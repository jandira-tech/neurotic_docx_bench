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4AF6B6" w14:textId="77777777" w:rsidR="001D2CE0" w:rsidRPr="00A21621" w:rsidRDefault="001D2CE0" w:rsidP="001D2CE0">
      <w:pPr>
        <w:spacing w:after="0" w:line="240" w:lineRule="auto"/>
        <w:jc w:val="center"/>
        <w:rPr>
          <w:ins w:id="1" w:author="Kristan Hernandez" w:date="2026-09-25T21:07:00Z" w16du:dateUtc="2026-09-26T01:07:00Z"/>
          <w:rFonts w:ascii="Times New Roman" w:hAnsi="Times New Roman"/>
          <w:b/>
          <w:sz w:val="32"/>
          <w:szCs w:val="20"/>
        </w:rPr>
      </w:pPr>
      <w:ins w:id="2" w:author="Kristan Hernandez" w:date="2026-09-25T21:07:00Z" w16du:dateUtc="2026-09-26T01:07:00Z">
        <w:r w:rsidRPr="00A21621">
          <w:rPr>
            <w:rFonts w:ascii="Times New Roman" w:hAnsi="Times New Roman"/>
            <w:b/>
            <w:sz w:val="32"/>
            <w:szCs w:val="20"/>
          </w:rPr>
          <w:t xml:space="preserve">KANSAS WESLEYAN UNIVERSITY </w:t>
        </w:r>
      </w:ins>
    </w:p>
    <w:p w14:paraId="2DE76B60" w14:textId="77777777" w:rsidR="001D2CE0" w:rsidRPr="00F8282F" w:rsidRDefault="001D2CE0" w:rsidP="001D2CE0">
      <w:pPr>
        <w:spacing w:after="0" w:line="240" w:lineRule="auto"/>
        <w:jc w:val="center"/>
        <w:rPr>
          <w:ins w:id="3" w:author="Kristan Hernandez" w:date="2026-09-25T21:07:00Z" w16du:dateUtc="2026-09-26T01:07:00Z"/>
          <w:rFonts w:ascii="Times New Roman" w:hAnsi="Times New Roman"/>
          <w:b/>
          <w:sz w:val="24"/>
          <w:szCs w:val="20"/>
        </w:rPr>
      </w:pPr>
      <w:ins w:id="4" w:author="Kristan Hernandez" w:date="2026-09-25T21:07:00Z" w16du:dateUtc="2026-09-26T01:07:00Z">
        <w:r>
          <w:rPr>
            <w:rFonts w:ascii="Times New Roman" w:hAnsi="Times New Roman"/>
            <w:b/>
            <w:sz w:val="24"/>
            <w:szCs w:val="20"/>
          </w:rPr>
          <w:t>Enrollment Committee</w:t>
        </w:r>
      </w:ins>
    </w:p>
    <w:p w14:paraId="220F11C0" w14:textId="77777777" w:rsidR="001D2CE0" w:rsidRPr="0033141A" w:rsidRDefault="008E1A56" w:rsidP="001D2CE0">
      <w:pPr>
        <w:spacing w:after="0" w:line="240" w:lineRule="auto"/>
        <w:jc w:val="center"/>
        <w:rPr>
          <w:ins w:id="5" w:author="Kristan Hernandez" w:date="2026-09-25T21:07:00Z" w16du:dateUtc="2026-09-26T01:07:00Z"/>
          <w:rFonts w:ascii="Times New Roman" w:hAnsi="Times New Roman"/>
          <w:b/>
          <w:sz w:val="24"/>
          <w:szCs w:val="20"/>
        </w:rPr>
      </w:pPr>
      <w:ins w:id="6" w:author="Kristan Hernandez" w:date="2026-09-25T21:07:00Z" w16du:dateUtc="2026-09-26T01:07:00Z">
        <w:r>
          <w:rPr>
            <w:rFonts w:ascii="Times New Roman" w:hAnsi="Times New Roman"/>
            <w:b/>
            <w:sz w:val="24"/>
            <w:szCs w:val="20"/>
          </w:rPr>
          <w:t>11:00 am</w:t>
        </w:r>
        <w:r w:rsidR="000D0FA3">
          <w:rPr>
            <w:rFonts w:ascii="Times New Roman" w:hAnsi="Times New Roman"/>
            <w:b/>
            <w:sz w:val="24"/>
            <w:szCs w:val="20"/>
          </w:rPr>
          <w:t>-</w:t>
        </w:r>
        <w:r>
          <w:rPr>
            <w:rFonts w:ascii="Times New Roman" w:hAnsi="Times New Roman"/>
            <w:b/>
            <w:sz w:val="24"/>
            <w:szCs w:val="20"/>
          </w:rPr>
          <w:t>noon</w:t>
        </w:r>
        <w:r w:rsidR="001D2CE0">
          <w:rPr>
            <w:rFonts w:ascii="Times New Roman" w:hAnsi="Times New Roman"/>
            <w:b/>
            <w:sz w:val="24"/>
            <w:szCs w:val="20"/>
          </w:rPr>
          <w:t xml:space="preserve"> (CDT) in </w:t>
        </w:r>
        <w:r>
          <w:rPr>
            <w:rFonts w:ascii="Times New Roman" w:hAnsi="Times New Roman"/>
            <w:b/>
            <w:sz w:val="24"/>
            <w:szCs w:val="20"/>
          </w:rPr>
          <w:t>Stanton Conference Room</w:t>
        </w:r>
        <w:r w:rsidR="001D2CE0">
          <w:rPr>
            <w:rFonts w:ascii="Times New Roman" w:hAnsi="Times New Roman"/>
            <w:b/>
            <w:sz w:val="24"/>
            <w:szCs w:val="20"/>
          </w:rPr>
          <w:t xml:space="preserve">          </w:t>
        </w:r>
      </w:ins>
    </w:p>
    <w:p w14:paraId="3728BE5A" w14:textId="77777777" w:rsidR="001D2CE0" w:rsidRPr="00F8282F" w:rsidRDefault="008E1A56" w:rsidP="001D2CE0">
      <w:pPr>
        <w:spacing w:after="0" w:line="240" w:lineRule="auto"/>
        <w:jc w:val="center"/>
        <w:rPr>
          <w:ins w:id="7" w:author="Kristan Hernandez" w:date="2026-09-25T21:07:00Z" w16du:dateUtc="2026-09-26T01:07:00Z"/>
          <w:rFonts w:ascii="Times New Roman" w:hAnsi="Times New Roman"/>
          <w:b/>
          <w:sz w:val="24"/>
          <w:szCs w:val="20"/>
        </w:rPr>
      </w:pPr>
      <w:ins w:id="8" w:author="Kristan Hernandez" w:date="2026-09-25T21:07:00Z" w16du:dateUtc="2026-09-26T01:07:00Z">
        <w:r>
          <w:rPr>
            <w:rFonts w:ascii="Times New Roman" w:hAnsi="Times New Roman"/>
            <w:b/>
            <w:sz w:val="24"/>
            <w:szCs w:val="20"/>
          </w:rPr>
          <w:t>Friday</w:t>
        </w:r>
        <w:r w:rsidR="00B2362F">
          <w:rPr>
            <w:rFonts w:ascii="Times New Roman" w:hAnsi="Times New Roman"/>
            <w:b/>
            <w:sz w:val="24"/>
            <w:szCs w:val="20"/>
          </w:rPr>
          <w:t xml:space="preserve">, </w:t>
        </w:r>
        <w:r>
          <w:rPr>
            <w:rFonts w:ascii="Times New Roman" w:hAnsi="Times New Roman"/>
            <w:b/>
            <w:sz w:val="24"/>
            <w:szCs w:val="20"/>
          </w:rPr>
          <w:t>July 25</w:t>
        </w:r>
        <w:r w:rsidR="00B2362F">
          <w:rPr>
            <w:rFonts w:ascii="Times New Roman" w:hAnsi="Times New Roman"/>
            <w:b/>
            <w:sz w:val="24"/>
            <w:szCs w:val="20"/>
          </w:rPr>
          <w:t>, 2019</w:t>
        </w:r>
      </w:ins>
    </w:p>
    <w:p w14:paraId="311B671A" w14:textId="77777777" w:rsidR="001D2CE0" w:rsidRPr="003C58E4" w:rsidRDefault="001D2CE0" w:rsidP="001D2CE0">
      <w:pPr>
        <w:spacing w:after="0" w:line="240" w:lineRule="auto"/>
        <w:jc w:val="center"/>
        <w:rPr>
          <w:ins w:id="9" w:author="Kristan Hernandez" w:date="2026-09-25T21:07:00Z" w16du:dateUtc="2026-09-26T01:07:00Z"/>
          <w:rFonts w:ascii="Times New Roman" w:hAnsi="Times New Roman"/>
          <w:b/>
          <w:i/>
          <w:szCs w:val="20"/>
        </w:rPr>
      </w:pPr>
    </w:p>
    <w:p w14:paraId="034F1336" w14:textId="77777777" w:rsidR="001D2CE0" w:rsidRPr="00F8282F" w:rsidRDefault="001D2CE0" w:rsidP="001D2CE0">
      <w:pPr>
        <w:spacing w:after="0" w:line="240" w:lineRule="auto"/>
        <w:jc w:val="center"/>
        <w:rPr>
          <w:ins w:id="10" w:author="Kristan Hernandez" w:date="2026-09-25T21:07:00Z" w16du:dateUtc="2026-09-26T01:07:00Z"/>
          <w:rFonts w:ascii="Times New Roman" w:hAnsi="Times New Roman"/>
          <w:b/>
          <w:i/>
          <w:sz w:val="24"/>
          <w:szCs w:val="20"/>
        </w:rPr>
      </w:pPr>
      <w:ins w:id="11" w:author="Kristan Hernandez" w:date="2026-09-25T21:07:00Z" w16du:dateUtc="2026-09-26T01:07:00Z">
        <w:r w:rsidRPr="00F8282F">
          <w:rPr>
            <w:rFonts w:ascii="Times New Roman" w:hAnsi="Times New Roman"/>
            <w:b/>
            <w:i/>
            <w:sz w:val="24"/>
            <w:szCs w:val="20"/>
          </w:rPr>
          <w:t>Committee Members</w:t>
        </w:r>
      </w:ins>
    </w:p>
    <w:p w14:paraId="0BA0AC07" w14:textId="77777777" w:rsidR="001D2CE0" w:rsidRPr="00E67705" w:rsidRDefault="001D2CE0" w:rsidP="001D2CE0">
      <w:pPr>
        <w:spacing w:after="0" w:line="240" w:lineRule="auto"/>
        <w:jc w:val="center"/>
        <w:rPr>
          <w:ins w:id="12" w:author="Kristan Hernandez" w:date="2026-09-25T21:07:00Z" w16du:dateUtc="2026-09-26T01:07:00Z"/>
          <w:rFonts w:ascii="Times New Roman" w:hAnsi="Times New Roman"/>
          <w:i/>
          <w:szCs w:val="20"/>
        </w:rPr>
      </w:pPr>
      <w:ins w:id="13" w:author="Kristan Hernandez" w:date="2026-09-25T21:07:00Z" w16du:dateUtc="2026-09-26T01:07:00Z">
        <w:r>
          <w:rPr>
            <w:rFonts w:ascii="Times New Roman" w:hAnsi="Times New Roman"/>
            <w:i/>
            <w:szCs w:val="20"/>
          </w:rPr>
          <w:t xml:space="preserve">Andrew Bedrous, Mike Hermann (ex officio), Kristin Kraemer, Damon Kraft (Chair), Melanie Overton (ex officio), Esteban Paredes (ex officio), Carl Rowles, </w:t>
        </w:r>
        <w:r w:rsidR="00DA4DB4">
          <w:rPr>
            <w:rFonts w:ascii="Times New Roman" w:hAnsi="Times New Roman"/>
            <w:i/>
            <w:szCs w:val="20"/>
          </w:rPr>
          <w:t>Jasmin Dauner</w:t>
        </w:r>
        <w:r>
          <w:rPr>
            <w:rFonts w:ascii="Times New Roman" w:hAnsi="Times New Roman"/>
            <w:i/>
            <w:szCs w:val="20"/>
          </w:rPr>
          <w:t>, Bridget Weiser (ex officio), Jerri Zweygardt</w:t>
        </w:r>
      </w:ins>
    </w:p>
    <w:p w14:paraId="2DF43EDF" w14:textId="77777777" w:rsidR="001D2CE0" w:rsidRPr="00F8282F" w:rsidRDefault="001D2CE0" w:rsidP="001D2CE0">
      <w:pPr>
        <w:spacing w:after="0" w:line="240" w:lineRule="auto"/>
        <w:jc w:val="center"/>
        <w:rPr>
          <w:ins w:id="14" w:author="Kristan Hernandez" w:date="2026-09-25T21:07:00Z" w16du:dateUtc="2026-09-26T01:07:00Z"/>
          <w:rFonts w:ascii="Times New Roman" w:hAnsi="Times New Roman"/>
          <w:i/>
          <w:szCs w:val="20"/>
        </w:rPr>
      </w:pPr>
    </w:p>
    <w:p w14:paraId="0E1CAF92" w14:textId="77777777" w:rsidR="001D2CE0" w:rsidRDefault="001D2CE0" w:rsidP="001D2CE0">
      <w:pPr>
        <w:spacing w:after="0" w:line="240" w:lineRule="auto"/>
        <w:jc w:val="center"/>
        <w:rPr>
          <w:ins w:id="15" w:author="Kristan Hernandez" w:date="2026-09-25T21:07:00Z" w16du:dateUtc="2026-09-26T01:07:00Z"/>
          <w:rFonts w:ascii="Times New Roman" w:hAnsi="Times New Roman"/>
          <w:b/>
          <w:i/>
          <w:szCs w:val="20"/>
        </w:rPr>
      </w:pPr>
    </w:p>
    <w:p w14:paraId="7D8831F7" w14:textId="77777777" w:rsidR="001D2CE0" w:rsidRPr="00F8282F" w:rsidRDefault="001D2CE0" w:rsidP="001D2CE0">
      <w:pPr>
        <w:spacing w:after="0" w:line="240" w:lineRule="auto"/>
        <w:jc w:val="center"/>
        <w:rPr>
          <w:ins w:id="16" w:author="Kristan Hernandez" w:date="2026-09-25T21:07:00Z" w16du:dateUtc="2026-09-26T01:07:00Z"/>
          <w:rFonts w:ascii="Times New Roman" w:hAnsi="Times New Roman"/>
          <w:b/>
          <w:sz w:val="24"/>
          <w:szCs w:val="20"/>
          <w:u w:val="single"/>
        </w:rPr>
      </w:pPr>
      <w:ins w:id="17" w:author="Kristan Hernandez" w:date="2026-09-25T21:07:00Z" w16du:dateUtc="2026-09-26T01:07:00Z">
        <w:r w:rsidRPr="00F8282F">
          <w:rPr>
            <w:rFonts w:ascii="Times New Roman" w:hAnsi="Times New Roman"/>
            <w:b/>
            <w:sz w:val="24"/>
            <w:szCs w:val="20"/>
            <w:u w:val="single"/>
          </w:rPr>
          <w:t>AGENDA</w:t>
        </w:r>
        <w:r>
          <w:rPr>
            <w:rFonts w:ascii="Times New Roman" w:hAnsi="Times New Roman"/>
            <w:b/>
            <w:sz w:val="24"/>
            <w:szCs w:val="20"/>
            <w:u w:val="single"/>
          </w:rPr>
          <w:t xml:space="preserve"> </w:t>
        </w:r>
      </w:ins>
    </w:p>
    <w:p w14:paraId="6CF1C295" w14:textId="77777777" w:rsidR="001D2CE0" w:rsidRPr="00444476" w:rsidRDefault="001D2CE0" w:rsidP="001D2CE0">
      <w:pPr>
        <w:spacing w:after="0" w:line="240" w:lineRule="auto"/>
        <w:jc w:val="center"/>
        <w:rPr>
          <w:ins w:id="18" w:author="Kristan Hernandez" w:date="2026-09-25T21:07:00Z" w16du:dateUtc="2026-09-26T01:07:00Z"/>
          <w:rFonts w:ascii="Times New Roman" w:hAnsi="Times New Roman"/>
          <w:sz w:val="20"/>
          <w:szCs w:val="20"/>
        </w:rPr>
      </w:pPr>
    </w:p>
    <w:p w14:paraId="11C2BB4D" w14:textId="77777777" w:rsidR="001D2CE0" w:rsidRPr="000B3EA2" w:rsidRDefault="001D2CE0" w:rsidP="001D2CE0">
      <w:pPr>
        <w:pStyle w:val="Heading2"/>
        <w:rPr>
          <w:ins w:id="19" w:author="Kristan Hernandez" w:date="2026-09-25T21:07:00Z" w16du:dateUtc="2026-09-26T01:07:00Z"/>
          <w:b w:val="0"/>
        </w:rPr>
      </w:pPr>
      <w:ins w:id="20" w:author="Kristan Hernandez" w:date="2026-09-25T21:07:00Z" w16du:dateUtc="2026-09-26T01:07:00Z">
        <w:r w:rsidRPr="000B3EA2">
          <w:t>I.</w:t>
        </w:r>
        <w:r w:rsidRPr="000B3EA2">
          <w:tab/>
          <w:t>Opening</w:t>
        </w:r>
        <w:r w:rsidRPr="000B3EA2">
          <w:tab/>
        </w:r>
        <w:r w:rsidRPr="000B3EA2">
          <w:tab/>
        </w:r>
        <w:r w:rsidRPr="000B3EA2">
          <w:tab/>
        </w:r>
        <w:r w:rsidRPr="000B3EA2">
          <w:tab/>
        </w:r>
        <w:r w:rsidRPr="000B3EA2">
          <w:tab/>
        </w:r>
        <w:r w:rsidRPr="000B3EA2">
          <w:tab/>
        </w:r>
        <w:r w:rsidRPr="000B3EA2">
          <w:tab/>
        </w:r>
        <w:r w:rsidRPr="000B3EA2">
          <w:tab/>
        </w:r>
        <w:r w:rsidRPr="000B3EA2">
          <w:rPr>
            <w:b w:val="0"/>
          </w:rPr>
          <w:t xml:space="preserve">           </w:t>
        </w:r>
        <w:r>
          <w:rPr>
            <w:b w:val="0"/>
            <w:sz w:val="20"/>
            <w:szCs w:val="20"/>
          </w:rPr>
          <w:t>Kraft</w:t>
        </w:r>
        <w:r w:rsidRPr="000B3EA2">
          <w:rPr>
            <w:b w:val="0"/>
          </w:rPr>
          <w:t xml:space="preserve">   </w:t>
        </w:r>
        <w:r w:rsidRPr="000B3EA2">
          <w:rPr>
            <w:b w:val="0"/>
          </w:rPr>
          <w:tab/>
        </w:r>
      </w:ins>
    </w:p>
    <w:p w14:paraId="76984579" w14:textId="77777777" w:rsidR="001D2CE0" w:rsidRPr="00132423" w:rsidRDefault="001D2CE0" w:rsidP="001D2CE0">
      <w:pPr>
        <w:pStyle w:val="Heading3"/>
        <w:rPr>
          <w:ins w:id="21" w:author="Kristan Hernandez" w:date="2026-09-25T21:07:00Z" w16du:dateUtc="2026-09-26T01:07:00Z"/>
          <w:b w:val="0"/>
          <w:sz w:val="20"/>
        </w:rPr>
      </w:pPr>
      <w:ins w:id="22" w:author="Kristan Hernandez" w:date="2026-09-25T21:07:00Z" w16du:dateUtc="2026-09-26T01:07:00Z">
        <w:r w:rsidRPr="00132423">
          <w:rPr>
            <w:b w:val="0"/>
            <w:sz w:val="20"/>
          </w:rPr>
          <w:tab/>
          <w:t>A.</w:t>
        </w:r>
        <w:r w:rsidRPr="00132423">
          <w:rPr>
            <w:b w:val="0"/>
            <w:sz w:val="20"/>
          </w:rPr>
          <w:tab/>
          <w:t>Welcome and Opening Prayer</w:t>
        </w:r>
        <w:r>
          <w:rPr>
            <w:b w:val="0"/>
            <w:sz w:val="20"/>
          </w:rPr>
          <w:tab/>
        </w:r>
        <w:r>
          <w:rPr>
            <w:b w:val="0"/>
            <w:sz w:val="20"/>
          </w:rPr>
          <w:tab/>
        </w:r>
        <w:r>
          <w:rPr>
            <w:b w:val="0"/>
            <w:sz w:val="20"/>
          </w:rPr>
          <w:tab/>
        </w:r>
        <w:r>
          <w:rPr>
            <w:b w:val="0"/>
            <w:sz w:val="20"/>
          </w:rPr>
          <w:tab/>
        </w:r>
        <w:r>
          <w:rPr>
            <w:b w:val="0"/>
            <w:sz w:val="20"/>
          </w:rPr>
          <w:tab/>
          <w:t xml:space="preserve">              </w:t>
        </w:r>
      </w:ins>
    </w:p>
    <w:p w14:paraId="4AAE1E41" w14:textId="77777777" w:rsidR="001D2CE0" w:rsidRDefault="001D2CE0" w:rsidP="001D2CE0">
      <w:pPr>
        <w:pStyle w:val="Heading3"/>
        <w:ind w:firstLine="720"/>
        <w:rPr>
          <w:ins w:id="23" w:author="Kristan Hernandez" w:date="2026-09-25T21:07:00Z" w16du:dateUtc="2026-09-26T01:07:00Z"/>
          <w:b w:val="0"/>
          <w:sz w:val="20"/>
        </w:rPr>
      </w:pPr>
      <w:ins w:id="24" w:author="Kristan Hernandez" w:date="2026-09-25T21:07:00Z" w16du:dateUtc="2026-09-26T01:07:00Z">
        <w:r w:rsidRPr="00132423">
          <w:rPr>
            <w:b w:val="0"/>
            <w:sz w:val="20"/>
          </w:rPr>
          <w:t>B.</w:t>
        </w:r>
        <w:r w:rsidRPr="00132423">
          <w:rPr>
            <w:b w:val="0"/>
            <w:sz w:val="20"/>
          </w:rPr>
          <w:tab/>
          <w:t>Call to Order</w:t>
        </w:r>
        <w:r>
          <w:rPr>
            <w:b w:val="0"/>
            <w:sz w:val="20"/>
          </w:rPr>
          <w:t xml:space="preserve"> a</w:t>
        </w:r>
        <w:r w:rsidR="000E6774">
          <w:rPr>
            <w:b w:val="0"/>
            <w:sz w:val="20"/>
          </w:rPr>
          <w:t xml:space="preserve">nd Approval of Minutes from </w:t>
        </w:r>
        <w:r w:rsidR="00332354">
          <w:rPr>
            <w:b w:val="0"/>
            <w:sz w:val="20"/>
          </w:rPr>
          <w:t>6/</w:t>
        </w:r>
        <w:r w:rsidR="000B098E">
          <w:rPr>
            <w:b w:val="0"/>
            <w:sz w:val="20"/>
          </w:rPr>
          <w:t>6</w:t>
        </w:r>
        <w:r w:rsidR="00E36A42">
          <w:rPr>
            <w:b w:val="0"/>
            <w:sz w:val="20"/>
          </w:rPr>
          <w:t>/</w:t>
        </w:r>
        <w:r w:rsidR="000B098E">
          <w:rPr>
            <w:b w:val="0"/>
            <w:sz w:val="20"/>
          </w:rPr>
          <w:t>19</w:t>
        </w:r>
      </w:ins>
    </w:p>
    <w:p w14:paraId="14CB81A7" w14:textId="77777777" w:rsidR="001D2CE0" w:rsidRPr="00526DB7" w:rsidRDefault="001D2CE0" w:rsidP="001D2CE0">
      <w:pPr>
        <w:pStyle w:val="Heading3"/>
        <w:ind w:firstLine="720"/>
        <w:rPr>
          <w:ins w:id="25" w:author="Kristan Hernandez" w:date="2026-09-25T21:07:00Z" w16du:dateUtc="2026-09-26T01:07:00Z"/>
          <w:b w:val="0"/>
          <w:sz w:val="20"/>
        </w:rPr>
      </w:pPr>
      <w:ins w:id="26" w:author="Kristan Hernandez" w:date="2026-09-25T21:07:00Z" w16du:dateUtc="2026-09-26T01:07:00Z">
        <w:r>
          <w:rPr>
            <w:sz w:val="20"/>
          </w:rPr>
          <w:t xml:space="preserve"> </w:t>
        </w:r>
      </w:ins>
    </w:p>
    <w:p w14:paraId="5E399592" w14:textId="77777777" w:rsidR="001D2CE0" w:rsidRPr="00FB4BC2" w:rsidRDefault="00E36A42" w:rsidP="001D2CE0">
      <w:pPr>
        <w:pStyle w:val="Default"/>
        <w:rPr>
          <w:ins w:id="27" w:author="Kristan Hernandez" w:date="2026-09-25T21:07:00Z" w16du:dateUtc="2026-09-26T01:07:00Z"/>
        </w:rPr>
      </w:pPr>
      <w:ins w:id="28" w:author="Kristan Hernandez" w:date="2026-09-25T21:07:00Z" w16du:dateUtc="2026-09-26T01:07:00Z">
        <w:r>
          <w:rPr>
            <w:b/>
          </w:rPr>
          <w:t xml:space="preserve">II. </w:t>
        </w:r>
        <w:r>
          <w:rPr>
            <w:b/>
          </w:rPr>
          <w:tab/>
          <w:t>New</w:t>
        </w:r>
        <w:r w:rsidR="001D2CE0">
          <w:rPr>
            <w:b/>
          </w:rPr>
          <w:t xml:space="preserve"> Business</w:t>
        </w:r>
        <w:r w:rsidR="001D2CE0">
          <w:rPr>
            <w:b/>
          </w:rPr>
          <w:tab/>
        </w:r>
        <w:r w:rsidR="001D2CE0">
          <w:rPr>
            <w:b/>
          </w:rPr>
          <w:tab/>
        </w:r>
        <w:r w:rsidR="001D2CE0">
          <w:rPr>
            <w:b/>
          </w:rPr>
          <w:tab/>
        </w:r>
        <w:r w:rsidR="001D2CE0">
          <w:rPr>
            <w:b/>
          </w:rPr>
          <w:tab/>
        </w:r>
        <w:r w:rsidR="001D2CE0">
          <w:rPr>
            <w:b/>
          </w:rPr>
          <w:tab/>
        </w:r>
        <w:r w:rsidR="001D2CE0">
          <w:rPr>
            <w:b/>
          </w:rPr>
          <w:tab/>
        </w:r>
        <w:r w:rsidR="001D2CE0">
          <w:rPr>
            <w:b/>
          </w:rPr>
          <w:tab/>
        </w:r>
        <w:r w:rsidR="001D2CE0">
          <w:rPr>
            <w:b/>
          </w:rPr>
          <w:tab/>
          <w:t xml:space="preserve">           </w:t>
        </w:r>
        <w:r w:rsidR="001D2CE0">
          <w:rPr>
            <w:sz w:val="20"/>
          </w:rPr>
          <w:t xml:space="preserve"> </w:t>
        </w:r>
      </w:ins>
    </w:p>
    <w:p w14:paraId="622BDAD4" w14:textId="77777777" w:rsidR="00E249F4" w:rsidRDefault="001D2CE0" w:rsidP="00B2362F">
      <w:pPr>
        <w:pStyle w:val="Default"/>
        <w:ind w:firstLine="720"/>
        <w:rPr>
          <w:ins w:id="29" w:author="Kristan Hernandez" w:date="2026-09-25T21:07:00Z" w16du:dateUtc="2026-09-26T01:07:00Z"/>
          <w:sz w:val="20"/>
          <w:szCs w:val="20"/>
        </w:rPr>
      </w:pPr>
      <w:ins w:id="30" w:author="Kristan Hernandez" w:date="2026-09-25T21:07:00Z" w16du:dateUtc="2026-09-26T01:07:00Z">
        <w:r>
          <w:rPr>
            <w:sz w:val="20"/>
            <w:szCs w:val="20"/>
          </w:rPr>
          <w:t>A</w:t>
        </w:r>
        <w:r w:rsidRPr="00DC2AC8">
          <w:rPr>
            <w:sz w:val="20"/>
            <w:szCs w:val="20"/>
          </w:rPr>
          <w:t>.</w:t>
        </w:r>
        <w:r w:rsidRPr="00DC2AC8">
          <w:rPr>
            <w:sz w:val="20"/>
            <w:szCs w:val="20"/>
          </w:rPr>
          <w:tab/>
        </w:r>
        <w:r w:rsidR="00E36A42">
          <w:rPr>
            <w:sz w:val="20"/>
            <w:szCs w:val="20"/>
          </w:rPr>
          <w:t>File Reviews</w:t>
        </w:r>
        <w:r w:rsidR="00E36A42">
          <w:rPr>
            <w:sz w:val="20"/>
            <w:szCs w:val="20"/>
          </w:rPr>
          <w:tab/>
        </w:r>
        <w:r w:rsidR="0078346A">
          <w:rPr>
            <w:sz w:val="20"/>
            <w:szCs w:val="20"/>
          </w:rPr>
          <w:tab/>
        </w:r>
        <w:r w:rsidR="0078346A">
          <w:rPr>
            <w:sz w:val="20"/>
            <w:szCs w:val="20"/>
          </w:rPr>
          <w:tab/>
        </w:r>
        <w:r w:rsidR="0078346A">
          <w:rPr>
            <w:sz w:val="20"/>
            <w:szCs w:val="20"/>
          </w:rPr>
          <w:tab/>
        </w:r>
        <w:r w:rsidR="0078346A">
          <w:rPr>
            <w:sz w:val="20"/>
            <w:szCs w:val="20"/>
          </w:rPr>
          <w:tab/>
        </w:r>
        <w:r w:rsidR="0078346A">
          <w:rPr>
            <w:sz w:val="20"/>
            <w:szCs w:val="20"/>
          </w:rPr>
          <w:tab/>
        </w:r>
        <w:r w:rsidR="0078346A">
          <w:rPr>
            <w:sz w:val="20"/>
            <w:szCs w:val="20"/>
          </w:rPr>
          <w:tab/>
        </w:r>
        <w:r w:rsidR="0078346A">
          <w:rPr>
            <w:sz w:val="20"/>
            <w:szCs w:val="20"/>
          </w:rPr>
          <w:tab/>
        </w:r>
        <w:r w:rsidR="00E36A42">
          <w:rPr>
            <w:sz w:val="20"/>
            <w:szCs w:val="20"/>
          </w:rPr>
          <w:t>All</w:t>
        </w:r>
      </w:ins>
    </w:p>
    <w:p w14:paraId="4776DA38" w14:textId="77777777" w:rsidR="000E6774" w:rsidRDefault="000E6774" w:rsidP="000E6774">
      <w:pPr>
        <w:pStyle w:val="Default"/>
        <w:rPr>
          <w:ins w:id="31" w:author="Kristan Hernandez" w:date="2026-09-25T21:07:00Z" w16du:dateUtc="2026-09-26T01:07:00Z"/>
          <w:sz w:val="20"/>
          <w:szCs w:val="20"/>
        </w:rPr>
      </w:pPr>
    </w:p>
    <w:p w14:paraId="359E8311" w14:textId="77777777" w:rsidR="001D2CE0" w:rsidRPr="00E67705" w:rsidRDefault="001D2CE0" w:rsidP="001D2CE0">
      <w:pPr>
        <w:pStyle w:val="Default"/>
        <w:rPr>
          <w:ins w:id="32" w:author="Kristan Hernandez" w:date="2026-09-25T21:07:00Z" w16du:dateUtc="2026-09-26T01:07:00Z"/>
          <w:sz w:val="20"/>
          <w:szCs w:val="20"/>
        </w:rPr>
      </w:pPr>
      <w:ins w:id="33" w:author="Kristan Hernandez" w:date="2026-09-25T21:07:00Z" w16du:dateUtc="2026-09-26T01:07:00Z">
        <w:r>
          <w:rPr>
            <w:b/>
          </w:rPr>
          <w:t>III.</w:t>
        </w:r>
        <w:r>
          <w:rPr>
            <w:b/>
          </w:rPr>
          <w:tab/>
          <w:t>Other</w:t>
        </w:r>
        <w:r>
          <w:rPr>
            <w:b/>
          </w:rPr>
          <w:tab/>
        </w:r>
        <w:r>
          <w:rPr>
            <w:b/>
          </w:rPr>
          <w:tab/>
        </w:r>
        <w:r>
          <w:rPr>
            <w:b/>
          </w:rPr>
          <w:tab/>
        </w:r>
        <w:r>
          <w:rPr>
            <w:b/>
          </w:rPr>
          <w:tab/>
        </w:r>
        <w:r>
          <w:rPr>
            <w:b/>
          </w:rPr>
          <w:tab/>
        </w:r>
        <w:r>
          <w:rPr>
            <w:b/>
          </w:rPr>
          <w:tab/>
        </w:r>
        <w:r>
          <w:rPr>
            <w:b/>
          </w:rPr>
          <w:tab/>
        </w:r>
        <w:r>
          <w:rPr>
            <w:b/>
          </w:rPr>
          <w:tab/>
        </w:r>
        <w:r>
          <w:rPr>
            <w:b/>
          </w:rPr>
          <w:tab/>
          <w:t xml:space="preserve">           </w:t>
        </w:r>
        <w:r>
          <w:rPr>
            <w:b/>
          </w:rPr>
          <w:tab/>
        </w:r>
        <w:r>
          <w:rPr>
            <w:sz w:val="20"/>
            <w:szCs w:val="20"/>
          </w:rPr>
          <w:t>All</w:t>
        </w:r>
      </w:ins>
    </w:p>
    <w:p w14:paraId="1D16EC29" w14:textId="77777777" w:rsidR="001D2CE0" w:rsidRDefault="001D2CE0" w:rsidP="001D2CE0">
      <w:pPr>
        <w:pStyle w:val="Default"/>
        <w:rPr>
          <w:ins w:id="34" w:author="Kristan Hernandez" w:date="2026-09-25T21:07:00Z" w16du:dateUtc="2026-09-26T01:07:00Z"/>
          <w:b/>
        </w:rPr>
      </w:pPr>
    </w:p>
    <w:p w14:paraId="136E913A" w14:textId="77777777" w:rsidR="001D2CE0" w:rsidRPr="00A21621" w:rsidRDefault="001D2CE0" w:rsidP="001D2CE0">
      <w:pPr>
        <w:pStyle w:val="Default"/>
        <w:rPr>
          <w:ins w:id="35" w:author="Kristan Hernandez" w:date="2026-09-25T21:07:00Z" w16du:dateUtc="2026-09-26T01:07:00Z"/>
        </w:rPr>
      </w:pPr>
      <w:ins w:id="36" w:author="Kristan Hernandez" w:date="2026-09-25T21:07:00Z" w16du:dateUtc="2026-09-26T01:07:00Z">
        <w:r>
          <w:rPr>
            <w:b/>
          </w:rPr>
          <w:t>IV.</w:t>
        </w:r>
        <w:r>
          <w:rPr>
            <w:b/>
          </w:rPr>
          <w:tab/>
          <w:t>Adjournment</w:t>
        </w:r>
        <w:r>
          <w:rPr>
            <w:b/>
          </w:rPr>
          <w:tab/>
        </w:r>
        <w:r>
          <w:rPr>
            <w:b/>
          </w:rPr>
          <w:tab/>
        </w:r>
        <w:r>
          <w:rPr>
            <w:b/>
          </w:rPr>
          <w:tab/>
        </w:r>
        <w:r>
          <w:rPr>
            <w:b/>
          </w:rPr>
          <w:tab/>
        </w:r>
        <w:r>
          <w:rPr>
            <w:b/>
          </w:rPr>
          <w:tab/>
        </w:r>
        <w:r>
          <w:rPr>
            <w:b/>
          </w:rPr>
          <w:tab/>
        </w:r>
        <w:r>
          <w:rPr>
            <w:b/>
          </w:rPr>
          <w:tab/>
          <w:t xml:space="preserve">                      </w:t>
        </w:r>
        <w:r>
          <w:rPr>
            <w:b/>
          </w:rPr>
          <w:tab/>
        </w:r>
        <w:r>
          <w:rPr>
            <w:sz w:val="20"/>
          </w:rPr>
          <w:t>Kraft</w:t>
        </w:r>
      </w:ins>
    </w:p>
    <w:p w14:paraId="13C6179E" w14:textId="77777777" w:rsidR="001D2CE0" w:rsidRDefault="001D2CE0" w:rsidP="001D2CE0">
      <w:pPr>
        <w:pStyle w:val="Default"/>
        <w:rPr>
          <w:ins w:id="37" w:author="Kristan Hernandez" w:date="2026-09-25T21:07:00Z" w16du:dateUtc="2026-09-26T01:07:00Z"/>
          <w:b/>
        </w:rPr>
      </w:pPr>
    </w:p>
    <w:p w14:paraId="3184CF0F" w14:textId="77777777" w:rsidR="001D2CE0" w:rsidRDefault="001D2CE0" w:rsidP="001D2CE0">
      <w:pPr>
        <w:pStyle w:val="Default"/>
        <w:rPr>
          <w:ins w:id="38" w:author="Kristan Hernandez" w:date="2026-09-25T21:07:00Z" w16du:dateUtc="2026-09-26T01:07:00Z"/>
        </w:rPr>
      </w:pPr>
    </w:p>
    <w:p w14:paraId="4F0830F0" w14:textId="77777777" w:rsidR="001D2CE0" w:rsidRDefault="001D2CE0" w:rsidP="001D2CE0">
      <w:pPr>
        <w:pStyle w:val="Default"/>
        <w:ind w:firstLine="720"/>
        <w:jc w:val="center"/>
        <w:rPr>
          <w:ins w:id="39" w:author="Kristan Hernandez" w:date="2026-09-25T21:07:00Z" w16du:dateUtc="2026-09-26T01:07:00Z"/>
        </w:rPr>
      </w:pPr>
    </w:p>
    <w:p w14:paraId="084A53C3" w14:textId="77777777" w:rsidR="001D2CE0" w:rsidRPr="00A21621" w:rsidRDefault="001D2CE0" w:rsidP="001F667D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jc w:val="center"/>
        <w:rPr>
          <w:ins w:id="40" w:author="Kristan Hernandez" w:date="2026-09-25T21:07:00Z" w16du:dateUtc="2026-09-26T01:07:00Z"/>
          <w:b/>
          <w:sz w:val="28"/>
        </w:rPr>
      </w:pPr>
      <w:ins w:id="41" w:author="Kristan Hernandez" w:date="2026-09-25T21:07:00Z" w16du:dateUtc="2026-09-26T01:07:00Z">
        <w:r w:rsidRPr="00A21621">
          <w:rPr>
            <w:b/>
            <w:sz w:val="28"/>
          </w:rPr>
          <w:t xml:space="preserve">The next committee meeting is </w:t>
        </w:r>
        <w:r w:rsidR="001F667D">
          <w:rPr>
            <w:b/>
            <w:sz w:val="28"/>
          </w:rPr>
          <w:t>TBD</w:t>
        </w:r>
      </w:ins>
    </w:p>
    <w:p w14:paraId="267C1AE3" w14:textId="77777777" w:rsidR="001D2CE0" w:rsidRDefault="001D2CE0" w:rsidP="001D2CE0">
      <w:pPr>
        <w:rPr>
          <w:ins w:id="42" w:author="Kristan Hernandez" w:date="2026-09-25T21:07:00Z" w16du:dateUtc="2026-09-26T01:07:00Z"/>
        </w:rPr>
      </w:pPr>
    </w:p>
    <w:p w14:paraId="02202F0A" w14:textId="77777777" w:rsidR="001D2CE0" w:rsidRDefault="001D2CE0" w:rsidP="001D2CE0">
      <w:pPr>
        <w:rPr>
          <w:ins w:id="43" w:author="Kristan Hernandez" w:date="2026-09-25T21:07:00Z" w16du:dateUtc="2026-09-26T01:07:00Z"/>
        </w:rPr>
      </w:pPr>
    </w:p>
    <w:p w14:paraId="27B94B6E" w14:textId="77777777" w:rsidR="001D2CE0" w:rsidRPr="00DC2AC8" w:rsidRDefault="001D2CE0" w:rsidP="001D2CE0">
      <w:pPr>
        <w:pStyle w:val="Default"/>
        <w:rPr>
          <w:ins w:id="44" w:author="Kristan Hernandez" w:date="2026-09-25T21:07:00Z" w16du:dateUtc="2026-09-26T01:07:00Z"/>
          <w:sz w:val="20"/>
        </w:rPr>
      </w:pPr>
    </w:p>
    <w:p w14:paraId="0A8F88AB" w14:textId="77777777" w:rsidR="001D2CE0" w:rsidRDefault="001D2CE0" w:rsidP="001D2CE0">
      <w:pPr>
        <w:rPr>
          <w:ins w:id="45" w:author="Kristan Hernandez" w:date="2026-09-25T21:07:00Z" w16du:dateUtc="2026-09-26T01:07:00Z"/>
        </w:rPr>
      </w:pPr>
    </w:p>
    <w:p w14:paraId="3F7ABA19" w14:textId="77777777" w:rsidR="001D2CE0" w:rsidRDefault="001D2CE0" w:rsidP="001D2CE0">
      <w:pPr>
        <w:rPr>
          <w:ins w:id="46" w:author="Kristan Hernandez" w:date="2026-09-25T21:07:00Z" w16du:dateUtc="2026-09-26T01:07:00Z"/>
        </w:rPr>
      </w:pPr>
    </w:p>
    <w:p w14:paraId="624230D7" w14:textId="77777777" w:rsidR="001D2CE0" w:rsidRDefault="001D2CE0" w:rsidP="001D2CE0">
      <w:pPr>
        <w:rPr>
          <w:ins w:id="47" w:author="Kristan Hernandez" w:date="2026-09-25T21:07:00Z" w16du:dateUtc="2026-09-26T01:07:00Z"/>
        </w:rPr>
      </w:pPr>
    </w:p>
    <w:p w14:paraId="20588731" w14:textId="77777777" w:rsidR="001D2CE0" w:rsidRDefault="001D2CE0" w:rsidP="001D2CE0">
      <w:pPr>
        <w:rPr>
          <w:ins w:id="48" w:author="Kristan Hernandez" w:date="2026-09-25T21:07:00Z" w16du:dateUtc="2026-09-26T01:07:00Z"/>
        </w:rPr>
      </w:pPr>
    </w:p>
    <w:p w14:paraId="7F472988" w14:textId="77777777" w:rsidR="001D2CE0" w:rsidRDefault="001D2CE0" w:rsidP="001D2CE0">
      <w:pPr>
        <w:rPr>
          <w:ins w:id="49" w:author="Kristan Hernandez" w:date="2026-09-25T21:07:00Z" w16du:dateUtc="2026-09-26T01:07:00Z"/>
        </w:rPr>
      </w:pPr>
    </w:p>
    <w:p w14:paraId="6811323A" w14:textId="77777777" w:rsidR="001D2CE0" w:rsidRDefault="001D2CE0" w:rsidP="001D2CE0">
      <w:pPr>
        <w:rPr>
          <w:ins w:id="50" w:author="Kristan Hernandez" w:date="2026-09-25T21:07:00Z" w16du:dateUtc="2026-09-26T01:07:00Z"/>
        </w:rPr>
      </w:pPr>
    </w:p>
    <w:p w14:paraId="27794E0B" w14:textId="77777777" w:rsidR="00D365DD" w:rsidRDefault="00606249" w:rsidP="00606249">
      <w:pPr>
        <w:jc w:val="center"/>
        <w:rPr>
          <w:del w:id="51" w:author="Kristan Hernandez" w:date="2026-09-25T21:07:00Z" w16du:dateUtc="2026-09-26T01:07:00Z"/>
        </w:rPr>
      </w:pPr>
      <w:del w:id="52" w:author="Kristan Hernandez" w:date="2026-09-25T21:07:00Z" w16du:dateUtc="2026-09-26T01:07:00Z">
        <w:r>
          <w:rPr>
            <w:noProof/>
          </w:rPr>
          <w:lastRenderedPageBreak/>
          <w:drawing>
            <wp:inline distT="0" distB="0" distL="0" distR="0" wp14:anchorId="42A799DD" wp14:editId="32C679B8">
              <wp:extent cx="4735505" cy="1786449"/>
              <wp:effectExtent l="0" t="0" r="8255" b="4445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schedule_c[1][1].gif"/>
                      <pic:cNvPicPr/>
                    </pic:nvPicPr>
                    <pic:blipFill>
                      <a:blip r:embed="rId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41962" cy="182660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73B3C01A" w14:textId="77777777" w:rsidR="00606249" w:rsidRDefault="00606249" w:rsidP="00606249">
      <w:pPr>
        <w:jc w:val="center"/>
        <w:rPr>
          <w:del w:id="53" w:author="Kristan Hernandez" w:date="2026-09-25T21:07:00Z" w16du:dateUtc="2026-09-26T01:07:00Z"/>
          <w:b/>
          <w:sz w:val="40"/>
          <w:szCs w:val="40"/>
        </w:rPr>
      </w:pPr>
      <w:del w:id="54" w:author="Kristan Hernandez" w:date="2026-09-25T21:07:00Z" w16du:dateUtc="2026-09-26T01:07:00Z">
        <w:r>
          <w:rPr>
            <w:b/>
            <w:sz w:val="40"/>
            <w:szCs w:val="40"/>
          </w:rPr>
          <w:delText>***7:20 Morning Arrival Bell/7:45 Tardy Bell***</w:delText>
        </w:r>
      </w:del>
    </w:p>
    <w:p w14:paraId="51DDA9EB" w14:textId="77777777" w:rsidR="00606249" w:rsidRPr="00606249" w:rsidRDefault="00F23DFC" w:rsidP="00606249">
      <w:pPr>
        <w:rPr>
          <w:del w:id="55" w:author="Kristan Hernandez" w:date="2026-09-25T21:07:00Z" w16du:dateUtc="2026-09-26T01:07:00Z"/>
          <w:sz w:val="28"/>
          <w:szCs w:val="28"/>
        </w:rPr>
      </w:pPr>
      <w:del w:id="56" w:author="Kristan Hernandez" w:date="2026-09-25T21:07:00Z" w16du:dateUtc="2026-09-26T01:07:00Z">
        <w:r>
          <w:rPr>
            <w:sz w:val="28"/>
            <w:szCs w:val="28"/>
          </w:rPr>
          <w:delText>7:20-8:00</w:delText>
        </w:r>
        <w:r w:rsidR="00606249" w:rsidRPr="00606249">
          <w:rPr>
            <w:sz w:val="28"/>
            <w:szCs w:val="28"/>
          </w:rPr>
          <w:tab/>
          <w:delText>Handwashing/Breakfast/Learning Centers</w:delText>
        </w:r>
      </w:del>
    </w:p>
    <w:p w14:paraId="3FCC7B9B" w14:textId="77777777" w:rsidR="00F23DFC" w:rsidRDefault="00F23DFC" w:rsidP="00606249">
      <w:pPr>
        <w:rPr>
          <w:del w:id="57" w:author="Kristan Hernandez" w:date="2026-09-25T21:07:00Z" w16du:dateUtc="2026-09-26T01:07:00Z"/>
          <w:sz w:val="28"/>
          <w:szCs w:val="28"/>
        </w:rPr>
      </w:pPr>
      <w:del w:id="58" w:author="Kristan Hernandez" w:date="2026-09-25T21:07:00Z" w16du:dateUtc="2026-09-26T01:07:00Z">
        <w:r>
          <w:rPr>
            <w:sz w:val="28"/>
            <w:szCs w:val="28"/>
          </w:rPr>
          <w:delText>8:00-8:10</w:delText>
        </w:r>
        <w:r>
          <w:rPr>
            <w:sz w:val="28"/>
            <w:szCs w:val="28"/>
          </w:rPr>
          <w:tab/>
          <w:delText>Fundations</w:delText>
        </w:r>
        <w:r w:rsidR="00606249" w:rsidRPr="00606249">
          <w:rPr>
            <w:sz w:val="28"/>
            <w:szCs w:val="28"/>
          </w:rPr>
          <w:tab/>
        </w:r>
      </w:del>
    </w:p>
    <w:p w14:paraId="22AEBDFB" w14:textId="77777777" w:rsidR="00606249" w:rsidRDefault="00F23DFC" w:rsidP="00606249">
      <w:pPr>
        <w:rPr>
          <w:del w:id="59" w:author="Kristan Hernandez" w:date="2026-09-25T21:07:00Z" w16du:dateUtc="2026-09-26T01:07:00Z"/>
          <w:sz w:val="28"/>
          <w:szCs w:val="28"/>
        </w:rPr>
      </w:pPr>
      <w:del w:id="60" w:author="Kristan Hernandez" w:date="2026-09-25T21:07:00Z" w16du:dateUtc="2026-09-26T01:07:00Z">
        <w:r>
          <w:rPr>
            <w:sz w:val="28"/>
            <w:szCs w:val="28"/>
          </w:rPr>
          <w:delText>8:10-9:50</w:delText>
        </w:r>
        <w:r w:rsidR="00606249">
          <w:rPr>
            <w:sz w:val="28"/>
            <w:szCs w:val="28"/>
          </w:rPr>
          <w:tab/>
          <w:delText>Learning Centers/Creative Curriculum Small Groups</w:delText>
        </w:r>
        <w:r>
          <w:rPr>
            <w:sz w:val="28"/>
            <w:szCs w:val="28"/>
          </w:rPr>
          <w:delText>/Toileting</w:delText>
        </w:r>
      </w:del>
    </w:p>
    <w:p w14:paraId="24BB0367" w14:textId="77777777" w:rsidR="00F23DFC" w:rsidRDefault="00EC3BB5" w:rsidP="00F23DFC">
      <w:pPr>
        <w:rPr>
          <w:del w:id="61" w:author="Kristan Hernandez" w:date="2026-09-25T21:07:00Z" w16du:dateUtc="2026-09-26T01:07:00Z"/>
          <w:sz w:val="28"/>
          <w:szCs w:val="28"/>
        </w:rPr>
      </w:pPr>
      <w:del w:id="62" w:author="Kristan Hernandez" w:date="2026-09-25T21:07:00Z" w16du:dateUtc="2026-09-26T01:07:00Z">
        <w:r>
          <w:rPr>
            <w:sz w:val="28"/>
            <w:szCs w:val="28"/>
          </w:rPr>
          <w:delText>9:50-10:00</w:delText>
        </w:r>
        <w:r w:rsidR="00993880">
          <w:rPr>
            <w:sz w:val="28"/>
            <w:szCs w:val="28"/>
          </w:rPr>
          <w:tab/>
        </w:r>
        <w:r w:rsidR="00F23DFC" w:rsidRPr="00606249">
          <w:rPr>
            <w:sz w:val="28"/>
            <w:szCs w:val="28"/>
          </w:rPr>
          <w:delText>Morning Meeting/Question of the Day/Discussion and Shared Writing</w:delText>
        </w:r>
      </w:del>
    </w:p>
    <w:p w14:paraId="357E4941" w14:textId="77777777" w:rsidR="00606249" w:rsidRDefault="00606249" w:rsidP="00606249">
      <w:pPr>
        <w:rPr>
          <w:del w:id="63" w:author="Kristan Hernandez" w:date="2026-09-25T21:07:00Z" w16du:dateUtc="2026-09-26T01:07:00Z"/>
          <w:sz w:val="28"/>
          <w:szCs w:val="28"/>
        </w:rPr>
      </w:pPr>
      <w:del w:id="64" w:author="Kristan Hernandez" w:date="2026-09-25T21:07:00Z" w16du:dateUtc="2026-09-26T01:07:00Z">
        <w:r>
          <w:rPr>
            <w:sz w:val="28"/>
            <w:szCs w:val="28"/>
          </w:rPr>
          <w:delText>10:00-11:00</w:delText>
        </w:r>
        <w:r>
          <w:rPr>
            <w:sz w:val="28"/>
            <w:szCs w:val="28"/>
          </w:rPr>
          <w:tab/>
          <w:delText>Large Motor Development/Outdoor Learning Centers</w:delText>
        </w:r>
      </w:del>
    </w:p>
    <w:p w14:paraId="48CD1D5A" w14:textId="77777777" w:rsidR="00606249" w:rsidRDefault="00EC3BB5" w:rsidP="00606249">
      <w:pPr>
        <w:rPr>
          <w:del w:id="65" w:author="Kristan Hernandez" w:date="2026-09-25T21:07:00Z" w16du:dateUtc="2026-09-26T01:07:00Z"/>
          <w:sz w:val="28"/>
          <w:szCs w:val="28"/>
        </w:rPr>
      </w:pPr>
      <w:del w:id="66" w:author="Kristan Hernandez" w:date="2026-09-25T21:07:00Z" w16du:dateUtc="2026-09-26T01:07:00Z">
        <w:r>
          <w:rPr>
            <w:sz w:val="28"/>
            <w:szCs w:val="28"/>
          </w:rPr>
          <w:delText>11:00-11:10</w:delText>
        </w:r>
        <w:r>
          <w:rPr>
            <w:sz w:val="28"/>
            <w:szCs w:val="28"/>
          </w:rPr>
          <w:tab/>
          <w:delText>Read Aloud/Large Group Music</w:delText>
        </w:r>
      </w:del>
    </w:p>
    <w:p w14:paraId="7FEBDE42" w14:textId="77777777" w:rsidR="00993880" w:rsidRDefault="00E56190" w:rsidP="00606249">
      <w:pPr>
        <w:rPr>
          <w:del w:id="67" w:author="Kristan Hernandez" w:date="2026-09-25T21:07:00Z" w16du:dateUtc="2026-09-26T01:07:00Z"/>
          <w:sz w:val="28"/>
          <w:szCs w:val="28"/>
        </w:rPr>
      </w:pPr>
      <w:del w:id="68" w:author="Kristan Hernandez" w:date="2026-09-25T21:07:00Z" w16du:dateUtc="2026-09-26T01:07:00Z">
        <w:r>
          <w:rPr>
            <w:sz w:val="28"/>
            <w:szCs w:val="28"/>
          </w:rPr>
          <w:delText>11:10-11:2</w:delText>
        </w:r>
        <w:r w:rsidR="000313EE">
          <w:rPr>
            <w:sz w:val="28"/>
            <w:szCs w:val="28"/>
          </w:rPr>
          <w:delText>0</w:delText>
        </w:r>
        <w:r w:rsidR="000313EE">
          <w:rPr>
            <w:sz w:val="28"/>
            <w:szCs w:val="28"/>
          </w:rPr>
          <w:tab/>
          <w:delText>Handwashing</w:delText>
        </w:r>
        <w:r w:rsidR="00EC3BB5">
          <w:rPr>
            <w:sz w:val="28"/>
            <w:szCs w:val="28"/>
          </w:rPr>
          <w:delText>/Transition Activity</w:delText>
        </w:r>
      </w:del>
    </w:p>
    <w:p w14:paraId="16BA7EA5" w14:textId="77777777" w:rsidR="00606249" w:rsidRDefault="00993880" w:rsidP="00606249">
      <w:pPr>
        <w:rPr>
          <w:del w:id="69" w:author="Kristan Hernandez" w:date="2026-09-25T21:07:00Z" w16du:dateUtc="2026-09-26T01:07:00Z"/>
          <w:sz w:val="28"/>
          <w:szCs w:val="28"/>
        </w:rPr>
      </w:pPr>
      <w:del w:id="70" w:author="Kristan Hernandez" w:date="2026-09-25T21:07:00Z" w16du:dateUtc="2026-09-26T01:07:00Z">
        <w:r>
          <w:rPr>
            <w:sz w:val="28"/>
            <w:szCs w:val="28"/>
          </w:rPr>
          <w:delText>11:20-11:50</w:delText>
        </w:r>
        <w:r w:rsidR="00606249">
          <w:rPr>
            <w:sz w:val="28"/>
            <w:szCs w:val="28"/>
          </w:rPr>
          <w:delText xml:space="preserve"> Lunch</w:delText>
        </w:r>
      </w:del>
    </w:p>
    <w:p w14:paraId="0B992C61" w14:textId="77777777" w:rsidR="00606249" w:rsidRDefault="00993880" w:rsidP="00606249">
      <w:pPr>
        <w:rPr>
          <w:del w:id="71" w:author="Kristan Hernandez" w:date="2026-09-25T21:07:00Z" w16du:dateUtc="2026-09-26T01:07:00Z"/>
          <w:sz w:val="28"/>
          <w:szCs w:val="28"/>
        </w:rPr>
      </w:pPr>
      <w:del w:id="72" w:author="Kristan Hernandez" w:date="2026-09-25T21:07:00Z" w16du:dateUtc="2026-09-26T01:07:00Z">
        <w:r>
          <w:rPr>
            <w:sz w:val="28"/>
            <w:szCs w:val="28"/>
          </w:rPr>
          <w:delText>11:50-12:05</w:delText>
        </w:r>
        <w:r w:rsidR="00606249">
          <w:rPr>
            <w:sz w:val="28"/>
            <w:szCs w:val="28"/>
          </w:rPr>
          <w:delText xml:space="preserve"> Handwashing/Toileting/Self Selected Reading</w:delText>
        </w:r>
      </w:del>
    </w:p>
    <w:p w14:paraId="0E482DB4" w14:textId="77777777" w:rsidR="00606249" w:rsidRDefault="00993880" w:rsidP="00606249">
      <w:pPr>
        <w:rPr>
          <w:del w:id="73" w:author="Kristan Hernandez" w:date="2026-09-25T21:07:00Z" w16du:dateUtc="2026-09-26T01:07:00Z"/>
          <w:sz w:val="28"/>
          <w:szCs w:val="28"/>
        </w:rPr>
      </w:pPr>
      <w:del w:id="74" w:author="Kristan Hernandez" w:date="2026-09-25T21:07:00Z" w16du:dateUtc="2026-09-26T01:07:00Z">
        <w:r>
          <w:rPr>
            <w:sz w:val="28"/>
            <w:szCs w:val="28"/>
          </w:rPr>
          <w:delText>12:05-1:05</w:delText>
        </w:r>
        <w:r>
          <w:rPr>
            <w:sz w:val="28"/>
            <w:szCs w:val="28"/>
          </w:rPr>
          <w:tab/>
          <w:delText>Minds at Rest</w:delText>
        </w:r>
        <w:r>
          <w:rPr>
            <w:sz w:val="28"/>
            <w:szCs w:val="28"/>
          </w:rPr>
          <w:tab/>
        </w:r>
      </w:del>
    </w:p>
    <w:p w14:paraId="020E092B" w14:textId="77777777" w:rsidR="004D79CE" w:rsidRDefault="00993880" w:rsidP="00606249">
      <w:pPr>
        <w:rPr>
          <w:del w:id="75" w:author="Kristan Hernandez" w:date="2026-09-25T21:07:00Z" w16du:dateUtc="2026-09-26T01:07:00Z"/>
          <w:sz w:val="28"/>
          <w:szCs w:val="28"/>
        </w:rPr>
      </w:pPr>
      <w:del w:id="76" w:author="Kristan Hernandez" w:date="2026-09-25T21:07:00Z" w16du:dateUtc="2026-09-26T01:07:00Z">
        <w:r>
          <w:rPr>
            <w:sz w:val="28"/>
            <w:szCs w:val="28"/>
          </w:rPr>
          <w:delText>1:05-1:15</w:delText>
        </w:r>
        <w:r w:rsidR="004D79CE">
          <w:rPr>
            <w:sz w:val="28"/>
            <w:szCs w:val="28"/>
          </w:rPr>
          <w:tab/>
          <w:delText>Toileting/Putting Cots Away</w:delText>
        </w:r>
      </w:del>
    </w:p>
    <w:p w14:paraId="6F8261A1" w14:textId="77777777" w:rsidR="004D79CE" w:rsidRDefault="00993880" w:rsidP="00606249">
      <w:pPr>
        <w:rPr>
          <w:del w:id="77" w:author="Kristan Hernandez" w:date="2026-09-25T21:07:00Z" w16du:dateUtc="2026-09-26T01:07:00Z"/>
          <w:sz w:val="28"/>
          <w:szCs w:val="28"/>
        </w:rPr>
      </w:pPr>
      <w:del w:id="78" w:author="Kristan Hernandez" w:date="2026-09-25T21:07:00Z" w16du:dateUtc="2026-09-26T01:07:00Z">
        <w:r>
          <w:rPr>
            <w:sz w:val="28"/>
            <w:szCs w:val="28"/>
          </w:rPr>
          <w:delText>1:15</w:delText>
        </w:r>
        <w:r w:rsidR="004D79CE">
          <w:rPr>
            <w:sz w:val="28"/>
            <w:szCs w:val="28"/>
          </w:rPr>
          <w:delText>-</w:delText>
        </w:r>
        <w:r w:rsidR="00EC3BB5">
          <w:rPr>
            <w:sz w:val="28"/>
            <w:szCs w:val="28"/>
          </w:rPr>
          <w:delText>1:45</w:delText>
        </w:r>
        <w:r w:rsidR="00EC3BB5">
          <w:rPr>
            <w:sz w:val="28"/>
            <w:szCs w:val="28"/>
          </w:rPr>
          <w:tab/>
          <w:delText>Learning Centers/</w:delText>
        </w:r>
        <w:r w:rsidR="004D79CE">
          <w:rPr>
            <w:sz w:val="28"/>
            <w:szCs w:val="28"/>
          </w:rPr>
          <w:delText xml:space="preserve"> Small Group</w:delText>
        </w:r>
      </w:del>
    </w:p>
    <w:p w14:paraId="77E8415E" w14:textId="77777777" w:rsidR="004D79CE" w:rsidRDefault="004D79CE" w:rsidP="00606249">
      <w:pPr>
        <w:rPr>
          <w:del w:id="79" w:author="Kristan Hernandez" w:date="2026-09-25T21:07:00Z" w16du:dateUtc="2026-09-26T01:07:00Z"/>
          <w:sz w:val="28"/>
          <w:szCs w:val="28"/>
        </w:rPr>
      </w:pPr>
      <w:del w:id="80" w:author="Kristan Hernandez" w:date="2026-09-25T21:07:00Z" w16du:dateUtc="2026-09-26T01:07:00Z">
        <w:r>
          <w:rPr>
            <w:sz w:val="28"/>
            <w:szCs w:val="28"/>
          </w:rPr>
          <w:delText>1:45-2:00</w:delText>
        </w:r>
        <w:r>
          <w:rPr>
            <w:sz w:val="28"/>
            <w:szCs w:val="28"/>
          </w:rPr>
          <w:tab/>
          <w:delText>Afternoon Meeting/Read-Aloud/Prepare for Dismissal</w:delText>
        </w:r>
      </w:del>
    </w:p>
    <w:p w14:paraId="2420A8DD" w14:textId="77777777" w:rsidR="004D79CE" w:rsidRDefault="004D79CE" w:rsidP="004D79CE">
      <w:pPr>
        <w:jc w:val="center"/>
        <w:rPr>
          <w:del w:id="81" w:author="Kristan Hernandez" w:date="2026-09-25T21:07:00Z" w16du:dateUtc="2026-09-26T01:07:00Z"/>
          <w:b/>
          <w:sz w:val="36"/>
          <w:szCs w:val="36"/>
        </w:rPr>
      </w:pPr>
      <w:del w:id="82" w:author="Kristan Hernandez" w:date="2026-09-25T21:07:00Z" w16du:dateUtc="2026-09-26T01:07:00Z">
        <w:r>
          <w:rPr>
            <w:b/>
            <w:sz w:val="36"/>
            <w:szCs w:val="36"/>
          </w:rPr>
          <w:delText>***2:00 Dismissal***</w:delText>
        </w:r>
      </w:del>
    </w:p>
    <w:p w14:paraId="13FAE78D" w14:textId="77777777" w:rsidR="004D79CE" w:rsidRPr="004D79CE" w:rsidRDefault="004D79CE" w:rsidP="004D79CE">
      <w:pPr>
        <w:jc w:val="center"/>
        <w:rPr>
          <w:del w:id="83" w:author="Kristan Hernandez" w:date="2026-09-25T21:07:00Z" w16du:dateUtc="2026-09-26T01:07:00Z"/>
          <w:sz w:val="24"/>
          <w:szCs w:val="24"/>
        </w:rPr>
      </w:pPr>
      <w:del w:id="84" w:author="Kristan Hernandez" w:date="2026-09-25T21:07:00Z" w16du:dateUtc="2026-09-26T01:07:00Z">
        <w:r>
          <w:rPr>
            <w:sz w:val="24"/>
            <w:szCs w:val="24"/>
          </w:rPr>
          <w:delText>***toileting occurs at posted times, and as needed throughout the day***</w:delText>
        </w:r>
      </w:del>
    </w:p>
    <w:p w14:paraId="1B91C7B8" w14:textId="77777777" w:rsidR="00606249" w:rsidRDefault="00606249" w:rsidP="00606249">
      <w:pPr>
        <w:rPr>
          <w:rPrChange w:id="85" w:author="Kristan Hernandez" w:date="2026-09-25T21:07:00Z" w16du:dateUtc="2026-09-26T01:07:00Z">
            <w:rPr>
              <w:sz w:val="28"/>
              <w:szCs w:val="28"/>
            </w:rPr>
          </w:rPrChange>
        </w:rPr>
      </w:pPr>
    </w:p>
    <w:sectPr w:rsidR="00606249" w:rsidSect="00E67705">
      <w:pgSz w:w="12240" w:h="15840"/>
      <w:pgMar w:top="1440" w:right="1152" w:bottom="907" w:left="1152" w:header="720" w:footer="720" w:gutter="0"/>
      <w:cols w:space="720"/>
      <w:docGrid w:linePitch="360"/>
      <w:sectPrChange w:id="86" w:author="Kristan Hernandez" w:date="2026-09-25T21:07:00Z" w16du:dateUtc="2026-09-26T01:07:00Z">
        <w:sectPr w:rsidR="00606249" w:rsidSect="00E67705">
          <w:pgMar w:top="1440" w:right="1440" w:bottom="1440" w:left="1440" w:header="720" w:footer="720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03B54CC"/>
    <w:multiLevelType w:val="hybridMultilevel"/>
    <w:tmpl w:val="A5D205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789939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249"/>
    <w:rsid w:val="00015954"/>
    <w:rsid w:val="000313EE"/>
    <w:rsid w:val="00077FC9"/>
    <w:rsid w:val="00097B8C"/>
    <w:rsid w:val="000B098E"/>
    <w:rsid w:val="000D0FA3"/>
    <w:rsid w:val="000E6774"/>
    <w:rsid w:val="001148B2"/>
    <w:rsid w:val="001B4D72"/>
    <w:rsid w:val="001C40C8"/>
    <w:rsid w:val="001D2CE0"/>
    <w:rsid w:val="001F667D"/>
    <w:rsid w:val="003065CB"/>
    <w:rsid w:val="00332354"/>
    <w:rsid w:val="004D79CE"/>
    <w:rsid w:val="00510D2D"/>
    <w:rsid w:val="00606249"/>
    <w:rsid w:val="006F2FA7"/>
    <w:rsid w:val="0078346A"/>
    <w:rsid w:val="008E1A56"/>
    <w:rsid w:val="00993880"/>
    <w:rsid w:val="00A03263"/>
    <w:rsid w:val="00B2362F"/>
    <w:rsid w:val="00D365DD"/>
    <w:rsid w:val="00DA4DB4"/>
    <w:rsid w:val="00E249F4"/>
    <w:rsid w:val="00E36A42"/>
    <w:rsid w:val="00E56190"/>
    <w:rsid w:val="00E606CE"/>
    <w:rsid w:val="00EC3BB5"/>
    <w:rsid w:val="00EE7255"/>
    <w:rsid w:val="00F23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644BE"/>
  <w15:chartTrackingRefBased/>
  <w15:docId w15:val="{80C3B346-1C17-436A-BCED-81EF934B6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CE0"/>
    <w:pPr>
      <w:spacing w:after="200" w:line="276" w:lineRule="auto"/>
      <w:pPrChange w:id="0" w:author="Kristan Hernandez" w:date="2026-09-25T21:07:00Z">
        <w:pPr>
          <w:spacing w:after="160" w:line="259" w:lineRule="auto"/>
        </w:pPr>
      </w:pPrChange>
    </w:pPr>
    <w:rPr>
      <w:rFonts w:ascii="Calibri" w:eastAsia="Calibri" w:hAnsi="Calibri" w:cs="Times New Roman"/>
      <w:rPrChange w:id="0" w:author="Kristan Hernandez" w:date="2026-09-25T21:07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qFormat/>
    <w:rsid w:val="001B4D72"/>
    <w:pPr>
      <w:keepNext/>
      <w:spacing w:after="0" w:line="240" w:lineRule="auto"/>
      <w:outlineLvl w:val="1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1B4D72"/>
    <w:pPr>
      <w:keepNext/>
      <w:spacing w:after="0" w:line="240" w:lineRule="auto"/>
      <w:outlineLvl w:val="2"/>
    </w:pPr>
    <w:rPr>
      <w:rFonts w:ascii="Times New Roman" w:eastAsia="Times New Roman" w:hAnsi="Times New Roman"/>
      <w:b/>
      <w:bCs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06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6CE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rsid w:val="001B4D72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1B4D72"/>
    <w:rPr>
      <w:rFonts w:ascii="Times New Roman" w:eastAsia="Times New Roman" w:hAnsi="Times New Roman" w:cs="Times New Roman"/>
      <w:b/>
      <w:bCs/>
      <w:sz w:val="28"/>
      <w:szCs w:val="24"/>
    </w:rPr>
  </w:style>
  <w:style w:type="paragraph" w:customStyle="1" w:styleId="Default">
    <w:name w:val="Default"/>
    <w:rsid w:val="001B4D72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Guilford County Schools</Company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Troxler, Ashley</dc:creator>
  <cp:keywords/>
  <dc:description/>
  <cp:lastModifiedBy>Arthur Souza Rodrigues</cp:lastModifiedBy>
  <cp:revision>1</cp:revision>
  <cp:lastPrinted>2017-09-11T18:14:00Z</cp:lastPrinted>
  <dcterms:created xsi:type="dcterms:W3CDTF">2017-09-07T16:23:00Z</dcterms:created>
  <dcterms:modified xsi:type="dcterms:W3CDTF">2026-09-26T01:07:00Z</dcterms:modified>
</cp:coreProperties>
</file>