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38347E" w14:textId="3FCB7D3C" w:rsidR="00D45484" w:rsidRPr="00364DC0" w:rsidRDefault="0046388B" w:rsidP="00D45484">
      <w:pPr>
        <w:pStyle w:val="MBHeader3"/>
        <w:spacing w:after="240"/>
        <w:rPr>
          <w:ins w:id="0" w:author="Pip Walter" w:date="2026-09-25T20:09:00Z" w16du:dateUtc="2026-09-26T00:09:00Z"/>
          <w:rFonts w:asciiTheme="minorHAnsi" w:eastAsiaTheme="minorHAnsi" w:hAnsiTheme="minorHAnsi" w:cstheme="minorBidi"/>
          <w:noProof/>
          <w:color w:val="auto"/>
          <w:sz w:val="28"/>
          <w:szCs w:val="22"/>
          <w:lang w:eastAsia="en-AU"/>
        </w:rPr>
      </w:pPr>
      <w:ins w:id="1" w:author="Pip Walter" w:date="2026-09-25T20:09:00Z" w16du:dateUtc="2026-09-26T00:09:00Z">
        <w:r w:rsidRPr="00364DC0">
          <w:rPr>
            <w:rFonts w:ascii="Times New Roman" w:hAnsi="Times New Roman" w:cs="Times New Roman"/>
            <w:color w:val="FF0000"/>
            <w:sz w:val="36"/>
            <w:szCs w:val="24"/>
            <w:lang w:val="en-GB"/>
          </w:rPr>
          <w:t xml:space="preserve">[Insert practice name] </w:t>
        </w:r>
        <w:r w:rsidR="001C6AA9" w:rsidRPr="00364DC0">
          <w:rPr>
            <w:rFonts w:ascii="Times New Roman" w:hAnsi="Times New Roman" w:cs="Times New Roman"/>
            <w:color w:val="44546A" w:themeColor="text2"/>
            <w:sz w:val="36"/>
            <w:szCs w:val="24"/>
            <w:lang w:val="en-GB"/>
          </w:rPr>
          <w:t>c</w:t>
        </w:r>
        <w:r w:rsidR="00D45484" w:rsidRPr="00364DC0">
          <w:rPr>
            <w:rFonts w:ascii="Times New Roman" w:hAnsi="Times New Roman" w:cs="Times New Roman"/>
            <w:color w:val="44546A" w:themeColor="text2"/>
            <w:sz w:val="36"/>
            <w:szCs w:val="24"/>
            <w:lang w:val="en-GB"/>
          </w:rPr>
          <w:t>onfidentiality agreement</w:t>
        </w:r>
        <w:r w:rsidR="00D45484" w:rsidRPr="00364DC0">
          <w:rPr>
            <w:rFonts w:asciiTheme="minorHAnsi" w:eastAsiaTheme="minorHAnsi" w:hAnsiTheme="minorHAnsi" w:cstheme="minorBidi"/>
            <w:noProof/>
            <w:color w:val="44546A" w:themeColor="text2"/>
            <w:sz w:val="28"/>
            <w:szCs w:val="22"/>
            <w:lang w:eastAsia="en-AU"/>
          </w:rPr>
          <w:t xml:space="preserve"> </w:t>
        </w:r>
      </w:ins>
    </w:p>
    <w:p w14:paraId="45E4FA5A" w14:textId="77777777" w:rsidR="00B02A43" w:rsidRDefault="00B02A43" w:rsidP="00364DC0">
      <w:pPr>
        <w:spacing w:before="93" w:after="0" w:line="281" w:lineRule="auto"/>
        <w:ind w:right="750"/>
        <w:rPr>
          <w:ins w:id="2" w:author="Pip Walter" w:date="2026-09-25T20:09:00Z" w16du:dateUtc="2026-09-26T00:09:00Z"/>
          <w:rFonts w:ascii="Arial" w:eastAsia="Arial" w:hAnsi="Arial" w:cs="Arial"/>
          <w:b/>
          <w:bCs/>
          <w:sz w:val="18"/>
          <w:szCs w:val="18"/>
        </w:rPr>
      </w:pPr>
    </w:p>
    <w:p w14:paraId="097FBC3E" w14:textId="1CCB7F72" w:rsidR="00B02A43" w:rsidRPr="00B86303" w:rsidRDefault="00B02A43" w:rsidP="00364DC0">
      <w:pPr>
        <w:spacing w:before="93" w:after="0" w:line="281" w:lineRule="auto"/>
        <w:ind w:right="750"/>
        <w:rPr>
          <w:ins w:id="3" w:author="Pip Walter" w:date="2026-09-25T20:09:00Z" w16du:dateUtc="2026-09-26T00:09:00Z"/>
          <w:rFonts w:ascii="Arial" w:eastAsia="Arial" w:hAnsi="Arial" w:cs="Arial"/>
          <w:b/>
          <w:bCs/>
          <w:sz w:val="18"/>
          <w:szCs w:val="18"/>
        </w:rPr>
      </w:pPr>
      <w:ins w:id="4" w:author="Pip Walter" w:date="2026-09-25T20:09:00Z" w16du:dateUtc="2026-09-26T00:09:00Z">
        <w:r w:rsidRPr="47206CB2">
          <w:rPr>
            <w:rFonts w:ascii="Arial" w:eastAsia="Arial" w:hAnsi="Arial" w:cs="Arial"/>
            <w:b/>
            <w:bCs/>
            <w:sz w:val="18"/>
            <w:szCs w:val="18"/>
          </w:rPr>
          <w:t>DECLARATION</w:t>
        </w:r>
      </w:ins>
    </w:p>
    <w:p w14:paraId="38FFA499" w14:textId="77777777" w:rsidR="00B02A43" w:rsidRDefault="00B02A43" w:rsidP="00364DC0">
      <w:pPr>
        <w:spacing w:before="93" w:after="0" w:line="281" w:lineRule="auto"/>
        <w:ind w:right="750"/>
        <w:rPr>
          <w:ins w:id="5" w:author="Pip Walter" w:date="2026-09-25T20:09:00Z" w16du:dateUtc="2026-09-26T00:09:00Z"/>
          <w:rFonts w:ascii="Arial" w:eastAsia="Arial" w:hAnsi="Arial" w:cs="Arial"/>
          <w:sz w:val="18"/>
          <w:szCs w:val="18"/>
        </w:rPr>
      </w:pPr>
    </w:p>
    <w:p w14:paraId="54AB6E01" w14:textId="27A23099" w:rsidR="00D45484" w:rsidRPr="00364DC0" w:rsidRDefault="00D45484" w:rsidP="00364DC0">
      <w:pPr>
        <w:spacing w:before="93" w:after="0" w:line="281" w:lineRule="auto"/>
        <w:ind w:right="750"/>
        <w:rPr>
          <w:ins w:id="6" w:author="Pip Walter" w:date="2026-09-25T20:09:00Z" w16du:dateUtc="2026-09-26T00:09:00Z"/>
          <w:rFonts w:ascii="Arial" w:eastAsia="Arial" w:hAnsi="Arial" w:cs="Arial"/>
          <w:sz w:val="18"/>
          <w:szCs w:val="18"/>
        </w:rPr>
      </w:pPr>
      <w:ins w:id="7" w:author="Pip Walter" w:date="2026-09-25T20:09:00Z" w16du:dateUtc="2026-09-26T00:09:00Z">
        <w:r w:rsidRPr="47206CB2">
          <w:rPr>
            <w:rFonts w:ascii="Arial" w:eastAsia="Arial" w:hAnsi="Arial" w:cs="Arial"/>
            <w:sz w:val="18"/>
            <w:szCs w:val="18"/>
          </w:rPr>
          <w:t>I</w:t>
        </w:r>
        <w:r w:rsidR="00364DC0" w:rsidRPr="47206CB2">
          <w:rPr>
            <w:rFonts w:ascii="Arial" w:eastAsia="Arial" w:hAnsi="Arial" w:cs="Arial"/>
            <w:sz w:val="18"/>
            <w:szCs w:val="18"/>
          </w:rPr>
          <w:t xml:space="preserve"> </w:t>
        </w:r>
        <w:r w:rsidR="00364DC0" w:rsidRPr="47206CB2">
          <w:rPr>
            <w:rFonts w:ascii="Arial" w:eastAsia="Arial" w:hAnsi="Arial" w:cs="Arial"/>
            <w:color w:val="FF0000"/>
            <w:sz w:val="18"/>
            <w:szCs w:val="18"/>
          </w:rPr>
          <w:t xml:space="preserve">&lt;insert name&gt; </w:t>
        </w:r>
        <w:r w:rsidRPr="47206CB2">
          <w:rPr>
            <w:rFonts w:ascii="Arial" w:eastAsia="Arial" w:hAnsi="Arial" w:cs="Arial"/>
            <w:sz w:val="18"/>
            <w:szCs w:val="18"/>
          </w:rPr>
          <w:t xml:space="preserve">understand that as a condition of </w:t>
        </w:r>
        <w:r w:rsidR="00B02A43" w:rsidRPr="47206CB2">
          <w:rPr>
            <w:rFonts w:ascii="Arial" w:eastAsia="Arial" w:hAnsi="Arial" w:cs="Arial"/>
            <w:sz w:val="18"/>
            <w:szCs w:val="18"/>
          </w:rPr>
          <w:t xml:space="preserve">my </w:t>
        </w:r>
        <w:r w:rsidRPr="47206CB2">
          <w:rPr>
            <w:rFonts w:ascii="Arial" w:eastAsia="Arial" w:hAnsi="Arial" w:cs="Arial"/>
            <w:sz w:val="18"/>
            <w:szCs w:val="18"/>
          </w:rPr>
          <w:t>employment by</w:t>
        </w:r>
        <w:r w:rsidR="00B02A43" w:rsidRPr="47206CB2">
          <w:rPr>
            <w:rFonts w:ascii="Arial" w:eastAsia="Arial" w:hAnsi="Arial" w:cs="Arial"/>
            <w:sz w:val="18"/>
            <w:szCs w:val="18"/>
          </w:rPr>
          <w:t xml:space="preserve"> / cont</w:t>
        </w:r>
        <w:r w:rsidR="7B527FFF" w:rsidRPr="47206CB2">
          <w:rPr>
            <w:rFonts w:ascii="Arial" w:eastAsia="Arial" w:hAnsi="Arial" w:cs="Arial"/>
            <w:sz w:val="18"/>
            <w:szCs w:val="18"/>
          </w:rPr>
          <w:t>r</w:t>
        </w:r>
        <w:r w:rsidR="00B02A43" w:rsidRPr="47206CB2">
          <w:rPr>
            <w:rFonts w:ascii="Arial" w:eastAsia="Arial" w:hAnsi="Arial" w:cs="Arial"/>
            <w:sz w:val="18"/>
            <w:szCs w:val="18"/>
          </w:rPr>
          <w:t xml:space="preserve">act with / </w:t>
        </w:r>
        <w:r w:rsidR="00364DC0" w:rsidRPr="47206CB2">
          <w:rPr>
            <w:rFonts w:ascii="Arial" w:eastAsia="Arial" w:hAnsi="Arial" w:cs="Arial"/>
            <w:sz w:val="18"/>
            <w:szCs w:val="18"/>
          </w:rPr>
          <w:t>engagement with</w:t>
        </w:r>
        <w:r w:rsidRPr="47206CB2">
          <w:rPr>
            <w:rFonts w:ascii="Arial" w:eastAsia="Arial" w:hAnsi="Arial" w:cs="Arial"/>
            <w:sz w:val="18"/>
            <w:szCs w:val="18"/>
          </w:rPr>
          <w:t xml:space="preserve"> </w:t>
        </w:r>
        <w:r w:rsidR="00364DC0" w:rsidRPr="47206CB2">
          <w:rPr>
            <w:rFonts w:ascii="Arial" w:eastAsia="Arial" w:hAnsi="Arial" w:cs="Arial"/>
            <w:color w:val="FF0000"/>
            <w:sz w:val="18"/>
            <w:szCs w:val="18"/>
          </w:rPr>
          <w:t xml:space="preserve">&lt;insert </w:t>
        </w:r>
        <w:r w:rsidRPr="47206CB2">
          <w:rPr>
            <w:rFonts w:ascii="Arial" w:eastAsia="Arial" w:hAnsi="Arial" w:cs="Arial"/>
            <w:color w:val="FF0000"/>
            <w:sz w:val="18"/>
            <w:szCs w:val="18"/>
          </w:rPr>
          <w:t>name of practice</w:t>
        </w:r>
        <w:r w:rsidR="00364DC0" w:rsidRPr="47206CB2">
          <w:rPr>
            <w:rFonts w:ascii="Arial" w:eastAsia="Arial" w:hAnsi="Arial" w:cs="Arial"/>
            <w:color w:val="FF0000"/>
            <w:sz w:val="18"/>
            <w:szCs w:val="18"/>
          </w:rPr>
          <w:t xml:space="preserve">&gt; </w:t>
        </w:r>
        <w:r w:rsidRPr="47206CB2">
          <w:rPr>
            <w:rFonts w:ascii="Arial" w:eastAsia="Arial" w:hAnsi="Arial" w:cs="Arial"/>
            <w:sz w:val="18"/>
            <w:szCs w:val="18"/>
          </w:rPr>
          <w:t>I shall, neither during nor after the period of employment</w:t>
        </w:r>
        <w:r w:rsidR="3636418B" w:rsidRPr="47206CB2">
          <w:rPr>
            <w:rFonts w:ascii="Arial" w:eastAsia="Arial" w:hAnsi="Arial" w:cs="Arial"/>
            <w:sz w:val="18"/>
            <w:szCs w:val="18"/>
          </w:rPr>
          <w:t xml:space="preserve"> by contract with </w:t>
        </w:r>
        <w:r w:rsidRPr="47206CB2">
          <w:rPr>
            <w:rFonts w:ascii="Arial" w:eastAsia="Arial" w:hAnsi="Arial" w:cs="Arial"/>
            <w:sz w:val="18"/>
            <w:szCs w:val="18"/>
          </w:rPr>
          <w:t>/</w:t>
        </w:r>
        <w:r w:rsidR="505D2491" w:rsidRPr="47206CB2">
          <w:rPr>
            <w:rFonts w:ascii="Arial" w:eastAsia="Arial" w:hAnsi="Arial" w:cs="Arial"/>
            <w:sz w:val="18"/>
            <w:szCs w:val="18"/>
          </w:rPr>
          <w:t xml:space="preserve"> </w:t>
        </w:r>
        <w:r w:rsidRPr="47206CB2">
          <w:rPr>
            <w:rFonts w:ascii="Arial" w:eastAsia="Arial" w:hAnsi="Arial" w:cs="Arial"/>
            <w:sz w:val="18"/>
            <w:szCs w:val="18"/>
          </w:rPr>
          <w:t>engagement with the practice, except in the proper course of my duties or as permitted by the practice or as required by law, divulge to any person any confidential information concerning:</w:t>
        </w:r>
      </w:ins>
    </w:p>
    <w:p w14:paraId="4FA7F6BA" w14:textId="77777777" w:rsidR="00D45484" w:rsidRPr="00364DC0" w:rsidRDefault="00D45484" w:rsidP="00D45484">
      <w:pPr>
        <w:spacing w:before="4" w:after="0" w:line="110" w:lineRule="exact"/>
        <w:rPr>
          <w:ins w:id="8" w:author="Pip Walter" w:date="2026-09-25T20:09:00Z" w16du:dateUtc="2026-09-26T00:09:00Z"/>
          <w:rFonts w:ascii="Arial" w:hAnsi="Arial" w:cs="Arial"/>
          <w:sz w:val="18"/>
          <w:szCs w:val="18"/>
        </w:rPr>
      </w:pPr>
    </w:p>
    <w:p w14:paraId="79B119A7" w14:textId="257BB21A" w:rsidR="00D45484" w:rsidRPr="00B02A43" w:rsidRDefault="00D45484" w:rsidP="00B02A43">
      <w:pPr>
        <w:pStyle w:val="ListParagraph"/>
        <w:numPr>
          <w:ilvl w:val="0"/>
          <w:numId w:val="2"/>
        </w:numPr>
        <w:spacing w:after="0" w:line="240" w:lineRule="auto"/>
        <w:ind w:right="-20"/>
        <w:rPr>
          <w:ins w:id="9" w:author="Pip Walter" w:date="2026-09-25T20:09:00Z" w16du:dateUtc="2026-09-26T00:09:00Z"/>
          <w:rFonts w:ascii="Arial" w:eastAsia="Arial" w:hAnsi="Arial" w:cs="Arial"/>
          <w:sz w:val="18"/>
          <w:szCs w:val="18"/>
        </w:rPr>
      </w:pPr>
      <w:ins w:id="10" w:author="Pip Walter" w:date="2026-09-25T20:09:00Z" w16du:dateUtc="2026-09-26T00:09:00Z">
        <w:r w:rsidRPr="00B02A43">
          <w:rPr>
            <w:rFonts w:ascii="Arial" w:eastAsia="Arial" w:hAnsi="Arial" w:cs="Arial"/>
            <w:sz w:val="18"/>
            <w:szCs w:val="18"/>
          </w:rPr>
          <w:t>patient personal, health and financial information</w:t>
        </w:r>
      </w:ins>
    </w:p>
    <w:p w14:paraId="1A3224F0" w14:textId="20F88047" w:rsidR="00D45484" w:rsidRPr="00B02A43" w:rsidRDefault="00D45484" w:rsidP="00B02A43">
      <w:pPr>
        <w:pStyle w:val="ListParagraph"/>
        <w:numPr>
          <w:ilvl w:val="0"/>
          <w:numId w:val="2"/>
        </w:numPr>
        <w:spacing w:before="93" w:after="0" w:line="240" w:lineRule="auto"/>
        <w:ind w:right="-20"/>
        <w:rPr>
          <w:ins w:id="11" w:author="Pip Walter" w:date="2026-09-25T20:09:00Z" w16du:dateUtc="2026-09-26T00:09:00Z"/>
          <w:rFonts w:ascii="Arial" w:eastAsia="Arial" w:hAnsi="Arial" w:cs="Arial"/>
          <w:sz w:val="18"/>
          <w:szCs w:val="18"/>
        </w:rPr>
      </w:pPr>
      <w:ins w:id="12" w:author="Pip Walter" w:date="2026-09-25T20:09:00Z" w16du:dateUtc="2026-09-26T00:09:00Z">
        <w:r w:rsidRPr="00B02A43">
          <w:rPr>
            <w:rFonts w:ascii="Arial" w:eastAsia="Arial" w:hAnsi="Arial" w:cs="Arial"/>
            <w:sz w:val="18"/>
            <w:szCs w:val="18"/>
          </w:rPr>
          <w:t>the business or financial arrangements or position of this practice or any related company</w:t>
        </w:r>
      </w:ins>
    </w:p>
    <w:p w14:paraId="10BFDC0A" w14:textId="6B63AAA6" w:rsidR="00D45484" w:rsidRPr="00B02A43" w:rsidRDefault="00D45484" w:rsidP="00B02A43">
      <w:pPr>
        <w:pStyle w:val="ListParagraph"/>
        <w:numPr>
          <w:ilvl w:val="0"/>
          <w:numId w:val="2"/>
        </w:numPr>
        <w:spacing w:before="93" w:after="0" w:line="240" w:lineRule="auto"/>
        <w:ind w:right="-20"/>
        <w:rPr>
          <w:ins w:id="13" w:author="Pip Walter" w:date="2026-09-25T20:09:00Z" w16du:dateUtc="2026-09-26T00:09:00Z"/>
          <w:rFonts w:ascii="Arial" w:eastAsia="Arial" w:hAnsi="Arial" w:cs="Arial"/>
          <w:sz w:val="18"/>
          <w:szCs w:val="18"/>
        </w:rPr>
      </w:pPr>
      <w:ins w:id="14" w:author="Pip Walter" w:date="2026-09-25T20:09:00Z" w16du:dateUtc="2026-09-26T00:09:00Z">
        <w:r w:rsidRPr="00B02A43">
          <w:rPr>
            <w:rFonts w:ascii="Arial" w:eastAsia="Arial" w:hAnsi="Arial" w:cs="Arial"/>
            <w:sz w:val="18"/>
            <w:szCs w:val="18"/>
          </w:rPr>
          <w:t>any of the dealings, transactions or affairs of the practice or any related company.</w:t>
        </w:r>
      </w:ins>
    </w:p>
    <w:p w14:paraId="2B691EBC" w14:textId="702FFC43" w:rsidR="00D45484" w:rsidRPr="00364DC0" w:rsidRDefault="00D45484" w:rsidP="00D45484">
      <w:pPr>
        <w:spacing w:before="93" w:after="0" w:line="281" w:lineRule="auto"/>
        <w:ind w:right="750"/>
        <w:rPr>
          <w:ins w:id="15" w:author="Pip Walter" w:date="2026-09-25T20:09:00Z" w16du:dateUtc="2026-09-26T00:09:00Z"/>
          <w:rFonts w:ascii="Arial" w:eastAsia="Arial" w:hAnsi="Arial" w:cs="Arial"/>
          <w:sz w:val="18"/>
          <w:szCs w:val="18"/>
        </w:rPr>
      </w:pPr>
      <w:ins w:id="16" w:author="Pip Walter" w:date="2026-09-25T20:09:00Z" w16du:dateUtc="2026-09-26T00:09:00Z">
        <w:r w:rsidRPr="47206CB2">
          <w:rPr>
            <w:rFonts w:ascii="Arial" w:eastAsia="Arial" w:hAnsi="Arial" w:cs="Arial"/>
            <w:sz w:val="18"/>
            <w:szCs w:val="18"/>
          </w:rPr>
          <w:t>The contractual arrangement between this practice and its employees/contractors is founded on trust. I undertake not to knowingly access any confidential information about the business of the practice,</w:t>
        </w:r>
        <w:r w:rsidR="278DEA26" w:rsidRPr="47206CB2">
          <w:rPr>
            <w:rFonts w:ascii="Arial" w:eastAsia="Arial" w:hAnsi="Arial" w:cs="Arial"/>
            <w:sz w:val="18"/>
            <w:szCs w:val="18"/>
          </w:rPr>
          <w:t xml:space="preserve"> practice team members,</w:t>
        </w:r>
        <w:r w:rsidRPr="47206CB2">
          <w:rPr>
            <w:rFonts w:ascii="Arial" w:eastAsia="Arial" w:hAnsi="Arial" w:cs="Arial"/>
            <w:sz w:val="18"/>
            <w:szCs w:val="18"/>
          </w:rPr>
          <w:t xml:space="preserve"> patients or patient medical information, unless such information is essential for me to properly and efficiently perform my duties. I </w:t>
        </w:r>
        <w:r w:rsidR="1DC969A7" w:rsidRPr="47206CB2">
          <w:rPr>
            <w:rFonts w:ascii="Arial" w:eastAsia="Arial" w:hAnsi="Arial" w:cs="Arial"/>
            <w:sz w:val="18"/>
            <w:szCs w:val="18"/>
          </w:rPr>
          <w:t>understand that I am obliged that when discussing confidential information within the practice, I do so in a manner that does not inadvertently lead to inappro</w:t>
        </w:r>
        <w:r w:rsidR="5BA9630A" w:rsidRPr="47206CB2">
          <w:rPr>
            <w:rFonts w:ascii="Arial" w:eastAsia="Arial" w:hAnsi="Arial" w:cs="Arial"/>
            <w:sz w:val="18"/>
            <w:szCs w:val="18"/>
          </w:rPr>
          <w:t xml:space="preserve">priate </w:t>
        </w:r>
        <w:r w:rsidR="1DC969A7" w:rsidRPr="47206CB2">
          <w:rPr>
            <w:rFonts w:ascii="Arial" w:eastAsia="Arial" w:hAnsi="Arial" w:cs="Arial"/>
            <w:sz w:val="18"/>
            <w:szCs w:val="18"/>
          </w:rPr>
          <w:t xml:space="preserve">disclose. </w:t>
        </w:r>
        <w:r w:rsidRPr="47206CB2">
          <w:rPr>
            <w:rFonts w:ascii="Arial" w:eastAsia="Arial" w:hAnsi="Arial" w:cs="Arial"/>
            <w:sz w:val="18"/>
            <w:szCs w:val="18"/>
          </w:rPr>
          <w:t>I understand that any breach of this trust will render me liable to disciplinary action, termination and/or civil proceedings.</w:t>
        </w:r>
      </w:ins>
    </w:p>
    <w:p w14:paraId="7ACCE77D" w14:textId="77777777" w:rsidR="00D45484" w:rsidRPr="00364DC0" w:rsidRDefault="00D45484" w:rsidP="00D45484">
      <w:pPr>
        <w:spacing w:before="4" w:after="0" w:line="110" w:lineRule="exact"/>
        <w:rPr>
          <w:ins w:id="17" w:author="Pip Walter" w:date="2026-09-25T20:09:00Z" w16du:dateUtc="2026-09-26T00:09:00Z"/>
          <w:rFonts w:ascii="Arial" w:eastAsia="Arial" w:hAnsi="Arial" w:cs="Arial"/>
          <w:sz w:val="18"/>
          <w:szCs w:val="18"/>
        </w:rPr>
      </w:pPr>
    </w:p>
    <w:p w14:paraId="21D99468" w14:textId="77777777" w:rsidR="00D45484" w:rsidRPr="00364DC0" w:rsidRDefault="00D45484" w:rsidP="00D45484">
      <w:pPr>
        <w:spacing w:after="0" w:line="281" w:lineRule="auto"/>
        <w:ind w:right="803"/>
        <w:rPr>
          <w:ins w:id="18" w:author="Pip Walter" w:date="2026-09-25T20:09:00Z" w16du:dateUtc="2026-09-26T00:09:00Z"/>
          <w:rFonts w:ascii="Arial" w:eastAsia="Arial" w:hAnsi="Arial" w:cs="Arial"/>
          <w:sz w:val="18"/>
          <w:szCs w:val="18"/>
        </w:rPr>
      </w:pPr>
      <w:ins w:id="19" w:author="Pip Walter" w:date="2026-09-25T20:09:00Z" w16du:dateUtc="2026-09-26T00:09:00Z">
        <w:r w:rsidRPr="00364DC0">
          <w:rPr>
            <w:rFonts w:ascii="Arial" w:eastAsia="Arial" w:hAnsi="Arial" w:cs="Arial"/>
            <w:sz w:val="18"/>
            <w:szCs w:val="18"/>
          </w:rPr>
          <w:t>I further undertake to inform my supervisor immediately if I become aware of any breach of privacy or security relating to the information I access in the course of my duties.</w:t>
        </w:r>
      </w:ins>
    </w:p>
    <w:p w14:paraId="331F2622" w14:textId="77777777" w:rsidR="00D45484" w:rsidRPr="00364DC0" w:rsidRDefault="00D45484" w:rsidP="00D45484">
      <w:pPr>
        <w:spacing w:before="4" w:after="0" w:line="110" w:lineRule="exact"/>
        <w:rPr>
          <w:ins w:id="20" w:author="Pip Walter" w:date="2026-09-25T20:09:00Z" w16du:dateUtc="2026-09-26T00:09:00Z"/>
          <w:rFonts w:ascii="Arial" w:eastAsia="Arial" w:hAnsi="Arial" w:cs="Arial"/>
          <w:sz w:val="18"/>
          <w:szCs w:val="18"/>
        </w:rPr>
      </w:pPr>
    </w:p>
    <w:p w14:paraId="178F0366" w14:textId="77777777" w:rsidR="00D45484" w:rsidRPr="00364DC0" w:rsidRDefault="00D45484" w:rsidP="00D45484">
      <w:pPr>
        <w:spacing w:before="4" w:after="0" w:line="110" w:lineRule="exact"/>
        <w:rPr>
          <w:ins w:id="21" w:author="Pip Walter" w:date="2026-09-25T20:09:00Z" w16du:dateUtc="2026-09-26T00:09:00Z"/>
          <w:rFonts w:ascii="Arial" w:eastAsia="Arial" w:hAnsi="Arial" w:cs="Arial"/>
          <w:sz w:val="18"/>
          <w:szCs w:val="18"/>
        </w:rPr>
      </w:pPr>
    </w:p>
    <w:p w14:paraId="64821135" w14:textId="7321E0E3" w:rsidR="00D45484" w:rsidRPr="00364DC0" w:rsidRDefault="00D45484" w:rsidP="00D45484">
      <w:pPr>
        <w:spacing w:after="0" w:line="281" w:lineRule="auto"/>
        <w:ind w:right="686"/>
        <w:rPr>
          <w:ins w:id="22" w:author="Pip Walter" w:date="2026-09-25T20:09:00Z" w16du:dateUtc="2026-09-26T00:09:00Z"/>
          <w:rFonts w:ascii="Arial" w:eastAsia="Arial" w:hAnsi="Arial" w:cs="Arial"/>
          <w:sz w:val="18"/>
          <w:szCs w:val="18"/>
        </w:rPr>
      </w:pPr>
      <w:ins w:id="23" w:author="Pip Walter" w:date="2026-09-25T20:09:00Z" w16du:dateUtc="2026-09-26T00:09:00Z">
        <w:r w:rsidRPr="47206CB2">
          <w:rPr>
            <w:rFonts w:ascii="Arial" w:eastAsia="Arial" w:hAnsi="Arial" w:cs="Arial"/>
            <w:sz w:val="18"/>
            <w:szCs w:val="18"/>
          </w:rPr>
          <w:t xml:space="preserve">All confidential records, documents and other papers together with any copies or extracts thereof in my possession will be returned to the practice </w:t>
        </w:r>
        <w:r w:rsidR="44423C8F" w:rsidRPr="47206CB2">
          <w:rPr>
            <w:rFonts w:ascii="Arial" w:eastAsia="Arial" w:hAnsi="Arial" w:cs="Arial"/>
            <w:sz w:val="18"/>
            <w:szCs w:val="18"/>
          </w:rPr>
          <w:t xml:space="preserve">on completion of </w:t>
        </w:r>
        <w:r w:rsidR="00B02A43" w:rsidRPr="47206CB2">
          <w:rPr>
            <w:rFonts w:ascii="Arial" w:eastAsia="Arial" w:hAnsi="Arial" w:cs="Arial"/>
            <w:sz w:val="18"/>
            <w:szCs w:val="18"/>
          </w:rPr>
          <w:t>employment / contract / engagement</w:t>
        </w:r>
        <w:r w:rsidRPr="47206CB2">
          <w:rPr>
            <w:rFonts w:ascii="Arial" w:eastAsia="Arial" w:hAnsi="Arial" w:cs="Arial"/>
            <w:sz w:val="18"/>
            <w:szCs w:val="18"/>
          </w:rPr>
          <w:t xml:space="preserve"> with the practice.</w:t>
        </w:r>
      </w:ins>
    </w:p>
    <w:p w14:paraId="6CDAFE16" w14:textId="77777777" w:rsidR="00D45484" w:rsidRPr="00364DC0" w:rsidRDefault="00D45484" w:rsidP="00D45484">
      <w:pPr>
        <w:spacing w:after="0" w:line="200" w:lineRule="exact"/>
        <w:rPr>
          <w:ins w:id="24" w:author="Pip Walter" w:date="2026-09-25T20:09:00Z" w16du:dateUtc="2026-09-26T00:09:00Z"/>
          <w:rFonts w:ascii="Arial" w:hAnsi="Arial" w:cs="Arial"/>
          <w:sz w:val="18"/>
          <w:szCs w:val="18"/>
        </w:rPr>
      </w:pPr>
    </w:p>
    <w:p w14:paraId="2852780C" w14:textId="77777777" w:rsidR="00D45484" w:rsidRPr="00364DC0" w:rsidRDefault="00D45484" w:rsidP="00D45484">
      <w:pPr>
        <w:spacing w:before="4" w:after="0" w:line="280" w:lineRule="exact"/>
        <w:rPr>
          <w:ins w:id="25" w:author="Pip Walter" w:date="2026-09-25T20:09:00Z" w16du:dateUtc="2026-09-26T00:09:00Z"/>
          <w:rFonts w:ascii="Arial" w:hAnsi="Arial" w:cs="Arial"/>
          <w:sz w:val="18"/>
          <w:szCs w:val="18"/>
        </w:rPr>
      </w:pPr>
    </w:p>
    <w:p w14:paraId="0579FF4D" w14:textId="3056599A" w:rsidR="00B02A43" w:rsidRPr="00B02A43" w:rsidRDefault="00B02A43" w:rsidP="00D45484">
      <w:pPr>
        <w:tabs>
          <w:tab w:val="left" w:pos="5060"/>
        </w:tabs>
        <w:spacing w:after="0" w:line="240" w:lineRule="auto"/>
        <w:ind w:right="-20"/>
        <w:rPr>
          <w:ins w:id="26" w:author="Pip Walter" w:date="2026-09-25T20:09:00Z" w16du:dateUtc="2026-09-26T00:09:00Z"/>
          <w:rFonts w:ascii="Arial" w:eastAsia="Arial" w:hAnsi="Arial" w:cs="Arial"/>
          <w:b/>
          <w:bCs/>
          <w:sz w:val="18"/>
          <w:szCs w:val="18"/>
        </w:rPr>
      </w:pPr>
      <w:ins w:id="27" w:author="Pip Walter" w:date="2026-09-25T20:09:00Z" w16du:dateUtc="2026-09-26T00:09:00Z">
        <w:r w:rsidRPr="00B02A43">
          <w:rPr>
            <w:rFonts w:ascii="Arial" w:eastAsia="Arial" w:hAnsi="Arial" w:cs="Arial"/>
            <w:b/>
            <w:bCs/>
            <w:sz w:val="18"/>
            <w:szCs w:val="18"/>
          </w:rPr>
          <w:t>Name of person making the declaration:</w:t>
        </w:r>
      </w:ins>
    </w:p>
    <w:p w14:paraId="77389492" w14:textId="77777777" w:rsidR="00B02A43" w:rsidRPr="00B02A43" w:rsidRDefault="00B02A43" w:rsidP="00D45484">
      <w:pPr>
        <w:tabs>
          <w:tab w:val="left" w:pos="5060"/>
        </w:tabs>
        <w:spacing w:after="0" w:line="240" w:lineRule="auto"/>
        <w:ind w:right="-20"/>
        <w:rPr>
          <w:ins w:id="28" w:author="Pip Walter" w:date="2026-09-25T20:09:00Z" w16du:dateUtc="2026-09-26T00:09:00Z"/>
          <w:rFonts w:ascii="Arial" w:eastAsia="Arial" w:hAnsi="Arial" w:cs="Arial"/>
          <w:b/>
          <w:bCs/>
          <w:sz w:val="18"/>
          <w:szCs w:val="18"/>
        </w:rPr>
      </w:pPr>
    </w:p>
    <w:p w14:paraId="456BE99C" w14:textId="5CAA3C90" w:rsidR="00143395" w:rsidRPr="00143395" w:rsidRDefault="00143395" w:rsidP="009E2D11">
      <w:pPr>
        <w:rPr>
          <w:del w:id="29" w:author="Pip Walter" w:date="2026-09-25T20:09:00Z" w16du:dateUtc="2026-09-26T00:09:00Z"/>
          <w:lang w:val="en-US"/>
        </w:rPr>
      </w:pPr>
      <w:del w:id="30" w:author="Pip Walter" w:date="2026-09-25T20:09:00Z" w16du:dateUtc="2026-09-26T00:09:00Z">
        <w:r w:rsidRPr="00143395">
          <w:rPr>
            <w:lang w:val="en-US"/>
          </w:rPr>
          <w:fldChar w:fldCharType="begin"/>
        </w:r>
        <w:r w:rsidRPr="00143395">
          <w:rPr>
            <w:lang w:val="en-US"/>
          </w:rPr>
          <w:delInstrText xml:space="preserve"> DATE \@ "d MMMM yyyy" </w:delInstrText>
        </w:r>
        <w:r w:rsidRPr="00143395">
          <w:rPr>
            <w:lang w:val="en-US"/>
          </w:rPr>
          <w:fldChar w:fldCharType="separate"/>
        </w:r>
        <w:r w:rsidR="00F63999">
          <w:rPr>
            <w:noProof/>
            <w:lang w:val="en-US"/>
          </w:rPr>
          <w:delText>25 September 2026</w:delText>
        </w:r>
        <w:r w:rsidRPr="00143395">
          <w:rPr>
            <w:lang w:val="en-US"/>
          </w:rPr>
          <w:fldChar w:fldCharType="end"/>
        </w:r>
      </w:del>
    </w:p>
    <w:p w14:paraId="6FC0E93F" w14:textId="610CDC4A" w:rsidR="009E2D11" w:rsidRPr="00890044" w:rsidRDefault="00890044" w:rsidP="009E2D11">
      <w:pPr>
        <w:rPr>
          <w:del w:id="31" w:author="Pip Walter" w:date="2026-09-25T20:09:00Z" w16du:dateUtc="2026-09-26T00:09:00Z"/>
          <w:highlight w:val="yellow"/>
          <w:lang w:val="en-US"/>
        </w:rPr>
      </w:pPr>
      <w:del w:id="32" w:author="Pip Walter" w:date="2026-09-25T20:09:00Z" w16du:dateUtc="2026-09-26T00:09:00Z">
        <w:r w:rsidRPr="00890044">
          <w:rPr>
            <w:highlight w:val="yellow"/>
            <w:lang w:val="en-US"/>
          </w:rPr>
          <w:delText>Client Address</w:delText>
        </w:r>
      </w:del>
    </w:p>
    <w:p w14:paraId="5B9C0389" w14:textId="2BDBCE67" w:rsidR="009E2D11" w:rsidRPr="00890044" w:rsidRDefault="00890044">
      <w:pPr>
        <w:rPr>
          <w:del w:id="33" w:author="Pip Walter" w:date="2026-09-25T20:09:00Z" w16du:dateUtc="2026-09-26T00:09:00Z"/>
          <w:highlight w:val="yellow"/>
          <w:lang w:val="en-US"/>
        </w:rPr>
      </w:pPr>
      <w:del w:id="34" w:author="Pip Walter" w:date="2026-09-25T20:09:00Z" w16du:dateUtc="2026-09-26T00:09:00Z">
        <w:r w:rsidRPr="00890044">
          <w:rPr>
            <w:highlight w:val="yellow"/>
            <w:lang w:val="en-US"/>
          </w:rPr>
          <w:softHyphen/>
        </w:r>
        <w:r w:rsidRPr="00890044">
          <w:rPr>
            <w:highlight w:val="yellow"/>
            <w:lang w:val="en-US"/>
          </w:rPr>
          <w:softHyphen/>
        </w:r>
        <w:r w:rsidRPr="00890044">
          <w:rPr>
            <w:highlight w:val="yellow"/>
            <w:lang w:val="en-US"/>
          </w:rPr>
          <w:softHyphen/>
        </w:r>
        <w:r w:rsidRPr="00890044">
          <w:rPr>
            <w:highlight w:val="yellow"/>
            <w:lang w:val="en-US"/>
          </w:rPr>
          <w:softHyphen/>
          <w:delText>_______</w:delText>
        </w:r>
      </w:del>
    </w:p>
    <w:p w14:paraId="2A8A1286" w14:textId="4D5F8333" w:rsidR="00890044" w:rsidRDefault="00890044">
      <w:pPr>
        <w:rPr>
          <w:del w:id="35" w:author="Pip Walter" w:date="2026-09-25T20:09:00Z" w16du:dateUtc="2026-09-26T00:09:00Z"/>
          <w:lang w:val="en-US"/>
        </w:rPr>
      </w:pPr>
      <w:del w:id="36" w:author="Pip Walter" w:date="2026-09-25T20:09:00Z" w16du:dateUtc="2026-09-26T00:09:00Z">
        <w:r w:rsidRPr="00890044">
          <w:rPr>
            <w:highlight w:val="yellow"/>
            <w:lang w:val="en-US"/>
          </w:rPr>
          <w:delText>_______</w:delText>
        </w:r>
      </w:del>
    </w:p>
    <w:p w14:paraId="3B571234" w14:textId="77777777" w:rsidR="00890044" w:rsidRDefault="00890044">
      <w:pPr>
        <w:rPr>
          <w:del w:id="37" w:author="Pip Walter" w:date="2026-09-25T20:09:00Z" w16du:dateUtc="2026-09-26T00:09:00Z"/>
          <w:lang w:val="en-US"/>
        </w:rPr>
      </w:pPr>
    </w:p>
    <w:p w14:paraId="6A2A6387" w14:textId="0DF55A23" w:rsidR="005D2220" w:rsidRDefault="005D2220">
      <w:pPr>
        <w:rPr>
          <w:del w:id="38" w:author="Pip Walter" w:date="2026-09-25T20:09:00Z" w16du:dateUtc="2026-09-26T00:09:00Z"/>
          <w:lang w:val="en-US"/>
        </w:rPr>
      </w:pPr>
      <w:del w:id="39" w:author="Pip Walter" w:date="2026-09-25T20:09:00Z" w16du:dateUtc="2026-09-26T00:09:00Z">
        <w:r>
          <w:rPr>
            <w:lang w:val="en-US"/>
          </w:rPr>
          <w:delText>Dear Sirs, Ms.</w:delText>
        </w:r>
      </w:del>
    </w:p>
    <w:p w14:paraId="2FEAA951" w14:textId="1CA8A8CB" w:rsidR="005D2220" w:rsidRDefault="005D2220">
      <w:pPr>
        <w:rPr>
          <w:del w:id="40" w:author="Pip Walter" w:date="2026-09-25T20:09:00Z" w16du:dateUtc="2026-09-26T00:09:00Z"/>
          <w:lang w:val="en-US"/>
        </w:rPr>
      </w:pPr>
      <w:del w:id="41" w:author="Pip Walter" w:date="2026-09-25T20:09:00Z" w16du:dateUtc="2026-09-26T00:09:00Z">
        <w:r>
          <w:rPr>
            <w:lang w:val="en-US"/>
          </w:rPr>
          <w:tab/>
        </w:r>
      </w:del>
    </w:p>
    <w:p w14:paraId="51893399" w14:textId="2CC941A7" w:rsidR="00890044" w:rsidRDefault="003F4CC3" w:rsidP="003F4CC3">
      <w:pPr>
        <w:jc w:val="both"/>
        <w:rPr>
          <w:del w:id="42" w:author="Pip Walter" w:date="2026-09-25T20:09:00Z" w16du:dateUtc="2026-09-26T00:09:00Z"/>
          <w:lang w:val="en-US"/>
        </w:rPr>
      </w:pPr>
      <w:del w:id="43" w:author="Pip Walter" w:date="2026-09-25T20:09:00Z" w16du:dateUtc="2026-09-26T00:09:00Z">
        <w:r w:rsidRPr="003F4CC3">
          <w:delText xml:space="preserve">We, </w:delText>
        </w:r>
        <w:r w:rsidRPr="003F4CC3">
          <w:rPr>
            <w:b/>
            <w:bCs/>
            <w:highlight w:val="yellow"/>
          </w:rPr>
          <w:delText>CLIENT COMPANY NAME</w:delText>
        </w:r>
        <w:r w:rsidRPr="003F4CC3">
          <w:delText xml:space="preserve">, hereby authorize </w:delText>
        </w:r>
        <w:r w:rsidRPr="003F4CC3">
          <w:rPr>
            <w:b/>
            <w:bCs/>
          </w:rPr>
          <w:delText>8x8 International Pte Ltd</w:delText>
        </w:r>
        <w:r w:rsidRPr="003F4CC3">
          <w:delText xml:space="preserve"> to register our following brand names for Taiwan on our behalf</w:delText>
        </w:r>
        <w:r w:rsidR="00890044">
          <w:rPr>
            <w:lang w:val="en-US"/>
          </w:rPr>
          <w:delText>:</w:delText>
        </w:r>
      </w:del>
    </w:p>
    <w:tbl>
      <w:tblPr>
        <w:tblStyle w:val="TableGrid"/>
        <w:tblW w:w="0" w:type="auto"/>
        <w:tblLook w:val="04A0" w:firstRow="1" w:lastRow="0" w:firstColumn="1" w:lastColumn="0" w:noHBand="0" w:noVBand="1"/>
      </w:tblPr>
      <w:tblGrid>
        <w:gridCol w:w="538"/>
        <w:gridCol w:w="7917"/>
      </w:tblGrid>
      <w:tr w:rsidR="003F4CC3" w14:paraId="740E2FDA" w14:textId="77777777" w:rsidTr="003F4CC3">
        <w:trPr>
          <w:del w:id="44" w:author="Pip Walter" w:date="2026-09-25T20:09:00Z" w16du:dateUtc="2026-09-26T00:09:00Z"/>
        </w:trPr>
        <w:tc>
          <w:tcPr>
            <w:tcW w:w="538" w:type="dxa"/>
          </w:tcPr>
          <w:p w14:paraId="7B2B3DC6" w14:textId="0E2D3548" w:rsidR="003F4CC3" w:rsidRPr="005D2220" w:rsidRDefault="003F4CC3" w:rsidP="00890044">
            <w:pPr>
              <w:jc w:val="both"/>
              <w:rPr>
                <w:del w:id="45" w:author="Pip Walter" w:date="2026-09-25T20:09:00Z" w16du:dateUtc="2026-09-26T00:09:00Z"/>
                <w:b/>
                <w:bCs/>
                <w:lang w:val="en-US"/>
              </w:rPr>
            </w:pPr>
            <w:del w:id="46" w:author="Pip Walter" w:date="2026-09-25T20:09:00Z" w16du:dateUtc="2026-09-26T00:09:00Z">
              <w:r w:rsidRPr="005D2220">
                <w:rPr>
                  <w:b/>
                  <w:bCs/>
                  <w:lang w:val="en-US"/>
                </w:rPr>
                <w:delText>No.</w:delText>
              </w:r>
            </w:del>
          </w:p>
        </w:tc>
        <w:tc>
          <w:tcPr>
            <w:tcW w:w="7917" w:type="dxa"/>
          </w:tcPr>
          <w:p w14:paraId="44EDE1DF" w14:textId="0F195D55" w:rsidR="003F4CC3" w:rsidRPr="005D2220" w:rsidRDefault="00766385" w:rsidP="00890044">
            <w:pPr>
              <w:jc w:val="both"/>
              <w:rPr>
                <w:del w:id="47" w:author="Pip Walter" w:date="2026-09-25T20:09:00Z" w16du:dateUtc="2026-09-26T00:09:00Z"/>
                <w:b/>
                <w:bCs/>
                <w:lang w:val="en-US"/>
              </w:rPr>
            </w:pPr>
            <w:del w:id="48" w:author="Pip Walter" w:date="2026-09-25T20:09:00Z" w16du:dateUtc="2026-09-26T00:09:00Z">
              <w:r>
                <w:rPr>
                  <w:b/>
                  <w:bCs/>
                  <w:lang w:val="en-US"/>
                </w:rPr>
                <w:delText>Brand name</w:delText>
              </w:r>
            </w:del>
          </w:p>
        </w:tc>
      </w:tr>
      <w:tr w:rsidR="003F4CC3" w14:paraId="6956BF9E" w14:textId="77777777" w:rsidTr="003F4CC3">
        <w:trPr>
          <w:del w:id="49" w:author="Pip Walter" w:date="2026-09-25T20:09:00Z" w16du:dateUtc="2026-09-26T00:09:00Z"/>
        </w:trPr>
        <w:tc>
          <w:tcPr>
            <w:tcW w:w="538" w:type="dxa"/>
          </w:tcPr>
          <w:p w14:paraId="5F4EA1A0" w14:textId="0CCA9752" w:rsidR="003F4CC3" w:rsidRDefault="003F4CC3" w:rsidP="00C25F58">
            <w:pPr>
              <w:jc w:val="center"/>
              <w:rPr>
                <w:del w:id="50" w:author="Pip Walter" w:date="2026-09-25T20:09:00Z" w16du:dateUtc="2026-09-26T00:09:00Z"/>
                <w:lang w:val="en-US"/>
              </w:rPr>
            </w:pPr>
            <w:del w:id="51" w:author="Pip Walter" w:date="2026-09-25T20:09:00Z" w16du:dateUtc="2026-09-26T00:09:00Z">
              <w:r>
                <w:rPr>
                  <w:lang w:val="en-US"/>
                </w:rPr>
                <w:delText>1</w:delText>
              </w:r>
            </w:del>
          </w:p>
        </w:tc>
        <w:tc>
          <w:tcPr>
            <w:tcW w:w="7917" w:type="dxa"/>
          </w:tcPr>
          <w:p w14:paraId="669B5276" w14:textId="3F4C533B" w:rsidR="003F4CC3" w:rsidRDefault="003F4CC3" w:rsidP="00890044">
            <w:pPr>
              <w:jc w:val="both"/>
              <w:rPr>
                <w:del w:id="52" w:author="Pip Walter" w:date="2026-09-25T20:09:00Z" w16du:dateUtc="2026-09-26T00:09:00Z"/>
                <w:lang w:val="en-US"/>
              </w:rPr>
            </w:pPr>
          </w:p>
        </w:tc>
      </w:tr>
      <w:tr w:rsidR="003F4CC3" w14:paraId="6804F3A8" w14:textId="77777777" w:rsidTr="003F4CC3">
        <w:trPr>
          <w:del w:id="53" w:author="Pip Walter" w:date="2026-09-25T20:09:00Z" w16du:dateUtc="2026-09-26T00:09:00Z"/>
        </w:trPr>
        <w:tc>
          <w:tcPr>
            <w:tcW w:w="538" w:type="dxa"/>
          </w:tcPr>
          <w:p w14:paraId="40020C8E" w14:textId="531BDF15" w:rsidR="003F4CC3" w:rsidRDefault="003F4CC3" w:rsidP="00C25F58">
            <w:pPr>
              <w:jc w:val="center"/>
              <w:rPr>
                <w:del w:id="54" w:author="Pip Walter" w:date="2026-09-25T20:09:00Z" w16du:dateUtc="2026-09-26T00:09:00Z"/>
                <w:lang w:val="en-US"/>
              </w:rPr>
            </w:pPr>
            <w:del w:id="55" w:author="Pip Walter" w:date="2026-09-25T20:09:00Z" w16du:dateUtc="2026-09-26T00:09:00Z">
              <w:r>
                <w:rPr>
                  <w:lang w:val="en-US"/>
                </w:rPr>
                <w:delText>2</w:delText>
              </w:r>
            </w:del>
          </w:p>
        </w:tc>
        <w:tc>
          <w:tcPr>
            <w:tcW w:w="7917" w:type="dxa"/>
          </w:tcPr>
          <w:p w14:paraId="29A87C9A" w14:textId="314A9513" w:rsidR="003F4CC3" w:rsidRDefault="003F4CC3" w:rsidP="00890044">
            <w:pPr>
              <w:jc w:val="both"/>
              <w:rPr>
                <w:del w:id="56" w:author="Pip Walter" w:date="2026-09-25T20:09:00Z" w16du:dateUtc="2026-09-26T00:09:00Z"/>
                <w:lang w:val="en-US"/>
              </w:rPr>
            </w:pPr>
          </w:p>
        </w:tc>
      </w:tr>
      <w:tr w:rsidR="003F4CC3" w14:paraId="5EEC9631" w14:textId="77777777" w:rsidTr="003F4CC3">
        <w:trPr>
          <w:del w:id="57" w:author="Pip Walter" w:date="2026-09-25T20:09:00Z" w16du:dateUtc="2026-09-26T00:09:00Z"/>
        </w:trPr>
        <w:tc>
          <w:tcPr>
            <w:tcW w:w="538" w:type="dxa"/>
          </w:tcPr>
          <w:p w14:paraId="21046480" w14:textId="6F4A0E9B" w:rsidR="003F4CC3" w:rsidRDefault="003F4CC3" w:rsidP="00C25F58">
            <w:pPr>
              <w:jc w:val="center"/>
              <w:rPr>
                <w:del w:id="58" w:author="Pip Walter" w:date="2026-09-25T20:09:00Z" w16du:dateUtc="2026-09-26T00:09:00Z"/>
                <w:lang w:val="en-US"/>
              </w:rPr>
            </w:pPr>
            <w:del w:id="59" w:author="Pip Walter" w:date="2026-09-25T20:09:00Z" w16du:dateUtc="2026-09-26T00:09:00Z">
              <w:r>
                <w:rPr>
                  <w:lang w:val="en-US"/>
                </w:rPr>
                <w:delText>3</w:delText>
              </w:r>
            </w:del>
          </w:p>
        </w:tc>
        <w:tc>
          <w:tcPr>
            <w:tcW w:w="7917" w:type="dxa"/>
          </w:tcPr>
          <w:p w14:paraId="40904EA1" w14:textId="39E5CD40" w:rsidR="003F4CC3" w:rsidRDefault="003F4CC3" w:rsidP="00890044">
            <w:pPr>
              <w:jc w:val="both"/>
              <w:rPr>
                <w:del w:id="60" w:author="Pip Walter" w:date="2026-09-25T20:09:00Z" w16du:dateUtc="2026-09-26T00:09:00Z"/>
                <w:lang w:val="en-US"/>
              </w:rPr>
            </w:pPr>
          </w:p>
        </w:tc>
      </w:tr>
    </w:tbl>
    <w:p w14:paraId="7D47EF28" w14:textId="77777777" w:rsidR="003F4CC3" w:rsidRDefault="003F4CC3">
      <w:pPr>
        <w:rPr>
          <w:del w:id="61" w:author="Pip Walter" w:date="2026-09-25T20:09:00Z" w16du:dateUtc="2026-09-26T00:09:00Z"/>
        </w:rPr>
      </w:pPr>
    </w:p>
    <w:p w14:paraId="45A4004C" w14:textId="321CA99F" w:rsidR="006071C5" w:rsidRDefault="00890044">
      <w:pPr>
        <w:rPr>
          <w:del w:id="62" w:author="Pip Walter" w:date="2026-09-25T20:09:00Z" w16du:dateUtc="2026-09-26T00:09:00Z"/>
          <w:lang w:val="en-US"/>
        </w:rPr>
      </w:pPr>
      <w:del w:id="63" w:author="Pip Walter" w:date="2026-09-25T20:09:00Z" w16du:dateUtc="2026-09-26T00:09:00Z">
        <w:r w:rsidRPr="00890044">
          <w:delText xml:space="preserve">Absolutely no spam related activities thru SMS will be part of our communication plan. </w:delText>
        </w:r>
        <w:r w:rsidR="003F4CC3" w:rsidRPr="003F4CC3">
          <w:rPr>
            <w:b/>
            <w:bCs/>
            <w:highlight w:val="yellow"/>
          </w:rPr>
          <w:delText>CLIENT COMPANY NAME</w:delText>
        </w:r>
        <w:r w:rsidR="00A343C4" w:rsidRPr="00A343C4">
          <w:rPr>
            <w:b/>
            <w:bCs/>
            <w:highlight w:val="yellow"/>
          </w:rPr>
          <w:delText>,</w:delText>
        </w:r>
        <w:r w:rsidR="00DE60D4">
          <w:rPr>
            <w:b/>
            <w:bCs/>
          </w:rPr>
          <w:delText xml:space="preserve"> </w:delText>
        </w:r>
        <w:r w:rsidRPr="00890044">
          <w:delText xml:space="preserve">pledges not to send spam, fake or any messages considered unlawful, fraudulent, </w:delText>
        </w:r>
        <w:r w:rsidRPr="00890044">
          <w:lastRenderedPageBreak/>
          <w:delText xml:space="preserve">inappropriate or anything outside of the intended purposes, and will take a full responsibility for any legal consequences or liabilities arising from the messages contained in these </w:delText>
        </w:r>
        <w:r w:rsidR="00766385">
          <w:delText>brand names</w:delText>
        </w:r>
        <w:r w:rsidRPr="00890044">
          <w:delText>.</w:delText>
        </w:r>
      </w:del>
    </w:p>
    <w:p w14:paraId="4D8D58A6" w14:textId="77777777" w:rsidR="006071C5" w:rsidRDefault="006071C5">
      <w:pPr>
        <w:rPr>
          <w:del w:id="64" w:author="Pip Walter" w:date="2026-09-25T20:09:00Z" w16du:dateUtc="2026-09-26T00:09:00Z"/>
          <w:lang w:val="en-US"/>
        </w:rPr>
      </w:pPr>
    </w:p>
    <w:p w14:paraId="19E1B0AB" w14:textId="016443BF" w:rsidR="006071C5" w:rsidRDefault="006071C5">
      <w:pPr>
        <w:rPr>
          <w:del w:id="65" w:author="Pip Walter" w:date="2026-09-25T20:09:00Z" w16du:dateUtc="2026-09-26T00:09:00Z"/>
          <w:lang w:val="en-US"/>
        </w:rPr>
      </w:pPr>
      <w:del w:id="66" w:author="Pip Walter" w:date="2026-09-25T20:09:00Z" w16du:dateUtc="2026-09-26T00:09:00Z">
        <w:r>
          <w:rPr>
            <w:lang w:val="en-US"/>
          </w:rPr>
          <w:delText>Sincerely Yours</w:delText>
        </w:r>
        <w:r w:rsidR="00890044">
          <w:rPr>
            <w:lang w:val="en-US"/>
          </w:rPr>
          <w:delText>,</w:delText>
        </w:r>
      </w:del>
    </w:p>
    <w:p w14:paraId="6B28C35F" w14:textId="15DBF90B" w:rsidR="006071C5" w:rsidRDefault="006071C5">
      <w:pPr>
        <w:rPr>
          <w:del w:id="67" w:author="Pip Walter" w:date="2026-09-25T20:09:00Z" w16du:dateUtc="2026-09-26T00:09:00Z"/>
          <w:lang w:val="en-US"/>
        </w:rPr>
      </w:pPr>
    </w:p>
    <w:p w14:paraId="32EDEA32" w14:textId="51360F8C" w:rsidR="006071C5" w:rsidRPr="00B02A43" w:rsidRDefault="00C43416" w:rsidP="00D45484">
      <w:pPr>
        <w:tabs>
          <w:tab w:val="left" w:pos="5060"/>
        </w:tabs>
        <w:spacing w:after="0" w:line="240" w:lineRule="auto"/>
        <w:ind w:right="-20"/>
        <w:rPr>
          <w:rFonts w:ascii="Arial" w:hAnsi="Arial"/>
          <w:b/>
          <w:sz w:val="18"/>
          <w:rPrChange w:id="68" w:author="Pip Walter" w:date="2026-09-25T20:09:00Z" w16du:dateUtc="2026-09-26T00:09:00Z">
            <w:rPr>
              <w:b/>
              <w:bCs/>
              <w:lang w:val="en-US"/>
            </w:rPr>
          </w:rPrChange>
        </w:rPr>
        <w:pPrChange w:id="69" w:author="Pip Walter" w:date="2026-09-25T20:09:00Z" w16du:dateUtc="2026-09-26T00:09:00Z">
          <w:pPr/>
        </w:pPrChange>
      </w:pPr>
      <w:del w:id="70" w:author="Pip Walter" w:date="2026-09-25T20:09:00Z" w16du:dateUtc="2026-09-26T00:09:00Z">
        <w:r w:rsidRPr="00C25F58">
          <w:rPr>
            <w:b/>
            <w:bCs/>
            <w:highlight w:val="yellow"/>
            <w:lang w:val="en-US"/>
          </w:rPr>
          <w:delText xml:space="preserve">[Insert Company Stamp and </w:delText>
        </w:r>
      </w:del>
      <w:r w:rsidRPr="00B02A43">
        <w:rPr>
          <w:rFonts w:ascii="Arial" w:hAnsi="Arial"/>
          <w:b/>
          <w:sz w:val="18"/>
          <w:rPrChange w:id="71" w:author="Pip Walter" w:date="2026-09-25T20:09:00Z" w16du:dateUtc="2026-09-26T00:09:00Z">
            <w:rPr>
              <w:b/>
              <w:bCs/>
              <w:highlight w:val="yellow"/>
              <w:lang w:val="en-US"/>
            </w:rPr>
          </w:rPrChange>
        </w:rPr>
        <w:t>Signature</w:t>
      </w:r>
      <w:ins w:id="72" w:author="Pip Walter" w:date="2026-09-25T20:09:00Z" w16du:dateUtc="2026-09-26T00:09:00Z">
        <w:r w:rsidR="00B02A43" w:rsidRPr="00B02A43">
          <w:rPr>
            <w:rFonts w:ascii="Arial" w:eastAsia="Arial" w:hAnsi="Arial" w:cs="Arial"/>
            <w:b/>
            <w:bCs/>
            <w:sz w:val="18"/>
            <w:szCs w:val="18"/>
          </w:rPr>
          <w:t xml:space="preserve"> of person making the declaration:</w:t>
        </w:r>
      </w:ins>
      <w:del w:id="73" w:author="Pip Walter" w:date="2026-09-25T20:09:00Z" w16du:dateUtc="2026-09-26T00:09:00Z">
        <w:r w:rsidRPr="00C25F58">
          <w:rPr>
            <w:b/>
            <w:bCs/>
            <w:highlight w:val="yellow"/>
            <w:lang w:val="en-US"/>
          </w:rPr>
          <w:delText>]</w:delText>
        </w:r>
        <w:r w:rsidRPr="00C43416">
          <w:rPr>
            <w:b/>
            <w:bCs/>
            <w:lang w:val="en-US"/>
          </w:rPr>
          <w:delText xml:space="preserve"> </w:delText>
        </w:r>
      </w:del>
    </w:p>
    <w:p w14:paraId="2F070A6D" w14:textId="77777777" w:rsidR="006071C5" w:rsidRPr="00B02A43" w:rsidRDefault="006071C5" w:rsidP="00D45484">
      <w:pPr>
        <w:tabs>
          <w:tab w:val="left" w:pos="5060"/>
        </w:tabs>
        <w:spacing w:after="0" w:line="240" w:lineRule="auto"/>
        <w:ind w:right="-20"/>
        <w:rPr>
          <w:rFonts w:ascii="Arial" w:hAnsi="Arial"/>
          <w:b/>
          <w:sz w:val="18"/>
          <w:rPrChange w:id="74" w:author="Pip Walter" w:date="2026-09-25T20:09:00Z" w16du:dateUtc="2026-09-26T00:09:00Z">
            <w:rPr>
              <w:lang w:val="en-US"/>
            </w:rPr>
          </w:rPrChange>
        </w:rPr>
        <w:pPrChange w:id="75" w:author="Pip Walter" w:date="2026-09-25T20:09:00Z" w16du:dateUtc="2026-09-26T00:09:00Z">
          <w:pPr/>
        </w:pPrChange>
      </w:pPr>
    </w:p>
    <w:p w14:paraId="729B77CF" w14:textId="188D33EF" w:rsidR="00B02A43" w:rsidRPr="00B02A43" w:rsidRDefault="00B02A43" w:rsidP="00D45484">
      <w:pPr>
        <w:tabs>
          <w:tab w:val="left" w:pos="5060"/>
        </w:tabs>
        <w:spacing w:after="0" w:line="240" w:lineRule="auto"/>
        <w:ind w:right="-20"/>
        <w:rPr>
          <w:ins w:id="76" w:author="Pip Walter" w:date="2026-09-25T20:09:00Z" w16du:dateUtc="2026-09-26T00:09:00Z"/>
          <w:rFonts w:ascii="Arial" w:eastAsia="Arial" w:hAnsi="Arial" w:cs="Arial"/>
          <w:b/>
          <w:bCs/>
          <w:sz w:val="18"/>
          <w:szCs w:val="18"/>
        </w:rPr>
      </w:pPr>
      <w:ins w:id="77" w:author="Pip Walter" w:date="2026-09-25T20:09:00Z" w16du:dateUtc="2026-09-26T00:09:00Z">
        <w:r w:rsidRPr="00B02A43">
          <w:rPr>
            <w:rFonts w:ascii="Arial" w:eastAsia="Arial" w:hAnsi="Arial" w:cs="Arial"/>
            <w:b/>
            <w:bCs/>
            <w:sz w:val="18"/>
            <w:szCs w:val="18"/>
          </w:rPr>
          <w:t>Date:</w:t>
        </w:r>
      </w:ins>
    </w:p>
    <w:p w14:paraId="08A966BD" w14:textId="77777777" w:rsidR="00B02A43" w:rsidRDefault="00B02A43" w:rsidP="00D45484">
      <w:pPr>
        <w:tabs>
          <w:tab w:val="left" w:pos="5060"/>
        </w:tabs>
        <w:spacing w:after="0" w:line="240" w:lineRule="auto"/>
        <w:ind w:right="-20"/>
        <w:rPr>
          <w:ins w:id="78" w:author="Pip Walter" w:date="2026-09-25T20:09:00Z" w16du:dateUtc="2026-09-26T00:09:00Z"/>
          <w:rFonts w:ascii="Arial" w:eastAsia="Arial" w:hAnsi="Arial" w:cs="Arial"/>
          <w:sz w:val="18"/>
          <w:szCs w:val="18"/>
        </w:rPr>
      </w:pPr>
    </w:p>
    <w:p w14:paraId="56BAA3BE" w14:textId="77777777" w:rsidR="00D45484" w:rsidRPr="00364DC0" w:rsidRDefault="00D45484" w:rsidP="00D45484">
      <w:pPr>
        <w:spacing w:after="0" w:line="200" w:lineRule="exact"/>
        <w:rPr>
          <w:ins w:id="79" w:author="Pip Walter" w:date="2026-09-25T20:09:00Z" w16du:dateUtc="2026-09-26T00:09:00Z"/>
          <w:rFonts w:ascii="Arial" w:hAnsi="Arial" w:cs="Arial"/>
          <w:sz w:val="18"/>
          <w:szCs w:val="18"/>
        </w:rPr>
      </w:pPr>
    </w:p>
    <w:p w14:paraId="51288BE3" w14:textId="77777777" w:rsidR="00D45484" w:rsidRPr="00364DC0" w:rsidRDefault="00D45484" w:rsidP="00D45484">
      <w:pPr>
        <w:spacing w:after="0" w:line="200" w:lineRule="exact"/>
        <w:rPr>
          <w:ins w:id="80" w:author="Pip Walter" w:date="2026-09-25T20:09:00Z" w16du:dateUtc="2026-09-26T00:09:00Z"/>
          <w:rFonts w:ascii="Arial" w:hAnsi="Arial" w:cs="Arial"/>
          <w:sz w:val="18"/>
          <w:szCs w:val="18"/>
        </w:rPr>
      </w:pPr>
    </w:p>
    <w:p w14:paraId="1B8B5178" w14:textId="77777777" w:rsidR="00D45484" w:rsidRPr="00364DC0" w:rsidRDefault="00D45484" w:rsidP="00D45484">
      <w:pPr>
        <w:spacing w:after="0" w:line="200" w:lineRule="exact"/>
        <w:rPr>
          <w:ins w:id="81" w:author="Pip Walter" w:date="2026-09-25T20:09:00Z" w16du:dateUtc="2026-09-26T00:09:00Z"/>
          <w:rFonts w:ascii="Arial" w:hAnsi="Arial" w:cs="Arial"/>
          <w:sz w:val="18"/>
          <w:szCs w:val="18"/>
        </w:rPr>
      </w:pPr>
    </w:p>
    <w:p w14:paraId="5A073875" w14:textId="620DC3DB" w:rsidR="006071C5" w:rsidRDefault="006071C5">
      <w:pPr>
        <w:rPr>
          <w:del w:id="82" w:author="Pip Walter" w:date="2026-09-25T20:09:00Z" w16du:dateUtc="2026-09-26T00:09:00Z"/>
          <w:lang w:val="en-US"/>
        </w:rPr>
      </w:pPr>
    </w:p>
    <w:p w14:paraId="451FA337" w14:textId="6CBD9BE3" w:rsidR="006071C5" w:rsidRDefault="00890044">
      <w:pPr>
        <w:rPr>
          <w:del w:id="83" w:author="Pip Walter" w:date="2026-09-25T20:09:00Z" w16du:dateUtc="2026-09-26T00:09:00Z"/>
          <w:lang w:val="en-US"/>
        </w:rPr>
      </w:pPr>
      <w:del w:id="84" w:author="Pip Walter" w:date="2026-09-25T20:09:00Z" w16du:dateUtc="2026-09-26T00:09:00Z">
        <w:r>
          <w:rPr>
            <w:lang w:val="en-US"/>
          </w:rPr>
          <w:delText>_______________________</w:delText>
        </w:r>
      </w:del>
    </w:p>
    <w:p w14:paraId="41123B51" w14:textId="461A7F4E" w:rsidR="00890044" w:rsidRPr="00C25F58" w:rsidRDefault="00C25F58">
      <w:pPr>
        <w:rPr>
          <w:del w:id="85" w:author="Pip Walter" w:date="2026-09-25T20:09:00Z" w16du:dateUtc="2026-09-26T00:09:00Z"/>
          <w:highlight w:val="yellow"/>
          <w:lang w:val="en-US"/>
        </w:rPr>
      </w:pPr>
      <w:del w:id="86" w:author="Pip Walter" w:date="2026-09-25T20:09:00Z" w16du:dateUtc="2026-09-26T00:09:00Z">
        <w:r w:rsidRPr="00C25F58">
          <w:rPr>
            <w:highlight w:val="yellow"/>
            <w:lang w:val="en-US"/>
          </w:rPr>
          <w:delText xml:space="preserve">Client </w:delText>
        </w:r>
        <w:r w:rsidR="00890044" w:rsidRPr="00C25F58">
          <w:rPr>
            <w:highlight w:val="yellow"/>
            <w:lang w:val="en-US"/>
          </w:rPr>
          <w:delText xml:space="preserve">Authorised </w:delText>
        </w:r>
        <w:r w:rsidRPr="00C25F58">
          <w:rPr>
            <w:highlight w:val="yellow"/>
            <w:lang w:val="en-US"/>
          </w:rPr>
          <w:delText>person</w:delText>
        </w:r>
      </w:del>
    </w:p>
    <w:p w14:paraId="0DCAC40B" w14:textId="77777777" w:rsidR="00C25F58" w:rsidRPr="00C25F58" w:rsidRDefault="00C25F58">
      <w:pPr>
        <w:rPr>
          <w:del w:id="87" w:author="Pip Walter" w:date="2026-09-25T20:09:00Z" w16du:dateUtc="2026-09-26T00:09:00Z"/>
          <w:highlight w:val="yellow"/>
          <w:lang w:val="en-US"/>
        </w:rPr>
      </w:pPr>
      <w:del w:id="88" w:author="Pip Walter" w:date="2026-09-25T20:09:00Z" w16du:dateUtc="2026-09-26T00:09:00Z">
        <w:r w:rsidRPr="00C25F58">
          <w:rPr>
            <w:highlight w:val="yellow"/>
            <w:lang w:val="en-US"/>
          </w:rPr>
          <w:delText>Client Authorised person position</w:delText>
        </w:r>
      </w:del>
    </w:p>
    <w:p w14:paraId="4AC11F71" w14:textId="3560E5A9" w:rsidR="00D45484" w:rsidRPr="00B02A43" w:rsidRDefault="00C25F58" w:rsidP="00D45484">
      <w:pPr>
        <w:spacing w:after="0" w:line="200" w:lineRule="exact"/>
        <w:rPr>
          <w:ins w:id="89" w:author="Pip Walter" w:date="2026-09-25T20:09:00Z" w16du:dateUtc="2026-09-26T00:09:00Z"/>
          <w:rFonts w:ascii="Arial" w:hAnsi="Arial" w:cs="Arial"/>
          <w:b/>
          <w:bCs/>
          <w:sz w:val="18"/>
          <w:szCs w:val="18"/>
        </w:rPr>
      </w:pPr>
      <w:del w:id="90" w:author="Pip Walter" w:date="2026-09-25T20:09:00Z" w16du:dateUtc="2026-09-26T00:09:00Z">
        <w:r w:rsidRPr="00C25F58">
          <w:rPr>
            <w:highlight w:val="yellow"/>
            <w:lang w:val="en-US"/>
          </w:rPr>
          <w:delText xml:space="preserve">Client Company </w:delText>
        </w:r>
      </w:del>
      <w:r w:rsidRPr="00B02A43">
        <w:rPr>
          <w:rFonts w:ascii="Arial" w:hAnsi="Arial"/>
          <w:b/>
          <w:sz w:val="18"/>
          <w:rPrChange w:id="91" w:author="Pip Walter" w:date="2026-09-25T20:09:00Z" w16du:dateUtc="2026-09-26T00:09:00Z">
            <w:rPr>
              <w:highlight w:val="yellow"/>
              <w:lang w:val="en-US"/>
            </w:rPr>
          </w:rPrChange>
        </w:rPr>
        <w:t>Name</w:t>
      </w:r>
      <w:ins w:id="92" w:author="Pip Walter" w:date="2026-09-25T20:09:00Z" w16du:dateUtc="2026-09-26T00:09:00Z">
        <w:r w:rsidR="00B02A43" w:rsidRPr="00B02A43">
          <w:rPr>
            <w:rFonts w:ascii="Arial" w:hAnsi="Arial" w:cs="Arial"/>
            <w:b/>
            <w:bCs/>
            <w:sz w:val="18"/>
            <w:szCs w:val="18"/>
          </w:rPr>
          <w:t xml:space="preserve"> of witness:</w:t>
        </w:r>
      </w:ins>
    </w:p>
    <w:p w14:paraId="0F4D86FD" w14:textId="77777777" w:rsidR="00B02A43" w:rsidRPr="00B02A43" w:rsidRDefault="00B02A43" w:rsidP="00D45484">
      <w:pPr>
        <w:spacing w:after="0" w:line="200" w:lineRule="exact"/>
        <w:rPr>
          <w:ins w:id="93" w:author="Pip Walter" w:date="2026-09-25T20:09:00Z" w16du:dateUtc="2026-09-26T00:09:00Z"/>
          <w:rFonts w:ascii="Arial" w:hAnsi="Arial" w:cs="Arial"/>
          <w:b/>
          <w:bCs/>
          <w:sz w:val="18"/>
          <w:szCs w:val="18"/>
        </w:rPr>
      </w:pPr>
    </w:p>
    <w:p w14:paraId="7D6B44E9" w14:textId="590AD300" w:rsidR="00B02A43" w:rsidRPr="00B02A43" w:rsidRDefault="00B02A43" w:rsidP="00D45484">
      <w:pPr>
        <w:spacing w:after="0" w:line="200" w:lineRule="exact"/>
        <w:rPr>
          <w:ins w:id="94" w:author="Pip Walter" w:date="2026-09-25T20:09:00Z" w16du:dateUtc="2026-09-26T00:09:00Z"/>
          <w:rFonts w:ascii="Arial" w:hAnsi="Arial" w:cs="Arial"/>
          <w:b/>
          <w:bCs/>
          <w:sz w:val="18"/>
          <w:szCs w:val="18"/>
        </w:rPr>
      </w:pPr>
      <w:ins w:id="95" w:author="Pip Walter" w:date="2026-09-25T20:09:00Z" w16du:dateUtc="2026-09-26T00:09:00Z">
        <w:r w:rsidRPr="00B02A43">
          <w:rPr>
            <w:rFonts w:ascii="Arial" w:hAnsi="Arial" w:cs="Arial"/>
            <w:b/>
            <w:bCs/>
            <w:sz w:val="18"/>
            <w:szCs w:val="18"/>
          </w:rPr>
          <w:t>Signature of witness:</w:t>
        </w:r>
      </w:ins>
    </w:p>
    <w:p w14:paraId="4BFC276E" w14:textId="77777777" w:rsidR="00B02A43" w:rsidRPr="00B02A43" w:rsidRDefault="00B02A43" w:rsidP="00D45484">
      <w:pPr>
        <w:spacing w:after="0" w:line="200" w:lineRule="exact"/>
        <w:rPr>
          <w:ins w:id="96" w:author="Pip Walter" w:date="2026-09-25T20:09:00Z" w16du:dateUtc="2026-09-26T00:09:00Z"/>
          <w:rFonts w:ascii="Arial" w:hAnsi="Arial" w:cs="Arial"/>
          <w:b/>
          <w:bCs/>
          <w:sz w:val="18"/>
          <w:szCs w:val="18"/>
        </w:rPr>
      </w:pPr>
    </w:p>
    <w:p w14:paraId="43D34413" w14:textId="7B4CCA5C" w:rsidR="00B02A43" w:rsidRPr="00B02A43" w:rsidRDefault="00B02A43" w:rsidP="00D45484">
      <w:pPr>
        <w:spacing w:after="0" w:line="200" w:lineRule="exact"/>
        <w:rPr>
          <w:ins w:id="97" w:author="Pip Walter" w:date="2026-09-25T20:09:00Z" w16du:dateUtc="2026-09-26T00:09:00Z"/>
          <w:rFonts w:ascii="Arial" w:hAnsi="Arial" w:cs="Arial"/>
          <w:b/>
          <w:bCs/>
          <w:sz w:val="18"/>
          <w:szCs w:val="18"/>
        </w:rPr>
      </w:pPr>
      <w:ins w:id="98" w:author="Pip Walter" w:date="2026-09-25T20:09:00Z" w16du:dateUtc="2026-09-26T00:09:00Z">
        <w:r w:rsidRPr="00B02A43">
          <w:rPr>
            <w:rFonts w:ascii="Arial" w:hAnsi="Arial" w:cs="Arial"/>
            <w:b/>
            <w:bCs/>
            <w:sz w:val="18"/>
            <w:szCs w:val="18"/>
          </w:rPr>
          <w:t>Date:</w:t>
        </w:r>
      </w:ins>
    </w:p>
    <w:p w14:paraId="46FB7E16" w14:textId="77777777" w:rsidR="00D45484" w:rsidRPr="00364DC0" w:rsidRDefault="00D45484" w:rsidP="00D45484">
      <w:pPr>
        <w:rPr>
          <w:ins w:id="99" w:author="Pip Walter" w:date="2026-09-25T20:09:00Z" w16du:dateUtc="2026-09-26T00:09:00Z"/>
          <w:rFonts w:ascii="Arial" w:hAnsi="Arial" w:cs="Arial"/>
          <w:sz w:val="18"/>
          <w:szCs w:val="18"/>
        </w:rPr>
      </w:pPr>
    </w:p>
    <w:p w14:paraId="3FD312BD" w14:textId="0D1B66D1" w:rsidR="00D45484" w:rsidRPr="00364DC0" w:rsidRDefault="00D45484" w:rsidP="00D45484">
      <w:pPr>
        <w:rPr>
          <w:ins w:id="100" w:author="Pip Walter" w:date="2026-09-25T20:09:00Z" w16du:dateUtc="2026-09-26T00:09:00Z"/>
          <w:rFonts w:ascii="Arial" w:hAnsi="Arial" w:cs="Arial"/>
          <w:sz w:val="18"/>
          <w:szCs w:val="18"/>
        </w:rPr>
      </w:pPr>
    </w:p>
    <w:p w14:paraId="3F4D9ABA" w14:textId="77777777" w:rsidR="00364DC0" w:rsidRDefault="00364DC0" w:rsidP="00D45484">
      <w:pPr>
        <w:rPr>
          <w:ins w:id="101" w:author="Pip Walter" w:date="2026-09-25T20:09:00Z" w16du:dateUtc="2026-09-26T00:09:00Z"/>
          <w:rFonts w:ascii="Arial" w:hAnsi="Arial" w:cs="Arial"/>
          <w:sz w:val="18"/>
          <w:szCs w:val="18"/>
        </w:rPr>
      </w:pPr>
    </w:p>
    <w:p w14:paraId="7615CD5B" w14:textId="6F442681" w:rsidR="00D45484" w:rsidRPr="00364DC0" w:rsidRDefault="00D45484" w:rsidP="00D45484">
      <w:pPr>
        <w:rPr>
          <w:ins w:id="102" w:author="Pip Walter" w:date="2026-09-25T20:09:00Z" w16du:dateUtc="2026-09-26T00:09:00Z"/>
          <w:rFonts w:ascii="Arial" w:hAnsi="Arial" w:cs="Arial"/>
          <w:sz w:val="18"/>
          <w:szCs w:val="18"/>
        </w:rPr>
      </w:pPr>
    </w:p>
    <w:p w14:paraId="3D741D29" w14:textId="77777777" w:rsidR="008D27ED" w:rsidRPr="00364DC0" w:rsidRDefault="008D27ED">
      <w:pPr>
        <w:rPr>
          <w:ins w:id="103" w:author="Pip Walter" w:date="2026-09-25T20:09:00Z" w16du:dateUtc="2026-09-26T00:09:00Z"/>
          <w:rFonts w:ascii="Arial" w:hAnsi="Arial" w:cs="Arial"/>
          <w:sz w:val="18"/>
          <w:szCs w:val="18"/>
        </w:rPr>
      </w:pPr>
    </w:p>
    <w:p w14:paraId="0192ADEE" w14:textId="1068567D" w:rsidR="00C25F58" w:rsidRDefault="00C25F58">
      <w:pPr>
        <w:rPr>
          <w:rPrChange w:id="104" w:author="Pip Walter" w:date="2026-09-25T20:09:00Z" w16du:dateUtc="2026-09-26T00:09:00Z">
            <w:rPr>
              <w:lang w:val="en-US"/>
            </w:rPr>
          </w:rPrChange>
        </w:rPr>
      </w:pPr>
    </w:p>
    <w:sectPr w:rsidR="00C25F58">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7708E5" w14:textId="77777777" w:rsidR="006D78C9" w:rsidRDefault="006D78C9" w:rsidP="005D2220">
      <w:pPr>
        <w:spacing w:after="0" w:line="240" w:lineRule="auto"/>
      </w:pPr>
      <w:r>
        <w:separator/>
      </w:r>
    </w:p>
  </w:endnote>
  <w:endnote w:type="continuationSeparator" w:id="0">
    <w:p w14:paraId="0771F3CD" w14:textId="77777777" w:rsidR="006D78C9" w:rsidRDefault="006D78C9" w:rsidP="005D2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PlantinMTStd-LightItalic">
    <w:altName w:val="MV Boli"/>
    <w:panose1 w:val="020B0604020202020204"/>
    <w:charset w:val="00"/>
    <w:family w:val="roman"/>
    <w:pitch w:val="variable"/>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4349B" w14:textId="77777777" w:rsidR="005A5B4E" w:rsidRDefault="005A5B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BBB3A7" w14:textId="77777777" w:rsidR="006D78C9" w:rsidRDefault="006D78C9" w:rsidP="005D2220">
      <w:pPr>
        <w:spacing w:after="0" w:line="240" w:lineRule="auto"/>
      </w:pPr>
      <w:r>
        <w:separator/>
      </w:r>
    </w:p>
  </w:footnote>
  <w:footnote w:type="continuationSeparator" w:id="0">
    <w:p w14:paraId="18F90651" w14:textId="77777777" w:rsidR="006D78C9" w:rsidRDefault="006D78C9" w:rsidP="005D2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6F3DB4" w14:textId="652B2BD0" w:rsidR="00364DC0" w:rsidRPr="009C21D4" w:rsidRDefault="00B02A43" w:rsidP="00364DC0">
    <w:pPr>
      <w:pStyle w:val="Header"/>
      <w:rPr>
        <w:ins w:id="105" w:author="Pip Walter" w:date="2026-09-25T20:09:00Z" w16du:dateUtc="2026-09-26T00:09:00Z"/>
        <w:color w:val="FF0000"/>
      </w:rPr>
    </w:pPr>
    <w:ins w:id="106" w:author="Pip Walter" w:date="2026-09-25T20:09:00Z" w16du:dateUtc="2026-09-26T00:09:00Z">
      <w:r>
        <w:rPr>
          <w:color w:val="FF0000"/>
        </w:rPr>
        <w:tab/>
      </w:r>
      <w:r>
        <w:rPr>
          <w:color w:val="FF0000"/>
        </w:rPr>
        <w:tab/>
      </w:r>
    </w:ins>
    <w:r w:rsidR="0068703F" w:rsidRPr="009C21D4">
      <w:rPr>
        <w:color w:val="FF0000"/>
        <w:rPrChange w:id="107" w:author="Pip Walter" w:date="2026-09-25T20:09:00Z" w16du:dateUtc="2026-09-26T00:09:00Z">
          <w:rPr>
            <w:noProof/>
            <w:highlight w:val="yellow"/>
            <w:lang w:val="en-GB" w:eastAsia="en-GB"/>
          </w:rPr>
        </w:rPrChange>
      </w:rPr>
      <w:t xml:space="preserve">[Insert </w:t>
    </w:r>
    <w:ins w:id="108" w:author="Pip Walter" w:date="2026-09-25T20:09:00Z" w16du:dateUtc="2026-09-26T00:09:00Z">
      <w:r w:rsidR="00364DC0" w:rsidRPr="009C21D4">
        <w:rPr>
          <w:color w:val="FF0000"/>
        </w:rPr>
        <w:t>practice logo / header]</w:t>
      </w:r>
    </w:ins>
  </w:p>
  <w:p w14:paraId="5AF965C0" w14:textId="28E4B351" w:rsidR="005D2220" w:rsidRDefault="00890044">
    <w:pPr>
      <w:pStyle w:val="Header"/>
      <w:rPr>
        <w:rPrChange w:id="109" w:author="Pip Walter" w:date="2026-09-25T20:09:00Z" w16du:dateUtc="2026-09-26T00:09:00Z">
          <w:rPr>
            <w:lang w:val="en-US"/>
          </w:rPr>
        </w:rPrChange>
      </w:rPr>
    </w:pPr>
    <w:del w:id="110" w:author="Pip Walter" w:date="2026-09-25T20:09:00Z" w16du:dateUtc="2026-09-26T00:09:00Z">
      <w:r>
        <w:rPr>
          <w:noProof/>
          <w:highlight w:val="yellow"/>
          <w:lang w:val="en-GB" w:eastAsia="en-GB"/>
        </w:rPr>
        <w:delText xml:space="preserve">client </w:delText>
      </w:r>
      <w:r w:rsidR="0068703F" w:rsidRPr="0068703F">
        <w:rPr>
          <w:noProof/>
          <w:highlight w:val="yellow"/>
          <w:lang w:val="en-GB" w:eastAsia="en-GB"/>
        </w:rPr>
        <w:delText>letterhead]</w:delText>
      </w:r>
      <w:r w:rsidR="0068703F">
        <w:rPr>
          <w:noProof/>
          <w:lang w:val="en-GB" w:eastAsia="en-GB"/>
        </w:rPr>
        <w:delText xml:space="preserve"> </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826E2"/>
    <w:multiLevelType w:val="hybridMultilevel"/>
    <w:tmpl w:val="899CC7C8"/>
    <w:lvl w:ilvl="0" w:tplc="46DE1DF4">
      <w:numFmt w:val="bullet"/>
      <w:lvlText w:val="•"/>
      <w:lvlJc w:val="left"/>
      <w:pPr>
        <w:ind w:left="1080" w:hanging="360"/>
      </w:pPr>
      <w:rPr>
        <w:rFonts w:ascii="Arial" w:eastAsia="Times New Roman"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39472641"/>
    <w:multiLevelType w:val="hybridMultilevel"/>
    <w:tmpl w:val="675A6EF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230389275">
    <w:abstractNumId w:val="1"/>
  </w:num>
  <w:num w:numId="2" w16cid:durableId="19704736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20"/>
    <w:rsid w:val="00012535"/>
    <w:rsid w:val="00062434"/>
    <w:rsid w:val="000E069E"/>
    <w:rsid w:val="0011671E"/>
    <w:rsid w:val="001329C7"/>
    <w:rsid w:val="00143395"/>
    <w:rsid w:val="001C4D99"/>
    <w:rsid w:val="001C6AA9"/>
    <w:rsid w:val="00227FFE"/>
    <w:rsid w:val="00364DC0"/>
    <w:rsid w:val="003A2C2C"/>
    <w:rsid w:val="003E1EC3"/>
    <w:rsid w:val="003F4CC3"/>
    <w:rsid w:val="00406482"/>
    <w:rsid w:val="004325C3"/>
    <w:rsid w:val="004545BC"/>
    <w:rsid w:val="0046388B"/>
    <w:rsid w:val="0056365A"/>
    <w:rsid w:val="00587F9C"/>
    <w:rsid w:val="005A5B4E"/>
    <w:rsid w:val="005D2220"/>
    <w:rsid w:val="005E33BB"/>
    <w:rsid w:val="005F02DC"/>
    <w:rsid w:val="006071C5"/>
    <w:rsid w:val="006444E5"/>
    <w:rsid w:val="00653D9A"/>
    <w:rsid w:val="0068703F"/>
    <w:rsid w:val="006D78C9"/>
    <w:rsid w:val="00735920"/>
    <w:rsid w:val="00766385"/>
    <w:rsid w:val="0083581E"/>
    <w:rsid w:val="00890044"/>
    <w:rsid w:val="008D27ED"/>
    <w:rsid w:val="009939F0"/>
    <w:rsid w:val="009E2D11"/>
    <w:rsid w:val="00A2332A"/>
    <w:rsid w:val="00A343C4"/>
    <w:rsid w:val="00A7616A"/>
    <w:rsid w:val="00A859B3"/>
    <w:rsid w:val="00B02A43"/>
    <w:rsid w:val="00B86303"/>
    <w:rsid w:val="00C25F58"/>
    <w:rsid w:val="00C43416"/>
    <w:rsid w:val="00D150C6"/>
    <w:rsid w:val="00D255B1"/>
    <w:rsid w:val="00D45484"/>
    <w:rsid w:val="00DE60D4"/>
    <w:rsid w:val="00DE73A7"/>
    <w:rsid w:val="00EA0FEC"/>
    <w:rsid w:val="00EA3267"/>
    <w:rsid w:val="00EC64FB"/>
    <w:rsid w:val="00EC6524"/>
    <w:rsid w:val="00EE1628"/>
    <w:rsid w:val="00EF03FC"/>
    <w:rsid w:val="00F63999"/>
    <w:rsid w:val="00FC02EA"/>
    <w:rsid w:val="00FC57EF"/>
    <w:rsid w:val="0140F280"/>
    <w:rsid w:val="10633FD9"/>
    <w:rsid w:val="148CCCC7"/>
    <w:rsid w:val="1DC969A7"/>
    <w:rsid w:val="278DEA26"/>
    <w:rsid w:val="2C6DA3D3"/>
    <w:rsid w:val="2FDCF038"/>
    <w:rsid w:val="3636418B"/>
    <w:rsid w:val="39F255DC"/>
    <w:rsid w:val="44423C8F"/>
    <w:rsid w:val="47206CB2"/>
    <w:rsid w:val="505D2491"/>
    <w:rsid w:val="5BA9630A"/>
    <w:rsid w:val="61135912"/>
    <w:rsid w:val="676814E2"/>
    <w:rsid w:val="67AB8B6F"/>
    <w:rsid w:val="7B527FFF"/>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6685"/>
  <w15:chartTrackingRefBased/>
  <w15:docId w15:val="{E8E1DCD1-E292-4108-8B1A-88A98AD0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2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220"/>
  </w:style>
  <w:style w:type="paragraph" w:styleId="Footer">
    <w:name w:val="footer"/>
    <w:basedOn w:val="Normal"/>
    <w:link w:val="FooterChar"/>
    <w:uiPriority w:val="99"/>
    <w:unhideWhenUsed/>
    <w:rsid w:val="005D22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220"/>
  </w:style>
  <w:style w:type="table" w:styleId="TableGrid">
    <w:name w:val="Table Grid"/>
    <w:basedOn w:val="TableNormal"/>
    <w:uiPriority w:val="39"/>
    <w:rsid w:val="005D2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Header3">
    <w:name w:val="MB Header 3"/>
    <w:next w:val="Normal"/>
    <w:qFormat/>
    <w:rsid w:val="005A5B4E"/>
    <w:pPr>
      <w:spacing w:before="240" w:after="60" w:line="276" w:lineRule="auto"/>
      <w:ind w:right="-23"/>
    </w:pPr>
    <w:rPr>
      <w:rFonts w:ascii="Arial" w:eastAsia="PlantinMTStd-LightItalic" w:hAnsi="Arial" w:cs="PlantinMTStd-LightItalic"/>
      <w:color w:val="4EAE87"/>
      <w:sz w:val="24"/>
      <w:szCs w:val="20"/>
      <w:lang w:val="en-AU"/>
    </w:rPr>
  </w:style>
  <w:style w:type="character" w:styleId="CommentReference">
    <w:name w:val="annotation reference"/>
    <w:basedOn w:val="DefaultParagraphFont"/>
    <w:uiPriority w:val="99"/>
    <w:semiHidden/>
    <w:unhideWhenUsed/>
    <w:rsid w:val="005A5B4E"/>
    <w:rPr>
      <w:sz w:val="16"/>
      <w:szCs w:val="16"/>
    </w:rPr>
  </w:style>
  <w:style w:type="paragraph" w:styleId="CommentText">
    <w:name w:val="annotation text"/>
    <w:basedOn w:val="Normal"/>
    <w:link w:val="CommentTextChar"/>
    <w:uiPriority w:val="99"/>
    <w:unhideWhenUsed/>
    <w:rsid w:val="005A5B4E"/>
    <w:pPr>
      <w:spacing w:line="240" w:lineRule="auto"/>
    </w:pPr>
    <w:rPr>
      <w:sz w:val="20"/>
      <w:szCs w:val="20"/>
      <w:lang w:val="en-AU"/>
    </w:rPr>
  </w:style>
  <w:style w:type="character" w:customStyle="1" w:styleId="CommentTextChar">
    <w:name w:val="Comment Text Char"/>
    <w:basedOn w:val="DefaultParagraphFont"/>
    <w:link w:val="CommentText"/>
    <w:uiPriority w:val="99"/>
    <w:rsid w:val="005A5B4E"/>
    <w:rPr>
      <w:sz w:val="20"/>
      <w:szCs w:val="20"/>
      <w:lang w:val="en-AU"/>
    </w:rPr>
  </w:style>
  <w:style w:type="paragraph" w:styleId="CommentSubject">
    <w:name w:val="annotation subject"/>
    <w:basedOn w:val="CommentText"/>
    <w:next w:val="CommentText"/>
    <w:link w:val="CommentSubjectChar"/>
    <w:uiPriority w:val="99"/>
    <w:semiHidden/>
    <w:unhideWhenUsed/>
    <w:rsid w:val="005A5B4E"/>
    <w:rPr>
      <w:b/>
      <w:bCs/>
    </w:rPr>
  </w:style>
  <w:style w:type="character" w:customStyle="1" w:styleId="CommentSubjectChar">
    <w:name w:val="Comment Subject Char"/>
    <w:basedOn w:val="CommentTextChar"/>
    <w:link w:val="CommentSubject"/>
    <w:uiPriority w:val="99"/>
    <w:semiHidden/>
    <w:rsid w:val="005A5B4E"/>
    <w:rPr>
      <w:b/>
      <w:bCs/>
      <w:sz w:val="20"/>
      <w:szCs w:val="20"/>
      <w:lang w:val="en-AU"/>
    </w:rPr>
  </w:style>
  <w:style w:type="paragraph" w:styleId="BalloonText">
    <w:name w:val="Balloon Text"/>
    <w:basedOn w:val="Normal"/>
    <w:link w:val="BalloonTextChar"/>
    <w:uiPriority w:val="99"/>
    <w:semiHidden/>
    <w:unhideWhenUsed/>
    <w:rsid w:val="005A5B4E"/>
    <w:pPr>
      <w:spacing w:after="0" w:line="240" w:lineRule="auto"/>
    </w:pPr>
    <w:rPr>
      <w:rFonts w:ascii="Segoe UI" w:hAnsi="Segoe UI" w:cs="Segoe UI"/>
      <w:sz w:val="18"/>
      <w:szCs w:val="18"/>
      <w:lang w:val="en-AU"/>
    </w:rPr>
  </w:style>
  <w:style w:type="character" w:customStyle="1" w:styleId="BalloonTextChar">
    <w:name w:val="Balloon Text Char"/>
    <w:basedOn w:val="DefaultParagraphFont"/>
    <w:link w:val="BalloonText"/>
    <w:uiPriority w:val="99"/>
    <w:semiHidden/>
    <w:rsid w:val="005A5B4E"/>
    <w:rPr>
      <w:rFonts w:ascii="Segoe UI" w:hAnsi="Segoe UI" w:cs="Segoe UI"/>
      <w:sz w:val="18"/>
      <w:szCs w:val="18"/>
      <w:lang w:val="en-AU"/>
    </w:rPr>
  </w:style>
  <w:style w:type="character" w:styleId="Hyperlink">
    <w:name w:val="Hyperlink"/>
    <w:basedOn w:val="DefaultParagraphFont"/>
    <w:uiPriority w:val="99"/>
    <w:unhideWhenUsed/>
    <w:rsid w:val="005A5B4E"/>
    <w:rPr>
      <w:color w:val="0563C1" w:themeColor="hyperlink"/>
      <w:u w:val="single"/>
    </w:rPr>
  </w:style>
  <w:style w:type="paragraph" w:styleId="Revision">
    <w:name w:val="Revision"/>
    <w:hidden/>
    <w:uiPriority w:val="99"/>
    <w:semiHidden/>
    <w:rsid w:val="005A5B4E"/>
    <w:pPr>
      <w:spacing w:after="0" w:line="240" w:lineRule="auto"/>
    </w:pPr>
    <w:rPr>
      <w:lang w:val="en-AU"/>
    </w:rPr>
  </w:style>
  <w:style w:type="paragraph" w:styleId="ListParagraph">
    <w:name w:val="List Paragraph"/>
    <w:basedOn w:val="Normal"/>
    <w:uiPriority w:val="34"/>
    <w:qFormat/>
    <w:rsid w:val="005A5B4E"/>
    <w:pPr>
      <w:ind w:left="720"/>
      <w:contextualSpacing/>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9F2586D6D8DE40B6B93F128C9728F5" ma:contentTypeVersion="18" ma:contentTypeDescription="Create a new document." ma:contentTypeScope="" ma:versionID="7b4504eb5d1ed1e9762d042c3fced937">
  <xsd:schema xmlns:xsd="http://www.w3.org/2001/XMLSchema" xmlns:xs="http://www.w3.org/2001/XMLSchema" xmlns:p="http://schemas.microsoft.com/office/2006/metadata/properties" xmlns:ns2="63a6e35b-1a0d-4b26-8059-9d7fbfec19c3" xmlns:ns3="5499208c-f25b-4388-89e3-bcef0736132f" targetNamespace="http://schemas.microsoft.com/office/2006/metadata/properties" ma:root="true" ma:fieldsID="9d0f95338c75c6e1d7ee030e3776892b" ns2:_="" ns3:_="">
    <xsd:import namespace="63a6e35b-1a0d-4b26-8059-9d7fbfec19c3"/>
    <xsd:import namespace="5499208c-f25b-4388-89e3-bcef0736132f"/>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6e35b-1a0d-4b26-8059-9d7fbfec19c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951c630d-cd73-4986-91fd-ef9bb3ff8aca}" ma:internalName="TaxCatchAll" ma:showField="CatchAllData" ma:web="63a6e35b-1a0d-4b26-8059-9d7fbfec1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499208c-f25b-4388-89e3-bcef0736132f"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87ee064-f347-41df-91ce-b1c94adcd210"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499208c-f25b-4388-89e3-bcef0736132f">
      <Terms xmlns="http://schemas.microsoft.com/office/infopath/2007/PartnerControls"/>
    </lcf76f155ced4ddcb4097134ff3c332f>
    <TaxCatchAll xmlns="63a6e35b-1a0d-4b26-8059-9d7fbfec19c3" xsi:nil="true"/>
    <_dlc_DocId xmlns="63a6e35b-1a0d-4b26-8059-9d7fbfec19c3">EDEYZVM3SA3E-798660077-181887</_dlc_DocId>
    <_dlc_DocIdUrl xmlns="63a6e35b-1a0d-4b26-8059-9d7fbfec19c3">
      <Url>https://onegp.sharepoint.com/sites/doclib/_layouts/15/DocIdRedir.aspx?ID=EDEYZVM3SA3E-798660077-181887</Url>
      <Description>EDEYZVM3SA3E-798660077-181887</Description>
    </_dlc_DocIdUrl>
  </documentManagement>
</p:properties>
</file>

<file path=customXml/itemProps1.xml><?xml version="1.0" encoding="utf-8"?>
<ds:datastoreItem xmlns:ds="http://schemas.openxmlformats.org/officeDocument/2006/customXml" ds:itemID="{A0DBD6FE-83BA-42D0-BFEC-874C055B6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6e35b-1a0d-4b26-8059-9d7fbfec19c3"/>
    <ds:schemaRef ds:uri="5499208c-f25b-4388-89e3-bcef07361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FEA791-5AB7-497C-847E-72B8F7E3AD0C}">
  <ds:schemaRefs>
    <ds:schemaRef ds:uri="http://schemas.microsoft.com/sharepoint/events"/>
  </ds:schemaRefs>
</ds:datastoreItem>
</file>

<file path=customXml/itemProps3.xml><?xml version="1.0" encoding="utf-8"?>
<ds:datastoreItem xmlns:ds="http://schemas.openxmlformats.org/officeDocument/2006/customXml" ds:itemID="{2EC1CDFA-BCFD-4012-9999-2BAAE5683587}">
  <ds:schemaRefs>
    <ds:schemaRef ds:uri="http://schemas.microsoft.com/sharepoint/v3/contenttype/forms"/>
  </ds:schemaRefs>
</ds:datastoreItem>
</file>

<file path=customXml/itemProps4.xml><?xml version="1.0" encoding="utf-8"?>
<ds:datastoreItem xmlns:ds="http://schemas.openxmlformats.org/officeDocument/2006/customXml" ds:itemID="{FD0D12F1-7F46-4B7C-B786-96B649A2B56C}">
  <ds:schemaRefs>
    <ds:schemaRef ds:uri="http://schemas.microsoft.com/office/2006/metadata/properties"/>
    <ds:schemaRef ds:uri="http://schemas.microsoft.com/office/infopath/2007/PartnerControls"/>
    <ds:schemaRef ds:uri="5499208c-f25b-4388-89e3-bcef0736132f"/>
    <ds:schemaRef ds:uri="63a6e35b-1a0d-4b26-8059-9d7fbfec19c3"/>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Afiza Binte Salim</dc:creator>
  <cp:keywords/>
  <dc:description/>
  <cp:lastModifiedBy>Arthur Souza Rodrigues</cp:lastModifiedBy>
  <cp:revision>1</cp:revision>
  <cp:lastPrinted>2019-07-12T01:53:00Z</cp:lastPrinted>
  <dcterms:created xsi:type="dcterms:W3CDTF">2019-07-12T01:36:00Z</dcterms:created>
  <dcterms:modified xsi:type="dcterms:W3CDTF">2026-09-26T00:09:00Z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0x010100799F2586D6D8DE40B6B93F128C9728F5</vt:lpwstr>
  </property>
  <property fmtid="{D5CDD505-2E9C-101B-9397-08002B2CF9AE}" pid="3" name="_dlc_DocIdItemGuid">
    <vt:lpwstr>fd946f4a-ee3b-4519-af2a-061304525cef</vt:lpwstr>
  </property>
  <property fmtid="{D5CDD505-2E9C-101B-9397-08002B2CF9AE}" pid="4" name="MediaServiceImageTags">
    <vt:lpwstr/>
  </property>
</Properties>
</file>