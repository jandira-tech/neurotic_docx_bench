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EA328" w14:textId="77777777" w:rsidR="00644432" w:rsidRDefault="00644432">
      <w:pPr>
        <w:rPr>
          <w:rFonts w:ascii="Arial" w:hAnsi="Arial"/>
          <w:b/>
          <w:i/>
          <w:color w:val="C00000"/>
          <w:sz w:val="40"/>
          <w:rPrChange w:id="0" w:author="Arthur Souza Rodrigues" w:date="2026-09-26T14:55:00Z" w16du:dateUtc="2026-09-26T18:55:00Z">
            <w:rPr>
              <w:rFonts w:ascii="Verdana, Geneva, sans-serif" w:hAnsi="Verdana, Geneva, sans-serif" w:cs="Verdana, Geneva, sans-serif"/>
            </w:rPr>
          </w:rPrChange>
        </w:rPr>
      </w:pPr>
      <w:r>
        <w:rPr>
          <w:rFonts w:ascii="Arial" w:hAnsi="Arial"/>
          <w:b/>
          <w:i/>
          <w:color w:val="C00000"/>
          <w:sz w:val="40"/>
          <w:rPrChange w:id="1" w:author="Arthur Souza Rodrigues" w:date="2026-09-26T14:55:00Z" w16du:dateUtc="2026-09-26T18:55:00Z">
            <w:rPr>
              <w:rFonts w:ascii="Verdana, Geneva, sans-serif" w:hAnsi="Verdana, Geneva, sans-serif" w:cs="Verdana, Geneva, sans-serif"/>
            </w:rPr>
          </w:rPrChange>
        </w:rPr>
        <w:t>file_</w:t>
      </w:r>
      <w:ins w:id="2" w:author="Arthur Souza Rodrigues" w:date="2026-09-26T14:55:00Z" w16du:dateUtc="2026-09-26T18:55:00Z">
        <w:r w:rsidR="00556FF6"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166</w:t>
        </w:r>
      </w:ins>
      <w:del w:id="3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</w:rPr>
          <w:delText>165</w:delText>
        </w:r>
      </w:del>
      <w:r>
        <w:rPr>
          <w:rFonts w:ascii="Arial" w:hAnsi="Arial"/>
          <w:b/>
          <w:i/>
          <w:color w:val="C00000"/>
          <w:sz w:val="40"/>
          <w:rPrChange w:id="4" w:author="Arthur Souza Rodrigues" w:date="2026-09-26T14:55:00Z" w16du:dateUtc="2026-09-26T18:55:00Z">
            <w:rPr>
              <w:rFonts w:ascii="Verdana, Geneva, sans-serif" w:hAnsi="Verdana, Geneva, sans-serif" w:cs="Verdana, Geneva, sans-serif"/>
            </w:rPr>
          </w:rPrChange>
        </w:rPr>
        <w:t>.docx</w:t>
      </w:r>
    </w:p>
    <w:p w14:paraId="477E68AB" w14:textId="55436DF8" w:rsidR="009D38AC" w:rsidRDefault="004E1014">
      <w:ins w:id="5" w:author="Arthur Souza Rodrigues" w:date="2026-09-26T14:55:00Z" w16du:dateUtc="2026-09-26T18:55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Document 100 - Ultimate</w:t>
        </w:r>
      </w:ins>
      <w:del w:id="6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</w:rPr>
          <w:delText>Verdana Font</w:delText>
        </w:r>
      </w:del>
      <w:r>
        <w:rPr>
          <w:rFonts w:ascii="Arial" w:hAnsi="Arial"/>
          <w:b/>
          <w:i/>
          <w:color w:val="C00000"/>
          <w:sz w:val="40"/>
          <w:rPrChange w:id="7" w:author="Arthur Souza Rodrigues" w:date="2026-09-26T14:55:00Z" w16du:dateUtc="2026-09-26T18:55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578242B5" w14:textId="77777777" w:rsidR="009D38AC" w:rsidRDefault="004E1014">
      <w:pPr>
        <w:spacing w:before="400" w:after="120" w:line="240" w:lineRule="auto"/>
        <w:pPrChange w:id="8" w:author="Arthur Souza Rodrigues" w:date="2026-09-26T14:55:00Z" w16du:dateUtc="2026-09-26T18:55:00Z">
          <w:pPr/>
        </w:pPrChange>
      </w:pPr>
      <w:r>
        <w:rPr>
          <w:rFonts w:ascii="Arial" w:hAnsi="Arial"/>
          <w:b/>
          <w:i/>
          <w:color w:val="C00000"/>
          <w:sz w:val="40"/>
          <w:rPrChange w:id="9" w:author="Arthur Souza Rodrigues" w:date="2026-09-26T14:55:00Z" w16du:dateUtc="2026-09-26T18:55:00Z">
            <w:rPr>
              <w:rFonts w:ascii="Verdana, Geneva, sans-serif" w:hAnsi="Verdana, Geneva, sans-serif" w:cs="Verdana, Geneva, sans-serif"/>
            </w:rPr>
          </w:rPrChange>
        </w:rPr>
        <w:t xml:space="preserve">This </w:t>
      </w:r>
      <w:ins w:id="10" w:author="Arthur Souza Rodrigues" w:date="2026-09-26T14:55:00Z" w16du:dateUtc="2026-09-26T18:55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 xml:space="preserve">is the 100th </w:t>
        </w:r>
      </w:ins>
      <w:r>
        <w:rPr>
          <w:rFonts w:ascii="Arial" w:hAnsi="Arial"/>
          <w:b/>
          <w:i/>
          <w:color w:val="C00000"/>
          <w:sz w:val="40"/>
          <w:rPrChange w:id="11" w:author="Arthur Souza Rodrigues" w:date="2026-09-26T14:55:00Z" w16du:dateUtc="2026-09-26T18:55:00Z">
            <w:rPr>
              <w:rFonts w:ascii="Verdana, Geneva, sans-serif" w:hAnsi="Verdana, Geneva, sans-serif" w:cs="Verdana, Geneva, sans-serif"/>
            </w:rPr>
          </w:rPrChange>
        </w:rPr>
        <w:t xml:space="preserve">document </w:t>
      </w:r>
      <w:ins w:id="12" w:author="Arthur Souza Rodrigues" w:date="2026-09-26T14:55:00Z" w16du:dateUtc="2026-09-26T18:55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demonstrating multiple formatting features</w:t>
        </w:r>
      </w:ins>
      <w:del w:id="13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</w:rPr>
          <w:delText>uses the Verdana font family</w:delText>
        </w:r>
      </w:del>
      <w:r>
        <w:rPr>
          <w:rFonts w:ascii="Arial" w:hAnsi="Arial"/>
          <w:b/>
          <w:i/>
          <w:color w:val="C00000"/>
          <w:sz w:val="40"/>
          <w:rPrChange w:id="14" w:author="Arthur Souza Rodrigues" w:date="2026-09-26T14:55:00Z" w16du:dateUtc="2026-09-26T18:55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3B460ABF" w14:textId="77777777" w:rsidR="009D38AC" w:rsidRDefault="004E1014">
      <w:pPr>
        <w:spacing w:before="400" w:after="120" w:line="240" w:lineRule="auto"/>
        <w:pPrChange w:id="15" w:author="Arthur Souza Rodrigues" w:date="2026-09-26T14:55:00Z" w16du:dateUtc="2026-09-26T18:55:00Z">
          <w:pPr/>
        </w:pPrChange>
      </w:pPr>
      <w:ins w:id="16" w:author="Arthur Souza Rodrigues" w:date="2026-09-26T14:55:00Z" w16du:dateUtc="2026-09-26T18:55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final document showcases the complete range of styling options available.</w:t>
        </w:r>
      </w:ins>
      <w:del w:id="17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</w:rPr>
          <w:delText>Verdana is a highly readable sans-serif font.</w:delText>
        </w:r>
      </w:del>
    </w:p>
    <w:sectPr w:rsidR="009D38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8AC"/>
    <w:rsid w:val="002B3AD5"/>
    <w:rsid w:val="002F5B90"/>
    <w:rsid w:val="004D4101"/>
    <w:rsid w:val="00556FF6"/>
    <w:rsid w:val="00644432"/>
    <w:rsid w:val="009D38AC"/>
    <w:rsid w:val="00AD664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64AD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2026-09-26T18:55:00Z</dcterms:modified>
</cp:coreProperties>
</file>