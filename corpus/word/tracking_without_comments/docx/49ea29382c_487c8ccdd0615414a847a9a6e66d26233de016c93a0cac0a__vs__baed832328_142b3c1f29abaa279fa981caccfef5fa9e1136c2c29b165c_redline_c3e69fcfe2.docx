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73314B0" w14:textId="4F03FD0A" w:rsidR="000F5CC3" w:rsidRPr="00550111" w:rsidRDefault="000F5CC3" w:rsidP="003533AE">
      <w:pPr>
        <w:spacing w:after="80" w:line="240" w:lineRule="auto"/>
        <w:rPr>
          <w:ins w:id="2" w:author="Meehan, Carole (EEC)" w:date="2026-09-25T21:10:00Z" w16du:dateUtc="2026-09-26T01:10:00Z"/>
          <w:rFonts w:ascii="Calibri" w:eastAsia="Times New Roman" w:hAnsi="Calibri" w:cs="Times New Roman"/>
          <w:b/>
        </w:rPr>
      </w:pPr>
      <w:ins w:id="3" w:author="Meehan, Carole (EEC)" w:date="2026-09-25T21:10:00Z" w16du:dateUtc="2026-09-26T01:10:00Z">
        <w:r w:rsidRPr="00550111">
          <w:rPr>
            <w:rFonts w:ascii="Calibri" w:eastAsia="Times New Roman" w:hAnsi="Calibri" w:cs="Times New Roman"/>
            <w:b/>
          </w:rPr>
          <w:t>Household Rules</w:t>
        </w:r>
        <w:r w:rsidR="00B81BBE" w:rsidRPr="00550111">
          <w:rPr>
            <w:rFonts w:ascii="Calibri" w:eastAsia="Times New Roman" w:hAnsi="Calibri" w:cs="Times New Roman"/>
            <w:b/>
          </w:rPr>
          <w:t xml:space="preserve"> </w:t>
        </w:r>
        <w:r w:rsidR="00C40A6D" w:rsidRPr="00550111">
          <w:rPr>
            <w:rFonts w:ascii="Calibri" w:eastAsia="Times New Roman" w:hAnsi="Calibri" w:cs="Times New Roman"/>
            <w:b/>
          </w:rPr>
          <w:t>for Subsidized Child Care</w:t>
        </w:r>
        <w:r w:rsidR="00AC4229" w:rsidRPr="00550111">
          <w:rPr>
            <w:rFonts w:ascii="Calibri" w:eastAsia="Times New Roman" w:hAnsi="Calibri" w:cs="Times New Roman"/>
            <w:b/>
          </w:rPr>
          <w:t>:</w:t>
        </w:r>
      </w:ins>
    </w:p>
    <w:p w14:paraId="11D60DC8" w14:textId="2B2832CC" w:rsidR="00C40A6D" w:rsidRPr="00550111" w:rsidRDefault="00C40A6D" w:rsidP="000F5CC3">
      <w:pPr>
        <w:pStyle w:val="ListParagraph"/>
        <w:numPr>
          <w:ilvl w:val="0"/>
          <w:numId w:val="15"/>
        </w:numPr>
        <w:spacing w:line="240" w:lineRule="auto"/>
        <w:rPr>
          <w:ins w:id="4" w:author="Meehan, Carole (EEC)" w:date="2026-09-25T21:10:00Z" w16du:dateUtc="2026-09-26T01:10:00Z"/>
          <w:bCs/>
        </w:rPr>
      </w:pPr>
      <w:ins w:id="5" w:author="Meehan, Carole (EEC)" w:date="2026-09-25T21:10:00Z" w16du:dateUtc="2026-09-26T01:10:00Z">
        <w:r w:rsidRPr="00550111">
          <w:rPr>
            <w:bCs/>
          </w:rPr>
          <w:t>Parents must report all the members of their household as a part of their subsidy application.</w:t>
        </w:r>
        <w:r w:rsidR="000118E1" w:rsidRPr="00550111">
          <w:rPr>
            <w:bCs/>
          </w:rPr>
          <w:t xml:space="preserve">  I understand that I may need to provide documentation for the people listed below.</w:t>
        </w:r>
      </w:ins>
    </w:p>
    <w:p w14:paraId="2D9521A2" w14:textId="09304932" w:rsidR="003C299B" w:rsidRPr="00550111" w:rsidRDefault="00534B00" w:rsidP="000F5CC3">
      <w:pPr>
        <w:pStyle w:val="ListParagraph"/>
        <w:numPr>
          <w:ilvl w:val="0"/>
          <w:numId w:val="15"/>
        </w:numPr>
        <w:spacing w:line="240" w:lineRule="auto"/>
        <w:rPr>
          <w:ins w:id="6" w:author="Meehan, Carole (EEC)" w:date="2026-09-25T21:10:00Z" w16du:dateUtc="2026-09-26T01:10:00Z"/>
          <w:bCs/>
        </w:rPr>
      </w:pPr>
      <w:ins w:id="7" w:author="Meehan, Carole (EEC)" w:date="2026-09-25T21:10:00Z" w16du:dateUtc="2026-09-26T01:10:00Z">
        <w:r w:rsidRPr="00550111">
          <w:rPr>
            <w:rFonts w:ascii="Calibri" w:eastAsia="Times New Roman" w:hAnsi="Calibri" w:cs="Times New Roman"/>
            <w:bCs/>
          </w:rPr>
          <w:t xml:space="preserve">Parents </w:t>
        </w:r>
        <w:r w:rsidR="00C02CF1" w:rsidRPr="00550111">
          <w:rPr>
            <w:rFonts w:ascii="Calibri" w:eastAsia="Times New Roman" w:hAnsi="Calibri" w:cs="Times New Roman"/>
            <w:bCs/>
          </w:rPr>
          <w:t xml:space="preserve">must report any changes in </w:t>
        </w:r>
        <w:r w:rsidR="00143243" w:rsidRPr="00550111">
          <w:rPr>
            <w:rFonts w:ascii="Calibri" w:eastAsia="Times New Roman" w:hAnsi="Calibri" w:cs="Times New Roman"/>
            <w:bCs/>
          </w:rPr>
          <w:t>who they live with</w:t>
        </w:r>
        <w:r w:rsidR="00C02CF1" w:rsidRPr="00550111">
          <w:rPr>
            <w:rFonts w:ascii="Calibri" w:eastAsia="Times New Roman" w:hAnsi="Calibri" w:cs="Times New Roman"/>
            <w:bCs/>
          </w:rPr>
          <w:t xml:space="preserve"> </w:t>
        </w:r>
        <w:r w:rsidR="006666E2" w:rsidRPr="00550111">
          <w:rPr>
            <w:rFonts w:ascii="Calibri" w:eastAsia="Times New Roman" w:hAnsi="Calibri" w:cs="Times New Roman"/>
            <w:bCs/>
          </w:rPr>
          <w:t xml:space="preserve">if the change </w:t>
        </w:r>
        <w:r w:rsidR="00C02CF1" w:rsidRPr="00550111">
          <w:rPr>
            <w:rFonts w:ascii="Calibri" w:eastAsia="Times New Roman" w:hAnsi="Calibri" w:cs="Times New Roman"/>
            <w:bCs/>
          </w:rPr>
          <w:t>last</w:t>
        </w:r>
        <w:r w:rsidR="006666E2" w:rsidRPr="00550111">
          <w:rPr>
            <w:rFonts w:ascii="Calibri" w:eastAsia="Times New Roman" w:hAnsi="Calibri" w:cs="Times New Roman"/>
            <w:bCs/>
          </w:rPr>
          <w:t>s</w:t>
        </w:r>
        <w:r w:rsidR="00C02CF1" w:rsidRPr="00550111">
          <w:rPr>
            <w:rFonts w:ascii="Calibri" w:eastAsia="Times New Roman" w:hAnsi="Calibri" w:cs="Times New Roman"/>
            <w:bCs/>
          </w:rPr>
          <w:t xml:space="preserve"> more than 30 total days</w:t>
        </w:r>
        <w:r w:rsidR="00104A1C" w:rsidRPr="00550111">
          <w:rPr>
            <w:rFonts w:ascii="Calibri" w:eastAsia="Times New Roman" w:hAnsi="Calibri" w:cs="Times New Roman"/>
            <w:bCs/>
          </w:rPr>
          <w:t xml:space="preserve"> during a 12 </w:t>
        </w:r>
        <w:r w:rsidR="00430043" w:rsidRPr="00550111">
          <w:rPr>
            <w:rFonts w:ascii="Calibri" w:eastAsia="Times New Roman" w:hAnsi="Calibri" w:cs="Times New Roman"/>
            <w:bCs/>
          </w:rPr>
          <w:t xml:space="preserve">month </w:t>
        </w:r>
        <w:r w:rsidR="0000721A" w:rsidRPr="00550111">
          <w:rPr>
            <w:rFonts w:ascii="Calibri" w:eastAsia="Times New Roman" w:hAnsi="Calibri" w:cs="Times New Roman"/>
            <w:bCs/>
          </w:rPr>
          <w:t>Authorization</w:t>
        </w:r>
        <w:r w:rsidR="00C02CF1" w:rsidRPr="00550111">
          <w:rPr>
            <w:rFonts w:ascii="Calibri" w:eastAsia="Times New Roman" w:hAnsi="Calibri" w:cs="Times New Roman"/>
            <w:bCs/>
          </w:rPr>
          <w:t>.</w:t>
        </w:r>
        <w:r w:rsidR="001768B0" w:rsidRPr="00550111">
          <w:rPr>
            <w:rFonts w:ascii="Calibri" w:eastAsia="Times New Roman" w:hAnsi="Calibri" w:cs="Times New Roman"/>
            <w:bCs/>
          </w:rPr>
          <w:t xml:space="preserve"> </w:t>
        </w:r>
      </w:ins>
    </w:p>
    <w:p w14:paraId="73DA23C8" w14:textId="4803446B" w:rsidR="006516FB" w:rsidRPr="00550111" w:rsidRDefault="002F54A3" w:rsidP="000F5CC3">
      <w:pPr>
        <w:pStyle w:val="ListParagraph"/>
        <w:numPr>
          <w:ilvl w:val="0"/>
          <w:numId w:val="15"/>
        </w:numPr>
        <w:spacing w:line="240" w:lineRule="auto"/>
        <w:rPr>
          <w:ins w:id="8" w:author="Meehan, Carole (EEC)" w:date="2026-09-25T21:10:00Z" w16du:dateUtc="2026-09-26T01:10:00Z"/>
          <w:bCs/>
        </w:rPr>
      </w:pPr>
      <w:ins w:id="9" w:author="Meehan, Carole (EEC)" w:date="2026-09-25T21:10:00Z" w16du:dateUtc="2026-09-26T01:10:00Z">
        <w:r w:rsidRPr="00550111">
          <w:rPr>
            <w:rFonts w:ascii="Calibri" w:eastAsia="Times New Roman" w:hAnsi="Calibri" w:cs="Times New Roman"/>
            <w:bCs/>
          </w:rPr>
          <w:t>A parent who g</w:t>
        </w:r>
        <w:r w:rsidR="002D6183" w:rsidRPr="00550111">
          <w:rPr>
            <w:rFonts w:ascii="Calibri" w:eastAsia="Times New Roman" w:hAnsi="Calibri" w:cs="Times New Roman"/>
            <w:bCs/>
          </w:rPr>
          <w:t>iv</w:t>
        </w:r>
        <w:r w:rsidRPr="00550111">
          <w:rPr>
            <w:rFonts w:ascii="Calibri" w:eastAsia="Times New Roman" w:hAnsi="Calibri" w:cs="Times New Roman"/>
            <w:bCs/>
          </w:rPr>
          <w:t>e</w:t>
        </w:r>
        <w:r w:rsidR="00AD7A25" w:rsidRPr="00550111">
          <w:rPr>
            <w:rFonts w:ascii="Calibri" w:eastAsia="Times New Roman" w:hAnsi="Calibri" w:cs="Times New Roman"/>
            <w:bCs/>
          </w:rPr>
          <w:t>s</w:t>
        </w:r>
        <w:r w:rsidRPr="00550111">
          <w:rPr>
            <w:rFonts w:ascii="Calibri" w:eastAsia="Times New Roman" w:hAnsi="Calibri" w:cs="Times New Roman"/>
            <w:bCs/>
          </w:rPr>
          <w:t xml:space="preserve"> </w:t>
        </w:r>
        <w:r w:rsidR="001768B0" w:rsidRPr="00776306">
          <w:rPr>
            <w:rFonts w:ascii="Calibri" w:eastAsia="Times New Roman" w:hAnsi="Calibri" w:cs="Times New Roman"/>
            <w:bCs/>
          </w:rPr>
          <w:t>false or misleading</w:t>
        </w:r>
        <w:r w:rsidR="001768B0" w:rsidRPr="00550111">
          <w:rPr>
            <w:rFonts w:ascii="Calibri" w:eastAsia="Times New Roman" w:hAnsi="Calibri" w:cs="Times New Roman"/>
            <w:bCs/>
          </w:rPr>
          <w:t xml:space="preserve"> information may</w:t>
        </w:r>
        <w:r w:rsidR="006516FB" w:rsidRPr="00550111">
          <w:rPr>
            <w:rFonts w:ascii="Calibri" w:eastAsia="Times New Roman" w:hAnsi="Calibri" w:cs="Times New Roman"/>
            <w:bCs/>
          </w:rPr>
          <w:t>:</w:t>
        </w:r>
      </w:ins>
    </w:p>
    <w:p w14:paraId="3DC3AFDE" w14:textId="6DF0D60C" w:rsidR="00B81BBE" w:rsidRPr="00550111" w:rsidRDefault="00B81BBE" w:rsidP="66CDF4A1">
      <w:pPr>
        <w:pStyle w:val="ListParagraph"/>
        <w:numPr>
          <w:ilvl w:val="1"/>
          <w:numId w:val="15"/>
        </w:numPr>
        <w:spacing w:line="240" w:lineRule="auto"/>
        <w:rPr>
          <w:ins w:id="10" w:author="Meehan, Carole (EEC)" w:date="2026-09-25T21:10:00Z" w16du:dateUtc="2026-09-26T01:10:00Z"/>
        </w:rPr>
      </w:pPr>
      <w:ins w:id="11" w:author="Meehan, Carole (EEC)" w:date="2026-09-25T21:10:00Z" w16du:dateUtc="2026-09-26T01:10:00Z">
        <w:r w:rsidRPr="00550111">
          <w:rPr>
            <w:rFonts w:ascii="Calibri" w:eastAsia="Times New Roman" w:hAnsi="Calibri" w:cs="Times New Roman"/>
          </w:rPr>
          <w:t>Be investigated for fraud</w:t>
        </w:r>
        <w:r w:rsidR="00C40A6D" w:rsidRPr="00550111">
          <w:rPr>
            <w:rFonts w:ascii="Calibri" w:eastAsia="Times New Roman" w:hAnsi="Calibri" w:cs="Times New Roman"/>
          </w:rPr>
          <w:t>;</w:t>
        </w:r>
      </w:ins>
    </w:p>
    <w:p w14:paraId="6AC1A882" w14:textId="53699432" w:rsidR="003C299B" w:rsidRPr="00550111" w:rsidRDefault="005052FB" w:rsidP="002651C8">
      <w:pPr>
        <w:pStyle w:val="ListParagraph"/>
        <w:numPr>
          <w:ilvl w:val="1"/>
          <w:numId w:val="15"/>
        </w:numPr>
        <w:spacing w:line="240" w:lineRule="auto"/>
        <w:rPr>
          <w:ins w:id="12" w:author="Meehan, Carole (EEC)" w:date="2026-09-25T21:10:00Z" w16du:dateUtc="2026-09-26T01:10:00Z"/>
          <w:bCs/>
        </w:rPr>
      </w:pPr>
      <w:ins w:id="13" w:author="Meehan, Carole (EEC)" w:date="2026-09-25T21:10:00Z" w16du:dateUtc="2026-09-26T01:10:00Z">
        <w:r w:rsidRPr="00550111">
          <w:rPr>
            <w:rFonts w:ascii="Calibri" w:eastAsia="Times New Roman" w:hAnsi="Calibri" w:cs="Times New Roman"/>
            <w:bCs/>
          </w:rPr>
          <w:t>L</w:t>
        </w:r>
        <w:r w:rsidR="006516FB" w:rsidRPr="00550111">
          <w:rPr>
            <w:rFonts w:ascii="Calibri" w:eastAsia="Times New Roman" w:hAnsi="Calibri" w:cs="Times New Roman"/>
            <w:bCs/>
          </w:rPr>
          <w:t>ose</w:t>
        </w:r>
        <w:r w:rsidR="001768B0" w:rsidRPr="00550111">
          <w:rPr>
            <w:rFonts w:ascii="Calibri" w:eastAsia="Times New Roman" w:hAnsi="Calibri" w:cs="Times New Roman"/>
            <w:bCs/>
          </w:rPr>
          <w:t xml:space="preserve"> </w:t>
        </w:r>
        <w:r w:rsidR="00796595" w:rsidRPr="00550111">
          <w:rPr>
            <w:rFonts w:ascii="Calibri" w:eastAsia="Times New Roman" w:hAnsi="Calibri" w:cs="Times New Roman"/>
            <w:bCs/>
          </w:rPr>
          <w:t>their</w:t>
        </w:r>
        <w:r w:rsidR="003C299B" w:rsidRPr="00550111">
          <w:rPr>
            <w:rFonts w:ascii="Calibri" w:eastAsia="Times New Roman" w:hAnsi="Calibri" w:cs="Times New Roman"/>
            <w:bCs/>
          </w:rPr>
          <w:t xml:space="preserve"> </w:t>
        </w:r>
        <w:r w:rsidR="001768B0" w:rsidRPr="00550111">
          <w:rPr>
            <w:rFonts w:ascii="Calibri" w:eastAsia="Times New Roman" w:hAnsi="Calibri" w:cs="Times New Roman"/>
            <w:bCs/>
          </w:rPr>
          <w:t>child care subsidy</w:t>
        </w:r>
        <w:r w:rsidR="00C40A6D" w:rsidRPr="00550111">
          <w:rPr>
            <w:rFonts w:ascii="Calibri" w:eastAsia="Times New Roman" w:hAnsi="Calibri" w:cs="Times New Roman"/>
            <w:bCs/>
          </w:rPr>
          <w:t>; and/or</w:t>
        </w:r>
        <w:r w:rsidR="001768B0" w:rsidRPr="00550111">
          <w:rPr>
            <w:rFonts w:ascii="Calibri" w:eastAsia="Times New Roman" w:hAnsi="Calibri" w:cs="Times New Roman"/>
            <w:bCs/>
          </w:rPr>
          <w:t xml:space="preserve"> </w:t>
        </w:r>
      </w:ins>
    </w:p>
    <w:p w14:paraId="0E72AB7F" w14:textId="02F85B0B" w:rsidR="00071C2B" w:rsidRPr="00550111" w:rsidRDefault="005052FB" w:rsidP="002651C8">
      <w:pPr>
        <w:pStyle w:val="ListParagraph"/>
        <w:numPr>
          <w:ilvl w:val="1"/>
          <w:numId w:val="15"/>
        </w:numPr>
        <w:spacing w:line="240" w:lineRule="auto"/>
        <w:rPr>
          <w:ins w:id="14" w:author="Meehan, Carole (EEC)" w:date="2026-09-25T21:10:00Z" w16du:dateUtc="2026-09-26T01:10:00Z"/>
          <w:bCs/>
        </w:rPr>
      </w:pPr>
      <w:ins w:id="15" w:author="Meehan, Carole (EEC)" w:date="2026-09-25T21:10:00Z" w16du:dateUtc="2026-09-26T01:10:00Z">
        <w:r w:rsidRPr="00550111">
          <w:rPr>
            <w:rFonts w:ascii="Calibri" w:eastAsia="Times New Roman" w:hAnsi="Calibri" w:cs="Times New Roman"/>
            <w:bCs/>
          </w:rPr>
          <w:t>H</w:t>
        </w:r>
        <w:r w:rsidR="00A75469" w:rsidRPr="00550111">
          <w:rPr>
            <w:rFonts w:ascii="Calibri" w:eastAsia="Times New Roman" w:hAnsi="Calibri" w:cs="Times New Roman"/>
            <w:bCs/>
          </w:rPr>
          <w:t xml:space="preserve">ave </w:t>
        </w:r>
        <w:r w:rsidR="003C299B" w:rsidRPr="00550111">
          <w:rPr>
            <w:rFonts w:ascii="Calibri" w:eastAsia="Times New Roman" w:hAnsi="Calibri" w:cs="Times New Roman"/>
            <w:bCs/>
          </w:rPr>
          <w:t>to repay the cost of child care</w:t>
        </w:r>
        <w:r w:rsidR="001768B0" w:rsidRPr="00550111">
          <w:rPr>
            <w:rFonts w:ascii="Calibri" w:eastAsia="Times New Roman" w:hAnsi="Calibri" w:cs="Times New Roman"/>
            <w:bCs/>
          </w:rPr>
          <w:t xml:space="preserve"> </w:t>
        </w:r>
        <w:r w:rsidR="00C40A6D" w:rsidRPr="00550111">
          <w:rPr>
            <w:rFonts w:ascii="Calibri" w:eastAsia="Times New Roman" w:hAnsi="Calibri" w:cs="Times New Roman"/>
            <w:bCs/>
          </w:rPr>
          <w:t>paid on your behalf by EEC.</w:t>
        </w:r>
      </w:ins>
    </w:p>
    <w:p w14:paraId="133DB859" w14:textId="5A57E044" w:rsidR="000118E1" w:rsidRPr="00550111" w:rsidRDefault="008D0C3C" w:rsidP="008D0273">
      <w:pPr>
        <w:pStyle w:val="ListParagraph"/>
        <w:numPr>
          <w:ilvl w:val="0"/>
          <w:numId w:val="15"/>
        </w:numPr>
        <w:spacing w:line="240" w:lineRule="auto"/>
        <w:rPr>
          <w:ins w:id="16" w:author="Meehan, Carole (EEC)" w:date="2026-09-25T21:10:00Z" w16du:dateUtc="2026-09-26T01:10:00Z"/>
          <w:bCs/>
        </w:rPr>
      </w:pPr>
      <w:ins w:id="17" w:author="Meehan, Carole (EEC)" w:date="2026-09-25T21:10:00Z" w16du:dateUtc="2026-09-26T01:10:00Z">
        <w:r w:rsidRPr="00550111">
          <w:rPr>
            <w:rFonts w:ascii="Calibri" w:eastAsia="Times New Roman" w:hAnsi="Calibri" w:cs="Times New Roman"/>
            <w:bCs/>
          </w:rPr>
          <w:t xml:space="preserve">The following is a list of people who would count as a member of </w:t>
        </w:r>
        <w:r w:rsidR="000118E1" w:rsidRPr="00550111">
          <w:rPr>
            <w:rFonts w:ascii="Calibri" w:eastAsia="Times New Roman" w:hAnsi="Calibri" w:cs="Times New Roman"/>
            <w:bCs/>
          </w:rPr>
          <w:t>my</w:t>
        </w:r>
        <w:r w:rsidRPr="00550111">
          <w:rPr>
            <w:rFonts w:ascii="Calibri" w:eastAsia="Times New Roman" w:hAnsi="Calibri" w:cs="Times New Roman"/>
            <w:bCs/>
          </w:rPr>
          <w:t xml:space="preserve"> household</w:t>
        </w:r>
        <w:r w:rsidR="000118E1" w:rsidRPr="00550111">
          <w:rPr>
            <w:rFonts w:ascii="Calibri" w:eastAsia="Times New Roman" w:hAnsi="Calibri" w:cs="Times New Roman"/>
            <w:bCs/>
          </w:rPr>
          <w:t>:</w:t>
        </w:r>
      </w:ins>
    </w:p>
    <w:p w14:paraId="3562394D" w14:textId="77777777" w:rsidR="000118E1" w:rsidRPr="00550111" w:rsidRDefault="000118E1" w:rsidP="000118E1">
      <w:pPr>
        <w:pStyle w:val="ListParagraph"/>
        <w:numPr>
          <w:ilvl w:val="1"/>
          <w:numId w:val="15"/>
        </w:numPr>
        <w:spacing w:line="240" w:lineRule="auto"/>
        <w:rPr>
          <w:ins w:id="18" w:author="Meehan, Carole (EEC)" w:date="2026-09-25T21:10:00Z" w16du:dateUtc="2026-09-26T01:10:00Z"/>
          <w:bCs/>
        </w:rPr>
      </w:pPr>
      <w:ins w:id="19" w:author="Meehan, Carole (EEC)" w:date="2026-09-25T21:10:00Z" w16du:dateUtc="2026-09-26T01:10:00Z">
        <w:r w:rsidRPr="00550111">
          <w:rPr>
            <w:bCs/>
          </w:rPr>
          <w:t>My spouse, even if they are not related to my children;</w:t>
        </w:r>
      </w:ins>
    </w:p>
    <w:p w14:paraId="143D052F" w14:textId="77777777" w:rsidR="000118E1" w:rsidRPr="00550111" w:rsidRDefault="000118E1" w:rsidP="000118E1">
      <w:pPr>
        <w:pStyle w:val="ListParagraph"/>
        <w:numPr>
          <w:ilvl w:val="1"/>
          <w:numId w:val="15"/>
        </w:numPr>
        <w:spacing w:line="240" w:lineRule="auto"/>
        <w:rPr>
          <w:ins w:id="20" w:author="Meehan, Carole (EEC)" w:date="2026-09-25T21:10:00Z" w16du:dateUtc="2026-09-26T01:10:00Z"/>
          <w:bCs/>
        </w:rPr>
      </w:pPr>
      <w:ins w:id="21" w:author="Meehan, Carole (EEC)" w:date="2026-09-25T21:10:00Z" w16du:dateUtc="2026-09-26T01:10:00Z">
        <w:r w:rsidRPr="00550111">
          <w:rPr>
            <w:bCs/>
          </w:rPr>
          <w:t>The other parent of my child who lives in the home with me;</w:t>
        </w:r>
      </w:ins>
    </w:p>
    <w:p w14:paraId="03FC971F" w14:textId="77777777" w:rsidR="000118E1" w:rsidRPr="00550111" w:rsidRDefault="000118E1" w:rsidP="000118E1">
      <w:pPr>
        <w:pStyle w:val="ListParagraph"/>
        <w:numPr>
          <w:ilvl w:val="1"/>
          <w:numId w:val="15"/>
        </w:numPr>
        <w:spacing w:line="240" w:lineRule="auto"/>
        <w:rPr>
          <w:ins w:id="22" w:author="Meehan, Carole (EEC)" w:date="2026-09-25T21:10:00Z" w16du:dateUtc="2026-09-26T01:10:00Z"/>
          <w:bCs/>
        </w:rPr>
      </w:pPr>
      <w:ins w:id="23" w:author="Meehan, Carole (EEC)" w:date="2026-09-25T21:10:00Z" w16du:dateUtc="2026-09-26T01:10:00Z">
        <w:r w:rsidRPr="00550111">
          <w:rPr>
            <w:rFonts w:ascii="Calibri" w:eastAsia="Times New Roman" w:hAnsi="Calibri" w:cs="Times New Roman"/>
            <w:bCs/>
          </w:rPr>
          <w:t>My child(ren) who are younger than 18 years old;</w:t>
        </w:r>
      </w:ins>
    </w:p>
    <w:p w14:paraId="0C3E38D6" w14:textId="454AE162" w:rsidR="000118E1" w:rsidRPr="00550111" w:rsidRDefault="000118E1" w:rsidP="000118E1">
      <w:pPr>
        <w:pStyle w:val="ListParagraph"/>
        <w:numPr>
          <w:ilvl w:val="1"/>
          <w:numId w:val="15"/>
        </w:numPr>
        <w:spacing w:line="240" w:lineRule="auto"/>
        <w:rPr>
          <w:ins w:id="24" w:author="Meehan, Carole (EEC)" w:date="2026-09-25T21:10:00Z" w16du:dateUtc="2026-09-26T01:10:00Z"/>
          <w:bCs/>
        </w:rPr>
      </w:pPr>
      <w:ins w:id="25" w:author="Meehan, Carole (EEC)" w:date="2026-09-25T21:10:00Z" w16du:dateUtc="2026-09-26T01:10:00Z">
        <w:r w:rsidRPr="00550111">
          <w:rPr>
            <w:rFonts w:ascii="Calibri" w:eastAsia="Times New Roman" w:hAnsi="Calibri" w:cs="Times New Roman"/>
            <w:bCs/>
          </w:rPr>
          <w:t>My child(ren) who are younger than 24 years old if the child is in school full time; and</w:t>
        </w:r>
      </w:ins>
    </w:p>
    <w:p w14:paraId="0BC23B1B" w14:textId="4A17228A" w:rsidR="000118E1" w:rsidRPr="00550111" w:rsidRDefault="000118E1" w:rsidP="000118E1">
      <w:pPr>
        <w:pStyle w:val="ListParagraph"/>
        <w:numPr>
          <w:ilvl w:val="1"/>
          <w:numId w:val="15"/>
        </w:numPr>
        <w:spacing w:line="240" w:lineRule="auto"/>
        <w:rPr>
          <w:ins w:id="26" w:author="Meehan, Carole (EEC)" w:date="2026-09-25T21:10:00Z" w16du:dateUtc="2026-09-26T01:10:00Z"/>
          <w:bCs/>
        </w:rPr>
      </w:pPr>
      <w:ins w:id="27" w:author="Meehan, Carole (EEC)" w:date="2026-09-25T21:10:00Z" w16du:dateUtc="2026-09-26T01:10:00Z">
        <w:r w:rsidRPr="00550111">
          <w:rPr>
            <w:bCs/>
          </w:rPr>
          <w:t>Any relative of my child (Sibling, aunt, uncle, or grandparent) who lives in my home who is financially dependent on me and is claimed as a dependent on my tax returns.</w:t>
        </w:r>
      </w:ins>
    </w:p>
    <w:p w14:paraId="38A68FE1" w14:textId="04065DCD" w:rsidR="008D0C3C" w:rsidRPr="00550111" w:rsidRDefault="008D0C3C" w:rsidP="00377ACB">
      <w:pPr>
        <w:pStyle w:val="ListParagraph"/>
        <w:numPr>
          <w:ilvl w:val="0"/>
          <w:numId w:val="15"/>
        </w:numPr>
        <w:spacing w:after="0" w:line="240" w:lineRule="auto"/>
        <w:rPr>
          <w:ins w:id="28" w:author="Meehan, Carole (EEC)" w:date="2026-09-25T21:10:00Z" w16du:dateUtc="2026-09-26T01:10:00Z"/>
        </w:rPr>
      </w:pPr>
      <w:ins w:id="29" w:author="Meehan, Carole (EEC)" w:date="2026-09-25T21:10:00Z" w16du:dateUtc="2026-09-26T01:10:00Z">
        <w:r w:rsidRPr="00550111">
          <w:rPr>
            <w:rFonts w:ascii="Calibri" w:eastAsia="Times New Roman" w:hAnsi="Calibri" w:cs="Times New Roman"/>
          </w:rPr>
          <w:t xml:space="preserve">If you have questions on who will count, please ask </w:t>
        </w:r>
        <w:r w:rsidRPr="00550111">
          <w:rPr>
            <w:rFonts w:ascii="Calibri" w:hAnsi="Calibri" w:cs="Calibri"/>
          </w:rPr>
          <w:t>the</w:t>
        </w:r>
        <w:r w:rsidRPr="00550111">
          <w:t xml:space="preserve"> </w:t>
        </w:r>
        <w:r w:rsidRPr="00550111">
          <w:rPr>
            <w:rFonts w:ascii="Calibri" w:hAnsi="Calibri" w:cs="Calibri"/>
          </w:rPr>
          <w:t>agency confirming your child care eligibility</w:t>
        </w:r>
        <w:r w:rsidR="0054057E" w:rsidRPr="00550111">
          <w:rPr>
            <w:rFonts w:ascii="Calibri" w:eastAsia="Times New Roman" w:hAnsi="Calibri" w:cs="Times New Roman"/>
          </w:rPr>
          <w:t>.</w:t>
        </w:r>
      </w:ins>
    </w:p>
    <w:p w14:paraId="589BC5CC" w14:textId="77777777" w:rsidR="006F35DE" w:rsidRPr="00550111" w:rsidRDefault="006F35DE" w:rsidP="00CD2EA0">
      <w:pPr>
        <w:spacing w:after="0"/>
        <w:rPr>
          <w:ins w:id="30" w:author="Meehan, Carole (EEC)" w:date="2026-09-25T21:10:00Z" w16du:dateUtc="2026-09-26T01:10:00Z"/>
          <w:b/>
        </w:rPr>
      </w:pPr>
    </w:p>
    <w:p w14:paraId="5153EE17" w14:textId="66C5B8B3" w:rsidR="001768B0" w:rsidRPr="00550111" w:rsidRDefault="0043417F" w:rsidP="003533AE">
      <w:pPr>
        <w:spacing w:after="80"/>
        <w:rPr>
          <w:ins w:id="31" w:author="Meehan, Carole (EEC)" w:date="2026-09-25T21:10:00Z" w16du:dateUtc="2026-09-26T01:10:00Z"/>
          <w:b/>
        </w:rPr>
      </w:pPr>
      <w:ins w:id="32" w:author="Meehan, Carole (EEC)" w:date="2026-09-25T21:10:00Z" w16du:dateUtc="2026-09-26T01:10:00Z">
        <w:r w:rsidRPr="00550111">
          <w:rPr>
            <w:b/>
          </w:rPr>
          <w:t>Please read carefully and mark “X” on all that apply</w:t>
        </w:r>
        <w:r w:rsidR="001768B0" w:rsidRPr="00550111">
          <w:rPr>
            <w:b/>
          </w:rPr>
          <w:t>:</w:t>
        </w:r>
        <w:r w:rsidR="00FB464D" w:rsidRPr="00550111">
          <w:rPr>
            <w:b/>
          </w:rPr>
          <w:tab/>
        </w:r>
        <w:r w:rsidR="00FB464D" w:rsidRPr="00550111">
          <w:rPr>
            <w:b/>
          </w:rPr>
          <w:tab/>
        </w:r>
      </w:ins>
    </w:p>
    <w:p w14:paraId="1BE1DC0C" w14:textId="5942CEDC" w:rsidR="001768B0" w:rsidRPr="00550111" w:rsidRDefault="00D11EBA" w:rsidP="00CD2EA0">
      <w:pPr>
        <w:pStyle w:val="ListParagraph"/>
        <w:numPr>
          <w:ilvl w:val="0"/>
          <w:numId w:val="17"/>
        </w:numPr>
        <w:spacing w:after="0" w:line="240" w:lineRule="auto"/>
        <w:rPr>
          <w:ins w:id="33" w:author="Meehan, Carole (EEC)" w:date="2026-09-25T21:10:00Z" w16du:dateUtc="2026-09-26T01:10:00Z"/>
        </w:rPr>
      </w:pPr>
      <w:ins w:id="34" w:author="Meehan, Carole (EEC)" w:date="2026-09-25T21:10:00Z" w16du:dateUtc="2026-09-26T01:10:00Z">
        <w:r w:rsidRPr="00550111">
          <w:t>I Am Legally Married</w:t>
        </w:r>
      </w:ins>
    </w:p>
    <w:p w14:paraId="3DEE7B94" w14:textId="189C1602" w:rsidR="008939A5" w:rsidRPr="00550111" w:rsidRDefault="00EB2611" w:rsidP="00D97E20">
      <w:pPr>
        <w:spacing w:after="0" w:line="240" w:lineRule="auto"/>
        <w:ind w:left="1440"/>
        <w:rPr>
          <w:ins w:id="35" w:author="Meehan, Carole (EEC)" w:date="2026-09-25T21:10:00Z" w16du:dateUtc="2026-09-26T01:10:00Z"/>
        </w:rPr>
      </w:pPr>
      <w:ins w:id="36" w:author="Meehan, Carole (EEC)" w:date="2026-09-25T21:10:00Z" w16du:dateUtc="2026-09-26T01:10:00Z">
        <w:r w:rsidRPr="00550111">
          <w:t>If yes</w:t>
        </w:r>
        <w:r w:rsidR="009347F4">
          <w:t>,</w:t>
        </w:r>
        <w:r w:rsidRPr="00550111">
          <w:t xml:space="preserve"> s</w:t>
        </w:r>
        <w:r w:rsidR="001768B0" w:rsidRPr="00550111">
          <w:t xml:space="preserve">pouse’s </w:t>
        </w:r>
        <w:r w:rsidRPr="00550111">
          <w:t>n</w:t>
        </w:r>
        <w:r w:rsidR="001768B0" w:rsidRPr="00550111">
          <w:t xml:space="preserve">ame and </w:t>
        </w:r>
        <w:r w:rsidRPr="00550111">
          <w:t>d</w:t>
        </w:r>
        <w:r w:rsidR="001768B0" w:rsidRPr="00550111">
          <w:t xml:space="preserve">ate of </w:t>
        </w:r>
        <w:r w:rsidRPr="00550111">
          <w:t>b</w:t>
        </w:r>
        <w:r w:rsidR="001768B0" w:rsidRPr="00550111">
          <w:t>irth</w:t>
        </w:r>
        <w:r w:rsidR="00CD2EA0">
          <w:t xml:space="preserve">: </w:t>
        </w:r>
        <w:r w:rsidR="001768B0" w:rsidRPr="00550111">
          <w:t>_______________________________________</w:t>
        </w:r>
      </w:ins>
    </w:p>
    <w:p w14:paraId="60A7A469" w14:textId="37051415" w:rsidR="001768B0" w:rsidRPr="00550111" w:rsidRDefault="0043417F" w:rsidP="00D97E20">
      <w:pPr>
        <w:pStyle w:val="ListParagraph"/>
        <w:numPr>
          <w:ilvl w:val="0"/>
          <w:numId w:val="17"/>
        </w:numPr>
        <w:spacing w:after="0" w:line="240" w:lineRule="auto"/>
        <w:rPr>
          <w:ins w:id="37" w:author="Meehan, Carole (EEC)" w:date="2026-09-25T21:10:00Z" w16du:dateUtc="2026-09-26T01:10:00Z"/>
        </w:rPr>
      </w:pPr>
      <w:ins w:id="38" w:author="Meehan, Carole (EEC)" w:date="2026-09-25T21:10:00Z" w16du:dateUtc="2026-09-26T01:10:00Z">
        <w:r w:rsidRPr="00550111">
          <w:t xml:space="preserve">I </w:t>
        </w:r>
        <w:r w:rsidR="00597717">
          <w:t>Live with</w:t>
        </w:r>
        <w:r w:rsidRPr="00550111">
          <w:t xml:space="preserve"> My Child(Ren)</w:t>
        </w:r>
        <w:r w:rsidR="00597717">
          <w:t>’s other parent</w:t>
        </w:r>
      </w:ins>
    </w:p>
    <w:p w14:paraId="7F8B974E" w14:textId="6A285ACE" w:rsidR="0026149F" w:rsidRPr="00550111" w:rsidRDefault="009347F4" w:rsidP="00D97E20">
      <w:pPr>
        <w:pStyle w:val="ListParagraph"/>
        <w:spacing w:line="240" w:lineRule="auto"/>
        <w:ind w:left="1440"/>
        <w:rPr>
          <w:ins w:id="39" w:author="Meehan, Carole (EEC)" w:date="2026-09-25T21:10:00Z" w16du:dateUtc="2026-09-26T01:10:00Z"/>
        </w:rPr>
      </w:pPr>
      <w:ins w:id="40" w:author="Meehan, Carole (EEC)" w:date="2026-09-25T21:10:00Z" w16du:dateUtc="2026-09-26T01:10:00Z">
        <w:r>
          <w:t xml:space="preserve">If yes, </w:t>
        </w:r>
        <w:r w:rsidR="0026149F" w:rsidRPr="00550111">
          <w:t>Father/Mother’s Name and Date of Birth</w:t>
        </w:r>
        <w:r w:rsidR="00CD2EA0">
          <w:t xml:space="preserve">: </w:t>
        </w:r>
        <w:r w:rsidR="0026149F" w:rsidRPr="00550111">
          <w:t>____________________________________</w:t>
        </w:r>
      </w:ins>
    </w:p>
    <w:p w14:paraId="1A5B2C89" w14:textId="00FCA970" w:rsidR="001768B0" w:rsidRPr="00550111" w:rsidRDefault="0043417F" w:rsidP="00CD2EA0">
      <w:pPr>
        <w:pStyle w:val="ListParagraph"/>
        <w:numPr>
          <w:ilvl w:val="0"/>
          <w:numId w:val="17"/>
        </w:numPr>
        <w:spacing w:line="240" w:lineRule="auto"/>
        <w:rPr>
          <w:ins w:id="41" w:author="Meehan, Carole (EEC)" w:date="2026-09-25T21:10:00Z" w16du:dateUtc="2026-09-26T01:10:00Z"/>
        </w:rPr>
      </w:pPr>
      <w:ins w:id="42" w:author="Meehan, Carole (EEC)" w:date="2026-09-25T21:10:00Z" w16du:dateUtc="2026-09-26T01:10:00Z">
        <w:r w:rsidRPr="00550111">
          <w:t>I Am Legally Divorced</w:t>
        </w:r>
      </w:ins>
    </w:p>
    <w:p w14:paraId="319F555E" w14:textId="46292510" w:rsidR="00565FDC" w:rsidRPr="00550111" w:rsidRDefault="0043417F" w:rsidP="00CD2EA0">
      <w:pPr>
        <w:pStyle w:val="ListParagraph"/>
        <w:numPr>
          <w:ilvl w:val="0"/>
          <w:numId w:val="17"/>
        </w:numPr>
        <w:spacing w:line="240" w:lineRule="auto"/>
        <w:rPr>
          <w:ins w:id="43" w:author="Meehan, Carole (EEC)" w:date="2026-09-25T21:10:00Z" w16du:dateUtc="2026-09-26T01:10:00Z"/>
        </w:rPr>
      </w:pPr>
      <w:ins w:id="44" w:author="Meehan, Carole (EEC)" w:date="2026-09-25T21:10:00Z" w16du:dateUtc="2026-09-26T01:10:00Z">
        <w:r w:rsidRPr="00550111">
          <w:t>I Am Widowed</w:t>
        </w:r>
      </w:ins>
    </w:p>
    <w:p w14:paraId="36C835D3" w14:textId="13E1EF23" w:rsidR="001768B0" w:rsidRPr="00550111" w:rsidRDefault="0043417F" w:rsidP="00CD2EA0">
      <w:pPr>
        <w:pStyle w:val="ListParagraph"/>
        <w:numPr>
          <w:ilvl w:val="0"/>
          <w:numId w:val="17"/>
        </w:numPr>
        <w:spacing w:line="240" w:lineRule="auto"/>
        <w:rPr>
          <w:ins w:id="45" w:author="Meehan, Carole (EEC)" w:date="2026-09-25T21:10:00Z" w16du:dateUtc="2026-09-26T01:10:00Z"/>
        </w:rPr>
      </w:pPr>
      <w:ins w:id="46" w:author="Meehan, Carole (EEC)" w:date="2026-09-25T21:10:00Z" w16du:dateUtc="2026-09-26T01:10:00Z">
        <w:r w:rsidRPr="00550111">
          <w:t>I Am Legally Separated From My Legal Spouse</w:t>
        </w:r>
        <w:r w:rsidR="001768B0" w:rsidRPr="00550111">
          <w:t xml:space="preserve">      </w:t>
        </w:r>
      </w:ins>
    </w:p>
    <w:p w14:paraId="1F9944C5" w14:textId="2BA140C4" w:rsidR="0026149F" w:rsidRPr="00550111" w:rsidRDefault="009347F4" w:rsidP="005D201D">
      <w:pPr>
        <w:pStyle w:val="ListParagraph"/>
        <w:spacing w:line="240" w:lineRule="auto"/>
        <w:ind w:left="1440"/>
        <w:rPr>
          <w:ins w:id="47" w:author="Meehan, Carole (EEC)" w:date="2026-09-25T21:10:00Z" w16du:dateUtc="2026-09-26T01:10:00Z"/>
        </w:rPr>
      </w:pPr>
      <w:ins w:id="48" w:author="Meehan, Carole (EEC)" w:date="2026-09-25T21:10:00Z" w16du:dateUtc="2026-09-26T01:10:00Z">
        <w:r>
          <w:t xml:space="preserve">If yes, </w:t>
        </w:r>
        <w:r w:rsidR="0026149F" w:rsidRPr="00550111">
          <w:t>Spouse’s Name and Date of Birth</w:t>
        </w:r>
        <w:r w:rsidR="005D201D">
          <w:t>:</w:t>
        </w:r>
        <w:r w:rsidR="0026149F" w:rsidRPr="00550111">
          <w:t xml:space="preserve"> _________________________________________________</w:t>
        </w:r>
      </w:ins>
    </w:p>
    <w:p w14:paraId="39C5A004" w14:textId="2229C7F9" w:rsidR="001768B0" w:rsidRPr="00550111" w:rsidRDefault="0043417F" w:rsidP="00CD2EA0">
      <w:pPr>
        <w:pStyle w:val="ListParagraph"/>
        <w:numPr>
          <w:ilvl w:val="0"/>
          <w:numId w:val="17"/>
        </w:numPr>
        <w:spacing w:line="240" w:lineRule="auto"/>
        <w:rPr>
          <w:ins w:id="49" w:author="Meehan, Carole (EEC)" w:date="2026-09-25T21:10:00Z" w16du:dateUtc="2026-09-26T01:10:00Z"/>
        </w:rPr>
      </w:pPr>
      <w:ins w:id="50" w:author="Meehan, Carole (EEC)" w:date="2026-09-25T21:10:00Z" w16du:dateUtc="2026-09-26T01:10:00Z">
        <w:r w:rsidRPr="00550111">
          <w:t>I Am Informally Separated From My Legal Spouse</w:t>
        </w:r>
      </w:ins>
    </w:p>
    <w:p w14:paraId="72961772" w14:textId="41E49E74" w:rsidR="0026149F" w:rsidRPr="00550111" w:rsidRDefault="009347F4" w:rsidP="00377ACB">
      <w:pPr>
        <w:pStyle w:val="ListParagraph"/>
        <w:spacing w:line="240" w:lineRule="auto"/>
        <w:ind w:left="1440"/>
        <w:rPr>
          <w:ins w:id="51" w:author="Meehan, Carole (EEC)" w:date="2026-09-25T21:10:00Z" w16du:dateUtc="2026-09-26T01:10:00Z"/>
        </w:rPr>
      </w:pPr>
      <w:ins w:id="52" w:author="Meehan, Carole (EEC)" w:date="2026-09-25T21:10:00Z" w16du:dateUtc="2026-09-26T01:10:00Z">
        <w:r>
          <w:t xml:space="preserve">If yes, </w:t>
        </w:r>
        <w:r w:rsidR="0026149F" w:rsidRPr="00550111">
          <w:t>Spouse’s Name and Date of Birth</w:t>
        </w:r>
        <w:r w:rsidR="00377ACB">
          <w:t>:</w:t>
        </w:r>
        <w:r w:rsidR="0026149F" w:rsidRPr="00550111">
          <w:t xml:space="preserve"> _________________________________________________</w:t>
        </w:r>
      </w:ins>
    </w:p>
    <w:p w14:paraId="6D98946A" w14:textId="1E6C3FF3" w:rsidR="001768B0" w:rsidRPr="00550111" w:rsidRDefault="0043417F" w:rsidP="00377ACB">
      <w:pPr>
        <w:pStyle w:val="ListParagraph"/>
        <w:numPr>
          <w:ilvl w:val="0"/>
          <w:numId w:val="14"/>
        </w:numPr>
        <w:spacing w:after="0" w:line="240" w:lineRule="auto"/>
        <w:rPr>
          <w:ins w:id="53" w:author="Meehan, Carole (EEC)" w:date="2026-09-25T21:10:00Z" w16du:dateUtc="2026-09-26T01:10:00Z"/>
        </w:rPr>
      </w:pPr>
      <w:ins w:id="54" w:author="Meehan, Carole (EEC)" w:date="2026-09-25T21:10:00Z" w16du:dateUtc="2026-09-26T01:10:00Z">
        <w:r w:rsidRPr="00550111">
          <w:t>I Do Not Live With The Father/Mother Of My Child(Ren)</w:t>
        </w:r>
      </w:ins>
    </w:p>
    <w:p w14:paraId="755168EC" w14:textId="77777777" w:rsidR="00377ACB" w:rsidRDefault="00377ACB" w:rsidP="00377ACB">
      <w:pPr>
        <w:spacing w:after="0"/>
        <w:rPr>
          <w:ins w:id="55" w:author="Meehan, Carole (EEC)" w:date="2026-09-25T21:10:00Z" w16du:dateUtc="2026-09-26T01:10:00Z"/>
          <w:b/>
          <w:bCs/>
        </w:rPr>
      </w:pPr>
    </w:p>
    <w:p w14:paraId="118293FB" w14:textId="7999DB6C" w:rsidR="001768B0" w:rsidRPr="00550111" w:rsidRDefault="000F53AA" w:rsidP="00DB7E56">
      <w:pPr>
        <w:spacing w:after="80"/>
        <w:rPr>
          <w:ins w:id="56" w:author="Meehan, Carole (EEC)" w:date="2026-09-25T21:10:00Z" w16du:dateUtc="2026-09-26T01:10:00Z"/>
          <w:b/>
          <w:bCs/>
        </w:rPr>
      </w:pPr>
      <w:ins w:id="57" w:author="Meehan, Carole (EEC)" w:date="2026-09-25T21:10:00Z" w16du:dateUtc="2026-09-26T01:10:00Z">
        <w:r w:rsidRPr="00550111">
          <w:rPr>
            <w:b/>
            <w:bCs/>
          </w:rPr>
          <w:t>I live with t</w:t>
        </w:r>
        <w:r w:rsidR="0086572E" w:rsidRPr="00550111">
          <w:rPr>
            <w:b/>
            <w:bCs/>
          </w:rPr>
          <w:t>he</w:t>
        </w:r>
        <w:r w:rsidRPr="00550111">
          <w:rPr>
            <w:b/>
            <w:bCs/>
          </w:rPr>
          <w:t>se</w:t>
        </w:r>
        <w:r w:rsidR="0086572E" w:rsidRPr="00550111">
          <w:rPr>
            <w:b/>
            <w:bCs/>
          </w:rPr>
          <w:t xml:space="preserve"> </w:t>
        </w:r>
        <w:r w:rsidR="00DE4193" w:rsidRPr="00550111">
          <w:rPr>
            <w:b/>
            <w:bCs/>
          </w:rPr>
          <w:t xml:space="preserve">family </w:t>
        </w:r>
        <w:r w:rsidR="0086572E" w:rsidRPr="00550111">
          <w:rPr>
            <w:b/>
            <w:bCs/>
          </w:rPr>
          <w:t>members</w:t>
        </w:r>
        <w:r w:rsidR="00EE75DC">
          <w:rPr>
            <w:b/>
            <w:bCs/>
          </w:rPr>
          <w:t xml:space="preserve"> (</w:t>
        </w:r>
        <w:r w:rsidR="00452EB9">
          <w:rPr>
            <w:b/>
            <w:bCs/>
          </w:rPr>
          <w:t>add names on the back if there are not enough rows)</w:t>
        </w:r>
        <w:r w:rsidR="001768B0" w:rsidRPr="00550111">
          <w:rPr>
            <w:b/>
            <w:bCs/>
          </w:rPr>
          <w:t>:</w:t>
        </w:r>
      </w:ins>
    </w:p>
    <w:p w14:paraId="129A65B7" w14:textId="00FA36B1" w:rsidR="00896BD2" w:rsidRPr="00F748F4" w:rsidRDefault="00896BD2" w:rsidP="00896BD2">
      <w:pPr>
        <w:jc w:val="center"/>
        <w:rPr>
          <w:del w:id="58" w:author="Meehan, Carole (EEC)" w:date="2026-09-25T21:10:00Z" w16du:dateUtc="2026-09-26T01:10:00Z"/>
          <w:rFonts w:ascii="Arial" w:hAnsi="Arial" w:cs="Arial"/>
          <w:b/>
          <w:sz w:val="44"/>
          <w:szCs w:val="48"/>
        </w:rPr>
      </w:pPr>
      <w:bookmarkStart w:id="59" w:name="_Toc506209585"/>
      <w:del w:id="60" w:author="Meehan, Carole (EEC)" w:date="2026-09-25T21:10:00Z" w16du:dateUtc="2026-09-26T01:10:00Z">
        <w:r w:rsidRPr="00406F28">
          <w:rPr>
            <w:rFonts w:ascii="Arial" w:hAnsi="Arial" w:cs="Arial"/>
            <w:b/>
            <w:sz w:val="44"/>
            <w:szCs w:val="48"/>
          </w:rPr>
          <w:delText xml:space="preserve">Request for </w:delText>
        </w:r>
        <w:r>
          <w:rPr>
            <w:rFonts w:ascii="Arial" w:hAnsi="Arial" w:cs="Arial"/>
            <w:b/>
            <w:sz w:val="44"/>
            <w:szCs w:val="48"/>
          </w:rPr>
          <w:delText>Proposals #</w:delText>
        </w:r>
        <w:r w:rsidR="0047056F" w:rsidRPr="00F748F4">
          <w:rPr>
            <w:rFonts w:ascii="Arial" w:hAnsi="Arial" w:cs="Arial"/>
            <w:b/>
            <w:sz w:val="44"/>
            <w:szCs w:val="48"/>
          </w:rPr>
          <w:delText>2019</w:delText>
        </w:r>
        <w:r w:rsidRPr="00F748F4">
          <w:rPr>
            <w:rFonts w:ascii="Arial" w:hAnsi="Arial" w:cs="Arial"/>
            <w:b/>
            <w:sz w:val="44"/>
            <w:szCs w:val="48"/>
          </w:rPr>
          <w:delText>-BH02:</w:delText>
        </w:r>
      </w:del>
    </w:p>
    <w:p w14:paraId="5E216B05" w14:textId="77777777" w:rsidR="008C5E65" w:rsidRPr="00F748F4" w:rsidRDefault="008C5E65" w:rsidP="008C5E65">
      <w:pPr>
        <w:jc w:val="center"/>
        <w:outlineLvl w:val="0"/>
        <w:rPr>
          <w:del w:id="61" w:author="Meehan, Carole (EEC)" w:date="2026-09-25T21:10:00Z" w16du:dateUtc="2026-09-26T01:10:00Z"/>
          <w:rFonts w:ascii="Arial" w:hAnsi="Arial" w:cs="Arial"/>
          <w:b/>
          <w:noProof/>
          <w:sz w:val="40"/>
          <w:szCs w:val="40"/>
        </w:rPr>
      </w:pPr>
      <w:bookmarkStart w:id="62" w:name="_Hlk515609148"/>
      <w:del w:id="63" w:author="Meehan, Carole (EEC)" w:date="2026-09-25T21:10:00Z" w16du:dateUtc="2026-09-26T01:10:00Z">
        <w:r w:rsidRPr="00F748F4">
          <w:rPr>
            <w:rFonts w:ascii="Arial" w:hAnsi="Arial" w:cs="Arial"/>
            <w:b/>
            <w:noProof/>
            <w:sz w:val="40"/>
            <w:szCs w:val="40"/>
          </w:rPr>
          <w:delText xml:space="preserve">Solano County Health &amp; Social Services: </w:delText>
        </w:r>
      </w:del>
    </w:p>
    <w:p w14:paraId="43137C2D" w14:textId="77777777" w:rsidR="008C5E65" w:rsidRPr="00F748F4" w:rsidRDefault="008C5E65" w:rsidP="008C5E65">
      <w:pPr>
        <w:jc w:val="center"/>
        <w:outlineLvl w:val="0"/>
        <w:rPr>
          <w:del w:id="64" w:author="Meehan, Carole (EEC)" w:date="2026-09-25T21:10:00Z" w16du:dateUtc="2026-09-26T01:10:00Z"/>
          <w:rFonts w:ascii="Arial" w:hAnsi="Arial" w:cs="Arial"/>
          <w:b/>
          <w:sz w:val="40"/>
          <w:szCs w:val="40"/>
        </w:rPr>
      </w:pPr>
      <w:del w:id="65" w:author="Meehan, Carole (EEC)" w:date="2026-09-25T21:10:00Z" w16du:dateUtc="2026-09-26T01:10:00Z">
        <w:r w:rsidRPr="00F748F4">
          <w:rPr>
            <w:rFonts w:ascii="Arial" w:hAnsi="Arial" w:cs="Arial"/>
            <w:b/>
            <w:noProof/>
            <w:sz w:val="40"/>
            <w:szCs w:val="40"/>
          </w:rPr>
          <w:delText>Behavioral Health Division</w:delText>
        </w:r>
        <w:r w:rsidRPr="00F748F4">
          <w:rPr>
            <w:rFonts w:ascii="Arial" w:hAnsi="Arial" w:cs="Arial"/>
            <w:b/>
            <w:sz w:val="40"/>
            <w:szCs w:val="40"/>
          </w:rPr>
          <w:delText xml:space="preserve"> </w:delText>
        </w:r>
      </w:del>
    </w:p>
    <w:bookmarkEnd w:id="62"/>
    <w:p w14:paraId="483CCD0F" w14:textId="64756F00" w:rsidR="00896BD2" w:rsidRPr="00F748F4" w:rsidRDefault="00896BD2" w:rsidP="00896BD2">
      <w:pPr>
        <w:jc w:val="center"/>
        <w:outlineLvl w:val="0"/>
        <w:rPr>
          <w:del w:id="66" w:author="Meehan, Carole (EEC)" w:date="2026-09-25T21:10:00Z" w16du:dateUtc="2026-09-26T01:10:00Z"/>
          <w:rFonts w:ascii="Arial" w:hAnsi="Arial" w:cs="Arial"/>
          <w:b/>
          <w:sz w:val="40"/>
          <w:szCs w:val="32"/>
        </w:rPr>
      </w:pPr>
      <w:del w:id="67" w:author="Meehan, Carole (EEC)" w:date="2026-09-25T21:10:00Z" w16du:dateUtc="2026-09-26T01:10:00Z">
        <w:r w:rsidRPr="00F748F4">
          <w:rPr>
            <w:rFonts w:ascii="Arial" w:hAnsi="Arial" w:cs="Arial"/>
            <w:b/>
            <w:sz w:val="40"/>
            <w:szCs w:val="32"/>
          </w:rPr>
          <w:delText>Mobile Crisis Services</w:delText>
        </w:r>
      </w:del>
    </w:p>
    <w:p w14:paraId="6B368773" w14:textId="77777777" w:rsidR="00C65FE7" w:rsidRDefault="00C65FE7" w:rsidP="00C65FE7">
      <w:pPr>
        <w:spacing w:after="0"/>
        <w:rPr>
          <w:del w:id="68" w:author="Meehan, Carole (EEC)" w:date="2026-09-25T21:10:00Z" w16du:dateUtc="2026-09-26T01:10:00Z"/>
          <w:rFonts w:ascii="Arial" w:hAnsi="Arial" w:cs="Arial"/>
          <w:b/>
          <w:sz w:val="28"/>
          <w:u w:val="single"/>
        </w:rPr>
      </w:pPr>
    </w:p>
    <w:p w14:paraId="6E5D2AB8" w14:textId="7A9066A2" w:rsidR="00860F2D" w:rsidRPr="00C65FE7" w:rsidRDefault="007B4513" w:rsidP="007B4513">
      <w:pPr>
        <w:spacing w:after="0"/>
        <w:jc w:val="center"/>
        <w:rPr>
          <w:del w:id="69" w:author="Meehan, Carole (EEC)" w:date="2026-09-25T21:10:00Z" w16du:dateUtc="2026-09-26T01:10:00Z"/>
          <w:rFonts w:ascii="Arial" w:hAnsi="Arial" w:cs="Arial"/>
          <w:sz w:val="28"/>
        </w:rPr>
      </w:pPr>
      <w:del w:id="70" w:author="Meehan, Carole (EEC)" w:date="2026-09-25T21:10:00Z" w16du:dateUtc="2026-09-26T01:10:00Z">
        <w:r w:rsidRPr="00C65FE7">
          <w:rPr>
            <w:rFonts w:ascii="Arial" w:hAnsi="Arial" w:cs="Arial"/>
            <w:b/>
            <w:sz w:val="28"/>
            <w:u w:val="single"/>
          </w:rPr>
          <w:delText>ATTAC</w:delText>
        </w:r>
        <w:r w:rsidR="00860F2D" w:rsidRPr="00C65FE7">
          <w:rPr>
            <w:rFonts w:ascii="Arial" w:hAnsi="Arial" w:cs="Arial"/>
            <w:b/>
            <w:sz w:val="28"/>
            <w:u w:val="single"/>
          </w:rPr>
          <w:delText xml:space="preserve">HMENT </w:delText>
        </w:r>
        <w:r w:rsidR="00E5713E" w:rsidRPr="00C65FE7">
          <w:rPr>
            <w:rFonts w:ascii="Arial" w:hAnsi="Arial" w:cs="Arial"/>
            <w:b/>
            <w:sz w:val="28"/>
            <w:u w:val="single"/>
          </w:rPr>
          <w:delText>C</w:delText>
        </w:r>
        <w:r w:rsidR="00860F2D" w:rsidRPr="00C65FE7">
          <w:rPr>
            <w:rFonts w:ascii="Arial" w:hAnsi="Arial" w:cs="Arial"/>
            <w:b/>
            <w:sz w:val="28"/>
            <w:u w:val="single"/>
          </w:rPr>
          <w:delText>: BUDGET WORKSHEET</w:delText>
        </w:r>
        <w:bookmarkEnd w:id="59"/>
      </w:del>
    </w:p>
    <w:p w14:paraId="5ECC0132" w14:textId="54D62460" w:rsidR="00860F2D" w:rsidRPr="00934B7A" w:rsidRDefault="00860F2D" w:rsidP="00860F2D">
      <w:pPr>
        <w:rPr>
          <w:del w:id="71" w:author="Meehan, Carole (EEC)" w:date="2026-09-25T21:10:00Z" w16du:dateUtc="2026-09-26T01:10:00Z"/>
          <w:rFonts w:ascii="Arial" w:hAnsi="Arial" w:cs="Arial"/>
          <w:sz w:val="18"/>
        </w:rPr>
      </w:pPr>
      <w:del w:id="72" w:author="Meehan, Carole (EEC)" w:date="2026-09-25T21:10:00Z" w16du:dateUtc="2026-09-26T01:10:00Z">
        <w:r w:rsidRPr="00934B7A">
          <w:rPr>
            <w:rFonts w:ascii="Arial" w:eastAsia="Arial" w:hAnsi="Arial" w:cs="Arial"/>
            <w:color w:val="1A1A1A"/>
            <w:szCs w:val="24"/>
          </w:rPr>
          <w:lastRenderedPageBreak/>
          <w:delText xml:space="preserve">The Budget Worksheet (ATTACHMENT </w:delText>
        </w:r>
        <w:r w:rsidR="00C65FE7">
          <w:rPr>
            <w:rFonts w:ascii="Arial" w:eastAsia="Arial" w:hAnsi="Arial" w:cs="Arial"/>
            <w:color w:val="1A1A1A"/>
            <w:szCs w:val="24"/>
          </w:rPr>
          <w:delText>C</w:delText>
        </w:r>
        <w:r w:rsidRPr="00934B7A">
          <w:rPr>
            <w:rFonts w:ascii="Arial" w:eastAsia="Arial" w:hAnsi="Arial" w:cs="Arial"/>
            <w:color w:val="1A1A1A"/>
            <w:szCs w:val="24"/>
          </w:rPr>
          <w:delText xml:space="preserve">) must be prepared according to the Budget Worksheet Instructions found </w:delText>
        </w:r>
        <w:r w:rsidR="000239B4" w:rsidRPr="00934B7A">
          <w:rPr>
            <w:rFonts w:ascii="Arial" w:eastAsia="Arial" w:hAnsi="Arial" w:cs="Arial"/>
            <w:color w:val="1A1A1A"/>
            <w:szCs w:val="24"/>
          </w:rPr>
          <w:delText xml:space="preserve">on page </w:delText>
        </w:r>
        <w:r w:rsidR="00C65FE7">
          <w:rPr>
            <w:rFonts w:ascii="Arial" w:eastAsia="Arial" w:hAnsi="Arial" w:cs="Arial"/>
            <w:color w:val="1A1A1A"/>
            <w:szCs w:val="24"/>
          </w:rPr>
          <w:delText>11</w:delText>
        </w:r>
        <w:r w:rsidR="000239B4" w:rsidRPr="00934B7A">
          <w:rPr>
            <w:rFonts w:ascii="Arial" w:eastAsia="Arial" w:hAnsi="Arial" w:cs="Arial"/>
            <w:color w:val="1A1A1A"/>
            <w:szCs w:val="24"/>
          </w:rPr>
          <w:delText>.</w:delText>
        </w:r>
        <w:r w:rsidRPr="00934B7A">
          <w:rPr>
            <w:rFonts w:ascii="Arial" w:eastAsia="Arial" w:hAnsi="Arial" w:cs="Arial"/>
            <w:color w:val="1A1A1A"/>
            <w:szCs w:val="24"/>
          </w:rPr>
          <w:delText xml:space="preserve"> The total cost on the Budget Worksheet must equal </w:delText>
        </w:r>
        <w:r w:rsidR="000239B4" w:rsidRPr="00934B7A">
          <w:rPr>
            <w:rFonts w:ascii="Arial" w:eastAsia="Arial" w:hAnsi="Arial" w:cs="Arial"/>
            <w:color w:val="1A1A1A"/>
            <w:szCs w:val="24"/>
          </w:rPr>
          <w:delText xml:space="preserve">or be less than </w:delText>
        </w:r>
        <w:r w:rsidRPr="00934B7A">
          <w:rPr>
            <w:rFonts w:ascii="Arial" w:eastAsia="Arial" w:hAnsi="Arial" w:cs="Arial"/>
            <w:color w:val="1A1A1A"/>
            <w:szCs w:val="24"/>
          </w:rPr>
          <w:delText xml:space="preserve">the amount of the </w:delText>
        </w:r>
        <w:r w:rsidR="000239B4" w:rsidRPr="00934B7A">
          <w:rPr>
            <w:rFonts w:ascii="Arial" w:eastAsia="Arial" w:hAnsi="Arial" w:cs="Arial"/>
            <w:color w:val="1A1A1A"/>
            <w:szCs w:val="24"/>
          </w:rPr>
          <w:delText xml:space="preserve">annual budget listed in the RFP as described on page </w:delText>
        </w:r>
        <w:r w:rsidR="00C65FE7">
          <w:rPr>
            <w:rFonts w:ascii="Arial" w:eastAsia="Arial" w:hAnsi="Arial" w:cs="Arial"/>
            <w:color w:val="1A1A1A"/>
            <w:szCs w:val="24"/>
          </w:rPr>
          <w:delText xml:space="preserve">2. </w:delText>
        </w:r>
      </w:del>
    </w:p>
    <w:p w14:paraId="65303D3B" w14:textId="52C26858" w:rsidR="00934B7A" w:rsidRPr="00934B7A" w:rsidRDefault="00934B7A" w:rsidP="00860F2D">
      <w:pPr>
        <w:spacing w:before="120"/>
        <w:rPr>
          <w:del w:id="73" w:author="Meehan, Carole (EEC)" w:date="2026-09-25T21:10:00Z" w16du:dateUtc="2026-09-26T01:10:00Z"/>
          <w:rFonts w:ascii="Arial" w:hAnsi="Arial" w:cs="Arial"/>
          <w:szCs w:val="24"/>
        </w:rPr>
      </w:pPr>
    </w:p>
    <w:p w14:paraId="1DF0EE89" w14:textId="498C6059" w:rsidR="00934B7A" w:rsidRDefault="00934B7A" w:rsidP="00934B7A">
      <w:pPr>
        <w:rPr>
          <w:del w:id="74" w:author="Meehan, Carole (EEC)" w:date="2026-09-25T21:10:00Z" w16du:dateUtc="2026-09-26T01:10:00Z"/>
          <w:rFonts w:ascii="Arial" w:hAnsi="Arial" w:cs="Arial"/>
          <w:i/>
        </w:rPr>
      </w:pPr>
      <w:del w:id="75" w:author="Meehan, Carole (EEC)" w:date="2026-09-25T21:10:00Z" w16du:dateUtc="2026-09-26T01:10:00Z">
        <w:r w:rsidRPr="00934B7A">
          <w:rPr>
            <w:rFonts w:ascii="Arial" w:hAnsi="Arial" w:cs="Arial"/>
            <w:i/>
          </w:rPr>
          <w:delText>NOTE: A separate budget must be completed for start-up and each term for which funding is requested.</w:delText>
        </w:r>
      </w:del>
    </w:p>
    <w:p w14:paraId="66960C65" w14:textId="77777777" w:rsidR="00121AE4" w:rsidRDefault="00121AE4" w:rsidP="00121AE4">
      <w:pPr>
        <w:jc w:val="center"/>
        <w:rPr>
          <w:del w:id="76" w:author="Meehan, Carole (EEC)" w:date="2026-09-25T21:10:00Z" w16du:dateUtc="2026-09-26T01:10:00Z"/>
          <w:rFonts w:ascii="Arial" w:hAnsi="Arial" w:cs="Arial"/>
          <w:sz w:val="24"/>
          <w:szCs w:val="24"/>
        </w:rPr>
      </w:pPr>
    </w:p>
    <w:p w14:paraId="678B5057" w14:textId="77777777" w:rsidR="00121AE4" w:rsidRDefault="00121AE4" w:rsidP="00121AE4">
      <w:pPr>
        <w:jc w:val="center"/>
        <w:rPr>
          <w:del w:id="77" w:author="Meehan, Carole (EEC)" w:date="2026-09-25T21:10:00Z" w16du:dateUtc="2026-09-26T01:10:00Z"/>
          <w:rFonts w:ascii="Arial" w:hAnsi="Arial" w:cs="Arial"/>
          <w:sz w:val="24"/>
          <w:szCs w:val="24"/>
        </w:rPr>
      </w:pPr>
      <w:del w:id="78" w:author="Meehan, Carole (EEC)" w:date="2026-09-25T21:10:00Z" w16du:dateUtc="2026-09-26T01:10:00Z">
        <w:r>
          <w:rPr>
            <w:rFonts w:ascii="Arial" w:hAnsi="Arial" w:cs="Arial"/>
            <w:sz w:val="24"/>
            <w:szCs w:val="24"/>
          </w:rPr>
          <w:delText>APPLICANT NAME _____________________________</w:delText>
        </w:r>
      </w:del>
    </w:p>
    <w:p w14:paraId="731C7547" w14:textId="77777777" w:rsidR="00637FEA" w:rsidRDefault="00637FEA" w:rsidP="00934B7A">
      <w:pPr>
        <w:rPr>
          <w:del w:id="79" w:author="Meehan, Carole (EEC)" w:date="2026-09-25T21:10:00Z" w16du:dateUtc="2026-09-26T01:10:00Z"/>
          <w:rFonts w:ascii="Arial" w:hAnsi="Arial" w:cs="Arial"/>
          <w:i/>
        </w:rPr>
      </w:pPr>
    </w:p>
    <w:p w14:paraId="02ED0331" w14:textId="77777777" w:rsidR="00121AE4" w:rsidRPr="004A79F2" w:rsidRDefault="00121AE4" w:rsidP="00121AE4">
      <w:pPr>
        <w:jc w:val="center"/>
        <w:rPr>
          <w:del w:id="80" w:author="Meehan, Carole (EEC)" w:date="2026-09-25T21:10:00Z" w16du:dateUtc="2026-09-26T01:10:00Z"/>
          <w:rFonts w:ascii="Arial" w:hAnsi="Arial" w:cs="Arial"/>
          <w:b/>
        </w:rPr>
      </w:pPr>
      <w:del w:id="81" w:author="Meehan, Carole (EEC)" w:date="2026-09-25T21:10:00Z" w16du:dateUtc="2026-09-26T01:10:00Z">
        <w:r>
          <w:rPr>
            <w:rFonts w:ascii="Arial" w:hAnsi="Arial" w:cs="Arial"/>
            <w:b/>
            <w:sz w:val="28"/>
            <w:u w:val="single"/>
          </w:rPr>
          <w:delText>BUDGET SUMMARY</w:delText>
        </w:r>
      </w:del>
    </w:p>
    <w:p w14:paraId="30B0E473" w14:textId="77777777" w:rsidR="00121AE4" w:rsidRDefault="00121AE4" w:rsidP="00121AE4">
      <w:pPr>
        <w:jc w:val="center"/>
        <w:rPr>
          <w:del w:id="82" w:author="Meehan, Carole (EEC)" w:date="2026-09-25T21:10:00Z" w16du:dateUtc="2026-09-26T01:10:00Z"/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  <w:tblPrChange w:id="83" w:author="Meehan, Carole (EEC)" w:date="2026-09-25T21:10:00Z" w16du:dateUtc="2026-09-26T01:10:00Z">
          <w:tblPr>
            <w:tblW w:w="0" w:type="auto"/>
            <w:jc w:val="center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ook w:val="01E0" w:firstRow="1" w:lastRow="1" w:firstColumn="1" w:lastColumn="1" w:noHBand="0" w:noVBand="0"/>
          </w:tblPr>
        </w:tblPrChange>
      </w:tblPr>
      <w:tblGrid>
        <w:gridCol w:w="2936"/>
        <w:gridCol w:w="1585"/>
        <w:gridCol w:w="2301"/>
        <w:gridCol w:w="2097"/>
        <w:gridCol w:w="2097"/>
        <w:tblGridChange w:id="84">
          <w:tblGrid>
            <w:gridCol w:w="2035"/>
            <w:gridCol w:w="901"/>
            <w:gridCol w:w="1013"/>
            <w:gridCol w:w="572"/>
            <w:gridCol w:w="1347"/>
            <w:gridCol w:w="954"/>
            <w:gridCol w:w="900"/>
            <w:gridCol w:w="1197"/>
            <w:gridCol w:w="657"/>
            <w:gridCol w:w="1440"/>
          </w:tblGrid>
        </w:tblGridChange>
      </w:tblGrid>
      <w:tr w:rsidR="00121AE4" w:rsidRPr="00666282" w14:paraId="7549D0BE" w14:textId="77777777" w:rsidTr="003032D7">
        <w:trPr>
          <w:trPrChange w:id="85" w:author="Meehan, Carole (EEC)" w:date="2026-09-25T21:10:00Z" w16du:dateUtc="2026-09-26T01:10:00Z">
            <w:trPr>
              <w:gridAfter w:val="1"/>
              <w:jc w:val="center"/>
            </w:trPr>
          </w:trPrChange>
        </w:trPr>
        <w:tc>
          <w:tcPr>
            <w:tcW w:w="4765" w:type="dxa"/>
            <w:tcBorders>
              <w:bottom w:val="single" w:sz="12" w:space="0" w:color="auto"/>
            </w:tcBorders>
            <w:tcPrChange w:id="86" w:author="Meehan, Carole (EEC)" w:date="2026-09-25T21:10:00Z" w16du:dateUtc="2026-09-26T01:10:00Z">
              <w:tcPr>
                <w:tcW w:w="2070" w:type="dxa"/>
                <w:tcBorders>
                  <w:bottom w:val="single" w:sz="4" w:space="0" w:color="auto"/>
                </w:tcBorders>
                <w:shd w:val="pct25" w:color="99CCFF" w:fill="auto"/>
              </w:tcPr>
            </w:tcPrChange>
          </w:tcPr>
          <w:p w14:paraId="0D38D637" w14:textId="77777777" w:rsidR="00121AE4" w:rsidRPr="00550111" w:rsidRDefault="006A01BF" w:rsidP="00635B48">
            <w:pPr>
              <w:jc w:val="center"/>
              <w:rPr>
                <w:b/>
                <w:rPrChange w:id="87" w:author="Meehan, Carole (EEC)" w:date="2026-09-25T21:10:00Z" w16du:dateUtc="2026-09-26T01:10:00Z">
                  <w:rPr>
                    <w:rFonts w:ascii="Arial" w:hAnsi="Arial" w:cs="Arial"/>
                  </w:rPr>
                </w:rPrChange>
              </w:rPr>
            </w:pPr>
            <w:ins w:id="88" w:author="Meehan, Carole (EEC)" w:date="2026-09-25T21:10:00Z" w16du:dateUtc="2026-09-26T01:10:00Z">
              <w:r w:rsidRPr="00550111">
                <w:rPr>
                  <w:b/>
                </w:rPr>
                <w:t>Full Name</w:t>
              </w:r>
            </w:ins>
            <w:del w:id="89" w:author="Meehan, Carole (EEC)" w:date="2026-09-25T21:10:00Z" w16du:dateUtc="2026-09-26T01:10:00Z">
              <w:r w:rsidR="00121AE4" w:rsidRPr="00666282">
                <w:rPr>
                  <w:rFonts w:ascii="Arial" w:hAnsi="Arial" w:cs="Arial"/>
                </w:rPr>
                <w:delText>COST CATEGORY</w:delText>
              </w:r>
            </w:del>
          </w:p>
        </w:tc>
        <w:tc>
          <w:tcPr>
            <w:tcW w:w="2250" w:type="dxa"/>
            <w:tcBorders>
              <w:bottom w:val="single" w:sz="12" w:space="0" w:color="auto"/>
            </w:tcBorders>
            <w:tcPrChange w:id="90" w:author="Meehan, Carole (EEC)" w:date="2026-09-25T21:10:00Z" w16du:dateUtc="2026-09-26T01:10:00Z">
              <w:tcPr>
                <w:tcW w:w="1980" w:type="dxa"/>
                <w:gridSpan w:val="2"/>
                <w:shd w:val="pct20" w:color="99CCFF" w:fill="auto"/>
              </w:tcPr>
            </w:tcPrChange>
          </w:tcPr>
          <w:p w14:paraId="587EA591" w14:textId="77777777" w:rsidR="00121AE4" w:rsidRDefault="006A01BF" w:rsidP="00635B48">
            <w:pPr>
              <w:jc w:val="center"/>
              <w:rPr>
                <w:del w:id="91" w:author="Meehan, Carole (EEC)" w:date="2026-09-25T21:10:00Z" w16du:dateUtc="2026-09-26T01:10:00Z"/>
                <w:rFonts w:ascii="Arial" w:hAnsi="Arial" w:cs="Arial"/>
              </w:rPr>
            </w:pPr>
            <w:ins w:id="92" w:author="Meehan, Carole (EEC)" w:date="2026-09-25T21:10:00Z" w16du:dateUtc="2026-09-26T01:10:00Z">
              <w:r w:rsidRPr="00550111">
                <w:rPr>
                  <w:b/>
                </w:rPr>
                <w:t>Date of Birth</w:t>
              </w:r>
            </w:ins>
            <w:del w:id="93" w:author="Meehan, Carole (EEC)" w:date="2026-09-25T21:10:00Z" w16du:dateUtc="2026-09-26T01:10:00Z">
              <w:r w:rsidR="00121AE4">
                <w:rPr>
                  <w:rFonts w:ascii="Arial" w:hAnsi="Arial" w:cs="Arial"/>
                </w:rPr>
                <w:delText>Start Up Budget</w:delText>
              </w:r>
            </w:del>
          </w:p>
          <w:p w14:paraId="0DA27E40" w14:textId="77777777" w:rsidR="00121AE4" w:rsidRPr="00550111" w:rsidRDefault="00121AE4" w:rsidP="00635B48">
            <w:pPr>
              <w:jc w:val="center"/>
              <w:rPr>
                <w:b/>
                <w:rPrChange w:id="94" w:author="Meehan, Carole (EEC)" w:date="2026-09-25T21:10:00Z" w16du:dateUtc="2026-09-26T01:10:00Z">
                  <w:rPr>
                    <w:rFonts w:ascii="Arial" w:hAnsi="Arial" w:cs="Arial"/>
                  </w:rPr>
                </w:rPrChange>
              </w:rPr>
            </w:pPr>
            <w:del w:id="95" w:author="Meehan, Carole (EEC)" w:date="2026-09-25T21:10:00Z" w16du:dateUtc="2026-09-26T01:10:00Z">
              <w:r>
                <w:rPr>
                  <w:rFonts w:ascii="Arial" w:hAnsi="Arial" w:cs="Arial"/>
                </w:rPr>
                <w:delText>Yr 1 Only</w:delText>
              </w:r>
            </w:del>
          </w:p>
        </w:tc>
        <w:tc>
          <w:tcPr>
            <w:tcW w:w="3600" w:type="dxa"/>
            <w:tcBorders>
              <w:bottom w:val="single" w:sz="12" w:space="0" w:color="auto"/>
            </w:tcBorders>
            <w:tcPrChange w:id="96" w:author="Meehan, Carole (EEC)" w:date="2026-09-25T21:10:00Z" w16du:dateUtc="2026-09-26T01:10:00Z">
              <w:tcPr>
                <w:tcW w:w="1980" w:type="dxa"/>
                <w:gridSpan w:val="2"/>
                <w:shd w:val="pct20" w:color="99CCFF" w:fill="auto"/>
              </w:tcPr>
            </w:tcPrChange>
          </w:tcPr>
          <w:p w14:paraId="2DD2172C" w14:textId="780FDA3F" w:rsidR="00121AE4" w:rsidRPr="00550111" w:rsidRDefault="006A01BF" w:rsidP="00635B48">
            <w:pPr>
              <w:jc w:val="center"/>
              <w:rPr>
                <w:b/>
                <w:rPrChange w:id="97" w:author="Meehan, Carole (EEC)" w:date="2026-09-25T21:10:00Z" w16du:dateUtc="2026-09-26T01:10:00Z">
                  <w:rPr>
                    <w:rFonts w:ascii="Arial" w:hAnsi="Arial" w:cs="Arial"/>
                    <w:u w:val="single"/>
                  </w:rPr>
                </w:rPrChange>
              </w:rPr>
            </w:pPr>
            <w:ins w:id="98" w:author="Meehan, Carole (EEC)" w:date="2026-09-25T21:10:00Z" w16du:dateUtc="2026-09-26T01:10:00Z">
              <w:r w:rsidRPr="00550111">
                <w:rPr>
                  <w:b/>
                </w:rPr>
                <w:t xml:space="preserve">Relationship </w:t>
              </w:r>
              <w:r w:rsidR="001768B0" w:rsidRPr="00550111">
                <w:rPr>
                  <w:b/>
                </w:rPr>
                <w:t>T</w:t>
              </w:r>
              <w:r w:rsidRPr="00550111">
                <w:rPr>
                  <w:b/>
                </w:rPr>
                <w:t>o</w:t>
              </w:r>
              <w:r w:rsidR="001768B0" w:rsidRPr="00550111">
                <w:rPr>
                  <w:b/>
                </w:rPr>
                <w:t xml:space="preserve"> </w:t>
              </w:r>
              <w:r w:rsidRPr="00550111">
                <w:rPr>
                  <w:b/>
                </w:rPr>
                <w:t>Me</w:t>
              </w:r>
            </w:ins>
            <w:del w:id="99" w:author="Meehan, Carole (EEC)" w:date="2026-09-25T21:10:00Z" w16du:dateUtc="2026-09-26T01:10:00Z">
              <w:r w:rsidR="00121AE4" w:rsidRPr="00666282">
                <w:rPr>
                  <w:rFonts w:ascii="Arial" w:hAnsi="Arial" w:cs="Arial"/>
                </w:rPr>
                <w:delText>Dates:</w:delText>
              </w:r>
              <w:r w:rsidR="00121AE4" w:rsidRPr="00666282">
                <w:rPr>
                  <w:rFonts w:ascii="Arial" w:hAnsi="Arial" w:cs="Arial"/>
                </w:rPr>
                <w:br/>
              </w:r>
              <w:r w:rsidR="008C5E65">
                <w:rPr>
                  <w:rFonts w:ascii="Arial" w:hAnsi="Arial" w:cs="Arial"/>
                  <w:u w:val="single"/>
                </w:rPr>
                <w:delText>12/1/19</w:delText>
              </w:r>
              <w:r w:rsidR="00121AE4">
                <w:rPr>
                  <w:rFonts w:ascii="Arial" w:hAnsi="Arial" w:cs="Arial"/>
                  <w:u w:val="single"/>
                </w:rPr>
                <w:delText>-6/30/20</w:delText>
              </w:r>
            </w:del>
          </w:p>
        </w:tc>
        <w:tc>
          <w:tcPr>
            <w:tcW w:w="3600" w:type="dxa"/>
            <w:tcBorders>
              <w:bottom w:val="single" w:sz="12" w:space="0" w:color="auto"/>
            </w:tcBorders>
            <w:tcPrChange w:id="100" w:author="Meehan, Carole (EEC)" w:date="2026-09-25T21:10:00Z" w16du:dateUtc="2026-09-26T01:10:00Z">
              <w:tcPr>
                <w:tcW w:w="1915" w:type="dxa"/>
                <w:gridSpan w:val="2"/>
                <w:shd w:val="pct20" w:color="99CCFF" w:fill="auto"/>
              </w:tcPr>
            </w:tcPrChange>
          </w:tcPr>
          <w:p w14:paraId="6FCFB61E" w14:textId="4D0B6DD7" w:rsidR="00121AE4" w:rsidRPr="00666282" w:rsidRDefault="00121AE4" w:rsidP="00635B48">
            <w:pPr>
              <w:jc w:val="center"/>
              <w:rPr>
                <w:rFonts w:ascii="Arial" w:hAnsi="Arial" w:cs="Arial"/>
              </w:rPr>
            </w:pPr>
            <w:del w:id="101" w:author="Meehan, Carole (EEC)" w:date="2026-09-25T21:10:00Z" w16du:dateUtc="2026-09-26T01:10:00Z">
              <w:r w:rsidRPr="00666282">
                <w:rPr>
                  <w:rFonts w:ascii="Arial" w:hAnsi="Arial" w:cs="Arial"/>
                </w:rPr>
                <w:delText>Dates:</w:delText>
              </w:r>
              <w:r w:rsidRPr="00666282">
                <w:rPr>
                  <w:rFonts w:ascii="Arial" w:hAnsi="Arial" w:cs="Arial"/>
                </w:rPr>
                <w:br/>
              </w:r>
              <w:r>
                <w:rPr>
                  <w:rFonts w:ascii="Arial" w:hAnsi="Arial" w:cs="Arial"/>
                  <w:u w:val="single"/>
                </w:rPr>
                <w:delText>7/1/20-6/30/21</w:delText>
              </w:r>
            </w:del>
          </w:p>
        </w:tc>
        <w:tc>
          <w:tcPr>
            <w:tcW w:w="3600" w:type="dxa"/>
            <w:tcBorders>
              <w:bottom w:val="single" w:sz="12" w:space="0" w:color="auto"/>
            </w:tcBorders>
            <w:tcPrChange w:id="102" w:author="Meehan, Carole (EEC)" w:date="2026-09-25T21:10:00Z" w16du:dateUtc="2026-09-26T01:10:00Z">
              <w:tcPr>
                <w:tcW w:w="1915" w:type="dxa"/>
                <w:gridSpan w:val="2"/>
                <w:shd w:val="pct20" w:color="99CCFF" w:fill="auto"/>
              </w:tcPr>
            </w:tcPrChange>
          </w:tcPr>
          <w:p w14:paraId="0E8A9383" w14:textId="77777777" w:rsidR="00121AE4" w:rsidRPr="00666282" w:rsidRDefault="00121AE4" w:rsidP="00635B48">
            <w:pPr>
              <w:jc w:val="center"/>
              <w:rPr>
                <w:rFonts w:ascii="Arial" w:hAnsi="Arial" w:cs="Arial"/>
              </w:rPr>
            </w:pPr>
            <w:del w:id="103" w:author="Meehan, Carole (EEC)" w:date="2026-09-25T21:10:00Z" w16du:dateUtc="2026-09-26T01:10:00Z">
              <w:r w:rsidRPr="00666282">
                <w:rPr>
                  <w:rFonts w:ascii="Arial" w:hAnsi="Arial" w:cs="Arial"/>
                </w:rPr>
                <w:delText>Dates:</w:delText>
              </w:r>
              <w:r w:rsidRPr="00666282">
                <w:rPr>
                  <w:rFonts w:ascii="Arial" w:hAnsi="Arial" w:cs="Arial"/>
                </w:rPr>
                <w:br/>
              </w:r>
              <w:r>
                <w:rPr>
                  <w:rFonts w:ascii="Arial" w:hAnsi="Arial" w:cs="Arial"/>
                  <w:u w:val="single"/>
                </w:rPr>
                <w:delText>7/1/21 – 6/30/22</w:delText>
              </w:r>
            </w:del>
          </w:p>
        </w:tc>
      </w:tr>
      <w:tr w:rsidR="00121AE4" w:rsidRPr="00666282" w14:paraId="094A0F47" w14:textId="77777777" w:rsidTr="00E477D5">
        <w:trPr>
          <w:cantSplit/>
          <w:trHeight w:hRule="exact" w:val="288"/>
          <w:trPrChange w:id="104" w:author="Meehan, Carole (EEC)" w:date="2026-09-25T21:10:00Z" w16du:dateUtc="2026-09-26T01:10:00Z">
            <w:trPr>
              <w:gridAfter w:val="1"/>
              <w:jc w:val="center"/>
            </w:trPr>
          </w:trPrChange>
        </w:trPr>
        <w:tc>
          <w:tcPr>
            <w:tcW w:w="4765" w:type="dxa"/>
            <w:tcBorders>
              <w:top w:val="single" w:sz="12" w:space="0" w:color="auto"/>
            </w:tcBorders>
            <w:tcPrChange w:id="105" w:author="Meehan, Carole (EEC)" w:date="2026-09-25T21:10:00Z" w16du:dateUtc="2026-09-26T01:10:00Z">
              <w:tcPr>
                <w:tcW w:w="2070" w:type="dxa"/>
                <w:shd w:val="clear" w:color="FFCC99" w:fill="auto"/>
              </w:tcPr>
            </w:tcPrChange>
          </w:tcPr>
          <w:p w14:paraId="2BDA0628" w14:textId="77777777" w:rsidR="00121AE4" w:rsidRPr="00550111" w:rsidRDefault="00121AE4" w:rsidP="00795800">
            <w:pPr>
              <w:spacing w:line="360" w:lineRule="auto"/>
              <w:rPr>
                <w:rPrChange w:id="106" w:author="Meehan, Carole (EEC)" w:date="2026-09-25T21:10:00Z" w16du:dateUtc="2026-09-26T01:10:00Z">
                  <w:rPr>
                    <w:rFonts w:ascii="Arial" w:hAnsi="Arial" w:cs="Arial"/>
                  </w:rPr>
                </w:rPrChange>
              </w:rPr>
              <w:pPrChange w:id="107" w:author="Meehan, Carole (EEC)" w:date="2026-09-25T21:10:00Z" w16du:dateUtc="2026-09-26T01:10:00Z">
                <w:pPr>
                  <w:ind w:left="335" w:hanging="335"/>
                  <w:jc w:val="center"/>
                </w:pPr>
              </w:pPrChange>
            </w:pPr>
            <w:del w:id="108" w:author="Meehan, Carole (EEC)" w:date="2026-09-25T21:10:00Z" w16du:dateUtc="2026-09-26T01:10:00Z">
              <w:r w:rsidRPr="00666282">
                <w:rPr>
                  <w:rFonts w:ascii="Arial" w:hAnsi="Arial" w:cs="Arial"/>
                </w:rPr>
                <w:delText>A. Personnel</w:delText>
              </w:r>
            </w:del>
          </w:p>
        </w:tc>
        <w:tc>
          <w:tcPr>
            <w:tcW w:w="2250" w:type="dxa"/>
            <w:tcBorders>
              <w:top w:val="single" w:sz="12" w:space="0" w:color="auto"/>
            </w:tcBorders>
            <w:tcPrChange w:id="109" w:author="Meehan, Carole (EEC)" w:date="2026-09-25T21:10:00Z" w16du:dateUtc="2026-09-26T01:10:00Z">
              <w:tcPr>
                <w:tcW w:w="1980" w:type="dxa"/>
                <w:gridSpan w:val="2"/>
              </w:tcPr>
            </w:tcPrChange>
          </w:tcPr>
          <w:p w14:paraId="662AED31" w14:textId="77777777" w:rsidR="00121AE4" w:rsidRPr="00550111" w:rsidRDefault="00121AE4" w:rsidP="00795800">
            <w:pPr>
              <w:spacing w:line="360" w:lineRule="auto"/>
              <w:rPr>
                <w:rPrChange w:id="110" w:author="Meehan, Carole (EEC)" w:date="2026-09-25T21:10:00Z" w16du:dateUtc="2026-09-26T01:10:00Z">
                  <w:rPr>
                    <w:rFonts w:ascii="Arial" w:hAnsi="Arial" w:cs="Arial"/>
                  </w:rPr>
                </w:rPrChange>
              </w:rPr>
              <w:pPrChange w:id="111" w:author="Meehan, Carole (EEC)" w:date="2026-09-25T21:10:00Z" w16du:dateUtc="2026-09-26T01:10:00Z">
                <w:pPr>
                  <w:jc w:val="center"/>
                </w:pPr>
              </w:pPrChange>
            </w:pPr>
          </w:p>
        </w:tc>
        <w:tc>
          <w:tcPr>
            <w:tcW w:w="3600" w:type="dxa"/>
            <w:tcBorders>
              <w:top w:val="single" w:sz="12" w:space="0" w:color="auto"/>
            </w:tcBorders>
            <w:tcPrChange w:id="112" w:author="Meehan, Carole (EEC)" w:date="2026-09-25T21:10:00Z" w16du:dateUtc="2026-09-26T01:10:00Z">
              <w:tcPr>
                <w:tcW w:w="1980" w:type="dxa"/>
                <w:gridSpan w:val="2"/>
              </w:tcPr>
            </w:tcPrChange>
          </w:tcPr>
          <w:p w14:paraId="17DA67A4" w14:textId="77777777" w:rsidR="00121AE4" w:rsidRPr="00550111" w:rsidRDefault="00121AE4" w:rsidP="00795800">
            <w:pPr>
              <w:spacing w:line="360" w:lineRule="auto"/>
              <w:rPr>
                <w:rPrChange w:id="113" w:author="Meehan, Carole (EEC)" w:date="2026-09-25T21:10:00Z" w16du:dateUtc="2026-09-26T01:10:00Z">
                  <w:rPr>
                    <w:rFonts w:ascii="Arial" w:hAnsi="Arial" w:cs="Arial"/>
                  </w:rPr>
                </w:rPrChange>
              </w:rPr>
              <w:pPrChange w:id="114" w:author="Meehan, Carole (EEC)" w:date="2026-09-25T21:10:00Z" w16du:dateUtc="2026-09-26T01:10:00Z">
                <w:pPr>
                  <w:jc w:val="center"/>
                </w:pPr>
              </w:pPrChange>
            </w:pPr>
          </w:p>
        </w:tc>
        <w:tc>
          <w:tcPr>
            <w:tcW w:w="3600" w:type="dxa"/>
            <w:tcBorders>
              <w:top w:val="single" w:sz="12" w:space="0" w:color="auto"/>
            </w:tcBorders>
            <w:tcPrChange w:id="115" w:author="Meehan, Carole (EEC)" w:date="2026-09-25T21:10:00Z" w16du:dateUtc="2026-09-26T01:10:00Z">
              <w:tcPr>
                <w:tcW w:w="1915" w:type="dxa"/>
                <w:gridSpan w:val="2"/>
              </w:tcPr>
            </w:tcPrChange>
          </w:tcPr>
          <w:p w14:paraId="30C6B534" w14:textId="77777777" w:rsidR="00121AE4" w:rsidRPr="00666282" w:rsidRDefault="00121AE4" w:rsidP="00635B48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3600" w:type="dxa"/>
            <w:tcBorders>
              <w:top w:val="single" w:sz="12" w:space="0" w:color="auto"/>
            </w:tcBorders>
            <w:tcPrChange w:id="116" w:author="Meehan, Carole (EEC)" w:date="2026-09-25T21:10:00Z" w16du:dateUtc="2026-09-26T01:10:00Z">
              <w:tcPr>
                <w:tcW w:w="1915" w:type="dxa"/>
                <w:gridSpan w:val="2"/>
              </w:tcPr>
            </w:tcPrChange>
          </w:tcPr>
          <w:p w14:paraId="52224F53" w14:textId="77777777" w:rsidR="00121AE4" w:rsidRPr="00666282" w:rsidRDefault="00121AE4" w:rsidP="00635B48">
            <w:pPr>
              <w:jc w:val="center"/>
              <w:rPr>
                <w:rFonts w:ascii="Arial" w:hAnsi="Arial" w:cs="Arial"/>
              </w:rPr>
            </w:pPr>
          </w:p>
        </w:tc>
      </w:tr>
      <w:tr w:rsidR="00121AE4" w:rsidRPr="00666282" w14:paraId="5CA492F0" w14:textId="77777777" w:rsidTr="00E477D5">
        <w:trPr>
          <w:cantSplit/>
          <w:trHeight w:hRule="exact" w:val="288"/>
          <w:trPrChange w:id="117" w:author="Meehan, Carole (EEC)" w:date="2026-09-25T21:10:00Z" w16du:dateUtc="2026-09-26T01:10:00Z">
            <w:trPr>
              <w:gridAfter w:val="1"/>
              <w:jc w:val="center"/>
            </w:trPr>
          </w:trPrChange>
        </w:trPr>
        <w:tc>
          <w:tcPr>
            <w:tcW w:w="4765" w:type="dxa"/>
            <w:tcPrChange w:id="118" w:author="Meehan, Carole (EEC)" w:date="2026-09-25T21:10:00Z" w16du:dateUtc="2026-09-26T01:10:00Z">
              <w:tcPr>
                <w:tcW w:w="2070" w:type="dxa"/>
                <w:shd w:val="clear" w:color="FFCC99" w:fill="auto"/>
              </w:tcPr>
            </w:tcPrChange>
          </w:tcPr>
          <w:p w14:paraId="7938CE63" w14:textId="77777777" w:rsidR="00121AE4" w:rsidRPr="00550111" w:rsidRDefault="00121AE4" w:rsidP="00795800">
            <w:pPr>
              <w:spacing w:line="360" w:lineRule="auto"/>
              <w:rPr>
                <w:rPrChange w:id="119" w:author="Meehan, Carole (EEC)" w:date="2026-09-25T21:10:00Z" w16du:dateUtc="2026-09-26T01:10:00Z">
                  <w:rPr>
                    <w:rFonts w:ascii="Arial" w:hAnsi="Arial" w:cs="Arial"/>
                  </w:rPr>
                </w:rPrChange>
              </w:rPr>
              <w:pPrChange w:id="120" w:author="Meehan, Carole (EEC)" w:date="2026-09-25T21:10:00Z" w16du:dateUtc="2026-09-26T01:10:00Z">
                <w:pPr>
                  <w:ind w:left="335" w:hanging="335"/>
                  <w:jc w:val="center"/>
                </w:pPr>
              </w:pPrChange>
            </w:pPr>
            <w:del w:id="121" w:author="Meehan, Carole (EEC)" w:date="2026-09-25T21:10:00Z" w16du:dateUtc="2026-09-26T01:10:00Z">
              <w:r w:rsidRPr="00666282">
                <w:rPr>
                  <w:rFonts w:ascii="Arial" w:hAnsi="Arial" w:cs="Arial"/>
                </w:rPr>
                <w:delText>B. Operating Expenses</w:delText>
              </w:r>
            </w:del>
          </w:p>
        </w:tc>
        <w:tc>
          <w:tcPr>
            <w:tcW w:w="2250" w:type="dxa"/>
            <w:tcPrChange w:id="122" w:author="Meehan, Carole (EEC)" w:date="2026-09-25T21:10:00Z" w16du:dateUtc="2026-09-26T01:10:00Z">
              <w:tcPr>
                <w:tcW w:w="1980" w:type="dxa"/>
                <w:gridSpan w:val="2"/>
              </w:tcPr>
            </w:tcPrChange>
          </w:tcPr>
          <w:p w14:paraId="1352A3A1" w14:textId="77777777" w:rsidR="00121AE4" w:rsidRPr="00550111" w:rsidRDefault="00121AE4" w:rsidP="00795800">
            <w:pPr>
              <w:spacing w:line="360" w:lineRule="auto"/>
              <w:rPr>
                <w:rPrChange w:id="123" w:author="Meehan, Carole (EEC)" w:date="2026-09-25T21:10:00Z" w16du:dateUtc="2026-09-26T01:10:00Z">
                  <w:rPr>
                    <w:rFonts w:ascii="Arial" w:hAnsi="Arial" w:cs="Arial"/>
                  </w:rPr>
                </w:rPrChange>
              </w:rPr>
              <w:pPrChange w:id="124" w:author="Meehan, Carole (EEC)" w:date="2026-09-25T21:10:00Z" w16du:dateUtc="2026-09-26T01:10:00Z">
                <w:pPr>
                  <w:jc w:val="center"/>
                </w:pPr>
              </w:pPrChange>
            </w:pPr>
          </w:p>
        </w:tc>
        <w:tc>
          <w:tcPr>
            <w:tcW w:w="3600" w:type="dxa"/>
            <w:tcPrChange w:id="125" w:author="Meehan, Carole (EEC)" w:date="2026-09-25T21:10:00Z" w16du:dateUtc="2026-09-26T01:10:00Z">
              <w:tcPr>
                <w:tcW w:w="1980" w:type="dxa"/>
                <w:gridSpan w:val="2"/>
              </w:tcPr>
            </w:tcPrChange>
          </w:tcPr>
          <w:p w14:paraId="645C0E1C" w14:textId="77777777" w:rsidR="00121AE4" w:rsidRPr="00550111" w:rsidRDefault="00121AE4" w:rsidP="00795800">
            <w:pPr>
              <w:spacing w:line="360" w:lineRule="auto"/>
              <w:rPr>
                <w:rPrChange w:id="126" w:author="Meehan, Carole (EEC)" w:date="2026-09-25T21:10:00Z" w16du:dateUtc="2026-09-26T01:10:00Z">
                  <w:rPr>
                    <w:rFonts w:ascii="Arial" w:hAnsi="Arial" w:cs="Arial"/>
                  </w:rPr>
                </w:rPrChange>
              </w:rPr>
              <w:pPrChange w:id="127" w:author="Meehan, Carole (EEC)" w:date="2026-09-25T21:10:00Z" w16du:dateUtc="2026-09-26T01:10:00Z">
                <w:pPr>
                  <w:jc w:val="center"/>
                </w:pPr>
              </w:pPrChange>
            </w:pPr>
          </w:p>
        </w:tc>
        <w:tc>
          <w:tcPr>
            <w:tcW w:w="3600" w:type="dxa"/>
            <w:tcPrChange w:id="128" w:author="Meehan, Carole (EEC)" w:date="2026-09-25T21:10:00Z" w16du:dateUtc="2026-09-26T01:10:00Z">
              <w:tcPr>
                <w:tcW w:w="1915" w:type="dxa"/>
                <w:gridSpan w:val="2"/>
              </w:tcPr>
            </w:tcPrChange>
          </w:tcPr>
          <w:p w14:paraId="3A9631F9" w14:textId="77777777" w:rsidR="00121AE4" w:rsidRPr="00666282" w:rsidRDefault="00121AE4" w:rsidP="00635B48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3600" w:type="dxa"/>
            <w:tcPrChange w:id="129" w:author="Meehan, Carole (EEC)" w:date="2026-09-25T21:10:00Z" w16du:dateUtc="2026-09-26T01:10:00Z">
              <w:tcPr>
                <w:tcW w:w="1915" w:type="dxa"/>
                <w:gridSpan w:val="2"/>
              </w:tcPr>
            </w:tcPrChange>
          </w:tcPr>
          <w:p w14:paraId="2F07E337" w14:textId="77777777" w:rsidR="00121AE4" w:rsidRPr="00666282" w:rsidRDefault="00121AE4" w:rsidP="00635B48">
            <w:pPr>
              <w:jc w:val="center"/>
              <w:rPr>
                <w:rFonts w:ascii="Arial" w:hAnsi="Arial" w:cs="Arial"/>
              </w:rPr>
            </w:pPr>
          </w:p>
        </w:tc>
      </w:tr>
      <w:tr w:rsidR="00121AE4" w:rsidRPr="00666282" w14:paraId="6884A2FD" w14:textId="77777777" w:rsidTr="00E477D5">
        <w:trPr>
          <w:cantSplit/>
          <w:trHeight w:hRule="exact" w:val="288"/>
          <w:trPrChange w:id="130" w:author="Meehan, Carole (EEC)" w:date="2026-09-25T21:10:00Z" w16du:dateUtc="2026-09-26T01:10:00Z">
            <w:trPr>
              <w:gridAfter w:val="1"/>
              <w:jc w:val="center"/>
            </w:trPr>
          </w:trPrChange>
        </w:trPr>
        <w:tc>
          <w:tcPr>
            <w:tcW w:w="4765" w:type="dxa"/>
            <w:tcPrChange w:id="131" w:author="Meehan, Carole (EEC)" w:date="2026-09-25T21:10:00Z" w16du:dateUtc="2026-09-26T01:10:00Z">
              <w:tcPr>
                <w:tcW w:w="2070" w:type="dxa"/>
                <w:shd w:val="clear" w:color="FFCC99" w:fill="auto"/>
              </w:tcPr>
            </w:tcPrChange>
          </w:tcPr>
          <w:p w14:paraId="30A5F8D9" w14:textId="77777777" w:rsidR="00121AE4" w:rsidRPr="00550111" w:rsidRDefault="00121AE4" w:rsidP="00795800">
            <w:pPr>
              <w:spacing w:line="360" w:lineRule="auto"/>
              <w:rPr>
                <w:rPrChange w:id="132" w:author="Meehan, Carole (EEC)" w:date="2026-09-25T21:10:00Z" w16du:dateUtc="2026-09-26T01:10:00Z">
                  <w:rPr>
                    <w:rFonts w:ascii="Arial" w:hAnsi="Arial" w:cs="Arial"/>
                  </w:rPr>
                </w:rPrChange>
              </w:rPr>
              <w:pPrChange w:id="133" w:author="Meehan, Carole (EEC)" w:date="2026-09-25T21:10:00Z" w16du:dateUtc="2026-09-26T01:10:00Z">
                <w:pPr>
                  <w:ind w:left="335" w:hanging="335"/>
                  <w:jc w:val="center"/>
                </w:pPr>
              </w:pPrChange>
            </w:pPr>
            <w:del w:id="134" w:author="Meehan, Carole (EEC)" w:date="2026-09-25T21:10:00Z" w16du:dateUtc="2026-09-26T01:10:00Z">
              <w:r w:rsidRPr="00666282">
                <w:rPr>
                  <w:rFonts w:ascii="Arial" w:hAnsi="Arial" w:cs="Arial"/>
                </w:rPr>
                <w:delText>C. Subcontractor</w:delText>
              </w:r>
            </w:del>
          </w:p>
        </w:tc>
        <w:tc>
          <w:tcPr>
            <w:tcW w:w="2250" w:type="dxa"/>
            <w:tcPrChange w:id="135" w:author="Meehan, Carole (EEC)" w:date="2026-09-25T21:10:00Z" w16du:dateUtc="2026-09-26T01:10:00Z">
              <w:tcPr>
                <w:tcW w:w="1980" w:type="dxa"/>
                <w:gridSpan w:val="2"/>
              </w:tcPr>
            </w:tcPrChange>
          </w:tcPr>
          <w:p w14:paraId="6A4879BE" w14:textId="77777777" w:rsidR="00121AE4" w:rsidRPr="00550111" w:rsidRDefault="00121AE4" w:rsidP="00795800">
            <w:pPr>
              <w:spacing w:line="360" w:lineRule="auto"/>
              <w:rPr>
                <w:rPrChange w:id="136" w:author="Meehan, Carole (EEC)" w:date="2026-09-25T21:10:00Z" w16du:dateUtc="2026-09-26T01:10:00Z">
                  <w:rPr>
                    <w:rFonts w:ascii="Arial" w:hAnsi="Arial" w:cs="Arial"/>
                  </w:rPr>
                </w:rPrChange>
              </w:rPr>
              <w:pPrChange w:id="137" w:author="Meehan, Carole (EEC)" w:date="2026-09-25T21:10:00Z" w16du:dateUtc="2026-09-26T01:10:00Z">
                <w:pPr>
                  <w:jc w:val="center"/>
                </w:pPr>
              </w:pPrChange>
            </w:pPr>
          </w:p>
        </w:tc>
        <w:tc>
          <w:tcPr>
            <w:tcW w:w="3600" w:type="dxa"/>
            <w:tcPrChange w:id="138" w:author="Meehan, Carole (EEC)" w:date="2026-09-25T21:10:00Z" w16du:dateUtc="2026-09-26T01:10:00Z">
              <w:tcPr>
                <w:tcW w:w="1980" w:type="dxa"/>
                <w:gridSpan w:val="2"/>
              </w:tcPr>
            </w:tcPrChange>
          </w:tcPr>
          <w:p w14:paraId="797350DA" w14:textId="77777777" w:rsidR="00121AE4" w:rsidRPr="00550111" w:rsidRDefault="00121AE4" w:rsidP="00795800">
            <w:pPr>
              <w:spacing w:line="360" w:lineRule="auto"/>
              <w:rPr>
                <w:rPrChange w:id="139" w:author="Meehan, Carole (EEC)" w:date="2026-09-25T21:10:00Z" w16du:dateUtc="2026-09-26T01:10:00Z">
                  <w:rPr>
                    <w:rFonts w:ascii="Arial" w:hAnsi="Arial" w:cs="Arial"/>
                  </w:rPr>
                </w:rPrChange>
              </w:rPr>
              <w:pPrChange w:id="140" w:author="Meehan, Carole (EEC)" w:date="2026-09-25T21:10:00Z" w16du:dateUtc="2026-09-26T01:10:00Z">
                <w:pPr>
                  <w:jc w:val="center"/>
                </w:pPr>
              </w:pPrChange>
            </w:pPr>
          </w:p>
        </w:tc>
        <w:tc>
          <w:tcPr>
            <w:tcW w:w="3600" w:type="dxa"/>
            <w:tcPrChange w:id="141" w:author="Meehan, Carole (EEC)" w:date="2026-09-25T21:10:00Z" w16du:dateUtc="2026-09-26T01:10:00Z">
              <w:tcPr>
                <w:tcW w:w="1915" w:type="dxa"/>
                <w:gridSpan w:val="2"/>
              </w:tcPr>
            </w:tcPrChange>
          </w:tcPr>
          <w:p w14:paraId="57F1AB70" w14:textId="77777777" w:rsidR="00121AE4" w:rsidRPr="00666282" w:rsidRDefault="00121AE4" w:rsidP="00635B48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3600" w:type="dxa"/>
            <w:tcPrChange w:id="142" w:author="Meehan, Carole (EEC)" w:date="2026-09-25T21:10:00Z" w16du:dateUtc="2026-09-26T01:10:00Z">
              <w:tcPr>
                <w:tcW w:w="1915" w:type="dxa"/>
                <w:gridSpan w:val="2"/>
              </w:tcPr>
            </w:tcPrChange>
          </w:tcPr>
          <w:p w14:paraId="6D4AC56C" w14:textId="77777777" w:rsidR="00121AE4" w:rsidRPr="00666282" w:rsidRDefault="00121AE4" w:rsidP="00635B48">
            <w:pPr>
              <w:jc w:val="center"/>
              <w:rPr>
                <w:rFonts w:ascii="Arial" w:hAnsi="Arial" w:cs="Arial"/>
              </w:rPr>
            </w:pPr>
          </w:p>
        </w:tc>
      </w:tr>
      <w:tr w:rsidR="00121AE4" w:rsidRPr="00666282" w14:paraId="15465C5F" w14:textId="77777777" w:rsidTr="00E477D5">
        <w:trPr>
          <w:cantSplit/>
          <w:trHeight w:hRule="exact" w:val="288"/>
          <w:trPrChange w:id="143" w:author="Meehan, Carole (EEC)" w:date="2026-09-25T21:10:00Z" w16du:dateUtc="2026-09-26T01:10:00Z">
            <w:trPr>
              <w:gridAfter w:val="1"/>
              <w:jc w:val="center"/>
            </w:trPr>
          </w:trPrChange>
        </w:trPr>
        <w:tc>
          <w:tcPr>
            <w:tcW w:w="4765" w:type="dxa"/>
            <w:tcPrChange w:id="144" w:author="Meehan, Carole (EEC)" w:date="2026-09-25T21:10:00Z" w16du:dateUtc="2026-09-26T01:10:00Z">
              <w:tcPr>
                <w:tcW w:w="2070" w:type="dxa"/>
                <w:tcBorders>
                  <w:bottom w:val="single" w:sz="4" w:space="0" w:color="auto"/>
                </w:tcBorders>
                <w:shd w:val="clear" w:color="FFCC99" w:fill="auto"/>
              </w:tcPr>
            </w:tcPrChange>
          </w:tcPr>
          <w:p w14:paraId="436DAD56" w14:textId="77777777" w:rsidR="00121AE4" w:rsidRPr="00550111" w:rsidRDefault="00121AE4" w:rsidP="00795800">
            <w:pPr>
              <w:spacing w:line="360" w:lineRule="auto"/>
              <w:rPr>
                <w:rPrChange w:id="145" w:author="Meehan, Carole (EEC)" w:date="2026-09-25T21:10:00Z" w16du:dateUtc="2026-09-26T01:10:00Z">
                  <w:rPr>
                    <w:rFonts w:ascii="Arial" w:hAnsi="Arial" w:cs="Arial"/>
                  </w:rPr>
                </w:rPrChange>
              </w:rPr>
              <w:pPrChange w:id="146" w:author="Meehan, Carole (EEC)" w:date="2026-09-25T21:10:00Z" w16du:dateUtc="2026-09-26T01:10:00Z">
                <w:pPr>
                  <w:ind w:left="335" w:hanging="335"/>
                  <w:jc w:val="center"/>
                </w:pPr>
              </w:pPrChange>
            </w:pPr>
            <w:del w:id="147" w:author="Meehan, Carole (EEC)" w:date="2026-09-25T21:10:00Z" w16du:dateUtc="2026-09-26T01:10:00Z">
              <w:r w:rsidRPr="00666282">
                <w:rPr>
                  <w:rFonts w:ascii="Arial" w:hAnsi="Arial" w:cs="Arial"/>
                </w:rPr>
                <w:delText>D. Indirect Costs</w:delText>
              </w:r>
            </w:del>
          </w:p>
        </w:tc>
        <w:tc>
          <w:tcPr>
            <w:tcW w:w="2250" w:type="dxa"/>
            <w:tcPrChange w:id="148" w:author="Meehan, Carole (EEC)" w:date="2026-09-25T21:10:00Z" w16du:dateUtc="2026-09-26T01:10:00Z">
              <w:tcPr>
                <w:tcW w:w="1980" w:type="dxa"/>
                <w:gridSpan w:val="2"/>
              </w:tcPr>
            </w:tcPrChange>
          </w:tcPr>
          <w:p w14:paraId="619F8585" w14:textId="77777777" w:rsidR="00121AE4" w:rsidRPr="00550111" w:rsidRDefault="00121AE4" w:rsidP="00795800">
            <w:pPr>
              <w:spacing w:line="360" w:lineRule="auto"/>
              <w:rPr>
                <w:rPrChange w:id="149" w:author="Meehan, Carole (EEC)" w:date="2026-09-25T21:10:00Z" w16du:dateUtc="2026-09-26T01:10:00Z">
                  <w:rPr>
                    <w:rFonts w:ascii="Arial" w:hAnsi="Arial" w:cs="Arial"/>
                  </w:rPr>
                </w:rPrChange>
              </w:rPr>
              <w:pPrChange w:id="150" w:author="Meehan, Carole (EEC)" w:date="2026-09-25T21:10:00Z" w16du:dateUtc="2026-09-26T01:10:00Z">
                <w:pPr>
                  <w:jc w:val="center"/>
                </w:pPr>
              </w:pPrChange>
            </w:pPr>
          </w:p>
        </w:tc>
        <w:tc>
          <w:tcPr>
            <w:tcW w:w="3600" w:type="dxa"/>
            <w:tcPrChange w:id="151" w:author="Meehan, Carole (EEC)" w:date="2026-09-25T21:10:00Z" w16du:dateUtc="2026-09-26T01:10:00Z">
              <w:tcPr>
                <w:tcW w:w="1980" w:type="dxa"/>
                <w:gridSpan w:val="2"/>
              </w:tcPr>
            </w:tcPrChange>
          </w:tcPr>
          <w:p w14:paraId="3FD231E2" w14:textId="77777777" w:rsidR="00121AE4" w:rsidRPr="00550111" w:rsidRDefault="00121AE4" w:rsidP="00795800">
            <w:pPr>
              <w:spacing w:line="360" w:lineRule="auto"/>
              <w:rPr>
                <w:rPrChange w:id="152" w:author="Meehan, Carole (EEC)" w:date="2026-09-25T21:10:00Z" w16du:dateUtc="2026-09-26T01:10:00Z">
                  <w:rPr>
                    <w:rFonts w:ascii="Arial" w:hAnsi="Arial" w:cs="Arial"/>
                  </w:rPr>
                </w:rPrChange>
              </w:rPr>
              <w:pPrChange w:id="153" w:author="Meehan, Carole (EEC)" w:date="2026-09-25T21:10:00Z" w16du:dateUtc="2026-09-26T01:10:00Z">
                <w:pPr>
                  <w:jc w:val="center"/>
                </w:pPr>
              </w:pPrChange>
            </w:pPr>
          </w:p>
        </w:tc>
        <w:tc>
          <w:tcPr>
            <w:tcW w:w="3600" w:type="dxa"/>
            <w:tcPrChange w:id="154" w:author="Meehan, Carole (EEC)" w:date="2026-09-25T21:10:00Z" w16du:dateUtc="2026-09-26T01:10:00Z">
              <w:tcPr>
                <w:tcW w:w="1915" w:type="dxa"/>
                <w:gridSpan w:val="2"/>
              </w:tcPr>
            </w:tcPrChange>
          </w:tcPr>
          <w:p w14:paraId="7DD07A86" w14:textId="77777777" w:rsidR="00121AE4" w:rsidRPr="00666282" w:rsidRDefault="00121AE4" w:rsidP="00635B48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3600" w:type="dxa"/>
            <w:tcPrChange w:id="155" w:author="Meehan, Carole (EEC)" w:date="2026-09-25T21:10:00Z" w16du:dateUtc="2026-09-26T01:10:00Z">
              <w:tcPr>
                <w:tcW w:w="1915" w:type="dxa"/>
                <w:gridSpan w:val="2"/>
              </w:tcPr>
            </w:tcPrChange>
          </w:tcPr>
          <w:p w14:paraId="41F95533" w14:textId="77777777" w:rsidR="00121AE4" w:rsidRPr="00666282" w:rsidRDefault="00121AE4" w:rsidP="00635B48">
            <w:pPr>
              <w:jc w:val="center"/>
              <w:rPr>
                <w:rFonts w:ascii="Arial" w:hAnsi="Arial" w:cs="Arial"/>
              </w:rPr>
            </w:pPr>
          </w:p>
        </w:tc>
      </w:tr>
      <w:tr w:rsidR="00121AE4" w:rsidRPr="00666282" w14:paraId="25C6B240" w14:textId="77777777" w:rsidTr="00E477D5">
        <w:trPr>
          <w:cantSplit/>
          <w:trHeight w:hRule="exact" w:val="288"/>
          <w:trPrChange w:id="156" w:author="Meehan, Carole (EEC)" w:date="2026-09-25T21:10:00Z" w16du:dateUtc="2026-09-26T01:10:00Z">
            <w:trPr>
              <w:gridAfter w:val="1"/>
              <w:jc w:val="center"/>
            </w:trPr>
          </w:trPrChange>
        </w:trPr>
        <w:tc>
          <w:tcPr>
            <w:tcW w:w="4765" w:type="dxa"/>
            <w:tcPrChange w:id="157" w:author="Meehan, Carole (EEC)" w:date="2026-09-25T21:10:00Z" w16du:dateUtc="2026-09-26T01:10:00Z">
              <w:tcPr>
                <w:tcW w:w="2070" w:type="dxa"/>
                <w:shd w:val="pct25" w:color="99CCFF" w:fill="auto"/>
              </w:tcPr>
            </w:tcPrChange>
          </w:tcPr>
          <w:p w14:paraId="47526FFE" w14:textId="77777777" w:rsidR="00121AE4" w:rsidRPr="00550111" w:rsidRDefault="00121AE4" w:rsidP="00795800">
            <w:pPr>
              <w:spacing w:line="360" w:lineRule="auto"/>
              <w:rPr>
                <w:rPrChange w:id="158" w:author="Meehan, Carole (EEC)" w:date="2026-09-25T21:10:00Z" w16du:dateUtc="2026-09-26T01:10:00Z">
                  <w:rPr>
                    <w:rFonts w:ascii="Arial" w:hAnsi="Arial" w:cs="Arial"/>
                    <w:b/>
                  </w:rPr>
                </w:rPrChange>
              </w:rPr>
              <w:pPrChange w:id="159" w:author="Meehan, Carole (EEC)" w:date="2026-09-25T21:10:00Z" w16du:dateUtc="2026-09-26T01:10:00Z">
                <w:pPr>
                  <w:jc w:val="center"/>
                </w:pPr>
              </w:pPrChange>
            </w:pPr>
            <w:del w:id="160" w:author="Meehan, Carole (EEC)" w:date="2026-09-25T21:10:00Z" w16du:dateUtc="2026-09-26T01:10:00Z">
              <w:r w:rsidRPr="00666282">
                <w:rPr>
                  <w:rFonts w:ascii="Arial" w:hAnsi="Arial" w:cs="Arial"/>
                  <w:b/>
                </w:rPr>
                <w:delText>TOTAL</w:delText>
              </w:r>
            </w:del>
          </w:p>
        </w:tc>
        <w:tc>
          <w:tcPr>
            <w:tcW w:w="2250" w:type="dxa"/>
            <w:tcPrChange w:id="161" w:author="Meehan, Carole (EEC)" w:date="2026-09-25T21:10:00Z" w16du:dateUtc="2026-09-26T01:10:00Z">
              <w:tcPr>
                <w:tcW w:w="1980" w:type="dxa"/>
                <w:gridSpan w:val="2"/>
              </w:tcPr>
            </w:tcPrChange>
          </w:tcPr>
          <w:p w14:paraId="409F480D" w14:textId="77777777" w:rsidR="00121AE4" w:rsidRPr="00550111" w:rsidRDefault="00121AE4" w:rsidP="00795800">
            <w:pPr>
              <w:spacing w:line="360" w:lineRule="auto"/>
              <w:rPr>
                <w:rPrChange w:id="162" w:author="Meehan, Carole (EEC)" w:date="2026-09-25T21:10:00Z" w16du:dateUtc="2026-09-26T01:10:00Z">
                  <w:rPr>
                    <w:rFonts w:ascii="Arial" w:hAnsi="Arial" w:cs="Arial"/>
                  </w:rPr>
                </w:rPrChange>
              </w:rPr>
              <w:pPrChange w:id="163" w:author="Meehan, Carole (EEC)" w:date="2026-09-25T21:10:00Z" w16du:dateUtc="2026-09-26T01:10:00Z">
                <w:pPr>
                  <w:jc w:val="center"/>
                </w:pPr>
              </w:pPrChange>
            </w:pPr>
          </w:p>
        </w:tc>
        <w:tc>
          <w:tcPr>
            <w:tcW w:w="3600" w:type="dxa"/>
            <w:tcPrChange w:id="164" w:author="Meehan, Carole (EEC)" w:date="2026-09-25T21:10:00Z" w16du:dateUtc="2026-09-26T01:10:00Z">
              <w:tcPr>
                <w:tcW w:w="1980" w:type="dxa"/>
                <w:gridSpan w:val="2"/>
              </w:tcPr>
            </w:tcPrChange>
          </w:tcPr>
          <w:p w14:paraId="399C0053" w14:textId="77777777" w:rsidR="00121AE4" w:rsidRPr="00550111" w:rsidRDefault="00121AE4" w:rsidP="00795800">
            <w:pPr>
              <w:spacing w:line="360" w:lineRule="auto"/>
              <w:rPr>
                <w:rPrChange w:id="165" w:author="Meehan, Carole (EEC)" w:date="2026-09-25T21:10:00Z" w16du:dateUtc="2026-09-26T01:10:00Z">
                  <w:rPr>
                    <w:rFonts w:ascii="Arial" w:hAnsi="Arial" w:cs="Arial"/>
                  </w:rPr>
                </w:rPrChange>
              </w:rPr>
              <w:pPrChange w:id="166" w:author="Meehan, Carole (EEC)" w:date="2026-09-25T21:10:00Z" w16du:dateUtc="2026-09-26T01:10:00Z">
                <w:pPr>
                  <w:jc w:val="center"/>
                </w:pPr>
              </w:pPrChange>
            </w:pPr>
          </w:p>
        </w:tc>
        <w:tc>
          <w:tcPr>
            <w:tcW w:w="3600" w:type="dxa"/>
            <w:tcPrChange w:id="167" w:author="Meehan, Carole (EEC)" w:date="2026-09-25T21:10:00Z" w16du:dateUtc="2026-09-26T01:10:00Z">
              <w:tcPr>
                <w:tcW w:w="1915" w:type="dxa"/>
                <w:gridSpan w:val="2"/>
              </w:tcPr>
            </w:tcPrChange>
          </w:tcPr>
          <w:p w14:paraId="30C555AE" w14:textId="77777777" w:rsidR="00121AE4" w:rsidRPr="00666282" w:rsidRDefault="00121AE4" w:rsidP="00635B48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3600" w:type="dxa"/>
            <w:tcPrChange w:id="168" w:author="Meehan, Carole (EEC)" w:date="2026-09-25T21:10:00Z" w16du:dateUtc="2026-09-26T01:10:00Z">
              <w:tcPr>
                <w:tcW w:w="1915" w:type="dxa"/>
                <w:gridSpan w:val="2"/>
              </w:tcPr>
            </w:tcPrChange>
          </w:tcPr>
          <w:p w14:paraId="1D74D2C6" w14:textId="77777777" w:rsidR="00121AE4" w:rsidRPr="00666282" w:rsidRDefault="00121AE4" w:rsidP="00635B48">
            <w:pPr>
              <w:jc w:val="center"/>
              <w:rPr>
                <w:rFonts w:ascii="Arial" w:hAnsi="Arial" w:cs="Arial"/>
              </w:rPr>
            </w:pPr>
          </w:p>
        </w:tc>
      </w:tr>
      <w:tr w:rsidR="00795800" w:rsidRPr="00550111" w14:paraId="58DC26D0" w14:textId="77777777" w:rsidTr="00E477D5">
        <w:trPr>
          <w:cantSplit/>
          <w:trHeight w:hRule="exact" w:val="288"/>
          <w:ins w:id="169" w:author="Meehan, Carole (EEC)" w:date="2026-09-25T21:10:00Z" w16du:dateUtc="2026-09-26T01:10:00Z"/>
        </w:trPr>
        <w:tc>
          <w:tcPr>
            <w:tcW w:w="4765" w:type="dxa"/>
          </w:tcPr>
          <w:p w14:paraId="6A31D021" w14:textId="77777777" w:rsidR="00795800" w:rsidRPr="00550111" w:rsidRDefault="00795800" w:rsidP="00795800">
            <w:pPr>
              <w:spacing w:line="360" w:lineRule="auto"/>
              <w:rPr>
                <w:ins w:id="170" w:author="Meehan, Carole (EEC)" w:date="2026-09-25T21:10:00Z" w16du:dateUtc="2026-09-26T01:10:00Z"/>
              </w:rPr>
            </w:pPr>
          </w:p>
        </w:tc>
        <w:tc>
          <w:tcPr>
            <w:tcW w:w="2250" w:type="dxa"/>
          </w:tcPr>
          <w:p w14:paraId="140A6259" w14:textId="77777777" w:rsidR="00795800" w:rsidRPr="00550111" w:rsidRDefault="00795800" w:rsidP="00795800">
            <w:pPr>
              <w:spacing w:line="360" w:lineRule="auto"/>
              <w:rPr>
                <w:ins w:id="171" w:author="Meehan, Carole (EEC)" w:date="2026-09-25T21:10:00Z" w16du:dateUtc="2026-09-26T01:10:00Z"/>
              </w:rPr>
            </w:pPr>
          </w:p>
        </w:tc>
        <w:tc>
          <w:tcPr>
            <w:tcW w:w="3600" w:type="dxa"/>
            <w:gridSpan w:val="3"/>
          </w:tcPr>
          <w:p w14:paraId="6D6BBA6F" w14:textId="77777777" w:rsidR="00795800" w:rsidRPr="00550111" w:rsidRDefault="00795800" w:rsidP="00795800">
            <w:pPr>
              <w:spacing w:line="360" w:lineRule="auto"/>
              <w:rPr>
                <w:ins w:id="172" w:author="Meehan, Carole (EEC)" w:date="2026-09-25T21:10:00Z" w16du:dateUtc="2026-09-26T01:10:00Z"/>
              </w:rPr>
            </w:pPr>
          </w:p>
        </w:tc>
      </w:tr>
    </w:tbl>
    <w:p w14:paraId="4D4CC28F" w14:textId="77777777" w:rsidR="00121AE4" w:rsidRPr="00550111" w:rsidRDefault="00121AE4" w:rsidP="00EE75DC">
      <w:pPr>
        <w:spacing w:line="240" w:lineRule="auto"/>
        <w:rPr>
          <w:rFonts w:ascii="Calibri" w:hAnsi="Calibri"/>
          <w:b/>
          <w:rPrChange w:id="173" w:author="Meehan, Carole (EEC)" w:date="2026-09-25T21:10:00Z" w16du:dateUtc="2026-09-26T01:10:00Z">
            <w:rPr>
              <w:rFonts w:ascii="Arial" w:hAnsi="Arial" w:cs="Arial"/>
              <w:b/>
              <w:sz w:val="28"/>
              <w:szCs w:val="28"/>
              <w:u w:val="single"/>
            </w:rPr>
          </w:rPrChange>
        </w:rPr>
        <w:pPrChange w:id="174" w:author="Meehan, Carole (EEC)" w:date="2026-09-25T21:10:00Z" w16du:dateUtc="2026-09-26T01:10:00Z">
          <w:pPr>
            <w:jc w:val="center"/>
          </w:pPr>
        </w:pPrChange>
      </w:pPr>
    </w:p>
    <w:p w14:paraId="7E2140A7" w14:textId="4FE52113" w:rsidR="00795800" w:rsidRPr="00550111" w:rsidRDefault="00845C69" w:rsidP="00EE75DC">
      <w:pPr>
        <w:spacing w:after="240" w:line="240" w:lineRule="auto"/>
        <w:rPr>
          <w:ins w:id="175" w:author="Meehan, Carole (EEC)" w:date="2026-09-25T21:10:00Z" w16du:dateUtc="2026-09-26T01:10:00Z"/>
          <w:rFonts w:ascii="Calibri" w:eastAsia="Times New Roman" w:hAnsi="Calibri" w:cs="Times New Roman"/>
          <w:b/>
          <w:bCs/>
        </w:rPr>
      </w:pPr>
      <w:ins w:id="176" w:author="Meehan, Carole (EEC)" w:date="2026-09-25T21:10:00Z" w16du:dateUtc="2026-09-26T01:10:00Z">
        <w:r w:rsidRPr="00550111">
          <w:rPr>
            <w:rFonts w:ascii="Calibri" w:eastAsia="Times New Roman" w:hAnsi="Calibri" w:cs="Times New Roman"/>
            <w:b/>
            <w:bCs/>
          </w:rPr>
          <w:t xml:space="preserve">I swear under penalty of perjury that </w:t>
        </w:r>
        <w:r w:rsidR="000E6327" w:rsidRPr="00550111">
          <w:rPr>
            <w:rFonts w:ascii="Calibri" w:eastAsia="Times New Roman" w:hAnsi="Calibri" w:cs="Times New Roman"/>
            <w:b/>
            <w:bCs/>
          </w:rPr>
          <w:t>this</w:t>
        </w:r>
        <w:r w:rsidRPr="00550111">
          <w:rPr>
            <w:rFonts w:ascii="Calibri" w:eastAsia="Times New Roman" w:hAnsi="Calibri" w:cs="Times New Roman"/>
            <w:b/>
            <w:bCs/>
          </w:rPr>
          <w:t xml:space="preserve"> information is correct and complete.  </w:t>
        </w:r>
      </w:ins>
    </w:p>
    <w:p w14:paraId="28AAA7EF" w14:textId="77777777" w:rsidR="001768B0" w:rsidRPr="00550111" w:rsidRDefault="001768B0" w:rsidP="00A326C1">
      <w:pPr>
        <w:spacing w:after="0" w:line="240" w:lineRule="auto"/>
        <w:rPr>
          <w:ins w:id="177" w:author="Meehan, Carole (EEC)" w:date="2026-09-25T21:10:00Z" w16du:dateUtc="2026-09-26T01:10:00Z"/>
          <w:rFonts w:ascii="Calibri" w:eastAsia="Times New Roman" w:hAnsi="Calibri" w:cs="Times New Roman"/>
          <w:b/>
        </w:rPr>
      </w:pPr>
      <w:ins w:id="178" w:author="Meehan, Carole (EEC)" w:date="2026-09-25T21:10:00Z" w16du:dateUtc="2026-09-26T01:10:00Z">
        <w:r w:rsidRPr="00550111">
          <w:rPr>
            <w:rFonts w:ascii="Calibri" w:eastAsia="Times New Roman" w:hAnsi="Calibri" w:cs="Times New Roman"/>
            <w:b/>
          </w:rPr>
          <w:t>___________________________________</w:t>
        </w:r>
        <w:r w:rsidR="003032D7" w:rsidRPr="00550111">
          <w:rPr>
            <w:rFonts w:ascii="Calibri" w:eastAsia="Times New Roman" w:hAnsi="Calibri" w:cs="Times New Roman"/>
            <w:b/>
          </w:rPr>
          <w:t>______</w:t>
        </w:r>
        <w:r w:rsidRPr="00550111">
          <w:rPr>
            <w:rFonts w:ascii="Calibri" w:eastAsia="Times New Roman" w:hAnsi="Calibri" w:cs="Times New Roman"/>
            <w:b/>
          </w:rPr>
          <w:t>_____________</w:t>
        </w:r>
        <w:r w:rsidR="00795800" w:rsidRPr="00550111">
          <w:rPr>
            <w:rFonts w:ascii="Calibri" w:eastAsia="Times New Roman" w:hAnsi="Calibri" w:cs="Times New Roman"/>
            <w:b/>
          </w:rPr>
          <w:t>______</w:t>
        </w:r>
        <w:r w:rsidR="00795800" w:rsidRPr="00550111">
          <w:rPr>
            <w:rFonts w:ascii="Calibri" w:eastAsia="Times New Roman" w:hAnsi="Calibri" w:cs="Times New Roman"/>
            <w:b/>
          </w:rPr>
          <w:tab/>
        </w:r>
        <w:r w:rsidRPr="00550111">
          <w:rPr>
            <w:rFonts w:ascii="Calibri" w:eastAsia="Times New Roman" w:hAnsi="Calibri" w:cs="Times New Roman"/>
            <w:b/>
          </w:rPr>
          <w:t xml:space="preserve"> ____________</w:t>
        </w:r>
        <w:r w:rsidR="003032D7" w:rsidRPr="00550111">
          <w:rPr>
            <w:rFonts w:ascii="Calibri" w:eastAsia="Times New Roman" w:hAnsi="Calibri" w:cs="Times New Roman"/>
            <w:b/>
          </w:rPr>
          <w:t>_______</w:t>
        </w:r>
        <w:r w:rsidRPr="00550111">
          <w:rPr>
            <w:rFonts w:ascii="Calibri" w:eastAsia="Times New Roman" w:hAnsi="Calibri" w:cs="Times New Roman"/>
            <w:b/>
          </w:rPr>
          <w:t>___</w:t>
        </w:r>
        <w:r w:rsidR="00795800" w:rsidRPr="00550111">
          <w:rPr>
            <w:rFonts w:ascii="Calibri" w:eastAsia="Times New Roman" w:hAnsi="Calibri" w:cs="Times New Roman"/>
            <w:b/>
          </w:rPr>
          <w:t>_________</w:t>
        </w:r>
        <w:r w:rsidRPr="00550111">
          <w:rPr>
            <w:rFonts w:ascii="Calibri" w:eastAsia="Times New Roman" w:hAnsi="Calibri" w:cs="Times New Roman"/>
            <w:b/>
          </w:rPr>
          <w:t>_</w:t>
        </w:r>
      </w:ins>
    </w:p>
    <w:p w14:paraId="35F935D2" w14:textId="624B10C2" w:rsidR="004D7D6B" w:rsidRPr="00550111" w:rsidRDefault="00795800" w:rsidP="00EE75DC">
      <w:pPr>
        <w:spacing w:after="120" w:line="240" w:lineRule="auto"/>
        <w:ind w:left="2160" w:firstLine="720"/>
        <w:rPr>
          <w:ins w:id="179" w:author="Meehan, Carole (EEC)" w:date="2026-09-25T21:10:00Z" w16du:dateUtc="2026-09-26T01:10:00Z"/>
          <w:b/>
          <w:vertAlign w:val="superscript"/>
        </w:rPr>
      </w:pPr>
      <w:ins w:id="180" w:author="Meehan, Carole (EEC)" w:date="2026-09-25T21:10:00Z" w16du:dateUtc="2026-09-26T01:10:00Z">
        <w:r w:rsidRPr="00550111">
          <w:rPr>
            <w:b/>
            <w:vertAlign w:val="superscript"/>
          </w:rPr>
          <w:t>Signature</w:t>
        </w:r>
        <w:r w:rsidRPr="00550111">
          <w:tab/>
        </w:r>
        <w:r w:rsidRPr="00550111">
          <w:tab/>
        </w:r>
        <w:r w:rsidRPr="00550111">
          <w:tab/>
        </w:r>
        <w:r w:rsidRPr="00550111">
          <w:tab/>
        </w:r>
        <w:r w:rsidRPr="00550111">
          <w:tab/>
        </w:r>
        <w:r w:rsidRPr="00550111">
          <w:tab/>
        </w:r>
        <w:r w:rsidRPr="00550111">
          <w:tab/>
        </w:r>
        <w:r w:rsidR="003032D7" w:rsidRPr="00550111">
          <w:tab/>
        </w:r>
        <w:r w:rsidRPr="00550111">
          <w:rPr>
            <w:b/>
            <w:vertAlign w:val="superscript"/>
          </w:rPr>
          <w:t>Date</w:t>
        </w:r>
      </w:ins>
    </w:p>
    <w:p w14:paraId="3BA50F61" w14:textId="4AACC806" w:rsidR="0002588F" w:rsidRPr="00550111" w:rsidRDefault="0002588F" w:rsidP="00A326C1">
      <w:pPr>
        <w:spacing w:after="0" w:line="240" w:lineRule="auto"/>
        <w:rPr>
          <w:ins w:id="181" w:author="Meehan, Carole (EEC)" w:date="2026-09-25T21:10:00Z" w16du:dateUtc="2026-09-26T01:10:00Z"/>
          <w:rFonts w:ascii="Calibri" w:eastAsia="Times New Roman" w:hAnsi="Calibri" w:cs="Times New Roman"/>
          <w:b/>
        </w:rPr>
      </w:pPr>
      <w:ins w:id="182" w:author="Meehan, Carole (EEC)" w:date="2026-09-25T21:10:00Z" w16du:dateUtc="2026-09-26T01:10:00Z">
        <w:r w:rsidRPr="00550111">
          <w:rPr>
            <w:rFonts w:ascii="Calibri" w:eastAsia="Times New Roman" w:hAnsi="Calibri" w:cs="Times New Roman"/>
            <w:b/>
          </w:rPr>
          <w:t>__________________________________</w:t>
        </w:r>
        <w:r w:rsidRPr="00550111">
          <w:rPr>
            <w:rFonts w:ascii="Calibri" w:eastAsia="Times New Roman" w:hAnsi="Calibri" w:cs="Times New Roman"/>
            <w:b/>
            <w:u w:val="single"/>
          </w:rPr>
          <w:t>_</w:t>
        </w:r>
        <w:r w:rsidRPr="00550111">
          <w:rPr>
            <w:rFonts w:ascii="Calibri" w:eastAsia="Times New Roman" w:hAnsi="Calibri" w:cs="Times New Roman"/>
            <w:b/>
          </w:rPr>
          <w:t>__</w:t>
        </w:r>
        <w:r w:rsidRPr="00550111">
          <w:rPr>
            <w:rFonts w:ascii="Calibri" w:eastAsia="Times New Roman" w:hAnsi="Calibri" w:cs="Times New Roman"/>
            <w:b/>
            <w:u w:val="single"/>
          </w:rPr>
          <w:t>_________</w:t>
        </w:r>
        <w:r w:rsidRPr="00550111">
          <w:rPr>
            <w:rFonts w:ascii="Calibri" w:eastAsia="Times New Roman" w:hAnsi="Calibri" w:cs="Times New Roman"/>
            <w:b/>
          </w:rPr>
          <w:t>_____________</w:t>
        </w:r>
        <w:r w:rsidR="00143243" w:rsidRPr="00550111">
          <w:rPr>
            <w:rFonts w:ascii="Calibri" w:eastAsia="Times New Roman" w:hAnsi="Calibri" w:cs="Times New Roman"/>
            <w:b/>
          </w:rPr>
          <w:t>_</w:t>
        </w:r>
        <w:r w:rsidRPr="00550111">
          <w:rPr>
            <w:rFonts w:ascii="Calibri" w:eastAsia="Times New Roman" w:hAnsi="Calibri" w:cs="Times New Roman"/>
            <w:b/>
          </w:rPr>
          <w:tab/>
        </w:r>
        <w:r w:rsidR="00143243" w:rsidRPr="00550111">
          <w:rPr>
            <w:rFonts w:ascii="Calibri" w:eastAsia="Times New Roman" w:hAnsi="Calibri" w:cs="Times New Roman"/>
            <w:b/>
          </w:rPr>
          <w:t xml:space="preserve"> </w:t>
        </w:r>
        <w:r w:rsidRPr="00550111">
          <w:rPr>
            <w:rFonts w:ascii="Calibri" w:eastAsia="Times New Roman" w:hAnsi="Calibri" w:cs="Times New Roman"/>
            <w:b/>
          </w:rPr>
          <w:t>________________________________</w:t>
        </w:r>
      </w:ins>
    </w:p>
    <w:p w14:paraId="6DDDBCAF" w14:textId="77777777" w:rsidR="00896BD2" w:rsidRDefault="0002588F">
      <w:pPr>
        <w:rPr>
          <w:del w:id="183" w:author="Meehan, Carole (EEC)" w:date="2026-09-25T21:10:00Z" w16du:dateUtc="2026-09-26T01:10:00Z"/>
          <w:rFonts w:ascii="Arial" w:hAnsi="Arial" w:cs="Arial"/>
          <w:b/>
          <w:sz w:val="28"/>
          <w:szCs w:val="28"/>
          <w:u w:val="single"/>
        </w:rPr>
      </w:pPr>
      <w:ins w:id="184" w:author="Meehan, Carole (EEC)" w:date="2026-09-25T21:10:00Z" w16du:dateUtc="2026-09-26T01:10:00Z">
        <w:r w:rsidRPr="00550111">
          <w:rPr>
            <w:rFonts w:ascii="Calibri" w:eastAsia="Times New Roman" w:hAnsi="Calibri" w:cs="Times New Roman"/>
            <w:b/>
            <w:vertAlign w:val="superscript"/>
          </w:rPr>
          <w:t>Print Name</w:t>
        </w:r>
        <w:r w:rsidRPr="00550111">
          <w:rPr>
            <w:rFonts w:ascii="Calibri" w:eastAsia="Times New Roman" w:hAnsi="Calibri" w:cs="Times New Roman"/>
            <w:b/>
          </w:rPr>
          <w:tab/>
        </w:r>
        <w:r w:rsidRPr="00550111">
          <w:rPr>
            <w:rFonts w:ascii="Calibri" w:eastAsia="Times New Roman" w:hAnsi="Calibri" w:cs="Times New Roman"/>
            <w:b/>
          </w:rPr>
          <w:tab/>
        </w:r>
        <w:r w:rsidRPr="00550111">
          <w:rPr>
            <w:rFonts w:ascii="Calibri" w:eastAsia="Times New Roman" w:hAnsi="Calibri" w:cs="Times New Roman"/>
            <w:b/>
          </w:rPr>
          <w:tab/>
        </w:r>
        <w:r w:rsidRPr="00550111">
          <w:rPr>
            <w:rFonts w:ascii="Calibri" w:eastAsia="Times New Roman" w:hAnsi="Calibri" w:cs="Times New Roman"/>
            <w:b/>
          </w:rPr>
          <w:tab/>
        </w:r>
        <w:r w:rsidRPr="00550111">
          <w:rPr>
            <w:rFonts w:ascii="Calibri" w:eastAsia="Times New Roman" w:hAnsi="Calibri" w:cs="Times New Roman"/>
            <w:b/>
          </w:rPr>
          <w:tab/>
        </w:r>
        <w:r w:rsidRPr="00550111">
          <w:rPr>
            <w:rFonts w:ascii="Calibri" w:eastAsia="Times New Roman" w:hAnsi="Calibri" w:cs="Times New Roman"/>
            <w:b/>
          </w:rPr>
          <w:tab/>
        </w:r>
        <w:r w:rsidRPr="00550111">
          <w:rPr>
            <w:rFonts w:ascii="Calibri" w:eastAsia="Times New Roman" w:hAnsi="Calibri" w:cs="Times New Roman"/>
            <w:b/>
          </w:rPr>
          <w:tab/>
          <w:t xml:space="preserve">      </w:t>
        </w:r>
        <w:r w:rsidR="00A326C1">
          <w:rPr>
            <w:rFonts w:ascii="Calibri" w:eastAsia="Times New Roman" w:hAnsi="Calibri" w:cs="Times New Roman"/>
            <w:b/>
          </w:rPr>
          <w:tab/>
        </w:r>
        <w:r w:rsidR="00C169B8" w:rsidRPr="00550111">
          <w:rPr>
            <w:rFonts w:ascii="Calibri" w:eastAsia="Times New Roman" w:hAnsi="Calibri" w:cs="Times New Roman"/>
            <w:b/>
            <w:vertAlign w:val="superscript"/>
          </w:rPr>
          <w:t>Last 4 digits of S</w:t>
        </w:r>
        <w:r w:rsidRPr="00550111">
          <w:rPr>
            <w:rFonts w:ascii="Calibri" w:eastAsia="Times New Roman" w:hAnsi="Calibri" w:cs="Times New Roman"/>
            <w:b/>
            <w:vertAlign w:val="superscript"/>
          </w:rPr>
          <w:t>ocial Security Number</w:t>
        </w:r>
      </w:ins>
      <w:del w:id="185" w:author="Meehan, Carole (EEC)" w:date="2026-09-25T21:10:00Z" w16du:dateUtc="2026-09-26T01:10:00Z">
        <w:r w:rsidR="00896BD2">
          <w:rPr>
            <w:rFonts w:ascii="Arial" w:hAnsi="Arial" w:cs="Arial"/>
            <w:b/>
            <w:sz w:val="28"/>
            <w:szCs w:val="28"/>
            <w:u w:val="single"/>
          </w:rPr>
          <w:br w:type="page"/>
        </w:r>
      </w:del>
    </w:p>
    <w:p w14:paraId="2238AD75" w14:textId="4A81BA87" w:rsidR="00637FEA" w:rsidRPr="00D70C49" w:rsidRDefault="00637FEA" w:rsidP="00637FEA">
      <w:pPr>
        <w:jc w:val="center"/>
        <w:rPr>
          <w:del w:id="186" w:author="Meehan, Carole (EEC)" w:date="2026-09-25T21:10:00Z" w16du:dateUtc="2026-09-26T01:10:00Z"/>
          <w:rFonts w:ascii="Arial" w:hAnsi="Arial" w:cs="Arial"/>
          <w:b/>
          <w:sz w:val="28"/>
          <w:szCs w:val="28"/>
          <w:u w:val="single"/>
        </w:rPr>
      </w:pPr>
      <w:del w:id="187" w:author="Meehan, Carole (EEC)" w:date="2026-09-25T21:10:00Z" w16du:dateUtc="2026-09-26T01:10:00Z">
        <w:r w:rsidRPr="00D70C49">
          <w:rPr>
            <w:rFonts w:ascii="Arial" w:hAnsi="Arial" w:cs="Arial"/>
            <w:b/>
            <w:sz w:val="28"/>
            <w:szCs w:val="28"/>
            <w:u w:val="single"/>
          </w:rPr>
          <w:delText>START UP BUDGET YEAR 1 ONLY</w:delText>
        </w:r>
      </w:del>
    </w:p>
    <w:p w14:paraId="73632264" w14:textId="26AB419D" w:rsidR="00637FEA" w:rsidRPr="00904657" w:rsidRDefault="00637FEA" w:rsidP="00637FEA">
      <w:pPr>
        <w:spacing w:after="0"/>
        <w:jc w:val="center"/>
        <w:rPr>
          <w:del w:id="188" w:author="Meehan, Carole (EEC)" w:date="2026-09-25T21:10:00Z" w16du:dateUtc="2026-09-26T01:10:00Z"/>
          <w:rFonts w:ascii="Arial" w:hAnsi="Arial" w:cs="Arial"/>
          <w:b/>
        </w:rPr>
      </w:pPr>
      <w:del w:id="189" w:author="Meehan, Carole (EEC)" w:date="2026-09-25T21:10:00Z" w16du:dateUtc="2026-09-26T01:10:00Z">
        <w:r w:rsidRPr="00904657">
          <w:rPr>
            <w:rFonts w:ascii="Arial" w:hAnsi="Arial" w:cs="Arial"/>
            <w:b/>
          </w:rPr>
          <w:delText xml:space="preserve">RFP # </w:delText>
        </w:r>
        <w:r w:rsidR="0093327B" w:rsidRPr="00904657">
          <w:rPr>
            <w:rFonts w:ascii="Arial" w:hAnsi="Arial" w:cs="Arial"/>
            <w:b/>
          </w:rPr>
          <w:delText>2019</w:delText>
        </w:r>
        <w:r w:rsidRPr="00904657">
          <w:rPr>
            <w:rFonts w:ascii="Arial" w:hAnsi="Arial" w:cs="Arial"/>
            <w:b/>
          </w:rPr>
          <w:delText>-</w:delText>
        </w:r>
        <w:r w:rsidR="00C65FE7" w:rsidRPr="00904657">
          <w:rPr>
            <w:rFonts w:ascii="Arial" w:hAnsi="Arial" w:cs="Arial"/>
            <w:b/>
          </w:rPr>
          <w:delText>BH02</w:delText>
        </w:r>
      </w:del>
    </w:p>
    <w:p w14:paraId="3D2B3BB5" w14:textId="5FDDB228" w:rsidR="00637FEA" w:rsidRPr="00904657" w:rsidRDefault="006F3CB6" w:rsidP="00637FEA">
      <w:pPr>
        <w:spacing w:after="0"/>
        <w:jc w:val="center"/>
        <w:rPr>
          <w:del w:id="190" w:author="Meehan, Carole (EEC)" w:date="2026-09-25T21:10:00Z" w16du:dateUtc="2026-09-26T01:10:00Z"/>
          <w:rFonts w:ascii="Arial" w:hAnsi="Arial" w:cs="Arial"/>
          <w:b/>
          <w:caps/>
        </w:rPr>
      </w:pPr>
      <w:del w:id="191" w:author="Meehan, Carole (EEC)" w:date="2026-09-25T21:10:00Z" w16du:dateUtc="2026-09-26T01:10:00Z">
        <w:r w:rsidRPr="00904657">
          <w:rPr>
            <w:rFonts w:ascii="Arial" w:hAnsi="Arial" w:cs="Arial"/>
            <w:b/>
            <w:caps/>
          </w:rPr>
          <w:delText>Mobile crisis Services</w:delText>
        </w:r>
      </w:del>
    </w:p>
    <w:p w14:paraId="3E9E5F74" w14:textId="271597B0" w:rsidR="00637FEA" w:rsidRPr="00904657" w:rsidRDefault="00637FEA" w:rsidP="00637FEA">
      <w:pPr>
        <w:jc w:val="center"/>
        <w:rPr>
          <w:del w:id="192" w:author="Meehan, Carole (EEC)" w:date="2026-09-25T21:10:00Z" w16du:dateUtc="2026-09-26T01:10:00Z"/>
          <w:rFonts w:ascii="Arial" w:hAnsi="Arial" w:cs="Arial"/>
          <w:b/>
        </w:rPr>
      </w:pPr>
      <w:del w:id="193" w:author="Meehan, Carole (EEC)" w:date="2026-09-25T21:10:00Z" w16du:dateUtc="2026-09-26T01:10:00Z">
        <w:r w:rsidRPr="00904657">
          <w:rPr>
            <w:rFonts w:ascii="Arial" w:hAnsi="Arial" w:cs="Arial"/>
            <w:b/>
          </w:rPr>
          <w:delText xml:space="preserve">Year 1: </w:delText>
        </w:r>
        <w:r w:rsidR="00C65FE7" w:rsidRPr="00904657">
          <w:rPr>
            <w:rFonts w:ascii="Arial" w:hAnsi="Arial" w:cs="Arial"/>
            <w:b/>
          </w:rPr>
          <w:delText>12/1/2019-</w:delText>
        </w:r>
        <w:r w:rsidR="0093327B" w:rsidRPr="00904657">
          <w:rPr>
            <w:rFonts w:ascii="Arial" w:hAnsi="Arial" w:cs="Arial"/>
            <w:b/>
          </w:rPr>
          <w:delText>6</w:delText>
        </w:r>
        <w:r w:rsidR="00C65FE7" w:rsidRPr="00904657">
          <w:rPr>
            <w:rFonts w:ascii="Arial" w:hAnsi="Arial" w:cs="Arial"/>
            <w:b/>
          </w:rPr>
          <w:delText>/30/2020</w:delText>
        </w:r>
        <w:r w:rsidRPr="00904657">
          <w:rPr>
            <w:rFonts w:ascii="Arial" w:hAnsi="Arial" w:cs="Arial"/>
            <w:b/>
          </w:rPr>
          <w:delText xml:space="preserve"> </w:delText>
        </w:r>
      </w:del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050"/>
        <w:gridCol w:w="1374"/>
      </w:tblGrid>
      <w:tr w:rsidR="00637FEA" w:rsidRPr="00666282" w14:paraId="13E5CDD6" w14:textId="77777777" w:rsidTr="0053534A">
        <w:trPr>
          <w:jc w:val="center"/>
          <w:del w:id="194" w:author="Meehan, Carole (EEC)" w:date="2026-09-25T21:10:00Z" w16du:dateUtc="2026-09-26T01:10:00Z"/>
        </w:trPr>
        <w:tc>
          <w:tcPr>
            <w:tcW w:w="4050" w:type="dxa"/>
            <w:tcBorders>
              <w:bottom w:val="single" w:sz="4" w:space="0" w:color="auto"/>
            </w:tcBorders>
            <w:shd w:val="pct25" w:color="99CCFF" w:fill="auto"/>
          </w:tcPr>
          <w:p w14:paraId="5CC0B0AB" w14:textId="77777777" w:rsidR="00637FEA" w:rsidRPr="00666282" w:rsidRDefault="00637FEA" w:rsidP="0053534A">
            <w:pPr>
              <w:jc w:val="center"/>
              <w:rPr>
                <w:del w:id="195" w:author="Meehan, Carole (EEC)" w:date="2026-09-25T21:10:00Z" w16du:dateUtc="2026-09-26T01:10:00Z"/>
                <w:rFonts w:ascii="Arial" w:hAnsi="Arial" w:cs="Arial"/>
              </w:rPr>
            </w:pPr>
            <w:del w:id="196" w:author="Meehan, Carole (EEC)" w:date="2026-09-25T21:10:00Z" w16du:dateUtc="2026-09-26T01:10:00Z">
              <w:r w:rsidRPr="00666282">
                <w:rPr>
                  <w:rFonts w:ascii="Arial" w:hAnsi="Arial" w:cs="Arial"/>
                </w:rPr>
                <w:delText>COST CATEGORY</w:delText>
              </w:r>
            </w:del>
          </w:p>
        </w:tc>
        <w:tc>
          <w:tcPr>
            <w:tcW w:w="1374" w:type="dxa"/>
            <w:shd w:val="pct20" w:color="99CCFF" w:fill="auto"/>
          </w:tcPr>
          <w:p w14:paraId="67466D8E" w14:textId="77777777" w:rsidR="00637FEA" w:rsidRPr="00666282" w:rsidRDefault="00637FEA" w:rsidP="0053534A">
            <w:pPr>
              <w:jc w:val="center"/>
              <w:rPr>
                <w:del w:id="197" w:author="Meehan, Carole (EEC)" w:date="2026-09-25T21:10:00Z" w16du:dateUtc="2026-09-26T01:10:00Z"/>
                <w:rFonts w:ascii="Arial" w:hAnsi="Arial" w:cs="Arial"/>
              </w:rPr>
            </w:pPr>
            <w:del w:id="198" w:author="Meehan, Carole (EEC)" w:date="2026-09-25T21:10:00Z" w16du:dateUtc="2026-09-26T01:10:00Z">
              <w:r>
                <w:rPr>
                  <w:rFonts w:ascii="Arial" w:hAnsi="Arial" w:cs="Arial"/>
                </w:rPr>
                <w:delText>BUDGET</w:delText>
              </w:r>
            </w:del>
          </w:p>
        </w:tc>
      </w:tr>
      <w:tr w:rsidR="00637FEA" w:rsidRPr="00666282" w14:paraId="4D5B2C3F" w14:textId="77777777" w:rsidTr="0053534A">
        <w:trPr>
          <w:jc w:val="center"/>
          <w:del w:id="199" w:author="Meehan, Carole (EEC)" w:date="2026-09-25T21:10:00Z" w16du:dateUtc="2026-09-26T01:10:00Z"/>
        </w:trPr>
        <w:tc>
          <w:tcPr>
            <w:tcW w:w="4050" w:type="dxa"/>
            <w:shd w:val="clear" w:color="FFCC99" w:fill="auto"/>
          </w:tcPr>
          <w:p w14:paraId="721637C5" w14:textId="77777777" w:rsidR="00637FEA" w:rsidRPr="00666282" w:rsidRDefault="00637FEA" w:rsidP="0053534A">
            <w:pPr>
              <w:ind w:left="335" w:hanging="335"/>
              <w:jc w:val="center"/>
              <w:rPr>
                <w:del w:id="200" w:author="Meehan, Carole (EEC)" w:date="2026-09-25T21:10:00Z" w16du:dateUtc="2026-09-26T01:10:00Z"/>
                <w:rFonts w:ascii="Arial" w:hAnsi="Arial" w:cs="Arial"/>
              </w:rPr>
            </w:pPr>
          </w:p>
        </w:tc>
        <w:tc>
          <w:tcPr>
            <w:tcW w:w="1374" w:type="dxa"/>
          </w:tcPr>
          <w:p w14:paraId="59668723" w14:textId="77777777" w:rsidR="00637FEA" w:rsidRPr="00666282" w:rsidRDefault="00637FEA" w:rsidP="0053534A">
            <w:pPr>
              <w:jc w:val="center"/>
              <w:rPr>
                <w:del w:id="201" w:author="Meehan, Carole (EEC)" w:date="2026-09-25T21:10:00Z" w16du:dateUtc="2026-09-26T01:10:00Z"/>
                <w:rFonts w:ascii="Arial" w:hAnsi="Arial" w:cs="Arial"/>
              </w:rPr>
            </w:pPr>
          </w:p>
        </w:tc>
      </w:tr>
      <w:tr w:rsidR="00637FEA" w:rsidRPr="00666282" w14:paraId="015A34E6" w14:textId="77777777" w:rsidTr="0053534A">
        <w:trPr>
          <w:jc w:val="center"/>
          <w:del w:id="202" w:author="Meehan, Carole (EEC)" w:date="2026-09-25T21:10:00Z" w16du:dateUtc="2026-09-26T01:10:00Z"/>
        </w:trPr>
        <w:tc>
          <w:tcPr>
            <w:tcW w:w="4050" w:type="dxa"/>
            <w:shd w:val="clear" w:color="FFCC99" w:fill="auto"/>
          </w:tcPr>
          <w:p w14:paraId="3DBD4142" w14:textId="77777777" w:rsidR="00637FEA" w:rsidRPr="00666282" w:rsidRDefault="00637FEA" w:rsidP="0053534A">
            <w:pPr>
              <w:ind w:left="335" w:hanging="335"/>
              <w:jc w:val="center"/>
              <w:rPr>
                <w:del w:id="203" w:author="Meehan, Carole (EEC)" w:date="2026-09-25T21:10:00Z" w16du:dateUtc="2026-09-26T01:10:00Z"/>
                <w:rFonts w:ascii="Arial" w:hAnsi="Arial" w:cs="Arial"/>
              </w:rPr>
            </w:pPr>
          </w:p>
        </w:tc>
        <w:tc>
          <w:tcPr>
            <w:tcW w:w="1374" w:type="dxa"/>
          </w:tcPr>
          <w:p w14:paraId="207D48AF" w14:textId="77777777" w:rsidR="00637FEA" w:rsidRPr="00666282" w:rsidRDefault="00637FEA" w:rsidP="0053534A">
            <w:pPr>
              <w:jc w:val="center"/>
              <w:rPr>
                <w:del w:id="204" w:author="Meehan, Carole (EEC)" w:date="2026-09-25T21:10:00Z" w16du:dateUtc="2026-09-26T01:10:00Z"/>
                <w:rFonts w:ascii="Arial" w:hAnsi="Arial" w:cs="Arial"/>
              </w:rPr>
            </w:pPr>
          </w:p>
        </w:tc>
      </w:tr>
      <w:tr w:rsidR="00637FEA" w:rsidRPr="00666282" w14:paraId="2CC9FE92" w14:textId="77777777" w:rsidTr="0053534A">
        <w:trPr>
          <w:jc w:val="center"/>
          <w:del w:id="205" w:author="Meehan, Carole (EEC)" w:date="2026-09-25T21:10:00Z" w16du:dateUtc="2026-09-26T01:10:00Z"/>
        </w:trPr>
        <w:tc>
          <w:tcPr>
            <w:tcW w:w="4050" w:type="dxa"/>
            <w:shd w:val="clear" w:color="FFCC99" w:fill="auto"/>
          </w:tcPr>
          <w:p w14:paraId="7CAC0E6D" w14:textId="77777777" w:rsidR="00637FEA" w:rsidRPr="00666282" w:rsidRDefault="00637FEA" w:rsidP="0053534A">
            <w:pPr>
              <w:ind w:left="335" w:hanging="335"/>
              <w:jc w:val="center"/>
              <w:rPr>
                <w:del w:id="206" w:author="Meehan, Carole (EEC)" w:date="2026-09-25T21:10:00Z" w16du:dateUtc="2026-09-26T01:10:00Z"/>
                <w:rFonts w:ascii="Arial" w:hAnsi="Arial" w:cs="Arial"/>
              </w:rPr>
            </w:pPr>
          </w:p>
        </w:tc>
        <w:tc>
          <w:tcPr>
            <w:tcW w:w="1374" w:type="dxa"/>
          </w:tcPr>
          <w:p w14:paraId="6FB2789C" w14:textId="77777777" w:rsidR="00637FEA" w:rsidRPr="00666282" w:rsidRDefault="00637FEA" w:rsidP="0053534A">
            <w:pPr>
              <w:jc w:val="center"/>
              <w:rPr>
                <w:del w:id="207" w:author="Meehan, Carole (EEC)" w:date="2026-09-25T21:10:00Z" w16du:dateUtc="2026-09-26T01:10:00Z"/>
                <w:rFonts w:ascii="Arial" w:hAnsi="Arial" w:cs="Arial"/>
              </w:rPr>
            </w:pPr>
          </w:p>
        </w:tc>
      </w:tr>
      <w:tr w:rsidR="00637FEA" w:rsidRPr="00666282" w14:paraId="0A1C5148" w14:textId="77777777" w:rsidTr="0053534A">
        <w:trPr>
          <w:jc w:val="center"/>
          <w:del w:id="208" w:author="Meehan, Carole (EEC)" w:date="2026-09-25T21:10:00Z" w16du:dateUtc="2026-09-26T01:10:00Z"/>
        </w:trPr>
        <w:tc>
          <w:tcPr>
            <w:tcW w:w="4050" w:type="dxa"/>
            <w:tcBorders>
              <w:bottom w:val="single" w:sz="4" w:space="0" w:color="auto"/>
            </w:tcBorders>
            <w:shd w:val="clear" w:color="FFCC99" w:fill="auto"/>
          </w:tcPr>
          <w:p w14:paraId="5C37F14B" w14:textId="77777777" w:rsidR="00637FEA" w:rsidRPr="00666282" w:rsidRDefault="00637FEA" w:rsidP="0053534A">
            <w:pPr>
              <w:ind w:left="335" w:hanging="335"/>
              <w:jc w:val="center"/>
              <w:rPr>
                <w:del w:id="209" w:author="Meehan, Carole (EEC)" w:date="2026-09-25T21:10:00Z" w16du:dateUtc="2026-09-26T01:10:00Z"/>
                <w:rFonts w:ascii="Arial" w:hAnsi="Arial" w:cs="Arial"/>
              </w:rPr>
            </w:pPr>
          </w:p>
        </w:tc>
        <w:tc>
          <w:tcPr>
            <w:tcW w:w="1374" w:type="dxa"/>
          </w:tcPr>
          <w:p w14:paraId="6930A44F" w14:textId="77777777" w:rsidR="00637FEA" w:rsidRPr="00666282" w:rsidRDefault="00637FEA" w:rsidP="0053534A">
            <w:pPr>
              <w:jc w:val="center"/>
              <w:rPr>
                <w:del w:id="210" w:author="Meehan, Carole (EEC)" w:date="2026-09-25T21:10:00Z" w16du:dateUtc="2026-09-26T01:10:00Z"/>
                <w:rFonts w:ascii="Arial" w:hAnsi="Arial" w:cs="Arial"/>
              </w:rPr>
            </w:pPr>
          </w:p>
        </w:tc>
      </w:tr>
      <w:tr w:rsidR="00637FEA" w:rsidRPr="00666282" w14:paraId="44B1A4D7" w14:textId="77777777" w:rsidTr="0053534A">
        <w:trPr>
          <w:jc w:val="center"/>
          <w:del w:id="211" w:author="Meehan, Carole (EEC)" w:date="2026-09-25T21:10:00Z" w16du:dateUtc="2026-09-26T01:10:00Z"/>
        </w:trPr>
        <w:tc>
          <w:tcPr>
            <w:tcW w:w="4050" w:type="dxa"/>
            <w:shd w:val="pct25" w:color="99CCFF" w:fill="auto"/>
          </w:tcPr>
          <w:p w14:paraId="7B66DDD1" w14:textId="77777777" w:rsidR="00637FEA" w:rsidRPr="00666282" w:rsidRDefault="00637FEA" w:rsidP="0053534A">
            <w:pPr>
              <w:jc w:val="center"/>
              <w:rPr>
                <w:del w:id="212" w:author="Meehan, Carole (EEC)" w:date="2026-09-25T21:10:00Z" w16du:dateUtc="2026-09-26T01:10:00Z"/>
                <w:rFonts w:ascii="Arial" w:hAnsi="Arial" w:cs="Arial"/>
                <w:b/>
              </w:rPr>
            </w:pPr>
            <w:del w:id="213" w:author="Meehan, Carole (EEC)" w:date="2026-09-25T21:10:00Z" w16du:dateUtc="2026-09-26T01:10:00Z">
              <w:r w:rsidRPr="00666282">
                <w:rPr>
                  <w:rFonts w:ascii="Arial" w:hAnsi="Arial" w:cs="Arial"/>
                  <w:b/>
                </w:rPr>
                <w:delText>TOTAL</w:delText>
              </w:r>
            </w:del>
          </w:p>
        </w:tc>
        <w:tc>
          <w:tcPr>
            <w:tcW w:w="1374" w:type="dxa"/>
          </w:tcPr>
          <w:p w14:paraId="345890A4" w14:textId="77777777" w:rsidR="00637FEA" w:rsidRPr="00666282" w:rsidRDefault="00637FEA" w:rsidP="0053534A">
            <w:pPr>
              <w:jc w:val="center"/>
              <w:rPr>
                <w:del w:id="214" w:author="Meehan, Carole (EEC)" w:date="2026-09-25T21:10:00Z" w16du:dateUtc="2026-09-26T01:10:00Z"/>
                <w:rFonts w:ascii="Arial" w:hAnsi="Arial" w:cs="Arial"/>
              </w:rPr>
            </w:pPr>
          </w:p>
        </w:tc>
      </w:tr>
    </w:tbl>
    <w:p w14:paraId="63F198F8" w14:textId="77777777" w:rsidR="00121AE4" w:rsidRDefault="00121AE4" w:rsidP="00D70C49">
      <w:pPr>
        <w:jc w:val="center"/>
        <w:rPr>
          <w:del w:id="215" w:author="Meehan, Carole (EEC)" w:date="2026-09-25T21:10:00Z" w16du:dateUtc="2026-09-26T01:10:00Z"/>
          <w:rFonts w:ascii="Arial" w:hAnsi="Arial" w:cs="Arial"/>
          <w:b/>
          <w:sz w:val="24"/>
          <w:szCs w:val="24"/>
        </w:rPr>
      </w:pPr>
    </w:p>
    <w:p w14:paraId="03B9CC95" w14:textId="77777777" w:rsidR="00896BD2" w:rsidRDefault="00896BD2">
      <w:pPr>
        <w:rPr>
          <w:del w:id="216" w:author="Meehan, Carole (EEC)" w:date="2026-09-25T21:10:00Z" w16du:dateUtc="2026-09-26T01:10:00Z"/>
          <w:rFonts w:ascii="Arial" w:hAnsi="Arial" w:cs="Arial"/>
          <w:b/>
          <w:sz w:val="24"/>
          <w:szCs w:val="24"/>
        </w:rPr>
      </w:pPr>
      <w:del w:id="217" w:author="Meehan, Carole (EEC)" w:date="2026-09-25T21:10:00Z" w16du:dateUtc="2026-09-26T01:10:00Z">
        <w:r>
          <w:rPr>
            <w:rFonts w:ascii="Arial" w:hAnsi="Arial" w:cs="Arial"/>
            <w:b/>
            <w:sz w:val="24"/>
            <w:szCs w:val="24"/>
          </w:rPr>
          <w:br w:type="page"/>
        </w:r>
      </w:del>
    </w:p>
    <w:p w14:paraId="4BE5A23A" w14:textId="13349A2D" w:rsidR="00D70C49" w:rsidRPr="00D70C49" w:rsidRDefault="00D70C49" w:rsidP="00121AE4">
      <w:pPr>
        <w:jc w:val="center"/>
        <w:rPr>
          <w:del w:id="218" w:author="Meehan, Carole (EEC)" w:date="2026-09-25T21:10:00Z" w16du:dateUtc="2026-09-26T01:10:00Z"/>
          <w:rFonts w:ascii="Arial" w:hAnsi="Arial" w:cs="Arial"/>
          <w:b/>
          <w:sz w:val="24"/>
          <w:szCs w:val="24"/>
        </w:rPr>
      </w:pPr>
      <w:del w:id="219" w:author="Meehan, Carole (EEC)" w:date="2026-09-25T21:10:00Z" w16du:dateUtc="2026-09-26T01:10:00Z">
        <w:r w:rsidRPr="00D70C49">
          <w:rPr>
            <w:rFonts w:ascii="Arial" w:hAnsi="Arial" w:cs="Arial"/>
            <w:b/>
            <w:sz w:val="24"/>
            <w:szCs w:val="24"/>
          </w:rPr>
          <w:delText xml:space="preserve">Year 1: </w:delText>
        </w:r>
        <w:r w:rsidR="008C5E65">
          <w:rPr>
            <w:rFonts w:ascii="Arial" w:hAnsi="Arial" w:cs="Arial"/>
            <w:b/>
            <w:sz w:val="24"/>
            <w:szCs w:val="24"/>
          </w:rPr>
          <w:delText>1</w:delText>
        </w:r>
        <w:r w:rsidR="00C65FE7">
          <w:rPr>
            <w:rFonts w:ascii="Arial" w:hAnsi="Arial" w:cs="Arial"/>
            <w:b/>
            <w:sz w:val="24"/>
            <w:szCs w:val="24"/>
          </w:rPr>
          <w:delText>2/01/</w:delText>
        </w:r>
        <w:r w:rsidR="008C5E65">
          <w:rPr>
            <w:rFonts w:ascii="Arial" w:hAnsi="Arial" w:cs="Arial"/>
            <w:b/>
            <w:sz w:val="24"/>
            <w:szCs w:val="24"/>
          </w:rPr>
          <w:delText>2019</w:delText>
        </w:r>
        <w:r w:rsidR="00C65FE7">
          <w:rPr>
            <w:rFonts w:ascii="Arial" w:hAnsi="Arial" w:cs="Arial"/>
            <w:b/>
            <w:sz w:val="24"/>
            <w:szCs w:val="24"/>
          </w:rPr>
          <w:delText>-6/30/2020</w:delText>
        </w:r>
      </w:del>
    </w:p>
    <w:p w14:paraId="29591F9C" w14:textId="3E0935C0" w:rsidR="00934B7A" w:rsidRPr="00934B7A" w:rsidRDefault="00934B7A" w:rsidP="00934B7A">
      <w:pPr>
        <w:jc w:val="center"/>
        <w:rPr>
          <w:del w:id="220" w:author="Meehan, Carole (EEC)" w:date="2026-09-25T21:10:00Z" w16du:dateUtc="2026-09-26T01:10:00Z"/>
          <w:rFonts w:ascii="Arial" w:hAnsi="Arial" w:cs="Arial"/>
          <w:b/>
        </w:rPr>
      </w:pPr>
      <w:del w:id="221" w:author="Meehan, Carole (EEC)" w:date="2026-09-25T21:10:00Z" w16du:dateUtc="2026-09-26T01:10:00Z">
        <w:r>
          <w:rPr>
            <w:rFonts w:ascii="Arial" w:hAnsi="Arial" w:cs="Arial"/>
            <w:b/>
          </w:rPr>
          <w:delText xml:space="preserve"> </w:delText>
        </w:r>
        <w:r w:rsidR="00C65FE7">
          <w:rPr>
            <w:rFonts w:ascii="Arial" w:hAnsi="Arial" w:cs="Arial"/>
          </w:rPr>
          <w:delText>(B</w:delText>
        </w:r>
        <w:r w:rsidRPr="00934B7A">
          <w:rPr>
            <w:rFonts w:ascii="Arial" w:hAnsi="Arial" w:cs="Arial"/>
          </w:rPr>
          <w:delText>udget will be prorated based on start date of contract)</w:delText>
        </w:r>
      </w:del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760"/>
        <w:gridCol w:w="1095"/>
        <w:gridCol w:w="3680"/>
      </w:tblGrid>
      <w:tr w:rsidR="00934B7A" w:rsidRPr="00934B7A" w14:paraId="00BDF479" w14:textId="77777777" w:rsidTr="00934B7A">
        <w:trPr>
          <w:jc w:val="center"/>
          <w:del w:id="222" w:author="Meehan, Carole (EEC)" w:date="2026-09-25T21:10:00Z" w16du:dateUtc="2026-09-26T01:10:00Z"/>
        </w:trPr>
        <w:tc>
          <w:tcPr>
            <w:tcW w:w="4760" w:type="dxa"/>
            <w:shd w:val="pct25" w:color="CCFFCC" w:fill="auto"/>
          </w:tcPr>
          <w:p w14:paraId="3EFBD2BD" w14:textId="77777777" w:rsidR="00934B7A" w:rsidRPr="00934B7A" w:rsidRDefault="00934B7A" w:rsidP="00934B7A">
            <w:pPr>
              <w:jc w:val="center"/>
              <w:rPr>
                <w:del w:id="223" w:author="Meehan, Carole (EEC)" w:date="2026-09-25T21:10:00Z" w16du:dateUtc="2026-09-26T01:10:00Z"/>
                <w:rFonts w:ascii="Arial" w:hAnsi="Arial" w:cs="Arial"/>
              </w:rPr>
            </w:pPr>
            <w:del w:id="224" w:author="Meehan, Carole (EEC)" w:date="2026-09-25T21:10:00Z" w16du:dateUtc="2026-09-26T01:10:00Z">
              <w:r w:rsidRPr="00934B7A">
                <w:rPr>
                  <w:rFonts w:ascii="Arial" w:hAnsi="Arial" w:cs="Arial"/>
                </w:rPr>
                <w:delText>Line Item</w:delText>
              </w:r>
            </w:del>
          </w:p>
        </w:tc>
        <w:tc>
          <w:tcPr>
            <w:tcW w:w="1095" w:type="dxa"/>
            <w:shd w:val="pct25" w:color="CCFFCC" w:fill="auto"/>
          </w:tcPr>
          <w:p w14:paraId="5DD075C0" w14:textId="77777777" w:rsidR="00934B7A" w:rsidRPr="00934B7A" w:rsidRDefault="00934B7A" w:rsidP="00934B7A">
            <w:pPr>
              <w:jc w:val="center"/>
              <w:rPr>
                <w:del w:id="225" w:author="Meehan, Carole (EEC)" w:date="2026-09-25T21:10:00Z" w16du:dateUtc="2026-09-26T01:10:00Z"/>
                <w:rFonts w:ascii="Arial" w:hAnsi="Arial" w:cs="Arial"/>
              </w:rPr>
            </w:pPr>
            <w:del w:id="226" w:author="Meehan, Carole (EEC)" w:date="2026-09-25T21:10:00Z" w16du:dateUtc="2026-09-26T01:10:00Z">
              <w:r w:rsidRPr="00934B7A">
                <w:rPr>
                  <w:rFonts w:ascii="Arial" w:hAnsi="Arial" w:cs="Arial"/>
                </w:rPr>
                <w:delText>FTE</w:delText>
              </w:r>
            </w:del>
          </w:p>
        </w:tc>
        <w:tc>
          <w:tcPr>
            <w:tcW w:w="3680" w:type="dxa"/>
            <w:shd w:val="pct25" w:color="CCFFCC" w:fill="auto"/>
          </w:tcPr>
          <w:p w14:paraId="21421F78" w14:textId="77777777" w:rsidR="00934B7A" w:rsidRPr="00934B7A" w:rsidRDefault="00934B7A" w:rsidP="00934B7A">
            <w:pPr>
              <w:jc w:val="center"/>
              <w:rPr>
                <w:del w:id="227" w:author="Meehan, Carole (EEC)" w:date="2026-09-25T21:10:00Z" w16du:dateUtc="2026-09-26T01:10:00Z"/>
                <w:rFonts w:ascii="Arial" w:hAnsi="Arial" w:cs="Arial"/>
              </w:rPr>
            </w:pPr>
          </w:p>
        </w:tc>
      </w:tr>
      <w:tr w:rsidR="00934B7A" w:rsidRPr="00934B7A" w14:paraId="78E0554F" w14:textId="77777777" w:rsidTr="00934B7A">
        <w:trPr>
          <w:trHeight w:val="224"/>
          <w:jc w:val="center"/>
          <w:del w:id="228" w:author="Meehan, Carole (EEC)" w:date="2026-09-25T21:10:00Z" w16du:dateUtc="2026-09-26T01:10:00Z"/>
        </w:trPr>
        <w:tc>
          <w:tcPr>
            <w:tcW w:w="4760" w:type="dxa"/>
          </w:tcPr>
          <w:p w14:paraId="12586A13" w14:textId="7F8053C9" w:rsidR="00934B7A" w:rsidRPr="00934B7A" w:rsidRDefault="00934B7A" w:rsidP="00934B7A">
            <w:pPr>
              <w:rPr>
                <w:del w:id="229" w:author="Meehan, Carole (EEC)" w:date="2026-09-25T21:10:00Z" w16du:dateUtc="2026-09-26T01:10:00Z"/>
                <w:rFonts w:ascii="Arial" w:hAnsi="Arial" w:cs="Arial"/>
                <w:u w:val="single"/>
              </w:rPr>
            </w:pPr>
            <w:del w:id="230" w:author="Meehan, Carole (EEC)" w:date="2026-09-25T21:10:00Z" w16du:dateUtc="2026-09-26T01:10:00Z">
              <w:r w:rsidRPr="00934B7A">
                <w:rPr>
                  <w:rFonts w:ascii="Arial" w:hAnsi="Arial" w:cs="Arial"/>
                  <w:u w:val="single"/>
                </w:rPr>
                <w:delText>Personnel</w:delText>
              </w:r>
              <w:r>
                <w:rPr>
                  <w:rFonts w:ascii="Arial" w:hAnsi="Arial" w:cs="Arial"/>
                  <w:u w:val="single"/>
                </w:rPr>
                <w:delText xml:space="preserve"> </w:delText>
              </w:r>
              <w:r w:rsidRPr="00934B7A">
                <w:rPr>
                  <w:rFonts w:ascii="Arial" w:hAnsi="Arial" w:cs="Arial"/>
                  <w:u w:val="single"/>
                </w:rPr>
                <w:delText>Expenses</w:delText>
              </w:r>
            </w:del>
          </w:p>
        </w:tc>
        <w:tc>
          <w:tcPr>
            <w:tcW w:w="1095" w:type="dxa"/>
          </w:tcPr>
          <w:p w14:paraId="64EA2382" w14:textId="77777777" w:rsidR="00934B7A" w:rsidRPr="00934B7A" w:rsidRDefault="00934B7A" w:rsidP="00934B7A">
            <w:pPr>
              <w:jc w:val="center"/>
              <w:rPr>
                <w:del w:id="231" w:author="Meehan, Carole (EEC)" w:date="2026-09-25T21:10:00Z" w16du:dateUtc="2026-09-26T01:10:00Z"/>
                <w:rFonts w:ascii="Arial" w:hAnsi="Arial" w:cs="Arial"/>
              </w:rPr>
            </w:pPr>
          </w:p>
        </w:tc>
        <w:tc>
          <w:tcPr>
            <w:tcW w:w="3680" w:type="dxa"/>
          </w:tcPr>
          <w:p w14:paraId="056117F2" w14:textId="77777777" w:rsidR="00934B7A" w:rsidRPr="00934B7A" w:rsidRDefault="00934B7A" w:rsidP="00934B7A">
            <w:pPr>
              <w:jc w:val="center"/>
              <w:rPr>
                <w:del w:id="232" w:author="Meehan, Carole (EEC)" w:date="2026-09-25T21:10:00Z" w16du:dateUtc="2026-09-26T01:10:00Z"/>
                <w:rFonts w:ascii="Arial" w:hAnsi="Arial" w:cs="Arial"/>
              </w:rPr>
            </w:pPr>
          </w:p>
        </w:tc>
      </w:tr>
      <w:tr w:rsidR="00934B7A" w:rsidRPr="00934B7A" w14:paraId="5FE5079E" w14:textId="77777777" w:rsidTr="00934B7A">
        <w:trPr>
          <w:jc w:val="center"/>
          <w:del w:id="233" w:author="Meehan, Carole (EEC)" w:date="2026-09-25T21:10:00Z" w16du:dateUtc="2026-09-26T01:10:00Z"/>
        </w:trPr>
        <w:tc>
          <w:tcPr>
            <w:tcW w:w="4760" w:type="dxa"/>
          </w:tcPr>
          <w:p w14:paraId="5135B2F5" w14:textId="77777777" w:rsidR="00934B7A" w:rsidRPr="00934B7A" w:rsidRDefault="00934B7A" w:rsidP="00934B7A">
            <w:pPr>
              <w:rPr>
                <w:del w:id="234" w:author="Meehan, Carole (EEC)" w:date="2026-09-25T21:10:00Z" w16du:dateUtc="2026-09-26T01:10:00Z"/>
                <w:rFonts w:ascii="Arial" w:hAnsi="Arial" w:cs="Arial"/>
              </w:rPr>
            </w:pPr>
            <w:del w:id="235" w:author="Meehan, Carole (EEC)" w:date="2026-09-25T21:10:00Z" w16du:dateUtc="2026-09-26T01:10:00Z">
              <w:r w:rsidRPr="00934B7A">
                <w:rPr>
                  <w:rFonts w:ascii="Arial" w:hAnsi="Arial" w:cs="Arial"/>
                </w:rPr>
                <w:delText>Staff Member 1</w:delText>
              </w:r>
            </w:del>
          </w:p>
        </w:tc>
        <w:tc>
          <w:tcPr>
            <w:tcW w:w="1095" w:type="dxa"/>
          </w:tcPr>
          <w:p w14:paraId="141F3334" w14:textId="77777777" w:rsidR="00934B7A" w:rsidRPr="00934B7A" w:rsidRDefault="00934B7A" w:rsidP="00934B7A">
            <w:pPr>
              <w:jc w:val="center"/>
              <w:rPr>
                <w:del w:id="236" w:author="Meehan, Carole (EEC)" w:date="2026-09-25T21:10:00Z" w16du:dateUtc="2026-09-26T01:10:00Z"/>
                <w:rFonts w:ascii="Arial" w:hAnsi="Arial" w:cs="Arial"/>
              </w:rPr>
            </w:pPr>
          </w:p>
        </w:tc>
        <w:tc>
          <w:tcPr>
            <w:tcW w:w="3680" w:type="dxa"/>
          </w:tcPr>
          <w:p w14:paraId="0BFC0F56" w14:textId="77777777" w:rsidR="00934B7A" w:rsidRPr="00934B7A" w:rsidRDefault="00934B7A" w:rsidP="00934B7A">
            <w:pPr>
              <w:jc w:val="center"/>
              <w:rPr>
                <w:del w:id="237" w:author="Meehan, Carole (EEC)" w:date="2026-09-25T21:10:00Z" w16du:dateUtc="2026-09-26T01:10:00Z"/>
                <w:rFonts w:ascii="Arial" w:hAnsi="Arial" w:cs="Arial"/>
              </w:rPr>
            </w:pPr>
          </w:p>
        </w:tc>
      </w:tr>
      <w:tr w:rsidR="00934B7A" w:rsidRPr="00934B7A" w14:paraId="2AA59775" w14:textId="77777777" w:rsidTr="00934B7A">
        <w:trPr>
          <w:jc w:val="center"/>
          <w:del w:id="238" w:author="Meehan, Carole (EEC)" w:date="2026-09-25T21:10:00Z" w16du:dateUtc="2026-09-26T01:10:00Z"/>
        </w:trPr>
        <w:tc>
          <w:tcPr>
            <w:tcW w:w="4760" w:type="dxa"/>
          </w:tcPr>
          <w:p w14:paraId="70622D22" w14:textId="77777777" w:rsidR="00934B7A" w:rsidRPr="00934B7A" w:rsidRDefault="00934B7A" w:rsidP="00934B7A">
            <w:pPr>
              <w:rPr>
                <w:del w:id="239" w:author="Meehan, Carole (EEC)" w:date="2026-09-25T21:10:00Z" w16du:dateUtc="2026-09-26T01:10:00Z"/>
                <w:rFonts w:ascii="Arial" w:hAnsi="Arial" w:cs="Arial"/>
              </w:rPr>
            </w:pPr>
            <w:del w:id="240" w:author="Meehan, Carole (EEC)" w:date="2026-09-25T21:10:00Z" w16du:dateUtc="2026-09-26T01:10:00Z">
              <w:r w:rsidRPr="00934B7A">
                <w:rPr>
                  <w:rFonts w:ascii="Arial" w:hAnsi="Arial" w:cs="Arial"/>
                </w:rPr>
                <w:delText>Staff Member 2</w:delText>
              </w:r>
            </w:del>
          </w:p>
        </w:tc>
        <w:tc>
          <w:tcPr>
            <w:tcW w:w="1095" w:type="dxa"/>
          </w:tcPr>
          <w:p w14:paraId="016A7168" w14:textId="77777777" w:rsidR="00934B7A" w:rsidRPr="00934B7A" w:rsidRDefault="00934B7A" w:rsidP="00934B7A">
            <w:pPr>
              <w:jc w:val="center"/>
              <w:rPr>
                <w:del w:id="241" w:author="Meehan, Carole (EEC)" w:date="2026-09-25T21:10:00Z" w16du:dateUtc="2026-09-26T01:10:00Z"/>
                <w:rFonts w:ascii="Arial" w:hAnsi="Arial" w:cs="Arial"/>
              </w:rPr>
            </w:pPr>
          </w:p>
        </w:tc>
        <w:tc>
          <w:tcPr>
            <w:tcW w:w="3680" w:type="dxa"/>
          </w:tcPr>
          <w:p w14:paraId="6B8D6697" w14:textId="77777777" w:rsidR="00934B7A" w:rsidRPr="00934B7A" w:rsidRDefault="00934B7A" w:rsidP="00934B7A">
            <w:pPr>
              <w:jc w:val="center"/>
              <w:rPr>
                <w:del w:id="242" w:author="Meehan, Carole (EEC)" w:date="2026-09-25T21:10:00Z" w16du:dateUtc="2026-09-26T01:10:00Z"/>
                <w:rFonts w:ascii="Arial" w:hAnsi="Arial" w:cs="Arial"/>
              </w:rPr>
            </w:pPr>
          </w:p>
        </w:tc>
      </w:tr>
      <w:tr w:rsidR="00934B7A" w:rsidRPr="00934B7A" w14:paraId="406680F0" w14:textId="77777777" w:rsidTr="00934B7A">
        <w:trPr>
          <w:jc w:val="center"/>
          <w:del w:id="243" w:author="Meehan, Carole (EEC)" w:date="2026-09-25T21:10:00Z" w16du:dateUtc="2026-09-26T01:10:00Z"/>
        </w:trPr>
        <w:tc>
          <w:tcPr>
            <w:tcW w:w="4760" w:type="dxa"/>
          </w:tcPr>
          <w:p w14:paraId="2DB03866" w14:textId="77777777" w:rsidR="00934B7A" w:rsidRPr="00934B7A" w:rsidRDefault="00934B7A" w:rsidP="00934B7A">
            <w:pPr>
              <w:rPr>
                <w:del w:id="244" w:author="Meehan, Carole (EEC)" w:date="2026-09-25T21:10:00Z" w16du:dateUtc="2026-09-26T01:10:00Z"/>
                <w:rFonts w:ascii="Arial" w:hAnsi="Arial" w:cs="Arial"/>
              </w:rPr>
            </w:pPr>
            <w:del w:id="245" w:author="Meehan, Carole (EEC)" w:date="2026-09-25T21:10:00Z" w16du:dateUtc="2026-09-26T01:10:00Z">
              <w:r w:rsidRPr="00934B7A">
                <w:rPr>
                  <w:rFonts w:ascii="Arial" w:hAnsi="Arial" w:cs="Arial"/>
                </w:rPr>
                <w:delText>Staff Member 3</w:delText>
              </w:r>
            </w:del>
          </w:p>
        </w:tc>
        <w:tc>
          <w:tcPr>
            <w:tcW w:w="1095" w:type="dxa"/>
          </w:tcPr>
          <w:p w14:paraId="5C70732D" w14:textId="77777777" w:rsidR="00934B7A" w:rsidRPr="00934B7A" w:rsidRDefault="00934B7A" w:rsidP="00934B7A">
            <w:pPr>
              <w:jc w:val="center"/>
              <w:rPr>
                <w:del w:id="246" w:author="Meehan, Carole (EEC)" w:date="2026-09-25T21:10:00Z" w16du:dateUtc="2026-09-26T01:10:00Z"/>
                <w:rFonts w:ascii="Arial" w:hAnsi="Arial" w:cs="Arial"/>
              </w:rPr>
            </w:pPr>
          </w:p>
        </w:tc>
        <w:tc>
          <w:tcPr>
            <w:tcW w:w="3680" w:type="dxa"/>
          </w:tcPr>
          <w:p w14:paraId="60FF622F" w14:textId="77777777" w:rsidR="00934B7A" w:rsidRPr="00934B7A" w:rsidRDefault="00934B7A" w:rsidP="00934B7A">
            <w:pPr>
              <w:jc w:val="center"/>
              <w:rPr>
                <w:del w:id="247" w:author="Meehan, Carole (EEC)" w:date="2026-09-25T21:10:00Z" w16du:dateUtc="2026-09-26T01:10:00Z"/>
                <w:rFonts w:ascii="Arial" w:hAnsi="Arial" w:cs="Arial"/>
              </w:rPr>
            </w:pPr>
          </w:p>
        </w:tc>
      </w:tr>
      <w:tr w:rsidR="00934B7A" w:rsidRPr="00934B7A" w14:paraId="6648C8C6" w14:textId="77777777" w:rsidTr="00934B7A">
        <w:trPr>
          <w:jc w:val="center"/>
          <w:del w:id="248" w:author="Meehan, Carole (EEC)" w:date="2026-09-25T21:10:00Z" w16du:dateUtc="2026-09-26T01:10:00Z"/>
        </w:trPr>
        <w:tc>
          <w:tcPr>
            <w:tcW w:w="4760" w:type="dxa"/>
          </w:tcPr>
          <w:p w14:paraId="376D4530" w14:textId="77777777" w:rsidR="00934B7A" w:rsidRPr="00934B7A" w:rsidRDefault="00934B7A" w:rsidP="00934B7A">
            <w:pPr>
              <w:rPr>
                <w:del w:id="249" w:author="Meehan, Carole (EEC)" w:date="2026-09-25T21:10:00Z" w16du:dateUtc="2026-09-26T01:10:00Z"/>
                <w:rFonts w:ascii="Arial" w:hAnsi="Arial" w:cs="Arial"/>
              </w:rPr>
            </w:pPr>
            <w:del w:id="250" w:author="Meehan, Carole (EEC)" w:date="2026-09-25T21:10:00Z" w16du:dateUtc="2026-09-26T01:10:00Z">
              <w:r w:rsidRPr="00934B7A">
                <w:rPr>
                  <w:rFonts w:ascii="Arial" w:hAnsi="Arial" w:cs="Arial"/>
                </w:rPr>
                <w:delText>Staff Member 4</w:delText>
              </w:r>
            </w:del>
          </w:p>
        </w:tc>
        <w:tc>
          <w:tcPr>
            <w:tcW w:w="1095" w:type="dxa"/>
          </w:tcPr>
          <w:p w14:paraId="76041FA5" w14:textId="77777777" w:rsidR="00934B7A" w:rsidRPr="00934B7A" w:rsidRDefault="00934B7A" w:rsidP="00934B7A">
            <w:pPr>
              <w:jc w:val="center"/>
              <w:rPr>
                <w:del w:id="251" w:author="Meehan, Carole (EEC)" w:date="2026-09-25T21:10:00Z" w16du:dateUtc="2026-09-26T01:10:00Z"/>
                <w:rFonts w:ascii="Arial" w:hAnsi="Arial" w:cs="Arial"/>
              </w:rPr>
            </w:pPr>
          </w:p>
        </w:tc>
        <w:tc>
          <w:tcPr>
            <w:tcW w:w="3680" w:type="dxa"/>
          </w:tcPr>
          <w:p w14:paraId="173EFBA6" w14:textId="77777777" w:rsidR="00934B7A" w:rsidRPr="00934B7A" w:rsidRDefault="00934B7A" w:rsidP="00934B7A">
            <w:pPr>
              <w:jc w:val="center"/>
              <w:rPr>
                <w:del w:id="252" w:author="Meehan, Carole (EEC)" w:date="2026-09-25T21:10:00Z" w16du:dateUtc="2026-09-26T01:10:00Z"/>
                <w:rFonts w:ascii="Arial" w:hAnsi="Arial" w:cs="Arial"/>
              </w:rPr>
            </w:pPr>
          </w:p>
        </w:tc>
      </w:tr>
      <w:tr w:rsidR="00934B7A" w:rsidRPr="00934B7A" w14:paraId="775D197F" w14:textId="77777777" w:rsidTr="00934B7A">
        <w:trPr>
          <w:trHeight w:val="359"/>
          <w:jc w:val="center"/>
          <w:del w:id="253" w:author="Meehan, Carole (EEC)" w:date="2026-09-25T21:10:00Z" w16du:dateUtc="2026-09-26T01:10:00Z"/>
        </w:trPr>
        <w:tc>
          <w:tcPr>
            <w:tcW w:w="4760" w:type="dxa"/>
            <w:tcBorders>
              <w:bottom w:val="single" w:sz="4" w:space="0" w:color="auto"/>
            </w:tcBorders>
          </w:tcPr>
          <w:p w14:paraId="114B39FC" w14:textId="77777777" w:rsidR="00934B7A" w:rsidRPr="00934B7A" w:rsidRDefault="00934B7A" w:rsidP="00934B7A">
            <w:pPr>
              <w:rPr>
                <w:del w:id="254" w:author="Meehan, Carole (EEC)" w:date="2026-09-25T21:10:00Z" w16du:dateUtc="2026-09-26T01:10:00Z"/>
                <w:rFonts w:ascii="Arial" w:hAnsi="Arial" w:cs="Arial"/>
              </w:rPr>
            </w:pPr>
            <w:del w:id="255" w:author="Meehan, Carole (EEC)" w:date="2026-09-25T21:10:00Z" w16du:dateUtc="2026-09-26T01:10:00Z">
              <w:r w:rsidRPr="00934B7A">
                <w:rPr>
                  <w:rFonts w:ascii="Arial" w:hAnsi="Arial" w:cs="Arial"/>
                </w:rPr>
                <w:delText xml:space="preserve">Benefits </w:delText>
              </w:r>
              <w:r w:rsidRPr="00934B7A">
                <w:rPr>
                  <w:rFonts w:ascii="Arial" w:hAnsi="Arial" w:cs="Arial"/>
                  <w:color w:val="FF0000"/>
                </w:rPr>
                <w:delText>include percentage rate</w:delText>
              </w:r>
            </w:del>
          </w:p>
        </w:tc>
        <w:tc>
          <w:tcPr>
            <w:tcW w:w="1095" w:type="dxa"/>
            <w:tcBorders>
              <w:bottom w:val="single" w:sz="4" w:space="0" w:color="auto"/>
            </w:tcBorders>
          </w:tcPr>
          <w:p w14:paraId="0DFC3B29" w14:textId="77777777" w:rsidR="00934B7A" w:rsidRPr="00934B7A" w:rsidRDefault="00934B7A" w:rsidP="00934B7A">
            <w:pPr>
              <w:jc w:val="center"/>
              <w:rPr>
                <w:del w:id="256" w:author="Meehan, Carole (EEC)" w:date="2026-09-25T21:10:00Z" w16du:dateUtc="2026-09-26T01:10:00Z"/>
                <w:rFonts w:ascii="Arial" w:hAnsi="Arial" w:cs="Arial"/>
              </w:rPr>
            </w:pPr>
          </w:p>
        </w:tc>
        <w:tc>
          <w:tcPr>
            <w:tcW w:w="3680" w:type="dxa"/>
            <w:tcBorders>
              <w:bottom w:val="single" w:sz="4" w:space="0" w:color="auto"/>
            </w:tcBorders>
          </w:tcPr>
          <w:p w14:paraId="207659BB" w14:textId="77777777" w:rsidR="00934B7A" w:rsidRPr="00934B7A" w:rsidRDefault="00934B7A" w:rsidP="00934B7A">
            <w:pPr>
              <w:jc w:val="center"/>
              <w:rPr>
                <w:del w:id="257" w:author="Meehan, Carole (EEC)" w:date="2026-09-25T21:10:00Z" w16du:dateUtc="2026-09-26T01:10:00Z"/>
                <w:rFonts w:ascii="Arial" w:hAnsi="Arial" w:cs="Arial"/>
              </w:rPr>
            </w:pPr>
          </w:p>
        </w:tc>
      </w:tr>
      <w:tr w:rsidR="00934B7A" w:rsidRPr="00934B7A" w14:paraId="0F42A7D1" w14:textId="77777777" w:rsidTr="00934B7A">
        <w:trPr>
          <w:jc w:val="center"/>
          <w:del w:id="258" w:author="Meehan, Carole (EEC)" w:date="2026-09-25T21:10:00Z" w16du:dateUtc="2026-09-26T01:10:00Z"/>
        </w:trPr>
        <w:tc>
          <w:tcPr>
            <w:tcW w:w="4760" w:type="dxa"/>
            <w:shd w:val="pct25" w:color="CCFFCC" w:fill="auto"/>
          </w:tcPr>
          <w:p w14:paraId="49A810AD" w14:textId="77777777" w:rsidR="00934B7A" w:rsidRPr="00934B7A" w:rsidRDefault="00934B7A" w:rsidP="00934B7A">
            <w:pPr>
              <w:rPr>
                <w:del w:id="259" w:author="Meehan, Carole (EEC)" w:date="2026-09-25T21:10:00Z" w16du:dateUtc="2026-09-26T01:10:00Z"/>
                <w:rFonts w:ascii="Arial" w:hAnsi="Arial" w:cs="Arial"/>
              </w:rPr>
            </w:pPr>
            <w:del w:id="260" w:author="Meehan, Carole (EEC)" w:date="2026-09-25T21:10:00Z" w16du:dateUtc="2026-09-26T01:10:00Z">
              <w:r w:rsidRPr="00934B7A">
                <w:rPr>
                  <w:rFonts w:ascii="Arial" w:hAnsi="Arial" w:cs="Arial"/>
                </w:rPr>
                <w:delText>SUBTOTAL PERSONNEL</w:delText>
              </w:r>
            </w:del>
          </w:p>
        </w:tc>
        <w:tc>
          <w:tcPr>
            <w:tcW w:w="1095" w:type="dxa"/>
            <w:shd w:val="pct25" w:color="CCFFCC" w:fill="auto"/>
          </w:tcPr>
          <w:p w14:paraId="4F949A48" w14:textId="77777777" w:rsidR="00934B7A" w:rsidRPr="00934B7A" w:rsidRDefault="00934B7A" w:rsidP="00934B7A">
            <w:pPr>
              <w:jc w:val="center"/>
              <w:rPr>
                <w:del w:id="261" w:author="Meehan, Carole (EEC)" w:date="2026-09-25T21:10:00Z" w16du:dateUtc="2026-09-26T01:10:00Z"/>
                <w:rFonts w:ascii="Arial" w:hAnsi="Arial" w:cs="Arial"/>
              </w:rPr>
            </w:pPr>
          </w:p>
        </w:tc>
        <w:tc>
          <w:tcPr>
            <w:tcW w:w="3680" w:type="dxa"/>
            <w:shd w:val="pct25" w:color="CCFFCC" w:fill="auto"/>
          </w:tcPr>
          <w:p w14:paraId="12EFA968" w14:textId="77777777" w:rsidR="00934B7A" w:rsidRPr="00934B7A" w:rsidRDefault="00934B7A" w:rsidP="00934B7A">
            <w:pPr>
              <w:jc w:val="center"/>
              <w:rPr>
                <w:del w:id="262" w:author="Meehan, Carole (EEC)" w:date="2026-09-25T21:10:00Z" w16du:dateUtc="2026-09-26T01:10:00Z"/>
                <w:rFonts w:ascii="Arial" w:hAnsi="Arial" w:cs="Arial"/>
              </w:rPr>
            </w:pPr>
          </w:p>
        </w:tc>
      </w:tr>
      <w:tr w:rsidR="00934B7A" w:rsidRPr="00934B7A" w14:paraId="56914627" w14:textId="77777777" w:rsidTr="00934B7A">
        <w:trPr>
          <w:jc w:val="center"/>
          <w:del w:id="263" w:author="Meehan, Carole (EEC)" w:date="2026-09-25T21:10:00Z" w16du:dateUtc="2026-09-26T01:10:00Z"/>
        </w:trPr>
        <w:tc>
          <w:tcPr>
            <w:tcW w:w="4760" w:type="dxa"/>
          </w:tcPr>
          <w:p w14:paraId="0B2CB6C6" w14:textId="77777777" w:rsidR="00934B7A" w:rsidRPr="00934B7A" w:rsidRDefault="00934B7A" w:rsidP="00934B7A">
            <w:pPr>
              <w:spacing w:after="0"/>
              <w:rPr>
                <w:del w:id="264" w:author="Meehan, Carole (EEC)" w:date="2026-09-25T21:10:00Z" w16du:dateUtc="2026-09-26T01:10:00Z"/>
                <w:rFonts w:ascii="Arial" w:hAnsi="Arial" w:cs="Arial"/>
                <w:u w:val="single"/>
              </w:rPr>
            </w:pPr>
            <w:del w:id="265" w:author="Meehan, Carole (EEC)" w:date="2026-09-25T21:10:00Z" w16du:dateUtc="2026-09-26T01:10:00Z">
              <w:r w:rsidRPr="00934B7A">
                <w:rPr>
                  <w:rFonts w:ascii="Arial" w:hAnsi="Arial" w:cs="Arial"/>
                  <w:u w:val="single"/>
                </w:rPr>
                <w:delText>Operating Expenses</w:delText>
              </w:r>
            </w:del>
          </w:p>
          <w:p w14:paraId="4D6C8619" w14:textId="77777777" w:rsidR="00934B7A" w:rsidRPr="00934B7A" w:rsidRDefault="00934B7A" w:rsidP="00934B7A">
            <w:pPr>
              <w:spacing w:after="0"/>
              <w:rPr>
                <w:del w:id="266" w:author="Meehan, Carole (EEC)" w:date="2026-09-25T21:10:00Z" w16du:dateUtc="2026-09-26T01:10:00Z"/>
                <w:rFonts w:ascii="Arial" w:hAnsi="Arial" w:cs="Arial"/>
                <w:u w:val="single"/>
              </w:rPr>
            </w:pPr>
            <w:del w:id="267" w:author="Meehan, Carole (EEC)" w:date="2026-09-25T21:10:00Z" w16du:dateUtc="2026-09-26T01:10:00Z">
              <w:r w:rsidRPr="00934B7A">
                <w:rPr>
                  <w:rFonts w:ascii="Arial" w:hAnsi="Arial" w:cs="Arial"/>
                  <w:i/>
                  <w:color w:val="FF0000"/>
                </w:rPr>
                <w:delText>examples only – please list all expected operating expenses in budget proposal</w:delText>
              </w:r>
            </w:del>
          </w:p>
        </w:tc>
        <w:tc>
          <w:tcPr>
            <w:tcW w:w="1095" w:type="dxa"/>
          </w:tcPr>
          <w:p w14:paraId="57614173" w14:textId="77777777" w:rsidR="00934B7A" w:rsidRPr="00934B7A" w:rsidRDefault="00934B7A" w:rsidP="00934B7A">
            <w:pPr>
              <w:spacing w:after="0"/>
              <w:jc w:val="center"/>
              <w:rPr>
                <w:del w:id="268" w:author="Meehan, Carole (EEC)" w:date="2026-09-25T21:10:00Z" w16du:dateUtc="2026-09-26T01:10:00Z"/>
                <w:rFonts w:ascii="Arial" w:hAnsi="Arial" w:cs="Arial"/>
              </w:rPr>
            </w:pPr>
          </w:p>
        </w:tc>
        <w:tc>
          <w:tcPr>
            <w:tcW w:w="3680" w:type="dxa"/>
          </w:tcPr>
          <w:p w14:paraId="4918C6D9" w14:textId="77777777" w:rsidR="00934B7A" w:rsidRPr="00934B7A" w:rsidRDefault="00934B7A" w:rsidP="00934B7A">
            <w:pPr>
              <w:spacing w:after="0"/>
              <w:jc w:val="center"/>
              <w:rPr>
                <w:del w:id="269" w:author="Meehan, Carole (EEC)" w:date="2026-09-25T21:10:00Z" w16du:dateUtc="2026-09-26T01:10:00Z"/>
                <w:rFonts w:ascii="Arial" w:hAnsi="Arial" w:cs="Arial"/>
              </w:rPr>
            </w:pPr>
          </w:p>
        </w:tc>
      </w:tr>
      <w:tr w:rsidR="00934B7A" w:rsidRPr="00934B7A" w14:paraId="0DA3EA05" w14:textId="77777777" w:rsidTr="00934B7A">
        <w:trPr>
          <w:jc w:val="center"/>
          <w:del w:id="270" w:author="Meehan, Carole (EEC)" w:date="2026-09-25T21:10:00Z" w16du:dateUtc="2026-09-26T01:10:00Z"/>
        </w:trPr>
        <w:tc>
          <w:tcPr>
            <w:tcW w:w="4760" w:type="dxa"/>
          </w:tcPr>
          <w:p w14:paraId="1E3D1F69" w14:textId="77777777" w:rsidR="00934B7A" w:rsidRPr="00934B7A" w:rsidRDefault="00934B7A" w:rsidP="00934B7A">
            <w:pPr>
              <w:rPr>
                <w:del w:id="271" w:author="Meehan, Carole (EEC)" w:date="2026-09-25T21:10:00Z" w16du:dateUtc="2026-09-26T01:10:00Z"/>
                <w:rFonts w:ascii="Arial" w:hAnsi="Arial" w:cs="Arial"/>
              </w:rPr>
            </w:pPr>
            <w:del w:id="272" w:author="Meehan, Carole (EEC)" w:date="2026-09-25T21:10:00Z" w16du:dateUtc="2026-09-26T01:10:00Z">
              <w:r w:rsidRPr="00934B7A">
                <w:rPr>
                  <w:rFonts w:ascii="Arial" w:hAnsi="Arial" w:cs="Arial"/>
                </w:rPr>
                <w:delText>Rent &amp; Utilities</w:delText>
              </w:r>
            </w:del>
          </w:p>
        </w:tc>
        <w:tc>
          <w:tcPr>
            <w:tcW w:w="1095" w:type="dxa"/>
          </w:tcPr>
          <w:p w14:paraId="29EABF6F" w14:textId="77777777" w:rsidR="00934B7A" w:rsidRPr="00934B7A" w:rsidRDefault="00934B7A" w:rsidP="00934B7A">
            <w:pPr>
              <w:jc w:val="center"/>
              <w:rPr>
                <w:del w:id="273" w:author="Meehan, Carole (EEC)" w:date="2026-09-25T21:10:00Z" w16du:dateUtc="2026-09-26T01:10:00Z"/>
                <w:rFonts w:ascii="Arial" w:hAnsi="Arial" w:cs="Arial"/>
              </w:rPr>
            </w:pPr>
          </w:p>
        </w:tc>
        <w:tc>
          <w:tcPr>
            <w:tcW w:w="3680" w:type="dxa"/>
          </w:tcPr>
          <w:p w14:paraId="2DBED952" w14:textId="77777777" w:rsidR="00934B7A" w:rsidRPr="00934B7A" w:rsidRDefault="00934B7A" w:rsidP="00934B7A">
            <w:pPr>
              <w:jc w:val="center"/>
              <w:rPr>
                <w:del w:id="274" w:author="Meehan, Carole (EEC)" w:date="2026-09-25T21:10:00Z" w16du:dateUtc="2026-09-26T01:10:00Z"/>
                <w:rFonts w:ascii="Arial" w:hAnsi="Arial" w:cs="Arial"/>
              </w:rPr>
            </w:pPr>
          </w:p>
        </w:tc>
      </w:tr>
      <w:tr w:rsidR="00934B7A" w:rsidRPr="00934B7A" w14:paraId="2C570430" w14:textId="77777777" w:rsidTr="00934B7A">
        <w:trPr>
          <w:jc w:val="center"/>
          <w:del w:id="275" w:author="Meehan, Carole (EEC)" w:date="2026-09-25T21:10:00Z" w16du:dateUtc="2026-09-26T01:10:00Z"/>
        </w:trPr>
        <w:tc>
          <w:tcPr>
            <w:tcW w:w="4760" w:type="dxa"/>
          </w:tcPr>
          <w:p w14:paraId="64558360" w14:textId="77777777" w:rsidR="00934B7A" w:rsidRPr="00934B7A" w:rsidRDefault="00934B7A" w:rsidP="00934B7A">
            <w:pPr>
              <w:rPr>
                <w:del w:id="276" w:author="Meehan, Carole (EEC)" w:date="2026-09-25T21:10:00Z" w16du:dateUtc="2026-09-26T01:10:00Z"/>
                <w:rFonts w:ascii="Arial" w:hAnsi="Arial" w:cs="Arial"/>
              </w:rPr>
            </w:pPr>
            <w:del w:id="277" w:author="Meehan, Carole (EEC)" w:date="2026-09-25T21:10:00Z" w16du:dateUtc="2026-09-26T01:10:00Z">
              <w:r w:rsidRPr="00934B7A">
                <w:rPr>
                  <w:rFonts w:ascii="Arial" w:hAnsi="Arial" w:cs="Arial"/>
                </w:rPr>
                <w:delText>Office Supplies &amp; Material</w:delText>
              </w:r>
            </w:del>
          </w:p>
        </w:tc>
        <w:tc>
          <w:tcPr>
            <w:tcW w:w="1095" w:type="dxa"/>
          </w:tcPr>
          <w:p w14:paraId="3F9DF79B" w14:textId="77777777" w:rsidR="00934B7A" w:rsidRPr="00934B7A" w:rsidRDefault="00934B7A" w:rsidP="00934B7A">
            <w:pPr>
              <w:jc w:val="center"/>
              <w:rPr>
                <w:del w:id="278" w:author="Meehan, Carole (EEC)" w:date="2026-09-25T21:10:00Z" w16du:dateUtc="2026-09-26T01:10:00Z"/>
                <w:rFonts w:ascii="Arial" w:hAnsi="Arial" w:cs="Arial"/>
              </w:rPr>
            </w:pPr>
          </w:p>
        </w:tc>
        <w:tc>
          <w:tcPr>
            <w:tcW w:w="3680" w:type="dxa"/>
          </w:tcPr>
          <w:p w14:paraId="2A30C735" w14:textId="77777777" w:rsidR="00934B7A" w:rsidRPr="00934B7A" w:rsidRDefault="00934B7A" w:rsidP="00934B7A">
            <w:pPr>
              <w:jc w:val="center"/>
              <w:rPr>
                <w:del w:id="279" w:author="Meehan, Carole (EEC)" w:date="2026-09-25T21:10:00Z" w16du:dateUtc="2026-09-26T01:10:00Z"/>
                <w:rFonts w:ascii="Arial" w:hAnsi="Arial" w:cs="Arial"/>
              </w:rPr>
            </w:pPr>
          </w:p>
        </w:tc>
      </w:tr>
      <w:tr w:rsidR="00934B7A" w:rsidRPr="00934B7A" w14:paraId="3C27EF2D" w14:textId="77777777" w:rsidTr="00934B7A">
        <w:trPr>
          <w:jc w:val="center"/>
          <w:del w:id="280" w:author="Meehan, Carole (EEC)" w:date="2026-09-25T21:10:00Z" w16du:dateUtc="2026-09-26T01:10:00Z"/>
        </w:trPr>
        <w:tc>
          <w:tcPr>
            <w:tcW w:w="4760" w:type="dxa"/>
          </w:tcPr>
          <w:p w14:paraId="2148674D" w14:textId="77777777" w:rsidR="00934B7A" w:rsidRPr="00934B7A" w:rsidRDefault="00934B7A" w:rsidP="00934B7A">
            <w:pPr>
              <w:rPr>
                <w:del w:id="281" w:author="Meehan, Carole (EEC)" w:date="2026-09-25T21:10:00Z" w16du:dateUtc="2026-09-26T01:10:00Z"/>
                <w:rFonts w:ascii="Arial" w:hAnsi="Arial" w:cs="Arial"/>
              </w:rPr>
            </w:pPr>
            <w:del w:id="282" w:author="Meehan, Carole (EEC)" w:date="2026-09-25T21:10:00Z" w16du:dateUtc="2026-09-26T01:10:00Z">
              <w:r w:rsidRPr="00934B7A">
                <w:rPr>
                  <w:rFonts w:ascii="Arial" w:hAnsi="Arial" w:cs="Arial"/>
                </w:rPr>
                <w:delText>Telephone &amp; Communication</w:delText>
              </w:r>
            </w:del>
          </w:p>
        </w:tc>
        <w:tc>
          <w:tcPr>
            <w:tcW w:w="1095" w:type="dxa"/>
          </w:tcPr>
          <w:p w14:paraId="71AFC1D9" w14:textId="77777777" w:rsidR="00934B7A" w:rsidRPr="00934B7A" w:rsidRDefault="00934B7A" w:rsidP="00934B7A">
            <w:pPr>
              <w:jc w:val="center"/>
              <w:rPr>
                <w:del w:id="283" w:author="Meehan, Carole (EEC)" w:date="2026-09-25T21:10:00Z" w16du:dateUtc="2026-09-26T01:10:00Z"/>
                <w:rFonts w:ascii="Arial" w:hAnsi="Arial" w:cs="Arial"/>
              </w:rPr>
            </w:pPr>
          </w:p>
        </w:tc>
        <w:tc>
          <w:tcPr>
            <w:tcW w:w="3680" w:type="dxa"/>
          </w:tcPr>
          <w:p w14:paraId="7EAC899B" w14:textId="77777777" w:rsidR="00934B7A" w:rsidRPr="00934B7A" w:rsidRDefault="00934B7A" w:rsidP="00934B7A">
            <w:pPr>
              <w:jc w:val="center"/>
              <w:rPr>
                <w:del w:id="284" w:author="Meehan, Carole (EEC)" w:date="2026-09-25T21:10:00Z" w16du:dateUtc="2026-09-26T01:10:00Z"/>
                <w:rFonts w:ascii="Arial" w:hAnsi="Arial" w:cs="Arial"/>
              </w:rPr>
            </w:pPr>
          </w:p>
        </w:tc>
      </w:tr>
      <w:tr w:rsidR="00934B7A" w:rsidRPr="00934B7A" w14:paraId="2CFE8769" w14:textId="77777777" w:rsidTr="00934B7A">
        <w:trPr>
          <w:jc w:val="center"/>
          <w:del w:id="285" w:author="Meehan, Carole (EEC)" w:date="2026-09-25T21:10:00Z" w16du:dateUtc="2026-09-26T01:10:00Z"/>
        </w:trPr>
        <w:tc>
          <w:tcPr>
            <w:tcW w:w="4760" w:type="dxa"/>
          </w:tcPr>
          <w:p w14:paraId="630F7287" w14:textId="77777777" w:rsidR="00934B7A" w:rsidRPr="00934B7A" w:rsidRDefault="00934B7A" w:rsidP="00934B7A">
            <w:pPr>
              <w:rPr>
                <w:del w:id="286" w:author="Meehan, Carole (EEC)" w:date="2026-09-25T21:10:00Z" w16du:dateUtc="2026-09-26T01:10:00Z"/>
                <w:rFonts w:ascii="Arial" w:hAnsi="Arial" w:cs="Arial"/>
              </w:rPr>
            </w:pPr>
            <w:del w:id="287" w:author="Meehan, Carole (EEC)" w:date="2026-09-25T21:10:00Z" w16du:dateUtc="2026-09-26T01:10:00Z">
              <w:r w:rsidRPr="00934B7A">
                <w:rPr>
                  <w:rFonts w:ascii="Arial" w:hAnsi="Arial" w:cs="Arial"/>
                </w:rPr>
                <w:delText>Postage/Mailing</w:delText>
              </w:r>
            </w:del>
          </w:p>
        </w:tc>
        <w:tc>
          <w:tcPr>
            <w:tcW w:w="1095" w:type="dxa"/>
          </w:tcPr>
          <w:p w14:paraId="62A9956F" w14:textId="77777777" w:rsidR="00934B7A" w:rsidRPr="00934B7A" w:rsidRDefault="00934B7A" w:rsidP="00934B7A">
            <w:pPr>
              <w:jc w:val="center"/>
              <w:rPr>
                <w:del w:id="288" w:author="Meehan, Carole (EEC)" w:date="2026-09-25T21:10:00Z" w16du:dateUtc="2026-09-26T01:10:00Z"/>
                <w:rFonts w:ascii="Arial" w:hAnsi="Arial" w:cs="Arial"/>
              </w:rPr>
            </w:pPr>
          </w:p>
        </w:tc>
        <w:tc>
          <w:tcPr>
            <w:tcW w:w="3680" w:type="dxa"/>
          </w:tcPr>
          <w:p w14:paraId="1ED6AED9" w14:textId="77777777" w:rsidR="00934B7A" w:rsidRPr="00934B7A" w:rsidRDefault="00934B7A" w:rsidP="00934B7A">
            <w:pPr>
              <w:jc w:val="center"/>
              <w:rPr>
                <w:del w:id="289" w:author="Meehan, Carole (EEC)" w:date="2026-09-25T21:10:00Z" w16du:dateUtc="2026-09-26T01:10:00Z"/>
                <w:rFonts w:ascii="Arial" w:hAnsi="Arial" w:cs="Arial"/>
              </w:rPr>
            </w:pPr>
          </w:p>
        </w:tc>
      </w:tr>
      <w:tr w:rsidR="00934B7A" w:rsidRPr="00934B7A" w14:paraId="4047FACF" w14:textId="77777777" w:rsidTr="00934B7A">
        <w:trPr>
          <w:jc w:val="center"/>
          <w:del w:id="290" w:author="Meehan, Carole (EEC)" w:date="2026-09-25T21:10:00Z" w16du:dateUtc="2026-09-26T01:10:00Z"/>
        </w:trPr>
        <w:tc>
          <w:tcPr>
            <w:tcW w:w="4760" w:type="dxa"/>
          </w:tcPr>
          <w:p w14:paraId="3B9D930C" w14:textId="77777777" w:rsidR="00934B7A" w:rsidRPr="00934B7A" w:rsidRDefault="00934B7A" w:rsidP="00934B7A">
            <w:pPr>
              <w:rPr>
                <w:del w:id="291" w:author="Meehan, Carole (EEC)" w:date="2026-09-25T21:10:00Z" w16du:dateUtc="2026-09-26T01:10:00Z"/>
                <w:rFonts w:ascii="Arial" w:hAnsi="Arial" w:cs="Arial"/>
              </w:rPr>
            </w:pPr>
            <w:del w:id="292" w:author="Meehan, Carole (EEC)" w:date="2026-09-25T21:10:00Z" w16du:dateUtc="2026-09-26T01:10:00Z">
              <w:r w:rsidRPr="00934B7A">
                <w:rPr>
                  <w:rFonts w:ascii="Arial" w:hAnsi="Arial" w:cs="Arial"/>
                </w:rPr>
                <w:delText>Reproduction/Copying</w:delText>
              </w:r>
            </w:del>
          </w:p>
        </w:tc>
        <w:tc>
          <w:tcPr>
            <w:tcW w:w="1095" w:type="dxa"/>
          </w:tcPr>
          <w:p w14:paraId="271F0D46" w14:textId="77777777" w:rsidR="00934B7A" w:rsidRPr="00934B7A" w:rsidRDefault="00934B7A" w:rsidP="00934B7A">
            <w:pPr>
              <w:jc w:val="center"/>
              <w:rPr>
                <w:del w:id="293" w:author="Meehan, Carole (EEC)" w:date="2026-09-25T21:10:00Z" w16du:dateUtc="2026-09-26T01:10:00Z"/>
                <w:rFonts w:ascii="Arial" w:hAnsi="Arial" w:cs="Arial"/>
              </w:rPr>
            </w:pPr>
          </w:p>
        </w:tc>
        <w:tc>
          <w:tcPr>
            <w:tcW w:w="3680" w:type="dxa"/>
          </w:tcPr>
          <w:p w14:paraId="6D4D0F11" w14:textId="77777777" w:rsidR="00934B7A" w:rsidRPr="00934B7A" w:rsidRDefault="00934B7A" w:rsidP="00934B7A">
            <w:pPr>
              <w:jc w:val="center"/>
              <w:rPr>
                <w:del w:id="294" w:author="Meehan, Carole (EEC)" w:date="2026-09-25T21:10:00Z" w16du:dateUtc="2026-09-26T01:10:00Z"/>
                <w:rFonts w:ascii="Arial" w:hAnsi="Arial" w:cs="Arial"/>
              </w:rPr>
            </w:pPr>
          </w:p>
        </w:tc>
      </w:tr>
      <w:tr w:rsidR="00934B7A" w:rsidRPr="00934B7A" w14:paraId="39C122C9" w14:textId="77777777" w:rsidTr="00934B7A">
        <w:trPr>
          <w:jc w:val="center"/>
          <w:del w:id="295" w:author="Meehan, Carole (EEC)" w:date="2026-09-25T21:10:00Z" w16du:dateUtc="2026-09-26T01:10:00Z"/>
        </w:trPr>
        <w:tc>
          <w:tcPr>
            <w:tcW w:w="4760" w:type="dxa"/>
          </w:tcPr>
          <w:p w14:paraId="246DA5F3" w14:textId="77777777" w:rsidR="00934B7A" w:rsidRPr="00934B7A" w:rsidRDefault="00934B7A" w:rsidP="00934B7A">
            <w:pPr>
              <w:rPr>
                <w:del w:id="296" w:author="Meehan, Carole (EEC)" w:date="2026-09-25T21:10:00Z" w16du:dateUtc="2026-09-26T01:10:00Z"/>
                <w:rFonts w:ascii="Arial" w:hAnsi="Arial" w:cs="Arial"/>
              </w:rPr>
            </w:pPr>
            <w:del w:id="297" w:author="Meehan, Carole (EEC)" w:date="2026-09-25T21:10:00Z" w16du:dateUtc="2026-09-26T01:10:00Z">
              <w:r w:rsidRPr="00934B7A">
                <w:rPr>
                  <w:rFonts w:ascii="Arial" w:hAnsi="Arial" w:cs="Arial"/>
                </w:rPr>
                <w:delText>Travel</w:delText>
              </w:r>
            </w:del>
          </w:p>
        </w:tc>
        <w:tc>
          <w:tcPr>
            <w:tcW w:w="1095" w:type="dxa"/>
          </w:tcPr>
          <w:p w14:paraId="1D843173" w14:textId="77777777" w:rsidR="00934B7A" w:rsidRPr="00934B7A" w:rsidRDefault="00934B7A" w:rsidP="00934B7A">
            <w:pPr>
              <w:jc w:val="center"/>
              <w:rPr>
                <w:del w:id="298" w:author="Meehan, Carole (EEC)" w:date="2026-09-25T21:10:00Z" w16du:dateUtc="2026-09-26T01:10:00Z"/>
                <w:rFonts w:ascii="Arial" w:hAnsi="Arial" w:cs="Arial"/>
              </w:rPr>
            </w:pPr>
          </w:p>
        </w:tc>
        <w:tc>
          <w:tcPr>
            <w:tcW w:w="3680" w:type="dxa"/>
          </w:tcPr>
          <w:p w14:paraId="7369B7E8" w14:textId="77777777" w:rsidR="00934B7A" w:rsidRPr="00934B7A" w:rsidRDefault="00934B7A" w:rsidP="00934B7A">
            <w:pPr>
              <w:jc w:val="center"/>
              <w:rPr>
                <w:del w:id="299" w:author="Meehan, Carole (EEC)" w:date="2026-09-25T21:10:00Z" w16du:dateUtc="2026-09-26T01:10:00Z"/>
                <w:rFonts w:ascii="Arial" w:hAnsi="Arial" w:cs="Arial"/>
              </w:rPr>
            </w:pPr>
          </w:p>
        </w:tc>
      </w:tr>
      <w:tr w:rsidR="00934B7A" w:rsidRPr="00934B7A" w14:paraId="714484EA" w14:textId="77777777" w:rsidTr="00934B7A">
        <w:trPr>
          <w:jc w:val="center"/>
          <w:del w:id="300" w:author="Meehan, Carole (EEC)" w:date="2026-09-25T21:10:00Z" w16du:dateUtc="2026-09-26T01:10:00Z"/>
        </w:trPr>
        <w:tc>
          <w:tcPr>
            <w:tcW w:w="4760" w:type="dxa"/>
          </w:tcPr>
          <w:p w14:paraId="112CB1A3" w14:textId="77777777" w:rsidR="00934B7A" w:rsidRPr="00934B7A" w:rsidRDefault="00934B7A" w:rsidP="00934B7A">
            <w:pPr>
              <w:rPr>
                <w:del w:id="301" w:author="Meehan, Carole (EEC)" w:date="2026-09-25T21:10:00Z" w16du:dateUtc="2026-09-26T01:10:00Z"/>
                <w:rFonts w:ascii="Arial" w:hAnsi="Arial" w:cs="Arial"/>
              </w:rPr>
            </w:pPr>
            <w:del w:id="302" w:author="Meehan, Carole (EEC)" w:date="2026-09-25T21:10:00Z" w16du:dateUtc="2026-09-26T01:10:00Z">
              <w:r w:rsidRPr="00934B7A">
                <w:rPr>
                  <w:rFonts w:ascii="Arial" w:hAnsi="Arial" w:cs="Arial"/>
                </w:rPr>
                <w:delText>Training/Conferences</w:delText>
              </w:r>
            </w:del>
          </w:p>
        </w:tc>
        <w:tc>
          <w:tcPr>
            <w:tcW w:w="1095" w:type="dxa"/>
          </w:tcPr>
          <w:p w14:paraId="7AA78032" w14:textId="77777777" w:rsidR="00934B7A" w:rsidRPr="00934B7A" w:rsidRDefault="00934B7A" w:rsidP="00934B7A">
            <w:pPr>
              <w:jc w:val="center"/>
              <w:rPr>
                <w:del w:id="303" w:author="Meehan, Carole (EEC)" w:date="2026-09-25T21:10:00Z" w16du:dateUtc="2026-09-26T01:10:00Z"/>
                <w:rFonts w:ascii="Arial" w:hAnsi="Arial" w:cs="Arial"/>
              </w:rPr>
            </w:pPr>
          </w:p>
        </w:tc>
        <w:tc>
          <w:tcPr>
            <w:tcW w:w="3680" w:type="dxa"/>
          </w:tcPr>
          <w:p w14:paraId="06EDF108" w14:textId="77777777" w:rsidR="00934B7A" w:rsidRPr="00934B7A" w:rsidRDefault="00934B7A" w:rsidP="00934B7A">
            <w:pPr>
              <w:jc w:val="center"/>
              <w:rPr>
                <w:del w:id="304" w:author="Meehan, Carole (EEC)" w:date="2026-09-25T21:10:00Z" w16du:dateUtc="2026-09-26T01:10:00Z"/>
                <w:rFonts w:ascii="Arial" w:hAnsi="Arial" w:cs="Arial"/>
              </w:rPr>
            </w:pPr>
          </w:p>
        </w:tc>
      </w:tr>
      <w:tr w:rsidR="00934B7A" w:rsidRPr="00934B7A" w14:paraId="0162DEA6" w14:textId="77777777" w:rsidTr="00934B7A">
        <w:trPr>
          <w:jc w:val="center"/>
          <w:del w:id="305" w:author="Meehan, Carole (EEC)" w:date="2026-09-25T21:10:00Z" w16du:dateUtc="2026-09-26T01:10:00Z"/>
        </w:trPr>
        <w:tc>
          <w:tcPr>
            <w:tcW w:w="4760" w:type="dxa"/>
          </w:tcPr>
          <w:p w14:paraId="42030EF0" w14:textId="08AAB16F" w:rsidR="00934B7A" w:rsidRPr="00934B7A" w:rsidRDefault="00934B7A" w:rsidP="00934B7A">
            <w:pPr>
              <w:rPr>
                <w:del w:id="306" w:author="Meehan, Carole (EEC)" w:date="2026-09-25T21:10:00Z" w16du:dateUtc="2026-09-26T01:10:00Z"/>
                <w:rFonts w:ascii="Arial" w:hAnsi="Arial" w:cs="Arial"/>
              </w:rPr>
            </w:pPr>
            <w:del w:id="307" w:author="Meehan, Carole (EEC)" w:date="2026-09-25T21:10:00Z" w16du:dateUtc="2026-09-26T01:10:00Z">
              <w:r>
                <w:rPr>
                  <w:rFonts w:ascii="Arial" w:hAnsi="Arial" w:cs="Arial"/>
                </w:rPr>
                <w:delText xml:space="preserve">Client </w:delText>
              </w:r>
              <w:r w:rsidR="00D70C49">
                <w:rPr>
                  <w:rFonts w:ascii="Arial" w:hAnsi="Arial" w:cs="Arial"/>
                </w:rPr>
                <w:delText>supports</w:delText>
              </w:r>
            </w:del>
          </w:p>
        </w:tc>
        <w:tc>
          <w:tcPr>
            <w:tcW w:w="1095" w:type="dxa"/>
          </w:tcPr>
          <w:p w14:paraId="0A60F74A" w14:textId="77777777" w:rsidR="00934B7A" w:rsidRPr="00934B7A" w:rsidRDefault="00934B7A" w:rsidP="00934B7A">
            <w:pPr>
              <w:jc w:val="center"/>
              <w:rPr>
                <w:del w:id="308" w:author="Meehan, Carole (EEC)" w:date="2026-09-25T21:10:00Z" w16du:dateUtc="2026-09-26T01:10:00Z"/>
                <w:rFonts w:ascii="Arial" w:hAnsi="Arial" w:cs="Arial"/>
              </w:rPr>
            </w:pPr>
          </w:p>
        </w:tc>
        <w:tc>
          <w:tcPr>
            <w:tcW w:w="3680" w:type="dxa"/>
          </w:tcPr>
          <w:p w14:paraId="44FB8D27" w14:textId="77777777" w:rsidR="00934B7A" w:rsidRPr="00934B7A" w:rsidRDefault="00934B7A" w:rsidP="00934B7A">
            <w:pPr>
              <w:jc w:val="center"/>
              <w:rPr>
                <w:del w:id="309" w:author="Meehan, Carole (EEC)" w:date="2026-09-25T21:10:00Z" w16du:dateUtc="2026-09-26T01:10:00Z"/>
                <w:rFonts w:ascii="Arial" w:hAnsi="Arial" w:cs="Arial"/>
              </w:rPr>
            </w:pPr>
          </w:p>
        </w:tc>
      </w:tr>
      <w:tr w:rsidR="00934B7A" w:rsidRPr="00934B7A" w14:paraId="621ABE8B" w14:textId="77777777" w:rsidTr="00934B7A">
        <w:trPr>
          <w:jc w:val="center"/>
          <w:del w:id="310" w:author="Meehan, Carole (EEC)" w:date="2026-09-25T21:10:00Z" w16du:dateUtc="2026-09-26T01:10:00Z"/>
        </w:trPr>
        <w:tc>
          <w:tcPr>
            <w:tcW w:w="4760" w:type="dxa"/>
            <w:tcBorders>
              <w:bottom w:val="single" w:sz="4" w:space="0" w:color="auto"/>
            </w:tcBorders>
          </w:tcPr>
          <w:p w14:paraId="68D250BA" w14:textId="77777777" w:rsidR="00934B7A" w:rsidRPr="00934B7A" w:rsidRDefault="00934B7A" w:rsidP="00934B7A">
            <w:pPr>
              <w:rPr>
                <w:del w:id="311" w:author="Meehan, Carole (EEC)" w:date="2026-09-25T21:10:00Z" w16du:dateUtc="2026-09-26T01:10:00Z"/>
                <w:rFonts w:ascii="Arial" w:hAnsi="Arial" w:cs="Arial"/>
              </w:rPr>
            </w:pPr>
            <w:del w:id="312" w:author="Meehan, Carole (EEC)" w:date="2026-09-25T21:10:00Z" w16du:dateUtc="2026-09-26T01:10:00Z">
              <w:r w:rsidRPr="00934B7A">
                <w:rPr>
                  <w:rFonts w:ascii="Arial" w:hAnsi="Arial" w:cs="Arial"/>
                </w:rPr>
                <w:delText>Other</w:delText>
              </w:r>
            </w:del>
          </w:p>
        </w:tc>
        <w:tc>
          <w:tcPr>
            <w:tcW w:w="1095" w:type="dxa"/>
            <w:tcBorders>
              <w:bottom w:val="single" w:sz="4" w:space="0" w:color="auto"/>
            </w:tcBorders>
          </w:tcPr>
          <w:p w14:paraId="676FE13C" w14:textId="77777777" w:rsidR="00934B7A" w:rsidRPr="00934B7A" w:rsidRDefault="00934B7A" w:rsidP="00934B7A">
            <w:pPr>
              <w:jc w:val="center"/>
              <w:rPr>
                <w:del w:id="313" w:author="Meehan, Carole (EEC)" w:date="2026-09-25T21:10:00Z" w16du:dateUtc="2026-09-26T01:10:00Z"/>
                <w:rFonts w:ascii="Arial" w:hAnsi="Arial" w:cs="Arial"/>
              </w:rPr>
            </w:pPr>
          </w:p>
        </w:tc>
        <w:tc>
          <w:tcPr>
            <w:tcW w:w="3680" w:type="dxa"/>
            <w:tcBorders>
              <w:bottom w:val="single" w:sz="4" w:space="0" w:color="auto"/>
            </w:tcBorders>
          </w:tcPr>
          <w:p w14:paraId="4A20A9B1" w14:textId="77777777" w:rsidR="00934B7A" w:rsidRPr="00934B7A" w:rsidRDefault="00934B7A" w:rsidP="00934B7A">
            <w:pPr>
              <w:jc w:val="center"/>
              <w:rPr>
                <w:del w:id="314" w:author="Meehan, Carole (EEC)" w:date="2026-09-25T21:10:00Z" w16du:dateUtc="2026-09-26T01:10:00Z"/>
                <w:rFonts w:ascii="Arial" w:hAnsi="Arial" w:cs="Arial"/>
              </w:rPr>
            </w:pPr>
          </w:p>
        </w:tc>
      </w:tr>
      <w:tr w:rsidR="00934B7A" w:rsidRPr="00934B7A" w14:paraId="4CB6B49E" w14:textId="77777777" w:rsidTr="00934B7A">
        <w:trPr>
          <w:jc w:val="center"/>
          <w:del w:id="315" w:author="Meehan, Carole (EEC)" w:date="2026-09-25T21:10:00Z" w16du:dateUtc="2026-09-26T01:10:00Z"/>
        </w:trPr>
        <w:tc>
          <w:tcPr>
            <w:tcW w:w="4760" w:type="dxa"/>
            <w:shd w:val="pct25" w:color="CCFFCC" w:fill="auto"/>
          </w:tcPr>
          <w:p w14:paraId="370CD322" w14:textId="77777777" w:rsidR="00934B7A" w:rsidRPr="00934B7A" w:rsidRDefault="00934B7A" w:rsidP="00934B7A">
            <w:pPr>
              <w:rPr>
                <w:del w:id="316" w:author="Meehan, Carole (EEC)" w:date="2026-09-25T21:10:00Z" w16du:dateUtc="2026-09-26T01:10:00Z"/>
                <w:rFonts w:ascii="Arial" w:hAnsi="Arial" w:cs="Arial"/>
              </w:rPr>
            </w:pPr>
            <w:del w:id="317" w:author="Meehan, Carole (EEC)" w:date="2026-09-25T21:10:00Z" w16du:dateUtc="2026-09-26T01:10:00Z">
              <w:r w:rsidRPr="00934B7A">
                <w:rPr>
                  <w:rFonts w:ascii="Arial" w:hAnsi="Arial" w:cs="Arial"/>
                </w:rPr>
                <w:delText>SUBTOTAL OPERATING EXPENSES</w:delText>
              </w:r>
            </w:del>
          </w:p>
        </w:tc>
        <w:tc>
          <w:tcPr>
            <w:tcW w:w="1095" w:type="dxa"/>
            <w:shd w:val="pct25" w:color="CCFFCC" w:fill="auto"/>
          </w:tcPr>
          <w:p w14:paraId="020C83C4" w14:textId="77777777" w:rsidR="00934B7A" w:rsidRPr="00934B7A" w:rsidRDefault="00934B7A" w:rsidP="00934B7A">
            <w:pPr>
              <w:jc w:val="center"/>
              <w:rPr>
                <w:del w:id="318" w:author="Meehan, Carole (EEC)" w:date="2026-09-25T21:10:00Z" w16du:dateUtc="2026-09-26T01:10:00Z"/>
                <w:rFonts w:ascii="Arial" w:hAnsi="Arial" w:cs="Arial"/>
              </w:rPr>
            </w:pPr>
          </w:p>
        </w:tc>
        <w:tc>
          <w:tcPr>
            <w:tcW w:w="3680" w:type="dxa"/>
            <w:shd w:val="pct25" w:color="CCFFCC" w:fill="auto"/>
          </w:tcPr>
          <w:p w14:paraId="3527A376" w14:textId="77777777" w:rsidR="00934B7A" w:rsidRPr="00934B7A" w:rsidRDefault="00934B7A" w:rsidP="00934B7A">
            <w:pPr>
              <w:jc w:val="center"/>
              <w:rPr>
                <w:del w:id="319" w:author="Meehan, Carole (EEC)" w:date="2026-09-25T21:10:00Z" w16du:dateUtc="2026-09-26T01:10:00Z"/>
                <w:rFonts w:ascii="Arial" w:hAnsi="Arial" w:cs="Arial"/>
              </w:rPr>
            </w:pPr>
          </w:p>
        </w:tc>
      </w:tr>
      <w:tr w:rsidR="00934B7A" w:rsidRPr="00934B7A" w14:paraId="3150501B" w14:textId="77777777" w:rsidTr="00934B7A">
        <w:trPr>
          <w:jc w:val="center"/>
          <w:del w:id="320" w:author="Meehan, Carole (EEC)" w:date="2026-09-25T21:10:00Z" w16du:dateUtc="2026-09-26T01:10:00Z"/>
        </w:trPr>
        <w:tc>
          <w:tcPr>
            <w:tcW w:w="4760" w:type="dxa"/>
          </w:tcPr>
          <w:p w14:paraId="183BFE92" w14:textId="1EF62EAD" w:rsidR="00934B7A" w:rsidRPr="00934B7A" w:rsidRDefault="00934B7A" w:rsidP="00934B7A">
            <w:pPr>
              <w:rPr>
                <w:del w:id="321" w:author="Meehan, Carole (EEC)" w:date="2026-09-25T21:10:00Z" w16du:dateUtc="2026-09-26T01:10:00Z"/>
                <w:rFonts w:ascii="Arial" w:hAnsi="Arial" w:cs="Arial"/>
                <w:u w:val="single"/>
              </w:rPr>
            </w:pPr>
            <w:del w:id="322" w:author="Meehan, Carole (EEC)" w:date="2026-09-25T21:10:00Z" w16du:dateUtc="2026-09-26T01:10:00Z">
              <w:r w:rsidRPr="00934B7A">
                <w:rPr>
                  <w:rFonts w:ascii="Arial" w:hAnsi="Arial" w:cs="Arial"/>
                  <w:u w:val="single"/>
                </w:rPr>
                <w:delText>Subcontractors</w:delText>
              </w:r>
              <w:r>
                <w:rPr>
                  <w:rFonts w:ascii="Arial" w:hAnsi="Arial" w:cs="Arial"/>
                  <w:u w:val="single"/>
                </w:rPr>
                <w:delText xml:space="preserve"> (only as needed)</w:delText>
              </w:r>
            </w:del>
          </w:p>
        </w:tc>
        <w:tc>
          <w:tcPr>
            <w:tcW w:w="1095" w:type="dxa"/>
          </w:tcPr>
          <w:p w14:paraId="50A1F377" w14:textId="77777777" w:rsidR="00934B7A" w:rsidRPr="00934B7A" w:rsidRDefault="00934B7A" w:rsidP="00934B7A">
            <w:pPr>
              <w:jc w:val="center"/>
              <w:rPr>
                <w:del w:id="323" w:author="Meehan, Carole (EEC)" w:date="2026-09-25T21:10:00Z" w16du:dateUtc="2026-09-26T01:10:00Z"/>
                <w:rFonts w:ascii="Arial" w:hAnsi="Arial" w:cs="Arial"/>
              </w:rPr>
            </w:pPr>
          </w:p>
        </w:tc>
        <w:tc>
          <w:tcPr>
            <w:tcW w:w="3680" w:type="dxa"/>
          </w:tcPr>
          <w:p w14:paraId="7006008F" w14:textId="77777777" w:rsidR="00934B7A" w:rsidRPr="00934B7A" w:rsidRDefault="00934B7A" w:rsidP="00934B7A">
            <w:pPr>
              <w:jc w:val="center"/>
              <w:rPr>
                <w:del w:id="324" w:author="Meehan, Carole (EEC)" w:date="2026-09-25T21:10:00Z" w16du:dateUtc="2026-09-26T01:10:00Z"/>
                <w:rFonts w:ascii="Arial" w:hAnsi="Arial" w:cs="Arial"/>
              </w:rPr>
            </w:pPr>
          </w:p>
        </w:tc>
      </w:tr>
      <w:tr w:rsidR="00934B7A" w:rsidRPr="00934B7A" w14:paraId="645CF2B7" w14:textId="77777777" w:rsidTr="00934B7A">
        <w:trPr>
          <w:jc w:val="center"/>
          <w:del w:id="325" w:author="Meehan, Carole (EEC)" w:date="2026-09-25T21:10:00Z" w16du:dateUtc="2026-09-26T01:10:00Z"/>
        </w:trPr>
        <w:tc>
          <w:tcPr>
            <w:tcW w:w="4760" w:type="dxa"/>
          </w:tcPr>
          <w:p w14:paraId="711DF3D9" w14:textId="77777777" w:rsidR="00934B7A" w:rsidRPr="00934B7A" w:rsidRDefault="00934B7A" w:rsidP="00934B7A">
            <w:pPr>
              <w:rPr>
                <w:del w:id="326" w:author="Meehan, Carole (EEC)" w:date="2026-09-25T21:10:00Z" w16du:dateUtc="2026-09-26T01:10:00Z"/>
                <w:rFonts w:ascii="Arial" w:hAnsi="Arial" w:cs="Arial"/>
              </w:rPr>
            </w:pPr>
            <w:del w:id="327" w:author="Meehan, Carole (EEC)" w:date="2026-09-25T21:10:00Z" w16du:dateUtc="2026-09-26T01:10:00Z">
              <w:r w:rsidRPr="00934B7A">
                <w:rPr>
                  <w:rFonts w:ascii="Arial" w:hAnsi="Arial" w:cs="Arial"/>
                </w:rPr>
                <w:delText>Subcontractor 1</w:delText>
              </w:r>
            </w:del>
          </w:p>
        </w:tc>
        <w:tc>
          <w:tcPr>
            <w:tcW w:w="1095" w:type="dxa"/>
          </w:tcPr>
          <w:p w14:paraId="2520B615" w14:textId="77777777" w:rsidR="00934B7A" w:rsidRPr="00934B7A" w:rsidRDefault="00934B7A" w:rsidP="00934B7A">
            <w:pPr>
              <w:jc w:val="center"/>
              <w:rPr>
                <w:del w:id="328" w:author="Meehan, Carole (EEC)" w:date="2026-09-25T21:10:00Z" w16du:dateUtc="2026-09-26T01:10:00Z"/>
                <w:rFonts w:ascii="Arial" w:hAnsi="Arial" w:cs="Arial"/>
              </w:rPr>
            </w:pPr>
          </w:p>
        </w:tc>
        <w:tc>
          <w:tcPr>
            <w:tcW w:w="3680" w:type="dxa"/>
          </w:tcPr>
          <w:p w14:paraId="72F60CFB" w14:textId="77777777" w:rsidR="00934B7A" w:rsidRPr="00934B7A" w:rsidRDefault="00934B7A" w:rsidP="00934B7A">
            <w:pPr>
              <w:jc w:val="center"/>
              <w:rPr>
                <w:del w:id="329" w:author="Meehan, Carole (EEC)" w:date="2026-09-25T21:10:00Z" w16du:dateUtc="2026-09-26T01:10:00Z"/>
                <w:rFonts w:ascii="Arial" w:hAnsi="Arial" w:cs="Arial"/>
              </w:rPr>
            </w:pPr>
          </w:p>
        </w:tc>
      </w:tr>
      <w:tr w:rsidR="00934B7A" w:rsidRPr="00934B7A" w14:paraId="57207E29" w14:textId="77777777" w:rsidTr="00934B7A">
        <w:trPr>
          <w:jc w:val="center"/>
          <w:del w:id="330" w:author="Meehan, Carole (EEC)" w:date="2026-09-25T21:10:00Z" w16du:dateUtc="2026-09-26T01:10:00Z"/>
        </w:trPr>
        <w:tc>
          <w:tcPr>
            <w:tcW w:w="4760" w:type="dxa"/>
            <w:tcBorders>
              <w:bottom w:val="single" w:sz="4" w:space="0" w:color="auto"/>
            </w:tcBorders>
          </w:tcPr>
          <w:p w14:paraId="5CD8484C" w14:textId="77777777" w:rsidR="00934B7A" w:rsidRPr="00934B7A" w:rsidRDefault="00934B7A" w:rsidP="00934B7A">
            <w:pPr>
              <w:rPr>
                <w:del w:id="331" w:author="Meehan, Carole (EEC)" w:date="2026-09-25T21:10:00Z" w16du:dateUtc="2026-09-26T01:10:00Z"/>
                <w:rFonts w:ascii="Arial" w:hAnsi="Arial" w:cs="Arial"/>
              </w:rPr>
            </w:pPr>
            <w:del w:id="332" w:author="Meehan, Carole (EEC)" w:date="2026-09-25T21:10:00Z" w16du:dateUtc="2026-09-26T01:10:00Z">
              <w:r w:rsidRPr="00934B7A">
                <w:rPr>
                  <w:rFonts w:ascii="Arial" w:hAnsi="Arial" w:cs="Arial"/>
                </w:rPr>
                <w:delText>Subcontractor 2</w:delText>
              </w:r>
            </w:del>
          </w:p>
        </w:tc>
        <w:tc>
          <w:tcPr>
            <w:tcW w:w="1095" w:type="dxa"/>
            <w:tcBorders>
              <w:bottom w:val="single" w:sz="4" w:space="0" w:color="auto"/>
            </w:tcBorders>
          </w:tcPr>
          <w:p w14:paraId="705A6213" w14:textId="77777777" w:rsidR="00934B7A" w:rsidRPr="00934B7A" w:rsidRDefault="00934B7A" w:rsidP="00934B7A">
            <w:pPr>
              <w:jc w:val="center"/>
              <w:rPr>
                <w:del w:id="333" w:author="Meehan, Carole (EEC)" w:date="2026-09-25T21:10:00Z" w16du:dateUtc="2026-09-26T01:10:00Z"/>
                <w:rFonts w:ascii="Arial" w:hAnsi="Arial" w:cs="Arial"/>
              </w:rPr>
            </w:pPr>
          </w:p>
        </w:tc>
        <w:tc>
          <w:tcPr>
            <w:tcW w:w="3680" w:type="dxa"/>
            <w:tcBorders>
              <w:bottom w:val="single" w:sz="4" w:space="0" w:color="auto"/>
            </w:tcBorders>
          </w:tcPr>
          <w:p w14:paraId="56716445" w14:textId="77777777" w:rsidR="00934B7A" w:rsidRPr="00934B7A" w:rsidRDefault="00934B7A" w:rsidP="00934B7A">
            <w:pPr>
              <w:jc w:val="center"/>
              <w:rPr>
                <w:del w:id="334" w:author="Meehan, Carole (EEC)" w:date="2026-09-25T21:10:00Z" w16du:dateUtc="2026-09-26T01:10:00Z"/>
                <w:rFonts w:ascii="Arial" w:hAnsi="Arial" w:cs="Arial"/>
              </w:rPr>
            </w:pPr>
          </w:p>
        </w:tc>
      </w:tr>
      <w:tr w:rsidR="00934B7A" w:rsidRPr="00934B7A" w14:paraId="53CE70E5" w14:textId="77777777" w:rsidTr="00934B7A">
        <w:trPr>
          <w:jc w:val="center"/>
          <w:del w:id="335" w:author="Meehan, Carole (EEC)" w:date="2026-09-25T21:10:00Z" w16du:dateUtc="2026-09-26T01:10:00Z"/>
        </w:trPr>
        <w:tc>
          <w:tcPr>
            <w:tcW w:w="4760" w:type="dxa"/>
            <w:shd w:val="pct25" w:color="CCFFCC" w:fill="auto"/>
          </w:tcPr>
          <w:p w14:paraId="1494D598" w14:textId="77777777" w:rsidR="00934B7A" w:rsidRPr="00934B7A" w:rsidRDefault="00934B7A" w:rsidP="00934B7A">
            <w:pPr>
              <w:rPr>
                <w:del w:id="336" w:author="Meehan, Carole (EEC)" w:date="2026-09-25T21:10:00Z" w16du:dateUtc="2026-09-26T01:10:00Z"/>
                <w:rFonts w:ascii="Arial" w:hAnsi="Arial" w:cs="Arial"/>
              </w:rPr>
            </w:pPr>
            <w:del w:id="337" w:author="Meehan, Carole (EEC)" w:date="2026-09-25T21:10:00Z" w16du:dateUtc="2026-09-26T01:10:00Z">
              <w:r w:rsidRPr="00934B7A">
                <w:rPr>
                  <w:rFonts w:ascii="Arial" w:hAnsi="Arial" w:cs="Arial"/>
                </w:rPr>
                <w:delText>SUBTOTAL SUBCONTRACTORS</w:delText>
              </w:r>
            </w:del>
          </w:p>
        </w:tc>
        <w:tc>
          <w:tcPr>
            <w:tcW w:w="1095" w:type="dxa"/>
            <w:shd w:val="pct25" w:color="CCFFCC" w:fill="auto"/>
          </w:tcPr>
          <w:p w14:paraId="2CD2F4DF" w14:textId="77777777" w:rsidR="00934B7A" w:rsidRPr="00934B7A" w:rsidRDefault="00934B7A" w:rsidP="00934B7A">
            <w:pPr>
              <w:jc w:val="center"/>
              <w:rPr>
                <w:del w:id="338" w:author="Meehan, Carole (EEC)" w:date="2026-09-25T21:10:00Z" w16du:dateUtc="2026-09-26T01:10:00Z"/>
                <w:rFonts w:ascii="Arial" w:hAnsi="Arial" w:cs="Arial"/>
              </w:rPr>
            </w:pPr>
          </w:p>
        </w:tc>
        <w:tc>
          <w:tcPr>
            <w:tcW w:w="3680" w:type="dxa"/>
            <w:shd w:val="pct25" w:color="CCFFCC" w:fill="auto"/>
          </w:tcPr>
          <w:p w14:paraId="3408E1E2" w14:textId="77777777" w:rsidR="00934B7A" w:rsidRPr="00934B7A" w:rsidRDefault="00934B7A" w:rsidP="00934B7A">
            <w:pPr>
              <w:jc w:val="center"/>
              <w:rPr>
                <w:del w:id="339" w:author="Meehan, Carole (EEC)" w:date="2026-09-25T21:10:00Z" w16du:dateUtc="2026-09-26T01:10:00Z"/>
                <w:rFonts w:ascii="Arial" w:hAnsi="Arial" w:cs="Arial"/>
              </w:rPr>
            </w:pPr>
          </w:p>
        </w:tc>
      </w:tr>
      <w:tr w:rsidR="00934B7A" w:rsidRPr="00934B7A" w14:paraId="65A15086" w14:textId="77777777" w:rsidTr="00934B7A">
        <w:trPr>
          <w:jc w:val="center"/>
          <w:del w:id="340" w:author="Meehan, Carole (EEC)" w:date="2026-09-25T21:10:00Z" w16du:dateUtc="2026-09-26T01:10:00Z"/>
        </w:trPr>
        <w:tc>
          <w:tcPr>
            <w:tcW w:w="4760" w:type="dxa"/>
          </w:tcPr>
          <w:p w14:paraId="31CDDA35" w14:textId="77777777" w:rsidR="00934B7A" w:rsidRPr="00934B7A" w:rsidRDefault="00934B7A" w:rsidP="00934B7A">
            <w:pPr>
              <w:rPr>
                <w:del w:id="341" w:author="Meehan, Carole (EEC)" w:date="2026-09-25T21:10:00Z" w16du:dateUtc="2026-09-26T01:10:00Z"/>
                <w:rFonts w:ascii="Arial" w:hAnsi="Arial" w:cs="Arial"/>
              </w:rPr>
            </w:pPr>
            <w:del w:id="342" w:author="Meehan, Carole (EEC)" w:date="2026-09-25T21:10:00Z" w16du:dateUtc="2026-09-26T01:10:00Z">
              <w:r w:rsidRPr="00934B7A">
                <w:rPr>
                  <w:rFonts w:ascii="Arial" w:hAnsi="Arial" w:cs="Arial"/>
                  <w:u w:val="single"/>
                </w:rPr>
                <w:delText>Indirect Costs</w:delText>
              </w:r>
            </w:del>
          </w:p>
        </w:tc>
        <w:tc>
          <w:tcPr>
            <w:tcW w:w="1095" w:type="dxa"/>
          </w:tcPr>
          <w:p w14:paraId="4138F500" w14:textId="77777777" w:rsidR="00934B7A" w:rsidRPr="00934B7A" w:rsidRDefault="00934B7A" w:rsidP="00934B7A">
            <w:pPr>
              <w:jc w:val="center"/>
              <w:rPr>
                <w:del w:id="343" w:author="Meehan, Carole (EEC)" w:date="2026-09-25T21:10:00Z" w16du:dateUtc="2026-09-26T01:10:00Z"/>
                <w:rFonts w:ascii="Arial" w:hAnsi="Arial" w:cs="Arial"/>
              </w:rPr>
            </w:pPr>
          </w:p>
        </w:tc>
        <w:tc>
          <w:tcPr>
            <w:tcW w:w="3680" w:type="dxa"/>
          </w:tcPr>
          <w:p w14:paraId="411BE15C" w14:textId="77777777" w:rsidR="00934B7A" w:rsidRPr="00934B7A" w:rsidRDefault="00934B7A" w:rsidP="00934B7A">
            <w:pPr>
              <w:jc w:val="center"/>
              <w:rPr>
                <w:del w:id="344" w:author="Meehan, Carole (EEC)" w:date="2026-09-25T21:10:00Z" w16du:dateUtc="2026-09-26T01:10:00Z"/>
                <w:rFonts w:ascii="Arial" w:hAnsi="Arial" w:cs="Arial"/>
              </w:rPr>
            </w:pPr>
          </w:p>
        </w:tc>
      </w:tr>
      <w:tr w:rsidR="00934B7A" w:rsidRPr="00934B7A" w14:paraId="08C10EDB" w14:textId="77777777" w:rsidTr="00934B7A">
        <w:trPr>
          <w:jc w:val="center"/>
          <w:del w:id="345" w:author="Meehan, Carole (EEC)" w:date="2026-09-25T21:10:00Z" w16du:dateUtc="2026-09-26T01:10:00Z"/>
        </w:trPr>
        <w:tc>
          <w:tcPr>
            <w:tcW w:w="4760" w:type="dxa"/>
            <w:tcBorders>
              <w:bottom w:val="single" w:sz="4" w:space="0" w:color="auto"/>
            </w:tcBorders>
          </w:tcPr>
          <w:p w14:paraId="789B172B" w14:textId="77777777" w:rsidR="00934B7A" w:rsidRPr="00934B7A" w:rsidRDefault="00934B7A" w:rsidP="00934B7A">
            <w:pPr>
              <w:rPr>
                <w:del w:id="346" w:author="Meehan, Carole (EEC)" w:date="2026-09-25T21:10:00Z" w16du:dateUtc="2026-09-26T01:10:00Z"/>
                <w:rFonts w:ascii="Arial" w:hAnsi="Arial" w:cs="Arial"/>
              </w:rPr>
            </w:pPr>
            <w:del w:id="347" w:author="Meehan, Carole (EEC)" w:date="2026-09-25T21:10:00Z" w16du:dateUtc="2026-09-26T01:10:00Z">
              <w:r w:rsidRPr="00934B7A">
                <w:rPr>
                  <w:rFonts w:ascii="Arial" w:hAnsi="Arial" w:cs="Arial"/>
                </w:rPr>
                <w:delText>Indirect Costs</w:delText>
              </w:r>
            </w:del>
          </w:p>
        </w:tc>
        <w:tc>
          <w:tcPr>
            <w:tcW w:w="1095" w:type="dxa"/>
            <w:tcBorders>
              <w:bottom w:val="single" w:sz="4" w:space="0" w:color="auto"/>
            </w:tcBorders>
          </w:tcPr>
          <w:p w14:paraId="70D4BB70" w14:textId="77777777" w:rsidR="00934B7A" w:rsidRPr="00934B7A" w:rsidRDefault="00934B7A" w:rsidP="00934B7A">
            <w:pPr>
              <w:jc w:val="center"/>
              <w:rPr>
                <w:del w:id="348" w:author="Meehan, Carole (EEC)" w:date="2026-09-25T21:10:00Z" w16du:dateUtc="2026-09-26T01:10:00Z"/>
                <w:rFonts w:ascii="Arial" w:hAnsi="Arial" w:cs="Arial"/>
              </w:rPr>
            </w:pPr>
          </w:p>
        </w:tc>
        <w:tc>
          <w:tcPr>
            <w:tcW w:w="3680" w:type="dxa"/>
            <w:tcBorders>
              <w:bottom w:val="single" w:sz="4" w:space="0" w:color="auto"/>
            </w:tcBorders>
          </w:tcPr>
          <w:p w14:paraId="2C27AA67" w14:textId="77777777" w:rsidR="00934B7A" w:rsidRPr="00934B7A" w:rsidRDefault="00934B7A" w:rsidP="00934B7A">
            <w:pPr>
              <w:jc w:val="center"/>
              <w:rPr>
                <w:del w:id="349" w:author="Meehan, Carole (EEC)" w:date="2026-09-25T21:10:00Z" w16du:dateUtc="2026-09-26T01:10:00Z"/>
                <w:rFonts w:ascii="Arial" w:hAnsi="Arial" w:cs="Arial"/>
              </w:rPr>
            </w:pPr>
          </w:p>
        </w:tc>
      </w:tr>
      <w:tr w:rsidR="00934B7A" w:rsidRPr="00934B7A" w14:paraId="68E14F29" w14:textId="77777777" w:rsidTr="00934B7A">
        <w:trPr>
          <w:jc w:val="center"/>
          <w:del w:id="350" w:author="Meehan, Carole (EEC)" w:date="2026-09-25T21:10:00Z" w16du:dateUtc="2026-09-26T01:10:00Z"/>
        </w:trPr>
        <w:tc>
          <w:tcPr>
            <w:tcW w:w="4760" w:type="dxa"/>
            <w:tcBorders>
              <w:bottom w:val="single" w:sz="4" w:space="0" w:color="auto"/>
            </w:tcBorders>
            <w:shd w:val="pct25" w:color="CCFFCC" w:fill="auto"/>
          </w:tcPr>
          <w:p w14:paraId="7163AE70" w14:textId="77777777" w:rsidR="00934B7A" w:rsidRPr="00934B7A" w:rsidRDefault="00934B7A" w:rsidP="00934B7A">
            <w:pPr>
              <w:rPr>
                <w:del w:id="351" w:author="Meehan, Carole (EEC)" w:date="2026-09-25T21:10:00Z" w16du:dateUtc="2026-09-26T01:10:00Z"/>
                <w:rFonts w:ascii="Arial" w:hAnsi="Arial" w:cs="Arial"/>
              </w:rPr>
            </w:pPr>
            <w:del w:id="352" w:author="Meehan, Carole (EEC)" w:date="2026-09-25T21:10:00Z" w16du:dateUtc="2026-09-26T01:10:00Z">
              <w:r w:rsidRPr="00934B7A">
                <w:rPr>
                  <w:rFonts w:ascii="Arial" w:hAnsi="Arial" w:cs="Arial"/>
                </w:rPr>
                <w:delText>SUBTOTAL INDIRECT COSTS</w:delText>
              </w:r>
            </w:del>
          </w:p>
        </w:tc>
        <w:tc>
          <w:tcPr>
            <w:tcW w:w="1095" w:type="dxa"/>
            <w:tcBorders>
              <w:bottom w:val="single" w:sz="4" w:space="0" w:color="auto"/>
            </w:tcBorders>
            <w:shd w:val="pct25" w:color="CCFFCC" w:fill="auto"/>
          </w:tcPr>
          <w:p w14:paraId="1827F873" w14:textId="77777777" w:rsidR="00934B7A" w:rsidRPr="00934B7A" w:rsidRDefault="00934B7A" w:rsidP="00934B7A">
            <w:pPr>
              <w:jc w:val="center"/>
              <w:rPr>
                <w:del w:id="353" w:author="Meehan, Carole (EEC)" w:date="2026-09-25T21:10:00Z" w16du:dateUtc="2026-09-26T01:10:00Z"/>
                <w:rFonts w:ascii="Arial" w:hAnsi="Arial" w:cs="Arial"/>
              </w:rPr>
            </w:pPr>
          </w:p>
        </w:tc>
        <w:tc>
          <w:tcPr>
            <w:tcW w:w="3680" w:type="dxa"/>
            <w:tcBorders>
              <w:bottom w:val="single" w:sz="4" w:space="0" w:color="auto"/>
            </w:tcBorders>
            <w:shd w:val="pct25" w:color="CCFFCC" w:fill="auto"/>
          </w:tcPr>
          <w:p w14:paraId="50730DB2" w14:textId="77777777" w:rsidR="00934B7A" w:rsidRPr="00934B7A" w:rsidRDefault="00934B7A" w:rsidP="00934B7A">
            <w:pPr>
              <w:jc w:val="center"/>
              <w:rPr>
                <w:del w:id="354" w:author="Meehan, Carole (EEC)" w:date="2026-09-25T21:10:00Z" w16du:dateUtc="2026-09-26T01:10:00Z"/>
                <w:rFonts w:ascii="Arial" w:hAnsi="Arial" w:cs="Arial"/>
              </w:rPr>
            </w:pPr>
          </w:p>
        </w:tc>
      </w:tr>
      <w:tr w:rsidR="00934B7A" w:rsidRPr="00934B7A" w14:paraId="12B5E223" w14:textId="77777777" w:rsidTr="00934B7A">
        <w:trPr>
          <w:jc w:val="center"/>
          <w:del w:id="355" w:author="Meehan, Carole (EEC)" w:date="2026-09-25T21:10:00Z" w16du:dateUtc="2026-09-26T01:10:00Z"/>
        </w:trPr>
        <w:tc>
          <w:tcPr>
            <w:tcW w:w="4760" w:type="dxa"/>
            <w:shd w:val="solid" w:color="CCFFCC" w:fill="auto"/>
          </w:tcPr>
          <w:p w14:paraId="26A6CE82" w14:textId="77777777" w:rsidR="00934B7A" w:rsidRPr="00934B7A" w:rsidRDefault="00934B7A" w:rsidP="00934B7A">
            <w:pPr>
              <w:rPr>
                <w:del w:id="356" w:author="Meehan, Carole (EEC)" w:date="2026-09-25T21:10:00Z" w16du:dateUtc="2026-09-26T01:10:00Z"/>
                <w:rFonts w:ascii="Arial" w:hAnsi="Arial" w:cs="Arial"/>
              </w:rPr>
            </w:pPr>
            <w:del w:id="357" w:author="Meehan, Carole (EEC)" w:date="2026-09-25T21:10:00Z" w16du:dateUtc="2026-09-26T01:10:00Z">
              <w:r w:rsidRPr="00934B7A">
                <w:rPr>
                  <w:rFonts w:ascii="Arial" w:hAnsi="Arial" w:cs="Arial"/>
                </w:rPr>
                <w:delText>GRAND TOTAL EXPENSES</w:delText>
              </w:r>
            </w:del>
          </w:p>
        </w:tc>
        <w:tc>
          <w:tcPr>
            <w:tcW w:w="1095" w:type="dxa"/>
            <w:shd w:val="solid" w:color="CCFFCC" w:fill="auto"/>
          </w:tcPr>
          <w:p w14:paraId="684D194E" w14:textId="77777777" w:rsidR="00934B7A" w:rsidRPr="00934B7A" w:rsidRDefault="00934B7A" w:rsidP="00934B7A">
            <w:pPr>
              <w:jc w:val="center"/>
              <w:rPr>
                <w:del w:id="358" w:author="Meehan, Carole (EEC)" w:date="2026-09-25T21:10:00Z" w16du:dateUtc="2026-09-26T01:10:00Z"/>
                <w:rFonts w:ascii="Arial" w:hAnsi="Arial" w:cs="Arial"/>
              </w:rPr>
            </w:pPr>
          </w:p>
        </w:tc>
        <w:tc>
          <w:tcPr>
            <w:tcW w:w="3680" w:type="dxa"/>
            <w:shd w:val="solid" w:color="CCFFCC" w:fill="auto"/>
          </w:tcPr>
          <w:p w14:paraId="70D0BB7F" w14:textId="77777777" w:rsidR="00934B7A" w:rsidRPr="00934B7A" w:rsidRDefault="00934B7A" w:rsidP="00934B7A">
            <w:pPr>
              <w:jc w:val="center"/>
              <w:rPr>
                <w:del w:id="359" w:author="Meehan, Carole (EEC)" w:date="2026-09-25T21:10:00Z" w16du:dateUtc="2026-09-26T01:10:00Z"/>
                <w:rFonts w:ascii="Arial" w:hAnsi="Arial" w:cs="Arial"/>
              </w:rPr>
            </w:pPr>
          </w:p>
        </w:tc>
      </w:tr>
    </w:tbl>
    <w:p w14:paraId="0729DAE1" w14:textId="77777777" w:rsidR="00934B7A" w:rsidRPr="00934B7A" w:rsidRDefault="00934B7A" w:rsidP="00860F2D">
      <w:pPr>
        <w:spacing w:before="120"/>
        <w:rPr>
          <w:del w:id="360" w:author="Meehan, Carole (EEC)" w:date="2026-09-25T21:10:00Z" w16du:dateUtc="2026-09-26T01:10:00Z"/>
          <w:rFonts w:ascii="Arial" w:hAnsi="Arial" w:cs="Arial"/>
        </w:rPr>
      </w:pPr>
    </w:p>
    <w:p w14:paraId="023CBCBD" w14:textId="77777777" w:rsidR="00C65FE7" w:rsidRDefault="00C65FE7">
      <w:pPr>
        <w:rPr>
          <w:del w:id="361" w:author="Meehan, Carole (EEC)" w:date="2026-09-25T21:10:00Z" w16du:dateUtc="2026-09-26T01:10:00Z"/>
          <w:rFonts w:ascii="Arial" w:hAnsi="Arial" w:cs="Arial"/>
          <w:b/>
          <w:sz w:val="24"/>
          <w:szCs w:val="24"/>
        </w:rPr>
      </w:pPr>
      <w:del w:id="362" w:author="Meehan, Carole (EEC)" w:date="2026-09-25T21:10:00Z" w16du:dateUtc="2026-09-26T01:10:00Z">
        <w:r>
          <w:rPr>
            <w:rFonts w:ascii="Arial" w:hAnsi="Arial" w:cs="Arial"/>
            <w:b/>
            <w:sz w:val="24"/>
            <w:szCs w:val="24"/>
          </w:rPr>
          <w:br w:type="page"/>
        </w:r>
      </w:del>
    </w:p>
    <w:p w14:paraId="53C033B7" w14:textId="5CC6642E" w:rsidR="00934B7A" w:rsidRPr="00D70C49" w:rsidRDefault="00934B7A" w:rsidP="00934B7A">
      <w:pPr>
        <w:jc w:val="center"/>
        <w:rPr>
          <w:del w:id="363" w:author="Meehan, Carole (EEC)" w:date="2026-09-25T21:10:00Z" w16du:dateUtc="2026-09-26T01:10:00Z"/>
          <w:rFonts w:ascii="Arial" w:hAnsi="Arial" w:cs="Arial"/>
          <w:b/>
          <w:sz w:val="24"/>
          <w:szCs w:val="24"/>
        </w:rPr>
      </w:pPr>
      <w:del w:id="364" w:author="Meehan, Carole (EEC)" w:date="2026-09-25T21:10:00Z" w16du:dateUtc="2026-09-26T01:10:00Z">
        <w:r w:rsidRPr="00D70C49">
          <w:rPr>
            <w:rFonts w:ascii="Arial" w:hAnsi="Arial" w:cs="Arial"/>
            <w:b/>
            <w:sz w:val="24"/>
            <w:szCs w:val="24"/>
          </w:rPr>
          <w:delText xml:space="preserve">Year </w:delText>
        </w:r>
        <w:r w:rsidR="00121AE4">
          <w:rPr>
            <w:rFonts w:ascii="Arial" w:hAnsi="Arial" w:cs="Arial"/>
            <w:b/>
            <w:sz w:val="24"/>
            <w:szCs w:val="24"/>
          </w:rPr>
          <w:delText>2**</w:delText>
        </w:r>
        <w:r w:rsidR="00D70C49" w:rsidRPr="00D70C49">
          <w:rPr>
            <w:rFonts w:ascii="Arial" w:hAnsi="Arial" w:cs="Arial"/>
            <w:b/>
            <w:sz w:val="24"/>
            <w:szCs w:val="24"/>
          </w:rPr>
          <w:delText>:</w:delText>
        </w:r>
        <w:r w:rsidR="00C65FE7">
          <w:rPr>
            <w:rFonts w:ascii="Arial" w:hAnsi="Arial" w:cs="Arial"/>
            <w:b/>
            <w:sz w:val="24"/>
            <w:szCs w:val="24"/>
          </w:rPr>
          <w:delText xml:space="preserve"> 7/1/2020</w:delText>
        </w:r>
        <w:r w:rsidR="00D70C49" w:rsidRPr="00D70C49">
          <w:rPr>
            <w:rFonts w:ascii="Arial" w:hAnsi="Arial" w:cs="Arial"/>
            <w:b/>
            <w:sz w:val="24"/>
            <w:szCs w:val="24"/>
          </w:rPr>
          <w:delText>-6/30/202</w:delText>
        </w:r>
        <w:r w:rsidR="00C65FE7">
          <w:rPr>
            <w:rFonts w:ascii="Arial" w:hAnsi="Arial" w:cs="Arial"/>
            <w:b/>
            <w:sz w:val="24"/>
            <w:szCs w:val="24"/>
          </w:rPr>
          <w:delText>1</w:delText>
        </w:r>
        <w:r w:rsidRPr="00D70C49">
          <w:rPr>
            <w:rFonts w:ascii="Arial" w:hAnsi="Arial" w:cs="Arial"/>
            <w:b/>
            <w:sz w:val="24"/>
            <w:szCs w:val="24"/>
          </w:rPr>
          <w:delText xml:space="preserve"> </w:delText>
        </w:r>
      </w:del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760"/>
        <w:gridCol w:w="1095"/>
        <w:gridCol w:w="3680"/>
      </w:tblGrid>
      <w:tr w:rsidR="00934B7A" w:rsidRPr="00934B7A" w14:paraId="2E1B94BF" w14:textId="77777777" w:rsidTr="00934B7A">
        <w:trPr>
          <w:jc w:val="center"/>
          <w:del w:id="365" w:author="Meehan, Carole (EEC)" w:date="2026-09-25T21:10:00Z" w16du:dateUtc="2026-09-26T01:10:00Z"/>
        </w:trPr>
        <w:tc>
          <w:tcPr>
            <w:tcW w:w="4760" w:type="dxa"/>
            <w:shd w:val="pct25" w:color="CCFFCC" w:fill="auto"/>
          </w:tcPr>
          <w:p w14:paraId="0F8CE17A" w14:textId="77777777" w:rsidR="00934B7A" w:rsidRPr="00934B7A" w:rsidRDefault="00934B7A" w:rsidP="00934B7A">
            <w:pPr>
              <w:jc w:val="center"/>
              <w:rPr>
                <w:del w:id="366" w:author="Meehan, Carole (EEC)" w:date="2026-09-25T21:10:00Z" w16du:dateUtc="2026-09-26T01:10:00Z"/>
                <w:rFonts w:ascii="Arial" w:hAnsi="Arial" w:cs="Arial"/>
              </w:rPr>
            </w:pPr>
            <w:del w:id="367" w:author="Meehan, Carole (EEC)" w:date="2026-09-25T21:10:00Z" w16du:dateUtc="2026-09-26T01:10:00Z">
              <w:r w:rsidRPr="00934B7A">
                <w:rPr>
                  <w:rFonts w:ascii="Arial" w:hAnsi="Arial" w:cs="Arial"/>
                </w:rPr>
                <w:delText>Line Item</w:delText>
              </w:r>
            </w:del>
          </w:p>
        </w:tc>
        <w:tc>
          <w:tcPr>
            <w:tcW w:w="1095" w:type="dxa"/>
            <w:shd w:val="pct25" w:color="CCFFCC" w:fill="auto"/>
          </w:tcPr>
          <w:p w14:paraId="2AB2D1AD" w14:textId="77777777" w:rsidR="00934B7A" w:rsidRPr="00934B7A" w:rsidRDefault="00934B7A" w:rsidP="00934B7A">
            <w:pPr>
              <w:jc w:val="center"/>
              <w:rPr>
                <w:del w:id="368" w:author="Meehan, Carole (EEC)" w:date="2026-09-25T21:10:00Z" w16du:dateUtc="2026-09-26T01:10:00Z"/>
                <w:rFonts w:ascii="Arial" w:hAnsi="Arial" w:cs="Arial"/>
              </w:rPr>
            </w:pPr>
            <w:del w:id="369" w:author="Meehan, Carole (EEC)" w:date="2026-09-25T21:10:00Z" w16du:dateUtc="2026-09-26T01:10:00Z">
              <w:r w:rsidRPr="00934B7A">
                <w:rPr>
                  <w:rFonts w:ascii="Arial" w:hAnsi="Arial" w:cs="Arial"/>
                </w:rPr>
                <w:delText>FTE</w:delText>
              </w:r>
            </w:del>
          </w:p>
        </w:tc>
        <w:tc>
          <w:tcPr>
            <w:tcW w:w="3680" w:type="dxa"/>
            <w:shd w:val="pct25" w:color="CCFFCC" w:fill="auto"/>
          </w:tcPr>
          <w:p w14:paraId="292290D9" w14:textId="77777777" w:rsidR="00934B7A" w:rsidRPr="00934B7A" w:rsidRDefault="00934B7A" w:rsidP="00934B7A">
            <w:pPr>
              <w:jc w:val="center"/>
              <w:rPr>
                <w:del w:id="370" w:author="Meehan, Carole (EEC)" w:date="2026-09-25T21:10:00Z" w16du:dateUtc="2026-09-26T01:10:00Z"/>
                <w:rFonts w:ascii="Arial" w:hAnsi="Arial" w:cs="Arial"/>
              </w:rPr>
            </w:pPr>
          </w:p>
        </w:tc>
      </w:tr>
      <w:tr w:rsidR="00934B7A" w:rsidRPr="00934B7A" w14:paraId="3E54E751" w14:textId="77777777" w:rsidTr="00934B7A">
        <w:trPr>
          <w:trHeight w:val="224"/>
          <w:jc w:val="center"/>
          <w:del w:id="371" w:author="Meehan, Carole (EEC)" w:date="2026-09-25T21:10:00Z" w16du:dateUtc="2026-09-26T01:10:00Z"/>
        </w:trPr>
        <w:tc>
          <w:tcPr>
            <w:tcW w:w="4760" w:type="dxa"/>
          </w:tcPr>
          <w:p w14:paraId="73263AE6" w14:textId="77777777" w:rsidR="00934B7A" w:rsidRPr="00934B7A" w:rsidRDefault="00934B7A" w:rsidP="00934B7A">
            <w:pPr>
              <w:rPr>
                <w:del w:id="372" w:author="Meehan, Carole (EEC)" w:date="2026-09-25T21:10:00Z" w16du:dateUtc="2026-09-26T01:10:00Z"/>
                <w:rFonts w:ascii="Arial" w:hAnsi="Arial" w:cs="Arial"/>
                <w:u w:val="single"/>
              </w:rPr>
            </w:pPr>
            <w:del w:id="373" w:author="Meehan, Carole (EEC)" w:date="2026-09-25T21:10:00Z" w16du:dateUtc="2026-09-26T01:10:00Z">
              <w:r w:rsidRPr="00934B7A">
                <w:rPr>
                  <w:rFonts w:ascii="Arial" w:hAnsi="Arial" w:cs="Arial"/>
                  <w:u w:val="single"/>
                </w:rPr>
                <w:delText>Personnel</w:delText>
              </w:r>
              <w:r>
                <w:rPr>
                  <w:rFonts w:ascii="Arial" w:hAnsi="Arial" w:cs="Arial"/>
                  <w:u w:val="single"/>
                </w:rPr>
                <w:delText xml:space="preserve"> </w:delText>
              </w:r>
              <w:r w:rsidRPr="00934B7A">
                <w:rPr>
                  <w:rFonts w:ascii="Arial" w:hAnsi="Arial" w:cs="Arial"/>
                  <w:u w:val="single"/>
                </w:rPr>
                <w:delText>Expenses</w:delText>
              </w:r>
            </w:del>
          </w:p>
        </w:tc>
        <w:tc>
          <w:tcPr>
            <w:tcW w:w="1095" w:type="dxa"/>
          </w:tcPr>
          <w:p w14:paraId="1CAE8FC1" w14:textId="77777777" w:rsidR="00934B7A" w:rsidRPr="00934B7A" w:rsidRDefault="00934B7A" w:rsidP="00934B7A">
            <w:pPr>
              <w:jc w:val="center"/>
              <w:rPr>
                <w:del w:id="374" w:author="Meehan, Carole (EEC)" w:date="2026-09-25T21:10:00Z" w16du:dateUtc="2026-09-26T01:10:00Z"/>
                <w:rFonts w:ascii="Arial" w:hAnsi="Arial" w:cs="Arial"/>
              </w:rPr>
            </w:pPr>
          </w:p>
        </w:tc>
        <w:tc>
          <w:tcPr>
            <w:tcW w:w="3680" w:type="dxa"/>
          </w:tcPr>
          <w:p w14:paraId="6FCD9EE0" w14:textId="77777777" w:rsidR="00934B7A" w:rsidRPr="00934B7A" w:rsidRDefault="00934B7A" w:rsidP="00934B7A">
            <w:pPr>
              <w:jc w:val="center"/>
              <w:rPr>
                <w:del w:id="375" w:author="Meehan, Carole (EEC)" w:date="2026-09-25T21:10:00Z" w16du:dateUtc="2026-09-26T01:10:00Z"/>
                <w:rFonts w:ascii="Arial" w:hAnsi="Arial" w:cs="Arial"/>
              </w:rPr>
            </w:pPr>
          </w:p>
        </w:tc>
      </w:tr>
      <w:tr w:rsidR="00934B7A" w:rsidRPr="00934B7A" w14:paraId="38110BDC" w14:textId="77777777" w:rsidTr="00934B7A">
        <w:trPr>
          <w:jc w:val="center"/>
          <w:del w:id="376" w:author="Meehan, Carole (EEC)" w:date="2026-09-25T21:10:00Z" w16du:dateUtc="2026-09-26T01:10:00Z"/>
        </w:trPr>
        <w:tc>
          <w:tcPr>
            <w:tcW w:w="4760" w:type="dxa"/>
          </w:tcPr>
          <w:p w14:paraId="5A3AF6A6" w14:textId="77777777" w:rsidR="00934B7A" w:rsidRPr="00934B7A" w:rsidRDefault="00934B7A" w:rsidP="00934B7A">
            <w:pPr>
              <w:rPr>
                <w:del w:id="377" w:author="Meehan, Carole (EEC)" w:date="2026-09-25T21:10:00Z" w16du:dateUtc="2026-09-26T01:10:00Z"/>
                <w:rFonts w:ascii="Arial" w:hAnsi="Arial" w:cs="Arial"/>
              </w:rPr>
            </w:pPr>
            <w:del w:id="378" w:author="Meehan, Carole (EEC)" w:date="2026-09-25T21:10:00Z" w16du:dateUtc="2026-09-26T01:10:00Z">
              <w:r w:rsidRPr="00934B7A">
                <w:rPr>
                  <w:rFonts w:ascii="Arial" w:hAnsi="Arial" w:cs="Arial"/>
                </w:rPr>
                <w:delText>Staff Member 1</w:delText>
              </w:r>
            </w:del>
          </w:p>
        </w:tc>
        <w:tc>
          <w:tcPr>
            <w:tcW w:w="1095" w:type="dxa"/>
          </w:tcPr>
          <w:p w14:paraId="2315318C" w14:textId="77777777" w:rsidR="00934B7A" w:rsidRPr="00934B7A" w:rsidRDefault="00934B7A" w:rsidP="00934B7A">
            <w:pPr>
              <w:jc w:val="center"/>
              <w:rPr>
                <w:del w:id="379" w:author="Meehan, Carole (EEC)" w:date="2026-09-25T21:10:00Z" w16du:dateUtc="2026-09-26T01:10:00Z"/>
                <w:rFonts w:ascii="Arial" w:hAnsi="Arial" w:cs="Arial"/>
              </w:rPr>
            </w:pPr>
          </w:p>
        </w:tc>
        <w:tc>
          <w:tcPr>
            <w:tcW w:w="3680" w:type="dxa"/>
          </w:tcPr>
          <w:p w14:paraId="7F1A8945" w14:textId="77777777" w:rsidR="00934B7A" w:rsidRPr="00934B7A" w:rsidRDefault="00934B7A" w:rsidP="00934B7A">
            <w:pPr>
              <w:jc w:val="center"/>
              <w:rPr>
                <w:del w:id="380" w:author="Meehan, Carole (EEC)" w:date="2026-09-25T21:10:00Z" w16du:dateUtc="2026-09-26T01:10:00Z"/>
                <w:rFonts w:ascii="Arial" w:hAnsi="Arial" w:cs="Arial"/>
              </w:rPr>
            </w:pPr>
          </w:p>
        </w:tc>
      </w:tr>
      <w:tr w:rsidR="00934B7A" w:rsidRPr="00934B7A" w14:paraId="4033F3B9" w14:textId="77777777" w:rsidTr="00934B7A">
        <w:trPr>
          <w:jc w:val="center"/>
          <w:del w:id="381" w:author="Meehan, Carole (EEC)" w:date="2026-09-25T21:10:00Z" w16du:dateUtc="2026-09-26T01:10:00Z"/>
        </w:trPr>
        <w:tc>
          <w:tcPr>
            <w:tcW w:w="4760" w:type="dxa"/>
          </w:tcPr>
          <w:p w14:paraId="0100D111" w14:textId="77777777" w:rsidR="00934B7A" w:rsidRPr="00934B7A" w:rsidRDefault="00934B7A" w:rsidP="00934B7A">
            <w:pPr>
              <w:rPr>
                <w:del w:id="382" w:author="Meehan, Carole (EEC)" w:date="2026-09-25T21:10:00Z" w16du:dateUtc="2026-09-26T01:10:00Z"/>
                <w:rFonts w:ascii="Arial" w:hAnsi="Arial" w:cs="Arial"/>
              </w:rPr>
            </w:pPr>
            <w:del w:id="383" w:author="Meehan, Carole (EEC)" w:date="2026-09-25T21:10:00Z" w16du:dateUtc="2026-09-26T01:10:00Z">
              <w:r w:rsidRPr="00934B7A">
                <w:rPr>
                  <w:rFonts w:ascii="Arial" w:hAnsi="Arial" w:cs="Arial"/>
                </w:rPr>
                <w:delText>Staff Member 2</w:delText>
              </w:r>
            </w:del>
          </w:p>
        </w:tc>
        <w:tc>
          <w:tcPr>
            <w:tcW w:w="1095" w:type="dxa"/>
          </w:tcPr>
          <w:p w14:paraId="176119FF" w14:textId="77777777" w:rsidR="00934B7A" w:rsidRPr="00934B7A" w:rsidRDefault="00934B7A" w:rsidP="00934B7A">
            <w:pPr>
              <w:jc w:val="center"/>
              <w:rPr>
                <w:del w:id="384" w:author="Meehan, Carole (EEC)" w:date="2026-09-25T21:10:00Z" w16du:dateUtc="2026-09-26T01:10:00Z"/>
                <w:rFonts w:ascii="Arial" w:hAnsi="Arial" w:cs="Arial"/>
              </w:rPr>
            </w:pPr>
          </w:p>
        </w:tc>
        <w:tc>
          <w:tcPr>
            <w:tcW w:w="3680" w:type="dxa"/>
          </w:tcPr>
          <w:p w14:paraId="032F148C" w14:textId="77777777" w:rsidR="00934B7A" w:rsidRPr="00934B7A" w:rsidRDefault="00934B7A" w:rsidP="00934B7A">
            <w:pPr>
              <w:jc w:val="center"/>
              <w:rPr>
                <w:del w:id="385" w:author="Meehan, Carole (EEC)" w:date="2026-09-25T21:10:00Z" w16du:dateUtc="2026-09-26T01:10:00Z"/>
                <w:rFonts w:ascii="Arial" w:hAnsi="Arial" w:cs="Arial"/>
              </w:rPr>
            </w:pPr>
          </w:p>
        </w:tc>
      </w:tr>
      <w:tr w:rsidR="00934B7A" w:rsidRPr="00934B7A" w14:paraId="78EB18B8" w14:textId="77777777" w:rsidTr="00934B7A">
        <w:trPr>
          <w:jc w:val="center"/>
          <w:del w:id="386" w:author="Meehan, Carole (EEC)" w:date="2026-09-25T21:10:00Z" w16du:dateUtc="2026-09-26T01:10:00Z"/>
        </w:trPr>
        <w:tc>
          <w:tcPr>
            <w:tcW w:w="4760" w:type="dxa"/>
          </w:tcPr>
          <w:p w14:paraId="2419CC87" w14:textId="77777777" w:rsidR="00934B7A" w:rsidRPr="00934B7A" w:rsidRDefault="00934B7A" w:rsidP="00934B7A">
            <w:pPr>
              <w:rPr>
                <w:del w:id="387" w:author="Meehan, Carole (EEC)" w:date="2026-09-25T21:10:00Z" w16du:dateUtc="2026-09-26T01:10:00Z"/>
                <w:rFonts w:ascii="Arial" w:hAnsi="Arial" w:cs="Arial"/>
              </w:rPr>
            </w:pPr>
            <w:del w:id="388" w:author="Meehan, Carole (EEC)" w:date="2026-09-25T21:10:00Z" w16du:dateUtc="2026-09-26T01:10:00Z">
              <w:r w:rsidRPr="00934B7A">
                <w:rPr>
                  <w:rFonts w:ascii="Arial" w:hAnsi="Arial" w:cs="Arial"/>
                </w:rPr>
                <w:delText>Staff Member 3</w:delText>
              </w:r>
            </w:del>
          </w:p>
        </w:tc>
        <w:tc>
          <w:tcPr>
            <w:tcW w:w="1095" w:type="dxa"/>
          </w:tcPr>
          <w:p w14:paraId="0CC80E58" w14:textId="77777777" w:rsidR="00934B7A" w:rsidRPr="00934B7A" w:rsidRDefault="00934B7A" w:rsidP="00934B7A">
            <w:pPr>
              <w:jc w:val="center"/>
              <w:rPr>
                <w:del w:id="389" w:author="Meehan, Carole (EEC)" w:date="2026-09-25T21:10:00Z" w16du:dateUtc="2026-09-26T01:10:00Z"/>
                <w:rFonts w:ascii="Arial" w:hAnsi="Arial" w:cs="Arial"/>
              </w:rPr>
            </w:pPr>
          </w:p>
        </w:tc>
        <w:tc>
          <w:tcPr>
            <w:tcW w:w="3680" w:type="dxa"/>
          </w:tcPr>
          <w:p w14:paraId="71DAFB64" w14:textId="77777777" w:rsidR="00934B7A" w:rsidRPr="00934B7A" w:rsidRDefault="00934B7A" w:rsidP="00934B7A">
            <w:pPr>
              <w:jc w:val="center"/>
              <w:rPr>
                <w:del w:id="390" w:author="Meehan, Carole (EEC)" w:date="2026-09-25T21:10:00Z" w16du:dateUtc="2026-09-26T01:10:00Z"/>
                <w:rFonts w:ascii="Arial" w:hAnsi="Arial" w:cs="Arial"/>
              </w:rPr>
            </w:pPr>
          </w:p>
        </w:tc>
      </w:tr>
      <w:tr w:rsidR="00934B7A" w:rsidRPr="00934B7A" w14:paraId="5A6CB0DF" w14:textId="77777777" w:rsidTr="00934B7A">
        <w:trPr>
          <w:jc w:val="center"/>
          <w:del w:id="391" w:author="Meehan, Carole (EEC)" w:date="2026-09-25T21:10:00Z" w16du:dateUtc="2026-09-26T01:10:00Z"/>
        </w:trPr>
        <w:tc>
          <w:tcPr>
            <w:tcW w:w="4760" w:type="dxa"/>
          </w:tcPr>
          <w:p w14:paraId="6E205289" w14:textId="77777777" w:rsidR="00934B7A" w:rsidRPr="00934B7A" w:rsidRDefault="00934B7A" w:rsidP="00934B7A">
            <w:pPr>
              <w:rPr>
                <w:del w:id="392" w:author="Meehan, Carole (EEC)" w:date="2026-09-25T21:10:00Z" w16du:dateUtc="2026-09-26T01:10:00Z"/>
                <w:rFonts w:ascii="Arial" w:hAnsi="Arial" w:cs="Arial"/>
              </w:rPr>
            </w:pPr>
            <w:del w:id="393" w:author="Meehan, Carole (EEC)" w:date="2026-09-25T21:10:00Z" w16du:dateUtc="2026-09-26T01:10:00Z">
              <w:r w:rsidRPr="00934B7A">
                <w:rPr>
                  <w:rFonts w:ascii="Arial" w:hAnsi="Arial" w:cs="Arial"/>
                </w:rPr>
                <w:delText>Staff Member 4</w:delText>
              </w:r>
            </w:del>
          </w:p>
        </w:tc>
        <w:tc>
          <w:tcPr>
            <w:tcW w:w="1095" w:type="dxa"/>
          </w:tcPr>
          <w:p w14:paraId="690B502C" w14:textId="77777777" w:rsidR="00934B7A" w:rsidRPr="00934B7A" w:rsidRDefault="00934B7A" w:rsidP="00934B7A">
            <w:pPr>
              <w:jc w:val="center"/>
              <w:rPr>
                <w:del w:id="394" w:author="Meehan, Carole (EEC)" w:date="2026-09-25T21:10:00Z" w16du:dateUtc="2026-09-26T01:10:00Z"/>
                <w:rFonts w:ascii="Arial" w:hAnsi="Arial" w:cs="Arial"/>
              </w:rPr>
            </w:pPr>
          </w:p>
        </w:tc>
        <w:tc>
          <w:tcPr>
            <w:tcW w:w="3680" w:type="dxa"/>
          </w:tcPr>
          <w:p w14:paraId="720F924E" w14:textId="77777777" w:rsidR="00934B7A" w:rsidRPr="00934B7A" w:rsidRDefault="00934B7A" w:rsidP="00934B7A">
            <w:pPr>
              <w:jc w:val="center"/>
              <w:rPr>
                <w:del w:id="395" w:author="Meehan, Carole (EEC)" w:date="2026-09-25T21:10:00Z" w16du:dateUtc="2026-09-26T01:10:00Z"/>
                <w:rFonts w:ascii="Arial" w:hAnsi="Arial" w:cs="Arial"/>
              </w:rPr>
            </w:pPr>
          </w:p>
        </w:tc>
      </w:tr>
      <w:tr w:rsidR="00934B7A" w:rsidRPr="00934B7A" w14:paraId="67F2392A" w14:textId="77777777" w:rsidTr="00934B7A">
        <w:trPr>
          <w:trHeight w:val="359"/>
          <w:jc w:val="center"/>
          <w:del w:id="396" w:author="Meehan, Carole (EEC)" w:date="2026-09-25T21:10:00Z" w16du:dateUtc="2026-09-26T01:10:00Z"/>
        </w:trPr>
        <w:tc>
          <w:tcPr>
            <w:tcW w:w="4760" w:type="dxa"/>
            <w:tcBorders>
              <w:bottom w:val="single" w:sz="4" w:space="0" w:color="auto"/>
            </w:tcBorders>
          </w:tcPr>
          <w:p w14:paraId="16CA42A4" w14:textId="77777777" w:rsidR="00934B7A" w:rsidRPr="00934B7A" w:rsidRDefault="00934B7A" w:rsidP="00934B7A">
            <w:pPr>
              <w:rPr>
                <w:del w:id="397" w:author="Meehan, Carole (EEC)" w:date="2026-09-25T21:10:00Z" w16du:dateUtc="2026-09-26T01:10:00Z"/>
                <w:rFonts w:ascii="Arial" w:hAnsi="Arial" w:cs="Arial"/>
              </w:rPr>
            </w:pPr>
            <w:del w:id="398" w:author="Meehan, Carole (EEC)" w:date="2026-09-25T21:10:00Z" w16du:dateUtc="2026-09-26T01:10:00Z">
              <w:r w:rsidRPr="00934B7A">
                <w:rPr>
                  <w:rFonts w:ascii="Arial" w:hAnsi="Arial" w:cs="Arial"/>
                </w:rPr>
                <w:delText xml:space="preserve">Benefits </w:delText>
              </w:r>
              <w:r w:rsidRPr="00934B7A">
                <w:rPr>
                  <w:rFonts w:ascii="Arial" w:hAnsi="Arial" w:cs="Arial"/>
                  <w:color w:val="FF0000"/>
                </w:rPr>
                <w:delText>include percentage rate</w:delText>
              </w:r>
            </w:del>
          </w:p>
        </w:tc>
        <w:tc>
          <w:tcPr>
            <w:tcW w:w="1095" w:type="dxa"/>
            <w:tcBorders>
              <w:bottom w:val="single" w:sz="4" w:space="0" w:color="auto"/>
            </w:tcBorders>
          </w:tcPr>
          <w:p w14:paraId="686B4912" w14:textId="77777777" w:rsidR="00934B7A" w:rsidRPr="00934B7A" w:rsidRDefault="00934B7A" w:rsidP="00934B7A">
            <w:pPr>
              <w:jc w:val="center"/>
              <w:rPr>
                <w:del w:id="399" w:author="Meehan, Carole (EEC)" w:date="2026-09-25T21:10:00Z" w16du:dateUtc="2026-09-26T01:10:00Z"/>
                <w:rFonts w:ascii="Arial" w:hAnsi="Arial" w:cs="Arial"/>
              </w:rPr>
            </w:pPr>
          </w:p>
        </w:tc>
        <w:tc>
          <w:tcPr>
            <w:tcW w:w="3680" w:type="dxa"/>
            <w:tcBorders>
              <w:bottom w:val="single" w:sz="4" w:space="0" w:color="auto"/>
            </w:tcBorders>
          </w:tcPr>
          <w:p w14:paraId="76DF19EB" w14:textId="77777777" w:rsidR="00934B7A" w:rsidRPr="00934B7A" w:rsidRDefault="00934B7A" w:rsidP="00934B7A">
            <w:pPr>
              <w:jc w:val="center"/>
              <w:rPr>
                <w:del w:id="400" w:author="Meehan, Carole (EEC)" w:date="2026-09-25T21:10:00Z" w16du:dateUtc="2026-09-26T01:10:00Z"/>
                <w:rFonts w:ascii="Arial" w:hAnsi="Arial" w:cs="Arial"/>
              </w:rPr>
            </w:pPr>
          </w:p>
        </w:tc>
      </w:tr>
      <w:tr w:rsidR="00934B7A" w:rsidRPr="00934B7A" w14:paraId="691A1323" w14:textId="77777777" w:rsidTr="00934B7A">
        <w:trPr>
          <w:jc w:val="center"/>
          <w:del w:id="401" w:author="Meehan, Carole (EEC)" w:date="2026-09-25T21:10:00Z" w16du:dateUtc="2026-09-26T01:10:00Z"/>
        </w:trPr>
        <w:tc>
          <w:tcPr>
            <w:tcW w:w="4760" w:type="dxa"/>
            <w:shd w:val="pct25" w:color="CCFFCC" w:fill="auto"/>
          </w:tcPr>
          <w:p w14:paraId="5287F692" w14:textId="77777777" w:rsidR="00934B7A" w:rsidRPr="00934B7A" w:rsidRDefault="00934B7A" w:rsidP="00934B7A">
            <w:pPr>
              <w:rPr>
                <w:del w:id="402" w:author="Meehan, Carole (EEC)" w:date="2026-09-25T21:10:00Z" w16du:dateUtc="2026-09-26T01:10:00Z"/>
                <w:rFonts w:ascii="Arial" w:hAnsi="Arial" w:cs="Arial"/>
              </w:rPr>
            </w:pPr>
            <w:del w:id="403" w:author="Meehan, Carole (EEC)" w:date="2026-09-25T21:10:00Z" w16du:dateUtc="2026-09-26T01:10:00Z">
              <w:r w:rsidRPr="00934B7A">
                <w:rPr>
                  <w:rFonts w:ascii="Arial" w:hAnsi="Arial" w:cs="Arial"/>
                </w:rPr>
                <w:delText>SUBTOTAL PERSONNEL</w:delText>
              </w:r>
            </w:del>
          </w:p>
        </w:tc>
        <w:tc>
          <w:tcPr>
            <w:tcW w:w="1095" w:type="dxa"/>
            <w:shd w:val="pct25" w:color="CCFFCC" w:fill="auto"/>
          </w:tcPr>
          <w:p w14:paraId="450B119C" w14:textId="77777777" w:rsidR="00934B7A" w:rsidRPr="00934B7A" w:rsidRDefault="00934B7A" w:rsidP="00934B7A">
            <w:pPr>
              <w:jc w:val="center"/>
              <w:rPr>
                <w:del w:id="404" w:author="Meehan, Carole (EEC)" w:date="2026-09-25T21:10:00Z" w16du:dateUtc="2026-09-26T01:10:00Z"/>
                <w:rFonts w:ascii="Arial" w:hAnsi="Arial" w:cs="Arial"/>
              </w:rPr>
            </w:pPr>
          </w:p>
        </w:tc>
        <w:tc>
          <w:tcPr>
            <w:tcW w:w="3680" w:type="dxa"/>
            <w:shd w:val="pct25" w:color="CCFFCC" w:fill="auto"/>
          </w:tcPr>
          <w:p w14:paraId="54AF6DF4" w14:textId="77777777" w:rsidR="00934B7A" w:rsidRPr="00934B7A" w:rsidRDefault="00934B7A" w:rsidP="00934B7A">
            <w:pPr>
              <w:jc w:val="center"/>
              <w:rPr>
                <w:del w:id="405" w:author="Meehan, Carole (EEC)" w:date="2026-09-25T21:10:00Z" w16du:dateUtc="2026-09-26T01:10:00Z"/>
                <w:rFonts w:ascii="Arial" w:hAnsi="Arial" w:cs="Arial"/>
              </w:rPr>
            </w:pPr>
          </w:p>
        </w:tc>
      </w:tr>
      <w:tr w:rsidR="00934B7A" w:rsidRPr="00934B7A" w14:paraId="79162152" w14:textId="77777777" w:rsidTr="00934B7A">
        <w:trPr>
          <w:jc w:val="center"/>
          <w:del w:id="406" w:author="Meehan, Carole (EEC)" w:date="2026-09-25T21:10:00Z" w16du:dateUtc="2026-09-26T01:10:00Z"/>
        </w:trPr>
        <w:tc>
          <w:tcPr>
            <w:tcW w:w="4760" w:type="dxa"/>
          </w:tcPr>
          <w:p w14:paraId="285D1C54" w14:textId="77777777" w:rsidR="00934B7A" w:rsidRPr="00934B7A" w:rsidRDefault="00934B7A" w:rsidP="00934B7A">
            <w:pPr>
              <w:spacing w:after="0"/>
              <w:rPr>
                <w:del w:id="407" w:author="Meehan, Carole (EEC)" w:date="2026-09-25T21:10:00Z" w16du:dateUtc="2026-09-26T01:10:00Z"/>
                <w:rFonts w:ascii="Arial" w:hAnsi="Arial" w:cs="Arial"/>
                <w:u w:val="single"/>
              </w:rPr>
            </w:pPr>
            <w:del w:id="408" w:author="Meehan, Carole (EEC)" w:date="2026-09-25T21:10:00Z" w16du:dateUtc="2026-09-26T01:10:00Z">
              <w:r w:rsidRPr="00934B7A">
                <w:rPr>
                  <w:rFonts w:ascii="Arial" w:hAnsi="Arial" w:cs="Arial"/>
                  <w:u w:val="single"/>
                </w:rPr>
                <w:delText>Operating Expenses</w:delText>
              </w:r>
            </w:del>
          </w:p>
          <w:p w14:paraId="17148A99" w14:textId="77777777" w:rsidR="00934B7A" w:rsidRPr="00934B7A" w:rsidRDefault="00934B7A" w:rsidP="00934B7A">
            <w:pPr>
              <w:spacing w:after="0"/>
              <w:rPr>
                <w:del w:id="409" w:author="Meehan, Carole (EEC)" w:date="2026-09-25T21:10:00Z" w16du:dateUtc="2026-09-26T01:10:00Z"/>
                <w:rFonts w:ascii="Arial" w:hAnsi="Arial" w:cs="Arial"/>
                <w:u w:val="single"/>
              </w:rPr>
            </w:pPr>
            <w:del w:id="410" w:author="Meehan, Carole (EEC)" w:date="2026-09-25T21:10:00Z" w16du:dateUtc="2026-09-26T01:10:00Z">
              <w:r w:rsidRPr="00934B7A">
                <w:rPr>
                  <w:rFonts w:ascii="Arial" w:hAnsi="Arial" w:cs="Arial"/>
                  <w:i/>
                  <w:color w:val="FF0000"/>
                </w:rPr>
                <w:delText>examples only – please list all expected operating expenses in budget proposal</w:delText>
              </w:r>
            </w:del>
          </w:p>
        </w:tc>
        <w:tc>
          <w:tcPr>
            <w:tcW w:w="1095" w:type="dxa"/>
          </w:tcPr>
          <w:p w14:paraId="0A15DF62" w14:textId="77777777" w:rsidR="00934B7A" w:rsidRPr="00934B7A" w:rsidRDefault="00934B7A" w:rsidP="00934B7A">
            <w:pPr>
              <w:spacing w:after="0"/>
              <w:jc w:val="center"/>
              <w:rPr>
                <w:del w:id="411" w:author="Meehan, Carole (EEC)" w:date="2026-09-25T21:10:00Z" w16du:dateUtc="2026-09-26T01:10:00Z"/>
                <w:rFonts w:ascii="Arial" w:hAnsi="Arial" w:cs="Arial"/>
              </w:rPr>
            </w:pPr>
          </w:p>
        </w:tc>
        <w:tc>
          <w:tcPr>
            <w:tcW w:w="3680" w:type="dxa"/>
          </w:tcPr>
          <w:p w14:paraId="0427773D" w14:textId="77777777" w:rsidR="00934B7A" w:rsidRPr="00934B7A" w:rsidRDefault="00934B7A" w:rsidP="00934B7A">
            <w:pPr>
              <w:spacing w:after="0"/>
              <w:jc w:val="center"/>
              <w:rPr>
                <w:del w:id="412" w:author="Meehan, Carole (EEC)" w:date="2026-09-25T21:10:00Z" w16du:dateUtc="2026-09-26T01:10:00Z"/>
                <w:rFonts w:ascii="Arial" w:hAnsi="Arial" w:cs="Arial"/>
              </w:rPr>
            </w:pPr>
          </w:p>
        </w:tc>
      </w:tr>
      <w:tr w:rsidR="00934B7A" w:rsidRPr="00934B7A" w14:paraId="3A6AD2E1" w14:textId="77777777" w:rsidTr="00934B7A">
        <w:trPr>
          <w:jc w:val="center"/>
          <w:del w:id="413" w:author="Meehan, Carole (EEC)" w:date="2026-09-25T21:10:00Z" w16du:dateUtc="2026-09-26T01:10:00Z"/>
        </w:trPr>
        <w:tc>
          <w:tcPr>
            <w:tcW w:w="4760" w:type="dxa"/>
          </w:tcPr>
          <w:p w14:paraId="61092F8A" w14:textId="77777777" w:rsidR="00934B7A" w:rsidRPr="00934B7A" w:rsidRDefault="00934B7A" w:rsidP="00934B7A">
            <w:pPr>
              <w:rPr>
                <w:del w:id="414" w:author="Meehan, Carole (EEC)" w:date="2026-09-25T21:10:00Z" w16du:dateUtc="2026-09-26T01:10:00Z"/>
                <w:rFonts w:ascii="Arial" w:hAnsi="Arial" w:cs="Arial"/>
              </w:rPr>
            </w:pPr>
            <w:del w:id="415" w:author="Meehan, Carole (EEC)" w:date="2026-09-25T21:10:00Z" w16du:dateUtc="2026-09-26T01:10:00Z">
              <w:r w:rsidRPr="00934B7A">
                <w:rPr>
                  <w:rFonts w:ascii="Arial" w:hAnsi="Arial" w:cs="Arial"/>
                </w:rPr>
                <w:delText>Rent &amp; Utilities</w:delText>
              </w:r>
            </w:del>
          </w:p>
        </w:tc>
        <w:tc>
          <w:tcPr>
            <w:tcW w:w="1095" w:type="dxa"/>
          </w:tcPr>
          <w:p w14:paraId="38719893" w14:textId="77777777" w:rsidR="00934B7A" w:rsidRPr="00934B7A" w:rsidRDefault="00934B7A" w:rsidP="00934B7A">
            <w:pPr>
              <w:jc w:val="center"/>
              <w:rPr>
                <w:del w:id="416" w:author="Meehan, Carole (EEC)" w:date="2026-09-25T21:10:00Z" w16du:dateUtc="2026-09-26T01:10:00Z"/>
                <w:rFonts w:ascii="Arial" w:hAnsi="Arial" w:cs="Arial"/>
              </w:rPr>
            </w:pPr>
          </w:p>
        </w:tc>
        <w:tc>
          <w:tcPr>
            <w:tcW w:w="3680" w:type="dxa"/>
          </w:tcPr>
          <w:p w14:paraId="78F71844" w14:textId="77777777" w:rsidR="00934B7A" w:rsidRPr="00934B7A" w:rsidRDefault="00934B7A" w:rsidP="00934B7A">
            <w:pPr>
              <w:jc w:val="center"/>
              <w:rPr>
                <w:del w:id="417" w:author="Meehan, Carole (EEC)" w:date="2026-09-25T21:10:00Z" w16du:dateUtc="2026-09-26T01:10:00Z"/>
                <w:rFonts w:ascii="Arial" w:hAnsi="Arial" w:cs="Arial"/>
              </w:rPr>
            </w:pPr>
          </w:p>
        </w:tc>
      </w:tr>
      <w:tr w:rsidR="00934B7A" w:rsidRPr="00934B7A" w14:paraId="0CE6C5D3" w14:textId="77777777" w:rsidTr="00934B7A">
        <w:trPr>
          <w:jc w:val="center"/>
          <w:del w:id="418" w:author="Meehan, Carole (EEC)" w:date="2026-09-25T21:10:00Z" w16du:dateUtc="2026-09-26T01:10:00Z"/>
        </w:trPr>
        <w:tc>
          <w:tcPr>
            <w:tcW w:w="4760" w:type="dxa"/>
          </w:tcPr>
          <w:p w14:paraId="2F28C40D" w14:textId="77777777" w:rsidR="00934B7A" w:rsidRPr="00934B7A" w:rsidRDefault="00934B7A" w:rsidP="00934B7A">
            <w:pPr>
              <w:rPr>
                <w:del w:id="419" w:author="Meehan, Carole (EEC)" w:date="2026-09-25T21:10:00Z" w16du:dateUtc="2026-09-26T01:10:00Z"/>
                <w:rFonts w:ascii="Arial" w:hAnsi="Arial" w:cs="Arial"/>
              </w:rPr>
            </w:pPr>
            <w:del w:id="420" w:author="Meehan, Carole (EEC)" w:date="2026-09-25T21:10:00Z" w16du:dateUtc="2026-09-26T01:10:00Z">
              <w:r w:rsidRPr="00934B7A">
                <w:rPr>
                  <w:rFonts w:ascii="Arial" w:hAnsi="Arial" w:cs="Arial"/>
                </w:rPr>
                <w:delText>Office Supplies &amp; Material</w:delText>
              </w:r>
            </w:del>
          </w:p>
        </w:tc>
        <w:tc>
          <w:tcPr>
            <w:tcW w:w="1095" w:type="dxa"/>
          </w:tcPr>
          <w:p w14:paraId="49F5F70C" w14:textId="77777777" w:rsidR="00934B7A" w:rsidRPr="00934B7A" w:rsidRDefault="00934B7A" w:rsidP="00934B7A">
            <w:pPr>
              <w:jc w:val="center"/>
              <w:rPr>
                <w:del w:id="421" w:author="Meehan, Carole (EEC)" w:date="2026-09-25T21:10:00Z" w16du:dateUtc="2026-09-26T01:10:00Z"/>
                <w:rFonts w:ascii="Arial" w:hAnsi="Arial" w:cs="Arial"/>
              </w:rPr>
            </w:pPr>
          </w:p>
        </w:tc>
        <w:tc>
          <w:tcPr>
            <w:tcW w:w="3680" w:type="dxa"/>
          </w:tcPr>
          <w:p w14:paraId="7C135668" w14:textId="77777777" w:rsidR="00934B7A" w:rsidRPr="00934B7A" w:rsidRDefault="00934B7A" w:rsidP="00934B7A">
            <w:pPr>
              <w:jc w:val="center"/>
              <w:rPr>
                <w:del w:id="422" w:author="Meehan, Carole (EEC)" w:date="2026-09-25T21:10:00Z" w16du:dateUtc="2026-09-26T01:10:00Z"/>
                <w:rFonts w:ascii="Arial" w:hAnsi="Arial" w:cs="Arial"/>
              </w:rPr>
            </w:pPr>
          </w:p>
        </w:tc>
      </w:tr>
      <w:tr w:rsidR="00934B7A" w:rsidRPr="00934B7A" w14:paraId="476B6319" w14:textId="77777777" w:rsidTr="00934B7A">
        <w:trPr>
          <w:jc w:val="center"/>
          <w:del w:id="423" w:author="Meehan, Carole (EEC)" w:date="2026-09-25T21:10:00Z" w16du:dateUtc="2026-09-26T01:10:00Z"/>
        </w:trPr>
        <w:tc>
          <w:tcPr>
            <w:tcW w:w="4760" w:type="dxa"/>
          </w:tcPr>
          <w:p w14:paraId="0C3FF4D1" w14:textId="77777777" w:rsidR="00934B7A" w:rsidRPr="00934B7A" w:rsidRDefault="00934B7A" w:rsidP="00934B7A">
            <w:pPr>
              <w:rPr>
                <w:del w:id="424" w:author="Meehan, Carole (EEC)" w:date="2026-09-25T21:10:00Z" w16du:dateUtc="2026-09-26T01:10:00Z"/>
                <w:rFonts w:ascii="Arial" w:hAnsi="Arial" w:cs="Arial"/>
              </w:rPr>
            </w:pPr>
            <w:del w:id="425" w:author="Meehan, Carole (EEC)" w:date="2026-09-25T21:10:00Z" w16du:dateUtc="2026-09-26T01:10:00Z">
              <w:r w:rsidRPr="00934B7A">
                <w:rPr>
                  <w:rFonts w:ascii="Arial" w:hAnsi="Arial" w:cs="Arial"/>
                </w:rPr>
                <w:delText>Telephone &amp; Communication</w:delText>
              </w:r>
            </w:del>
          </w:p>
        </w:tc>
        <w:tc>
          <w:tcPr>
            <w:tcW w:w="1095" w:type="dxa"/>
          </w:tcPr>
          <w:p w14:paraId="0C9F9C25" w14:textId="77777777" w:rsidR="00934B7A" w:rsidRPr="00934B7A" w:rsidRDefault="00934B7A" w:rsidP="00934B7A">
            <w:pPr>
              <w:jc w:val="center"/>
              <w:rPr>
                <w:del w:id="426" w:author="Meehan, Carole (EEC)" w:date="2026-09-25T21:10:00Z" w16du:dateUtc="2026-09-26T01:10:00Z"/>
                <w:rFonts w:ascii="Arial" w:hAnsi="Arial" w:cs="Arial"/>
              </w:rPr>
            </w:pPr>
          </w:p>
        </w:tc>
        <w:tc>
          <w:tcPr>
            <w:tcW w:w="3680" w:type="dxa"/>
          </w:tcPr>
          <w:p w14:paraId="6235DCFB" w14:textId="77777777" w:rsidR="00934B7A" w:rsidRPr="00934B7A" w:rsidRDefault="00934B7A" w:rsidP="00934B7A">
            <w:pPr>
              <w:jc w:val="center"/>
              <w:rPr>
                <w:del w:id="427" w:author="Meehan, Carole (EEC)" w:date="2026-09-25T21:10:00Z" w16du:dateUtc="2026-09-26T01:10:00Z"/>
                <w:rFonts w:ascii="Arial" w:hAnsi="Arial" w:cs="Arial"/>
              </w:rPr>
            </w:pPr>
          </w:p>
        </w:tc>
      </w:tr>
      <w:tr w:rsidR="00934B7A" w:rsidRPr="00934B7A" w14:paraId="1E3E27B6" w14:textId="77777777" w:rsidTr="00934B7A">
        <w:trPr>
          <w:jc w:val="center"/>
          <w:del w:id="428" w:author="Meehan, Carole (EEC)" w:date="2026-09-25T21:10:00Z" w16du:dateUtc="2026-09-26T01:10:00Z"/>
        </w:trPr>
        <w:tc>
          <w:tcPr>
            <w:tcW w:w="4760" w:type="dxa"/>
          </w:tcPr>
          <w:p w14:paraId="7DC58EB8" w14:textId="77777777" w:rsidR="00934B7A" w:rsidRPr="00934B7A" w:rsidRDefault="00934B7A" w:rsidP="00934B7A">
            <w:pPr>
              <w:rPr>
                <w:del w:id="429" w:author="Meehan, Carole (EEC)" w:date="2026-09-25T21:10:00Z" w16du:dateUtc="2026-09-26T01:10:00Z"/>
                <w:rFonts w:ascii="Arial" w:hAnsi="Arial" w:cs="Arial"/>
              </w:rPr>
            </w:pPr>
            <w:del w:id="430" w:author="Meehan, Carole (EEC)" w:date="2026-09-25T21:10:00Z" w16du:dateUtc="2026-09-26T01:10:00Z">
              <w:r w:rsidRPr="00934B7A">
                <w:rPr>
                  <w:rFonts w:ascii="Arial" w:hAnsi="Arial" w:cs="Arial"/>
                </w:rPr>
                <w:delText>Postage/Mailing</w:delText>
              </w:r>
            </w:del>
          </w:p>
        </w:tc>
        <w:tc>
          <w:tcPr>
            <w:tcW w:w="1095" w:type="dxa"/>
          </w:tcPr>
          <w:p w14:paraId="1F01247A" w14:textId="77777777" w:rsidR="00934B7A" w:rsidRPr="00934B7A" w:rsidRDefault="00934B7A" w:rsidP="00934B7A">
            <w:pPr>
              <w:jc w:val="center"/>
              <w:rPr>
                <w:del w:id="431" w:author="Meehan, Carole (EEC)" w:date="2026-09-25T21:10:00Z" w16du:dateUtc="2026-09-26T01:10:00Z"/>
                <w:rFonts w:ascii="Arial" w:hAnsi="Arial" w:cs="Arial"/>
              </w:rPr>
            </w:pPr>
          </w:p>
        </w:tc>
        <w:tc>
          <w:tcPr>
            <w:tcW w:w="3680" w:type="dxa"/>
          </w:tcPr>
          <w:p w14:paraId="09E12B13" w14:textId="77777777" w:rsidR="00934B7A" w:rsidRPr="00934B7A" w:rsidRDefault="00934B7A" w:rsidP="00934B7A">
            <w:pPr>
              <w:jc w:val="center"/>
              <w:rPr>
                <w:del w:id="432" w:author="Meehan, Carole (EEC)" w:date="2026-09-25T21:10:00Z" w16du:dateUtc="2026-09-26T01:10:00Z"/>
                <w:rFonts w:ascii="Arial" w:hAnsi="Arial" w:cs="Arial"/>
              </w:rPr>
            </w:pPr>
          </w:p>
        </w:tc>
      </w:tr>
      <w:tr w:rsidR="00934B7A" w:rsidRPr="00934B7A" w14:paraId="446086CF" w14:textId="77777777" w:rsidTr="00934B7A">
        <w:trPr>
          <w:jc w:val="center"/>
          <w:del w:id="433" w:author="Meehan, Carole (EEC)" w:date="2026-09-25T21:10:00Z" w16du:dateUtc="2026-09-26T01:10:00Z"/>
        </w:trPr>
        <w:tc>
          <w:tcPr>
            <w:tcW w:w="4760" w:type="dxa"/>
          </w:tcPr>
          <w:p w14:paraId="5186203F" w14:textId="77777777" w:rsidR="00934B7A" w:rsidRPr="00934B7A" w:rsidRDefault="00934B7A" w:rsidP="00934B7A">
            <w:pPr>
              <w:rPr>
                <w:del w:id="434" w:author="Meehan, Carole (EEC)" w:date="2026-09-25T21:10:00Z" w16du:dateUtc="2026-09-26T01:10:00Z"/>
                <w:rFonts w:ascii="Arial" w:hAnsi="Arial" w:cs="Arial"/>
              </w:rPr>
            </w:pPr>
            <w:del w:id="435" w:author="Meehan, Carole (EEC)" w:date="2026-09-25T21:10:00Z" w16du:dateUtc="2026-09-26T01:10:00Z">
              <w:r w:rsidRPr="00934B7A">
                <w:rPr>
                  <w:rFonts w:ascii="Arial" w:hAnsi="Arial" w:cs="Arial"/>
                </w:rPr>
                <w:delText>Reproduction/Copying</w:delText>
              </w:r>
            </w:del>
          </w:p>
        </w:tc>
        <w:tc>
          <w:tcPr>
            <w:tcW w:w="1095" w:type="dxa"/>
          </w:tcPr>
          <w:p w14:paraId="218FF465" w14:textId="77777777" w:rsidR="00934B7A" w:rsidRPr="00934B7A" w:rsidRDefault="00934B7A" w:rsidP="00934B7A">
            <w:pPr>
              <w:jc w:val="center"/>
              <w:rPr>
                <w:del w:id="436" w:author="Meehan, Carole (EEC)" w:date="2026-09-25T21:10:00Z" w16du:dateUtc="2026-09-26T01:10:00Z"/>
                <w:rFonts w:ascii="Arial" w:hAnsi="Arial" w:cs="Arial"/>
              </w:rPr>
            </w:pPr>
          </w:p>
        </w:tc>
        <w:tc>
          <w:tcPr>
            <w:tcW w:w="3680" w:type="dxa"/>
          </w:tcPr>
          <w:p w14:paraId="2A9F8290" w14:textId="77777777" w:rsidR="00934B7A" w:rsidRPr="00934B7A" w:rsidRDefault="00934B7A" w:rsidP="00934B7A">
            <w:pPr>
              <w:jc w:val="center"/>
              <w:rPr>
                <w:del w:id="437" w:author="Meehan, Carole (EEC)" w:date="2026-09-25T21:10:00Z" w16du:dateUtc="2026-09-26T01:10:00Z"/>
                <w:rFonts w:ascii="Arial" w:hAnsi="Arial" w:cs="Arial"/>
              </w:rPr>
            </w:pPr>
          </w:p>
        </w:tc>
      </w:tr>
      <w:tr w:rsidR="00934B7A" w:rsidRPr="00934B7A" w14:paraId="11AEE856" w14:textId="77777777" w:rsidTr="00934B7A">
        <w:trPr>
          <w:jc w:val="center"/>
          <w:del w:id="438" w:author="Meehan, Carole (EEC)" w:date="2026-09-25T21:10:00Z" w16du:dateUtc="2026-09-26T01:10:00Z"/>
        </w:trPr>
        <w:tc>
          <w:tcPr>
            <w:tcW w:w="4760" w:type="dxa"/>
          </w:tcPr>
          <w:p w14:paraId="46208B64" w14:textId="77777777" w:rsidR="00934B7A" w:rsidRPr="00934B7A" w:rsidRDefault="00934B7A" w:rsidP="00934B7A">
            <w:pPr>
              <w:rPr>
                <w:del w:id="439" w:author="Meehan, Carole (EEC)" w:date="2026-09-25T21:10:00Z" w16du:dateUtc="2026-09-26T01:10:00Z"/>
                <w:rFonts w:ascii="Arial" w:hAnsi="Arial" w:cs="Arial"/>
              </w:rPr>
            </w:pPr>
            <w:del w:id="440" w:author="Meehan, Carole (EEC)" w:date="2026-09-25T21:10:00Z" w16du:dateUtc="2026-09-26T01:10:00Z">
              <w:r w:rsidRPr="00934B7A">
                <w:rPr>
                  <w:rFonts w:ascii="Arial" w:hAnsi="Arial" w:cs="Arial"/>
                </w:rPr>
                <w:delText>Travel</w:delText>
              </w:r>
            </w:del>
          </w:p>
        </w:tc>
        <w:tc>
          <w:tcPr>
            <w:tcW w:w="1095" w:type="dxa"/>
          </w:tcPr>
          <w:p w14:paraId="69904D26" w14:textId="77777777" w:rsidR="00934B7A" w:rsidRPr="00934B7A" w:rsidRDefault="00934B7A" w:rsidP="00934B7A">
            <w:pPr>
              <w:jc w:val="center"/>
              <w:rPr>
                <w:del w:id="441" w:author="Meehan, Carole (EEC)" w:date="2026-09-25T21:10:00Z" w16du:dateUtc="2026-09-26T01:10:00Z"/>
                <w:rFonts w:ascii="Arial" w:hAnsi="Arial" w:cs="Arial"/>
              </w:rPr>
            </w:pPr>
          </w:p>
        </w:tc>
        <w:tc>
          <w:tcPr>
            <w:tcW w:w="3680" w:type="dxa"/>
          </w:tcPr>
          <w:p w14:paraId="5FEC9221" w14:textId="77777777" w:rsidR="00934B7A" w:rsidRPr="00934B7A" w:rsidRDefault="00934B7A" w:rsidP="00934B7A">
            <w:pPr>
              <w:jc w:val="center"/>
              <w:rPr>
                <w:del w:id="442" w:author="Meehan, Carole (EEC)" w:date="2026-09-25T21:10:00Z" w16du:dateUtc="2026-09-26T01:10:00Z"/>
                <w:rFonts w:ascii="Arial" w:hAnsi="Arial" w:cs="Arial"/>
              </w:rPr>
            </w:pPr>
          </w:p>
        </w:tc>
      </w:tr>
      <w:tr w:rsidR="00934B7A" w:rsidRPr="00934B7A" w14:paraId="51C8F8EB" w14:textId="77777777" w:rsidTr="00934B7A">
        <w:trPr>
          <w:jc w:val="center"/>
          <w:del w:id="443" w:author="Meehan, Carole (EEC)" w:date="2026-09-25T21:10:00Z" w16du:dateUtc="2026-09-26T01:10:00Z"/>
        </w:trPr>
        <w:tc>
          <w:tcPr>
            <w:tcW w:w="4760" w:type="dxa"/>
          </w:tcPr>
          <w:p w14:paraId="7E13F7BE" w14:textId="77777777" w:rsidR="00934B7A" w:rsidRPr="00934B7A" w:rsidRDefault="00934B7A" w:rsidP="00934B7A">
            <w:pPr>
              <w:rPr>
                <w:del w:id="444" w:author="Meehan, Carole (EEC)" w:date="2026-09-25T21:10:00Z" w16du:dateUtc="2026-09-26T01:10:00Z"/>
                <w:rFonts w:ascii="Arial" w:hAnsi="Arial" w:cs="Arial"/>
              </w:rPr>
            </w:pPr>
            <w:del w:id="445" w:author="Meehan, Carole (EEC)" w:date="2026-09-25T21:10:00Z" w16du:dateUtc="2026-09-26T01:10:00Z">
              <w:r w:rsidRPr="00934B7A">
                <w:rPr>
                  <w:rFonts w:ascii="Arial" w:hAnsi="Arial" w:cs="Arial"/>
                </w:rPr>
                <w:delText>Training/Conferences</w:delText>
              </w:r>
            </w:del>
          </w:p>
        </w:tc>
        <w:tc>
          <w:tcPr>
            <w:tcW w:w="1095" w:type="dxa"/>
          </w:tcPr>
          <w:p w14:paraId="5F141F52" w14:textId="77777777" w:rsidR="00934B7A" w:rsidRPr="00934B7A" w:rsidRDefault="00934B7A" w:rsidP="00934B7A">
            <w:pPr>
              <w:jc w:val="center"/>
              <w:rPr>
                <w:del w:id="446" w:author="Meehan, Carole (EEC)" w:date="2026-09-25T21:10:00Z" w16du:dateUtc="2026-09-26T01:10:00Z"/>
                <w:rFonts w:ascii="Arial" w:hAnsi="Arial" w:cs="Arial"/>
              </w:rPr>
            </w:pPr>
          </w:p>
        </w:tc>
        <w:tc>
          <w:tcPr>
            <w:tcW w:w="3680" w:type="dxa"/>
          </w:tcPr>
          <w:p w14:paraId="22026AD4" w14:textId="77777777" w:rsidR="00934B7A" w:rsidRPr="00934B7A" w:rsidRDefault="00934B7A" w:rsidP="00934B7A">
            <w:pPr>
              <w:jc w:val="center"/>
              <w:rPr>
                <w:del w:id="447" w:author="Meehan, Carole (EEC)" w:date="2026-09-25T21:10:00Z" w16du:dateUtc="2026-09-26T01:10:00Z"/>
                <w:rFonts w:ascii="Arial" w:hAnsi="Arial" w:cs="Arial"/>
              </w:rPr>
            </w:pPr>
          </w:p>
        </w:tc>
      </w:tr>
      <w:tr w:rsidR="00934B7A" w:rsidRPr="00934B7A" w14:paraId="15BFD6D2" w14:textId="77777777" w:rsidTr="00934B7A">
        <w:trPr>
          <w:jc w:val="center"/>
          <w:del w:id="448" w:author="Meehan, Carole (EEC)" w:date="2026-09-25T21:10:00Z" w16du:dateUtc="2026-09-26T01:10:00Z"/>
        </w:trPr>
        <w:tc>
          <w:tcPr>
            <w:tcW w:w="4760" w:type="dxa"/>
          </w:tcPr>
          <w:p w14:paraId="2602282A" w14:textId="22D2E09E" w:rsidR="00934B7A" w:rsidRPr="00934B7A" w:rsidRDefault="00934B7A" w:rsidP="00934B7A">
            <w:pPr>
              <w:rPr>
                <w:del w:id="449" w:author="Meehan, Carole (EEC)" w:date="2026-09-25T21:10:00Z" w16du:dateUtc="2026-09-26T01:10:00Z"/>
                <w:rFonts w:ascii="Arial" w:hAnsi="Arial" w:cs="Arial"/>
              </w:rPr>
            </w:pPr>
            <w:del w:id="450" w:author="Meehan, Carole (EEC)" w:date="2026-09-25T21:10:00Z" w16du:dateUtc="2026-09-26T01:10:00Z">
              <w:r>
                <w:rPr>
                  <w:rFonts w:ascii="Arial" w:hAnsi="Arial" w:cs="Arial"/>
                </w:rPr>
                <w:delText xml:space="preserve">Client </w:delText>
              </w:r>
              <w:r w:rsidR="00D70C49">
                <w:rPr>
                  <w:rFonts w:ascii="Arial" w:hAnsi="Arial" w:cs="Arial"/>
                </w:rPr>
                <w:delText>Supports</w:delText>
              </w:r>
            </w:del>
          </w:p>
        </w:tc>
        <w:tc>
          <w:tcPr>
            <w:tcW w:w="1095" w:type="dxa"/>
          </w:tcPr>
          <w:p w14:paraId="3BCB901A" w14:textId="77777777" w:rsidR="00934B7A" w:rsidRPr="00934B7A" w:rsidRDefault="00934B7A" w:rsidP="00934B7A">
            <w:pPr>
              <w:jc w:val="center"/>
              <w:rPr>
                <w:del w:id="451" w:author="Meehan, Carole (EEC)" w:date="2026-09-25T21:10:00Z" w16du:dateUtc="2026-09-26T01:10:00Z"/>
                <w:rFonts w:ascii="Arial" w:hAnsi="Arial" w:cs="Arial"/>
              </w:rPr>
            </w:pPr>
          </w:p>
        </w:tc>
        <w:tc>
          <w:tcPr>
            <w:tcW w:w="3680" w:type="dxa"/>
          </w:tcPr>
          <w:p w14:paraId="0B63FBCE" w14:textId="77777777" w:rsidR="00934B7A" w:rsidRPr="00934B7A" w:rsidRDefault="00934B7A" w:rsidP="00934B7A">
            <w:pPr>
              <w:jc w:val="center"/>
              <w:rPr>
                <w:del w:id="452" w:author="Meehan, Carole (EEC)" w:date="2026-09-25T21:10:00Z" w16du:dateUtc="2026-09-26T01:10:00Z"/>
                <w:rFonts w:ascii="Arial" w:hAnsi="Arial" w:cs="Arial"/>
              </w:rPr>
            </w:pPr>
          </w:p>
        </w:tc>
      </w:tr>
      <w:tr w:rsidR="00934B7A" w:rsidRPr="00934B7A" w14:paraId="48F9C3E9" w14:textId="77777777" w:rsidTr="00934B7A">
        <w:trPr>
          <w:jc w:val="center"/>
          <w:del w:id="453" w:author="Meehan, Carole (EEC)" w:date="2026-09-25T21:10:00Z" w16du:dateUtc="2026-09-26T01:10:00Z"/>
        </w:trPr>
        <w:tc>
          <w:tcPr>
            <w:tcW w:w="4760" w:type="dxa"/>
            <w:tcBorders>
              <w:bottom w:val="single" w:sz="4" w:space="0" w:color="auto"/>
            </w:tcBorders>
          </w:tcPr>
          <w:p w14:paraId="7BA0E69D" w14:textId="77777777" w:rsidR="00934B7A" w:rsidRPr="00934B7A" w:rsidRDefault="00934B7A" w:rsidP="00934B7A">
            <w:pPr>
              <w:rPr>
                <w:del w:id="454" w:author="Meehan, Carole (EEC)" w:date="2026-09-25T21:10:00Z" w16du:dateUtc="2026-09-26T01:10:00Z"/>
                <w:rFonts w:ascii="Arial" w:hAnsi="Arial" w:cs="Arial"/>
              </w:rPr>
            </w:pPr>
            <w:del w:id="455" w:author="Meehan, Carole (EEC)" w:date="2026-09-25T21:10:00Z" w16du:dateUtc="2026-09-26T01:10:00Z">
              <w:r w:rsidRPr="00934B7A">
                <w:rPr>
                  <w:rFonts w:ascii="Arial" w:hAnsi="Arial" w:cs="Arial"/>
                </w:rPr>
                <w:delText>Other</w:delText>
              </w:r>
            </w:del>
          </w:p>
        </w:tc>
        <w:tc>
          <w:tcPr>
            <w:tcW w:w="1095" w:type="dxa"/>
            <w:tcBorders>
              <w:bottom w:val="single" w:sz="4" w:space="0" w:color="auto"/>
            </w:tcBorders>
          </w:tcPr>
          <w:p w14:paraId="66BC1B4E" w14:textId="77777777" w:rsidR="00934B7A" w:rsidRPr="00934B7A" w:rsidRDefault="00934B7A" w:rsidP="00934B7A">
            <w:pPr>
              <w:jc w:val="center"/>
              <w:rPr>
                <w:del w:id="456" w:author="Meehan, Carole (EEC)" w:date="2026-09-25T21:10:00Z" w16du:dateUtc="2026-09-26T01:10:00Z"/>
                <w:rFonts w:ascii="Arial" w:hAnsi="Arial" w:cs="Arial"/>
              </w:rPr>
            </w:pPr>
          </w:p>
        </w:tc>
        <w:tc>
          <w:tcPr>
            <w:tcW w:w="3680" w:type="dxa"/>
            <w:tcBorders>
              <w:bottom w:val="single" w:sz="4" w:space="0" w:color="auto"/>
            </w:tcBorders>
          </w:tcPr>
          <w:p w14:paraId="59706C5B" w14:textId="77777777" w:rsidR="00934B7A" w:rsidRPr="00934B7A" w:rsidRDefault="00934B7A" w:rsidP="00934B7A">
            <w:pPr>
              <w:jc w:val="center"/>
              <w:rPr>
                <w:del w:id="457" w:author="Meehan, Carole (EEC)" w:date="2026-09-25T21:10:00Z" w16du:dateUtc="2026-09-26T01:10:00Z"/>
                <w:rFonts w:ascii="Arial" w:hAnsi="Arial" w:cs="Arial"/>
              </w:rPr>
            </w:pPr>
          </w:p>
        </w:tc>
      </w:tr>
      <w:tr w:rsidR="00934B7A" w:rsidRPr="00934B7A" w14:paraId="1BB477B7" w14:textId="77777777" w:rsidTr="00934B7A">
        <w:trPr>
          <w:jc w:val="center"/>
          <w:del w:id="458" w:author="Meehan, Carole (EEC)" w:date="2026-09-25T21:10:00Z" w16du:dateUtc="2026-09-26T01:10:00Z"/>
        </w:trPr>
        <w:tc>
          <w:tcPr>
            <w:tcW w:w="4760" w:type="dxa"/>
            <w:shd w:val="pct25" w:color="CCFFCC" w:fill="auto"/>
          </w:tcPr>
          <w:p w14:paraId="30DDAE38" w14:textId="77777777" w:rsidR="00934B7A" w:rsidRPr="00934B7A" w:rsidRDefault="00934B7A" w:rsidP="00934B7A">
            <w:pPr>
              <w:rPr>
                <w:del w:id="459" w:author="Meehan, Carole (EEC)" w:date="2026-09-25T21:10:00Z" w16du:dateUtc="2026-09-26T01:10:00Z"/>
                <w:rFonts w:ascii="Arial" w:hAnsi="Arial" w:cs="Arial"/>
              </w:rPr>
            </w:pPr>
            <w:del w:id="460" w:author="Meehan, Carole (EEC)" w:date="2026-09-25T21:10:00Z" w16du:dateUtc="2026-09-26T01:10:00Z">
              <w:r w:rsidRPr="00934B7A">
                <w:rPr>
                  <w:rFonts w:ascii="Arial" w:hAnsi="Arial" w:cs="Arial"/>
                </w:rPr>
                <w:delText>SUBTOTAL OPERATING EXPENSES</w:delText>
              </w:r>
            </w:del>
          </w:p>
        </w:tc>
        <w:tc>
          <w:tcPr>
            <w:tcW w:w="1095" w:type="dxa"/>
            <w:shd w:val="pct25" w:color="CCFFCC" w:fill="auto"/>
          </w:tcPr>
          <w:p w14:paraId="43715563" w14:textId="77777777" w:rsidR="00934B7A" w:rsidRPr="00934B7A" w:rsidRDefault="00934B7A" w:rsidP="00934B7A">
            <w:pPr>
              <w:jc w:val="center"/>
              <w:rPr>
                <w:del w:id="461" w:author="Meehan, Carole (EEC)" w:date="2026-09-25T21:10:00Z" w16du:dateUtc="2026-09-26T01:10:00Z"/>
                <w:rFonts w:ascii="Arial" w:hAnsi="Arial" w:cs="Arial"/>
              </w:rPr>
            </w:pPr>
          </w:p>
        </w:tc>
        <w:tc>
          <w:tcPr>
            <w:tcW w:w="3680" w:type="dxa"/>
            <w:shd w:val="pct25" w:color="CCFFCC" w:fill="auto"/>
          </w:tcPr>
          <w:p w14:paraId="6DE595E6" w14:textId="77777777" w:rsidR="00934B7A" w:rsidRPr="00934B7A" w:rsidRDefault="00934B7A" w:rsidP="00934B7A">
            <w:pPr>
              <w:jc w:val="center"/>
              <w:rPr>
                <w:del w:id="462" w:author="Meehan, Carole (EEC)" w:date="2026-09-25T21:10:00Z" w16du:dateUtc="2026-09-26T01:10:00Z"/>
                <w:rFonts w:ascii="Arial" w:hAnsi="Arial" w:cs="Arial"/>
              </w:rPr>
            </w:pPr>
          </w:p>
        </w:tc>
      </w:tr>
      <w:tr w:rsidR="00934B7A" w:rsidRPr="00934B7A" w14:paraId="2D067180" w14:textId="77777777" w:rsidTr="00934B7A">
        <w:trPr>
          <w:jc w:val="center"/>
          <w:del w:id="463" w:author="Meehan, Carole (EEC)" w:date="2026-09-25T21:10:00Z" w16du:dateUtc="2026-09-26T01:10:00Z"/>
        </w:trPr>
        <w:tc>
          <w:tcPr>
            <w:tcW w:w="4760" w:type="dxa"/>
          </w:tcPr>
          <w:p w14:paraId="75617554" w14:textId="77777777" w:rsidR="00934B7A" w:rsidRPr="00934B7A" w:rsidRDefault="00934B7A" w:rsidP="00934B7A">
            <w:pPr>
              <w:rPr>
                <w:del w:id="464" w:author="Meehan, Carole (EEC)" w:date="2026-09-25T21:10:00Z" w16du:dateUtc="2026-09-26T01:10:00Z"/>
                <w:rFonts w:ascii="Arial" w:hAnsi="Arial" w:cs="Arial"/>
                <w:u w:val="single"/>
              </w:rPr>
            </w:pPr>
            <w:del w:id="465" w:author="Meehan, Carole (EEC)" w:date="2026-09-25T21:10:00Z" w16du:dateUtc="2026-09-26T01:10:00Z">
              <w:r w:rsidRPr="00934B7A">
                <w:rPr>
                  <w:rFonts w:ascii="Arial" w:hAnsi="Arial" w:cs="Arial"/>
                  <w:u w:val="single"/>
                </w:rPr>
                <w:delText>Subcontractors</w:delText>
              </w:r>
              <w:r>
                <w:rPr>
                  <w:rFonts w:ascii="Arial" w:hAnsi="Arial" w:cs="Arial"/>
                  <w:u w:val="single"/>
                </w:rPr>
                <w:delText xml:space="preserve"> (only as needed)</w:delText>
              </w:r>
            </w:del>
          </w:p>
        </w:tc>
        <w:tc>
          <w:tcPr>
            <w:tcW w:w="1095" w:type="dxa"/>
          </w:tcPr>
          <w:p w14:paraId="36DF0D27" w14:textId="77777777" w:rsidR="00934B7A" w:rsidRPr="00934B7A" w:rsidRDefault="00934B7A" w:rsidP="00934B7A">
            <w:pPr>
              <w:jc w:val="center"/>
              <w:rPr>
                <w:del w:id="466" w:author="Meehan, Carole (EEC)" w:date="2026-09-25T21:10:00Z" w16du:dateUtc="2026-09-26T01:10:00Z"/>
                <w:rFonts w:ascii="Arial" w:hAnsi="Arial" w:cs="Arial"/>
              </w:rPr>
            </w:pPr>
          </w:p>
        </w:tc>
        <w:tc>
          <w:tcPr>
            <w:tcW w:w="3680" w:type="dxa"/>
          </w:tcPr>
          <w:p w14:paraId="260871E7" w14:textId="77777777" w:rsidR="00934B7A" w:rsidRPr="00934B7A" w:rsidRDefault="00934B7A" w:rsidP="00934B7A">
            <w:pPr>
              <w:jc w:val="center"/>
              <w:rPr>
                <w:del w:id="467" w:author="Meehan, Carole (EEC)" w:date="2026-09-25T21:10:00Z" w16du:dateUtc="2026-09-26T01:10:00Z"/>
                <w:rFonts w:ascii="Arial" w:hAnsi="Arial" w:cs="Arial"/>
              </w:rPr>
            </w:pPr>
          </w:p>
        </w:tc>
      </w:tr>
      <w:tr w:rsidR="00934B7A" w:rsidRPr="00934B7A" w14:paraId="03D88941" w14:textId="77777777" w:rsidTr="00934B7A">
        <w:trPr>
          <w:jc w:val="center"/>
          <w:del w:id="468" w:author="Meehan, Carole (EEC)" w:date="2026-09-25T21:10:00Z" w16du:dateUtc="2026-09-26T01:10:00Z"/>
        </w:trPr>
        <w:tc>
          <w:tcPr>
            <w:tcW w:w="4760" w:type="dxa"/>
          </w:tcPr>
          <w:p w14:paraId="6B3D1962" w14:textId="77777777" w:rsidR="00934B7A" w:rsidRPr="00934B7A" w:rsidRDefault="00934B7A" w:rsidP="00934B7A">
            <w:pPr>
              <w:rPr>
                <w:del w:id="469" w:author="Meehan, Carole (EEC)" w:date="2026-09-25T21:10:00Z" w16du:dateUtc="2026-09-26T01:10:00Z"/>
                <w:rFonts w:ascii="Arial" w:hAnsi="Arial" w:cs="Arial"/>
              </w:rPr>
            </w:pPr>
            <w:del w:id="470" w:author="Meehan, Carole (EEC)" w:date="2026-09-25T21:10:00Z" w16du:dateUtc="2026-09-26T01:10:00Z">
              <w:r w:rsidRPr="00934B7A">
                <w:rPr>
                  <w:rFonts w:ascii="Arial" w:hAnsi="Arial" w:cs="Arial"/>
                </w:rPr>
                <w:delText>Subcontractor 1</w:delText>
              </w:r>
            </w:del>
          </w:p>
        </w:tc>
        <w:tc>
          <w:tcPr>
            <w:tcW w:w="1095" w:type="dxa"/>
          </w:tcPr>
          <w:p w14:paraId="2203B54C" w14:textId="77777777" w:rsidR="00934B7A" w:rsidRPr="00934B7A" w:rsidRDefault="00934B7A" w:rsidP="00934B7A">
            <w:pPr>
              <w:jc w:val="center"/>
              <w:rPr>
                <w:del w:id="471" w:author="Meehan, Carole (EEC)" w:date="2026-09-25T21:10:00Z" w16du:dateUtc="2026-09-26T01:10:00Z"/>
                <w:rFonts w:ascii="Arial" w:hAnsi="Arial" w:cs="Arial"/>
              </w:rPr>
            </w:pPr>
          </w:p>
        </w:tc>
        <w:tc>
          <w:tcPr>
            <w:tcW w:w="3680" w:type="dxa"/>
          </w:tcPr>
          <w:p w14:paraId="034EDF48" w14:textId="77777777" w:rsidR="00934B7A" w:rsidRPr="00934B7A" w:rsidRDefault="00934B7A" w:rsidP="00934B7A">
            <w:pPr>
              <w:jc w:val="center"/>
              <w:rPr>
                <w:del w:id="472" w:author="Meehan, Carole (EEC)" w:date="2026-09-25T21:10:00Z" w16du:dateUtc="2026-09-26T01:10:00Z"/>
                <w:rFonts w:ascii="Arial" w:hAnsi="Arial" w:cs="Arial"/>
              </w:rPr>
            </w:pPr>
          </w:p>
        </w:tc>
      </w:tr>
      <w:tr w:rsidR="00934B7A" w:rsidRPr="00934B7A" w14:paraId="1FFFCB9C" w14:textId="77777777" w:rsidTr="00934B7A">
        <w:trPr>
          <w:jc w:val="center"/>
          <w:del w:id="473" w:author="Meehan, Carole (EEC)" w:date="2026-09-25T21:10:00Z" w16du:dateUtc="2026-09-26T01:10:00Z"/>
        </w:trPr>
        <w:tc>
          <w:tcPr>
            <w:tcW w:w="4760" w:type="dxa"/>
            <w:tcBorders>
              <w:bottom w:val="single" w:sz="4" w:space="0" w:color="auto"/>
            </w:tcBorders>
          </w:tcPr>
          <w:p w14:paraId="251629A8" w14:textId="77777777" w:rsidR="00934B7A" w:rsidRPr="00934B7A" w:rsidRDefault="00934B7A" w:rsidP="00934B7A">
            <w:pPr>
              <w:rPr>
                <w:del w:id="474" w:author="Meehan, Carole (EEC)" w:date="2026-09-25T21:10:00Z" w16du:dateUtc="2026-09-26T01:10:00Z"/>
                <w:rFonts w:ascii="Arial" w:hAnsi="Arial" w:cs="Arial"/>
              </w:rPr>
            </w:pPr>
            <w:del w:id="475" w:author="Meehan, Carole (EEC)" w:date="2026-09-25T21:10:00Z" w16du:dateUtc="2026-09-26T01:10:00Z">
              <w:r w:rsidRPr="00934B7A">
                <w:rPr>
                  <w:rFonts w:ascii="Arial" w:hAnsi="Arial" w:cs="Arial"/>
                </w:rPr>
                <w:delText>Subcontractor 2</w:delText>
              </w:r>
            </w:del>
          </w:p>
        </w:tc>
        <w:tc>
          <w:tcPr>
            <w:tcW w:w="1095" w:type="dxa"/>
            <w:tcBorders>
              <w:bottom w:val="single" w:sz="4" w:space="0" w:color="auto"/>
            </w:tcBorders>
          </w:tcPr>
          <w:p w14:paraId="5E48CE7D" w14:textId="77777777" w:rsidR="00934B7A" w:rsidRPr="00934B7A" w:rsidRDefault="00934B7A" w:rsidP="00934B7A">
            <w:pPr>
              <w:jc w:val="center"/>
              <w:rPr>
                <w:del w:id="476" w:author="Meehan, Carole (EEC)" w:date="2026-09-25T21:10:00Z" w16du:dateUtc="2026-09-26T01:10:00Z"/>
                <w:rFonts w:ascii="Arial" w:hAnsi="Arial" w:cs="Arial"/>
              </w:rPr>
            </w:pPr>
          </w:p>
        </w:tc>
        <w:tc>
          <w:tcPr>
            <w:tcW w:w="3680" w:type="dxa"/>
            <w:tcBorders>
              <w:bottom w:val="single" w:sz="4" w:space="0" w:color="auto"/>
            </w:tcBorders>
          </w:tcPr>
          <w:p w14:paraId="2A267268" w14:textId="77777777" w:rsidR="00934B7A" w:rsidRPr="00934B7A" w:rsidRDefault="00934B7A" w:rsidP="00934B7A">
            <w:pPr>
              <w:jc w:val="center"/>
              <w:rPr>
                <w:del w:id="477" w:author="Meehan, Carole (EEC)" w:date="2026-09-25T21:10:00Z" w16du:dateUtc="2026-09-26T01:10:00Z"/>
                <w:rFonts w:ascii="Arial" w:hAnsi="Arial" w:cs="Arial"/>
              </w:rPr>
            </w:pPr>
          </w:p>
        </w:tc>
      </w:tr>
      <w:tr w:rsidR="00934B7A" w:rsidRPr="00934B7A" w14:paraId="44A6A081" w14:textId="77777777" w:rsidTr="00934B7A">
        <w:trPr>
          <w:jc w:val="center"/>
          <w:del w:id="478" w:author="Meehan, Carole (EEC)" w:date="2026-09-25T21:10:00Z" w16du:dateUtc="2026-09-26T01:10:00Z"/>
        </w:trPr>
        <w:tc>
          <w:tcPr>
            <w:tcW w:w="4760" w:type="dxa"/>
            <w:shd w:val="pct25" w:color="CCFFCC" w:fill="auto"/>
          </w:tcPr>
          <w:p w14:paraId="3332F29E" w14:textId="77777777" w:rsidR="00934B7A" w:rsidRPr="00934B7A" w:rsidRDefault="00934B7A" w:rsidP="00934B7A">
            <w:pPr>
              <w:rPr>
                <w:del w:id="479" w:author="Meehan, Carole (EEC)" w:date="2026-09-25T21:10:00Z" w16du:dateUtc="2026-09-26T01:10:00Z"/>
                <w:rFonts w:ascii="Arial" w:hAnsi="Arial" w:cs="Arial"/>
              </w:rPr>
            </w:pPr>
            <w:del w:id="480" w:author="Meehan, Carole (EEC)" w:date="2026-09-25T21:10:00Z" w16du:dateUtc="2026-09-26T01:10:00Z">
              <w:r w:rsidRPr="00934B7A">
                <w:rPr>
                  <w:rFonts w:ascii="Arial" w:hAnsi="Arial" w:cs="Arial"/>
                </w:rPr>
                <w:delText>SUBTOTAL SUBCONTRACTORS</w:delText>
              </w:r>
            </w:del>
          </w:p>
        </w:tc>
        <w:tc>
          <w:tcPr>
            <w:tcW w:w="1095" w:type="dxa"/>
            <w:shd w:val="pct25" w:color="CCFFCC" w:fill="auto"/>
          </w:tcPr>
          <w:p w14:paraId="44927429" w14:textId="77777777" w:rsidR="00934B7A" w:rsidRPr="00934B7A" w:rsidRDefault="00934B7A" w:rsidP="00934B7A">
            <w:pPr>
              <w:jc w:val="center"/>
              <w:rPr>
                <w:del w:id="481" w:author="Meehan, Carole (EEC)" w:date="2026-09-25T21:10:00Z" w16du:dateUtc="2026-09-26T01:10:00Z"/>
                <w:rFonts w:ascii="Arial" w:hAnsi="Arial" w:cs="Arial"/>
              </w:rPr>
            </w:pPr>
          </w:p>
        </w:tc>
        <w:tc>
          <w:tcPr>
            <w:tcW w:w="3680" w:type="dxa"/>
            <w:shd w:val="pct25" w:color="CCFFCC" w:fill="auto"/>
          </w:tcPr>
          <w:p w14:paraId="417F1DCA" w14:textId="77777777" w:rsidR="00934B7A" w:rsidRPr="00934B7A" w:rsidRDefault="00934B7A" w:rsidP="00934B7A">
            <w:pPr>
              <w:jc w:val="center"/>
              <w:rPr>
                <w:del w:id="482" w:author="Meehan, Carole (EEC)" w:date="2026-09-25T21:10:00Z" w16du:dateUtc="2026-09-26T01:10:00Z"/>
                <w:rFonts w:ascii="Arial" w:hAnsi="Arial" w:cs="Arial"/>
              </w:rPr>
            </w:pPr>
          </w:p>
        </w:tc>
      </w:tr>
      <w:tr w:rsidR="00934B7A" w:rsidRPr="00934B7A" w14:paraId="0AFBED3B" w14:textId="77777777" w:rsidTr="00934B7A">
        <w:trPr>
          <w:jc w:val="center"/>
          <w:del w:id="483" w:author="Meehan, Carole (EEC)" w:date="2026-09-25T21:10:00Z" w16du:dateUtc="2026-09-26T01:10:00Z"/>
        </w:trPr>
        <w:tc>
          <w:tcPr>
            <w:tcW w:w="4760" w:type="dxa"/>
          </w:tcPr>
          <w:p w14:paraId="476851B3" w14:textId="77777777" w:rsidR="00934B7A" w:rsidRPr="00934B7A" w:rsidRDefault="00934B7A" w:rsidP="00934B7A">
            <w:pPr>
              <w:rPr>
                <w:del w:id="484" w:author="Meehan, Carole (EEC)" w:date="2026-09-25T21:10:00Z" w16du:dateUtc="2026-09-26T01:10:00Z"/>
                <w:rFonts w:ascii="Arial" w:hAnsi="Arial" w:cs="Arial"/>
              </w:rPr>
            </w:pPr>
            <w:del w:id="485" w:author="Meehan, Carole (EEC)" w:date="2026-09-25T21:10:00Z" w16du:dateUtc="2026-09-26T01:10:00Z">
              <w:r w:rsidRPr="00934B7A">
                <w:rPr>
                  <w:rFonts w:ascii="Arial" w:hAnsi="Arial" w:cs="Arial"/>
                  <w:u w:val="single"/>
                </w:rPr>
                <w:delText>Indirect Costs</w:delText>
              </w:r>
            </w:del>
          </w:p>
        </w:tc>
        <w:tc>
          <w:tcPr>
            <w:tcW w:w="1095" w:type="dxa"/>
          </w:tcPr>
          <w:p w14:paraId="08131BE5" w14:textId="77777777" w:rsidR="00934B7A" w:rsidRPr="00934B7A" w:rsidRDefault="00934B7A" w:rsidP="00934B7A">
            <w:pPr>
              <w:jc w:val="center"/>
              <w:rPr>
                <w:del w:id="486" w:author="Meehan, Carole (EEC)" w:date="2026-09-25T21:10:00Z" w16du:dateUtc="2026-09-26T01:10:00Z"/>
                <w:rFonts w:ascii="Arial" w:hAnsi="Arial" w:cs="Arial"/>
              </w:rPr>
            </w:pPr>
          </w:p>
        </w:tc>
        <w:tc>
          <w:tcPr>
            <w:tcW w:w="3680" w:type="dxa"/>
          </w:tcPr>
          <w:p w14:paraId="6021C7D4" w14:textId="77777777" w:rsidR="00934B7A" w:rsidRPr="00934B7A" w:rsidRDefault="00934B7A" w:rsidP="00934B7A">
            <w:pPr>
              <w:jc w:val="center"/>
              <w:rPr>
                <w:del w:id="487" w:author="Meehan, Carole (EEC)" w:date="2026-09-25T21:10:00Z" w16du:dateUtc="2026-09-26T01:10:00Z"/>
                <w:rFonts w:ascii="Arial" w:hAnsi="Arial" w:cs="Arial"/>
              </w:rPr>
            </w:pPr>
          </w:p>
        </w:tc>
      </w:tr>
      <w:tr w:rsidR="00934B7A" w:rsidRPr="00934B7A" w14:paraId="4E40F2D6" w14:textId="77777777" w:rsidTr="00934B7A">
        <w:trPr>
          <w:jc w:val="center"/>
          <w:del w:id="488" w:author="Meehan, Carole (EEC)" w:date="2026-09-25T21:10:00Z" w16du:dateUtc="2026-09-26T01:10:00Z"/>
        </w:trPr>
        <w:tc>
          <w:tcPr>
            <w:tcW w:w="4760" w:type="dxa"/>
            <w:tcBorders>
              <w:bottom w:val="single" w:sz="4" w:space="0" w:color="auto"/>
            </w:tcBorders>
          </w:tcPr>
          <w:p w14:paraId="7DC8A268" w14:textId="77777777" w:rsidR="00934B7A" w:rsidRPr="00934B7A" w:rsidRDefault="00934B7A" w:rsidP="00934B7A">
            <w:pPr>
              <w:rPr>
                <w:del w:id="489" w:author="Meehan, Carole (EEC)" w:date="2026-09-25T21:10:00Z" w16du:dateUtc="2026-09-26T01:10:00Z"/>
                <w:rFonts w:ascii="Arial" w:hAnsi="Arial" w:cs="Arial"/>
              </w:rPr>
            </w:pPr>
            <w:del w:id="490" w:author="Meehan, Carole (EEC)" w:date="2026-09-25T21:10:00Z" w16du:dateUtc="2026-09-26T01:10:00Z">
              <w:r w:rsidRPr="00934B7A">
                <w:rPr>
                  <w:rFonts w:ascii="Arial" w:hAnsi="Arial" w:cs="Arial"/>
                </w:rPr>
                <w:delText>Indirect Costs</w:delText>
              </w:r>
            </w:del>
          </w:p>
        </w:tc>
        <w:tc>
          <w:tcPr>
            <w:tcW w:w="1095" w:type="dxa"/>
            <w:tcBorders>
              <w:bottom w:val="single" w:sz="4" w:space="0" w:color="auto"/>
            </w:tcBorders>
          </w:tcPr>
          <w:p w14:paraId="150B75E8" w14:textId="77777777" w:rsidR="00934B7A" w:rsidRPr="00934B7A" w:rsidRDefault="00934B7A" w:rsidP="00934B7A">
            <w:pPr>
              <w:jc w:val="center"/>
              <w:rPr>
                <w:del w:id="491" w:author="Meehan, Carole (EEC)" w:date="2026-09-25T21:10:00Z" w16du:dateUtc="2026-09-26T01:10:00Z"/>
                <w:rFonts w:ascii="Arial" w:hAnsi="Arial" w:cs="Arial"/>
              </w:rPr>
            </w:pPr>
          </w:p>
        </w:tc>
        <w:tc>
          <w:tcPr>
            <w:tcW w:w="3680" w:type="dxa"/>
            <w:tcBorders>
              <w:bottom w:val="single" w:sz="4" w:space="0" w:color="auto"/>
            </w:tcBorders>
          </w:tcPr>
          <w:p w14:paraId="73B6FE26" w14:textId="77777777" w:rsidR="00934B7A" w:rsidRPr="00934B7A" w:rsidRDefault="00934B7A" w:rsidP="00934B7A">
            <w:pPr>
              <w:jc w:val="center"/>
              <w:rPr>
                <w:del w:id="492" w:author="Meehan, Carole (EEC)" w:date="2026-09-25T21:10:00Z" w16du:dateUtc="2026-09-26T01:10:00Z"/>
                <w:rFonts w:ascii="Arial" w:hAnsi="Arial" w:cs="Arial"/>
              </w:rPr>
            </w:pPr>
          </w:p>
        </w:tc>
      </w:tr>
      <w:tr w:rsidR="00934B7A" w:rsidRPr="00934B7A" w14:paraId="15A62A47" w14:textId="77777777" w:rsidTr="00934B7A">
        <w:trPr>
          <w:jc w:val="center"/>
          <w:del w:id="493" w:author="Meehan, Carole (EEC)" w:date="2026-09-25T21:10:00Z" w16du:dateUtc="2026-09-26T01:10:00Z"/>
        </w:trPr>
        <w:tc>
          <w:tcPr>
            <w:tcW w:w="4760" w:type="dxa"/>
            <w:tcBorders>
              <w:bottom w:val="single" w:sz="4" w:space="0" w:color="auto"/>
            </w:tcBorders>
            <w:shd w:val="pct25" w:color="CCFFCC" w:fill="auto"/>
          </w:tcPr>
          <w:p w14:paraId="2CB0DF79" w14:textId="77777777" w:rsidR="00934B7A" w:rsidRPr="00934B7A" w:rsidRDefault="00934B7A" w:rsidP="00934B7A">
            <w:pPr>
              <w:rPr>
                <w:del w:id="494" w:author="Meehan, Carole (EEC)" w:date="2026-09-25T21:10:00Z" w16du:dateUtc="2026-09-26T01:10:00Z"/>
                <w:rFonts w:ascii="Arial" w:hAnsi="Arial" w:cs="Arial"/>
              </w:rPr>
            </w:pPr>
            <w:del w:id="495" w:author="Meehan, Carole (EEC)" w:date="2026-09-25T21:10:00Z" w16du:dateUtc="2026-09-26T01:10:00Z">
              <w:r w:rsidRPr="00934B7A">
                <w:rPr>
                  <w:rFonts w:ascii="Arial" w:hAnsi="Arial" w:cs="Arial"/>
                </w:rPr>
                <w:delText>SUBTOTAL INDIRECT COSTS</w:delText>
              </w:r>
            </w:del>
          </w:p>
        </w:tc>
        <w:tc>
          <w:tcPr>
            <w:tcW w:w="1095" w:type="dxa"/>
            <w:tcBorders>
              <w:bottom w:val="single" w:sz="4" w:space="0" w:color="auto"/>
            </w:tcBorders>
            <w:shd w:val="pct25" w:color="CCFFCC" w:fill="auto"/>
          </w:tcPr>
          <w:p w14:paraId="1879F5BC" w14:textId="77777777" w:rsidR="00934B7A" w:rsidRPr="00934B7A" w:rsidRDefault="00934B7A" w:rsidP="00934B7A">
            <w:pPr>
              <w:jc w:val="center"/>
              <w:rPr>
                <w:del w:id="496" w:author="Meehan, Carole (EEC)" w:date="2026-09-25T21:10:00Z" w16du:dateUtc="2026-09-26T01:10:00Z"/>
                <w:rFonts w:ascii="Arial" w:hAnsi="Arial" w:cs="Arial"/>
              </w:rPr>
            </w:pPr>
          </w:p>
        </w:tc>
        <w:tc>
          <w:tcPr>
            <w:tcW w:w="3680" w:type="dxa"/>
            <w:tcBorders>
              <w:bottom w:val="single" w:sz="4" w:space="0" w:color="auto"/>
            </w:tcBorders>
            <w:shd w:val="pct25" w:color="CCFFCC" w:fill="auto"/>
          </w:tcPr>
          <w:p w14:paraId="19D4D96F" w14:textId="77777777" w:rsidR="00934B7A" w:rsidRPr="00934B7A" w:rsidRDefault="00934B7A" w:rsidP="00934B7A">
            <w:pPr>
              <w:jc w:val="center"/>
              <w:rPr>
                <w:del w:id="497" w:author="Meehan, Carole (EEC)" w:date="2026-09-25T21:10:00Z" w16du:dateUtc="2026-09-26T01:10:00Z"/>
                <w:rFonts w:ascii="Arial" w:hAnsi="Arial" w:cs="Arial"/>
              </w:rPr>
            </w:pPr>
          </w:p>
        </w:tc>
      </w:tr>
      <w:tr w:rsidR="00934B7A" w:rsidRPr="00934B7A" w14:paraId="71EFD78D" w14:textId="77777777" w:rsidTr="00934B7A">
        <w:trPr>
          <w:jc w:val="center"/>
          <w:del w:id="498" w:author="Meehan, Carole (EEC)" w:date="2026-09-25T21:10:00Z" w16du:dateUtc="2026-09-26T01:10:00Z"/>
        </w:trPr>
        <w:tc>
          <w:tcPr>
            <w:tcW w:w="4760" w:type="dxa"/>
            <w:shd w:val="solid" w:color="CCFFCC" w:fill="auto"/>
          </w:tcPr>
          <w:p w14:paraId="22B0AD0D" w14:textId="77777777" w:rsidR="00934B7A" w:rsidRPr="00934B7A" w:rsidRDefault="00934B7A" w:rsidP="00934B7A">
            <w:pPr>
              <w:rPr>
                <w:del w:id="499" w:author="Meehan, Carole (EEC)" w:date="2026-09-25T21:10:00Z" w16du:dateUtc="2026-09-26T01:10:00Z"/>
                <w:rFonts w:ascii="Arial" w:hAnsi="Arial" w:cs="Arial"/>
              </w:rPr>
            </w:pPr>
            <w:del w:id="500" w:author="Meehan, Carole (EEC)" w:date="2026-09-25T21:10:00Z" w16du:dateUtc="2026-09-26T01:10:00Z">
              <w:r w:rsidRPr="00934B7A">
                <w:rPr>
                  <w:rFonts w:ascii="Arial" w:hAnsi="Arial" w:cs="Arial"/>
                </w:rPr>
                <w:delText>GRAND TOTAL EXPENSES</w:delText>
              </w:r>
            </w:del>
          </w:p>
        </w:tc>
        <w:tc>
          <w:tcPr>
            <w:tcW w:w="1095" w:type="dxa"/>
            <w:shd w:val="solid" w:color="CCFFCC" w:fill="auto"/>
          </w:tcPr>
          <w:p w14:paraId="6EEB9B98" w14:textId="77777777" w:rsidR="00934B7A" w:rsidRPr="00934B7A" w:rsidRDefault="00934B7A" w:rsidP="00934B7A">
            <w:pPr>
              <w:jc w:val="center"/>
              <w:rPr>
                <w:del w:id="501" w:author="Meehan, Carole (EEC)" w:date="2026-09-25T21:10:00Z" w16du:dateUtc="2026-09-26T01:10:00Z"/>
                <w:rFonts w:ascii="Arial" w:hAnsi="Arial" w:cs="Arial"/>
              </w:rPr>
            </w:pPr>
          </w:p>
        </w:tc>
        <w:tc>
          <w:tcPr>
            <w:tcW w:w="3680" w:type="dxa"/>
            <w:shd w:val="solid" w:color="CCFFCC" w:fill="auto"/>
          </w:tcPr>
          <w:p w14:paraId="5FBD082F" w14:textId="77777777" w:rsidR="00934B7A" w:rsidRPr="00934B7A" w:rsidRDefault="00934B7A" w:rsidP="00934B7A">
            <w:pPr>
              <w:jc w:val="center"/>
              <w:rPr>
                <w:del w:id="502" w:author="Meehan, Carole (EEC)" w:date="2026-09-25T21:10:00Z" w16du:dateUtc="2026-09-26T01:10:00Z"/>
                <w:rFonts w:ascii="Arial" w:hAnsi="Arial" w:cs="Arial"/>
              </w:rPr>
            </w:pPr>
          </w:p>
        </w:tc>
      </w:tr>
    </w:tbl>
    <w:p w14:paraId="44D18657" w14:textId="77777777" w:rsidR="00860F2D" w:rsidRPr="007479E0" w:rsidRDefault="00860F2D" w:rsidP="00860F2D">
      <w:pPr>
        <w:rPr>
          <w:del w:id="503" w:author="Meehan, Carole (EEC)" w:date="2026-09-25T21:10:00Z" w16du:dateUtc="2026-09-26T01:10:00Z"/>
          <w:rFonts w:ascii="Arial" w:hAnsi="Arial" w:cs="Arial"/>
          <w:sz w:val="18"/>
        </w:rPr>
      </w:pPr>
    </w:p>
    <w:p w14:paraId="70AA8E10" w14:textId="12388886" w:rsidR="00D70C49" w:rsidRPr="00D70C49" w:rsidRDefault="00D70C49" w:rsidP="00860F2D">
      <w:pPr>
        <w:rPr>
          <w:del w:id="504" w:author="Meehan, Carole (EEC)" w:date="2026-09-25T21:10:00Z" w16du:dateUtc="2026-09-26T01:10:00Z"/>
          <w:rFonts w:ascii="Arial" w:hAnsi="Arial" w:cs="Arial"/>
          <w:sz w:val="28"/>
          <w:szCs w:val="28"/>
          <w:u w:val="single"/>
        </w:rPr>
      </w:pPr>
    </w:p>
    <w:p w14:paraId="0512EAD9" w14:textId="77777777" w:rsidR="00121AE4" w:rsidRDefault="00121AE4">
      <w:pPr>
        <w:rPr>
          <w:del w:id="505" w:author="Meehan, Carole (EEC)" w:date="2026-09-25T21:10:00Z" w16du:dateUtc="2026-09-26T01:10:00Z"/>
          <w:rFonts w:ascii="Arial" w:hAnsi="Arial" w:cs="Arial"/>
          <w:b/>
          <w:sz w:val="28"/>
          <w:u w:val="single"/>
        </w:rPr>
      </w:pPr>
      <w:del w:id="506" w:author="Meehan, Carole (EEC)" w:date="2026-09-25T21:10:00Z" w16du:dateUtc="2026-09-26T01:10:00Z">
        <w:r>
          <w:rPr>
            <w:rFonts w:ascii="Arial" w:hAnsi="Arial" w:cs="Arial"/>
            <w:b/>
            <w:sz w:val="28"/>
            <w:u w:val="single"/>
          </w:rPr>
          <w:br w:type="page"/>
        </w:r>
      </w:del>
    </w:p>
    <w:p w14:paraId="41C84CE4" w14:textId="41FE1DDD" w:rsidR="00121AE4" w:rsidRDefault="00121AE4" w:rsidP="00121AE4">
      <w:pPr>
        <w:jc w:val="center"/>
        <w:rPr>
          <w:del w:id="507" w:author="Meehan, Carole (EEC)" w:date="2026-09-25T21:10:00Z" w16du:dateUtc="2026-09-26T01:10:00Z"/>
          <w:rFonts w:ascii="Arial" w:hAnsi="Arial" w:cs="Arial"/>
          <w:b/>
          <w:sz w:val="24"/>
          <w:szCs w:val="24"/>
        </w:rPr>
      </w:pPr>
      <w:del w:id="508" w:author="Meehan, Carole (EEC)" w:date="2026-09-25T21:10:00Z" w16du:dateUtc="2026-09-26T01:10:00Z">
        <w:r w:rsidRPr="00D70C49">
          <w:rPr>
            <w:rFonts w:ascii="Arial" w:hAnsi="Arial" w:cs="Arial"/>
            <w:b/>
            <w:sz w:val="24"/>
            <w:szCs w:val="24"/>
          </w:rPr>
          <w:delText xml:space="preserve">Year </w:delText>
        </w:r>
        <w:r>
          <w:rPr>
            <w:rFonts w:ascii="Arial" w:hAnsi="Arial" w:cs="Arial"/>
            <w:b/>
            <w:sz w:val="24"/>
            <w:szCs w:val="24"/>
          </w:rPr>
          <w:delText>3**</w:delText>
        </w:r>
        <w:r w:rsidRPr="00D70C49">
          <w:rPr>
            <w:rFonts w:ascii="Arial" w:hAnsi="Arial" w:cs="Arial"/>
            <w:b/>
            <w:sz w:val="24"/>
            <w:szCs w:val="24"/>
          </w:rPr>
          <w:delText>:</w:delText>
        </w:r>
        <w:r>
          <w:rPr>
            <w:rFonts w:ascii="Arial" w:hAnsi="Arial" w:cs="Arial"/>
            <w:b/>
            <w:sz w:val="24"/>
            <w:szCs w:val="24"/>
          </w:rPr>
          <w:delText xml:space="preserve"> 7/1/2021</w:delText>
        </w:r>
        <w:r w:rsidRPr="00D70C49">
          <w:rPr>
            <w:rFonts w:ascii="Arial" w:hAnsi="Arial" w:cs="Arial"/>
            <w:b/>
            <w:sz w:val="24"/>
            <w:szCs w:val="24"/>
          </w:rPr>
          <w:delText>-6/30/202</w:delText>
        </w:r>
        <w:r>
          <w:rPr>
            <w:rFonts w:ascii="Arial" w:hAnsi="Arial" w:cs="Arial"/>
            <w:b/>
            <w:sz w:val="24"/>
            <w:szCs w:val="24"/>
          </w:rPr>
          <w:delText>2</w:delText>
        </w:r>
        <w:r w:rsidRPr="00D70C49">
          <w:rPr>
            <w:rFonts w:ascii="Arial" w:hAnsi="Arial" w:cs="Arial"/>
            <w:b/>
            <w:sz w:val="24"/>
            <w:szCs w:val="24"/>
          </w:rPr>
          <w:delText xml:space="preserve"> </w:delText>
        </w:r>
      </w:del>
    </w:p>
    <w:p w14:paraId="4CCC895E" w14:textId="77777777" w:rsidR="00121AE4" w:rsidRPr="00D70C49" w:rsidRDefault="00121AE4" w:rsidP="00121AE4">
      <w:pPr>
        <w:jc w:val="center"/>
        <w:rPr>
          <w:del w:id="509" w:author="Meehan, Carole (EEC)" w:date="2026-09-25T21:10:00Z" w16du:dateUtc="2026-09-26T01:10:00Z"/>
          <w:rFonts w:ascii="Arial" w:hAnsi="Arial" w:cs="Arial"/>
          <w:b/>
          <w:sz w:val="24"/>
          <w:szCs w:val="24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760"/>
        <w:gridCol w:w="1095"/>
        <w:gridCol w:w="3680"/>
      </w:tblGrid>
      <w:tr w:rsidR="00121AE4" w:rsidRPr="00934B7A" w14:paraId="24329239" w14:textId="77777777" w:rsidTr="00635B48">
        <w:trPr>
          <w:jc w:val="center"/>
          <w:del w:id="510" w:author="Meehan, Carole (EEC)" w:date="2026-09-25T21:10:00Z" w16du:dateUtc="2026-09-26T01:10:00Z"/>
        </w:trPr>
        <w:tc>
          <w:tcPr>
            <w:tcW w:w="4760" w:type="dxa"/>
            <w:shd w:val="pct25" w:color="CCFFCC" w:fill="auto"/>
          </w:tcPr>
          <w:p w14:paraId="3C3AB14B" w14:textId="77777777" w:rsidR="00121AE4" w:rsidRPr="00934B7A" w:rsidRDefault="00121AE4" w:rsidP="00635B48">
            <w:pPr>
              <w:jc w:val="center"/>
              <w:rPr>
                <w:del w:id="511" w:author="Meehan, Carole (EEC)" w:date="2026-09-25T21:10:00Z" w16du:dateUtc="2026-09-26T01:10:00Z"/>
                <w:rFonts w:ascii="Arial" w:hAnsi="Arial" w:cs="Arial"/>
              </w:rPr>
            </w:pPr>
            <w:del w:id="512" w:author="Meehan, Carole (EEC)" w:date="2026-09-25T21:10:00Z" w16du:dateUtc="2026-09-26T01:10:00Z">
              <w:r w:rsidRPr="00934B7A">
                <w:rPr>
                  <w:rFonts w:ascii="Arial" w:hAnsi="Arial" w:cs="Arial"/>
                </w:rPr>
                <w:delText>Line Item</w:delText>
              </w:r>
            </w:del>
          </w:p>
        </w:tc>
        <w:tc>
          <w:tcPr>
            <w:tcW w:w="1095" w:type="dxa"/>
            <w:shd w:val="pct25" w:color="CCFFCC" w:fill="auto"/>
          </w:tcPr>
          <w:p w14:paraId="32B05912" w14:textId="77777777" w:rsidR="00121AE4" w:rsidRPr="00934B7A" w:rsidRDefault="00121AE4" w:rsidP="00635B48">
            <w:pPr>
              <w:jc w:val="center"/>
              <w:rPr>
                <w:del w:id="513" w:author="Meehan, Carole (EEC)" w:date="2026-09-25T21:10:00Z" w16du:dateUtc="2026-09-26T01:10:00Z"/>
                <w:rFonts w:ascii="Arial" w:hAnsi="Arial" w:cs="Arial"/>
              </w:rPr>
            </w:pPr>
            <w:del w:id="514" w:author="Meehan, Carole (EEC)" w:date="2026-09-25T21:10:00Z" w16du:dateUtc="2026-09-26T01:10:00Z">
              <w:r w:rsidRPr="00934B7A">
                <w:rPr>
                  <w:rFonts w:ascii="Arial" w:hAnsi="Arial" w:cs="Arial"/>
                </w:rPr>
                <w:delText>FTE</w:delText>
              </w:r>
            </w:del>
          </w:p>
        </w:tc>
        <w:tc>
          <w:tcPr>
            <w:tcW w:w="3680" w:type="dxa"/>
            <w:shd w:val="pct25" w:color="CCFFCC" w:fill="auto"/>
          </w:tcPr>
          <w:p w14:paraId="3255E4AD" w14:textId="77777777" w:rsidR="00121AE4" w:rsidRPr="00934B7A" w:rsidRDefault="00121AE4" w:rsidP="00635B48">
            <w:pPr>
              <w:jc w:val="center"/>
              <w:rPr>
                <w:del w:id="515" w:author="Meehan, Carole (EEC)" w:date="2026-09-25T21:10:00Z" w16du:dateUtc="2026-09-26T01:10:00Z"/>
                <w:rFonts w:ascii="Arial" w:hAnsi="Arial" w:cs="Arial"/>
              </w:rPr>
            </w:pPr>
          </w:p>
        </w:tc>
      </w:tr>
      <w:tr w:rsidR="00121AE4" w:rsidRPr="00934B7A" w14:paraId="4AE257B0" w14:textId="77777777" w:rsidTr="00635B48">
        <w:trPr>
          <w:trHeight w:val="224"/>
          <w:jc w:val="center"/>
          <w:del w:id="516" w:author="Meehan, Carole (EEC)" w:date="2026-09-25T21:10:00Z" w16du:dateUtc="2026-09-26T01:10:00Z"/>
        </w:trPr>
        <w:tc>
          <w:tcPr>
            <w:tcW w:w="4760" w:type="dxa"/>
          </w:tcPr>
          <w:p w14:paraId="43205239" w14:textId="77777777" w:rsidR="00121AE4" w:rsidRPr="00934B7A" w:rsidRDefault="00121AE4" w:rsidP="00635B48">
            <w:pPr>
              <w:rPr>
                <w:del w:id="517" w:author="Meehan, Carole (EEC)" w:date="2026-09-25T21:10:00Z" w16du:dateUtc="2026-09-26T01:10:00Z"/>
                <w:rFonts w:ascii="Arial" w:hAnsi="Arial" w:cs="Arial"/>
                <w:u w:val="single"/>
              </w:rPr>
            </w:pPr>
            <w:del w:id="518" w:author="Meehan, Carole (EEC)" w:date="2026-09-25T21:10:00Z" w16du:dateUtc="2026-09-26T01:10:00Z">
              <w:r w:rsidRPr="00934B7A">
                <w:rPr>
                  <w:rFonts w:ascii="Arial" w:hAnsi="Arial" w:cs="Arial"/>
                  <w:u w:val="single"/>
                </w:rPr>
                <w:delText>Personnel</w:delText>
              </w:r>
              <w:r>
                <w:rPr>
                  <w:rFonts w:ascii="Arial" w:hAnsi="Arial" w:cs="Arial"/>
                  <w:u w:val="single"/>
                </w:rPr>
                <w:delText xml:space="preserve"> </w:delText>
              </w:r>
              <w:r w:rsidRPr="00934B7A">
                <w:rPr>
                  <w:rFonts w:ascii="Arial" w:hAnsi="Arial" w:cs="Arial"/>
                  <w:u w:val="single"/>
                </w:rPr>
                <w:delText>Expenses</w:delText>
              </w:r>
            </w:del>
          </w:p>
        </w:tc>
        <w:tc>
          <w:tcPr>
            <w:tcW w:w="1095" w:type="dxa"/>
          </w:tcPr>
          <w:p w14:paraId="49FF336B" w14:textId="77777777" w:rsidR="00121AE4" w:rsidRPr="00934B7A" w:rsidRDefault="00121AE4" w:rsidP="00635B48">
            <w:pPr>
              <w:jc w:val="center"/>
              <w:rPr>
                <w:del w:id="519" w:author="Meehan, Carole (EEC)" w:date="2026-09-25T21:10:00Z" w16du:dateUtc="2026-09-26T01:10:00Z"/>
                <w:rFonts w:ascii="Arial" w:hAnsi="Arial" w:cs="Arial"/>
              </w:rPr>
            </w:pPr>
          </w:p>
        </w:tc>
        <w:tc>
          <w:tcPr>
            <w:tcW w:w="3680" w:type="dxa"/>
          </w:tcPr>
          <w:p w14:paraId="5E645A20" w14:textId="77777777" w:rsidR="00121AE4" w:rsidRPr="00934B7A" w:rsidRDefault="00121AE4" w:rsidP="00635B48">
            <w:pPr>
              <w:jc w:val="center"/>
              <w:rPr>
                <w:del w:id="520" w:author="Meehan, Carole (EEC)" w:date="2026-09-25T21:10:00Z" w16du:dateUtc="2026-09-26T01:10:00Z"/>
                <w:rFonts w:ascii="Arial" w:hAnsi="Arial" w:cs="Arial"/>
              </w:rPr>
            </w:pPr>
          </w:p>
        </w:tc>
      </w:tr>
      <w:tr w:rsidR="00121AE4" w:rsidRPr="00934B7A" w14:paraId="3A911DF5" w14:textId="77777777" w:rsidTr="00635B48">
        <w:trPr>
          <w:jc w:val="center"/>
          <w:del w:id="521" w:author="Meehan, Carole (EEC)" w:date="2026-09-25T21:10:00Z" w16du:dateUtc="2026-09-26T01:10:00Z"/>
        </w:trPr>
        <w:tc>
          <w:tcPr>
            <w:tcW w:w="4760" w:type="dxa"/>
          </w:tcPr>
          <w:p w14:paraId="684AE183" w14:textId="77777777" w:rsidR="00121AE4" w:rsidRPr="00934B7A" w:rsidRDefault="00121AE4" w:rsidP="00635B48">
            <w:pPr>
              <w:rPr>
                <w:del w:id="522" w:author="Meehan, Carole (EEC)" w:date="2026-09-25T21:10:00Z" w16du:dateUtc="2026-09-26T01:10:00Z"/>
                <w:rFonts w:ascii="Arial" w:hAnsi="Arial" w:cs="Arial"/>
              </w:rPr>
            </w:pPr>
            <w:del w:id="523" w:author="Meehan, Carole (EEC)" w:date="2026-09-25T21:10:00Z" w16du:dateUtc="2026-09-26T01:10:00Z">
              <w:r w:rsidRPr="00934B7A">
                <w:rPr>
                  <w:rFonts w:ascii="Arial" w:hAnsi="Arial" w:cs="Arial"/>
                </w:rPr>
                <w:delText>Staff Member 1</w:delText>
              </w:r>
            </w:del>
          </w:p>
        </w:tc>
        <w:tc>
          <w:tcPr>
            <w:tcW w:w="1095" w:type="dxa"/>
          </w:tcPr>
          <w:p w14:paraId="1BBA51FB" w14:textId="77777777" w:rsidR="00121AE4" w:rsidRPr="00934B7A" w:rsidRDefault="00121AE4" w:rsidP="00635B48">
            <w:pPr>
              <w:jc w:val="center"/>
              <w:rPr>
                <w:del w:id="524" w:author="Meehan, Carole (EEC)" w:date="2026-09-25T21:10:00Z" w16du:dateUtc="2026-09-26T01:10:00Z"/>
                <w:rFonts w:ascii="Arial" w:hAnsi="Arial" w:cs="Arial"/>
              </w:rPr>
            </w:pPr>
          </w:p>
        </w:tc>
        <w:tc>
          <w:tcPr>
            <w:tcW w:w="3680" w:type="dxa"/>
          </w:tcPr>
          <w:p w14:paraId="55E7D988" w14:textId="77777777" w:rsidR="00121AE4" w:rsidRPr="00934B7A" w:rsidRDefault="00121AE4" w:rsidP="00635B48">
            <w:pPr>
              <w:jc w:val="center"/>
              <w:rPr>
                <w:del w:id="525" w:author="Meehan, Carole (EEC)" w:date="2026-09-25T21:10:00Z" w16du:dateUtc="2026-09-26T01:10:00Z"/>
                <w:rFonts w:ascii="Arial" w:hAnsi="Arial" w:cs="Arial"/>
              </w:rPr>
            </w:pPr>
          </w:p>
        </w:tc>
      </w:tr>
      <w:tr w:rsidR="00121AE4" w:rsidRPr="00934B7A" w14:paraId="1AA5DFA9" w14:textId="77777777" w:rsidTr="00635B48">
        <w:trPr>
          <w:jc w:val="center"/>
          <w:del w:id="526" w:author="Meehan, Carole (EEC)" w:date="2026-09-25T21:10:00Z" w16du:dateUtc="2026-09-26T01:10:00Z"/>
        </w:trPr>
        <w:tc>
          <w:tcPr>
            <w:tcW w:w="4760" w:type="dxa"/>
          </w:tcPr>
          <w:p w14:paraId="6C371AE4" w14:textId="77777777" w:rsidR="00121AE4" w:rsidRPr="00934B7A" w:rsidRDefault="00121AE4" w:rsidP="00635B48">
            <w:pPr>
              <w:rPr>
                <w:del w:id="527" w:author="Meehan, Carole (EEC)" w:date="2026-09-25T21:10:00Z" w16du:dateUtc="2026-09-26T01:10:00Z"/>
                <w:rFonts w:ascii="Arial" w:hAnsi="Arial" w:cs="Arial"/>
              </w:rPr>
            </w:pPr>
            <w:del w:id="528" w:author="Meehan, Carole (EEC)" w:date="2026-09-25T21:10:00Z" w16du:dateUtc="2026-09-26T01:10:00Z">
              <w:r w:rsidRPr="00934B7A">
                <w:rPr>
                  <w:rFonts w:ascii="Arial" w:hAnsi="Arial" w:cs="Arial"/>
                </w:rPr>
                <w:delText>Staff Member 2</w:delText>
              </w:r>
            </w:del>
          </w:p>
        </w:tc>
        <w:tc>
          <w:tcPr>
            <w:tcW w:w="1095" w:type="dxa"/>
          </w:tcPr>
          <w:p w14:paraId="190F8355" w14:textId="77777777" w:rsidR="00121AE4" w:rsidRPr="00934B7A" w:rsidRDefault="00121AE4" w:rsidP="00635B48">
            <w:pPr>
              <w:jc w:val="center"/>
              <w:rPr>
                <w:del w:id="529" w:author="Meehan, Carole (EEC)" w:date="2026-09-25T21:10:00Z" w16du:dateUtc="2026-09-26T01:10:00Z"/>
                <w:rFonts w:ascii="Arial" w:hAnsi="Arial" w:cs="Arial"/>
              </w:rPr>
            </w:pPr>
          </w:p>
        </w:tc>
        <w:tc>
          <w:tcPr>
            <w:tcW w:w="3680" w:type="dxa"/>
          </w:tcPr>
          <w:p w14:paraId="032E19F1" w14:textId="77777777" w:rsidR="00121AE4" w:rsidRPr="00934B7A" w:rsidRDefault="00121AE4" w:rsidP="00635B48">
            <w:pPr>
              <w:jc w:val="center"/>
              <w:rPr>
                <w:del w:id="530" w:author="Meehan, Carole (EEC)" w:date="2026-09-25T21:10:00Z" w16du:dateUtc="2026-09-26T01:10:00Z"/>
                <w:rFonts w:ascii="Arial" w:hAnsi="Arial" w:cs="Arial"/>
              </w:rPr>
            </w:pPr>
          </w:p>
        </w:tc>
      </w:tr>
      <w:tr w:rsidR="00121AE4" w:rsidRPr="00934B7A" w14:paraId="18BB657C" w14:textId="77777777" w:rsidTr="00635B48">
        <w:trPr>
          <w:jc w:val="center"/>
          <w:del w:id="531" w:author="Meehan, Carole (EEC)" w:date="2026-09-25T21:10:00Z" w16du:dateUtc="2026-09-26T01:10:00Z"/>
        </w:trPr>
        <w:tc>
          <w:tcPr>
            <w:tcW w:w="4760" w:type="dxa"/>
          </w:tcPr>
          <w:p w14:paraId="68821735" w14:textId="77777777" w:rsidR="00121AE4" w:rsidRPr="00934B7A" w:rsidRDefault="00121AE4" w:rsidP="00635B48">
            <w:pPr>
              <w:rPr>
                <w:del w:id="532" w:author="Meehan, Carole (EEC)" w:date="2026-09-25T21:10:00Z" w16du:dateUtc="2026-09-26T01:10:00Z"/>
                <w:rFonts w:ascii="Arial" w:hAnsi="Arial" w:cs="Arial"/>
              </w:rPr>
            </w:pPr>
            <w:del w:id="533" w:author="Meehan, Carole (EEC)" w:date="2026-09-25T21:10:00Z" w16du:dateUtc="2026-09-26T01:10:00Z">
              <w:r w:rsidRPr="00934B7A">
                <w:rPr>
                  <w:rFonts w:ascii="Arial" w:hAnsi="Arial" w:cs="Arial"/>
                </w:rPr>
                <w:delText>Staff Member 3</w:delText>
              </w:r>
            </w:del>
          </w:p>
        </w:tc>
        <w:tc>
          <w:tcPr>
            <w:tcW w:w="1095" w:type="dxa"/>
          </w:tcPr>
          <w:p w14:paraId="61C141AA" w14:textId="77777777" w:rsidR="00121AE4" w:rsidRPr="00934B7A" w:rsidRDefault="00121AE4" w:rsidP="00635B48">
            <w:pPr>
              <w:jc w:val="center"/>
              <w:rPr>
                <w:del w:id="534" w:author="Meehan, Carole (EEC)" w:date="2026-09-25T21:10:00Z" w16du:dateUtc="2026-09-26T01:10:00Z"/>
                <w:rFonts w:ascii="Arial" w:hAnsi="Arial" w:cs="Arial"/>
              </w:rPr>
            </w:pPr>
          </w:p>
        </w:tc>
        <w:tc>
          <w:tcPr>
            <w:tcW w:w="3680" w:type="dxa"/>
          </w:tcPr>
          <w:p w14:paraId="4E0108CC" w14:textId="77777777" w:rsidR="00121AE4" w:rsidRPr="00934B7A" w:rsidRDefault="00121AE4" w:rsidP="00635B48">
            <w:pPr>
              <w:jc w:val="center"/>
              <w:rPr>
                <w:del w:id="535" w:author="Meehan, Carole (EEC)" w:date="2026-09-25T21:10:00Z" w16du:dateUtc="2026-09-26T01:10:00Z"/>
                <w:rFonts w:ascii="Arial" w:hAnsi="Arial" w:cs="Arial"/>
              </w:rPr>
            </w:pPr>
          </w:p>
        </w:tc>
      </w:tr>
      <w:tr w:rsidR="00121AE4" w:rsidRPr="00934B7A" w14:paraId="7EEF796D" w14:textId="77777777" w:rsidTr="00635B48">
        <w:trPr>
          <w:jc w:val="center"/>
          <w:del w:id="536" w:author="Meehan, Carole (EEC)" w:date="2026-09-25T21:10:00Z" w16du:dateUtc="2026-09-26T01:10:00Z"/>
        </w:trPr>
        <w:tc>
          <w:tcPr>
            <w:tcW w:w="4760" w:type="dxa"/>
          </w:tcPr>
          <w:p w14:paraId="683104AF" w14:textId="77777777" w:rsidR="00121AE4" w:rsidRPr="00934B7A" w:rsidRDefault="00121AE4" w:rsidP="00635B48">
            <w:pPr>
              <w:rPr>
                <w:del w:id="537" w:author="Meehan, Carole (EEC)" w:date="2026-09-25T21:10:00Z" w16du:dateUtc="2026-09-26T01:10:00Z"/>
                <w:rFonts w:ascii="Arial" w:hAnsi="Arial" w:cs="Arial"/>
              </w:rPr>
            </w:pPr>
            <w:del w:id="538" w:author="Meehan, Carole (EEC)" w:date="2026-09-25T21:10:00Z" w16du:dateUtc="2026-09-26T01:10:00Z">
              <w:r w:rsidRPr="00934B7A">
                <w:rPr>
                  <w:rFonts w:ascii="Arial" w:hAnsi="Arial" w:cs="Arial"/>
                </w:rPr>
                <w:delText>Staff Member 4</w:delText>
              </w:r>
            </w:del>
          </w:p>
        </w:tc>
        <w:tc>
          <w:tcPr>
            <w:tcW w:w="1095" w:type="dxa"/>
          </w:tcPr>
          <w:p w14:paraId="3B8DA815" w14:textId="77777777" w:rsidR="00121AE4" w:rsidRPr="00934B7A" w:rsidRDefault="00121AE4" w:rsidP="00635B48">
            <w:pPr>
              <w:jc w:val="center"/>
              <w:rPr>
                <w:del w:id="539" w:author="Meehan, Carole (EEC)" w:date="2026-09-25T21:10:00Z" w16du:dateUtc="2026-09-26T01:10:00Z"/>
                <w:rFonts w:ascii="Arial" w:hAnsi="Arial" w:cs="Arial"/>
              </w:rPr>
            </w:pPr>
          </w:p>
        </w:tc>
        <w:tc>
          <w:tcPr>
            <w:tcW w:w="3680" w:type="dxa"/>
          </w:tcPr>
          <w:p w14:paraId="447606CB" w14:textId="77777777" w:rsidR="00121AE4" w:rsidRPr="00934B7A" w:rsidRDefault="00121AE4" w:rsidP="00635B48">
            <w:pPr>
              <w:jc w:val="center"/>
              <w:rPr>
                <w:del w:id="540" w:author="Meehan, Carole (EEC)" w:date="2026-09-25T21:10:00Z" w16du:dateUtc="2026-09-26T01:10:00Z"/>
                <w:rFonts w:ascii="Arial" w:hAnsi="Arial" w:cs="Arial"/>
              </w:rPr>
            </w:pPr>
          </w:p>
        </w:tc>
      </w:tr>
      <w:tr w:rsidR="00121AE4" w:rsidRPr="00934B7A" w14:paraId="6C14A4F0" w14:textId="77777777" w:rsidTr="00635B48">
        <w:trPr>
          <w:trHeight w:val="359"/>
          <w:jc w:val="center"/>
          <w:del w:id="541" w:author="Meehan, Carole (EEC)" w:date="2026-09-25T21:10:00Z" w16du:dateUtc="2026-09-26T01:10:00Z"/>
        </w:trPr>
        <w:tc>
          <w:tcPr>
            <w:tcW w:w="4760" w:type="dxa"/>
            <w:tcBorders>
              <w:bottom w:val="single" w:sz="4" w:space="0" w:color="auto"/>
            </w:tcBorders>
          </w:tcPr>
          <w:p w14:paraId="44124914" w14:textId="77777777" w:rsidR="00121AE4" w:rsidRPr="00934B7A" w:rsidRDefault="00121AE4" w:rsidP="00635B48">
            <w:pPr>
              <w:rPr>
                <w:del w:id="542" w:author="Meehan, Carole (EEC)" w:date="2026-09-25T21:10:00Z" w16du:dateUtc="2026-09-26T01:10:00Z"/>
                <w:rFonts w:ascii="Arial" w:hAnsi="Arial" w:cs="Arial"/>
              </w:rPr>
            </w:pPr>
            <w:del w:id="543" w:author="Meehan, Carole (EEC)" w:date="2026-09-25T21:10:00Z" w16du:dateUtc="2026-09-26T01:10:00Z">
              <w:r w:rsidRPr="00934B7A">
                <w:rPr>
                  <w:rFonts w:ascii="Arial" w:hAnsi="Arial" w:cs="Arial"/>
                </w:rPr>
                <w:delText xml:space="preserve">Benefits </w:delText>
              </w:r>
              <w:r w:rsidRPr="00934B7A">
                <w:rPr>
                  <w:rFonts w:ascii="Arial" w:hAnsi="Arial" w:cs="Arial"/>
                  <w:color w:val="FF0000"/>
                </w:rPr>
                <w:delText>include percentage rate</w:delText>
              </w:r>
            </w:del>
          </w:p>
        </w:tc>
        <w:tc>
          <w:tcPr>
            <w:tcW w:w="1095" w:type="dxa"/>
            <w:tcBorders>
              <w:bottom w:val="single" w:sz="4" w:space="0" w:color="auto"/>
            </w:tcBorders>
          </w:tcPr>
          <w:p w14:paraId="0C8A4F1F" w14:textId="77777777" w:rsidR="00121AE4" w:rsidRPr="00934B7A" w:rsidRDefault="00121AE4" w:rsidP="00635B48">
            <w:pPr>
              <w:jc w:val="center"/>
              <w:rPr>
                <w:del w:id="544" w:author="Meehan, Carole (EEC)" w:date="2026-09-25T21:10:00Z" w16du:dateUtc="2026-09-26T01:10:00Z"/>
                <w:rFonts w:ascii="Arial" w:hAnsi="Arial" w:cs="Arial"/>
              </w:rPr>
            </w:pPr>
          </w:p>
        </w:tc>
        <w:tc>
          <w:tcPr>
            <w:tcW w:w="3680" w:type="dxa"/>
            <w:tcBorders>
              <w:bottom w:val="single" w:sz="4" w:space="0" w:color="auto"/>
            </w:tcBorders>
          </w:tcPr>
          <w:p w14:paraId="310A1D59" w14:textId="77777777" w:rsidR="00121AE4" w:rsidRPr="00934B7A" w:rsidRDefault="00121AE4" w:rsidP="00635B48">
            <w:pPr>
              <w:jc w:val="center"/>
              <w:rPr>
                <w:del w:id="545" w:author="Meehan, Carole (EEC)" w:date="2026-09-25T21:10:00Z" w16du:dateUtc="2026-09-26T01:10:00Z"/>
                <w:rFonts w:ascii="Arial" w:hAnsi="Arial" w:cs="Arial"/>
              </w:rPr>
            </w:pPr>
          </w:p>
        </w:tc>
      </w:tr>
      <w:tr w:rsidR="00121AE4" w:rsidRPr="00934B7A" w14:paraId="119FE9DD" w14:textId="77777777" w:rsidTr="00635B48">
        <w:trPr>
          <w:jc w:val="center"/>
          <w:del w:id="546" w:author="Meehan, Carole (EEC)" w:date="2026-09-25T21:10:00Z" w16du:dateUtc="2026-09-26T01:10:00Z"/>
        </w:trPr>
        <w:tc>
          <w:tcPr>
            <w:tcW w:w="4760" w:type="dxa"/>
            <w:shd w:val="pct25" w:color="CCFFCC" w:fill="auto"/>
          </w:tcPr>
          <w:p w14:paraId="6F088192" w14:textId="77777777" w:rsidR="00121AE4" w:rsidRPr="00934B7A" w:rsidRDefault="00121AE4" w:rsidP="00635B48">
            <w:pPr>
              <w:rPr>
                <w:del w:id="547" w:author="Meehan, Carole (EEC)" w:date="2026-09-25T21:10:00Z" w16du:dateUtc="2026-09-26T01:10:00Z"/>
                <w:rFonts w:ascii="Arial" w:hAnsi="Arial" w:cs="Arial"/>
              </w:rPr>
            </w:pPr>
            <w:del w:id="548" w:author="Meehan, Carole (EEC)" w:date="2026-09-25T21:10:00Z" w16du:dateUtc="2026-09-26T01:10:00Z">
              <w:r w:rsidRPr="00934B7A">
                <w:rPr>
                  <w:rFonts w:ascii="Arial" w:hAnsi="Arial" w:cs="Arial"/>
                </w:rPr>
                <w:delText>SUBTOTAL PERSONNEL</w:delText>
              </w:r>
            </w:del>
          </w:p>
        </w:tc>
        <w:tc>
          <w:tcPr>
            <w:tcW w:w="1095" w:type="dxa"/>
            <w:shd w:val="pct25" w:color="CCFFCC" w:fill="auto"/>
          </w:tcPr>
          <w:p w14:paraId="345FBDF1" w14:textId="77777777" w:rsidR="00121AE4" w:rsidRPr="00934B7A" w:rsidRDefault="00121AE4" w:rsidP="00635B48">
            <w:pPr>
              <w:jc w:val="center"/>
              <w:rPr>
                <w:del w:id="549" w:author="Meehan, Carole (EEC)" w:date="2026-09-25T21:10:00Z" w16du:dateUtc="2026-09-26T01:10:00Z"/>
                <w:rFonts w:ascii="Arial" w:hAnsi="Arial" w:cs="Arial"/>
              </w:rPr>
            </w:pPr>
          </w:p>
        </w:tc>
        <w:tc>
          <w:tcPr>
            <w:tcW w:w="3680" w:type="dxa"/>
            <w:shd w:val="pct25" w:color="CCFFCC" w:fill="auto"/>
          </w:tcPr>
          <w:p w14:paraId="5806A2C9" w14:textId="77777777" w:rsidR="00121AE4" w:rsidRPr="00934B7A" w:rsidRDefault="00121AE4" w:rsidP="00635B48">
            <w:pPr>
              <w:jc w:val="center"/>
              <w:rPr>
                <w:del w:id="550" w:author="Meehan, Carole (EEC)" w:date="2026-09-25T21:10:00Z" w16du:dateUtc="2026-09-26T01:10:00Z"/>
                <w:rFonts w:ascii="Arial" w:hAnsi="Arial" w:cs="Arial"/>
              </w:rPr>
            </w:pPr>
          </w:p>
        </w:tc>
      </w:tr>
      <w:tr w:rsidR="00121AE4" w:rsidRPr="00934B7A" w14:paraId="0D55F6F5" w14:textId="77777777" w:rsidTr="00635B48">
        <w:trPr>
          <w:jc w:val="center"/>
          <w:del w:id="551" w:author="Meehan, Carole (EEC)" w:date="2026-09-25T21:10:00Z" w16du:dateUtc="2026-09-26T01:10:00Z"/>
        </w:trPr>
        <w:tc>
          <w:tcPr>
            <w:tcW w:w="4760" w:type="dxa"/>
          </w:tcPr>
          <w:p w14:paraId="3EDB8BE4" w14:textId="77777777" w:rsidR="00121AE4" w:rsidRPr="00934B7A" w:rsidRDefault="00121AE4" w:rsidP="00635B48">
            <w:pPr>
              <w:spacing w:after="0"/>
              <w:rPr>
                <w:del w:id="552" w:author="Meehan, Carole (EEC)" w:date="2026-09-25T21:10:00Z" w16du:dateUtc="2026-09-26T01:10:00Z"/>
                <w:rFonts w:ascii="Arial" w:hAnsi="Arial" w:cs="Arial"/>
                <w:u w:val="single"/>
              </w:rPr>
            </w:pPr>
            <w:del w:id="553" w:author="Meehan, Carole (EEC)" w:date="2026-09-25T21:10:00Z" w16du:dateUtc="2026-09-26T01:10:00Z">
              <w:r w:rsidRPr="00934B7A">
                <w:rPr>
                  <w:rFonts w:ascii="Arial" w:hAnsi="Arial" w:cs="Arial"/>
                  <w:u w:val="single"/>
                </w:rPr>
                <w:delText>Operating Expenses</w:delText>
              </w:r>
            </w:del>
          </w:p>
          <w:p w14:paraId="0792840C" w14:textId="77777777" w:rsidR="00121AE4" w:rsidRPr="00934B7A" w:rsidRDefault="00121AE4" w:rsidP="00635B48">
            <w:pPr>
              <w:spacing w:after="0"/>
              <w:rPr>
                <w:del w:id="554" w:author="Meehan, Carole (EEC)" w:date="2026-09-25T21:10:00Z" w16du:dateUtc="2026-09-26T01:10:00Z"/>
                <w:rFonts w:ascii="Arial" w:hAnsi="Arial" w:cs="Arial"/>
                <w:u w:val="single"/>
              </w:rPr>
            </w:pPr>
            <w:del w:id="555" w:author="Meehan, Carole (EEC)" w:date="2026-09-25T21:10:00Z" w16du:dateUtc="2026-09-26T01:10:00Z">
              <w:r w:rsidRPr="00934B7A">
                <w:rPr>
                  <w:rFonts w:ascii="Arial" w:hAnsi="Arial" w:cs="Arial"/>
                  <w:i/>
                  <w:color w:val="FF0000"/>
                </w:rPr>
                <w:delText>examples only – please list all expected operating expenses in budget proposal</w:delText>
              </w:r>
            </w:del>
          </w:p>
        </w:tc>
        <w:tc>
          <w:tcPr>
            <w:tcW w:w="1095" w:type="dxa"/>
          </w:tcPr>
          <w:p w14:paraId="1AE06826" w14:textId="77777777" w:rsidR="00121AE4" w:rsidRPr="00934B7A" w:rsidRDefault="00121AE4" w:rsidP="00635B48">
            <w:pPr>
              <w:spacing w:after="0"/>
              <w:jc w:val="center"/>
              <w:rPr>
                <w:del w:id="556" w:author="Meehan, Carole (EEC)" w:date="2026-09-25T21:10:00Z" w16du:dateUtc="2026-09-26T01:10:00Z"/>
                <w:rFonts w:ascii="Arial" w:hAnsi="Arial" w:cs="Arial"/>
              </w:rPr>
            </w:pPr>
          </w:p>
        </w:tc>
        <w:tc>
          <w:tcPr>
            <w:tcW w:w="3680" w:type="dxa"/>
          </w:tcPr>
          <w:p w14:paraId="2E083E97" w14:textId="77777777" w:rsidR="00121AE4" w:rsidRPr="00934B7A" w:rsidRDefault="00121AE4" w:rsidP="00635B48">
            <w:pPr>
              <w:spacing w:after="0"/>
              <w:jc w:val="center"/>
              <w:rPr>
                <w:del w:id="557" w:author="Meehan, Carole (EEC)" w:date="2026-09-25T21:10:00Z" w16du:dateUtc="2026-09-26T01:10:00Z"/>
                <w:rFonts w:ascii="Arial" w:hAnsi="Arial" w:cs="Arial"/>
              </w:rPr>
            </w:pPr>
          </w:p>
        </w:tc>
      </w:tr>
      <w:tr w:rsidR="00121AE4" w:rsidRPr="00934B7A" w14:paraId="5F65200C" w14:textId="77777777" w:rsidTr="00635B48">
        <w:trPr>
          <w:jc w:val="center"/>
          <w:del w:id="558" w:author="Meehan, Carole (EEC)" w:date="2026-09-25T21:10:00Z" w16du:dateUtc="2026-09-26T01:10:00Z"/>
        </w:trPr>
        <w:tc>
          <w:tcPr>
            <w:tcW w:w="4760" w:type="dxa"/>
          </w:tcPr>
          <w:p w14:paraId="35EFCF26" w14:textId="77777777" w:rsidR="00121AE4" w:rsidRPr="00934B7A" w:rsidRDefault="00121AE4" w:rsidP="00635B48">
            <w:pPr>
              <w:rPr>
                <w:del w:id="559" w:author="Meehan, Carole (EEC)" w:date="2026-09-25T21:10:00Z" w16du:dateUtc="2026-09-26T01:10:00Z"/>
                <w:rFonts w:ascii="Arial" w:hAnsi="Arial" w:cs="Arial"/>
              </w:rPr>
            </w:pPr>
            <w:del w:id="560" w:author="Meehan, Carole (EEC)" w:date="2026-09-25T21:10:00Z" w16du:dateUtc="2026-09-26T01:10:00Z">
              <w:r w:rsidRPr="00934B7A">
                <w:rPr>
                  <w:rFonts w:ascii="Arial" w:hAnsi="Arial" w:cs="Arial"/>
                </w:rPr>
                <w:delText>Rent &amp; Utilities</w:delText>
              </w:r>
            </w:del>
          </w:p>
        </w:tc>
        <w:tc>
          <w:tcPr>
            <w:tcW w:w="1095" w:type="dxa"/>
          </w:tcPr>
          <w:p w14:paraId="4BEABCD8" w14:textId="77777777" w:rsidR="00121AE4" w:rsidRPr="00934B7A" w:rsidRDefault="00121AE4" w:rsidP="00635B48">
            <w:pPr>
              <w:jc w:val="center"/>
              <w:rPr>
                <w:del w:id="561" w:author="Meehan, Carole (EEC)" w:date="2026-09-25T21:10:00Z" w16du:dateUtc="2026-09-26T01:10:00Z"/>
                <w:rFonts w:ascii="Arial" w:hAnsi="Arial" w:cs="Arial"/>
              </w:rPr>
            </w:pPr>
          </w:p>
        </w:tc>
        <w:tc>
          <w:tcPr>
            <w:tcW w:w="3680" w:type="dxa"/>
          </w:tcPr>
          <w:p w14:paraId="075B94B9" w14:textId="77777777" w:rsidR="00121AE4" w:rsidRPr="00934B7A" w:rsidRDefault="00121AE4" w:rsidP="00635B48">
            <w:pPr>
              <w:jc w:val="center"/>
              <w:rPr>
                <w:del w:id="562" w:author="Meehan, Carole (EEC)" w:date="2026-09-25T21:10:00Z" w16du:dateUtc="2026-09-26T01:10:00Z"/>
                <w:rFonts w:ascii="Arial" w:hAnsi="Arial" w:cs="Arial"/>
              </w:rPr>
            </w:pPr>
          </w:p>
        </w:tc>
      </w:tr>
      <w:tr w:rsidR="00121AE4" w:rsidRPr="00934B7A" w14:paraId="4E6CB2A7" w14:textId="77777777" w:rsidTr="00635B48">
        <w:trPr>
          <w:jc w:val="center"/>
          <w:del w:id="563" w:author="Meehan, Carole (EEC)" w:date="2026-09-25T21:10:00Z" w16du:dateUtc="2026-09-26T01:10:00Z"/>
        </w:trPr>
        <w:tc>
          <w:tcPr>
            <w:tcW w:w="4760" w:type="dxa"/>
          </w:tcPr>
          <w:p w14:paraId="458B57F5" w14:textId="77777777" w:rsidR="00121AE4" w:rsidRPr="00934B7A" w:rsidRDefault="00121AE4" w:rsidP="00635B48">
            <w:pPr>
              <w:rPr>
                <w:del w:id="564" w:author="Meehan, Carole (EEC)" w:date="2026-09-25T21:10:00Z" w16du:dateUtc="2026-09-26T01:10:00Z"/>
                <w:rFonts w:ascii="Arial" w:hAnsi="Arial" w:cs="Arial"/>
              </w:rPr>
            </w:pPr>
            <w:del w:id="565" w:author="Meehan, Carole (EEC)" w:date="2026-09-25T21:10:00Z" w16du:dateUtc="2026-09-26T01:10:00Z">
              <w:r w:rsidRPr="00934B7A">
                <w:rPr>
                  <w:rFonts w:ascii="Arial" w:hAnsi="Arial" w:cs="Arial"/>
                </w:rPr>
                <w:delText>Office Supplies &amp; Material</w:delText>
              </w:r>
            </w:del>
          </w:p>
        </w:tc>
        <w:tc>
          <w:tcPr>
            <w:tcW w:w="1095" w:type="dxa"/>
          </w:tcPr>
          <w:p w14:paraId="0DBA258D" w14:textId="77777777" w:rsidR="00121AE4" w:rsidRPr="00934B7A" w:rsidRDefault="00121AE4" w:rsidP="00635B48">
            <w:pPr>
              <w:jc w:val="center"/>
              <w:rPr>
                <w:del w:id="566" w:author="Meehan, Carole (EEC)" w:date="2026-09-25T21:10:00Z" w16du:dateUtc="2026-09-26T01:10:00Z"/>
                <w:rFonts w:ascii="Arial" w:hAnsi="Arial" w:cs="Arial"/>
              </w:rPr>
            </w:pPr>
          </w:p>
        </w:tc>
        <w:tc>
          <w:tcPr>
            <w:tcW w:w="3680" w:type="dxa"/>
          </w:tcPr>
          <w:p w14:paraId="393F5A01" w14:textId="77777777" w:rsidR="00121AE4" w:rsidRPr="00934B7A" w:rsidRDefault="00121AE4" w:rsidP="00635B48">
            <w:pPr>
              <w:jc w:val="center"/>
              <w:rPr>
                <w:del w:id="567" w:author="Meehan, Carole (EEC)" w:date="2026-09-25T21:10:00Z" w16du:dateUtc="2026-09-26T01:10:00Z"/>
                <w:rFonts w:ascii="Arial" w:hAnsi="Arial" w:cs="Arial"/>
              </w:rPr>
            </w:pPr>
          </w:p>
        </w:tc>
      </w:tr>
      <w:tr w:rsidR="00121AE4" w:rsidRPr="00934B7A" w14:paraId="4B09C35D" w14:textId="77777777" w:rsidTr="00635B48">
        <w:trPr>
          <w:jc w:val="center"/>
          <w:del w:id="568" w:author="Meehan, Carole (EEC)" w:date="2026-09-25T21:10:00Z" w16du:dateUtc="2026-09-26T01:10:00Z"/>
        </w:trPr>
        <w:tc>
          <w:tcPr>
            <w:tcW w:w="4760" w:type="dxa"/>
          </w:tcPr>
          <w:p w14:paraId="3B0E85CA" w14:textId="77777777" w:rsidR="00121AE4" w:rsidRPr="00934B7A" w:rsidRDefault="00121AE4" w:rsidP="00635B48">
            <w:pPr>
              <w:rPr>
                <w:del w:id="569" w:author="Meehan, Carole (EEC)" w:date="2026-09-25T21:10:00Z" w16du:dateUtc="2026-09-26T01:10:00Z"/>
                <w:rFonts w:ascii="Arial" w:hAnsi="Arial" w:cs="Arial"/>
              </w:rPr>
            </w:pPr>
            <w:del w:id="570" w:author="Meehan, Carole (EEC)" w:date="2026-09-25T21:10:00Z" w16du:dateUtc="2026-09-26T01:10:00Z">
              <w:r w:rsidRPr="00934B7A">
                <w:rPr>
                  <w:rFonts w:ascii="Arial" w:hAnsi="Arial" w:cs="Arial"/>
                </w:rPr>
                <w:delText>Telephone &amp; Communication</w:delText>
              </w:r>
            </w:del>
          </w:p>
        </w:tc>
        <w:tc>
          <w:tcPr>
            <w:tcW w:w="1095" w:type="dxa"/>
          </w:tcPr>
          <w:p w14:paraId="372F570C" w14:textId="77777777" w:rsidR="00121AE4" w:rsidRPr="00934B7A" w:rsidRDefault="00121AE4" w:rsidP="00635B48">
            <w:pPr>
              <w:jc w:val="center"/>
              <w:rPr>
                <w:del w:id="571" w:author="Meehan, Carole (EEC)" w:date="2026-09-25T21:10:00Z" w16du:dateUtc="2026-09-26T01:10:00Z"/>
                <w:rFonts w:ascii="Arial" w:hAnsi="Arial" w:cs="Arial"/>
              </w:rPr>
            </w:pPr>
          </w:p>
        </w:tc>
        <w:tc>
          <w:tcPr>
            <w:tcW w:w="3680" w:type="dxa"/>
          </w:tcPr>
          <w:p w14:paraId="2E2B37D5" w14:textId="77777777" w:rsidR="00121AE4" w:rsidRPr="00934B7A" w:rsidRDefault="00121AE4" w:rsidP="00635B48">
            <w:pPr>
              <w:jc w:val="center"/>
              <w:rPr>
                <w:del w:id="572" w:author="Meehan, Carole (EEC)" w:date="2026-09-25T21:10:00Z" w16du:dateUtc="2026-09-26T01:10:00Z"/>
                <w:rFonts w:ascii="Arial" w:hAnsi="Arial" w:cs="Arial"/>
              </w:rPr>
            </w:pPr>
          </w:p>
        </w:tc>
      </w:tr>
      <w:tr w:rsidR="00121AE4" w:rsidRPr="00934B7A" w14:paraId="490419EA" w14:textId="77777777" w:rsidTr="00635B48">
        <w:trPr>
          <w:jc w:val="center"/>
          <w:del w:id="573" w:author="Meehan, Carole (EEC)" w:date="2026-09-25T21:10:00Z" w16du:dateUtc="2026-09-26T01:10:00Z"/>
        </w:trPr>
        <w:tc>
          <w:tcPr>
            <w:tcW w:w="4760" w:type="dxa"/>
          </w:tcPr>
          <w:p w14:paraId="5098B095" w14:textId="77777777" w:rsidR="00121AE4" w:rsidRPr="00934B7A" w:rsidRDefault="00121AE4" w:rsidP="00635B48">
            <w:pPr>
              <w:rPr>
                <w:del w:id="574" w:author="Meehan, Carole (EEC)" w:date="2026-09-25T21:10:00Z" w16du:dateUtc="2026-09-26T01:10:00Z"/>
                <w:rFonts w:ascii="Arial" w:hAnsi="Arial" w:cs="Arial"/>
              </w:rPr>
            </w:pPr>
            <w:del w:id="575" w:author="Meehan, Carole (EEC)" w:date="2026-09-25T21:10:00Z" w16du:dateUtc="2026-09-26T01:10:00Z">
              <w:r w:rsidRPr="00934B7A">
                <w:rPr>
                  <w:rFonts w:ascii="Arial" w:hAnsi="Arial" w:cs="Arial"/>
                </w:rPr>
                <w:delText>Postage/Mailing</w:delText>
              </w:r>
            </w:del>
          </w:p>
        </w:tc>
        <w:tc>
          <w:tcPr>
            <w:tcW w:w="1095" w:type="dxa"/>
          </w:tcPr>
          <w:p w14:paraId="0CBB3041" w14:textId="77777777" w:rsidR="00121AE4" w:rsidRPr="00934B7A" w:rsidRDefault="00121AE4" w:rsidP="00635B48">
            <w:pPr>
              <w:jc w:val="center"/>
              <w:rPr>
                <w:del w:id="576" w:author="Meehan, Carole (EEC)" w:date="2026-09-25T21:10:00Z" w16du:dateUtc="2026-09-26T01:10:00Z"/>
                <w:rFonts w:ascii="Arial" w:hAnsi="Arial" w:cs="Arial"/>
              </w:rPr>
            </w:pPr>
          </w:p>
        </w:tc>
        <w:tc>
          <w:tcPr>
            <w:tcW w:w="3680" w:type="dxa"/>
          </w:tcPr>
          <w:p w14:paraId="0436E537" w14:textId="77777777" w:rsidR="00121AE4" w:rsidRPr="00934B7A" w:rsidRDefault="00121AE4" w:rsidP="00635B48">
            <w:pPr>
              <w:jc w:val="center"/>
              <w:rPr>
                <w:del w:id="577" w:author="Meehan, Carole (EEC)" w:date="2026-09-25T21:10:00Z" w16du:dateUtc="2026-09-26T01:10:00Z"/>
                <w:rFonts w:ascii="Arial" w:hAnsi="Arial" w:cs="Arial"/>
              </w:rPr>
            </w:pPr>
          </w:p>
        </w:tc>
      </w:tr>
      <w:tr w:rsidR="00121AE4" w:rsidRPr="00934B7A" w14:paraId="74119B26" w14:textId="77777777" w:rsidTr="00635B48">
        <w:trPr>
          <w:jc w:val="center"/>
          <w:del w:id="578" w:author="Meehan, Carole (EEC)" w:date="2026-09-25T21:10:00Z" w16du:dateUtc="2026-09-26T01:10:00Z"/>
        </w:trPr>
        <w:tc>
          <w:tcPr>
            <w:tcW w:w="4760" w:type="dxa"/>
          </w:tcPr>
          <w:p w14:paraId="3D6302EB" w14:textId="77777777" w:rsidR="00121AE4" w:rsidRPr="00934B7A" w:rsidRDefault="00121AE4" w:rsidP="00635B48">
            <w:pPr>
              <w:rPr>
                <w:del w:id="579" w:author="Meehan, Carole (EEC)" w:date="2026-09-25T21:10:00Z" w16du:dateUtc="2026-09-26T01:10:00Z"/>
                <w:rFonts w:ascii="Arial" w:hAnsi="Arial" w:cs="Arial"/>
              </w:rPr>
            </w:pPr>
            <w:del w:id="580" w:author="Meehan, Carole (EEC)" w:date="2026-09-25T21:10:00Z" w16du:dateUtc="2026-09-26T01:10:00Z">
              <w:r w:rsidRPr="00934B7A">
                <w:rPr>
                  <w:rFonts w:ascii="Arial" w:hAnsi="Arial" w:cs="Arial"/>
                </w:rPr>
                <w:delText>Reproduction/Copying</w:delText>
              </w:r>
            </w:del>
          </w:p>
        </w:tc>
        <w:tc>
          <w:tcPr>
            <w:tcW w:w="1095" w:type="dxa"/>
          </w:tcPr>
          <w:p w14:paraId="1A73D434" w14:textId="77777777" w:rsidR="00121AE4" w:rsidRPr="00934B7A" w:rsidRDefault="00121AE4" w:rsidP="00635B48">
            <w:pPr>
              <w:jc w:val="center"/>
              <w:rPr>
                <w:del w:id="581" w:author="Meehan, Carole (EEC)" w:date="2026-09-25T21:10:00Z" w16du:dateUtc="2026-09-26T01:10:00Z"/>
                <w:rFonts w:ascii="Arial" w:hAnsi="Arial" w:cs="Arial"/>
              </w:rPr>
            </w:pPr>
          </w:p>
        </w:tc>
        <w:tc>
          <w:tcPr>
            <w:tcW w:w="3680" w:type="dxa"/>
          </w:tcPr>
          <w:p w14:paraId="68A098C5" w14:textId="77777777" w:rsidR="00121AE4" w:rsidRPr="00934B7A" w:rsidRDefault="00121AE4" w:rsidP="00635B48">
            <w:pPr>
              <w:jc w:val="center"/>
              <w:rPr>
                <w:del w:id="582" w:author="Meehan, Carole (EEC)" w:date="2026-09-25T21:10:00Z" w16du:dateUtc="2026-09-26T01:10:00Z"/>
                <w:rFonts w:ascii="Arial" w:hAnsi="Arial" w:cs="Arial"/>
              </w:rPr>
            </w:pPr>
          </w:p>
        </w:tc>
      </w:tr>
      <w:tr w:rsidR="00121AE4" w:rsidRPr="00934B7A" w14:paraId="2305D335" w14:textId="77777777" w:rsidTr="00635B48">
        <w:trPr>
          <w:jc w:val="center"/>
          <w:del w:id="583" w:author="Meehan, Carole (EEC)" w:date="2026-09-25T21:10:00Z" w16du:dateUtc="2026-09-26T01:10:00Z"/>
        </w:trPr>
        <w:tc>
          <w:tcPr>
            <w:tcW w:w="4760" w:type="dxa"/>
          </w:tcPr>
          <w:p w14:paraId="6279FBFC" w14:textId="77777777" w:rsidR="00121AE4" w:rsidRPr="00934B7A" w:rsidRDefault="00121AE4" w:rsidP="00635B48">
            <w:pPr>
              <w:rPr>
                <w:del w:id="584" w:author="Meehan, Carole (EEC)" w:date="2026-09-25T21:10:00Z" w16du:dateUtc="2026-09-26T01:10:00Z"/>
                <w:rFonts w:ascii="Arial" w:hAnsi="Arial" w:cs="Arial"/>
              </w:rPr>
            </w:pPr>
            <w:del w:id="585" w:author="Meehan, Carole (EEC)" w:date="2026-09-25T21:10:00Z" w16du:dateUtc="2026-09-26T01:10:00Z">
              <w:r w:rsidRPr="00934B7A">
                <w:rPr>
                  <w:rFonts w:ascii="Arial" w:hAnsi="Arial" w:cs="Arial"/>
                </w:rPr>
                <w:delText>Travel</w:delText>
              </w:r>
            </w:del>
          </w:p>
        </w:tc>
        <w:tc>
          <w:tcPr>
            <w:tcW w:w="1095" w:type="dxa"/>
          </w:tcPr>
          <w:p w14:paraId="7CC4E40F" w14:textId="77777777" w:rsidR="00121AE4" w:rsidRPr="00934B7A" w:rsidRDefault="00121AE4" w:rsidP="00635B48">
            <w:pPr>
              <w:jc w:val="center"/>
              <w:rPr>
                <w:del w:id="586" w:author="Meehan, Carole (EEC)" w:date="2026-09-25T21:10:00Z" w16du:dateUtc="2026-09-26T01:10:00Z"/>
                <w:rFonts w:ascii="Arial" w:hAnsi="Arial" w:cs="Arial"/>
              </w:rPr>
            </w:pPr>
          </w:p>
        </w:tc>
        <w:tc>
          <w:tcPr>
            <w:tcW w:w="3680" w:type="dxa"/>
          </w:tcPr>
          <w:p w14:paraId="286E1AC6" w14:textId="77777777" w:rsidR="00121AE4" w:rsidRPr="00934B7A" w:rsidRDefault="00121AE4" w:rsidP="00635B48">
            <w:pPr>
              <w:jc w:val="center"/>
              <w:rPr>
                <w:del w:id="587" w:author="Meehan, Carole (EEC)" w:date="2026-09-25T21:10:00Z" w16du:dateUtc="2026-09-26T01:10:00Z"/>
                <w:rFonts w:ascii="Arial" w:hAnsi="Arial" w:cs="Arial"/>
              </w:rPr>
            </w:pPr>
          </w:p>
        </w:tc>
      </w:tr>
      <w:tr w:rsidR="00121AE4" w:rsidRPr="00934B7A" w14:paraId="4F694D76" w14:textId="77777777" w:rsidTr="00635B48">
        <w:trPr>
          <w:jc w:val="center"/>
          <w:del w:id="588" w:author="Meehan, Carole (EEC)" w:date="2026-09-25T21:10:00Z" w16du:dateUtc="2026-09-26T01:10:00Z"/>
        </w:trPr>
        <w:tc>
          <w:tcPr>
            <w:tcW w:w="4760" w:type="dxa"/>
          </w:tcPr>
          <w:p w14:paraId="3184515A" w14:textId="77777777" w:rsidR="00121AE4" w:rsidRPr="00934B7A" w:rsidRDefault="00121AE4" w:rsidP="00635B48">
            <w:pPr>
              <w:rPr>
                <w:del w:id="589" w:author="Meehan, Carole (EEC)" w:date="2026-09-25T21:10:00Z" w16du:dateUtc="2026-09-26T01:10:00Z"/>
                <w:rFonts w:ascii="Arial" w:hAnsi="Arial" w:cs="Arial"/>
              </w:rPr>
            </w:pPr>
            <w:del w:id="590" w:author="Meehan, Carole (EEC)" w:date="2026-09-25T21:10:00Z" w16du:dateUtc="2026-09-26T01:10:00Z">
              <w:r w:rsidRPr="00934B7A">
                <w:rPr>
                  <w:rFonts w:ascii="Arial" w:hAnsi="Arial" w:cs="Arial"/>
                </w:rPr>
                <w:delText>Training/Conferences</w:delText>
              </w:r>
            </w:del>
          </w:p>
        </w:tc>
        <w:tc>
          <w:tcPr>
            <w:tcW w:w="1095" w:type="dxa"/>
          </w:tcPr>
          <w:p w14:paraId="3C31ACE8" w14:textId="77777777" w:rsidR="00121AE4" w:rsidRPr="00934B7A" w:rsidRDefault="00121AE4" w:rsidP="00635B48">
            <w:pPr>
              <w:jc w:val="center"/>
              <w:rPr>
                <w:del w:id="591" w:author="Meehan, Carole (EEC)" w:date="2026-09-25T21:10:00Z" w16du:dateUtc="2026-09-26T01:10:00Z"/>
                <w:rFonts w:ascii="Arial" w:hAnsi="Arial" w:cs="Arial"/>
              </w:rPr>
            </w:pPr>
          </w:p>
        </w:tc>
        <w:tc>
          <w:tcPr>
            <w:tcW w:w="3680" w:type="dxa"/>
          </w:tcPr>
          <w:p w14:paraId="58C3177F" w14:textId="77777777" w:rsidR="00121AE4" w:rsidRPr="00934B7A" w:rsidRDefault="00121AE4" w:rsidP="00635B48">
            <w:pPr>
              <w:jc w:val="center"/>
              <w:rPr>
                <w:del w:id="592" w:author="Meehan, Carole (EEC)" w:date="2026-09-25T21:10:00Z" w16du:dateUtc="2026-09-26T01:10:00Z"/>
                <w:rFonts w:ascii="Arial" w:hAnsi="Arial" w:cs="Arial"/>
              </w:rPr>
            </w:pPr>
          </w:p>
        </w:tc>
      </w:tr>
      <w:tr w:rsidR="00121AE4" w:rsidRPr="00934B7A" w14:paraId="0B40C1FB" w14:textId="77777777" w:rsidTr="00635B48">
        <w:trPr>
          <w:jc w:val="center"/>
          <w:del w:id="593" w:author="Meehan, Carole (EEC)" w:date="2026-09-25T21:10:00Z" w16du:dateUtc="2026-09-26T01:10:00Z"/>
        </w:trPr>
        <w:tc>
          <w:tcPr>
            <w:tcW w:w="4760" w:type="dxa"/>
          </w:tcPr>
          <w:p w14:paraId="15CD780B" w14:textId="77777777" w:rsidR="00121AE4" w:rsidRPr="00934B7A" w:rsidRDefault="00121AE4" w:rsidP="00635B48">
            <w:pPr>
              <w:rPr>
                <w:del w:id="594" w:author="Meehan, Carole (EEC)" w:date="2026-09-25T21:10:00Z" w16du:dateUtc="2026-09-26T01:10:00Z"/>
                <w:rFonts w:ascii="Arial" w:hAnsi="Arial" w:cs="Arial"/>
              </w:rPr>
            </w:pPr>
            <w:del w:id="595" w:author="Meehan, Carole (EEC)" w:date="2026-09-25T21:10:00Z" w16du:dateUtc="2026-09-26T01:10:00Z">
              <w:r>
                <w:rPr>
                  <w:rFonts w:ascii="Arial" w:hAnsi="Arial" w:cs="Arial"/>
                </w:rPr>
                <w:delText>Client Supports</w:delText>
              </w:r>
            </w:del>
          </w:p>
        </w:tc>
        <w:tc>
          <w:tcPr>
            <w:tcW w:w="1095" w:type="dxa"/>
          </w:tcPr>
          <w:p w14:paraId="0682FF1D" w14:textId="77777777" w:rsidR="00121AE4" w:rsidRPr="00934B7A" w:rsidRDefault="00121AE4" w:rsidP="00635B48">
            <w:pPr>
              <w:jc w:val="center"/>
              <w:rPr>
                <w:del w:id="596" w:author="Meehan, Carole (EEC)" w:date="2026-09-25T21:10:00Z" w16du:dateUtc="2026-09-26T01:10:00Z"/>
                <w:rFonts w:ascii="Arial" w:hAnsi="Arial" w:cs="Arial"/>
              </w:rPr>
            </w:pPr>
          </w:p>
        </w:tc>
        <w:tc>
          <w:tcPr>
            <w:tcW w:w="3680" w:type="dxa"/>
          </w:tcPr>
          <w:p w14:paraId="6A81A917" w14:textId="77777777" w:rsidR="00121AE4" w:rsidRPr="00934B7A" w:rsidRDefault="00121AE4" w:rsidP="00635B48">
            <w:pPr>
              <w:jc w:val="center"/>
              <w:rPr>
                <w:del w:id="597" w:author="Meehan, Carole (EEC)" w:date="2026-09-25T21:10:00Z" w16du:dateUtc="2026-09-26T01:10:00Z"/>
                <w:rFonts w:ascii="Arial" w:hAnsi="Arial" w:cs="Arial"/>
              </w:rPr>
            </w:pPr>
          </w:p>
        </w:tc>
      </w:tr>
      <w:tr w:rsidR="00121AE4" w:rsidRPr="00934B7A" w14:paraId="136C892D" w14:textId="77777777" w:rsidTr="00635B48">
        <w:trPr>
          <w:jc w:val="center"/>
          <w:del w:id="598" w:author="Meehan, Carole (EEC)" w:date="2026-09-25T21:10:00Z" w16du:dateUtc="2026-09-26T01:10:00Z"/>
        </w:trPr>
        <w:tc>
          <w:tcPr>
            <w:tcW w:w="4760" w:type="dxa"/>
            <w:tcBorders>
              <w:bottom w:val="single" w:sz="4" w:space="0" w:color="auto"/>
            </w:tcBorders>
          </w:tcPr>
          <w:p w14:paraId="4E5E7FDE" w14:textId="77777777" w:rsidR="00121AE4" w:rsidRPr="00934B7A" w:rsidRDefault="00121AE4" w:rsidP="00635B48">
            <w:pPr>
              <w:rPr>
                <w:del w:id="599" w:author="Meehan, Carole (EEC)" w:date="2026-09-25T21:10:00Z" w16du:dateUtc="2026-09-26T01:10:00Z"/>
                <w:rFonts w:ascii="Arial" w:hAnsi="Arial" w:cs="Arial"/>
              </w:rPr>
            </w:pPr>
            <w:del w:id="600" w:author="Meehan, Carole (EEC)" w:date="2026-09-25T21:10:00Z" w16du:dateUtc="2026-09-26T01:10:00Z">
              <w:r w:rsidRPr="00934B7A">
                <w:rPr>
                  <w:rFonts w:ascii="Arial" w:hAnsi="Arial" w:cs="Arial"/>
                </w:rPr>
                <w:delText>Other</w:delText>
              </w:r>
            </w:del>
          </w:p>
        </w:tc>
        <w:tc>
          <w:tcPr>
            <w:tcW w:w="1095" w:type="dxa"/>
            <w:tcBorders>
              <w:bottom w:val="single" w:sz="4" w:space="0" w:color="auto"/>
            </w:tcBorders>
          </w:tcPr>
          <w:p w14:paraId="1A5C3EA5" w14:textId="77777777" w:rsidR="00121AE4" w:rsidRPr="00934B7A" w:rsidRDefault="00121AE4" w:rsidP="00635B48">
            <w:pPr>
              <w:jc w:val="center"/>
              <w:rPr>
                <w:del w:id="601" w:author="Meehan, Carole (EEC)" w:date="2026-09-25T21:10:00Z" w16du:dateUtc="2026-09-26T01:10:00Z"/>
                <w:rFonts w:ascii="Arial" w:hAnsi="Arial" w:cs="Arial"/>
              </w:rPr>
            </w:pPr>
          </w:p>
        </w:tc>
        <w:tc>
          <w:tcPr>
            <w:tcW w:w="3680" w:type="dxa"/>
            <w:tcBorders>
              <w:bottom w:val="single" w:sz="4" w:space="0" w:color="auto"/>
            </w:tcBorders>
          </w:tcPr>
          <w:p w14:paraId="5FDBEEFF" w14:textId="77777777" w:rsidR="00121AE4" w:rsidRPr="00934B7A" w:rsidRDefault="00121AE4" w:rsidP="00635B48">
            <w:pPr>
              <w:jc w:val="center"/>
              <w:rPr>
                <w:del w:id="602" w:author="Meehan, Carole (EEC)" w:date="2026-09-25T21:10:00Z" w16du:dateUtc="2026-09-26T01:10:00Z"/>
                <w:rFonts w:ascii="Arial" w:hAnsi="Arial" w:cs="Arial"/>
              </w:rPr>
            </w:pPr>
          </w:p>
        </w:tc>
      </w:tr>
      <w:tr w:rsidR="00121AE4" w:rsidRPr="00934B7A" w14:paraId="10E77796" w14:textId="77777777" w:rsidTr="00635B48">
        <w:trPr>
          <w:jc w:val="center"/>
          <w:del w:id="603" w:author="Meehan, Carole (EEC)" w:date="2026-09-25T21:10:00Z" w16du:dateUtc="2026-09-26T01:10:00Z"/>
        </w:trPr>
        <w:tc>
          <w:tcPr>
            <w:tcW w:w="4760" w:type="dxa"/>
            <w:shd w:val="pct25" w:color="CCFFCC" w:fill="auto"/>
          </w:tcPr>
          <w:p w14:paraId="45D74356" w14:textId="77777777" w:rsidR="00121AE4" w:rsidRPr="00934B7A" w:rsidRDefault="00121AE4" w:rsidP="00635B48">
            <w:pPr>
              <w:rPr>
                <w:del w:id="604" w:author="Meehan, Carole (EEC)" w:date="2026-09-25T21:10:00Z" w16du:dateUtc="2026-09-26T01:10:00Z"/>
                <w:rFonts w:ascii="Arial" w:hAnsi="Arial" w:cs="Arial"/>
              </w:rPr>
            </w:pPr>
            <w:del w:id="605" w:author="Meehan, Carole (EEC)" w:date="2026-09-25T21:10:00Z" w16du:dateUtc="2026-09-26T01:10:00Z">
              <w:r w:rsidRPr="00934B7A">
                <w:rPr>
                  <w:rFonts w:ascii="Arial" w:hAnsi="Arial" w:cs="Arial"/>
                </w:rPr>
                <w:delText>SUBTOTAL OPERATING EXPENSES</w:delText>
              </w:r>
            </w:del>
          </w:p>
        </w:tc>
        <w:tc>
          <w:tcPr>
            <w:tcW w:w="1095" w:type="dxa"/>
            <w:shd w:val="pct25" w:color="CCFFCC" w:fill="auto"/>
          </w:tcPr>
          <w:p w14:paraId="6E3F18B9" w14:textId="77777777" w:rsidR="00121AE4" w:rsidRPr="00934B7A" w:rsidRDefault="00121AE4" w:rsidP="00635B48">
            <w:pPr>
              <w:jc w:val="center"/>
              <w:rPr>
                <w:del w:id="606" w:author="Meehan, Carole (EEC)" w:date="2026-09-25T21:10:00Z" w16du:dateUtc="2026-09-26T01:10:00Z"/>
                <w:rFonts w:ascii="Arial" w:hAnsi="Arial" w:cs="Arial"/>
              </w:rPr>
            </w:pPr>
          </w:p>
        </w:tc>
        <w:tc>
          <w:tcPr>
            <w:tcW w:w="3680" w:type="dxa"/>
            <w:shd w:val="pct25" w:color="CCFFCC" w:fill="auto"/>
          </w:tcPr>
          <w:p w14:paraId="05A47349" w14:textId="77777777" w:rsidR="00121AE4" w:rsidRPr="00934B7A" w:rsidRDefault="00121AE4" w:rsidP="00635B48">
            <w:pPr>
              <w:jc w:val="center"/>
              <w:rPr>
                <w:del w:id="607" w:author="Meehan, Carole (EEC)" w:date="2026-09-25T21:10:00Z" w16du:dateUtc="2026-09-26T01:10:00Z"/>
                <w:rFonts w:ascii="Arial" w:hAnsi="Arial" w:cs="Arial"/>
              </w:rPr>
            </w:pPr>
          </w:p>
        </w:tc>
      </w:tr>
      <w:tr w:rsidR="00121AE4" w:rsidRPr="00934B7A" w14:paraId="2A3C97E0" w14:textId="77777777" w:rsidTr="00635B48">
        <w:trPr>
          <w:jc w:val="center"/>
          <w:del w:id="608" w:author="Meehan, Carole (EEC)" w:date="2026-09-25T21:10:00Z" w16du:dateUtc="2026-09-26T01:10:00Z"/>
        </w:trPr>
        <w:tc>
          <w:tcPr>
            <w:tcW w:w="4760" w:type="dxa"/>
          </w:tcPr>
          <w:p w14:paraId="1AE37496" w14:textId="77777777" w:rsidR="00121AE4" w:rsidRPr="00934B7A" w:rsidRDefault="00121AE4" w:rsidP="00635B48">
            <w:pPr>
              <w:rPr>
                <w:del w:id="609" w:author="Meehan, Carole (EEC)" w:date="2026-09-25T21:10:00Z" w16du:dateUtc="2026-09-26T01:10:00Z"/>
                <w:rFonts w:ascii="Arial" w:hAnsi="Arial" w:cs="Arial"/>
                <w:u w:val="single"/>
              </w:rPr>
            </w:pPr>
            <w:del w:id="610" w:author="Meehan, Carole (EEC)" w:date="2026-09-25T21:10:00Z" w16du:dateUtc="2026-09-26T01:10:00Z">
              <w:r w:rsidRPr="00934B7A">
                <w:rPr>
                  <w:rFonts w:ascii="Arial" w:hAnsi="Arial" w:cs="Arial"/>
                  <w:u w:val="single"/>
                </w:rPr>
                <w:delText>Subcontractors</w:delText>
              </w:r>
              <w:r>
                <w:rPr>
                  <w:rFonts w:ascii="Arial" w:hAnsi="Arial" w:cs="Arial"/>
                  <w:u w:val="single"/>
                </w:rPr>
                <w:delText xml:space="preserve"> (only as needed)</w:delText>
              </w:r>
            </w:del>
          </w:p>
        </w:tc>
        <w:tc>
          <w:tcPr>
            <w:tcW w:w="1095" w:type="dxa"/>
          </w:tcPr>
          <w:p w14:paraId="22FC4FB9" w14:textId="77777777" w:rsidR="00121AE4" w:rsidRPr="00934B7A" w:rsidRDefault="00121AE4" w:rsidP="00635B48">
            <w:pPr>
              <w:jc w:val="center"/>
              <w:rPr>
                <w:del w:id="611" w:author="Meehan, Carole (EEC)" w:date="2026-09-25T21:10:00Z" w16du:dateUtc="2026-09-26T01:10:00Z"/>
                <w:rFonts w:ascii="Arial" w:hAnsi="Arial" w:cs="Arial"/>
              </w:rPr>
            </w:pPr>
          </w:p>
        </w:tc>
        <w:tc>
          <w:tcPr>
            <w:tcW w:w="3680" w:type="dxa"/>
          </w:tcPr>
          <w:p w14:paraId="448B2CA5" w14:textId="77777777" w:rsidR="00121AE4" w:rsidRPr="00934B7A" w:rsidRDefault="00121AE4" w:rsidP="00635B48">
            <w:pPr>
              <w:jc w:val="center"/>
              <w:rPr>
                <w:del w:id="612" w:author="Meehan, Carole (EEC)" w:date="2026-09-25T21:10:00Z" w16du:dateUtc="2026-09-26T01:10:00Z"/>
                <w:rFonts w:ascii="Arial" w:hAnsi="Arial" w:cs="Arial"/>
              </w:rPr>
            </w:pPr>
          </w:p>
        </w:tc>
      </w:tr>
      <w:tr w:rsidR="00121AE4" w:rsidRPr="00934B7A" w14:paraId="627CE4B3" w14:textId="77777777" w:rsidTr="00635B48">
        <w:trPr>
          <w:jc w:val="center"/>
          <w:del w:id="613" w:author="Meehan, Carole (EEC)" w:date="2026-09-25T21:10:00Z" w16du:dateUtc="2026-09-26T01:10:00Z"/>
        </w:trPr>
        <w:tc>
          <w:tcPr>
            <w:tcW w:w="4760" w:type="dxa"/>
          </w:tcPr>
          <w:p w14:paraId="719B2F5C" w14:textId="77777777" w:rsidR="00121AE4" w:rsidRPr="00934B7A" w:rsidRDefault="00121AE4" w:rsidP="00635B48">
            <w:pPr>
              <w:rPr>
                <w:del w:id="614" w:author="Meehan, Carole (EEC)" w:date="2026-09-25T21:10:00Z" w16du:dateUtc="2026-09-26T01:10:00Z"/>
                <w:rFonts w:ascii="Arial" w:hAnsi="Arial" w:cs="Arial"/>
              </w:rPr>
            </w:pPr>
            <w:del w:id="615" w:author="Meehan, Carole (EEC)" w:date="2026-09-25T21:10:00Z" w16du:dateUtc="2026-09-26T01:10:00Z">
              <w:r w:rsidRPr="00934B7A">
                <w:rPr>
                  <w:rFonts w:ascii="Arial" w:hAnsi="Arial" w:cs="Arial"/>
                </w:rPr>
                <w:delText>Subcontractor 1</w:delText>
              </w:r>
            </w:del>
          </w:p>
        </w:tc>
        <w:tc>
          <w:tcPr>
            <w:tcW w:w="1095" w:type="dxa"/>
          </w:tcPr>
          <w:p w14:paraId="6974C518" w14:textId="77777777" w:rsidR="00121AE4" w:rsidRPr="00934B7A" w:rsidRDefault="00121AE4" w:rsidP="00635B48">
            <w:pPr>
              <w:jc w:val="center"/>
              <w:rPr>
                <w:del w:id="616" w:author="Meehan, Carole (EEC)" w:date="2026-09-25T21:10:00Z" w16du:dateUtc="2026-09-26T01:10:00Z"/>
                <w:rFonts w:ascii="Arial" w:hAnsi="Arial" w:cs="Arial"/>
              </w:rPr>
            </w:pPr>
          </w:p>
        </w:tc>
        <w:tc>
          <w:tcPr>
            <w:tcW w:w="3680" w:type="dxa"/>
          </w:tcPr>
          <w:p w14:paraId="3FBA207B" w14:textId="77777777" w:rsidR="00121AE4" w:rsidRPr="00934B7A" w:rsidRDefault="00121AE4" w:rsidP="00635B48">
            <w:pPr>
              <w:jc w:val="center"/>
              <w:rPr>
                <w:del w:id="617" w:author="Meehan, Carole (EEC)" w:date="2026-09-25T21:10:00Z" w16du:dateUtc="2026-09-26T01:10:00Z"/>
                <w:rFonts w:ascii="Arial" w:hAnsi="Arial" w:cs="Arial"/>
              </w:rPr>
            </w:pPr>
          </w:p>
        </w:tc>
      </w:tr>
      <w:tr w:rsidR="00121AE4" w:rsidRPr="00934B7A" w14:paraId="5B96E604" w14:textId="77777777" w:rsidTr="00635B48">
        <w:trPr>
          <w:jc w:val="center"/>
          <w:del w:id="618" w:author="Meehan, Carole (EEC)" w:date="2026-09-25T21:10:00Z" w16du:dateUtc="2026-09-26T01:10:00Z"/>
        </w:trPr>
        <w:tc>
          <w:tcPr>
            <w:tcW w:w="4760" w:type="dxa"/>
            <w:tcBorders>
              <w:bottom w:val="single" w:sz="4" w:space="0" w:color="auto"/>
            </w:tcBorders>
          </w:tcPr>
          <w:p w14:paraId="6C5E94F2" w14:textId="77777777" w:rsidR="00121AE4" w:rsidRPr="00934B7A" w:rsidRDefault="00121AE4" w:rsidP="00635B48">
            <w:pPr>
              <w:rPr>
                <w:del w:id="619" w:author="Meehan, Carole (EEC)" w:date="2026-09-25T21:10:00Z" w16du:dateUtc="2026-09-26T01:10:00Z"/>
                <w:rFonts w:ascii="Arial" w:hAnsi="Arial" w:cs="Arial"/>
              </w:rPr>
            </w:pPr>
            <w:del w:id="620" w:author="Meehan, Carole (EEC)" w:date="2026-09-25T21:10:00Z" w16du:dateUtc="2026-09-26T01:10:00Z">
              <w:r w:rsidRPr="00934B7A">
                <w:rPr>
                  <w:rFonts w:ascii="Arial" w:hAnsi="Arial" w:cs="Arial"/>
                </w:rPr>
                <w:delText>Subcontractor 2</w:delText>
              </w:r>
            </w:del>
          </w:p>
        </w:tc>
        <w:tc>
          <w:tcPr>
            <w:tcW w:w="1095" w:type="dxa"/>
            <w:tcBorders>
              <w:bottom w:val="single" w:sz="4" w:space="0" w:color="auto"/>
            </w:tcBorders>
          </w:tcPr>
          <w:p w14:paraId="0384F3AA" w14:textId="77777777" w:rsidR="00121AE4" w:rsidRPr="00934B7A" w:rsidRDefault="00121AE4" w:rsidP="00635B48">
            <w:pPr>
              <w:jc w:val="center"/>
              <w:rPr>
                <w:del w:id="621" w:author="Meehan, Carole (EEC)" w:date="2026-09-25T21:10:00Z" w16du:dateUtc="2026-09-26T01:10:00Z"/>
                <w:rFonts w:ascii="Arial" w:hAnsi="Arial" w:cs="Arial"/>
              </w:rPr>
            </w:pPr>
          </w:p>
        </w:tc>
        <w:tc>
          <w:tcPr>
            <w:tcW w:w="3680" w:type="dxa"/>
            <w:tcBorders>
              <w:bottom w:val="single" w:sz="4" w:space="0" w:color="auto"/>
            </w:tcBorders>
          </w:tcPr>
          <w:p w14:paraId="1E847C07" w14:textId="77777777" w:rsidR="00121AE4" w:rsidRPr="00934B7A" w:rsidRDefault="00121AE4" w:rsidP="00635B48">
            <w:pPr>
              <w:jc w:val="center"/>
              <w:rPr>
                <w:del w:id="622" w:author="Meehan, Carole (EEC)" w:date="2026-09-25T21:10:00Z" w16du:dateUtc="2026-09-26T01:10:00Z"/>
                <w:rFonts w:ascii="Arial" w:hAnsi="Arial" w:cs="Arial"/>
              </w:rPr>
            </w:pPr>
          </w:p>
        </w:tc>
      </w:tr>
      <w:tr w:rsidR="00121AE4" w:rsidRPr="00934B7A" w14:paraId="09AACED3" w14:textId="77777777" w:rsidTr="00635B48">
        <w:trPr>
          <w:jc w:val="center"/>
          <w:del w:id="623" w:author="Meehan, Carole (EEC)" w:date="2026-09-25T21:10:00Z" w16du:dateUtc="2026-09-26T01:10:00Z"/>
        </w:trPr>
        <w:tc>
          <w:tcPr>
            <w:tcW w:w="4760" w:type="dxa"/>
            <w:shd w:val="pct25" w:color="CCFFCC" w:fill="auto"/>
          </w:tcPr>
          <w:p w14:paraId="4703209D" w14:textId="77777777" w:rsidR="00121AE4" w:rsidRPr="00934B7A" w:rsidRDefault="00121AE4" w:rsidP="00635B48">
            <w:pPr>
              <w:rPr>
                <w:del w:id="624" w:author="Meehan, Carole (EEC)" w:date="2026-09-25T21:10:00Z" w16du:dateUtc="2026-09-26T01:10:00Z"/>
                <w:rFonts w:ascii="Arial" w:hAnsi="Arial" w:cs="Arial"/>
              </w:rPr>
            </w:pPr>
            <w:del w:id="625" w:author="Meehan, Carole (EEC)" w:date="2026-09-25T21:10:00Z" w16du:dateUtc="2026-09-26T01:10:00Z">
              <w:r w:rsidRPr="00934B7A">
                <w:rPr>
                  <w:rFonts w:ascii="Arial" w:hAnsi="Arial" w:cs="Arial"/>
                </w:rPr>
                <w:delText>SUBTOTAL SUBCONTRACTORS</w:delText>
              </w:r>
            </w:del>
          </w:p>
        </w:tc>
        <w:tc>
          <w:tcPr>
            <w:tcW w:w="1095" w:type="dxa"/>
            <w:shd w:val="pct25" w:color="CCFFCC" w:fill="auto"/>
          </w:tcPr>
          <w:p w14:paraId="5E06F5DC" w14:textId="77777777" w:rsidR="00121AE4" w:rsidRPr="00934B7A" w:rsidRDefault="00121AE4" w:rsidP="00635B48">
            <w:pPr>
              <w:jc w:val="center"/>
              <w:rPr>
                <w:del w:id="626" w:author="Meehan, Carole (EEC)" w:date="2026-09-25T21:10:00Z" w16du:dateUtc="2026-09-26T01:10:00Z"/>
                <w:rFonts w:ascii="Arial" w:hAnsi="Arial" w:cs="Arial"/>
              </w:rPr>
            </w:pPr>
          </w:p>
        </w:tc>
        <w:tc>
          <w:tcPr>
            <w:tcW w:w="3680" w:type="dxa"/>
            <w:shd w:val="pct25" w:color="CCFFCC" w:fill="auto"/>
          </w:tcPr>
          <w:p w14:paraId="4C12D60F" w14:textId="77777777" w:rsidR="00121AE4" w:rsidRPr="00934B7A" w:rsidRDefault="00121AE4" w:rsidP="00635B48">
            <w:pPr>
              <w:jc w:val="center"/>
              <w:rPr>
                <w:del w:id="627" w:author="Meehan, Carole (EEC)" w:date="2026-09-25T21:10:00Z" w16du:dateUtc="2026-09-26T01:10:00Z"/>
                <w:rFonts w:ascii="Arial" w:hAnsi="Arial" w:cs="Arial"/>
              </w:rPr>
            </w:pPr>
          </w:p>
        </w:tc>
      </w:tr>
      <w:tr w:rsidR="00121AE4" w:rsidRPr="00934B7A" w14:paraId="52ADC77D" w14:textId="77777777" w:rsidTr="00635B48">
        <w:trPr>
          <w:jc w:val="center"/>
          <w:del w:id="628" w:author="Meehan, Carole (EEC)" w:date="2026-09-25T21:10:00Z" w16du:dateUtc="2026-09-26T01:10:00Z"/>
        </w:trPr>
        <w:tc>
          <w:tcPr>
            <w:tcW w:w="4760" w:type="dxa"/>
          </w:tcPr>
          <w:p w14:paraId="78CD322A" w14:textId="77777777" w:rsidR="00121AE4" w:rsidRPr="00934B7A" w:rsidRDefault="00121AE4" w:rsidP="00635B48">
            <w:pPr>
              <w:rPr>
                <w:del w:id="629" w:author="Meehan, Carole (EEC)" w:date="2026-09-25T21:10:00Z" w16du:dateUtc="2026-09-26T01:10:00Z"/>
                <w:rFonts w:ascii="Arial" w:hAnsi="Arial" w:cs="Arial"/>
              </w:rPr>
            </w:pPr>
            <w:del w:id="630" w:author="Meehan, Carole (EEC)" w:date="2026-09-25T21:10:00Z" w16du:dateUtc="2026-09-26T01:10:00Z">
              <w:r w:rsidRPr="00934B7A">
                <w:rPr>
                  <w:rFonts w:ascii="Arial" w:hAnsi="Arial" w:cs="Arial"/>
                  <w:u w:val="single"/>
                </w:rPr>
                <w:delText>Indirect Costs</w:delText>
              </w:r>
            </w:del>
          </w:p>
        </w:tc>
        <w:tc>
          <w:tcPr>
            <w:tcW w:w="1095" w:type="dxa"/>
          </w:tcPr>
          <w:p w14:paraId="730A7A54" w14:textId="77777777" w:rsidR="00121AE4" w:rsidRPr="00934B7A" w:rsidRDefault="00121AE4" w:rsidP="00635B48">
            <w:pPr>
              <w:jc w:val="center"/>
              <w:rPr>
                <w:del w:id="631" w:author="Meehan, Carole (EEC)" w:date="2026-09-25T21:10:00Z" w16du:dateUtc="2026-09-26T01:10:00Z"/>
                <w:rFonts w:ascii="Arial" w:hAnsi="Arial" w:cs="Arial"/>
              </w:rPr>
            </w:pPr>
          </w:p>
        </w:tc>
        <w:tc>
          <w:tcPr>
            <w:tcW w:w="3680" w:type="dxa"/>
          </w:tcPr>
          <w:p w14:paraId="7403D921" w14:textId="77777777" w:rsidR="00121AE4" w:rsidRPr="00934B7A" w:rsidRDefault="00121AE4" w:rsidP="00635B48">
            <w:pPr>
              <w:jc w:val="center"/>
              <w:rPr>
                <w:del w:id="632" w:author="Meehan, Carole (EEC)" w:date="2026-09-25T21:10:00Z" w16du:dateUtc="2026-09-26T01:10:00Z"/>
                <w:rFonts w:ascii="Arial" w:hAnsi="Arial" w:cs="Arial"/>
              </w:rPr>
            </w:pPr>
          </w:p>
        </w:tc>
      </w:tr>
      <w:tr w:rsidR="00121AE4" w:rsidRPr="00934B7A" w14:paraId="3FCE121F" w14:textId="77777777" w:rsidTr="00635B48">
        <w:trPr>
          <w:jc w:val="center"/>
          <w:del w:id="633" w:author="Meehan, Carole (EEC)" w:date="2026-09-25T21:10:00Z" w16du:dateUtc="2026-09-26T01:10:00Z"/>
        </w:trPr>
        <w:tc>
          <w:tcPr>
            <w:tcW w:w="4760" w:type="dxa"/>
            <w:tcBorders>
              <w:bottom w:val="single" w:sz="4" w:space="0" w:color="auto"/>
            </w:tcBorders>
          </w:tcPr>
          <w:p w14:paraId="6FCAF407" w14:textId="77777777" w:rsidR="00121AE4" w:rsidRPr="00934B7A" w:rsidRDefault="00121AE4" w:rsidP="00635B48">
            <w:pPr>
              <w:rPr>
                <w:del w:id="634" w:author="Meehan, Carole (EEC)" w:date="2026-09-25T21:10:00Z" w16du:dateUtc="2026-09-26T01:10:00Z"/>
                <w:rFonts w:ascii="Arial" w:hAnsi="Arial" w:cs="Arial"/>
              </w:rPr>
            </w:pPr>
            <w:del w:id="635" w:author="Meehan, Carole (EEC)" w:date="2026-09-25T21:10:00Z" w16du:dateUtc="2026-09-26T01:10:00Z">
              <w:r w:rsidRPr="00934B7A">
                <w:rPr>
                  <w:rFonts w:ascii="Arial" w:hAnsi="Arial" w:cs="Arial"/>
                </w:rPr>
                <w:delText>Indirect Costs</w:delText>
              </w:r>
            </w:del>
          </w:p>
        </w:tc>
        <w:tc>
          <w:tcPr>
            <w:tcW w:w="1095" w:type="dxa"/>
            <w:tcBorders>
              <w:bottom w:val="single" w:sz="4" w:space="0" w:color="auto"/>
            </w:tcBorders>
          </w:tcPr>
          <w:p w14:paraId="5800A6C7" w14:textId="77777777" w:rsidR="00121AE4" w:rsidRPr="00934B7A" w:rsidRDefault="00121AE4" w:rsidP="00635B48">
            <w:pPr>
              <w:jc w:val="center"/>
              <w:rPr>
                <w:del w:id="636" w:author="Meehan, Carole (EEC)" w:date="2026-09-25T21:10:00Z" w16du:dateUtc="2026-09-26T01:10:00Z"/>
                <w:rFonts w:ascii="Arial" w:hAnsi="Arial" w:cs="Arial"/>
              </w:rPr>
            </w:pPr>
          </w:p>
        </w:tc>
        <w:tc>
          <w:tcPr>
            <w:tcW w:w="3680" w:type="dxa"/>
            <w:tcBorders>
              <w:bottom w:val="single" w:sz="4" w:space="0" w:color="auto"/>
            </w:tcBorders>
          </w:tcPr>
          <w:p w14:paraId="2C0B1269" w14:textId="77777777" w:rsidR="00121AE4" w:rsidRPr="00934B7A" w:rsidRDefault="00121AE4" w:rsidP="00635B48">
            <w:pPr>
              <w:jc w:val="center"/>
              <w:rPr>
                <w:del w:id="637" w:author="Meehan, Carole (EEC)" w:date="2026-09-25T21:10:00Z" w16du:dateUtc="2026-09-26T01:10:00Z"/>
                <w:rFonts w:ascii="Arial" w:hAnsi="Arial" w:cs="Arial"/>
              </w:rPr>
            </w:pPr>
          </w:p>
        </w:tc>
      </w:tr>
      <w:tr w:rsidR="00121AE4" w:rsidRPr="00934B7A" w14:paraId="79BF2C2A" w14:textId="77777777" w:rsidTr="00635B48">
        <w:trPr>
          <w:jc w:val="center"/>
          <w:del w:id="638" w:author="Meehan, Carole (EEC)" w:date="2026-09-25T21:10:00Z" w16du:dateUtc="2026-09-26T01:10:00Z"/>
        </w:trPr>
        <w:tc>
          <w:tcPr>
            <w:tcW w:w="4760" w:type="dxa"/>
            <w:tcBorders>
              <w:bottom w:val="single" w:sz="4" w:space="0" w:color="auto"/>
            </w:tcBorders>
            <w:shd w:val="pct25" w:color="CCFFCC" w:fill="auto"/>
          </w:tcPr>
          <w:p w14:paraId="5F9A1024" w14:textId="77777777" w:rsidR="00121AE4" w:rsidRPr="00934B7A" w:rsidRDefault="00121AE4" w:rsidP="00635B48">
            <w:pPr>
              <w:rPr>
                <w:del w:id="639" w:author="Meehan, Carole (EEC)" w:date="2026-09-25T21:10:00Z" w16du:dateUtc="2026-09-26T01:10:00Z"/>
                <w:rFonts w:ascii="Arial" w:hAnsi="Arial" w:cs="Arial"/>
              </w:rPr>
            </w:pPr>
            <w:del w:id="640" w:author="Meehan, Carole (EEC)" w:date="2026-09-25T21:10:00Z" w16du:dateUtc="2026-09-26T01:10:00Z">
              <w:r w:rsidRPr="00934B7A">
                <w:rPr>
                  <w:rFonts w:ascii="Arial" w:hAnsi="Arial" w:cs="Arial"/>
                </w:rPr>
                <w:delText>SUBTOTAL INDIRECT COSTS</w:delText>
              </w:r>
            </w:del>
          </w:p>
        </w:tc>
        <w:tc>
          <w:tcPr>
            <w:tcW w:w="1095" w:type="dxa"/>
            <w:tcBorders>
              <w:bottom w:val="single" w:sz="4" w:space="0" w:color="auto"/>
            </w:tcBorders>
            <w:shd w:val="pct25" w:color="CCFFCC" w:fill="auto"/>
          </w:tcPr>
          <w:p w14:paraId="346A2FF6" w14:textId="77777777" w:rsidR="00121AE4" w:rsidRPr="00934B7A" w:rsidRDefault="00121AE4" w:rsidP="00635B48">
            <w:pPr>
              <w:jc w:val="center"/>
              <w:rPr>
                <w:del w:id="641" w:author="Meehan, Carole (EEC)" w:date="2026-09-25T21:10:00Z" w16du:dateUtc="2026-09-26T01:10:00Z"/>
                <w:rFonts w:ascii="Arial" w:hAnsi="Arial" w:cs="Arial"/>
              </w:rPr>
            </w:pPr>
          </w:p>
        </w:tc>
        <w:tc>
          <w:tcPr>
            <w:tcW w:w="3680" w:type="dxa"/>
            <w:tcBorders>
              <w:bottom w:val="single" w:sz="4" w:space="0" w:color="auto"/>
            </w:tcBorders>
            <w:shd w:val="pct25" w:color="CCFFCC" w:fill="auto"/>
          </w:tcPr>
          <w:p w14:paraId="68BEC602" w14:textId="77777777" w:rsidR="00121AE4" w:rsidRPr="00934B7A" w:rsidRDefault="00121AE4" w:rsidP="00635B48">
            <w:pPr>
              <w:jc w:val="center"/>
              <w:rPr>
                <w:del w:id="642" w:author="Meehan, Carole (EEC)" w:date="2026-09-25T21:10:00Z" w16du:dateUtc="2026-09-26T01:10:00Z"/>
                <w:rFonts w:ascii="Arial" w:hAnsi="Arial" w:cs="Arial"/>
              </w:rPr>
            </w:pPr>
          </w:p>
        </w:tc>
      </w:tr>
      <w:tr w:rsidR="00121AE4" w:rsidRPr="00934B7A" w14:paraId="6F69DB33" w14:textId="77777777" w:rsidTr="00635B48">
        <w:trPr>
          <w:jc w:val="center"/>
          <w:del w:id="643" w:author="Meehan, Carole (EEC)" w:date="2026-09-25T21:10:00Z" w16du:dateUtc="2026-09-26T01:10:00Z"/>
        </w:trPr>
        <w:tc>
          <w:tcPr>
            <w:tcW w:w="4760" w:type="dxa"/>
            <w:shd w:val="solid" w:color="CCFFCC" w:fill="auto"/>
          </w:tcPr>
          <w:p w14:paraId="360E479C" w14:textId="77777777" w:rsidR="00121AE4" w:rsidRPr="00934B7A" w:rsidRDefault="00121AE4" w:rsidP="00635B48">
            <w:pPr>
              <w:rPr>
                <w:del w:id="644" w:author="Meehan, Carole (EEC)" w:date="2026-09-25T21:10:00Z" w16du:dateUtc="2026-09-26T01:10:00Z"/>
                <w:rFonts w:ascii="Arial" w:hAnsi="Arial" w:cs="Arial"/>
              </w:rPr>
            </w:pPr>
            <w:del w:id="645" w:author="Meehan, Carole (EEC)" w:date="2026-09-25T21:10:00Z" w16du:dateUtc="2026-09-26T01:10:00Z">
              <w:r w:rsidRPr="00934B7A">
                <w:rPr>
                  <w:rFonts w:ascii="Arial" w:hAnsi="Arial" w:cs="Arial"/>
                </w:rPr>
                <w:delText>GRAND TOTAL EXPENSES</w:delText>
              </w:r>
            </w:del>
          </w:p>
        </w:tc>
        <w:tc>
          <w:tcPr>
            <w:tcW w:w="1095" w:type="dxa"/>
            <w:shd w:val="solid" w:color="CCFFCC" w:fill="auto"/>
          </w:tcPr>
          <w:p w14:paraId="5CDE0B5B" w14:textId="77777777" w:rsidR="00121AE4" w:rsidRPr="00934B7A" w:rsidRDefault="00121AE4" w:rsidP="00635B48">
            <w:pPr>
              <w:jc w:val="center"/>
              <w:rPr>
                <w:del w:id="646" w:author="Meehan, Carole (EEC)" w:date="2026-09-25T21:10:00Z" w16du:dateUtc="2026-09-26T01:10:00Z"/>
                <w:rFonts w:ascii="Arial" w:hAnsi="Arial" w:cs="Arial"/>
              </w:rPr>
            </w:pPr>
          </w:p>
        </w:tc>
        <w:tc>
          <w:tcPr>
            <w:tcW w:w="3680" w:type="dxa"/>
            <w:shd w:val="solid" w:color="CCFFCC" w:fill="auto"/>
          </w:tcPr>
          <w:p w14:paraId="4D667A2C" w14:textId="77777777" w:rsidR="00121AE4" w:rsidRPr="00934B7A" w:rsidRDefault="00121AE4" w:rsidP="00635B48">
            <w:pPr>
              <w:jc w:val="center"/>
              <w:rPr>
                <w:del w:id="647" w:author="Meehan, Carole (EEC)" w:date="2026-09-25T21:10:00Z" w16du:dateUtc="2026-09-26T01:10:00Z"/>
                <w:rFonts w:ascii="Arial" w:hAnsi="Arial" w:cs="Arial"/>
              </w:rPr>
            </w:pPr>
          </w:p>
        </w:tc>
      </w:tr>
    </w:tbl>
    <w:p w14:paraId="150E32FA" w14:textId="77777777" w:rsidR="00121AE4" w:rsidRDefault="00121AE4" w:rsidP="00121AE4">
      <w:pPr>
        <w:rPr>
          <w:del w:id="648" w:author="Meehan, Carole (EEC)" w:date="2026-09-25T21:10:00Z" w16du:dateUtc="2026-09-26T01:10:00Z"/>
          <w:rFonts w:ascii="Arial" w:hAnsi="Arial" w:cs="Arial"/>
          <w:sz w:val="18"/>
        </w:rPr>
      </w:pPr>
    </w:p>
    <w:p w14:paraId="61B5C332" w14:textId="77777777" w:rsidR="00121AE4" w:rsidRDefault="00121AE4" w:rsidP="00121AE4">
      <w:pPr>
        <w:rPr>
          <w:del w:id="649" w:author="Meehan, Carole (EEC)" w:date="2026-09-25T21:10:00Z" w16du:dateUtc="2026-09-26T01:10:00Z"/>
          <w:rFonts w:ascii="Arial" w:hAnsi="Arial" w:cs="Arial"/>
          <w:sz w:val="18"/>
        </w:rPr>
      </w:pPr>
      <w:del w:id="650" w:author="Meehan, Carole (EEC)" w:date="2026-09-25T21:10:00Z" w16du:dateUtc="2026-09-26T01:10:00Z">
        <w:r>
          <w:rPr>
            <w:rFonts w:ascii="Arial" w:hAnsi="Arial" w:cs="Arial"/>
            <w:sz w:val="18"/>
          </w:rPr>
          <w:delText>**</w:delText>
        </w:r>
        <w:r w:rsidRPr="00121AE4">
          <w:rPr>
            <w:rFonts w:ascii="Arial" w:hAnsi="Arial" w:cs="Arial"/>
          </w:rPr>
          <w:delText xml:space="preserve"> </w:delText>
        </w:r>
        <w:r>
          <w:rPr>
            <w:rFonts w:ascii="Arial" w:hAnsi="Arial" w:cs="Arial"/>
          </w:rPr>
          <w:delText xml:space="preserve">Years 2 and 3 are subject to the anticipated but necessary approval in the MHSA Three Year Plan.  </w:delText>
        </w:r>
      </w:del>
    </w:p>
    <w:p w14:paraId="29D44D22" w14:textId="74FD5116" w:rsidR="004A79F2" w:rsidRPr="00452EB9" w:rsidRDefault="004A79F2" w:rsidP="00452EB9">
      <w:pPr>
        <w:spacing w:after="0" w:line="240" w:lineRule="auto"/>
        <w:ind w:left="1440" w:firstLine="720"/>
        <w:rPr>
          <w:rFonts w:ascii="Calibri" w:hAnsi="Calibri"/>
          <w:b/>
          <w:rPrChange w:id="651" w:author="Meehan, Carole (EEC)" w:date="2026-09-25T21:10:00Z" w16du:dateUtc="2026-09-26T01:10:00Z">
            <w:rPr>
              <w:rFonts w:ascii="Arial" w:hAnsi="Arial" w:cs="Arial"/>
              <w:b/>
              <w:sz w:val="28"/>
              <w:u w:val="single"/>
            </w:rPr>
          </w:rPrChange>
        </w:rPr>
        <w:pPrChange w:id="652" w:author="Meehan, Carole (EEC)" w:date="2026-09-25T21:10:00Z" w16du:dateUtc="2026-09-26T01:10:00Z">
          <w:pPr>
            <w:spacing w:after="160" w:line="259" w:lineRule="auto"/>
          </w:pPr>
        </w:pPrChange>
      </w:pPr>
    </w:p>
    <w:sectPr w:rsidR="004A79F2" w:rsidRPr="00452EB9" w:rsidSect="00AB4D02">
      <w:headerReference w:type="default" r:id="rId11"/>
      <w:footerReference w:type="default" r:id="rId12"/>
      <w:pgSz w:w="12240" w:h="15840"/>
      <w:pgMar w:top="1440" w:right="720" w:bottom="810" w:left="720" w:header="576" w:footer="288" w:gutter="0"/>
      <w:cols w:space="720"/>
      <w:docGrid w:linePitch="360"/>
      <w:sectPrChange w:id="668" w:author="Meehan, Carole (EEC)" w:date="2026-09-25T21:10:00Z" w16du:dateUtc="2026-09-26T01:10:00Z">
        <w:sectPr w:rsidR="004A79F2" w:rsidRPr="00452EB9" w:rsidSect="00AB4D02">
          <w:pgMar w:top="1440" w:right="1440" w:bottom="1440" w:left="1440" w:header="720" w:footer="720" w:gutter="0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191E718" w14:textId="77777777" w:rsidR="00003861" w:rsidRDefault="00003861">
      <w:pPr>
        <w:spacing w:after="0" w:line="240" w:lineRule="auto"/>
      </w:pPr>
      <w:r>
        <w:separator/>
      </w:r>
    </w:p>
  </w:endnote>
  <w:endnote w:type="continuationSeparator" w:id="0">
    <w:p w14:paraId="27AC077A" w14:textId="77777777" w:rsidR="00003861" w:rsidRDefault="00003861">
      <w:pPr>
        <w:spacing w:after="0" w:line="240" w:lineRule="auto"/>
      </w:pPr>
      <w:r>
        <w:continuationSeparator/>
      </w:r>
    </w:p>
  </w:endnote>
  <w:endnote w:type="continuationNotice" w:id="1">
    <w:p w14:paraId="71C2510F" w14:textId="77777777" w:rsidR="00003861" w:rsidRDefault="00003861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A499A0C" w14:textId="77777777" w:rsidR="00003861" w:rsidRDefault="00AE7D9C" w:rsidP="00860F2D">
    <w:pPr>
      <w:pStyle w:val="Footer"/>
      <w:jc w:val="center"/>
      <w:rPr>
        <w:ins w:id="659" w:author="Meehan, Carole (EEC)" w:date="2026-09-25T21:10:00Z" w16du:dateUtc="2026-09-26T01:10:00Z"/>
      </w:rPr>
    </w:pPr>
    <w:ins w:id="660" w:author="Meehan, Carole (EEC)" w:date="2026-09-25T21:10:00Z" w16du:dateUtc="2026-09-26T01:10:00Z">
      <w:r w:rsidRPr="00AE7D9C">
        <w:rPr>
          <w:b/>
          <w:i/>
          <w:sz w:val="20"/>
          <w:szCs w:val="20"/>
        </w:rPr>
        <w:t xml:space="preserve">Effective Date:  </w:t>
      </w:r>
      <w:r w:rsidR="00720677" w:rsidRPr="00720677">
        <w:rPr>
          <w:b/>
          <w:i/>
          <w:sz w:val="20"/>
          <w:szCs w:val="20"/>
        </w:rPr>
        <w:t>September 30</w:t>
      </w:r>
      <w:r w:rsidR="002B11CA" w:rsidRPr="00720677">
        <w:rPr>
          <w:b/>
          <w:i/>
          <w:sz w:val="20"/>
          <w:szCs w:val="20"/>
        </w:rPr>
        <w:t>, 2021</w:t>
      </w:r>
    </w:ins>
  </w:p>
  <w:sdt>
    <w:sdtPr>
      <w:id w:val="-48501366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69D0AC6" w14:textId="68FCEE29" w:rsidR="00934B7A" w:rsidRPr="009360E4" w:rsidRDefault="00934B7A" w:rsidP="00860F2D">
        <w:pPr>
          <w:pStyle w:val="Footer"/>
          <w:jc w:val="center"/>
          <w:rPr>
            <w:del w:id="661" w:author="Meehan, Carole (EEC)" w:date="2026-09-25T21:10:00Z" w16du:dateUtc="2026-09-26T01:10:00Z"/>
          </w:rPr>
        </w:pPr>
        <w:del w:id="662" w:author="Meehan, Carole (EEC)" w:date="2026-09-25T21:10:00Z" w16du:dateUtc="2026-09-26T01:10:00Z">
          <w:r w:rsidRPr="00FD7F3A">
            <w:rPr>
              <w:rFonts w:ascii="Arial" w:hAnsi="Arial" w:cs="Arial"/>
              <w:sz w:val="18"/>
            </w:rPr>
            <w:delText>If more space is needed, or if this is a joint application, make a copy of this page and insert behind this one</w:delText>
          </w:r>
        </w:del>
      </w:p>
      <w:p w14:paraId="31B333AF" w14:textId="77777777" w:rsidR="00934B7A" w:rsidRDefault="00934B7A" w:rsidP="00860F2D">
        <w:pPr>
          <w:pStyle w:val="Footer"/>
          <w:jc w:val="center"/>
          <w:rPr>
            <w:del w:id="663" w:author="Meehan, Carole (EEC)" w:date="2026-09-25T21:10:00Z" w16du:dateUtc="2026-09-26T01:10:00Z"/>
          </w:rPr>
        </w:pPr>
        <w:del w:id="664" w:author="Meehan, Carole (EEC)" w:date="2026-09-25T21:10:00Z" w16du:dateUtc="2026-09-26T01:10:00Z">
          <w:r>
            <w:rPr>
              <w:noProof/>
            </w:rPr>
            <mc:AlternateContent>
              <mc:Choice Requires="wps">
                <w:drawing>
                  <wp:inline distT="0" distB="0" distL="0" distR="0" wp14:anchorId="2974B92D" wp14:editId="7DF0B774">
                    <wp:extent cx="5467350" cy="45085"/>
                    <wp:effectExtent l="9525" t="9525" r="0" b="2540"/>
                    <wp:docPr id="9" name="Flowchart: Decision 9" descr="Light horizontal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 flipV="1">
                              <a:off x="0" y="0"/>
                              <a:ext cx="5467350" cy="45085"/>
                            </a:xfrm>
                            <a:prstGeom prst="flowChartDecision">
                              <a:avLst/>
                            </a:prstGeom>
                            <a:pattFill prst="ltHorz">
                              <a:fgClr>
                                <a:srgbClr val="000000"/>
                              </a:fgClr>
                              <a:bgClr>
                                <a:srgbClr val="FFFFFF"/>
                              </a:bgClr>
                            </a:patt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</wp:inline>
                </w:drawing>
              </mc:Choice>
              <mc:Fallback>
                <w:pict>
                  <v:shapetype w14:anchorId="63AAFEC2" id="_x0000_t110" coordsize="21600,21600" o:spt="110" path="m10800,l,10800,10800,21600,21600,10800xe">
                    <v:stroke joinstyle="miter"/>
                    <v:path gradientshapeok="t" o:connecttype="rect" textboxrect="5400,5400,16200,16200"/>
                  </v:shapetype>
                  <v:shape id="Flowchart: Decision 9" o:spid="_x0000_s1026" type="#_x0000_t110" alt="Light horizontal" style="width:430.5pt;height:3.55pt;flip:y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" fillcolor="black" stroked="f">
                    <v:fill r:id="rId1" o:title="" type="pattern"/>
                    <w10:anchorlock/>
                  </v:shape>
                </w:pict>
              </mc:Fallback>
            </mc:AlternateContent>
          </w:r>
        </w:del>
      </w:p>
      <w:p w14:paraId="42D28DAD" w14:textId="07107FE0" w:rsidR="00934B7A" w:rsidRPr="00720677" w:rsidRDefault="00934B7A" w:rsidP="00AE7D9C">
        <w:pPr>
          <w:pStyle w:val="Footer"/>
          <w:jc w:val="right"/>
          <w:rPr>
            <w:i/>
            <w:sz w:val="20"/>
            <w:rPrChange w:id="665" w:author="Meehan, Carole (EEC)" w:date="2026-09-25T21:10:00Z" w16du:dateUtc="2026-09-26T01:10:00Z">
              <w:rPr/>
            </w:rPrChange>
          </w:rPr>
          <w:pPrChange w:id="666" w:author="Meehan, Carole (EEC)" w:date="2026-09-25T21:10:00Z" w16du:dateUtc="2026-09-26T01:10:00Z">
            <w:pPr>
              <w:pStyle w:val="Footer"/>
              <w:tabs>
                <w:tab w:val="left" w:pos="2562"/>
                <w:tab w:val="center" w:pos="4710"/>
              </w:tabs>
              <w:jc w:val="center"/>
            </w:pPr>
          </w:pPrChange>
        </w:pPr>
        <w:del w:id="667" w:author="Meehan, Carole (EEC)" w:date="2026-09-25T21:10:00Z" w16du:dateUtc="2026-09-26T01:10:00Z">
          <w:r>
            <w:fldChar w:fldCharType="begin"/>
          </w:r>
          <w:r>
            <w:delInstrText xml:space="preserve"> PAGE    \* MERGEFORMAT </w:delInstrText>
          </w:r>
          <w:r>
            <w:fldChar w:fldCharType="separate"/>
          </w:r>
          <w:r w:rsidR="008E4D73">
            <w:rPr>
              <w:noProof/>
            </w:rPr>
            <w:delText>1</w:delText>
          </w:r>
          <w:r>
            <w:rPr>
              <w:noProof/>
            </w:rPr>
            <w:fldChar w:fldCharType="end"/>
          </w:r>
        </w:del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DA25D26" w14:textId="77777777" w:rsidR="00003861" w:rsidRDefault="00003861">
      <w:pPr>
        <w:spacing w:after="0" w:line="240" w:lineRule="auto"/>
      </w:pPr>
      <w:r>
        <w:separator/>
      </w:r>
    </w:p>
  </w:footnote>
  <w:footnote w:type="continuationSeparator" w:id="0">
    <w:p w14:paraId="3518AD1A" w14:textId="77777777" w:rsidR="00003861" w:rsidRDefault="00003861">
      <w:pPr>
        <w:spacing w:after="0" w:line="240" w:lineRule="auto"/>
      </w:pPr>
      <w:r>
        <w:continuationSeparator/>
      </w:r>
    </w:p>
  </w:footnote>
  <w:footnote w:type="continuationNotice" w:id="1">
    <w:p w14:paraId="64A35C97" w14:textId="77777777" w:rsidR="00003861" w:rsidRDefault="00003861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4EE6DFC" w14:textId="00284911" w:rsidR="001768B0" w:rsidRDefault="001768B0" w:rsidP="001768B0">
    <w:pPr>
      <w:spacing w:after="0" w:line="240" w:lineRule="auto"/>
      <w:jc w:val="center"/>
      <w:rPr>
        <w:ins w:id="653" w:author="Meehan, Carole (EEC)" w:date="2026-09-25T21:10:00Z" w16du:dateUtc="2026-09-26T01:10:00Z"/>
        <w:rFonts w:ascii="Calibri" w:eastAsia="Times New Roman" w:hAnsi="Calibri" w:cs="Times New Roman"/>
        <w:b/>
        <w:sz w:val="24"/>
        <w:szCs w:val="24"/>
      </w:rPr>
    </w:pPr>
    <w:ins w:id="654" w:author="Meehan, Carole (EEC)" w:date="2026-09-25T21:10:00Z" w16du:dateUtc="2026-09-26T01:10:00Z">
      <w:r w:rsidRPr="001768B0">
        <w:rPr>
          <w:rFonts w:ascii="Calibri" w:eastAsia="Times New Roman" w:hAnsi="Calibri" w:cs="Times New Roman"/>
          <w:b/>
          <w:sz w:val="24"/>
          <w:szCs w:val="24"/>
        </w:rPr>
        <w:t>THE DEPARTMENT OF EARLY EDUCATION AND CARE</w:t>
      </w:r>
      <w:r w:rsidR="00EE4FDB">
        <w:rPr>
          <w:rFonts w:ascii="Calibri" w:eastAsia="Times New Roman" w:hAnsi="Calibri" w:cs="Times New Roman"/>
          <w:b/>
          <w:sz w:val="24"/>
          <w:szCs w:val="24"/>
        </w:rPr>
        <w:t xml:space="preserve"> (EEC)</w:t>
      </w:r>
    </w:ins>
  </w:p>
  <w:p w14:paraId="49FE11E5" w14:textId="418A4D64" w:rsidR="00AE7D9C" w:rsidRDefault="00CB4D34" w:rsidP="001768B0">
    <w:pPr>
      <w:spacing w:after="0" w:line="240" w:lineRule="auto"/>
      <w:jc w:val="center"/>
      <w:rPr>
        <w:ins w:id="655" w:author="Meehan, Carole (EEC)" w:date="2026-09-25T21:10:00Z" w16du:dateUtc="2026-09-26T01:10:00Z"/>
        <w:rFonts w:ascii="Calibri" w:eastAsia="Times New Roman" w:hAnsi="Calibri" w:cs="Times New Roman"/>
        <w:b/>
        <w:sz w:val="24"/>
        <w:szCs w:val="24"/>
      </w:rPr>
    </w:pPr>
    <w:ins w:id="656" w:author="Meehan, Carole (EEC)" w:date="2026-09-25T21:10:00Z" w16du:dateUtc="2026-09-26T01:10:00Z">
      <w:r>
        <w:rPr>
          <w:rFonts w:ascii="Calibri" w:eastAsia="Times New Roman" w:hAnsi="Calibri" w:cs="Times New Roman"/>
          <w:b/>
          <w:sz w:val="24"/>
          <w:szCs w:val="24"/>
        </w:rPr>
        <w:t>SUBSIDIZED CHILD CARE</w:t>
      </w:r>
    </w:ins>
  </w:p>
  <w:p w14:paraId="3301649F" w14:textId="55F64F35" w:rsidR="001768B0" w:rsidRPr="0026149F" w:rsidRDefault="00324E34" w:rsidP="00704B45">
    <w:pPr>
      <w:spacing w:after="0" w:line="240" w:lineRule="auto"/>
      <w:jc w:val="center"/>
      <w:rPr>
        <w:ins w:id="657" w:author="Meehan, Carole (EEC)" w:date="2026-09-25T21:10:00Z" w16du:dateUtc="2026-09-26T01:10:00Z"/>
        <w:kern w:val="22"/>
        <w:sz w:val="26"/>
        <w:szCs w:val="26"/>
      </w:rPr>
    </w:pPr>
    <w:ins w:id="658" w:author="Meehan, Carole (EEC)" w:date="2026-09-25T21:10:00Z" w16du:dateUtc="2026-09-26T01:10:00Z">
      <w:r w:rsidRPr="0026149F">
        <w:rPr>
          <w:rFonts w:ascii="Calibri" w:eastAsia="Times New Roman" w:hAnsi="Calibri" w:cs="Times New Roman"/>
          <w:b/>
          <w:sz w:val="26"/>
          <w:szCs w:val="26"/>
        </w:rPr>
        <w:t>H</w:t>
      </w:r>
      <w:r>
        <w:rPr>
          <w:rFonts w:ascii="Calibri" w:eastAsia="Times New Roman" w:hAnsi="Calibri" w:cs="Times New Roman"/>
          <w:b/>
          <w:sz w:val="26"/>
          <w:szCs w:val="26"/>
        </w:rPr>
        <w:t>ousehold</w:t>
      </w:r>
      <w:r w:rsidRPr="0026149F">
        <w:rPr>
          <w:rFonts w:ascii="Calibri" w:eastAsia="Times New Roman" w:hAnsi="Calibri" w:cs="Times New Roman"/>
          <w:b/>
          <w:sz w:val="26"/>
          <w:szCs w:val="26"/>
        </w:rPr>
        <w:t xml:space="preserve"> C</w:t>
      </w:r>
      <w:r>
        <w:rPr>
          <w:rFonts w:ascii="Calibri" w:eastAsia="Times New Roman" w:hAnsi="Calibri" w:cs="Times New Roman"/>
          <w:b/>
          <w:sz w:val="26"/>
          <w:szCs w:val="26"/>
        </w:rPr>
        <w:t>omposition</w:t>
      </w:r>
      <w:r w:rsidRPr="0026149F">
        <w:rPr>
          <w:rFonts w:ascii="Calibri" w:eastAsia="Times New Roman" w:hAnsi="Calibri" w:cs="Times New Roman"/>
          <w:b/>
          <w:sz w:val="26"/>
          <w:szCs w:val="26"/>
        </w:rPr>
        <w:t xml:space="preserve"> S</w:t>
      </w:r>
      <w:r>
        <w:rPr>
          <w:rFonts w:ascii="Calibri" w:eastAsia="Times New Roman" w:hAnsi="Calibri" w:cs="Times New Roman"/>
          <w:b/>
          <w:sz w:val="26"/>
          <w:szCs w:val="26"/>
        </w:rPr>
        <w:t>tatement</w:t>
      </w:r>
    </w:ins>
  </w:p>
  <w:p w14:paraId="404B0CBC" w14:textId="77777777" w:rsidR="00934B7A" w:rsidRDefault="00934B7A" w:rsidP="00860F2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51C2911"/>
    <w:multiLevelType w:val="hybridMultilevel"/>
    <w:tmpl w:val="096605C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1B">
      <w:start w:val="1"/>
      <w:numFmt w:val="lowerRoman"/>
      <w:lvlText w:val="%4."/>
      <w:lvlJc w:val="right"/>
      <w:pPr>
        <w:ind w:left="63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F071E0"/>
    <w:multiLevelType w:val="hybridMultilevel"/>
    <w:tmpl w:val="C72686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D92764"/>
    <w:multiLevelType w:val="multilevel"/>
    <w:tmpl w:val="9A8C8740"/>
    <w:lvl w:ilvl="0">
      <w:start w:val="1"/>
      <w:numFmt w:val="decimal"/>
      <w:pStyle w:val="ATTACHMENTNew"/>
      <w:suff w:val="space"/>
      <w:lvlText w:val="EXHIBIT %1:"/>
      <w:lvlJc w:val="left"/>
      <w:pPr>
        <w:ind w:left="7290" w:firstLine="0"/>
      </w:pPr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none"/>
      <w:pStyle w:val="ExhibitNew3"/>
      <w:lvlText w:val=""/>
      <w:lvlJc w:val="left"/>
      <w:pPr>
        <w:ind w:left="99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35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71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07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43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79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15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510" w:hanging="360"/>
      </w:pPr>
      <w:rPr>
        <w:rFonts w:hint="default"/>
      </w:rPr>
    </w:lvl>
  </w:abstractNum>
  <w:abstractNum w:abstractNumId="3" w15:restartNumberingAfterBreak="0">
    <w:nsid w:val="111871CA"/>
    <w:multiLevelType w:val="hybridMultilevel"/>
    <w:tmpl w:val="4FC0F7E2"/>
    <w:lvl w:ilvl="0" w:tplc="04090019">
      <w:start w:val="1"/>
      <w:numFmt w:val="lowerLetter"/>
      <w:lvlText w:val="%1."/>
      <w:lvlJc w:val="left"/>
      <w:pPr>
        <w:ind w:left="360" w:hanging="360"/>
      </w:pPr>
    </w:lvl>
    <w:lvl w:ilvl="1" w:tplc="04090013">
      <w:start w:val="1"/>
      <w:numFmt w:val="upperRoman"/>
      <w:lvlText w:val="%2."/>
      <w:lvlJc w:val="right"/>
      <w:pPr>
        <w:ind w:left="1080" w:hanging="360"/>
      </w:pPr>
    </w:lvl>
    <w:lvl w:ilvl="2" w:tplc="75BE7C36">
      <w:start w:val="1"/>
      <w:numFmt w:val="decimal"/>
      <w:lvlText w:val="%3."/>
      <w:lvlJc w:val="left"/>
      <w:pPr>
        <w:ind w:left="1980" w:hanging="360"/>
      </w:pPr>
      <w:rPr>
        <w:rFonts w:hint="default"/>
      </w:rPr>
    </w:lvl>
    <w:lvl w:ilvl="3" w:tplc="04090019">
      <w:start w:val="1"/>
      <w:numFmt w:val="lowerLetter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47156C3"/>
    <w:multiLevelType w:val="hybridMultilevel"/>
    <w:tmpl w:val="7D5E1A34"/>
    <w:lvl w:ilvl="0" w:tplc="AD901E46">
      <w:start w:val="1"/>
      <w:numFmt w:val="decimal"/>
      <w:lvlText w:val="%1)"/>
      <w:lvlJc w:val="left"/>
      <w:pPr>
        <w:ind w:left="2160" w:hanging="360"/>
      </w:pPr>
    </w:lvl>
    <w:lvl w:ilvl="1" w:tplc="04090019">
      <w:start w:val="1"/>
      <w:numFmt w:val="lowerLetter"/>
      <w:lvlText w:val="%2."/>
      <w:lvlJc w:val="left"/>
      <w:pPr>
        <w:ind w:left="2880" w:hanging="360"/>
      </w:pPr>
    </w:lvl>
    <w:lvl w:ilvl="2" w:tplc="0409001B">
      <w:start w:val="1"/>
      <w:numFmt w:val="lowerRoman"/>
      <w:lvlText w:val="%3."/>
      <w:lvlJc w:val="right"/>
      <w:pPr>
        <w:ind w:left="3600" w:hanging="180"/>
      </w:pPr>
    </w:lvl>
    <w:lvl w:ilvl="3" w:tplc="0409000F">
      <w:start w:val="1"/>
      <w:numFmt w:val="decimal"/>
      <w:lvlText w:val="%4."/>
      <w:lvlJc w:val="left"/>
      <w:pPr>
        <w:ind w:left="4320" w:hanging="360"/>
      </w:pPr>
    </w:lvl>
    <w:lvl w:ilvl="4" w:tplc="04090019">
      <w:start w:val="1"/>
      <w:numFmt w:val="lowerLetter"/>
      <w:lvlText w:val="%5."/>
      <w:lvlJc w:val="left"/>
      <w:pPr>
        <w:ind w:left="5040" w:hanging="360"/>
      </w:pPr>
    </w:lvl>
    <w:lvl w:ilvl="5" w:tplc="0409001B">
      <w:start w:val="1"/>
      <w:numFmt w:val="lowerRoman"/>
      <w:lvlText w:val="%6."/>
      <w:lvlJc w:val="right"/>
      <w:pPr>
        <w:ind w:left="5760" w:hanging="180"/>
      </w:pPr>
    </w:lvl>
    <w:lvl w:ilvl="6" w:tplc="0409000F">
      <w:start w:val="1"/>
      <w:numFmt w:val="decimal"/>
      <w:lvlText w:val="%7."/>
      <w:lvlJc w:val="left"/>
      <w:pPr>
        <w:ind w:left="6480" w:hanging="360"/>
      </w:pPr>
    </w:lvl>
    <w:lvl w:ilvl="7" w:tplc="04090019">
      <w:start w:val="1"/>
      <w:numFmt w:val="lowerLetter"/>
      <w:lvlText w:val="%8."/>
      <w:lvlJc w:val="left"/>
      <w:pPr>
        <w:ind w:left="7200" w:hanging="360"/>
      </w:pPr>
    </w:lvl>
    <w:lvl w:ilvl="8" w:tplc="0409001B">
      <w:start w:val="1"/>
      <w:numFmt w:val="lowerRoman"/>
      <w:lvlText w:val="%9."/>
      <w:lvlJc w:val="right"/>
      <w:pPr>
        <w:ind w:left="7920" w:hanging="180"/>
      </w:pPr>
    </w:lvl>
  </w:abstractNum>
  <w:abstractNum w:abstractNumId="5" w15:restartNumberingAfterBreak="0">
    <w:nsid w:val="1A393A94"/>
    <w:multiLevelType w:val="hybridMultilevel"/>
    <w:tmpl w:val="81867898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B">
      <w:start w:val="1"/>
      <w:numFmt w:val="lowerRoman"/>
      <w:lvlText w:val="%2."/>
      <w:lvlJc w:val="right"/>
      <w:pPr>
        <w:ind w:left="1350" w:hanging="360"/>
      </w:pPr>
    </w:lvl>
    <w:lvl w:ilvl="2" w:tplc="D8168370">
      <w:start w:val="5"/>
      <w:numFmt w:val="bullet"/>
      <w:lvlText w:val="-"/>
      <w:lvlJc w:val="left"/>
      <w:pPr>
        <w:ind w:left="3060" w:hanging="360"/>
      </w:pPr>
      <w:rPr>
        <w:rFonts w:ascii="Arial" w:eastAsia="Times New Roman" w:hAnsi="Arial" w:cs="Arial" w:hint="default"/>
      </w:rPr>
    </w:lvl>
    <w:lvl w:ilvl="3" w:tplc="0409000F">
      <w:start w:val="1"/>
      <w:numFmt w:val="decimal"/>
      <w:lvlText w:val="%4."/>
      <w:lvlJc w:val="left"/>
      <w:pPr>
        <w:ind w:left="3600" w:hanging="360"/>
      </w:pPr>
    </w:lvl>
    <w:lvl w:ilvl="4" w:tplc="04090019">
      <w:start w:val="1"/>
      <w:numFmt w:val="lowerLetter"/>
      <w:lvlText w:val="%5."/>
      <w:lvlJc w:val="left"/>
      <w:pPr>
        <w:ind w:left="4320" w:hanging="360"/>
      </w:pPr>
    </w:lvl>
    <w:lvl w:ilvl="5" w:tplc="0409001B">
      <w:start w:val="1"/>
      <w:numFmt w:val="lowerRoman"/>
      <w:lvlText w:val="%6."/>
      <w:lvlJc w:val="right"/>
      <w:pPr>
        <w:ind w:left="5040" w:hanging="180"/>
      </w:pPr>
    </w:lvl>
    <w:lvl w:ilvl="6" w:tplc="0409000F">
      <w:start w:val="1"/>
      <w:numFmt w:val="decimal"/>
      <w:lvlText w:val="%7."/>
      <w:lvlJc w:val="left"/>
      <w:pPr>
        <w:ind w:left="5760" w:hanging="360"/>
      </w:pPr>
    </w:lvl>
    <w:lvl w:ilvl="7" w:tplc="04090019">
      <w:start w:val="1"/>
      <w:numFmt w:val="lowerLetter"/>
      <w:lvlText w:val="%8."/>
      <w:lvlJc w:val="left"/>
      <w:pPr>
        <w:ind w:left="6480" w:hanging="360"/>
      </w:pPr>
    </w:lvl>
    <w:lvl w:ilvl="8" w:tplc="0409001B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26A6780C"/>
    <w:multiLevelType w:val="hybridMultilevel"/>
    <w:tmpl w:val="90DE0E4A"/>
    <w:lvl w:ilvl="0" w:tplc="0409001B">
      <w:start w:val="1"/>
      <w:numFmt w:val="lowerRoman"/>
      <w:lvlText w:val="%1."/>
      <w:lvlJc w:val="righ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4ABC600F"/>
    <w:multiLevelType w:val="hybridMultilevel"/>
    <w:tmpl w:val="F2C06B9C"/>
    <w:lvl w:ilvl="0" w:tplc="42C87304">
      <w:start w:val="1"/>
      <w:numFmt w:val="bullet"/>
      <w:lvlText w:val="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F7E58C6"/>
    <w:multiLevelType w:val="hybridMultilevel"/>
    <w:tmpl w:val="47C6EA5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3DC2D0A6">
      <w:start w:val="9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198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DAC6456"/>
    <w:multiLevelType w:val="hybridMultilevel"/>
    <w:tmpl w:val="0FEAC5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E217444"/>
    <w:multiLevelType w:val="hybridMultilevel"/>
    <w:tmpl w:val="096605C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1B">
      <w:start w:val="1"/>
      <w:numFmt w:val="lowerRoman"/>
      <w:lvlText w:val="%4."/>
      <w:lvlJc w:val="right"/>
      <w:pPr>
        <w:ind w:left="63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FD37098"/>
    <w:multiLevelType w:val="hybridMultilevel"/>
    <w:tmpl w:val="914EE38C"/>
    <w:lvl w:ilvl="0" w:tplc="42C87304">
      <w:start w:val="1"/>
      <w:numFmt w:val="bullet"/>
      <w:lvlText w:val="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0903E02"/>
    <w:multiLevelType w:val="hybridMultilevel"/>
    <w:tmpl w:val="33907988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E0AA6E80">
      <w:start w:val="1"/>
      <w:numFmt w:val="lowerRoman"/>
      <w:lvlText w:val="%2."/>
      <w:lvlJc w:val="right"/>
      <w:pPr>
        <w:ind w:left="1350" w:hanging="360"/>
      </w:pPr>
      <w:rPr>
        <w:b w:val="0"/>
      </w:rPr>
    </w:lvl>
    <w:lvl w:ilvl="2" w:tplc="AD901E46">
      <w:start w:val="1"/>
      <w:numFmt w:val="decimal"/>
      <w:lvlText w:val="%3)"/>
      <w:lvlJc w:val="left"/>
      <w:pPr>
        <w:ind w:left="2520" w:hanging="720"/>
      </w:pPr>
    </w:lvl>
    <w:lvl w:ilvl="3" w:tplc="09F09F56">
      <w:start w:val="3"/>
      <w:numFmt w:val="decimal"/>
      <w:lvlText w:val="%4"/>
      <w:lvlJc w:val="left"/>
      <w:pPr>
        <w:ind w:left="3600" w:hanging="360"/>
      </w:pPr>
    </w:lvl>
    <w:lvl w:ilvl="4" w:tplc="04090019">
      <w:start w:val="1"/>
      <w:numFmt w:val="lowerLetter"/>
      <w:lvlText w:val="%5."/>
      <w:lvlJc w:val="left"/>
      <w:pPr>
        <w:ind w:left="4320" w:hanging="360"/>
      </w:pPr>
    </w:lvl>
    <w:lvl w:ilvl="5" w:tplc="0409001B">
      <w:start w:val="1"/>
      <w:numFmt w:val="lowerRoman"/>
      <w:lvlText w:val="%6."/>
      <w:lvlJc w:val="right"/>
      <w:pPr>
        <w:ind w:left="5040" w:hanging="180"/>
      </w:pPr>
    </w:lvl>
    <w:lvl w:ilvl="6" w:tplc="0409000F">
      <w:start w:val="1"/>
      <w:numFmt w:val="decimal"/>
      <w:lvlText w:val="%7."/>
      <w:lvlJc w:val="left"/>
      <w:pPr>
        <w:ind w:left="5760" w:hanging="360"/>
      </w:pPr>
    </w:lvl>
    <w:lvl w:ilvl="7" w:tplc="04090019">
      <w:start w:val="1"/>
      <w:numFmt w:val="lowerLetter"/>
      <w:lvlText w:val="%8."/>
      <w:lvlJc w:val="left"/>
      <w:pPr>
        <w:ind w:left="6480" w:hanging="360"/>
      </w:pPr>
    </w:lvl>
    <w:lvl w:ilvl="8" w:tplc="0409001B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677368B3"/>
    <w:multiLevelType w:val="hybridMultilevel"/>
    <w:tmpl w:val="49B03630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B027476"/>
    <w:multiLevelType w:val="hybridMultilevel"/>
    <w:tmpl w:val="D2DE0DC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8D97A30"/>
    <w:multiLevelType w:val="hybridMultilevel"/>
    <w:tmpl w:val="096605C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1B">
      <w:start w:val="1"/>
      <w:numFmt w:val="lowerRoman"/>
      <w:lvlText w:val="%4."/>
      <w:lvlJc w:val="right"/>
      <w:pPr>
        <w:ind w:left="63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DDF265C"/>
    <w:multiLevelType w:val="hybridMultilevel"/>
    <w:tmpl w:val="5B2AD70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13">
      <w:start w:val="1"/>
      <w:numFmt w:val="upperRoman"/>
      <w:lvlText w:val="%2."/>
      <w:lvlJc w:val="right"/>
      <w:pPr>
        <w:ind w:left="1800" w:hanging="360"/>
      </w:pPr>
    </w:lvl>
    <w:lvl w:ilvl="2" w:tplc="EB4C5AB6">
      <w:start w:val="1"/>
      <w:numFmt w:val="bullet"/>
      <w:lvlText w:val="-"/>
      <w:lvlJc w:val="left"/>
      <w:pPr>
        <w:ind w:left="2700" w:hanging="360"/>
      </w:pPr>
      <w:rPr>
        <w:rFonts w:ascii="Arial" w:eastAsia="Arial" w:hAnsi="Arial" w:cs="Arial" w:hint="default"/>
      </w:r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027559203">
    <w:abstractNumId w:val="2"/>
  </w:num>
  <w:num w:numId="2" w16cid:durableId="697043137">
    <w:abstractNumId w:val="3"/>
  </w:num>
  <w:num w:numId="3" w16cid:durableId="767120469">
    <w:abstractNumId w:val="16"/>
  </w:num>
  <w:num w:numId="4" w16cid:durableId="1128550807">
    <w:abstractNumId w:val="14"/>
  </w:num>
  <w:num w:numId="5" w16cid:durableId="1112164416">
    <w:abstractNumId w:val="6"/>
  </w:num>
  <w:num w:numId="6" w16cid:durableId="484320705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645746240">
    <w:abstractNumId w:val="10"/>
  </w:num>
  <w:num w:numId="8" w16cid:durableId="868418124">
    <w:abstractNumId w:val="8"/>
    <w:lvlOverride w:ilvl="0">
      <w:startOverride w:val="1"/>
    </w:lvlOverride>
    <w:lvlOverride w:ilvl="1">
      <w:startOverride w:val="9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597470869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899286168">
    <w:abstractNumId w:val="0"/>
  </w:num>
  <w:num w:numId="11" w16cid:durableId="84012445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400561885">
    <w:abstractNumId w:val="5"/>
    <w:lvlOverride w:ilvl="0">
      <w:startOverride w:val="1"/>
    </w:lvlOverride>
    <w:lvlOverride w:ilvl="1">
      <w:startOverride w:val="1"/>
    </w:lvlOverride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229508078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3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856117823">
    <w:abstractNumId w:val="11"/>
  </w:num>
  <w:num w:numId="15" w16cid:durableId="1045253792">
    <w:abstractNumId w:val="9"/>
  </w:num>
  <w:num w:numId="16" w16cid:durableId="174000398">
    <w:abstractNumId w:val="1"/>
  </w:num>
  <w:num w:numId="17" w16cid:durableId="905147945">
    <w:abstractNumId w:val="7"/>
  </w:num>
  <w:numIdMacAtCleanup w:val="5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60F2D"/>
    <w:rsid w:val="000022E6"/>
    <w:rsid w:val="00003861"/>
    <w:rsid w:val="0000721A"/>
    <w:rsid w:val="000118E1"/>
    <w:rsid w:val="000239B4"/>
    <w:rsid w:val="0002588F"/>
    <w:rsid w:val="000471E1"/>
    <w:rsid w:val="000474AA"/>
    <w:rsid w:val="00065D0B"/>
    <w:rsid w:val="00066A46"/>
    <w:rsid w:val="00071C2B"/>
    <w:rsid w:val="000748AC"/>
    <w:rsid w:val="000B7ABD"/>
    <w:rsid w:val="000C0CC3"/>
    <w:rsid w:val="000D60D7"/>
    <w:rsid w:val="000E6327"/>
    <w:rsid w:val="000F53AA"/>
    <w:rsid w:val="000F5CC3"/>
    <w:rsid w:val="0010315E"/>
    <w:rsid w:val="00104A1C"/>
    <w:rsid w:val="00115F8D"/>
    <w:rsid w:val="00121AE4"/>
    <w:rsid w:val="0012517C"/>
    <w:rsid w:val="00131B7D"/>
    <w:rsid w:val="00134CB4"/>
    <w:rsid w:val="00142B0D"/>
    <w:rsid w:val="00143243"/>
    <w:rsid w:val="00144B4B"/>
    <w:rsid w:val="00153EFB"/>
    <w:rsid w:val="001768B0"/>
    <w:rsid w:val="00190AC2"/>
    <w:rsid w:val="001E27DA"/>
    <w:rsid w:val="001E7400"/>
    <w:rsid w:val="001F1EF1"/>
    <w:rsid w:val="001F6474"/>
    <w:rsid w:val="00204E82"/>
    <w:rsid w:val="00210C21"/>
    <w:rsid w:val="00233308"/>
    <w:rsid w:val="00242EB6"/>
    <w:rsid w:val="0026149F"/>
    <w:rsid w:val="002651C8"/>
    <w:rsid w:val="00265F17"/>
    <w:rsid w:val="002823B5"/>
    <w:rsid w:val="00294914"/>
    <w:rsid w:val="002B11CA"/>
    <w:rsid w:val="002B6768"/>
    <w:rsid w:val="002C3692"/>
    <w:rsid w:val="002C3B45"/>
    <w:rsid w:val="002D6183"/>
    <w:rsid w:val="002E0CC4"/>
    <w:rsid w:val="002F2B2A"/>
    <w:rsid w:val="002F437D"/>
    <w:rsid w:val="002F54A3"/>
    <w:rsid w:val="003032D7"/>
    <w:rsid w:val="00324E34"/>
    <w:rsid w:val="00330C87"/>
    <w:rsid w:val="0034132A"/>
    <w:rsid w:val="0034716D"/>
    <w:rsid w:val="003533AE"/>
    <w:rsid w:val="00356551"/>
    <w:rsid w:val="003718B6"/>
    <w:rsid w:val="00377ACB"/>
    <w:rsid w:val="00390EB8"/>
    <w:rsid w:val="00390F75"/>
    <w:rsid w:val="00391A8C"/>
    <w:rsid w:val="00393B80"/>
    <w:rsid w:val="003A1843"/>
    <w:rsid w:val="003B0CA3"/>
    <w:rsid w:val="003C299B"/>
    <w:rsid w:val="003C6B00"/>
    <w:rsid w:val="003D0A43"/>
    <w:rsid w:val="003D4A71"/>
    <w:rsid w:val="003D53D7"/>
    <w:rsid w:val="003E6D81"/>
    <w:rsid w:val="003F20B0"/>
    <w:rsid w:val="00430043"/>
    <w:rsid w:val="0043417F"/>
    <w:rsid w:val="00442B09"/>
    <w:rsid w:val="00444CA4"/>
    <w:rsid w:val="00452EB9"/>
    <w:rsid w:val="00457EC7"/>
    <w:rsid w:val="0047056F"/>
    <w:rsid w:val="00495F60"/>
    <w:rsid w:val="004A32D5"/>
    <w:rsid w:val="004A79F2"/>
    <w:rsid w:val="004B0A7F"/>
    <w:rsid w:val="004B699F"/>
    <w:rsid w:val="004B6B30"/>
    <w:rsid w:val="004D7D6B"/>
    <w:rsid w:val="004F1E46"/>
    <w:rsid w:val="004F2ED4"/>
    <w:rsid w:val="005052FB"/>
    <w:rsid w:val="00513102"/>
    <w:rsid w:val="00520268"/>
    <w:rsid w:val="005204E0"/>
    <w:rsid w:val="005273C6"/>
    <w:rsid w:val="00534B00"/>
    <w:rsid w:val="0054057E"/>
    <w:rsid w:val="00550111"/>
    <w:rsid w:val="00550792"/>
    <w:rsid w:val="00565FDC"/>
    <w:rsid w:val="00576A54"/>
    <w:rsid w:val="00597717"/>
    <w:rsid w:val="005B3147"/>
    <w:rsid w:val="005B5C01"/>
    <w:rsid w:val="005C2BDC"/>
    <w:rsid w:val="005D09C3"/>
    <w:rsid w:val="005D0EE2"/>
    <w:rsid w:val="005D201D"/>
    <w:rsid w:val="00637FEA"/>
    <w:rsid w:val="006516FB"/>
    <w:rsid w:val="006666E2"/>
    <w:rsid w:val="00686BCB"/>
    <w:rsid w:val="00690E6C"/>
    <w:rsid w:val="006A01BF"/>
    <w:rsid w:val="006C6A0E"/>
    <w:rsid w:val="006E6A9D"/>
    <w:rsid w:val="006F2FA7"/>
    <w:rsid w:val="006F35DE"/>
    <w:rsid w:val="006F3CB6"/>
    <w:rsid w:val="006F5D49"/>
    <w:rsid w:val="00704B45"/>
    <w:rsid w:val="00720677"/>
    <w:rsid w:val="0073525C"/>
    <w:rsid w:val="00755790"/>
    <w:rsid w:val="007614EB"/>
    <w:rsid w:val="00761665"/>
    <w:rsid w:val="00776306"/>
    <w:rsid w:val="00793CE6"/>
    <w:rsid w:val="00795800"/>
    <w:rsid w:val="00796595"/>
    <w:rsid w:val="007969AD"/>
    <w:rsid w:val="007A24F2"/>
    <w:rsid w:val="007B30C7"/>
    <w:rsid w:val="007B4513"/>
    <w:rsid w:val="007B6DAD"/>
    <w:rsid w:val="007D3EF0"/>
    <w:rsid w:val="007E269E"/>
    <w:rsid w:val="007F4B2B"/>
    <w:rsid w:val="00822169"/>
    <w:rsid w:val="00845C69"/>
    <w:rsid w:val="00860F2D"/>
    <w:rsid w:val="0086572E"/>
    <w:rsid w:val="00886E33"/>
    <w:rsid w:val="008939A5"/>
    <w:rsid w:val="00895978"/>
    <w:rsid w:val="00896BD2"/>
    <w:rsid w:val="008B6AFB"/>
    <w:rsid w:val="008C340B"/>
    <w:rsid w:val="008C4708"/>
    <w:rsid w:val="008C5E65"/>
    <w:rsid w:val="008D0273"/>
    <w:rsid w:val="008D0C3C"/>
    <w:rsid w:val="008D0EFF"/>
    <w:rsid w:val="008D2A1E"/>
    <w:rsid w:val="008D2A6B"/>
    <w:rsid w:val="008D5ADB"/>
    <w:rsid w:val="008E0AA3"/>
    <w:rsid w:val="008E4D73"/>
    <w:rsid w:val="008F47C5"/>
    <w:rsid w:val="00900401"/>
    <w:rsid w:val="00904657"/>
    <w:rsid w:val="009047ED"/>
    <w:rsid w:val="00906D87"/>
    <w:rsid w:val="0093305D"/>
    <w:rsid w:val="0093327B"/>
    <w:rsid w:val="009347F4"/>
    <w:rsid w:val="00934B7A"/>
    <w:rsid w:val="0093518C"/>
    <w:rsid w:val="00936908"/>
    <w:rsid w:val="009727F5"/>
    <w:rsid w:val="00973898"/>
    <w:rsid w:val="00982FAC"/>
    <w:rsid w:val="00990A8E"/>
    <w:rsid w:val="009933F8"/>
    <w:rsid w:val="009A12B4"/>
    <w:rsid w:val="009C243C"/>
    <w:rsid w:val="009C2597"/>
    <w:rsid w:val="009D00DD"/>
    <w:rsid w:val="009D7774"/>
    <w:rsid w:val="00A11F66"/>
    <w:rsid w:val="00A14204"/>
    <w:rsid w:val="00A15FEA"/>
    <w:rsid w:val="00A22D52"/>
    <w:rsid w:val="00A326C1"/>
    <w:rsid w:val="00A340E8"/>
    <w:rsid w:val="00A72D33"/>
    <w:rsid w:val="00A75469"/>
    <w:rsid w:val="00A82BE7"/>
    <w:rsid w:val="00A87210"/>
    <w:rsid w:val="00AA0A80"/>
    <w:rsid w:val="00AB4D02"/>
    <w:rsid w:val="00AB7B48"/>
    <w:rsid w:val="00AC4229"/>
    <w:rsid w:val="00AD7A25"/>
    <w:rsid w:val="00AE7D9C"/>
    <w:rsid w:val="00AF2D60"/>
    <w:rsid w:val="00B2662F"/>
    <w:rsid w:val="00B34EB6"/>
    <w:rsid w:val="00B5569B"/>
    <w:rsid w:val="00B76E2D"/>
    <w:rsid w:val="00B81BBE"/>
    <w:rsid w:val="00B90BA0"/>
    <w:rsid w:val="00BA3115"/>
    <w:rsid w:val="00BB1947"/>
    <w:rsid w:val="00BB1954"/>
    <w:rsid w:val="00BD4516"/>
    <w:rsid w:val="00BF2601"/>
    <w:rsid w:val="00C02CF1"/>
    <w:rsid w:val="00C169B8"/>
    <w:rsid w:val="00C40A6D"/>
    <w:rsid w:val="00C433DF"/>
    <w:rsid w:val="00C560ED"/>
    <w:rsid w:val="00C644C9"/>
    <w:rsid w:val="00C65FE7"/>
    <w:rsid w:val="00C677D4"/>
    <w:rsid w:val="00C76A42"/>
    <w:rsid w:val="00CA08EE"/>
    <w:rsid w:val="00CA3367"/>
    <w:rsid w:val="00CA4133"/>
    <w:rsid w:val="00CB4D34"/>
    <w:rsid w:val="00CD2EA0"/>
    <w:rsid w:val="00CD7C9B"/>
    <w:rsid w:val="00CF2397"/>
    <w:rsid w:val="00CF6228"/>
    <w:rsid w:val="00CF6F4F"/>
    <w:rsid w:val="00D11EBA"/>
    <w:rsid w:val="00D53C04"/>
    <w:rsid w:val="00D65078"/>
    <w:rsid w:val="00D70221"/>
    <w:rsid w:val="00D70C49"/>
    <w:rsid w:val="00D97E20"/>
    <w:rsid w:val="00DB7E56"/>
    <w:rsid w:val="00DC1BAC"/>
    <w:rsid w:val="00DC72AF"/>
    <w:rsid w:val="00DE4193"/>
    <w:rsid w:val="00E11D0E"/>
    <w:rsid w:val="00E13264"/>
    <w:rsid w:val="00E22B8C"/>
    <w:rsid w:val="00E43F00"/>
    <w:rsid w:val="00E477D5"/>
    <w:rsid w:val="00E53595"/>
    <w:rsid w:val="00E5713E"/>
    <w:rsid w:val="00E65A5E"/>
    <w:rsid w:val="00E83FA0"/>
    <w:rsid w:val="00EA1F97"/>
    <w:rsid w:val="00EB2611"/>
    <w:rsid w:val="00EB4B91"/>
    <w:rsid w:val="00EE4FDB"/>
    <w:rsid w:val="00EE75DC"/>
    <w:rsid w:val="00F00F1A"/>
    <w:rsid w:val="00F235E8"/>
    <w:rsid w:val="00F25003"/>
    <w:rsid w:val="00F3771C"/>
    <w:rsid w:val="00F4301B"/>
    <w:rsid w:val="00F6397A"/>
    <w:rsid w:val="00F748D1"/>
    <w:rsid w:val="00F748F4"/>
    <w:rsid w:val="00F85BB9"/>
    <w:rsid w:val="00F92C1C"/>
    <w:rsid w:val="00F969FF"/>
    <w:rsid w:val="00F97114"/>
    <w:rsid w:val="00FA0D56"/>
    <w:rsid w:val="00FA35A4"/>
    <w:rsid w:val="00FB464D"/>
    <w:rsid w:val="00FE10F6"/>
    <w:rsid w:val="4882745D"/>
    <w:rsid w:val="4AC71C75"/>
    <w:rsid w:val="5932F78E"/>
    <w:rsid w:val="66CDF4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40EEB8"/>
  <w15:docId w15:val="{134E62E1-F912-446B-8936-746C1B51DE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pPrChange w:id="0" w:author="Meehan, Carole (EEC)" w:date="2026-09-25T21:10:00Z">
        <w:pPr>
          <w:spacing w:after="120" w:line="264" w:lineRule="auto"/>
        </w:pPr>
      </w:pPrChange>
    </w:pPr>
    <w:rPr>
      <w:rPrChange w:id="0" w:author="Meehan, Carole (EEC)" w:date="2026-09-25T21:10:00Z">
        <w:rPr>
          <w:rFonts w:asciiTheme="minorHAnsi" w:eastAsiaTheme="minorEastAsia" w:hAnsiTheme="minorHAnsi" w:cstheme="minorBidi"/>
          <w:lang w:val="en-US" w:eastAsia="en-US" w:bidi="ar-SA"/>
        </w:rPr>
      </w:rPrChange>
    </w:rPr>
  </w:style>
  <w:style w:type="paragraph" w:styleId="Heading1">
    <w:name w:val="heading 1"/>
    <w:basedOn w:val="Normal"/>
    <w:next w:val="Normal"/>
    <w:link w:val="Heading1Char"/>
    <w:uiPriority w:val="9"/>
    <w:qFormat/>
    <w:rsid w:val="00860F2D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60F2D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60F2D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44546A" w:themeColor="text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60F2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60F2D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44546A" w:themeColor="text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0F2D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44546A" w:themeColor="text2"/>
      <w:sz w:val="21"/>
      <w:szCs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0F2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864" w:themeColor="accent1" w:themeShade="80"/>
      <w:sz w:val="21"/>
      <w:szCs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0F2D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44546A" w:themeColor="text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0F2D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44546A" w:themeColor="text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0F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860F2D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860F2D"/>
    <w:rPr>
      <w:rFonts w:asciiTheme="majorHAnsi" w:eastAsiaTheme="majorEastAsia" w:hAnsiTheme="majorHAnsi" w:cstheme="majorBidi"/>
      <w:color w:val="44546A" w:themeColor="text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860F2D"/>
    <w:rPr>
      <w:rFonts w:asciiTheme="majorHAnsi" w:eastAsiaTheme="majorEastAsia" w:hAnsiTheme="majorHAnsi" w:cstheme="majorBidi"/>
    </w:rPr>
  </w:style>
  <w:style w:type="character" w:customStyle="1" w:styleId="Heading5Char">
    <w:name w:val="Heading 5 Char"/>
    <w:basedOn w:val="DefaultParagraphFont"/>
    <w:link w:val="Heading5"/>
    <w:uiPriority w:val="9"/>
    <w:rsid w:val="00860F2D"/>
    <w:rPr>
      <w:rFonts w:asciiTheme="majorHAnsi" w:eastAsiaTheme="majorEastAsia" w:hAnsiTheme="majorHAnsi" w:cstheme="majorBidi"/>
      <w:color w:val="44546A" w:themeColor="text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0F2D"/>
    <w:rPr>
      <w:rFonts w:asciiTheme="majorHAnsi" w:eastAsiaTheme="majorEastAsia" w:hAnsiTheme="majorHAnsi" w:cstheme="majorBidi"/>
      <w:i/>
      <w:iCs/>
      <w:color w:val="44546A" w:themeColor="text2"/>
      <w:sz w:val="21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0F2D"/>
    <w:rPr>
      <w:rFonts w:asciiTheme="majorHAnsi" w:eastAsiaTheme="majorEastAsia" w:hAnsiTheme="majorHAnsi" w:cstheme="majorBidi"/>
      <w:i/>
      <w:iCs/>
      <w:color w:val="1F3864" w:themeColor="accent1" w:themeShade="80"/>
      <w:sz w:val="21"/>
      <w:szCs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0F2D"/>
    <w:rPr>
      <w:rFonts w:asciiTheme="majorHAnsi" w:eastAsiaTheme="majorEastAsia" w:hAnsiTheme="majorHAnsi" w:cstheme="majorBidi"/>
      <w:b/>
      <w:bCs/>
      <w:color w:val="44546A" w:themeColor="text2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0F2D"/>
    <w:rPr>
      <w:rFonts w:asciiTheme="majorHAnsi" w:eastAsiaTheme="majorEastAsia" w:hAnsiTheme="majorHAnsi" w:cstheme="majorBidi"/>
      <w:b/>
      <w:bCs/>
      <w:i/>
      <w:iCs/>
      <w:color w:val="44546A" w:themeColor="text2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60F2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60F2D"/>
    <w:rPr>
      <w:rFonts w:eastAsiaTheme="minorEastAsia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860F2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60F2D"/>
    <w:rPr>
      <w:rFonts w:eastAsiaTheme="minorEastAsia"/>
      <w:sz w:val="20"/>
      <w:szCs w:val="20"/>
    </w:rPr>
  </w:style>
  <w:style w:type="table" w:styleId="TableGrid">
    <w:name w:val="Table Grid"/>
    <w:aliases w:val="htable,Bordure,Table Definitions Grid"/>
    <w:basedOn w:val="TableNormal"/>
    <w:uiPriority w:val="39"/>
    <w:rsid w:val="00860F2D"/>
    <w:pPr>
      <w:spacing w:after="0" w:line="240" w:lineRule="auto"/>
    </w:pPr>
    <w:rPr>
      <w:rFonts w:eastAsiaTheme="minorEastAsia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860F2D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locked/>
    <w:rsid w:val="00860F2D"/>
    <w:rPr>
      <w:rFonts w:eastAsiaTheme="minorEastAsia"/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860F2D"/>
    <w:pPr>
      <w:outlineLvl w:val="9"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60F2D"/>
    <w:rPr>
      <w:rFonts w:ascii="Segoe UI" w:eastAsiaTheme="minorEastAsia" w:hAnsi="Segoe UI" w:cs="Segoe UI"/>
      <w:sz w:val="18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60F2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60F2D"/>
    <w:rPr>
      <w:sz w:val="20"/>
      <w:szCs w:val="20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02CF1"/>
    <w:pPr>
      <w:spacing w:line="240" w:lineRule="auto"/>
      <w:pPrChange w:id="1" w:author="Meehan, Carole (EEC)" w:date="2026-09-25T21:10:00Z">
        <w:pPr>
          <w:spacing w:after="160"/>
        </w:pPr>
      </w:pPrChange>
    </w:pPr>
    <w:rPr>
      <w:sz w:val="20"/>
      <w:szCs w:val="20"/>
      <w:rPrChange w:id="1" w:author="Meehan, Carole (EEC)" w:date="2026-09-25T21:10:00Z">
        <w:rPr>
          <w:rFonts w:asciiTheme="minorHAnsi" w:eastAsiaTheme="minorHAnsi" w:hAnsiTheme="minorHAnsi" w:cstheme="minorBidi"/>
          <w:sz w:val="22"/>
          <w:szCs w:val="22"/>
          <w:lang w:val="en-US" w:eastAsia="en-US" w:bidi="ar-SA"/>
        </w:rPr>
      </w:rPrChange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60F2D"/>
    <w:rPr>
      <w:rFonts w:eastAsiaTheme="minorEastAsia"/>
      <w:b/>
      <w:bCs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60F2D"/>
    <w:rPr>
      <w:b/>
      <w:bCs/>
    </w:rPr>
  </w:style>
  <w:style w:type="paragraph" w:styleId="Caption">
    <w:name w:val="caption"/>
    <w:basedOn w:val="Normal"/>
    <w:next w:val="Normal"/>
    <w:uiPriority w:val="99"/>
    <w:unhideWhenUsed/>
    <w:qFormat/>
    <w:rsid w:val="00860F2D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paragraph" w:styleId="Title">
    <w:name w:val="Title"/>
    <w:basedOn w:val="Normal"/>
    <w:next w:val="Normal"/>
    <w:link w:val="TitleChar"/>
    <w:uiPriority w:val="10"/>
    <w:qFormat/>
    <w:rsid w:val="00860F2D"/>
    <w:pPr>
      <w:spacing w:after="0" w:line="240" w:lineRule="auto"/>
      <w:contextualSpacing/>
    </w:pPr>
    <w:rPr>
      <w:rFonts w:asciiTheme="majorHAnsi" w:eastAsiaTheme="majorEastAsia" w:hAnsiTheme="majorHAnsi" w:cstheme="majorBidi"/>
      <w:color w:val="4472C4" w:themeColor="accent1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0F2D"/>
    <w:rPr>
      <w:rFonts w:asciiTheme="majorHAnsi" w:eastAsiaTheme="majorEastAsia" w:hAnsiTheme="majorHAnsi" w:cstheme="majorBidi"/>
      <w:color w:val="4472C4" w:themeColor="accent1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0F2D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60F2D"/>
    <w:rPr>
      <w:rFonts w:asciiTheme="majorHAnsi" w:eastAsiaTheme="majorEastAsia" w:hAnsiTheme="majorHAnsi" w:cstheme="majorBidi"/>
      <w:sz w:val="24"/>
      <w:szCs w:val="24"/>
    </w:rPr>
  </w:style>
  <w:style w:type="character" w:styleId="Strong">
    <w:name w:val="Strong"/>
    <w:basedOn w:val="DefaultParagraphFont"/>
    <w:uiPriority w:val="22"/>
    <w:qFormat/>
    <w:rsid w:val="00860F2D"/>
    <w:rPr>
      <w:b/>
      <w:bCs/>
    </w:rPr>
  </w:style>
  <w:style w:type="character" w:styleId="Emphasis">
    <w:name w:val="Emphasis"/>
    <w:basedOn w:val="DefaultParagraphFont"/>
    <w:uiPriority w:val="20"/>
    <w:qFormat/>
    <w:rsid w:val="00860F2D"/>
    <w:rPr>
      <w:i/>
      <w:iCs/>
    </w:rPr>
  </w:style>
  <w:style w:type="paragraph" w:styleId="NoSpacing">
    <w:name w:val="No Spacing"/>
    <w:uiPriority w:val="1"/>
    <w:qFormat/>
    <w:rsid w:val="00860F2D"/>
    <w:pPr>
      <w:spacing w:after="0" w:line="240" w:lineRule="auto"/>
    </w:pPr>
    <w:rPr>
      <w:rFonts w:eastAsiaTheme="minorEastAsia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860F2D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0F2D"/>
    <w:rPr>
      <w:rFonts w:eastAsiaTheme="minorEastAsia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0F2D"/>
    <w:pPr>
      <w:pBdr>
        <w:left w:val="single" w:sz="18" w:space="12" w:color="4472C4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0F2D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860F2D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860F2D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860F2D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860F2D"/>
    <w:rPr>
      <w:b/>
      <w:bCs/>
      <w:smallCaps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860F2D"/>
    <w:rPr>
      <w:b/>
      <w:bCs/>
      <w:smallCaps/>
    </w:rPr>
  </w:style>
  <w:style w:type="paragraph" w:customStyle="1" w:styleId="ATTACHMENTNew">
    <w:name w:val="ATTACHMENTNew"/>
    <w:basedOn w:val="Normal"/>
    <w:link w:val="ATTACHMENTNewChar"/>
    <w:qFormat/>
    <w:rsid w:val="00860F2D"/>
    <w:pPr>
      <w:numPr>
        <w:numId w:val="1"/>
      </w:numPr>
      <w:spacing w:before="200" w:after="200" w:line="240" w:lineRule="auto"/>
      <w:jc w:val="center"/>
      <w:outlineLvl w:val="1"/>
    </w:pPr>
    <w:rPr>
      <w:rFonts w:ascii="Arial" w:hAnsi="Arial" w:cs="Times New Roman"/>
      <w:b/>
    </w:rPr>
  </w:style>
  <w:style w:type="character" w:customStyle="1" w:styleId="ATTACHMENTNewChar">
    <w:name w:val="ATTACHMENTNew Char"/>
    <w:basedOn w:val="DefaultParagraphFont"/>
    <w:link w:val="ATTACHMENTNew"/>
    <w:rsid w:val="00860F2D"/>
    <w:rPr>
      <w:rFonts w:ascii="Arial" w:hAnsi="Arial" w:cs="Times New Roman"/>
      <w:b/>
    </w:rPr>
  </w:style>
  <w:style w:type="paragraph" w:customStyle="1" w:styleId="ExhibitNew3">
    <w:name w:val="ExhibitNew3"/>
    <w:basedOn w:val="ATTACHMENTNew"/>
    <w:qFormat/>
    <w:rsid w:val="00860F2D"/>
    <w:pPr>
      <w:numPr>
        <w:ilvl w:val="1"/>
      </w:numPr>
      <w:tabs>
        <w:tab w:val="num" w:pos="360"/>
      </w:tabs>
      <w:ind w:left="3220"/>
      <w:jc w:val="left"/>
      <w:outlineLvl w:val="2"/>
    </w:pPr>
  </w:style>
  <w:style w:type="paragraph" w:customStyle="1" w:styleId="Default">
    <w:name w:val="Default"/>
    <w:rsid w:val="00457EC7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CF6228"/>
    <w:rPr>
      <w:sz w:val="16"/>
      <w:szCs w:val="16"/>
    </w:rPr>
  </w:style>
  <w:style w:type="paragraph" w:styleId="Revision">
    <w:name w:val="Revision"/>
    <w:hidden/>
    <w:uiPriority w:val="99"/>
    <w:semiHidden/>
    <w:rsid w:val="0034716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6891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0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83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20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8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83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74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46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34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77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30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18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60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0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33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83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64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8B32C7835BBD94282A40B01912CADD0" ma:contentTypeVersion="11" ma:contentTypeDescription="Create a new document." ma:contentTypeScope="" ma:versionID="b6889a5f8f4e770b5ea681cc5bf33287">
  <xsd:schema xmlns:xsd="http://www.w3.org/2001/XMLSchema" xmlns:xs="http://www.w3.org/2001/XMLSchema" xmlns:p="http://schemas.microsoft.com/office/2006/metadata/properties" xmlns:ns2="2a2f370b-bdc5-4055-8031-189f80688753" xmlns:ns3="2c0b585d-b733-433f-8897-8c1b261074a9" targetNamespace="http://schemas.microsoft.com/office/2006/metadata/properties" ma:root="true" ma:fieldsID="71c04859b8f850a4b43a80990e408c1e" ns2:_="" ns3:_="">
    <xsd:import namespace="2a2f370b-bdc5-4055-8031-189f80688753"/>
    <xsd:import namespace="2c0b585d-b733-433f-8897-8c1b261074a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a2f370b-bdc5-4055-8031-189f8068875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Location" ma:index="14" nillable="true" ma:displayName="Location" ma:internalName="MediaServiceLocatio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c0b585d-b733-433f-8897-8c1b261074a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8AEDF84-E14C-47BD-B68E-F4F1044CDC1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23FE540B-EF58-4BCF-BAFD-F1F003D68B6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a2f370b-bdc5-4055-8031-189f80688753"/>
    <ds:schemaRef ds:uri="2c0b585d-b733-433f-8897-8c1b261074a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C1B861A-5869-49EB-8003-AC0027839591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0FE76CD-9618-C446-8724-BC10F402AC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820</Words>
  <Characters>4678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Solano County</Company>
  <LinksUpToDate>false</LinksUpToDate>
  <CharactersWithSpaces>5488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Lacey, Tracy C.</dc:creator>
  <cp:lastModifiedBy>Arthur Souza Rodrigues</cp:lastModifiedBy>
  <cp:revision>1</cp:revision>
  <cp:lastPrinted>2018-06-15T18:18:00Z</cp:lastPrinted>
  <dcterms:created xsi:type="dcterms:W3CDTF">2019-07-12T19:21:00Z</dcterms:created>
  <dcterms:modified xsi:type="dcterms:W3CDTF">2026-09-26T01:10:00Z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0x01010068B32C7835BBD94282A40B01912CADD0</vt:lpwstr>
  </property>
</Properties>
</file>