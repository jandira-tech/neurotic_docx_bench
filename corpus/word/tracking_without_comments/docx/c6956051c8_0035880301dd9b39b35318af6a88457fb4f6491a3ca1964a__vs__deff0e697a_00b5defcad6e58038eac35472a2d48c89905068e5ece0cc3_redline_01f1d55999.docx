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36208B" w14:textId="77777777" w:rsidR="006F1C2D" w:rsidRDefault="006F1C2D" w:rsidP="006F1C2D">
      <w:pPr>
        <w:rPr>
          <w:ins w:id="2" w:author="NAZ, Mamoona (OLDHAM MEDICAL SERVICES)" w:date="2026-09-22T12:27:00Z" w16du:dateUtc="2026-09-22T16:27:00Z"/>
          <w:rFonts w:ascii="Californian FB" w:hAnsi="Californian FB"/>
        </w:rPr>
      </w:pPr>
      <w:ins w:id="3" w:author="NAZ, Mamoona (OLDHAM MEDICAL SERVICES)" w:date="2026-09-22T12:27:00Z" w16du:dateUtc="2026-09-22T16:27:00Z">
        <w:r w:rsidRPr="003A3C19">
          <w:rPr>
            <w:noProof/>
            <w:sz w:val="20"/>
            <w:szCs w:val="20"/>
            <w:lang w:eastAsia="en-GB"/>
          </w:rPr>
          <w:drawing>
            <wp:anchor distT="0" distB="0" distL="114300" distR="114300" simplePos="0" relativeHeight="251659264" behindDoc="0" locked="0" layoutInCell="1" allowOverlap="1" wp14:anchorId="530F4FB3" wp14:editId="0D717992">
              <wp:simplePos x="0" y="0"/>
              <wp:positionH relativeFrom="column">
                <wp:posOffset>4476750</wp:posOffset>
              </wp:positionH>
              <wp:positionV relativeFrom="paragraph">
                <wp:posOffset>-619125</wp:posOffset>
              </wp:positionV>
              <wp:extent cx="1708785" cy="1332230"/>
              <wp:effectExtent l="0" t="0" r="5715" b="1270"/>
              <wp:wrapNone/>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9-02-2019 at 23.45.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08785" cy="1332230"/>
                      </a:xfrm>
                      <a:prstGeom prst="rect">
                        <a:avLst/>
                      </a:prstGeom>
                    </pic:spPr>
                  </pic:pic>
                </a:graphicData>
              </a:graphic>
              <wp14:sizeRelH relativeFrom="page">
                <wp14:pctWidth>0</wp14:pctWidth>
              </wp14:sizeRelH>
              <wp14:sizeRelV relativeFrom="page">
                <wp14:pctHeight>0</wp14:pctHeight>
              </wp14:sizeRelV>
            </wp:anchor>
          </w:drawing>
        </w:r>
      </w:ins>
    </w:p>
    <w:p w14:paraId="098B6172" w14:textId="77777777" w:rsidR="006F1C2D" w:rsidRDefault="006F1C2D" w:rsidP="006F1C2D">
      <w:pPr>
        <w:rPr>
          <w:ins w:id="4" w:author="NAZ, Mamoona (OLDHAM MEDICAL SERVICES)" w:date="2026-09-22T12:27:00Z" w16du:dateUtc="2026-09-22T16:27:00Z"/>
          <w:rFonts w:ascii="Californian FB" w:hAnsi="Californian FB"/>
          <w:b/>
          <w:bCs/>
        </w:rPr>
      </w:pPr>
    </w:p>
    <w:p w14:paraId="43260A16" w14:textId="77777777" w:rsidR="006F1C2D" w:rsidRDefault="006F1C2D" w:rsidP="006F1C2D">
      <w:pPr>
        <w:jc w:val="center"/>
        <w:rPr>
          <w:ins w:id="5" w:author="NAZ, Mamoona (OLDHAM MEDICAL SERVICES)" w:date="2026-09-22T12:27:00Z" w16du:dateUtc="2026-09-22T16:27:00Z"/>
          <w:rFonts w:cstheme="minorHAnsi"/>
          <w:b/>
          <w:bCs/>
          <w:sz w:val="28"/>
          <w:szCs w:val="28"/>
          <w:u w:val="single"/>
        </w:rPr>
      </w:pPr>
      <w:ins w:id="6" w:author="NAZ, Mamoona (OLDHAM MEDICAL SERVICES)" w:date="2026-09-22T12:27:00Z" w16du:dateUtc="2026-09-22T16:27:00Z">
        <w:r w:rsidRPr="00FA0E32">
          <w:rPr>
            <w:rFonts w:cstheme="minorHAnsi"/>
            <w:b/>
            <w:bCs/>
            <w:sz w:val="28"/>
            <w:szCs w:val="28"/>
            <w:u w:val="single"/>
          </w:rPr>
          <w:t>PPG Meeting</w:t>
        </w:r>
      </w:ins>
    </w:p>
    <w:p w14:paraId="255DC642" w14:textId="487ECD42" w:rsidR="006F1C2D" w:rsidRDefault="00677B90" w:rsidP="006F1C2D">
      <w:pPr>
        <w:jc w:val="center"/>
        <w:rPr>
          <w:ins w:id="7" w:author="NAZ, Mamoona (OLDHAM MEDICAL SERVICES)" w:date="2026-09-22T12:27:00Z" w16du:dateUtc="2026-09-22T16:27:00Z"/>
          <w:rFonts w:cstheme="minorHAnsi"/>
          <w:b/>
          <w:bCs/>
          <w:sz w:val="28"/>
          <w:szCs w:val="28"/>
          <w:u w:val="single"/>
        </w:rPr>
      </w:pPr>
      <w:ins w:id="8" w:author="NAZ, Mamoona (OLDHAM MEDICAL SERVICES)" w:date="2026-09-22T12:27:00Z" w16du:dateUtc="2026-09-22T16:27:00Z">
        <w:r>
          <w:rPr>
            <w:rFonts w:cstheme="minorHAnsi"/>
            <w:b/>
            <w:bCs/>
            <w:sz w:val="28"/>
            <w:szCs w:val="28"/>
            <w:u w:val="single"/>
          </w:rPr>
          <w:t>31</w:t>
        </w:r>
        <w:r w:rsidR="006F1C2D">
          <w:rPr>
            <w:rFonts w:cstheme="minorHAnsi"/>
            <w:b/>
            <w:bCs/>
            <w:sz w:val="28"/>
            <w:szCs w:val="28"/>
            <w:u w:val="single"/>
          </w:rPr>
          <w:t>/</w:t>
        </w:r>
        <w:r>
          <w:rPr>
            <w:rFonts w:cstheme="minorHAnsi"/>
            <w:b/>
            <w:bCs/>
            <w:sz w:val="28"/>
            <w:szCs w:val="28"/>
            <w:u w:val="single"/>
          </w:rPr>
          <w:t>07</w:t>
        </w:r>
        <w:r w:rsidR="006F1C2D">
          <w:rPr>
            <w:rFonts w:cstheme="minorHAnsi"/>
            <w:b/>
            <w:bCs/>
            <w:sz w:val="28"/>
            <w:szCs w:val="28"/>
            <w:u w:val="single"/>
          </w:rPr>
          <w:t>/202</w:t>
        </w:r>
        <w:r>
          <w:rPr>
            <w:rFonts w:cstheme="minorHAnsi"/>
            <w:b/>
            <w:bCs/>
            <w:sz w:val="28"/>
            <w:szCs w:val="28"/>
            <w:u w:val="single"/>
          </w:rPr>
          <w:t>5</w:t>
        </w:r>
        <w:r w:rsidR="006F1C2D">
          <w:rPr>
            <w:rFonts w:cstheme="minorHAnsi"/>
            <w:b/>
            <w:bCs/>
            <w:sz w:val="28"/>
            <w:szCs w:val="28"/>
            <w:u w:val="single"/>
          </w:rPr>
          <w:t xml:space="preserve"> – Start Time 1</w:t>
        </w:r>
        <w:r w:rsidR="00F41C3B">
          <w:rPr>
            <w:rFonts w:cstheme="minorHAnsi"/>
            <w:b/>
            <w:bCs/>
            <w:sz w:val="28"/>
            <w:szCs w:val="28"/>
            <w:u w:val="single"/>
          </w:rPr>
          <w:t>3</w:t>
        </w:r>
        <w:r w:rsidR="006F1C2D">
          <w:rPr>
            <w:rFonts w:cstheme="minorHAnsi"/>
            <w:b/>
            <w:bCs/>
            <w:sz w:val="28"/>
            <w:szCs w:val="28"/>
            <w:u w:val="single"/>
          </w:rPr>
          <w:t>:</w:t>
        </w:r>
        <w:r>
          <w:rPr>
            <w:rFonts w:cstheme="minorHAnsi"/>
            <w:b/>
            <w:bCs/>
            <w:sz w:val="28"/>
            <w:szCs w:val="28"/>
            <w:u w:val="single"/>
          </w:rPr>
          <w:t>13</w:t>
        </w:r>
      </w:ins>
    </w:p>
    <w:p w14:paraId="198BAAC5" w14:textId="77777777" w:rsidR="006F1C2D" w:rsidRDefault="006F1C2D" w:rsidP="006F1C2D">
      <w:pPr>
        <w:jc w:val="center"/>
        <w:rPr>
          <w:ins w:id="9" w:author="NAZ, Mamoona (OLDHAM MEDICAL SERVICES)" w:date="2026-09-22T12:27:00Z" w16du:dateUtc="2026-09-22T16:27:00Z"/>
          <w:rFonts w:cstheme="minorHAnsi"/>
          <w:b/>
          <w:bCs/>
          <w:sz w:val="28"/>
          <w:szCs w:val="28"/>
          <w:u w:val="single"/>
        </w:rPr>
      </w:pPr>
    </w:p>
    <w:p w14:paraId="1E230469" w14:textId="77777777" w:rsidR="006F1C2D" w:rsidRDefault="006F1C2D" w:rsidP="006F1C2D">
      <w:pPr>
        <w:rPr>
          <w:ins w:id="10" w:author="NAZ, Mamoona (OLDHAM MEDICAL SERVICES)" w:date="2026-09-22T12:27:00Z" w16du:dateUtc="2026-09-22T16:27:00Z"/>
          <w:rFonts w:cstheme="minorHAnsi"/>
          <w:b/>
          <w:bCs/>
        </w:rPr>
      </w:pPr>
      <w:ins w:id="11" w:author="NAZ, Mamoona (OLDHAM MEDICAL SERVICES)" w:date="2026-09-22T12:27:00Z" w16du:dateUtc="2026-09-22T16:27:00Z">
        <w:r w:rsidRPr="00FA0E32">
          <w:rPr>
            <w:rFonts w:cstheme="minorHAnsi"/>
            <w:b/>
            <w:bCs/>
          </w:rPr>
          <w:t>Attendees:</w:t>
        </w:r>
      </w:ins>
    </w:p>
    <w:p w14:paraId="406CF681" w14:textId="77777777" w:rsidR="006F1C2D" w:rsidRDefault="006F1C2D" w:rsidP="006F1C2D">
      <w:pPr>
        <w:rPr>
          <w:ins w:id="12" w:author="NAZ, Mamoona (OLDHAM MEDICAL SERVICES)" w:date="2026-09-22T12:27:00Z" w16du:dateUtc="2026-09-22T16:27:00Z"/>
          <w:rFonts w:cstheme="minorHAnsi"/>
        </w:rPr>
      </w:pPr>
      <w:ins w:id="13" w:author="NAZ, Mamoona (OLDHAM MEDICAL SERVICES)" w:date="2026-09-22T12:27:00Z" w16du:dateUtc="2026-09-22T16:27:00Z">
        <w:r w:rsidRPr="00FA0E32">
          <w:rPr>
            <w:rFonts w:cstheme="minorHAnsi"/>
          </w:rPr>
          <w:t>MN – Deputy Manager</w:t>
        </w:r>
      </w:ins>
    </w:p>
    <w:p w14:paraId="160FF56E" w14:textId="7F229838" w:rsidR="0008331C" w:rsidRPr="00FA0E32" w:rsidRDefault="0008331C" w:rsidP="006F1C2D">
      <w:pPr>
        <w:rPr>
          <w:ins w:id="14" w:author="NAZ, Mamoona (OLDHAM MEDICAL SERVICES)" w:date="2026-09-22T12:27:00Z" w16du:dateUtc="2026-09-22T16:27:00Z"/>
          <w:rFonts w:cstheme="minorHAnsi"/>
        </w:rPr>
      </w:pPr>
      <w:ins w:id="15" w:author="NAZ, Mamoona (OLDHAM MEDICAL SERVICES)" w:date="2026-09-22T12:27:00Z" w16du:dateUtc="2026-09-22T16:27:00Z">
        <w:r>
          <w:rPr>
            <w:rFonts w:cstheme="minorHAnsi"/>
          </w:rPr>
          <w:t xml:space="preserve">SA – Practice Manager </w:t>
        </w:r>
      </w:ins>
    </w:p>
    <w:p w14:paraId="4B50E429" w14:textId="77777777" w:rsidR="006F1C2D" w:rsidRDefault="006F1C2D" w:rsidP="006F1C2D">
      <w:pPr>
        <w:rPr>
          <w:ins w:id="16" w:author="NAZ, Mamoona (OLDHAM MEDICAL SERVICES)" w:date="2026-09-22T12:27:00Z" w16du:dateUtc="2026-09-22T16:27:00Z"/>
          <w:rFonts w:cstheme="minorHAnsi"/>
        </w:rPr>
      </w:pPr>
    </w:p>
    <w:p w14:paraId="5F6386BB" w14:textId="77777777" w:rsidR="0008331C" w:rsidRDefault="006F1C2D" w:rsidP="0008331C">
      <w:pPr>
        <w:rPr>
          <w:ins w:id="17" w:author="NAZ, Mamoona (OLDHAM MEDICAL SERVICES)" w:date="2026-09-22T12:27:00Z" w16du:dateUtc="2026-09-22T16:27:00Z"/>
        </w:rPr>
      </w:pPr>
      <w:ins w:id="18" w:author="NAZ, Mamoona (OLDHAM MEDICAL SERVICES)" w:date="2026-09-22T12:27:00Z" w16du:dateUtc="2026-09-22T16:27:00Z">
        <w:r>
          <w:rPr>
            <w:rFonts w:cstheme="minorHAnsi"/>
          </w:rPr>
          <w:t>MC, GM</w:t>
        </w:r>
        <w:r w:rsidR="0008331C">
          <w:rPr>
            <w:rFonts w:cstheme="minorHAnsi"/>
          </w:rPr>
          <w:t>,</w:t>
        </w:r>
      </w:ins>
    </w:p>
    <w:p w14:paraId="0834AD2C" w14:textId="13228619" w:rsidR="0008331C" w:rsidRDefault="0008331C" w:rsidP="0008331C">
      <w:pPr>
        <w:rPr>
          <w:ins w:id="19" w:author="NAZ, Mamoona (OLDHAM MEDICAL SERVICES)" w:date="2026-09-22T12:27:00Z" w16du:dateUtc="2026-09-22T16:27:00Z"/>
        </w:rPr>
      </w:pPr>
      <w:ins w:id="20" w:author="NAZ, Mamoona (OLDHAM MEDICAL SERVICES)" w:date="2026-09-22T12:27:00Z" w16du:dateUtc="2026-09-22T16:27:00Z">
        <w:r>
          <w:t>JB, BB, ZF</w:t>
        </w:r>
        <w:r>
          <w:rPr>
            <w:rFonts w:cstheme="minorHAnsi"/>
          </w:rPr>
          <w:t>, JS, SN</w:t>
        </w:r>
        <w:r w:rsidR="00FF174A">
          <w:rPr>
            <w:rFonts w:cstheme="minorHAnsi"/>
          </w:rPr>
          <w:t>, AW</w:t>
        </w:r>
      </w:ins>
    </w:p>
    <w:p w14:paraId="1D3A4916" w14:textId="67E42069" w:rsidR="006F1C2D" w:rsidRDefault="006F1C2D" w:rsidP="006F1C2D">
      <w:pPr>
        <w:rPr>
          <w:ins w:id="21" w:author="NAZ, Mamoona (OLDHAM MEDICAL SERVICES)" w:date="2026-09-22T12:27:00Z" w16du:dateUtc="2026-09-22T16:27:00Z"/>
          <w:rFonts w:cstheme="minorHAnsi"/>
        </w:rPr>
      </w:pPr>
    </w:p>
    <w:p w14:paraId="2302B3A6" w14:textId="77777777" w:rsidR="006F1C2D" w:rsidRPr="00FA0E32" w:rsidRDefault="006F1C2D" w:rsidP="006F1C2D">
      <w:pPr>
        <w:rPr>
          <w:ins w:id="22" w:author="NAZ, Mamoona (OLDHAM MEDICAL SERVICES)" w:date="2026-09-22T12:27:00Z" w16du:dateUtc="2026-09-22T16:27:00Z"/>
          <w:rFonts w:cstheme="minorHAnsi"/>
        </w:rPr>
      </w:pPr>
    </w:p>
    <w:p w14:paraId="794DD8CD" w14:textId="77777777" w:rsidR="006F1C2D" w:rsidRDefault="006F1C2D" w:rsidP="006F1C2D">
      <w:pPr>
        <w:rPr>
          <w:ins w:id="23" w:author="NAZ, Mamoona (OLDHAM MEDICAL SERVICES)" w:date="2026-09-22T12:27:00Z" w16du:dateUtc="2026-09-22T16:27:00Z"/>
          <w:rFonts w:cstheme="minorHAnsi"/>
          <w:b/>
          <w:bCs/>
        </w:rPr>
      </w:pPr>
      <w:ins w:id="24" w:author="NAZ, Mamoona (OLDHAM MEDICAL SERVICES)" w:date="2026-09-22T12:27:00Z" w16du:dateUtc="2026-09-22T16:27:00Z">
        <w:r w:rsidRPr="00FA0E32">
          <w:rPr>
            <w:rFonts w:cstheme="minorHAnsi"/>
            <w:b/>
            <w:bCs/>
          </w:rPr>
          <w:t>Apologies:</w:t>
        </w:r>
      </w:ins>
    </w:p>
    <w:p w14:paraId="50FA62A7" w14:textId="77777777" w:rsidR="00677B90" w:rsidRDefault="00677B90" w:rsidP="006F1C2D">
      <w:pPr>
        <w:rPr>
          <w:ins w:id="25" w:author="NAZ, Mamoona (OLDHAM MEDICAL SERVICES)" w:date="2026-09-22T12:27:00Z" w16du:dateUtc="2026-09-22T16:27:00Z"/>
          <w:rFonts w:cstheme="minorHAnsi"/>
          <w:b/>
          <w:bCs/>
        </w:rPr>
      </w:pPr>
    </w:p>
    <w:p w14:paraId="27E4F2EE" w14:textId="6226EC7C" w:rsidR="00677B90" w:rsidRPr="00677B90" w:rsidRDefault="00677B90" w:rsidP="006F1C2D">
      <w:pPr>
        <w:rPr>
          <w:ins w:id="26" w:author="NAZ, Mamoona (OLDHAM MEDICAL SERVICES)" w:date="2026-09-22T12:27:00Z" w16du:dateUtc="2026-09-22T16:27:00Z"/>
          <w:rFonts w:cstheme="minorHAnsi"/>
        </w:rPr>
      </w:pPr>
      <w:ins w:id="27" w:author="NAZ, Mamoona (OLDHAM MEDICAL SERVICES)" w:date="2026-09-22T12:27:00Z" w16du:dateUtc="2026-09-22T16:27:00Z">
        <w:r>
          <w:rPr>
            <w:rFonts w:cstheme="minorHAnsi"/>
          </w:rPr>
          <w:t>CC, AK, LU, MAS, DR</w:t>
        </w:r>
      </w:ins>
    </w:p>
    <w:p w14:paraId="1282E9CD" w14:textId="77777777" w:rsidR="00A8494F" w:rsidRDefault="00A8494F">
      <w:pPr>
        <w:rPr>
          <w:ins w:id="28" w:author="NAZ, Mamoona (OLDHAM MEDICAL SERVICES)" w:date="2026-09-22T12:27:00Z" w16du:dateUtc="2026-09-22T16:27:00Z"/>
        </w:rPr>
      </w:pPr>
    </w:p>
    <w:p w14:paraId="09A61C5A" w14:textId="77777777" w:rsidR="006F1C2D" w:rsidRDefault="006F1C2D">
      <w:pPr>
        <w:rPr>
          <w:ins w:id="29" w:author="NAZ, Mamoona (OLDHAM MEDICAL SERVICES)" w:date="2026-09-22T12:27:00Z" w16du:dateUtc="2026-09-22T16:27:00Z"/>
        </w:rPr>
      </w:pPr>
    </w:p>
    <w:p w14:paraId="71B1EB70" w14:textId="6B3B9867" w:rsidR="006F1C2D" w:rsidRDefault="00FD25EC" w:rsidP="006F1C2D">
      <w:pPr>
        <w:pStyle w:val="ListParagraph"/>
        <w:numPr>
          <w:ilvl w:val="0"/>
          <w:numId w:val="32"/>
        </w:numPr>
        <w:rPr>
          <w:ins w:id="30" w:author="NAZ, Mamoona (OLDHAM MEDICAL SERVICES)" w:date="2026-09-22T12:27:00Z" w16du:dateUtc="2026-09-22T16:27:00Z"/>
        </w:rPr>
      </w:pPr>
      <w:ins w:id="31" w:author="NAZ, Mamoona (OLDHAM MEDICAL SERVICES)" w:date="2026-09-22T12:27:00Z" w16du:dateUtc="2026-09-22T16:27:00Z">
        <w:r>
          <w:t>Review of last minutes of meeting – everyone agreed no changes were needed.</w:t>
        </w:r>
      </w:ins>
    </w:p>
    <w:p w14:paraId="2F83712F" w14:textId="53312079" w:rsidR="00FF174A" w:rsidRDefault="00FF174A" w:rsidP="00FF174A">
      <w:pPr>
        <w:pStyle w:val="ListParagraph"/>
        <w:numPr>
          <w:ilvl w:val="0"/>
          <w:numId w:val="32"/>
        </w:numPr>
        <w:rPr>
          <w:ins w:id="32" w:author="NAZ, Mamoona (OLDHAM MEDICAL SERVICES)" w:date="2026-09-22T12:27:00Z" w16du:dateUtc="2026-09-22T16:27:00Z"/>
        </w:rPr>
      </w:pPr>
      <w:ins w:id="33" w:author="NAZ, Mamoona (OLDHAM MEDICAL SERVICES)" w:date="2026-09-22T12:27:00Z" w16du:dateUtc="2026-09-22T16:27:00Z">
        <w:r>
          <w:t>Meeting started at 13:</w:t>
        </w:r>
        <w:r w:rsidR="00677B90">
          <w:t>13</w:t>
        </w:r>
      </w:ins>
    </w:p>
    <w:p w14:paraId="04EF1223" w14:textId="0C5D5E3B" w:rsidR="00677B90" w:rsidRDefault="00677B90" w:rsidP="00FF174A">
      <w:pPr>
        <w:pStyle w:val="ListParagraph"/>
        <w:numPr>
          <w:ilvl w:val="0"/>
          <w:numId w:val="32"/>
        </w:numPr>
        <w:rPr>
          <w:ins w:id="34" w:author="NAZ, Mamoona (OLDHAM MEDICAL SERVICES)" w:date="2026-09-22T12:27:00Z" w16du:dateUtc="2026-09-22T16:27:00Z"/>
        </w:rPr>
      </w:pPr>
      <w:ins w:id="35" w:author="NAZ, Mamoona (OLDHAM MEDICAL SERVICES)" w:date="2026-09-22T12:27:00Z" w16du:dateUtc="2026-09-22T16:27:00Z">
        <w:r>
          <w:t xml:space="preserve">Asked PPG members if they would like anything to be added on Agenda to discuss in todays meeting. </w:t>
        </w:r>
      </w:ins>
    </w:p>
    <w:p w14:paraId="6B981C47" w14:textId="02ABD39C" w:rsidR="00677B90" w:rsidRDefault="00677B90" w:rsidP="00FF174A">
      <w:pPr>
        <w:pStyle w:val="ListParagraph"/>
        <w:numPr>
          <w:ilvl w:val="0"/>
          <w:numId w:val="32"/>
        </w:numPr>
        <w:rPr>
          <w:ins w:id="36" w:author="NAZ, Mamoona (OLDHAM MEDICAL SERVICES)" w:date="2026-09-22T12:27:00Z" w16du:dateUtc="2026-09-22T16:27:00Z"/>
        </w:rPr>
      </w:pPr>
      <w:ins w:id="37" w:author="NAZ, Mamoona (OLDHAM MEDICAL SERVICES)" w:date="2026-09-22T12:27:00Z" w16du:dateUtc="2026-09-22T16:27:00Z">
        <w:r>
          <w:t xml:space="preserve">Discussed 2025 national survey report for the Practice. Gave each patient a coloured copy of the report to review. Once they had reviewed results, they were then given a coloured copy of last years report to compare the scores. </w:t>
        </w:r>
      </w:ins>
    </w:p>
    <w:p w14:paraId="014266D5" w14:textId="17C9F792" w:rsidR="00677B90" w:rsidRDefault="00677B90" w:rsidP="00FF174A">
      <w:pPr>
        <w:pStyle w:val="ListParagraph"/>
        <w:numPr>
          <w:ilvl w:val="0"/>
          <w:numId w:val="32"/>
        </w:numPr>
        <w:rPr>
          <w:ins w:id="38" w:author="NAZ, Mamoona (OLDHAM MEDICAL SERVICES)" w:date="2026-09-22T12:27:00Z" w16du:dateUtc="2026-09-22T16:27:00Z"/>
        </w:rPr>
      </w:pPr>
      <w:ins w:id="39" w:author="NAZ, Mamoona (OLDHAM MEDICAL SERVICES)" w:date="2026-09-22T12:27:00Z" w16du:dateUtc="2026-09-22T16:27:00Z">
        <w:r>
          <w:t xml:space="preserve">The report was explained by Practice Manager. This is a national survey sent out yearly to randomly selected patients each year and returned to the provider. The results are of those who have returned the survey. Once they compile the results along with all the other practices, they then publish the national data online and notify the Practices of their results. </w:t>
        </w:r>
      </w:ins>
    </w:p>
    <w:p w14:paraId="61DF0E29" w14:textId="0359E576" w:rsidR="00677B90" w:rsidRDefault="00677B90" w:rsidP="00FF174A">
      <w:pPr>
        <w:pStyle w:val="ListParagraph"/>
        <w:numPr>
          <w:ilvl w:val="0"/>
          <w:numId w:val="32"/>
        </w:numPr>
        <w:rPr>
          <w:ins w:id="40" w:author="NAZ, Mamoona (OLDHAM MEDICAL SERVICES)" w:date="2026-09-22T12:27:00Z" w16du:dateUtc="2026-09-22T16:27:00Z"/>
        </w:rPr>
      </w:pPr>
      <w:ins w:id="41" w:author="NAZ, Mamoona (OLDHAM MEDICAL SERVICES)" w:date="2026-09-22T12:27:00Z" w16du:dateUtc="2026-09-22T16:27:00Z">
        <w:r>
          <w:t xml:space="preserve">PM went through each question and compared the data with the PPG members. On each question asked the Practice improved the percentage compared to last year. </w:t>
        </w:r>
      </w:ins>
    </w:p>
    <w:p w14:paraId="53D3CE6F" w14:textId="6D18EC5A" w:rsidR="00677B90" w:rsidRDefault="00677B90" w:rsidP="00FF174A">
      <w:pPr>
        <w:pStyle w:val="ListParagraph"/>
        <w:numPr>
          <w:ilvl w:val="0"/>
          <w:numId w:val="32"/>
        </w:numPr>
        <w:rPr>
          <w:ins w:id="42" w:author="NAZ, Mamoona (OLDHAM MEDICAL SERVICES)" w:date="2026-09-22T12:27:00Z" w16du:dateUtc="2026-09-22T16:27:00Z"/>
        </w:rPr>
      </w:pPr>
      <w:ins w:id="43" w:author="NAZ, Mamoona (OLDHAM MEDICAL SERVICES)" w:date="2026-09-22T12:27:00Z" w16du:dateUtc="2026-09-22T16:27:00Z">
        <w:r>
          <w:t xml:space="preserve">PPG members were asked what the Practice could do to get more patients to engage with completing such surveys. </w:t>
        </w:r>
      </w:ins>
    </w:p>
    <w:p w14:paraId="05A1BA44" w14:textId="0FD45C13" w:rsidR="00677B90" w:rsidRDefault="00677B90" w:rsidP="00FF174A">
      <w:pPr>
        <w:pStyle w:val="ListParagraph"/>
        <w:numPr>
          <w:ilvl w:val="0"/>
          <w:numId w:val="32"/>
        </w:numPr>
        <w:rPr>
          <w:ins w:id="44" w:author="NAZ, Mamoona (OLDHAM MEDICAL SERVICES)" w:date="2026-09-22T12:27:00Z" w16du:dateUtc="2026-09-22T16:27:00Z"/>
        </w:rPr>
      </w:pPr>
      <w:ins w:id="45" w:author="NAZ, Mamoona (OLDHAM MEDICAL SERVICES)" w:date="2026-09-22T12:27:00Z" w16du:dateUtc="2026-09-22T16:27:00Z">
        <w:r>
          <w:t xml:space="preserve">When checking data online you can also check neighbouring practices, and we compared ours to our PCN practice and we could see a higher percentage of returned surveys for other practices. </w:t>
        </w:r>
      </w:ins>
    </w:p>
    <w:p w14:paraId="1FF4FD50" w14:textId="2D7501A9" w:rsidR="00677B90" w:rsidRDefault="00677B90" w:rsidP="00FF174A">
      <w:pPr>
        <w:pStyle w:val="ListParagraph"/>
        <w:numPr>
          <w:ilvl w:val="0"/>
          <w:numId w:val="32"/>
        </w:numPr>
        <w:rPr>
          <w:ins w:id="46" w:author="NAZ, Mamoona (OLDHAM MEDICAL SERVICES)" w:date="2026-09-22T12:27:00Z" w16du:dateUtc="2026-09-22T16:27:00Z"/>
        </w:rPr>
      </w:pPr>
      <w:ins w:id="47" w:author="NAZ, Mamoona (OLDHAM MEDICAL SERVICES)" w:date="2026-09-22T12:27:00Z" w16du:dateUtc="2026-09-22T16:27:00Z">
        <w:r>
          <w:t xml:space="preserve">SN suggested we send out text messages when we know surveys will be sent out and if patients struggle to complete, we could ask them to bring into the Surgery to help. </w:t>
        </w:r>
      </w:ins>
    </w:p>
    <w:p w14:paraId="457D4B5F" w14:textId="47F175E8" w:rsidR="00677B90" w:rsidRDefault="00677B90" w:rsidP="00FF174A">
      <w:pPr>
        <w:pStyle w:val="ListParagraph"/>
        <w:numPr>
          <w:ilvl w:val="0"/>
          <w:numId w:val="32"/>
        </w:numPr>
        <w:rPr>
          <w:ins w:id="48" w:author="NAZ, Mamoona (OLDHAM MEDICAL SERVICES)" w:date="2026-09-22T12:27:00Z" w16du:dateUtc="2026-09-22T16:27:00Z"/>
        </w:rPr>
      </w:pPr>
      <w:ins w:id="49" w:author="NAZ, Mamoona (OLDHAM MEDICAL SERVICES)" w:date="2026-09-22T12:27:00Z" w16du:dateUtc="2026-09-22T16:27:00Z">
        <w:r>
          <w:t>MN explained that as we are not the ones sending out the surveys, we wouldn’t know which patients the survey gets sent too and this would mean we would have to send a text msg to all 6000 patients registered at the Practice.</w:t>
        </w:r>
      </w:ins>
    </w:p>
    <w:p w14:paraId="52AD645A" w14:textId="596CFD9B" w:rsidR="00677B90" w:rsidRDefault="00677B90" w:rsidP="00FF174A">
      <w:pPr>
        <w:pStyle w:val="ListParagraph"/>
        <w:numPr>
          <w:ilvl w:val="0"/>
          <w:numId w:val="32"/>
        </w:numPr>
        <w:rPr>
          <w:ins w:id="50" w:author="NAZ, Mamoona (OLDHAM MEDICAL SERVICES)" w:date="2026-09-22T12:27:00Z" w16du:dateUtc="2026-09-22T16:27:00Z"/>
        </w:rPr>
      </w:pPr>
      <w:ins w:id="51" w:author="NAZ, Mamoona (OLDHAM MEDICAL SERVICES)" w:date="2026-09-22T12:27:00Z" w16du:dateUtc="2026-09-22T16:27:00Z">
        <w:r>
          <w:t xml:space="preserve">MN also highlighted that we do not want any influence on the answers provided and we would like honest feedback from the patients. The patients if they do come in for help may feel obliged to give better scoring than how they actually feel. </w:t>
        </w:r>
      </w:ins>
    </w:p>
    <w:p w14:paraId="26A8D884" w14:textId="050EF359" w:rsidR="00677B90" w:rsidRDefault="00677B90" w:rsidP="00FF174A">
      <w:pPr>
        <w:pStyle w:val="ListParagraph"/>
        <w:numPr>
          <w:ilvl w:val="0"/>
          <w:numId w:val="32"/>
        </w:numPr>
        <w:rPr>
          <w:ins w:id="52" w:author="NAZ, Mamoona (OLDHAM MEDICAL SERVICES)" w:date="2026-09-22T12:27:00Z" w16du:dateUtc="2026-09-22T16:27:00Z"/>
        </w:rPr>
      </w:pPr>
      <w:ins w:id="53" w:author="NAZ, Mamoona (OLDHAM MEDICAL SERVICES)" w:date="2026-09-22T12:27:00Z" w16du:dateUtc="2026-09-22T16:27:00Z">
        <w:r>
          <w:lastRenderedPageBreak/>
          <w:t xml:space="preserve">Overall, we are satisfied the outcome of the survey results – we will trey and educate the patients who attend the surgery and encourage them to complete such forms/surveys in the future. </w:t>
        </w:r>
      </w:ins>
    </w:p>
    <w:p w14:paraId="77ECB628" w14:textId="14C1E7C5" w:rsidR="00677B90" w:rsidRDefault="00677B90" w:rsidP="00FF174A">
      <w:pPr>
        <w:pStyle w:val="ListParagraph"/>
        <w:numPr>
          <w:ilvl w:val="0"/>
          <w:numId w:val="32"/>
        </w:numPr>
        <w:rPr>
          <w:ins w:id="54" w:author="NAZ, Mamoona (OLDHAM MEDICAL SERVICES)" w:date="2026-09-22T12:27:00Z" w16du:dateUtc="2026-09-22T16:27:00Z"/>
        </w:rPr>
      </w:pPr>
      <w:ins w:id="55" w:author="NAZ, Mamoona (OLDHAM MEDICAL SERVICES)" w:date="2026-09-22T12:27:00Z" w16du:dateUtc="2026-09-22T16:27:00Z">
        <w:r>
          <w:t xml:space="preserve">Also decided to display notices before they get sent out. </w:t>
        </w:r>
      </w:ins>
    </w:p>
    <w:p w14:paraId="0AD56979" w14:textId="7FA4E76F" w:rsidR="00677B90" w:rsidRDefault="00677B90" w:rsidP="00FF174A">
      <w:pPr>
        <w:pStyle w:val="ListParagraph"/>
        <w:numPr>
          <w:ilvl w:val="0"/>
          <w:numId w:val="32"/>
        </w:numPr>
        <w:rPr>
          <w:ins w:id="56" w:author="NAZ, Mamoona (OLDHAM MEDICAL SERVICES)" w:date="2026-09-22T12:27:00Z" w16du:dateUtc="2026-09-22T16:27:00Z"/>
        </w:rPr>
      </w:pPr>
      <w:ins w:id="57" w:author="NAZ, Mamoona (OLDHAM MEDICAL SERVICES)" w:date="2026-09-22T12:27:00Z" w16du:dateUtc="2026-09-22T16:27:00Z">
        <w:r>
          <w:t xml:space="preserve">Updated the members about not being able to prescribe Mounjaro and this needs to be done through weight management. </w:t>
        </w:r>
      </w:ins>
    </w:p>
    <w:p w14:paraId="2029463A" w14:textId="4598910A" w:rsidR="00677B90" w:rsidRDefault="00677B90" w:rsidP="00FF174A">
      <w:pPr>
        <w:pStyle w:val="ListParagraph"/>
        <w:numPr>
          <w:ilvl w:val="0"/>
          <w:numId w:val="32"/>
        </w:numPr>
        <w:rPr>
          <w:ins w:id="58" w:author="NAZ, Mamoona (OLDHAM MEDICAL SERVICES)" w:date="2026-09-22T12:27:00Z" w16du:dateUtc="2026-09-22T16:27:00Z"/>
        </w:rPr>
      </w:pPr>
      <w:ins w:id="59" w:author="NAZ, Mamoona (OLDHAM MEDICAL SERVICES)" w:date="2026-09-22T12:27:00Z" w16du:dateUtc="2026-09-22T16:27:00Z">
        <w:r>
          <w:t xml:space="preserve">BB asked when they will be able to book in for flu jab. MN explained Flu Season starts from October. MN also explained that the local pharmacies received the vaccines around 2-3 weeks before GP practices if they wish to have it sooner they can find out from their local chemist. </w:t>
        </w:r>
      </w:ins>
    </w:p>
    <w:p w14:paraId="47DFBF79" w14:textId="553CE546" w:rsidR="00677B90" w:rsidRDefault="00677B90" w:rsidP="00FF174A">
      <w:pPr>
        <w:pStyle w:val="ListParagraph"/>
        <w:numPr>
          <w:ilvl w:val="0"/>
          <w:numId w:val="32"/>
        </w:numPr>
        <w:rPr>
          <w:ins w:id="60" w:author="NAZ, Mamoona (OLDHAM MEDICAL SERVICES)" w:date="2026-09-22T12:27:00Z" w16du:dateUtc="2026-09-22T16:27:00Z"/>
        </w:rPr>
      </w:pPr>
      <w:ins w:id="61" w:author="NAZ, Mamoona (OLDHAM MEDICAL SERVICES)" w:date="2026-09-22T12:27:00Z" w16du:dateUtc="2026-09-22T16:27:00Z">
        <w:r>
          <w:t xml:space="preserve">The Practice has not yet received a confirmation date of delivery for flu jabs. </w:t>
        </w:r>
      </w:ins>
    </w:p>
    <w:p w14:paraId="0CEABE06" w14:textId="159751B6" w:rsidR="00677B90" w:rsidRDefault="00677B90" w:rsidP="00FF174A">
      <w:pPr>
        <w:pStyle w:val="ListParagraph"/>
        <w:numPr>
          <w:ilvl w:val="0"/>
          <w:numId w:val="32"/>
        </w:numPr>
        <w:rPr>
          <w:ins w:id="62" w:author="NAZ, Mamoona (OLDHAM MEDICAL SERVICES)" w:date="2026-09-22T12:27:00Z" w16du:dateUtc="2026-09-22T16:27:00Z"/>
        </w:rPr>
      </w:pPr>
      <w:ins w:id="63" w:author="NAZ, Mamoona (OLDHAM MEDICAL SERVICES)" w:date="2026-09-22T12:27:00Z" w16du:dateUtc="2026-09-22T16:27:00Z">
        <w:r>
          <w:t xml:space="preserve">Updates around the PCN clinics were shared. </w:t>
        </w:r>
      </w:ins>
    </w:p>
    <w:p w14:paraId="02B8F5B2" w14:textId="001EA95A" w:rsidR="00677B90" w:rsidRDefault="00677B90" w:rsidP="00FF174A">
      <w:pPr>
        <w:pStyle w:val="ListParagraph"/>
        <w:numPr>
          <w:ilvl w:val="0"/>
          <w:numId w:val="32"/>
        </w:numPr>
        <w:rPr>
          <w:ins w:id="64" w:author="NAZ, Mamoona (OLDHAM MEDICAL SERVICES)" w:date="2026-09-22T12:27:00Z" w16du:dateUtc="2026-09-22T16:27:00Z"/>
        </w:rPr>
      </w:pPr>
      <w:ins w:id="65" w:author="NAZ, Mamoona (OLDHAM MEDICAL SERVICES)" w:date="2026-09-22T12:27:00Z" w16du:dateUtc="2026-09-22T16:27:00Z">
        <w:r>
          <w:t xml:space="preserve">Meeting was kept brief due to summer holidays and many apologies. </w:t>
        </w:r>
      </w:ins>
    </w:p>
    <w:p w14:paraId="447CCA8D" w14:textId="3472B07F" w:rsidR="006F1C2D" w:rsidRPr="006F1C2D" w:rsidRDefault="006F1C2D" w:rsidP="006F1C2D">
      <w:pPr>
        <w:rPr>
          <w:ins w:id="66" w:author="NAZ, Mamoona (OLDHAM MEDICAL SERVICES)" w:date="2026-09-22T12:27:00Z" w16du:dateUtc="2026-09-22T16:27:00Z"/>
          <w:b/>
          <w:bCs/>
        </w:rPr>
      </w:pPr>
      <w:ins w:id="67" w:author="NAZ, Mamoona (OLDHAM MEDICAL SERVICES)" w:date="2026-09-22T12:27:00Z" w16du:dateUtc="2026-09-22T16:27:00Z">
        <w:r w:rsidRPr="006F1C2D">
          <w:rPr>
            <w:b/>
            <w:bCs/>
          </w:rPr>
          <w:t>Meeting adjourned 1</w:t>
        </w:r>
        <w:r w:rsidR="00677B90">
          <w:rPr>
            <w:b/>
            <w:bCs/>
          </w:rPr>
          <w:t>3</w:t>
        </w:r>
        <w:r w:rsidRPr="006F1C2D">
          <w:rPr>
            <w:b/>
            <w:bCs/>
          </w:rPr>
          <w:t>:</w:t>
        </w:r>
        <w:r w:rsidR="00677B90">
          <w:rPr>
            <w:b/>
            <w:bCs/>
          </w:rPr>
          <w:t>51</w:t>
        </w:r>
      </w:ins>
    </w:p>
    <w:p w14:paraId="2ED7D0AE" w14:textId="77777777" w:rsidR="006F1C2D" w:rsidRPr="006F1C2D" w:rsidRDefault="006F1C2D" w:rsidP="006F1C2D">
      <w:pPr>
        <w:rPr>
          <w:ins w:id="68" w:author="NAZ, Mamoona (OLDHAM MEDICAL SERVICES)" w:date="2026-09-22T12:27:00Z" w16du:dateUtc="2026-09-22T16:27:00Z"/>
          <w:b/>
          <w:bCs/>
        </w:rPr>
      </w:pPr>
    </w:p>
    <w:p w14:paraId="0CABE616" w14:textId="77777777" w:rsidR="002B75C0" w:rsidRPr="001D411F" w:rsidRDefault="006F1C2D" w:rsidP="002B75C0">
      <w:pPr>
        <w:tabs>
          <w:tab w:val="left" w:pos="0"/>
          <w:tab w:val="left" w:pos="1530"/>
        </w:tabs>
        <w:ind w:hanging="40"/>
        <w:jc w:val="center"/>
        <w:rPr>
          <w:del w:id="69" w:author="NAZ, Mamoona (OLDHAM MEDICAL SERVICES)" w:date="2026-09-22T12:27:00Z" w16du:dateUtc="2026-09-22T16:27:00Z"/>
        </w:rPr>
      </w:pPr>
      <w:ins w:id="70" w:author="NAZ, Mamoona (OLDHAM MEDICAL SERVICES)" w:date="2026-09-22T12:27:00Z" w16du:dateUtc="2026-09-22T16:27:00Z">
        <w:r w:rsidRPr="006F1C2D">
          <w:rPr>
            <w:b/>
            <w:bCs/>
          </w:rPr>
          <w:t xml:space="preserve">Next meeting: </w:t>
        </w:r>
        <w:r w:rsidR="00677B90">
          <w:rPr>
            <w:b/>
            <w:bCs/>
          </w:rPr>
          <w:t>October</w:t>
        </w:r>
        <w:r w:rsidR="00F977F1">
          <w:rPr>
            <w:b/>
            <w:bCs/>
          </w:rPr>
          <w:t xml:space="preserve"> </w:t>
        </w:r>
        <w:r w:rsidR="00F41C3B">
          <w:rPr>
            <w:b/>
            <w:bCs/>
          </w:rPr>
          <w:t>2025</w:t>
        </w:r>
        <w:r w:rsidRPr="006F1C2D">
          <w:rPr>
            <w:b/>
            <w:bCs/>
          </w:rPr>
          <w:t xml:space="preserve"> </w:t>
        </w:r>
      </w:ins>
      <w:bookmarkStart w:id="71" w:name="_Hlk98713133"/>
      <w:del w:id="72" w:author="NAZ, Mamoona (OLDHAM MEDICAL SERVICES)" w:date="2026-09-22T12:27:00Z" w16du:dateUtc="2026-09-22T16:27:00Z">
        <w:r w:rsidR="002B75C0" w:rsidRPr="001D411F">
          <w:delText xml:space="preserve">ГОСУДАРСТВЕННОЕ АВТОНОМНОЕ ОБРАЗОВАТЕЛЬНОЕ УЧРЕЖДЕНИЕ ВЫСШЕГО ОБРАЗОВАНИЯ </w:delText>
        </w:r>
      </w:del>
    </w:p>
    <w:p w14:paraId="39A690C4" w14:textId="77777777" w:rsidR="002B75C0" w:rsidRPr="001D411F" w:rsidRDefault="002B75C0" w:rsidP="002B75C0">
      <w:pPr>
        <w:tabs>
          <w:tab w:val="left" w:pos="0"/>
          <w:tab w:val="left" w:pos="1530"/>
        </w:tabs>
        <w:ind w:hanging="40"/>
        <w:jc w:val="center"/>
        <w:rPr>
          <w:del w:id="73" w:author="NAZ, Mamoona (OLDHAM MEDICAL SERVICES)" w:date="2026-09-22T12:27:00Z" w16du:dateUtc="2026-09-22T16:27:00Z"/>
          <w:b/>
        </w:rPr>
      </w:pPr>
    </w:p>
    <w:p w14:paraId="460C8093" w14:textId="77777777" w:rsidR="002B75C0" w:rsidRPr="001D411F" w:rsidRDefault="002B75C0" w:rsidP="002B75C0">
      <w:pPr>
        <w:tabs>
          <w:tab w:val="left" w:pos="0"/>
          <w:tab w:val="left" w:pos="1530"/>
        </w:tabs>
        <w:ind w:hanging="40"/>
        <w:jc w:val="center"/>
        <w:rPr>
          <w:del w:id="74" w:author="NAZ, Mamoona (OLDHAM MEDICAL SERVICES)" w:date="2026-09-22T12:27:00Z" w16du:dateUtc="2026-09-22T16:27:00Z"/>
          <w:b/>
        </w:rPr>
      </w:pPr>
      <w:del w:id="75" w:author="NAZ, Mamoona (OLDHAM MEDICAL SERVICES)" w:date="2026-09-22T12:27:00Z" w16du:dateUtc="2026-09-22T16:27:00Z">
        <w:r w:rsidRPr="001D411F">
          <w:rPr>
            <w:b/>
          </w:rPr>
          <w:delText xml:space="preserve">«ЛЕНИНГРАДСКИЙ ГОСУДАРСТВЕННЫЙ УНИВЕРСИТЕТ </w:delText>
        </w:r>
      </w:del>
    </w:p>
    <w:p w14:paraId="68AD6B48" w14:textId="77777777" w:rsidR="002B75C0" w:rsidRPr="001D411F" w:rsidRDefault="002B75C0" w:rsidP="002B75C0">
      <w:pPr>
        <w:tabs>
          <w:tab w:val="left" w:pos="1530"/>
        </w:tabs>
        <w:ind w:hanging="40"/>
        <w:jc w:val="center"/>
        <w:rPr>
          <w:del w:id="76" w:author="NAZ, Mamoona (OLDHAM MEDICAL SERVICES)" w:date="2026-09-22T12:27:00Z" w16du:dateUtc="2026-09-22T16:27:00Z"/>
        </w:rPr>
      </w:pPr>
      <w:del w:id="77" w:author="NAZ, Mamoona (OLDHAM MEDICAL SERVICES)" w:date="2026-09-22T12:27:00Z" w16du:dateUtc="2026-09-22T16:27:00Z">
        <w:r w:rsidRPr="001D411F">
          <w:rPr>
            <w:b/>
          </w:rPr>
          <w:delText>ИМЕНИ А.С. ПУШКИНА»</w:delText>
        </w:r>
      </w:del>
    </w:p>
    <w:p w14:paraId="5FF987DD" w14:textId="77777777" w:rsidR="002B75C0" w:rsidRPr="001D411F" w:rsidRDefault="002B75C0" w:rsidP="002B75C0">
      <w:pPr>
        <w:tabs>
          <w:tab w:val="left" w:pos="1530"/>
        </w:tabs>
        <w:ind w:hanging="40"/>
        <w:jc w:val="center"/>
        <w:rPr>
          <w:del w:id="78" w:author="NAZ, Mamoona (OLDHAM MEDICAL SERVICES)" w:date="2026-09-22T12:27:00Z" w16du:dateUtc="2026-09-22T16:27:00Z"/>
        </w:rPr>
      </w:pPr>
    </w:p>
    <w:p w14:paraId="02DE19E8" w14:textId="77777777" w:rsidR="002B75C0" w:rsidRPr="001D411F" w:rsidRDefault="002B75C0" w:rsidP="002B75C0">
      <w:pPr>
        <w:tabs>
          <w:tab w:val="left" w:pos="1530"/>
        </w:tabs>
        <w:ind w:hanging="40"/>
        <w:jc w:val="center"/>
        <w:rPr>
          <w:del w:id="79" w:author="NAZ, Mamoona (OLDHAM MEDICAL SERVICES)" w:date="2026-09-22T12:27:00Z" w16du:dateUtc="2026-09-22T16:27:00Z"/>
        </w:rPr>
      </w:pPr>
    </w:p>
    <w:p w14:paraId="1D948CFC" w14:textId="77777777" w:rsidR="002B75C0" w:rsidRPr="001D411F" w:rsidRDefault="002B75C0" w:rsidP="002B75C0">
      <w:pPr>
        <w:tabs>
          <w:tab w:val="left" w:pos="1530"/>
        </w:tabs>
        <w:ind w:hanging="40"/>
        <w:jc w:val="center"/>
        <w:rPr>
          <w:del w:id="80" w:author="NAZ, Mamoona (OLDHAM MEDICAL SERVICES)" w:date="2026-09-22T12:27:00Z" w16du:dateUtc="2026-09-22T16:27:00Z"/>
        </w:rPr>
      </w:pPr>
    </w:p>
    <w:p w14:paraId="66F15FC3" w14:textId="77777777" w:rsidR="002B75C0" w:rsidRPr="001D411F" w:rsidRDefault="002B75C0" w:rsidP="002B75C0">
      <w:pPr>
        <w:tabs>
          <w:tab w:val="left" w:pos="1530"/>
        </w:tabs>
        <w:ind w:firstLine="5630"/>
        <w:rPr>
          <w:del w:id="81" w:author="NAZ, Mamoona (OLDHAM MEDICAL SERVICES)" w:date="2026-09-22T12:27:00Z" w16du:dateUtc="2026-09-22T16:27:00Z"/>
        </w:rPr>
      </w:pPr>
      <w:del w:id="82" w:author="NAZ, Mamoona (OLDHAM MEDICAL SERVICES)" w:date="2026-09-22T12:27:00Z" w16du:dateUtc="2026-09-22T16:27:00Z">
        <w:r w:rsidRPr="001D411F">
          <w:delText>УТВЕРЖДАЮ</w:delText>
        </w:r>
      </w:del>
    </w:p>
    <w:p w14:paraId="54F39FDE" w14:textId="77777777" w:rsidR="002B75C0" w:rsidRPr="001D411F" w:rsidRDefault="002B75C0" w:rsidP="002B75C0">
      <w:pPr>
        <w:tabs>
          <w:tab w:val="left" w:pos="1530"/>
        </w:tabs>
        <w:ind w:firstLine="5630"/>
        <w:rPr>
          <w:del w:id="83" w:author="NAZ, Mamoona (OLDHAM MEDICAL SERVICES)" w:date="2026-09-22T12:27:00Z" w16du:dateUtc="2026-09-22T16:27:00Z"/>
        </w:rPr>
      </w:pPr>
      <w:del w:id="84" w:author="NAZ, Mamoona (OLDHAM MEDICAL SERVICES)" w:date="2026-09-22T12:27:00Z" w16du:dateUtc="2026-09-22T16:27:00Z">
        <w:r w:rsidRPr="001D411F">
          <w:delText>Проректор по учебно-методической</w:delText>
        </w:r>
      </w:del>
    </w:p>
    <w:p w14:paraId="2148F44C" w14:textId="77777777" w:rsidR="002B75C0" w:rsidRPr="001D411F" w:rsidRDefault="002B75C0" w:rsidP="002B75C0">
      <w:pPr>
        <w:tabs>
          <w:tab w:val="left" w:pos="1530"/>
        </w:tabs>
        <w:ind w:firstLine="5630"/>
        <w:rPr>
          <w:del w:id="85" w:author="NAZ, Mamoona (OLDHAM MEDICAL SERVICES)" w:date="2026-09-22T12:27:00Z" w16du:dateUtc="2026-09-22T16:27:00Z"/>
        </w:rPr>
      </w:pPr>
      <w:del w:id="86" w:author="NAZ, Mamoona (OLDHAM MEDICAL SERVICES)" w:date="2026-09-22T12:27:00Z" w16du:dateUtc="2026-09-22T16:27:00Z">
        <w:r w:rsidRPr="001D411F">
          <w:delText xml:space="preserve">работе </w:delText>
        </w:r>
      </w:del>
    </w:p>
    <w:p w14:paraId="06D0C9A0" w14:textId="77777777" w:rsidR="002B75C0" w:rsidRPr="001D411F" w:rsidRDefault="002B75C0" w:rsidP="002B75C0">
      <w:pPr>
        <w:tabs>
          <w:tab w:val="left" w:pos="1530"/>
        </w:tabs>
        <w:ind w:firstLine="5630"/>
        <w:rPr>
          <w:del w:id="87" w:author="NAZ, Mamoona (OLDHAM MEDICAL SERVICES)" w:date="2026-09-22T12:27:00Z" w16du:dateUtc="2026-09-22T16:27:00Z"/>
        </w:rPr>
      </w:pPr>
      <w:del w:id="88" w:author="NAZ, Mamoona (OLDHAM MEDICAL SERVICES)" w:date="2026-09-22T12:27:00Z" w16du:dateUtc="2026-09-22T16:27:00Z">
        <w:r w:rsidRPr="001D411F">
          <w:delText>____________ С.Н.Большаков</w:delText>
        </w:r>
      </w:del>
    </w:p>
    <w:p w14:paraId="12D3B394" w14:textId="77777777" w:rsidR="002B75C0" w:rsidRPr="001D411F" w:rsidRDefault="002B75C0" w:rsidP="002B75C0">
      <w:pPr>
        <w:tabs>
          <w:tab w:val="left" w:pos="748"/>
          <w:tab w:val="left" w:pos="828"/>
          <w:tab w:val="left" w:pos="3822"/>
        </w:tabs>
        <w:ind w:hanging="40"/>
        <w:jc w:val="center"/>
        <w:rPr>
          <w:del w:id="89" w:author="NAZ, Mamoona (OLDHAM MEDICAL SERVICES)" w:date="2026-09-22T12:27:00Z" w16du:dateUtc="2026-09-22T16:27:00Z"/>
        </w:rPr>
      </w:pPr>
    </w:p>
    <w:bookmarkEnd w:id="71"/>
    <w:p w14:paraId="5E9CEDEF" w14:textId="77777777" w:rsidR="002B75C0" w:rsidRPr="001D411F" w:rsidRDefault="002B75C0" w:rsidP="002B75C0">
      <w:pPr>
        <w:suppressAutoHyphens/>
        <w:autoSpaceDE w:val="0"/>
        <w:autoSpaceDN w:val="0"/>
        <w:adjustRightInd w:val="0"/>
        <w:ind w:left="4180"/>
        <w:jc w:val="both"/>
        <w:rPr>
          <w:del w:id="90" w:author="NAZ, Mamoona (OLDHAM MEDICAL SERVICES)" w:date="2026-09-22T12:27:00Z" w16du:dateUtc="2026-09-22T16:27:00Z"/>
          <w:noProof/>
        </w:rPr>
      </w:pPr>
    </w:p>
    <w:p w14:paraId="4560DA5E" w14:textId="77777777" w:rsidR="002B75C0" w:rsidRPr="001D411F" w:rsidRDefault="002B75C0" w:rsidP="002B75C0">
      <w:pPr>
        <w:suppressAutoHyphens/>
        <w:autoSpaceDE w:val="0"/>
        <w:autoSpaceDN w:val="0"/>
        <w:adjustRightInd w:val="0"/>
        <w:ind w:left="4180"/>
        <w:jc w:val="both"/>
        <w:rPr>
          <w:del w:id="91" w:author="NAZ, Mamoona (OLDHAM MEDICAL SERVICES)" w:date="2026-09-22T12:27:00Z" w16du:dateUtc="2026-09-22T16:27:00Z"/>
        </w:rPr>
      </w:pPr>
    </w:p>
    <w:p w14:paraId="2FA61B3F" w14:textId="77777777" w:rsidR="002B75C0" w:rsidRPr="001D411F" w:rsidRDefault="002B75C0" w:rsidP="002B75C0">
      <w:pPr>
        <w:suppressAutoHyphens/>
        <w:autoSpaceDE w:val="0"/>
        <w:autoSpaceDN w:val="0"/>
        <w:adjustRightInd w:val="0"/>
        <w:jc w:val="both"/>
        <w:rPr>
          <w:del w:id="92" w:author="NAZ, Mamoona (OLDHAM MEDICAL SERVICES)" w:date="2026-09-22T12:27:00Z" w16du:dateUtc="2026-09-22T16:27:00Z"/>
          <w:b/>
          <w:bCs/>
        </w:rPr>
      </w:pPr>
    </w:p>
    <w:p w14:paraId="12700439" w14:textId="77777777" w:rsidR="002B75C0" w:rsidRPr="001D411F" w:rsidRDefault="002B75C0" w:rsidP="002B75C0">
      <w:pPr>
        <w:suppressAutoHyphens/>
        <w:autoSpaceDE w:val="0"/>
        <w:autoSpaceDN w:val="0"/>
        <w:adjustRightInd w:val="0"/>
        <w:jc w:val="center"/>
        <w:rPr>
          <w:del w:id="93" w:author="NAZ, Mamoona (OLDHAM MEDICAL SERVICES)" w:date="2026-09-22T12:27:00Z" w16du:dateUtc="2026-09-22T16:27:00Z"/>
          <w:bCs/>
        </w:rPr>
      </w:pPr>
      <w:del w:id="94" w:author="NAZ, Mamoona (OLDHAM MEDICAL SERVICES)" w:date="2026-09-22T12:27:00Z" w16du:dateUtc="2026-09-22T16:27:00Z">
        <w:r w:rsidRPr="001D411F">
          <w:rPr>
            <w:bCs/>
          </w:rPr>
          <w:delText xml:space="preserve">РАБОЧАЯ ПРОГРАММА </w:delText>
        </w:r>
      </w:del>
    </w:p>
    <w:p w14:paraId="6E5ECB5B" w14:textId="77777777" w:rsidR="002B75C0" w:rsidRPr="001D411F" w:rsidRDefault="002B75C0" w:rsidP="002B75C0">
      <w:pPr>
        <w:suppressAutoHyphens/>
        <w:autoSpaceDE w:val="0"/>
        <w:autoSpaceDN w:val="0"/>
        <w:adjustRightInd w:val="0"/>
        <w:jc w:val="center"/>
        <w:rPr>
          <w:del w:id="95" w:author="NAZ, Mamoona (OLDHAM MEDICAL SERVICES)" w:date="2026-09-22T12:27:00Z" w16du:dateUtc="2026-09-22T16:27:00Z"/>
          <w:bCs/>
        </w:rPr>
      </w:pPr>
    </w:p>
    <w:p w14:paraId="45AC5B4B" w14:textId="77777777" w:rsidR="002B75C0" w:rsidRPr="001D411F" w:rsidRDefault="002B75C0" w:rsidP="002B75C0">
      <w:pPr>
        <w:suppressAutoHyphens/>
        <w:autoSpaceDE w:val="0"/>
        <w:autoSpaceDN w:val="0"/>
        <w:adjustRightInd w:val="0"/>
        <w:jc w:val="center"/>
        <w:rPr>
          <w:del w:id="96" w:author="NAZ, Mamoona (OLDHAM MEDICAL SERVICES)" w:date="2026-09-22T12:27:00Z" w16du:dateUtc="2026-09-22T16:27:00Z"/>
          <w:bCs/>
        </w:rPr>
      </w:pPr>
      <w:del w:id="97" w:author="NAZ, Mamoona (OLDHAM MEDICAL SERVICES)" w:date="2026-09-22T12:27:00Z" w16du:dateUtc="2026-09-22T16:27:00Z">
        <w:r w:rsidRPr="001D411F">
          <w:rPr>
            <w:bCs/>
          </w:rPr>
          <w:delText>дисциплины</w:delText>
        </w:r>
      </w:del>
    </w:p>
    <w:p w14:paraId="0037220B" w14:textId="77777777" w:rsidR="002B75C0" w:rsidRPr="001D411F" w:rsidRDefault="002B75C0" w:rsidP="002B75C0">
      <w:pPr>
        <w:outlineLvl w:val="4"/>
        <w:rPr>
          <w:del w:id="98" w:author="NAZ, Mamoona (OLDHAM MEDICAL SERVICES)" w:date="2026-09-22T12:27:00Z" w16du:dateUtc="2026-09-22T16:27:00Z"/>
          <w:b/>
          <w:bCs/>
        </w:rPr>
      </w:pPr>
    </w:p>
    <w:p w14:paraId="5E21B2A5" w14:textId="77777777" w:rsidR="002B75C0" w:rsidRPr="001D411F" w:rsidRDefault="002B75C0" w:rsidP="002B75C0">
      <w:pPr>
        <w:rPr>
          <w:del w:id="99" w:author="NAZ, Mamoona (OLDHAM MEDICAL SERVICES)" w:date="2026-09-22T12:27:00Z" w16du:dateUtc="2026-09-22T16:27:00Z"/>
          <w:caps/>
          <w:sz w:val="22"/>
        </w:rPr>
      </w:pPr>
    </w:p>
    <w:p w14:paraId="4DCF5C0D" w14:textId="77777777" w:rsidR="002B75C0" w:rsidRPr="001D411F" w:rsidRDefault="00CF3A81" w:rsidP="002B75C0">
      <w:pPr>
        <w:jc w:val="center"/>
        <w:rPr>
          <w:del w:id="100" w:author="NAZ, Mamoona (OLDHAM MEDICAL SERVICES)" w:date="2026-09-22T12:27:00Z" w16du:dateUtc="2026-09-22T16:27:00Z"/>
          <w:b/>
          <w:szCs w:val="28"/>
        </w:rPr>
      </w:pPr>
      <w:del w:id="101" w:author="NAZ, Mamoona (OLDHAM MEDICAL SERVICES)" w:date="2026-09-22T12:27:00Z" w16du:dateUtc="2026-09-22T16:27:00Z">
        <w:r w:rsidRPr="001D411F">
          <w:rPr>
            <w:b/>
            <w:szCs w:val="28"/>
          </w:rPr>
          <w:delText>Б1.О.03.01 АКТУАЛЬНЫЕ ВОПРОСЫ ОБРАЗОВАНИЯ (МОДУЛЬ):</w:delText>
        </w:r>
      </w:del>
    </w:p>
    <w:p w14:paraId="270B4D78" w14:textId="77777777" w:rsidR="002B75C0" w:rsidRPr="001D411F" w:rsidRDefault="00CF3A81" w:rsidP="002B75C0">
      <w:pPr>
        <w:jc w:val="center"/>
        <w:rPr>
          <w:del w:id="102" w:author="NAZ, Mamoona (OLDHAM MEDICAL SERVICES)" w:date="2026-09-22T12:27:00Z" w16du:dateUtc="2026-09-22T16:27:00Z"/>
          <w:b/>
          <w:sz w:val="28"/>
          <w:szCs w:val="28"/>
        </w:rPr>
      </w:pPr>
      <w:del w:id="103" w:author="NAZ, Mamoona (OLDHAM MEDICAL SERVICES)" w:date="2026-09-22T12:27:00Z" w16du:dateUtc="2026-09-22T16:27:00Z">
        <w:r w:rsidRPr="001D411F">
          <w:rPr>
            <w:b/>
            <w:szCs w:val="28"/>
          </w:rPr>
          <w:delText>ПЕДАГОГИКА И ПСИХОЛОГИЯ ВЫСШЕЙ ШКОЛЫ</w:delText>
        </w:r>
      </w:del>
    </w:p>
    <w:p w14:paraId="77A7B9E6" w14:textId="77777777" w:rsidR="002B75C0" w:rsidRPr="001D411F" w:rsidRDefault="002B75C0" w:rsidP="002B75C0">
      <w:pPr>
        <w:tabs>
          <w:tab w:val="right" w:leader="underscore" w:pos="8505"/>
        </w:tabs>
        <w:rPr>
          <w:del w:id="104" w:author="NAZ, Mamoona (OLDHAM MEDICAL SERVICES)" w:date="2026-09-22T12:27:00Z" w16du:dateUtc="2026-09-22T16:27:00Z"/>
        </w:rPr>
      </w:pPr>
    </w:p>
    <w:p w14:paraId="7893AD6E" w14:textId="77777777" w:rsidR="002B75C0" w:rsidRPr="001D411F" w:rsidRDefault="002B75C0" w:rsidP="002B75C0">
      <w:pPr>
        <w:ind w:left="1152"/>
        <w:jc w:val="center"/>
        <w:rPr>
          <w:del w:id="105" w:author="NAZ, Mamoona (OLDHAM MEDICAL SERVICES)" w:date="2026-09-22T12:27:00Z" w16du:dateUtc="2026-09-22T16:27:00Z"/>
          <w:b/>
          <w:bCs/>
        </w:rPr>
      </w:pPr>
      <w:del w:id="106" w:author="NAZ, Mamoona (OLDHAM MEDICAL SERVICES)" w:date="2026-09-22T12:27:00Z" w16du:dateUtc="2026-09-22T16:27:00Z">
        <w:r w:rsidRPr="001D411F">
          <w:rPr>
            <w:bCs/>
          </w:rPr>
          <w:delText xml:space="preserve">Направление подготовки </w:delText>
        </w:r>
        <w:r w:rsidRPr="001D411F">
          <w:rPr>
            <w:b/>
            <w:bCs/>
          </w:rPr>
          <w:delText>44.04.01 - Педагогическое образование</w:delText>
        </w:r>
        <w:r w:rsidRPr="001D411F">
          <w:rPr>
            <w:bCs/>
          </w:rPr>
          <w:delText xml:space="preserve"> </w:delText>
        </w:r>
      </w:del>
    </w:p>
    <w:p w14:paraId="54713EFC" w14:textId="77777777" w:rsidR="002B75C0" w:rsidRPr="001D411F" w:rsidRDefault="002B75C0" w:rsidP="002B75C0">
      <w:pPr>
        <w:ind w:left="1152"/>
        <w:jc w:val="both"/>
        <w:rPr>
          <w:del w:id="107" w:author="NAZ, Mamoona (OLDHAM MEDICAL SERVICES)" w:date="2026-09-22T12:27:00Z" w16du:dateUtc="2026-09-22T16:27:00Z"/>
          <w:b/>
        </w:rPr>
      </w:pPr>
    </w:p>
    <w:p w14:paraId="178A244A" w14:textId="77777777" w:rsidR="002B75C0" w:rsidRPr="001D411F" w:rsidRDefault="002B75C0" w:rsidP="002B75C0">
      <w:pPr>
        <w:ind w:left="1152"/>
        <w:jc w:val="center"/>
        <w:rPr>
          <w:del w:id="108" w:author="NAZ, Mamoona (OLDHAM MEDICAL SERVICES)" w:date="2026-09-22T12:27:00Z" w16du:dateUtc="2026-09-22T16:27:00Z"/>
          <w:b/>
          <w:bCs/>
          <w:i/>
        </w:rPr>
      </w:pPr>
      <w:del w:id="109" w:author="NAZ, Mamoona (OLDHAM MEDICAL SERVICES)" w:date="2026-09-22T12:27:00Z" w16du:dateUtc="2026-09-22T16:27:00Z">
        <w:r w:rsidRPr="001D411F">
          <w:rPr>
            <w:bCs/>
          </w:rPr>
          <w:delText xml:space="preserve">Направленность (профиль) – </w:delText>
        </w:r>
        <w:r w:rsidRPr="001D411F">
          <w:rPr>
            <w:b/>
            <w:bCs/>
            <w:i/>
          </w:rPr>
          <w:delText>«Изобразительное искусство»</w:delText>
        </w:r>
      </w:del>
    </w:p>
    <w:p w14:paraId="299EDD16" w14:textId="77777777" w:rsidR="002B75C0" w:rsidRPr="001D411F" w:rsidRDefault="002B75C0" w:rsidP="002B75C0">
      <w:pPr>
        <w:ind w:left="1152"/>
        <w:jc w:val="center"/>
        <w:rPr>
          <w:del w:id="110" w:author="NAZ, Mamoona (OLDHAM MEDICAL SERVICES)" w:date="2026-09-22T12:27:00Z" w16du:dateUtc="2026-09-22T16:27:00Z"/>
          <w:b/>
          <w:bCs/>
          <w:i/>
        </w:rPr>
      </w:pPr>
    </w:p>
    <w:p w14:paraId="4E94634B" w14:textId="77777777" w:rsidR="002B75C0" w:rsidRPr="001D411F" w:rsidRDefault="002B75C0" w:rsidP="002B75C0">
      <w:pPr>
        <w:rPr>
          <w:del w:id="111" w:author="NAZ, Mamoona (OLDHAM MEDICAL SERVICES)" w:date="2026-09-22T12:27:00Z" w16du:dateUtc="2026-09-22T16:27:00Z"/>
          <w:b/>
          <w:bCs/>
          <w:i/>
          <w:iCs/>
        </w:rPr>
      </w:pPr>
    </w:p>
    <w:p w14:paraId="2DB206F8" w14:textId="77777777" w:rsidR="002B75C0" w:rsidRPr="001D411F" w:rsidRDefault="002B75C0" w:rsidP="002B75C0">
      <w:pPr>
        <w:rPr>
          <w:del w:id="112" w:author="NAZ, Mamoona (OLDHAM MEDICAL SERVICES)" w:date="2026-09-22T12:27:00Z" w16du:dateUtc="2026-09-22T16:27:00Z"/>
          <w:b/>
          <w:bCs/>
          <w:i/>
          <w:iCs/>
        </w:rPr>
      </w:pPr>
    </w:p>
    <w:p w14:paraId="21C21FF4" w14:textId="77777777" w:rsidR="002B75C0" w:rsidRPr="001D411F" w:rsidRDefault="002B75C0" w:rsidP="002B75C0">
      <w:pPr>
        <w:jc w:val="center"/>
        <w:rPr>
          <w:del w:id="113" w:author="NAZ, Mamoona (OLDHAM MEDICAL SERVICES)" w:date="2026-09-22T12:27:00Z" w16du:dateUtc="2026-09-22T16:27:00Z"/>
        </w:rPr>
      </w:pPr>
    </w:p>
    <w:p w14:paraId="2F508E89" w14:textId="77777777" w:rsidR="001D411F" w:rsidRPr="001D411F" w:rsidRDefault="001D411F" w:rsidP="002B75C0">
      <w:pPr>
        <w:jc w:val="center"/>
        <w:rPr>
          <w:del w:id="114" w:author="NAZ, Mamoona (OLDHAM MEDICAL SERVICES)" w:date="2026-09-22T12:27:00Z" w16du:dateUtc="2026-09-22T16:27:00Z"/>
        </w:rPr>
      </w:pPr>
    </w:p>
    <w:p w14:paraId="4078EEC4" w14:textId="77777777" w:rsidR="001D411F" w:rsidRPr="001D411F" w:rsidRDefault="001D411F" w:rsidP="002B75C0">
      <w:pPr>
        <w:jc w:val="center"/>
        <w:rPr>
          <w:del w:id="115" w:author="NAZ, Mamoona (OLDHAM MEDICAL SERVICES)" w:date="2026-09-22T12:27:00Z" w16du:dateUtc="2026-09-22T16:27:00Z"/>
        </w:rPr>
      </w:pPr>
    </w:p>
    <w:p w14:paraId="7A6CBC9A" w14:textId="77777777" w:rsidR="001D411F" w:rsidRPr="001D411F" w:rsidRDefault="001D411F" w:rsidP="002B75C0">
      <w:pPr>
        <w:jc w:val="center"/>
        <w:rPr>
          <w:del w:id="116" w:author="NAZ, Mamoona (OLDHAM MEDICAL SERVICES)" w:date="2026-09-22T12:27:00Z" w16du:dateUtc="2026-09-22T16:27:00Z"/>
        </w:rPr>
      </w:pPr>
    </w:p>
    <w:p w14:paraId="388C5343" w14:textId="77777777" w:rsidR="00B01314" w:rsidRDefault="00B01314" w:rsidP="00B01314">
      <w:pPr>
        <w:tabs>
          <w:tab w:val="left" w:pos="3822"/>
        </w:tabs>
        <w:jc w:val="center"/>
        <w:rPr>
          <w:del w:id="117" w:author="NAZ, Mamoona (OLDHAM MEDICAL SERVICES)" w:date="2026-09-22T12:27:00Z" w16du:dateUtc="2026-09-22T16:27:00Z"/>
          <w:bCs/>
        </w:rPr>
      </w:pPr>
      <w:del w:id="118" w:author="NAZ, Mamoona (OLDHAM MEDICAL SERVICES)" w:date="2026-09-22T12:27:00Z" w16du:dateUtc="2026-09-22T16:27:00Z">
        <w:r>
          <w:rPr>
            <w:bCs/>
          </w:rPr>
          <w:delText>(год начала подготовки – 2022)</w:delText>
        </w:r>
      </w:del>
    </w:p>
    <w:p w14:paraId="7A62F9CB" w14:textId="77777777" w:rsidR="00B01314" w:rsidRDefault="00B01314" w:rsidP="00B01314">
      <w:pPr>
        <w:jc w:val="center"/>
        <w:rPr>
          <w:del w:id="119" w:author="NAZ, Mamoona (OLDHAM MEDICAL SERVICES)" w:date="2026-09-22T12:27:00Z" w16du:dateUtc="2026-09-22T16:27:00Z"/>
        </w:rPr>
      </w:pPr>
    </w:p>
    <w:p w14:paraId="4215D363" w14:textId="77777777" w:rsidR="00B01314" w:rsidRDefault="00B01314" w:rsidP="00B01314">
      <w:pPr>
        <w:jc w:val="center"/>
        <w:rPr>
          <w:del w:id="120" w:author="NAZ, Mamoona (OLDHAM MEDICAL SERVICES)" w:date="2026-09-22T12:27:00Z" w16du:dateUtc="2026-09-22T16:27:00Z"/>
        </w:rPr>
      </w:pPr>
    </w:p>
    <w:p w14:paraId="5A5B535B" w14:textId="77777777" w:rsidR="00B01314" w:rsidRDefault="00B01314" w:rsidP="00B01314">
      <w:pPr>
        <w:jc w:val="center"/>
        <w:rPr>
          <w:del w:id="121" w:author="NAZ, Mamoona (OLDHAM MEDICAL SERVICES)" w:date="2026-09-22T12:27:00Z" w16du:dateUtc="2026-09-22T16:27:00Z"/>
        </w:rPr>
      </w:pPr>
    </w:p>
    <w:p w14:paraId="7C99B474" w14:textId="77777777" w:rsidR="00B01314" w:rsidRDefault="00B01314" w:rsidP="00B01314">
      <w:pPr>
        <w:jc w:val="center"/>
        <w:rPr>
          <w:del w:id="122" w:author="NAZ, Mamoona (OLDHAM MEDICAL SERVICES)" w:date="2026-09-22T12:27:00Z" w16du:dateUtc="2026-09-22T16:27:00Z"/>
        </w:rPr>
      </w:pPr>
    </w:p>
    <w:p w14:paraId="2FACC3A6" w14:textId="77777777" w:rsidR="00B01314" w:rsidRDefault="00B01314" w:rsidP="00B01314">
      <w:pPr>
        <w:jc w:val="center"/>
        <w:rPr>
          <w:del w:id="123" w:author="NAZ, Mamoona (OLDHAM MEDICAL SERVICES)" w:date="2026-09-22T12:27:00Z" w16du:dateUtc="2026-09-22T16:27:00Z"/>
        </w:rPr>
      </w:pPr>
    </w:p>
    <w:p w14:paraId="11DA7460" w14:textId="77777777" w:rsidR="00B01314" w:rsidRDefault="00B01314" w:rsidP="00B01314">
      <w:pPr>
        <w:jc w:val="center"/>
        <w:rPr>
          <w:del w:id="124" w:author="NAZ, Mamoona (OLDHAM MEDICAL SERVICES)" w:date="2026-09-22T12:27:00Z" w16du:dateUtc="2026-09-22T16:27:00Z"/>
        </w:rPr>
      </w:pPr>
    </w:p>
    <w:p w14:paraId="04AF3BC7" w14:textId="77777777" w:rsidR="00B01314" w:rsidRDefault="00B01314" w:rsidP="00B01314">
      <w:pPr>
        <w:jc w:val="center"/>
        <w:rPr>
          <w:del w:id="125" w:author="NAZ, Mamoona (OLDHAM MEDICAL SERVICES)" w:date="2026-09-22T12:27:00Z" w16du:dateUtc="2026-09-22T16:27:00Z"/>
        </w:rPr>
      </w:pPr>
    </w:p>
    <w:p w14:paraId="5194FDE9" w14:textId="77777777" w:rsidR="00B01314" w:rsidRDefault="00B01314" w:rsidP="00B01314">
      <w:pPr>
        <w:jc w:val="center"/>
        <w:rPr>
          <w:del w:id="126" w:author="NAZ, Mamoona (OLDHAM MEDICAL SERVICES)" w:date="2026-09-22T12:27:00Z" w16du:dateUtc="2026-09-22T16:27:00Z"/>
        </w:rPr>
      </w:pPr>
    </w:p>
    <w:p w14:paraId="5BDDAB76" w14:textId="77777777" w:rsidR="00B01314" w:rsidRDefault="00B01314" w:rsidP="00B01314">
      <w:pPr>
        <w:jc w:val="center"/>
        <w:rPr>
          <w:del w:id="127" w:author="NAZ, Mamoona (OLDHAM MEDICAL SERVICES)" w:date="2026-09-22T12:27:00Z" w16du:dateUtc="2026-09-22T16:27:00Z"/>
        </w:rPr>
      </w:pPr>
    </w:p>
    <w:p w14:paraId="6207A335" w14:textId="77777777" w:rsidR="00B01314" w:rsidRDefault="00B01314" w:rsidP="00B01314">
      <w:pPr>
        <w:jc w:val="center"/>
        <w:rPr>
          <w:del w:id="128" w:author="NAZ, Mamoona (OLDHAM MEDICAL SERVICES)" w:date="2026-09-22T12:27:00Z" w16du:dateUtc="2026-09-22T16:27:00Z"/>
        </w:rPr>
      </w:pPr>
    </w:p>
    <w:p w14:paraId="5A0D242F" w14:textId="77777777" w:rsidR="00B01314" w:rsidRDefault="00B01314" w:rsidP="00B01314">
      <w:pPr>
        <w:jc w:val="center"/>
        <w:rPr>
          <w:del w:id="129" w:author="NAZ, Mamoona (OLDHAM MEDICAL SERVICES)" w:date="2026-09-22T12:27:00Z" w16du:dateUtc="2026-09-22T16:27:00Z"/>
        </w:rPr>
      </w:pPr>
    </w:p>
    <w:p w14:paraId="4532098C" w14:textId="77777777" w:rsidR="00B01314" w:rsidRDefault="00B01314" w:rsidP="00B01314">
      <w:pPr>
        <w:jc w:val="center"/>
        <w:rPr>
          <w:del w:id="130" w:author="NAZ, Mamoona (OLDHAM MEDICAL SERVICES)" w:date="2026-09-22T12:27:00Z" w16du:dateUtc="2026-09-22T16:27:00Z"/>
        </w:rPr>
      </w:pPr>
      <w:del w:id="131" w:author="NAZ, Mamoona (OLDHAM MEDICAL SERVICES)" w:date="2026-09-22T12:27:00Z" w16du:dateUtc="2026-09-22T16:27:00Z">
        <w:r>
          <w:delText>Санкт-Петербург</w:delText>
        </w:r>
      </w:del>
    </w:p>
    <w:p w14:paraId="2BA51DF9" w14:textId="77777777" w:rsidR="002B75C0" w:rsidRPr="001D411F" w:rsidRDefault="00B01314" w:rsidP="00B01314">
      <w:pPr>
        <w:tabs>
          <w:tab w:val="left" w:pos="748"/>
          <w:tab w:val="left" w:pos="828"/>
          <w:tab w:val="left" w:pos="3822"/>
        </w:tabs>
        <w:jc w:val="center"/>
        <w:rPr>
          <w:del w:id="132" w:author="NAZ, Mamoona (OLDHAM MEDICAL SERVICES)" w:date="2026-09-22T12:27:00Z" w16du:dateUtc="2026-09-22T16:27:00Z"/>
        </w:rPr>
      </w:pPr>
      <w:del w:id="133" w:author="NAZ, Mamoona (OLDHAM MEDICAL SERVICES)" w:date="2026-09-22T12:27:00Z" w16du:dateUtc="2026-09-22T16:27:00Z">
        <w:r>
          <w:delText>2022</w:delText>
        </w:r>
        <w:r w:rsidR="00DA10A6" w:rsidRPr="001D411F">
          <w:rPr>
            <w:b/>
            <w:bCs/>
          </w:rPr>
          <w:br w:type="page"/>
        </w:r>
        <w:bookmarkStart w:id="134" w:name="_Hlk98721152"/>
        <w:bookmarkStart w:id="135" w:name="_Hlk98716413"/>
        <w:r w:rsidR="002B75C0" w:rsidRPr="001D411F">
          <w:rPr>
            <w:b/>
            <w:bCs/>
            <w:color w:val="000000"/>
          </w:rPr>
          <w:delText xml:space="preserve">1. </w:delText>
        </w:r>
        <w:bookmarkStart w:id="136" w:name="_Hlk98715140"/>
        <w:r w:rsidR="002B75C0" w:rsidRPr="001D411F">
          <w:rPr>
            <w:b/>
            <w:bCs/>
            <w:color w:val="000000"/>
          </w:rPr>
          <w:delText>ПЕРЕЧЕНЬ ПЛАНИРУЕМЫХ РЕЗУЛЬТАТОВ ОБУЧЕНИЯ ПО ДИСЦИПЛИНЕ:</w:delText>
        </w:r>
      </w:del>
    </w:p>
    <w:p w14:paraId="787B9253" w14:textId="77777777" w:rsidR="002B75C0" w:rsidRPr="001D411F" w:rsidRDefault="002B75C0" w:rsidP="002B75C0">
      <w:pPr>
        <w:pStyle w:val="a"/>
        <w:spacing w:line="240" w:lineRule="auto"/>
        <w:ind w:left="0" w:firstLine="567"/>
        <w:rPr>
          <w:del w:id="137" w:author="NAZ, Mamoona (OLDHAM MEDICAL SERVICES)" w:date="2026-09-22T12:27:00Z" w16du:dateUtc="2026-09-22T16:27:00Z"/>
          <w:color w:val="000000"/>
        </w:rPr>
      </w:pPr>
      <w:del w:id="138" w:author="NAZ, Mamoona (OLDHAM MEDICAL SERVICES)" w:date="2026-09-22T12:27:00Z" w16du:dateUtc="2026-09-22T16:27:00Z">
        <w:r w:rsidRPr="001D411F">
          <w:rPr>
            <w:color w:val="000000"/>
          </w:rPr>
          <w:delText>Процесс изучения дисциплины направлен на формирование следующих компетенций:</w:delText>
        </w:r>
        <w:bookmarkEnd w:id="134"/>
      </w:del>
    </w:p>
    <w:tbl>
      <w:tblPr>
        <w:tblW w:w="10054" w:type="dxa"/>
        <w:tblInd w:w="-434" w:type="dxa"/>
        <w:tblLayout w:type="fixed"/>
        <w:tblCellMar>
          <w:left w:w="122" w:type="dxa"/>
        </w:tblCellMar>
        <w:tblLook w:val="0000" w:firstRow="0" w:lastRow="0" w:firstColumn="0" w:lastColumn="0" w:noHBand="0" w:noVBand="0"/>
      </w:tblPr>
      <w:tblGrid>
        <w:gridCol w:w="993"/>
        <w:gridCol w:w="3107"/>
        <w:gridCol w:w="5954"/>
      </w:tblGrid>
      <w:tr w:rsidR="002B75C0" w:rsidRPr="001D411F" w14:paraId="7971C387" w14:textId="77777777" w:rsidTr="002B75C0">
        <w:trPr>
          <w:trHeight w:val="858"/>
          <w:del w:id="139" w:author="NAZ, Mamoona (OLDHAM MEDICAL SERVICES)" w:date="2026-09-22T12:27:00Z" w16du:dateUtc="2026-09-22T16:27:00Z"/>
        </w:trPr>
        <w:tc>
          <w:tcPr>
            <w:tcW w:w="993" w:type="dxa"/>
            <w:tcBorders>
              <w:top w:val="single" w:sz="12" w:space="0" w:color="00000A"/>
              <w:left w:val="single" w:sz="6" w:space="0" w:color="00000A"/>
              <w:bottom w:val="single" w:sz="12" w:space="0" w:color="00000A"/>
            </w:tcBorders>
          </w:tcPr>
          <w:p w14:paraId="37A9752F" w14:textId="77777777" w:rsidR="002B75C0" w:rsidRPr="001D411F" w:rsidRDefault="002B75C0" w:rsidP="008A5162">
            <w:pPr>
              <w:pStyle w:val="a0"/>
              <w:jc w:val="center"/>
              <w:rPr>
                <w:del w:id="140" w:author="NAZ, Mamoona (OLDHAM MEDICAL SERVICES)" w:date="2026-09-22T12:27:00Z" w16du:dateUtc="2026-09-22T16:27:00Z"/>
                <w:i/>
                <w:iCs/>
                <w:color w:val="000000"/>
              </w:rPr>
            </w:pPr>
            <w:del w:id="141" w:author="NAZ, Mamoona (OLDHAM MEDICAL SERVICES)" w:date="2026-09-22T12:27:00Z" w16du:dateUtc="2026-09-22T16:27:00Z">
              <w:r w:rsidRPr="001D411F">
                <w:rPr>
                  <w:color w:val="000000"/>
                </w:rPr>
                <w:delText>Индекс компетенции</w:delText>
              </w:r>
            </w:del>
          </w:p>
        </w:tc>
        <w:tc>
          <w:tcPr>
            <w:tcW w:w="3107" w:type="dxa"/>
            <w:tcBorders>
              <w:top w:val="single" w:sz="12" w:space="0" w:color="00000A"/>
              <w:left w:val="single" w:sz="6" w:space="0" w:color="00000A"/>
              <w:bottom w:val="single" w:sz="12" w:space="0" w:color="00000A"/>
            </w:tcBorders>
          </w:tcPr>
          <w:p w14:paraId="7B016FA7" w14:textId="77777777" w:rsidR="002B75C0" w:rsidRPr="001D411F" w:rsidRDefault="002B75C0" w:rsidP="008A5162">
            <w:pPr>
              <w:pStyle w:val="a0"/>
              <w:jc w:val="center"/>
              <w:rPr>
                <w:del w:id="142" w:author="NAZ, Mamoona (OLDHAM MEDICAL SERVICES)" w:date="2026-09-22T12:27:00Z" w16du:dateUtc="2026-09-22T16:27:00Z"/>
              </w:rPr>
            </w:pPr>
            <w:del w:id="143" w:author="NAZ, Mamoona (OLDHAM MEDICAL SERVICES)" w:date="2026-09-22T12:27:00Z" w16du:dateUtc="2026-09-22T16:27:00Z">
              <w:r w:rsidRPr="001D411F">
                <w:rPr>
                  <w:color w:val="000000"/>
                </w:rPr>
                <w:delText xml:space="preserve">Содержание компетенции </w:delText>
              </w:r>
            </w:del>
          </w:p>
          <w:p w14:paraId="012542DF" w14:textId="77777777" w:rsidR="002B75C0" w:rsidRPr="001D411F" w:rsidRDefault="002B75C0" w:rsidP="008A5162">
            <w:pPr>
              <w:pStyle w:val="a0"/>
              <w:jc w:val="center"/>
              <w:rPr>
                <w:del w:id="144" w:author="NAZ, Mamoona (OLDHAM MEDICAL SERVICES)" w:date="2026-09-22T12:27:00Z" w16du:dateUtc="2026-09-22T16:27:00Z"/>
              </w:rPr>
            </w:pPr>
            <w:del w:id="145" w:author="NAZ, Mamoona (OLDHAM MEDICAL SERVICES)" w:date="2026-09-22T12:27:00Z" w16du:dateUtc="2026-09-22T16:27:00Z">
              <w:r w:rsidRPr="001D411F">
                <w:rPr>
                  <w:color w:val="000000"/>
                </w:rPr>
                <w:delText>(или ее части)</w:delText>
              </w:r>
            </w:del>
          </w:p>
        </w:tc>
        <w:tc>
          <w:tcPr>
            <w:tcW w:w="5954" w:type="dxa"/>
            <w:tcBorders>
              <w:top w:val="single" w:sz="12" w:space="0" w:color="00000A"/>
              <w:left w:val="single" w:sz="6" w:space="0" w:color="00000A"/>
              <w:bottom w:val="single" w:sz="12" w:space="0" w:color="00000A"/>
              <w:right w:val="single" w:sz="6" w:space="0" w:color="00000A"/>
            </w:tcBorders>
          </w:tcPr>
          <w:p w14:paraId="0D831964" w14:textId="77777777" w:rsidR="002B75C0" w:rsidRPr="001D411F" w:rsidRDefault="002B75C0" w:rsidP="008A5162">
            <w:pPr>
              <w:pStyle w:val="a0"/>
              <w:jc w:val="center"/>
              <w:rPr>
                <w:del w:id="146" w:author="NAZ, Mamoona (OLDHAM MEDICAL SERVICES)" w:date="2026-09-22T12:27:00Z" w16du:dateUtc="2026-09-22T16:27:00Z"/>
              </w:rPr>
            </w:pPr>
            <w:del w:id="147" w:author="NAZ, Mamoona (OLDHAM MEDICAL SERVICES)" w:date="2026-09-22T12:27:00Z" w16du:dateUtc="2026-09-22T16:27:00Z">
              <w:r w:rsidRPr="001D411F">
                <w:delText>Индикаторы компетенций (код и содержание)</w:delText>
              </w:r>
            </w:del>
          </w:p>
        </w:tc>
      </w:tr>
      <w:tr w:rsidR="002B75C0" w:rsidRPr="001D411F" w14:paraId="187C9032" w14:textId="77777777" w:rsidTr="002B75C0">
        <w:trPr>
          <w:trHeight w:val="858"/>
          <w:del w:id="148" w:author="NAZ, Mamoona (OLDHAM MEDICAL SERVICES)" w:date="2026-09-22T12:27:00Z" w16du:dateUtc="2026-09-22T16:27:00Z"/>
        </w:trPr>
        <w:tc>
          <w:tcPr>
            <w:tcW w:w="993" w:type="dxa"/>
            <w:tcBorders>
              <w:top w:val="single" w:sz="12" w:space="0" w:color="00000A"/>
              <w:left w:val="single" w:sz="6" w:space="0" w:color="00000A"/>
              <w:bottom w:val="single" w:sz="12" w:space="0" w:color="00000A"/>
            </w:tcBorders>
          </w:tcPr>
          <w:p w14:paraId="1C671236" w14:textId="77777777" w:rsidR="002B75C0" w:rsidRPr="001D411F" w:rsidRDefault="002B75C0" w:rsidP="002B75C0">
            <w:pPr>
              <w:pStyle w:val="a0"/>
              <w:jc w:val="center"/>
              <w:rPr>
                <w:del w:id="149" w:author="NAZ, Mamoona (OLDHAM MEDICAL SERVICES)" w:date="2026-09-22T12:27:00Z" w16du:dateUtc="2026-09-22T16:27:00Z"/>
                <w:color w:val="000000"/>
              </w:rPr>
            </w:pPr>
            <w:del w:id="150" w:author="NAZ, Mamoona (OLDHAM MEDICAL SERVICES)" w:date="2026-09-22T12:27:00Z" w16du:dateUtc="2026-09-22T16:27:00Z">
              <w:r w:rsidRPr="001D411F">
                <w:rPr>
                  <w:sz w:val="20"/>
                  <w:szCs w:val="20"/>
                </w:rPr>
                <w:delText>УК-5</w:delText>
              </w:r>
            </w:del>
          </w:p>
        </w:tc>
        <w:tc>
          <w:tcPr>
            <w:tcW w:w="3107" w:type="dxa"/>
            <w:tcBorders>
              <w:top w:val="single" w:sz="12" w:space="0" w:color="00000A"/>
              <w:left w:val="single" w:sz="6" w:space="0" w:color="00000A"/>
              <w:bottom w:val="single" w:sz="12" w:space="0" w:color="00000A"/>
            </w:tcBorders>
          </w:tcPr>
          <w:p w14:paraId="39325C96" w14:textId="77777777" w:rsidR="002B75C0" w:rsidRPr="001D411F" w:rsidRDefault="002B75C0" w:rsidP="002B75C0">
            <w:pPr>
              <w:rPr>
                <w:del w:id="151" w:author="NAZ, Mamoona (OLDHAM MEDICAL SERVICES)" w:date="2026-09-22T12:27:00Z" w16du:dateUtc="2026-09-22T16:27:00Z"/>
                <w:sz w:val="20"/>
                <w:szCs w:val="20"/>
              </w:rPr>
            </w:pPr>
            <w:del w:id="152" w:author="NAZ, Mamoona (OLDHAM MEDICAL SERVICES)" w:date="2026-09-22T12:27:00Z" w16du:dateUtc="2026-09-22T16:27:00Z">
              <w:r w:rsidRPr="001D411F">
                <w:rPr>
                  <w:sz w:val="20"/>
                  <w:szCs w:val="20"/>
                </w:rPr>
                <w:delText xml:space="preserve">Способен анализировать и учитывать разнообразие культур в процессе межкультурного взаимодействия </w:delText>
              </w:r>
            </w:del>
          </w:p>
        </w:tc>
        <w:tc>
          <w:tcPr>
            <w:tcW w:w="5954" w:type="dxa"/>
            <w:tcBorders>
              <w:top w:val="single" w:sz="12" w:space="0" w:color="00000A"/>
              <w:left w:val="single" w:sz="6" w:space="0" w:color="00000A"/>
              <w:bottom w:val="single" w:sz="12" w:space="0" w:color="00000A"/>
              <w:right w:val="single" w:sz="6" w:space="0" w:color="00000A"/>
            </w:tcBorders>
          </w:tcPr>
          <w:p w14:paraId="5C16BE75" w14:textId="77777777" w:rsidR="002B75C0" w:rsidRPr="001D411F" w:rsidRDefault="002B75C0" w:rsidP="002B75C0">
            <w:pPr>
              <w:rPr>
                <w:del w:id="153" w:author="NAZ, Mamoona (OLDHAM MEDICAL SERVICES)" w:date="2026-09-22T12:27:00Z" w16du:dateUtc="2026-09-22T16:27:00Z"/>
                <w:sz w:val="20"/>
                <w:szCs w:val="20"/>
              </w:rPr>
            </w:pPr>
            <w:del w:id="154" w:author="NAZ, Mamoona (OLDHAM MEDICAL SERVICES)" w:date="2026-09-22T12:27:00Z" w16du:dateUtc="2026-09-22T16:27:00Z">
              <w:r w:rsidRPr="001D411F">
                <w:rPr>
                  <w:sz w:val="20"/>
                  <w:szCs w:val="20"/>
                </w:rPr>
                <w:delText>ИУК-5.1. Находит и использует необходимую для саморазвития и взаимодействия с другими информацию о культурных особенностях и традициях различных сообществ.</w:delText>
              </w:r>
            </w:del>
          </w:p>
          <w:p w14:paraId="6F9571C8" w14:textId="77777777" w:rsidR="002B75C0" w:rsidRPr="001D411F" w:rsidRDefault="002B75C0" w:rsidP="002B75C0">
            <w:pPr>
              <w:rPr>
                <w:del w:id="155" w:author="NAZ, Mamoona (OLDHAM MEDICAL SERVICES)" w:date="2026-09-22T12:27:00Z" w16du:dateUtc="2026-09-22T16:27:00Z"/>
                <w:sz w:val="20"/>
                <w:szCs w:val="20"/>
              </w:rPr>
            </w:pPr>
            <w:del w:id="156" w:author="NAZ, Mamoona (OLDHAM MEDICAL SERVICES)" w:date="2026-09-22T12:27:00Z" w16du:dateUtc="2026-09-22T16:27:00Z">
              <w:r w:rsidRPr="001D411F">
                <w:rPr>
                  <w:sz w:val="20"/>
                  <w:szCs w:val="20"/>
                </w:rPr>
                <w:delText>ИУК-5.2. Демонстрирует уважительное отношение к историческому наследию и социокультурным традициям различных народов, основываясь на знании этапов исторического развития общества (включая основные события, деятельность основных исторических деятелей) и культурных традиций мира (включая мировые религии, философские и этические учения), в зависимости от среды взаимодействия и задач образования.</w:delText>
              </w:r>
            </w:del>
          </w:p>
          <w:p w14:paraId="533AF958" w14:textId="77777777" w:rsidR="002B75C0" w:rsidRPr="001D411F" w:rsidRDefault="002B75C0" w:rsidP="002B75C0">
            <w:pPr>
              <w:rPr>
                <w:del w:id="157" w:author="NAZ, Mamoona (OLDHAM MEDICAL SERVICES)" w:date="2026-09-22T12:27:00Z" w16du:dateUtc="2026-09-22T16:27:00Z"/>
                <w:sz w:val="20"/>
                <w:szCs w:val="20"/>
              </w:rPr>
            </w:pPr>
            <w:del w:id="158" w:author="NAZ, Mamoona (OLDHAM MEDICAL SERVICES)" w:date="2026-09-22T12:27:00Z" w16du:dateUtc="2026-09-22T16:27:00Z">
              <w:r w:rsidRPr="001D411F">
                <w:rPr>
                  <w:sz w:val="20"/>
                  <w:szCs w:val="20"/>
                </w:rPr>
                <w:delText>ИУК-5.3. Умеет толерантно и конструктивно взаимодействовать с людьми с учетом их социокультурных особенностей в целях успешного выполнения профессиональных задач и усиления социальной интеграции.</w:delText>
              </w:r>
            </w:del>
          </w:p>
        </w:tc>
      </w:tr>
      <w:tr w:rsidR="002B75C0" w:rsidRPr="001D411F" w14:paraId="62E2B09C" w14:textId="77777777" w:rsidTr="002B75C0">
        <w:trPr>
          <w:trHeight w:val="858"/>
          <w:del w:id="159" w:author="NAZ, Mamoona (OLDHAM MEDICAL SERVICES)" w:date="2026-09-22T12:27:00Z" w16du:dateUtc="2026-09-22T16:27:00Z"/>
        </w:trPr>
        <w:tc>
          <w:tcPr>
            <w:tcW w:w="993" w:type="dxa"/>
            <w:tcBorders>
              <w:top w:val="single" w:sz="12" w:space="0" w:color="00000A"/>
              <w:left w:val="single" w:sz="6" w:space="0" w:color="00000A"/>
              <w:bottom w:val="single" w:sz="12" w:space="0" w:color="00000A"/>
            </w:tcBorders>
          </w:tcPr>
          <w:p w14:paraId="7DB47EDD" w14:textId="77777777" w:rsidR="002B75C0" w:rsidRPr="001D411F" w:rsidRDefault="002B75C0" w:rsidP="002B75C0">
            <w:pPr>
              <w:pStyle w:val="a0"/>
              <w:jc w:val="center"/>
              <w:rPr>
                <w:del w:id="160" w:author="NAZ, Mamoona (OLDHAM MEDICAL SERVICES)" w:date="2026-09-22T12:27:00Z" w16du:dateUtc="2026-09-22T16:27:00Z"/>
                <w:color w:val="000000"/>
              </w:rPr>
            </w:pPr>
            <w:del w:id="161" w:author="NAZ, Mamoona (OLDHAM MEDICAL SERVICES)" w:date="2026-09-22T12:27:00Z" w16du:dateUtc="2026-09-22T16:27:00Z">
              <w:r w:rsidRPr="001D411F">
                <w:rPr>
                  <w:sz w:val="20"/>
                  <w:szCs w:val="20"/>
                </w:rPr>
                <w:delText>УК-6</w:delText>
              </w:r>
            </w:del>
          </w:p>
        </w:tc>
        <w:tc>
          <w:tcPr>
            <w:tcW w:w="3107" w:type="dxa"/>
            <w:tcBorders>
              <w:top w:val="single" w:sz="12" w:space="0" w:color="00000A"/>
              <w:left w:val="single" w:sz="6" w:space="0" w:color="00000A"/>
              <w:bottom w:val="single" w:sz="12" w:space="0" w:color="00000A"/>
            </w:tcBorders>
          </w:tcPr>
          <w:p w14:paraId="1073E70A" w14:textId="77777777" w:rsidR="002B75C0" w:rsidRPr="001D411F" w:rsidRDefault="002B75C0" w:rsidP="002B75C0">
            <w:pPr>
              <w:rPr>
                <w:del w:id="162" w:author="NAZ, Mamoona (OLDHAM MEDICAL SERVICES)" w:date="2026-09-22T12:27:00Z" w16du:dateUtc="2026-09-22T16:27:00Z"/>
                <w:sz w:val="20"/>
                <w:szCs w:val="20"/>
              </w:rPr>
            </w:pPr>
            <w:del w:id="163" w:author="NAZ, Mamoona (OLDHAM MEDICAL SERVICES)" w:date="2026-09-22T12:27:00Z" w16du:dateUtc="2026-09-22T16:27:00Z">
              <w:r w:rsidRPr="001D411F">
                <w:rPr>
                  <w:sz w:val="20"/>
                  <w:szCs w:val="20"/>
                </w:rPr>
                <w:delText>Способен определить и реализовать приоритеты собственной деятельности и способы ее совершенствования на основе самооценки</w:delText>
              </w:r>
            </w:del>
          </w:p>
        </w:tc>
        <w:tc>
          <w:tcPr>
            <w:tcW w:w="5954" w:type="dxa"/>
            <w:tcBorders>
              <w:top w:val="single" w:sz="12" w:space="0" w:color="00000A"/>
              <w:left w:val="single" w:sz="6" w:space="0" w:color="00000A"/>
              <w:bottom w:val="single" w:sz="12" w:space="0" w:color="00000A"/>
              <w:right w:val="single" w:sz="6" w:space="0" w:color="00000A"/>
            </w:tcBorders>
          </w:tcPr>
          <w:p w14:paraId="49731CC2" w14:textId="77777777" w:rsidR="002B75C0" w:rsidRPr="001D411F" w:rsidRDefault="002B75C0" w:rsidP="002B75C0">
            <w:pPr>
              <w:rPr>
                <w:del w:id="164" w:author="NAZ, Mamoona (OLDHAM MEDICAL SERVICES)" w:date="2026-09-22T12:27:00Z" w16du:dateUtc="2026-09-22T16:27:00Z"/>
                <w:sz w:val="20"/>
                <w:szCs w:val="20"/>
              </w:rPr>
            </w:pPr>
            <w:del w:id="165" w:author="NAZ, Mamoona (OLDHAM MEDICAL SERVICES)" w:date="2026-09-22T12:27:00Z" w16du:dateUtc="2026-09-22T16:27:00Z">
              <w:r w:rsidRPr="001D411F">
                <w:rPr>
                  <w:sz w:val="20"/>
                  <w:szCs w:val="20"/>
                </w:rPr>
                <w:delText>ИУК-6.1. Применяет рефлексивные методы в процессе оценки разнообразных ресурсов (личностных, психофизиологических, ситуативных, временных и т.д.), используемых для решения задач самоорганизации и саморазвития.</w:delText>
              </w:r>
            </w:del>
          </w:p>
          <w:p w14:paraId="60232C2C" w14:textId="77777777" w:rsidR="002B75C0" w:rsidRPr="001D411F" w:rsidRDefault="002B75C0" w:rsidP="002B75C0">
            <w:pPr>
              <w:rPr>
                <w:del w:id="166" w:author="NAZ, Mamoona (OLDHAM MEDICAL SERVICES)" w:date="2026-09-22T12:27:00Z" w16du:dateUtc="2026-09-22T16:27:00Z"/>
                <w:sz w:val="20"/>
                <w:szCs w:val="20"/>
              </w:rPr>
            </w:pPr>
            <w:del w:id="167" w:author="NAZ, Mamoona (OLDHAM MEDICAL SERVICES)" w:date="2026-09-22T12:27:00Z" w16du:dateUtc="2026-09-22T16:27:00Z">
              <w:r w:rsidRPr="001D411F">
                <w:rPr>
                  <w:sz w:val="20"/>
                  <w:szCs w:val="20"/>
                </w:rPr>
                <w:delText>ИУК-6.2. Определяет приоритеты собственной деятельности, выстраивает планы их достижения.</w:delText>
              </w:r>
            </w:del>
          </w:p>
          <w:p w14:paraId="40626AD4" w14:textId="77777777" w:rsidR="002B75C0" w:rsidRPr="001D411F" w:rsidRDefault="002B75C0" w:rsidP="002B75C0">
            <w:pPr>
              <w:rPr>
                <w:del w:id="168" w:author="NAZ, Mamoona (OLDHAM MEDICAL SERVICES)" w:date="2026-09-22T12:27:00Z" w16du:dateUtc="2026-09-22T16:27:00Z"/>
                <w:sz w:val="20"/>
                <w:szCs w:val="20"/>
              </w:rPr>
            </w:pPr>
            <w:del w:id="169" w:author="NAZ, Mamoona (OLDHAM MEDICAL SERVICES)" w:date="2026-09-22T12:27:00Z" w16du:dateUtc="2026-09-22T16:27:00Z">
              <w:r w:rsidRPr="001D411F">
                <w:rPr>
                  <w:sz w:val="20"/>
                  <w:szCs w:val="20"/>
                </w:rPr>
                <w:delText>ИУК-6.3. Формулирует цели собственной деятельности, определяет пути их достижения с учетом ресурсов, условий, средств, временной перспективы развития деятельности и планируемых результатов.</w:delText>
              </w:r>
            </w:del>
          </w:p>
          <w:p w14:paraId="1AA90E80" w14:textId="77777777" w:rsidR="002B75C0" w:rsidRPr="001D411F" w:rsidRDefault="002B75C0" w:rsidP="002B75C0">
            <w:pPr>
              <w:rPr>
                <w:del w:id="170" w:author="NAZ, Mamoona (OLDHAM MEDICAL SERVICES)" w:date="2026-09-22T12:27:00Z" w16du:dateUtc="2026-09-22T16:27:00Z"/>
                <w:sz w:val="20"/>
                <w:szCs w:val="20"/>
              </w:rPr>
            </w:pPr>
            <w:del w:id="171" w:author="NAZ, Mamoona (OLDHAM MEDICAL SERVICES)" w:date="2026-09-22T12:27:00Z" w16du:dateUtc="2026-09-22T16:27:00Z">
              <w:r w:rsidRPr="001D411F">
                <w:rPr>
                  <w:sz w:val="20"/>
                  <w:szCs w:val="20"/>
                </w:rPr>
                <w:delText>ИУК-6.4. Критически оценивает эффективность использования времени и других ресурсов для совершенствования своей деятельности.</w:delText>
              </w:r>
            </w:del>
          </w:p>
          <w:p w14:paraId="629E02EA" w14:textId="77777777" w:rsidR="002B75C0" w:rsidRPr="001D411F" w:rsidRDefault="002B75C0" w:rsidP="002B75C0">
            <w:pPr>
              <w:rPr>
                <w:del w:id="172" w:author="NAZ, Mamoona (OLDHAM MEDICAL SERVICES)" w:date="2026-09-22T12:27:00Z" w16du:dateUtc="2026-09-22T16:27:00Z"/>
                <w:sz w:val="20"/>
                <w:szCs w:val="20"/>
              </w:rPr>
            </w:pPr>
            <w:del w:id="173" w:author="NAZ, Mamoona (OLDHAM MEDICAL SERVICES)" w:date="2026-09-22T12:27:00Z" w16du:dateUtc="2026-09-22T16:27:00Z">
              <w:r w:rsidRPr="001D411F">
                <w:rPr>
                  <w:sz w:val="20"/>
                  <w:szCs w:val="20"/>
                </w:rPr>
                <w:delText>ИУК-6.5. Демонстрирует интерес к учебе и использует предоставляемые возможности для приобретения новых знаний и навыков с целью совершенствования своей деятельности.</w:delText>
              </w:r>
            </w:del>
          </w:p>
        </w:tc>
      </w:tr>
      <w:tr w:rsidR="002B75C0" w:rsidRPr="001D411F" w14:paraId="065C49C4" w14:textId="77777777" w:rsidTr="002B75C0">
        <w:trPr>
          <w:trHeight w:val="253"/>
          <w:del w:id="174" w:author="NAZ, Mamoona (OLDHAM MEDICAL SERVICES)" w:date="2026-09-22T12:27:00Z" w16du:dateUtc="2026-09-22T16:27:00Z"/>
        </w:trPr>
        <w:tc>
          <w:tcPr>
            <w:tcW w:w="993" w:type="dxa"/>
            <w:tcBorders>
              <w:top w:val="single" w:sz="12" w:space="0" w:color="00000A"/>
              <w:left w:val="single" w:sz="6" w:space="0" w:color="00000A"/>
              <w:bottom w:val="single" w:sz="12" w:space="0" w:color="00000A"/>
            </w:tcBorders>
          </w:tcPr>
          <w:p w14:paraId="2D9E3633" w14:textId="77777777" w:rsidR="002B75C0" w:rsidRPr="001D411F" w:rsidRDefault="002B75C0" w:rsidP="002B75C0">
            <w:pPr>
              <w:pStyle w:val="a0"/>
              <w:jc w:val="center"/>
              <w:rPr>
                <w:del w:id="175" w:author="NAZ, Mamoona (OLDHAM MEDICAL SERVICES)" w:date="2026-09-22T12:27:00Z" w16du:dateUtc="2026-09-22T16:27:00Z"/>
                <w:color w:val="000000"/>
              </w:rPr>
            </w:pPr>
            <w:del w:id="176" w:author="NAZ, Mamoona (OLDHAM MEDICAL SERVICES)" w:date="2026-09-22T12:27:00Z" w16du:dateUtc="2026-09-22T16:27:00Z">
              <w:r w:rsidRPr="001D411F">
                <w:rPr>
                  <w:sz w:val="20"/>
                  <w:szCs w:val="20"/>
                </w:rPr>
                <w:delText>ОПК-1</w:delText>
              </w:r>
            </w:del>
          </w:p>
        </w:tc>
        <w:tc>
          <w:tcPr>
            <w:tcW w:w="3107" w:type="dxa"/>
            <w:tcBorders>
              <w:top w:val="single" w:sz="12" w:space="0" w:color="00000A"/>
              <w:left w:val="single" w:sz="6" w:space="0" w:color="00000A"/>
              <w:bottom w:val="single" w:sz="12" w:space="0" w:color="00000A"/>
            </w:tcBorders>
          </w:tcPr>
          <w:p w14:paraId="29922117" w14:textId="77777777" w:rsidR="002B75C0" w:rsidRPr="001D411F" w:rsidRDefault="002B75C0" w:rsidP="002B75C0">
            <w:pPr>
              <w:rPr>
                <w:del w:id="177" w:author="NAZ, Mamoona (OLDHAM MEDICAL SERVICES)" w:date="2026-09-22T12:27:00Z" w16du:dateUtc="2026-09-22T16:27:00Z"/>
                <w:sz w:val="20"/>
                <w:szCs w:val="20"/>
              </w:rPr>
            </w:pPr>
            <w:del w:id="178" w:author="NAZ, Mamoona (OLDHAM MEDICAL SERVICES)" w:date="2026-09-22T12:27:00Z" w16du:dateUtc="2026-09-22T16:27:00Z">
              <w:r w:rsidRPr="001D411F">
                <w:rPr>
                  <w:sz w:val="20"/>
                  <w:szCs w:val="20"/>
                </w:rPr>
                <w:delText>Способен осуществлять и оптимизировать профессиональную деятельность в соответствии с нормативно-правовыми актами в сфере образования и нормами профессиональной этики</w:delText>
              </w:r>
            </w:del>
          </w:p>
        </w:tc>
        <w:tc>
          <w:tcPr>
            <w:tcW w:w="5954" w:type="dxa"/>
            <w:tcBorders>
              <w:top w:val="single" w:sz="12" w:space="0" w:color="00000A"/>
              <w:left w:val="single" w:sz="6" w:space="0" w:color="00000A"/>
              <w:bottom w:val="single" w:sz="12" w:space="0" w:color="00000A"/>
              <w:right w:val="single" w:sz="6" w:space="0" w:color="00000A"/>
            </w:tcBorders>
          </w:tcPr>
          <w:p w14:paraId="660C2BAC" w14:textId="77777777" w:rsidR="002B75C0" w:rsidRPr="001D411F" w:rsidRDefault="002B75C0" w:rsidP="002B75C0">
            <w:pPr>
              <w:rPr>
                <w:del w:id="179" w:author="NAZ, Mamoona (OLDHAM MEDICAL SERVICES)" w:date="2026-09-22T12:27:00Z" w16du:dateUtc="2026-09-22T16:27:00Z"/>
                <w:sz w:val="20"/>
                <w:szCs w:val="20"/>
              </w:rPr>
            </w:pPr>
            <w:del w:id="180" w:author="NAZ, Mamoona (OLDHAM MEDICAL SERVICES)" w:date="2026-09-22T12:27:00Z" w16du:dateUtc="2026-09-22T16:27:00Z">
              <w:r w:rsidRPr="001D411F">
                <w:rPr>
                  <w:sz w:val="20"/>
                  <w:szCs w:val="20"/>
                </w:rPr>
                <w:delText xml:space="preserve">ИОПК-1.1. Знает: приоритетные направления развития системы образования Российской Федерации, законы и иные нормативные правовые акты, реаментирующие деятельность в сфере образования в Российской Федерации. </w:delText>
              </w:r>
            </w:del>
          </w:p>
          <w:p w14:paraId="7BF447C9" w14:textId="77777777" w:rsidR="002B75C0" w:rsidRPr="001D411F" w:rsidRDefault="002B75C0" w:rsidP="002B75C0">
            <w:pPr>
              <w:rPr>
                <w:del w:id="181" w:author="NAZ, Mamoona (OLDHAM MEDICAL SERVICES)" w:date="2026-09-22T12:27:00Z" w16du:dateUtc="2026-09-22T16:27:00Z"/>
                <w:sz w:val="20"/>
                <w:szCs w:val="20"/>
              </w:rPr>
            </w:pPr>
            <w:del w:id="182" w:author="NAZ, Mamoona (OLDHAM MEDICAL SERVICES)" w:date="2026-09-22T12:27:00Z" w16du:dateUtc="2026-09-22T16:27:00Z">
              <w:r w:rsidRPr="001D411F">
                <w:rPr>
                  <w:sz w:val="20"/>
                  <w:szCs w:val="20"/>
                </w:rPr>
                <w:delText>ИОПК-1.2. Умеет: применять основные нормативно-правовые акты в сфере образования и профессиональной деятельности с учетом норм профессиональной этики, выявлять актуальные проблемы в сфере образования с целью выполнения научного исследования.</w:delText>
              </w:r>
            </w:del>
          </w:p>
          <w:p w14:paraId="6572F635" w14:textId="77777777" w:rsidR="002B75C0" w:rsidRPr="001D411F" w:rsidRDefault="002B75C0" w:rsidP="002B75C0">
            <w:pPr>
              <w:rPr>
                <w:del w:id="183" w:author="NAZ, Mamoona (OLDHAM MEDICAL SERVICES)" w:date="2026-09-22T12:27:00Z" w16du:dateUtc="2026-09-22T16:27:00Z"/>
                <w:sz w:val="20"/>
                <w:szCs w:val="20"/>
              </w:rPr>
            </w:pPr>
            <w:del w:id="184" w:author="NAZ, Mamoona (OLDHAM MEDICAL SERVICES)" w:date="2026-09-22T12:27:00Z" w16du:dateUtc="2026-09-22T16:27:00Z">
              <w:r w:rsidRPr="001D411F">
                <w:rPr>
                  <w:sz w:val="20"/>
                  <w:szCs w:val="20"/>
                </w:rPr>
                <w:delText>ИОПК-1.3. Владеет: действиями по соблюдению правовых, нравственных и этических норм, требований профессиональной этики в условиях реальных педагогических ситуаций; действиями (навыками) по осуществлению профессиональной деятельности в соответствии с требованиями федеральных государственных образовательных стандартов всех уровней образования.</w:delText>
              </w:r>
            </w:del>
          </w:p>
        </w:tc>
      </w:tr>
      <w:tr w:rsidR="002B75C0" w:rsidRPr="001D411F" w14:paraId="4505CEEF" w14:textId="77777777" w:rsidTr="002B75C0">
        <w:trPr>
          <w:trHeight w:val="858"/>
          <w:del w:id="185" w:author="NAZ, Mamoona (OLDHAM MEDICAL SERVICES)" w:date="2026-09-22T12:27:00Z" w16du:dateUtc="2026-09-22T16:27:00Z"/>
        </w:trPr>
        <w:tc>
          <w:tcPr>
            <w:tcW w:w="993" w:type="dxa"/>
            <w:tcBorders>
              <w:top w:val="single" w:sz="12" w:space="0" w:color="00000A"/>
              <w:left w:val="single" w:sz="6" w:space="0" w:color="00000A"/>
              <w:bottom w:val="single" w:sz="12" w:space="0" w:color="00000A"/>
            </w:tcBorders>
          </w:tcPr>
          <w:p w14:paraId="1D869702" w14:textId="77777777" w:rsidR="002B75C0" w:rsidRPr="001D411F" w:rsidRDefault="002B75C0" w:rsidP="002B75C0">
            <w:pPr>
              <w:pStyle w:val="a0"/>
              <w:jc w:val="center"/>
              <w:rPr>
                <w:del w:id="186" w:author="NAZ, Mamoona (OLDHAM MEDICAL SERVICES)" w:date="2026-09-22T12:27:00Z" w16du:dateUtc="2026-09-22T16:27:00Z"/>
                <w:color w:val="000000"/>
              </w:rPr>
            </w:pPr>
            <w:del w:id="187" w:author="NAZ, Mamoona (OLDHAM MEDICAL SERVICES)" w:date="2026-09-22T12:27:00Z" w16du:dateUtc="2026-09-22T16:27:00Z">
              <w:r w:rsidRPr="001D411F">
                <w:rPr>
                  <w:sz w:val="20"/>
                  <w:szCs w:val="20"/>
                </w:rPr>
                <w:delText>ОПК-4</w:delText>
              </w:r>
            </w:del>
          </w:p>
        </w:tc>
        <w:tc>
          <w:tcPr>
            <w:tcW w:w="3107" w:type="dxa"/>
            <w:tcBorders>
              <w:top w:val="single" w:sz="12" w:space="0" w:color="00000A"/>
              <w:left w:val="single" w:sz="6" w:space="0" w:color="00000A"/>
              <w:bottom w:val="single" w:sz="12" w:space="0" w:color="00000A"/>
            </w:tcBorders>
          </w:tcPr>
          <w:p w14:paraId="4F5BE10C" w14:textId="77777777" w:rsidR="002B75C0" w:rsidRPr="001D411F" w:rsidRDefault="002B75C0" w:rsidP="002B75C0">
            <w:pPr>
              <w:rPr>
                <w:del w:id="188" w:author="NAZ, Mamoona (OLDHAM MEDICAL SERVICES)" w:date="2026-09-22T12:27:00Z" w16du:dateUtc="2026-09-22T16:27:00Z"/>
                <w:sz w:val="20"/>
                <w:szCs w:val="20"/>
              </w:rPr>
            </w:pPr>
            <w:del w:id="189" w:author="NAZ, Mamoona (OLDHAM MEDICAL SERVICES)" w:date="2026-09-22T12:27:00Z" w16du:dateUtc="2026-09-22T16:27:00Z">
              <w:r w:rsidRPr="001D411F">
                <w:rPr>
                  <w:sz w:val="20"/>
                  <w:szCs w:val="20"/>
                </w:rPr>
                <w:delText>Способен создавать и реализовывать условия и принципы духовно-нравственного воспитания обучающихся на основе базовых национальных ценностей</w:delText>
              </w:r>
            </w:del>
          </w:p>
        </w:tc>
        <w:tc>
          <w:tcPr>
            <w:tcW w:w="5954" w:type="dxa"/>
            <w:tcBorders>
              <w:top w:val="single" w:sz="12" w:space="0" w:color="00000A"/>
              <w:left w:val="single" w:sz="6" w:space="0" w:color="00000A"/>
              <w:bottom w:val="single" w:sz="12" w:space="0" w:color="00000A"/>
              <w:right w:val="single" w:sz="6" w:space="0" w:color="00000A"/>
            </w:tcBorders>
          </w:tcPr>
          <w:p w14:paraId="12D5617A" w14:textId="77777777" w:rsidR="002B75C0" w:rsidRPr="001D411F" w:rsidRDefault="002B75C0" w:rsidP="002B75C0">
            <w:pPr>
              <w:rPr>
                <w:del w:id="190" w:author="NAZ, Mamoona (OLDHAM MEDICAL SERVICES)" w:date="2026-09-22T12:27:00Z" w16du:dateUtc="2026-09-22T16:27:00Z"/>
                <w:sz w:val="20"/>
                <w:szCs w:val="20"/>
              </w:rPr>
            </w:pPr>
            <w:del w:id="191" w:author="NAZ, Mamoona (OLDHAM MEDICAL SERVICES)" w:date="2026-09-22T12:27:00Z" w16du:dateUtc="2026-09-22T16:27:00Z">
              <w:r w:rsidRPr="001D411F">
                <w:rPr>
                  <w:sz w:val="20"/>
                  <w:szCs w:val="20"/>
                </w:rPr>
                <w:delText>ИОПК-4.1. Знает: общие принципы и подходы к реализации процесса воспитания; методы и приемы формирования ценностных ориентаций обучающихся, развития нравственных чувств (совести, долга, эмпатии, ответственности и др.), формирования нравственного облика (терпения, милосердия и др.), нравственной позиции (способности различать добро и зло, проявлять самоотверженность, готовности к преодолению жизненных испытаний) нравственного поведения; документы, регламентирующие содержание базовых национальных ценностей.</w:delText>
              </w:r>
            </w:del>
          </w:p>
          <w:p w14:paraId="1F09502D" w14:textId="77777777" w:rsidR="002B75C0" w:rsidRPr="001D411F" w:rsidRDefault="002B75C0" w:rsidP="002B75C0">
            <w:pPr>
              <w:rPr>
                <w:del w:id="192" w:author="NAZ, Mamoona (OLDHAM MEDICAL SERVICES)" w:date="2026-09-22T12:27:00Z" w16du:dateUtc="2026-09-22T16:27:00Z"/>
                <w:sz w:val="20"/>
                <w:szCs w:val="20"/>
              </w:rPr>
            </w:pPr>
            <w:del w:id="193" w:author="NAZ, Mamoona (OLDHAM MEDICAL SERVICES)" w:date="2026-09-22T12:27:00Z" w16du:dateUtc="2026-09-22T16:27:00Z">
              <w:r w:rsidRPr="001D411F">
                <w:rPr>
                  <w:sz w:val="20"/>
                  <w:szCs w:val="20"/>
                </w:rPr>
                <w:delText>ИОПК-4.2. Умеет: создавать воспитательные ситуации, содействующие становлению у обучающихся нравственной позиции, духовности, ценностного отношения к человеку.</w:delText>
              </w:r>
            </w:del>
          </w:p>
          <w:p w14:paraId="4355936F" w14:textId="77777777" w:rsidR="002B75C0" w:rsidRPr="001D411F" w:rsidRDefault="002B75C0" w:rsidP="002B75C0">
            <w:pPr>
              <w:rPr>
                <w:del w:id="194" w:author="NAZ, Mamoona (OLDHAM MEDICAL SERVICES)" w:date="2026-09-22T12:27:00Z" w16du:dateUtc="2026-09-22T16:27:00Z"/>
                <w:sz w:val="20"/>
                <w:szCs w:val="20"/>
              </w:rPr>
            </w:pPr>
            <w:del w:id="195" w:author="NAZ, Mamoona (OLDHAM MEDICAL SERVICES)" w:date="2026-09-22T12:27:00Z" w16du:dateUtc="2026-09-22T16:27:00Z">
              <w:r w:rsidRPr="001D411F">
                <w:rPr>
                  <w:sz w:val="20"/>
                  <w:szCs w:val="20"/>
                </w:rPr>
                <w:delText>ИОПК-4.3. Владеет: методами и приемами становления нравственного отношения обучающихся к окружающей действительности; способами усвоения подрастающим поколением и претворением в практическое действие и поведение духовных ценностей (индивидуально-личностных, общечеловеческих, национальных, семейных и др.).</w:delText>
              </w:r>
            </w:del>
          </w:p>
        </w:tc>
      </w:tr>
      <w:tr w:rsidR="002B75C0" w:rsidRPr="001D411F" w14:paraId="5EE7C4A5" w14:textId="77777777" w:rsidTr="002B75C0">
        <w:trPr>
          <w:trHeight w:val="858"/>
          <w:del w:id="196" w:author="NAZ, Mamoona (OLDHAM MEDICAL SERVICES)" w:date="2026-09-22T12:27:00Z" w16du:dateUtc="2026-09-22T16:27:00Z"/>
        </w:trPr>
        <w:tc>
          <w:tcPr>
            <w:tcW w:w="993" w:type="dxa"/>
            <w:tcBorders>
              <w:top w:val="single" w:sz="12" w:space="0" w:color="00000A"/>
              <w:left w:val="single" w:sz="6" w:space="0" w:color="00000A"/>
              <w:bottom w:val="single" w:sz="12" w:space="0" w:color="00000A"/>
            </w:tcBorders>
          </w:tcPr>
          <w:p w14:paraId="0AE076DA" w14:textId="77777777" w:rsidR="002B75C0" w:rsidRPr="001D411F" w:rsidRDefault="002B75C0" w:rsidP="002B75C0">
            <w:pPr>
              <w:pStyle w:val="a0"/>
              <w:jc w:val="center"/>
              <w:rPr>
                <w:del w:id="197" w:author="NAZ, Mamoona (OLDHAM MEDICAL SERVICES)" w:date="2026-09-22T12:27:00Z" w16du:dateUtc="2026-09-22T16:27:00Z"/>
                <w:color w:val="000000"/>
              </w:rPr>
            </w:pPr>
            <w:del w:id="198" w:author="NAZ, Mamoona (OLDHAM MEDICAL SERVICES)" w:date="2026-09-22T12:27:00Z" w16du:dateUtc="2026-09-22T16:27:00Z">
              <w:r w:rsidRPr="001D411F">
                <w:rPr>
                  <w:sz w:val="20"/>
                  <w:szCs w:val="20"/>
                </w:rPr>
                <w:delText>ОПК-6</w:delText>
              </w:r>
            </w:del>
          </w:p>
        </w:tc>
        <w:tc>
          <w:tcPr>
            <w:tcW w:w="3107" w:type="dxa"/>
            <w:tcBorders>
              <w:top w:val="single" w:sz="12" w:space="0" w:color="00000A"/>
              <w:left w:val="single" w:sz="6" w:space="0" w:color="00000A"/>
              <w:bottom w:val="single" w:sz="12" w:space="0" w:color="00000A"/>
            </w:tcBorders>
          </w:tcPr>
          <w:p w14:paraId="603C3C5F" w14:textId="77777777" w:rsidR="002B75C0" w:rsidRPr="001D411F" w:rsidRDefault="002B75C0" w:rsidP="002B75C0">
            <w:pPr>
              <w:rPr>
                <w:del w:id="199" w:author="NAZ, Mamoona (OLDHAM MEDICAL SERVICES)" w:date="2026-09-22T12:27:00Z" w16du:dateUtc="2026-09-22T16:27:00Z"/>
                <w:sz w:val="20"/>
                <w:szCs w:val="20"/>
              </w:rPr>
            </w:pPr>
            <w:del w:id="200" w:author="NAZ, Mamoona (OLDHAM MEDICAL SERVICES)" w:date="2026-09-22T12:27:00Z" w16du:dateUtc="2026-09-22T16:27:00Z">
              <w:r w:rsidRPr="001D411F">
                <w:rPr>
                  <w:sz w:val="20"/>
                  <w:szCs w:val="20"/>
                </w:rPr>
                <w:delText>Способен проектировать и использовать эффективные психолого-педагогические, в том числе инклюзивные, технологии в профессиональной деятельности, необходимые для индивидуализации обучения, развития, воспитания обучающихся с особыми образовательными потребностями</w:delText>
              </w:r>
            </w:del>
          </w:p>
        </w:tc>
        <w:tc>
          <w:tcPr>
            <w:tcW w:w="5954" w:type="dxa"/>
            <w:tcBorders>
              <w:top w:val="single" w:sz="12" w:space="0" w:color="00000A"/>
              <w:left w:val="single" w:sz="6" w:space="0" w:color="00000A"/>
              <w:bottom w:val="single" w:sz="12" w:space="0" w:color="00000A"/>
              <w:right w:val="single" w:sz="6" w:space="0" w:color="00000A"/>
            </w:tcBorders>
          </w:tcPr>
          <w:p w14:paraId="01E4E4AD" w14:textId="77777777" w:rsidR="002B75C0" w:rsidRPr="001D411F" w:rsidRDefault="002B75C0" w:rsidP="002B75C0">
            <w:pPr>
              <w:rPr>
                <w:del w:id="201" w:author="NAZ, Mamoona (OLDHAM MEDICAL SERVICES)" w:date="2026-09-22T12:27:00Z" w16du:dateUtc="2026-09-22T16:27:00Z"/>
                <w:sz w:val="20"/>
                <w:szCs w:val="20"/>
              </w:rPr>
            </w:pPr>
            <w:del w:id="202" w:author="NAZ, Mamoona (OLDHAM MEDICAL SERVICES)" w:date="2026-09-22T12:27:00Z" w16du:dateUtc="2026-09-22T16:27:00Z">
              <w:r w:rsidRPr="001D411F">
                <w:rPr>
                  <w:sz w:val="20"/>
                  <w:szCs w:val="20"/>
                </w:rPr>
                <w:delText>ИОПК-6.1. Знает: психолого-педагогические основы учебной деятельности; принципы проектирования и особенности использования психолого-педагогических (в том числе инклюзивных) технологий в профессиональной деятельности с учетом личностных и возрастных особенностей обучающихся, в том числе с особыми образовательными потребностями.</w:delText>
              </w:r>
            </w:del>
          </w:p>
          <w:p w14:paraId="4525845C" w14:textId="77777777" w:rsidR="002B75C0" w:rsidRPr="001D411F" w:rsidRDefault="002B75C0" w:rsidP="002B75C0">
            <w:pPr>
              <w:rPr>
                <w:del w:id="203" w:author="NAZ, Mamoona (OLDHAM MEDICAL SERVICES)" w:date="2026-09-22T12:27:00Z" w16du:dateUtc="2026-09-22T16:27:00Z"/>
                <w:sz w:val="20"/>
                <w:szCs w:val="20"/>
              </w:rPr>
            </w:pPr>
            <w:del w:id="204" w:author="NAZ, Mamoona (OLDHAM MEDICAL SERVICES)" w:date="2026-09-22T12:27:00Z" w16du:dateUtc="2026-09-22T16:27:00Z">
              <w:r w:rsidRPr="001D411F">
                <w:rPr>
                  <w:sz w:val="20"/>
                  <w:szCs w:val="20"/>
                </w:rPr>
                <w:delText>ИОПК-6.2. Умеет: использовать знания об особенностях развития обучающихся для планирования учебно-воспитательной работы; применять образовательные технологии для индивидуализации обучения, развития, воспитания обучающихся, в том числе с особыми образовательными потребностями.</w:delText>
              </w:r>
            </w:del>
          </w:p>
          <w:p w14:paraId="4B538A27" w14:textId="77777777" w:rsidR="002B75C0" w:rsidRPr="001D411F" w:rsidRDefault="002B75C0" w:rsidP="002B75C0">
            <w:pPr>
              <w:rPr>
                <w:del w:id="205" w:author="NAZ, Mamoona (OLDHAM MEDICAL SERVICES)" w:date="2026-09-22T12:27:00Z" w16du:dateUtc="2026-09-22T16:27:00Z"/>
                <w:sz w:val="20"/>
                <w:szCs w:val="20"/>
              </w:rPr>
            </w:pPr>
            <w:del w:id="206" w:author="NAZ, Mamoona (OLDHAM MEDICAL SERVICES)" w:date="2026-09-22T12:27:00Z" w16du:dateUtc="2026-09-22T16:27:00Z">
              <w:r w:rsidRPr="001D411F">
                <w:rPr>
                  <w:sz w:val="20"/>
                  <w:szCs w:val="20"/>
                </w:rPr>
                <w:delText>ИОПК-6.3. Владеет: действиями учета особенностей развития обучающихся в образовательном процессе; навыками отбора и использования психолого-педагогических (в том числе инклюзивных)  технологий в профессиональной деятельности для индивидуализации обучения, развития, воспитания, в том числе обучающихся с особыми образовательными потребностями;  навыками разработки и реализации индивидуальных образовательных маршрутов, индивидуально-ориентированных образовательных программ (совместно с другими субъектами образовательных отношений).</w:delText>
              </w:r>
            </w:del>
          </w:p>
        </w:tc>
      </w:tr>
      <w:bookmarkEnd w:id="135"/>
      <w:bookmarkEnd w:id="136"/>
    </w:tbl>
    <w:p w14:paraId="7C6FDCE8" w14:textId="77777777" w:rsidR="002B75C0" w:rsidRPr="001D411F" w:rsidRDefault="002B75C0" w:rsidP="002B75C0">
      <w:pPr>
        <w:pStyle w:val="txt"/>
        <w:spacing w:before="0" w:beforeAutospacing="0" w:after="0" w:afterAutospacing="0"/>
        <w:ind w:right="-6"/>
        <w:jc w:val="center"/>
        <w:rPr>
          <w:del w:id="207" w:author="NAZ, Mamoona (OLDHAM MEDICAL SERVICES)" w:date="2026-09-22T12:27:00Z" w16du:dateUtc="2026-09-22T16:27:00Z"/>
          <w:iCs/>
        </w:rPr>
      </w:pPr>
    </w:p>
    <w:p w14:paraId="6A7AB0DB" w14:textId="77777777" w:rsidR="00DA10A6" w:rsidRPr="001D411F" w:rsidRDefault="00DA10A6" w:rsidP="0027119F">
      <w:pPr>
        <w:rPr>
          <w:del w:id="208" w:author="NAZ, Mamoona (OLDHAM MEDICAL SERVICES)" w:date="2026-09-22T12:27:00Z" w16du:dateUtc="2026-09-22T16:27:00Z"/>
        </w:rPr>
      </w:pPr>
      <w:del w:id="209" w:author="NAZ, Mamoona (OLDHAM MEDICAL SERVICES)" w:date="2026-09-22T12:27:00Z" w16du:dateUtc="2026-09-22T16:27:00Z">
        <w:r w:rsidRPr="001D411F">
          <w:rPr>
            <w:b/>
            <w:bCs/>
          </w:rPr>
          <w:delText xml:space="preserve">2. </w:delText>
        </w:r>
        <w:r w:rsidR="00CA1940" w:rsidRPr="001D411F">
          <w:rPr>
            <w:b/>
            <w:bCs/>
            <w:caps/>
          </w:rPr>
          <w:delText xml:space="preserve">Место дисциплины </w:delText>
        </w:r>
        <w:r w:rsidRPr="001D411F">
          <w:rPr>
            <w:b/>
            <w:bCs/>
            <w:caps/>
          </w:rPr>
          <w:delText>в структуре ОП</w:delText>
        </w:r>
        <w:r w:rsidRPr="001D411F">
          <w:rPr>
            <w:b/>
            <w:bCs/>
          </w:rPr>
          <w:delText xml:space="preserve">: </w:delText>
        </w:r>
      </w:del>
    </w:p>
    <w:p w14:paraId="7FDFB612" w14:textId="77777777" w:rsidR="00BE48BB" w:rsidRPr="001D411F" w:rsidRDefault="00BE48BB" w:rsidP="00BE48BB">
      <w:pPr>
        <w:ind w:right="-1" w:firstLine="567"/>
        <w:rPr>
          <w:del w:id="210" w:author="NAZ, Mamoona (OLDHAM MEDICAL SERVICES)" w:date="2026-09-22T12:27:00Z" w16du:dateUtc="2026-09-22T16:27:00Z"/>
        </w:rPr>
      </w:pPr>
      <w:del w:id="211" w:author="NAZ, Mamoona (OLDHAM MEDICAL SERVICES)" w:date="2026-09-22T12:27:00Z" w16du:dateUtc="2026-09-22T16:27:00Z">
        <w:r w:rsidRPr="001D411F">
          <w:rPr>
            <w:u w:val="single"/>
          </w:rPr>
          <w:delText>Цель дисциплины:</w:delText>
        </w:r>
        <w:r w:rsidRPr="001D411F">
          <w:delText xml:space="preserve"> подготовка обучающихся к профессионально-педагогической деятельности в высшей школе, через освоение комплекса компетенций, обеспечивающих эффективное решение научных, профессиональных и личностных задач в процессе педагогической деятельности в вузе.</w:delText>
        </w:r>
      </w:del>
    </w:p>
    <w:p w14:paraId="4458BBB0" w14:textId="77777777" w:rsidR="00BE48BB" w:rsidRPr="001D411F" w:rsidRDefault="00BE48BB" w:rsidP="00BE48BB">
      <w:pPr>
        <w:ind w:firstLine="567"/>
        <w:rPr>
          <w:del w:id="212" w:author="NAZ, Mamoona (OLDHAM MEDICAL SERVICES)" w:date="2026-09-22T12:27:00Z" w16du:dateUtc="2026-09-22T16:27:00Z"/>
          <w:u w:val="single"/>
        </w:rPr>
      </w:pPr>
      <w:del w:id="213" w:author="NAZ, Mamoona (OLDHAM MEDICAL SERVICES)" w:date="2026-09-22T12:27:00Z" w16du:dateUtc="2026-09-22T16:27:00Z">
        <w:r w:rsidRPr="001D411F">
          <w:rPr>
            <w:u w:val="single"/>
          </w:rPr>
          <w:delText>Задачи дисциплины:</w:delText>
        </w:r>
      </w:del>
    </w:p>
    <w:p w14:paraId="1B251F0A" w14:textId="77777777" w:rsidR="00BE48BB" w:rsidRPr="001D411F" w:rsidRDefault="00BE48BB" w:rsidP="00BE48BB">
      <w:pPr>
        <w:ind w:firstLine="567"/>
        <w:rPr>
          <w:del w:id="214" w:author="NAZ, Mamoona (OLDHAM MEDICAL SERVICES)" w:date="2026-09-22T12:27:00Z" w16du:dateUtc="2026-09-22T16:27:00Z"/>
        </w:rPr>
      </w:pPr>
      <w:del w:id="215" w:author="NAZ, Mamoona (OLDHAM MEDICAL SERVICES)" w:date="2026-09-22T12:27:00Z" w16du:dateUtc="2026-09-22T16:27:00Z">
        <w:r w:rsidRPr="001D411F">
          <w:rPr>
            <w:b/>
          </w:rPr>
          <w:delText xml:space="preserve">- </w:delText>
        </w:r>
        <w:r w:rsidRPr="001D411F">
          <w:delText>сформировать представление о современной системе высшего образования в России и за рубежом, основных тенденциях развития, важнейших образовательных парадигм;</w:delText>
        </w:r>
      </w:del>
    </w:p>
    <w:p w14:paraId="7A247CC6" w14:textId="77777777" w:rsidR="00BE48BB" w:rsidRPr="001D411F" w:rsidRDefault="00BE48BB" w:rsidP="00BE48BB">
      <w:pPr>
        <w:ind w:firstLine="567"/>
        <w:rPr>
          <w:del w:id="216" w:author="NAZ, Mamoona (OLDHAM MEDICAL SERVICES)" w:date="2026-09-22T12:27:00Z" w16du:dateUtc="2026-09-22T16:27:00Z"/>
        </w:rPr>
      </w:pPr>
      <w:del w:id="217" w:author="NAZ, Mamoona (OLDHAM MEDICAL SERVICES)" w:date="2026-09-22T12:27:00Z" w16du:dateUtc="2026-09-22T16:27:00Z">
        <w:r w:rsidRPr="001D411F">
          <w:delText>- изучить психолого-педагогические основы обучения и воспитания в высшей школе;</w:delText>
        </w:r>
      </w:del>
    </w:p>
    <w:p w14:paraId="64D3B655" w14:textId="77777777" w:rsidR="00BE48BB" w:rsidRPr="001D411F" w:rsidRDefault="00BE48BB" w:rsidP="00BE48BB">
      <w:pPr>
        <w:ind w:firstLine="567"/>
        <w:rPr>
          <w:del w:id="218" w:author="NAZ, Mamoona (OLDHAM MEDICAL SERVICES)" w:date="2026-09-22T12:27:00Z" w16du:dateUtc="2026-09-22T16:27:00Z"/>
        </w:rPr>
      </w:pPr>
      <w:del w:id="219" w:author="NAZ, Mamoona (OLDHAM MEDICAL SERVICES)" w:date="2026-09-22T12:27:00Z" w16du:dateUtc="2026-09-22T16:27:00Z">
        <w:r w:rsidRPr="001D411F">
          <w:delText xml:space="preserve">- овладеть современными технологиями, методами и средствами, используемыми в процессе обучения, в том числе методами организации самостоятельной учебной и научно-исследовательской деятельности студентов в высшей школе; </w:delText>
        </w:r>
      </w:del>
    </w:p>
    <w:p w14:paraId="2906C534" w14:textId="77777777" w:rsidR="00BE48BB" w:rsidRPr="001D411F" w:rsidRDefault="00BE48BB" w:rsidP="00BE48BB">
      <w:pPr>
        <w:ind w:firstLine="567"/>
        <w:rPr>
          <w:del w:id="220" w:author="NAZ, Mamoona (OLDHAM MEDICAL SERVICES)" w:date="2026-09-22T12:27:00Z" w16du:dateUtc="2026-09-22T16:27:00Z"/>
        </w:rPr>
      </w:pPr>
      <w:del w:id="221" w:author="NAZ, Mamoona (OLDHAM MEDICAL SERVICES)" w:date="2026-09-22T12:27:00Z" w16du:dateUtc="2026-09-22T16:27:00Z">
        <w:r w:rsidRPr="001D411F">
          <w:delText>- подготовить магистров к решению коммуникативных проблем, возникающих в процессе обучения;</w:delText>
        </w:r>
      </w:del>
    </w:p>
    <w:p w14:paraId="03C82C11" w14:textId="77777777" w:rsidR="00BE48BB" w:rsidRPr="001D411F" w:rsidRDefault="00BE48BB" w:rsidP="00BE48BB">
      <w:pPr>
        <w:ind w:firstLine="567"/>
        <w:rPr>
          <w:del w:id="222" w:author="NAZ, Mamoona (OLDHAM MEDICAL SERVICES)" w:date="2026-09-22T12:27:00Z" w16du:dateUtc="2026-09-22T16:27:00Z"/>
        </w:rPr>
      </w:pPr>
      <w:del w:id="223" w:author="NAZ, Mamoona (OLDHAM MEDICAL SERVICES)" w:date="2026-09-22T12:27:00Z" w16du:dateUtc="2026-09-22T16:27:00Z">
        <w:r w:rsidRPr="001D411F">
          <w:delText xml:space="preserve">- подготовить магистров к процессу организации и управления самообразованием и научно-исследовательской деятельностью студентов. </w:delText>
        </w:r>
      </w:del>
    </w:p>
    <w:p w14:paraId="314F494A" w14:textId="77777777" w:rsidR="00BE48BB" w:rsidRPr="001D411F" w:rsidRDefault="00BE48BB" w:rsidP="00BE48BB">
      <w:pPr>
        <w:tabs>
          <w:tab w:val="left" w:pos="868"/>
        </w:tabs>
        <w:ind w:firstLine="709"/>
        <w:rPr>
          <w:del w:id="224" w:author="NAZ, Mamoona (OLDHAM MEDICAL SERVICES)" w:date="2026-09-22T12:27:00Z" w16du:dateUtc="2026-09-22T16:27:00Z"/>
        </w:rPr>
      </w:pPr>
      <w:del w:id="225" w:author="NAZ, Mamoona (OLDHAM MEDICAL SERVICES)" w:date="2026-09-22T12:27:00Z" w16du:dateUtc="2026-09-22T16:27:00Z">
        <w:r w:rsidRPr="001D411F">
          <w:rPr>
            <w:bCs/>
          </w:rPr>
          <w:delText>Учебная дисциплина «Педагогика и психология высшей школы» входит в обязательную часть дисциплин ОП.</w:delText>
        </w:r>
      </w:del>
    </w:p>
    <w:p w14:paraId="49BB6FCD" w14:textId="77777777" w:rsidR="00BE48BB" w:rsidRPr="001D411F" w:rsidRDefault="00BE48BB" w:rsidP="00BE48BB">
      <w:pPr>
        <w:tabs>
          <w:tab w:val="left" w:pos="868"/>
        </w:tabs>
        <w:ind w:firstLine="709"/>
        <w:rPr>
          <w:del w:id="226" w:author="NAZ, Mamoona (OLDHAM MEDICAL SERVICES)" w:date="2026-09-22T12:27:00Z" w16du:dateUtc="2026-09-22T16:27:00Z"/>
        </w:rPr>
      </w:pPr>
      <w:del w:id="227" w:author="NAZ, Mamoona (OLDHAM MEDICAL SERVICES)" w:date="2026-09-22T12:27:00Z" w16du:dateUtc="2026-09-22T16:27:00Z">
        <w:r w:rsidRPr="001D411F">
          <w:delText>Дисциплина «Педагогика и психология высшей школы» является дисциплиной, в которой закладываются основы педагогической деятельности будущего выпускника магистратуры в системе высшего образования. Поэтому она играет важную роль в формировании универсальных и общепрофессиональных компетенций будущих преподавателей и носит междисциплинарный характер. Для изучения дисциплины необходимы компетенции, сформированные в результате изучения магистрами дисциплин профессиональной и профильной подготовки.</w:delText>
        </w:r>
      </w:del>
    </w:p>
    <w:p w14:paraId="36BCF619" w14:textId="77777777" w:rsidR="00BE48BB" w:rsidRPr="001D411F" w:rsidRDefault="00BE48BB" w:rsidP="00BE48BB">
      <w:pPr>
        <w:tabs>
          <w:tab w:val="left" w:pos="868"/>
        </w:tabs>
        <w:ind w:firstLine="709"/>
        <w:rPr>
          <w:del w:id="228" w:author="NAZ, Mamoona (OLDHAM MEDICAL SERVICES)" w:date="2026-09-22T12:27:00Z" w16du:dateUtc="2026-09-22T16:27:00Z"/>
        </w:rPr>
      </w:pPr>
      <w:del w:id="229" w:author="NAZ, Mamoona (OLDHAM MEDICAL SERVICES)" w:date="2026-09-22T12:27:00Z" w16du:dateUtc="2026-09-22T16:27:00Z">
        <w:r w:rsidRPr="001D411F">
          <w:delText>Для освоения дисциплины «Педагогика и психология высшей школы» обучающиеся используют знания, умения, компетенции, сформированные в процессе изучения дисциплины «Философия», «Педагогика», «Психология.</w:delText>
        </w:r>
      </w:del>
    </w:p>
    <w:p w14:paraId="0A39E2C5" w14:textId="77777777" w:rsidR="00DB5F25" w:rsidRPr="001D411F" w:rsidRDefault="00DB5F25" w:rsidP="003D230F">
      <w:pPr>
        <w:jc w:val="both"/>
        <w:rPr>
          <w:del w:id="230" w:author="NAZ, Mamoona (OLDHAM MEDICAL SERVICES)" w:date="2026-09-22T12:27:00Z" w16du:dateUtc="2026-09-22T16:27:00Z"/>
          <w:u w:val="single"/>
        </w:rPr>
      </w:pPr>
    </w:p>
    <w:p w14:paraId="69BD5031" w14:textId="77777777" w:rsidR="00DA10A6" w:rsidRPr="001D411F" w:rsidRDefault="00DA10A6" w:rsidP="003A38C9">
      <w:pPr>
        <w:spacing w:line="360" w:lineRule="auto"/>
        <w:rPr>
          <w:del w:id="231" w:author="NAZ, Mamoona (OLDHAM MEDICAL SERVICES)" w:date="2026-09-22T12:27:00Z" w16du:dateUtc="2026-09-22T16:27:00Z"/>
          <w:b/>
          <w:bCs/>
          <w:u w:val="single"/>
        </w:rPr>
      </w:pPr>
      <w:del w:id="232" w:author="NAZ, Mamoona (OLDHAM MEDICAL SERVICES)" w:date="2026-09-22T12:27:00Z" w16du:dateUtc="2026-09-22T16:27:00Z">
        <w:r w:rsidRPr="001D411F">
          <w:rPr>
            <w:b/>
            <w:bCs/>
            <w:u w:val="single"/>
          </w:rPr>
          <w:delText xml:space="preserve">3. </w:delText>
        </w:r>
        <w:r w:rsidRPr="001D411F">
          <w:rPr>
            <w:b/>
            <w:bCs/>
            <w:caps/>
            <w:u w:val="single"/>
          </w:rPr>
          <w:delText>Объем дисциплины и виды учебной работы</w:delText>
        </w:r>
      </w:del>
    </w:p>
    <w:p w14:paraId="1EBA6396" w14:textId="77777777" w:rsidR="00B71438" w:rsidRPr="001D411F" w:rsidRDefault="00DA10A6" w:rsidP="00B71438">
      <w:pPr>
        <w:ind w:firstLine="709"/>
        <w:jc w:val="both"/>
        <w:rPr>
          <w:del w:id="233" w:author="NAZ, Mamoona (OLDHAM MEDICAL SERVICES)" w:date="2026-09-22T12:27:00Z" w16du:dateUtc="2026-09-22T16:27:00Z"/>
          <w:color w:val="000000"/>
        </w:rPr>
      </w:pPr>
      <w:del w:id="234" w:author="NAZ, Mamoona (OLDHAM MEDICAL SERVICES)" w:date="2026-09-22T12:27:00Z" w16du:dateUtc="2026-09-22T16:27:00Z">
        <w:r w:rsidRPr="001D411F">
          <w:delText xml:space="preserve">Общая трудоемкость освоения дисциплины составляет </w:delText>
        </w:r>
        <w:r w:rsidR="00CF5175" w:rsidRPr="001D411F">
          <w:delText>4</w:delText>
        </w:r>
        <w:r w:rsidR="00D239B4" w:rsidRPr="001D411F">
          <w:delText xml:space="preserve"> зачетных единиц</w:delText>
        </w:r>
        <w:r w:rsidR="003313B5" w:rsidRPr="001D411F">
          <w:delText>ы</w:delText>
        </w:r>
        <w:r w:rsidRPr="001D411F">
          <w:delText xml:space="preserve">, </w:delText>
        </w:r>
        <w:r w:rsidR="00CF5175" w:rsidRPr="001D411F">
          <w:delText>144</w:delText>
        </w:r>
        <w:r w:rsidRPr="001D411F">
          <w:delText xml:space="preserve"> академических часа</w:delText>
        </w:r>
        <w:r w:rsidR="006B5D8F" w:rsidRPr="001D411F">
          <w:delText xml:space="preserve"> </w:delText>
        </w:r>
        <w:r w:rsidR="00B71438" w:rsidRPr="001D411F">
          <w:rPr>
            <w:i/>
          </w:rPr>
          <w:delText>(1 зачетная единица соответствует 36 акад</w:delText>
        </w:r>
        <w:r w:rsidR="00B71438" w:rsidRPr="001D411F">
          <w:rPr>
            <w:i/>
            <w:color w:val="000000"/>
          </w:rPr>
          <w:delText>емическим часам).</w:delText>
        </w:r>
      </w:del>
    </w:p>
    <w:p w14:paraId="6F8B27AA" w14:textId="77777777" w:rsidR="00DA10A6" w:rsidRPr="001D411F" w:rsidRDefault="00DA10A6" w:rsidP="00EC69C9">
      <w:pPr>
        <w:ind w:firstLine="720"/>
        <w:jc w:val="both"/>
        <w:rPr>
          <w:del w:id="235" w:author="NAZ, Mamoona (OLDHAM MEDICAL SERVICES)" w:date="2026-09-22T12:27:00Z" w16du:dateUtc="2026-09-22T16:27:00Z"/>
        </w:rPr>
      </w:pPr>
    </w:p>
    <w:p w14:paraId="487D8B1C" w14:textId="77777777" w:rsidR="003145CE" w:rsidRPr="001D411F" w:rsidRDefault="00ED2E06" w:rsidP="003145CE">
      <w:pPr>
        <w:spacing w:line="360" w:lineRule="auto"/>
        <w:rPr>
          <w:del w:id="236" w:author="NAZ, Mamoona (OLDHAM MEDICAL SERVICES)" w:date="2026-09-22T12:27:00Z" w16du:dateUtc="2026-09-22T16:27:00Z"/>
          <w:color w:val="000000"/>
        </w:rPr>
      </w:pPr>
      <w:del w:id="237" w:author="NAZ, Mamoona (OLDHAM MEDICAL SERVICES)" w:date="2026-09-22T12:27:00Z" w16du:dateUtc="2026-09-22T16:27:00Z">
        <w:r w:rsidRPr="001D411F">
          <w:rPr>
            <w:color w:val="000000"/>
          </w:rPr>
          <w:delText>Зао</w:delText>
        </w:r>
        <w:r w:rsidR="003145CE" w:rsidRPr="001D411F">
          <w:rPr>
            <w:color w:val="000000"/>
          </w:rPr>
          <w:delText>чная форма обучения</w:delText>
        </w:r>
      </w:del>
    </w:p>
    <w:tbl>
      <w:tblPr>
        <w:tblW w:w="9397" w:type="dxa"/>
        <w:tblInd w:w="86" w:type="dxa"/>
        <w:tblBorders>
          <w:top w:val="single" w:sz="12" w:space="0" w:color="00000A"/>
          <w:left w:val="single" w:sz="12" w:space="0" w:color="00000A"/>
          <w:bottom w:val="single" w:sz="12" w:space="0" w:color="00000A"/>
          <w:right w:val="single" w:sz="12" w:space="0" w:color="00000A"/>
          <w:insideH w:val="single" w:sz="6" w:space="0" w:color="00000A"/>
          <w:insideV w:val="single" w:sz="6" w:space="0" w:color="00000A"/>
        </w:tblBorders>
        <w:tblLayout w:type="fixed"/>
        <w:tblCellMar>
          <w:left w:w="122" w:type="dxa"/>
        </w:tblCellMar>
        <w:tblLook w:val="0000" w:firstRow="0" w:lastRow="0" w:firstColumn="0" w:lastColumn="0" w:noHBand="0" w:noVBand="0"/>
      </w:tblPr>
      <w:tblGrid>
        <w:gridCol w:w="6540"/>
        <w:gridCol w:w="1297"/>
        <w:gridCol w:w="1560"/>
      </w:tblGrid>
      <w:tr w:rsidR="002B75C0" w:rsidRPr="001D411F" w14:paraId="766B8E73" w14:textId="77777777" w:rsidTr="008A5162">
        <w:trPr>
          <w:trHeight w:val="257"/>
          <w:del w:id="238" w:author="NAZ, Mamoona (OLDHAM MEDICAL SERVICES)" w:date="2026-09-22T12:27:00Z" w16du:dateUtc="2026-09-22T16:27:00Z"/>
        </w:trPr>
        <w:tc>
          <w:tcPr>
            <w:tcW w:w="6540" w:type="dxa"/>
          </w:tcPr>
          <w:p w14:paraId="134E8FA9" w14:textId="77777777" w:rsidR="002B75C0" w:rsidRPr="001D411F" w:rsidRDefault="002B75C0" w:rsidP="008A5162">
            <w:pPr>
              <w:pStyle w:val="a0"/>
              <w:jc w:val="center"/>
              <w:rPr>
                <w:del w:id="239" w:author="NAZ, Mamoona (OLDHAM MEDICAL SERVICES)" w:date="2026-09-22T12:27:00Z" w16du:dateUtc="2026-09-22T16:27:00Z"/>
                <w:i/>
                <w:iCs/>
              </w:rPr>
            </w:pPr>
            <w:bookmarkStart w:id="240" w:name="_Hlk98686718"/>
            <w:del w:id="241" w:author="NAZ, Mamoona (OLDHAM MEDICAL SERVICES)" w:date="2026-09-22T12:27:00Z" w16du:dateUtc="2026-09-22T16:27:00Z">
              <w:r w:rsidRPr="001D411F">
                <w:delText>Вид учебной работы</w:delText>
              </w:r>
            </w:del>
          </w:p>
        </w:tc>
        <w:tc>
          <w:tcPr>
            <w:tcW w:w="2857" w:type="dxa"/>
            <w:gridSpan w:val="2"/>
          </w:tcPr>
          <w:p w14:paraId="47E9FBBE" w14:textId="77777777" w:rsidR="002B75C0" w:rsidRPr="001D411F" w:rsidRDefault="002B75C0" w:rsidP="008A5162">
            <w:pPr>
              <w:pStyle w:val="a0"/>
              <w:jc w:val="center"/>
              <w:rPr>
                <w:del w:id="242" w:author="NAZ, Mamoona (OLDHAM MEDICAL SERVICES)" w:date="2026-09-22T12:27:00Z" w16du:dateUtc="2026-09-22T16:27:00Z"/>
              </w:rPr>
            </w:pPr>
            <w:del w:id="243" w:author="NAZ, Mamoona (OLDHAM MEDICAL SERVICES)" w:date="2026-09-22T12:27:00Z" w16du:dateUtc="2026-09-22T16:27:00Z">
              <w:r w:rsidRPr="001D411F">
                <w:delText>Трудоемкость в акад.час</w:delText>
              </w:r>
            </w:del>
          </w:p>
        </w:tc>
      </w:tr>
      <w:tr w:rsidR="002B75C0" w:rsidRPr="001D411F" w14:paraId="4B06951D" w14:textId="77777777" w:rsidTr="008A5162">
        <w:trPr>
          <w:trHeight w:val="257"/>
          <w:del w:id="244" w:author="NAZ, Mamoona (OLDHAM MEDICAL SERVICES)" w:date="2026-09-22T12:27:00Z" w16du:dateUtc="2026-09-22T16:27:00Z"/>
        </w:trPr>
        <w:tc>
          <w:tcPr>
            <w:tcW w:w="6540" w:type="dxa"/>
          </w:tcPr>
          <w:p w14:paraId="1744B73C" w14:textId="77777777" w:rsidR="002B75C0" w:rsidRPr="001D411F" w:rsidRDefault="002B75C0" w:rsidP="008A5162">
            <w:pPr>
              <w:pStyle w:val="a0"/>
              <w:jc w:val="center"/>
              <w:rPr>
                <w:del w:id="245" w:author="NAZ, Mamoona (OLDHAM MEDICAL SERVICES)" w:date="2026-09-22T12:27:00Z" w16du:dateUtc="2026-09-22T16:27:00Z"/>
              </w:rPr>
            </w:pPr>
          </w:p>
        </w:tc>
        <w:tc>
          <w:tcPr>
            <w:tcW w:w="1297" w:type="dxa"/>
            <w:tcBorders>
              <w:right w:val="single" w:sz="4" w:space="0" w:color="auto"/>
            </w:tcBorders>
          </w:tcPr>
          <w:p w14:paraId="42362A06" w14:textId="77777777" w:rsidR="002B75C0" w:rsidRPr="001D411F" w:rsidRDefault="002B75C0" w:rsidP="008A5162">
            <w:pPr>
              <w:pStyle w:val="a0"/>
              <w:jc w:val="center"/>
              <w:rPr>
                <w:del w:id="246" w:author="NAZ, Mamoona (OLDHAM MEDICAL SERVICES)" w:date="2026-09-22T12:27:00Z" w16du:dateUtc="2026-09-22T16:27:00Z"/>
              </w:rPr>
            </w:pPr>
          </w:p>
        </w:tc>
        <w:tc>
          <w:tcPr>
            <w:tcW w:w="1560" w:type="dxa"/>
            <w:tcBorders>
              <w:left w:val="single" w:sz="4" w:space="0" w:color="auto"/>
            </w:tcBorders>
          </w:tcPr>
          <w:p w14:paraId="32F70EFC" w14:textId="77777777" w:rsidR="002B75C0" w:rsidRPr="001D411F" w:rsidRDefault="002B75C0" w:rsidP="008A5162">
            <w:pPr>
              <w:pStyle w:val="a0"/>
              <w:ind w:hanging="3"/>
              <w:jc w:val="center"/>
              <w:rPr>
                <w:del w:id="247" w:author="NAZ, Mamoona (OLDHAM MEDICAL SERVICES)" w:date="2026-09-22T12:27:00Z" w16du:dateUtc="2026-09-22T16:27:00Z"/>
                <w:sz w:val="20"/>
                <w:szCs w:val="20"/>
              </w:rPr>
            </w:pPr>
            <w:del w:id="248" w:author="NAZ, Mamoona (OLDHAM MEDICAL SERVICES)" w:date="2026-09-22T12:27:00Z" w16du:dateUtc="2026-09-22T16:27:00Z">
              <w:r w:rsidRPr="001D411F">
                <w:rPr>
                  <w:sz w:val="20"/>
                  <w:szCs w:val="20"/>
                </w:rPr>
                <w:delText>Практическая подготовка</w:delText>
              </w:r>
            </w:del>
          </w:p>
        </w:tc>
      </w:tr>
      <w:tr w:rsidR="002B75C0" w:rsidRPr="001D411F" w14:paraId="539E829D" w14:textId="77777777" w:rsidTr="008A5162">
        <w:trPr>
          <w:trHeight w:val="262"/>
          <w:del w:id="249" w:author="NAZ, Mamoona (OLDHAM MEDICAL SERVICES)" w:date="2026-09-22T12:27:00Z" w16du:dateUtc="2026-09-22T16:27:00Z"/>
        </w:trPr>
        <w:tc>
          <w:tcPr>
            <w:tcW w:w="6540" w:type="dxa"/>
            <w:shd w:val="clear" w:color="auto" w:fill="E0E0E0"/>
          </w:tcPr>
          <w:p w14:paraId="569362E2" w14:textId="77777777" w:rsidR="002B75C0" w:rsidRPr="001D411F" w:rsidRDefault="002B75C0" w:rsidP="008A5162">
            <w:pPr>
              <w:rPr>
                <w:del w:id="250" w:author="NAZ, Mamoona (OLDHAM MEDICAL SERVICES)" w:date="2026-09-22T12:27:00Z" w16du:dateUtc="2026-09-22T16:27:00Z"/>
              </w:rPr>
            </w:pPr>
            <w:del w:id="251" w:author="NAZ, Mamoona (OLDHAM MEDICAL SERVICES)" w:date="2026-09-22T12:27:00Z" w16du:dateUtc="2026-09-22T16:27:00Z">
              <w:r w:rsidRPr="001D411F">
                <w:rPr>
                  <w:b/>
                </w:rPr>
                <w:delText>Контактная работа (аудиторные занятия) (всего):</w:delText>
              </w:r>
            </w:del>
          </w:p>
        </w:tc>
        <w:tc>
          <w:tcPr>
            <w:tcW w:w="2857" w:type="dxa"/>
            <w:gridSpan w:val="2"/>
            <w:shd w:val="clear" w:color="auto" w:fill="E0E0E0"/>
          </w:tcPr>
          <w:p w14:paraId="6F4560C6" w14:textId="77777777" w:rsidR="002B75C0" w:rsidRPr="001D411F" w:rsidRDefault="002B75C0" w:rsidP="008A5162">
            <w:pPr>
              <w:jc w:val="center"/>
              <w:rPr>
                <w:del w:id="252" w:author="NAZ, Mamoona (OLDHAM MEDICAL SERVICES)" w:date="2026-09-22T12:27:00Z" w16du:dateUtc="2026-09-22T16:27:00Z"/>
              </w:rPr>
            </w:pPr>
            <w:del w:id="253" w:author="NAZ, Mamoona (OLDHAM MEDICAL SERVICES)" w:date="2026-09-22T12:27:00Z" w16du:dateUtc="2026-09-22T16:27:00Z">
              <w:r w:rsidRPr="001D411F">
                <w:delText>24</w:delText>
              </w:r>
            </w:del>
          </w:p>
        </w:tc>
      </w:tr>
      <w:tr w:rsidR="002B75C0" w:rsidRPr="001D411F" w14:paraId="4AEABE84" w14:textId="77777777" w:rsidTr="008A5162">
        <w:trPr>
          <w:del w:id="254" w:author="NAZ, Mamoona (OLDHAM MEDICAL SERVICES)" w:date="2026-09-22T12:27:00Z" w16du:dateUtc="2026-09-22T16:27:00Z"/>
        </w:trPr>
        <w:tc>
          <w:tcPr>
            <w:tcW w:w="6540" w:type="dxa"/>
          </w:tcPr>
          <w:p w14:paraId="0305B674" w14:textId="77777777" w:rsidR="002B75C0" w:rsidRPr="001D411F" w:rsidRDefault="002B75C0" w:rsidP="008A5162">
            <w:pPr>
              <w:pStyle w:val="a0"/>
              <w:rPr>
                <w:del w:id="255" w:author="NAZ, Mamoona (OLDHAM MEDICAL SERVICES)" w:date="2026-09-22T12:27:00Z" w16du:dateUtc="2026-09-22T16:27:00Z"/>
              </w:rPr>
            </w:pPr>
            <w:del w:id="256" w:author="NAZ, Mamoona (OLDHAM MEDICAL SERVICES)" w:date="2026-09-22T12:27:00Z" w16du:dateUtc="2026-09-22T16:27:00Z">
              <w:r w:rsidRPr="001D411F">
                <w:delText>в том числе:</w:delText>
              </w:r>
            </w:del>
          </w:p>
        </w:tc>
        <w:tc>
          <w:tcPr>
            <w:tcW w:w="2857" w:type="dxa"/>
            <w:gridSpan w:val="2"/>
          </w:tcPr>
          <w:p w14:paraId="0D352575" w14:textId="77777777" w:rsidR="002B75C0" w:rsidRPr="001D411F" w:rsidRDefault="002B75C0" w:rsidP="008A5162">
            <w:pPr>
              <w:pStyle w:val="a0"/>
              <w:snapToGrid w:val="0"/>
              <w:jc w:val="center"/>
              <w:rPr>
                <w:del w:id="257" w:author="NAZ, Mamoona (OLDHAM MEDICAL SERVICES)" w:date="2026-09-22T12:27:00Z" w16du:dateUtc="2026-09-22T16:27:00Z"/>
              </w:rPr>
            </w:pPr>
          </w:p>
        </w:tc>
      </w:tr>
      <w:tr w:rsidR="002B75C0" w:rsidRPr="001D411F" w14:paraId="64299D79" w14:textId="77777777" w:rsidTr="008A5162">
        <w:trPr>
          <w:del w:id="258" w:author="NAZ, Mamoona (OLDHAM MEDICAL SERVICES)" w:date="2026-09-22T12:27:00Z" w16du:dateUtc="2026-09-22T16:27:00Z"/>
        </w:trPr>
        <w:tc>
          <w:tcPr>
            <w:tcW w:w="6540" w:type="dxa"/>
          </w:tcPr>
          <w:p w14:paraId="2A9BA397" w14:textId="77777777" w:rsidR="002B75C0" w:rsidRPr="001D411F" w:rsidRDefault="002B75C0" w:rsidP="008A5162">
            <w:pPr>
              <w:pStyle w:val="a0"/>
              <w:rPr>
                <w:del w:id="259" w:author="NAZ, Mamoona (OLDHAM MEDICAL SERVICES)" w:date="2026-09-22T12:27:00Z" w16du:dateUtc="2026-09-22T16:27:00Z"/>
              </w:rPr>
            </w:pPr>
            <w:del w:id="260" w:author="NAZ, Mamoona (OLDHAM MEDICAL SERVICES)" w:date="2026-09-22T12:27:00Z" w16du:dateUtc="2026-09-22T16:27:00Z">
              <w:r w:rsidRPr="001D411F">
                <w:delText>Лекции</w:delText>
              </w:r>
            </w:del>
          </w:p>
        </w:tc>
        <w:tc>
          <w:tcPr>
            <w:tcW w:w="1297" w:type="dxa"/>
            <w:tcBorders>
              <w:right w:val="single" w:sz="4" w:space="0" w:color="auto"/>
            </w:tcBorders>
          </w:tcPr>
          <w:p w14:paraId="2FDF93A6" w14:textId="77777777" w:rsidR="002B75C0" w:rsidRPr="001D411F" w:rsidRDefault="002B75C0" w:rsidP="008A5162">
            <w:pPr>
              <w:jc w:val="center"/>
              <w:rPr>
                <w:del w:id="261" w:author="NAZ, Mamoona (OLDHAM MEDICAL SERVICES)" w:date="2026-09-22T12:27:00Z" w16du:dateUtc="2026-09-22T16:27:00Z"/>
              </w:rPr>
            </w:pPr>
            <w:del w:id="262" w:author="NAZ, Mamoona (OLDHAM MEDICAL SERVICES)" w:date="2026-09-22T12:27:00Z" w16du:dateUtc="2026-09-22T16:27:00Z">
              <w:r w:rsidRPr="001D411F">
                <w:delText>10</w:delText>
              </w:r>
            </w:del>
          </w:p>
        </w:tc>
        <w:tc>
          <w:tcPr>
            <w:tcW w:w="1560" w:type="dxa"/>
            <w:tcBorders>
              <w:left w:val="single" w:sz="4" w:space="0" w:color="auto"/>
            </w:tcBorders>
          </w:tcPr>
          <w:p w14:paraId="2F301F32" w14:textId="77777777" w:rsidR="002B75C0" w:rsidRPr="001D411F" w:rsidRDefault="002B75C0" w:rsidP="008A5162">
            <w:pPr>
              <w:jc w:val="center"/>
              <w:rPr>
                <w:del w:id="263" w:author="NAZ, Mamoona (OLDHAM MEDICAL SERVICES)" w:date="2026-09-22T12:27:00Z" w16du:dateUtc="2026-09-22T16:27:00Z"/>
              </w:rPr>
            </w:pPr>
            <w:del w:id="264" w:author="NAZ, Mamoona (OLDHAM MEDICAL SERVICES)" w:date="2026-09-22T12:27:00Z" w16du:dateUtc="2026-09-22T16:27:00Z">
              <w:r w:rsidRPr="001D411F">
                <w:delText>-</w:delText>
              </w:r>
            </w:del>
          </w:p>
        </w:tc>
      </w:tr>
      <w:tr w:rsidR="002B75C0" w:rsidRPr="001D411F" w14:paraId="770504B0" w14:textId="77777777" w:rsidTr="008A5162">
        <w:trPr>
          <w:del w:id="265" w:author="NAZ, Mamoona (OLDHAM MEDICAL SERVICES)" w:date="2026-09-22T12:27:00Z" w16du:dateUtc="2026-09-22T16:27:00Z"/>
        </w:trPr>
        <w:tc>
          <w:tcPr>
            <w:tcW w:w="6540" w:type="dxa"/>
          </w:tcPr>
          <w:p w14:paraId="2B8B22C5" w14:textId="77777777" w:rsidR="002B75C0" w:rsidRPr="001D411F" w:rsidRDefault="002B75C0" w:rsidP="008A5162">
            <w:pPr>
              <w:pStyle w:val="a0"/>
              <w:rPr>
                <w:del w:id="266" w:author="NAZ, Mamoona (OLDHAM MEDICAL SERVICES)" w:date="2026-09-22T12:27:00Z" w16du:dateUtc="2026-09-22T16:27:00Z"/>
              </w:rPr>
            </w:pPr>
            <w:del w:id="267" w:author="NAZ, Mamoona (OLDHAM MEDICAL SERVICES)" w:date="2026-09-22T12:27:00Z" w16du:dateUtc="2026-09-22T16:27:00Z">
              <w:r w:rsidRPr="001D411F">
                <w:delText>Лабораторные работы/ Практические занятия</w:delText>
              </w:r>
            </w:del>
          </w:p>
        </w:tc>
        <w:tc>
          <w:tcPr>
            <w:tcW w:w="1297" w:type="dxa"/>
            <w:tcBorders>
              <w:right w:val="single" w:sz="4" w:space="0" w:color="auto"/>
            </w:tcBorders>
          </w:tcPr>
          <w:p w14:paraId="13C1A40E" w14:textId="77777777" w:rsidR="002B75C0" w:rsidRPr="001D411F" w:rsidRDefault="002B75C0" w:rsidP="008A5162">
            <w:pPr>
              <w:jc w:val="center"/>
              <w:rPr>
                <w:del w:id="268" w:author="NAZ, Mamoona (OLDHAM MEDICAL SERVICES)" w:date="2026-09-22T12:27:00Z" w16du:dateUtc="2026-09-22T16:27:00Z"/>
              </w:rPr>
            </w:pPr>
            <w:del w:id="269" w:author="NAZ, Mamoona (OLDHAM MEDICAL SERVICES)" w:date="2026-09-22T12:27:00Z" w16du:dateUtc="2026-09-22T16:27:00Z">
              <w:r w:rsidRPr="001D411F">
                <w:delText>-/14</w:delText>
              </w:r>
            </w:del>
          </w:p>
        </w:tc>
        <w:tc>
          <w:tcPr>
            <w:tcW w:w="1560" w:type="dxa"/>
            <w:tcBorders>
              <w:left w:val="single" w:sz="4" w:space="0" w:color="auto"/>
            </w:tcBorders>
          </w:tcPr>
          <w:p w14:paraId="06BF6151" w14:textId="77777777" w:rsidR="002B75C0" w:rsidRPr="001D411F" w:rsidRDefault="002B75C0" w:rsidP="008A5162">
            <w:pPr>
              <w:jc w:val="center"/>
              <w:rPr>
                <w:del w:id="270" w:author="NAZ, Mamoona (OLDHAM MEDICAL SERVICES)" w:date="2026-09-22T12:27:00Z" w16du:dateUtc="2026-09-22T16:27:00Z"/>
              </w:rPr>
            </w:pPr>
            <w:del w:id="271" w:author="NAZ, Mamoona (OLDHAM MEDICAL SERVICES)" w:date="2026-09-22T12:27:00Z" w16du:dateUtc="2026-09-22T16:27:00Z">
              <w:r w:rsidRPr="001D411F">
                <w:delText>-/</w:delText>
              </w:r>
              <w:r w:rsidR="00615EC2">
                <w:delText>-</w:delText>
              </w:r>
            </w:del>
          </w:p>
        </w:tc>
      </w:tr>
      <w:tr w:rsidR="002B75C0" w:rsidRPr="001D411F" w14:paraId="1B972146" w14:textId="77777777" w:rsidTr="008A5162">
        <w:trPr>
          <w:del w:id="272" w:author="NAZ, Mamoona (OLDHAM MEDICAL SERVICES)" w:date="2026-09-22T12:27:00Z" w16du:dateUtc="2026-09-22T16:27:00Z"/>
        </w:trPr>
        <w:tc>
          <w:tcPr>
            <w:tcW w:w="6540" w:type="dxa"/>
            <w:shd w:val="clear" w:color="auto" w:fill="E0E0E0"/>
          </w:tcPr>
          <w:p w14:paraId="1691D0D9" w14:textId="77777777" w:rsidR="002B75C0" w:rsidRPr="001D411F" w:rsidRDefault="002B75C0" w:rsidP="008A5162">
            <w:pPr>
              <w:pStyle w:val="a0"/>
              <w:rPr>
                <w:del w:id="273" w:author="NAZ, Mamoona (OLDHAM MEDICAL SERVICES)" w:date="2026-09-22T12:27:00Z" w16du:dateUtc="2026-09-22T16:27:00Z"/>
              </w:rPr>
            </w:pPr>
            <w:del w:id="274" w:author="NAZ, Mamoona (OLDHAM MEDICAL SERVICES)" w:date="2026-09-22T12:27:00Z" w16du:dateUtc="2026-09-22T16:27:00Z">
              <w:r w:rsidRPr="001D411F">
                <w:rPr>
                  <w:b/>
                  <w:bCs/>
                </w:rPr>
                <w:delText>Самостоятельная работа (всего)</w:delText>
              </w:r>
            </w:del>
          </w:p>
        </w:tc>
        <w:tc>
          <w:tcPr>
            <w:tcW w:w="1297" w:type="dxa"/>
            <w:tcBorders>
              <w:right w:val="single" w:sz="4" w:space="0" w:color="auto"/>
            </w:tcBorders>
            <w:shd w:val="clear" w:color="auto" w:fill="E0E0E0"/>
          </w:tcPr>
          <w:p w14:paraId="7305C083" w14:textId="77777777" w:rsidR="002B75C0" w:rsidRPr="001D411F" w:rsidRDefault="002B75C0" w:rsidP="008A5162">
            <w:pPr>
              <w:jc w:val="center"/>
              <w:rPr>
                <w:del w:id="275" w:author="NAZ, Mamoona (OLDHAM MEDICAL SERVICES)" w:date="2026-09-22T12:27:00Z" w16du:dateUtc="2026-09-22T16:27:00Z"/>
              </w:rPr>
            </w:pPr>
            <w:del w:id="276" w:author="NAZ, Mamoona (OLDHAM MEDICAL SERVICES)" w:date="2026-09-22T12:27:00Z" w16du:dateUtc="2026-09-22T16:27:00Z">
              <w:r w:rsidRPr="001D411F">
                <w:delText>1</w:delText>
              </w:r>
              <w:r w:rsidR="00BE48BB" w:rsidRPr="001D411F">
                <w:delText>11</w:delText>
              </w:r>
            </w:del>
          </w:p>
        </w:tc>
        <w:tc>
          <w:tcPr>
            <w:tcW w:w="1560" w:type="dxa"/>
            <w:tcBorders>
              <w:left w:val="single" w:sz="4" w:space="0" w:color="auto"/>
            </w:tcBorders>
            <w:shd w:val="clear" w:color="auto" w:fill="E0E0E0"/>
          </w:tcPr>
          <w:p w14:paraId="3EB75DD2" w14:textId="77777777" w:rsidR="002B75C0" w:rsidRPr="001D411F" w:rsidRDefault="002B75C0" w:rsidP="008A5162">
            <w:pPr>
              <w:jc w:val="center"/>
              <w:rPr>
                <w:del w:id="277" w:author="NAZ, Mamoona (OLDHAM MEDICAL SERVICES)" w:date="2026-09-22T12:27:00Z" w16du:dateUtc="2026-09-22T16:27:00Z"/>
              </w:rPr>
            </w:pPr>
            <w:del w:id="278" w:author="NAZ, Mamoona (OLDHAM MEDICAL SERVICES)" w:date="2026-09-22T12:27:00Z" w16du:dateUtc="2026-09-22T16:27:00Z">
              <w:r w:rsidRPr="001D411F">
                <w:delText>-</w:delText>
              </w:r>
            </w:del>
          </w:p>
        </w:tc>
      </w:tr>
      <w:tr w:rsidR="002B75C0" w:rsidRPr="001D411F" w14:paraId="1EC0B7E6" w14:textId="77777777" w:rsidTr="008A5162">
        <w:trPr>
          <w:del w:id="279" w:author="NAZ, Mamoona (OLDHAM MEDICAL SERVICES)" w:date="2026-09-22T12:27:00Z" w16du:dateUtc="2026-09-22T16:27:00Z"/>
        </w:trPr>
        <w:tc>
          <w:tcPr>
            <w:tcW w:w="6540" w:type="dxa"/>
            <w:shd w:val="clear" w:color="auto" w:fill="D9D9D9"/>
          </w:tcPr>
          <w:p w14:paraId="0FE4480F" w14:textId="77777777" w:rsidR="002B75C0" w:rsidRPr="001D411F" w:rsidRDefault="002B75C0" w:rsidP="002B75C0">
            <w:pPr>
              <w:pStyle w:val="a0"/>
              <w:rPr>
                <w:del w:id="280" w:author="NAZ, Mamoona (OLDHAM MEDICAL SERVICES)" w:date="2026-09-22T12:27:00Z" w16du:dateUtc="2026-09-22T16:27:00Z"/>
              </w:rPr>
            </w:pPr>
            <w:del w:id="281" w:author="NAZ, Mamoona (OLDHAM MEDICAL SERVICES)" w:date="2026-09-22T12:27:00Z" w16du:dateUtc="2026-09-22T16:27:00Z">
              <w:r w:rsidRPr="001D411F">
                <w:rPr>
                  <w:b/>
                </w:rPr>
                <w:delText>Вид промежуточной аттестации (зачет):</w:delText>
              </w:r>
            </w:del>
          </w:p>
        </w:tc>
        <w:tc>
          <w:tcPr>
            <w:tcW w:w="1297" w:type="dxa"/>
            <w:tcBorders>
              <w:right w:val="single" w:sz="4" w:space="0" w:color="auto"/>
            </w:tcBorders>
            <w:shd w:val="clear" w:color="auto" w:fill="D9D9D9"/>
          </w:tcPr>
          <w:p w14:paraId="43AD21D2" w14:textId="77777777" w:rsidR="002B75C0" w:rsidRPr="001D411F" w:rsidRDefault="002B75C0" w:rsidP="002B75C0">
            <w:pPr>
              <w:pStyle w:val="a0"/>
              <w:jc w:val="center"/>
              <w:rPr>
                <w:del w:id="282" w:author="NAZ, Mamoona (OLDHAM MEDICAL SERVICES)" w:date="2026-09-22T12:27:00Z" w16du:dateUtc="2026-09-22T16:27:00Z"/>
              </w:rPr>
            </w:pPr>
            <w:del w:id="283" w:author="NAZ, Mamoona (OLDHAM MEDICAL SERVICES)" w:date="2026-09-22T12:27:00Z" w16du:dateUtc="2026-09-22T16:27:00Z">
              <w:r w:rsidRPr="001D411F">
                <w:delText>-</w:delText>
              </w:r>
            </w:del>
          </w:p>
        </w:tc>
        <w:tc>
          <w:tcPr>
            <w:tcW w:w="1560" w:type="dxa"/>
            <w:tcBorders>
              <w:left w:val="single" w:sz="4" w:space="0" w:color="auto"/>
            </w:tcBorders>
            <w:shd w:val="clear" w:color="auto" w:fill="D9D9D9"/>
          </w:tcPr>
          <w:p w14:paraId="63F73BDF" w14:textId="77777777" w:rsidR="002B75C0" w:rsidRPr="001D411F" w:rsidRDefault="002B75C0" w:rsidP="002B75C0">
            <w:pPr>
              <w:pStyle w:val="a0"/>
              <w:jc w:val="center"/>
              <w:rPr>
                <w:del w:id="284" w:author="NAZ, Mamoona (OLDHAM MEDICAL SERVICES)" w:date="2026-09-22T12:27:00Z" w16du:dateUtc="2026-09-22T16:27:00Z"/>
              </w:rPr>
            </w:pPr>
            <w:del w:id="285" w:author="NAZ, Mamoona (OLDHAM MEDICAL SERVICES)" w:date="2026-09-22T12:27:00Z" w16du:dateUtc="2026-09-22T16:27:00Z">
              <w:r w:rsidRPr="001D411F">
                <w:delText>-</w:delText>
              </w:r>
            </w:del>
          </w:p>
        </w:tc>
      </w:tr>
      <w:tr w:rsidR="002B75C0" w:rsidRPr="001D411F" w14:paraId="0231479B" w14:textId="77777777" w:rsidTr="008A5162">
        <w:trPr>
          <w:del w:id="286" w:author="NAZ, Mamoona (OLDHAM MEDICAL SERVICES)" w:date="2026-09-22T12:27:00Z" w16du:dateUtc="2026-09-22T16:27:00Z"/>
        </w:trPr>
        <w:tc>
          <w:tcPr>
            <w:tcW w:w="6540" w:type="dxa"/>
          </w:tcPr>
          <w:p w14:paraId="625BBCE2" w14:textId="77777777" w:rsidR="002B75C0" w:rsidRPr="001D411F" w:rsidRDefault="002B75C0" w:rsidP="002B75C0">
            <w:pPr>
              <w:pStyle w:val="a0"/>
              <w:rPr>
                <w:del w:id="287" w:author="NAZ, Mamoona (OLDHAM MEDICAL SERVICES)" w:date="2026-09-22T12:27:00Z" w16du:dateUtc="2026-09-22T16:27:00Z"/>
              </w:rPr>
            </w:pPr>
            <w:del w:id="288" w:author="NAZ, Mamoona (OLDHAM MEDICAL SERVICES)" w:date="2026-09-22T12:27:00Z" w16du:dateUtc="2026-09-22T16:27:00Z">
              <w:r w:rsidRPr="001D411F">
                <w:delText>контактная работа</w:delText>
              </w:r>
            </w:del>
          </w:p>
        </w:tc>
        <w:tc>
          <w:tcPr>
            <w:tcW w:w="1297" w:type="dxa"/>
            <w:tcBorders>
              <w:right w:val="single" w:sz="4" w:space="0" w:color="auto"/>
            </w:tcBorders>
          </w:tcPr>
          <w:p w14:paraId="746A0B21" w14:textId="77777777" w:rsidR="002B75C0" w:rsidRPr="001D411F" w:rsidRDefault="002B75C0" w:rsidP="002B75C0">
            <w:pPr>
              <w:pStyle w:val="a0"/>
              <w:jc w:val="center"/>
              <w:rPr>
                <w:del w:id="289" w:author="NAZ, Mamoona (OLDHAM MEDICAL SERVICES)" w:date="2026-09-22T12:27:00Z" w16du:dateUtc="2026-09-22T16:27:00Z"/>
              </w:rPr>
            </w:pPr>
            <w:del w:id="290" w:author="NAZ, Mamoona (OLDHAM MEDICAL SERVICES)" w:date="2026-09-22T12:27:00Z" w16du:dateUtc="2026-09-22T16:27:00Z">
              <w:r w:rsidRPr="001D411F">
                <w:delText>-</w:delText>
              </w:r>
            </w:del>
          </w:p>
        </w:tc>
        <w:tc>
          <w:tcPr>
            <w:tcW w:w="1560" w:type="dxa"/>
            <w:tcBorders>
              <w:left w:val="single" w:sz="4" w:space="0" w:color="auto"/>
            </w:tcBorders>
          </w:tcPr>
          <w:p w14:paraId="2339F9CF" w14:textId="77777777" w:rsidR="002B75C0" w:rsidRPr="001D411F" w:rsidRDefault="002B75C0" w:rsidP="002B75C0">
            <w:pPr>
              <w:pStyle w:val="a0"/>
              <w:jc w:val="center"/>
              <w:rPr>
                <w:del w:id="291" w:author="NAZ, Mamoona (OLDHAM MEDICAL SERVICES)" w:date="2026-09-22T12:27:00Z" w16du:dateUtc="2026-09-22T16:27:00Z"/>
              </w:rPr>
            </w:pPr>
            <w:del w:id="292" w:author="NAZ, Mamoona (OLDHAM MEDICAL SERVICES)" w:date="2026-09-22T12:27:00Z" w16du:dateUtc="2026-09-22T16:27:00Z">
              <w:r w:rsidRPr="001D411F">
                <w:delText>-</w:delText>
              </w:r>
            </w:del>
          </w:p>
        </w:tc>
      </w:tr>
      <w:tr w:rsidR="002B75C0" w:rsidRPr="001D411F" w14:paraId="70D0C1E7" w14:textId="77777777" w:rsidTr="008A5162">
        <w:trPr>
          <w:del w:id="293" w:author="NAZ, Mamoona (OLDHAM MEDICAL SERVICES)" w:date="2026-09-22T12:27:00Z" w16du:dateUtc="2026-09-22T16:27:00Z"/>
        </w:trPr>
        <w:tc>
          <w:tcPr>
            <w:tcW w:w="6540" w:type="dxa"/>
          </w:tcPr>
          <w:p w14:paraId="3794AAC6" w14:textId="77777777" w:rsidR="002B75C0" w:rsidRPr="001D411F" w:rsidRDefault="002B75C0" w:rsidP="002B75C0">
            <w:pPr>
              <w:pStyle w:val="a0"/>
              <w:rPr>
                <w:del w:id="294" w:author="NAZ, Mamoona (OLDHAM MEDICAL SERVICES)" w:date="2026-09-22T12:27:00Z" w16du:dateUtc="2026-09-22T16:27:00Z"/>
              </w:rPr>
            </w:pPr>
            <w:del w:id="295" w:author="NAZ, Mamoona (OLDHAM MEDICAL SERVICES)" w:date="2026-09-22T12:27:00Z" w16du:dateUtc="2026-09-22T16:27:00Z">
              <w:r w:rsidRPr="001D411F">
                <w:delText>самостоятельная работа по подготовке к зачету</w:delText>
              </w:r>
            </w:del>
          </w:p>
        </w:tc>
        <w:tc>
          <w:tcPr>
            <w:tcW w:w="1297" w:type="dxa"/>
            <w:tcBorders>
              <w:right w:val="single" w:sz="4" w:space="0" w:color="auto"/>
            </w:tcBorders>
          </w:tcPr>
          <w:p w14:paraId="5D6840E0" w14:textId="77777777" w:rsidR="002B75C0" w:rsidRPr="001D411F" w:rsidRDefault="002B75C0" w:rsidP="002B75C0">
            <w:pPr>
              <w:pStyle w:val="a0"/>
              <w:jc w:val="center"/>
              <w:rPr>
                <w:del w:id="296" w:author="NAZ, Mamoona (OLDHAM MEDICAL SERVICES)" w:date="2026-09-22T12:27:00Z" w16du:dateUtc="2026-09-22T16:27:00Z"/>
              </w:rPr>
            </w:pPr>
            <w:del w:id="297" w:author="NAZ, Mamoona (OLDHAM MEDICAL SERVICES)" w:date="2026-09-22T12:27:00Z" w16du:dateUtc="2026-09-22T16:27:00Z">
              <w:r w:rsidRPr="001D411F">
                <w:delText>-</w:delText>
              </w:r>
            </w:del>
          </w:p>
        </w:tc>
        <w:tc>
          <w:tcPr>
            <w:tcW w:w="1560" w:type="dxa"/>
            <w:tcBorders>
              <w:left w:val="single" w:sz="4" w:space="0" w:color="auto"/>
            </w:tcBorders>
          </w:tcPr>
          <w:p w14:paraId="038DC525" w14:textId="77777777" w:rsidR="002B75C0" w:rsidRPr="001D411F" w:rsidRDefault="002B75C0" w:rsidP="002B75C0">
            <w:pPr>
              <w:pStyle w:val="a0"/>
              <w:jc w:val="center"/>
              <w:rPr>
                <w:del w:id="298" w:author="NAZ, Mamoona (OLDHAM MEDICAL SERVICES)" w:date="2026-09-22T12:27:00Z" w16du:dateUtc="2026-09-22T16:27:00Z"/>
              </w:rPr>
            </w:pPr>
            <w:del w:id="299" w:author="NAZ, Mamoona (OLDHAM MEDICAL SERVICES)" w:date="2026-09-22T12:27:00Z" w16du:dateUtc="2026-09-22T16:27:00Z">
              <w:r w:rsidRPr="001D411F">
                <w:delText>-</w:delText>
              </w:r>
            </w:del>
          </w:p>
        </w:tc>
      </w:tr>
      <w:tr w:rsidR="002B75C0" w:rsidRPr="001D411F" w14:paraId="26A62D25" w14:textId="77777777" w:rsidTr="008A5162">
        <w:trPr>
          <w:del w:id="300" w:author="NAZ, Mamoona (OLDHAM MEDICAL SERVICES)" w:date="2026-09-22T12:27:00Z" w16du:dateUtc="2026-09-22T16:27:00Z"/>
        </w:trPr>
        <w:tc>
          <w:tcPr>
            <w:tcW w:w="6540" w:type="dxa"/>
            <w:shd w:val="clear" w:color="auto" w:fill="DDDDDD"/>
          </w:tcPr>
          <w:p w14:paraId="13ABB43B" w14:textId="77777777" w:rsidR="002B75C0" w:rsidRPr="001D411F" w:rsidRDefault="002B75C0" w:rsidP="002B75C0">
            <w:pPr>
              <w:pStyle w:val="a0"/>
              <w:ind w:left="57"/>
              <w:rPr>
                <w:del w:id="301" w:author="NAZ, Mamoona (OLDHAM MEDICAL SERVICES)" w:date="2026-09-22T12:27:00Z" w16du:dateUtc="2026-09-22T16:27:00Z"/>
              </w:rPr>
            </w:pPr>
            <w:del w:id="302" w:author="NAZ, Mamoona (OLDHAM MEDICAL SERVICES)" w:date="2026-09-22T12:27:00Z" w16du:dateUtc="2026-09-22T16:27:00Z">
              <w:r w:rsidRPr="001D411F">
                <w:rPr>
                  <w:b/>
                </w:rPr>
                <w:delText>Вид промежуточной аттестации (экзамен):</w:delText>
              </w:r>
            </w:del>
          </w:p>
        </w:tc>
        <w:tc>
          <w:tcPr>
            <w:tcW w:w="2857" w:type="dxa"/>
            <w:gridSpan w:val="2"/>
            <w:shd w:val="clear" w:color="auto" w:fill="DDDDDD"/>
          </w:tcPr>
          <w:p w14:paraId="3D2DF1E8" w14:textId="77777777" w:rsidR="002B75C0" w:rsidRPr="001D411F" w:rsidRDefault="002B75C0" w:rsidP="002B75C0">
            <w:pPr>
              <w:pStyle w:val="a0"/>
              <w:spacing w:line="256" w:lineRule="auto"/>
              <w:jc w:val="center"/>
              <w:rPr>
                <w:del w:id="303" w:author="NAZ, Mamoona (OLDHAM MEDICAL SERVICES)" w:date="2026-09-22T12:27:00Z" w16du:dateUtc="2026-09-22T16:27:00Z"/>
                <w:bCs/>
              </w:rPr>
            </w:pPr>
            <w:del w:id="304" w:author="NAZ, Mamoona (OLDHAM MEDICAL SERVICES)" w:date="2026-09-22T12:27:00Z" w16du:dateUtc="2026-09-22T16:27:00Z">
              <w:r w:rsidRPr="001D411F">
                <w:rPr>
                  <w:bCs/>
                </w:rPr>
                <w:delText>9</w:delText>
              </w:r>
            </w:del>
          </w:p>
        </w:tc>
      </w:tr>
      <w:tr w:rsidR="002B75C0" w:rsidRPr="001D411F" w14:paraId="40B5C0AE" w14:textId="77777777" w:rsidTr="008A5162">
        <w:trPr>
          <w:del w:id="305" w:author="NAZ, Mamoona (OLDHAM MEDICAL SERVICES)" w:date="2026-09-22T12:27:00Z" w16du:dateUtc="2026-09-22T16:27:00Z"/>
        </w:trPr>
        <w:tc>
          <w:tcPr>
            <w:tcW w:w="6540" w:type="dxa"/>
          </w:tcPr>
          <w:p w14:paraId="501EB271" w14:textId="77777777" w:rsidR="002B75C0" w:rsidRPr="001D411F" w:rsidRDefault="002B75C0" w:rsidP="002B75C0">
            <w:pPr>
              <w:pStyle w:val="a0"/>
              <w:ind w:left="57"/>
              <w:rPr>
                <w:del w:id="306" w:author="NAZ, Mamoona (OLDHAM MEDICAL SERVICES)" w:date="2026-09-22T12:27:00Z" w16du:dateUtc="2026-09-22T16:27:00Z"/>
              </w:rPr>
            </w:pPr>
            <w:del w:id="307" w:author="NAZ, Mamoona (OLDHAM MEDICAL SERVICES)" w:date="2026-09-22T12:27:00Z" w16du:dateUtc="2026-09-22T16:27:00Z">
              <w:r w:rsidRPr="001D411F">
                <w:delText>контактная работа</w:delText>
              </w:r>
            </w:del>
          </w:p>
        </w:tc>
        <w:tc>
          <w:tcPr>
            <w:tcW w:w="2857" w:type="dxa"/>
            <w:gridSpan w:val="2"/>
          </w:tcPr>
          <w:p w14:paraId="44B07643" w14:textId="77777777" w:rsidR="002B75C0" w:rsidRPr="001D411F" w:rsidRDefault="002B75C0" w:rsidP="002B75C0">
            <w:pPr>
              <w:pStyle w:val="a0"/>
              <w:spacing w:line="256" w:lineRule="auto"/>
              <w:jc w:val="center"/>
              <w:rPr>
                <w:del w:id="308" w:author="NAZ, Mamoona (OLDHAM MEDICAL SERVICES)" w:date="2026-09-22T12:27:00Z" w16du:dateUtc="2026-09-22T16:27:00Z"/>
                <w:bCs/>
              </w:rPr>
            </w:pPr>
            <w:del w:id="309" w:author="NAZ, Mamoona (OLDHAM MEDICAL SERVICES)" w:date="2026-09-22T12:27:00Z" w16du:dateUtc="2026-09-22T16:27:00Z">
              <w:r w:rsidRPr="001D411F">
                <w:rPr>
                  <w:bCs/>
                </w:rPr>
                <w:delText>2,35</w:delText>
              </w:r>
            </w:del>
          </w:p>
        </w:tc>
      </w:tr>
      <w:tr w:rsidR="002B75C0" w:rsidRPr="001D411F" w14:paraId="0B61B272" w14:textId="77777777" w:rsidTr="008A5162">
        <w:trPr>
          <w:del w:id="310" w:author="NAZ, Mamoona (OLDHAM MEDICAL SERVICES)" w:date="2026-09-22T12:27:00Z" w16du:dateUtc="2026-09-22T16:27:00Z"/>
        </w:trPr>
        <w:tc>
          <w:tcPr>
            <w:tcW w:w="6540" w:type="dxa"/>
          </w:tcPr>
          <w:p w14:paraId="17ADB2F9" w14:textId="77777777" w:rsidR="002B75C0" w:rsidRPr="001D411F" w:rsidRDefault="002B75C0" w:rsidP="002B75C0">
            <w:pPr>
              <w:pStyle w:val="a0"/>
              <w:ind w:left="57"/>
              <w:rPr>
                <w:del w:id="311" w:author="NAZ, Mamoona (OLDHAM MEDICAL SERVICES)" w:date="2026-09-22T12:27:00Z" w16du:dateUtc="2026-09-22T16:27:00Z"/>
              </w:rPr>
            </w:pPr>
            <w:del w:id="312" w:author="NAZ, Mamoona (OLDHAM MEDICAL SERVICES)" w:date="2026-09-22T12:27:00Z" w16du:dateUtc="2026-09-22T16:27:00Z">
              <w:r w:rsidRPr="001D411F">
                <w:delText>самостоятельная работа по подготовке к экзамену</w:delText>
              </w:r>
            </w:del>
          </w:p>
        </w:tc>
        <w:tc>
          <w:tcPr>
            <w:tcW w:w="2857" w:type="dxa"/>
            <w:gridSpan w:val="2"/>
          </w:tcPr>
          <w:p w14:paraId="7DB7B32D" w14:textId="77777777" w:rsidR="002B75C0" w:rsidRPr="001D411F" w:rsidRDefault="002B75C0" w:rsidP="002B75C0">
            <w:pPr>
              <w:pStyle w:val="a0"/>
              <w:spacing w:line="256" w:lineRule="auto"/>
              <w:jc w:val="center"/>
              <w:rPr>
                <w:del w:id="313" w:author="NAZ, Mamoona (OLDHAM MEDICAL SERVICES)" w:date="2026-09-22T12:27:00Z" w16du:dateUtc="2026-09-22T16:27:00Z"/>
                <w:bCs/>
              </w:rPr>
            </w:pPr>
            <w:del w:id="314" w:author="NAZ, Mamoona (OLDHAM MEDICAL SERVICES)" w:date="2026-09-22T12:27:00Z" w16du:dateUtc="2026-09-22T16:27:00Z">
              <w:r w:rsidRPr="001D411F">
                <w:rPr>
                  <w:bCs/>
                </w:rPr>
                <w:delText>6,65</w:delText>
              </w:r>
            </w:del>
          </w:p>
        </w:tc>
      </w:tr>
      <w:tr w:rsidR="002B75C0" w:rsidRPr="001D411F" w14:paraId="179F5BA7" w14:textId="77777777" w:rsidTr="008A5162">
        <w:trPr>
          <w:trHeight w:val="306"/>
          <w:del w:id="315" w:author="NAZ, Mamoona (OLDHAM MEDICAL SERVICES)" w:date="2026-09-22T12:27:00Z" w16du:dateUtc="2026-09-22T16:27:00Z"/>
        </w:trPr>
        <w:tc>
          <w:tcPr>
            <w:tcW w:w="6540" w:type="dxa"/>
            <w:shd w:val="clear" w:color="auto" w:fill="E0E0E0"/>
          </w:tcPr>
          <w:p w14:paraId="3E0784DF" w14:textId="77777777" w:rsidR="002B75C0" w:rsidRPr="001D411F" w:rsidRDefault="002B75C0" w:rsidP="002B75C0">
            <w:pPr>
              <w:pStyle w:val="a0"/>
              <w:rPr>
                <w:del w:id="316" w:author="NAZ, Mamoona (OLDHAM MEDICAL SERVICES)" w:date="2026-09-22T12:27:00Z" w16du:dateUtc="2026-09-22T16:27:00Z"/>
              </w:rPr>
            </w:pPr>
            <w:del w:id="317" w:author="NAZ, Mamoona (OLDHAM MEDICAL SERVICES)" w:date="2026-09-22T12:27:00Z" w16du:dateUtc="2026-09-22T16:27:00Z">
              <w:r w:rsidRPr="001D411F">
                <w:rPr>
                  <w:b/>
                </w:rPr>
                <w:delText>Общая трудоемкость дисциплины (в час. /з.е.)</w:delText>
              </w:r>
            </w:del>
          </w:p>
        </w:tc>
        <w:tc>
          <w:tcPr>
            <w:tcW w:w="2857" w:type="dxa"/>
            <w:gridSpan w:val="2"/>
            <w:shd w:val="clear" w:color="auto" w:fill="E0E0E0"/>
          </w:tcPr>
          <w:p w14:paraId="41814776" w14:textId="77777777" w:rsidR="002B75C0" w:rsidRPr="001D411F" w:rsidRDefault="002B75C0" w:rsidP="002B75C0">
            <w:pPr>
              <w:pStyle w:val="a0"/>
              <w:spacing w:line="256" w:lineRule="auto"/>
              <w:jc w:val="center"/>
              <w:rPr>
                <w:del w:id="318" w:author="NAZ, Mamoona (OLDHAM MEDICAL SERVICES)" w:date="2026-09-22T12:27:00Z" w16du:dateUtc="2026-09-22T16:27:00Z"/>
                <w:bCs/>
              </w:rPr>
            </w:pPr>
            <w:del w:id="319" w:author="NAZ, Mamoona (OLDHAM MEDICAL SERVICES)" w:date="2026-09-22T12:27:00Z" w16du:dateUtc="2026-09-22T16:27:00Z">
              <w:r w:rsidRPr="001D411F">
                <w:rPr>
                  <w:bCs/>
                </w:rPr>
                <w:delText>144/4</w:delText>
              </w:r>
            </w:del>
          </w:p>
        </w:tc>
      </w:tr>
      <w:bookmarkEnd w:id="240"/>
    </w:tbl>
    <w:p w14:paraId="578BCAB7" w14:textId="77777777" w:rsidR="002B75C0" w:rsidRPr="001D411F" w:rsidRDefault="002B75C0" w:rsidP="003145CE">
      <w:pPr>
        <w:spacing w:line="360" w:lineRule="auto"/>
        <w:rPr>
          <w:del w:id="320" w:author="NAZ, Mamoona (OLDHAM MEDICAL SERVICES)" w:date="2026-09-22T12:27:00Z" w16du:dateUtc="2026-09-22T16:27:00Z"/>
          <w:color w:val="000000"/>
        </w:rPr>
      </w:pPr>
    </w:p>
    <w:p w14:paraId="28ECBF66" w14:textId="77777777" w:rsidR="00DA10A6" w:rsidRPr="001D411F" w:rsidRDefault="00DA10A6" w:rsidP="00936094">
      <w:pPr>
        <w:spacing w:after="120"/>
        <w:rPr>
          <w:del w:id="321" w:author="NAZ, Mamoona (OLDHAM MEDICAL SERVICES)" w:date="2026-09-22T12:27:00Z" w16du:dateUtc="2026-09-22T16:27:00Z"/>
          <w:b/>
          <w:bCs/>
          <w:caps/>
        </w:rPr>
      </w:pPr>
      <w:del w:id="322" w:author="NAZ, Mamoona (OLDHAM MEDICAL SERVICES)" w:date="2026-09-22T12:27:00Z" w16du:dateUtc="2026-09-22T16:27:00Z">
        <w:r w:rsidRPr="001D411F">
          <w:rPr>
            <w:b/>
            <w:bCs/>
          </w:rPr>
          <w:delText xml:space="preserve">4. </w:delText>
        </w:r>
        <w:r w:rsidRPr="001D411F">
          <w:rPr>
            <w:b/>
            <w:bCs/>
            <w:caps/>
          </w:rPr>
          <w:delText>Содержание дисциплины</w:delText>
        </w:r>
      </w:del>
    </w:p>
    <w:p w14:paraId="1D777BA2" w14:textId="77777777" w:rsidR="00D141E6" w:rsidRPr="001D411F" w:rsidRDefault="00D141E6" w:rsidP="00D141E6">
      <w:pPr>
        <w:ind w:firstLine="708"/>
        <w:jc w:val="both"/>
        <w:rPr>
          <w:del w:id="323" w:author="NAZ, Mamoona (OLDHAM MEDICAL SERVICES)" w:date="2026-09-22T12:27:00Z" w16du:dateUtc="2026-09-22T16:27:00Z"/>
        </w:rPr>
      </w:pPr>
      <w:del w:id="324" w:author="NAZ, Mamoona (OLDHAM MEDICAL SERVICES)" w:date="2026-09-22T12:27:00Z" w16du:dateUtc="2026-09-22T16:27:00Z">
        <w:r w:rsidRPr="001D411F">
          <w:delText>При проведении учебных занятий обеспечивается развитие у обучающихся навыков командной работы, межличностной коммуникации, принятия решений, лидерских качеств (включая при необходимости проведение интерактивных лекций, групповых дискуссий, ролевых игр, тренингов, анализ ситуаций и имитационных моделей, составленных на основе результатов научных исследований, проводимых организацией, в том числе с учетом региональных особенностей профессиональной деятельности выпускников и потребностей работодателей).</w:delText>
        </w:r>
      </w:del>
    </w:p>
    <w:p w14:paraId="0BCEA596" w14:textId="77777777" w:rsidR="00D141E6" w:rsidRPr="001D411F" w:rsidRDefault="00D141E6" w:rsidP="00D141E6">
      <w:pPr>
        <w:rPr>
          <w:del w:id="325" w:author="NAZ, Mamoona (OLDHAM MEDICAL SERVICES)" w:date="2026-09-22T12:27:00Z" w16du:dateUtc="2026-09-22T16:27:00Z"/>
          <w:b/>
          <w:bCs/>
        </w:rPr>
      </w:pPr>
    </w:p>
    <w:p w14:paraId="11B313A8" w14:textId="77777777" w:rsidR="002B75C0" w:rsidRPr="001D411F" w:rsidRDefault="002B75C0" w:rsidP="002B75C0">
      <w:pPr>
        <w:pStyle w:val="WW-"/>
        <w:tabs>
          <w:tab w:val="left" w:pos="3822"/>
        </w:tabs>
        <w:spacing w:line="240" w:lineRule="auto"/>
        <w:ind w:left="720" w:hanging="720"/>
        <w:rPr>
          <w:del w:id="326" w:author="NAZ, Mamoona (OLDHAM MEDICAL SERVICES)" w:date="2026-09-22T12:27:00Z" w16du:dateUtc="2026-09-22T16:27:00Z"/>
          <w:b/>
          <w:bCs/>
          <w:sz w:val="24"/>
          <w:szCs w:val="24"/>
        </w:rPr>
      </w:pPr>
      <w:bookmarkStart w:id="327" w:name="_Hlk98702274"/>
      <w:bookmarkStart w:id="328" w:name="_Hlk98683790"/>
      <w:bookmarkStart w:id="329" w:name="_Hlk98688469"/>
      <w:bookmarkStart w:id="330" w:name="_Hlk98717686"/>
      <w:bookmarkStart w:id="331" w:name="_Hlk98721408"/>
      <w:bookmarkStart w:id="332" w:name="_Hlk98701459"/>
      <w:del w:id="333" w:author="NAZ, Mamoona (OLDHAM MEDICAL SERVICES)" w:date="2026-09-22T12:27:00Z" w16du:dateUtc="2026-09-22T16:27:00Z">
        <w:r w:rsidRPr="001D411F">
          <w:rPr>
            <w:b/>
            <w:bCs/>
            <w:color w:val="000000"/>
            <w:sz w:val="24"/>
            <w:szCs w:val="24"/>
          </w:rPr>
          <w:delText xml:space="preserve">4.1 </w:delText>
        </w:r>
        <w:r w:rsidRPr="001D411F">
          <w:rPr>
            <w:b/>
            <w:bCs/>
            <w:sz w:val="24"/>
            <w:szCs w:val="24"/>
          </w:rPr>
          <w:delText>Блоки (разделы) дисциплины.</w:delText>
        </w:r>
      </w:del>
    </w:p>
    <w:p w14:paraId="1E05D54C" w14:textId="77777777" w:rsidR="002B75C0" w:rsidRPr="001D411F" w:rsidRDefault="002B75C0" w:rsidP="002B75C0">
      <w:pPr>
        <w:pStyle w:val="WW-"/>
        <w:tabs>
          <w:tab w:val="left" w:pos="3822"/>
        </w:tabs>
        <w:spacing w:line="240" w:lineRule="auto"/>
        <w:ind w:left="720" w:hanging="720"/>
        <w:rPr>
          <w:del w:id="334" w:author="NAZ, Mamoona (OLDHAM MEDICAL SERVICES)" w:date="2026-09-22T12:27:00Z" w16du:dateUtc="2026-09-22T16:27:00Z"/>
          <w:b/>
          <w:bCs/>
          <w:sz w:val="24"/>
          <w:szCs w:val="24"/>
        </w:rPr>
      </w:pPr>
    </w:p>
    <w:tbl>
      <w:tblPr>
        <w:tblStyle w:val="TableGrid"/>
        <w:tblW w:w="9214" w:type="dxa"/>
        <w:tblInd w:w="-5" w:type="dxa"/>
        <w:tblLook w:val="04A0" w:firstRow="1" w:lastRow="0" w:firstColumn="1" w:lastColumn="0" w:noHBand="0" w:noVBand="1"/>
      </w:tblPr>
      <w:tblGrid>
        <w:gridCol w:w="693"/>
        <w:gridCol w:w="8521"/>
      </w:tblGrid>
      <w:tr w:rsidR="002B75C0" w:rsidRPr="001D411F" w14:paraId="57275672" w14:textId="77777777" w:rsidTr="008A5162">
        <w:trPr>
          <w:del w:id="335" w:author="NAZ, Mamoona (OLDHAM MEDICAL SERVICES)" w:date="2026-09-22T12:27:00Z" w16du:dateUtc="2026-09-22T16:27:00Z"/>
        </w:trPr>
        <w:tc>
          <w:tcPr>
            <w:tcW w:w="693" w:type="dxa"/>
          </w:tcPr>
          <w:p w14:paraId="60D4801A" w14:textId="77777777" w:rsidR="002B75C0" w:rsidRPr="001D411F" w:rsidRDefault="002B75C0" w:rsidP="008A5162">
            <w:pPr>
              <w:pStyle w:val="WW-"/>
              <w:tabs>
                <w:tab w:val="left" w:pos="3822"/>
              </w:tabs>
              <w:spacing w:line="240" w:lineRule="auto"/>
              <w:ind w:left="0" w:firstLine="0"/>
              <w:jc w:val="center"/>
              <w:rPr>
                <w:del w:id="336" w:author="NAZ, Mamoona (OLDHAM MEDICAL SERVICES)" w:date="2026-09-22T12:27:00Z" w16du:dateUtc="2026-09-22T16:27:00Z"/>
                <w:bCs/>
                <w:sz w:val="24"/>
                <w:szCs w:val="24"/>
              </w:rPr>
            </w:pPr>
            <w:del w:id="337" w:author="NAZ, Mamoona (OLDHAM MEDICAL SERVICES)" w:date="2026-09-22T12:27:00Z" w16du:dateUtc="2026-09-22T16:27:00Z">
              <w:r w:rsidRPr="001D411F">
                <w:rPr>
                  <w:bCs/>
                  <w:sz w:val="24"/>
                  <w:szCs w:val="24"/>
                </w:rPr>
                <w:delText>№</w:delText>
              </w:r>
            </w:del>
          </w:p>
        </w:tc>
        <w:tc>
          <w:tcPr>
            <w:tcW w:w="8521" w:type="dxa"/>
          </w:tcPr>
          <w:p w14:paraId="534347D3" w14:textId="77777777" w:rsidR="002B75C0" w:rsidRPr="001D411F" w:rsidRDefault="002B75C0" w:rsidP="008A5162">
            <w:pPr>
              <w:pStyle w:val="WW-"/>
              <w:tabs>
                <w:tab w:val="left" w:pos="3822"/>
              </w:tabs>
              <w:spacing w:line="240" w:lineRule="auto"/>
              <w:ind w:left="0" w:firstLine="0"/>
              <w:rPr>
                <w:del w:id="338" w:author="NAZ, Mamoona (OLDHAM MEDICAL SERVICES)" w:date="2026-09-22T12:27:00Z" w16du:dateUtc="2026-09-22T16:27:00Z"/>
                <w:bCs/>
                <w:sz w:val="24"/>
                <w:szCs w:val="24"/>
              </w:rPr>
            </w:pPr>
            <w:del w:id="339" w:author="NAZ, Mamoona (OLDHAM MEDICAL SERVICES)" w:date="2026-09-22T12:27:00Z" w16du:dateUtc="2026-09-22T16:27:00Z">
              <w:r w:rsidRPr="001D411F">
                <w:rPr>
                  <w:bCs/>
                  <w:sz w:val="24"/>
                  <w:szCs w:val="24"/>
                </w:rPr>
                <w:delText>Наименование блока (раздела) дисциплины</w:delText>
              </w:r>
            </w:del>
          </w:p>
        </w:tc>
      </w:tr>
      <w:tr w:rsidR="00BE48BB" w:rsidRPr="001D411F" w14:paraId="01F1405D" w14:textId="77777777" w:rsidTr="00E17864">
        <w:trPr>
          <w:del w:id="340" w:author="NAZ, Mamoona (OLDHAM MEDICAL SERVICES)" w:date="2026-09-22T12:27:00Z" w16du:dateUtc="2026-09-22T16:27:00Z"/>
        </w:trPr>
        <w:tc>
          <w:tcPr>
            <w:tcW w:w="693" w:type="dxa"/>
          </w:tcPr>
          <w:p w14:paraId="1B2C49BA" w14:textId="77777777" w:rsidR="00BE48BB" w:rsidRPr="001D411F" w:rsidRDefault="00BE48BB" w:rsidP="00BE48BB">
            <w:pPr>
              <w:pStyle w:val="WW-"/>
              <w:tabs>
                <w:tab w:val="left" w:pos="3822"/>
              </w:tabs>
              <w:spacing w:line="240" w:lineRule="auto"/>
              <w:ind w:left="0" w:firstLine="0"/>
              <w:jc w:val="center"/>
              <w:rPr>
                <w:del w:id="341" w:author="NAZ, Mamoona (OLDHAM MEDICAL SERVICES)" w:date="2026-09-22T12:27:00Z" w16du:dateUtc="2026-09-22T16:27:00Z"/>
                <w:bCs/>
                <w:sz w:val="24"/>
                <w:szCs w:val="24"/>
              </w:rPr>
            </w:pPr>
            <w:del w:id="342" w:author="NAZ, Mamoona (OLDHAM MEDICAL SERVICES)" w:date="2026-09-22T12:27:00Z" w16du:dateUtc="2026-09-22T16:27:00Z">
              <w:r w:rsidRPr="001D411F">
                <w:rPr>
                  <w:bCs/>
                  <w:sz w:val="24"/>
                  <w:szCs w:val="24"/>
                </w:rPr>
                <w:delText>1</w:delText>
              </w:r>
            </w:del>
          </w:p>
        </w:tc>
        <w:tc>
          <w:tcPr>
            <w:tcW w:w="8521" w:type="dxa"/>
            <w:vAlign w:val="center"/>
          </w:tcPr>
          <w:p w14:paraId="0D153725" w14:textId="77777777" w:rsidR="00BE48BB" w:rsidRPr="001D411F" w:rsidRDefault="00BE48BB" w:rsidP="00BE48BB">
            <w:pPr>
              <w:pStyle w:val="WW-"/>
              <w:tabs>
                <w:tab w:val="left" w:pos="3822"/>
              </w:tabs>
              <w:spacing w:line="276" w:lineRule="auto"/>
              <w:ind w:left="0" w:firstLine="0"/>
              <w:rPr>
                <w:del w:id="343" w:author="NAZ, Mamoona (OLDHAM MEDICAL SERVICES)" w:date="2026-09-22T12:27:00Z" w16du:dateUtc="2026-09-22T16:27:00Z"/>
                <w:bCs/>
                <w:sz w:val="24"/>
                <w:szCs w:val="24"/>
              </w:rPr>
            </w:pPr>
            <w:del w:id="344" w:author="NAZ, Mamoona (OLDHAM MEDICAL SERVICES)" w:date="2026-09-22T12:27:00Z" w16du:dateUtc="2026-09-22T16:27:00Z">
              <w:r w:rsidRPr="001D411F">
                <w:rPr>
                  <w:sz w:val="24"/>
                  <w:szCs w:val="24"/>
                </w:rPr>
                <w:delText>Раздел 1. Педагогика высшей школы</w:delText>
              </w:r>
            </w:del>
          </w:p>
        </w:tc>
      </w:tr>
      <w:tr w:rsidR="00BE48BB" w:rsidRPr="001D411F" w14:paraId="3176FDA2" w14:textId="77777777" w:rsidTr="00E17864">
        <w:trPr>
          <w:del w:id="345" w:author="NAZ, Mamoona (OLDHAM MEDICAL SERVICES)" w:date="2026-09-22T12:27:00Z" w16du:dateUtc="2026-09-22T16:27:00Z"/>
        </w:trPr>
        <w:tc>
          <w:tcPr>
            <w:tcW w:w="693" w:type="dxa"/>
          </w:tcPr>
          <w:p w14:paraId="1F3EF2EC" w14:textId="77777777" w:rsidR="00BE48BB" w:rsidRPr="001D411F" w:rsidRDefault="00BE48BB" w:rsidP="00BE48BB">
            <w:pPr>
              <w:pStyle w:val="WW-"/>
              <w:tabs>
                <w:tab w:val="left" w:pos="3822"/>
              </w:tabs>
              <w:spacing w:line="240" w:lineRule="auto"/>
              <w:ind w:left="0" w:firstLine="0"/>
              <w:jc w:val="center"/>
              <w:rPr>
                <w:del w:id="346" w:author="NAZ, Mamoona (OLDHAM MEDICAL SERVICES)" w:date="2026-09-22T12:27:00Z" w16du:dateUtc="2026-09-22T16:27:00Z"/>
                <w:bCs/>
                <w:sz w:val="24"/>
                <w:szCs w:val="24"/>
              </w:rPr>
            </w:pPr>
            <w:del w:id="347" w:author="NAZ, Mamoona (OLDHAM MEDICAL SERVICES)" w:date="2026-09-22T12:27:00Z" w16du:dateUtc="2026-09-22T16:27:00Z">
              <w:r w:rsidRPr="001D411F">
                <w:rPr>
                  <w:bCs/>
                  <w:sz w:val="24"/>
                  <w:szCs w:val="24"/>
                </w:rPr>
                <w:delText>2</w:delText>
              </w:r>
            </w:del>
          </w:p>
        </w:tc>
        <w:tc>
          <w:tcPr>
            <w:tcW w:w="8521" w:type="dxa"/>
            <w:vAlign w:val="center"/>
          </w:tcPr>
          <w:p w14:paraId="4CFA17FC" w14:textId="77777777" w:rsidR="00BE48BB" w:rsidRPr="001D411F" w:rsidRDefault="00BE48BB" w:rsidP="00BE48BB">
            <w:pPr>
              <w:pStyle w:val="WW-"/>
              <w:tabs>
                <w:tab w:val="left" w:pos="3822"/>
              </w:tabs>
              <w:spacing w:line="276" w:lineRule="auto"/>
              <w:ind w:left="0" w:firstLine="0"/>
              <w:rPr>
                <w:del w:id="348" w:author="NAZ, Mamoona (OLDHAM MEDICAL SERVICES)" w:date="2026-09-22T12:27:00Z" w16du:dateUtc="2026-09-22T16:27:00Z"/>
                <w:bCs/>
                <w:sz w:val="24"/>
                <w:szCs w:val="24"/>
              </w:rPr>
            </w:pPr>
            <w:del w:id="349" w:author="NAZ, Mamoona (OLDHAM MEDICAL SERVICES)" w:date="2026-09-22T12:27:00Z" w16du:dateUtc="2026-09-22T16:27:00Z">
              <w:r w:rsidRPr="001D411F">
                <w:rPr>
                  <w:sz w:val="24"/>
                  <w:szCs w:val="24"/>
                </w:rPr>
                <w:delText>Раздел 2. Психология высшей школы</w:delText>
              </w:r>
            </w:del>
          </w:p>
        </w:tc>
      </w:tr>
      <w:bookmarkEnd w:id="327"/>
    </w:tbl>
    <w:p w14:paraId="3CECF696" w14:textId="77777777" w:rsidR="002B75C0" w:rsidRPr="001D411F" w:rsidRDefault="002B75C0" w:rsidP="002B75C0">
      <w:pPr>
        <w:pStyle w:val="WW-"/>
        <w:tabs>
          <w:tab w:val="left" w:pos="3822"/>
        </w:tabs>
        <w:spacing w:line="240" w:lineRule="auto"/>
        <w:ind w:left="0" w:firstLine="0"/>
        <w:rPr>
          <w:del w:id="350" w:author="NAZ, Mamoona (OLDHAM MEDICAL SERVICES)" w:date="2026-09-22T12:27:00Z" w16du:dateUtc="2026-09-22T16:27:00Z"/>
          <w:b/>
          <w:bCs/>
          <w:color w:val="000000"/>
          <w:sz w:val="24"/>
          <w:szCs w:val="24"/>
        </w:rPr>
      </w:pPr>
    </w:p>
    <w:p w14:paraId="69BC9DF3" w14:textId="77777777" w:rsidR="002B75C0" w:rsidRPr="001D411F" w:rsidRDefault="002B75C0" w:rsidP="002B75C0">
      <w:pPr>
        <w:rPr>
          <w:del w:id="351" w:author="NAZ, Mamoona (OLDHAM MEDICAL SERVICES)" w:date="2026-09-22T12:27:00Z" w16du:dateUtc="2026-09-22T16:27:00Z"/>
        </w:rPr>
      </w:pPr>
      <w:bookmarkStart w:id="352" w:name="_Hlk98687745"/>
      <w:bookmarkStart w:id="353" w:name="_Hlk98702400"/>
      <w:bookmarkStart w:id="354" w:name="_Hlk98715371"/>
      <w:bookmarkStart w:id="355" w:name="_Hlk98715873"/>
      <w:bookmarkStart w:id="356" w:name="_Hlk98716743"/>
      <w:bookmarkStart w:id="357" w:name="_Hlk98713506"/>
      <w:bookmarkEnd w:id="328"/>
      <w:del w:id="358" w:author="NAZ, Mamoona (OLDHAM MEDICAL SERVICES)" w:date="2026-09-22T12:27:00Z" w16du:dateUtc="2026-09-22T16:27:00Z">
        <w:r w:rsidRPr="001D411F">
          <w:rPr>
            <w:b/>
            <w:color w:val="000000"/>
          </w:rPr>
          <w:delText>4.2. Примерная тематика курсовых работ (проектов):</w:delText>
        </w:r>
      </w:del>
    </w:p>
    <w:p w14:paraId="04045BBB" w14:textId="77777777" w:rsidR="002B75C0" w:rsidRPr="001D411F" w:rsidRDefault="002B75C0" w:rsidP="002B75C0">
      <w:pPr>
        <w:rPr>
          <w:del w:id="359" w:author="NAZ, Mamoona (OLDHAM MEDICAL SERVICES)" w:date="2026-09-22T12:27:00Z" w16du:dateUtc="2026-09-22T16:27:00Z"/>
        </w:rPr>
      </w:pPr>
      <w:del w:id="360" w:author="NAZ, Mamoona (OLDHAM MEDICAL SERVICES)" w:date="2026-09-22T12:27:00Z" w16du:dateUtc="2026-09-22T16:27:00Z">
        <w:r w:rsidRPr="001D411F">
          <w:delText>Курсовая работа по дисциплине не предусмотрена учебным планом.</w:delText>
        </w:r>
      </w:del>
    </w:p>
    <w:bookmarkEnd w:id="329"/>
    <w:bookmarkEnd w:id="352"/>
    <w:p w14:paraId="363FD05A" w14:textId="77777777" w:rsidR="002B75C0" w:rsidRPr="001D411F" w:rsidRDefault="002B75C0" w:rsidP="002B75C0">
      <w:pPr>
        <w:rPr>
          <w:del w:id="361" w:author="NAZ, Mamoona (OLDHAM MEDICAL SERVICES)" w:date="2026-09-22T12:27:00Z" w16du:dateUtc="2026-09-22T16:27:00Z"/>
          <w:color w:val="000000"/>
        </w:rPr>
      </w:pPr>
    </w:p>
    <w:p w14:paraId="4928E81C" w14:textId="77777777" w:rsidR="002B75C0" w:rsidRPr="001D411F" w:rsidRDefault="002B75C0" w:rsidP="002B75C0">
      <w:pPr>
        <w:rPr>
          <w:del w:id="362" w:author="NAZ, Mamoona (OLDHAM MEDICAL SERVICES)" w:date="2026-09-22T12:27:00Z" w16du:dateUtc="2026-09-22T16:27:00Z"/>
          <w:b/>
        </w:rPr>
      </w:pPr>
      <w:del w:id="363" w:author="NAZ, Mamoona (OLDHAM MEDICAL SERVICES)" w:date="2026-09-22T12:27:00Z" w16du:dateUtc="2026-09-22T16:27:00Z">
        <w:r w:rsidRPr="001D411F">
          <w:rPr>
            <w:b/>
            <w:bCs/>
            <w:caps/>
          </w:rPr>
          <w:delText xml:space="preserve">4.3. </w:delText>
        </w:r>
        <w:r w:rsidRPr="001D411F">
          <w:rPr>
            <w:b/>
          </w:rPr>
          <w:delText>Перечень занятий, проводимых в активной и интерактивной формах, обеспечивающих развитие у обучающихся навыков командной работы, межличностной коммуникации, принятия решений, лидерских качеств. Практическая подготовка*.</w:delText>
        </w:r>
      </w:del>
    </w:p>
    <w:p w14:paraId="415D44BA" w14:textId="77777777" w:rsidR="002B75C0" w:rsidRPr="001D411F" w:rsidRDefault="002B75C0" w:rsidP="002B75C0">
      <w:pPr>
        <w:rPr>
          <w:del w:id="364" w:author="NAZ, Mamoona (OLDHAM MEDICAL SERVICES)" w:date="2026-09-22T12:27:00Z" w16du:dateUtc="2026-09-22T16:27:00Z"/>
        </w:rPr>
      </w:pPr>
    </w:p>
    <w:tbl>
      <w:tblPr>
        <w:tblW w:w="9919" w:type="dxa"/>
        <w:tblInd w:w="-15" w:type="dxa"/>
        <w:tblLayout w:type="fixed"/>
        <w:tblCellMar>
          <w:left w:w="122" w:type="dxa"/>
        </w:tblCellMar>
        <w:tblLook w:val="0000" w:firstRow="0" w:lastRow="0" w:firstColumn="0" w:lastColumn="0" w:noHBand="0" w:noVBand="0"/>
      </w:tblPr>
      <w:tblGrid>
        <w:gridCol w:w="709"/>
        <w:gridCol w:w="3397"/>
        <w:gridCol w:w="1979"/>
        <w:gridCol w:w="1992"/>
        <w:gridCol w:w="1842"/>
      </w:tblGrid>
      <w:tr w:rsidR="002B75C0" w:rsidRPr="001D411F" w14:paraId="16019EDF" w14:textId="77777777" w:rsidTr="002B75C0">
        <w:trPr>
          <w:trHeight w:val="307"/>
          <w:del w:id="365" w:author="NAZ, Mamoona (OLDHAM MEDICAL SERVICES)" w:date="2026-09-22T12:27:00Z" w16du:dateUtc="2026-09-22T16:27:00Z"/>
        </w:trPr>
        <w:tc>
          <w:tcPr>
            <w:tcW w:w="709" w:type="dxa"/>
            <w:vMerge w:val="restart"/>
            <w:tcBorders>
              <w:top w:val="single" w:sz="12" w:space="0" w:color="00000A"/>
              <w:left w:val="single" w:sz="12" w:space="0" w:color="00000A"/>
            </w:tcBorders>
            <w:vAlign w:val="center"/>
          </w:tcPr>
          <w:p w14:paraId="32226325" w14:textId="77777777" w:rsidR="002B75C0" w:rsidRPr="001D411F" w:rsidRDefault="002B75C0" w:rsidP="008A5162">
            <w:pPr>
              <w:pStyle w:val="a0"/>
              <w:jc w:val="center"/>
              <w:rPr>
                <w:del w:id="366" w:author="NAZ, Mamoona (OLDHAM MEDICAL SERVICES)" w:date="2026-09-22T12:27:00Z" w16du:dateUtc="2026-09-22T16:27:00Z"/>
                <w:b/>
              </w:rPr>
            </w:pPr>
            <w:del w:id="367" w:author="NAZ, Mamoona (OLDHAM MEDICAL SERVICES)" w:date="2026-09-22T12:27:00Z" w16du:dateUtc="2026-09-22T16:27:00Z">
              <w:r w:rsidRPr="001D411F">
                <w:rPr>
                  <w:b/>
                </w:rPr>
                <w:delText>№ п/п</w:delText>
              </w:r>
            </w:del>
          </w:p>
        </w:tc>
        <w:tc>
          <w:tcPr>
            <w:tcW w:w="3397" w:type="dxa"/>
            <w:vMerge w:val="restart"/>
            <w:tcBorders>
              <w:top w:val="single" w:sz="12" w:space="0" w:color="00000A"/>
              <w:left w:val="single" w:sz="6" w:space="0" w:color="00000A"/>
            </w:tcBorders>
            <w:vAlign w:val="center"/>
          </w:tcPr>
          <w:p w14:paraId="6C425888" w14:textId="77777777" w:rsidR="002B75C0" w:rsidRPr="001D411F" w:rsidRDefault="002B75C0" w:rsidP="008A5162">
            <w:pPr>
              <w:pStyle w:val="a0"/>
              <w:jc w:val="center"/>
              <w:rPr>
                <w:del w:id="368" w:author="NAZ, Mamoona (OLDHAM MEDICAL SERVICES)" w:date="2026-09-22T12:27:00Z" w16du:dateUtc="2026-09-22T16:27:00Z"/>
                <w:b/>
              </w:rPr>
            </w:pPr>
            <w:del w:id="369" w:author="NAZ, Mamoona (OLDHAM MEDICAL SERVICES)" w:date="2026-09-22T12:27:00Z" w16du:dateUtc="2026-09-22T16:27:00Z">
              <w:r w:rsidRPr="001D411F">
                <w:rPr>
                  <w:b/>
                </w:rPr>
                <w:delText>Наименование блока (раздела) дисциплины</w:delText>
              </w:r>
            </w:del>
          </w:p>
        </w:tc>
        <w:tc>
          <w:tcPr>
            <w:tcW w:w="3971" w:type="dxa"/>
            <w:gridSpan w:val="2"/>
            <w:tcBorders>
              <w:top w:val="single" w:sz="12" w:space="0" w:color="00000A"/>
              <w:left w:val="single" w:sz="6" w:space="0" w:color="00000A"/>
              <w:bottom w:val="single" w:sz="4" w:space="0" w:color="auto"/>
              <w:right w:val="single" w:sz="4" w:space="0" w:color="auto"/>
            </w:tcBorders>
            <w:vAlign w:val="center"/>
          </w:tcPr>
          <w:p w14:paraId="484B4E4B" w14:textId="77777777" w:rsidR="002B75C0" w:rsidRPr="001D411F" w:rsidRDefault="002B75C0" w:rsidP="008A5162">
            <w:pPr>
              <w:pStyle w:val="a0"/>
              <w:tabs>
                <w:tab w:val="left" w:pos="20"/>
              </w:tabs>
              <w:ind w:firstLine="20"/>
              <w:jc w:val="center"/>
              <w:rPr>
                <w:del w:id="370" w:author="NAZ, Mamoona (OLDHAM MEDICAL SERVICES)" w:date="2026-09-22T12:27:00Z" w16du:dateUtc="2026-09-22T16:27:00Z"/>
                <w:b/>
              </w:rPr>
            </w:pPr>
            <w:del w:id="371" w:author="NAZ, Mamoona (OLDHAM MEDICAL SERVICES)" w:date="2026-09-22T12:27:00Z" w16du:dateUtc="2026-09-22T16:27:00Z">
              <w:r w:rsidRPr="001D411F">
                <w:rPr>
                  <w:b/>
                </w:rPr>
                <w:delText>Занятия, проводимые в активной и интерактивной формах</w:delText>
              </w:r>
            </w:del>
          </w:p>
        </w:tc>
        <w:tc>
          <w:tcPr>
            <w:tcW w:w="1842" w:type="dxa"/>
            <w:vMerge w:val="restart"/>
            <w:tcBorders>
              <w:top w:val="single" w:sz="12" w:space="0" w:color="00000A"/>
              <w:left w:val="single" w:sz="4" w:space="0" w:color="auto"/>
              <w:right w:val="single" w:sz="12" w:space="0" w:color="00000A"/>
            </w:tcBorders>
          </w:tcPr>
          <w:p w14:paraId="0C077AE0" w14:textId="77777777" w:rsidR="002B75C0" w:rsidRPr="001D411F" w:rsidRDefault="002B75C0" w:rsidP="008A5162">
            <w:pPr>
              <w:pStyle w:val="a0"/>
              <w:jc w:val="center"/>
              <w:rPr>
                <w:del w:id="372" w:author="NAZ, Mamoona (OLDHAM MEDICAL SERVICES)" w:date="2026-09-22T12:27:00Z" w16du:dateUtc="2026-09-22T16:27:00Z"/>
                <w:b/>
              </w:rPr>
            </w:pPr>
            <w:del w:id="373" w:author="NAZ, Mamoona (OLDHAM MEDICAL SERVICES)" w:date="2026-09-22T12:27:00Z" w16du:dateUtc="2026-09-22T16:27:00Z">
              <w:r w:rsidRPr="001D411F">
                <w:rPr>
                  <w:b/>
                </w:rPr>
                <w:delText>Практическая подготовка*</w:delText>
              </w:r>
            </w:del>
          </w:p>
        </w:tc>
      </w:tr>
      <w:tr w:rsidR="002B75C0" w:rsidRPr="001D411F" w14:paraId="257A3410" w14:textId="77777777" w:rsidTr="002B75C0">
        <w:trPr>
          <w:trHeight w:val="509"/>
          <w:del w:id="374" w:author="NAZ, Mamoona (OLDHAM MEDICAL SERVICES)" w:date="2026-09-22T12:27:00Z" w16du:dateUtc="2026-09-22T16:27:00Z"/>
        </w:trPr>
        <w:tc>
          <w:tcPr>
            <w:tcW w:w="709" w:type="dxa"/>
            <w:vMerge/>
            <w:tcBorders>
              <w:left w:val="single" w:sz="12" w:space="0" w:color="00000A"/>
              <w:bottom w:val="single" w:sz="6" w:space="0" w:color="00000A"/>
            </w:tcBorders>
            <w:vAlign w:val="center"/>
          </w:tcPr>
          <w:p w14:paraId="57388D07" w14:textId="77777777" w:rsidR="002B75C0" w:rsidRPr="001D411F" w:rsidRDefault="002B75C0" w:rsidP="008A5162">
            <w:pPr>
              <w:pStyle w:val="a0"/>
              <w:jc w:val="center"/>
              <w:rPr>
                <w:del w:id="375" w:author="NAZ, Mamoona (OLDHAM MEDICAL SERVICES)" w:date="2026-09-22T12:27:00Z" w16du:dateUtc="2026-09-22T16:27:00Z"/>
                <w:b/>
              </w:rPr>
            </w:pPr>
          </w:p>
        </w:tc>
        <w:tc>
          <w:tcPr>
            <w:tcW w:w="3397" w:type="dxa"/>
            <w:vMerge/>
            <w:tcBorders>
              <w:left w:val="single" w:sz="6" w:space="0" w:color="00000A"/>
              <w:bottom w:val="single" w:sz="6" w:space="0" w:color="00000A"/>
            </w:tcBorders>
            <w:vAlign w:val="center"/>
          </w:tcPr>
          <w:p w14:paraId="2F873257" w14:textId="77777777" w:rsidR="002B75C0" w:rsidRPr="001D411F" w:rsidRDefault="002B75C0" w:rsidP="008A5162">
            <w:pPr>
              <w:pStyle w:val="a0"/>
              <w:jc w:val="center"/>
              <w:rPr>
                <w:del w:id="376" w:author="NAZ, Mamoona (OLDHAM MEDICAL SERVICES)" w:date="2026-09-22T12:27:00Z" w16du:dateUtc="2026-09-22T16:27:00Z"/>
                <w:b/>
              </w:rPr>
            </w:pPr>
          </w:p>
        </w:tc>
        <w:tc>
          <w:tcPr>
            <w:tcW w:w="1979" w:type="dxa"/>
            <w:tcBorders>
              <w:top w:val="single" w:sz="4" w:space="0" w:color="auto"/>
              <w:left w:val="single" w:sz="6" w:space="0" w:color="00000A"/>
              <w:bottom w:val="single" w:sz="6" w:space="0" w:color="00000A"/>
            </w:tcBorders>
            <w:vAlign w:val="center"/>
          </w:tcPr>
          <w:p w14:paraId="70A3038D" w14:textId="77777777" w:rsidR="002B75C0" w:rsidRPr="001D411F" w:rsidRDefault="002B75C0" w:rsidP="008A5162">
            <w:pPr>
              <w:pStyle w:val="a0"/>
              <w:tabs>
                <w:tab w:val="left" w:pos="0"/>
              </w:tabs>
              <w:ind w:firstLine="20"/>
              <w:jc w:val="center"/>
              <w:rPr>
                <w:del w:id="377" w:author="NAZ, Mamoona (OLDHAM MEDICAL SERVICES)" w:date="2026-09-22T12:27:00Z" w16du:dateUtc="2026-09-22T16:27:00Z"/>
                <w:b/>
              </w:rPr>
            </w:pPr>
            <w:del w:id="378" w:author="NAZ, Mamoona (OLDHAM MEDICAL SERVICES)" w:date="2026-09-22T12:27:00Z" w16du:dateUtc="2026-09-22T16:27:00Z">
              <w:r w:rsidRPr="001D411F">
                <w:rPr>
                  <w:b/>
                </w:rPr>
                <w:delText>Форма проведения занятия</w:delText>
              </w:r>
            </w:del>
          </w:p>
        </w:tc>
        <w:tc>
          <w:tcPr>
            <w:tcW w:w="1992" w:type="dxa"/>
            <w:tcBorders>
              <w:top w:val="single" w:sz="4" w:space="0" w:color="auto"/>
              <w:left w:val="single" w:sz="6" w:space="0" w:color="00000A"/>
              <w:bottom w:val="single" w:sz="6" w:space="0" w:color="00000A"/>
              <w:right w:val="single" w:sz="4" w:space="0" w:color="auto"/>
            </w:tcBorders>
            <w:vAlign w:val="center"/>
          </w:tcPr>
          <w:p w14:paraId="38CC3128" w14:textId="77777777" w:rsidR="002B75C0" w:rsidRPr="001D411F" w:rsidRDefault="002B75C0" w:rsidP="008A5162">
            <w:pPr>
              <w:pStyle w:val="a0"/>
              <w:tabs>
                <w:tab w:val="left" w:pos="0"/>
              </w:tabs>
              <w:jc w:val="center"/>
              <w:rPr>
                <w:del w:id="379" w:author="NAZ, Mamoona (OLDHAM MEDICAL SERVICES)" w:date="2026-09-22T12:27:00Z" w16du:dateUtc="2026-09-22T16:27:00Z"/>
                <w:b/>
              </w:rPr>
            </w:pPr>
            <w:del w:id="380" w:author="NAZ, Mamoona (OLDHAM MEDICAL SERVICES)" w:date="2026-09-22T12:27:00Z" w16du:dateUtc="2026-09-22T16:27:00Z">
              <w:r w:rsidRPr="001D411F">
                <w:rPr>
                  <w:b/>
                </w:rPr>
                <w:delText>Наименование видов занятий</w:delText>
              </w:r>
            </w:del>
          </w:p>
        </w:tc>
        <w:tc>
          <w:tcPr>
            <w:tcW w:w="1842" w:type="dxa"/>
            <w:vMerge/>
            <w:tcBorders>
              <w:left w:val="single" w:sz="4" w:space="0" w:color="auto"/>
              <w:bottom w:val="single" w:sz="6" w:space="0" w:color="00000A"/>
              <w:right w:val="single" w:sz="12" w:space="0" w:color="00000A"/>
            </w:tcBorders>
          </w:tcPr>
          <w:p w14:paraId="0C86ABD1" w14:textId="77777777" w:rsidR="002B75C0" w:rsidRPr="001D411F" w:rsidRDefault="002B75C0" w:rsidP="008A5162">
            <w:pPr>
              <w:pStyle w:val="a0"/>
              <w:jc w:val="center"/>
              <w:rPr>
                <w:del w:id="381" w:author="NAZ, Mamoona (OLDHAM MEDICAL SERVICES)" w:date="2026-09-22T12:27:00Z" w16du:dateUtc="2026-09-22T16:27:00Z"/>
                <w:b/>
              </w:rPr>
            </w:pPr>
          </w:p>
        </w:tc>
      </w:tr>
      <w:bookmarkEnd w:id="330"/>
      <w:bookmarkEnd w:id="331"/>
      <w:bookmarkEnd w:id="353"/>
      <w:bookmarkEnd w:id="354"/>
      <w:bookmarkEnd w:id="355"/>
      <w:bookmarkEnd w:id="356"/>
      <w:tr w:rsidR="00BE48BB" w:rsidRPr="001D411F" w14:paraId="0BC82697" w14:textId="77777777" w:rsidTr="00E56050">
        <w:trPr>
          <w:trHeight w:val="422"/>
          <w:del w:id="382" w:author="NAZ, Mamoona (OLDHAM MEDICAL SERVICES)" w:date="2026-09-22T12:27:00Z" w16du:dateUtc="2026-09-22T16:27:00Z"/>
        </w:trPr>
        <w:tc>
          <w:tcPr>
            <w:tcW w:w="709" w:type="dxa"/>
            <w:tcBorders>
              <w:top w:val="single" w:sz="6" w:space="0" w:color="00000A"/>
              <w:left w:val="single" w:sz="12" w:space="0" w:color="00000A"/>
              <w:bottom w:val="single" w:sz="6" w:space="0" w:color="00000A"/>
            </w:tcBorders>
          </w:tcPr>
          <w:p w14:paraId="5C2C1A0F" w14:textId="77777777" w:rsidR="00BE48BB" w:rsidRPr="001D411F" w:rsidRDefault="00BE48BB" w:rsidP="00BE48BB">
            <w:pPr>
              <w:pStyle w:val="a0"/>
              <w:jc w:val="center"/>
              <w:rPr>
                <w:del w:id="383" w:author="NAZ, Mamoona (OLDHAM MEDICAL SERVICES)" w:date="2026-09-22T12:27:00Z" w16du:dateUtc="2026-09-22T16:27:00Z"/>
                <w:sz w:val="22"/>
                <w:szCs w:val="22"/>
              </w:rPr>
            </w:pPr>
            <w:del w:id="384" w:author="NAZ, Mamoona (OLDHAM MEDICAL SERVICES)" w:date="2026-09-22T12:27:00Z" w16du:dateUtc="2026-09-22T16:27:00Z">
              <w:r w:rsidRPr="001D411F">
                <w:rPr>
                  <w:sz w:val="22"/>
                  <w:szCs w:val="22"/>
                </w:rPr>
                <w:delText>1.</w:delText>
              </w:r>
            </w:del>
          </w:p>
        </w:tc>
        <w:tc>
          <w:tcPr>
            <w:tcW w:w="3397" w:type="dxa"/>
            <w:tcBorders>
              <w:top w:val="single" w:sz="6" w:space="0" w:color="00000A"/>
              <w:left w:val="single" w:sz="6" w:space="0" w:color="00000A"/>
              <w:bottom w:val="single" w:sz="6" w:space="0" w:color="00000A"/>
            </w:tcBorders>
            <w:vAlign w:val="center"/>
          </w:tcPr>
          <w:p w14:paraId="22F09FE5" w14:textId="77777777" w:rsidR="00BE48BB" w:rsidRPr="001D411F" w:rsidRDefault="00BE48BB" w:rsidP="00BE48BB">
            <w:pPr>
              <w:pStyle w:val="WW-"/>
              <w:tabs>
                <w:tab w:val="left" w:pos="3822"/>
              </w:tabs>
              <w:spacing w:line="276" w:lineRule="auto"/>
              <w:ind w:left="0" w:firstLine="0"/>
              <w:rPr>
                <w:del w:id="385" w:author="NAZ, Mamoona (OLDHAM MEDICAL SERVICES)" w:date="2026-09-22T12:27:00Z" w16du:dateUtc="2026-09-22T16:27:00Z"/>
                <w:bCs/>
                <w:sz w:val="24"/>
                <w:szCs w:val="24"/>
              </w:rPr>
            </w:pPr>
            <w:del w:id="386" w:author="NAZ, Mamoona (OLDHAM MEDICAL SERVICES)" w:date="2026-09-22T12:27:00Z" w16du:dateUtc="2026-09-22T16:27:00Z">
              <w:r w:rsidRPr="001D411F">
                <w:rPr>
                  <w:sz w:val="24"/>
                  <w:szCs w:val="24"/>
                </w:rPr>
                <w:delText>Раздел 1. Педагогика высшей школы</w:delText>
              </w:r>
            </w:del>
          </w:p>
        </w:tc>
        <w:tc>
          <w:tcPr>
            <w:tcW w:w="1979" w:type="dxa"/>
            <w:tcBorders>
              <w:top w:val="single" w:sz="6" w:space="0" w:color="00000A"/>
              <w:left w:val="single" w:sz="6" w:space="0" w:color="00000A"/>
              <w:bottom w:val="single" w:sz="6" w:space="0" w:color="00000A"/>
            </w:tcBorders>
          </w:tcPr>
          <w:p w14:paraId="0432E3FE" w14:textId="77777777" w:rsidR="00BE48BB" w:rsidRPr="001D411F" w:rsidRDefault="00BE48BB" w:rsidP="00BE48BB">
            <w:pPr>
              <w:pStyle w:val="a0"/>
              <w:rPr>
                <w:del w:id="387" w:author="NAZ, Mamoona (OLDHAM MEDICAL SERVICES)" w:date="2026-09-22T12:27:00Z" w16du:dateUtc="2026-09-22T16:27:00Z"/>
                <w:sz w:val="22"/>
                <w:szCs w:val="22"/>
              </w:rPr>
            </w:pPr>
            <w:del w:id="388" w:author="NAZ, Mamoona (OLDHAM MEDICAL SERVICES)" w:date="2026-09-22T12:27:00Z" w16du:dateUtc="2026-09-22T16:27:00Z">
              <w:r w:rsidRPr="001D411F">
                <w:rPr>
                  <w:sz w:val="22"/>
                  <w:szCs w:val="22"/>
                </w:rPr>
                <w:delText>лекционное занятие</w:delText>
              </w:r>
            </w:del>
          </w:p>
        </w:tc>
        <w:tc>
          <w:tcPr>
            <w:tcW w:w="1992" w:type="dxa"/>
            <w:tcBorders>
              <w:top w:val="single" w:sz="6" w:space="0" w:color="00000A"/>
              <w:left w:val="single" w:sz="6" w:space="0" w:color="00000A"/>
              <w:bottom w:val="single" w:sz="6" w:space="0" w:color="00000A"/>
              <w:right w:val="single" w:sz="4" w:space="0" w:color="auto"/>
            </w:tcBorders>
          </w:tcPr>
          <w:p w14:paraId="2F614BE9" w14:textId="77777777" w:rsidR="00BE48BB" w:rsidRPr="001D411F" w:rsidRDefault="00BE48BB" w:rsidP="00BE48BB">
            <w:pPr>
              <w:pStyle w:val="a0"/>
              <w:rPr>
                <w:del w:id="389" w:author="NAZ, Mamoona (OLDHAM MEDICAL SERVICES)" w:date="2026-09-22T12:27:00Z" w16du:dateUtc="2026-09-22T16:27:00Z"/>
                <w:sz w:val="22"/>
                <w:szCs w:val="22"/>
              </w:rPr>
            </w:pPr>
            <w:del w:id="390" w:author="NAZ, Mamoona (OLDHAM MEDICAL SERVICES)" w:date="2026-09-22T12:27:00Z" w16du:dateUtc="2026-09-22T16:27:00Z">
              <w:r w:rsidRPr="001D411F">
                <w:rPr>
                  <w:sz w:val="22"/>
                  <w:szCs w:val="22"/>
                </w:rPr>
                <w:delText>Выполнение практического задания</w:delText>
              </w:r>
            </w:del>
          </w:p>
        </w:tc>
        <w:tc>
          <w:tcPr>
            <w:tcW w:w="1842" w:type="dxa"/>
            <w:tcBorders>
              <w:top w:val="single" w:sz="6" w:space="0" w:color="00000A"/>
              <w:left w:val="single" w:sz="4" w:space="0" w:color="auto"/>
              <w:bottom w:val="single" w:sz="6" w:space="0" w:color="00000A"/>
              <w:right w:val="single" w:sz="12" w:space="0" w:color="00000A"/>
            </w:tcBorders>
          </w:tcPr>
          <w:p w14:paraId="42A9EBCE" w14:textId="77777777" w:rsidR="00BE48BB" w:rsidRPr="001D411F" w:rsidRDefault="00BE48BB" w:rsidP="00BE48BB">
            <w:pPr>
              <w:pStyle w:val="a0"/>
              <w:rPr>
                <w:del w:id="391" w:author="NAZ, Mamoona (OLDHAM MEDICAL SERVICES)" w:date="2026-09-22T12:27:00Z" w16du:dateUtc="2026-09-22T16:27:00Z"/>
                <w:sz w:val="22"/>
                <w:szCs w:val="22"/>
              </w:rPr>
            </w:pPr>
          </w:p>
        </w:tc>
      </w:tr>
      <w:tr w:rsidR="00BE48BB" w:rsidRPr="001D411F" w14:paraId="3B9C46F4" w14:textId="77777777" w:rsidTr="00E56050">
        <w:trPr>
          <w:trHeight w:val="446"/>
          <w:del w:id="392" w:author="NAZ, Mamoona (OLDHAM MEDICAL SERVICES)" w:date="2026-09-22T12:27:00Z" w16du:dateUtc="2026-09-22T16:27:00Z"/>
        </w:trPr>
        <w:tc>
          <w:tcPr>
            <w:tcW w:w="709" w:type="dxa"/>
            <w:tcBorders>
              <w:top w:val="single" w:sz="6" w:space="0" w:color="00000A"/>
              <w:left w:val="single" w:sz="12" w:space="0" w:color="00000A"/>
              <w:bottom w:val="single" w:sz="6" w:space="0" w:color="00000A"/>
            </w:tcBorders>
          </w:tcPr>
          <w:p w14:paraId="187D1FC9" w14:textId="77777777" w:rsidR="00BE48BB" w:rsidRPr="001D411F" w:rsidRDefault="00BE48BB" w:rsidP="00BE48BB">
            <w:pPr>
              <w:pStyle w:val="a0"/>
              <w:jc w:val="center"/>
              <w:rPr>
                <w:del w:id="393" w:author="NAZ, Mamoona (OLDHAM MEDICAL SERVICES)" w:date="2026-09-22T12:27:00Z" w16du:dateUtc="2026-09-22T16:27:00Z"/>
                <w:sz w:val="22"/>
                <w:szCs w:val="22"/>
              </w:rPr>
            </w:pPr>
            <w:del w:id="394" w:author="NAZ, Mamoona (OLDHAM MEDICAL SERVICES)" w:date="2026-09-22T12:27:00Z" w16du:dateUtc="2026-09-22T16:27:00Z">
              <w:r w:rsidRPr="001D411F">
                <w:rPr>
                  <w:sz w:val="22"/>
                  <w:szCs w:val="22"/>
                </w:rPr>
                <w:delText>2.</w:delText>
              </w:r>
            </w:del>
          </w:p>
        </w:tc>
        <w:tc>
          <w:tcPr>
            <w:tcW w:w="3397" w:type="dxa"/>
            <w:tcBorders>
              <w:top w:val="single" w:sz="6" w:space="0" w:color="00000A"/>
              <w:left w:val="single" w:sz="6" w:space="0" w:color="00000A"/>
              <w:bottom w:val="single" w:sz="6" w:space="0" w:color="00000A"/>
            </w:tcBorders>
            <w:vAlign w:val="center"/>
          </w:tcPr>
          <w:p w14:paraId="13392CF3" w14:textId="77777777" w:rsidR="00BE48BB" w:rsidRPr="001D411F" w:rsidRDefault="00BE48BB" w:rsidP="00BE48BB">
            <w:pPr>
              <w:pStyle w:val="WW-"/>
              <w:tabs>
                <w:tab w:val="left" w:pos="3822"/>
              </w:tabs>
              <w:spacing w:line="276" w:lineRule="auto"/>
              <w:ind w:left="0" w:firstLine="0"/>
              <w:rPr>
                <w:del w:id="395" w:author="NAZ, Mamoona (OLDHAM MEDICAL SERVICES)" w:date="2026-09-22T12:27:00Z" w16du:dateUtc="2026-09-22T16:27:00Z"/>
                <w:bCs/>
                <w:sz w:val="24"/>
                <w:szCs w:val="24"/>
              </w:rPr>
            </w:pPr>
            <w:del w:id="396" w:author="NAZ, Mamoona (OLDHAM MEDICAL SERVICES)" w:date="2026-09-22T12:27:00Z" w16du:dateUtc="2026-09-22T16:27:00Z">
              <w:r w:rsidRPr="001D411F">
                <w:rPr>
                  <w:sz w:val="24"/>
                  <w:szCs w:val="24"/>
                </w:rPr>
                <w:delText>Раздел 2. Психология высшей школы</w:delText>
              </w:r>
            </w:del>
          </w:p>
        </w:tc>
        <w:tc>
          <w:tcPr>
            <w:tcW w:w="1979" w:type="dxa"/>
            <w:tcBorders>
              <w:top w:val="single" w:sz="6" w:space="0" w:color="00000A"/>
              <w:left w:val="single" w:sz="6" w:space="0" w:color="00000A"/>
              <w:bottom w:val="single" w:sz="6" w:space="0" w:color="00000A"/>
            </w:tcBorders>
          </w:tcPr>
          <w:p w14:paraId="137E3255" w14:textId="77777777" w:rsidR="00BE48BB" w:rsidRPr="001D411F" w:rsidRDefault="00BE48BB" w:rsidP="00BE48BB">
            <w:pPr>
              <w:pStyle w:val="a0"/>
              <w:rPr>
                <w:del w:id="397" w:author="NAZ, Mamoona (OLDHAM MEDICAL SERVICES)" w:date="2026-09-22T12:27:00Z" w16du:dateUtc="2026-09-22T16:27:00Z"/>
                <w:sz w:val="22"/>
                <w:szCs w:val="22"/>
              </w:rPr>
            </w:pPr>
            <w:del w:id="398" w:author="NAZ, Mamoona (OLDHAM MEDICAL SERVICES)" w:date="2026-09-22T12:27:00Z" w16du:dateUtc="2026-09-22T16:27:00Z">
              <w:r w:rsidRPr="001D411F">
                <w:rPr>
                  <w:sz w:val="22"/>
                  <w:szCs w:val="22"/>
                </w:rPr>
                <w:delText>практическое занятие</w:delText>
              </w:r>
            </w:del>
          </w:p>
        </w:tc>
        <w:tc>
          <w:tcPr>
            <w:tcW w:w="1992" w:type="dxa"/>
            <w:tcBorders>
              <w:top w:val="single" w:sz="6" w:space="0" w:color="00000A"/>
              <w:left w:val="single" w:sz="6" w:space="0" w:color="00000A"/>
              <w:bottom w:val="single" w:sz="6" w:space="0" w:color="00000A"/>
              <w:right w:val="single" w:sz="4" w:space="0" w:color="auto"/>
            </w:tcBorders>
          </w:tcPr>
          <w:p w14:paraId="6B5DA85D" w14:textId="77777777" w:rsidR="00BE48BB" w:rsidRPr="001D411F" w:rsidRDefault="00BE48BB" w:rsidP="00BE48BB">
            <w:pPr>
              <w:pStyle w:val="a0"/>
              <w:rPr>
                <w:del w:id="399" w:author="NAZ, Mamoona (OLDHAM MEDICAL SERVICES)" w:date="2026-09-22T12:27:00Z" w16du:dateUtc="2026-09-22T16:27:00Z"/>
                <w:sz w:val="22"/>
                <w:szCs w:val="22"/>
              </w:rPr>
            </w:pPr>
            <w:del w:id="400" w:author="NAZ, Mamoona (OLDHAM MEDICAL SERVICES)" w:date="2026-09-22T12:27:00Z" w16du:dateUtc="2026-09-22T16:27:00Z">
              <w:r w:rsidRPr="001D411F">
                <w:rPr>
                  <w:sz w:val="22"/>
                  <w:szCs w:val="22"/>
                </w:rPr>
                <w:delText>Выполнение практического задания</w:delText>
              </w:r>
            </w:del>
          </w:p>
        </w:tc>
        <w:tc>
          <w:tcPr>
            <w:tcW w:w="1842" w:type="dxa"/>
            <w:tcBorders>
              <w:top w:val="single" w:sz="6" w:space="0" w:color="00000A"/>
              <w:left w:val="single" w:sz="4" w:space="0" w:color="auto"/>
              <w:bottom w:val="single" w:sz="6" w:space="0" w:color="00000A"/>
              <w:right w:val="single" w:sz="12" w:space="0" w:color="00000A"/>
            </w:tcBorders>
          </w:tcPr>
          <w:p w14:paraId="0310EE8D" w14:textId="77777777" w:rsidR="00BE48BB" w:rsidRPr="001D411F" w:rsidRDefault="00BE48BB" w:rsidP="00BE48BB">
            <w:pPr>
              <w:pStyle w:val="a0"/>
              <w:rPr>
                <w:del w:id="401" w:author="NAZ, Mamoona (OLDHAM MEDICAL SERVICES)" w:date="2026-09-22T12:27:00Z" w16du:dateUtc="2026-09-22T16:27:00Z"/>
                <w:sz w:val="22"/>
                <w:szCs w:val="22"/>
              </w:rPr>
            </w:pPr>
          </w:p>
        </w:tc>
      </w:tr>
      <w:bookmarkEnd w:id="332"/>
      <w:bookmarkEnd w:id="357"/>
    </w:tbl>
    <w:p w14:paraId="755ACD2A" w14:textId="77777777" w:rsidR="002B75C0" w:rsidRPr="001D411F" w:rsidRDefault="002B75C0" w:rsidP="00D141E6">
      <w:pPr>
        <w:rPr>
          <w:del w:id="402" w:author="NAZ, Mamoona (OLDHAM MEDICAL SERVICES)" w:date="2026-09-22T12:27:00Z" w16du:dateUtc="2026-09-22T16:27:00Z"/>
          <w:b/>
          <w:bCs/>
        </w:rPr>
      </w:pPr>
    </w:p>
    <w:p w14:paraId="377DC2E3" w14:textId="77777777" w:rsidR="006E4F50" w:rsidRPr="001D411F" w:rsidRDefault="00DA10A6" w:rsidP="006E4F50">
      <w:pPr>
        <w:jc w:val="both"/>
        <w:rPr>
          <w:del w:id="403" w:author="NAZ, Mamoona (OLDHAM MEDICAL SERVICES)" w:date="2026-09-22T12:27:00Z" w16du:dateUtc="2026-09-22T16:27:00Z"/>
          <w:b/>
          <w:bCs/>
          <w:caps/>
        </w:rPr>
      </w:pPr>
      <w:del w:id="404" w:author="NAZ, Mamoona (OLDHAM MEDICAL SERVICES)" w:date="2026-09-22T12:27:00Z" w16du:dateUtc="2026-09-22T16:27:00Z">
        <w:r w:rsidRPr="001D411F">
          <w:rPr>
            <w:b/>
            <w:bCs/>
            <w:caps/>
          </w:rPr>
          <w:delText>5. Учебно-методическое обеспечение для самостоятельной работы обучающихся по дисциплине</w:delText>
        </w:r>
      </w:del>
    </w:p>
    <w:p w14:paraId="6EAA5741" w14:textId="77777777" w:rsidR="00BE48BB" w:rsidRPr="001D411F" w:rsidRDefault="00BE48BB" w:rsidP="00BE48BB">
      <w:pPr>
        <w:pStyle w:val="BodyText"/>
        <w:spacing w:after="0"/>
        <w:rPr>
          <w:del w:id="405" w:author="NAZ, Mamoona (OLDHAM MEDICAL SERVICES)" w:date="2026-09-22T12:27:00Z" w16du:dateUtc="2026-09-22T16:27:00Z"/>
        </w:rPr>
      </w:pPr>
      <w:del w:id="406" w:author="NAZ, Mamoona (OLDHAM MEDICAL SERVICES)" w:date="2026-09-22T12:27:00Z" w16du:dateUtc="2026-09-22T16:27:00Z">
        <w:r w:rsidRPr="001D411F">
          <w:rPr>
            <w:b/>
            <w:bCs/>
          </w:rPr>
          <w:delText>5.1. Темы для творческой самостоятельной работы обучающегося</w:delText>
        </w:r>
      </w:del>
    </w:p>
    <w:p w14:paraId="17E23BD2" w14:textId="77777777" w:rsidR="00BE48BB" w:rsidRPr="001D411F" w:rsidRDefault="00BE48BB" w:rsidP="00BE48BB">
      <w:pPr>
        <w:pStyle w:val="BodyText"/>
        <w:spacing w:after="0"/>
        <w:rPr>
          <w:del w:id="407" w:author="NAZ, Mamoona (OLDHAM MEDICAL SERVICES)" w:date="2026-09-22T12:27:00Z" w16du:dateUtc="2026-09-22T16:27:00Z"/>
        </w:rPr>
      </w:pPr>
      <w:del w:id="408" w:author="NAZ, Mamoona (OLDHAM MEDICAL SERVICES)" w:date="2026-09-22T12:27:00Z" w16du:dateUtc="2026-09-22T16:27:00Z">
        <w:r w:rsidRPr="001D411F">
          <w:delText xml:space="preserve">Творческая самостоятельная работа обучающихся по дисциплине не предусмотрена. </w:delText>
        </w:r>
      </w:del>
    </w:p>
    <w:p w14:paraId="5D1DADA5" w14:textId="77777777" w:rsidR="00BE48BB" w:rsidRPr="001D411F" w:rsidRDefault="00BE48BB" w:rsidP="00BE48BB">
      <w:pPr>
        <w:rPr>
          <w:del w:id="409" w:author="NAZ, Mamoona (OLDHAM MEDICAL SERVICES)" w:date="2026-09-22T12:27:00Z" w16du:dateUtc="2026-09-22T16:27:00Z"/>
          <w:b/>
          <w:bCs/>
        </w:rPr>
      </w:pPr>
    </w:p>
    <w:p w14:paraId="569B8249" w14:textId="77777777" w:rsidR="00BE48BB" w:rsidRPr="001D411F" w:rsidRDefault="00BE48BB" w:rsidP="00BE48BB">
      <w:pPr>
        <w:rPr>
          <w:del w:id="410" w:author="NAZ, Mamoona (OLDHAM MEDICAL SERVICES)" w:date="2026-09-22T12:27:00Z" w16du:dateUtc="2026-09-22T16:27:00Z"/>
          <w:b/>
          <w:bCs/>
        </w:rPr>
      </w:pPr>
      <w:del w:id="411" w:author="NAZ, Mamoona (OLDHAM MEDICAL SERVICES)" w:date="2026-09-22T12:27:00Z" w16du:dateUtc="2026-09-22T16:27:00Z">
        <w:r w:rsidRPr="001D411F">
          <w:rPr>
            <w:b/>
            <w:bCs/>
          </w:rPr>
          <w:delText>5.2. Темы рефератов</w:delText>
        </w:r>
      </w:del>
    </w:p>
    <w:p w14:paraId="26E20137" w14:textId="77777777" w:rsidR="00BE48BB" w:rsidRPr="001D411F" w:rsidRDefault="00BE48BB" w:rsidP="00BE48BB">
      <w:pPr>
        <w:pStyle w:val="ListParagraph"/>
        <w:numPr>
          <w:ilvl w:val="0"/>
          <w:numId w:val="31"/>
        </w:numPr>
        <w:rPr>
          <w:del w:id="412" w:author="NAZ, Mamoona (OLDHAM MEDICAL SERVICES)" w:date="2026-09-22T12:27:00Z" w16du:dateUtc="2026-09-22T16:27:00Z"/>
          <w:rFonts w:ascii="Times New Roman" w:hAnsi="Times New Roman"/>
          <w:bCs/>
        </w:rPr>
      </w:pPr>
      <w:del w:id="413" w:author="NAZ, Mamoona (OLDHAM MEDICAL SERVICES)" w:date="2026-09-22T12:27:00Z" w16du:dateUtc="2026-09-22T16:27:00Z">
        <w:r w:rsidRPr="001D411F">
          <w:rPr>
            <w:rFonts w:ascii="Times New Roman" w:hAnsi="Times New Roman"/>
            <w:bCs/>
          </w:rPr>
          <w:delText>Роль высшего образования в современной России</w:delText>
        </w:r>
      </w:del>
    </w:p>
    <w:p w14:paraId="47555486" w14:textId="77777777" w:rsidR="00BE48BB" w:rsidRPr="001D411F" w:rsidRDefault="00BE48BB" w:rsidP="00BE48BB">
      <w:pPr>
        <w:pStyle w:val="ListParagraph"/>
        <w:numPr>
          <w:ilvl w:val="0"/>
          <w:numId w:val="31"/>
        </w:numPr>
        <w:rPr>
          <w:del w:id="414" w:author="NAZ, Mamoona (OLDHAM MEDICAL SERVICES)" w:date="2026-09-22T12:27:00Z" w16du:dateUtc="2026-09-22T16:27:00Z"/>
          <w:rFonts w:ascii="Times New Roman" w:hAnsi="Times New Roman"/>
          <w:bCs/>
        </w:rPr>
      </w:pPr>
      <w:del w:id="415" w:author="NAZ, Mamoona (OLDHAM MEDICAL SERVICES)" w:date="2026-09-22T12:27:00Z" w16du:dateUtc="2026-09-22T16:27:00Z">
        <w:r w:rsidRPr="001D411F">
          <w:rPr>
            <w:rFonts w:ascii="Times New Roman" w:hAnsi="Times New Roman"/>
            <w:bCs/>
          </w:rPr>
          <w:delText>Роль высшего образования в современной цивилизации</w:delText>
        </w:r>
      </w:del>
    </w:p>
    <w:p w14:paraId="2F9885B4" w14:textId="77777777" w:rsidR="00BE48BB" w:rsidRPr="001D411F" w:rsidRDefault="00BE48BB" w:rsidP="00BE48BB">
      <w:pPr>
        <w:pStyle w:val="ListParagraph"/>
        <w:numPr>
          <w:ilvl w:val="0"/>
          <w:numId w:val="31"/>
        </w:numPr>
        <w:rPr>
          <w:del w:id="416" w:author="NAZ, Mamoona (OLDHAM MEDICAL SERVICES)" w:date="2026-09-22T12:27:00Z" w16du:dateUtc="2026-09-22T16:27:00Z"/>
          <w:rFonts w:ascii="Times New Roman" w:hAnsi="Times New Roman"/>
          <w:bCs/>
        </w:rPr>
      </w:pPr>
      <w:del w:id="417" w:author="NAZ, Mamoona (OLDHAM MEDICAL SERVICES)" w:date="2026-09-22T12:27:00Z" w16du:dateUtc="2026-09-22T16:27:00Z">
        <w:r w:rsidRPr="001D411F">
          <w:rPr>
            <w:rFonts w:ascii="Times New Roman" w:hAnsi="Times New Roman"/>
            <w:bCs/>
          </w:rPr>
          <w:delText>Гуманизация, фундаментализация и стандартизация высшего образования</w:delText>
        </w:r>
      </w:del>
    </w:p>
    <w:p w14:paraId="094E08E2" w14:textId="77777777" w:rsidR="00BE48BB" w:rsidRPr="001D411F" w:rsidRDefault="00BE48BB" w:rsidP="00BE48BB">
      <w:pPr>
        <w:pStyle w:val="ListParagraph"/>
        <w:numPr>
          <w:ilvl w:val="0"/>
          <w:numId w:val="31"/>
        </w:numPr>
        <w:rPr>
          <w:del w:id="418" w:author="NAZ, Mamoona (OLDHAM MEDICAL SERVICES)" w:date="2026-09-22T12:27:00Z" w16du:dateUtc="2026-09-22T16:27:00Z"/>
          <w:rFonts w:ascii="Times New Roman" w:hAnsi="Times New Roman"/>
          <w:bCs/>
        </w:rPr>
      </w:pPr>
      <w:del w:id="419" w:author="NAZ, Mamoona (OLDHAM MEDICAL SERVICES)" w:date="2026-09-22T12:27:00Z" w16du:dateUtc="2026-09-22T16:27:00Z">
        <w:r w:rsidRPr="001D411F">
          <w:rPr>
            <w:rFonts w:ascii="Times New Roman" w:hAnsi="Times New Roman"/>
            <w:bCs/>
          </w:rPr>
          <w:delText>Самосознание педагога и структура педагогической деятельности</w:delText>
        </w:r>
      </w:del>
    </w:p>
    <w:p w14:paraId="11B78C50" w14:textId="77777777" w:rsidR="00BE48BB" w:rsidRPr="001D411F" w:rsidRDefault="00BE48BB" w:rsidP="00BE48BB">
      <w:pPr>
        <w:pStyle w:val="ListParagraph"/>
        <w:numPr>
          <w:ilvl w:val="0"/>
          <w:numId w:val="31"/>
        </w:numPr>
        <w:rPr>
          <w:del w:id="420" w:author="NAZ, Mamoona (OLDHAM MEDICAL SERVICES)" w:date="2026-09-22T12:27:00Z" w16du:dateUtc="2026-09-22T16:27:00Z"/>
          <w:rFonts w:ascii="Times New Roman" w:hAnsi="Times New Roman"/>
          <w:bCs/>
        </w:rPr>
      </w:pPr>
      <w:del w:id="421" w:author="NAZ, Mamoona (OLDHAM MEDICAL SERVICES)" w:date="2026-09-22T12:27:00Z" w16du:dateUtc="2026-09-22T16:27:00Z">
        <w:r w:rsidRPr="001D411F">
          <w:rPr>
            <w:rFonts w:ascii="Times New Roman" w:hAnsi="Times New Roman"/>
            <w:bCs/>
          </w:rPr>
          <w:delText>Информационные технологии в образовательном процессе вуза</w:delText>
        </w:r>
      </w:del>
    </w:p>
    <w:p w14:paraId="498E941B" w14:textId="77777777" w:rsidR="00BE48BB" w:rsidRPr="001D411F" w:rsidRDefault="00BE48BB" w:rsidP="00BE48BB">
      <w:pPr>
        <w:pStyle w:val="ListParagraph"/>
        <w:numPr>
          <w:ilvl w:val="0"/>
          <w:numId w:val="31"/>
        </w:numPr>
        <w:rPr>
          <w:del w:id="422" w:author="NAZ, Mamoona (OLDHAM MEDICAL SERVICES)" w:date="2026-09-22T12:27:00Z" w16du:dateUtc="2026-09-22T16:27:00Z"/>
          <w:rFonts w:ascii="Times New Roman" w:hAnsi="Times New Roman"/>
          <w:bCs/>
        </w:rPr>
      </w:pPr>
      <w:del w:id="423" w:author="NAZ, Mamoona (OLDHAM MEDICAL SERVICES)" w:date="2026-09-22T12:27:00Z" w16du:dateUtc="2026-09-22T16:27:00Z">
        <w:r w:rsidRPr="001D411F">
          <w:rPr>
            <w:rFonts w:ascii="Times New Roman" w:hAnsi="Times New Roman"/>
            <w:bCs/>
          </w:rPr>
          <w:delText>Психология профессионального становления личности.</w:delText>
        </w:r>
      </w:del>
    </w:p>
    <w:p w14:paraId="7DD4AEBD" w14:textId="77777777" w:rsidR="00BE48BB" w:rsidRPr="001D411F" w:rsidRDefault="00BE48BB" w:rsidP="00BE48BB">
      <w:pPr>
        <w:pStyle w:val="ListParagraph"/>
        <w:numPr>
          <w:ilvl w:val="0"/>
          <w:numId w:val="31"/>
        </w:numPr>
        <w:rPr>
          <w:del w:id="424" w:author="NAZ, Mamoona (OLDHAM MEDICAL SERVICES)" w:date="2026-09-22T12:27:00Z" w16du:dateUtc="2026-09-22T16:27:00Z"/>
          <w:rFonts w:ascii="Times New Roman" w:hAnsi="Times New Roman"/>
          <w:bCs/>
        </w:rPr>
      </w:pPr>
      <w:del w:id="425" w:author="NAZ, Mamoona (OLDHAM MEDICAL SERVICES)" w:date="2026-09-22T12:27:00Z" w16du:dateUtc="2026-09-22T16:27:00Z">
        <w:r w:rsidRPr="001D411F">
          <w:rPr>
            <w:rFonts w:ascii="Times New Roman" w:hAnsi="Times New Roman"/>
            <w:bCs/>
          </w:rPr>
          <w:delText>Проблемы успеваемости в высшей школе</w:delText>
        </w:r>
      </w:del>
    </w:p>
    <w:p w14:paraId="63408E2E" w14:textId="77777777" w:rsidR="00BE48BB" w:rsidRPr="001D411F" w:rsidRDefault="00BE48BB" w:rsidP="00BE48BB">
      <w:pPr>
        <w:pStyle w:val="ListParagraph"/>
        <w:numPr>
          <w:ilvl w:val="0"/>
          <w:numId w:val="31"/>
        </w:numPr>
        <w:rPr>
          <w:del w:id="426" w:author="NAZ, Mamoona (OLDHAM MEDICAL SERVICES)" w:date="2026-09-22T12:27:00Z" w16du:dateUtc="2026-09-22T16:27:00Z"/>
          <w:rFonts w:ascii="Times New Roman" w:hAnsi="Times New Roman"/>
          <w:bCs/>
        </w:rPr>
      </w:pPr>
      <w:del w:id="427" w:author="NAZ, Mamoona (OLDHAM MEDICAL SERVICES)" w:date="2026-09-22T12:27:00Z" w16du:dateUtc="2026-09-22T16:27:00Z">
        <w:r w:rsidRPr="001D411F">
          <w:rPr>
            <w:rFonts w:ascii="Times New Roman" w:hAnsi="Times New Roman"/>
            <w:bCs/>
          </w:rPr>
          <w:delText>Психология профессионального становления</w:delText>
        </w:r>
      </w:del>
    </w:p>
    <w:p w14:paraId="3E9B6EC6" w14:textId="77777777" w:rsidR="00BE48BB" w:rsidRPr="001D411F" w:rsidRDefault="00BE48BB" w:rsidP="00BE48BB">
      <w:pPr>
        <w:pStyle w:val="ListParagraph"/>
        <w:numPr>
          <w:ilvl w:val="0"/>
          <w:numId w:val="31"/>
        </w:numPr>
        <w:rPr>
          <w:del w:id="428" w:author="NAZ, Mamoona (OLDHAM MEDICAL SERVICES)" w:date="2026-09-22T12:27:00Z" w16du:dateUtc="2026-09-22T16:27:00Z"/>
          <w:rFonts w:ascii="Times New Roman" w:hAnsi="Times New Roman"/>
          <w:bCs/>
        </w:rPr>
      </w:pPr>
      <w:del w:id="429" w:author="NAZ, Mamoona (OLDHAM MEDICAL SERVICES)" w:date="2026-09-22T12:27:00Z" w16du:dateUtc="2026-09-22T16:27:00Z">
        <w:r w:rsidRPr="001D411F">
          <w:rPr>
            <w:rFonts w:ascii="Times New Roman" w:hAnsi="Times New Roman"/>
            <w:bCs/>
          </w:rPr>
          <w:delText>Методологические основы моделирования образовательных программ.</w:delText>
        </w:r>
      </w:del>
    </w:p>
    <w:p w14:paraId="6BF589A1" w14:textId="77777777" w:rsidR="00BE48BB" w:rsidRPr="001D411F" w:rsidRDefault="00BE48BB" w:rsidP="00BE48BB">
      <w:pPr>
        <w:pStyle w:val="ListParagraph"/>
        <w:numPr>
          <w:ilvl w:val="0"/>
          <w:numId w:val="31"/>
        </w:numPr>
        <w:rPr>
          <w:del w:id="430" w:author="NAZ, Mamoona (OLDHAM MEDICAL SERVICES)" w:date="2026-09-22T12:27:00Z" w16du:dateUtc="2026-09-22T16:27:00Z"/>
          <w:rFonts w:ascii="Times New Roman" w:hAnsi="Times New Roman"/>
          <w:bCs/>
        </w:rPr>
      </w:pPr>
      <w:del w:id="431" w:author="NAZ, Mamoona (OLDHAM MEDICAL SERVICES)" w:date="2026-09-22T12:27:00Z" w16du:dateUtc="2026-09-22T16:27:00Z">
        <w:r w:rsidRPr="001D411F">
          <w:rPr>
            <w:rFonts w:ascii="Times New Roman" w:hAnsi="Times New Roman"/>
            <w:bCs/>
          </w:rPr>
          <w:delText xml:space="preserve">Методы обучения в высшей школе и их классификация по различным основаниям. </w:delText>
        </w:r>
      </w:del>
    </w:p>
    <w:p w14:paraId="45ADCE50" w14:textId="77777777" w:rsidR="00BE48BB" w:rsidRPr="001D411F" w:rsidRDefault="00BE48BB" w:rsidP="00BE48BB">
      <w:pPr>
        <w:pStyle w:val="ListParagraph"/>
        <w:numPr>
          <w:ilvl w:val="0"/>
          <w:numId w:val="31"/>
        </w:numPr>
        <w:rPr>
          <w:del w:id="432" w:author="NAZ, Mamoona (OLDHAM MEDICAL SERVICES)" w:date="2026-09-22T12:27:00Z" w16du:dateUtc="2026-09-22T16:27:00Z"/>
          <w:rFonts w:ascii="Times New Roman" w:hAnsi="Times New Roman"/>
          <w:bCs/>
        </w:rPr>
      </w:pPr>
      <w:del w:id="433" w:author="NAZ, Mamoona (OLDHAM MEDICAL SERVICES)" w:date="2026-09-22T12:27:00Z" w16du:dateUtc="2026-09-22T16:27:00Z">
        <w:r w:rsidRPr="001D411F">
          <w:rPr>
            <w:rFonts w:ascii="Times New Roman" w:hAnsi="Times New Roman"/>
            <w:bCs/>
          </w:rPr>
          <w:delText>Реализация образовательных программ в вузе и их практическая значимость.</w:delText>
        </w:r>
      </w:del>
    </w:p>
    <w:p w14:paraId="37D0B166" w14:textId="77777777" w:rsidR="00BE48BB" w:rsidRPr="001D411F" w:rsidRDefault="00BE48BB" w:rsidP="00BE48BB">
      <w:pPr>
        <w:pStyle w:val="ListParagraph"/>
        <w:numPr>
          <w:ilvl w:val="0"/>
          <w:numId w:val="31"/>
        </w:numPr>
        <w:rPr>
          <w:del w:id="434" w:author="NAZ, Mamoona (OLDHAM MEDICAL SERVICES)" w:date="2026-09-22T12:27:00Z" w16du:dateUtc="2026-09-22T16:27:00Z"/>
          <w:rFonts w:ascii="Times New Roman" w:hAnsi="Times New Roman"/>
          <w:bCs/>
        </w:rPr>
      </w:pPr>
      <w:del w:id="435" w:author="NAZ, Mamoona (OLDHAM MEDICAL SERVICES)" w:date="2026-09-22T12:27:00Z" w16du:dateUtc="2026-09-22T16:27:00Z">
        <w:r w:rsidRPr="001D411F">
          <w:rPr>
            <w:rFonts w:ascii="Times New Roman" w:hAnsi="Times New Roman"/>
            <w:bCs/>
          </w:rPr>
          <w:delText>Самостоятельная работа студентов: функции, требования, виды.</w:delText>
        </w:r>
      </w:del>
    </w:p>
    <w:p w14:paraId="5C3263D4" w14:textId="77777777" w:rsidR="00BE48BB" w:rsidRPr="001D411F" w:rsidRDefault="00BE48BB" w:rsidP="00BE48BB">
      <w:pPr>
        <w:pStyle w:val="ListParagraph"/>
        <w:numPr>
          <w:ilvl w:val="0"/>
          <w:numId w:val="31"/>
        </w:numPr>
        <w:tabs>
          <w:tab w:val="left" w:pos="284"/>
        </w:tabs>
        <w:jc w:val="both"/>
        <w:rPr>
          <w:del w:id="436" w:author="NAZ, Mamoona (OLDHAM MEDICAL SERVICES)" w:date="2026-09-22T12:27:00Z" w16du:dateUtc="2026-09-22T16:27:00Z"/>
          <w:rFonts w:ascii="Times New Roman" w:hAnsi="Times New Roman"/>
        </w:rPr>
      </w:pPr>
      <w:del w:id="437" w:author="NAZ, Mamoona (OLDHAM MEDICAL SERVICES)" w:date="2026-09-22T12:27:00Z" w16du:dateUtc="2026-09-22T16:27:00Z">
        <w:r w:rsidRPr="001D411F">
          <w:rPr>
            <w:rFonts w:ascii="Times New Roman" w:hAnsi="Times New Roman"/>
          </w:rPr>
          <w:delText>Инновационные технологии в обучении.</w:delText>
        </w:r>
      </w:del>
    </w:p>
    <w:p w14:paraId="142CAAB0" w14:textId="77777777" w:rsidR="00BE48BB" w:rsidRPr="001D411F" w:rsidRDefault="00BE48BB" w:rsidP="00BE48BB">
      <w:pPr>
        <w:pStyle w:val="ListParagraph"/>
        <w:numPr>
          <w:ilvl w:val="0"/>
          <w:numId w:val="31"/>
        </w:numPr>
        <w:tabs>
          <w:tab w:val="left" w:pos="284"/>
        </w:tabs>
        <w:jc w:val="both"/>
        <w:rPr>
          <w:del w:id="438" w:author="NAZ, Mamoona (OLDHAM MEDICAL SERVICES)" w:date="2026-09-22T12:27:00Z" w16du:dateUtc="2026-09-22T16:27:00Z"/>
          <w:rFonts w:ascii="Times New Roman" w:hAnsi="Times New Roman"/>
        </w:rPr>
      </w:pPr>
      <w:del w:id="439" w:author="NAZ, Mamoona (OLDHAM MEDICAL SERVICES)" w:date="2026-09-22T12:27:00Z" w16du:dateUtc="2026-09-22T16:27:00Z">
        <w:r w:rsidRPr="001D411F">
          <w:rPr>
            <w:rFonts w:ascii="Times New Roman" w:hAnsi="Times New Roman"/>
          </w:rPr>
          <w:delText xml:space="preserve">Дистанционное обучение в системе профессиональной подготовки. </w:delText>
        </w:r>
      </w:del>
    </w:p>
    <w:p w14:paraId="109CE048" w14:textId="77777777" w:rsidR="00BE48BB" w:rsidRPr="001D411F" w:rsidRDefault="00BE48BB" w:rsidP="00BE48BB">
      <w:pPr>
        <w:numPr>
          <w:ilvl w:val="0"/>
          <w:numId w:val="31"/>
        </w:numPr>
        <w:tabs>
          <w:tab w:val="left" w:pos="284"/>
        </w:tabs>
        <w:jc w:val="both"/>
        <w:rPr>
          <w:del w:id="440" w:author="NAZ, Mamoona (OLDHAM MEDICAL SERVICES)" w:date="2026-09-22T12:27:00Z" w16du:dateUtc="2026-09-22T16:27:00Z"/>
        </w:rPr>
      </w:pPr>
      <w:del w:id="441" w:author="NAZ, Mamoona (OLDHAM MEDICAL SERVICES)" w:date="2026-09-22T12:27:00Z" w16du:dateUtc="2026-09-22T16:27:00Z">
        <w:r w:rsidRPr="001D411F">
          <w:delText>Основные направления организации самостоятельной работы у бакалавров и магистров.</w:delText>
        </w:r>
      </w:del>
    </w:p>
    <w:p w14:paraId="6D54E26D" w14:textId="77777777" w:rsidR="00BE48BB" w:rsidRPr="001D411F" w:rsidRDefault="00BE48BB" w:rsidP="00BE48BB">
      <w:pPr>
        <w:numPr>
          <w:ilvl w:val="0"/>
          <w:numId w:val="31"/>
        </w:numPr>
        <w:tabs>
          <w:tab w:val="left" w:pos="284"/>
        </w:tabs>
        <w:jc w:val="both"/>
        <w:rPr>
          <w:del w:id="442" w:author="NAZ, Mamoona (OLDHAM MEDICAL SERVICES)" w:date="2026-09-22T12:27:00Z" w16du:dateUtc="2026-09-22T16:27:00Z"/>
        </w:rPr>
      </w:pPr>
      <w:del w:id="443" w:author="NAZ, Mamoona (OLDHAM MEDICAL SERVICES)" w:date="2026-09-22T12:27:00Z" w16du:dateUtc="2026-09-22T16:27:00Z">
        <w:r w:rsidRPr="001D411F">
          <w:delText xml:space="preserve">Основные направления развития личности студента. </w:delText>
        </w:r>
      </w:del>
    </w:p>
    <w:p w14:paraId="6C7F593F" w14:textId="77777777" w:rsidR="00BE48BB" w:rsidRPr="001D411F" w:rsidRDefault="00BE48BB" w:rsidP="00BE48BB">
      <w:pPr>
        <w:numPr>
          <w:ilvl w:val="0"/>
          <w:numId w:val="31"/>
        </w:numPr>
        <w:tabs>
          <w:tab w:val="left" w:pos="284"/>
        </w:tabs>
        <w:jc w:val="both"/>
        <w:rPr>
          <w:del w:id="444" w:author="NAZ, Mamoona (OLDHAM MEDICAL SERVICES)" w:date="2026-09-22T12:27:00Z" w16du:dateUtc="2026-09-22T16:27:00Z"/>
        </w:rPr>
      </w:pPr>
      <w:del w:id="445" w:author="NAZ, Mamoona (OLDHAM MEDICAL SERVICES)" w:date="2026-09-22T12:27:00Z" w16du:dateUtc="2026-09-22T16:27:00Z">
        <w:r w:rsidRPr="001D411F">
          <w:delText xml:space="preserve">Особенности интеллектуального развития студентов. </w:delText>
        </w:r>
      </w:del>
    </w:p>
    <w:p w14:paraId="6C8FA412" w14:textId="77777777" w:rsidR="00BE48BB" w:rsidRPr="001D411F" w:rsidRDefault="00BE48BB" w:rsidP="00BE48BB">
      <w:pPr>
        <w:numPr>
          <w:ilvl w:val="0"/>
          <w:numId w:val="31"/>
        </w:numPr>
        <w:tabs>
          <w:tab w:val="left" w:pos="284"/>
        </w:tabs>
        <w:jc w:val="both"/>
        <w:rPr>
          <w:del w:id="446" w:author="NAZ, Mamoona (OLDHAM MEDICAL SERVICES)" w:date="2026-09-22T12:27:00Z" w16du:dateUtc="2026-09-22T16:27:00Z"/>
        </w:rPr>
      </w:pPr>
      <w:del w:id="447" w:author="NAZ, Mamoona (OLDHAM MEDICAL SERVICES)" w:date="2026-09-22T12:27:00Z" w16du:dateUtc="2026-09-22T16:27:00Z">
        <w:r w:rsidRPr="001D411F">
          <w:delText xml:space="preserve">Познавательный интерес, познавательная деятельность, познавательная активность. </w:delText>
        </w:r>
      </w:del>
    </w:p>
    <w:p w14:paraId="5D962CD1" w14:textId="77777777" w:rsidR="00BE48BB" w:rsidRPr="001D411F" w:rsidRDefault="00BE48BB" w:rsidP="00BE48BB">
      <w:pPr>
        <w:numPr>
          <w:ilvl w:val="0"/>
          <w:numId w:val="31"/>
        </w:numPr>
        <w:tabs>
          <w:tab w:val="left" w:pos="284"/>
        </w:tabs>
        <w:jc w:val="both"/>
        <w:rPr>
          <w:del w:id="448" w:author="NAZ, Mamoona (OLDHAM MEDICAL SERVICES)" w:date="2026-09-22T12:27:00Z" w16du:dateUtc="2026-09-22T16:27:00Z"/>
        </w:rPr>
      </w:pPr>
      <w:del w:id="449" w:author="NAZ, Mamoona (OLDHAM MEDICAL SERVICES)" w:date="2026-09-22T12:27:00Z" w16du:dateUtc="2026-09-22T16:27:00Z">
        <w:r w:rsidRPr="001D411F">
          <w:delText xml:space="preserve">Средства активизации познавательной деятельности в вузе. Познавательная самостоятельность. </w:delText>
        </w:r>
      </w:del>
    </w:p>
    <w:p w14:paraId="65422584" w14:textId="77777777" w:rsidR="00BE48BB" w:rsidRPr="001D411F" w:rsidRDefault="00BE48BB" w:rsidP="00BE48BB">
      <w:pPr>
        <w:numPr>
          <w:ilvl w:val="0"/>
          <w:numId w:val="31"/>
        </w:numPr>
        <w:tabs>
          <w:tab w:val="left" w:pos="284"/>
        </w:tabs>
        <w:jc w:val="both"/>
        <w:rPr>
          <w:del w:id="450" w:author="NAZ, Mamoona (OLDHAM MEDICAL SERVICES)" w:date="2026-09-22T12:27:00Z" w16du:dateUtc="2026-09-22T16:27:00Z"/>
        </w:rPr>
      </w:pPr>
      <w:del w:id="451" w:author="NAZ, Mamoona (OLDHAM MEDICAL SERVICES)" w:date="2026-09-22T12:27:00Z" w16du:dateUtc="2026-09-22T16:27:00Z">
        <w:r w:rsidRPr="001D411F">
          <w:delText xml:space="preserve">Теория поэтапного формирования умственных действий как наиболее эффективный путь решения проблемы управления познавательной деятельностью студентов.  </w:delText>
        </w:r>
      </w:del>
    </w:p>
    <w:p w14:paraId="35A61FC1" w14:textId="77777777" w:rsidR="009F4F6F" w:rsidRPr="001D411F" w:rsidRDefault="009F4F6F" w:rsidP="00625492">
      <w:pPr>
        <w:rPr>
          <w:del w:id="452" w:author="NAZ, Mamoona (OLDHAM MEDICAL SERVICES)" w:date="2026-09-22T12:27:00Z" w16du:dateUtc="2026-09-22T16:27:00Z"/>
          <w:b/>
          <w:bCs/>
          <w:caps/>
        </w:rPr>
      </w:pPr>
    </w:p>
    <w:p w14:paraId="411D110B" w14:textId="77777777" w:rsidR="00DA10A6" w:rsidRPr="001D411F" w:rsidRDefault="00DA10A6" w:rsidP="00625492">
      <w:pPr>
        <w:rPr>
          <w:del w:id="453" w:author="NAZ, Mamoona (OLDHAM MEDICAL SERVICES)" w:date="2026-09-22T12:27:00Z" w16du:dateUtc="2026-09-22T16:27:00Z"/>
          <w:b/>
          <w:bCs/>
        </w:rPr>
      </w:pPr>
      <w:del w:id="454" w:author="NAZ, Mamoona (OLDHAM MEDICAL SERVICES)" w:date="2026-09-22T12:27:00Z" w16du:dateUtc="2026-09-22T16:27:00Z">
        <w:r w:rsidRPr="001D411F">
          <w:rPr>
            <w:b/>
            <w:bCs/>
            <w:caps/>
          </w:rPr>
          <w:delText xml:space="preserve">6. Оценочные средства для текущего контроля успеваемости </w:delText>
        </w:r>
      </w:del>
    </w:p>
    <w:p w14:paraId="1323BC59" w14:textId="77777777" w:rsidR="00DA10A6" w:rsidRPr="001D411F" w:rsidRDefault="00DA10A6" w:rsidP="00D66A7F">
      <w:pPr>
        <w:spacing w:after="120"/>
        <w:rPr>
          <w:del w:id="455" w:author="NAZ, Mamoona (OLDHAM MEDICAL SERVICES)" w:date="2026-09-22T12:27:00Z" w16du:dateUtc="2026-09-22T16:27:00Z"/>
          <w:b/>
          <w:bCs/>
        </w:rPr>
      </w:pPr>
      <w:del w:id="456" w:author="NAZ, Mamoona (OLDHAM MEDICAL SERVICES)" w:date="2026-09-22T12:27:00Z" w16du:dateUtc="2026-09-22T16:27:00Z">
        <w:r w:rsidRPr="001D411F">
          <w:rPr>
            <w:b/>
            <w:bCs/>
          </w:rPr>
          <w:delText xml:space="preserve">6.1. </w:delText>
        </w:r>
        <w:r w:rsidR="00D66A7F" w:rsidRPr="001D411F">
          <w:rPr>
            <w:b/>
            <w:bCs/>
          </w:rPr>
          <w:delText>Текущий контроль</w:delText>
        </w:r>
      </w:del>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6096"/>
        <w:gridCol w:w="2693"/>
      </w:tblGrid>
      <w:tr w:rsidR="00D66A7F" w:rsidRPr="001D411F" w14:paraId="22744665" w14:textId="77777777" w:rsidTr="004953F9">
        <w:trPr>
          <w:trHeight w:val="582"/>
          <w:del w:id="457" w:author="NAZ, Mamoona (OLDHAM MEDICAL SERVICES)" w:date="2026-09-22T12:27:00Z" w16du:dateUtc="2026-09-22T16:27:00Z"/>
        </w:trPr>
        <w:tc>
          <w:tcPr>
            <w:tcW w:w="567" w:type="dxa"/>
            <w:vAlign w:val="center"/>
          </w:tcPr>
          <w:p w14:paraId="5CFD64A4" w14:textId="77777777" w:rsidR="00D66A7F" w:rsidRPr="001D411F" w:rsidRDefault="00D66A7F" w:rsidP="00F43A50">
            <w:pPr>
              <w:pStyle w:val="a0"/>
              <w:jc w:val="center"/>
              <w:rPr>
                <w:del w:id="458" w:author="NAZ, Mamoona (OLDHAM MEDICAL SERVICES)" w:date="2026-09-22T12:27:00Z" w16du:dateUtc="2026-09-22T16:27:00Z"/>
              </w:rPr>
            </w:pPr>
            <w:del w:id="459" w:author="NAZ, Mamoona (OLDHAM MEDICAL SERVICES)" w:date="2026-09-22T12:27:00Z" w16du:dateUtc="2026-09-22T16:27:00Z">
              <w:r w:rsidRPr="001D411F">
                <w:delText>№</w:delText>
              </w:r>
            </w:del>
          </w:p>
          <w:p w14:paraId="000ADE45" w14:textId="77777777" w:rsidR="00D66A7F" w:rsidRPr="001D411F" w:rsidRDefault="00D66A7F" w:rsidP="00F43A50">
            <w:pPr>
              <w:pStyle w:val="a0"/>
              <w:jc w:val="center"/>
              <w:rPr>
                <w:del w:id="460" w:author="NAZ, Mamoona (OLDHAM MEDICAL SERVICES)" w:date="2026-09-22T12:27:00Z" w16du:dateUtc="2026-09-22T16:27:00Z"/>
              </w:rPr>
            </w:pPr>
            <w:del w:id="461" w:author="NAZ, Mamoona (OLDHAM MEDICAL SERVICES)" w:date="2026-09-22T12:27:00Z" w16du:dateUtc="2026-09-22T16:27:00Z">
              <w:r w:rsidRPr="001D411F">
                <w:delText>п</w:delText>
              </w:r>
              <w:r w:rsidR="007D59BB" w:rsidRPr="001D411F">
                <w:delText>/</w:delText>
              </w:r>
              <w:r w:rsidRPr="001D411F">
                <w:delText>п</w:delText>
              </w:r>
            </w:del>
          </w:p>
        </w:tc>
        <w:tc>
          <w:tcPr>
            <w:tcW w:w="6096" w:type="dxa"/>
            <w:vAlign w:val="center"/>
          </w:tcPr>
          <w:p w14:paraId="3BFDA5C1" w14:textId="77777777" w:rsidR="00D66A7F" w:rsidRPr="001D411F" w:rsidRDefault="00D66A7F" w:rsidP="00F43A50">
            <w:pPr>
              <w:pStyle w:val="a0"/>
              <w:jc w:val="center"/>
              <w:rPr>
                <w:del w:id="462" w:author="NAZ, Mamoona (OLDHAM MEDICAL SERVICES)" w:date="2026-09-22T12:27:00Z" w16du:dateUtc="2026-09-22T16:27:00Z"/>
              </w:rPr>
            </w:pPr>
            <w:del w:id="463" w:author="NAZ, Mamoona (OLDHAM MEDICAL SERVICES)" w:date="2026-09-22T12:27:00Z" w16du:dateUtc="2026-09-22T16:27:00Z">
              <w:r w:rsidRPr="001D411F">
                <w:delText>№  и наименование блока (раздела) дисциплины</w:delText>
              </w:r>
            </w:del>
          </w:p>
        </w:tc>
        <w:tc>
          <w:tcPr>
            <w:tcW w:w="2693" w:type="dxa"/>
            <w:vAlign w:val="center"/>
          </w:tcPr>
          <w:p w14:paraId="0CCCA8CC" w14:textId="77777777" w:rsidR="00D66A7F" w:rsidRPr="001D411F" w:rsidRDefault="00D66A7F" w:rsidP="00F43A50">
            <w:pPr>
              <w:pStyle w:val="a0"/>
              <w:jc w:val="center"/>
              <w:rPr>
                <w:del w:id="464" w:author="NAZ, Mamoona (OLDHAM MEDICAL SERVICES)" w:date="2026-09-22T12:27:00Z" w16du:dateUtc="2026-09-22T16:27:00Z"/>
              </w:rPr>
            </w:pPr>
            <w:del w:id="465" w:author="NAZ, Mamoona (OLDHAM MEDICAL SERVICES)" w:date="2026-09-22T12:27:00Z" w16du:dateUtc="2026-09-22T16:27:00Z">
              <w:r w:rsidRPr="001D411F">
                <w:delText>Форма текущего контроля</w:delText>
              </w:r>
            </w:del>
          </w:p>
        </w:tc>
      </w:tr>
      <w:tr w:rsidR="00BE48BB" w:rsidRPr="001D411F" w14:paraId="1DEE3CBD" w14:textId="77777777" w:rsidTr="00D27E1F">
        <w:trPr>
          <w:del w:id="466" w:author="NAZ, Mamoona (OLDHAM MEDICAL SERVICES)" w:date="2026-09-22T12:27:00Z" w16du:dateUtc="2026-09-22T16:27:00Z"/>
        </w:trPr>
        <w:tc>
          <w:tcPr>
            <w:tcW w:w="567" w:type="dxa"/>
          </w:tcPr>
          <w:p w14:paraId="61BD5194" w14:textId="77777777" w:rsidR="00BE48BB" w:rsidRPr="001D411F" w:rsidRDefault="00BE48BB" w:rsidP="00BE48BB">
            <w:pPr>
              <w:pStyle w:val="a0"/>
              <w:rPr>
                <w:del w:id="467" w:author="NAZ, Mamoona (OLDHAM MEDICAL SERVICES)" w:date="2026-09-22T12:27:00Z" w16du:dateUtc="2026-09-22T16:27:00Z"/>
              </w:rPr>
            </w:pPr>
            <w:del w:id="468" w:author="NAZ, Mamoona (OLDHAM MEDICAL SERVICES)" w:date="2026-09-22T12:27:00Z" w16du:dateUtc="2026-09-22T16:27:00Z">
              <w:r w:rsidRPr="001D411F">
                <w:delText>1</w:delText>
              </w:r>
            </w:del>
          </w:p>
        </w:tc>
        <w:tc>
          <w:tcPr>
            <w:tcW w:w="6096" w:type="dxa"/>
            <w:vAlign w:val="center"/>
          </w:tcPr>
          <w:p w14:paraId="36EF8025" w14:textId="77777777" w:rsidR="00BE48BB" w:rsidRPr="001D411F" w:rsidRDefault="00BE48BB" w:rsidP="00BE48BB">
            <w:pPr>
              <w:pStyle w:val="WW-"/>
              <w:tabs>
                <w:tab w:val="left" w:pos="3822"/>
              </w:tabs>
              <w:spacing w:line="276" w:lineRule="auto"/>
              <w:ind w:left="0" w:firstLine="0"/>
              <w:rPr>
                <w:del w:id="469" w:author="NAZ, Mamoona (OLDHAM MEDICAL SERVICES)" w:date="2026-09-22T12:27:00Z" w16du:dateUtc="2026-09-22T16:27:00Z"/>
                <w:bCs/>
                <w:sz w:val="24"/>
                <w:szCs w:val="24"/>
              </w:rPr>
            </w:pPr>
            <w:del w:id="470" w:author="NAZ, Mamoona (OLDHAM MEDICAL SERVICES)" w:date="2026-09-22T12:27:00Z" w16du:dateUtc="2026-09-22T16:27:00Z">
              <w:r w:rsidRPr="001D411F">
                <w:rPr>
                  <w:sz w:val="24"/>
                  <w:szCs w:val="24"/>
                </w:rPr>
                <w:delText>Раздел 1. Педагогика высшей школы</w:delText>
              </w:r>
            </w:del>
          </w:p>
        </w:tc>
        <w:tc>
          <w:tcPr>
            <w:tcW w:w="2693" w:type="dxa"/>
            <w:vAlign w:val="center"/>
          </w:tcPr>
          <w:p w14:paraId="1D13DC11" w14:textId="77777777" w:rsidR="00BE48BB" w:rsidRPr="001D411F" w:rsidRDefault="00BE48BB" w:rsidP="00BE48BB">
            <w:pPr>
              <w:pStyle w:val="a0"/>
              <w:jc w:val="center"/>
              <w:rPr>
                <w:del w:id="471" w:author="NAZ, Mamoona (OLDHAM MEDICAL SERVICES)" w:date="2026-09-22T12:27:00Z" w16du:dateUtc="2026-09-22T16:27:00Z"/>
              </w:rPr>
            </w:pPr>
            <w:del w:id="472" w:author="NAZ, Mamoona (OLDHAM MEDICAL SERVICES)" w:date="2026-09-22T12:27:00Z" w16du:dateUtc="2026-09-22T16:27:00Z">
              <w:r w:rsidRPr="001D411F">
                <w:delText>Работа на практических занятиях</w:delText>
              </w:r>
            </w:del>
          </w:p>
        </w:tc>
      </w:tr>
      <w:tr w:rsidR="00BE48BB" w:rsidRPr="001D411F" w14:paraId="3AF5F32B" w14:textId="77777777" w:rsidTr="00D27E1F">
        <w:trPr>
          <w:del w:id="473" w:author="NAZ, Mamoona (OLDHAM MEDICAL SERVICES)" w:date="2026-09-22T12:27:00Z" w16du:dateUtc="2026-09-22T16:27:00Z"/>
        </w:trPr>
        <w:tc>
          <w:tcPr>
            <w:tcW w:w="567" w:type="dxa"/>
          </w:tcPr>
          <w:p w14:paraId="579CD9DA" w14:textId="77777777" w:rsidR="00BE48BB" w:rsidRPr="001D411F" w:rsidRDefault="00BE48BB" w:rsidP="00BE48BB">
            <w:pPr>
              <w:pStyle w:val="a0"/>
              <w:rPr>
                <w:del w:id="474" w:author="NAZ, Mamoona (OLDHAM MEDICAL SERVICES)" w:date="2026-09-22T12:27:00Z" w16du:dateUtc="2026-09-22T16:27:00Z"/>
              </w:rPr>
            </w:pPr>
            <w:del w:id="475" w:author="NAZ, Mamoona (OLDHAM MEDICAL SERVICES)" w:date="2026-09-22T12:27:00Z" w16du:dateUtc="2026-09-22T16:27:00Z">
              <w:r w:rsidRPr="001D411F">
                <w:delText>2</w:delText>
              </w:r>
            </w:del>
          </w:p>
        </w:tc>
        <w:tc>
          <w:tcPr>
            <w:tcW w:w="6096" w:type="dxa"/>
            <w:vAlign w:val="center"/>
          </w:tcPr>
          <w:p w14:paraId="375E6D11" w14:textId="77777777" w:rsidR="00BE48BB" w:rsidRPr="001D411F" w:rsidRDefault="00BE48BB" w:rsidP="00BE48BB">
            <w:pPr>
              <w:pStyle w:val="WW-"/>
              <w:tabs>
                <w:tab w:val="left" w:pos="3822"/>
              </w:tabs>
              <w:spacing w:line="276" w:lineRule="auto"/>
              <w:ind w:left="0" w:firstLine="0"/>
              <w:rPr>
                <w:del w:id="476" w:author="NAZ, Mamoona (OLDHAM MEDICAL SERVICES)" w:date="2026-09-22T12:27:00Z" w16du:dateUtc="2026-09-22T16:27:00Z"/>
                <w:bCs/>
                <w:sz w:val="24"/>
                <w:szCs w:val="24"/>
              </w:rPr>
            </w:pPr>
            <w:del w:id="477" w:author="NAZ, Mamoona (OLDHAM MEDICAL SERVICES)" w:date="2026-09-22T12:27:00Z" w16du:dateUtc="2026-09-22T16:27:00Z">
              <w:r w:rsidRPr="001D411F">
                <w:rPr>
                  <w:sz w:val="24"/>
                  <w:szCs w:val="24"/>
                </w:rPr>
                <w:delText>Раздел 2. Психология высшей школы</w:delText>
              </w:r>
            </w:del>
          </w:p>
        </w:tc>
        <w:tc>
          <w:tcPr>
            <w:tcW w:w="2693" w:type="dxa"/>
          </w:tcPr>
          <w:p w14:paraId="3C8AFC18" w14:textId="77777777" w:rsidR="00BE48BB" w:rsidRPr="001D411F" w:rsidRDefault="00BE48BB" w:rsidP="00BE48BB">
            <w:pPr>
              <w:pStyle w:val="a0"/>
              <w:jc w:val="center"/>
              <w:rPr>
                <w:del w:id="478" w:author="NAZ, Mamoona (OLDHAM MEDICAL SERVICES)" w:date="2026-09-22T12:27:00Z" w16du:dateUtc="2026-09-22T16:27:00Z"/>
              </w:rPr>
            </w:pPr>
            <w:del w:id="479" w:author="NAZ, Mamoona (OLDHAM MEDICAL SERVICES)" w:date="2026-09-22T12:27:00Z" w16du:dateUtc="2026-09-22T16:27:00Z">
              <w:r w:rsidRPr="001D411F">
                <w:delText>Работа на практических занятиях</w:delText>
              </w:r>
            </w:del>
          </w:p>
        </w:tc>
      </w:tr>
    </w:tbl>
    <w:p w14:paraId="087E9948" w14:textId="77777777" w:rsidR="00D66A7F" w:rsidRPr="001D411F" w:rsidRDefault="00D66A7F" w:rsidP="00D66A7F">
      <w:pPr>
        <w:spacing w:after="120"/>
        <w:rPr>
          <w:del w:id="480" w:author="NAZ, Mamoona (OLDHAM MEDICAL SERVICES)" w:date="2026-09-22T12:27:00Z" w16du:dateUtc="2026-09-22T16:27:00Z"/>
          <w:b/>
          <w:bCs/>
        </w:rPr>
      </w:pPr>
    </w:p>
    <w:p w14:paraId="7BCB1EC4" w14:textId="77777777" w:rsidR="00EA3E09" w:rsidRPr="001D411F" w:rsidRDefault="00DA10A6" w:rsidP="006C7B9A">
      <w:pPr>
        <w:spacing w:line="360" w:lineRule="auto"/>
        <w:rPr>
          <w:del w:id="481" w:author="NAZ, Mamoona (OLDHAM MEDICAL SERVICES)" w:date="2026-09-22T12:27:00Z" w16du:dateUtc="2026-09-22T16:27:00Z"/>
          <w:b/>
          <w:bCs/>
        </w:rPr>
      </w:pPr>
      <w:del w:id="482" w:author="NAZ, Mamoona (OLDHAM MEDICAL SERVICES)" w:date="2026-09-22T12:27:00Z" w16du:dateUtc="2026-09-22T16:27:00Z">
        <w:r w:rsidRPr="001D411F">
          <w:rPr>
            <w:b/>
            <w:bCs/>
          </w:rPr>
          <w:delText>7. ПЕРЕЧЕНЬ УЧЕБНОЙ ЛИТЕРАТУРЫ:</w:delText>
        </w:r>
      </w:del>
    </w:p>
    <w:p w14:paraId="3A684D93" w14:textId="77777777" w:rsidR="00320791" w:rsidRPr="001D411F" w:rsidRDefault="00320791" w:rsidP="00320791">
      <w:pPr>
        <w:spacing w:line="360" w:lineRule="auto"/>
        <w:rPr>
          <w:del w:id="483" w:author="NAZ, Mamoona (OLDHAM MEDICAL SERVICES)" w:date="2026-09-22T12:27:00Z" w16du:dateUtc="2026-09-22T16:27:00Z"/>
          <w:b/>
          <w:bCs/>
        </w:rPr>
      </w:pPr>
    </w:p>
    <w:tbl>
      <w:tblPr>
        <w:tblW w:w="9493" w:type="dxa"/>
        <w:tblInd w:w="41" w:type="dxa"/>
        <w:tblBorders>
          <w:top w:val="single" w:sz="2" w:space="0" w:color="000001"/>
          <w:left w:val="single" w:sz="2" w:space="0" w:color="000001"/>
          <w:bottom w:val="single" w:sz="2" w:space="0" w:color="000001"/>
          <w:insideH w:val="single" w:sz="2" w:space="0" w:color="000001"/>
        </w:tblBorders>
        <w:tblLayout w:type="fixed"/>
        <w:tblCellMar>
          <w:top w:w="55" w:type="dxa"/>
          <w:left w:w="36" w:type="dxa"/>
          <w:bottom w:w="55" w:type="dxa"/>
          <w:right w:w="55" w:type="dxa"/>
        </w:tblCellMar>
        <w:tblLook w:val="04A0" w:firstRow="1" w:lastRow="0" w:firstColumn="1" w:lastColumn="0" w:noHBand="0" w:noVBand="1"/>
      </w:tblPr>
      <w:tblGrid>
        <w:gridCol w:w="562"/>
        <w:gridCol w:w="2268"/>
        <w:gridCol w:w="1560"/>
        <w:gridCol w:w="1275"/>
        <w:gridCol w:w="1134"/>
        <w:gridCol w:w="1276"/>
        <w:gridCol w:w="1418"/>
      </w:tblGrid>
      <w:tr w:rsidR="00BE48BB" w:rsidRPr="001D411F" w14:paraId="152851A7" w14:textId="77777777" w:rsidTr="00AD7573">
        <w:trPr>
          <w:del w:id="484" w:author="NAZ, Mamoona (OLDHAM MEDICAL SERVICES)" w:date="2026-09-22T12:27:00Z" w16du:dateUtc="2026-09-22T16:27:00Z"/>
        </w:trPr>
        <w:tc>
          <w:tcPr>
            <w:tcW w:w="562" w:type="dxa"/>
            <w:vMerge w:val="restart"/>
            <w:tcBorders>
              <w:top w:val="single" w:sz="2" w:space="0" w:color="000001"/>
              <w:left w:val="single" w:sz="2" w:space="0" w:color="000001"/>
              <w:bottom w:val="single" w:sz="2" w:space="0" w:color="000001"/>
            </w:tcBorders>
            <w:tcMar>
              <w:left w:w="36" w:type="dxa"/>
            </w:tcMar>
            <w:vAlign w:val="center"/>
          </w:tcPr>
          <w:p w14:paraId="4E74CA5B" w14:textId="77777777" w:rsidR="00BE48BB" w:rsidRPr="001D411F" w:rsidRDefault="00BE48BB" w:rsidP="00AD7573">
            <w:pPr>
              <w:shd w:val="clear" w:color="auto" w:fill="FFFFFF"/>
              <w:snapToGrid w:val="0"/>
              <w:jc w:val="center"/>
              <w:rPr>
                <w:del w:id="485" w:author="NAZ, Mamoona (OLDHAM MEDICAL SERVICES)" w:date="2026-09-22T12:27:00Z" w16du:dateUtc="2026-09-22T16:27:00Z"/>
                <w:b/>
                <w:sz w:val="22"/>
                <w:szCs w:val="22"/>
              </w:rPr>
            </w:pPr>
            <w:del w:id="486" w:author="NAZ, Mamoona (OLDHAM MEDICAL SERVICES)" w:date="2026-09-22T12:27:00Z" w16du:dateUtc="2026-09-22T16:27:00Z">
              <w:r w:rsidRPr="001D411F">
                <w:rPr>
                  <w:b/>
                  <w:bCs/>
                  <w:sz w:val="22"/>
                  <w:szCs w:val="22"/>
                  <w:shd w:val="clear" w:color="auto" w:fill="FFFFFF"/>
                </w:rPr>
                <w:delText>№ п/п</w:delText>
              </w:r>
            </w:del>
          </w:p>
        </w:tc>
        <w:tc>
          <w:tcPr>
            <w:tcW w:w="2268" w:type="dxa"/>
            <w:vMerge w:val="restart"/>
            <w:tcBorders>
              <w:top w:val="single" w:sz="2" w:space="0" w:color="000001"/>
              <w:left w:val="single" w:sz="2" w:space="0" w:color="000001"/>
              <w:bottom w:val="single" w:sz="2" w:space="0" w:color="000001"/>
            </w:tcBorders>
            <w:tcMar>
              <w:left w:w="36" w:type="dxa"/>
            </w:tcMar>
            <w:vAlign w:val="center"/>
          </w:tcPr>
          <w:p w14:paraId="7183E99C" w14:textId="77777777" w:rsidR="00BE48BB" w:rsidRPr="001D411F" w:rsidRDefault="00BE48BB" w:rsidP="00AD7573">
            <w:pPr>
              <w:shd w:val="clear" w:color="auto" w:fill="FFFFFF"/>
              <w:snapToGrid w:val="0"/>
              <w:jc w:val="center"/>
              <w:rPr>
                <w:del w:id="487" w:author="NAZ, Mamoona (OLDHAM MEDICAL SERVICES)" w:date="2026-09-22T12:27:00Z" w16du:dateUtc="2026-09-22T16:27:00Z"/>
                <w:b/>
                <w:bCs/>
                <w:sz w:val="22"/>
                <w:szCs w:val="22"/>
              </w:rPr>
            </w:pPr>
            <w:del w:id="488" w:author="NAZ, Mamoona (OLDHAM MEDICAL SERVICES)" w:date="2026-09-22T12:27:00Z" w16du:dateUtc="2026-09-22T16:27:00Z">
              <w:r w:rsidRPr="001D411F">
                <w:rPr>
                  <w:b/>
                  <w:bCs/>
                  <w:sz w:val="22"/>
                  <w:szCs w:val="22"/>
                  <w:shd w:val="clear" w:color="auto" w:fill="FFFFFF"/>
                </w:rPr>
                <w:delText>Наименование</w:delText>
              </w:r>
            </w:del>
          </w:p>
        </w:tc>
        <w:tc>
          <w:tcPr>
            <w:tcW w:w="1560" w:type="dxa"/>
            <w:vMerge w:val="restart"/>
            <w:tcBorders>
              <w:top w:val="single" w:sz="2" w:space="0" w:color="000001"/>
              <w:left w:val="single" w:sz="2" w:space="0" w:color="000001"/>
              <w:bottom w:val="single" w:sz="2" w:space="0" w:color="000001"/>
            </w:tcBorders>
            <w:tcMar>
              <w:left w:w="36" w:type="dxa"/>
            </w:tcMar>
            <w:vAlign w:val="center"/>
          </w:tcPr>
          <w:p w14:paraId="6CA5FCBB" w14:textId="77777777" w:rsidR="00BE48BB" w:rsidRPr="001D411F" w:rsidRDefault="00BE48BB" w:rsidP="00AD7573">
            <w:pPr>
              <w:shd w:val="clear" w:color="auto" w:fill="FFFFFF"/>
              <w:snapToGrid w:val="0"/>
              <w:jc w:val="center"/>
              <w:rPr>
                <w:del w:id="489" w:author="NAZ, Mamoona (OLDHAM MEDICAL SERVICES)" w:date="2026-09-22T12:27:00Z" w16du:dateUtc="2026-09-22T16:27:00Z"/>
                <w:b/>
                <w:bCs/>
                <w:sz w:val="22"/>
                <w:szCs w:val="22"/>
              </w:rPr>
            </w:pPr>
            <w:del w:id="490" w:author="NAZ, Mamoona (OLDHAM MEDICAL SERVICES)" w:date="2026-09-22T12:27:00Z" w16du:dateUtc="2026-09-22T16:27:00Z">
              <w:r w:rsidRPr="001D411F">
                <w:rPr>
                  <w:b/>
                  <w:bCs/>
                  <w:sz w:val="22"/>
                  <w:szCs w:val="22"/>
                  <w:shd w:val="clear" w:color="auto" w:fill="FFFFFF"/>
                </w:rPr>
                <w:delText>Авторы</w:delText>
              </w:r>
            </w:del>
          </w:p>
        </w:tc>
        <w:tc>
          <w:tcPr>
            <w:tcW w:w="1275" w:type="dxa"/>
            <w:vMerge w:val="restart"/>
            <w:tcBorders>
              <w:top w:val="single" w:sz="2" w:space="0" w:color="000001"/>
              <w:left w:val="single" w:sz="2" w:space="0" w:color="000001"/>
              <w:bottom w:val="single" w:sz="2" w:space="0" w:color="000001"/>
            </w:tcBorders>
            <w:tcMar>
              <w:left w:w="36" w:type="dxa"/>
            </w:tcMar>
            <w:textDirection w:val="btLr"/>
            <w:vAlign w:val="center"/>
          </w:tcPr>
          <w:p w14:paraId="36DD83E7" w14:textId="77777777" w:rsidR="00BE48BB" w:rsidRPr="001D411F" w:rsidRDefault="00BE48BB" w:rsidP="00AD7573">
            <w:pPr>
              <w:shd w:val="clear" w:color="auto" w:fill="FFFFFF"/>
              <w:snapToGrid w:val="0"/>
              <w:ind w:left="113" w:right="113"/>
              <w:jc w:val="center"/>
              <w:rPr>
                <w:del w:id="491" w:author="NAZ, Mamoona (OLDHAM MEDICAL SERVICES)" w:date="2026-09-22T12:27:00Z" w16du:dateUtc="2026-09-22T16:27:00Z"/>
                <w:b/>
                <w:bCs/>
                <w:sz w:val="22"/>
                <w:szCs w:val="22"/>
              </w:rPr>
            </w:pPr>
            <w:del w:id="492" w:author="NAZ, Mamoona (OLDHAM MEDICAL SERVICES)" w:date="2026-09-22T12:27:00Z" w16du:dateUtc="2026-09-22T16:27:00Z">
              <w:r w:rsidRPr="001D411F">
                <w:rPr>
                  <w:b/>
                  <w:bCs/>
                  <w:sz w:val="22"/>
                  <w:szCs w:val="22"/>
                  <w:shd w:val="clear" w:color="auto" w:fill="FFFFFF"/>
                </w:rPr>
                <w:delText>Место издания</w:delText>
              </w:r>
            </w:del>
          </w:p>
        </w:tc>
        <w:tc>
          <w:tcPr>
            <w:tcW w:w="1134" w:type="dxa"/>
            <w:vMerge w:val="restart"/>
            <w:tcBorders>
              <w:top w:val="single" w:sz="2" w:space="0" w:color="000001"/>
              <w:left w:val="single" w:sz="2" w:space="0" w:color="000001"/>
              <w:bottom w:val="single" w:sz="2" w:space="0" w:color="000001"/>
            </w:tcBorders>
            <w:tcMar>
              <w:left w:w="36" w:type="dxa"/>
            </w:tcMar>
            <w:textDirection w:val="btLr"/>
            <w:vAlign w:val="center"/>
          </w:tcPr>
          <w:p w14:paraId="6B19F308" w14:textId="77777777" w:rsidR="00BE48BB" w:rsidRPr="001D411F" w:rsidRDefault="00BE48BB" w:rsidP="00AD7573">
            <w:pPr>
              <w:shd w:val="clear" w:color="auto" w:fill="FFFFFF"/>
              <w:snapToGrid w:val="0"/>
              <w:ind w:left="113" w:right="113"/>
              <w:jc w:val="center"/>
              <w:rPr>
                <w:del w:id="493" w:author="NAZ, Mamoona (OLDHAM MEDICAL SERVICES)" w:date="2026-09-22T12:27:00Z" w16du:dateUtc="2026-09-22T16:27:00Z"/>
                <w:b/>
                <w:bCs/>
                <w:sz w:val="22"/>
                <w:szCs w:val="22"/>
              </w:rPr>
            </w:pPr>
            <w:del w:id="494" w:author="NAZ, Mamoona (OLDHAM MEDICAL SERVICES)" w:date="2026-09-22T12:27:00Z" w16du:dateUtc="2026-09-22T16:27:00Z">
              <w:r w:rsidRPr="001D411F">
                <w:rPr>
                  <w:b/>
                  <w:bCs/>
                  <w:sz w:val="22"/>
                  <w:szCs w:val="22"/>
                  <w:shd w:val="clear" w:color="auto" w:fill="FFFFFF"/>
                </w:rPr>
                <w:delText>Год издания</w:delText>
              </w:r>
            </w:del>
          </w:p>
        </w:tc>
        <w:tc>
          <w:tcPr>
            <w:tcW w:w="2694" w:type="dxa"/>
            <w:gridSpan w:val="2"/>
            <w:tcBorders>
              <w:top w:val="single" w:sz="2" w:space="0" w:color="000001"/>
              <w:left w:val="single" w:sz="2" w:space="0" w:color="000001"/>
              <w:bottom w:val="single" w:sz="2" w:space="0" w:color="000001"/>
              <w:right w:val="single" w:sz="2" w:space="0" w:color="000001"/>
            </w:tcBorders>
            <w:tcMar>
              <w:left w:w="36" w:type="dxa"/>
            </w:tcMar>
            <w:vAlign w:val="center"/>
          </w:tcPr>
          <w:p w14:paraId="5D8D69FF" w14:textId="77777777" w:rsidR="00BE48BB" w:rsidRPr="001D411F" w:rsidRDefault="00BE48BB" w:rsidP="00AD7573">
            <w:pPr>
              <w:shd w:val="clear" w:color="auto" w:fill="FFFFFF"/>
              <w:snapToGrid w:val="0"/>
              <w:jc w:val="center"/>
              <w:rPr>
                <w:del w:id="495" w:author="NAZ, Mamoona (OLDHAM MEDICAL SERVICES)" w:date="2026-09-22T12:27:00Z" w16du:dateUtc="2026-09-22T16:27:00Z"/>
                <w:b/>
                <w:bCs/>
                <w:sz w:val="22"/>
                <w:szCs w:val="22"/>
              </w:rPr>
            </w:pPr>
            <w:del w:id="496" w:author="NAZ, Mamoona (OLDHAM MEDICAL SERVICES)" w:date="2026-09-22T12:27:00Z" w16du:dateUtc="2026-09-22T16:27:00Z">
              <w:r w:rsidRPr="001D411F">
                <w:rPr>
                  <w:b/>
                  <w:bCs/>
                  <w:sz w:val="22"/>
                  <w:szCs w:val="22"/>
                  <w:shd w:val="clear" w:color="auto" w:fill="FFFFFF"/>
                </w:rPr>
                <w:delText>Наличие</w:delText>
              </w:r>
            </w:del>
          </w:p>
        </w:tc>
      </w:tr>
      <w:tr w:rsidR="00BE48BB" w:rsidRPr="001D411F" w14:paraId="4F4EDA22" w14:textId="77777777" w:rsidTr="00AD7573">
        <w:trPr>
          <w:trHeight w:val="677"/>
          <w:del w:id="497" w:author="NAZ, Mamoona (OLDHAM MEDICAL SERVICES)" w:date="2026-09-22T12:27:00Z" w16du:dateUtc="2026-09-22T16:27:00Z"/>
        </w:trPr>
        <w:tc>
          <w:tcPr>
            <w:tcW w:w="562" w:type="dxa"/>
            <w:vMerge/>
            <w:tcBorders>
              <w:top w:val="single" w:sz="2" w:space="0" w:color="000001"/>
              <w:left w:val="single" w:sz="2" w:space="0" w:color="000001"/>
              <w:bottom w:val="single" w:sz="2" w:space="0" w:color="000001"/>
            </w:tcBorders>
            <w:tcMar>
              <w:left w:w="36" w:type="dxa"/>
            </w:tcMar>
            <w:vAlign w:val="center"/>
          </w:tcPr>
          <w:p w14:paraId="46D12A5E" w14:textId="77777777" w:rsidR="00BE48BB" w:rsidRPr="001D411F" w:rsidRDefault="00BE48BB" w:rsidP="00AD7573">
            <w:pPr>
              <w:shd w:val="clear" w:color="auto" w:fill="FFFFFF"/>
              <w:snapToGrid w:val="0"/>
              <w:jc w:val="center"/>
              <w:rPr>
                <w:del w:id="498" w:author="NAZ, Mamoona (OLDHAM MEDICAL SERVICES)" w:date="2026-09-22T12:27:00Z" w16du:dateUtc="2026-09-22T16:27:00Z"/>
                <w:b/>
                <w:bCs/>
                <w:sz w:val="22"/>
                <w:szCs w:val="22"/>
                <w:shd w:val="clear" w:color="auto" w:fill="FFFFFF"/>
              </w:rPr>
            </w:pPr>
          </w:p>
        </w:tc>
        <w:tc>
          <w:tcPr>
            <w:tcW w:w="2268" w:type="dxa"/>
            <w:vMerge/>
            <w:tcBorders>
              <w:top w:val="single" w:sz="2" w:space="0" w:color="000001"/>
              <w:left w:val="single" w:sz="2" w:space="0" w:color="000001"/>
              <w:bottom w:val="single" w:sz="2" w:space="0" w:color="000001"/>
            </w:tcBorders>
            <w:tcMar>
              <w:left w:w="36" w:type="dxa"/>
            </w:tcMar>
            <w:vAlign w:val="center"/>
          </w:tcPr>
          <w:p w14:paraId="6153228D" w14:textId="77777777" w:rsidR="00BE48BB" w:rsidRPr="001D411F" w:rsidRDefault="00BE48BB" w:rsidP="00AD7573">
            <w:pPr>
              <w:shd w:val="clear" w:color="auto" w:fill="FFFFFF"/>
              <w:snapToGrid w:val="0"/>
              <w:jc w:val="center"/>
              <w:rPr>
                <w:del w:id="499" w:author="NAZ, Mamoona (OLDHAM MEDICAL SERVICES)" w:date="2026-09-22T12:27:00Z" w16du:dateUtc="2026-09-22T16:27:00Z"/>
                <w:b/>
                <w:bCs/>
                <w:sz w:val="22"/>
                <w:szCs w:val="22"/>
                <w:shd w:val="clear" w:color="auto" w:fill="FFFFFF"/>
              </w:rPr>
            </w:pPr>
          </w:p>
        </w:tc>
        <w:tc>
          <w:tcPr>
            <w:tcW w:w="1560" w:type="dxa"/>
            <w:vMerge/>
            <w:tcBorders>
              <w:top w:val="single" w:sz="2" w:space="0" w:color="000001"/>
              <w:left w:val="single" w:sz="2" w:space="0" w:color="000001"/>
              <w:bottom w:val="single" w:sz="2" w:space="0" w:color="000001"/>
            </w:tcBorders>
            <w:tcMar>
              <w:left w:w="36" w:type="dxa"/>
            </w:tcMar>
            <w:vAlign w:val="center"/>
          </w:tcPr>
          <w:p w14:paraId="4D616339" w14:textId="77777777" w:rsidR="00BE48BB" w:rsidRPr="001D411F" w:rsidRDefault="00BE48BB" w:rsidP="00AD7573">
            <w:pPr>
              <w:shd w:val="clear" w:color="auto" w:fill="FFFFFF"/>
              <w:snapToGrid w:val="0"/>
              <w:jc w:val="center"/>
              <w:rPr>
                <w:del w:id="500" w:author="NAZ, Mamoona (OLDHAM MEDICAL SERVICES)" w:date="2026-09-22T12:27:00Z" w16du:dateUtc="2026-09-22T16:27:00Z"/>
                <w:b/>
                <w:bCs/>
                <w:sz w:val="22"/>
                <w:szCs w:val="22"/>
                <w:shd w:val="clear" w:color="auto" w:fill="FFFFFF"/>
              </w:rPr>
            </w:pPr>
          </w:p>
        </w:tc>
        <w:tc>
          <w:tcPr>
            <w:tcW w:w="1275" w:type="dxa"/>
            <w:vMerge/>
            <w:tcBorders>
              <w:top w:val="single" w:sz="2" w:space="0" w:color="000001"/>
              <w:left w:val="single" w:sz="2" w:space="0" w:color="000001"/>
              <w:bottom w:val="single" w:sz="2" w:space="0" w:color="000001"/>
            </w:tcBorders>
            <w:tcMar>
              <w:left w:w="36" w:type="dxa"/>
            </w:tcMar>
            <w:vAlign w:val="center"/>
          </w:tcPr>
          <w:p w14:paraId="2C28600B" w14:textId="77777777" w:rsidR="00BE48BB" w:rsidRPr="001D411F" w:rsidRDefault="00BE48BB" w:rsidP="00AD7573">
            <w:pPr>
              <w:shd w:val="clear" w:color="auto" w:fill="FFFFFF"/>
              <w:snapToGrid w:val="0"/>
              <w:jc w:val="center"/>
              <w:rPr>
                <w:del w:id="501" w:author="NAZ, Mamoona (OLDHAM MEDICAL SERVICES)" w:date="2026-09-22T12:27:00Z" w16du:dateUtc="2026-09-22T16:27:00Z"/>
                <w:b/>
                <w:bCs/>
                <w:sz w:val="22"/>
                <w:szCs w:val="22"/>
                <w:shd w:val="clear" w:color="auto" w:fill="FFFFFF"/>
              </w:rPr>
            </w:pPr>
          </w:p>
        </w:tc>
        <w:tc>
          <w:tcPr>
            <w:tcW w:w="1134" w:type="dxa"/>
            <w:vMerge/>
            <w:tcBorders>
              <w:top w:val="single" w:sz="2" w:space="0" w:color="000001"/>
              <w:left w:val="single" w:sz="2" w:space="0" w:color="000001"/>
              <w:bottom w:val="single" w:sz="2" w:space="0" w:color="000001"/>
            </w:tcBorders>
            <w:tcMar>
              <w:left w:w="36" w:type="dxa"/>
            </w:tcMar>
            <w:vAlign w:val="center"/>
          </w:tcPr>
          <w:p w14:paraId="23F953C6" w14:textId="77777777" w:rsidR="00BE48BB" w:rsidRPr="001D411F" w:rsidRDefault="00BE48BB" w:rsidP="00AD7573">
            <w:pPr>
              <w:shd w:val="clear" w:color="auto" w:fill="FFFFFF"/>
              <w:snapToGrid w:val="0"/>
              <w:jc w:val="center"/>
              <w:rPr>
                <w:del w:id="502" w:author="NAZ, Mamoona (OLDHAM MEDICAL SERVICES)" w:date="2026-09-22T12:27:00Z" w16du:dateUtc="2026-09-22T16:27:00Z"/>
                <w:b/>
                <w:bCs/>
                <w:sz w:val="22"/>
                <w:szCs w:val="22"/>
                <w:shd w:val="clear" w:color="auto" w:fill="FFFFFF"/>
              </w:rPr>
            </w:pPr>
          </w:p>
        </w:tc>
        <w:tc>
          <w:tcPr>
            <w:tcW w:w="1276" w:type="dxa"/>
            <w:tcBorders>
              <w:top w:val="single" w:sz="2" w:space="0" w:color="000001"/>
              <w:left w:val="single" w:sz="2" w:space="0" w:color="000001"/>
              <w:bottom w:val="single" w:sz="2" w:space="0" w:color="000001"/>
            </w:tcBorders>
            <w:tcMar>
              <w:left w:w="36" w:type="dxa"/>
            </w:tcMar>
            <w:vAlign w:val="center"/>
          </w:tcPr>
          <w:p w14:paraId="2F0F9B3D" w14:textId="77777777" w:rsidR="00BE48BB" w:rsidRPr="001D411F" w:rsidRDefault="00BE48BB" w:rsidP="00AD7573">
            <w:pPr>
              <w:jc w:val="center"/>
              <w:rPr>
                <w:del w:id="503" w:author="NAZ, Mamoona (OLDHAM MEDICAL SERVICES)" w:date="2026-09-22T12:27:00Z" w16du:dateUtc="2026-09-22T16:27:00Z"/>
                <w:b/>
                <w:sz w:val="22"/>
                <w:szCs w:val="22"/>
              </w:rPr>
            </w:pPr>
            <w:del w:id="504" w:author="NAZ, Mamoona (OLDHAM MEDICAL SERVICES)" w:date="2026-09-22T12:27:00Z" w16du:dateUtc="2026-09-22T16:27:00Z">
              <w:r w:rsidRPr="001D411F">
                <w:rPr>
                  <w:b/>
                  <w:sz w:val="22"/>
                  <w:szCs w:val="22"/>
                </w:rPr>
                <w:delText>Печатные издания</w:delText>
              </w:r>
            </w:del>
          </w:p>
        </w:tc>
        <w:tc>
          <w:tcPr>
            <w:tcW w:w="1418" w:type="dxa"/>
            <w:tcBorders>
              <w:top w:val="single" w:sz="2" w:space="0" w:color="000001"/>
              <w:left w:val="single" w:sz="2" w:space="0" w:color="000001"/>
              <w:bottom w:val="single" w:sz="2" w:space="0" w:color="000001"/>
              <w:right w:val="single" w:sz="2" w:space="0" w:color="000001"/>
            </w:tcBorders>
            <w:tcMar>
              <w:left w:w="36" w:type="dxa"/>
            </w:tcMar>
            <w:vAlign w:val="center"/>
          </w:tcPr>
          <w:p w14:paraId="04C33181" w14:textId="77777777" w:rsidR="00BE48BB" w:rsidRPr="001D411F" w:rsidRDefault="00BE48BB" w:rsidP="00AD7573">
            <w:pPr>
              <w:jc w:val="center"/>
              <w:rPr>
                <w:del w:id="505" w:author="NAZ, Mamoona (OLDHAM MEDICAL SERVICES)" w:date="2026-09-22T12:27:00Z" w16du:dateUtc="2026-09-22T16:27:00Z"/>
                <w:b/>
                <w:sz w:val="22"/>
                <w:szCs w:val="22"/>
              </w:rPr>
            </w:pPr>
            <w:del w:id="506" w:author="NAZ, Mamoona (OLDHAM MEDICAL SERVICES)" w:date="2026-09-22T12:27:00Z" w16du:dateUtc="2026-09-22T16:27:00Z">
              <w:r w:rsidRPr="001D411F">
                <w:rPr>
                  <w:b/>
                  <w:sz w:val="22"/>
                  <w:szCs w:val="22"/>
                </w:rPr>
                <w:delText>ЭБС (адрес в сети Интернет)</w:delText>
              </w:r>
            </w:del>
          </w:p>
        </w:tc>
      </w:tr>
      <w:tr w:rsidR="00BE48BB" w:rsidRPr="001D411F" w14:paraId="1E18CB34" w14:textId="77777777" w:rsidTr="00AD7573">
        <w:trPr>
          <w:del w:id="507" w:author="NAZ, Mamoona (OLDHAM MEDICAL SERVICES)" w:date="2026-09-22T12:27:00Z" w16du:dateUtc="2026-09-22T16:27:00Z"/>
        </w:trPr>
        <w:tc>
          <w:tcPr>
            <w:tcW w:w="562" w:type="dxa"/>
            <w:tcBorders>
              <w:top w:val="single" w:sz="2" w:space="0" w:color="000001"/>
              <w:left w:val="single" w:sz="2" w:space="0" w:color="000001"/>
              <w:bottom w:val="single" w:sz="2" w:space="0" w:color="000001"/>
            </w:tcBorders>
            <w:tcMar>
              <w:left w:w="36" w:type="dxa"/>
            </w:tcMar>
          </w:tcPr>
          <w:p w14:paraId="1F133401" w14:textId="77777777" w:rsidR="00BE48BB" w:rsidRPr="001D411F" w:rsidRDefault="00BE48BB" w:rsidP="00AD7573">
            <w:pPr>
              <w:shd w:val="clear" w:color="auto" w:fill="FFFFFF"/>
              <w:snapToGrid w:val="0"/>
              <w:jc w:val="center"/>
              <w:rPr>
                <w:del w:id="508" w:author="NAZ, Mamoona (OLDHAM MEDICAL SERVICES)" w:date="2026-09-22T12:27:00Z" w16du:dateUtc="2026-09-22T16:27:00Z"/>
                <w:sz w:val="22"/>
                <w:szCs w:val="22"/>
              </w:rPr>
            </w:pPr>
            <w:del w:id="509" w:author="NAZ, Mamoona (OLDHAM MEDICAL SERVICES)" w:date="2026-09-22T12:27:00Z" w16du:dateUtc="2026-09-22T16:27:00Z">
              <w:r w:rsidRPr="001D411F">
                <w:rPr>
                  <w:sz w:val="22"/>
                  <w:szCs w:val="22"/>
                  <w:lang w:val="en-US"/>
                </w:rPr>
                <w:delText>1</w:delText>
              </w:r>
              <w:r w:rsidRPr="001D411F">
                <w:rPr>
                  <w:sz w:val="22"/>
                  <w:szCs w:val="22"/>
                </w:rPr>
                <w:delText>1.</w:delText>
              </w:r>
            </w:del>
          </w:p>
        </w:tc>
        <w:tc>
          <w:tcPr>
            <w:tcW w:w="2268" w:type="dxa"/>
            <w:tcBorders>
              <w:top w:val="single" w:sz="2" w:space="0" w:color="000001"/>
              <w:left w:val="single" w:sz="2" w:space="0" w:color="000001"/>
              <w:bottom w:val="single" w:sz="2" w:space="0" w:color="000001"/>
            </w:tcBorders>
            <w:tcMar>
              <w:left w:w="36" w:type="dxa"/>
            </w:tcMar>
          </w:tcPr>
          <w:p w14:paraId="3EBEC22F" w14:textId="77777777" w:rsidR="00BE48BB" w:rsidRPr="001D411F" w:rsidRDefault="00BE48BB" w:rsidP="00AD7573">
            <w:pPr>
              <w:rPr>
                <w:del w:id="510" w:author="NAZ, Mamoona (OLDHAM MEDICAL SERVICES)" w:date="2026-09-22T12:27:00Z" w16du:dateUtc="2026-09-22T16:27:00Z"/>
                <w:sz w:val="22"/>
                <w:szCs w:val="22"/>
              </w:rPr>
            </w:pPr>
            <w:del w:id="511" w:author="NAZ, Mamoona (OLDHAM MEDICAL SERVICES)" w:date="2026-09-22T12:27:00Z" w16du:dateUtc="2026-09-22T16:27:00Z">
              <w:r w:rsidRPr="001D411F">
                <w:rPr>
                  <w:color w:val="000000"/>
                  <w:sz w:val="22"/>
                  <w:szCs w:val="22"/>
                </w:rPr>
                <w:delText>Педагогика высшей школы: история, проблематика, принципы: учебное пособие для обучающихся в магистратуре</w:delText>
              </w:r>
            </w:del>
          </w:p>
        </w:tc>
        <w:tc>
          <w:tcPr>
            <w:tcW w:w="1560" w:type="dxa"/>
            <w:tcBorders>
              <w:top w:val="single" w:sz="2" w:space="0" w:color="000001"/>
              <w:left w:val="single" w:sz="2" w:space="0" w:color="000001"/>
              <w:bottom w:val="single" w:sz="2" w:space="0" w:color="000001"/>
            </w:tcBorders>
            <w:tcMar>
              <w:left w:w="36" w:type="dxa"/>
            </w:tcMar>
          </w:tcPr>
          <w:p w14:paraId="372C6B47" w14:textId="77777777" w:rsidR="00BE48BB" w:rsidRPr="001D411F" w:rsidRDefault="00BE48BB" w:rsidP="00AD7573">
            <w:pPr>
              <w:shd w:val="clear" w:color="auto" w:fill="FFFFFF"/>
              <w:snapToGrid w:val="0"/>
              <w:ind w:right="126"/>
              <w:jc w:val="center"/>
              <w:rPr>
                <w:del w:id="512" w:author="NAZ, Mamoona (OLDHAM MEDICAL SERVICES)" w:date="2026-09-22T12:27:00Z" w16du:dateUtc="2026-09-22T16:27:00Z"/>
                <w:sz w:val="22"/>
                <w:szCs w:val="22"/>
              </w:rPr>
            </w:pPr>
            <w:del w:id="513" w:author="NAZ, Mamoona (OLDHAM MEDICAL SERVICES)" w:date="2026-09-22T12:27:00Z" w16du:dateUtc="2026-09-22T16:27:00Z">
              <w:r w:rsidRPr="001D411F">
                <w:rPr>
                  <w:rStyle w:val="A10"/>
                  <w:bCs/>
                </w:rPr>
                <w:delText>Б.Р.Мандель</w:delText>
              </w:r>
            </w:del>
          </w:p>
        </w:tc>
        <w:tc>
          <w:tcPr>
            <w:tcW w:w="1275" w:type="dxa"/>
            <w:tcBorders>
              <w:top w:val="single" w:sz="2" w:space="0" w:color="000001"/>
              <w:left w:val="single" w:sz="2" w:space="0" w:color="000001"/>
              <w:bottom w:val="single" w:sz="2" w:space="0" w:color="000001"/>
            </w:tcBorders>
            <w:tcMar>
              <w:left w:w="36" w:type="dxa"/>
            </w:tcMar>
          </w:tcPr>
          <w:p w14:paraId="3E1C5357" w14:textId="77777777" w:rsidR="00BE48BB" w:rsidRPr="001D411F" w:rsidRDefault="00BE48BB" w:rsidP="00AD7573">
            <w:pPr>
              <w:shd w:val="clear" w:color="auto" w:fill="FFFFFF"/>
              <w:snapToGrid w:val="0"/>
              <w:jc w:val="center"/>
              <w:rPr>
                <w:del w:id="514" w:author="NAZ, Mamoona (OLDHAM MEDICAL SERVICES)" w:date="2026-09-22T12:27:00Z" w16du:dateUtc="2026-09-22T16:27:00Z"/>
                <w:sz w:val="22"/>
                <w:szCs w:val="22"/>
              </w:rPr>
            </w:pPr>
            <w:del w:id="515" w:author="NAZ, Mamoona (OLDHAM MEDICAL SERVICES)" w:date="2026-09-22T12:27:00Z" w16du:dateUtc="2026-09-22T16:27:00Z">
              <w:r w:rsidRPr="001D411F">
                <w:rPr>
                  <w:rStyle w:val="A10"/>
                  <w:bCs/>
                </w:rPr>
                <w:delText>М.; Берлин : Директ-Медиа,</w:delText>
              </w:r>
            </w:del>
          </w:p>
        </w:tc>
        <w:tc>
          <w:tcPr>
            <w:tcW w:w="1134" w:type="dxa"/>
            <w:tcBorders>
              <w:top w:val="single" w:sz="2" w:space="0" w:color="000001"/>
              <w:left w:val="single" w:sz="2" w:space="0" w:color="000001"/>
              <w:bottom w:val="single" w:sz="2" w:space="0" w:color="000001"/>
            </w:tcBorders>
            <w:tcMar>
              <w:left w:w="36" w:type="dxa"/>
            </w:tcMar>
          </w:tcPr>
          <w:p w14:paraId="5FB6148F" w14:textId="77777777" w:rsidR="00BE48BB" w:rsidRPr="001D411F" w:rsidRDefault="00BE48BB" w:rsidP="00AD7573">
            <w:pPr>
              <w:shd w:val="clear" w:color="auto" w:fill="FFFFFF"/>
              <w:snapToGrid w:val="0"/>
              <w:jc w:val="center"/>
              <w:rPr>
                <w:del w:id="516" w:author="NAZ, Mamoona (OLDHAM MEDICAL SERVICES)" w:date="2026-09-22T12:27:00Z" w16du:dateUtc="2026-09-22T16:27:00Z"/>
                <w:sz w:val="22"/>
                <w:szCs w:val="22"/>
              </w:rPr>
            </w:pPr>
            <w:del w:id="517" w:author="NAZ, Mamoona (OLDHAM MEDICAL SERVICES)" w:date="2026-09-22T12:27:00Z" w16du:dateUtc="2026-09-22T16:27:00Z">
              <w:r w:rsidRPr="001D411F">
                <w:rPr>
                  <w:rStyle w:val="A10"/>
                  <w:bCs/>
                </w:rPr>
                <w:delText>2017</w:delText>
              </w:r>
            </w:del>
          </w:p>
        </w:tc>
        <w:tc>
          <w:tcPr>
            <w:tcW w:w="1276" w:type="dxa"/>
            <w:tcBorders>
              <w:top w:val="single" w:sz="2" w:space="0" w:color="000001"/>
              <w:left w:val="single" w:sz="2" w:space="0" w:color="000001"/>
              <w:bottom w:val="single" w:sz="2" w:space="0" w:color="000001"/>
            </w:tcBorders>
            <w:tcMar>
              <w:left w:w="36" w:type="dxa"/>
            </w:tcMar>
          </w:tcPr>
          <w:p w14:paraId="673F97A0" w14:textId="77777777" w:rsidR="00BE48BB" w:rsidRPr="001D411F" w:rsidRDefault="00BE48BB" w:rsidP="00AD7573">
            <w:pPr>
              <w:shd w:val="clear" w:color="auto" w:fill="FFFFFF"/>
              <w:snapToGrid w:val="0"/>
              <w:rPr>
                <w:del w:id="518" w:author="NAZ, Mamoona (OLDHAM MEDICAL SERVICES)" w:date="2026-09-22T12:27:00Z" w16du:dateUtc="2026-09-22T16:27:00Z"/>
                <w:color w:val="000000"/>
                <w:sz w:val="22"/>
                <w:szCs w:val="22"/>
              </w:rPr>
            </w:pPr>
          </w:p>
        </w:tc>
        <w:tc>
          <w:tcPr>
            <w:tcW w:w="1418" w:type="dxa"/>
            <w:tcBorders>
              <w:top w:val="single" w:sz="2" w:space="0" w:color="000001"/>
              <w:left w:val="single" w:sz="2" w:space="0" w:color="000001"/>
              <w:bottom w:val="single" w:sz="2" w:space="0" w:color="000001"/>
              <w:right w:val="single" w:sz="2" w:space="0" w:color="000001"/>
            </w:tcBorders>
            <w:tcMar>
              <w:left w:w="36" w:type="dxa"/>
            </w:tcMar>
          </w:tcPr>
          <w:p w14:paraId="0DA8C1A0" w14:textId="77777777" w:rsidR="00BE48BB" w:rsidRPr="001D411F" w:rsidRDefault="00BE48BB" w:rsidP="00AD7573">
            <w:pPr>
              <w:shd w:val="clear" w:color="auto" w:fill="FFFFFF"/>
              <w:tabs>
                <w:tab w:val="left" w:pos="395"/>
                <w:tab w:val="left" w:pos="868"/>
              </w:tabs>
              <w:snapToGrid w:val="0"/>
              <w:jc w:val="center"/>
              <w:rPr>
                <w:del w:id="519" w:author="NAZ, Mamoona (OLDHAM MEDICAL SERVICES)" w:date="2026-09-22T12:27:00Z" w16du:dateUtc="2026-09-22T16:27:00Z"/>
                <w:sz w:val="22"/>
                <w:szCs w:val="22"/>
                <w:lang w:val="en-US"/>
              </w:rPr>
            </w:pPr>
            <w:del w:id="520" w:author="NAZ, Mamoona (OLDHAM MEDICAL SERVICES)" w:date="2026-09-22T12:27:00Z" w16du:dateUtc="2026-09-22T16:27:00Z">
              <w:r w:rsidRPr="001D411F">
                <w:rPr>
                  <w:sz w:val="22"/>
                  <w:szCs w:val="22"/>
                </w:rPr>
                <w:delText>http://</w:delText>
              </w:r>
              <w:r w:rsidRPr="001D411F">
                <w:rPr>
                  <w:sz w:val="22"/>
                  <w:szCs w:val="22"/>
                  <w:lang w:val="en-US"/>
                </w:rPr>
                <w:delText>biblioclub</w:delText>
              </w:r>
              <w:r w:rsidRPr="001D411F">
                <w:rPr>
                  <w:sz w:val="22"/>
                  <w:szCs w:val="22"/>
                </w:rPr>
                <w:delText>.ru/</w:delText>
              </w:r>
            </w:del>
          </w:p>
        </w:tc>
      </w:tr>
      <w:tr w:rsidR="00BE48BB" w:rsidRPr="001D411F" w14:paraId="1F05592A" w14:textId="77777777" w:rsidTr="00AD7573">
        <w:trPr>
          <w:trHeight w:val="1225"/>
          <w:del w:id="521" w:author="NAZ, Mamoona (OLDHAM MEDICAL SERVICES)" w:date="2026-09-22T12:27:00Z" w16du:dateUtc="2026-09-22T16:27:00Z"/>
        </w:trPr>
        <w:tc>
          <w:tcPr>
            <w:tcW w:w="562" w:type="dxa"/>
            <w:tcBorders>
              <w:top w:val="single" w:sz="2" w:space="0" w:color="000001"/>
              <w:left w:val="single" w:sz="2" w:space="0" w:color="000001"/>
              <w:bottom w:val="single" w:sz="2" w:space="0" w:color="000001"/>
            </w:tcBorders>
            <w:tcMar>
              <w:left w:w="36" w:type="dxa"/>
            </w:tcMar>
          </w:tcPr>
          <w:p w14:paraId="38384695" w14:textId="77777777" w:rsidR="00BE48BB" w:rsidRPr="001D411F" w:rsidRDefault="00BE48BB" w:rsidP="00AD7573">
            <w:pPr>
              <w:shd w:val="clear" w:color="auto" w:fill="FFFFFF"/>
              <w:snapToGrid w:val="0"/>
              <w:jc w:val="center"/>
              <w:rPr>
                <w:del w:id="522" w:author="NAZ, Mamoona (OLDHAM MEDICAL SERVICES)" w:date="2026-09-22T12:27:00Z" w16du:dateUtc="2026-09-22T16:27:00Z"/>
                <w:sz w:val="22"/>
                <w:szCs w:val="22"/>
              </w:rPr>
            </w:pPr>
            <w:del w:id="523" w:author="NAZ, Mamoona (OLDHAM MEDICAL SERVICES)" w:date="2026-09-22T12:27:00Z" w16du:dateUtc="2026-09-22T16:27:00Z">
              <w:r w:rsidRPr="001D411F">
                <w:rPr>
                  <w:sz w:val="22"/>
                  <w:szCs w:val="22"/>
                  <w:lang w:val="en-US"/>
                </w:rPr>
                <w:delText>2</w:delText>
              </w:r>
              <w:r w:rsidRPr="001D411F">
                <w:rPr>
                  <w:sz w:val="22"/>
                  <w:szCs w:val="22"/>
                </w:rPr>
                <w:delText>2.</w:delText>
              </w:r>
            </w:del>
          </w:p>
        </w:tc>
        <w:tc>
          <w:tcPr>
            <w:tcW w:w="2268" w:type="dxa"/>
            <w:tcBorders>
              <w:top w:val="single" w:sz="2" w:space="0" w:color="000001"/>
              <w:left w:val="single" w:sz="2" w:space="0" w:color="000001"/>
              <w:bottom w:val="single" w:sz="2" w:space="0" w:color="000001"/>
            </w:tcBorders>
            <w:tcMar>
              <w:left w:w="36" w:type="dxa"/>
            </w:tcMar>
          </w:tcPr>
          <w:p w14:paraId="61F8A0E9" w14:textId="77777777" w:rsidR="00BE48BB" w:rsidRPr="001D411F" w:rsidRDefault="00BE48BB" w:rsidP="00AD7573">
            <w:pPr>
              <w:shd w:val="clear" w:color="auto" w:fill="FFFFFF"/>
              <w:snapToGrid w:val="0"/>
              <w:rPr>
                <w:del w:id="524" w:author="NAZ, Mamoona (OLDHAM MEDICAL SERVICES)" w:date="2026-09-22T12:27:00Z" w16du:dateUtc="2026-09-22T16:27:00Z"/>
                <w:sz w:val="22"/>
                <w:szCs w:val="22"/>
              </w:rPr>
            </w:pPr>
            <w:del w:id="525" w:author="NAZ, Mamoona (OLDHAM MEDICAL SERVICES)" w:date="2026-09-22T12:27:00Z" w16du:dateUtc="2026-09-22T16:27:00Z">
              <w:r w:rsidRPr="001D411F">
                <w:rPr>
                  <w:sz w:val="22"/>
                  <w:szCs w:val="22"/>
                </w:rPr>
                <w:delText>Профессионально-ориентированное обучение: проблематика и технологии: учебное пособие для обучающихся в магистратуре</w:delText>
              </w:r>
            </w:del>
          </w:p>
        </w:tc>
        <w:tc>
          <w:tcPr>
            <w:tcW w:w="1560" w:type="dxa"/>
            <w:tcBorders>
              <w:top w:val="single" w:sz="2" w:space="0" w:color="000001"/>
              <w:left w:val="single" w:sz="2" w:space="0" w:color="000001"/>
              <w:bottom w:val="single" w:sz="2" w:space="0" w:color="000001"/>
            </w:tcBorders>
            <w:tcMar>
              <w:left w:w="36" w:type="dxa"/>
            </w:tcMar>
          </w:tcPr>
          <w:p w14:paraId="1A42023C" w14:textId="77777777" w:rsidR="00BE48BB" w:rsidRPr="001D411F" w:rsidRDefault="00BE48BB" w:rsidP="00AD7573">
            <w:pPr>
              <w:shd w:val="clear" w:color="auto" w:fill="FFFFFF"/>
              <w:snapToGrid w:val="0"/>
              <w:jc w:val="center"/>
              <w:rPr>
                <w:del w:id="526" w:author="NAZ, Mamoona (OLDHAM MEDICAL SERVICES)" w:date="2026-09-22T12:27:00Z" w16du:dateUtc="2026-09-22T16:27:00Z"/>
                <w:sz w:val="22"/>
                <w:szCs w:val="22"/>
              </w:rPr>
            </w:pPr>
            <w:del w:id="527" w:author="NAZ, Mamoona (OLDHAM MEDICAL SERVICES)" w:date="2026-09-22T12:27:00Z" w16du:dateUtc="2026-09-22T16:27:00Z">
              <w:r w:rsidRPr="001D411F">
                <w:rPr>
                  <w:sz w:val="22"/>
                  <w:szCs w:val="22"/>
                </w:rPr>
                <w:delText>Мандель Б. Р.</w:delText>
              </w:r>
            </w:del>
          </w:p>
        </w:tc>
        <w:tc>
          <w:tcPr>
            <w:tcW w:w="1275" w:type="dxa"/>
            <w:tcBorders>
              <w:top w:val="single" w:sz="2" w:space="0" w:color="000001"/>
              <w:left w:val="single" w:sz="2" w:space="0" w:color="000001"/>
              <w:bottom w:val="single" w:sz="2" w:space="0" w:color="000001"/>
            </w:tcBorders>
            <w:tcMar>
              <w:left w:w="36" w:type="dxa"/>
            </w:tcMar>
          </w:tcPr>
          <w:p w14:paraId="715C6760" w14:textId="77777777" w:rsidR="00BE48BB" w:rsidRPr="001D411F" w:rsidRDefault="00BE48BB" w:rsidP="00AD7573">
            <w:pPr>
              <w:shd w:val="clear" w:color="auto" w:fill="FFFFFF"/>
              <w:snapToGrid w:val="0"/>
              <w:jc w:val="center"/>
              <w:rPr>
                <w:del w:id="528" w:author="NAZ, Mamoona (OLDHAM MEDICAL SERVICES)" w:date="2026-09-22T12:27:00Z" w16du:dateUtc="2026-09-22T16:27:00Z"/>
                <w:sz w:val="22"/>
                <w:szCs w:val="22"/>
              </w:rPr>
            </w:pPr>
            <w:del w:id="529" w:author="NAZ, Mamoona (OLDHAM MEDICAL SERVICES)" w:date="2026-09-22T12:27:00Z" w16du:dateUtc="2026-09-22T16:27:00Z">
              <w:r w:rsidRPr="001D411F">
                <w:rPr>
                  <w:sz w:val="22"/>
                  <w:szCs w:val="22"/>
                </w:rPr>
                <w:delText>Москва, Берлин: </w:delText>
              </w:r>
              <w:r w:rsidRPr="001D411F">
                <w:rPr>
                  <w:sz w:val="22"/>
                  <w:szCs w:val="22"/>
                  <w:lang w:bidi="ru-RU"/>
                </w:rPr>
                <w:delText>Директ-Медиа</w:delText>
              </w:r>
            </w:del>
          </w:p>
        </w:tc>
        <w:tc>
          <w:tcPr>
            <w:tcW w:w="1134" w:type="dxa"/>
            <w:tcBorders>
              <w:top w:val="single" w:sz="2" w:space="0" w:color="000001"/>
              <w:left w:val="single" w:sz="2" w:space="0" w:color="000001"/>
              <w:bottom w:val="single" w:sz="2" w:space="0" w:color="000001"/>
            </w:tcBorders>
            <w:tcMar>
              <w:left w:w="36" w:type="dxa"/>
            </w:tcMar>
          </w:tcPr>
          <w:p w14:paraId="00F6B4D5" w14:textId="77777777" w:rsidR="00BE48BB" w:rsidRPr="001D411F" w:rsidRDefault="00BE48BB" w:rsidP="00AD7573">
            <w:pPr>
              <w:shd w:val="clear" w:color="auto" w:fill="FFFFFF"/>
              <w:tabs>
                <w:tab w:val="left" w:pos="395"/>
                <w:tab w:val="left" w:pos="868"/>
              </w:tabs>
              <w:snapToGrid w:val="0"/>
              <w:jc w:val="center"/>
              <w:rPr>
                <w:del w:id="530" w:author="NAZ, Mamoona (OLDHAM MEDICAL SERVICES)" w:date="2026-09-22T12:27:00Z" w16du:dateUtc="2026-09-22T16:27:00Z"/>
                <w:sz w:val="22"/>
                <w:szCs w:val="22"/>
              </w:rPr>
            </w:pPr>
            <w:del w:id="531" w:author="NAZ, Mamoona (OLDHAM MEDICAL SERVICES)" w:date="2026-09-22T12:27:00Z" w16du:dateUtc="2026-09-22T16:27:00Z">
              <w:r w:rsidRPr="001D411F">
                <w:rPr>
                  <w:sz w:val="22"/>
                  <w:szCs w:val="22"/>
                </w:rPr>
                <w:delText>2019</w:delText>
              </w:r>
            </w:del>
          </w:p>
        </w:tc>
        <w:tc>
          <w:tcPr>
            <w:tcW w:w="1276" w:type="dxa"/>
            <w:tcBorders>
              <w:top w:val="single" w:sz="2" w:space="0" w:color="000001"/>
              <w:left w:val="single" w:sz="2" w:space="0" w:color="000001"/>
              <w:bottom w:val="single" w:sz="2" w:space="0" w:color="000001"/>
            </w:tcBorders>
            <w:tcMar>
              <w:left w:w="36" w:type="dxa"/>
            </w:tcMar>
          </w:tcPr>
          <w:p w14:paraId="1383F286" w14:textId="77777777" w:rsidR="00BE48BB" w:rsidRPr="001D411F" w:rsidRDefault="00BE48BB" w:rsidP="00AD7573">
            <w:pPr>
              <w:shd w:val="clear" w:color="auto" w:fill="FFFFFF"/>
              <w:snapToGrid w:val="0"/>
              <w:rPr>
                <w:del w:id="532" w:author="NAZ, Mamoona (OLDHAM MEDICAL SERVICES)" w:date="2026-09-22T12:27:00Z" w16du:dateUtc="2026-09-22T16:27:00Z"/>
                <w:color w:val="000000"/>
                <w:sz w:val="22"/>
                <w:szCs w:val="22"/>
              </w:rPr>
            </w:pPr>
          </w:p>
        </w:tc>
        <w:tc>
          <w:tcPr>
            <w:tcW w:w="1418" w:type="dxa"/>
            <w:tcBorders>
              <w:top w:val="single" w:sz="2" w:space="0" w:color="000001"/>
              <w:left w:val="single" w:sz="2" w:space="0" w:color="000001"/>
              <w:bottom w:val="single" w:sz="2" w:space="0" w:color="000001"/>
              <w:right w:val="single" w:sz="2" w:space="0" w:color="000001"/>
            </w:tcBorders>
            <w:tcMar>
              <w:left w:w="36" w:type="dxa"/>
            </w:tcMar>
          </w:tcPr>
          <w:p w14:paraId="47FBB96D" w14:textId="77777777" w:rsidR="00BE48BB" w:rsidRPr="001D411F" w:rsidRDefault="00BE48BB" w:rsidP="00AD7573">
            <w:pPr>
              <w:shd w:val="clear" w:color="auto" w:fill="FFFFFF"/>
              <w:tabs>
                <w:tab w:val="left" w:pos="395"/>
                <w:tab w:val="left" w:pos="868"/>
              </w:tabs>
              <w:snapToGrid w:val="0"/>
              <w:jc w:val="center"/>
              <w:rPr>
                <w:del w:id="533" w:author="NAZ, Mamoona (OLDHAM MEDICAL SERVICES)" w:date="2026-09-22T12:27:00Z" w16du:dateUtc="2026-09-22T16:27:00Z"/>
                <w:sz w:val="22"/>
                <w:szCs w:val="22"/>
              </w:rPr>
            </w:pPr>
            <w:del w:id="534" w:author="NAZ, Mamoona (OLDHAM MEDICAL SERVICES)" w:date="2026-09-22T12:27:00Z" w16du:dateUtc="2026-09-22T16:27:00Z">
              <w:r w:rsidRPr="001D411F">
                <w:rPr>
                  <w:sz w:val="22"/>
                  <w:szCs w:val="22"/>
                  <w:lang w:bidi="ru-RU"/>
                </w:rPr>
                <w:delText>https://biblioclub.ru/index.php?page=book_red&amp;id=436766</w:delText>
              </w:r>
            </w:del>
          </w:p>
        </w:tc>
      </w:tr>
      <w:tr w:rsidR="00BE48BB" w:rsidRPr="001D411F" w14:paraId="0B082CC1" w14:textId="77777777" w:rsidTr="00AD7573">
        <w:trPr>
          <w:trHeight w:val="864"/>
          <w:del w:id="535" w:author="NAZ, Mamoona (OLDHAM MEDICAL SERVICES)" w:date="2026-09-22T12:27:00Z" w16du:dateUtc="2026-09-22T16:27:00Z"/>
        </w:trPr>
        <w:tc>
          <w:tcPr>
            <w:tcW w:w="562" w:type="dxa"/>
            <w:tcBorders>
              <w:top w:val="single" w:sz="2" w:space="0" w:color="000001"/>
              <w:left w:val="single" w:sz="2" w:space="0" w:color="000001"/>
              <w:bottom w:val="single" w:sz="2" w:space="0" w:color="000001"/>
            </w:tcBorders>
            <w:tcMar>
              <w:left w:w="36" w:type="dxa"/>
            </w:tcMar>
          </w:tcPr>
          <w:p w14:paraId="2B3A51DD" w14:textId="77777777" w:rsidR="00BE48BB" w:rsidRPr="001D411F" w:rsidRDefault="00BE48BB" w:rsidP="00AD7573">
            <w:pPr>
              <w:shd w:val="clear" w:color="auto" w:fill="FFFFFF"/>
              <w:snapToGrid w:val="0"/>
              <w:jc w:val="center"/>
              <w:rPr>
                <w:del w:id="536" w:author="NAZ, Mamoona (OLDHAM MEDICAL SERVICES)" w:date="2026-09-22T12:27:00Z" w16du:dateUtc="2026-09-22T16:27:00Z"/>
                <w:sz w:val="22"/>
                <w:szCs w:val="22"/>
              </w:rPr>
            </w:pPr>
            <w:del w:id="537" w:author="NAZ, Mamoona (OLDHAM MEDICAL SERVICES)" w:date="2026-09-22T12:27:00Z" w16du:dateUtc="2026-09-22T16:27:00Z">
              <w:r w:rsidRPr="001D411F">
                <w:rPr>
                  <w:sz w:val="22"/>
                  <w:szCs w:val="22"/>
                  <w:lang w:val="en-US"/>
                </w:rPr>
                <w:delText>3</w:delText>
              </w:r>
              <w:r w:rsidRPr="001D411F">
                <w:rPr>
                  <w:sz w:val="22"/>
                  <w:szCs w:val="22"/>
                </w:rPr>
                <w:delText>3.</w:delText>
              </w:r>
            </w:del>
          </w:p>
        </w:tc>
        <w:tc>
          <w:tcPr>
            <w:tcW w:w="2268" w:type="dxa"/>
            <w:tcBorders>
              <w:top w:val="single" w:sz="2" w:space="0" w:color="000001"/>
              <w:left w:val="single" w:sz="2" w:space="0" w:color="000001"/>
              <w:bottom w:val="single" w:sz="2" w:space="0" w:color="000001"/>
            </w:tcBorders>
            <w:tcMar>
              <w:left w:w="36" w:type="dxa"/>
            </w:tcMar>
          </w:tcPr>
          <w:p w14:paraId="77634833" w14:textId="77777777" w:rsidR="00BE48BB" w:rsidRPr="001D411F" w:rsidRDefault="00BE48BB" w:rsidP="00AD7573">
            <w:pPr>
              <w:shd w:val="clear" w:color="auto" w:fill="FFFFFF"/>
              <w:snapToGrid w:val="0"/>
              <w:rPr>
                <w:del w:id="538" w:author="NAZ, Mamoona (OLDHAM MEDICAL SERVICES)" w:date="2026-09-22T12:27:00Z" w16du:dateUtc="2026-09-22T16:27:00Z"/>
                <w:rStyle w:val="A10"/>
                <w:bCs/>
              </w:rPr>
            </w:pPr>
            <w:del w:id="539" w:author="NAZ, Mamoona (OLDHAM MEDICAL SERVICES)" w:date="2026-09-22T12:27:00Z" w16du:dateUtc="2026-09-22T16:27:00Z">
              <w:r w:rsidRPr="001D411F">
                <w:rPr>
                  <w:sz w:val="22"/>
                  <w:szCs w:val="22"/>
                </w:rPr>
                <w:delText>Инновационные технологии педагогической деятельности: учебное пособие для магистрантов</w:delText>
              </w:r>
            </w:del>
          </w:p>
        </w:tc>
        <w:tc>
          <w:tcPr>
            <w:tcW w:w="1560" w:type="dxa"/>
            <w:tcBorders>
              <w:top w:val="single" w:sz="2" w:space="0" w:color="000001"/>
              <w:left w:val="single" w:sz="2" w:space="0" w:color="000001"/>
              <w:bottom w:val="single" w:sz="2" w:space="0" w:color="000001"/>
            </w:tcBorders>
            <w:tcMar>
              <w:left w:w="36" w:type="dxa"/>
            </w:tcMar>
          </w:tcPr>
          <w:p w14:paraId="36D5C038" w14:textId="77777777" w:rsidR="00BE48BB" w:rsidRPr="001D411F" w:rsidRDefault="00BE48BB" w:rsidP="00AD7573">
            <w:pPr>
              <w:shd w:val="clear" w:color="auto" w:fill="FFFFFF"/>
              <w:snapToGrid w:val="0"/>
              <w:jc w:val="center"/>
              <w:rPr>
                <w:del w:id="540" w:author="NAZ, Mamoona (OLDHAM MEDICAL SERVICES)" w:date="2026-09-22T12:27:00Z" w16du:dateUtc="2026-09-22T16:27:00Z"/>
                <w:rStyle w:val="A10"/>
                <w:bCs/>
              </w:rPr>
            </w:pPr>
            <w:del w:id="541" w:author="NAZ, Mamoona (OLDHAM MEDICAL SERVICES)" w:date="2026-09-22T12:27:00Z" w16du:dateUtc="2026-09-22T16:27:00Z">
              <w:r w:rsidRPr="001D411F">
                <w:rPr>
                  <w:sz w:val="22"/>
                  <w:szCs w:val="22"/>
                </w:rPr>
                <w:delText>Мандель Б. Р.</w:delText>
              </w:r>
            </w:del>
          </w:p>
        </w:tc>
        <w:tc>
          <w:tcPr>
            <w:tcW w:w="1275" w:type="dxa"/>
            <w:tcBorders>
              <w:top w:val="single" w:sz="2" w:space="0" w:color="000001"/>
              <w:left w:val="single" w:sz="2" w:space="0" w:color="000001"/>
              <w:bottom w:val="single" w:sz="2" w:space="0" w:color="000001"/>
            </w:tcBorders>
            <w:tcMar>
              <w:left w:w="36" w:type="dxa"/>
            </w:tcMar>
          </w:tcPr>
          <w:p w14:paraId="413BE934" w14:textId="77777777" w:rsidR="00BE48BB" w:rsidRPr="001D411F" w:rsidRDefault="00BE48BB" w:rsidP="00AD7573">
            <w:pPr>
              <w:shd w:val="clear" w:color="auto" w:fill="FFFFFF"/>
              <w:snapToGrid w:val="0"/>
              <w:jc w:val="center"/>
              <w:rPr>
                <w:del w:id="542" w:author="NAZ, Mamoona (OLDHAM MEDICAL SERVICES)" w:date="2026-09-22T12:27:00Z" w16du:dateUtc="2026-09-22T16:27:00Z"/>
                <w:rStyle w:val="A10"/>
                <w:bCs/>
              </w:rPr>
            </w:pPr>
            <w:del w:id="543" w:author="NAZ, Mamoona (OLDHAM MEDICAL SERVICES)" w:date="2026-09-22T12:27:00Z" w16du:dateUtc="2026-09-22T16:27:00Z">
              <w:r w:rsidRPr="001D411F">
                <w:rPr>
                  <w:sz w:val="22"/>
                  <w:szCs w:val="22"/>
                </w:rPr>
                <w:delText>Москва, Берлин: </w:delText>
              </w:r>
              <w:r w:rsidRPr="001D411F">
                <w:rPr>
                  <w:sz w:val="22"/>
                  <w:szCs w:val="22"/>
                  <w:lang w:bidi="ru-RU"/>
                </w:rPr>
                <w:delText>Директ-Медиа</w:delText>
              </w:r>
            </w:del>
          </w:p>
        </w:tc>
        <w:tc>
          <w:tcPr>
            <w:tcW w:w="1134" w:type="dxa"/>
            <w:tcBorders>
              <w:top w:val="single" w:sz="2" w:space="0" w:color="000001"/>
              <w:left w:val="single" w:sz="2" w:space="0" w:color="000001"/>
              <w:bottom w:val="single" w:sz="2" w:space="0" w:color="000001"/>
            </w:tcBorders>
            <w:tcMar>
              <w:left w:w="36" w:type="dxa"/>
            </w:tcMar>
          </w:tcPr>
          <w:p w14:paraId="326E46F5" w14:textId="77777777" w:rsidR="00BE48BB" w:rsidRPr="001D411F" w:rsidRDefault="00BE48BB" w:rsidP="00AD7573">
            <w:pPr>
              <w:shd w:val="clear" w:color="auto" w:fill="FFFFFF"/>
              <w:tabs>
                <w:tab w:val="left" w:pos="395"/>
                <w:tab w:val="left" w:pos="868"/>
              </w:tabs>
              <w:snapToGrid w:val="0"/>
              <w:jc w:val="center"/>
              <w:rPr>
                <w:del w:id="544" w:author="NAZ, Mamoona (OLDHAM MEDICAL SERVICES)" w:date="2026-09-22T12:27:00Z" w16du:dateUtc="2026-09-22T16:27:00Z"/>
                <w:bCs/>
                <w:color w:val="000000"/>
                <w:sz w:val="22"/>
                <w:szCs w:val="22"/>
                <w:shd w:val="clear" w:color="auto" w:fill="FFFFFF"/>
              </w:rPr>
            </w:pPr>
            <w:del w:id="545" w:author="NAZ, Mamoona (OLDHAM MEDICAL SERVICES)" w:date="2026-09-22T12:27:00Z" w16du:dateUtc="2026-09-22T16:27:00Z">
              <w:r w:rsidRPr="001D411F">
                <w:rPr>
                  <w:sz w:val="22"/>
                  <w:szCs w:val="22"/>
                </w:rPr>
                <w:delText>2019</w:delText>
              </w:r>
            </w:del>
          </w:p>
        </w:tc>
        <w:tc>
          <w:tcPr>
            <w:tcW w:w="1276" w:type="dxa"/>
            <w:tcBorders>
              <w:top w:val="single" w:sz="2" w:space="0" w:color="000001"/>
              <w:left w:val="single" w:sz="2" w:space="0" w:color="000001"/>
              <w:bottom w:val="single" w:sz="2" w:space="0" w:color="000001"/>
            </w:tcBorders>
            <w:tcMar>
              <w:left w:w="36" w:type="dxa"/>
            </w:tcMar>
          </w:tcPr>
          <w:p w14:paraId="4BA50164" w14:textId="77777777" w:rsidR="00BE48BB" w:rsidRPr="001D411F" w:rsidRDefault="00BE48BB" w:rsidP="00AD7573">
            <w:pPr>
              <w:shd w:val="clear" w:color="auto" w:fill="FFFFFF"/>
              <w:snapToGrid w:val="0"/>
              <w:rPr>
                <w:del w:id="546" w:author="NAZ, Mamoona (OLDHAM MEDICAL SERVICES)" w:date="2026-09-22T12:27:00Z" w16du:dateUtc="2026-09-22T16:27:00Z"/>
                <w:color w:val="000000"/>
                <w:sz w:val="22"/>
                <w:szCs w:val="22"/>
              </w:rPr>
            </w:pPr>
          </w:p>
        </w:tc>
        <w:tc>
          <w:tcPr>
            <w:tcW w:w="1418" w:type="dxa"/>
            <w:tcBorders>
              <w:top w:val="single" w:sz="2" w:space="0" w:color="000001"/>
              <w:left w:val="single" w:sz="2" w:space="0" w:color="000001"/>
              <w:bottom w:val="single" w:sz="2" w:space="0" w:color="000001"/>
              <w:right w:val="single" w:sz="2" w:space="0" w:color="000001"/>
            </w:tcBorders>
            <w:tcMar>
              <w:left w:w="36" w:type="dxa"/>
            </w:tcMar>
          </w:tcPr>
          <w:p w14:paraId="143331BF" w14:textId="77777777" w:rsidR="00BE48BB" w:rsidRPr="001D411F" w:rsidRDefault="00BE48BB" w:rsidP="00AD7573">
            <w:pPr>
              <w:shd w:val="clear" w:color="auto" w:fill="FFFFFF"/>
              <w:tabs>
                <w:tab w:val="left" w:pos="395"/>
                <w:tab w:val="left" w:pos="868"/>
              </w:tabs>
              <w:snapToGrid w:val="0"/>
              <w:jc w:val="center"/>
              <w:rPr>
                <w:del w:id="547" w:author="NAZ, Mamoona (OLDHAM MEDICAL SERVICES)" w:date="2026-09-22T12:27:00Z" w16du:dateUtc="2026-09-22T16:27:00Z"/>
                <w:sz w:val="22"/>
                <w:szCs w:val="22"/>
              </w:rPr>
            </w:pPr>
            <w:del w:id="548" w:author="NAZ, Mamoona (OLDHAM MEDICAL SERVICES)" w:date="2026-09-22T12:27:00Z" w16du:dateUtc="2026-09-22T16:27:00Z">
              <w:r w:rsidRPr="001D411F">
                <w:rPr>
                  <w:sz w:val="22"/>
                  <w:szCs w:val="22"/>
                  <w:lang w:bidi="ru-RU"/>
                </w:rPr>
                <w:delText>https://biblioclub.ru/index.php?page=book_red&amp;id=429392</w:delText>
              </w:r>
            </w:del>
          </w:p>
        </w:tc>
      </w:tr>
    </w:tbl>
    <w:p w14:paraId="53A99CB6" w14:textId="77777777" w:rsidR="00320791" w:rsidRPr="001D411F" w:rsidRDefault="00320791" w:rsidP="00320791">
      <w:pPr>
        <w:autoSpaceDE w:val="0"/>
        <w:autoSpaceDN w:val="0"/>
        <w:adjustRightInd w:val="0"/>
        <w:ind w:firstLine="540"/>
        <w:jc w:val="both"/>
        <w:rPr>
          <w:del w:id="549" w:author="NAZ, Mamoona (OLDHAM MEDICAL SERVICES)" w:date="2026-09-22T12:27:00Z" w16du:dateUtc="2026-09-22T16:27:00Z"/>
          <w:i/>
          <w:iCs/>
        </w:rPr>
      </w:pPr>
    </w:p>
    <w:p w14:paraId="2CEDDF97" w14:textId="77777777" w:rsidR="00DA10A6" w:rsidRPr="001D411F" w:rsidRDefault="00DA10A6" w:rsidP="00EF58C6">
      <w:pPr>
        <w:jc w:val="both"/>
        <w:rPr>
          <w:del w:id="550" w:author="NAZ, Mamoona (OLDHAM MEDICAL SERVICES)" w:date="2026-09-22T12:27:00Z" w16du:dateUtc="2026-09-22T16:27:00Z"/>
          <w:b/>
          <w:bCs/>
          <w:caps/>
        </w:rPr>
      </w:pPr>
      <w:del w:id="551" w:author="NAZ, Mamoona (OLDHAM MEDICAL SERVICES)" w:date="2026-09-22T12:27:00Z" w16du:dateUtc="2026-09-22T16:27:00Z">
        <w:r w:rsidRPr="001D411F">
          <w:rPr>
            <w:b/>
            <w:bCs/>
          </w:rPr>
          <w:delText>8.</w:delText>
        </w:r>
        <w:r w:rsidRPr="001D411F">
          <w:rPr>
            <w:b/>
            <w:bCs/>
            <w:caps/>
          </w:rPr>
          <w:delText>Ресурсы информационно-телекоммуникационной сети «Интернет»</w:delText>
        </w:r>
      </w:del>
    </w:p>
    <w:p w14:paraId="3CA765CB" w14:textId="77777777" w:rsidR="002B75C0" w:rsidRPr="001D411F" w:rsidRDefault="002B75C0" w:rsidP="002B75C0">
      <w:pPr>
        <w:ind w:firstLine="244"/>
        <w:rPr>
          <w:del w:id="552" w:author="NAZ, Mamoona (OLDHAM MEDICAL SERVICES)" w:date="2026-09-22T12:27:00Z" w16du:dateUtc="2026-09-22T16:27:00Z"/>
        </w:rPr>
      </w:pPr>
      <w:bookmarkStart w:id="553" w:name="_Hlk98715517"/>
      <w:del w:id="554" w:author="NAZ, Mamoona (OLDHAM MEDICAL SERVICES)" w:date="2026-09-22T12:27:00Z" w16du:dateUtc="2026-09-22T16:27:00Z">
        <w:r w:rsidRPr="001D411F">
          <w:delText xml:space="preserve">1. «НЭБ». Национальная электронная библиотека. – Режим доступа: </w:delText>
        </w:r>
        <w:r>
          <w:fldChar w:fldCharType="begin"/>
        </w:r>
        <w:r>
          <w:delInstrText>HYPERLINK "http://www.biblioclub.ru/"</w:delInstrText>
        </w:r>
        <w:r>
          <w:fldChar w:fldCharType="separate"/>
        </w:r>
        <w:r w:rsidRPr="001D411F">
          <w:rPr>
            <w:rStyle w:val="Hyperlink"/>
          </w:rPr>
          <w:delText>http://нэб.рф/</w:delText>
        </w:r>
        <w:r>
          <w:fldChar w:fldCharType="end"/>
        </w:r>
      </w:del>
    </w:p>
    <w:p w14:paraId="7CF8F096" w14:textId="77777777" w:rsidR="002B75C0" w:rsidRPr="001D411F" w:rsidRDefault="002B75C0" w:rsidP="002B75C0">
      <w:pPr>
        <w:ind w:firstLine="244"/>
        <w:rPr>
          <w:del w:id="555" w:author="NAZ, Mamoona (OLDHAM MEDICAL SERVICES)" w:date="2026-09-22T12:27:00Z" w16du:dateUtc="2026-09-22T16:27:00Z"/>
        </w:rPr>
      </w:pPr>
      <w:del w:id="556" w:author="NAZ, Mamoona (OLDHAM MEDICAL SERVICES)" w:date="2026-09-22T12:27:00Z" w16du:dateUtc="2026-09-22T16:27:00Z">
        <w:r w:rsidRPr="001D411F">
          <w:delText xml:space="preserve">2. «eLibrary». Научная электронная библиотека. – Режим доступа: </w:delText>
        </w:r>
        <w:r>
          <w:fldChar w:fldCharType="begin"/>
        </w:r>
        <w:r>
          <w:delInstrText>HYPERLINK "https://elibrary.ru/"</w:delInstrText>
        </w:r>
        <w:r>
          <w:fldChar w:fldCharType="separate"/>
        </w:r>
        <w:r w:rsidRPr="001D411F">
          <w:rPr>
            <w:rStyle w:val="Hyperlink"/>
          </w:rPr>
          <w:delText>https://elibrary.ru</w:delText>
        </w:r>
        <w:r>
          <w:fldChar w:fldCharType="end"/>
        </w:r>
      </w:del>
    </w:p>
    <w:p w14:paraId="7532B482" w14:textId="77777777" w:rsidR="002B75C0" w:rsidRPr="001D411F" w:rsidRDefault="002B75C0" w:rsidP="002B75C0">
      <w:pPr>
        <w:ind w:firstLine="244"/>
        <w:rPr>
          <w:del w:id="557" w:author="NAZ, Mamoona (OLDHAM MEDICAL SERVICES)" w:date="2026-09-22T12:27:00Z" w16du:dateUtc="2026-09-22T16:27:00Z"/>
        </w:rPr>
      </w:pPr>
      <w:del w:id="558" w:author="NAZ, Mamoona (OLDHAM MEDICAL SERVICES)" w:date="2026-09-22T12:27:00Z" w16du:dateUtc="2026-09-22T16:27:00Z">
        <w:r w:rsidRPr="001D411F">
          <w:delText xml:space="preserve">3. «КиберЛенинка». Научная электронная библиотека. – Режим доступа: </w:delText>
        </w:r>
        <w:r>
          <w:fldChar w:fldCharType="begin"/>
        </w:r>
        <w:r>
          <w:delInstrText>HYPERLINK "https://cyberleninka.ru/"</w:delInstrText>
        </w:r>
        <w:r>
          <w:fldChar w:fldCharType="separate"/>
        </w:r>
        <w:r w:rsidRPr="001D411F">
          <w:rPr>
            <w:rStyle w:val="Hyperlink"/>
          </w:rPr>
          <w:delText>https://cyberleninka.ru/</w:delText>
        </w:r>
        <w:r>
          <w:fldChar w:fldCharType="end"/>
        </w:r>
      </w:del>
    </w:p>
    <w:p w14:paraId="3543CF65" w14:textId="77777777" w:rsidR="002B75C0" w:rsidRPr="001D411F" w:rsidRDefault="002B75C0" w:rsidP="002B75C0">
      <w:pPr>
        <w:ind w:firstLine="244"/>
        <w:rPr>
          <w:del w:id="559" w:author="NAZ, Mamoona (OLDHAM MEDICAL SERVICES)" w:date="2026-09-22T12:27:00Z" w16du:dateUtc="2026-09-22T16:27:00Z"/>
          <w:rStyle w:val="Hyperlink"/>
        </w:rPr>
      </w:pPr>
      <w:del w:id="560" w:author="NAZ, Mamoona (OLDHAM MEDICAL SERVICES)" w:date="2026-09-22T12:27:00Z" w16du:dateUtc="2026-09-22T16:27:00Z">
        <w:r w:rsidRPr="001D411F">
          <w:delText xml:space="preserve">4. ЭБС «Университетская библиотека онлайн». – Режим доступа: </w:delText>
        </w:r>
        <w:r>
          <w:fldChar w:fldCharType="begin"/>
        </w:r>
        <w:r>
          <w:delInstrText>HYPERLINK "http://www.knigafund.ru/"</w:delInstrText>
        </w:r>
        <w:r>
          <w:fldChar w:fldCharType="separate"/>
        </w:r>
        <w:r w:rsidRPr="001D411F">
          <w:rPr>
            <w:rStyle w:val="Hyperlink"/>
          </w:rPr>
          <w:delText>http://www.biblioclub.ru/</w:delText>
        </w:r>
        <w:r>
          <w:fldChar w:fldCharType="end"/>
        </w:r>
      </w:del>
    </w:p>
    <w:p w14:paraId="05782C63" w14:textId="77777777" w:rsidR="002B75C0" w:rsidRPr="001D411F" w:rsidRDefault="002B75C0" w:rsidP="002B75C0">
      <w:pPr>
        <w:ind w:firstLine="244"/>
        <w:rPr>
          <w:del w:id="561" w:author="NAZ, Mamoona (OLDHAM MEDICAL SERVICES)" w:date="2026-09-22T12:27:00Z" w16du:dateUtc="2026-09-22T16:27:00Z"/>
          <w:rStyle w:val="Hyperlink"/>
        </w:rPr>
      </w:pPr>
      <w:del w:id="562" w:author="NAZ, Mamoona (OLDHAM MEDICAL SERVICES)" w:date="2026-09-22T12:27:00Z" w16du:dateUtc="2026-09-22T16:27:00Z">
        <w:r w:rsidRPr="001D411F">
          <w:delText xml:space="preserve">5. Российская государственная библиотека. – Режим доступа: </w:delText>
        </w:r>
        <w:r>
          <w:fldChar w:fldCharType="begin"/>
        </w:r>
        <w:r>
          <w:delInstrText>HYPERLINK "http://www.rsl.ru/"</w:delInstrText>
        </w:r>
        <w:r>
          <w:fldChar w:fldCharType="separate"/>
        </w:r>
        <w:r w:rsidRPr="001D411F">
          <w:rPr>
            <w:rStyle w:val="Hyperlink"/>
          </w:rPr>
          <w:delText>http://www.rsl.ru/</w:delText>
        </w:r>
        <w:r>
          <w:fldChar w:fldCharType="end"/>
        </w:r>
      </w:del>
    </w:p>
    <w:p w14:paraId="6E4B8B82" w14:textId="77777777" w:rsidR="002B75C0" w:rsidRPr="001D411F" w:rsidRDefault="002B75C0" w:rsidP="002B75C0">
      <w:pPr>
        <w:ind w:firstLine="244"/>
        <w:rPr>
          <w:del w:id="563" w:author="NAZ, Mamoona (OLDHAM MEDICAL SERVICES)" w:date="2026-09-22T12:27:00Z" w16du:dateUtc="2026-09-22T16:27:00Z"/>
        </w:rPr>
      </w:pPr>
      <w:del w:id="564" w:author="NAZ, Mamoona (OLDHAM MEDICAL SERVICES)" w:date="2026-09-22T12:27:00Z" w16du:dateUtc="2026-09-22T16:27:00Z">
        <w:r w:rsidRPr="001D411F">
          <w:delText xml:space="preserve">6. ЭБС Юрайт. - Режим доступа: </w:delText>
        </w:r>
        <w:r>
          <w:fldChar w:fldCharType="begin"/>
        </w:r>
        <w:r>
          <w:delInstrText>HYPERLINK "https://urait.ru/"</w:delInstrText>
        </w:r>
        <w:r>
          <w:fldChar w:fldCharType="separate"/>
        </w:r>
        <w:r w:rsidRPr="001D411F">
          <w:rPr>
            <w:rStyle w:val="Hyperlink"/>
          </w:rPr>
          <w:delText>https://urait.ru/</w:delText>
        </w:r>
        <w:r>
          <w:fldChar w:fldCharType="end"/>
        </w:r>
      </w:del>
    </w:p>
    <w:p w14:paraId="6333E73F" w14:textId="77777777" w:rsidR="002B75C0" w:rsidRPr="001D411F" w:rsidRDefault="002B75C0" w:rsidP="002B75C0">
      <w:pPr>
        <w:rPr>
          <w:del w:id="565" w:author="NAZ, Mamoona (OLDHAM MEDICAL SERVICES)" w:date="2026-09-22T12:27:00Z" w16du:dateUtc="2026-09-22T16:27:00Z"/>
        </w:rPr>
      </w:pPr>
    </w:p>
    <w:p w14:paraId="593B40D0" w14:textId="77777777" w:rsidR="002B75C0" w:rsidRPr="001D411F" w:rsidRDefault="002B75C0" w:rsidP="002B75C0">
      <w:pPr>
        <w:pStyle w:val="10"/>
        <w:spacing w:line="240" w:lineRule="auto"/>
        <w:ind w:left="0"/>
        <w:rPr>
          <w:del w:id="566" w:author="NAZ, Mamoona (OLDHAM MEDICAL SERVICES)" w:date="2026-09-22T12:27:00Z" w16du:dateUtc="2026-09-22T16:27:00Z"/>
          <w:rFonts w:ascii="Times New Roman" w:hAnsi="Times New Roman" w:cs="Times New Roman"/>
          <w:sz w:val="24"/>
          <w:szCs w:val="24"/>
        </w:rPr>
      </w:pPr>
      <w:bookmarkStart w:id="567" w:name="_Hlk98678568"/>
      <w:del w:id="568" w:author="NAZ, Mamoona (OLDHAM MEDICAL SERVICES)" w:date="2026-09-22T12:27:00Z" w16du:dateUtc="2026-09-22T16:27:00Z">
        <w:r w:rsidRPr="001D411F">
          <w:rPr>
            <w:rFonts w:ascii="Times New Roman" w:hAnsi="Times New Roman" w:cs="Times New Roman"/>
            <w:b/>
            <w:bCs/>
            <w:sz w:val="24"/>
            <w:szCs w:val="24"/>
          </w:rPr>
          <w:delText>9. ИНФОРМАЦИОННЫЕ ТЕХНОЛОГИИ, ИСПОЛЬЗУЕМЫЕ ПРИ ОСУЩЕСТВЛЕНИИ ОБРАЗОВАТЕЛЬНОГО ПРОЦЕССА ПО ДИСЦИПЛИНЕ:</w:delText>
        </w:r>
      </w:del>
    </w:p>
    <w:p w14:paraId="51325F1A" w14:textId="77777777" w:rsidR="002B75C0" w:rsidRPr="001D411F" w:rsidRDefault="002B75C0" w:rsidP="002B75C0">
      <w:pPr>
        <w:ind w:firstLine="567"/>
        <w:rPr>
          <w:del w:id="569" w:author="NAZ, Mamoona (OLDHAM MEDICAL SERVICES)" w:date="2026-09-22T12:27:00Z" w16du:dateUtc="2026-09-22T16:27:00Z"/>
        </w:rPr>
      </w:pPr>
      <w:del w:id="570" w:author="NAZ, Mamoona (OLDHAM MEDICAL SERVICES)" w:date="2026-09-22T12:27:00Z" w16du:dateUtc="2026-09-22T16:27:00Z">
        <w:r w:rsidRPr="001D411F">
          <w:rPr>
            <w:rFonts w:eastAsia="WenQuanYi Micro Hei"/>
          </w:rPr>
          <w:delText>В ходе осуществления образовательного процесса используются следующие информационные технологии:</w:delText>
        </w:r>
      </w:del>
    </w:p>
    <w:p w14:paraId="147745BC" w14:textId="77777777" w:rsidR="002B75C0" w:rsidRPr="001D411F" w:rsidRDefault="002B75C0" w:rsidP="002B75C0">
      <w:pPr>
        <w:ind w:firstLine="567"/>
        <w:rPr>
          <w:del w:id="571" w:author="NAZ, Mamoona (OLDHAM MEDICAL SERVICES)" w:date="2026-09-22T12:27:00Z" w16du:dateUtc="2026-09-22T16:27:00Z"/>
        </w:rPr>
      </w:pPr>
      <w:del w:id="572" w:author="NAZ, Mamoona (OLDHAM MEDICAL SERVICES)" w:date="2026-09-22T12:27:00Z" w16du:dateUtc="2026-09-22T16:27:00Z">
        <w:r w:rsidRPr="001D411F">
          <w:rPr>
            <w:rFonts w:eastAsia="WenQuanYi Micro Hei"/>
          </w:rPr>
          <w:delText>- средства визуального отображения и представления информации (LibreOffice) для создания визуальных презентаций как преподавателем (при проведении занятий) так и обучаемым при подготовке докладов для семинарского занятия.</w:delText>
        </w:r>
      </w:del>
    </w:p>
    <w:p w14:paraId="3EBAF63E" w14:textId="77777777" w:rsidR="002B75C0" w:rsidRPr="001D411F" w:rsidRDefault="002B75C0" w:rsidP="002B75C0">
      <w:pPr>
        <w:ind w:firstLine="567"/>
        <w:rPr>
          <w:del w:id="573" w:author="NAZ, Mamoona (OLDHAM MEDICAL SERVICES)" w:date="2026-09-22T12:27:00Z" w16du:dateUtc="2026-09-22T16:27:00Z"/>
        </w:rPr>
      </w:pPr>
      <w:del w:id="574" w:author="NAZ, Mamoona (OLDHAM MEDICAL SERVICES)" w:date="2026-09-22T12:27:00Z" w16du:dateUtc="2026-09-22T16:27:00Z">
        <w:r w:rsidRPr="001D411F">
          <w:rPr>
            <w:rFonts w:eastAsia="WenQuanYi Micro Hei"/>
          </w:rPr>
          <w:delText>- средства телекоммуникационного общения (электронная почта и т.п.) преподавателя и обучаемого.</w:delText>
        </w:r>
      </w:del>
    </w:p>
    <w:p w14:paraId="2585842A" w14:textId="77777777" w:rsidR="002B75C0" w:rsidRPr="001D411F" w:rsidRDefault="002B75C0" w:rsidP="002B75C0">
      <w:pPr>
        <w:ind w:firstLine="567"/>
        <w:rPr>
          <w:del w:id="575" w:author="NAZ, Mamoona (OLDHAM MEDICAL SERVICES)" w:date="2026-09-22T12:27:00Z" w16du:dateUtc="2026-09-22T16:27:00Z"/>
          <w:rFonts w:eastAsia="WenQuanYi Micro Hei"/>
        </w:rPr>
      </w:pPr>
      <w:del w:id="576" w:author="NAZ, Mamoona (OLDHAM MEDICAL SERVICES)" w:date="2026-09-22T12:27:00Z" w16du:dateUtc="2026-09-22T16:27:00Z">
        <w:r w:rsidRPr="001D411F">
          <w:rPr>
            <w:rFonts w:eastAsia="WenQuanYi Micro Hei"/>
          </w:rPr>
          <w:delText>- использование обучаемым возможностей информационно-телекоммуникационной сети «Интернет» при осуществлении самостоятельной работы.</w:delText>
        </w:r>
      </w:del>
    </w:p>
    <w:p w14:paraId="0E2BF85B" w14:textId="77777777" w:rsidR="002B75C0" w:rsidRPr="001D411F" w:rsidRDefault="002B75C0" w:rsidP="002B75C0">
      <w:pPr>
        <w:ind w:firstLine="567"/>
        <w:rPr>
          <w:del w:id="577" w:author="NAZ, Mamoona (OLDHAM MEDICAL SERVICES)" w:date="2026-09-22T12:27:00Z" w16du:dateUtc="2026-09-22T16:27:00Z"/>
        </w:rPr>
      </w:pPr>
    </w:p>
    <w:p w14:paraId="47E37E45" w14:textId="77777777" w:rsidR="002B75C0" w:rsidRPr="001D411F" w:rsidRDefault="002B75C0" w:rsidP="002B75C0">
      <w:pPr>
        <w:contextualSpacing/>
        <w:rPr>
          <w:del w:id="578" w:author="NAZ, Mamoona (OLDHAM MEDICAL SERVICES)" w:date="2026-09-22T12:27:00Z" w16du:dateUtc="2026-09-22T16:27:00Z"/>
        </w:rPr>
      </w:pPr>
      <w:del w:id="579" w:author="NAZ, Mamoona (OLDHAM MEDICAL SERVICES)" w:date="2026-09-22T12:27:00Z" w16du:dateUtc="2026-09-22T16:27:00Z">
        <w:r w:rsidRPr="001D411F">
          <w:rPr>
            <w:rFonts w:eastAsia="WenQuanYi Micro Hei"/>
            <w:b/>
            <w:bCs/>
          </w:rPr>
          <w:delText>9.1. Требования к программному обеспечению учебного процесса</w:delText>
        </w:r>
      </w:del>
    </w:p>
    <w:p w14:paraId="7D6FF448" w14:textId="77777777" w:rsidR="002B75C0" w:rsidRPr="001D411F" w:rsidRDefault="002B75C0" w:rsidP="002B75C0">
      <w:pPr>
        <w:rPr>
          <w:del w:id="580" w:author="NAZ, Mamoona (OLDHAM MEDICAL SERVICES)" w:date="2026-09-22T12:27:00Z" w16du:dateUtc="2026-09-22T16:27:00Z"/>
        </w:rPr>
      </w:pPr>
      <w:del w:id="581" w:author="NAZ, Mamoona (OLDHAM MEDICAL SERVICES)" w:date="2026-09-22T12:27:00Z" w16du:dateUtc="2026-09-22T16:27:00Z">
        <w:r w:rsidRPr="001D411F">
          <w:rPr>
            <w:rFonts w:eastAsia="WenQuanYi Micro Hei"/>
          </w:rPr>
          <w:delText>Для успешного освоения дисциплины, обучающийся использует следующие программные средства:</w:delText>
        </w:r>
      </w:del>
    </w:p>
    <w:p w14:paraId="4AFB587B" w14:textId="77777777" w:rsidR="002B75C0" w:rsidRPr="001D411F" w:rsidRDefault="002B75C0" w:rsidP="002B75C0">
      <w:pPr>
        <w:numPr>
          <w:ilvl w:val="0"/>
          <w:numId w:val="30"/>
        </w:numPr>
        <w:tabs>
          <w:tab w:val="left" w:pos="788"/>
        </w:tabs>
        <w:suppressAutoHyphens/>
        <w:jc w:val="both"/>
        <w:rPr>
          <w:del w:id="582" w:author="NAZ, Mamoona (OLDHAM MEDICAL SERVICES)" w:date="2026-09-22T12:27:00Z" w16du:dateUtc="2026-09-22T16:27:00Z"/>
        </w:rPr>
      </w:pPr>
      <w:del w:id="583" w:author="NAZ, Mamoona (OLDHAM MEDICAL SERVICES)" w:date="2026-09-22T12:27:00Z" w16du:dateUtc="2026-09-22T16:27:00Z">
        <w:r w:rsidRPr="001D411F">
          <w:rPr>
            <w:rFonts w:eastAsia="WenQuanYi Micro Hei"/>
          </w:rPr>
          <w:delText>Windows 10 x64</w:delText>
        </w:r>
      </w:del>
    </w:p>
    <w:p w14:paraId="277E36EF" w14:textId="77777777" w:rsidR="002B75C0" w:rsidRPr="001D411F" w:rsidRDefault="002B75C0" w:rsidP="002B75C0">
      <w:pPr>
        <w:numPr>
          <w:ilvl w:val="0"/>
          <w:numId w:val="30"/>
        </w:numPr>
        <w:tabs>
          <w:tab w:val="left" w:pos="788"/>
        </w:tabs>
        <w:suppressAutoHyphens/>
        <w:jc w:val="both"/>
        <w:rPr>
          <w:del w:id="584" w:author="NAZ, Mamoona (OLDHAM MEDICAL SERVICES)" w:date="2026-09-22T12:27:00Z" w16du:dateUtc="2026-09-22T16:27:00Z"/>
        </w:rPr>
      </w:pPr>
      <w:del w:id="585" w:author="NAZ, Mamoona (OLDHAM MEDICAL SERVICES)" w:date="2026-09-22T12:27:00Z" w16du:dateUtc="2026-09-22T16:27:00Z">
        <w:r w:rsidRPr="001D411F">
          <w:rPr>
            <w:rFonts w:eastAsia="WenQuanYi Micro Hei"/>
          </w:rPr>
          <w:delText>MicrosoftOffice 2016</w:delText>
        </w:r>
      </w:del>
    </w:p>
    <w:p w14:paraId="300E36E8" w14:textId="77777777" w:rsidR="002B75C0" w:rsidRPr="001D411F" w:rsidRDefault="002B75C0" w:rsidP="002B75C0">
      <w:pPr>
        <w:numPr>
          <w:ilvl w:val="0"/>
          <w:numId w:val="30"/>
        </w:numPr>
        <w:tabs>
          <w:tab w:val="left" w:pos="788"/>
        </w:tabs>
        <w:suppressAutoHyphens/>
        <w:jc w:val="both"/>
        <w:rPr>
          <w:del w:id="586" w:author="NAZ, Mamoona (OLDHAM MEDICAL SERVICES)" w:date="2026-09-22T12:27:00Z" w16du:dateUtc="2026-09-22T16:27:00Z"/>
        </w:rPr>
      </w:pPr>
      <w:del w:id="587" w:author="NAZ, Mamoona (OLDHAM MEDICAL SERVICES)" w:date="2026-09-22T12:27:00Z" w16du:dateUtc="2026-09-22T16:27:00Z">
        <w:r w:rsidRPr="001D411F">
          <w:rPr>
            <w:rFonts w:eastAsia="WenQuanYi Micro Hei"/>
          </w:rPr>
          <w:delText>LibreOffice</w:delText>
        </w:r>
      </w:del>
    </w:p>
    <w:p w14:paraId="2C5D3215" w14:textId="77777777" w:rsidR="002B75C0" w:rsidRPr="001D411F" w:rsidRDefault="002B75C0" w:rsidP="002B75C0">
      <w:pPr>
        <w:numPr>
          <w:ilvl w:val="0"/>
          <w:numId w:val="30"/>
        </w:numPr>
        <w:tabs>
          <w:tab w:val="left" w:pos="788"/>
        </w:tabs>
        <w:suppressAutoHyphens/>
        <w:jc w:val="both"/>
        <w:rPr>
          <w:del w:id="588" w:author="NAZ, Mamoona (OLDHAM MEDICAL SERVICES)" w:date="2026-09-22T12:27:00Z" w16du:dateUtc="2026-09-22T16:27:00Z"/>
        </w:rPr>
      </w:pPr>
      <w:del w:id="589" w:author="NAZ, Mamoona (OLDHAM MEDICAL SERVICES)" w:date="2026-09-22T12:27:00Z" w16du:dateUtc="2026-09-22T16:27:00Z">
        <w:r w:rsidRPr="001D411F">
          <w:rPr>
            <w:rFonts w:eastAsia="WenQuanYi Micro Hei"/>
          </w:rPr>
          <w:delText>Firefox</w:delText>
        </w:r>
      </w:del>
    </w:p>
    <w:p w14:paraId="0E571444" w14:textId="77777777" w:rsidR="002B75C0" w:rsidRPr="001D411F" w:rsidRDefault="002B75C0" w:rsidP="002B75C0">
      <w:pPr>
        <w:numPr>
          <w:ilvl w:val="0"/>
          <w:numId w:val="30"/>
        </w:numPr>
        <w:tabs>
          <w:tab w:val="left" w:pos="788"/>
        </w:tabs>
        <w:suppressAutoHyphens/>
        <w:jc w:val="both"/>
        <w:rPr>
          <w:del w:id="590" w:author="NAZ, Mamoona (OLDHAM MEDICAL SERVICES)" w:date="2026-09-22T12:27:00Z" w16du:dateUtc="2026-09-22T16:27:00Z"/>
        </w:rPr>
      </w:pPr>
      <w:del w:id="591" w:author="NAZ, Mamoona (OLDHAM MEDICAL SERVICES)" w:date="2026-09-22T12:27:00Z" w16du:dateUtc="2026-09-22T16:27:00Z">
        <w:r w:rsidRPr="001D411F">
          <w:rPr>
            <w:rFonts w:eastAsia="WenQuanYi Micro Hei"/>
          </w:rPr>
          <w:delText>GIMP</w:delText>
        </w:r>
      </w:del>
    </w:p>
    <w:p w14:paraId="3DB136DE" w14:textId="77777777" w:rsidR="002B75C0" w:rsidRPr="001D411F" w:rsidRDefault="002B75C0" w:rsidP="002B75C0">
      <w:pPr>
        <w:tabs>
          <w:tab w:val="left" w:pos="3975"/>
          <w:tab w:val="center" w:pos="5352"/>
        </w:tabs>
        <w:rPr>
          <w:del w:id="592" w:author="NAZ, Mamoona (OLDHAM MEDICAL SERVICES)" w:date="2026-09-22T12:27:00Z" w16du:dateUtc="2026-09-22T16:27:00Z"/>
        </w:rPr>
      </w:pPr>
    </w:p>
    <w:p w14:paraId="5292A509" w14:textId="77777777" w:rsidR="002B75C0" w:rsidRPr="001D411F" w:rsidRDefault="002B75C0" w:rsidP="002B75C0">
      <w:pPr>
        <w:contextualSpacing/>
        <w:rPr>
          <w:del w:id="593" w:author="NAZ, Mamoona (OLDHAM MEDICAL SERVICES)" w:date="2026-09-22T12:27:00Z" w16du:dateUtc="2026-09-22T16:27:00Z"/>
        </w:rPr>
      </w:pPr>
      <w:del w:id="594" w:author="NAZ, Mamoona (OLDHAM MEDICAL SERVICES)" w:date="2026-09-22T12:27:00Z" w16du:dateUtc="2026-09-22T16:27:00Z">
        <w:r w:rsidRPr="001D411F">
          <w:rPr>
            <w:rFonts w:eastAsia="WenQuanYi Micro Hei"/>
            <w:b/>
            <w:color w:val="000000"/>
          </w:rPr>
          <w:delText>9.2. Информационно-справочные системы (при необходимости):</w:delText>
        </w:r>
      </w:del>
    </w:p>
    <w:p w14:paraId="5ED2218F" w14:textId="77777777" w:rsidR="002B75C0" w:rsidRPr="001D411F" w:rsidRDefault="002B75C0" w:rsidP="002B75C0">
      <w:pPr>
        <w:ind w:left="760"/>
        <w:rPr>
          <w:del w:id="595" w:author="NAZ, Mamoona (OLDHAM MEDICAL SERVICES)" w:date="2026-09-22T12:27:00Z" w16du:dateUtc="2026-09-22T16:27:00Z"/>
        </w:rPr>
      </w:pPr>
      <w:del w:id="596" w:author="NAZ, Mamoona (OLDHAM MEDICAL SERVICES)" w:date="2026-09-22T12:27:00Z" w16du:dateUtc="2026-09-22T16:27:00Z">
        <w:r w:rsidRPr="001D411F">
          <w:rPr>
            <w:rFonts w:eastAsia="WenQuanYi Micro Hei"/>
          </w:rPr>
          <w:delText>Не используются</w:delText>
        </w:r>
      </w:del>
    </w:p>
    <w:p w14:paraId="3E5E5C3E" w14:textId="77777777" w:rsidR="002B75C0" w:rsidRPr="001D411F" w:rsidRDefault="002B75C0" w:rsidP="002B75C0">
      <w:pPr>
        <w:rPr>
          <w:del w:id="597" w:author="NAZ, Mamoona (OLDHAM MEDICAL SERVICES)" w:date="2026-09-22T12:27:00Z" w16du:dateUtc="2026-09-22T16:27:00Z"/>
          <w:b/>
          <w:bCs/>
        </w:rPr>
      </w:pPr>
    </w:p>
    <w:p w14:paraId="45058293" w14:textId="77777777" w:rsidR="002B75C0" w:rsidRPr="001D411F" w:rsidRDefault="002B75C0" w:rsidP="002B75C0">
      <w:pPr>
        <w:rPr>
          <w:del w:id="598" w:author="NAZ, Mamoona (OLDHAM MEDICAL SERVICES)" w:date="2026-09-22T12:27:00Z" w16du:dateUtc="2026-09-22T16:27:00Z"/>
          <w:b/>
          <w:bCs/>
          <w:color w:val="000000"/>
          <w:spacing w:val="5"/>
        </w:rPr>
      </w:pPr>
      <w:del w:id="599" w:author="NAZ, Mamoona (OLDHAM MEDICAL SERVICES)" w:date="2026-09-22T12:27:00Z" w16du:dateUtc="2026-09-22T16:27:00Z">
        <w:r w:rsidRPr="001D411F">
          <w:rPr>
            <w:b/>
            <w:bCs/>
          </w:rPr>
          <w:delText xml:space="preserve">10. </w:delText>
        </w:r>
        <w:r w:rsidRPr="001D411F">
          <w:rPr>
            <w:b/>
            <w:bCs/>
            <w:color w:val="000000"/>
            <w:spacing w:val="5"/>
          </w:rPr>
          <w:delText>МАТЕРИАЛЬНО-ТЕХНИЧЕСКОЕ ОБЕСПЕЧЕНИЕ ДИСЦИПЛИНЫ</w:delText>
        </w:r>
      </w:del>
    </w:p>
    <w:p w14:paraId="7F6F2940" w14:textId="77777777" w:rsidR="002B75C0" w:rsidRPr="001D411F" w:rsidRDefault="002B75C0" w:rsidP="002B75C0">
      <w:pPr>
        <w:rPr>
          <w:del w:id="600" w:author="NAZ, Mamoona (OLDHAM MEDICAL SERVICES)" w:date="2026-09-22T12:27:00Z" w16du:dateUtc="2026-09-22T16:27:00Z"/>
        </w:rPr>
      </w:pPr>
    </w:p>
    <w:p w14:paraId="668E7302" w14:textId="77777777" w:rsidR="002B75C0" w:rsidRPr="001D411F" w:rsidRDefault="002B75C0" w:rsidP="002B75C0">
      <w:pPr>
        <w:ind w:firstLine="527"/>
        <w:rPr>
          <w:del w:id="601" w:author="NAZ, Mamoona (OLDHAM MEDICAL SERVICES)" w:date="2026-09-22T12:27:00Z" w16du:dateUtc="2026-09-22T16:27:00Z"/>
        </w:rPr>
      </w:pPr>
      <w:del w:id="602" w:author="NAZ, Mamoona (OLDHAM MEDICAL SERVICES)" w:date="2026-09-22T12:27:00Z" w16du:dateUtc="2026-09-22T16:27:00Z">
        <w:r w:rsidRPr="001D411F">
          <w:rPr>
            <w:rFonts w:eastAsia="ArialMT"/>
            <w:color w:val="000000"/>
          </w:rPr>
          <w:delText>Для проведения занятий лекционного типа предлагаются наборы демонстрационного оборудования и учебно-наглядных пособий.</w:delText>
        </w:r>
      </w:del>
    </w:p>
    <w:p w14:paraId="01DF1030" w14:textId="77777777" w:rsidR="002B75C0" w:rsidRPr="001D411F" w:rsidRDefault="002B75C0" w:rsidP="002B75C0">
      <w:pPr>
        <w:ind w:firstLine="527"/>
        <w:rPr>
          <w:del w:id="603" w:author="NAZ, Mamoona (OLDHAM MEDICAL SERVICES)" w:date="2026-09-22T12:27:00Z" w16du:dateUtc="2026-09-22T16:27:00Z"/>
        </w:rPr>
      </w:pPr>
      <w:del w:id="604" w:author="NAZ, Mamoona (OLDHAM MEDICAL SERVICES)" w:date="2026-09-22T12:27:00Z" w16du:dateUtc="2026-09-22T16:27:00Z">
        <w:r w:rsidRPr="001D411F">
          <w:delText>Для изучения дисциплины используется следующее оборудование: аудитория, укомплектованная мебелью для обучающихся и преподавателя, доской, ПК с выходом в интернет, мультимедийным проектором и экраном.</w:delText>
        </w:r>
      </w:del>
    </w:p>
    <w:p w14:paraId="657CA999" w14:textId="77777777" w:rsidR="002B75C0" w:rsidRPr="003C0E55" w:rsidRDefault="002B75C0" w:rsidP="002B75C0">
      <w:pPr>
        <w:ind w:firstLine="527"/>
        <w:rPr>
          <w:del w:id="605" w:author="NAZ, Mamoona (OLDHAM MEDICAL SERVICES)" w:date="2026-09-22T12:27:00Z" w16du:dateUtc="2026-09-22T16:27:00Z"/>
        </w:rPr>
      </w:pPr>
      <w:del w:id="606" w:author="NAZ, Mamoona (OLDHAM MEDICAL SERVICES)" w:date="2026-09-22T12:27:00Z" w16du:dateUtc="2026-09-22T16:27:00Z">
        <w:r w:rsidRPr="001D411F">
          <w:delText>Для самостоятельной работы обучающихся используется аудитория, укомплектованная специализированной мебелью и техническими средствами (ПК с выходом в интернет и обеспечением доступа в электронно-информационно-образовательную среду организации).</w:delText>
        </w:r>
        <w:bookmarkEnd w:id="553"/>
        <w:bookmarkEnd w:id="567"/>
      </w:del>
    </w:p>
    <w:p w14:paraId="7A833A35" w14:textId="77777777" w:rsidR="002B75C0" w:rsidRPr="00B16E06" w:rsidRDefault="002B75C0" w:rsidP="006F1C2D">
      <w:pPr>
        <w:rPr>
          <w:b/>
          <w:bCs/>
        </w:rPr>
        <w:pPrChange w:id="607" w:author="NAZ, Mamoona (OLDHAM MEDICAL SERVICES)" w:date="2026-09-22T12:27:00Z" w16du:dateUtc="2026-09-22T16:27:00Z">
          <w:pPr>
            <w:jc w:val="both"/>
          </w:pPr>
        </w:pPrChange>
      </w:pPr>
    </w:p>
    <w:sectPr w:rsidR="002B75C0" w:rsidRPr="00B16E06">
      <w:headerReference w:type="default" r:id="rId9"/>
      <w:footerReference w:type="default" r:id="rId10"/>
      <w:pgSz w:w="11906" w:h="16838"/>
      <w:pgMar w:top="1440" w:right="1440" w:bottom="1440" w:left="1440" w:header="708" w:footer="708" w:gutter="0"/>
      <w:cols w:space="708"/>
      <w:titlePg w:val="0"/>
      <w:docGrid w:linePitch="360"/>
      <w:sectPrChange w:id="613" w:author="NAZ, Mamoona (OLDHAM MEDICAL SERVICES)" w:date="2026-09-22T12:27:00Z" w16du:dateUtc="2026-09-22T16:27:00Z">
        <w:sectPr w:rsidR="002B75C0" w:rsidRPr="00B16E06">
          <w:pgMar w:top="1134" w:right="850" w:bottom="1134" w:left="1701" w:header="708" w:footer="708" w:gutter="0"/>
          <w:titlePg/>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75466B6" w14:textId="77777777" w:rsidR="00B332A7" w:rsidRDefault="00B332A7">
      <w:r>
        <w:separator/>
      </w:r>
    </w:p>
  </w:endnote>
  <w:endnote w:type="continuationSeparator" w:id="0">
    <w:p w14:paraId="35AC3BCD" w14:textId="77777777" w:rsidR="00B332A7" w:rsidRDefault="00B332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Полужирный">
    <w:panose1 w:val="020B0604020202020204"/>
    <w:charset w:val="00"/>
    <w:family w:val="roman"/>
    <w:notTrueType/>
    <w:pitch w:val="default"/>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inion Pro">
    <w:altName w:val="Times New Roman"/>
    <w:panose1 w:val="020B0604020202020204"/>
    <w:charset w:val="CC"/>
    <w:family w:val="roman"/>
    <w:pitch w:val="default"/>
  </w:font>
  <w:font w:name="Californian FB">
    <w:panose1 w:val="0207040306080B030204"/>
    <w:charset w:val="4D"/>
    <w:family w:val="roman"/>
    <w:pitch w:val="variable"/>
    <w:sig w:usb0="00000003" w:usb1="00000000" w:usb2="00000000" w:usb3="00000000" w:csb0="00000001" w:csb1="00000000"/>
  </w:font>
  <w:font w:name="WenQuanYi Micro Hei">
    <w:panose1 w:val="020B0604020202020204"/>
    <w:charset w:val="01"/>
    <w:family w:val="auto"/>
    <w:pitch w:val="variable"/>
  </w:font>
  <w:font w:name="ArialMT">
    <w:altName w:val="Arial"/>
    <w:panose1 w:val="020B0604020202020204"/>
    <w:charset w:val="80"/>
    <w:family w:val="auto"/>
    <w:notTrueType/>
    <w:pitch w:val="default"/>
    <w:sig w:usb0="00000000" w:usb1="08070000" w:usb2="00000010" w:usb3="00000000" w:csb0="00020004"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306AE7" w14:textId="77777777" w:rsidR="006F3AF3" w:rsidRPr="007661DA" w:rsidRDefault="006F3AF3">
    <w:pPr>
      <w:pStyle w:val="Footer"/>
      <w:jc w:val="right"/>
      <w:rPr>
        <w:del w:id="610" w:author="NAZ, Mamoona (OLDHAM MEDICAL SERVICES)" w:date="2026-09-22T12:27:00Z" w16du:dateUtc="2026-09-22T16:27:00Z"/>
        <w:sz w:val="20"/>
        <w:szCs w:val="20"/>
      </w:rPr>
    </w:pPr>
    <w:del w:id="611" w:author="NAZ, Mamoona (OLDHAM MEDICAL SERVICES)" w:date="2026-09-22T12:27:00Z" w16du:dateUtc="2026-09-22T16:27:00Z">
      <w:r w:rsidRPr="007661DA">
        <w:rPr>
          <w:sz w:val="20"/>
          <w:szCs w:val="20"/>
        </w:rPr>
        <w:fldChar w:fldCharType="begin"/>
      </w:r>
      <w:r w:rsidRPr="007661DA">
        <w:rPr>
          <w:sz w:val="20"/>
          <w:szCs w:val="20"/>
        </w:rPr>
        <w:delInstrText>PAGE   \* MERGEFORMAT</w:delInstrText>
      </w:r>
      <w:r w:rsidRPr="007661DA">
        <w:rPr>
          <w:sz w:val="20"/>
          <w:szCs w:val="20"/>
        </w:rPr>
        <w:fldChar w:fldCharType="separate"/>
      </w:r>
      <w:r w:rsidR="00B01314">
        <w:rPr>
          <w:noProof/>
          <w:sz w:val="20"/>
          <w:szCs w:val="20"/>
        </w:rPr>
        <w:delText>2</w:delText>
      </w:r>
      <w:r w:rsidRPr="007661DA">
        <w:rPr>
          <w:sz w:val="20"/>
          <w:szCs w:val="20"/>
        </w:rPr>
        <w:fldChar w:fldCharType="end"/>
      </w:r>
    </w:del>
  </w:p>
  <w:p w14:paraId="3A821256" w14:textId="77777777" w:rsidR="006F3AF3" w:rsidRDefault="006F3AF3">
    <w:pPr>
      <w:pStyle w:val="Header"/>
      <w:pPrChange w:id="612" w:author="NAZ, Mamoona (OLDHAM MEDICAL SERVICES)" w:date="2026-09-22T12:27:00Z" w16du:dateUtc="2026-09-22T16:27: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CBA61EA" w14:textId="77777777" w:rsidR="00B332A7" w:rsidRDefault="00B332A7">
      <w:r>
        <w:separator/>
      </w:r>
    </w:p>
  </w:footnote>
  <w:footnote w:type="continuationSeparator" w:id="0">
    <w:p w14:paraId="61B44570" w14:textId="77777777" w:rsidR="00B332A7" w:rsidRDefault="00B332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5CFC1E" w14:textId="77777777" w:rsidR="006F3AF3" w:rsidRDefault="006F3AF3" w:rsidP="0014477D">
    <w:pPr>
      <w:pStyle w:val="Header"/>
      <w:framePr w:wrap="auto" w:vAnchor="text" w:hAnchor="margin" w:xAlign="right" w:y="1"/>
      <w:rPr>
        <w:del w:id="608" w:author="NAZ, Mamoona (OLDHAM MEDICAL SERVICES)" w:date="2026-09-22T12:27:00Z" w16du:dateUtc="2026-09-22T16:27:00Z"/>
        <w:rStyle w:val="PageNumber"/>
      </w:rPr>
    </w:pPr>
  </w:p>
  <w:p w14:paraId="6540BDEC" w14:textId="77777777" w:rsidR="006F3AF3" w:rsidRDefault="006F3AF3">
    <w:pPr>
      <w:pStyle w:val="a"/>
      <w:pPrChange w:id="609" w:author="NAZ, Mamoona (OLDHAM MEDICAL SERVICES)" w:date="2026-09-22T12:27:00Z" w16du:dateUtc="2026-09-22T16:27:00Z">
        <w:pPr>
          <w:pStyle w:val="Header"/>
          <w:ind w:right="360"/>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6"/>
    <w:multiLevelType w:val="multilevel"/>
    <w:tmpl w:val="00000006"/>
    <w:name w:val="WW8Num5"/>
    <w:lvl w:ilvl="0">
      <w:start w:val="1"/>
      <w:numFmt w:val="bullet"/>
      <w:lvlText w:val=""/>
      <w:lvlJc w:val="left"/>
      <w:pPr>
        <w:tabs>
          <w:tab w:val="num" w:pos="0"/>
        </w:tabs>
        <w:ind w:left="72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1" w15:restartNumberingAfterBreak="0">
    <w:nsid w:val="00000025"/>
    <w:multiLevelType w:val="multilevel"/>
    <w:tmpl w:val="00000025"/>
    <w:lvl w:ilvl="0">
      <w:start w:val="1"/>
      <w:numFmt w:val="decimal"/>
      <w:lvlText w:val="%1"/>
      <w:lvlJc w:val="left"/>
      <w:pPr>
        <w:tabs>
          <w:tab w:val="num" w:pos="0"/>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1816C79"/>
    <w:multiLevelType w:val="hybridMultilevel"/>
    <w:tmpl w:val="0152F5E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4916569"/>
    <w:multiLevelType w:val="hybridMultilevel"/>
    <w:tmpl w:val="7018D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8AC52F6"/>
    <w:multiLevelType w:val="hybridMultilevel"/>
    <w:tmpl w:val="C27EFD34"/>
    <w:lvl w:ilvl="0" w:tplc="0419000F">
      <w:start w:val="1"/>
      <w:numFmt w:val="decimal"/>
      <w:lvlText w:val="%1."/>
      <w:lvlJc w:val="left"/>
      <w:pPr>
        <w:ind w:left="720" w:hanging="360"/>
      </w:pPr>
      <w:rPr>
        <w:rFonts w:cs="Times New Roman"/>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5" w15:restartNumberingAfterBreak="0">
    <w:nsid w:val="08D464FE"/>
    <w:multiLevelType w:val="hybridMultilevel"/>
    <w:tmpl w:val="6122BEA0"/>
    <w:lvl w:ilvl="0" w:tplc="0419000F">
      <w:start w:val="1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0B0204C5"/>
    <w:multiLevelType w:val="hybridMultilevel"/>
    <w:tmpl w:val="4F8628B4"/>
    <w:lvl w:ilvl="0" w:tplc="ABEE6A30">
      <w:start w:val="1"/>
      <w:numFmt w:val="bullet"/>
      <w:lvlText w:val="‒"/>
      <w:lvlJc w:val="left"/>
      <w:pPr>
        <w:ind w:left="1080" w:hanging="360"/>
      </w:pPr>
      <w:rPr>
        <w:rFonts w:ascii="Times New Roman" w:hAnsi="Times New Roman" w:cs="Times New Roman" w:hint="default"/>
      </w:rPr>
    </w:lvl>
    <w:lvl w:ilvl="1" w:tplc="31DE9C42" w:tentative="1">
      <w:start w:val="1"/>
      <w:numFmt w:val="bullet"/>
      <w:lvlText w:val="o"/>
      <w:lvlJc w:val="left"/>
      <w:pPr>
        <w:ind w:left="1800" w:hanging="360"/>
      </w:pPr>
      <w:rPr>
        <w:rFonts w:ascii="Courier New" w:hAnsi="Courier New" w:cs="Courier New" w:hint="default"/>
      </w:rPr>
    </w:lvl>
    <w:lvl w:ilvl="2" w:tplc="3EAE2084" w:tentative="1">
      <w:start w:val="1"/>
      <w:numFmt w:val="bullet"/>
      <w:lvlText w:val=""/>
      <w:lvlJc w:val="left"/>
      <w:pPr>
        <w:ind w:left="2520" w:hanging="360"/>
      </w:pPr>
      <w:rPr>
        <w:rFonts w:ascii="Wingdings" w:hAnsi="Wingdings" w:hint="default"/>
      </w:rPr>
    </w:lvl>
    <w:lvl w:ilvl="3" w:tplc="C238521E" w:tentative="1">
      <w:start w:val="1"/>
      <w:numFmt w:val="bullet"/>
      <w:lvlText w:val=""/>
      <w:lvlJc w:val="left"/>
      <w:pPr>
        <w:ind w:left="3240" w:hanging="360"/>
      </w:pPr>
      <w:rPr>
        <w:rFonts w:ascii="Symbol" w:hAnsi="Symbol" w:hint="default"/>
      </w:rPr>
    </w:lvl>
    <w:lvl w:ilvl="4" w:tplc="DC7297B0" w:tentative="1">
      <w:start w:val="1"/>
      <w:numFmt w:val="bullet"/>
      <w:lvlText w:val="o"/>
      <w:lvlJc w:val="left"/>
      <w:pPr>
        <w:ind w:left="3960" w:hanging="360"/>
      </w:pPr>
      <w:rPr>
        <w:rFonts w:ascii="Courier New" w:hAnsi="Courier New" w:cs="Courier New" w:hint="default"/>
      </w:rPr>
    </w:lvl>
    <w:lvl w:ilvl="5" w:tplc="CCAA1C62" w:tentative="1">
      <w:start w:val="1"/>
      <w:numFmt w:val="bullet"/>
      <w:lvlText w:val=""/>
      <w:lvlJc w:val="left"/>
      <w:pPr>
        <w:ind w:left="4680" w:hanging="360"/>
      </w:pPr>
      <w:rPr>
        <w:rFonts w:ascii="Wingdings" w:hAnsi="Wingdings" w:hint="default"/>
      </w:rPr>
    </w:lvl>
    <w:lvl w:ilvl="6" w:tplc="2AE4E32C" w:tentative="1">
      <w:start w:val="1"/>
      <w:numFmt w:val="bullet"/>
      <w:lvlText w:val=""/>
      <w:lvlJc w:val="left"/>
      <w:pPr>
        <w:ind w:left="5400" w:hanging="360"/>
      </w:pPr>
      <w:rPr>
        <w:rFonts w:ascii="Symbol" w:hAnsi="Symbol" w:hint="default"/>
      </w:rPr>
    </w:lvl>
    <w:lvl w:ilvl="7" w:tplc="A97C72E0" w:tentative="1">
      <w:start w:val="1"/>
      <w:numFmt w:val="bullet"/>
      <w:lvlText w:val="o"/>
      <w:lvlJc w:val="left"/>
      <w:pPr>
        <w:ind w:left="6120" w:hanging="360"/>
      </w:pPr>
      <w:rPr>
        <w:rFonts w:ascii="Courier New" w:hAnsi="Courier New" w:cs="Courier New" w:hint="default"/>
      </w:rPr>
    </w:lvl>
    <w:lvl w:ilvl="8" w:tplc="726409DE" w:tentative="1">
      <w:start w:val="1"/>
      <w:numFmt w:val="bullet"/>
      <w:lvlText w:val=""/>
      <w:lvlJc w:val="left"/>
      <w:pPr>
        <w:ind w:left="6840" w:hanging="360"/>
      </w:pPr>
      <w:rPr>
        <w:rFonts w:ascii="Wingdings" w:hAnsi="Wingdings" w:hint="default"/>
      </w:rPr>
    </w:lvl>
  </w:abstractNum>
  <w:abstractNum w:abstractNumId="7" w15:restartNumberingAfterBreak="0">
    <w:nsid w:val="0E92191C"/>
    <w:multiLevelType w:val="multilevel"/>
    <w:tmpl w:val="00000025"/>
    <w:lvl w:ilvl="0">
      <w:start w:val="1"/>
      <w:numFmt w:val="decimal"/>
      <w:lvlText w:val="%1"/>
      <w:lvlJc w:val="left"/>
      <w:pPr>
        <w:tabs>
          <w:tab w:val="num" w:pos="0"/>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110934CC"/>
    <w:multiLevelType w:val="multilevel"/>
    <w:tmpl w:val="73AE6DE6"/>
    <w:lvl w:ilvl="0">
      <w:start w:val="5"/>
      <w:numFmt w:val="decimal"/>
      <w:lvlText w:val="%1"/>
      <w:lvlJc w:val="left"/>
      <w:pPr>
        <w:ind w:left="360" w:hanging="360"/>
      </w:pPr>
      <w:rPr>
        <w:rFonts w:ascii="Times New Roman Полужирный" w:hAnsi="Times New Roman Полужирный" w:hint="default"/>
      </w:rPr>
    </w:lvl>
    <w:lvl w:ilvl="1">
      <w:start w:val="1"/>
      <w:numFmt w:val="decimal"/>
      <w:lvlText w:val="%1.%2"/>
      <w:lvlJc w:val="left"/>
      <w:pPr>
        <w:ind w:left="360" w:hanging="360"/>
      </w:pPr>
      <w:rPr>
        <w:rFonts w:ascii="Times New Roman Полужирный" w:hAnsi="Times New Roman Полужирный" w:hint="default"/>
      </w:rPr>
    </w:lvl>
    <w:lvl w:ilvl="2">
      <w:start w:val="1"/>
      <w:numFmt w:val="decimal"/>
      <w:lvlText w:val="%1.%2.%3"/>
      <w:lvlJc w:val="left"/>
      <w:pPr>
        <w:ind w:left="720" w:hanging="720"/>
      </w:pPr>
      <w:rPr>
        <w:rFonts w:ascii="Times New Roman Полужирный" w:hAnsi="Times New Roman Полужирный" w:hint="default"/>
      </w:rPr>
    </w:lvl>
    <w:lvl w:ilvl="3">
      <w:start w:val="1"/>
      <w:numFmt w:val="decimal"/>
      <w:lvlText w:val="%1.%2.%3.%4"/>
      <w:lvlJc w:val="left"/>
      <w:pPr>
        <w:ind w:left="720" w:hanging="720"/>
      </w:pPr>
      <w:rPr>
        <w:rFonts w:ascii="Times New Roman Полужирный" w:hAnsi="Times New Roman Полужирный" w:hint="default"/>
      </w:rPr>
    </w:lvl>
    <w:lvl w:ilvl="4">
      <w:start w:val="1"/>
      <w:numFmt w:val="decimal"/>
      <w:lvlText w:val="%1.%2.%3.%4.%5"/>
      <w:lvlJc w:val="left"/>
      <w:pPr>
        <w:ind w:left="1080" w:hanging="1080"/>
      </w:pPr>
      <w:rPr>
        <w:rFonts w:ascii="Times New Roman Полужирный" w:hAnsi="Times New Roman Полужирный" w:hint="default"/>
      </w:rPr>
    </w:lvl>
    <w:lvl w:ilvl="5">
      <w:start w:val="1"/>
      <w:numFmt w:val="decimal"/>
      <w:lvlText w:val="%1.%2.%3.%4.%5.%6"/>
      <w:lvlJc w:val="left"/>
      <w:pPr>
        <w:ind w:left="1080" w:hanging="1080"/>
      </w:pPr>
      <w:rPr>
        <w:rFonts w:ascii="Times New Roman Полужирный" w:hAnsi="Times New Roman Полужирный" w:hint="default"/>
      </w:rPr>
    </w:lvl>
    <w:lvl w:ilvl="6">
      <w:start w:val="1"/>
      <w:numFmt w:val="decimal"/>
      <w:lvlText w:val="%1.%2.%3.%4.%5.%6.%7"/>
      <w:lvlJc w:val="left"/>
      <w:pPr>
        <w:ind w:left="1440" w:hanging="1440"/>
      </w:pPr>
      <w:rPr>
        <w:rFonts w:ascii="Times New Roman Полужирный" w:hAnsi="Times New Roman Полужирный" w:hint="default"/>
      </w:rPr>
    </w:lvl>
    <w:lvl w:ilvl="7">
      <w:start w:val="1"/>
      <w:numFmt w:val="decimal"/>
      <w:lvlText w:val="%1.%2.%3.%4.%5.%6.%7.%8"/>
      <w:lvlJc w:val="left"/>
      <w:pPr>
        <w:ind w:left="1440" w:hanging="1440"/>
      </w:pPr>
      <w:rPr>
        <w:rFonts w:ascii="Times New Roman Полужирный" w:hAnsi="Times New Roman Полужирный" w:hint="default"/>
      </w:rPr>
    </w:lvl>
    <w:lvl w:ilvl="8">
      <w:start w:val="1"/>
      <w:numFmt w:val="decimal"/>
      <w:lvlText w:val="%1.%2.%3.%4.%5.%6.%7.%8.%9"/>
      <w:lvlJc w:val="left"/>
      <w:pPr>
        <w:ind w:left="1800" w:hanging="1800"/>
      </w:pPr>
      <w:rPr>
        <w:rFonts w:ascii="Times New Roman Полужирный" w:hAnsi="Times New Roman Полужирный" w:hint="default"/>
      </w:rPr>
    </w:lvl>
  </w:abstractNum>
  <w:abstractNum w:abstractNumId="9" w15:restartNumberingAfterBreak="0">
    <w:nsid w:val="14356117"/>
    <w:multiLevelType w:val="hybridMultilevel"/>
    <w:tmpl w:val="D5B4EAB8"/>
    <w:lvl w:ilvl="0" w:tplc="FFFFFFFF">
      <w:start w:val="1"/>
      <w:numFmt w:val="decimal"/>
      <w:lvlText w:val="%1."/>
      <w:lvlJc w:val="left"/>
      <w:pPr>
        <w:tabs>
          <w:tab w:val="num" w:pos="540"/>
        </w:tabs>
        <w:ind w:left="54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10" w15:restartNumberingAfterBreak="0">
    <w:nsid w:val="164F123B"/>
    <w:multiLevelType w:val="hybridMultilevel"/>
    <w:tmpl w:val="F16686A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19626E9F"/>
    <w:multiLevelType w:val="hybridMultilevel"/>
    <w:tmpl w:val="539E6062"/>
    <w:lvl w:ilvl="0" w:tplc="0419000F">
      <w:start w:val="1"/>
      <w:numFmt w:val="decimal"/>
      <w:lvlText w:val="%1."/>
      <w:lvlJc w:val="left"/>
      <w:pPr>
        <w:ind w:left="1004" w:hanging="360"/>
      </w:p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12" w15:restartNumberingAfterBreak="0">
    <w:nsid w:val="19FF7297"/>
    <w:multiLevelType w:val="multilevel"/>
    <w:tmpl w:val="D9F08CFA"/>
    <w:lvl w:ilvl="0">
      <w:start w:val="10"/>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17F3A67"/>
    <w:multiLevelType w:val="multilevel"/>
    <w:tmpl w:val="89CAA17C"/>
    <w:lvl w:ilvl="0">
      <w:start w:val="5"/>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29E4437F"/>
    <w:multiLevelType w:val="multilevel"/>
    <w:tmpl w:val="21B8E25A"/>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47707E1"/>
    <w:multiLevelType w:val="hybridMultilevel"/>
    <w:tmpl w:val="C330A594"/>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6" w15:restartNumberingAfterBreak="0">
    <w:nsid w:val="39E12515"/>
    <w:multiLevelType w:val="hybridMultilevel"/>
    <w:tmpl w:val="C330A594"/>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7" w15:restartNumberingAfterBreak="0">
    <w:nsid w:val="43902DF7"/>
    <w:multiLevelType w:val="hybridMultilevel"/>
    <w:tmpl w:val="56C2C274"/>
    <w:lvl w:ilvl="0" w:tplc="FFFFFFF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475C5376"/>
    <w:multiLevelType w:val="hybridMultilevel"/>
    <w:tmpl w:val="C330A594"/>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48B928DA"/>
    <w:multiLevelType w:val="hybridMultilevel"/>
    <w:tmpl w:val="B8E4ACE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4A9617D4"/>
    <w:multiLevelType w:val="hybridMultilevel"/>
    <w:tmpl w:val="E638A85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4C244560"/>
    <w:multiLevelType w:val="multilevel"/>
    <w:tmpl w:val="48E87784"/>
    <w:lvl w:ilvl="0">
      <w:start w:val="1"/>
      <w:numFmt w:val="decimal"/>
      <w:pStyle w:val="a"/>
      <w:lvlText w:val="%1."/>
      <w:lvlJc w:val="left"/>
      <w:pPr>
        <w:tabs>
          <w:tab w:val="num" w:pos="720"/>
        </w:tabs>
        <w:ind w:left="720" w:hanging="720"/>
      </w:pPr>
      <w:rPr>
        <w:rFonts w:cs="Times New Roman"/>
      </w:rPr>
    </w:lvl>
    <w:lvl w:ilvl="1">
      <w:start w:val="1"/>
      <w:numFmt w:val="decimal"/>
      <w:lvlText w:val="%2."/>
      <w:lvlJc w:val="left"/>
      <w:pPr>
        <w:tabs>
          <w:tab w:val="num" w:pos="1440"/>
        </w:tabs>
        <w:ind w:left="1440" w:hanging="720"/>
      </w:pPr>
      <w:rPr>
        <w:rFonts w:cs="Times New Roman"/>
      </w:rPr>
    </w:lvl>
    <w:lvl w:ilvl="2">
      <w:start w:val="1"/>
      <w:numFmt w:val="decimal"/>
      <w:lvlText w:val="%3."/>
      <w:lvlJc w:val="left"/>
      <w:pPr>
        <w:tabs>
          <w:tab w:val="num" w:pos="2160"/>
        </w:tabs>
        <w:ind w:left="2160" w:hanging="720"/>
      </w:pPr>
      <w:rPr>
        <w:rFonts w:cs="Times New Roman"/>
      </w:rPr>
    </w:lvl>
    <w:lvl w:ilvl="3">
      <w:start w:val="1"/>
      <w:numFmt w:val="decimal"/>
      <w:lvlText w:val="%4."/>
      <w:lvlJc w:val="left"/>
      <w:pPr>
        <w:tabs>
          <w:tab w:val="num" w:pos="2880"/>
        </w:tabs>
        <w:ind w:left="2880" w:hanging="720"/>
      </w:pPr>
      <w:rPr>
        <w:rFonts w:cs="Times New Roman"/>
      </w:rPr>
    </w:lvl>
    <w:lvl w:ilvl="4">
      <w:start w:val="1"/>
      <w:numFmt w:val="decimal"/>
      <w:lvlText w:val="%5."/>
      <w:lvlJc w:val="left"/>
      <w:pPr>
        <w:tabs>
          <w:tab w:val="num" w:pos="3600"/>
        </w:tabs>
        <w:ind w:left="3600" w:hanging="720"/>
      </w:pPr>
      <w:rPr>
        <w:rFonts w:cs="Times New Roman"/>
      </w:rPr>
    </w:lvl>
    <w:lvl w:ilvl="5">
      <w:start w:val="1"/>
      <w:numFmt w:val="decimal"/>
      <w:lvlText w:val="%6."/>
      <w:lvlJc w:val="left"/>
      <w:pPr>
        <w:tabs>
          <w:tab w:val="num" w:pos="4320"/>
        </w:tabs>
        <w:ind w:left="4320" w:hanging="720"/>
      </w:pPr>
      <w:rPr>
        <w:rFonts w:cs="Times New Roman"/>
      </w:rPr>
    </w:lvl>
    <w:lvl w:ilvl="6">
      <w:start w:val="1"/>
      <w:numFmt w:val="decimal"/>
      <w:lvlText w:val="%7."/>
      <w:lvlJc w:val="left"/>
      <w:pPr>
        <w:tabs>
          <w:tab w:val="num" w:pos="5040"/>
        </w:tabs>
        <w:ind w:left="5040" w:hanging="720"/>
      </w:pPr>
      <w:rPr>
        <w:rFonts w:cs="Times New Roman"/>
      </w:rPr>
    </w:lvl>
    <w:lvl w:ilvl="7">
      <w:start w:val="1"/>
      <w:numFmt w:val="decimal"/>
      <w:lvlText w:val="%8."/>
      <w:lvlJc w:val="left"/>
      <w:pPr>
        <w:tabs>
          <w:tab w:val="num" w:pos="5760"/>
        </w:tabs>
        <w:ind w:left="5760" w:hanging="720"/>
      </w:pPr>
      <w:rPr>
        <w:rFonts w:cs="Times New Roman"/>
      </w:rPr>
    </w:lvl>
    <w:lvl w:ilvl="8">
      <w:start w:val="1"/>
      <w:numFmt w:val="decimal"/>
      <w:lvlText w:val="%9."/>
      <w:lvlJc w:val="left"/>
      <w:pPr>
        <w:tabs>
          <w:tab w:val="num" w:pos="6480"/>
        </w:tabs>
        <w:ind w:left="6480" w:hanging="720"/>
      </w:pPr>
      <w:rPr>
        <w:rFonts w:cs="Times New Roman"/>
      </w:rPr>
    </w:lvl>
  </w:abstractNum>
  <w:abstractNum w:abstractNumId="22" w15:restartNumberingAfterBreak="0">
    <w:nsid w:val="555316A7"/>
    <w:multiLevelType w:val="hybridMultilevel"/>
    <w:tmpl w:val="C330A594"/>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3" w15:restartNumberingAfterBreak="0">
    <w:nsid w:val="5DEE3C64"/>
    <w:multiLevelType w:val="hybridMultilevel"/>
    <w:tmpl w:val="0C46217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602E1BA1"/>
    <w:multiLevelType w:val="multilevel"/>
    <w:tmpl w:val="52C238A2"/>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60957FA2"/>
    <w:multiLevelType w:val="hybridMultilevel"/>
    <w:tmpl w:val="711A5238"/>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6" w15:restartNumberingAfterBreak="0">
    <w:nsid w:val="60A272DD"/>
    <w:multiLevelType w:val="hybridMultilevel"/>
    <w:tmpl w:val="B4C8D1E8"/>
    <w:lvl w:ilvl="0" w:tplc="BD7490CA">
      <w:start w:val="1"/>
      <w:numFmt w:val="bullet"/>
      <w:lvlText w:val=""/>
      <w:lvlJc w:val="left"/>
      <w:pPr>
        <w:tabs>
          <w:tab w:val="num" w:pos="2868"/>
        </w:tabs>
        <w:ind w:left="2868" w:hanging="360"/>
      </w:pPr>
      <w:rPr>
        <w:rFonts w:ascii="Symbol" w:hAnsi="Symbol" w:cs="Symbol" w:hint="default"/>
      </w:rPr>
    </w:lvl>
    <w:lvl w:ilvl="1" w:tplc="C7AE1090">
      <w:start w:val="1"/>
      <w:numFmt w:val="bullet"/>
      <w:lvlText w:val=""/>
      <w:lvlJc w:val="left"/>
      <w:pPr>
        <w:tabs>
          <w:tab w:val="num" w:pos="360"/>
        </w:tabs>
        <w:ind w:left="360" w:hanging="360"/>
      </w:pPr>
      <w:rPr>
        <w:rFonts w:ascii="Symbol" w:hAnsi="Symbol" w:cs="Symbol" w:hint="default"/>
      </w:rPr>
    </w:lvl>
    <w:lvl w:ilvl="2" w:tplc="04190005">
      <w:start w:val="1"/>
      <w:numFmt w:val="bullet"/>
      <w:lvlText w:val=""/>
      <w:lvlJc w:val="left"/>
      <w:pPr>
        <w:tabs>
          <w:tab w:val="num" w:pos="2160"/>
        </w:tabs>
        <w:ind w:left="2160" w:hanging="360"/>
      </w:pPr>
      <w:rPr>
        <w:rFonts w:ascii="Wingdings" w:hAnsi="Wingdings" w:cs="Wingdings" w:hint="default"/>
      </w:rPr>
    </w:lvl>
    <w:lvl w:ilvl="3" w:tplc="04190001">
      <w:start w:val="1"/>
      <w:numFmt w:val="bullet"/>
      <w:lvlText w:val=""/>
      <w:lvlJc w:val="left"/>
      <w:pPr>
        <w:tabs>
          <w:tab w:val="num" w:pos="2880"/>
        </w:tabs>
        <w:ind w:left="2880" w:hanging="360"/>
      </w:pPr>
      <w:rPr>
        <w:rFonts w:ascii="Symbol" w:hAnsi="Symbol" w:cs="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cs="Wingdings" w:hint="default"/>
      </w:rPr>
    </w:lvl>
    <w:lvl w:ilvl="6" w:tplc="04190001">
      <w:start w:val="1"/>
      <w:numFmt w:val="bullet"/>
      <w:lvlText w:val=""/>
      <w:lvlJc w:val="left"/>
      <w:pPr>
        <w:tabs>
          <w:tab w:val="num" w:pos="5040"/>
        </w:tabs>
        <w:ind w:left="5040" w:hanging="360"/>
      </w:pPr>
      <w:rPr>
        <w:rFonts w:ascii="Symbol" w:hAnsi="Symbol" w:cs="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cs="Wingdings" w:hint="default"/>
      </w:rPr>
    </w:lvl>
  </w:abstractNum>
  <w:abstractNum w:abstractNumId="27" w15:restartNumberingAfterBreak="0">
    <w:nsid w:val="60D228C7"/>
    <w:multiLevelType w:val="hybridMultilevel"/>
    <w:tmpl w:val="AC0609BE"/>
    <w:lvl w:ilvl="0" w:tplc="4022C02A">
      <w:start w:val="1"/>
      <w:numFmt w:val="decimal"/>
      <w:lvlText w:val="%1."/>
      <w:lvlJc w:val="left"/>
      <w:pPr>
        <w:ind w:left="720" w:hanging="360"/>
      </w:pPr>
      <w:rPr>
        <w:rFonts w:hint="default"/>
        <w:b/>
      </w:rPr>
    </w:lvl>
    <w:lvl w:ilvl="1" w:tplc="04190003" w:tentative="1">
      <w:start w:val="1"/>
      <w:numFmt w:val="lowerLetter"/>
      <w:lvlText w:val="%2."/>
      <w:lvlJc w:val="left"/>
      <w:pPr>
        <w:ind w:left="1440" w:hanging="360"/>
      </w:pPr>
    </w:lvl>
    <w:lvl w:ilvl="2" w:tplc="04190005" w:tentative="1">
      <w:start w:val="1"/>
      <w:numFmt w:val="lowerRoman"/>
      <w:lvlText w:val="%3."/>
      <w:lvlJc w:val="right"/>
      <w:pPr>
        <w:ind w:left="2160" w:hanging="180"/>
      </w:pPr>
    </w:lvl>
    <w:lvl w:ilvl="3" w:tplc="04190001" w:tentative="1">
      <w:start w:val="1"/>
      <w:numFmt w:val="decimal"/>
      <w:lvlText w:val="%4."/>
      <w:lvlJc w:val="left"/>
      <w:pPr>
        <w:ind w:left="2880" w:hanging="360"/>
      </w:pPr>
    </w:lvl>
    <w:lvl w:ilvl="4" w:tplc="04190003" w:tentative="1">
      <w:start w:val="1"/>
      <w:numFmt w:val="lowerLetter"/>
      <w:lvlText w:val="%5."/>
      <w:lvlJc w:val="left"/>
      <w:pPr>
        <w:ind w:left="3600" w:hanging="360"/>
      </w:pPr>
    </w:lvl>
    <w:lvl w:ilvl="5" w:tplc="04190005" w:tentative="1">
      <w:start w:val="1"/>
      <w:numFmt w:val="lowerRoman"/>
      <w:lvlText w:val="%6."/>
      <w:lvlJc w:val="right"/>
      <w:pPr>
        <w:ind w:left="4320" w:hanging="180"/>
      </w:pPr>
    </w:lvl>
    <w:lvl w:ilvl="6" w:tplc="04190001" w:tentative="1">
      <w:start w:val="1"/>
      <w:numFmt w:val="decimal"/>
      <w:lvlText w:val="%7."/>
      <w:lvlJc w:val="left"/>
      <w:pPr>
        <w:ind w:left="5040" w:hanging="360"/>
      </w:pPr>
    </w:lvl>
    <w:lvl w:ilvl="7" w:tplc="04190003" w:tentative="1">
      <w:start w:val="1"/>
      <w:numFmt w:val="lowerLetter"/>
      <w:lvlText w:val="%8."/>
      <w:lvlJc w:val="left"/>
      <w:pPr>
        <w:ind w:left="5760" w:hanging="360"/>
      </w:pPr>
    </w:lvl>
    <w:lvl w:ilvl="8" w:tplc="04190005" w:tentative="1">
      <w:start w:val="1"/>
      <w:numFmt w:val="lowerRoman"/>
      <w:lvlText w:val="%9."/>
      <w:lvlJc w:val="right"/>
      <w:pPr>
        <w:ind w:left="6480" w:hanging="180"/>
      </w:pPr>
    </w:lvl>
  </w:abstractNum>
  <w:abstractNum w:abstractNumId="28" w15:restartNumberingAfterBreak="0">
    <w:nsid w:val="6D6F0A66"/>
    <w:multiLevelType w:val="multilevel"/>
    <w:tmpl w:val="B1F47B80"/>
    <w:styleLink w:val="1"/>
    <w:lvl w:ilvl="0">
      <w:start w:val="1"/>
      <w:numFmt w:val="bullet"/>
      <w:lvlText w:val=""/>
      <w:lvlJc w:val="left"/>
      <w:pPr>
        <w:tabs>
          <w:tab w:val="num" w:pos="851"/>
        </w:tabs>
        <w:ind w:left="851" w:hanging="284"/>
      </w:pPr>
      <w:rPr>
        <w:rFonts w:ascii="Symbol" w:hAnsi="Symbol" w:hint="default"/>
        <w:b/>
        <w:sz w:val="20"/>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0B81677"/>
    <w:multiLevelType w:val="hybridMultilevel"/>
    <w:tmpl w:val="34AAD850"/>
    <w:lvl w:ilvl="0" w:tplc="04190003">
      <w:start w:val="1"/>
      <w:numFmt w:val="decimal"/>
      <w:lvlText w:val="%1."/>
      <w:lvlJc w:val="left"/>
      <w:pPr>
        <w:ind w:left="644" w:hanging="360"/>
      </w:pPr>
    </w:lvl>
    <w:lvl w:ilvl="1" w:tplc="04190019" w:tentative="1">
      <w:start w:val="1"/>
      <w:numFmt w:val="lowerLetter"/>
      <w:lvlText w:val="%2."/>
      <w:lvlJc w:val="left"/>
      <w:pPr>
        <w:ind w:left="1980" w:hanging="360"/>
      </w:pPr>
    </w:lvl>
    <w:lvl w:ilvl="2" w:tplc="0419001B" w:tentative="1">
      <w:start w:val="1"/>
      <w:numFmt w:val="lowerRoman"/>
      <w:lvlText w:val="%3."/>
      <w:lvlJc w:val="right"/>
      <w:pPr>
        <w:ind w:left="2700" w:hanging="180"/>
      </w:pPr>
    </w:lvl>
    <w:lvl w:ilvl="3" w:tplc="0419000F" w:tentative="1">
      <w:start w:val="1"/>
      <w:numFmt w:val="decimal"/>
      <w:lvlText w:val="%4."/>
      <w:lvlJc w:val="left"/>
      <w:pPr>
        <w:ind w:left="3420" w:hanging="360"/>
      </w:pPr>
    </w:lvl>
    <w:lvl w:ilvl="4" w:tplc="04190019" w:tentative="1">
      <w:start w:val="1"/>
      <w:numFmt w:val="lowerLetter"/>
      <w:lvlText w:val="%5."/>
      <w:lvlJc w:val="left"/>
      <w:pPr>
        <w:ind w:left="4140" w:hanging="360"/>
      </w:pPr>
    </w:lvl>
    <w:lvl w:ilvl="5" w:tplc="0419001B" w:tentative="1">
      <w:start w:val="1"/>
      <w:numFmt w:val="lowerRoman"/>
      <w:lvlText w:val="%6."/>
      <w:lvlJc w:val="right"/>
      <w:pPr>
        <w:ind w:left="4860" w:hanging="180"/>
      </w:pPr>
    </w:lvl>
    <w:lvl w:ilvl="6" w:tplc="0419000F" w:tentative="1">
      <w:start w:val="1"/>
      <w:numFmt w:val="decimal"/>
      <w:lvlText w:val="%7."/>
      <w:lvlJc w:val="left"/>
      <w:pPr>
        <w:ind w:left="5580" w:hanging="360"/>
      </w:pPr>
    </w:lvl>
    <w:lvl w:ilvl="7" w:tplc="04190019" w:tentative="1">
      <w:start w:val="1"/>
      <w:numFmt w:val="lowerLetter"/>
      <w:lvlText w:val="%8."/>
      <w:lvlJc w:val="left"/>
      <w:pPr>
        <w:ind w:left="6300" w:hanging="360"/>
      </w:pPr>
    </w:lvl>
    <w:lvl w:ilvl="8" w:tplc="0419001B" w:tentative="1">
      <w:start w:val="1"/>
      <w:numFmt w:val="lowerRoman"/>
      <w:lvlText w:val="%9."/>
      <w:lvlJc w:val="right"/>
      <w:pPr>
        <w:ind w:left="7020" w:hanging="180"/>
      </w:pPr>
    </w:lvl>
  </w:abstractNum>
  <w:abstractNum w:abstractNumId="30" w15:restartNumberingAfterBreak="0">
    <w:nsid w:val="76E622E4"/>
    <w:multiLevelType w:val="hybridMultilevel"/>
    <w:tmpl w:val="C330A594"/>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1" w15:restartNumberingAfterBreak="0">
    <w:nsid w:val="77C169EA"/>
    <w:multiLevelType w:val="hybridMultilevel"/>
    <w:tmpl w:val="FB6E4A98"/>
    <w:lvl w:ilvl="0" w:tplc="04190001">
      <w:start w:val="1"/>
      <w:numFmt w:val="bullet"/>
      <w:lvlText w:val=""/>
      <w:lvlJc w:val="left"/>
      <w:pPr>
        <w:ind w:left="720" w:hanging="360"/>
      </w:pPr>
      <w:rPr>
        <w:rFonts w:ascii="Symbol" w:hAnsi="Symbol" w:hint="default"/>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num w:numId="1" w16cid:durableId="935357638">
    <w:abstractNumId w:val="21"/>
  </w:num>
  <w:num w:numId="2" w16cid:durableId="287932404">
    <w:abstractNumId w:val="28"/>
  </w:num>
  <w:num w:numId="3" w16cid:durableId="458914217">
    <w:abstractNumId w:val="4"/>
  </w:num>
  <w:num w:numId="4" w16cid:durableId="1564564699">
    <w:abstractNumId w:val="27"/>
  </w:num>
  <w:num w:numId="5" w16cid:durableId="1279677735">
    <w:abstractNumId w:val="12"/>
  </w:num>
  <w:num w:numId="6" w16cid:durableId="730275015">
    <w:abstractNumId w:val="5"/>
  </w:num>
  <w:num w:numId="7" w16cid:durableId="98568806">
    <w:abstractNumId w:val="6"/>
  </w:num>
  <w:num w:numId="8" w16cid:durableId="1174340295">
    <w:abstractNumId w:val="14"/>
  </w:num>
  <w:num w:numId="9" w16cid:durableId="2077899637">
    <w:abstractNumId w:val="9"/>
  </w:num>
  <w:num w:numId="10" w16cid:durableId="538050949">
    <w:abstractNumId w:val="23"/>
  </w:num>
  <w:num w:numId="11" w16cid:durableId="1627857522">
    <w:abstractNumId w:val="11"/>
  </w:num>
  <w:num w:numId="12" w16cid:durableId="476530671">
    <w:abstractNumId w:val="29"/>
  </w:num>
  <w:num w:numId="13" w16cid:durableId="207760171">
    <w:abstractNumId w:val="2"/>
  </w:num>
  <w:num w:numId="14" w16cid:durableId="946697518">
    <w:abstractNumId w:val="26"/>
  </w:num>
  <w:num w:numId="15" w16cid:durableId="1049960738">
    <w:abstractNumId w:val="17"/>
  </w:num>
  <w:num w:numId="16" w16cid:durableId="1366759113">
    <w:abstractNumId w:val="25"/>
  </w:num>
  <w:num w:numId="17" w16cid:durableId="774402107">
    <w:abstractNumId w:val="16"/>
  </w:num>
  <w:num w:numId="18" w16cid:durableId="1202549661">
    <w:abstractNumId w:val="22"/>
  </w:num>
  <w:num w:numId="19" w16cid:durableId="2126072231">
    <w:abstractNumId w:val="18"/>
  </w:num>
  <w:num w:numId="20" w16cid:durableId="1276062351">
    <w:abstractNumId w:val="15"/>
  </w:num>
  <w:num w:numId="21" w16cid:durableId="548225169">
    <w:abstractNumId w:val="30"/>
  </w:num>
  <w:num w:numId="22" w16cid:durableId="693652194">
    <w:abstractNumId w:val="13"/>
  </w:num>
  <w:num w:numId="23" w16cid:durableId="801267665">
    <w:abstractNumId w:val="31"/>
  </w:num>
  <w:num w:numId="24" w16cid:durableId="242767201">
    <w:abstractNumId w:val="20"/>
  </w:num>
  <w:num w:numId="25" w16cid:durableId="90396800">
    <w:abstractNumId w:val="10"/>
  </w:num>
  <w:num w:numId="26" w16cid:durableId="745958715">
    <w:abstractNumId w:val="24"/>
  </w:num>
  <w:num w:numId="27" w16cid:durableId="942956823">
    <w:abstractNumId w:val="8"/>
  </w:num>
  <w:num w:numId="28" w16cid:durableId="1862665307">
    <w:abstractNumId w:val="1"/>
  </w:num>
  <w:num w:numId="29" w16cid:durableId="1664969263">
    <w:abstractNumId w:val="7"/>
  </w:num>
  <w:num w:numId="30" w16cid:durableId="194084118">
    <w:abstractNumId w:val="0"/>
  </w:num>
  <w:num w:numId="31" w16cid:durableId="447629858">
    <w:abstractNumId w:val="19"/>
  </w:num>
  <w:num w:numId="32" w16cid:durableId="1369526787">
    <w:abstractNumId w:val="3"/>
  </w:num>
  <w:numIdMacAtCleanup w:val="13"/>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embedSystemFonts/>
  <w:doNotTrackMoves/>
  <w:defaultTabStop w:val="708"/>
  <w:doNotHyphenateCaps/>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3A38C9"/>
    <w:rsid w:val="000113DB"/>
    <w:rsid w:val="00011F1D"/>
    <w:rsid w:val="000120ED"/>
    <w:rsid w:val="00012E00"/>
    <w:rsid w:val="00021719"/>
    <w:rsid w:val="000217F2"/>
    <w:rsid w:val="0002193F"/>
    <w:rsid w:val="000248D3"/>
    <w:rsid w:val="0002503E"/>
    <w:rsid w:val="00031015"/>
    <w:rsid w:val="000329D4"/>
    <w:rsid w:val="000335AC"/>
    <w:rsid w:val="000371F3"/>
    <w:rsid w:val="0003785C"/>
    <w:rsid w:val="00037EA9"/>
    <w:rsid w:val="00040027"/>
    <w:rsid w:val="0004305E"/>
    <w:rsid w:val="00043C23"/>
    <w:rsid w:val="0004633E"/>
    <w:rsid w:val="00050530"/>
    <w:rsid w:val="00051D77"/>
    <w:rsid w:val="00054DEC"/>
    <w:rsid w:val="00055681"/>
    <w:rsid w:val="00055B78"/>
    <w:rsid w:val="000573FC"/>
    <w:rsid w:val="000608AF"/>
    <w:rsid w:val="00060FD3"/>
    <w:rsid w:val="0006461A"/>
    <w:rsid w:val="00065678"/>
    <w:rsid w:val="0006648F"/>
    <w:rsid w:val="00067779"/>
    <w:rsid w:val="00070DE8"/>
    <w:rsid w:val="00071577"/>
    <w:rsid w:val="000736EE"/>
    <w:rsid w:val="00074E6F"/>
    <w:rsid w:val="00076CB7"/>
    <w:rsid w:val="00076CE0"/>
    <w:rsid w:val="00080264"/>
    <w:rsid w:val="0008331C"/>
    <w:rsid w:val="00083E82"/>
    <w:rsid w:val="000975D8"/>
    <w:rsid w:val="00097F3F"/>
    <w:rsid w:val="000A4676"/>
    <w:rsid w:val="000A639C"/>
    <w:rsid w:val="000A792A"/>
    <w:rsid w:val="000A7CA7"/>
    <w:rsid w:val="000B12C2"/>
    <w:rsid w:val="000B1837"/>
    <w:rsid w:val="000C1225"/>
    <w:rsid w:val="000C266A"/>
    <w:rsid w:val="000C5509"/>
    <w:rsid w:val="000C7AAA"/>
    <w:rsid w:val="000D44CC"/>
    <w:rsid w:val="000D5DE4"/>
    <w:rsid w:val="000D5E98"/>
    <w:rsid w:val="000D6087"/>
    <w:rsid w:val="000E16AC"/>
    <w:rsid w:val="000E366A"/>
    <w:rsid w:val="000E3758"/>
    <w:rsid w:val="000F23C3"/>
    <w:rsid w:val="000F385F"/>
    <w:rsid w:val="000F3BB6"/>
    <w:rsid w:val="000F3F95"/>
    <w:rsid w:val="000F420F"/>
    <w:rsid w:val="000F461D"/>
    <w:rsid w:val="000F4733"/>
    <w:rsid w:val="000F589C"/>
    <w:rsid w:val="000F5976"/>
    <w:rsid w:val="000F59C9"/>
    <w:rsid w:val="000F5C62"/>
    <w:rsid w:val="000F633C"/>
    <w:rsid w:val="00101252"/>
    <w:rsid w:val="001116C6"/>
    <w:rsid w:val="00113753"/>
    <w:rsid w:val="00114B70"/>
    <w:rsid w:val="0011556B"/>
    <w:rsid w:val="00120FC7"/>
    <w:rsid w:val="00121712"/>
    <w:rsid w:val="00121E35"/>
    <w:rsid w:val="0012224D"/>
    <w:rsid w:val="00122280"/>
    <w:rsid w:val="001229CA"/>
    <w:rsid w:val="001237DA"/>
    <w:rsid w:val="00126204"/>
    <w:rsid w:val="00133F3B"/>
    <w:rsid w:val="00134F05"/>
    <w:rsid w:val="001357B4"/>
    <w:rsid w:val="001373B2"/>
    <w:rsid w:val="00137A9A"/>
    <w:rsid w:val="001415B7"/>
    <w:rsid w:val="0014163F"/>
    <w:rsid w:val="0014230D"/>
    <w:rsid w:val="0014276E"/>
    <w:rsid w:val="00144316"/>
    <w:rsid w:val="0014477D"/>
    <w:rsid w:val="00145CC1"/>
    <w:rsid w:val="00150C78"/>
    <w:rsid w:val="00151163"/>
    <w:rsid w:val="0015420B"/>
    <w:rsid w:val="00154600"/>
    <w:rsid w:val="00155342"/>
    <w:rsid w:val="0015560C"/>
    <w:rsid w:val="00155835"/>
    <w:rsid w:val="001559CF"/>
    <w:rsid w:val="00156E8D"/>
    <w:rsid w:val="00162126"/>
    <w:rsid w:val="00162958"/>
    <w:rsid w:val="0016387E"/>
    <w:rsid w:val="001639BB"/>
    <w:rsid w:val="00166E82"/>
    <w:rsid w:val="001709CF"/>
    <w:rsid w:val="00171AE1"/>
    <w:rsid w:val="00175514"/>
    <w:rsid w:val="00184C53"/>
    <w:rsid w:val="001856FD"/>
    <w:rsid w:val="001860FC"/>
    <w:rsid w:val="00186210"/>
    <w:rsid w:val="00186C07"/>
    <w:rsid w:val="00187CF7"/>
    <w:rsid w:val="00195C95"/>
    <w:rsid w:val="00196CEC"/>
    <w:rsid w:val="001971BA"/>
    <w:rsid w:val="001A1758"/>
    <w:rsid w:val="001A19EF"/>
    <w:rsid w:val="001A40A9"/>
    <w:rsid w:val="001A7AFD"/>
    <w:rsid w:val="001B1B12"/>
    <w:rsid w:val="001B6146"/>
    <w:rsid w:val="001B6FEA"/>
    <w:rsid w:val="001B7F31"/>
    <w:rsid w:val="001C06B2"/>
    <w:rsid w:val="001C1FAD"/>
    <w:rsid w:val="001C7A0D"/>
    <w:rsid w:val="001D000A"/>
    <w:rsid w:val="001D0BC6"/>
    <w:rsid w:val="001D411F"/>
    <w:rsid w:val="001D5E39"/>
    <w:rsid w:val="001D7912"/>
    <w:rsid w:val="001E3C52"/>
    <w:rsid w:val="001E4E33"/>
    <w:rsid w:val="001F09B3"/>
    <w:rsid w:val="001F53B4"/>
    <w:rsid w:val="001F64EF"/>
    <w:rsid w:val="002011B9"/>
    <w:rsid w:val="00203264"/>
    <w:rsid w:val="00204E5A"/>
    <w:rsid w:val="00204E60"/>
    <w:rsid w:val="0020627B"/>
    <w:rsid w:val="002071F2"/>
    <w:rsid w:val="00207F46"/>
    <w:rsid w:val="002104F8"/>
    <w:rsid w:val="00214166"/>
    <w:rsid w:val="002152A6"/>
    <w:rsid w:val="0021569F"/>
    <w:rsid w:val="002171AE"/>
    <w:rsid w:val="00220028"/>
    <w:rsid w:val="00221229"/>
    <w:rsid w:val="00223B31"/>
    <w:rsid w:val="00224D64"/>
    <w:rsid w:val="0022757E"/>
    <w:rsid w:val="002329FA"/>
    <w:rsid w:val="0023651E"/>
    <w:rsid w:val="0023788D"/>
    <w:rsid w:val="00241D54"/>
    <w:rsid w:val="00242A89"/>
    <w:rsid w:val="00243D50"/>
    <w:rsid w:val="00250360"/>
    <w:rsid w:val="0025215C"/>
    <w:rsid w:val="002525B2"/>
    <w:rsid w:val="00252771"/>
    <w:rsid w:val="002532D4"/>
    <w:rsid w:val="00254AB7"/>
    <w:rsid w:val="00254D8E"/>
    <w:rsid w:val="002551A9"/>
    <w:rsid w:val="00255A37"/>
    <w:rsid w:val="002565ED"/>
    <w:rsid w:val="00256F5F"/>
    <w:rsid w:val="0026216B"/>
    <w:rsid w:val="00262702"/>
    <w:rsid w:val="00262C9F"/>
    <w:rsid w:val="00265BEF"/>
    <w:rsid w:val="002670DA"/>
    <w:rsid w:val="00270AD8"/>
    <w:rsid w:val="0027119F"/>
    <w:rsid w:val="00277691"/>
    <w:rsid w:val="0027784C"/>
    <w:rsid w:val="0028500D"/>
    <w:rsid w:val="00285CBA"/>
    <w:rsid w:val="00287117"/>
    <w:rsid w:val="00287EEA"/>
    <w:rsid w:val="00290F9E"/>
    <w:rsid w:val="00291922"/>
    <w:rsid w:val="00292259"/>
    <w:rsid w:val="0029441B"/>
    <w:rsid w:val="00295E15"/>
    <w:rsid w:val="002962FE"/>
    <w:rsid w:val="002A1608"/>
    <w:rsid w:val="002A31AB"/>
    <w:rsid w:val="002A4612"/>
    <w:rsid w:val="002A474A"/>
    <w:rsid w:val="002A75DF"/>
    <w:rsid w:val="002A79D1"/>
    <w:rsid w:val="002B36AA"/>
    <w:rsid w:val="002B3AAF"/>
    <w:rsid w:val="002B4680"/>
    <w:rsid w:val="002B531D"/>
    <w:rsid w:val="002B75C0"/>
    <w:rsid w:val="002C1B9B"/>
    <w:rsid w:val="002C1F8A"/>
    <w:rsid w:val="002C4D65"/>
    <w:rsid w:val="002C5686"/>
    <w:rsid w:val="002C6B50"/>
    <w:rsid w:val="002D338A"/>
    <w:rsid w:val="002D3D06"/>
    <w:rsid w:val="002D6C48"/>
    <w:rsid w:val="002D7648"/>
    <w:rsid w:val="002D7794"/>
    <w:rsid w:val="002D79E2"/>
    <w:rsid w:val="002E0FF2"/>
    <w:rsid w:val="002E3447"/>
    <w:rsid w:val="002E3511"/>
    <w:rsid w:val="002E4A56"/>
    <w:rsid w:val="002E532E"/>
    <w:rsid w:val="002E5DEA"/>
    <w:rsid w:val="002E7A9F"/>
    <w:rsid w:val="002F0934"/>
    <w:rsid w:val="002F2D5D"/>
    <w:rsid w:val="002F49A9"/>
    <w:rsid w:val="00302D0A"/>
    <w:rsid w:val="00303E51"/>
    <w:rsid w:val="003060B9"/>
    <w:rsid w:val="00306709"/>
    <w:rsid w:val="00307E6C"/>
    <w:rsid w:val="00310C7E"/>
    <w:rsid w:val="00311C9C"/>
    <w:rsid w:val="003145CE"/>
    <w:rsid w:val="0031568E"/>
    <w:rsid w:val="00316614"/>
    <w:rsid w:val="00316977"/>
    <w:rsid w:val="00317C1D"/>
    <w:rsid w:val="00317CC4"/>
    <w:rsid w:val="003202E3"/>
    <w:rsid w:val="00320791"/>
    <w:rsid w:val="00324442"/>
    <w:rsid w:val="0032758A"/>
    <w:rsid w:val="003300DA"/>
    <w:rsid w:val="003313B5"/>
    <w:rsid w:val="00335E79"/>
    <w:rsid w:val="00340EA1"/>
    <w:rsid w:val="00341595"/>
    <w:rsid w:val="00342D2B"/>
    <w:rsid w:val="00345B5E"/>
    <w:rsid w:val="00346C98"/>
    <w:rsid w:val="003535A6"/>
    <w:rsid w:val="00356279"/>
    <w:rsid w:val="00360191"/>
    <w:rsid w:val="00360688"/>
    <w:rsid w:val="0036131A"/>
    <w:rsid w:val="00361CCA"/>
    <w:rsid w:val="00362924"/>
    <w:rsid w:val="00364FEF"/>
    <w:rsid w:val="0036547B"/>
    <w:rsid w:val="00365D2E"/>
    <w:rsid w:val="003710E1"/>
    <w:rsid w:val="0037327E"/>
    <w:rsid w:val="00373A16"/>
    <w:rsid w:val="00373FD0"/>
    <w:rsid w:val="00375D0C"/>
    <w:rsid w:val="00381412"/>
    <w:rsid w:val="003827B7"/>
    <w:rsid w:val="00382A8C"/>
    <w:rsid w:val="00384D63"/>
    <w:rsid w:val="00385644"/>
    <w:rsid w:val="00385E56"/>
    <w:rsid w:val="003904D5"/>
    <w:rsid w:val="00390C2C"/>
    <w:rsid w:val="00391790"/>
    <w:rsid w:val="00392992"/>
    <w:rsid w:val="00395E15"/>
    <w:rsid w:val="00395E94"/>
    <w:rsid w:val="00395FC5"/>
    <w:rsid w:val="003971CC"/>
    <w:rsid w:val="003A0244"/>
    <w:rsid w:val="003A38C9"/>
    <w:rsid w:val="003A7983"/>
    <w:rsid w:val="003B35B9"/>
    <w:rsid w:val="003B47BF"/>
    <w:rsid w:val="003C10A4"/>
    <w:rsid w:val="003C20B5"/>
    <w:rsid w:val="003C57E6"/>
    <w:rsid w:val="003C793A"/>
    <w:rsid w:val="003D07DF"/>
    <w:rsid w:val="003D0C52"/>
    <w:rsid w:val="003D0DF3"/>
    <w:rsid w:val="003D230F"/>
    <w:rsid w:val="003D595C"/>
    <w:rsid w:val="003D6019"/>
    <w:rsid w:val="003E1908"/>
    <w:rsid w:val="003E26E9"/>
    <w:rsid w:val="003E5AD1"/>
    <w:rsid w:val="003E635E"/>
    <w:rsid w:val="003E76EA"/>
    <w:rsid w:val="003E7BCE"/>
    <w:rsid w:val="003E7DDB"/>
    <w:rsid w:val="003F0BD9"/>
    <w:rsid w:val="003F1628"/>
    <w:rsid w:val="003F26AC"/>
    <w:rsid w:val="003F318E"/>
    <w:rsid w:val="003F38A0"/>
    <w:rsid w:val="003F458A"/>
    <w:rsid w:val="004027A5"/>
    <w:rsid w:val="0040500A"/>
    <w:rsid w:val="00407CC6"/>
    <w:rsid w:val="004118B6"/>
    <w:rsid w:val="004124E8"/>
    <w:rsid w:val="0041591B"/>
    <w:rsid w:val="00416031"/>
    <w:rsid w:val="004175E2"/>
    <w:rsid w:val="00421E5D"/>
    <w:rsid w:val="004249B2"/>
    <w:rsid w:val="004249BD"/>
    <w:rsid w:val="004327D8"/>
    <w:rsid w:val="00434012"/>
    <w:rsid w:val="00437AE5"/>
    <w:rsid w:val="0044027D"/>
    <w:rsid w:val="00440F9B"/>
    <w:rsid w:val="00441D16"/>
    <w:rsid w:val="00444ACB"/>
    <w:rsid w:val="004471D5"/>
    <w:rsid w:val="00450FE6"/>
    <w:rsid w:val="004510DD"/>
    <w:rsid w:val="00461990"/>
    <w:rsid w:val="00461EB2"/>
    <w:rsid w:val="0046665F"/>
    <w:rsid w:val="00470A70"/>
    <w:rsid w:val="00470D55"/>
    <w:rsid w:val="00471090"/>
    <w:rsid w:val="00471303"/>
    <w:rsid w:val="00471E98"/>
    <w:rsid w:val="004726FB"/>
    <w:rsid w:val="0047450F"/>
    <w:rsid w:val="00474EFB"/>
    <w:rsid w:val="004754B0"/>
    <w:rsid w:val="00475B0E"/>
    <w:rsid w:val="00476D84"/>
    <w:rsid w:val="00480C8C"/>
    <w:rsid w:val="00480E8B"/>
    <w:rsid w:val="00481059"/>
    <w:rsid w:val="00483CA6"/>
    <w:rsid w:val="0048467F"/>
    <w:rsid w:val="00491414"/>
    <w:rsid w:val="00493BE8"/>
    <w:rsid w:val="004953F9"/>
    <w:rsid w:val="004955CE"/>
    <w:rsid w:val="00495B47"/>
    <w:rsid w:val="00496938"/>
    <w:rsid w:val="004A0EB5"/>
    <w:rsid w:val="004A291B"/>
    <w:rsid w:val="004A4652"/>
    <w:rsid w:val="004A5911"/>
    <w:rsid w:val="004A60D4"/>
    <w:rsid w:val="004A6AE0"/>
    <w:rsid w:val="004A795F"/>
    <w:rsid w:val="004A7D3E"/>
    <w:rsid w:val="004B0DDD"/>
    <w:rsid w:val="004B2D1F"/>
    <w:rsid w:val="004B4E1D"/>
    <w:rsid w:val="004B5711"/>
    <w:rsid w:val="004B6105"/>
    <w:rsid w:val="004B6E80"/>
    <w:rsid w:val="004B74FC"/>
    <w:rsid w:val="004C0089"/>
    <w:rsid w:val="004C351C"/>
    <w:rsid w:val="004C633C"/>
    <w:rsid w:val="004C688A"/>
    <w:rsid w:val="004C7491"/>
    <w:rsid w:val="004D4D7E"/>
    <w:rsid w:val="004D6161"/>
    <w:rsid w:val="004D7D80"/>
    <w:rsid w:val="004E6AF7"/>
    <w:rsid w:val="004E7E8D"/>
    <w:rsid w:val="004F17EB"/>
    <w:rsid w:val="004F2EE8"/>
    <w:rsid w:val="004F3ED9"/>
    <w:rsid w:val="004F4A23"/>
    <w:rsid w:val="004F58CC"/>
    <w:rsid w:val="0050075A"/>
    <w:rsid w:val="005014D2"/>
    <w:rsid w:val="005049BF"/>
    <w:rsid w:val="00506E9D"/>
    <w:rsid w:val="00511821"/>
    <w:rsid w:val="005168DA"/>
    <w:rsid w:val="00517012"/>
    <w:rsid w:val="00520749"/>
    <w:rsid w:val="00526079"/>
    <w:rsid w:val="00526C4A"/>
    <w:rsid w:val="00526EEB"/>
    <w:rsid w:val="00531E20"/>
    <w:rsid w:val="0053349D"/>
    <w:rsid w:val="00533931"/>
    <w:rsid w:val="00534A7B"/>
    <w:rsid w:val="00537030"/>
    <w:rsid w:val="005400B1"/>
    <w:rsid w:val="00540F92"/>
    <w:rsid w:val="00543DD5"/>
    <w:rsid w:val="00544A56"/>
    <w:rsid w:val="00545CB7"/>
    <w:rsid w:val="00546BC0"/>
    <w:rsid w:val="00551F43"/>
    <w:rsid w:val="00557DC1"/>
    <w:rsid w:val="0056063A"/>
    <w:rsid w:val="00561C97"/>
    <w:rsid w:val="00563D93"/>
    <w:rsid w:val="005664E0"/>
    <w:rsid w:val="00566607"/>
    <w:rsid w:val="005702C5"/>
    <w:rsid w:val="005714D0"/>
    <w:rsid w:val="0058133A"/>
    <w:rsid w:val="00587185"/>
    <w:rsid w:val="0058764C"/>
    <w:rsid w:val="00587B0C"/>
    <w:rsid w:val="00590D08"/>
    <w:rsid w:val="00592BF6"/>
    <w:rsid w:val="00593923"/>
    <w:rsid w:val="00593C0C"/>
    <w:rsid w:val="005949B5"/>
    <w:rsid w:val="0059613A"/>
    <w:rsid w:val="005965C5"/>
    <w:rsid w:val="005967D3"/>
    <w:rsid w:val="00597235"/>
    <w:rsid w:val="005A4816"/>
    <w:rsid w:val="005B28B9"/>
    <w:rsid w:val="005B424D"/>
    <w:rsid w:val="005B6BAC"/>
    <w:rsid w:val="005C43B6"/>
    <w:rsid w:val="005C4EA3"/>
    <w:rsid w:val="005C5D06"/>
    <w:rsid w:val="005D1B3E"/>
    <w:rsid w:val="005D26C5"/>
    <w:rsid w:val="005E057F"/>
    <w:rsid w:val="005E1F02"/>
    <w:rsid w:val="005E2651"/>
    <w:rsid w:val="005E2890"/>
    <w:rsid w:val="005E457A"/>
    <w:rsid w:val="005E5045"/>
    <w:rsid w:val="005F0A74"/>
    <w:rsid w:val="005F1685"/>
    <w:rsid w:val="005F50A7"/>
    <w:rsid w:val="005F63B0"/>
    <w:rsid w:val="005F68BE"/>
    <w:rsid w:val="005F7E2E"/>
    <w:rsid w:val="006000D5"/>
    <w:rsid w:val="00601AAD"/>
    <w:rsid w:val="0060257F"/>
    <w:rsid w:val="00605F21"/>
    <w:rsid w:val="006100A1"/>
    <w:rsid w:val="0061123D"/>
    <w:rsid w:val="00612515"/>
    <w:rsid w:val="00613D0D"/>
    <w:rsid w:val="00614C9F"/>
    <w:rsid w:val="00615EC2"/>
    <w:rsid w:val="0062211F"/>
    <w:rsid w:val="00625492"/>
    <w:rsid w:val="00626B30"/>
    <w:rsid w:val="00634FFF"/>
    <w:rsid w:val="00636565"/>
    <w:rsid w:val="0063674C"/>
    <w:rsid w:val="006374A4"/>
    <w:rsid w:val="00640082"/>
    <w:rsid w:val="00640C2C"/>
    <w:rsid w:val="00647D81"/>
    <w:rsid w:val="00653102"/>
    <w:rsid w:val="00662F33"/>
    <w:rsid w:val="0066357D"/>
    <w:rsid w:val="00664DF3"/>
    <w:rsid w:val="00667BC0"/>
    <w:rsid w:val="00667C53"/>
    <w:rsid w:val="00667D66"/>
    <w:rsid w:val="00667ED9"/>
    <w:rsid w:val="006731B0"/>
    <w:rsid w:val="0067345C"/>
    <w:rsid w:val="00676891"/>
    <w:rsid w:val="00676D89"/>
    <w:rsid w:val="00677B90"/>
    <w:rsid w:val="00680C8A"/>
    <w:rsid w:val="00681D2C"/>
    <w:rsid w:val="00683331"/>
    <w:rsid w:val="00683656"/>
    <w:rsid w:val="00687425"/>
    <w:rsid w:val="006875AD"/>
    <w:rsid w:val="0068798D"/>
    <w:rsid w:val="00690000"/>
    <w:rsid w:val="00691465"/>
    <w:rsid w:val="00691521"/>
    <w:rsid w:val="006923BA"/>
    <w:rsid w:val="0069302E"/>
    <w:rsid w:val="006935CF"/>
    <w:rsid w:val="00695455"/>
    <w:rsid w:val="00697EFB"/>
    <w:rsid w:val="006A3C17"/>
    <w:rsid w:val="006A4AA9"/>
    <w:rsid w:val="006A64CE"/>
    <w:rsid w:val="006A67CC"/>
    <w:rsid w:val="006A697C"/>
    <w:rsid w:val="006B1252"/>
    <w:rsid w:val="006B152D"/>
    <w:rsid w:val="006B45BC"/>
    <w:rsid w:val="006B5D8F"/>
    <w:rsid w:val="006B6150"/>
    <w:rsid w:val="006B6685"/>
    <w:rsid w:val="006B6E67"/>
    <w:rsid w:val="006C1C16"/>
    <w:rsid w:val="006C2160"/>
    <w:rsid w:val="006C27CF"/>
    <w:rsid w:val="006C2A1F"/>
    <w:rsid w:val="006C4107"/>
    <w:rsid w:val="006C4B22"/>
    <w:rsid w:val="006C55C1"/>
    <w:rsid w:val="006C6B9B"/>
    <w:rsid w:val="006C7B9A"/>
    <w:rsid w:val="006D0197"/>
    <w:rsid w:val="006D03CD"/>
    <w:rsid w:val="006D03EF"/>
    <w:rsid w:val="006E04BE"/>
    <w:rsid w:val="006E2B69"/>
    <w:rsid w:val="006E4F50"/>
    <w:rsid w:val="006E7CAF"/>
    <w:rsid w:val="006F0E83"/>
    <w:rsid w:val="006F1C2D"/>
    <w:rsid w:val="006F220F"/>
    <w:rsid w:val="006F3AF3"/>
    <w:rsid w:val="006F6485"/>
    <w:rsid w:val="007003F5"/>
    <w:rsid w:val="0070492D"/>
    <w:rsid w:val="00707026"/>
    <w:rsid w:val="00707A28"/>
    <w:rsid w:val="00710144"/>
    <w:rsid w:val="007139DA"/>
    <w:rsid w:val="00715143"/>
    <w:rsid w:val="00715C4D"/>
    <w:rsid w:val="00715E7F"/>
    <w:rsid w:val="0071623C"/>
    <w:rsid w:val="00717F45"/>
    <w:rsid w:val="00720B21"/>
    <w:rsid w:val="00726F50"/>
    <w:rsid w:val="00730BC2"/>
    <w:rsid w:val="00730E76"/>
    <w:rsid w:val="00732C8B"/>
    <w:rsid w:val="00733676"/>
    <w:rsid w:val="00733A57"/>
    <w:rsid w:val="00734819"/>
    <w:rsid w:val="00737DAB"/>
    <w:rsid w:val="00741DFE"/>
    <w:rsid w:val="00742880"/>
    <w:rsid w:val="00744A98"/>
    <w:rsid w:val="007460AF"/>
    <w:rsid w:val="007472B0"/>
    <w:rsid w:val="00747C24"/>
    <w:rsid w:val="0075502A"/>
    <w:rsid w:val="007607DF"/>
    <w:rsid w:val="00760AE0"/>
    <w:rsid w:val="00760F3F"/>
    <w:rsid w:val="0076580D"/>
    <w:rsid w:val="007661DA"/>
    <w:rsid w:val="007677F8"/>
    <w:rsid w:val="0076793F"/>
    <w:rsid w:val="00767FEF"/>
    <w:rsid w:val="00772FB6"/>
    <w:rsid w:val="00774189"/>
    <w:rsid w:val="00774F34"/>
    <w:rsid w:val="0077528F"/>
    <w:rsid w:val="00776EFA"/>
    <w:rsid w:val="00785F7B"/>
    <w:rsid w:val="00787D60"/>
    <w:rsid w:val="00790F12"/>
    <w:rsid w:val="0079316E"/>
    <w:rsid w:val="00796251"/>
    <w:rsid w:val="0079740C"/>
    <w:rsid w:val="007A1B6C"/>
    <w:rsid w:val="007A6C23"/>
    <w:rsid w:val="007B199D"/>
    <w:rsid w:val="007B551A"/>
    <w:rsid w:val="007B5634"/>
    <w:rsid w:val="007C0098"/>
    <w:rsid w:val="007C2A72"/>
    <w:rsid w:val="007C332A"/>
    <w:rsid w:val="007C448F"/>
    <w:rsid w:val="007C79C4"/>
    <w:rsid w:val="007D0F62"/>
    <w:rsid w:val="007D0F8A"/>
    <w:rsid w:val="007D42C0"/>
    <w:rsid w:val="007D5303"/>
    <w:rsid w:val="007D53D9"/>
    <w:rsid w:val="007D59BB"/>
    <w:rsid w:val="007E09EC"/>
    <w:rsid w:val="007E3394"/>
    <w:rsid w:val="007E381C"/>
    <w:rsid w:val="007E6FA5"/>
    <w:rsid w:val="007F144A"/>
    <w:rsid w:val="007F18F6"/>
    <w:rsid w:val="007F700C"/>
    <w:rsid w:val="007F7FAE"/>
    <w:rsid w:val="0080095D"/>
    <w:rsid w:val="0080203C"/>
    <w:rsid w:val="0080418B"/>
    <w:rsid w:val="00805B1F"/>
    <w:rsid w:val="008102D2"/>
    <w:rsid w:val="00810B70"/>
    <w:rsid w:val="00811692"/>
    <w:rsid w:val="00811CC2"/>
    <w:rsid w:val="00812120"/>
    <w:rsid w:val="00814540"/>
    <w:rsid w:val="00814A72"/>
    <w:rsid w:val="008151C0"/>
    <w:rsid w:val="008158B5"/>
    <w:rsid w:val="00815CB3"/>
    <w:rsid w:val="00815D92"/>
    <w:rsid w:val="00817005"/>
    <w:rsid w:val="00817482"/>
    <w:rsid w:val="00822D05"/>
    <w:rsid w:val="0082383C"/>
    <w:rsid w:val="008238E7"/>
    <w:rsid w:val="008258AA"/>
    <w:rsid w:val="00825A41"/>
    <w:rsid w:val="00825A72"/>
    <w:rsid w:val="00827903"/>
    <w:rsid w:val="00827AD6"/>
    <w:rsid w:val="00830585"/>
    <w:rsid w:val="0083361E"/>
    <w:rsid w:val="00833DDF"/>
    <w:rsid w:val="0083699D"/>
    <w:rsid w:val="008410BF"/>
    <w:rsid w:val="00843AF9"/>
    <w:rsid w:val="00844176"/>
    <w:rsid w:val="0084451A"/>
    <w:rsid w:val="00844F9F"/>
    <w:rsid w:val="00846908"/>
    <w:rsid w:val="00847C37"/>
    <w:rsid w:val="00850F4C"/>
    <w:rsid w:val="008519EA"/>
    <w:rsid w:val="00851D2A"/>
    <w:rsid w:val="00852CA6"/>
    <w:rsid w:val="008536CD"/>
    <w:rsid w:val="008543B3"/>
    <w:rsid w:val="00854B15"/>
    <w:rsid w:val="00861EE0"/>
    <w:rsid w:val="0086555D"/>
    <w:rsid w:val="00866514"/>
    <w:rsid w:val="00866C0B"/>
    <w:rsid w:val="00870AA3"/>
    <w:rsid w:val="00871035"/>
    <w:rsid w:val="008720C9"/>
    <w:rsid w:val="00875E83"/>
    <w:rsid w:val="008761E0"/>
    <w:rsid w:val="00876584"/>
    <w:rsid w:val="008807C3"/>
    <w:rsid w:val="00883F1D"/>
    <w:rsid w:val="00885841"/>
    <w:rsid w:val="00886C79"/>
    <w:rsid w:val="00886E00"/>
    <w:rsid w:val="00890BF1"/>
    <w:rsid w:val="008913E4"/>
    <w:rsid w:val="00892A67"/>
    <w:rsid w:val="008956CD"/>
    <w:rsid w:val="00896E21"/>
    <w:rsid w:val="008A047C"/>
    <w:rsid w:val="008A40EE"/>
    <w:rsid w:val="008A5963"/>
    <w:rsid w:val="008A7A64"/>
    <w:rsid w:val="008B4338"/>
    <w:rsid w:val="008B5F57"/>
    <w:rsid w:val="008C0989"/>
    <w:rsid w:val="008C1501"/>
    <w:rsid w:val="008C2262"/>
    <w:rsid w:val="008C6072"/>
    <w:rsid w:val="008D0EA1"/>
    <w:rsid w:val="008D1095"/>
    <w:rsid w:val="008D3975"/>
    <w:rsid w:val="008D6386"/>
    <w:rsid w:val="008D6BCA"/>
    <w:rsid w:val="008D7592"/>
    <w:rsid w:val="008E1A75"/>
    <w:rsid w:val="008E67C5"/>
    <w:rsid w:val="008E7CFC"/>
    <w:rsid w:val="008F0E3B"/>
    <w:rsid w:val="008F11EB"/>
    <w:rsid w:val="008F67E0"/>
    <w:rsid w:val="0090033C"/>
    <w:rsid w:val="00900D35"/>
    <w:rsid w:val="00916829"/>
    <w:rsid w:val="00916A08"/>
    <w:rsid w:val="00917334"/>
    <w:rsid w:val="00920E65"/>
    <w:rsid w:val="00923218"/>
    <w:rsid w:val="00926167"/>
    <w:rsid w:val="00926A1A"/>
    <w:rsid w:val="0093257B"/>
    <w:rsid w:val="009337CB"/>
    <w:rsid w:val="009337F8"/>
    <w:rsid w:val="00934D82"/>
    <w:rsid w:val="009355BF"/>
    <w:rsid w:val="009355C2"/>
    <w:rsid w:val="00936094"/>
    <w:rsid w:val="009410DE"/>
    <w:rsid w:val="00941318"/>
    <w:rsid w:val="00943EA2"/>
    <w:rsid w:val="009460C4"/>
    <w:rsid w:val="009461E1"/>
    <w:rsid w:val="00953ABA"/>
    <w:rsid w:val="009545C5"/>
    <w:rsid w:val="009579CE"/>
    <w:rsid w:val="00960581"/>
    <w:rsid w:val="009605EA"/>
    <w:rsid w:val="009627EF"/>
    <w:rsid w:val="00963729"/>
    <w:rsid w:val="00963EEB"/>
    <w:rsid w:val="00964E13"/>
    <w:rsid w:val="00964FC4"/>
    <w:rsid w:val="00966739"/>
    <w:rsid w:val="00966DAB"/>
    <w:rsid w:val="00971602"/>
    <w:rsid w:val="0097483E"/>
    <w:rsid w:val="009754AF"/>
    <w:rsid w:val="00976173"/>
    <w:rsid w:val="00977015"/>
    <w:rsid w:val="00983E13"/>
    <w:rsid w:val="009849CB"/>
    <w:rsid w:val="0099367E"/>
    <w:rsid w:val="00993A71"/>
    <w:rsid w:val="009A3949"/>
    <w:rsid w:val="009A662C"/>
    <w:rsid w:val="009A73A4"/>
    <w:rsid w:val="009A7979"/>
    <w:rsid w:val="009B305C"/>
    <w:rsid w:val="009C060E"/>
    <w:rsid w:val="009C0D4A"/>
    <w:rsid w:val="009C1DC1"/>
    <w:rsid w:val="009C2753"/>
    <w:rsid w:val="009C6176"/>
    <w:rsid w:val="009C61C7"/>
    <w:rsid w:val="009D15DC"/>
    <w:rsid w:val="009D2B40"/>
    <w:rsid w:val="009D33DE"/>
    <w:rsid w:val="009D4525"/>
    <w:rsid w:val="009D6E08"/>
    <w:rsid w:val="009E02E3"/>
    <w:rsid w:val="009E47CD"/>
    <w:rsid w:val="009E529A"/>
    <w:rsid w:val="009E75D3"/>
    <w:rsid w:val="009E7C29"/>
    <w:rsid w:val="009F10D6"/>
    <w:rsid w:val="009F4F6F"/>
    <w:rsid w:val="009F6234"/>
    <w:rsid w:val="009F6A08"/>
    <w:rsid w:val="009F6D89"/>
    <w:rsid w:val="009F728C"/>
    <w:rsid w:val="00A01450"/>
    <w:rsid w:val="00A016F0"/>
    <w:rsid w:val="00A01ABA"/>
    <w:rsid w:val="00A02E29"/>
    <w:rsid w:val="00A03CF0"/>
    <w:rsid w:val="00A064BC"/>
    <w:rsid w:val="00A06526"/>
    <w:rsid w:val="00A0680C"/>
    <w:rsid w:val="00A10C56"/>
    <w:rsid w:val="00A12EDF"/>
    <w:rsid w:val="00A153B5"/>
    <w:rsid w:val="00A215F6"/>
    <w:rsid w:val="00A22611"/>
    <w:rsid w:val="00A228F6"/>
    <w:rsid w:val="00A236F5"/>
    <w:rsid w:val="00A23A9C"/>
    <w:rsid w:val="00A249BC"/>
    <w:rsid w:val="00A279B7"/>
    <w:rsid w:val="00A27CBA"/>
    <w:rsid w:val="00A304D6"/>
    <w:rsid w:val="00A307CC"/>
    <w:rsid w:val="00A31E4A"/>
    <w:rsid w:val="00A33B02"/>
    <w:rsid w:val="00A34491"/>
    <w:rsid w:val="00A34C68"/>
    <w:rsid w:val="00A3540F"/>
    <w:rsid w:val="00A35D6B"/>
    <w:rsid w:val="00A36C1A"/>
    <w:rsid w:val="00A401E9"/>
    <w:rsid w:val="00A40BC9"/>
    <w:rsid w:val="00A54380"/>
    <w:rsid w:val="00A54CF4"/>
    <w:rsid w:val="00A63726"/>
    <w:rsid w:val="00A63C0A"/>
    <w:rsid w:val="00A643C9"/>
    <w:rsid w:val="00A64D15"/>
    <w:rsid w:val="00A64DCE"/>
    <w:rsid w:val="00A651A3"/>
    <w:rsid w:val="00A72FF3"/>
    <w:rsid w:val="00A73E32"/>
    <w:rsid w:val="00A7735E"/>
    <w:rsid w:val="00A80898"/>
    <w:rsid w:val="00A814F5"/>
    <w:rsid w:val="00A82465"/>
    <w:rsid w:val="00A82E4F"/>
    <w:rsid w:val="00A8494F"/>
    <w:rsid w:val="00A84C43"/>
    <w:rsid w:val="00A91354"/>
    <w:rsid w:val="00A92778"/>
    <w:rsid w:val="00A92AB1"/>
    <w:rsid w:val="00A93BA2"/>
    <w:rsid w:val="00A95739"/>
    <w:rsid w:val="00A970F7"/>
    <w:rsid w:val="00A97C89"/>
    <w:rsid w:val="00AA0AEF"/>
    <w:rsid w:val="00AA5527"/>
    <w:rsid w:val="00AA5DF1"/>
    <w:rsid w:val="00AA6205"/>
    <w:rsid w:val="00AA6A0A"/>
    <w:rsid w:val="00AB7A01"/>
    <w:rsid w:val="00AC0536"/>
    <w:rsid w:val="00AC10D7"/>
    <w:rsid w:val="00AC1E9D"/>
    <w:rsid w:val="00AC2315"/>
    <w:rsid w:val="00AC58BD"/>
    <w:rsid w:val="00AC69BA"/>
    <w:rsid w:val="00AC6E66"/>
    <w:rsid w:val="00AD1E8A"/>
    <w:rsid w:val="00AD69E9"/>
    <w:rsid w:val="00AD72A2"/>
    <w:rsid w:val="00AE1002"/>
    <w:rsid w:val="00AE1CEA"/>
    <w:rsid w:val="00AE293A"/>
    <w:rsid w:val="00AE4BE0"/>
    <w:rsid w:val="00AF14AF"/>
    <w:rsid w:val="00AF179B"/>
    <w:rsid w:val="00AF1A1F"/>
    <w:rsid w:val="00AF71B6"/>
    <w:rsid w:val="00AF7B17"/>
    <w:rsid w:val="00B01314"/>
    <w:rsid w:val="00B046BD"/>
    <w:rsid w:val="00B05098"/>
    <w:rsid w:val="00B05C3E"/>
    <w:rsid w:val="00B10A6D"/>
    <w:rsid w:val="00B124AA"/>
    <w:rsid w:val="00B138E5"/>
    <w:rsid w:val="00B16E06"/>
    <w:rsid w:val="00B16F29"/>
    <w:rsid w:val="00B17560"/>
    <w:rsid w:val="00B20C62"/>
    <w:rsid w:val="00B21394"/>
    <w:rsid w:val="00B22F1F"/>
    <w:rsid w:val="00B30A12"/>
    <w:rsid w:val="00B30FFD"/>
    <w:rsid w:val="00B326CC"/>
    <w:rsid w:val="00B327D7"/>
    <w:rsid w:val="00B332A7"/>
    <w:rsid w:val="00B33EE6"/>
    <w:rsid w:val="00B42297"/>
    <w:rsid w:val="00B4504B"/>
    <w:rsid w:val="00B45071"/>
    <w:rsid w:val="00B45149"/>
    <w:rsid w:val="00B50F78"/>
    <w:rsid w:val="00B50F9D"/>
    <w:rsid w:val="00B635D4"/>
    <w:rsid w:val="00B6400E"/>
    <w:rsid w:val="00B64453"/>
    <w:rsid w:val="00B65766"/>
    <w:rsid w:val="00B67C1D"/>
    <w:rsid w:val="00B71438"/>
    <w:rsid w:val="00B77983"/>
    <w:rsid w:val="00B8000D"/>
    <w:rsid w:val="00B82872"/>
    <w:rsid w:val="00B85F24"/>
    <w:rsid w:val="00B867D3"/>
    <w:rsid w:val="00B86C43"/>
    <w:rsid w:val="00B872BE"/>
    <w:rsid w:val="00B87E9D"/>
    <w:rsid w:val="00B904AD"/>
    <w:rsid w:val="00B93A7D"/>
    <w:rsid w:val="00B94DE7"/>
    <w:rsid w:val="00B971B1"/>
    <w:rsid w:val="00BA228C"/>
    <w:rsid w:val="00BA5098"/>
    <w:rsid w:val="00BA61D7"/>
    <w:rsid w:val="00BA6B5D"/>
    <w:rsid w:val="00BA7064"/>
    <w:rsid w:val="00BA71AB"/>
    <w:rsid w:val="00BA746B"/>
    <w:rsid w:val="00BB29A7"/>
    <w:rsid w:val="00BC04A1"/>
    <w:rsid w:val="00BC3345"/>
    <w:rsid w:val="00BC6089"/>
    <w:rsid w:val="00BC6871"/>
    <w:rsid w:val="00BD3603"/>
    <w:rsid w:val="00BD628A"/>
    <w:rsid w:val="00BE0375"/>
    <w:rsid w:val="00BE45AE"/>
    <w:rsid w:val="00BE48BB"/>
    <w:rsid w:val="00BE6A6C"/>
    <w:rsid w:val="00BE6F03"/>
    <w:rsid w:val="00BE72FF"/>
    <w:rsid w:val="00BF3114"/>
    <w:rsid w:val="00C01602"/>
    <w:rsid w:val="00C0425E"/>
    <w:rsid w:val="00C04CAE"/>
    <w:rsid w:val="00C05F98"/>
    <w:rsid w:val="00C076A4"/>
    <w:rsid w:val="00C10C96"/>
    <w:rsid w:val="00C13268"/>
    <w:rsid w:val="00C163D5"/>
    <w:rsid w:val="00C17E03"/>
    <w:rsid w:val="00C20CBF"/>
    <w:rsid w:val="00C2345B"/>
    <w:rsid w:val="00C2351F"/>
    <w:rsid w:val="00C245B6"/>
    <w:rsid w:val="00C2605D"/>
    <w:rsid w:val="00C2725B"/>
    <w:rsid w:val="00C27F49"/>
    <w:rsid w:val="00C31A2C"/>
    <w:rsid w:val="00C31FBB"/>
    <w:rsid w:val="00C3252D"/>
    <w:rsid w:val="00C35605"/>
    <w:rsid w:val="00C36608"/>
    <w:rsid w:val="00C368D8"/>
    <w:rsid w:val="00C401F4"/>
    <w:rsid w:val="00C4068A"/>
    <w:rsid w:val="00C40872"/>
    <w:rsid w:val="00C42CC3"/>
    <w:rsid w:val="00C43733"/>
    <w:rsid w:val="00C44322"/>
    <w:rsid w:val="00C44CEE"/>
    <w:rsid w:val="00C45B76"/>
    <w:rsid w:val="00C46229"/>
    <w:rsid w:val="00C46E06"/>
    <w:rsid w:val="00C47A94"/>
    <w:rsid w:val="00C47CD0"/>
    <w:rsid w:val="00C522E6"/>
    <w:rsid w:val="00C547C3"/>
    <w:rsid w:val="00C55B65"/>
    <w:rsid w:val="00C55FAD"/>
    <w:rsid w:val="00C5628B"/>
    <w:rsid w:val="00C57CF1"/>
    <w:rsid w:val="00C62165"/>
    <w:rsid w:val="00C64018"/>
    <w:rsid w:val="00C67D6E"/>
    <w:rsid w:val="00C71B42"/>
    <w:rsid w:val="00C7299A"/>
    <w:rsid w:val="00C749EC"/>
    <w:rsid w:val="00C74CC2"/>
    <w:rsid w:val="00C7504F"/>
    <w:rsid w:val="00C8051E"/>
    <w:rsid w:val="00C805B3"/>
    <w:rsid w:val="00C80B6A"/>
    <w:rsid w:val="00C82B21"/>
    <w:rsid w:val="00C835DC"/>
    <w:rsid w:val="00C83F6F"/>
    <w:rsid w:val="00C86219"/>
    <w:rsid w:val="00C9025B"/>
    <w:rsid w:val="00C90F41"/>
    <w:rsid w:val="00C92252"/>
    <w:rsid w:val="00C93B3B"/>
    <w:rsid w:val="00C951D6"/>
    <w:rsid w:val="00CA0651"/>
    <w:rsid w:val="00CA1940"/>
    <w:rsid w:val="00CA4640"/>
    <w:rsid w:val="00CA5CC3"/>
    <w:rsid w:val="00CA619B"/>
    <w:rsid w:val="00CA6397"/>
    <w:rsid w:val="00CA6ACB"/>
    <w:rsid w:val="00CB5BCD"/>
    <w:rsid w:val="00CB5CCC"/>
    <w:rsid w:val="00CB5D6E"/>
    <w:rsid w:val="00CB6058"/>
    <w:rsid w:val="00CB7C09"/>
    <w:rsid w:val="00CC0C47"/>
    <w:rsid w:val="00CC104D"/>
    <w:rsid w:val="00CC40A9"/>
    <w:rsid w:val="00CC5974"/>
    <w:rsid w:val="00CC70E5"/>
    <w:rsid w:val="00CD1A51"/>
    <w:rsid w:val="00CD2739"/>
    <w:rsid w:val="00CD2856"/>
    <w:rsid w:val="00CD3C6C"/>
    <w:rsid w:val="00CD3D61"/>
    <w:rsid w:val="00CD61DA"/>
    <w:rsid w:val="00CE117F"/>
    <w:rsid w:val="00CE2519"/>
    <w:rsid w:val="00CE5855"/>
    <w:rsid w:val="00CE6E55"/>
    <w:rsid w:val="00CF12A9"/>
    <w:rsid w:val="00CF19EB"/>
    <w:rsid w:val="00CF3109"/>
    <w:rsid w:val="00CF3A81"/>
    <w:rsid w:val="00CF5175"/>
    <w:rsid w:val="00CF6CC1"/>
    <w:rsid w:val="00CF6E42"/>
    <w:rsid w:val="00CF72D2"/>
    <w:rsid w:val="00D013FB"/>
    <w:rsid w:val="00D03CDC"/>
    <w:rsid w:val="00D03E26"/>
    <w:rsid w:val="00D04843"/>
    <w:rsid w:val="00D04F7C"/>
    <w:rsid w:val="00D052BA"/>
    <w:rsid w:val="00D0604A"/>
    <w:rsid w:val="00D07335"/>
    <w:rsid w:val="00D125E3"/>
    <w:rsid w:val="00D141E6"/>
    <w:rsid w:val="00D150C6"/>
    <w:rsid w:val="00D15B78"/>
    <w:rsid w:val="00D177B0"/>
    <w:rsid w:val="00D20CA0"/>
    <w:rsid w:val="00D21B15"/>
    <w:rsid w:val="00D22BC0"/>
    <w:rsid w:val="00D22DB9"/>
    <w:rsid w:val="00D239B4"/>
    <w:rsid w:val="00D257DF"/>
    <w:rsid w:val="00D30DD7"/>
    <w:rsid w:val="00D34205"/>
    <w:rsid w:val="00D40FAF"/>
    <w:rsid w:val="00D44185"/>
    <w:rsid w:val="00D45075"/>
    <w:rsid w:val="00D45B29"/>
    <w:rsid w:val="00D5380E"/>
    <w:rsid w:val="00D5519E"/>
    <w:rsid w:val="00D55230"/>
    <w:rsid w:val="00D55980"/>
    <w:rsid w:val="00D5657E"/>
    <w:rsid w:val="00D56851"/>
    <w:rsid w:val="00D62721"/>
    <w:rsid w:val="00D6425B"/>
    <w:rsid w:val="00D6468F"/>
    <w:rsid w:val="00D6657F"/>
    <w:rsid w:val="00D66A7F"/>
    <w:rsid w:val="00D67115"/>
    <w:rsid w:val="00D7009D"/>
    <w:rsid w:val="00D70511"/>
    <w:rsid w:val="00D71D54"/>
    <w:rsid w:val="00D74B20"/>
    <w:rsid w:val="00D74DF0"/>
    <w:rsid w:val="00D75076"/>
    <w:rsid w:val="00D7509D"/>
    <w:rsid w:val="00D75C45"/>
    <w:rsid w:val="00D76840"/>
    <w:rsid w:val="00D7712E"/>
    <w:rsid w:val="00D81FDD"/>
    <w:rsid w:val="00D8444B"/>
    <w:rsid w:val="00D91A1D"/>
    <w:rsid w:val="00D9412B"/>
    <w:rsid w:val="00D95D1E"/>
    <w:rsid w:val="00D96D2E"/>
    <w:rsid w:val="00DA10A6"/>
    <w:rsid w:val="00DA24CE"/>
    <w:rsid w:val="00DA3714"/>
    <w:rsid w:val="00DA50C8"/>
    <w:rsid w:val="00DA6839"/>
    <w:rsid w:val="00DB10DA"/>
    <w:rsid w:val="00DB4B27"/>
    <w:rsid w:val="00DB5F25"/>
    <w:rsid w:val="00DB7C78"/>
    <w:rsid w:val="00DC031E"/>
    <w:rsid w:val="00DC0384"/>
    <w:rsid w:val="00DC2913"/>
    <w:rsid w:val="00DC2BD0"/>
    <w:rsid w:val="00DC4BBE"/>
    <w:rsid w:val="00DD0582"/>
    <w:rsid w:val="00DD0639"/>
    <w:rsid w:val="00DD4777"/>
    <w:rsid w:val="00DD49B1"/>
    <w:rsid w:val="00DD5368"/>
    <w:rsid w:val="00DD768E"/>
    <w:rsid w:val="00DD7F70"/>
    <w:rsid w:val="00DE4FFA"/>
    <w:rsid w:val="00DE6BDE"/>
    <w:rsid w:val="00DF1E84"/>
    <w:rsid w:val="00DF2D22"/>
    <w:rsid w:val="00DF3BED"/>
    <w:rsid w:val="00E00305"/>
    <w:rsid w:val="00E00760"/>
    <w:rsid w:val="00E008F6"/>
    <w:rsid w:val="00E01C81"/>
    <w:rsid w:val="00E06A01"/>
    <w:rsid w:val="00E06C4E"/>
    <w:rsid w:val="00E07117"/>
    <w:rsid w:val="00E0719F"/>
    <w:rsid w:val="00E07958"/>
    <w:rsid w:val="00E1048B"/>
    <w:rsid w:val="00E1150B"/>
    <w:rsid w:val="00E13A81"/>
    <w:rsid w:val="00E14BD2"/>
    <w:rsid w:val="00E2178C"/>
    <w:rsid w:val="00E22CB3"/>
    <w:rsid w:val="00E23DE2"/>
    <w:rsid w:val="00E26651"/>
    <w:rsid w:val="00E334C6"/>
    <w:rsid w:val="00E42FA4"/>
    <w:rsid w:val="00E4417B"/>
    <w:rsid w:val="00E50039"/>
    <w:rsid w:val="00E5010E"/>
    <w:rsid w:val="00E5098F"/>
    <w:rsid w:val="00E53F38"/>
    <w:rsid w:val="00E542EC"/>
    <w:rsid w:val="00E56622"/>
    <w:rsid w:val="00E57ABD"/>
    <w:rsid w:val="00E62B3D"/>
    <w:rsid w:val="00E71783"/>
    <w:rsid w:val="00E72801"/>
    <w:rsid w:val="00E72A74"/>
    <w:rsid w:val="00E75B14"/>
    <w:rsid w:val="00E80508"/>
    <w:rsid w:val="00E82ADC"/>
    <w:rsid w:val="00E831A7"/>
    <w:rsid w:val="00E85467"/>
    <w:rsid w:val="00E86CDC"/>
    <w:rsid w:val="00E915F9"/>
    <w:rsid w:val="00E9272F"/>
    <w:rsid w:val="00E96A7E"/>
    <w:rsid w:val="00EA07EE"/>
    <w:rsid w:val="00EA3E09"/>
    <w:rsid w:val="00EA5446"/>
    <w:rsid w:val="00EA5F4C"/>
    <w:rsid w:val="00EA6A79"/>
    <w:rsid w:val="00EA7C8F"/>
    <w:rsid w:val="00EB02E2"/>
    <w:rsid w:val="00EB0D70"/>
    <w:rsid w:val="00EB3693"/>
    <w:rsid w:val="00EB37D2"/>
    <w:rsid w:val="00EB3B1E"/>
    <w:rsid w:val="00EB76BC"/>
    <w:rsid w:val="00EB79BC"/>
    <w:rsid w:val="00EC4425"/>
    <w:rsid w:val="00EC4EAC"/>
    <w:rsid w:val="00EC69C9"/>
    <w:rsid w:val="00ED17E3"/>
    <w:rsid w:val="00ED2E06"/>
    <w:rsid w:val="00ED3A32"/>
    <w:rsid w:val="00ED60AC"/>
    <w:rsid w:val="00ED65C7"/>
    <w:rsid w:val="00ED73FE"/>
    <w:rsid w:val="00ED76A6"/>
    <w:rsid w:val="00EE02DA"/>
    <w:rsid w:val="00EE0B98"/>
    <w:rsid w:val="00EE1398"/>
    <w:rsid w:val="00EE14DB"/>
    <w:rsid w:val="00EE1935"/>
    <w:rsid w:val="00EE3346"/>
    <w:rsid w:val="00EE4253"/>
    <w:rsid w:val="00EE67B5"/>
    <w:rsid w:val="00EE6C17"/>
    <w:rsid w:val="00EF0933"/>
    <w:rsid w:val="00EF13FC"/>
    <w:rsid w:val="00EF23F9"/>
    <w:rsid w:val="00EF2549"/>
    <w:rsid w:val="00EF4562"/>
    <w:rsid w:val="00EF58C6"/>
    <w:rsid w:val="00EF5F95"/>
    <w:rsid w:val="00EF6FB2"/>
    <w:rsid w:val="00EF708C"/>
    <w:rsid w:val="00EF78E3"/>
    <w:rsid w:val="00F00E45"/>
    <w:rsid w:val="00F019FE"/>
    <w:rsid w:val="00F01C9C"/>
    <w:rsid w:val="00F046AE"/>
    <w:rsid w:val="00F04FE5"/>
    <w:rsid w:val="00F11992"/>
    <w:rsid w:val="00F14C84"/>
    <w:rsid w:val="00F157F4"/>
    <w:rsid w:val="00F15CD1"/>
    <w:rsid w:val="00F16A7F"/>
    <w:rsid w:val="00F1719F"/>
    <w:rsid w:val="00F20DC6"/>
    <w:rsid w:val="00F22730"/>
    <w:rsid w:val="00F23AC2"/>
    <w:rsid w:val="00F26689"/>
    <w:rsid w:val="00F2680B"/>
    <w:rsid w:val="00F2773F"/>
    <w:rsid w:val="00F30016"/>
    <w:rsid w:val="00F30416"/>
    <w:rsid w:val="00F3298C"/>
    <w:rsid w:val="00F32A7D"/>
    <w:rsid w:val="00F355AF"/>
    <w:rsid w:val="00F35837"/>
    <w:rsid w:val="00F37003"/>
    <w:rsid w:val="00F37E9C"/>
    <w:rsid w:val="00F41C3B"/>
    <w:rsid w:val="00F43A50"/>
    <w:rsid w:val="00F45B0F"/>
    <w:rsid w:val="00F45FE3"/>
    <w:rsid w:val="00F503F5"/>
    <w:rsid w:val="00F50BF2"/>
    <w:rsid w:val="00F51C3A"/>
    <w:rsid w:val="00F543A9"/>
    <w:rsid w:val="00F548C7"/>
    <w:rsid w:val="00F563B4"/>
    <w:rsid w:val="00F60874"/>
    <w:rsid w:val="00F63F03"/>
    <w:rsid w:val="00F64BAB"/>
    <w:rsid w:val="00F654E1"/>
    <w:rsid w:val="00F657C8"/>
    <w:rsid w:val="00F657DD"/>
    <w:rsid w:val="00F65E97"/>
    <w:rsid w:val="00F7430B"/>
    <w:rsid w:val="00F75AFA"/>
    <w:rsid w:val="00F76965"/>
    <w:rsid w:val="00F76B88"/>
    <w:rsid w:val="00F77C3F"/>
    <w:rsid w:val="00F81A32"/>
    <w:rsid w:val="00F81EE2"/>
    <w:rsid w:val="00F838D2"/>
    <w:rsid w:val="00F92201"/>
    <w:rsid w:val="00F92389"/>
    <w:rsid w:val="00F9319D"/>
    <w:rsid w:val="00F9434D"/>
    <w:rsid w:val="00F94BAE"/>
    <w:rsid w:val="00F9570D"/>
    <w:rsid w:val="00F977F1"/>
    <w:rsid w:val="00FA0AC9"/>
    <w:rsid w:val="00FA24D2"/>
    <w:rsid w:val="00FA4751"/>
    <w:rsid w:val="00FA5803"/>
    <w:rsid w:val="00FA668E"/>
    <w:rsid w:val="00FA707B"/>
    <w:rsid w:val="00FB066D"/>
    <w:rsid w:val="00FB1702"/>
    <w:rsid w:val="00FB202C"/>
    <w:rsid w:val="00FB4E3A"/>
    <w:rsid w:val="00FB55A3"/>
    <w:rsid w:val="00FB6952"/>
    <w:rsid w:val="00FB716C"/>
    <w:rsid w:val="00FB75D8"/>
    <w:rsid w:val="00FC0F8A"/>
    <w:rsid w:val="00FC55D2"/>
    <w:rsid w:val="00FC59C5"/>
    <w:rsid w:val="00FC6421"/>
    <w:rsid w:val="00FC64AA"/>
    <w:rsid w:val="00FD0314"/>
    <w:rsid w:val="00FD13E5"/>
    <w:rsid w:val="00FD151A"/>
    <w:rsid w:val="00FD25EC"/>
    <w:rsid w:val="00FD4A03"/>
    <w:rsid w:val="00FD52A3"/>
    <w:rsid w:val="00FD7208"/>
    <w:rsid w:val="00FE09A5"/>
    <w:rsid w:val="00FE4BB8"/>
    <w:rsid w:val="00FE589C"/>
    <w:rsid w:val="00FE7B26"/>
    <w:rsid w:val="00FF174A"/>
    <w:rsid w:val="00FF1B76"/>
    <w:rsid w:val="00FF1C2B"/>
    <w:rsid w:val="00FF4F82"/>
    <w:rsid w:val="00FF5CBA"/>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5:docId w15:val="{F0FC49D4-B3D9-4244-A9FB-D75688627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lock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C2D"/>
    <w:pPr>
      <w:pPrChange w:id="0" w:author="NAZ, Mamoona (OLDHAM MEDICAL SERVICES)" w:date="2026-09-22T12:27:00Z">
        <w:pPr/>
      </w:pPrChange>
    </w:pPr>
    <w:rPr>
      <w:rFonts w:asciiTheme="minorHAnsi" w:eastAsiaTheme="minorHAnsi" w:hAnsiTheme="minorHAnsi"/>
      <w:sz w:val="24"/>
      <w:szCs w:val="24"/>
      <w:lang w:val="en-GB" w:eastAsia="en-US"/>
      <w:rPrChange w:id="0" w:author="NAZ, Mamoona (OLDHAM MEDICAL SERVICES)" w:date="2026-09-22T12:27:00Z">
        <w:rPr>
          <w:sz w:val="24"/>
          <w:szCs w:val="24"/>
          <w:lang w:val="ru-RU" w:eastAsia="ru-RU" w:bidi="ar-SA"/>
        </w:rPr>
      </w:rPrChange>
    </w:rPr>
  </w:style>
  <w:style w:type="paragraph" w:styleId="Heading1">
    <w:name w:val="heading 1"/>
    <w:basedOn w:val="Normal"/>
    <w:link w:val="Heading1Char"/>
    <w:uiPriority w:val="99"/>
    <w:qFormat/>
    <w:locked/>
    <w:rsid w:val="007F700C"/>
    <w:pPr>
      <w:spacing w:before="100" w:beforeAutospacing="1" w:after="100" w:afterAutospacing="1"/>
      <w:outlineLvl w:val="0"/>
    </w:pPr>
    <w:rPr>
      <w:b/>
      <w:bCs/>
      <w:kern w:val="36"/>
      <w:sz w:val="48"/>
      <w:szCs w:val="48"/>
    </w:rPr>
  </w:style>
  <w:style w:type="paragraph" w:styleId="Heading3">
    <w:name w:val="heading 3"/>
    <w:basedOn w:val="Normal"/>
    <w:next w:val="Normal"/>
    <w:link w:val="Heading3Char"/>
    <w:semiHidden/>
    <w:unhideWhenUsed/>
    <w:qFormat/>
    <w:locked/>
    <w:rsid w:val="009A73A4"/>
    <w:pPr>
      <w:keepNext/>
      <w:keepLines/>
      <w:spacing w:before="40"/>
      <w:outlineLvl w:val="2"/>
    </w:pPr>
    <w:rPr>
      <w:rFonts w:asciiTheme="majorHAnsi" w:eastAsiaTheme="majorEastAsia" w:hAnsiTheme="majorHAnsi" w:cstheme="majorBidi"/>
      <w:color w:val="243F60" w:themeColor="accent1" w:themeShade="7F"/>
    </w:rPr>
  </w:style>
  <w:style w:type="paragraph" w:styleId="Heading5">
    <w:name w:val="heading 5"/>
    <w:basedOn w:val="Normal"/>
    <w:next w:val="Normal"/>
    <w:link w:val="Heading5Char"/>
    <w:qFormat/>
    <w:locked/>
    <w:rsid w:val="006B5D8F"/>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A38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список с точками"/>
    <w:basedOn w:val="Normal"/>
    <w:rsid w:val="003A38C9"/>
    <w:pPr>
      <w:numPr>
        <w:numId w:val="1"/>
      </w:numPr>
      <w:tabs>
        <w:tab w:val="num" w:pos="756"/>
      </w:tabs>
      <w:spacing w:line="312" w:lineRule="auto"/>
      <w:ind w:left="756"/>
      <w:jc w:val="both"/>
    </w:pPr>
  </w:style>
  <w:style w:type="paragraph" w:customStyle="1" w:styleId="a0">
    <w:name w:val="Для таблиц"/>
    <w:basedOn w:val="Normal"/>
    <w:rsid w:val="003A38C9"/>
  </w:style>
  <w:style w:type="paragraph" w:styleId="Header">
    <w:name w:val="header"/>
    <w:basedOn w:val="Normal"/>
    <w:link w:val="HeaderChar"/>
    <w:uiPriority w:val="99"/>
    <w:rsid w:val="001D000A"/>
    <w:pPr>
      <w:tabs>
        <w:tab w:val="center" w:pos="4677"/>
        <w:tab w:val="right" w:pos="9355"/>
      </w:tabs>
    </w:pPr>
  </w:style>
  <w:style w:type="character" w:customStyle="1" w:styleId="HeaderChar">
    <w:name w:val="Header Char"/>
    <w:link w:val="Header"/>
    <w:uiPriority w:val="99"/>
    <w:locked/>
    <w:rsid w:val="001D000A"/>
    <w:rPr>
      <w:rFonts w:cs="Times New Roman"/>
      <w:sz w:val="24"/>
      <w:szCs w:val="24"/>
      <w:lang w:val="ru-RU" w:eastAsia="ru-RU"/>
    </w:rPr>
  </w:style>
  <w:style w:type="character" w:styleId="PageNumber">
    <w:name w:val="page number"/>
    <w:uiPriority w:val="99"/>
    <w:rsid w:val="001D000A"/>
    <w:rPr>
      <w:rFonts w:cs="Times New Roman"/>
    </w:rPr>
  </w:style>
  <w:style w:type="paragraph" w:styleId="Footer">
    <w:name w:val="footer"/>
    <w:basedOn w:val="Normal"/>
    <w:link w:val="FooterChar"/>
    <w:uiPriority w:val="99"/>
    <w:rsid w:val="001D000A"/>
    <w:pPr>
      <w:tabs>
        <w:tab w:val="center" w:pos="4677"/>
        <w:tab w:val="right" w:pos="9355"/>
      </w:tabs>
    </w:pPr>
  </w:style>
  <w:style w:type="character" w:customStyle="1" w:styleId="FooterChar">
    <w:name w:val="Footer Char"/>
    <w:link w:val="Footer"/>
    <w:uiPriority w:val="99"/>
    <w:locked/>
    <w:rsid w:val="00D75076"/>
    <w:rPr>
      <w:rFonts w:cs="Times New Roman"/>
      <w:sz w:val="24"/>
      <w:szCs w:val="24"/>
    </w:rPr>
  </w:style>
  <w:style w:type="paragraph" w:styleId="BodyTextIndent3">
    <w:name w:val="Body Text Indent 3"/>
    <w:basedOn w:val="Normal"/>
    <w:link w:val="BodyTextIndent3Char"/>
    <w:uiPriority w:val="99"/>
    <w:rsid w:val="00375D0C"/>
    <w:pPr>
      <w:spacing w:line="340" w:lineRule="exact"/>
      <w:ind w:left="284" w:hanging="284"/>
      <w:jc w:val="both"/>
    </w:pPr>
    <w:rPr>
      <w:sz w:val="20"/>
      <w:szCs w:val="20"/>
    </w:rPr>
  </w:style>
  <w:style w:type="character" w:customStyle="1" w:styleId="BodyTextIndent3Char">
    <w:name w:val="Body Text Indent 3 Char"/>
    <w:link w:val="BodyTextIndent3"/>
    <w:uiPriority w:val="99"/>
    <w:locked/>
    <w:rsid w:val="00375D0C"/>
    <w:rPr>
      <w:rFonts w:cs="Times New Roman"/>
      <w:sz w:val="20"/>
      <w:szCs w:val="20"/>
    </w:rPr>
  </w:style>
  <w:style w:type="paragraph" w:styleId="CommentText">
    <w:name w:val="annotation text"/>
    <w:basedOn w:val="Normal"/>
    <w:link w:val="CommentTextChar"/>
    <w:uiPriority w:val="99"/>
    <w:semiHidden/>
    <w:rsid w:val="00375D0C"/>
    <w:pPr>
      <w:spacing w:line="312" w:lineRule="auto"/>
      <w:ind w:firstLine="709"/>
      <w:jc w:val="both"/>
    </w:pPr>
    <w:rPr>
      <w:sz w:val="20"/>
      <w:szCs w:val="20"/>
    </w:rPr>
  </w:style>
  <w:style w:type="character" w:customStyle="1" w:styleId="CommentTextChar">
    <w:name w:val="Comment Text Char"/>
    <w:link w:val="CommentText"/>
    <w:uiPriority w:val="99"/>
    <w:semiHidden/>
    <w:locked/>
    <w:rsid w:val="00375D0C"/>
    <w:rPr>
      <w:rFonts w:cs="Times New Roman"/>
      <w:sz w:val="20"/>
      <w:szCs w:val="20"/>
    </w:rPr>
  </w:style>
  <w:style w:type="paragraph" w:styleId="ListParagraph">
    <w:name w:val="List Paragraph"/>
    <w:basedOn w:val="Normal"/>
    <w:link w:val="ListParagraphChar"/>
    <w:uiPriority w:val="34"/>
    <w:qFormat/>
    <w:rsid w:val="006F1C2D"/>
    <w:pPr>
      <w:ind w:left="720"/>
      <w:contextualSpacing/>
      <w:pPrChange w:id="1" w:author="NAZ, Mamoona (OLDHAM MEDICAL SERVICES)" w:date="2026-09-22T12:27:00Z">
        <w:pPr>
          <w:spacing w:after="200" w:line="276" w:lineRule="auto"/>
          <w:ind w:left="720"/>
        </w:pPr>
      </w:pPrChange>
    </w:pPr>
    <w:rPr>
      <w:rPrChange w:id="1" w:author="NAZ, Mamoona (OLDHAM MEDICAL SERVICES)" w:date="2026-09-22T12:27:00Z">
        <w:rPr>
          <w:rFonts w:ascii="Calibri" w:eastAsiaTheme="minorHAnsi" w:hAnsi="Calibri" w:cs="Calibri"/>
          <w:sz w:val="22"/>
          <w:szCs w:val="22"/>
          <w:lang w:val="en-GB" w:eastAsia="en-US" w:bidi="ar-SA"/>
        </w:rPr>
      </w:rPrChange>
    </w:rPr>
  </w:style>
  <w:style w:type="paragraph" w:styleId="NormalWeb">
    <w:name w:val="Normal (Web)"/>
    <w:basedOn w:val="Normal"/>
    <w:link w:val="NormalWebChar"/>
    <w:uiPriority w:val="99"/>
    <w:rsid w:val="007A6C23"/>
    <w:pPr>
      <w:spacing w:before="33" w:after="33"/>
    </w:pPr>
    <w:rPr>
      <w:rFonts w:ascii="Arial" w:hAnsi="Arial"/>
      <w:color w:val="332E2D"/>
      <w:spacing w:val="2"/>
      <w:szCs w:val="20"/>
    </w:rPr>
  </w:style>
  <w:style w:type="character" w:customStyle="1" w:styleId="NormalWebChar">
    <w:name w:val="Normal (Web) Char"/>
    <w:link w:val="NormalWeb"/>
    <w:uiPriority w:val="99"/>
    <w:locked/>
    <w:rsid w:val="007A6C23"/>
    <w:rPr>
      <w:rFonts w:ascii="Arial" w:hAnsi="Arial"/>
      <w:color w:val="332E2D"/>
      <w:spacing w:val="2"/>
      <w:sz w:val="24"/>
    </w:rPr>
  </w:style>
  <w:style w:type="paragraph" w:styleId="BalloonText">
    <w:name w:val="Balloon Text"/>
    <w:basedOn w:val="Normal"/>
    <w:link w:val="BalloonTextChar"/>
    <w:uiPriority w:val="99"/>
    <w:semiHidden/>
    <w:rsid w:val="002C1B9B"/>
    <w:rPr>
      <w:rFonts w:ascii="Tahoma" w:hAnsi="Tahoma"/>
      <w:sz w:val="16"/>
      <w:szCs w:val="16"/>
    </w:rPr>
  </w:style>
  <w:style w:type="character" w:customStyle="1" w:styleId="BalloonTextChar">
    <w:name w:val="Balloon Text Char"/>
    <w:link w:val="BalloonText"/>
    <w:uiPriority w:val="99"/>
    <w:semiHidden/>
    <w:locked/>
    <w:rsid w:val="002C1B9B"/>
    <w:rPr>
      <w:rFonts w:ascii="Tahoma" w:hAnsi="Tahoma" w:cs="Tahoma"/>
      <w:sz w:val="16"/>
      <w:szCs w:val="16"/>
    </w:rPr>
  </w:style>
  <w:style w:type="paragraph" w:customStyle="1" w:styleId="western">
    <w:name w:val="western"/>
    <w:basedOn w:val="Normal"/>
    <w:uiPriority w:val="99"/>
    <w:rsid w:val="00BF3114"/>
    <w:pPr>
      <w:shd w:val="clear" w:color="auto" w:fill="FFFFFF"/>
      <w:spacing w:before="100" w:beforeAutospacing="1" w:line="360" w:lineRule="auto"/>
    </w:pPr>
    <w:rPr>
      <w:color w:val="000000"/>
      <w:sz w:val="28"/>
      <w:szCs w:val="28"/>
    </w:rPr>
  </w:style>
  <w:style w:type="character" w:styleId="Hyperlink">
    <w:name w:val="Hyperlink"/>
    <w:uiPriority w:val="99"/>
    <w:rsid w:val="005C5D06"/>
    <w:rPr>
      <w:rFonts w:cs="Times New Roman"/>
      <w:color w:val="0000FF"/>
      <w:u w:val="single"/>
    </w:rPr>
  </w:style>
  <w:style w:type="character" w:styleId="FollowedHyperlink">
    <w:name w:val="FollowedHyperlink"/>
    <w:uiPriority w:val="99"/>
    <w:rsid w:val="006E7CAF"/>
    <w:rPr>
      <w:rFonts w:cs="Times New Roman"/>
      <w:color w:val="800080"/>
      <w:u w:val="single"/>
    </w:rPr>
  </w:style>
  <w:style w:type="paragraph" w:styleId="BodyText">
    <w:name w:val="Body Text"/>
    <w:basedOn w:val="Normal"/>
    <w:link w:val="BodyTextChar"/>
    <w:uiPriority w:val="99"/>
    <w:semiHidden/>
    <w:rsid w:val="00155342"/>
    <w:pPr>
      <w:spacing w:after="120"/>
    </w:pPr>
  </w:style>
  <w:style w:type="character" w:customStyle="1" w:styleId="BodyTextChar">
    <w:name w:val="Body Text Char"/>
    <w:link w:val="BodyText"/>
    <w:uiPriority w:val="99"/>
    <w:semiHidden/>
    <w:locked/>
    <w:rsid w:val="00155342"/>
    <w:rPr>
      <w:rFonts w:cs="Times New Roman"/>
      <w:sz w:val="24"/>
      <w:szCs w:val="24"/>
    </w:rPr>
  </w:style>
  <w:style w:type="paragraph" w:styleId="FootnoteText">
    <w:name w:val="footnote text"/>
    <w:basedOn w:val="Normal"/>
    <w:link w:val="FootnoteTextChar"/>
    <w:uiPriority w:val="99"/>
    <w:semiHidden/>
    <w:rsid w:val="00934D82"/>
    <w:rPr>
      <w:sz w:val="20"/>
      <w:szCs w:val="20"/>
    </w:rPr>
  </w:style>
  <w:style w:type="character" w:customStyle="1" w:styleId="FootnoteTextChar">
    <w:name w:val="Footnote Text Char"/>
    <w:link w:val="FootnoteText"/>
    <w:uiPriority w:val="99"/>
    <w:semiHidden/>
    <w:locked/>
    <w:rsid w:val="00934D82"/>
    <w:rPr>
      <w:rFonts w:cs="Times New Roman"/>
    </w:rPr>
  </w:style>
  <w:style w:type="character" w:styleId="FootnoteReference">
    <w:name w:val="footnote reference"/>
    <w:uiPriority w:val="99"/>
    <w:semiHidden/>
    <w:rsid w:val="00934D82"/>
    <w:rPr>
      <w:rFonts w:cs="Times New Roman"/>
      <w:vertAlign w:val="superscript"/>
    </w:rPr>
  </w:style>
  <w:style w:type="character" w:customStyle="1" w:styleId="apple-converted-space">
    <w:name w:val="apple-converted-space"/>
    <w:rsid w:val="00687425"/>
    <w:rPr>
      <w:rFonts w:cs="Times New Roman"/>
    </w:rPr>
  </w:style>
  <w:style w:type="paragraph" w:customStyle="1" w:styleId="Default">
    <w:name w:val="Default"/>
    <w:rsid w:val="00E915F9"/>
    <w:pPr>
      <w:autoSpaceDE w:val="0"/>
      <w:autoSpaceDN w:val="0"/>
      <w:adjustRightInd w:val="0"/>
    </w:pPr>
    <w:rPr>
      <w:color w:val="000000"/>
      <w:sz w:val="24"/>
      <w:szCs w:val="24"/>
    </w:rPr>
  </w:style>
  <w:style w:type="paragraph" w:styleId="BodyText2">
    <w:name w:val="Body Text 2"/>
    <w:basedOn w:val="Normal"/>
    <w:link w:val="BodyText2Char"/>
    <w:uiPriority w:val="99"/>
    <w:rsid w:val="0011556B"/>
    <w:pPr>
      <w:spacing w:after="120" w:line="480" w:lineRule="auto"/>
    </w:pPr>
  </w:style>
  <w:style w:type="character" w:customStyle="1" w:styleId="BodyText2Char">
    <w:name w:val="Body Text 2 Char"/>
    <w:link w:val="BodyText2"/>
    <w:uiPriority w:val="99"/>
    <w:locked/>
    <w:rsid w:val="0011556B"/>
    <w:rPr>
      <w:rFonts w:cs="Times New Roman"/>
      <w:sz w:val="24"/>
      <w:szCs w:val="24"/>
    </w:rPr>
  </w:style>
  <w:style w:type="character" w:styleId="Emphasis">
    <w:name w:val="Emphasis"/>
    <w:uiPriority w:val="99"/>
    <w:qFormat/>
    <w:locked/>
    <w:rsid w:val="0011556B"/>
    <w:rPr>
      <w:rFonts w:cs="Times New Roman"/>
      <w:i/>
      <w:iCs/>
    </w:rPr>
  </w:style>
  <w:style w:type="character" w:customStyle="1" w:styleId="textbf">
    <w:name w:val="textbf"/>
    <w:uiPriority w:val="99"/>
    <w:rsid w:val="00DC4BBE"/>
    <w:rPr>
      <w:rFonts w:cs="Times New Roman"/>
    </w:rPr>
  </w:style>
  <w:style w:type="numbering" w:customStyle="1" w:styleId="1">
    <w:name w:val="Список1"/>
    <w:rsid w:val="00586243"/>
    <w:pPr>
      <w:numPr>
        <w:numId w:val="2"/>
      </w:numPr>
    </w:pPr>
  </w:style>
  <w:style w:type="paragraph" w:customStyle="1" w:styleId="txt">
    <w:name w:val="txt"/>
    <w:basedOn w:val="Normal"/>
    <w:rsid w:val="004A795F"/>
    <w:pPr>
      <w:spacing w:before="100" w:beforeAutospacing="1" w:after="100" w:afterAutospacing="1"/>
    </w:pPr>
  </w:style>
  <w:style w:type="character" w:customStyle="1" w:styleId="Heading5Char">
    <w:name w:val="Heading 5 Char"/>
    <w:basedOn w:val="DefaultParagraphFont"/>
    <w:link w:val="Heading5"/>
    <w:rsid w:val="006B5D8F"/>
    <w:rPr>
      <w:b/>
      <w:bCs/>
      <w:i/>
      <w:iCs/>
      <w:sz w:val="26"/>
      <w:szCs w:val="26"/>
    </w:rPr>
  </w:style>
  <w:style w:type="character" w:customStyle="1" w:styleId="Heading1Char">
    <w:name w:val="Heading 1 Char"/>
    <w:basedOn w:val="DefaultParagraphFont"/>
    <w:link w:val="Heading1"/>
    <w:uiPriority w:val="99"/>
    <w:rsid w:val="007F700C"/>
    <w:rPr>
      <w:b/>
      <w:bCs/>
      <w:kern w:val="36"/>
      <w:sz w:val="48"/>
      <w:szCs w:val="48"/>
    </w:rPr>
  </w:style>
  <w:style w:type="character" w:customStyle="1" w:styleId="FontStyle74">
    <w:name w:val="Font Style74"/>
    <w:uiPriority w:val="99"/>
    <w:rsid w:val="00B30A12"/>
    <w:rPr>
      <w:rFonts w:ascii="Times New Roman" w:hAnsi="Times New Roman" w:cs="Times New Roman"/>
      <w:sz w:val="20"/>
      <w:szCs w:val="20"/>
    </w:rPr>
  </w:style>
  <w:style w:type="paragraph" w:customStyle="1" w:styleId="Style39">
    <w:name w:val="Style39"/>
    <w:basedOn w:val="Normal"/>
    <w:uiPriority w:val="99"/>
    <w:rsid w:val="00543DD5"/>
    <w:pPr>
      <w:widowControl w:val="0"/>
      <w:autoSpaceDE w:val="0"/>
      <w:autoSpaceDN w:val="0"/>
      <w:adjustRightInd w:val="0"/>
    </w:pPr>
  </w:style>
  <w:style w:type="paragraph" w:styleId="BodyText3">
    <w:name w:val="Body Text 3"/>
    <w:basedOn w:val="Normal"/>
    <w:link w:val="BodyText3Char"/>
    <w:uiPriority w:val="99"/>
    <w:rsid w:val="00732C8B"/>
    <w:pPr>
      <w:spacing w:after="120" w:line="276" w:lineRule="auto"/>
    </w:pPr>
    <w:rPr>
      <w:rFonts w:ascii="Calibri" w:hAnsi="Calibri"/>
      <w:sz w:val="16"/>
      <w:szCs w:val="16"/>
    </w:rPr>
  </w:style>
  <w:style w:type="character" w:customStyle="1" w:styleId="BodyText3Char">
    <w:name w:val="Body Text 3 Char"/>
    <w:basedOn w:val="DefaultParagraphFont"/>
    <w:link w:val="BodyText3"/>
    <w:uiPriority w:val="99"/>
    <w:rsid w:val="00732C8B"/>
    <w:rPr>
      <w:rFonts w:ascii="Calibri" w:hAnsi="Calibri"/>
      <w:sz w:val="16"/>
      <w:szCs w:val="16"/>
      <w:lang w:eastAsia="en-US"/>
    </w:rPr>
  </w:style>
  <w:style w:type="paragraph" w:styleId="BodyTextIndent2">
    <w:name w:val="Body Text Indent 2"/>
    <w:basedOn w:val="Normal"/>
    <w:link w:val="BodyTextIndent2Char"/>
    <w:unhideWhenUsed/>
    <w:rsid w:val="00732C8B"/>
    <w:pPr>
      <w:spacing w:after="120" w:line="480" w:lineRule="auto"/>
      <w:ind w:left="283"/>
    </w:pPr>
  </w:style>
  <w:style w:type="character" w:customStyle="1" w:styleId="BodyTextIndent2Char">
    <w:name w:val="Body Text Indent 2 Char"/>
    <w:basedOn w:val="DefaultParagraphFont"/>
    <w:link w:val="BodyTextIndent2"/>
    <w:uiPriority w:val="99"/>
    <w:semiHidden/>
    <w:rsid w:val="00732C8B"/>
    <w:rPr>
      <w:sz w:val="24"/>
      <w:szCs w:val="24"/>
    </w:rPr>
  </w:style>
  <w:style w:type="paragraph" w:customStyle="1" w:styleId="10">
    <w:name w:val="Абзац списка1"/>
    <w:basedOn w:val="Normal"/>
    <w:rsid w:val="00C951D6"/>
    <w:pPr>
      <w:spacing w:after="200" w:line="276" w:lineRule="auto"/>
      <w:ind w:left="720"/>
    </w:pPr>
    <w:rPr>
      <w:rFonts w:ascii="Calibri" w:hAnsi="Calibri" w:cs="Calibri"/>
      <w:sz w:val="22"/>
      <w:szCs w:val="22"/>
    </w:rPr>
  </w:style>
  <w:style w:type="paragraph" w:styleId="ListContinue2">
    <w:name w:val="List Continue 2"/>
    <w:basedOn w:val="Normal"/>
    <w:semiHidden/>
    <w:rsid w:val="003E635E"/>
    <w:pPr>
      <w:widowControl w:val="0"/>
      <w:spacing w:after="120"/>
      <w:ind w:left="566"/>
    </w:pPr>
    <w:rPr>
      <w:rFonts w:eastAsia="Calibri"/>
      <w:szCs w:val="20"/>
    </w:rPr>
  </w:style>
  <w:style w:type="paragraph" w:customStyle="1" w:styleId="mcntmcntmsonormal">
    <w:name w:val="mcntmcntmsonormal"/>
    <w:basedOn w:val="Normal"/>
    <w:rsid w:val="00C71B42"/>
    <w:pPr>
      <w:spacing w:before="100" w:beforeAutospacing="1" w:after="100" w:afterAutospacing="1"/>
    </w:pPr>
  </w:style>
  <w:style w:type="character" w:customStyle="1" w:styleId="Heading3Char">
    <w:name w:val="Heading 3 Char"/>
    <w:basedOn w:val="DefaultParagraphFont"/>
    <w:link w:val="Heading3"/>
    <w:semiHidden/>
    <w:rsid w:val="009A73A4"/>
    <w:rPr>
      <w:rFonts w:asciiTheme="majorHAnsi" w:eastAsiaTheme="majorEastAsia" w:hAnsiTheme="majorHAnsi" w:cstheme="majorBidi"/>
      <w:color w:val="243F60" w:themeColor="accent1" w:themeShade="7F"/>
      <w:sz w:val="24"/>
      <w:szCs w:val="24"/>
    </w:rPr>
  </w:style>
  <w:style w:type="paragraph" w:customStyle="1" w:styleId="a1">
    <w:name w:val="Содержимое таблицы"/>
    <w:basedOn w:val="Normal"/>
    <w:uiPriority w:val="99"/>
    <w:rsid w:val="002F0934"/>
    <w:pPr>
      <w:suppressLineNumbers/>
      <w:suppressAutoHyphens/>
    </w:pPr>
    <w:rPr>
      <w:color w:val="00000A"/>
      <w:lang w:eastAsia="ar-SA"/>
    </w:rPr>
  </w:style>
  <w:style w:type="paragraph" w:customStyle="1" w:styleId="WW-">
    <w:name w:val="WW-Базовый"/>
    <w:rsid w:val="002B75C0"/>
    <w:pPr>
      <w:widowControl w:val="0"/>
      <w:suppressAutoHyphens/>
      <w:spacing w:line="252" w:lineRule="auto"/>
      <w:ind w:left="40" w:firstLine="480"/>
      <w:jc w:val="both"/>
    </w:pPr>
    <w:rPr>
      <w:kern w:val="1"/>
      <w:sz w:val="18"/>
      <w:szCs w:val="18"/>
      <w:lang w:eastAsia="zh-CN"/>
    </w:rPr>
  </w:style>
  <w:style w:type="character" w:customStyle="1" w:styleId="ListParagraphChar">
    <w:name w:val="List Paragraph Char"/>
    <w:basedOn w:val="DefaultParagraphFont"/>
    <w:link w:val="ListParagraph"/>
    <w:uiPriority w:val="34"/>
    <w:rsid w:val="00BE48BB"/>
    <w:rPr>
      <w:rFonts w:asciiTheme="minorHAnsi" w:eastAsiaTheme="minorHAnsi" w:hAnsiTheme="minorHAnsi"/>
      <w:sz w:val="24"/>
      <w:szCs w:val="24"/>
      <w:lang w:val="en-GB" w:eastAsia="en-US"/>
    </w:rPr>
  </w:style>
  <w:style w:type="character" w:customStyle="1" w:styleId="A10">
    <w:name w:val="A1"/>
    <w:qFormat/>
    <w:rsid w:val="00BE48BB"/>
    <w:rPr>
      <w:rFonts w:ascii="Minion Pro" w:eastAsia="Minion Pro" w:hAnsi="Minion Pro" w:cs="Minion Pro"/>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437490">
      <w:bodyDiv w:val="1"/>
      <w:marLeft w:val="0"/>
      <w:marRight w:val="0"/>
      <w:marTop w:val="0"/>
      <w:marBottom w:val="0"/>
      <w:divBdr>
        <w:top w:val="none" w:sz="0" w:space="0" w:color="auto"/>
        <w:left w:val="none" w:sz="0" w:space="0" w:color="auto"/>
        <w:bottom w:val="none" w:sz="0" w:space="0" w:color="auto"/>
        <w:right w:val="none" w:sz="0" w:space="0" w:color="auto"/>
      </w:divBdr>
    </w:div>
    <w:div w:id="84494167">
      <w:bodyDiv w:val="1"/>
      <w:marLeft w:val="0"/>
      <w:marRight w:val="0"/>
      <w:marTop w:val="0"/>
      <w:marBottom w:val="0"/>
      <w:divBdr>
        <w:top w:val="none" w:sz="0" w:space="0" w:color="auto"/>
        <w:left w:val="none" w:sz="0" w:space="0" w:color="auto"/>
        <w:bottom w:val="none" w:sz="0" w:space="0" w:color="auto"/>
        <w:right w:val="none" w:sz="0" w:space="0" w:color="auto"/>
      </w:divBdr>
    </w:div>
    <w:div w:id="131100484">
      <w:bodyDiv w:val="1"/>
      <w:marLeft w:val="0"/>
      <w:marRight w:val="0"/>
      <w:marTop w:val="0"/>
      <w:marBottom w:val="0"/>
      <w:divBdr>
        <w:top w:val="none" w:sz="0" w:space="0" w:color="auto"/>
        <w:left w:val="none" w:sz="0" w:space="0" w:color="auto"/>
        <w:bottom w:val="none" w:sz="0" w:space="0" w:color="auto"/>
        <w:right w:val="none" w:sz="0" w:space="0" w:color="auto"/>
      </w:divBdr>
    </w:div>
    <w:div w:id="135224878">
      <w:bodyDiv w:val="1"/>
      <w:marLeft w:val="0"/>
      <w:marRight w:val="0"/>
      <w:marTop w:val="0"/>
      <w:marBottom w:val="0"/>
      <w:divBdr>
        <w:top w:val="none" w:sz="0" w:space="0" w:color="auto"/>
        <w:left w:val="none" w:sz="0" w:space="0" w:color="auto"/>
        <w:bottom w:val="none" w:sz="0" w:space="0" w:color="auto"/>
        <w:right w:val="none" w:sz="0" w:space="0" w:color="auto"/>
      </w:divBdr>
    </w:div>
    <w:div w:id="236979609">
      <w:bodyDiv w:val="1"/>
      <w:marLeft w:val="0"/>
      <w:marRight w:val="0"/>
      <w:marTop w:val="0"/>
      <w:marBottom w:val="0"/>
      <w:divBdr>
        <w:top w:val="none" w:sz="0" w:space="0" w:color="auto"/>
        <w:left w:val="none" w:sz="0" w:space="0" w:color="auto"/>
        <w:bottom w:val="none" w:sz="0" w:space="0" w:color="auto"/>
        <w:right w:val="none" w:sz="0" w:space="0" w:color="auto"/>
      </w:divBdr>
    </w:div>
    <w:div w:id="262223084">
      <w:bodyDiv w:val="1"/>
      <w:marLeft w:val="0"/>
      <w:marRight w:val="0"/>
      <w:marTop w:val="0"/>
      <w:marBottom w:val="0"/>
      <w:divBdr>
        <w:top w:val="none" w:sz="0" w:space="0" w:color="auto"/>
        <w:left w:val="none" w:sz="0" w:space="0" w:color="auto"/>
        <w:bottom w:val="none" w:sz="0" w:space="0" w:color="auto"/>
        <w:right w:val="none" w:sz="0" w:space="0" w:color="auto"/>
      </w:divBdr>
    </w:div>
    <w:div w:id="266549333">
      <w:bodyDiv w:val="1"/>
      <w:marLeft w:val="0"/>
      <w:marRight w:val="0"/>
      <w:marTop w:val="0"/>
      <w:marBottom w:val="0"/>
      <w:divBdr>
        <w:top w:val="none" w:sz="0" w:space="0" w:color="auto"/>
        <w:left w:val="none" w:sz="0" w:space="0" w:color="auto"/>
        <w:bottom w:val="none" w:sz="0" w:space="0" w:color="auto"/>
        <w:right w:val="none" w:sz="0" w:space="0" w:color="auto"/>
      </w:divBdr>
    </w:div>
    <w:div w:id="298220262">
      <w:bodyDiv w:val="1"/>
      <w:marLeft w:val="0"/>
      <w:marRight w:val="0"/>
      <w:marTop w:val="0"/>
      <w:marBottom w:val="0"/>
      <w:divBdr>
        <w:top w:val="none" w:sz="0" w:space="0" w:color="auto"/>
        <w:left w:val="none" w:sz="0" w:space="0" w:color="auto"/>
        <w:bottom w:val="none" w:sz="0" w:space="0" w:color="auto"/>
        <w:right w:val="none" w:sz="0" w:space="0" w:color="auto"/>
      </w:divBdr>
    </w:div>
    <w:div w:id="305932637">
      <w:bodyDiv w:val="1"/>
      <w:marLeft w:val="0"/>
      <w:marRight w:val="0"/>
      <w:marTop w:val="0"/>
      <w:marBottom w:val="0"/>
      <w:divBdr>
        <w:top w:val="none" w:sz="0" w:space="0" w:color="auto"/>
        <w:left w:val="none" w:sz="0" w:space="0" w:color="auto"/>
        <w:bottom w:val="none" w:sz="0" w:space="0" w:color="auto"/>
        <w:right w:val="none" w:sz="0" w:space="0" w:color="auto"/>
      </w:divBdr>
    </w:div>
    <w:div w:id="355546434">
      <w:bodyDiv w:val="1"/>
      <w:marLeft w:val="0"/>
      <w:marRight w:val="0"/>
      <w:marTop w:val="0"/>
      <w:marBottom w:val="0"/>
      <w:divBdr>
        <w:top w:val="none" w:sz="0" w:space="0" w:color="auto"/>
        <w:left w:val="none" w:sz="0" w:space="0" w:color="auto"/>
        <w:bottom w:val="none" w:sz="0" w:space="0" w:color="auto"/>
        <w:right w:val="none" w:sz="0" w:space="0" w:color="auto"/>
      </w:divBdr>
    </w:div>
    <w:div w:id="577789591">
      <w:bodyDiv w:val="1"/>
      <w:marLeft w:val="0"/>
      <w:marRight w:val="0"/>
      <w:marTop w:val="0"/>
      <w:marBottom w:val="0"/>
      <w:divBdr>
        <w:top w:val="none" w:sz="0" w:space="0" w:color="auto"/>
        <w:left w:val="none" w:sz="0" w:space="0" w:color="auto"/>
        <w:bottom w:val="none" w:sz="0" w:space="0" w:color="auto"/>
        <w:right w:val="none" w:sz="0" w:space="0" w:color="auto"/>
      </w:divBdr>
    </w:div>
    <w:div w:id="615912876">
      <w:bodyDiv w:val="1"/>
      <w:marLeft w:val="0"/>
      <w:marRight w:val="0"/>
      <w:marTop w:val="0"/>
      <w:marBottom w:val="0"/>
      <w:divBdr>
        <w:top w:val="none" w:sz="0" w:space="0" w:color="auto"/>
        <w:left w:val="none" w:sz="0" w:space="0" w:color="auto"/>
        <w:bottom w:val="none" w:sz="0" w:space="0" w:color="auto"/>
        <w:right w:val="none" w:sz="0" w:space="0" w:color="auto"/>
      </w:divBdr>
    </w:div>
    <w:div w:id="617180791">
      <w:bodyDiv w:val="1"/>
      <w:marLeft w:val="0"/>
      <w:marRight w:val="0"/>
      <w:marTop w:val="0"/>
      <w:marBottom w:val="0"/>
      <w:divBdr>
        <w:top w:val="none" w:sz="0" w:space="0" w:color="auto"/>
        <w:left w:val="none" w:sz="0" w:space="0" w:color="auto"/>
        <w:bottom w:val="none" w:sz="0" w:space="0" w:color="auto"/>
        <w:right w:val="none" w:sz="0" w:space="0" w:color="auto"/>
      </w:divBdr>
    </w:div>
    <w:div w:id="669061049">
      <w:bodyDiv w:val="1"/>
      <w:marLeft w:val="0"/>
      <w:marRight w:val="0"/>
      <w:marTop w:val="0"/>
      <w:marBottom w:val="0"/>
      <w:divBdr>
        <w:top w:val="none" w:sz="0" w:space="0" w:color="auto"/>
        <w:left w:val="none" w:sz="0" w:space="0" w:color="auto"/>
        <w:bottom w:val="none" w:sz="0" w:space="0" w:color="auto"/>
        <w:right w:val="none" w:sz="0" w:space="0" w:color="auto"/>
      </w:divBdr>
    </w:div>
    <w:div w:id="747272176">
      <w:bodyDiv w:val="1"/>
      <w:marLeft w:val="0"/>
      <w:marRight w:val="0"/>
      <w:marTop w:val="0"/>
      <w:marBottom w:val="0"/>
      <w:divBdr>
        <w:top w:val="none" w:sz="0" w:space="0" w:color="auto"/>
        <w:left w:val="none" w:sz="0" w:space="0" w:color="auto"/>
        <w:bottom w:val="none" w:sz="0" w:space="0" w:color="auto"/>
        <w:right w:val="none" w:sz="0" w:space="0" w:color="auto"/>
      </w:divBdr>
    </w:div>
    <w:div w:id="854227182">
      <w:bodyDiv w:val="1"/>
      <w:marLeft w:val="0"/>
      <w:marRight w:val="0"/>
      <w:marTop w:val="0"/>
      <w:marBottom w:val="0"/>
      <w:divBdr>
        <w:top w:val="none" w:sz="0" w:space="0" w:color="auto"/>
        <w:left w:val="none" w:sz="0" w:space="0" w:color="auto"/>
        <w:bottom w:val="none" w:sz="0" w:space="0" w:color="auto"/>
        <w:right w:val="none" w:sz="0" w:space="0" w:color="auto"/>
      </w:divBdr>
    </w:div>
    <w:div w:id="934947065">
      <w:bodyDiv w:val="1"/>
      <w:marLeft w:val="0"/>
      <w:marRight w:val="0"/>
      <w:marTop w:val="0"/>
      <w:marBottom w:val="0"/>
      <w:divBdr>
        <w:top w:val="none" w:sz="0" w:space="0" w:color="auto"/>
        <w:left w:val="none" w:sz="0" w:space="0" w:color="auto"/>
        <w:bottom w:val="none" w:sz="0" w:space="0" w:color="auto"/>
        <w:right w:val="none" w:sz="0" w:space="0" w:color="auto"/>
      </w:divBdr>
    </w:div>
    <w:div w:id="954404889">
      <w:bodyDiv w:val="1"/>
      <w:marLeft w:val="0"/>
      <w:marRight w:val="0"/>
      <w:marTop w:val="0"/>
      <w:marBottom w:val="0"/>
      <w:divBdr>
        <w:top w:val="none" w:sz="0" w:space="0" w:color="auto"/>
        <w:left w:val="none" w:sz="0" w:space="0" w:color="auto"/>
        <w:bottom w:val="none" w:sz="0" w:space="0" w:color="auto"/>
        <w:right w:val="none" w:sz="0" w:space="0" w:color="auto"/>
      </w:divBdr>
    </w:div>
    <w:div w:id="1029183437">
      <w:bodyDiv w:val="1"/>
      <w:marLeft w:val="0"/>
      <w:marRight w:val="0"/>
      <w:marTop w:val="0"/>
      <w:marBottom w:val="0"/>
      <w:divBdr>
        <w:top w:val="none" w:sz="0" w:space="0" w:color="auto"/>
        <w:left w:val="none" w:sz="0" w:space="0" w:color="auto"/>
        <w:bottom w:val="none" w:sz="0" w:space="0" w:color="auto"/>
        <w:right w:val="none" w:sz="0" w:space="0" w:color="auto"/>
      </w:divBdr>
    </w:div>
    <w:div w:id="1085107918">
      <w:bodyDiv w:val="1"/>
      <w:marLeft w:val="0"/>
      <w:marRight w:val="0"/>
      <w:marTop w:val="0"/>
      <w:marBottom w:val="0"/>
      <w:divBdr>
        <w:top w:val="none" w:sz="0" w:space="0" w:color="auto"/>
        <w:left w:val="none" w:sz="0" w:space="0" w:color="auto"/>
        <w:bottom w:val="none" w:sz="0" w:space="0" w:color="auto"/>
        <w:right w:val="none" w:sz="0" w:space="0" w:color="auto"/>
      </w:divBdr>
    </w:div>
    <w:div w:id="1125006250">
      <w:bodyDiv w:val="1"/>
      <w:marLeft w:val="0"/>
      <w:marRight w:val="0"/>
      <w:marTop w:val="0"/>
      <w:marBottom w:val="0"/>
      <w:divBdr>
        <w:top w:val="none" w:sz="0" w:space="0" w:color="auto"/>
        <w:left w:val="none" w:sz="0" w:space="0" w:color="auto"/>
        <w:bottom w:val="none" w:sz="0" w:space="0" w:color="auto"/>
        <w:right w:val="none" w:sz="0" w:space="0" w:color="auto"/>
      </w:divBdr>
    </w:div>
    <w:div w:id="1148668859">
      <w:bodyDiv w:val="1"/>
      <w:marLeft w:val="0"/>
      <w:marRight w:val="0"/>
      <w:marTop w:val="0"/>
      <w:marBottom w:val="0"/>
      <w:divBdr>
        <w:top w:val="none" w:sz="0" w:space="0" w:color="auto"/>
        <w:left w:val="none" w:sz="0" w:space="0" w:color="auto"/>
        <w:bottom w:val="none" w:sz="0" w:space="0" w:color="auto"/>
        <w:right w:val="none" w:sz="0" w:space="0" w:color="auto"/>
      </w:divBdr>
    </w:div>
    <w:div w:id="1213882416">
      <w:bodyDiv w:val="1"/>
      <w:marLeft w:val="0"/>
      <w:marRight w:val="0"/>
      <w:marTop w:val="0"/>
      <w:marBottom w:val="0"/>
      <w:divBdr>
        <w:top w:val="none" w:sz="0" w:space="0" w:color="auto"/>
        <w:left w:val="none" w:sz="0" w:space="0" w:color="auto"/>
        <w:bottom w:val="none" w:sz="0" w:space="0" w:color="auto"/>
        <w:right w:val="none" w:sz="0" w:space="0" w:color="auto"/>
      </w:divBdr>
    </w:div>
    <w:div w:id="1276912611">
      <w:bodyDiv w:val="1"/>
      <w:marLeft w:val="0"/>
      <w:marRight w:val="0"/>
      <w:marTop w:val="0"/>
      <w:marBottom w:val="0"/>
      <w:divBdr>
        <w:top w:val="none" w:sz="0" w:space="0" w:color="auto"/>
        <w:left w:val="none" w:sz="0" w:space="0" w:color="auto"/>
        <w:bottom w:val="none" w:sz="0" w:space="0" w:color="auto"/>
        <w:right w:val="none" w:sz="0" w:space="0" w:color="auto"/>
      </w:divBdr>
    </w:div>
    <w:div w:id="1345323235">
      <w:bodyDiv w:val="1"/>
      <w:marLeft w:val="0"/>
      <w:marRight w:val="0"/>
      <w:marTop w:val="0"/>
      <w:marBottom w:val="0"/>
      <w:divBdr>
        <w:top w:val="none" w:sz="0" w:space="0" w:color="auto"/>
        <w:left w:val="none" w:sz="0" w:space="0" w:color="auto"/>
        <w:bottom w:val="none" w:sz="0" w:space="0" w:color="auto"/>
        <w:right w:val="none" w:sz="0" w:space="0" w:color="auto"/>
      </w:divBdr>
    </w:div>
    <w:div w:id="1484080602">
      <w:bodyDiv w:val="1"/>
      <w:marLeft w:val="0"/>
      <w:marRight w:val="0"/>
      <w:marTop w:val="0"/>
      <w:marBottom w:val="0"/>
      <w:divBdr>
        <w:top w:val="none" w:sz="0" w:space="0" w:color="auto"/>
        <w:left w:val="none" w:sz="0" w:space="0" w:color="auto"/>
        <w:bottom w:val="none" w:sz="0" w:space="0" w:color="auto"/>
        <w:right w:val="none" w:sz="0" w:space="0" w:color="auto"/>
      </w:divBdr>
    </w:div>
    <w:div w:id="1542670005">
      <w:bodyDiv w:val="1"/>
      <w:marLeft w:val="0"/>
      <w:marRight w:val="0"/>
      <w:marTop w:val="0"/>
      <w:marBottom w:val="0"/>
      <w:divBdr>
        <w:top w:val="none" w:sz="0" w:space="0" w:color="auto"/>
        <w:left w:val="none" w:sz="0" w:space="0" w:color="auto"/>
        <w:bottom w:val="none" w:sz="0" w:space="0" w:color="auto"/>
        <w:right w:val="none" w:sz="0" w:space="0" w:color="auto"/>
      </w:divBdr>
    </w:div>
    <w:div w:id="1602759894">
      <w:bodyDiv w:val="1"/>
      <w:marLeft w:val="0"/>
      <w:marRight w:val="0"/>
      <w:marTop w:val="0"/>
      <w:marBottom w:val="0"/>
      <w:divBdr>
        <w:top w:val="none" w:sz="0" w:space="0" w:color="auto"/>
        <w:left w:val="none" w:sz="0" w:space="0" w:color="auto"/>
        <w:bottom w:val="none" w:sz="0" w:space="0" w:color="auto"/>
        <w:right w:val="none" w:sz="0" w:space="0" w:color="auto"/>
      </w:divBdr>
    </w:div>
    <w:div w:id="1651523758">
      <w:bodyDiv w:val="1"/>
      <w:marLeft w:val="0"/>
      <w:marRight w:val="0"/>
      <w:marTop w:val="0"/>
      <w:marBottom w:val="0"/>
      <w:divBdr>
        <w:top w:val="none" w:sz="0" w:space="0" w:color="auto"/>
        <w:left w:val="none" w:sz="0" w:space="0" w:color="auto"/>
        <w:bottom w:val="none" w:sz="0" w:space="0" w:color="auto"/>
        <w:right w:val="none" w:sz="0" w:space="0" w:color="auto"/>
      </w:divBdr>
    </w:div>
    <w:div w:id="1665621081">
      <w:bodyDiv w:val="1"/>
      <w:marLeft w:val="0"/>
      <w:marRight w:val="0"/>
      <w:marTop w:val="0"/>
      <w:marBottom w:val="0"/>
      <w:divBdr>
        <w:top w:val="none" w:sz="0" w:space="0" w:color="auto"/>
        <w:left w:val="none" w:sz="0" w:space="0" w:color="auto"/>
        <w:bottom w:val="none" w:sz="0" w:space="0" w:color="auto"/>
        <w:right w:val="none" w:sz="0" w:space="0" w:color="auto"/>
      </w:divBdr>
    </w:div>
    <w:div w:id="1845169462">
      <w:bodyDiv w:val="1"/>
      <w:marLeft w:val="0"/>
      <w:marRight w:val="0"/>
      <w:marTop w:val="0"/>
      <w:marBottom w:val="0"/>
      <w:divBdr>
        <w:top w:val="none" w:sz="0" w:space="0" w:color="auto"/>
        <w:left w:val="none" w:sz="0" w:space="0" w:color="auto"/>
        <w:bottom w:val="none" w:sz="0" w:space="0" w:color="auto"/>
        <w:right w:val="none" w:sz="0" w:space="0" w:color="auto"/>
      </w:divBdr>
    </w:div>
    <w:div w:id="1869950061">
      <w:marLeft w:val="0"/>
      <w:marRight w:val="0"/>
      <w:marTop w:val="0"/>
      <w:marBottom w:val="0"/>
      <w:divBdr>
        <w:top w:val="none" w:sz="0" w:space="0" w:color="auto"/>
        <w:left w:val="none" w:sz="0" w:space="0" w:color="auto"/>
        <w:bottom w:val="none" w:sz="0" w:space="0" w:color="auto"/>
        <w:right w:val="none" w:sz="0" w:space="0" w:color="auto"/>
      </w:divBdr>
      <w:divsChild>
        <w:div w:id="1869950063">
          <w:marLeft w:val="0"/>
          <w:marRight w:val="0"/>
          <w:marTop w:val="0"/>
          <w:marBottom w:val="0"/>
          <w:divBdr>
            <w:top w:val="none" w:sz="0" w:space="0" w:color="auto"/>
            <w:left w:val="none" w:sz="0" w:space="0" w:color="auto"/>
            <w:bottom w:val="none" w:sz="0" w:space="0" w:color="auto"/>
            <w:right w:val="none" w:sz="0" w:space="0" w:color="auto"/>
          </w:divBdr>
        </w:div>
      </w:divsChild>
    </w:div>
    <w:div w:id="1869950062">
      <w:marLeft w:val="0"/>
      <w:marRight w:val="0"/>
      <w:marTop w:val="0"/>
      <w:marBottom w:val="0"/>
      <w:divBdr>
        <w:top w:val="none" w:sz="0" w:space="0" w:color="auto"/>
        <w:left w:val="none" w:sz="0" w:space="0" w:color="auto"/>
        <w:bottom w:val="none" w:sz="0" w:space="0" w:color="auto"/>
        <w:right w:val="none" w:sz="0" w:space="0" w:color="auto"/>
      </w:divBdr>
      <w:divsChild>
        <w:div w:id="1869950064">
          <w:marLeft w:val="0"/>
          <w:marRight w:val="0"/>
          <w:marTop w:val="0"/>
          <w:marBottom w:val="0"/>
          <w:divBdr>
            <w:top w:val="none" w:sz="0" w:space="0" w:color="auto"/>
            <w:left w:val="none" w:sz="0" w:space="0" w:color="auto"/>
            <w:bottom w:val="none" w:sz="0" w:space="0" w:color="auto"/>
            <w:right w:val="none" w:sz="0" w:space="0" w:color="auto"/>
          </w:divBdr>
        </w:div>
      </w:divsChild>
    </w:div>
    <w:div w:id="1869950065">
      <w:marLeft w:val="0"/>
      <w:marRight w:val="0"/>
      <w:marTop w:val="0"/>
      <w:marBottom w:val="0"/>
      <w:divBdr>
        <w:top w:val="none" w:sz="0" w:space="0" w:color="auto"/>
        <w:left w:val="none" w:sz="0" w:space="0" w:color="auto"/>
        <w:bottom w:val="none" w:sz="0" w:space="0" w:color="auto"/>
        <w:right w:val="none" w:sz="0" w:space="0" w:color="auto"/>
      </w:divBdr>
    </w:div>
    <w:div w:id="1869950066">
      <w:marLeft w:val="0"/>
      <w:marRight w:val="0"/>
      <w:marTop w:val="0"/>
      <w:marBottom w:val="0"/>
      <w:divBdr>
        <w:top w:val="none" w:sz="0" w:space="0" w:color="auto"/>
        <w:left w:val="none" w:sz="0" w:space="0" w:color="auto"/>
        <w:bottom w:val="none" w:sz="0" w:space="0" w:color="auto"/>
        <w:right w:val="none" w:sz="0" w:space="0" w:color="auto"/>
      </w:divBdr>
    </w:div>
    <w:div w:id="1872498864">
      <w:bodyDiv w:val="1"/>
      <w:marLeft w:val="0"/>
      <w:marRight w:val="0"/>
      <w:marTop w:val="0"/>
      <w:marBottom w:val="0"/>
      <w:divBdr>
        <w:top w:val="none" w:sz="0" w:space="0" w:color="auto"/>
        <w:left w:val="none" w:sz="0" w:space="0" w:color="auto"/>
        <w:bottom w:val="none" w:sz="0" w:space="0" w:color="auto"/>
        <w:right w:val="none" w:sz="0" w:space="0" w:color="auto"/>
      </w:divBdr>
    </w:div>
    <w:div w:id="1938825072">
      <w:bodyDiv w:val="1"/>
      <w:marLeft w:val="0"/>
      <w:marRight w:val="0"/>
      <w:marTop w:val="0"/>
      <w:marBottom w:val="0"/>
      <w:divBdr>
        <w:top w:val="none" w:sz="0" w:space="0" w:color="auto"/>
        <w:left w:val="none" w:sz="0" w:space="0" w:color="auto"/>
        <w:bottom w:val="none" w:sz="0" w:space="0" w:color="auto"/>
        <w:right w:val="none" w:sz="0" w:space="0" w:color="auto"/>
      </w:divBdr>
    </w:div>
    <w:div w:id="1961493969">
      <w:bodyDiv w:val="1"/>
      <w:marLeft w:val="0"/>
      <w:marRight w:val="0"/>
      <w:marTop w:val="0"/>
      <w:marBottom w:val="0"/>
      <w:divBdr>
        <w:top w:val="none" w:sz="0" w:space="0" w:color="auto"/>
        <w:left w:val="none" w:sz="0" w:space="0" w:color="auto"/>
        <w:bottom w:val="none" w:sz="0" w:space="0" w:color="auto"/>
        <w:right w:val="none" w:sz="0" w:space="0" w:color="auto"/>
      </w:divBdr>
    </w:div>
    <w:div w:id="1961641094">
      <w:bodyDiv w:val="1"/>
      <w:marLeft w:val="0"/>
      <w:marRight w:val="0"/>
      <w:marTop w:val="0"/>
      <w:marBottom w:val="0"/>
      <w:divBdr>
        <w:top w:val="none" w:sz="0" w:space="0" w:color="auto"/>
        <w:left w:val="none" w:sz="0" w:space="0" w:color="auto"/>
        <w:bottom w:val="none" w:sz="0" w:space="0" w:color="auto"/>
        <w:right w:val="none" w:sz="0" w:space="0" w:color="auto"/>
      </w:divBdr>
    </w:div>
    <w:div w:id="2095281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BD50581-266C-472C-BB03-E54FD7FEBA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396</TotalTime>
  <Pages>2</Pages>
  <Words>2661</Words>
  <Characters>15168</Characters>
  <Application>Microsoft Office Word</Application>
  <DocSecurity>0</DocSecurity>
  <Lines>126</Lines>
  <Paragraphs>35</Paragraphs>
  <ScaleCrop>false</ScaleCrop>
  <HeadingPairs>
    <vt:vector size="2" baseType="variant">
      <vt:variant>
        <vt:lpstr>Название</vt:lpstr>
      </vt:variant>
      <vt:variant>
        <vt:i4>1</vt:i4>
      </vt:variant>
    </vt:vector>
  </HeadingPairs>
  <TitlesOfParts>
    <vt:vector size="1" baseType="lpstr">
      <vt:lpstr>УТВЕРЖДАЮ</vt:lpstr>
    </vt:vector>
  </TitlesOfParts>
  <Company>Tycoon</Company>
  <LinksUpToDate>false</LinksUpToDate>
  <CharactersWithSpaces>17794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УТВЕРЖДАЮ</dc:title>
  <dc:creator>novikovang</dc:creator>
  <cp:lastModifiedBy>Arthur Souza Rodrigues</cp:lastModifiedBy>
  <cp:revision>1</cp:revision>
  <cp:lastPrinted>2019-02-08T16:04:00Z</cp:lastPrinted>
  <dcterms:created xsi:type="dcterms:W3CDTF">2018-11-21T14:22:00Z</dcterms:created>
  <dcterms:modified xsi:type="dcterms:W3CDTF">2026-09-22T16:27:00Z</dcterms:modified>
</cp:coreProperties>
</file>