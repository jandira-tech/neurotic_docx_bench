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E5BF5" w14:textId="5FF04C34" w:rsidR="00013CE3" w:rsidRDefault="00F63AE4" w:rsidP="00076DD2">
      <w:pPr>
        <w:spacing w:line="276" w:lineRule="auto"/>
        <w:rPr>
          <w:ins w:id="18" w:author="Nick Bernal" w:date="2026-09-26T15:15:00Z" w16du:dateUtc="2026-09-26T19:15:00Z"/>
          <w:rFonts w:ascii="Calibri" w:eastAsia="Calibri" w:hAnsi="Calibri" w:cs="Calibri"/>
          <w:sz w:val="20"/>
          <w:szCs w:val="20"/>
        </w:rPr>
      </w:pPr>
      <w:ins w:id="19" w:author="Nick Bernal" w:date="2026-09-26T15:15:00Z" w16du:dateUtc="2026-09-26T19:15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7B8A9E7E" w14:textId="77777777" w:rsidR="00013CE3" w:rsidRDefault="00F63AE4">
      <w:pPr>
        <w:shd w:val="clear" w:color="auto" w:fill="FFFFFF"/>
        <w:spacing w:line="276" w:lineRule="auto"/>
        <w:ind w:left="-220" w:right="-220"/>
        <w:jc w:val="both"/>
        <w:rPr>
          <w:ins w:id="20" w:author="Nick Bernal" w:date="2026-09-26T15:15:00Z" w16du:dateUtc="2026-09-26T19:15:00Z"/>
          <w:rFonts w:ascii="Calibri" w:eastAsia="Calibri" w:hAnsi="Calibri" w:cs="Calibri"/>
          <w:sz w:val="20"/>
          <w:szCs w:val="20"/>
        </w:rPr>
      </w:pPr>
      <w:ins w:id="21" w:author="Nick Bernal" w:date="2026-09-26T15:15:00Z" w16du:dateUtc="2026-09-26T19:15:00Z"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ins w:id="22" w:author="Nick Bernal" w:date="2026-09-26T15:15:00Z" w16du:dateUtc="2026-09-26T19:15:00Z"/>
          <w:rFonts w:ascii="Calibri" w:eastAsia="Calibri" w:hAnsi="Calibri" w:cs="Calibri"/>
        </w:rPr>
      </w:pPr>
      <w:ins w:id="23" w:author="Nick Bernal" w:date="2026-09-26T15:15:00Z" w16du:dateUtc="2026-09-26T19:15:00Z">
        <w:r>
          <w:rPr>
            <w:rFonts w:ascii="Calibri" w:eastAsia="Calibri" w:hAnsi="Calibri" w:cs="Calibri"/>
            <w:b/>
            <w:sz w:val="20"/>
            <w:szCs w:val="20"/>
          </w:rPr>
          <w:t>One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ins w:id="24" w:author="Nick Bernal" w:date="2026-09-26T15:15:00Z" w16du:dateUtc="2026-09-26T19:15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ns w:id="25" w:author="Nick Bernal" w:date="2026-09-26T15:15:00Z" w16du:dateUtc="2026-09-26T19:15:00Z"/>
          <w:color w:val="000000"/>
        </w:rPr>
      </w:pPr>
      <w:ins w:id="26" w:author="Nick Bernal" w:date="2026-09-26T15:15:00Z" w16du:dateUtc="2026-09-26T19:15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t>Two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 </w:t>
        </w:r>
      </w:ins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27" w:author="Nick Bernal" w:date="2026-09-26T15:15:00Z" w16du:dateUtc="2026-09-26T19:15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ins w:id="28" w:author="Nick Bernal" w:date="2026-09-26T15:15:00Z" w16du:dateUtc="2026-09-26T19:15:00Z"/>
          <w:rFonts w:ascii="Calibri" w:eastAsia="Calibri" w:hAnsi="Calibri" w:cs="Calibri"/>
          <w:color w:val="000000"/>
          <w:sz w:val="20"/>
          <w:szCs w:val="20"/>
        </w:rPr>
      </w:pPr>
      <w:ins w:id="29" w:author="Nick Bernal" w:date="2026-09-26T15:15:00Z" w16du:dateUtc="2026-09-26T19:15:00Z">
        <w:r>
          <w:rPr>
            <w:rFonts w:ascii="Calibri" w:eastAsia="Calibri" w:hAnsi="Calibri" w:cs="Calibri"/>
            <w:color w:val="000000"/>
            <w:sz w:val="20"/>
            <w:szCs w:val="20"/>
          </w:rPr>
          <w:t xml:space="preserve">a </w:t>
        </w:r>
      </w:ins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ins w:id="30" w:author="Nick Bernal" w:date="2026-09-26T15:15:00Z" w16du:dateUtc="2026-09-26T19:15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ins w:id="31" w:author="Nick Bernal" w:date="2026-09-26T15:15:00Z" w16du:dateUtc="2026-09-26T19:15:00Z"/>
          <w:rFonts w:ascii="Calibri" w:eastAsia="Calibri" w:hAnsi="Calibri" w:cs="Calibri"/>
          <w:color w:val="000000"/>
          <w:sz w:val="20"/>
          <w:szCs w:val="20"/>
        </w:rPr>
      </w:pPr>
      <w:ins w:id="32" w:author="Nick Bernal" w:date="2026-09-26T15:15:00Z" w16du:dateUtc="2026-09-26T19:15:00Z">
        <w:r>
          <w:rPr>
            <w:rFonts w:ascii="Calibri" w:eastAsia="Calibri" w:hAnsi="Calibri" w:cs="Calibri"/>
            <w:sz w:val="20"/>
            <w:szCs w:val="20"/>
          </w:rPr>
          <w:t xml:space="preserve">b </w:t>
        </w:r>
      </w:ins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ins w:id="33" w:author="Nick Bernal" w:date="2026-09-26T15:15:00Z" w16du:dateUtc="2026-09-26T19:15:00Z"/>
          <w:rFonts w:ascii="Calibri" w:eastAsia="Calibri" w:hAnsi="Calibri" w:cs="Calibri"/>
          <w:sz w:val="20"/>
          <w:szCs w:val="20"/>
        </w:rPr>
      </w:pPr>
    </w:p>
    <w:p w14:paraId="74355F50" w14:textId="77777777" w:rsidR="0022613A" w:rsidRDefault="009F48AD" w:rsidP="00455680">
      <w:pPr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ins w:id="34" w:author="Nick Bernal" w:date="2026-09-26T15:15:00Z" w16du:dateUtc="2026-09-26T19:15:00Z"/>
          <w:b/>
          <w:bCs/>
        </w:rPr>
      </w:pPr>
      <w:ins w:id="35" w:author="Nick Bernal" w:date="2026-09-26T15:15:00Z" w16du:dateUtc="2026-09-26T19:15:00Z">
        <w:r>
          <w:rPr>
            <w:rFonts w:ascii="Calibri" w:eastAsia="Calibri" w:hAnsi="Calibri" w:cs="Calibri"/>
            <w:b/>
            <w:sz w:val="20"/>
            <w:szCs w:val="20"/>
          </w:rPr>
          <w:t>3</w:t>
        </w:r>
        <w:r>
          <w:rPr>
            <w:rFonts w:ascii="Calibri" w:eastAsia="Calibri" w:hAnsi="Calibri" w:cs="Calibri"/>
            <w:sz w:val="20"/>
            <w:szCs w:val="20"/>
          </w:rPr>
          <w:t xml:space="preserve"> </w:t>
        </w:r>
      </w:ins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36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0A582FFB" w:rsidR="0022613A" w:rsidRDefault="0022613A" w:rsidP="00455680">
            <w:pPr>
              <w:rPr>
                <w:del w:id="37" w:author="Nick Bernal" w:date="2026-09-26T15:15:00Z" w16du:dateUtc="2026-09-26T19:15:00Z"/>
              </w:rPr>
            </w:pPr>
            <w:del w:id="38" w:author="Nick Bernal" w:date="2026-09-26T15:15:00Z" w16du:dateUtc="2026-09-26T19:15:00Z">
              <w:r>
                <w:delText>Top Left</w:delText>
              </w:r>
            </w:del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39" w:author="Nick Bernal" w:date="2026-09-26T15:15:00Z" w16du:dateUtc="2026-09-26T19:15:00Z"/>
              </w:rPr>
            </w:pPr>
            <w:del w:id="40" w:author="Nick Bernal" w:date="2026-09-26T15:15:00Z" w16du:dateUtc="2026-09-26T19:15:00Z">
              <w:r>
                <w:delText>Top Right</w:delText>
              </w:r>
            </w:del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1" w:author="Nick Bernal" w:date="2026-09-26T15:15:00Z" w16du:dateUtc="2026-09-26T19:1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del w:id="42" w:author="Nick Bernal" w:date="2026-09-26T15:15:00Z" w16du:dateUtc="2026-09-26T19:15:00Z"/>
              </w:rPr>
            </w:pPr>
            <w:del w:id="43" w:author="Nick Bernal" w:date="2026-09-26T15:15:00Z" w16du:dateUtc="2026-09-26T19:15:00Z">
              <w:r>
                <w:delText>Bottom Left</w:delText>
              </w:r>
            </w:del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4" w:author="Nick Bernal" w:date="2026-09-26T15:15:00Z" w16du:dateUtc="2026-09-26T19:15:00Z"/>
              </w:rPr>
            </w:pPr>
            <w:del w:id="45" w:author="Nick Bernal" w:date="2026-09-26T15:15:00Z" w16du:dateUtc="2026-09-26T19:15:00Z">
              <w:r>
                <w:delText>Bottom Right</w:delText>
              </w:r>
            </w:del>
          </w:p>
        </w:tc>
      </w:tr>
    </w:tbl>
    <w:p w14:paraId="3A7768C2" w14:textId="77777777" w:rsidR="003C58BC" w:rsidRPr="00076DD2" w:rsidRDefault="003C58BC" w:rsidP="00076DD2">
      <w:pPr>
        <w:numPr>
          <w:ilvl w:val="0"/>
          <w:numId w:val="5"/>
        </w:numPr>
        <w:spacing w:line="276" w:lineRule="auto"/>
        <w:ind w:right="-220"/>
        <w:jc w:val="both"/>
        <w:rPr>
          <w:rFonts w:ascii="Calibri" w:hAnsi="Calibri"/>
          <w:rPrChange w:id="46" w:author="Nick Bernal" w:date="2026-09-26T15:15:00Z" w16du:dateUtc="2026-09-26T19:15:00Z">
            <w:rPr/>
          </w:rPrChange>
        </w:rPr>
        <w:pPrChange w:id="47" w:author="Nick Bernal" w:date="2026-09-26T15:15:00Z" w16du:dateUtc="2026-09-26T19:15:00Z">
          <w:pPr/>
        </w:pPrChange>
      </w:pPr>
    </w:p>
    <w:sectPr w:rsidR="003C58BC" w:rsidRPr="00076DD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20" w:right="1183" w:bottom="1185" w:left="1134" w:header="90" w:footer="720" w:gutter="0"/>
      <w:pgNumType w:start="1"/>
      <w:cols w:space="720"/>
      <w:titlePg/>
      <w:docGrid w:linePitch="0"/>
      <w:sectPrChange w:id="58" w:author="Nick Bernal" w:date="2026-09-26T15:15:00Z" w16du:dateUtc="2026-09-26T19:15:00Z">
        <w:sectPr w:rsidR="003C58BC" w:rsidRPr="00076DD2">
          <w:pgSz w:w="12240" w:h="15840"/>
          <w:pgMar w:top="1440" w:right="1440" w:bottom="1440" w:left="1440" w:header="720" w:footer="720" w:gutter="0"/>
          <w:pgNumType w:start="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A6C402" w14:textId="77777777" w:rsidR="00F63AE4" w:rsidRDefault="00F63AE4">
      <w:pPr>
        <w:pPrChange w:id="16" w:author="Nick Bernal" w:date="2026-09-26T15:15:00Z" w16du:dateUtc="2026-09-26T19:1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79F7E7E" w14:textId="77777777" w:rsidR="00F63AE4" w:rsidRDefault="00F63AE4">
      <w:pPr>
        <w:pPrChange w:id="17" w:author="Nick Bernal" w:date="2026-09-26T15:15:00Z" w16du:dateUtc="2026-09-26T19:1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4ADED6" w14:textId="77777777" w:rsidR="00330290" w:rsidRDefault="00F63AE4">
    <w:pPr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  <w:sz w:val="18"/>
        <w:rPrChange w:id="51" w:author="Nick Bernal" w:date="2026-09-26T15:15:00Z" w16du:dateUtc="2026-09-26T19:15:00Z">
          <w:rPr/>
        </w:rPrChange>
      </w:rPr>
      <w:pPrChange w:id="52" w:author="Nick Bernal" w:date="2026-09-26T15:15:00Z" w16du:dateUtc="2026-09-26T19:15:00Z">
        <w:pPr>
          <w:pStyle w:val="Footer"/>
        </w:pPr>
      </w:pPrChange>
    </w:pPr>
    <w:ins w:id="53" w:author="Nick Bernal" w:date="2026-09-26T15:15:00Z" w16du:dateUtc="2026-09-26T19:15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>PAGE</w: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321361" w14:textId="77777777" w:rsidR="00330290" w:rsidRDefault="0033029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hAnsi="Helvetica Neue"/>
        <w:color w:val="000000"/>
        <w:rPrChange w:id="56" w:author="Nick Bernal" w:date="2026-09-26T15:15:00Z" w16du:dateUtc="2026-09-26T19:15:00Z">
          <w:rPr/>
        </w:rPrChange>
      </w:rPr>
      <w:pPrChange w:id="57" w:author="Nick Bernal" w:date="2026-09-26T15:15:00Z" w16du:dateUtc="2026-09-26T19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0B7CB5" w14:textId="77777777" w:rsidR="00F63AE4" w:rsidRDefault="00F63AE4">
      <w:pPr>
        <w:pPrChange w:id="14" w:author="Nick Bernal" w:date="2026-09-26T15:15:00Z" w16du:dateUtc="2026-09-26T19:1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7A46B1C" w14:textId="77777777" w:rsidR="00F63AE4" w:rsidRDefault="00F63AE4">
      <w:pPr>
        <w:pPrChange w:id="15" w:author="Nick Bernal" w:date="2026-09-26T15:15:00Z" w16du:dateUtc="2026-09-26T19:1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C673C" w14:textId="77777777" w:rsidR="00330290" w:rsidRDefault="00F63A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jc w:val="center"/>
      <w:rPr>
        <w:rFonts w:ascii="Helvetica Neue" w:hAnsi="Helvetica Neue"/>
        <w:color w:val="000000"/>
        <w:rPrChange w:id="48" w:author="Nick Bernal" w:date="2026-09-26T15:15:00Z" w16du:dateUtc="2026-09-26T19:15:00Z">
          <w:rPr/>
        </w:rPrChange>
      </w:rPr>
      <w:pPrChange w:id="49" w:author="Nick Bernal" w:date="2026-09-26T15:15:00Z" w16du:dateUtc="2026-09-26T19:15:00Z">
        <w:pPr>
          <w:pStyle w:val="Header"/>
        </w:pPr>
      </w:pPrChange>
    </w:pPr>
    <w:ins w:id="50" w:author="Nick Bernal" w:date="2026-09-26T15:15:00Z" w16du:dateUtc="2026-09-26T19:15:00Z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993A2" w14:textId="77777777" w:rsidR="00330290" w:rsidRDefault="00330290">
    <w:pPr>
      <w:pBdr>
        <w:top w:val="nil"/>
        <w:left w:val="nil"/>
        <w:bottom w:val="nil"/>
        <w:right w:val="nil"/>
        <w:between w:val="nil"/>
      </w:pBdr>
      <w:spacing w:line="276" w:lineRule="auto"/>
      <w:ind w:left="1800"/>
      <w:jc w:val="center"/>
      <w:rPr>
        <w:rFonts w:ascii="Arial" w:hAnsi="Arial"/>
        <w:color w:val="000000"/>
        <w:sz w:val="22"/>
        <w:rPrChange w:id="54" w:author="Nick Bernal" w:date="2026-09-26T15:15:00Z" w16du:dateUtc="2026-09-26T19:15:00Z">
          <w:rPr/>
        </w:rPrChange>
      </w:rPr>
      <w:pPrChange w:id="55" w:author="Nick Bernal" w:date="2026-09-26T15:15:00Z" w16du:dateUtc="2026-09-26T19:1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13CE3"/>
    <w:rsid w:val="00076DD2"/>
    <w:rsid w:val="000947E9"/>
    <w:rsid w:val="0022613A"/>
    <w:rsid w:val="00330290"/>
    <w:rsid w:val="00360F1B"/>
    <w:rsid w:val="003C1D14"/>
    <w:rsid w:val="003C58BC"/>
    <w:rsid w:val="004615FE"/>
    <w:rsid w:val="005412CF"/>
    <w:rsid w:val="005C0CBF"/>
    <w:rsid w:val="00931F1A"/>
    <w:rsid w:val="00960ED7"/>
    <w:rsid w:val="009F48AD"/>
    <w:rsid w:val="00AF4127"/>
    <w:rsid w:val="00C536B3"/>
    <w:rsid w:val="00F54EDE"/>
    <w:rsid w:val="00F63AE4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5:00Z">
        <w:pPr>
          <w:spacing w:after="200" w:line="276" w:lineRule="auto"/>
        </w:pPr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0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  <w:pPrChange w:id="1" w:author="Nick Bernal" w:date="2026-09-26T15:15:00Z">
        <w:pPr>
          <w:keepNext/>
          <w:keepLines/>
          <w:spacing w:before="360" w:after="80"/>
          <w:outlineLvl w:val="0"/>
        </w:pPr>
      </w:pPrChange>
    </w:pPr>
    <w:rPr>
      <w:b/>
      <w:sz w:val="48"/>
      <w:szCs w:val="48"/>
      <w:rPrChange w:id="1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GB" w:eastAsia="en-GB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  <w:pPrChange w:id="2" w:author="Nick Bernal" w:date="2026-09-26T15:15:00Z">
        <w:pPr>
          <w:keepNext/>
          <w:keepLines/>
          <w:spacing w:before="160" w:after="80"/>
          <w:outlineLvl w:val="1"/>
        </w:pPr>
      </w:pPrChange>
    </w:pPr>
    <w:rPr>
      <w:b/>
      <w:sz w:val="36"/>
      <w:szCs w:val="36"/>
      <w:rPrChange w:id="2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GB" w:eastAsia="en-GB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  <w:pPrChange w:id="3" w:author="Nick Bernal" w:date="2026-09-26T15:15:00Z">
        <w:pPr>
          <w:keepNext/>
          <w:keepLines/>
          <w:spacing w:before="160" w:after="80"/>
          <w:outlineLvl w:val="2"/>
        </w:pPr>
      </w:pPrChange>
    </w:pPr>
    <w:rPr>
      <w:b/>
      <w:sz w:val="28"/>
      <w:szCs w:val="28"/>
      <w:rPrChange w:id="3" w:author="Nick Bernal" w:date="2026-09-26T15:15:00Z">
        <w:rPr>
          <w:rFonts w:eastAsiaTheme="majorEastAsia" w:cstheme="majorBidi"/>
          <w:color w:val="0F4761" w:themeColor="accent1" w:themeShade="BF"/>
          <w:kern w:val="2"/>
          <w:sz w:val="28"/>
          <w:szCs w:val="28"/>
          <w:lang w:val="en-GB" w:eastAsia="en-GB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  <w:pPrChange w:id="4" w:author="Nick Bernal" w:date="2026-09-26T15:15:00Z">
        <w:pPr>
          <w:keepNext/>
          <w:keepLines/>
          <w:spacing w:before="80" w:after="40"/>
          <w:outlineLvl w:val="3"/>
        </w:pPr>
      </w:pPrChange>
    </w:pPr>
    <w:rPr>
      <w:b/>
      <w:rPrChange w:id="4" w:author="Nick Bernal" w:date="2026-09-26T15:15:00Z">
        <w:rPr>
          <w:rFonts w:eastAsiaTheme="majorEastAsia" w:cstheme="majorBidi"/>
          <w:i/>
          <w:iCs/>
          <w:color w:val="0F4761" w:themeColor="accent1" w:themeShade="BF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  <w:pPrChange w:id="5" w:author="Nick Bernal" w:date="2026-09-26T15:15:00Z">
        <w:pPr>
          <w:keepNext/>
          <w:keepLines/>
          <w:spacing w:before="80" w:after="40"/>
          <w:outlineLvl w:val="4"/>
        </w:pPr>
      </w:pPrChange>
    </w:pPr>
    <w:rPr>
      <w:b/>
      <w:sz w:val="22"/>
      <w:szCs w:val="22"/>
      <w:rPrChange w:id="5" w:author="Nick Bernal" w:date="2026-09-26T15:15:00Z">
        <w:rPr>
          <w:rFonts w:eastAsiaTheme="majorEastAsia" w:cstheme="majorBidi"/>
          <w:color w:val="0F4761" w:themeColor="accent1" w:themeShade="BF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  <w:pPrChange w:id="6" w:author="Nick Bernal" w:date="2026-09-26T15:15:00Z">
        <w:pPr>
          <w:keepNext/>
          <w:keepLines/>
          <w:spacing w:before="40"/>
          <w:outlineLvl w:val="5"/>
        </w:pPr>
      </w:pPrChange>
    </w:pPr>
    <w:rPr>
      <w:b/>
      <w:sz w:val="20"/>
      <w:szCs w:val="20"/>
      <w:rPrChange w:id="6" w:author="Nick Bernal" w:date="2026-09-26T15:15:00Z">
        <w:rPr>
          <w:rFonts w:eastAsiaTheme="majorEastAsia" w:cstheme="majorBidi"/>
          <w:i/>
          <w:iCs/>
          <w:color w:val="595959" w:themeColor="text1" w:themeTint="A6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="Times New Roman" w:eastAsia="Times New Roman" w:hAnsi="Times New Roman" w:cs="Times New Roman"/>
      <w:b/>
      <w:kern w:val="0"/>
      <w:sz w:val="48"/>
      <w:szCs w:val="4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="Times New Roman" w:eastAsia="Times New Roman" w:hAnsi="Times New Roman" w:cs="Times New Roman"/>
      <w:b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="Times New Roman" w:eastAsia="Times New Roman" w:hAnsi="Times New Roman" w:cs="Times New Roman"/>
      <w:b/>
      <w:kern w:val="0"/>
      <w:sz w:val="28"/>
      <w:szCs w:val="28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="Times New Roman" w:eastAsia="Times New Roman" w:hAnsi="Times New Roman" w:cs="Times New Roman"/>
      <w:b/>
      <w:kern w:val="0"/>
      <w:lang w:val="en-GB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="Times New Roman" w:eastAsia="Times New Roman" w:hAnsi="Times New Roman" w:cs="Times New Roman"/>
      <w:b/>
      <w:kern w:val="0"/>
      <w:sz w:val="22"/>
      <w:szCs w:val="22"/>
      <w:lang w:val="en-GB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="Times New Roman" w:eastAsia="Times New Roman" w:hAnsi="Times New Roman" w:cs="Times New Roman"/>
      <w:b/>
      <w:kern w:val="0"/>
      <w:sz w:val="20"/>
      <w:szCs w:val="20"/>
      <w:lang w:val="en-GB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  <w:pPrChange w:id="7" w:author="Nick Bernal" w:date="2026-09-26T15:15:00Z">
        <w:pPr>
          <w:spacing w:after="80"/>
          <w:contextualSpacing/>
        </w:pPr>
      </w:pPrChange>
    </w:pPr>
    <w:rPr>
      <w:b/>
      <w:sz w:val="72"/>
      <w:szCs w:val="72"/>
      <w:rPrChange w:id="7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 w:eastAsia="en-GB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="Times New Roman" w:eastAsia="Times New Roman" w:hAnsi="Times New Roman" w:cs="Times New Roman"/>
      <w:b/>
      <w:kern w:val="0"/>
      <w:sz w:val="72"/>
      <w:szCs w:val="72"/>
      <w:lang w:val="en-GB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  <w:pPrChange w:id="8" w:author="Nick Bernal" w:date="2026-09-26T15:15:00Z">
        <w:pPr>
          <w:numPr>
            <w:ilvl w:val="1"/>
          </w:numPr>
          <w:spacing w:after="160"/>
        </w:pPr>
      </w:pPrChange>
    </w:pPr>
    <w:rPr>
      <w:rFonts w:ascii="Georgia" w:eastAsia="Georgia" w:hAnsi="Georgia" w:cs="Georgia"/>
      <w:i/>
      <w:color w:val="666666"/>
      <w:sz w:val="48"/>
      <w:szCs w:val="48"/>
      <w:rPrChange w:id="8" w:author="Nick Bernal" w:date="2026-09-26T15:15:00Z">
        <w:rPr>
          <w:rFonts w:eastAsiaTheme="majorEastAsia" w:cstheme="majorBidi"/>
          <w:color w:val="595959" w:themeColor="text1" w:themeTint="A6"/>
          <w:spacing w:val="15"/>
          <w:kern w:val="2"/>
          <w:sz w:val="28"/>
          <w:szCs w:val="28"/>
          <w:lang w:val="en-GB" w:eastAsia="en-GB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="Georgia" w:eastAsia="Georgia" w:hAnsi="Georgia" w:cs="Georgia"/>
      <w:i/>
      <w:color w:val="666666"/>
      <w:kern w:val="0"/>
      <w:sz w:val="48"/>
      <w:szCs w:val="48"/>
      <w:lang w:val="en-GB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  <w:pPrChange w:id="9" w:author="Nick Bernal" w:date="2026-09-26T15:15:00Z">
        <w:pPr>
          <w:ind w:left="720"/>
          <w:contextualSpacing/>
        </w:pPr>
      </w:pPrChange>
    </w:pPr>
    <w:rPr>
      <w:rPrChange w:id="9" w:author="Nick Bernal" w:date="2026-09-26T15:15:00Z">
        <w:rPr>
          <w:rFonts w:ascii="Arial" w:eastAsiaTheme="minorHAnsi" w:hAnsi="Arial" w:cs="Times New Roman (Body CS)"/>
          <w:kern w:val="2"/>
          <w:sz w:val="24"/>
          <w:szCs w:val="24"/>
          <w:lang w:val="en-GB" w:eastAsia="en-GB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0" w:author="Nick Bernal" w:date="2026-09-26T15:15:00Z">
        <w:pPr/>
      </w:pPrChange>
    </w:pPr>
    <w:rPr>
      <w:sz w:val="20"/>
      <w:szCs w:val="20"/>
      <w:rPrChange w:id="10" w:author="Nick Bernal" w:date="2026-09-26T15:15:00Z">
        <w:rPr>
          <w:lang w:val="en-GB" w:eastAsia="en-GB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290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30290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pPr>
      <w:pPrChange w:id="11" w:author="Nick Bernal" w:date="2026-09-26T15:15:00Z">
        <w:pPr/>
      </w:pPrChange>
    </w:pPr>
    <w:rPr>
      <w:rFonts w:ascii="Times New Roman" w:eastAsia="Times New Roman" w:hAnsi="Times New Roman" w:cs="Times New Roman"/>
      <w:kern w:val="0"/>
      <w:lang w:val="en-GB" w:eastAsia="en-GB"/>
      <w14:ligatures w14:val="none"/>
      <w:rPrChange w:id="11" w:author="Nick Bernal" w:date="2026-09-26T15:15:00Z">
        <w:rPr>
          <w:sz w:val="24"/>
          <w:szCs w:val="24"/>
          <w:lang w:val="en-GB" w:eastAsia="en-GB" w:bidi="ar-SA"/>
        </w:rPr>
      </w:rPrChange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290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30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2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pPrChange w:id="12" w:author="Nick Bernal" w:date="2026-09-26T15:15:00Z">
        <w:pPr>
          <w:tabs>
            <w:tab w:val="center" w:pos="4513"/>
            <w:tab w:val="right" w:pos="9026"/>
          </w:tabs>
        </w:pPr>
      </w:pPrChange>
    </w:pPr>
    <w:rPr>
      <w:rPrChange w:id="12" w:author="Nick Bernal" w:date="2026-09-26T15:15:00Z">
        <w:rPr>
          <w:sz w:val="24"/>
          <w:szCs w:val="24"/>
          <w:lang w:val="en-GB" w:eastAsia="en-GB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30290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pPrChange w:id="13" w:author="Nick Bernal" w:date="2026-09-26T15:15:00Z">
        <w:pPr>
          <w:tabs>
            <w:tab w:val="center" w:pos="4513"/>
            <w:tab w:val="right" w:pos="9026"/>
          </w:tabs>
        </w:pPr>
      </w:pPrChange>
    </w:pPr>
    <w:rPr>
      <w:rPrChange w:id="13" w:author="Nick Bernal" w:date="2026-09-26T15:15:00Z">
        <w:rPr>
          <w:sz w:val="24"/>
          <w:szCs w:val="24"/>
          <w:lang w:val="en-GB" w:eastAsia="en-GB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30290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2026-09-26T19:15:00Z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