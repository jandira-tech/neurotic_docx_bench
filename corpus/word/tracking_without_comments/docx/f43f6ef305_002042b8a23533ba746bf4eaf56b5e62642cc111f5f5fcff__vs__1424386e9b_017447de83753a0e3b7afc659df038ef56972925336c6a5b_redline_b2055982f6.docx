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8CC85" w14:textId="77777777" w:rsidR="009B2C6D" w:rsidRDefault="00010A60">
      <w:pPr>
        <w:spacing w:line="240" w:lineRule="auto"/>
        <w:jc w:val="center"/>
        <w:rPr>
          <w:del w:id="1" w:author="Comparison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ins w:id="2" w:author="Comparison" w:date="2026-09-22T12:22:00Z" w16du:dateUtc="2026-09-22T16:2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3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Заявка (юридического лица)</w:delText>
        </w:r>
      </w:del>
    </w:p>
    <w:p w14:paraId="41DAFD8E" w14:textId="77777777" w:rsidR="009B2C6D" w:rsidRDefault="00010A60">
      <w:pPr>
        <w:spacing w:line="240" w:lineRule="auto"/>
        <w:jc w:val="center"/>
        <w:rPr>
          <w:del w:id="4" w:author="Comparison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5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на участие в благотворительном конкурсе</w:delText>
        </w:r>
      </w:del>
    </w:p>
    <w:p w14:paraId="093E185E" w14:textId="77777777" w:rsidR="009B2C6D" w:rsidRDefault="00010A60">
      <w:pPr>
        <w:spacing w:after="0" w:line="240" w:lineRule="auto"/>
        <w:jc w:val="center"/>
        <w:rPr>
          <w:del w:id="6" w:author="Comparison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7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социальных проектов «Преображая жизнь»</w:delText>
        </w:r>
      </w:del>
    </w:p>
    <w:p w14:paraId="2E397137" w14:textId="77777777" w:rsidR="009B2C6D" w:rsidRDefault="009B2C6D">
      <w:pPr>
        <w:spacing w:after="0" w:line="240" w:lineRule="auto"/>
        <w:jc w:val="center"/>
        <w:rPr>
          <w:del w:id="8" w:author="Comparison" w:date="2026-09-22T12:22:00Z" w16du:dateUtc="2026-09-22T16:22:00Z"/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6CB9251E" w14:textId="77777777" w:rsidR="009B2C6D" w:rsidRDefault="00010A60">
      <w:pPr>
        <w:numPr>
          <w:ilvl w:val="0"/>
          <w:numId w:val="6"/>
        </w:numPr>
        <w:spacing w:after="0" w:line="240" w:lineRule="auto"/>
        <w:contextualSpacing/>
        <w:jc w:val="center"/>
        <w:rPr>
          <w:del w:id="9" w:author="Comparison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10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Общие данные о проекте</w:delText>
        </w:r>
      </w:del>
    </w:p>
    <w:p w14:paraId="15D1DD72" w14:textId="77777777" w:rsidR="009B2C6D" w:rsidRDefault="00010A60">
      <w:pPr>
        <w:spacing w:before="60" w:after="0" w:line="240" w:lineRule="auto"/>
        <w:jc w:val="both"/>
        <w:rPr>
          <w:del w:id="11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2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Название проекта</w:delText>
        </w:r>
      </w:del>
    </w:p>
    <w:p w14:paraId="2F292752" w14:textId="77777777" w:rsidR="009B2C6D" w:rsidRDefault="00010A60">
      <w:pPr>
        <w:spacing w:before="60" w:after="0" w:line="240" w:lineRule="auto"/>
        <w:jc w:val="both"/>
        <w:rPr>
          <w:del w:id="13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4" w:author="Comparison" w:date="2026-09-22T12:22:00Z" w16du:dateUtc="2026-09-22T16:22:00Z">
        <w:r>
          <w:rPr>
            <w:rFonts w:ascii="Times New Roman" w:eastAsia="Calibri" w:hAnsi="Times New Roman" w:cs="Times New Roman"/>
            <w:i/>
            <w:sz w:val="24"/>
            <w:szCs w:val="24"/>
          </w:rPr>
          <w:delText>Название проекта пишется с прописной буквы в кавычках.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2F0F399F" w14:textId="77777777">
        <w:trPr>
          <w:trHeight w:val="329"/>
          <w:del w:id="15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4483" w14:textId="77777777" w:rsidR="009B2C6D" w:rsidRDefault="009B2C6D">
            <w:pPr>
              <w:widowControl w:val="0"/>
              <w:spacing w:after="0" w:line="240" w:lineRule="auto"/>
              <w:rPr>
                <w:del w:id="16" w:author="Comparison" w:date="2026-09-22T12:22:00Z" w16du:dateUtc="2026-09-22T16:22:00Z"/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14:paraId="76224F0B" w14:textId="77777777" w:rsidR="009B2C6D" w:rsidRDefault="009B2C6D">
      <w:pPr>
        <w:spacing w:before="60" w:after="0" w:line="240" w:lineRule="auto"/>
        <w:jc w:val="both"/>
        <w:rPr>
          <w:del w:id="17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D3F4160" w14:textId="77777777" w:rsidR="009B2C6D" w:rsidRDefault="00010A60">
      <w:pPr>
        <w:spacing w:before="60" w:after="0" w:line="240" w:lineRule="auto"/>
        <w:jc w:val="both"/>
        <w:rPr>
          <w:del w:id="18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9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Номинация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 (отметить знаком «Х»)</w:delText>
        </w:r>
      </w:del>
    </w:p>
    <w:p w14:paraId="1EBBB467" w14:textId="77777777" w:rsidR="009B2C6D" w:rsidRDefault="00010A60">
      <w:pPr>
        <w:spacing w:before="60" w:after="0" w:line="240" w:lineRule="auto"/>
        <w:jc w:val="both"/>
        <w:rPr>
          <w:del w:id="20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21" w:author="Comparison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Выберите все номинации, которые подходят к Вашему проекту</w:delText>
        </w:r>
      </w:del>
    </w:p>
    <w:p w14:paraId="2204938F" w14:textId="77777777" w:rsidR="009B2C6D" w:rsidRDefault="00010A60">
      <w:pPr>
        <w:spacing w:before="60" w:after="0" w:line="240" w:lineRule="auto"/>
        <w:ind w:left="705" w:hanging="705"/>
        <w:jc w:val="both"/>
        <w:rPr>
          <w:del w:id="22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23" w:author="Comparison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социально-экологические и природоохранные инициативы </w:delText>
        </w:r>
      </w:del>
    </w:p>
    <w:p w14:paraId="249D9B02" w14:textId="77777777" w:rsidR="009B2C6D" w:rsidRDefault="00010A60">
      <w:pPr>
        <w:spacing w:before="60" w:after="0" w:line="240" w:lineRule="auto"/>
        <w:ind w:left="705" w:hanging="705"/>
        <w:jc w:val="both"/>
        <w:rPr>
          <w:del w:id="24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25" w:author="Comparison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4D506F32" w14:textId="77777777" w:rsidR="009B2C6D" w:rsidRDefault="00010A60">
      <w:pPr>
        <w:spacing w:before="60" w:after="0" w:line="240" w:lineRule="auto"/>
        <w:jc w:val="both"/>
        <w:rPr>
          <w:del w:id="26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27" w:author="Comparison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инициативы, направленные на сохранение жизни и здоровья людей</w:delText>
        </w:r>
      </w:del>
    </w:p>
    <w:p w14:paraId="21C6B858" w14:textId="77777777" w:rsidR="009B2C6D" w:rsidRDefault="009B2C6D">
      <w:pPr>
        <w:spacing w:after="0" w:line="240" w:lineRule="auto"/>
        <w:jc w:val="both"/>
        <w:rPr>
          <w:del w:id="28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F9AC003" w14:textId="77777777" w:rsidR="009B2C6D" w:rsidRDefault="00010A60">
      <w:pPr>
        <w:spacing w:after="0" w:line="240" w:lineRule="auto"/>
        <w:jc w:val="both"/>
        <w:rPr>
          <w:del w:id="29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0" w:author="Comparison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4EC52E32" w14:textId="77777777" w:rsidR="009B2C6D" w:rsidRDefault="00010A60">
      <w:pPr>
        <w:spacing w:after="0" w:line="240" w:lineRule="auto"/>
        <w:jc w:val="both"/>
        <w:rPr>
          <w:del w:id="31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2" w:author="Comparison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7D8A1EB5" w14:textId="77777777" w:rsidR="009B2C6D" w:rsidRDefault="00010A60">
      <w:pPr>
        <w:spacing w:after="0" w:line="240" w:lineRule="auto"/>
        <w:jc w:val="both"/>
        <w:rPr>
          <w:del w:id="33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4" w:author="Comparison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36C91132" w14:textId="77777777" w:rsidR="009B2C6D" w:rsidRDefault="00010A60">
      <w:pPr>
        <w:spacing w:after="0" w:line="240" w:lineRule="auto"/>
        <w:jc w:val="both"/>
        <w:rPr>
          <w:del w:id="35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6" w:author="Comparison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сохранение объектов культурного наследия</w:delText>
        </w:r>
      </w:del>
    </w:p>
    <w:p w14:paraId="5AA5865A" w14:textId="77777777" w:rsidR="009B2C6D" w:rsidRDefault="009B2C6D">
      <w:pPr>
        <w:spacing w:after="0" w:line="240" w:lineRule="auto"/>
        <w:jc w:val="both"/>
        <w:rPr>
          <w:del w:id="37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006B6" w14:textId="77777777" w:rsidR="009B2C6D" w:rsidRDefault="00010A60">
      <w:pPr>
        <w:spacing w:after="0" w:line="240" w:lineRule="auto"/>
        <w:jc w:val="both"/>
        <w:rPr>
          <w:del w:id="38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9" w:author="Comparison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36AE29B1" w14:textId="77777777" w:rsidR="009B2C6D" w:rsidRDefault="009B2C6D">
      <w:pPr>
        <w:spacing w:after="0" w:line="240" w:lineRule="auto"/>
        <w:jc w:val="both"/>
        <w:rPr>
          <w:del w:id="40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2824045" w14:textId="77777777" w:rsidR="009B2C6D" w:rsidRDefault="00010A60">
      <w:pPr>
        <w:spacing w:after="0" w:line="240" w:lineRule="auto"/>
        <w:jc w:val="both"/>
        <w:rPr>
          <w:del w:id="41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2" w:author="Comparison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69E87027" w14:textId="77777777" w:rsidR="009B2C6D" w:rsidRDefault="009B2C6D">
      <w:pPr>
        <w:spacing w:after="0" w:line="240" w:lineRule="auto"/>
        <w:jc w:val="both"/>
        <w:rPr>
          <w:del w:id="43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5238740" w14:textId="77777777" w:rsidR="009B2C6D" w:rsidRDefault="00010A60">
      <w:pPr>
        <w:spacing w:before="60" w:after="0" w:line="240" w:lineRule="auto"/>
        <w:jc w:val="both"/>
        <w:rPr>
          <w:del w:id="44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5" w:author="Comparison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0F085820" w14:textId="77777777" w:rsidR="009B2C6D" w:rsidRDefault="009B2C6D">
      <w:pPr>
        <w:spacing w:before="60" w:after="0" w:line="240" w:lineRule="auto"/>
        <w:jc w:val="both"/>
        <w:rPr>
          <w:del w:id="46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E298E1A" w14:textId="77777777" w:rsidR="009B2C6D" w:rsidRDefault="00010A60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47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8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i/>
            <w:sz w:val="24"/>
            <w:szCs w:val="24"/>
            <w:lang w:eastAsia="ru-RU"/>
          </w:rPr>
          <w:delText>Запрашиваемая сумма (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6E283EB8" w14:textId="77777777">
        <w:trPr>
          <w:del w:id="49" w:author="Comparison" w:date="2026-09-22T12:22:00Z" w16du:dateUtc="2026-09-22T16:22:00Z"/>
        </w:trPr>
        <w:tc>
          <w:tcPr>
            <w:tcW w:w="9464" w:type="dxa"/>
          </w:tcPr>
          <w:p w14:paraId="2B3D6A6A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50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8FB0D5C" w14:textId="77777777" w:rsidR="009B2C6D" w:rsidRDefault="009B2C6D">
      <w:pPr>
        <w:spacing w:before="60" w:after="0" w:line="240" w:lineRule="auto"/>
        <w:jc w:val="both"/>
        <w:rPr>
          <w:del w:id="51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23C4747" w14:textId="77777777" w:rsidR="009B2C6D" w:rsidRDefault="00010A60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52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53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Территория реализации проекта</w:delText>
        </w:r>
      </w:del>
    </w:p>
    <w:p w14:paraId="0D876C3A" w14:textId="77777777" w:rsidR="009B2C6D" w:rsidRDefault="00010A60">
      <w:pPr>
        <w:spacing w:after="0" w:line="240" w:lineRule="auto"/>
        <w:rPr>
          <w:del w:id="54" w:author="Comparison" w:date="2026-09-22T12:22:00Z" w16du:dateUtc="2026-09-22T16:22:00Z"/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del w:id="55" w:author="Comparison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ЗАТО г. Железногорск, с. Сухобузимское и т.д., где будет реализован проект)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4D30A822" w14:textId="77777777">
        <w:trPr>
          <w:trHeight w:val="358"/>
          <w:del w:id="56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A319" w14:textId="77777777" w:rsidR="009B2C6D" w:rsidRDefault="009B2C6D">
            <w:pPr>
              <w:widowControl w:val="0"/>
              <w:spacing w:after="0" w:line="240" w:lineRule="auto"/>
              <w:rPr>
                <w:del w:id="5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EAF0714" w14:textId="77777777" w:rsidR="009B2C6D" w:rsidRDefault="009B2C6D">
      <w:pPr>
        <w:pStyle w:val="ListParagraph"/>
        <w:spacing w:before="60" w:after="0" w:line="240" w:lineRule="auto"/>
        <w:ind w:left="0"/>
        <w:jc w:val="both"/>
        <w:rPr>
          <w:del w:id="58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AF653A" w14:textId="77777777" w:rsidR="009B2C6D" w:rsidRDefault="00010A60">
      <w:pPr>
        <w:pStyle w:val="ListParagraph"/>
        <w:spacing w:before="60" w:after="0" w:line="240" w:lineRule="auto"/>
        <w:ind w:left="0"/>
        <w:jc w:val="both"/>
        <w:rPr>
          <w:del w:id="59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60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5.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Данные об организации - заявителе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9B2C6D" w14:paraId="1CB74983" w14:textId="77777777">
        <w:trPr>
          <w:del w:id="61" w:author="Comparison" w:date="2026-09-22T12:22:00Z" w16du:dateUtc="2026-09-22T16:22:00Z"/>
        </w:trPr>
        <w:tc>
          <w:tcPr>
            <w:tcW w:w="9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4F8B" w14:textId="77777777" w:rsidR="009B2C6D" w:rsidRDefault="00010A60">
            <w:pPr>
              <w:widowControl w:val="0"/>
              <w:spacing w:after="0" w:line="240" w:lineRule="auto"/>
              <w:rPr>
                <w:del w:id="6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63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(наименование организации)</w:delText>
              </w:r>
            </w:del>
          </w:p>
        </w:tc>
      </w:tr>
      <w:tr w:rsidR="009B2C6D" w14:paraId="52E3B1CD" w14:textId="77777777">
        <w:trPr>
          <w:trHeight w:val="147"/>
          <w:del w:id="64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DB0A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65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66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EE2B" w14:textId="77777777" w:rsidR="009B2C6D" w:rsidRDefault="009B2C6D">
            <w:pPr>
              <w:widowControl w:val="0"/>
              <w:spacing w:after="0" w:line="240" w:lineRule="auto"/>
              <w:rPr>
                <w:del w:id="6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EB8B887" w14:textId="77777777">
        <w:trPr>
          <w:trHeight w:val="81"/>
          <w:del w:id="68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8D892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69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70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1D60" w14:textId="77777777" w:rsidR="009B2C6D" w:rsidRDefault="009B2C6D">
            <w:pPr>
              <w:widowControl w:val="0"/>
              <w:spacing w:after="0" w:line="240" w:lineRule="auto"/>
              <w:rPr>
                <w:del w:id="71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5F9DEC90" w14:textId="77777777">
        <w:trPr>
          <w:trHeight w:val="64"/>
          <w:del w:id="72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BE5E9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73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74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017CD" w14:textId="77777777" w:rsidR="009B2C6D" w:rsidRDefault="00010A60">
            <w:pPr>
              <w:widowControl w:val="0"/>
              <w:spacing w:after="0" w:line="240" w:lineRule="auto"/>
              <w:rPr>
                <w:del w:id="75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76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9B2C6D" w14:paraId="4D9E3C22" w14:textId="77777777">
        <w:trPr>
          <w:trHeight w:val="258"/>
          <w:del w:id="77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92907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78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79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7CDC7" w14:textId="77777777" w:rsidR="009B2C6D" w:rsidRDefault="009B2C6D">
            <w:pPr>
              <w:widowControl w:val="0"/>
              <w:spacing w:after="0" w:line="240" w:lineRule="auto"/>
              <w:rPr>
                <w:del w:id="8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0ED0B384" w14:textId="77777777">
        <w:trPr>
          <w:trHeight w:val="550"/>
          <w:del w:id="81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D352" w14:textId="77777777" w:rsidR="009B2C6D" w:rsidRDefault="00010A60">
            <w:pPr>
              <w:widowControl w:val="0"/>
              <w:spacing w:before="60" w:after="0" w:line="240" w:lineRule="auto"/>
              <w:rPr>
                <w:del w:id="82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83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8CB01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84" w:author="Comparison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9B2C6D" w14:paraId="3AFCB80F" w14:textId="77777777">
        <w:trPr>
          <w:trHeight w:val="418"/>
          <w:del w:id="85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393BC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86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87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89C3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88" w:author="Comparison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9B2C6D" w14:paraId="023B2C6F" w14:textId="77777777">
        <w:trPr>
          <w:trHeight w:val="370"/>
          <w:del w:id="89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F676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90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91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CCA1" w14:textId="77777777" w:rsidR="009B2C6D" w:rsidRDefault="00010A60">
            <w:pPr>
              <w:widowControl w:val="0"/>
              <w:spacing w:after="0" w:line="240" w:lineRule="auto"/>
              <w:jc w:val="both"/>
              <w:rPr>
                <w:del w:id="92" w:author="Comparison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  <w:del w:id="93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9B2C6D" w14:paraId="2EF2CE10" w14:textId="77777777">
        <w:trPr>
          <w:trHeight w:val="307"/>
          <w:del w:id="94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600A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95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96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51E94" w14:textId="77777777" w:rsidR="009B2C6D" w:rsidRDefault="009B2C6D">
            <w:pPr>
              <w:widowControl w:val="0"/>
              <w:spacing w:after="0" w:line="240" w:lineRule="auto"/>
              <w:rPr>
                <w:del w:id="9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3D7FB6D" w14:textId="77777777" w:rsidR="009B2C6D" w:rsidRDefault="009B2C6D">
      <w:pPr>
        <w:spacing w:before="60" w:after="0" w:line="240" w:lineRule="auto"/>
        <w:ind w:left="284"/>
        <w:jc w:val="both"/>
        <w:rPr>
          <w:del w:id="98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FD5669A" w14:textId="77777777" w:rsidR="009B2C6D" w:rsidRDefault="00010A60">
      <w:pPr>
        <w:spacing w:before="60" w:after="0" w:line="240" w:lineRule="auto"/>
        <w:jc w:val="both"/>
        <w:rPr>
          <w:del w:id="99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00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6.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Реквизиты организации - заявителя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9B2C6D" w14:paraId="04F099C4" w14:textId="77777777">
        <w:trPr>
          <w:trHeight w:val="282"/>
          <w:del w:id="101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1243" w14:textId="77777777" w:rsidR="009B2C6D" w:rsidRDefault="00010A60">
            <w:pPr>
              <w:widowControl w:val="0"/>
              <w:spacing w:after="0" w:line="240" w:lineRule="auto"/>
              <w:rPr>
                <w:del w:id="10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03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Наименование банка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78F8" w14:textId="77777777" w:rsidR="009B2C6D" w:rsidRDefault="009B2C6D">
            <w:pPr>
              <w:widowControl w:val="0"/>
              <w:spacing w:after="0" w:line="240" w:lineRule="auto"/>
              <w:rPr>
                <w:del w:id="10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430AE963" w14:textId="77777777">
        <w:trPr>
          <w:trHeight w:val="291"/>
          <w:del w:id="105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79540" w14:textId="77777777" w:rsidR="009B2C6D" w:rsidRDefault="00010A60">
            <w:pPr>
              <w:widowControl w:val="0"/>
              <w:spacing w:after="0" w:line="240" w:lineRule="auto"/>
              <w:rPr>
                <w:del w:id="10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07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56FB2" w14:textId="77777777" w:rsidR="009B2C6D" w:rsidRDefault="009B2C6D">
            <w:pPr>
              <w:widowControl w:val="0"/>
              <w:spacing w:after="0" w:line="240" w:lineRule="auto"/>
              <w:rPr>
                <w:del w:id="10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BD5AE1C" w14:textId="77777777">
        <w:trPr>
          <w:trHeight w:val="270"/>
          <w:del w:id="109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8601F" w14:textId="77777777" w:rsidR="009B2C6D" w:rsidRDefault="00010A60">
            <w:pPr>
              <w:widowControl w:val="0"/>
              <w:spacing w:after="0" w:line="240" w:lineRule="auto"/>
              <w:rPr>
                <w:del w:id="11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11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C40FB" w14:textId="77777777" w:rsidR="009B2C6D" w:rsidRDefault="009B2C6D">
            <w:pPr>
              <w:widowControl w:val="0"/>
              <w:spacing w:after="0" w:line="240" w:lineRule="auto"/>
              <w:rPr>
                <w:del w:id="11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41CF3697" w14:textId="77777777">
        <w:trPr>
          <w:trHeight w:val="234"/>
          <w:del w:id="113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223E" w14:textId="77777777" w:rsidR="009B2C6D" w:rsidRDefault="00010A60">
            <w:pPr>
              <w:widowControl w:val="0"/>
              <w:spacing w:after="0" w:line="240" w:lineRule="auto"/>
              <w:rPr>
                <w:del w:id="11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15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7598" w14:textId="77777777" w:rsidR="009B2C6D" w:rsidRDefault="009B2C6D">
            <w:pPr>
              <w:widowControl w:val="0"/>
              <w:spacing w:after="0" w:line="240" w:lineRule="auto"/>
              <w:rPr>
                <w:del w:id="11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E25DF58" w14:textId="77777777">
        <w:trPr>
          <w:trHeight w:val="253"/>
          <w:del w:id="117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07C3" w14:textId="77777777" w:rsidR="009B2C6D" w:rsidRDefault="00010A60">
            <w:pPr>
              <w:widowControl w:val="0"/>
              <w:tabs>
                <w:tab w:val="center" w:pos="1451"/>
              </w:tabs>
              <w:spacing w:after="0" w:line="240" w:lineRule="auto"/>
              <w:rPr>
                <w:del w:id="11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19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C9391" w14:textId="77777777" w:rsidR="009B2C6D" w:rsidRDefault="009B2C6D">
            <w:pPr>
              <w:widowControl w:val="0"/>
              <w:spacing w:after="0" w:line="240" w:lineRule="auto"/>
              <w:rPr>
                <w:del w:id="12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0F207904" w14:textId="77777777">
        <w:trPr>
          <w:trHeight w:val="232"/>
          <w:del w:id="121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5F93F" w14:textId="77777777" w:rsidR="009B2C6D" w:rsidRDefault="00010A60">
            <w:pPr>
              <w:widowControl w:val="0"/>
              <w:spacing w:after="0" w:line="240" w:lineRule="auto"/>
              <w:rPr>
                <w:del w:id="12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23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7F4A0" w14:textId="77777777" w:rsidR="009B2C6D" w:rsidRDefault="009B2C6D">
            <w:pPr>
              <w:widowControl w:val="0"/>
              <w:spacing w:after="0" w:line="240" w:lineRule="auto"/>
              <w:rPr>
                <w:del w:id="12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249EE57" w14:textId="77777777">
        <w:trPr>
          <w:trHeight w:val="252"/>
          <w:del w:id="125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4E97" w14:textId="77777777" w:rsidR="009B2C6D" w:rsidRDefault="00010A60">
            <w:pPr>
              <w:widowControl w:val="0"/>
              <w:spacing w:after="0" w:line="240" w:lineRule="auto"/>
              <w:rPr>
                <w:del w:id="12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27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E348" w14:textId="77777777" w:rsidR="009B2C6D" w:rsidRDefault="009B2C6D">
            <w:pPr>
              <w:widowControl w:val="0"/>
              <w:spacing w:after="0" w:line="240" w:lineRule="auto"/>
              <w:rPr>
                <w:del w:id="12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6D3941BB" w14:textId="77777777">
        <w:trPr>
          <w:trHeight w:val="229"/>
          <w:del w:id="129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94764" w14:textId="77777777" w:rsidR="009B2C6D" w:rsidRDefault="00010A60">
            <w:pPr>
              <w:widowControl w:val="0"/>
              <w:spacing w:after="0" w:line="240" w:lineRule="auto"/>
              <w:rPr>
                <w:del w:id="13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31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47B41" w14:textId="77777777" w:rsidR="009B2C6D" w:rsidRDefault="009B2C6D">
            <w:pPr>
              <w:widowControl w:val="0"/>
              <w:spacing w:after="0" w:line="240" w:lineRule="auto"/>
              <w:rPr>
                <w:del w:id="13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692D5EF6" w14:textId="77777777">
        <w:trPr>
          <w:trHeight w:val="267"/>
          <w:del w:id="133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89F6" w14:textId="77777777" w:rsidR="009B2C6D" w:rsidRDefault="00010A60">
            <w:pPr>
              <w:widowControl w:val="0"/>
              <w:spacing w:after="0" w:line="240" w:lineRule="auto"/>
              <w:rPr>
                <w:del w:id="13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35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872EB" w14:textId="77777777" w:rsidR="009B2C6D" w:rsidRDefault="009B2C6D">
            <w:pPr>
              <w:widowControl w:val="0"/>
              <w:spacing w:after="0" w:line="240" w:lineRule="auto"/>
              <w:rPr>
                <w:del w:id="13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672B737" w14:textId="77777777">
        <w:trPr>
          <w:trHeight w:val="235"/>
          <w:del w:id="137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0E90C" w14:textId="77777777" w:rsidR="009B2C6D" w:rsidRDefault="00010A60">
            <w:pPr>
              <w:widowControl w:val="0"/>
              <w:spacing w:after="0" w:line="240" w:lineRule="auto"/>
              <w:rPr>
                <w:del w:id="13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39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377F" w14:textId="77777777" w:rsidR="009B2C6D" w:rsidRDefault="009B2C6D">
            <w:pPr>
              <w:widowControl w:val="0"/>
              <w:spacing w:after="0" w:line="240" w:lineRule="auto"/>
              <w:rPr>
                <w:del w:id="14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2EDEF64A" w14:textId="77777777">
        <w:trPr>
          <w:trHeight w:val="246"/>
          <w:del w:id="141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B75AD" w14:textId="77777777" w:rsidR="009B2C6D" w:rsidRDefault="00010A60">
            <w:pPr>
              <w:widowControl w:val="0"/>
              <w:spacing w:after="0" w:line="240" w:lineRule="auto"/>
              <w:rPr>
                <w:del w:id="14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43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2644" w14:textId="77777777" w:rsidR="009B2C6D" w:rsidRDefault="00010A60">
            <w:pPr>
              <w:widowControl w:val="0"/>
              <w:spacing w:after="0" w:line="240" w:lineRule="auto"/>
              <w:rPr>
                <w:del w:id="14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45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9B2C6D" w14:paraId="759D6ECF" w14:textId="77777777">
        <w:trPr>
          <w:trHeight w:val="229"/>
          <w:del w:id="146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4AD4" w14:textId="77777777" w:rsidR="009B2C6D" w:rsidRDefault="00010A60">
            <w:pPr>
              <w:widowControl w:val="0"/>
              <w:spacing w:after="0" w:line="240" w:lineRule="auto"/>
              <w:rPr>
                <w:del w:id="14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48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2679A" w14:textId="77777777" w:rsidR="009B2C6D" w:rsidRDefault="009B2C6D">
            <w:pPr>
              <w:widowControl w:val="0"/>
              <w:spacing w:after="0" w:line="240" w:lineRule="auto"/>
              <w:rPr>
                <w:del w:id="149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613564E6" w14:textId="77777777">
        <w:trPr>
          <w:trHeight w:val="233"/>
          <w:del w:id="150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02BF" w14:textId="77777777" w:rsidR="009B2C6D" w:rsidRDefault="00010A60">
            <w:pPr>
              <w:widowControl w:val="0"/>
              <w:spacing w:after="0" w:line="240" w:lineRule="auto"/>
              <w:jc w:val="both"/>
              <w:rPr>
                <w:del w:id="151" w:author="Comparison" w:date="2026-09-22T12:22:00Z" w16du:dateUtc="2026-09-22T16:22:00Z"/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del w:id="152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ru-RU"/>
                </w:rPr>
                <w:delText>ОКТМО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3237E" w14:textId="77777777" w:rsidR="009B2C6D" w:rsidRDefault="009B2C6D">
            <w:pPr>
              <w:widowControl w:val="0"/>
              <w:spacing w:after="0" w:line="240" w:lineRule="auto"/>
              <w:rPr>
                <w:del w:id="153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759CCB8F" w14:textId="77777777">
        <w:trPr>
          <w:trHeight w:val="267"/>
          <w:del w:id="154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CBA5F" w14:textId="77777777" w:rsidR="009B2C6D" w:rsidRDefault="00010A60">
            <w:pPr>
              <w:widowControl w:val="0"/>
              <w:spacing w:after="0" w:line="240" w:lineRule="auto"/>
              <w:rPr>
                <w:del w:id="155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56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КБК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6C127" w14:textId="77777777" w:rsidR="009B2C6D" w:rsidRDefault="009B2C6D">
            <w:pPr>
              <w:widowControl w:val="0"/>
              <w:spacing w:after="0" w:line="240" w:lineRule="auto"/>
              <w:rPr>
                <w:del w:id="15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2C6D" w14:paraId="42E66D50" w14:textId="77777777">
        <w:trPr>
          <w:trHeight w:val="560"/>
          <w:del w:id="158" w:author="Comparison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175A" w14:textId="77777777" w:rsidR="009B2C6D" w:rsidRDefault="00010A60">
            <w:pPr>
              <w:widowControl w:val="0"/>
              <w:spacing w:after="0" w:line="240" w:lineRule="auto"/>
              <w:rPr>
                <w:del w:id="159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60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Получатель денежных средств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887A" w14:textId="77777777" w:rsidR="009B2C6D" w:rsidRDefault="009B2C6D">
            <w:pPr>
              <w:widowControl w:val="0"/>
              <w:spacing w:after="0" w:line="240" w:lineRule="auto"/>
              <w:rPr>
                <w:del w:id="161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CFC6A5C" w14:textId="77777777" w:rsidR="009B2C6D" w:rsidRDefault="009B2C6D">
      <w:pPr>
        <w:spacing w:before="60" w:after="0" w:line="240" w:lineRule="auto"/>
        <w:jc w:val="both"/>
        <w:rPr>
          <w:del w:id="162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890C2A" w14:textId="77777777" w:rsidR="009B2C6D" w:rsidRDefault="00010A60">
      <w:pPr>
        <w:spacing w:before="60" w:after="0" w:line="240" w:lineRule="auto"/>
        <w:jc w:val="both"/>
        <w:rPr>
          <w:del w:id="163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64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7.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не более 0,5 страницы).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095359FC" w14:textId="77777777">
        <w:trPr>
          <w:del w:id="165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5857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66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9DDB41C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67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5DAFDAC8" w14:textId="77777777" w:rsidR="009B2C6D" w:rsidRDefault="009B2C6D">
      <w:pPr>
        <w:spacing w:before="60" w:after="0" w:line="240" w:lineRule="auto"/>
        <w:jc w:val="both"/>
        <w:rPr>
          <w:del w:id="168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E691A60" w14:textId="77777777" w:rsidR="009B2C6D" w:rsidRDefault="00010A60">
      <w:pPr>
        <w:spacing w:before="60" w:after="0" w:line="240" w:lineRule="auto"/>
        <w:jc w:val="both"/>
        <w:rPr>
          <w:del w:id="169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70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8.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0,5 страницы)</w:delText>
        </w:r>
      </w:del>
    </w:p>
    <w:p w14:paraId="6125A80B" w14:textId="77777777" w:rsidR="009B2C6D" w:rsidRDefault="00010A60">
      <w:pPr>
        <w:spacing w:before="60" w:after="0" w:line="240" w:lineRule="auto"/>
        <w:jc w:val="both"/>
        <w:rPr>
          <w:del w:id="171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72" w:author="Comparison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7CAC9FA9" w14:textId="77777777" w:rsidR="009B2C6D" w:rsidRDefault="009B2C6D">
      <w:pPr>
        <w:spacing w:before="60" w:after="0" w:line="240" w:lineRule="auto"/>
        <w:jc w:val="both"/>
        <w:rPr>
          <w:del w:id="173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9B2C6D" w14:paraId="25D8B343" w14:textId="77777777">
        <w:trPr>
          <w:del w:id="174" w:author="Comparison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054B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75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1BB5BB21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76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0561D5C1" w14:textId="77777777" w:rsidR="009B2C6D" w:rsidRDefault="00010A60">
      <w:pPr>
        <w:spacing w:before="60" w:after="0" w:line="240" w:lineRule="auto"/>
        <w:jc w:val="both"/>
        <w:rPr>
          <w:del w:id="177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178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9.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Перспективы развития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0,25 страницы)</w:delText>
        </w:r>
      </w:del>
    </w:p>
    <w:p w14:paraId="1551FA5F" w14:textId="77777777" w:rsidR="009B2C6D" w:rsidRDefault="00010A60">
      <w:pPr>
        <w:spacing w:before="60" w:after="0" w:line="240" w:lineRule="auto"/>
        <w:jc w:val="both"/>
        <w:rPr>
          <w:del w:id="179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180" w:author="Comparison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4FF435B8" w14:textId="77777777">
        <w:trPr>
          <w:del w:id="181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DD44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82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407B2982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83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6BDB759" w14:textId="77777777" w:rsidR="009B2C6D" w:rsidRDefault="009B2C6D">
      <w:pPr>
        <w:spacing w:before="60" w:after="0" w:line="240" w:lineRule="auto"/>
        <w:jc w:val="both"/>
        <w:rPr>
          <w:del w:id="184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72FB391" w14:textId="77777777" w:rsidR="009B2C6D" w:rsidRDefault="00010A60">
      <w:pPr>
        <w:spacing w:before="60" w:after="0" w:line="240" w:lineRule="auto"/>
        <w:jc w:val="both"/>
        <w:rPr>
          <w:del w:id="185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86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10.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1E7D0A2C" w14:textId="77777777">
        <w:trPr>
          <w:del w:id="187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7A2D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88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0C43C22E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189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3DFBFAF3" w14:textId="77777777" w:rsidR="009B2C6D" w:rsidRDefault="009B2C6D">
      <w:pPr>
        <w:spacing w:before="60" w:after="0" w:line="240" w:lineRule="auto"/>
        <w:jc w:val="both"/>
        <w:rPr>
          <w:del w:id="190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D70244" w14:textId="77777777" w:rsidR="009B2C6D" w:rsidRDefault="00010A60">
      <w:pPr>
        <w:spacing w:before="60" w:after="0" w:line="240" w:lineRule="auto"/>
        <w:jc w:val="both"/>
        <w:rPr>
          <w:del w:id="191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92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val="ru-RU" w:eastAsia="ru-RU"/>
          </w:rPr>
          <w:delText>выраженные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 xml:space="preserve"> не в рублях.</w:delText>
        </w:r>
      </w:del>
    </w:p>
    <w:p w14:paraId="017E90D9" w14:textId="77777777" w:rsidR="009B2C6D" w:rsidRDefault="00010A60">
      <w:pPr>
        <w:spacing w:before="60" w:after="0" w:line="240" w:lineRule="auto"/>
        <w:jc w:val="both"/>
        <w:rPr>
          <w:del w:id="193" w:author="Comparison" w:date="2026-09-22T12:22:00Z" w16du:dateUtc="2026-09-22T16:22:00Z"/>
        </w:rPr>
      </w:pPr>
      <w:del w:id="194" w:author="Comparison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6F877366" w14:textId="77777777" w:rsidR="009B2C6D" w:rsidRDefault="009B2C6D">
      <w:pPr>
        <w:spacing w:before="60" w:after="0" w:line="240" w:lineRule="auto"/>
        <w:jc w:val="both"/>
        <w:rPr>
          <w:del w:id="195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5CFA00C8" w14:textId="77777777">
        <w:trPr>
          <w:trHeight w:val="351"/>
          <w:del w:id="196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1474" w14:textId="77777777" w:rsidR="009B2C6D" w:rsidRDefault="009B2C6D">
            <w:pPr>
              <w:widowControl w:val="0"/>
              <w:spacing w:after="0" w:line="240" w:lineRule="auto"/>
              <w:rPr>
                <w:del w:id="19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61489E0" w14:textId="77777777" w:rsidR="009B2C6D" w:rsidRDefault="009B2C6D">
            <w:pPr>
              <w:widowControl w:val="0"/>
              <w:spacing w:after="0" w:line="240" w:lineRule="auto"/>
              <w:rPr>
                <w:del w:id="19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DFCF183" w14:textId="77777777" w:rsidR="009B2C6D" w:rsidRDefault="009B2C6D">
      <w:pPr>
        <w:spacing w:before="60" w:after="0" w:line="240" w:lineRule="auto"/>
        <w:jc w:val="both"/>
        <w:rPr>
          <w:del w:id="199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BCA2E44" w14:textId="77777777" w:rsidR="009B2C6D" w:rsidRDefault="00010A60">
      <w:pPr>
        <w:spacing w:before="60" w:after="0" w:line="240" w:lineRule="auto"/>
        <w:jc w:val="both"/>
        <w:rPr>
          <w:del w:id="200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01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9B2C6D" w14:paraId="0360D6CD" w14:textId="77777777">
        <w:trPr>
          <w:del w:id="202" w:author="Comparison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65DD453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03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04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7441B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05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06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C6C0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07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08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FF8B5BB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09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10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Объем 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предоставляемых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 средств</w:delText>
              </w:r>
            </w:del>
          </w:p>
        </w:tc>
      </w:tr>
      <w:tr w:rsidR="009B2C6D" w14:paraId="6878A3DA" w14:textId="77777777">
        <w:trPr>
          <w:trHeight w:val="284"/>
          <w:del w:id="211" w:author="Comparison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51D205C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12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13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F3181" w14:textId="77777777" w:rsidR="009B2C6D" w:rsidRDefault="009B2C6D">
            <w:pPr>
              <w:widowControl w:val="0"/>
              <w:spacing w:before="20" w:after="0" w:line="240" w:lineRule="auto"/>
              <w:jc w:val="both"/>
              <w:rPr>
                <w:del w:id="214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AF1A9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15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9A5CB64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16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B2C6D" w14:paraId="65B292B7" w14:textId="77777777">
        <w:trPr>
          <w:trHeight w:val="247"/>
          <w:del w:id="217" w:author="Comparison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732CB0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18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19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A35D13" w14:textId="77777777" w:rsidR="009B2C6D" w:rsidRDefault="009B2C6D">
            <w:pPr>
              <w:widowControl w:val="0"/>
              <w:spacing w:after="0" w:line="240" w:lineRule="auto"/>
              <w:rPr>
                <w:del w:id="220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00368F14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21" w:author="Comparison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81B9867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22" w:author="Comparison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EB362E8" w14:textId="77777777" w:rsidR="009B2C6D" w:rsidRDefault="009B2C6D">
      <w:pPr>
        <w:spacing w:before="60" w:after="0" w:line="240" w:lineRule="auto"/>
        <w:jc w:val="both"/>
        <w:rPr>
          <w:del w:id="223" w:author="Comparison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2E60B64" w14:textId="77777777" w:rsidR="009B2C6D" w:rsidRDefault="00010A60">
      <w:pPr>
        <w:spacing w:before="60" w:after="0" w:line="240" w:lineRule="auto"/>
        <w:jc w:val="both"/>
        <w:rPr>
          <w:del w:id="224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25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13.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9B2C6D" w14:paraId="352659CB" w14:textId="77777777">
        <w:trPr>
          <w:trHeight w:val="666"/>
          <w:del w:id="226" w:author="Comparison" w:date="2026-09-22T12:22:00Z" w16du:dateUtc="2026-09-22T16:22:00Z"/>
        </w:trPr>
        <w:tc>
          <w:tcPr>
            <w:tcW w:w="1704" w:type="dxa"/>
          </w:tcPr>
          <w:p w14:paraId="1E4FBC25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227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28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Год</w:delText>
              </w:r>
            </w:del>
          </w:p>
        </w:tc>
        <w:tc>
          <w:tcPr>
            <w:tcW w:w="4194" w:type="dxa"/>
          </w:tcPr>
          <w:p w14:paraId="73F18F7C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229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30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151A8328" w14:textId="77777777" w:rsidR="009B2C6D" w:rsidRDefault="00010A60">
            <w:pPr>
              <w:widowControl w:val="0"/>
              <w:spacing w:before="60" w:after="0" w:line="240" w:lineRule="auto"/>
              <w:jc w:val="both"/>
              <w:rPr>
                <w:del w:id="231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32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Побеждал по квоте или по жребию</w:delText>
              </w:r>
            </w:del>
          </w:p>
        </w:tc>
      </w:tr>
      <w:tr w:rsidR="009B2C6D" w14:paraId="09F229FD" w14:textId="77777777">
        <w:trPr>
          <w:trHeight w:val="245"/>
          <w:del w:id="233" w:author="Comparison" w:date="2026-09-22T12:22:00Z" w16du:dateUtc="2026-09-22T16:22:00Z"/>
        </w:trPr>
        <w:tc>
          <w:tcPr>
            <w:tcW w:w="1704" w:type="dxa"/>
          </w:tcPr>
          <w:p w14:paraId="1B4F866F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34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54E500F4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35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7062660E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36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9B2C6D" w14:paraId="1CFFC19A" w14:textId="77777777">
        <w:trPr>
          <w:trHeight w:val="165"/>
          <w:del w:id="237" w:author="Comparison" w:date="2026-09-22T12:22:00Z" w16du:dateUtc="2026-09-22T16:22:00Z"/>
        </w:trPr>
        <w:tc>
          <w:tcPr>
            <w:tcW w:w="1704" w:type="dxa"/>
          </w:tcPr>
          <w:p w14:paraId="2A418EFA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38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3016CBE9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39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7599813C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40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9B2C6D" w14:paraId="5755E79B" w14:textId="77777777">
        <w:trPr>
          <w:trHeight w:val="114"/>
          <w:del w:id="241" w:author="Comparison" w:date="2026-09-22T12:22:00Z" w16du:dateUtc="2026-09-22T16:22:00Z"/>
        </w:trPr>
        <w:tc>
          <w:tcPr>
            <w:tcW w:w="1704" w:type="dxa"/>
          </w:tcPr>
          <w:p w14:paraId="1AB2EC84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42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5D2846F0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43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6D364DDC" w14:textId="77777777" w:rsidR="009B2C6D" w:rsidRDefault="009B2C6D">
            <w:pPr>
              <w:widowControl w:val="0"/>
              <w:spacing w:before="60" w:after="0" w:line="240" w:lineRule="auto"/>
              <w:jc w:val="both"/>
              <w:rPr>
                <w:del w:id="244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15A31AB9" w14:textId="77777777" w:rsidR="009B2C6D" w:rsidRDefault="009B2C6D">
      <w:pPr>
        <w:spacing w:after="0" w:line="240" w:lineRule="auto"/>
        <w:ind w:left="360"/>
        <w:jc w:val="center"/>
        <w:rPr>
          <w:del w:id="245" w:author="Comparison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2D44F6E3" w14:textId="77777777" w:rsidR="009B2C6D" w:rsidRDefault="00010A60">
      <w:pPr>
        <w:pStyle w:val="ListParagraph"/>
        <w:numPr>
          <w:ilvl w:val="0"/>
          <w:numId w:val="7"/>
        </w:numPr>
        <w:spacing w:after="0" w:line="240" w:lineRule="auto"/>
        <w:jc w:val="center"/>
        <w:rPr>
          <w:del w:id="246" w:author="Comparison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247" w:author="Comparison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Бюджет проекта</w:delText>
        </w:r>
      </w:del>
    </w:p>
    <w:p w14:paraId="49C02779" w14:textId="77777777" w:rsidR="009B2C6D" w:rsidRDefault="009B2C6D">
      <w:pPr>
        <w:spacing w:after="0" w:line="240" w:lineRule="auto"/>
        <w:rPr>
          <w:del w:id="248" w:author="Comparison" w:date="2026-09-22T12:22:00Z" w16du:dateUtc="2026-09-22T16:22:00Z"/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B731F5" w14:textId="77777777" w:rsidR="009B2C6D" w:rsidRDefault="00010A60">
      <w:pPr>
        <w:spacing w:after="0" w:line="240" w:lineRule="auto"/>
        <w:rPr>
          <w:del w:id="249" w:author="Comparison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250" w:author="Comparison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9B2C6D" w14:paraId="653890D4" w14:textId="77777777">
        <w:trPr>
          <w:jc w:val="center"/>
          <w:del w:id="251" w:author="Comparison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E047E82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52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53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640D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54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55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1EBBD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56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57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DB2FC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58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59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56285B0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60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61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</w:delText>
              </w:r>
            </w:del>
          </w:p>
        </w:tc>
      </w:tr>
      <w:tr w:rsidR="009B2C6D" w14:paraId="32E54F89" w14:textId="77777777">
        <w:trPr>
          <w:trHeight w:val="267"/>
          <w:jc w:val="center"/>
          <w:del w:id="262" w:author="Comparison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618EFD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63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64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5778D" w14:textId="77777777" w:rsidR="009B2C6D" w:rsidRDefault="009B2C6D">
            <w:pPr>
              <w:widowControl w:val="0"/>
              <w:spacing w:before="20" w:after="0" w:line="240" w:lineRule="auto"/>
              <w:jc w:val="both"/>
              <w:rPr>
                <w:del w:id="265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82666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66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61083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67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09D45C4B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68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B2C6D" w14:paraId="79684B20" w14:textId="77777777">
        <w:trPr>
          <w:trHeight w:val="228"/>
          <w:jc w:val="center"/>
          <w:del w:id="269" w:author="Comparison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2290DA4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70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71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2260" w14:textId="77777777" w:rsidR="009B2C6D" w:rsidRDefault="009B2C6D">
            <w:pPr>
              <w:widowControl w:val="0"/>
              <w:spacing w:before="20" w:after="0" w:line="240" w:lineRule="auto"/>
              <w:jc w:val="both"/>
              <w:rPr>
                <w:del w:id="272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C6F86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73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F5FCA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74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43AA8BE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75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B2C6D" w14:paraId="2AA2D765" w14:textId="77777777">
        <w:trPr>
          <w:trHeight w:val="205"/>
          <w:jc w:val="center"/>
          <w:del w:id="276" w:author="Comparison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116FD1E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77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78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9305A" w14:textId="77777777" w:rsidR="009B2C6D" w:rsidRDefault="009B2C6D">
            <w:pPr>
              <w:widowControl w:val="0"/>
              <w:spacing w:after="0" w:line="240" w:lineRule="auto"/>
              <w:rPr>
                <w:del w:id="279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C0DF56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80" w:author="Comparison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44BCA2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81" w:author="Comparison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61057D3F" w14:textId="77777777" w:rsidR="009B2C6D" w:rsidRDefault="009B2C6D">
            <w:pPr>
              <w:widowControl w:val="0"/>
              <w:spacing w:after="0" w:line="240" w:lineRule="auto"/>
              <w:jc w:val="center"/>
              <w:rPr>
                <w:del w:id="282" w:author="Comparison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B2C6D" w14:paraId="79F4FEEE" w14:textId="77777777">
        <w:trPr>
          <w:trHeight w:val="180"/>
          <w:jc w:val="center"/>
          <w:del w:id="283" w:author="Comparison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42DFAAF" w14:textId="77777777" w:rsidR="009B2C6D" w:rsidRDefault="009B2C6D">
            <w:pPr>
              <w:widowControl w:val="0"/>
              <w:spacing w:before="20" w:after="0" w:line="240" w:lineRule="auto"/>
              <w:jc w:val="center"/>
              <w:rPr>
                <w:del w:id="284" w:author="Comparison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2F6DFDF" w14:textId="77777777" w:rsidR="009B2C6D" w:rsidRDefault="00010A60">
            <w:pPr>
              <w:widowControl w:val="0"/>
              <w:spacing w:before="20" w:after="0" w:line="240" w:lineRule="auto"/>
              <w:jc w:val="both"/>
              <w:rPr>
                <w:del w:id="285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86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3F72EC0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287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88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C95330" w14:textId="77777777" w:rsidR="009B2C6D" w:rsidRDefault="00010A60">
            <w:pPr>
              <w:widowControl w:val="0"/>
              <w:spacing w:before="20" w:after="0" w:line="240" w:lineRule="auto"/>
              <w:jc w:val="center"/>
              <w:rPr>
                <w:del w:id="289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90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8957AA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291" w:author="Comparison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92" w:author="Comparison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 xml:space="preserve">Общая стоимость проекта: сумма </w:delText>
              </w:r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ru-RU" w:eastAsia="ru-RU"/>
                </w:rPr>
                <w:delText>цифр (1) и (2)</w:delText>
              </w:r>
            </w:del>
          </w:p>
        </w:tc>
      </w:tr>
    </w:tbl>
    <w:p w14:paraId="46E4D910" w14:textId="77777777" w:rsidR="009B2C6D" w:rsidRDefault="009B2C6D">
      <w:pPr>
        <w:spacing w:after="0" w:line="240" w:lineRule="auto"/>
        <w:jc w:val="center"/>
        <w:rPr>
          <w:del w:id="293" w:author="Comparison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5468042B" w14:textId="77777777" w:rsidR="009B2C6D" w:rsidRDefault="00010A60">
      <w:pPr>
        <w:spacing w:after="0" w:line="240" w:lineRule="auto"/>
        <w:rPr>
          <w:del w:id="294" w:author="Comparison" w:date="2026-09-22T12:22:00Z" w16du:dateUtc="2026-09-22T16:22:00Z"/>
          <w:rFonts w:ascii="Times New Roman" w:eastAsia="Calibri" w:hAnsi="Times New Roman" w:cs="Times New Roman"/>
          <w:b/>
          <w:color w:val="000000"/>
          <w:sz w:val="24"/>
          <w:szCs w:val="24"/>
          <w:lang w:eastAsia="ru-RU"/>
        </w:rPr>
      </w:pPr>
      <w:del w:id="295" w:author="Comparison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Комментарий к бюджету</w:delText>
        </w:r>
        <w:r>
          <w:rPr>
            <w:rFonts w:ascii="Times New Roman" w:eastAsia="Calibri" w:hAnsi="Times New Roman" w:cs="Times New Roman"/>
            <w:b/>
            <w:color w:val="000000"/>
            <w:sz w:val="24"/>
            <w:szCs w:val="24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одной страницы)</w:delText>
        </w:r>
      </w:del>
    </w:p>
    <w:p w14:paraId="3574B8CB" w14:textId="77777777" w:rsidR="009B2C6D" w:rsidRDefault="00010A60">
      <w:pPr>
        <w:spacing w:after="0" w:line="240" w:lineRule="auto"/>
        <w:jc w:val="both"/>
        <w:rPr>
          <w:del w:id="296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297" w:author="Comparison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59E20F0C" w14:textId="77777777" w:rsidR="009B2C6D" w:rsidRDefault="009B2C6D">
      <w:pPr>
        <w:spacing w:after="0" w:line="240" w:lineRule="auto"/>
        <w:jc w:val="both"/>
        <w:rPr>
          <w:del w:id="298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9B2C6D" w14:paraId="47C346DC" w14:textId="77777777">
        <w:trPr>
          <w:del w:id="299" w:author="Comparison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2E41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00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29823832" w14:textId="77777777" w:rsidR="009B2C6D" w:rsidRDefault="009B2C6D">
      <w:pPr>
        <w:pStyle w:val="ListParagraph"/>
        <w:spacing w:after="0" w:line="240" w:lineRule="auto"/>
        <w:ind w:left="1800"/>
        <w:jc w:val="center"/>
        <w:rPr>
          <w:del w:id="301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3B29A94" w14:textId="77777777" w:rsidR="009B2C6D" w:rsidRDefault="00010A60">
      <w:pPr>
        <w:pStyle w:val="ListParagraph"/>
        <w:numPr>
          <w:ilvl w:val="0"/>
          <w:numId w:val="8"/>
        </w:numPr>
        <w:spacing w:after="0" w:line="240" w:lineRule="auto"/>
        <w:jc w:val="center"/>
        <w:rPr>
          <w:del w:id="302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03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План реализации проекта</w:delText>
        </w:r>
      </w:del>
    </w:p>
    <w:p w14:paraId="75E0CD05" w14:textId="77777777" w:rsidR="009B2C6D" w:rsidRDefault="009B2C6D">
      <w:pPr>
        <w:pStyle w:val="ListParagraph"/>
        <w:spacing w:after="0" w:line="240" w:lineRule="auto"/>
        <w:ind w:left="1080"/>
        <w:rPr>
          <w:del w:id="304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C262DEE" w14:textId="77777777" w:rsidR="009B2C6D" w:rsidRDefault="00010A60">
      <w:pPr>
        <w:spacing w:after="0" w:line="240" w:lineRule="auto"/>
        <w:jc w:val="both"/>
        <w:rPr>
          <w:del w:id="305" w:author="Comparison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306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Заполните таблицу.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9B2C6D" w14:paraId="65E2D5DB" w14:textId="77777777">
        <w:trPr>
          <w:tblHeader/>
          <w:del w:id="307" w:author="Comparison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D9B3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08" w:author="Comparison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09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AADA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10" w:author="Comparison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11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4C94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12" w:author="Comparison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13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AC5E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14" w:author="Comparison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15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93DA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16" w:author="Comparison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17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риски и пути их преодоления</w:delText>
              </w:r>
            </w:del>
          </w:p>
        </w:tc>
      </w:tr>
      <w:tr w:rsidR="009B2C6D" w14:paraId="7B723767" w14:textId="77777777">
        <w:trPr>
          <w:del w:id="318" w:author="Comparison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0D39" w14:textId="77777777" w:rsidR="009B2C6D" w:rsidRDefault="00010A60">
            <w:pPr>
              <w:widowControl w:val="0"/>
              <w:spacing w:after="0" w:line="240" w:lineRule="auto"/>
              <w:jc w:val="both"/>
              <w:rPr>
                <w:del w:id="319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320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154E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1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23C2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2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9BD2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3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B907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4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B2C6D" w14:paraId="12720E96" w14:textId="77777777">
        <w:trPr>
          <w:del w:id="325" w:author="Comparison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5FE7" w14:textId="77777777" w:rsidR="009B2C6D" w:rsidRDefault="00010A60">
            <w:pPr>
              <w:widowControl w:val="0"/>
              <w:spacing w:after="0" w:line="240" w:lineRule="auto"/>
              <w:jc w:val="both"/>
              <w:rPr>
                <w:del w:id="32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327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19ED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8059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29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BBB6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0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D05BE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1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B2C6D" w14:paraId="68E7ECF6" w14:textId="77777777">
        <w:trPr>
          <w:del w:id="332" w:author="Comparison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4BB0" w14:textId="77777777" w:rsidR="009B2C6D" w:rsidRDefault="00010A60">
            <w:pPr>
              <w:widowControl w:val="0"/>
              <w:spacing w:after="0" w:line="240" w:lineRule="auto"/>
              <w:jc w:val="both"/>
              <w:rPr>
                <w:del w:id="333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334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6572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5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9D55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9454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7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3B2C" w14:textId="77777777" w:rsidR="009B2C6D" w:rsidRDefault="009B2C6D">
            <w:pPr>
              <w:widowControl w:val="0"/>
              <w:spacing w:after="0" w:line="240" w:lineRule="auto"/>
              <w:jc w:val="both"/>
              <w:rPr>
                <w:del w:id="338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47A7B73" w14:textId="77777777" w:rsidR="009B2C6D" w:rsidRDefault="009B2C6D">
      <w:pPr>
        <w:spacing w:before="60" w:after="0" w:line="240" w:lineRule="auto"/>
        <w:jc w:val="both"/>
        <w:rPr>
          <w:del w:id="339" w:author="Comparison" w:date="2026-09-22T12:22:00Z" w16du:dateUtc="2026-09-22T16:22:00Z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9DEBBB4" w14:textId="77777777" w:rsidR="009B2C6D" w:rsidRDefault="00010A60">
      <w:pPr>
        <w:spacing w:before="60" w:after="0" w:line="240" w:lineRule="auto"/>
        <w:ind w:firstLine="567"/>
        <w:jc w:val="both"/>
        <w:rPr>
          <w:del w:id="340" w:author="Comparison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41" w:author="Comparison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40D3A276" w14:textId="77777777" w:rsidR="009B2C6D" w:rsidRDefault="009B2C6D">
      <w:pPr>
        <w:spacing w:before="60" w:after="0" w:line="240" w:lineRule="auto"/>
        <w:jc w:val="both"/>
        <w:rPr>
          <w:del w:id="342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20C59F1" w14:textId="77777777" w:rsidR="009B2C6D" w:rsidRDefault="00010A60">
      <w:pPr>
        <w:spacing w:before="60" w:after="0" w:line="240" w:lineRule="auto"/>
        <w:jc w:val="both"/>
        <w:rPr>
          <w:del w:id="343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44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6E4A48C7" w14:textId="77777777">
        <w:trPr>
          <w:trHeight w:val="418"/>
          <w:del w:id="345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3A8E" w14:textId="77777777" w:rsidR="009B2C6D" w:rsidRDefault="009B2C6D">
            <w:pPr>
              <w:widowControl w:val="0"/>
              <w:spacing w:after="0" w:line="240" w:lineRule="auto"/>
              <w:rPr>
                <w:del w:id="346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2D6E96A" w14:textId="77777777" w:rsidR="009B2C6D" w:rsidRDefault="009B2C6D">
      <w:pPr>
        <w:spacing w:before="60" w:after="0" w:line="240" w:lineRule="auto"/>
        <w:jc w:val="both"/>
        <w:rPr>
          <w:del w:id="347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C5495E" w14:textId="77777777" w:rsidR="009B2C6D" w:rsidRDefault="00010A60">
      <w:pPr>
        <w:spacing w:before="60" w:after="0" w:line="240" w:lineRule="auto"/>
        <w:jc w:val="both"/>
        <w:rPr>
          <w:del w:id="348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49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310F53BE" w14:textId="77777777">
        <w:trPr>
          <w:trHeight w:val="474"/>
          <w:del w:id="350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8E64" w14:textId="77777777" w:rsidR="009B2C6D" w:rsidRDefault="009B2C6D">
            <w:pPr>
              <w:widowControl w:val="0"/>
              <w:spacing w:after="0" w:line="240" w:lineRule="auto"/>
              <w:rPr>
                <w:del w:id="351" w:author="Comparison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40C6974" w14:textId="77777777" w:rsidR="009B2C6D" w:rsidRDefault="009B2C6D">
      <w:pPr>
        <w:spacing w:before="60" w:after="0" w:line="240" w:lineRule="auto"/>
        <w:jc w:val="both"/>
        <w:rPr>
          <w:del w:id="352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B366147" w14:textId="77777777" w:rsidR="009B2C6D" w:rsidRDefault="00010A60">
      <w:pPr>
        <w:spacing w:before="60" w:after="0" w:line="240" w:lineRule="auto"/>
        <w:jc w:val="both"/>
        <w:rPr>
          <w:del w:id="353" w:author="Comparison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54" w:author="Comparison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9B2C6D" w14:paraId="147EA884" w14:textId="77777777">
        <w:trPr>
          <w:trHeight w:val="447"/>
          <w:del w:id="355" w:author="Comparison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CE56" w14:textId="77777777" w:rsidR="009B2C6D" w:rsidRDefault="00010A60">
            <w:pPr>
              <w:widowControl w:val="0"/>
              <w:spacing w:after="0" w:line="240" w:lineRule="auto"/>
              <w:jc w:val="center"/>
              <w:rPr>
                <w:del w:id="356" w:author="Comparison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del w:id="357" w:author="Comparison" w:date="2026-09-22T12:22:00Z" w16du:dateUtc="2026-09-22T16:22:00Z">
              <w:r>
                <w:rPr>
                  <w:rFonts w:ascii="Times New Roman" w:eastAsia="Calibri" w:hAnsi="Times New Roman" w:cs="Times New Roman"/>
                  <w:bCs/>
                  <w:sz w:val="24"/>
                  <w:szCs w:val="24"/>
                </w:rPr>
                <w:delText>_ _._ _.20___г</w:delText>
              </w:r>
            </w:del>
          </w:p>
        </w:tc>
      </w:tr>
    </w:tbl>
    <w:p w14:paraId="5A137950" w14:textId="77777777" w:rsidR="009B2C6D" w:rsidRDefault="009B2C6D">
      <w:pPr>
        <w:spacing w:after="0" w:line="240" w:lineRule="auto"/>
        <w:ind w:firstLine="708"/>
        <w:jc w:val="both"/>
        <w:rPr>
          <w:del w:id="358" w:author="Comparison" w:date="2026-09-22T12:22:00Z" w16du:dateUtc="2026-09-22T16:22:00Z"/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821D618" w14:textId="77777777" w:rsidR="009B2C6D" w:rsidRDefault="00010A60">
      <w:pPr>
        <w:rPr>
          <w:rPrChange w:id="359" w:author="Comparison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360" w:author="Comparison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361" w:name="_Toc478480108"/>
      <w:del w:id="362" w:author="Comparison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>МП.</w:delText>
        </w:r>
      </w:del>
      <w:bookmarkEnd w:id="361"/>
    </w:p>
    <w:sectPr w:rsidR="009B2C6D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formProt/>
      <w:docGrid w:linePitch="0" w:charSpace="0"/>
      <w:sectPrChange w:id="373" w:author="Comparison" w:date="2026-09-22T12:22:00Z" w16du:dateUtc="2026-09-22T16:22:00Z">
        <w:sectPr w:rsidR="009B2C6D">
          <w:pgSz w:w="11906" w:h="16838"/>
          <w:pgMar w:top="709" w:right="850" w:bottom="709" w:left="1701" w:header="0" w:footer="0" w:gutter="0"/>
          <w:formProt w:val="0"/>
          <w:docGrid w:linePitch="360" w:charSpace="4096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B0AED4" w14:textId="77777777" w:rsidR="00010A60" w:rsidRDefault="00010A60" w:rsidP="00D60167">
      <w:pPr>
        <w:spacing w:after="0" w:line="240" w:lineRule="auto"/>
      </w:pPr>
      <w:r>
        <w:separator/>
      </w:r>
    </w:p>
  </w:endnote>
  <w:endnote w:type="continuationSeparator" w:id="0">
    <w:p w14:paraId="15C5BC0A" w14:textId="77777777" w:rsidR="00010A60" w:rsidRDefault="00010A60" w:rsidP="00D60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D2D6A5" w14:textId="77777777" w:rsidR="00D60167" w:rsidRDefault="00D60167">
    <w:pPr>
      <w:pStyle w:val="BodyText"/>
      <w:pPrChange w:id="372" w:author="Comparison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02B41E" w14:textId="77777777" w:rsidR="00010A60" w:rsidRDefault="00010A60" w:rsidP="00D60167">
      <w:pPr>
        <w:spacing w:after="0" w:line="240" w:lineRule="auto"/>
      </w:pPr>
      <w:r>
        <w:separator/>
      </w:r>
    </w:p>
  </w:footnote>
  <w:footnote w:type="continuationSeparator" w:id="0">
    <w:p w14:paraId="214A332E" w14:textId="77777777" w:rsidR="00010A60" w:rsidRDefault="00010A60" w:rsidP="00D60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E76F92" w14:paraId="5CCD31E2" w14:textId="77777777">
      <w:tblPrEx>
        <w:tblCellMar>
          <w:top w:w="0" w:type="dxa"/>
          <w:bottom w:w="0" w:type="dxa"/>
        </w:tblCellMar>
      </w:tblPrEx>
      <w:trPr>
        <w:ins w:id="363" w:author="Comparison" w:date="2026-09-22T12:22:00Z" w16du:dateUtc="2026-09-22T16:2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5A39173" w14:textId="77777777" w:rsidR="00E76F92" w:rsidRDefault="00010A60">
          <w:pPr>
            <w:rPr>
              <w:ins w:id="364" w:author="Comparison" w:date="2026-09-22T12:22:00Z" w16du:dateUtc="2026-09-22T16:22:00Z"/>
            </w:rPr>
          </w:pPr>
          <w:ins w:id="365" w:author="Comparison" w:date="2026-09-22T12:22:00Z" w16du:dateUtc="2026-09-22T16:22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F0FA94A" w14:textId="25B7EBDD" w:rsidR="00E76F92" w:rsidRDefault="00010A60">
          <w:pPr>
            <w:jc w:val="center"/>
            <w:rPr>
              <w:ins w:id="366" w:author="Comparison" w:date="2026-09-22T12:22:00Z" w16du:dateUtc="2026-09-22T16:22:00Z"/>
            </w:rPr>
          </w:pPr>
          <w:ins w:id="367" w:author="Comparison" w:date="2026-09-22T12:22:00Z" w16du:dateUtc="2026-09-22T16:2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D60167">
            <w:rPr>
              <w:noProof/>
              <w:color w:val="000000"/>
            </w:rPr>
            <w:t>1</w:t>
          </w:r>
          <w:ins w:id="368" w:author="Comparison" w:date="2026-09-22T12:22:00Z" w16du:dateUtc="2026-09-22T16:2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6DE64C8" w14:textId="77777777" w:rsidR="00E76F92" w:rsidRDefault="00010A60">
          <w:pPr>
            <w:jc w:val="right"/>
            <w:rPr>
              <w:ins w:id="369" w:author="Comparison" w:date="2026-09-22T12:22:00Z" w16du:dateUtc="2026-09-22T16:22:00Z"/>
            </w:rPr>
          </w:pPr>
          <w:ins w:id="370" w:author="Comparison" w:date="2026-09-22T12:22:00Z" w16du:dateUtc="2026-09-22T16:22:00Z">
            <w:r>
              <w:rPr>
                <w:color w:val="000000"/>
              </w:rPr>
              <w:t>07.12.2025</w:t>
            </w:r>
          </w:ins>
        </w:p>
      </w:tc>
    </w:tr>
  </w:tbl>
  <w:p w14:paraId="52EE25A4" w14:textId="77777777" w:rsidR="00D60167" w:rsidRDefault="00D60167">
    <w:pPr>
      <w:pStyle w:val="Header"/>
      <w:rPr>
        <w:del w:id="371" w:author="Comparison" w:date="2026-09-22T12:22:00Z" w16du:dateUtc="2026-09-22T16:22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A088E"/>
    <w:multiLevelType w:val="multilevel"/>
    <w:tmpl w:val="A7AE44E8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BB05517"/>
    <w:multiLevelType w:val="multilevel"/>
    <w:tmpl w:val="128A77DC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D992282"/>
    <w:multiLevelType w:val="multilevel"/>
    <w:tmpl w:val="40B02E4C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09D0D61"/>
    <w:multiLevelType w:val="multilevel"/>
    <w:tmpl w:val="C456B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427715"/>
    <w:multiLevelType w:val="multilevel"/>
    <w:tmpl w:val="78525ACC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20757238">
    <w:abstractNumId w:val="1"/>
  </w:num>
  <w:num w:numId="2" w16cid:durableId="1825005024">
    <w:abstractNumId w:val="0"/>
  </w:num>
  <w:num w:numId="3" w16cid:durableId="1661812602">
    <w:abstractNumId w:val="4"/>
  </w:num>
  <w:num w:numId="4" w16cid:durableId="1320230071">
    <w:abstractNumId w:val="2"/>
  </w:num>
  <w:num w:numId="5" w16cid:durableId="1739745633">
    <w:abstractNumId w:val="3"/>
  </w:num>
  <w:num w:numId="6" w16cid:durableId="227152200">
    <w:abstractNumId w:val="0"/>
    <w:lvlOverride w:ilvl="0">
      <w:startOverride w:val="1"/>
    </w:lvlOverride>
  </w:num>
  <w:num w:numId="7" w16cid:durableId="1507860292">
    <w:abstractNumId w:val="0"/>
  </w:num>
  <w:num w:numId="8" w16cid:durableId="20765093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2C6D"/>
    <w:rsid w:val="00010A60"/>
    <w:rsid w:val="00414853"/>
    <w:rsid w:val="00875E83"/>
    <w:rsid w:val="009B2C6D"/>
    <w:rsid w:val="00D60167"/>
    <w:rsid w:val="00E76F92"/>
    <w:rsid w:val="00E8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78" w:lineRule="auto"/>
      <w:pPrChange w:id="0" w:author="Comparison" w:date="2026-09-22T12:22:00Z">
        <w:pPr>
          <w:suppressAutoHyphens/>
          <w:spacing w:after="200" w:line="276" w:lineRule="auto"/>
        </w:pPr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6C633B"/>
    <w:pPr>
      <w:spacing w:after="200"/>
      <w:ind w:left="720"/>
      <w:contextualSpacing/>
    </w:p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D6016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60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167"/>
  </w:style>
  <w:style w:type="paragraph" w:styleId="Footer">
    <w:name w:val="footer"/>
    <w:basedOn w:val="Normal"/>
    <w:link w:val="FooterChar"/>
    <w:uiPriority w:val="99"/>
    <w:unhideWhenUsed/>
    <w:rsid w:val="00D60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1738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