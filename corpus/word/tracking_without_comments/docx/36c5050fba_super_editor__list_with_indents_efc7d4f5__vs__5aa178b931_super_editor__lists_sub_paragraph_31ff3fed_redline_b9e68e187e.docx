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CEBE4B3" w14:textId="1EDE1659" w:rsidR="00E62A58" w:rsidRDefault="00E62A58" w:rsidP="00E62A58">
      <w:pPr>
        <w:pStyle w:val="ListParagraph"/>
        <w:numPr>
          <w:ilvl w:val="0"/>
          <w:numId w:val="2"/>
        </w:numPr>
        <w:rPr>
          <w:ins w:id="9" w:author="Nick Bernal" w:date="2026-09-26T15:12:00Z" w16du:dateUtc="2026-09-26T19:12:00Z"/>
        </w:rPr>
      </w:pPr>
      <w:ins w:id="10" w:author="Nick Bernal" w:date="2026-09-26T15:12:00Z" w16du:dateUtc="2026-09-26T19:12:00Z">
        <w:r>
          <w:t>Item</w:t>
        </w:r>
        <w:r>
          <w:br/>
          <w:t>Sub paragraph</w:t>
        </w:r>
        <w:r>
          <w:br/>
        </w:r>
        <w:r>
          <w:br/>
          <w:t>sub paragraph</w:t>
        </w:r>
        <w:r>
          <w:br/>
        </w:r>
      </w:ins>
    </w:p>
    <w:p w14:paraId="056C1254" w14:textId="5E0ACA26" w:rsidR="008F2440" w:rsidRPr="008F2440" w:rsidRDefault="00E62A58" w:rsidP="008F2440">
      <w:pPr>
        <w:rPr>
          <w:del w:id="11" w:author="Nick Bernal" w:date="2026-09-26T15:12:00Z" w16du:dateUtc="2026-09-26T19:12:00Z"/>
          <w:rFonts w:cs="Arial"/>
        </w:rPr>
      </w:pPr>
      <w:ins w:id="12" w:author="Nick Bernal" w:date="2026-09-26T15:12:00Z" w16du:dateUtc="2026-09-26T19:12:00Z">
        <w:r>
          <w:t>Item 2</w:t>
        </w:r>
      </w:ins>
      <w:del w:id="13" w:author="Nick Bernal" w:date="2026-09-26T15:12:00Z" w16du:dateUtc="2026-09-26T19:12:00Z">
        <w:r w:rsidR="008F2440" w:rsidRPr="008F2440">
          <w:rPr>
            <w:rFonts w:cs="Arial"/>
            <w:color w:val="000000"/>
            <w:shd w:val="clear" w:color="auto" w:fill="FFFFFF"/>
          </w:rPr>
          <w:delText>um has been the industry's standard dummy text ever since the 1500s, when an unknown printer took a galley of type and scrambled it to make a type specimen book. It has survived not only five centuries, but also the</w:delText>
        </w:r>
        <w:r w:rsidR="008F2440" w:rsidRPr="008F2440">
          <w:rPr>
            <w:rFonts w:eastAsia="Arial" w:cs="Arial"/>
          </w:rPr>
          <w:delText>, except as follows:</w:delText>
        </w:r>
      </w:del>
    </w:p>
    <w:p w14:paraId="1E07DA70" w14:textId="77777777" w:rsidR="008F2440" w:rsidRPr="008F2440" w:rsidRDefault="008F2440" w:rsidP="008F2440">
      <w:pPr>
        <w:rPr>
          <w:del w:id="14" w:author="Nick Bernal" w:date="2026-09-26T15:12:00Z" w16du:dateUtc="2026-09-26T19:12:00Z"/>
          <w:rFonts w:eastAsia="Arial" w:cs="Arial"/>
        </w:rPr>
      </w:pPr>
    </w:p>
    <w:p w14:paraId="2E53BDD3" w14:textId="07FD8DB3" w:rsidR="008F2440" w:rsidRPr="008F2440" w:rsidRDefault="008F2440" w:rsidP="008F2440">
      <w:pPr>
        <w:numPr>
          <w:ilvl w:val="0"/>
          <w:numId w:val="1"/>
        </w:numPr>
        <w:spacing w:after="240"/>
        <w:ind w:left="540" w:hanging="270"/>
        <w:jc w:val="both"/>
        <w:rPr>
          <w:del w:id="15" w:author="Nick Bernal" w:date="2026-09-26T15:12:00Z" w16du:dateUtc="2026-09-26T19:12:00Z"/>
          <w:rFonts w:cs="Arial"/>
        </w:rPr>
      </w:pPr>
      <w:del w:id="16" w:author="Nick Bernal" w:date="2026-09-26T15:12:00Z" w16du:dateUtc="2026-09-26T19:12:00Z">
        <w:r w:rsidRPr="008F2440">
          <w:rPr>
            <w:rFonts w:eastAsia="Arial" w:cs="Arial"/>
            <w:color w:val="000000"/>
          </w:rPr>
          <w:delText xml:space="preserve">The </w:delText>
        </w:r>
        <w:r w:rsidRPr="008F2440">
          <w:rPr>
            <w:rFonts w:cs="Arial"/>
            <w:color w:val="000000"/>
            <w:shd w:val="clear" w:color="auto" w:fill="FFFFFF"/>
          </w:rPr>
          <w:delText>um has been the industry's standard dummy text ever since the 1500s, when an unknown printer took a galley of type and scrambled it to make a type specimen book. It has survived not only five centuries, but also the</w:delText>
        </w:r>
        <w:r w:rsidRPr="008F2440">
          <w:rPr>
            <w:rFonts w:eastAsia="Arial" w:cs="Arial"/>
            <w:color w:val="000000"/>
          </w:rPr>
          <w:delText>.</w:delText>
        </w:r>
      </w:del>
    </w:p>
    <w:p w14:paraId="5DA617E6" w14:textId="58B44C14" w:rsidR="008F2440" w:rsidRPr="008F2440" w:rsidRDefault="008F2440" w:rsidP="008F2440">
      <w:pPr>
        <w:numPr>
          <w:ilvl w:val="0"/>
          <w:numId w:val="1"/>
        </w:numPr>
        <w:spacing w:after="240"/>
        <w:ind w:left="540" w:hanging="270"/>
        <w:jc w:val="both"/>
        <w:rPr>
          <w:del w:id="17" w:author="Nick Bernal" w:date="2026-09-26T15:12:00Z" w16du:dateUtc="2026-09-26T19:12:00Z"/>
          <w:rFonts w:cs="Arial"/>
        </w:rPr>
      </w:pPr>
      <w:del w:id="18" w:author="Nick Bernal" w:date="2026-09-26T15:12:00Z" w16du:dateUtc="2026-09-26T19:12:00Z">
        <w:r w:rsidRPr="008F2440">
          <w:rPr>
            <w:rFonts w:eastAsia="Arial" w:cs="Arial"/>
            <w:color w:val="000000"/>
          </w:rPr>
          <w:delText xml:space="preserve">If </w:delText>
        </w:r>
        <w:r w:rsidRPr="008F2440">
          <w:rPr>
            <w:rFonts w:cs="Arial"/>
            <w:color w:val="000000"/>
            <w:shd w:val="clear" w:color="auto" w:fill="FFFFFF"/>
          </w:rPr>
          <w:delText>um has been the industry's standard dummy text ever since the 1500s, when an unknown printer took a galley of type and scrambled it to make a type specimen book. It has survived not only five centuries, but also the</w:delText>
        </w:r>
        <w:r w:rsidRPr="008F2440">
          <w:rPr>
            <w:rFonts w:eastAsia="Arial" w:cs="Arial"/>
            <w:color w:val="000000"/>
          </w:rPr>
          <w:delText xml:space="preserve">.  </w:delText>
        </w:r>
      </w:del>
    </w:p>
    <w:p w14:paraId="5C0FD7C7" w14:textId="395EEE6D" w:rsidR="00D24516" w:rsidRPr="00FB371E" w:rsidRDefault="008F2440" w:rsidP="00E62A58">
      <w:pPr>
        <w:pStyle w:val="ListParagraph"/>
        <w:numPr>
          <w:ilvl w:val="0"/>
          <w:numId w:val="2"/>
        </w:numPr>
        <w:pPrChange w:id="19" w:author="Nick Bernal" w:date="2026-09-26T15:12:00Z" w16du:dateUtc="2026-09-26T19:12:00Z">
          <w:pPr>
            <w:numPr>
              <w:numId w:val="1"/>
            </w:numPr>
            <w:spacing w:after="240"/>
            <w:ind w:left="540" w:hanging="270"/>
            <w:jc w:val="both"/>
          </w:pPr>
        </w:pPrChange>
      </w:pPr>
      <w:del w:id="20" w:author="Nick Bernal" w:date="2026-09-26T15:12:00Z" w16du:dateUtc="2026-09-26T19:12:00Z">
        <w:r w:rsidRPr="008F2440">
          <w:rPr>
            <w:rFonts w:eastAsia="Arial" w:cs="Arial"/>
            <w:color w:val="000000"/>
          </w:rPr>
          <w:delText xml:space="preserve">Unless </w:delText>
        </w:r>
        <w:r w:rsidRPr="008F2440">
          <w:rPr>
            <w:rFonts w:cs="Arial"/>
            <w:color w:val="000000"/>
            <w:shd w:val="clear" w:color="auto" w:fill="FFFFFF"/>
          </w:rPr>
          <w:delText>um has been the industry's standard dummy text ever since the 1500s, when an unknown printer took a galley of type and scrambled it to make a type specimen book. It has survived not only five centuries, but also the</w:delText>
        </w:r>
        <w:r w:rsidRPr="008F2440">
          <w:rPr>
            <w:rFonts w:eastAsia="Arial" w:cs="Arial"/>
            <w:color w:val="000000"/>
          </w:rPr>
          <w:delText xml:space="preserve">. </w:delText>
        </w:r>
      </w:del>
    </w:p>
    <w:sectPr w:rsidR="00D24516" w:rsidRPr="00FB371E">
      <w:pgSz w:w="12240" w:h="15840"/>
      <w:pgMar w:top="1440" w:right="1440" w:bottom="1440" w:left="1440" w:header="720" w:footer="720" w:gutter="0"/>
      <w:cols w:space="720"/>
      <w:docGrid w:linePitch="360"/>
      <w:sectPrChange w:id="21" w:author="Nick Bernal" w:date="2026-09-26T15:12:00Z" w16du:dateUtc="2026-09-26T19:12:00Z">
        <w:sectPr w:rsidR="00D24516" w:rsidRPr="00FB371E">
          <w:pgSz w:w="11906" w:h="16838"/>
          <w:pgMar w:top="1440" w:right="1440" w:bottom="1440" w:left="1440" w:header="708" w:footer="708" w:gutter="0"/>
          <w:cols w:space="708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43264A1"/>
    <w:multiLevelType w:val="hybridMultilevel"/>
    <w:tmpl w:val="80E0922C"/>
    <w:lvl w:ilvl="0" w:tplc="04090019">
      <w:start w:val="1"/>
      <w:numFmt w:val="low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 w15:restartNumberingAfterBreak="0">
    <w:nsid w:val="288243AB"/>
    <w:multiLevelType w:val="hybridMultilevel"/>
    <w:tmpl w:val="6D2CD3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4003250">
    <w:abstractNumId w:val="0"/>
  </w:num>
  <w:num w:numId="2" w16cid:durableId="856625644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Nick Bernal">
    <w15:presenceInfo w15:providerId="Windows Live" w15:userId="9a812e40746bcabb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440"/>
    <w:rsid w:val="00360F1B"/>
    <w:rsid w:val="003A1882"/>
    <w:rsid w:val="003C1D14"/>
    <w:rsid w:val="003C58BC"/>
    <w:rsid w:val="00635D55"/>
    <w:rsid w:val="007A075E"/>
    <w:rsid w:val="007E5BAA"/>
    <w:rsid w:val="0086697F"/>
    <w:rsid w:val="008F2440"/>
    <w:rsid w:val="00931F1A"/>
    <w:rsid w:val="009F58C9"/>
    <w:rsid w:val="00AF4127"/>
    <w:rsid w:val="00B41974"/>
    <w:rsid w:val="00D24516"/>
    <w:rsid w:val="00E62A58"/>
    <w:rsid w:val="00FB3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55B531A"/>
  <w15:chartTrackingRefBased/>
  <w15:docId w15:val="{A400A132-6132-CF43-9F99-4B5EBEEEC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pPrChange w:id="0" w:author="Nick Bernal" w:date="2026-09-26T15:12:00Z">
        <w:pPr/>
      </w:pPrChange>
    </w:pPr>
    <w:rPr>
      <w:rFonts w:ascii="Arial" w:hAnsi="Arial" w:cs="Times New Roman (Body CS)"/>
      <w:lang w:val="en-US"/>
      <w:rPrChange w:id="0" w:author="Nick Bernal" w:date="2026-09-26T15:12:00Z">
        <w:rPr>
          <w:sz w:val="24"/>
          <w:szCs w:val="24"/>
          <w:lang w:val="en-US" w:eastAsia="en-US" w:bidi="ar-SA"/>
        </w:rPr>
      </w:rPrChange>
    </w:rPr>
  </w:style>
  <w:style w:type="paragraph" w:styleId="Heading1">
    <w:name w:val="heading 1"/>
    <w:basedOn w:val="Normal"/>
    <w:next w:val="Normal"/>
    <w:link w:val="Heading1Char"/>
    <w:uiPriority w:val="9"/>
    <w:qFormat/>
    <w:rsid w:val="008F24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24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2A58"/>
    <w:pPr>
      <w:keepNext/>
      <w:keepLines/>
      <w:spacing w:before="160" w:after="80"/>
      <w:outlineLvl w:val="2"/>
      <w:pPrChange w:id="1" w:author="Nick Bernal" w:date="2026-09-26T15:12:00Z">
        <w:pPr>
          <w:keepNext/>
          <w:keepLines/>
          <w:spacing w:before="160" w:after="80"/>
          <w:outlineLvl w:val="2"/>
        </w:pPr>
      </w:pPrChange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rPrChange w:id="1" w:author="Nick Bernal" w:date="2026-09-26T15:12:00Z">
        <w:rPr>
          <w:rFonts w:ascii="Arial" w:eastAsiaTheme="majorEastAsia" w:hAnsi="Arial" w:cstheme="majorBidi"/>
          <w:color w:val="0F4761" w:themeColor="accent1" w:themeShade="BF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2A58"/>
    <w:pPr>
      <w:keepNext/>
      <w:keepLines/>
      <w:spacing w:before="80" w:after="40"/>
      <w:outlineLvl w:val="3"/>
      <w:pPrChange w:id="2" w:author="Nick Bernal" w:date="2026-09-26T15:12:00Z">
        <w:pPr>
          <w:keepNext/>
          <w:keepLines/>
          <w:spacing w:before="80" w:after="40"/>
          <w:outlineLvl w:val="3"/>
        </w:pPr>
      </w:pPrChange>
    </w:pPr>
    <w:rPr>
      <w:rFonts w:asciiTheme="minorHAnsi" w:eastAsiaTheme="majorEastAsia" w:hAnsiTheme="minorHAnsi" w:cstheme="majorBidi"/>
      <w:i/>
      <w:iCs/>
      <w:color w:val="0F4761" w:themeColor="accent1" w:themeShade="BF"/>
      <w:rPrChange w:id="2" w:author="Nick Bernal" w:date="2026-09-26T15:12:00Z">
        <w:rPr>
          <w:rFonts w:ascii="Arial" w:eastAsiaTheme="majorEastAsia" w:hAnsi="Arial" w:cstheme="majorBidi"/>
          <w:i/>
          <w:iCs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2A58"/>
    <w:pPr>
      <w:keepNext/>
      <w:keepLines/>
      <w:spacing w:before="80" w:after="40"/>
      <w:outlineLvl w:val="4"/>
      <w:pPrChange w:id="3" w:author="Nick Bernal" w:date="2026-09-26T15:12:00Z">
        <w:pPr>
          <w:keepNext/>
          <w:keepLines/>
          <w:spacing w:before="80" w:after="40"/>
          <w:outlineLvl w:val="4"/>
        </w:pPr>
      </w:pPrChange>
    </w:pPr>
    <w:rPr>
      <w:rFonts w:asciiTheme="minorHAnsi" w:eastAsiaTheme="majorEastAsia" w:hAnsiTheme="minorHAnsi" w:cstheme="majorBidi"/>
      <w:color w:val="0F4761" w:themeColor="accent1" w:themeShade="BF"/>
      <w:rPrChange w:id="3" w:author="Nick Bernal" w:date="2026-09-26T15:12:00Z">
        <w:rPr>
          <w:rFonts w:ascii="Arial" w:eastAsiaTheme="majorEastAsia" w:hAnsi="Arial" w:cstheme="majorBidi"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2A58"/>
    <w:pPr>
      <w:keepNext/>
      <w:keepLines/>
      <w:spacing w:before="40"/>
      <w:outlineLvl w:val="5"/>
      <w:pPrChange w:id="4" w:author="Nick Bernal" w:date="2026-09-26T15:12:00Z">
        <w:pPr>
          <w:keepNext/>
          <w:keepLines/>
          <w:spacing w:before="40"/>
          <w:outlineLvl w:val="5"/>
        </w:pPr>
      </w:pPrChange>
    </w:pPr>
    <w:rPr>
      <w:rFonts w:asciiTheme="minorHAnsi" w:eastAsiaTheme="majorEastAsia" w:hAnsiTheme="minorHAnsi" w:cstheme="majorBidi"/>
      <w:i/>
      <w:iCs/>
      <w:color w:val="595959" w:themeColor="text1" w:themeTint="A6"/>
      <w:rPrChange w:id="4" w:author="Nick Bernal" w:date="2026-09-26T15:12:00Z">
        <w:rPr>
          <w:rFonts w:ascii="Arial" w:eastAsiaTheme="majorEastAsia" w:hAnsi="Arial" w:cstheme="majorBidi"/>
          <w:i/>
          <w:iCs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2A58"/>
    <w:pPr>
      <w:keepNext/>
      <w:keepLines/>
      <w:spacing w:before="40"/>
      <w:outlineLvl w:val="6"/>
      <w:pPrChange w:id="5" w:author="Nick Bernal" w:date="2026-09-26T15:12:00Z">
        <w:pPr>
          <w:keepNext/>
          <w:keepLines/>
          <w:spacing w:before="40"/>
          <w:outlineLvl w:val="6"/>
        </w:pPr>
      </w:pPrChange>
    </w:pPr>
    <w:rPr>
      <w:rFonts w:asciiTheme="minorHAnsi" w:eastAsiaTheme="majorEastAsia" w:hAnsiTheme="minorHAnsi" w:cstheme="majorBidi"/>
      <w:color w:val="595959" w:themeColor="text1" w:themeTint="A6"/>
      <w:rPrChange w:id="5" w:author="Nick Bernal" w:date="2026-09-26T15:12:00Z">
        <w:rPr>
          <w:rFonts w:ascii="Arial" w:eastAsiaTheme="majorEastAsia" w:hAnsi="Arial" w:cstheme="majorBidi"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2A58"/>
    <w:pPr>
      <w:keepNext/>
      <w:keepLines/>
      <w:outlineLvl w:val="7"/>
      <w:pPrChange w:id="6" w:author="Nick Bernal" w:date="2026-09-26T15:12:00Z">
        <w:pPr>
          <w:keepNext/>
          <w:keepLines/>
          <w:outlineLvl w:val="7"/>
        </w:pPr>
      </w:pPrChange>
    </w:pPr>
    <w:rPr>
      <w:rFonts w:asciiTheme="minorHAnsi" w:eastAsiaTheme="majorEastAsia" w:hAnsiTheme="minorHAnsi" w:cstheme="majorBidi"/>
      <w:i/>
      <w:iCs/>
      <w:color w:val="272727" w:themeColor="text1" w:themeTint="D8"/>
      <w:rPrChange w:id="6" w:author="Nick Bernal" w:date="2026-09-26T15:12:00Z">
        <w:rPr>
          <w:rFonts w:ascii="Arial" w:eastAsiaTheme="majorEastAsia" w:hAnsi="Arial" w:cstheme="majorBidi"/>
          <w:i/>
          <w:iCs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2A58"/>
    <w:pPr>
      <w:keepNext/>
      <w:keepLines/>
      <w:outlineLvl w:val="8"/>
      <w:pPrChange w:id="7" w:author="Nick Bernal" w:date="2026-09-26T15:12:00Z">
        <w:pPr>
          <w:keepNext/>
          <w:keepLines/>
          <w:outlineLvl w:val="8"/>
        </w:pPr>
      </w:pPrChange>
    </w:pPr>
    <w:rPr>
      <w:rFonts w:asciiTheme="minorHAnsi" w:eastAsiaTheme="majorEastAsia" w:hAnsiTheme="minorHAnsi" w:cstheme="majorBidi"/>
      <w:color w:val="272727" w:themeColor="text1" w:themeTint="D8"/>
      <w:rPrChange w:id="7" w:author="Nick Bernal" w:date="2026-09-26T15:12:00Z">
        <w:rPr>
          <w:rFonts w:ascii="Arial" w:eastAsiaTheme="majorEastAsia" w:hAnsi="Arial" w:cstheme="majorBidi"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24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24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2440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2440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2440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2440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2440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2440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2440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8F244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24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2A58"/>
    <w:pPr>
      <w:numPr>
        <w:ilvl w:val="1"/>
      </w:numPr>
      <w:spacing w:after="160"/>
      <w:pPrChange w:id="8" w:author="Nick Bernal" w:date="2026-09-26T15:12:00Z">
        <w:pPr>
          <w:numPr>
            <w:ilvl w:val="1"/>
          </w:numPr>
          <w:spacing w:after="160"/>
        </w:pPr>
      </w:pPrChange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rPrChange w:id="8" w:author="Nick Bernal" w:date="2026-09-26T15:12:00Z">
        <w:rPr>
          <w:rFonts w:ascii="Arial" w:eastAsiaTheme="majorEastAsia" w:hAnsi="Arial" w:cstheme="majorBidi"/>
          <w:color w:val="595959" w:themeColor="text1" w:themeTint="A6"/>
          <w:spacing w:val="15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8F2440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8F244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24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24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24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24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24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24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141</Words>
  <Characters>805</Characters>
  <Application>Microsoft Office Word</Application>
  <DocSecurity>0</DocSecurity>
  <Lines>6</Lines>
  <Paragraphs>1</Paragraphs>
  <ScaleCrop>false</ScaleCrop>
  <Company/>
  <LinksUpToDate>false</LinksUpToDate>
  <CharactersWithSpaces>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Vladislava Andrushchenko</dc:creator>
  <cp:keywords/>
  <dc:description/>
  <cp:lastModifiedBy>Arthur Souza Rodrigues</cp:lastModifiedBy>
  <cp:revision>1</cp:revision>
  <dcterms:created xsi:type="dcterms:W3CDTF">2025-04-10T17:55:00Z</dcterms:created>
  <dcterms:modified xsi:type="dcterms:W3CDTF">2026-09-26T19:12:00Z</dcterms:modified>
</cp:coreProperties>
</file>