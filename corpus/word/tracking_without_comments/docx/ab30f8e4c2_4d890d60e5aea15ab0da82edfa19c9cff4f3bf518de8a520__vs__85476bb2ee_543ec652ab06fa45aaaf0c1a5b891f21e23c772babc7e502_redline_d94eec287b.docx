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149D76" w14:textId="1735D24E" w:rsidR="00C10506" w:rsidRDefault="00C10506" w:rsidP="7A0378E1">
      <w:pPr>
        <w:pStyle w:val="Heading3"/>
        <w:ind w:left="2160" w:firstLine="720"/>
        <w:rPr>
          <w:ins w:id="4" w:author="Wheeler Janet L." w:date="2026-09-25T21:11:00Z" w16du:dateUtc="2026-09-26T01:11:00Z"/>
          <w:sz w:val="48"/>
          <w:szCs w:val="48"/>
        </w:rPr>
      </w:pPr>
      <w:ins w:id="5" w:author="Wheeler Janet L." w:date="2026-09-25T21:11:00Z" w16du:dateUtc="2026-09-26T01:11:00Z">
        <w:r w:rsidRPr="7A0378E1">
          <w:rPr>
            <w:sz w:val="48"/>
            <w:szCs w:val="48"/>
          </w:rPr>
          <w:t>Mariner High School</w:t>
        </w:r>
      </w:ins>
    </w:p>
    <w:p w14:paraId="78E9B8AA" w14:textId="06D1A845" w:rsidR="00C10506" w:rsidRDefault="00C10506" w:rsidP="00C10506">
      <w:pPr>
        <w:ind w:left="2160" w:firstLine="720"/>
        <w:rPr>
          <w:ins w:id="6" w:author="Wheeler Janet L." w:date="2026-09-25T21:11:00Z" w16du:dateUtc="2026-09-26T01:11:00Z"/>
          <w:rFonts w:ascii="Arial Black" w:hAnsi="Arial Black"/>
          <w:sz w:val="28"/>
        </w:rPr>
      </w:pPr>
      <w:ins w:id="7" w:author="Wheeler Janet L." w:date="2026-09-25T21:11:00Z" w16du:dateUtc="2026-09-26T01:11:00Z">
        <w:r>
          <w:rPr>
            <w:rFonts w:ascii="Arial Black" w:hAnsi="Arial Black"/>
            <w:sz w:val="28"/>
          </w:rPr>
          <w:t>French I Course Syllabus 2018-2019</w:t>
        </w:r>
      </w:ins>
    </w:p>
    <w:p w14:paraId="395E5B41" w14:textId="77777777" w:rsidR="00C10506" w:rsidRDefault="00C10506" w:rsidP="00C10506">
      <w:pPr>
        <w:pStyle w:val="Header"/>
        <w:tabs>
          <w:tab w:val="clear" w:pos="4320"/>
          <w:tab w:val="clear" w:pos="8640"/>
        </w:tabs>
        <w:rPr>
          <w:ins w:id="8" w:author="Wheeler Janet L." w:date="2026-09-25T21:11:00Z" w16du:dateUtc="2026-09-26T01:11:00Z"/>
        </w:rPr>
      </w:pPr>
    </w:p>
    <w:p w14:paraId="73DF8C13" w14:textId="77777777" w:rsidR="00C10506" w:rsidRDefault="00C10506" w:rsidP="00C10506">
      <w:pPr>
        <w:pStyle w:val="Header"/>
        <w:tabs>
          <w:tab w:val="clear" w:pos="4320"/>
          <w:tab w:val="clear" w:pos="8640"/>
        </w:tabs>
        <w:rPr>
          <w:ins w:id="9" w:author="Wheeler Janet L." w:date="2026-09-25T21:11:00Z" w16du:dateUtc="2026-09-26T01:11:00Z"/>
        </w:rPr>
      </w:pPr>
    </w:p>
    <w:p w14:paraId="620DAF55" w14:textId="77777777" w:rsidR="00C10506" w:rsidRDefault="00C10506" w:rsidP="00C10506">
      <w:pPr>
        <w:pStyle w:val="Header"/>
        <w:tabs>
          <w:tab w:val="clear" w:pos="4320"/>
          <w:tab w:val="clear" w:pos="8640"/>
        </w:tabs>
        <w:rPr>
          <w:ins w:id="10" w:author="Wheeler Janet L." w:date="2026-09-25T21:11:00Z" w16du:dateUtc="2026-09-26T01:11:00Z"/>
        </w:rPr>
      </w:pPr>
      <w:ins w:id="11" w:author="Wheeler Janet L." w:date="2026-09-25T21:11:00Z" w16du:dateUtc="2026-09-26T01:11:00Z">
        <w:r>
          <w:rPr>
            <w:b/>
            <w:bCs/>
          </w:rPr>
          <w:t>Instructor:</w:t>
        </w:r>
        <w:r>
          <w:t xml:space="preserve">  Janet Wheeler</w:t>
        </w:r>
      </w:ins>
    </w:p>
    <w:p w14:paraId="420C4897" w14:textId="77777777" w:rsidR="00C10506" w:rsidRPr="00C10506" w:rsidRDefault="00C10506" w:rsidP="00C10506">
      <w:pPr>
        <w:pStyle w:val="Header"/>
        <w:tabs>
          <w:tab w:val="clear" w:pos="4320"/>
          <w:tab w:val="clear" w:pos="8640"/>
        </w:tabs>
        <w:rPr>
          <w:ins w:id="12" w:author="Wheeler Janet L." w:date="2026-09-25T21:11:00Z" w16du:dateUtc="2026-09-26T01:11:00Z"/>
        </w:rPr>
      </w:pPr>
      <w:ins w:id="13" w:author="Wheeler Janet L." w:date="2026-09-25T21:11:00Z" w16du:dateUtc="2026-09-26T01:11:00Z">
        <w:r w:rsidRPr="00C10506">
          <w:rPr>
            <w:b/>
            <w:bCs/>
          </w:rPr>
          <w:t>E-mail:</w:t>
        </w:r>
        <w:r w:rsidRPr="00C10506">
          <w:t xml:space="preserve"> wheelerjl@mukilteo.wednet.edu</w:t>
        </w:r>
      </w:ins>
    </w:p>
    <w:p w14:paraId="6C49943B" w14:textId="77777777" w:rsidR="00C10506" w:rsidRPr="00C4020D" w:rsidRDefault="00C10506" w:rsidP="00C10506">
      <w:pPr>
        <w:pStyle w:val="Header"/>
        <w:rPr>
          <w:ins w:id="14" w:author="Wheeler Janet L." w:date="2026-09-25T21:11:00Z" w16du:dateUtc="2026-09-26T01:11:00Z"/>
          <w:bCs/>
        </w:rPr>
      </w:pPr>
      <w:ins w:id="15" w:author="Wheeler Janet L." w:date="2026-09-25T21:11:00Z" w16du:dateUtc="2026-09-26T01:11:00Z">
        <w:r>
          <w:rPr>
            <w:b/>
            <w:bCs/>
          </w:rPr>
          <w:t xml:space="preserve">Ms. Wheeler’s website:  </w:t>
        </w:r>
        <w:r>
          <w:fldChar w:fldCharType="begin"/>
        </w:r>
        <w:r>
          <w:instrText>HYPERLINK "http://ma.mukilteo.wednet.edu/pages/MarinerHS/Classes/01-wheelerjl-home"</w:instrText>
        </w:r>
        <w:r>
          <w:fldChar w:fldCharType="separate"/>
        </w:r>
        <w:r w:rsidRPr="00355562">
          <w:rPr>
            <w:rStyle w:val="Hyperlink"/>
            <w:b/>
            <w:bCs/>
          </w:rPr>
          <w:t>http://ma.mukilteo.wednet.edu/pages/MarinerHS/Classes/01-wheelerjl-home</w:t>
        </w:r>
        <w:r>
          <w:fldChar w:fldCharType="end"/>
        </w:r>
        <w:r>
          <w:rPr>
            <w:b/>
            <w:bCs/>
          </w:rPr>
          <w:t xml:space="preserve"> </w:t>
        </w:r>
      </w:ins>
    </w:p>
    <w:p w14:paraId="5DC8914B" w14:textId="77777777" w:rsidR="00C10506" w:rsidRPr="005F6BEA" w:rsidRDefault="00C10506" w:rsidP="00C10506">
      <w:pPr>
        <w:pStyle w:val="Heading1"/>
        <w:rPr>
          <w:ins w:id="16" w:author="Wheeler Janet L." w:date="2026-09-25T21:11:00Z" w16du:dateUtc="2026-09-26T01:11:00Z"/>
          <w:szCs w:val="22"/>
        </w:rPr>
      </w:pPr>
      <w:ins w:id="17" w:author="Wheeler Janet L." w:date="2026-09-25T21:11:00Z" w16du:dateUtc="2026-09-26T01:11:00Z">
        <w:r w:rsidRPr="00B93579">
          <w:rPr>
            <w:szCs w:val="22"/>
          </w:rPr>
          <w:t xml:space="preserve">Course </w:t>
        </w:r>
        <w:r>
          <w:rPr>
            <w:szCs w:val="22"/>
          </w:rPr>
          <w:t>Overview and Objectives</w:t>
        </w:r>
      </w:ins>
    </w:p>
    <w:p w14:paraId="233EA329" w14:textId="77777777" w:rsidR="00C10506" w:rsidRDefault="00C10506" w:rsidP="00C10506">
      <w:pPr>
        <w:pStyle w:val="Header"/>
        <w:tabs>
          <w:tab w:val="clear" w:pos="4320"/>
          <w:tab w:val="clear" w:pos="8640"/>
        </w:tabs>
        <w:rPr>
          <w:ins w:id="18" w:author="Wheeler Janet L." w:date="2026-09-25T21:11:00Z" w16du:dateUtc="2026-09-26T01:11:00Z"/>
          <w:sz w:val="20"/>
        </w:rPr>
      </w:pPr>
      <w:ins w:id="19" w:author="Wheeler Janet L." w:date="2026-09-25T21:11:00Z" w16du:dateUtc="2026-09-26T01:11:00Z">
        <w:r w:rsidRPr="00C10506">
          <w:rPr>
            <w:sz w:val="20"/>
          </w:rPr>
          <w:t xml:space="preserve">French One helps students to develop listening, reading, speaking, and writing skills to communicate in elementary French.  Oral communication is emphasized and practiced.  Students will acquire knowledge of, develop a respect for, and demonstrate an appreciation for the different culture of the Francophone world resulting from exposure to its customs, geography, literature and arts.  This cultural awareness, combined with the foreign language skills initiated in this course, will enable students to function more successfully in the diverse global community. This course correlates to the vision of developing life-long learners who have a sense of global citizenship, can communicate with people within their own community and throughout the world, and can use technology to enhance these goals.    </w:t>
        </w:r>
      </w:ins>
    </w:p>
    <w:p w14:paraId="6EE8E1D0" w14:textId="2C967621" w:rsidR="00C10506" w:rsidRDefault="00C10506" w:rsidP="00C10506">
      <w:pPr>
        <w:pStyle w:val="Header"/>
        <w:tabs>
          <w:tab w:val="clear" w:pos="4320"/>
          <w:tab w:val="clear" w:pos="8640"/>
        </w:tabs>
        <w:jc w:val="right"/>
        <w:rPr>
          <w:ins w:id="20" w:author="Wheeler Janet L." w:date="2026-09-25T21:11:00Z" w16du:dateUtc="2026-09-26T01:11:00Z"/>
          <w:sz w:val="20"/>
        </w:rPr>
      </w:pPr>
      <w:ins w:id="21" w:author="Wheeler Janet L." w:date="2026-09-25T21:11:00Z" w16du:dateUtc="2026-09-26T01:11:00Z">
        <w:r>
          <w:rPr>
            <w:i/>
            <w:sz w:val="20"/>
          </w:rPr>
          <w:t xml:space="preserve">Credit:  1.0 </w:t>
        </w:r>
        <w:r w:rsidRPr="006E6692">
          <w:rPr>
            <w:i/>
            <w:sz w:val="20"/>
          </w:rPr>
          <w:t>Elective/World Language</w:t>
        </w:r>
      </w:ins>
    </w:p>
    <w:p w14:paraId="772BCBB1" w14:textId="77777777" w:rsidR="00C10506" w:rsidRDefault="00C10506" w:rsidP="00C10506">
      <w:pPr>
        <w:pStyle w:val="Header"/>
        <w:tabs>
          <w:tab w:val="clear" w:pos="4320"/>
          <w:tab w:val="clear" w:pos="8640"/>
        </w:tabs>
        <w:rPr>
          <w:ins w:id="22" w:author="Wheeler Janet L." w:date="2026-09-25T21:11:00Z" w16du:dateUtc="2026-09-26T01:11:00Z"/>
          <w:sz w:val="20"/>
        </w:rPr>
      </w:pPr>
    </w:p>
    <w:p w14:paraId="36268EBF" w14:textId="77777777" w:rsidR="00C10506" w:rsidRPr="00C10506" w:rsidRDefault="00C10506" w:rsidP="00C10506">
      <w:pPr>
        <w:pStyle w:val="Header"/>
        <w:rPr>
          <w:ins w:id="23" w:author="Wheeler Janet L." w:date="2026-09-25T21:11:00Z" w16du:dateUtc="2026-09-26T01:11:00Z"/>
          <w:sz w:val="20"/>
        </w:rPr>
      </w:pPr>
      <w:ins w:id="24" w:author="Wheeler Janet L." w:date="2026-09-25T21:11:00Z" w16du:dateUtc="2026-09-26T01:11:00Z">
        <w:r w:rsidRPr="00C10506">
          <w:rPr>
            <w:sz w:val="20"/>
          </w:rPr>
          <w:t xml:space="preserve">Students in French I will articulate potential answers to these questions: </w:t>
        </w:r>
      </w:ins>
    </w:p>
    <w:p w14:paraId="003F0AE2" w14:textId="77777777" w:rsidR="00C10506" w:rsidRPr="00C10506" w:rsidRDefault="00C10506" w:rsidP="00C10506">
      <w:pPr>
        <w:pStyle w:val="Header"/>
        <w:rPr>
          <w:ins w:id="25" w:author="Wheeler Janet L." w:date="2026-09-25T21:11:00Z" w16du:dateUtc="2026-09-26T01:11:00Z"/>
          <w:sz w:val="20"/>
        </w:rPr>
      </w:pPr>
      <w:ins w:id="26" w:author="Wheeler Janet L." w:date="2026-09-25T21:11:00Z" w16du:dateUtc="2026-09-26T01:11:00Z">
        <w:r w:rsidRPr="00C10506">
          <w:rPr>
            <w:sz w:val="20"/>
          </w:rPr>
          <w:t xml:space="preserve"> </w:t>
        </w:r>
      </w:ins>
    </w:p>
    <w:p w14:paraId="264E6495" w14:textId="77777777" w:rsidR="00C10506" w:rsidRDefault="00C10506" w:rsidP="00C10506">
      <w:pPr>
        <w:pStyle w:val="Header"/>
        <w:numPr>
          <w:ilvl w:val="0"/>
          <w:numId w:val="9"/>
        </w:numPr>
        <w:tabs>
          <w:tab w:val="clear" w:pos="4320"/>
          <w:tab w:val="clear" w:pos="8640"/>
        </w:tabs>
        <w:rPr>
          <w:ins w:id="27" w:author="Wheeler Janet L." w:date="2026-09-25T21:11:00Z" w16du:dateUtc="2026-09-26T01:11:00Z"/>
          <w:sz w:val="20"/>
        </w:rPr>
      </w:pPr>
      <w:ins w:id="28" w:author="Wheeler Janet L." w:date="2026-09-25T21:11:00Z" w16du:dateUtc="2026-09-26T01:11:00Z">
        <w:r w:rsidRPr="00C10506">
          <w:rPr>
            <w:sz w:val="20"/>
          </w:rPr>
          <w:t xml:space="preserve">How does someone interact, understand, and be understood by a Francophone person? </w:t>
        </w:r>
      </w:ins>
    </w:p>
    <w:p w14:paraId="399B773B" w14:textId="10ACE39C" w:rsidR="00C10506" w:rsidRDefault="00C10506" w:rsidP="00C10506">
      <w:pPr>
        <w:pStyle w:val="Header"/>
        <w:numPr>
          <w:ilvl w:val="0"/>
          <w:numId w:val="9"/>
        </w:numPr>
        <w:tabs>
          <w:tab w:val="clear" w:pos="4320"/>
          <w:tab w:val="clear" w:pos="8640"/>
        </w:tabs>
        <w:rPr>
          <w:ins w:id="29" w:author="Wheeler Janet L." w:date="2026-09-25T21:11:00Z" w16du:dateUtc="2026-09-26T01:11:00Z"/>
          <w:sz w:val="20"/>
        </w:rPr>
      </w:pPr>
      <w:ins w:id="30" w:author="Wheeler Janet L." w:date="2026-09-25T21:11:00Z" w16du:dateUtc="2026-09-26T01:11:00Z">
        <w:r w:rsidRPr="00C10506">
          <w:rPr>
            <w:sz w:val="20"/>
          </w:rPr>
          <w:t>In what ways do French speakers express concepts such as: greetings; numbers, calendar &amp; time; descriptions of family, friends &amp; surroundings; likes/dislikes &amp; daily activities; and wishes &amp; abilities -- differently from English speakers, both orally and in written form?</w:t>
        </w:r>
      </w:ins>
    </w:p>
    <w:p w14:paraId="7C931396" w14:textId="77777777" w:rsidR="00C10506" w:rsidRDefault="00C10506" w:rsidP="00C10506">
      <w:pPr>
        <w:pStyle w:val="Header"/>
        <w:numPr>
          <w:ilvl w:val="0"/>
          <w:numId w:val="9"/>
        </w:numPr>
        <w:tabs>
          <w:tab w:val="clear" w:pos="4320"/>
          <w:tab w:val="clear" w:pos="8640"/>
        </w:tabs>
        <w:rPr>
          <w:ins w:id="31" w:author="Wheeler Janet L." w:date="2026-09-25T21:11:00Z" w16du:dateUtc="2026-09-26T01:11:00Z"/>
          <w:sz w:val="20"/>
        </w:rPr>
      </w:pPr>
      <w:ins w:id="32" w:author="Wheeler Janet L." w:date="2026-09-25T21:11:00Z" w16du:dateUtc="2026-09-26T01:11:00Z">
        <w:r w:rsidRPr="00C10506">
          <w:rPr>
            <w:sz w:val="20"/>
          </w:rPr>
          <w:t>How do history, geography, and contemporary life affect French culture and language?</w:t>
        </w:r>
      </w:ins>
    </w:p>
    <w:p w14:paraId="4A8BC896" w14:textId="77777777" w:rsidR="00C10506" w:rsidRDefault="00C10506" w:rsidP="00C10506">
      <w:pPr>
        <w:pStyle w:val="Header"/>
        <w:numPr>
          <w:ilvl w:val="0"/>
          <w:numId w:val="9"/>
        </w:numPr>
        <w:tabs>
          <w:tab w:val="clear" w:pos="4320"/>
          <w:tab w:val="clear" w:pos="8640"/>
        </w:tabs>
        <w:rPr>
          <w:ins w:id="33" w:author="Wheeler Janet L." w:date="2026-09-25T21:11:00Z" w16du:dateUtc="2026-09-26T01:11:00Z"/>
          <w:sz w:val="20"/>
        </w:rPr>
      </w:pPr>
      <w:ins w:id="34" w:author="Wheeler Janet L." w:date="2026-09-25T21:11:00Z" w16du:dateUtc="2026-09-26T01:11:00Z">
        <w:r w:rsidRPr="00C10506">
          <w:rPr>
            <w:sz w:val="20"/>
          </w:rPr>
          <w:t>What do French grammatical structures, language and culture teach us about our own?</w:t>
        </w:r>
      </w:ins>
    </w:p>
    <w:p w14:paraId="78ED8288" w14:textId="0961B2AF" w:rsidR="00C10506" w:rsidRDefault="00C10506" w:rsidP="00C10506">
      <w:pPr>
        <w:pStyle w:val="Header"/>
        <w:numPr>
          <w:ilvl w:val="0"/>
          <w:numId w:val="9"/>
        </w:numPr>
        <w:tabs>
          <w:tab w:val="clear" w:pos="4320"/>
          <w:tab w:val="clear" w:pos="8640"/>
        </w:tabs>
        <w:rPr>
          <w:ins w:id="35" w:author="Wheeler Janet L." w:date="2026-09-25T21:11:00Z" w16du:dateUtc="2026-09-26T01:11:00Z"/>
          <w:sz w:val="20"/>
        </w:rPr>
      </w:pPr>
      <w:ins w:id="36" w:author="Wheeler Janet L." w:date="2026-09-25T21:11:00Z" w16du:dateUtc="2026-09-26T01:11:00Z">
        <w:r w:rsidRPr="00C10506">
          <w:rPr>
            <w:sz w:val="20"/>
          </w:rPr>
          <w:t>How do Fr</w:t>
        </w:r>
        <w:r>
          <w:rPr>
            <w:sz w:val="20"/>
          </w:rPr>
          <w:t>ench</w:t>
        </w:r>
        <w:r w:rsidRPr="00C10506">
          <w:rPr>
            <w:sz w:val="20"/>
          </w:rPr>
          <w:t xml:space="preserve"> communities and their customs compare to one another and our own and what does this signify?</w:t>
        </w:r>
      </w:ins>
    </w:p>
    <w:p w14:paraId="3E46158A" w14:textId="5C2EF52F" w:rsidR="00C10506" w:rsidRDefault="00C10506" w:rsidP="00C10506">
      <w:pPr>
        <w:pStyle w:val="Header"/>
        <w:numPr>
          <w:ilvl w:val="0"/>
          <w:numId w:val="9"/>
        </w:numPr>
        <w:tabs>
          <w:tab w:val="clear" w:pos="4320"/>
          <w:tab w:val="clear" w:pos="8640"/>
        </w:tabs>
        <w:rPr>
          <w:ins w:id="37" w:author="Wheeler Janet L." w:date="2026-09-25T21:11:00Z" w16du:dateUtc="2026-09-26T01:11:00Z"/>
          <w:sz w:val="20"/>
        </w:rPr>
      </w:pPr>
      <w:ins w:id="38" w:author="Wheeler Janet L." w:date="2026-09-25T21:11:00Z" w16du:dateUtc="2026-09-26T01:11:00Z">
        <w:r w:rsidRPr="00C10506">
          <w:rPr>
            <w:sz w:val="20"/>
          </w:rPr>
          <w:t xml:space="preserve">With </w:t>
        </w:r>
        <w:r>
          <w:rPr>
            <w:sz w:val="20"/>
          </w:rPr>
          <w:t>or without</w:t>
        </w:r>
        <w:r w:rsidRPr="00C10506">
          <w:rPr>
            <w:sz w:val="20"/>
          </w:rPr>
          <w:t xml:space="preserve"> technology, why is communication and understanding between diverse communities </w:t>
        </w:r>
        <w:r>
          <w:rPr>
            <w:sz w:val="20"/>
          </w:rPr>
          <w:t>important?</w:t>
        </w:r>
      </w:ins>
    </w:p>
    <w:p w14:paraId="20D1BA58" w14:textId="489604E1" w:rsidR="00C10506" w:rsidRDefault="00C10506" w:rsidP="00C10506">
      <w:pPr>
        <w:pStyle w:val="Header"/>
        <w:numPr>
          <w:ilvl w:val="0"/>
          <w:numId w:val="9"/>
        </w:numPr>
        <w:tabs>
          <w:tab w:val="clear" w:pos="4320"/>
          <w:tab w:val="clear" w:pos="8640"/>
        </w:tabs>
        <w:rPr>
          <w:ins w:id="39" w:author="Wheeler Janet L." w:date="2026-09-25T21:11:00Z" w16du:dateUtc="2026-09-26T01:11:00Z"/>
          <w:sz w:val="20"/>
        </w:rPr>
      </w:pPr>
      <w:ins w:id="40" w:author="Wheeler Janet L." w:date="2026-09-25T21:11:00Z" w16du:dateUtc="2026-09-26T01:11:00Z">
        <w:r w:rsidRPr="00C10506">
          <w:rPr>
            <w:sz w:val="20"/>
          </w:rPr>
          <w:t xml:space="preserve">What is the role of the individual in the global community? </w:t>
        </w:r>
      </w:ins>
    </w:p>
    <w:p w14:paraId="332C4A16" w14:textId="77777777" w:rsidR="00C10506" w:rsidRDefault="00C10506" w:rsidP="00C10506">
      <w:pPr>
        <w:pStyle w:val="Header"/>
        <w:tabs>
          <w:tab w:val="clear" w:pos="4320"/>
          <w:tab w:val="clear" w:pos="8640"/>
        </w:tabs>
        <w:rPr>
          <w:ins w:id="41" w:author="Wheeler Janet L." w:date="2026-09-25T21:11:00Z" w16du:dateUtc="2026-09-26T01:11:00Z"/>
          <w:b/>
          <w:sz w:val="20"/>
        </w:rPr>
      </w:pPr>
    </w:p>
    <w:p w14:paraId="45230223" w14:textId="77777777" w:rsidR="00C10506" w:rsidRPr="00D11D6C" w:rsidRDefault="00C10506" w:rsidP="00C10506">
      <w:pPr>
        <w:pStyle w:val="Header"/>
        <w:tabs>
          <w:tab w:val="clear" w:pos="4320"/>
          <w:tab w:val="clear" w:pos="8640"/>
        </w:tabs>
        <w:ind w:left="360"/>
        <w:rPr>
          <w:ins w:id="42" w:author="Wheeler Janet L." w:date="2026-09-25T21:11:00Z" w16du:dateUtc="2026-09-26T01:11:00Z"/>
          <w:sz w:val="20"/>
        </w:rPr>
      </w:pPr>
    </w:p>
    <w:p w14:paraId="6B15D1E1" w14:textId="77777777" w:rsidR="00C10506" w:rsidRPr="00692EE5" w:rsidRDefault="00C10506" w:rsidP="00C10506">
      <w:pPr>
        <w:pStyle w:val="Heading1"/>
        <w:rPr>
          <w:ins w:id="43" w:author="Wheeler Janet L." w:date="2026-09-25T21:11:00Z" w16du:dateUtc="2026-09-26T01:11:00Z"/>
        </w:rPr>
      </w:pPr>
      <w:ins w:id="44" w:author="Wheeler Janet L." w:date="2026-09-25T21:11:00Z" w16du:dateUtc="2026-09-26T01:11:00Z">
        <w:r>
          <w:t>Materials Used</w:t>
        </w:r>
      </w:ins>
    </w:p>
    <w:p w14:paraId="3F21846C" w14:textId="77777777" w:rsidR="00C10506" w:rsidRPr="00692EE5" w:rsidRDefault="00C10506" w:rsidP="00C10506">
      <w:pPr>
        <w:rPr>
          <w:ins w:id="45" w:author="Wheeler Janet L." w:date="2026-09-25T21:11:00Z" w16du:dateUtc="2026-09-26T01:11:00Z"/>
          <w:sz w:val="20"/>
          <w:u w:val="single"/>
        </w:rPr>
      </w:pPr>
      <w:ins w:id="46" w:author="Wheeler Janet L." w:date="2026-09-25T21:11:00Z" w16du:dateUtc="2026-09-26T01:11:00Z">
        <w:r w:rsidRPr="00692EE5">
          <w:rPr>
            <w:sz w:val="20"/>
            <w:u w:val="single"/>
          </w:rPr>
          <w:t>Student Materials required:</w:t>
        </w:r>
        <w:r w:rsidRPr="00692EE5">
          <w:rPr>
            <w:sz w:val="20"/>
          </w:rPr>
          <w:tab/>
        </w:r>
        <w:r w:rsidRPr="00692EE5">
          <w:rPr>
            <w:sz w:val="20"/>
          </w:rPr>
          <w:tab/>
        </w:r>
        <w:r w:rsidRPr="00692EE5">
          <w:rPr>
            <w:sz w:val="20"/>
          </w:rPr>
          <w:tab/>
        </w:r>
        <w:r w:rsidRPr="00692EE5">
          <w:rPr>
            <w:sz w:val="20"/>
          </w:rPr>
          <w:tab/>
        </w:r>
        <w:r w:rsidRPr="00692EE5">
          <w:rPr>
            <w:sz w:val="20"/>
            <w:u w:val="single"/>
          </w:rPr>
          <w:t>Also recommended:</w:t>
        </w:r>
      </w:ins>
    </w:p>
    <w:p w14:paraId="03E1FB6E" w14:textId="77777777" w:rsidR="00C10506" w:rsidRPr="00692EE5" w:rsidRDefault="00C10506" w:rsidP="00C10506">
      <w:pPr>
        <w:rPr>
          <w:ins w:id="47" w:author="Wheeler Janet L." w:date="2026-09-25T21:11:00Z" w16du:dateUtc="2026-09-26T01:11:00Z"/>
          <w:sz w:val="20"/>
        </w:rPr>
      </w:pPr>
    </w:p>
    <w:p w14:paraId="0F77566C" w14:textId="77777777" w:rsidR="00C10506" w:rsidRPr="00692EE5" w:rsidRDefault="00C10506" w:rsidP="00C10506">
      <w:pPr>
        <w:rPr>
          <w:ins w:id="48" w:author="Wheeler Janet L." w:date="2026-09-25T21:11:00Z" w16du:dateUtc="2026-09-26T01:11:00Z"/>
          <w:sz w:val="20"/>
        </w:rPr>
      </w:pPr>
      <w:ins w:id="49" w:author="Wheeler Janet L." w:date="2026-09-25T21:11:00Z" w16du:dateUtc="2026-09-26T01:11:00Z">
        <w:r w:rsidRPr="00692EE5">
          <w:rPr>
            <w:sz w:val="20"/>
          </w:rPr>
          <w:t>SPIRAL NOTEBOOK</w:t>
        </w:r>
        <w:r w:rsidRPr="00692EE5">
          <w:rPr>
            <w:sz w:val="20"/>
          </w:rPr>
          <w:tab/>
        </w:r>
        <w:r w:rsidRPr="00692EE5">
          <w:rPr>
            <w:sz w:val="20"/>
          </w:rPr>
          <w:tab/>
        </w:r>
        <w:r w:rsidRPr="00692EE5">
          <w:rPr>
            <w:sz w:val="20"/>
          </w:rPr>
          <w:tab/>
        </w:r>
        <w:r w:rsidRPr="00692EE5">
          <w:rPr>
            <w:sz w:val="20"/>
          </w:rPr>
          <w:tab/>
        </w:r>
        <w:r w:rsidRPr="00692EE5">
          <w:rPr>
            <w:sz w:val="20"/>
          </w:rPr>
          <w:tab/>
          <w:t>3-ring binder (for handouts and HW)</w:t>
        </w:r>
      </w:ins>
    </w:p>
    <w:p w14:paraId="703B2E32" w14:textId="77777777" w:rsidR="00C10506" w:rsidRPr="00692EE5" w:rsidRDefault="00C10506" w:rsidP="00C10506">
      <w:pPr>
        <w:rPr>
          <w:ins w:id="50" w:author="Wheeler Janet L." w:date="2026-09-25T21:11:00Z" w16du:dateUtc="2026-09-26T01:11:00Z"/>
          <w:sz w:val="20"/>
        </w:rPr>
      </w:pPr>
      <w:ins w:id="51" w:author="Wheeler Janet L." w:date="2026-09-25T21:11:00Z" w16du:dateUtc="2026-09-26T01:11:00Z">
        <w:r w:rsidRPr="00692EE5">
          <w:rPr>
            <w:sz w:val="20"/>
          </w:rPr>
          <w:t>Loose-leaf paper</w:t>
        </w:r>
        <w:r w:rsidRPr="00692EE5">
          <w:rPr>
            <w:sz w:val="20"/>
          </w:rPr>
          <w:tab/>
        </w:r>
        <w:r w:rsidRPr="00692EE5">
          <w:rPr>
            <w:sz w:val="20"/>
          </w:rPr>
          <w:tab/>
        </w:r>
        <w:r w:rsidRPr="00692EE5">
          <w:rPr>
            <w:sz w:val="20"/>
          </w:rPr>
          <w:tab/>
        </w:r>
        <w:r w:rsidRPr="00692EE5">
          <w:rPr>
            <w:sz w:val="20"/>
          </w:rPr>
          <w:tab/>
        </w:r>
        <w:r w:rsidRPr="00692EE5">
          <w:rPr>
            <w:sz w:val="20"/>
          </w:rPr>
          <w:tab/>
          <w:t>3x5 notecards, scissors, colored pencils &amp; pens</w:t>
        </w:r>
      </w:ins>
    </w:p>
    <w:p w14:paraId="29682083" w14:textId="77777777" w:rsidR="00C10506" w:rsidRPr="00692EE5" w:rsidRDefault="00C10506" w:rsidP="00C10506">
      <w:pPr>
        <w:rPr>
          <w:ins w:id="52" w:author="Wheeler Janet L." w:date="2026-09-25T21:11:00Z" w16du:dateUtc="2026-09-26T01:11:00Z"/>
          <w:sz w:val="20"/>
        </w:rPr>
      </w:pPr>
      <w:ins w:id="53" w:author="Wheeler Janet L." w:date="2026-09-25T21:11:00Z" w16du:dateUtc="2026-09-26T01:11:00Z">
        <w:r>
          <w:rPr>
            <w:sz w:val="20"/>
          </w:rPr>
          <w:t xml:space="preserve">Pencil, </w:t>
        </w:r>
        <w:r w:rsidRPr="00692EE5">
          <w:rPr>
            <w:sz w:val="20"/>
          </w:rPr>
          <w:t>pen</w:t>
        </w:r>
        <w:r>
          <w:rPr>
            <w:sz w:val="20"/>
          </w:rPr>
          <w:t>, highlighters</w:t>
        </w:r>
        <w:r w:rsidRPr="00692EE5">
          <w:rPr>
            <w:sz w:val="20"/>
          </w:rPr>
          <w:tab/>
        </w:r>
        <w:r w:rsidRPr="00692EE5">
          <w:rPr>
            <w:sz w:val="20"/>
          </w:rPr>
          <w:tab/>
        </w:r>
        <w:r w:rsidRPr="00692EE5">
          <w:rPr>
            <w:sz w:val="20"/>
          </w:rPr>
          <w:tab/>
        </w:r>
        <w:r w:rsidRPr="00692EE5">
          <w:rPr>
            <w:sz w:val="20"/>
          </w:rPr>
          <w:tab/>
        </w:r>
        <w:r w:rsidRPr="00692EE5">
          <w:rPr>
            <w:sz w:val="20"/>
          </w:rPr>
          <w:tab/>
          <w:t>French/English Pocket Dictionary</w:t>
        </w:r>
      </w:ins>
    </w:p>
    <w:p w14:paraId="1AB40E3E" w14:textId="77777777" w:rsidR="00C10506" w:rsidRDefault="00C10506" w:rsidP="00C10506">
      <w:pPr>
        <w:pStyle w:val="Heading1"/>
        <w:rPr>
          <w:ins w:id="54" w:author="Wheeler Janet L." w:date="2026-09-25T21:11:00Z" w16du:dateUtc="2026-09-26T01:11:00Z"/>
        </w:rPr>
      </w:pPr>
    </w:p>
    <w:p w14:paraId="08933366" w14:textId="77777777" w:rsidR="00C10506" w:rsidRDefault="00C10506" w:rsidP="00C10506">
      <w:pPr>
        <w:pStyle w:val="Heading1"/>
        <w:rPr>
          <w:ins w:id="55" w:author="Wheeler Janet L." w:date="2026-09-25T21:11:00Z" w16du:dateUtc="2026-09-26T01:11:00Z"/>
        </w:rPr>
      </w:pPr>
      <w:ins w:id="56" w:author="Wheeler Janet L." w:date="2026-09-25T21:11:00Z" w16du:dateUtc="2026-09-26T01:11:00Z">
        <w:r>
          <w:t>Texts</w:t>
        </w:r>
      </w:ins>
    </w:p>
    <w:p w14:paraId="12277F7D" w14:textId="46EF068F" w:rsidR="00C10506" w:rsidRDefault="00C10506" w:rsidP="00C10506">
      <w:pPr>
        <w:ind w:firstLine="720"/>
        <w:rPr>
          <w:ins w:id="57" w:author="Wheeler Janet L." w:date="2026-09-25T21:11:00Z" w16du:dateUtc="2026-09-26T01:11:00Z"/>
        </w:rPr>
      </w:pPr>
      <w:ins w:id="58" w:author="Wheeler Janet L." w:date="2026-09-25T21:11:00Z" w16du:dateUtc="2026-09-26T01:11:00Z">
        <w:r>
          <w:rPr>
            <w:i/>
            <w:u w:val="single"/>
          </w:rPr>
          <w:t>D’Accord 1</w:t>
        </w:r>
        <w:r>
          <w:rPr>
            <w:i/>
          </w:rPr>
          <w:t xml:space="preserve">     </w:t>
        </w:r>
        <w:r>
          <w:t>(Vista Higher Learning, 2014)</w:t>
        </w:r>
      </w:ins>
    </w:p>
    <w:p w14:paraId="10529111" w14:textId="77777777" w:rsidR="00C10506" w:rsidRDefault="00C10506" w:rsidP="00C10506">
      <w:pPr>
        <w:rPr>
          <w:ins w:id="59" w:author="Wheeler Janet L." w:date="2026-09-25T21:11:00Z" w16du:dateUtc="2026-09-26T01:11:00Z"/>
        </w:rPr>
      </w:pPr>
    </w:p>
    <w:p w14:paraId="4A93E48F" w14:textId="77777777" w:rsidR="00C10506" w:rsidRPr="00692EE5" w:rsidRDefault="00C10506" w:rsidP="00C10506">
      <w:pPr>
        <w:rPr>
          <w:ins w:id="60" w:author="Wheeler Janet L." w:date="2026-09-25T21:11:00Z" w16du:dateUtc="2026-09-26T01:11:00Z"/>
          <w:sz w:val="20"/>
        </w:rPr>
      </w:pPr>
      <w:ins w:id="61" w:author="Wheeler Janet L." w:date="2026-09-25T21:11:00Z" w16du:dateUtc="2026-09-26T01:11:00Z">
        <w:r w:rsidRPr="00692EE5">
          <w:rPr>
            <w:sz w:val="20"/>
          </w:rPr>
          <w:t xml:space="preserve">Supplementary:  </w:t>
        </w:r>
        <w:r w:rsidRPr="00692EE5">
          <w:rPr>
            <w:sz w:val="20"/>
            <w:u w:val="single"/>
          </w:rPr>
          <w:t>Dis-Moi</w:t>
        </w:r>
        <w:r w:rsidRPr="00692EE5">
          <w:rPr>
            <w:sz w:val="20"/>
          </w:rPr>
          <w:t xml:space="preserve"> (Scott, Foresman, 1990)</w:t>
        </w:r>
      </w:ins>
    </w:p>
    <w:p w14:paraId="26B4224F" w14:textId="77777777" w:rsidR="00C10506" w:rsidRPr="00692EE5" w:rsidRDefault="00C10506" w:rsidP="00C10506">
      <w:pPr>
        <w:rPr>
          <w:ins w:id="62" w:author="Wheeler Janet L." w:date="2026-09-25T21:11:00Z" w16du:dateUtc="2026-09-26T01:11:00Z"/>
          <w:sz w:val="20"/>
        </w:rPr>
      </w:pPr>
      <w:ins w:id="63" w:author="Wheeler Janet L." w:date="2026-09-25T21:11:00Z" w16du:dateUtc="2026-09-26T01:11:00Z">
        <w:r w:rsidRPr="00692EE5">
          <w:rPr>
            <w:sz w:val="20"/>
          </w:rPr>
          <w:tab/>
        </w:r>
        <w:r w:rsidRPr="00692EE5">
          <w:rPr>
            <w:sz w:val="20"/>
          </w:rPr>
          <w:tab/>
          <w:t>Transparencies, activities, videos, and audio tapes supplied by publisher and instructor.</w:t>
        </w:r>
        <w:r>
          <w:rPr>
            <w:sz w:val="20"/>
          </w:rPr>
          <w:br/>
        </w:r>
      </w:ins>
    </w:p>
    <w:p w14:paraId="6794FACD" w14:textId="77777777" w:rsidR="00C10506" w:rsidRPr="00692EE5" w:rsidRDefault="00C10506" w:rsidP="00C10506">
      <w:pPr>
        <w:rPr>
          <w:ins w:id="64" w:author="Wheeler Janet L." w:date="2026-09-25T21:11:00Z" w16du:dateUtc="2026-09-26T01:11:00Z"/>
          <w:sz w:val="20"/>
          <w:u w:val="single"/>
        </w:rPr>
      </w:pPr>
      <w:ins w:id="65" w:author="Wheeler Janet L." w:date="2026-09-25T21:11:00Z" w16du:dateUtc="2026-09-26T01:11:00Z">
        <w:r w:rsidRPr="00692EE5">
          <w:rPr>
            <w:sz w:val="20"/>
          </w:rPr>
          <w:tab/>
        </w:r>
        <w:r w:rsidRPr="00692EE5">
          <w:rPr>
            <w:sz w:val="20"/>
          </w:rPr>
          <w:tab/>
        </w:r>
        <w:r>
          <w:rPr>
            <w:sz w:val="20"/>
          </w:rPr>
          <w:t>Numerous</w:t>
        </w:r>
        <w:r w:rsidRPr="00692EE5">
          <w:rPr>
            <w:sz w:val="20"/>
          </w:rPr>
          <w:t xml:space="preserve"> activities and resources </w:t>
        </w:r>
        <w:r>
          <w:rPr>
            <w:sz w:val="20"/>
          </w:rPr>
          <w:t>will also</w:t>
        </w:r>
        <w:r w:rsidRPr="00692EE5">
          <w:rPr>
            <w:sz w:val="20"/>
          </w:rPr>
          <w:t xml:space="preserve"> be accessed at </w:t>
        </w:r>
        <w:r>
          <w:rPr>
            <w:sz w:val="20"/>
            <w:u w:val="single"/>
          </w:rPr>
          <w:t>vhlcentral.com</w:t>
        </w:r>
      </w:ins>
    </w:p>
    <w:p w14:paraId="302B9917" w14:textId="77777777" w:rsidR="00C10506" w:rsidRDefault="00C10506" w:rsidP="00C10506">
      <w:pPr>
        <w:pStyle w:val="Heading1"/>
        <w:rPr>
          <w:ins w:id="66" w:author="Wheeler Janet L." w:date="2026-09-25T21:11:00Z" w16du:dateUtc="2026-09-26T01:11:00Z"/>
        </w:rPr>
      </w:pPr>
    </w:p>
    <w:p w14:paraId="2338ABCF" w14:textId="30DC9A92" w:rsidR="7A0378E1" w:rsidRDefault="7A0378E1" w:rsidP="7A0378E1">
      <w:pPr>
        <w:rPr>
          <w:ins w:id="67" w:author="Wheeler Janet L." w:date="2026-09-25T21:11:00Z" w16du:dateUtc="2026-09-26T01:11:00Z"/>
        </w:rPr>
      </w:pPr>
    </w:p>
    <w:p w14:paraId="4C78A484" w14:textId="1434DEAC" w:rsidR="7A0378E1" w:rsidRDefault="7A0378E1" w:rsidP="7A0378E1">
      <w:pPr>
        <w:rPr>
          <w:ins w:id="68" w:author="Wheeler Janet L." w:date="2026-09-25T21:11:00Z" w16du:dateUtc="2026-09-26T01:11:00Z"/>
        </w:rPr>
      </w:pPr>
    </w:p>
    <w:p w14:paraId="59667CF6" w14:textId="5ADB7530" w:rsidR="00C10506" w:rsidRDefault="00C10506" w:rsidP="00C10506">
      <w:pPr>
        <w:pStyle w:val="Heading1"/>
        <w:rPr>
          <w:ins w:id="69" w:author="Wheeler Janet L." w:date="2026-09-25T21:11:00Z" w16du:dateUtc="2026-09-26T01:11:00Z"/>
        </w:rPr>
      </w:pPr>
      <w:ins w:id="70" w:author="Wheeler Janet L." w:date="2026-09-25T21:11:00Z" w16du:dateUtc="2026-09-26T01:11:00Z">
        <w:r>
          <w:t>Grading Procedures/Evaluation</w:t>
        </w:r>
      </w:ins>
    </w:p>
    <w:p w14:paraId="4BD4D830" w14:textId="77777777" w:rsidR="00C10506" w:rsidRPr="00342ABC" w:rsidRDefault="00C10506" w:rsidP="00C10506">
      <w:pPr>
        <w:rPr>
          <w:ins w:id="71" w:author="Wheeler Janet L." w:date="2026-09-25T21:11:00Z" w16du:dateUtc="2026-09-26T01:11:00Z"/>
          <w:sz w:val="20"/>
        </w:rPr>
      </w:pPr>
      <w:ins w:id="72" w:author="Wheeler Janet L." w:date="2026-09-25T21:11:00Z" w16du:dateUtc="2026-09-26T01:11:00Z">
        <w:r w:rsidRPr="00342ABC">
          <w:rPr>
            <w:sz w:val="20"/>
          </w:rPr>
          <w:t xml:space="preserve">Students earn points daily, for both written and oral practice.  Students are </w:t>
        </w:r>
        <w:r>
          <w:rPr>
            <w:sz w:val="20"/>
          </w:rPr>
          <w:t xml:space="preserve">assessed </w:t>
        </w:r>
        <w:r w:rsidRPr="00342ABC">
          <w:rPr>
            <w:sz w:val="20"/>
          </w:rPr>
          <w:t>on material regularl</w:t>
        </w:r>
        <w:r>
          <w:rPr>
            <w:sz w:val="20"/>
          </w:rPr>
          <w:t xml:space="preserve">y (through composition, exam, or project) and </w:t>
        </w:r>
        <w:r w:rsidRPr="00342ABC">
          <w:rPr>
            <w:sz w:val="20"/>
          </w:rPr>
          <w:t>at the end of each unit (approximately 2 per quarter).  Assignments are given the following categories, which in turn are weighted to calcul</w:t>
        </w:r>
        <w:r>
          <w:rPr>
            <w:sz w:val="20"/>
          </w:rPr>
          <w:t>ate students’ cumulative grades:</w:t>
        </w:r>
      </w:ins>
    </w:p>
    <w:p w14:paraId="3F7675B7" w14:textId="77777777" w:rsidR="00C10506" w:rsidRPr="00692EE5" w:rsidRDefault="00C10506" w:rsidP="00C10506">
      <w:pPr>
        <w:rPr>
          <w:ins w:id="73" w:author="Wheeler Janet L." w:date="2026-09-25T21:11:00Z" w16du:dateUtc="2026-09-26T01:11:00Z"/>
          <w:sz w:val="20"/>
        </w:rPr>
      </w:pPr>
    </w:p>
    <w:p w14:paraId="3E8EC3E0" w14:textId="77777777" w:rsidR="00C10506" w:rsidRPr="00692EE5" w:rsidRDefault="00C10506" w:rsidP="00C10506">
      <w:pPr>
        <w:rPr>
          <w:ins w:id="74" w:author="Wheeler Janet L." w:date="2026-09-25T21:11:00Z" w16du:dateUtc="2026-09-26T01:11:00Z"/>
          <w:sz w:val="20"/>
        </w:rPr>
      </w:pPr>
      <w:ins w:id="75" w:author="Wheeler Janet L." w:date="2026-09-25T21:11:00Z" w16du:dateUtc="2026-09-26T01:11:00Z">
        <w:r w:rsidRPr="00692EE5">
          <w:rPr>
            <w:sz w:val="20"/>
          </w:rPr>
          <w:t>Participation/Attendance = 20%</w:t>
        </w:r>
        <w:r w:rsidRPr="00692EE5">
          <w:rPr>
            <w:sz w:val="20"/>
          </w:rPr>
          <w:tab/>
        </w:r>
        <w:r w:rsidRPr="00692EE5">
          <w:rPr>
            <w:sz w:val="20"/>
          </w:rPr>
          <w:tab/>
          <w:t>(Being in class, on time, listening, and responding, etc)</w:t>
        </w:r>
      </w:ins>
    </w:p>
    <w:p w14:paraId="05FD2C6A" w14:textId="7D04355C" w:rsidR="00C10506" w:rsidRPr="00CC28AC" w:rsidRDefault="00C10506" w:rsidP="00C10506">
      <w:pPr>
        <w:rPr>
          <w:ins w:id="76" w:author="Wheeler Janet L." w:date="2026-09-25T21:11:00Z" w16du:dateUtc="2026-09-26T01:11:00Z"/>
          <w:sz w:val="20"/>
        </w:rPr>
      </w:pPr>
      <w:ins w:id="77" w:author="Wheeler Janet L." w:date="2026-09-25T21:11:00Z" w16du:dateUtc="2026-09-26T01:11:00Z">
        <w:r>
          <w:rPr>
            <w:sz w:val="20"/>
          </w:rPr>
          <w:t xml:space="preserve">Daily </w:t>
        </w:r>
        <w:r w:rsidRPr="00CC28AC">
          <w:rPr>
            <w:sz w:val="20"/>
          </w:rPr>
          <w:t xml:space="preserve">Assignments = </w:t>
        </w:r>
        <w:r w:rsidR="001C72EB">
          <w:rPr>
            <w:sz w:val="20"/>
          </w:rPr>
          <w:t>30</w:t>
        </w:r>
        <w:r w:rsidRPr="00CC28AC">
          <w:rPr>
            <w:sz w:val="20"/>
          </w:rPr>
          <w:t>%</w:t>
        </w:r>
        <w:r w:rsidRPr="00CC28AC">
          <w:rPr>
            <w:sz w:val="20"/>
          </w:rPr>
          <w:tab/>
        </w:r>
        <w:r w:rsidRPr="00CC28AC">
          <w:rPr>
            <w:sz w:val="20"/>
          </w:rPr>
          <w:tab/>
        </w:r>
        <w:r w:rsidRPr="00CC28AC">
          <w:rPr>
            <w:sz w:val="20"/>
          </w:rPr>
          <w:tab/>
        </w:r>
      </w:ins>
    </w:p>
    <w:p w14:paraId="5C9D8F49" w14:textId="3BA8D35C" w:rsidR="00C10506" w:rsidRPr="00CC28AC" w:rsidRDefault="00C10506" w:rsidP="00C10506">
      <w:pPr>
        <w:rPr>
          <w:ins w:id="78" w:author="Wheeler Janet L." w:date="2026-09-25T21:11:00Z" w16du:dateUtc="2026-09-26T01:11:00Z"/>
          <w:sz w:val="20"/>
        </w:rPr>
      </w:pPr>
      <w:ins w:id="79" w:author="Wheeler Janet L." w:date="2026-09-25T21:11:00Z" w16du:dateUtc="2026-09-26T01:11:00Z">
        <w:r>
          <w:rPr>
            <w:sz w:val="20"/>
          </w:rPr>
          <w:t>Assessments</w:t>
        </w:r>
        <w:r w:rsidRPr="00CC28AC">
          <w:rPr>
            <w:sz w:val="20"/>
          </w:rPr>
          <w:t xml:space="preserve"> = </w:t>
        </w:r>
        <w:r>
          <w:rPr>
            <w:sz w:val="20"/>
          </w:rPr>
          <w:t>4</w:t>
        </w:r>
        <w:r w:rsidR="001C72EB">
          <w:rPr>
            <w:sz w:val="20"/>
          </w:rPr>
          <w:t>0</w:t>
        </w:r>
        <w:r w:rsidRPr="00CC28AC">
          <w:rPr>
            <w:sz w:val="20"/>
          </w:rPr>
          <w:t>%</w:t>
        </w:r>
      </w:ins>
    </w:p>
    <w:p w14:paraId="238EC6E0" w14:textId="77777777" w:rsidR="00C10506" w:rsidRPr="00CC28AC" w:rsidRDefault="00C10506" w:rsidP="00C10506">
      <w:pPr>
        <w:rPr>
          <w:ins w:id="80" w:author="Wheeler Janet L." w:date="2026-09-25T21:11:00Z" w16du:dateUtc="2026-09-26T01:11:00Z"/>
          <w:sz w:val="20"/>
        </w:rPr>
      </w:pPr>
      <w:ins w:id="81" w:author="Wheeler Janet L." w:date="2026-09-25T21:11:00Z" w16du:dateUtc="2026-09-26T01:11:00Z">
        <w:r w:rsidRPr="00CC28AC">
          <w:rPr>
            <w:sz w:val="20"/>
          </w:rPr>
          <w:t>Culture Points = 10%</w:t>
        </w:r>
      </w:ins>
    </w:p>
    <w:p w14:paraId="377053AC" w14:textId="77777777" w:rsidR="00C10506" w:rsidRDefault="00C10506" w:rsidP="00C10506">
      <w:pPr>
        <w:pStyle w:val="Heading1"/>
        <w:rPr>
          <w:ins w:id="82" w:author="Wheeler Janet L." w:date="2026-09-25T21:11:00Z" w16du:dateUtc="2026-09-26T01:11:00Z"/>
        </w:rPr>
      </w:pPr>
    </w:p>
    <w:p w14:paraId="6B46AE38" w14:textId="77777777" w:rsidR="00C10506" w:rsidRDefault="00C10506" w:rsidP="00C10506">
      <w:pPr>
        <w:pStyle w:val="Heading1"/>
        <w:rPr>
          <w:ins w:id="83" w:author="Wheeler Janet L." w:date="2026-09-25T21:11:00Z" w16du:dateUtc="2026-09-26T01:11:00Z"/>
        </w:rPr>
      </w:pPr>
      <w:ins w:id="84" w:author="Wheeler Janet L." w:date="2026-09-25T21:11:00Z" w16du:dateUtc="2026-09-26T01:11:00Z">
        <w:r>
          <w:t>Homework Expectations</w:t>
        </w:r>
      </w:ins>
    </w:p>
    <w:p w14:paraId="11969827" w14:textId="77777777" w:rsidR="00C10506" w:rsidRPr="007129E0" w:rsidRDefault="00C10506" w:rsidP="00C10506">
      <w:pPr>
        <w:rPr>
          <w:ins w:id="85" w:author="Wheeler Janet L." w:date="2026-09-25T21:11:00Z" w16du:dateUtc="2026-09-26T01:11:00Z"/>
          <w:sz w:val="20"/>
        </w:rPr>
      </w:pPr>
      <w:ins w:id="86" w:author="Wheeler Janet L." w:date="2026-09-25T21:11:00Z" w16du:dateUtc="2026-09-26T01:11:00Z">
        <w:r w:rsidRPr="00D11D6C">
          <w:rPr>
            <w:sz w:val="20"/>
          </w:rPr>
          <w:t>Assignments given as homework are expected to be completed on time.  To receive full credit, the assignment must be completed and turned in AT THE BEGINNING of the period on the due date.</w:t>
        </w:r>
        <w:r>
          <w:rPr>
            <w:sz w:val="20"/>
          </w:rPr>
          <w:t xml:space="preserve"> </w:t>
        </w:r>
        <w:r w:rsidRPr="005F6BEA">
          <w:rPr>
            <w:i/>
            <w:sz w:val="20"/>
            <w:u w:val="single"/>
          </w:rPr>
          <w:t>Late assignments lose 10% credit per day.</w:t>
        </w:r>
      </w:ins>
    </w:p>
    <w:p w14:paraId="5957C2BE" w14:textId="77777777" w:rsidR="00C10506" w:rsidRPr="00D11D6C" w:rsidRDefault="00C10506" w:rsidP="00C10506">
      <w:pPr>
        <w:rPr>
          <w:ins w:id="87" w:author="Wheeler Janet L." w:date="2026-09-25T21:11:00Z" w16du:dateUtc="2026-09-26T01:11:00Z"/>
          <w:b/>
          <w:sz w:val="20"/>
        </w:rPr>
      </w:pPr>
    </w:p>
    <w:p w14:paraId="16D6E42B" w14:textId="77777777" w:rsidR="00C10506" w:rsidRPr="00D11D6C" w:rsidRDefault="00C10506" w:rsidP="00C10506">
      <w:pPr>
        <w:rPr>
          <w:ins w:id="88" w:author="Wheeler Janet L." w:date="2026-09-25T21:11:00Z" w16du:dateUtc="2026-09-26T01:11:00Z"/>
          <w:sz w:val="20"/>
        </w:rPr>
      </w:pPr>
      <w:ins w:id="89" w:author="Wheeler Janet L." w:date="2026-09-25T21:11:00Z" w16du:dateUtc="2026-09-26T01:11:00Z">
        <w:r w:rsidRPr="00D11D6C">
          <w:rPr>
            <w:sz w:val="20"/>
          </w:rPr>
          <w:t xml:space="preserve">Culture Points are an ongoing assignment, which students are expected to complete outside of class and turn in </w:t>
        </w:r>
        <w:r w:rsidRPr="00BC5859">
          <w:rPr>
            <w:i/>
            <w:sz w:val="20"/>
          </w:rPr>
          <w:t>throughout</w:t>
        </w:r>
        <w:r w:rsidRPr="00D11D6C">
          <w:rPr>
            <w:sz w:val="20"/>
          </w:rPr>
          <w:t xml:space="preserve"> the semester.   These points may be earned in a variety of ways, and parent involvement is encouraged.  Unlike daily work</w:t>
        </w:r>
        <w:r>
          <w:rPr>
            <w:sz w:val="20"/>
          </w:rPr>
          <w:t xml:space="preserve">, final dates for submitting </w:t>
        </w:r>
        <w:r w:rsidRPr="00D11D6C">
          <w:rPr>
            <w:sz w:val="20"/>
          </w:rPr>
          <w:t>Culture Points are non-negotiable.</w:t>
        </w:r>
      </w:ins>
    </w:p>
    <w:p w14:paraId="4CFC03BC" w14:textId="77777777" w:rsidR="00C10506" w:rsidRPr="00D11D6C" w:rsidRDefault="00C10506" w:rsidP="00C10506">
      <w:pPr>
        <w:rPr>
          <w:ins w:id="90" w:author="Wheeler Janet L." w:date="2026-09-25T21:11:00Z" w16du:dateUtc="2026-09-26T01:11:00Z"/>
          <w:sz w:val="20"/>
        </w:rPr>
      </w:pPr>
    </w:p>
    <w:p w14:paraId="7B283363" w14:textId="77777777" w:rsidR="00C10506" w:rsidRPr="002A68FE" w:rsidRDefault="00C10506" w:rsidP="00C10506">
      <w:pPr>
        <w:rPr>
          <w:ins w:id="91" w:author="Wheeler Janet L." w:date="2026-09-25T21:11:00Z" w16du:dateUtc="2026-09-26T01:11:00Z"/>
          <w:strike/>
          <w:sz w:val="20"/>
        </w:rPr>
      </w:pPr>
      <w:ins w:id="92" w:author="Wheeler Janet L." w:date="2026-09-25T21:11:00Z" w16du:dateUtc="2026-09-26T01:11:00Z">
        <w:r w:rsidRPr="00D11D6C">
          <w:rPr>
            <w:sz w:val="20"/>
          </w:rPr>
          <w:t xml:space="preserve">Students may earn extra credit in several ways.  Extra credit is frequently offered on tests &amp; quizzes, and is often rewarded on projects and assignments where a student has performed well above expectations.  </w:t>
        </w:r>
      </w:ins>
    </w:p>
    <w:p w14:paraId="504852FA" w14:textId="77777777" w:rsidR="00C10506" w:rsidRDefault="00C10506" w:rsidP="00C10506">
      <w:pPr>
        <w:pStyle w:val="Heading1"/>
        <w:rPr>
          <w:ins w:id="93" w:author="Wheeler Janet L." w:date="2026-09-25T21:11:00Z" w16du:dateUtc="2026-09-26T01:11:00Z"/>
        </w:rPr>
      </w:pPr>
      <w:ins w:id="94" w:author="Wheeler Janet L." w:date="2026-09-25T21:11:00Z" w16du:dateUtc="2026-09-26T01:11:00Z">
        <w:r>
          <w:br/>
          <w:t>Testing Procedures</w:t>
        </w:r>
      </w:ins>
    </w:p>
    <w:p w14:paraId="01A41DF6" w14:textId="77777777" w:rsidR="00C10506" w:rsidRPr="00D11D6C" w:rsidRDefault="00C10506" w:rsidP="00C10506">
      <w:pPr>
        <w:rPr>
          <w:ins w:id="95" w:author="Wheeler Janet L." w:date="2026-09-25T21:11:00Z" w16du:dateUtc="2026-09-26T01:11:00Z"/>
          <w:sz w:val="20"/>
        </w:rPr>
      </w:pPr>
      <w:ins w:id="96" w:author="Wheeler Janet L." w:date="2026-09-25T21:11:00Z" w16du:dateUtc="2026-09-26T01:11:00Z">
        <w:r w:rsidRPr="00D11D6C">
          <w:rPr>
            <w:sz w:val="20"/>
          </w:rPr>
          <w:t>Students are e</w:t>
        </w:r>
        <w:r>
          <w:rPr>
            <w:sz w:val="20"/>
          </w:rPr>
          <w:t>xpected</w:t>
        </w:r>
        <w:r w:rsidRPr="00D11D6C">
          <w:rPr>
            <w:sz w:val="20"/>
          </w:rPr>
          <w:t xml:space="preserve"> to prepare thoroughly for tests and quizzes.  However, if a student is not satisfied with the results o</w:t>
        </w:r>
        <w:r>
          <w:rPr>
            <w:sz w:val="20"/>
          </w:rPr>
          <w:t>f a test or quiz, he may retest, before or after school by appt.</w:t>
        </w:r>
        <w:r w:rsidRPr="00D11D6C">
          <w:rPr>
            <w:sz w:val="20"/>
          </w:rPr>
          <w:t xml:space="preserve">  Before this retest, the student </w:t>
        </w:r>
        <w:r>
          <w:rPr>
            <w:sz w:val="20"/>
          </w:rPr>
          <w:t>should</w:t>
        </w:r>
        <w:r w:rsidRPr="00D11D6C">
          <w:rPr>
            <w:sz w:val="20"/>
          </w:rPr>
          <w:t xml:space="preserve"> arrange a study session with the teacher or a tutor.  The score earned on this retest will replace the original grade, to a maximum of 85%.</w:t>
        </w:r>
      </w:ins>
    </w:p>
    <w:p w14:paraId="101E1161" w14:textId="77777777" w:rsidR="00C10506" w:rsidRPr="00D11D6C" w:rsidRDefault="00C10506" w:rsidP="00C10506">
      <w:pPr>
        <w:rPr>
          <w:ins w:id="97" w:author="Wheeler Janet L." w:date="2026-09-25T21:11:00Z" w16du:dateUtc="2026-09-26T01:11:00Z"/>
          <w:sz w:val="20"/>
        </w:rPr>
      </w:pPr>
    </w:p>
    <w:p w14:paraId="6C8D73C1" w14:textId="77777777" w:rsidR="00C10506" w:rsidRPr="00D11D6C" w:rsidRDefault="00C10506" w:rsidP="00C10506">
      <w:pPr>
        <w:rPr>
          <w:ins w:id="98" w:author="Wheeler Janet L." w:date="2026-09-25T21:11:00Z" w16du:dateUtc="2026-09-26T01:11:00Z"/>
          <w:sz w:val="20"/>
        </w:rPr>
      </w:pPr>
      <w:ins w:id="99" w:author="Wheeler Janet L." w:date="2026-09-25T21:11:00Z" w16du:dateUtc="2026-09-26T01:11:00Z">
        <w:r w:rsidRPr="00D11D6C">
          <w:rPr>
            <w:sz w:val="20"/>
          </w:rPr>
          <w:t>On occasion, students will be given take-home tests.  In this case, tests must be turned in at the beginning of the period.  No late take-home tests are accepted.</w:t>
        </w:r>
      </w:ins>
    </w:p>
    <w:p w14:paraId="099E9D54" w14:textId="77777777" w:rsidR="00C10506" w:rsidRDefault="00C10506" w:rsidP="00C10506">
      <w:pPr>
        <w:pStyle w:val="Heading1"/>
        <w:rPr>
          <w:ins w:id="100" w:author="Wheeler Janet L." w:date="2026-09-25T21:11:00Z" w16du:dateUtc="2026-09-26T01:11:00Z"/>
        </w:rPr>
      </w:pPr>
    </w:p>
    <w:p w14:paraId="25065218" w14:textId="77777777" w:rsidR="00C10506" w:rsidRDefault="00C10506" w:rsidP="00C10506">
      <w:pPr>
        <w:pStyle w:val="Heading1"/>
        <w:rPr>
          <w:ins w:id="101" w:author="Wheeler Janet L." w:date="2026-09-25T21:11:00Z" w16du:dateUtc="2026-09-26T01:11:00Z"/>
        </w:rPr>
      </w:pPr>
      <w:ins w:id="102" w:author="Wheeler Janet L." w:date="2026-09-25T21:11:00Z" w16du:dateUtc="2026-09-26T01:11:00Z">
        <w:r>
          <w:t>Attendance and Make up Work</w:t>
        </w:r>
      </w:ins>
    </w:p>
    <w:p w14:paraId="7E882D7E" w14:textId="77777777" w:rsidR="00C10506" w:rsidRPr="00B93579" w:rsidRDefault="00C10506" w:rsidP="00C10506">
      <w:pPr>
        <w:rPr>
          <w:ins w:id="103" w:author="Wheeler Janet L." w:date="2026-09-25T21:11:00Z" w16du:dateUtc="2026-09-26T01:11:00Z"/>
          <w:sz w:val="20"/>
        </w:rPr>
      </w:pPr>
      <w:ins w:id="104" w:author="Wheeler Janet L." w:date="2026-09-25T21:11:00Z" w16du:dateUtc="2026-09-26T01:11:00Z">
        <w:r w:rsidRPr="00B93579">
          <w:rPr>
            <w:sz w:val="20"/>
          </w:rPr>
          <w:t>Participation, which is 20% of a student’s cumulative grade, is di</w:t>
        </w:r>
        <w:r>
          <w:rPr>
            <w:sz w:val="20"/>
          </w:rPr>
          <w:t xml:space="preserve">rectly affected by attendance. </w:t>
        </w:r>
      </w:ins>
    </w:p>
    <w:p w14:paraId="4946459E" w14:textId="77777777" w:rsidR="00C10506" w:rsidRPr="00B93579" w:rsidRDefault="00C10506" w:rsidP="00C10506">
      <w:pPr>
        <w:rPr>
          <w:ins w:id="105" w:author="Wheeler Janet L." w:date="2026-09-25T21:11:00Z" w16du:dateUtc="2026-09-26T01:11:00Z"/>
          <w:sz w:val="20"/>
        </w:rPr>
      </w:pPr>
    </w:p>
    <w:p w14:paraId="27E98834" w14:textId="77777777" w:rsidR="00C10506" w:rsidRDefault="00C10506" w:rsidP="00C10506">
      <w:pPr>
        <w:rPr>
          <w:ins w:id="106" w:author="Wheeler Janet L." w:date="2026-09-25T21:11:00Z" w16du:dateUtc="2026-09-26T01:11:00Z"/>
          <w:sz w:val="20"/>
        </w:rPr>
      </w:pPr>
      <w:ins w:id="107" w:author="Wheeler Janet L." w:date="2026-09-25T21:11:00Z" w16du:dateUtc="2026-09-26T01:11:00Z">
        <w:r>
          <w:rPr>
            <w:sz w:val="20"/>
            <w:u w:val="single"/>
          </w:rPr>
          <w:t>Tardies</w:t>
        </w:r>
        <w:r>
          <w:rPr>
            <w:sz w:val="20"/>
          </w:rPr>
          <w:t>:  Being late to class hinders a student’s ability to participate fully in class, and therefore a student loses participation points for every time s/he is tardy. In addition, a student will be assigned detention for every 3 tardies.</w:t>
        </w:r>
      </w:ins>
    </w:p>
    <w:p w14:paraId="451B0982" w14:textId="77777777" w:rsidR="00C10506" w:rsidRDefault="00C10506" w:rsidP="00C10506">
      <w:pPr>
        <w:rPr>
          <w:ins w:id="108" w:author="Wheeler Janet L." w:date="2026-09-25T21:11:00Z" w16du:dateUtc="2026-09-26T01:11:00Z"/>
          <w:sz w:val="20"/>
        </w:rPr>
      </w:pPr>
    </w:p>
    <w:p w14:paraId="3948992B" w14:textId="77777777" w:rsidR="00C10506" w:rsidRPr="006E6692" w:rsidRDefault="00C10506" w:rsidP="00C10506">
      <w:pPr>
        <w:rPr>
          <w:ins w:id="109" w:author="Wheeler Janet L." w:date="2026-09-25T21:11:00Z" w16du:dateUtc="2026-09-26T01:11:00Z"/>
          <w:sz w:val="20"/>
        </w:rPr>
      </w:pPr>
      <w:ins w:id="110" w:author="Wheeler Janet L." w:date="2026-09-25T21:11:00Z" w16du:dateUtc="2026-09-26T01:11:00Z">
        <w:r w:rsidRPr="006E6692">
          <w:rPr>
            <w:sz w:val="20"/>
            <w:u w:val="single"/>
          </w:rPr>
          <w:t>Absences:</w:t>
        </w:r>
        <w:r>
          <w:rPr>
            <w:sz w:val="20"/>
          </w:rPr>
          <w:t xml:space="preserve"> </w:t>
        </w:r>
        <w:r w:rsidRPr="00B93579">
          <w:rPr>
            <w:sz w:val="20"/>
          </w:rPr>
          <w:t xml:space="preserve">When a student is absent, </w:t>
        </w:r>
        <w:r>
          <w:rPr>
            <w:sz w:val="20"/>
          </w:rPr>
          <w:t>s/</w:t>
        </w:r>
        <w:r w:rsidRPr="00B93579">
          <w:rPr>
            <w:sz w:val="20"/>
          </w:rPr>
          <w:t>he must make the eff</w:t>
        </w:r>
        <w:r>
          <w:rPr>
            <w:sz w:val="20"/>
          </w:rPr>
          <w:t>ort to make up the work missed in a reasonable amount of time.</w:t>
        </w:r>
        <w:r w:rsidRPr="00B93579">
          <w:rPr>
            <w:sz w:val="20"/>
          </w:rPr>
          <w:t xml:space="preserve"> Students should check the </w:t>
        </w:r>
        <w:r>
          <w:rPr>
            <w:sz w:val="20"/>
          </w:rPr>
          <w:t xml:space="preserve">Website </w:t>
        </w:r>
        <w:r w:rsidRPr="00B93579">
          <w:rPr>
            <w:sz w:val="20"/>
          </w:rPr>
          <w:t>Homework</w:t>
        </w:r>
        <w:r>
          <w:rPr>
            <w:sz w:val="20"/>
          </w:rPr>
          <w:t xml:space="preserve"> Page following any absence:</w:t>
        </w:r>
      </w:ins>
    </w:p>
    <w:p w14:paraId="3128D167" w14:textId="77777777" w:rsidR="00C10506" w:rsidRPr="00B93579" w:rsidRDefault="00C10506" w:rsidP="00C10506">
      <w:pPr>
        <w:numPr>
          <w:ilvl w:val="0"/>
          <w:numId w:val="8"/>
        </w:numPr>
        <w:rPr>
          <w:ins w:id="111" w:author="Wheeler Janet L." w:date="2026-09-25T21:11:00Z" w16du:dateUtc="2026-09-26T01:11:00Z"/>
          <w:sz w:val="20"/>
        </w:rPr>
      </w:pPr>
      <w:ins w:id="112" w:author="Wheeler Janet L." w:date="2026-09-25T21:11:00Z" w16du:dateUtc="2026-09-26T01:11:00Z">
        <w:r w:rsidRPr="00B93579">
          <w:rPr>
            <w:sz w:val="20"/>
            <w:u w:val="single"/>
          </w:rPr>
          <w:t>Excused Absence:</w:t>
        </w:r>
        <w:r w:rsidRPr="00B93579">
          <w:rPr>
            <w:b/>
            <w:sz w:val="20"/>
          </w:rPr>
          <w:t xml:space="preserve">  </w:t>
        </w:r>
        <w:r w:rsidRPr="00B93579">
          <w:rPr>
            <w:sz w:val="20"/>
          </w:rPr>
          <w:t xml:space="preserve">If a student misses a test </w:t>
        </w:r>
        <w:r>
          <w:rPr>
            <w:sz w:val="20"/>
          </w:rPr>
          <w:t>or quiz, s/</w:t>
        </w:r>
        <w:r w:rsidRPr="00B93579">
          <w:rPr>
            <w:sz w:val="20"/>
          </w:rPr>
          <w:t>he should take the test or</w:t>
        </w:r>
        <w:r>
          <w:rPr>
            <w:sz w:val="20"/>
          </w:rPr>
          <w:t xml:space="preserve"> turn in the assignment within 3</w:t>
        </w:r>
        <w:r w:rsidRPr="00B93579">
          <w:rPr>
            <w:sz w:val="20"/>
          </w:rPr>
          <w:t xml:space="preserve"> days of returning to class.</w:t>
        </w:r>
        <w:r>
          <w:rPr>
            <w:sz w:val="20"/>
          </w:rPr>
          <w:t xml:space="preserve"> If a student misses a due date for a long-term asst, s/he is expected to turn it in upon the day or return.</w:t>
        </w:r>
        <w:r w:rsidRPr="00B93579">
          <w:rPr>
            <w:sz w:val="20"/>
          </w:rPr>
          <w:t xml:space="preserve">  Any student who requires more time as a result of excused absences should discuss needs with the instructor, and will then be given extra consideration for an extended due date.</w:t>
        </w:r>
      </w:ins>
    </w:p>
    <w:p w14:paraId="05F61A8A" w14:textId="77777777" w:rsidR="00C10506" w:rsidRPr="00B93579" w:rsidRDefault="00C10506" w:rsidP="00C10506">
      <w:pPr>
        <w:numPr>
          <w:ilvl w:val="0"/>
          <w:numId w:val="8"/>
        </w:numPr>
        <w:rPr>
          <w:ins w:id="113" w:author="Wheeler Janet L." w:date="2026-09-25T21:11:00Z" w16du:dateUtc="2026-09-26T01:11:00Z"/>
          <w:sz w:val="20"/>
        </w:rPr>
      </w:pPr>
      <w:ins w:id="114" w:author="Wheeler Janet L." w:date="2026-09-25T21:11:00Z" w16du:dateUtc="2026-09-26T01:11:00Z">
        <w:r w:rsidRPr="00B93579">
          <w:rPr>
            <w:sz w:val="20"/>
            <w:u w:val="single"/>
          </w:rPr>
          <w:t>Unexcused Absence:</w:t>
        </w:r>
        <w:r w:rsidRPr="00B93579">
          <w:rPr>
            <w:b/>
            <w:sz w:val="20"/>
          </w:rPr>
          <w:t xml:space="preserve"> </w:t>
        </w:r>
        <w:r w:rsidRPr="00B93579">
          <w:rPr>
            <w:sz w:val="20"/>
          </w:rPr>
          <w:t xml:space="preserve">Any student coming to class </w:t>
        </w:r>
        <w:r>
          <w:rPr>
            <w:sz w:val="20"/>
          </w:rPr>
          <w:t>having excused</w:t>
        </w:r>
        <w:r w:rsidRPr="00B93579">
          <w:rPr>
            <w:sz w:val="20"/>
          </w:rPr>
          <w:t xml:space="preserve"> an absence will not be allowed additional time for making up work.  If an absence is left unresolved, any work or tests missed during the absence will earn 0 credits.  No participation points may be made up.</w:t>
        </w:r>
      </w:ins>
    </w:p>
    <w:p w14:paraId="4D64C380" w14:textId="77777777" w:rsidR="00C10506" w:rsidRDefault="00C10506" w:rsidP="00C10506">
      <w:pPr>
        <w:numPr>
          <w:ilvl w:val="0"/>
          <w:numId w:val="8"/>
        </w:numPr>
        <w:rPr>
          <w:ins w:id="115" w:author="Wheeler Janet L." w:date="2026-09-25T21:11:00Z" w16du:dateUtc="2026-09-26T01:11:00Z"/>
          <w:sz w:val="20"/>
        </w:rPr>
      </w:pPr>
      <w:ins w:id="116" w:author="Wheeler Janet L." w:date="2026-09-25T21:11:00Z" w16du:dateUtc="2026-09-26T01:11:00Z">
        <w:r w:rsidRPr="00B93579">
          <w:rPr>
            <w:sz w:val="20"/>
            <w:u w:val="single"/>
          </w:rPr>
          <w:t>Field Trips/School Events/Appointments</w:t>
        </w:r>
        <w:r w:rsidRPr="00B93579">
          <w:rPr>
            <w:b/>
            <w:sz w:val="20"/>
          </w:rPr>
          <w:t xml:space="preserve">:  </w:t>
        </w:r>
        <w:r w:rsidRPr="00B93579">
          <w:rPr>
            <w:sz w:val="20"/>
          </w:rPr>
          <w:t>Whenever possible, work is due before the event or immediately upon return.  Otherwise, the student and instructor will agree upon the work to be completed during or after the absence.  Participation points for the day will not be affected when prior notice is given.</w:t>
        </w:r>
      </w:ins>
    </w:p>
    <w:p w14:paraId="2DACD526" w14:textId="77777777" w:rsidR="00C10506" w:rsidRPr="00805DE1" w:rsidRDefault="00C10506" w:rsidP="00C10506">
      <w:pPr>
        <w:tabs>
          <w:tab w:val="left" w:pos="3360"/>
        </w:tabs>
        <w:rPr>
          <w:ins w:id="117" w:author="Wheeler Janet L." w:date="2026-09-25T21:11:00Z" w16du:dateUtc="2026-09-26T01:11:00Z"/>
        </w:rPr>
      </w:pPr>
      <w:ins w:id="118" w:author="Wheeler Janet L." w:date="2026-09-25T21:11:00Z" w16du:dateUtc="2026-09-26T01:11:00Z">
        <w:r>
          <w:tab/>
        </w:r>
      </w:ins>
    </w:p>
    <w:p w14:paraId="5A79EFDD" w14:textId="77777777" w:rsidR="00C10506" w:rsidRPr="00D11D6C" w:rsidRDefault="7A0378E1" w:rsidP="00C10506">
      <w:pPr>
        <w:rPr>
          <w:ins w:id="119" w:author="Wheeler Janet L." w:date="2026-09-25T21:11:00Z" w16du:dateUtc="2026-09-26T01:11:00Z"/>
          <w:sz w:val="20"/>
        </w:rPr>
      </w:pPr>
      <w:ins w:id="120" w:author="Wheeler Janet L." w:date="2026-09-25T21:11:00Z" w16du:dateUtc="2026-09-26T01:11:00Z">
        <w:r w:rsidRPr="7A0378E1">
          <w:rPr>
            <w:sz w:val="20"/>
          </w:rPr>
          <w:t>Credit can be lost if absences exceed 12 per semester (per District Policy)</w:t>
        </w:r>
      </w:ins>
    </w:p>
    <w:p w14:paraId="39E14DC4" w14:textId="304020C1" w:rsidR="7A0378E1" w:rsidRDefault="7A0378E1" w:rsidP="7A0378E1">
      <w:pPr>
        <w:rPr>
          <w:ins w:id="121" w:author="Wheeler Janet L." w:date="2026-09-25T21:11:00Z" w16du:dateUtc="2026-09-26T01:11:00Z"/>
          <w:sz w:val="20"/>
        </w:rPr>
      </w:pPr>
    </w:p>
    <w:p w14:paraId="02601220" w14:textId="45CBB06C" w:rsidR="7A0378E1" w:rsidRDefault="7A0378E1" w:rsidP="7A0378E1">
      <w:pPr>
        <w:rPr>
          <w:ins w:id="122" w:author="Wheeler Janet L." w:date="2026-09-25T21:11:00Z" w16du:dateUtc="2026-09-26T01:11:00Z"/>
          <w:sz w:val="20"/>
        </w:rPr>
      </w:pPr>
    </w:p>
    <w:p w14:paraId="12F3E20E" w14:textId="77777777" w:rsidR="00C10506" w:rsidRDefault="00C10506" w:rsidP="00C10506">
      <w:pPr>
        <w:pStyle w:val="Heading1"/>
        <w:rPr>
          <w:ins w:id="123" w:author="Wheeler Janet L." w:date="2026-09-25T21:11:00Z" w16du:dateUtc="2026-09-26T01:11:00Z"/>
        </w:rPr>
      </w:pPr>
      <w:ins w:id="124" w:author="Wheeler Janet L." w:date="2026-09-25T21:11:00Z" w16du:dateUtc="2026-09-26T01:11:00Z">
        <w:r>
          <w:t>Grading Scale</w:t>
        </w:r>
      </w:ins>
    </w:p>
    <w:p w14:paraId="3133F4B9" w14:textId="77777777" w:rsidR="00C10506" w:rsidRPr="00342ABC" w:rsidRDefault="00C10506" w:rsidP="00C10506">
      <w:pPr>
        <w:rPr>
          <w:ins w:id="125" w:author="Wheeler Janet L." w:date="2026-09-25T21:11:00Z" w16du:dateUtc="2026-09-26T01:11:00Z"/>
          <w:sz w:val="20"/>
        </w:rPr>
      </w:pPr>
      <w:ins w:id="126" w:author="Wheeler Janet L." w:date="2026-09-25T21:11:00Z" w16du:dateUtc="2026-09-26T01:11:00Z">
        <w:r w:rsidRPr="00342ABC">
          <w:rPr>
            <w:sz w:val="20"/>
          </w:rPr>
          <w:t xml:space="preserve">To determine a student’s cumulative </w:t>
        </w:r>
        <w:r>
          <w:rPr>
            <w:sz w:val="20"/>
          </w:rPr>
          <w:t xml:space="preserve">semester </w:t>
        </w:r>
        <w:r w:rsidRPr="00342ABC">
          <w:rPr>
            <w:sz w:val="20"/>
          </w:rPr>
          <w:t xml:space="preserve">grade, </w:t>
        </w:r>
        <w:r>
          <w:rPr>
            <w:sz w:val="20"/>
          </w:rPr>
          <w:t xml:space="preserve">quarter percentages are averaged using </w:t>
        </w:r>
        <w:r w:rsidRPr="00342ABC">
          <w:rPr>
            <w:sz w:val="20"/>
          </w:rPr>
          <w:t>the following scale:</w:t>
        </w:r>
      </w:ins>
    </w:p>
    <w:p w14:paraId="31403B8B" w14:textId="77777777" w:rsidR="00C10506" w:rsidRPr="00692EE5" w:rsidRDefault="00C10506" w:rsidP="00C10506">
      <w:pPr>
        <w:rPr>
          <w:ins w:id="127" w:author="Wheeler Janet L." w:date="2026-09-25T21:11:00Z" w16du:dateUtc="2026-09-26T01:11:00Z"/>
          <w:sz w:val="20"/>
        </w:rPr>
      </w:pPr>
    </w:p>
    <w:p w14:paraId="08391147" w14:textId="77777777" w:rsidR="00C10506" w:rsidRPr="00692EE5" w:rsidRDefault="00C10506" w:rsidP="00C10506">
      <w:pPr>
        <w:rPr>
          <w:ins w:id="128" w:author="Wheeler Janet L." w:date="2026-09-25T21:11:00Z" w16du:dateUtc="2026-09-26T01:11:00Z"/>
          <w:sz w:val="20"/>
        </w:rPr>
      </w:pPr>
      <w:ins w:id="129" w:author="Wheeler Janet L." w:date="2026-09-25T21:11:00Z" w16du:dateUtc="2026-09-26T01:11:00Z">
        <w:r>
          <w:rPr>
            <w:sz w:val="20"/>
          </w:rPr>
          <w:t>A   100-94</w:t>
        </w:r>
        <w:r w:rsidRPr="00692EE5">
          <w:rPr>
            <w:sz w:val="20"/>
          </w:rPr>
          <w:t>%</w:t>
        </w:r>
        <w:r w:rsidRPr="00692EE5">
          <w:rPr>
            <w:sz w:val="20"/>
          </w:rPr>
          <w:tab/>
        </w:r>
        <w:r w:rsidRPr="00692EE5">
          <w:rPr>
            <w:sz w:val="20"/>
          </w:rPr>
          <w:tab/>
          <w:t>C+  79-77%</w:t>
        </w:r>
        <w:r>
          <w:rPr>
            <w:sz w:val="20"/>
          </w:rPr>
          <w:tab/>
        </w:r>
        <w:r>
          <w:rPr>
            <w:sz w:val="20"/>
          </w:rPr>
          <w:tab/>
        </w:r>
        <w:r>
          <w:rPr>
            <w:sz w:val="20"/>
          </w:rPr>
          <w:tab/>
        </w:r>
        <w:r w:rsidRPr="00692EE5">
          <w:rPr>
            <w:sz w:val="20"/>
          </w:rPr>
          <w:t>F below 60% (no credit)</w:t>
        </w:r>
      </w:ins>
    </w:p>
    <w:p w14:paraId="105872BD" w14:textId="77777777" w:rsidR="00C10506" w:rsidRPr="00692EE5" w:rsidRDefault="00C10506" w:rsidP="00C10506">
      <w:pPr>
        <w:rPr>
          <w:ins w:id="130" w:author="Wheeler Janet L." w:date="2026-09-25T21:11:00Z" w16du:dateUtc="2026-09-26T01:11:00Z"/>
          <w:sz w:val="20"/>
        </w:rPr>
      </w:pPr>
      <w:ins w:id="131" w:author="Wheeler Janet L." w:date="2026-09-25T21:11:00Z" w16du:dateUtc="2026-09-26T01:11:00Z">
        <w:r>
          <w:rPr>
            <w:sz w:val="20"/>
          </w:rPr>
          <w:t>A-   93-90%</w:t>
        </w:r>
        <w:r>
          <w:rPr>
            <w:sz w:val="20"/>
          </w:rPr>
          <w:tab/>
        </w:r>
        <w:r>
          <w:rPr>
            <w:sz w:val="20"/>
          </w:rPr>
          <w:tab/>
          <w:t>C    76-74</w:t>
        </w:r>
        <w:r w:rsidRPr="00692EE5">
          <w:rPr>
            <w:sz w:val="20"/>
          </w:rPr>
          <w:t>%</w:t>
        </w:r>
      </w:ins>
    </w:p>
    <w:p w14:paraId="2C367B01" w14:textId="77777777" w:rsidR="00C10506" w:rsidRPr="00692EE5" w:rsidRDefault="00C10506" w:rsidP="00C10506">
      <w:pPr>
        <w:rPr>
          <w:ins w:id="132" w:author="Wheeler Janet L." w:date="2026-09-25T21:11:00Z" w16du:dateUtc="2026-09-26T01:11:00Z"/>
          <w:sz w:val="20"/>
        </w:rPr>
      </w:pPr>
      <w:ins w:id="133" w:author="Wheeler Janet L." w:date="2026-09-25T21:11:00Z" w16du:dateUtc="2026-09-26T01:11:00Z">
        <w:r w:rsidRPr="00692EE5">
          <w:rPr>
            <w:sz w:val="20"/>
          </w:rPr>
          <w:t>B+  89-87%</w:t>
        </w:r>
        <w:r w:rsidRPr="00692EE5">
          <w:rPr>
            <w:sz w:val="20"/>
          </w:rPr>
          <w:tab/>
        </w:r>
        <w:r w:rsidRPr="00692EE5">
          <w:rPr>
            <w:sz w:val="20"/>
          </w:rPr>
          <w:tab/>
          <w:t>C-   7</w:t>
        </w:r>
        <w:r>
          <w:rPr>
            <w:sz w:val="20"/>
          </w:rPr>
          <w:t>3</w:t>
        </w:r>
        <w:r w:rsidRPr="00692EE5">
          <w:rPr>
            <w:sz w:val="20"/>
          </w:rPr>
          <w:t>-70%</w:t>
        </w:r>
        <w:r w:rsidRPr="00692EE5">
          <w:rPr>
            <w:sz w:val="20"/>
          </w:rPr>
          <w:tab/>
        </w:r>
        <w:r w:rsidRPr="00692EE5">
          <w:rPr>
            <w:sz w:val="20"/>
          </w:rPr>
          <w:tab/>
        </w:r>
        <w:r w:rsidRPr="00692EE5">
          <w:rPr>
            <w:sz w:val="20"/>
          </w:rPr>
          <w:tab/>
        </w:r>
        <w:r>
          <w:rPr>
            <w:sz w:val="20"/>
          </w:rPr>
          <w:t>INC (when a majority of projects/papers cannot be assessed</w:t>
        </w:r>
      </w:ins>
    </w:p>
    <w:p w14:paraId="41198DA2" w14:textId="77777777" w:rsidR="00C10506" w:rsidRPr="00692EE5" w:rsidRDefault="00C10506" w:rsidP="00C10506">
      <w:pPr>
        <w:rPr>
          <w:ins w:id="134" w:author="Wheeler Janet L." w:date="2026-09-25T21:11:00Z" w16du:dateUtc="2026-09-26T01:11:00Z"/>
          <w:sz w:val="20"/>
        </w:rPr>
      </w:pPr>
      <w:ins w:id="135" w:author="Wheeler Janet L." w:date="2026-09-25T21:11:00Z" w16du:dateUtc="2026-09-26T01:11:00Z">
        <w:r>
          <w:rPr>
            <w:sz w:val="20"/>
          </w:rPr>
          <w:t>B    86-84</w:t>
        </w:r>
        <w:r w:rsidRPr="00692EE5">
          <w:rPr>
            <w:sz w:val="20"/>
          </w:rPr>
          <w:t>%</w:t>
        </w:r>
        <w:r w:rsidRPr="00692EE5">
          <w:rPr>
            <w:sz w:val="20"/>
          </w:rPr>
          <w:tab/>
        </w:r>
        <w:r w:rsidRPr="00692EE5">
          <w:rPr>
            <w:sz w:val="20"/>
          </w:rPr>
          <w:tab/>
          <w:t>D+  69-67%</w:t>
        </w:r>
        <w:r>
          <w:rPr>
            <w:sz w:val="20"/>
          </w:rPr>
          <w:tab/>
        </w:r>
        <w:r>
          <w:rPr>
            <w:sz w:val="20"/>
          </w:rPr>
          <w:tab/>
        </w:r>
        <w:r>
          <w:rPr>
            <w:sz w:val="20"/>
          </w:rPr>
          <w:tab/>
        </w:r>
        <w:r>
          <w:rPr>
            <w:sz w:val="20"/>
          </w:rPr>
          <w:tab/>
          <w:t>due to unusual circumstances. Can only be given with</w:t>
        </w:r>
      </w:ins>
    </w:p>
    <w:p w14:paraId="0C5B6981" w14:textId="77777777" w:rsidR="00C10506" w:rsidRPr="00692EE5" w:rsidRDefault="00C10506" w:rsidP="00C10506">
      <w:pPr>
        <w:rPr>
          <w:ins w:id="136" w:author="Wheeler Janet L." w:date="2026-09-25T21:11:00Z" w16du:dateUtc="2026-09-26T01:11:00Z"/>
          <w:sz w:val="20"/>
        </w:rPr>
      </w:pPr>
      <w:ins w:id="137" w:author="Wheeler Janet L." w:date="2026-09-25T21:11:00Z" w16du:dateUtc="2026-09-26T01:11:00Z">
        <w:r>
          <w:rPr>
            <w:sz w:val="20"/>
          </w:rPr>
          <w:t>B-   83</w:t>
        </w:r>
        <w:r w:rsidRPr="00692EE5">
          <w:rPr>
            <w:sz w:val="20"/>
          </w:rPr>
          <w:t>-80%</w:t>
        </w:r>
        <w:r w:rsidRPr="00692EE5">
          <w:rPr>
            <w:sz w:val="20"/>
          </w:rPr>
          <w:tab/>
        </w:r>
        <w:r w:rsidRPr="00692EE5">
          <w:rPr>
            <w:sz w:val="20"/>
          </w:rPr>
          <w:tab/>
          <w:t>D    66-60%</w:t>
        </w:r>
        <w:r>
          <w:rPr>
            <w:sz w:val="20"/>
          </w:rPr>
          <w:tab/>
        </w:r>
        <w:r>
          <w:rPr>
            <w:sz w:val="20"/>
          </w:rPr>
          <w:tab/>
        </w:r>
        <w:r>
          <w:rPr>
            <w:sz w:val="20"/>
          </w:rPr>
          <w:tab/>
        </w:r>
        <w:r>
          <w:rPr>
            <w:sz w:val="20"/>
          </w:rPr>
          <w:tab/>
          <w:t>Administration approval)</w:t>
        </w:r>
      </w:ins>
    </w:p>
    <w:p w14:paraId="29EB31B0" w14:textId="77777777" w:rsidR="00C10506" w:rsidRDefault="00C10506" w:rsidP="00C10506">
      <w:pPr>
        <w:pStyle w:val="Heading1"/>
        <w:rPr>
          <w:ins w:id="138" w:author="Wheeler Janet L." w:date="2026-09-25T21:11:00Z" w16du:dateUtc="2026-09-26T01:11:00Z"/>
        </w:rPr>
      </w:pPr>
    </w:p>
    <w:p w14:paraId="3EDDECC7" w14:textId="77777777" w:rsidR="00C10506" w:rsidRDefault="00C10506" w:rsidP="00C10506">
      <w:pPr>
        <w:pStyle w:val="Heading1"/>
        <w:rPr>
          <w:ins w:id="139" w:author="Wheeler Janet L." w:date="2026-09-25T21:11:00Z" w16du:dateUtc="2026-09-26T01:11:00Z"/>
        </w:rPr>
      </w:pPr>
      <w:ins w:id="140" w:author="Wheeler Janet L." w:date="2026-09-25T21:11:00Z" w16du:dateUtc="2026-09-26T01:11:00Z">
        <w:r>
          <w:t>Academic Dishonesty</w:t>
        </w:r>
      </w:ins>
    </w:p>
    <w:p w14:paraId="62D15ED7" w14:textId="77777777" w:rsidR="00C10506" w:rsidRDefault="00C10506" w:rsidP="00C10506">
      <w:pPr>
        <w:rPr>
          <w:ins w:id="141" w:author="Wheeler Janet L." w:date="2026-09-25T21:11:00Z" w16du:dateUtc="2026-09-26T01:11:00Z"/>
          <w:sz w:val="20"/>
        </w:rPr>
      </w:pPr>
      <w:ins w:id="142" w:author="Wheeler Janet L." w:date="2026-09-25T21:11:00Z" w16du:dateUtc="2026-09-26T01:11:00Z">
        <w:r>
          <w:rPr>
            <w:sz w:val="20"/>
          </w:rPr>
          <w:t xml:space="preserve">Students are expected to complete their own work. If a student is having difficulty completing an assignment on time, s/he is encouraged to seek help from the instructor or from peers, but copying others’ work is forbidden. If a student’s work is copied from another student’s, </w:t>
        </w:r>
        <w:r>
          <w:rPr>
            <w:i/>
            <w:sz w:val="20"/>
          </w:rPr>
          <w:t xml:space="preserve">both </w:t>
        </w:r>
        <w:r>
          <w:rPr>
            <w:sz w:val="20"/>
          </w:rPr>
          <w:t xml:space="preserve">students shall receive 0 for that assignment. </w:t>
        </w:r>
      </w:ins>
    </w:p>
    <w:p w14:paraId="15304210" w14:textId="77777777" w:rsidR="00C10506" w:rsidRDefault="00C10506" w:rsidP="00C10506">
      <w:pPr>
        <w:rPr>
          <w:ins w:id="143" w:author="Wheeler Janet L." w:date="2026-09-25T21:11:00Z" w16du:dateUtc="2026-09-26T01:11:00Z"/>
          <w:sz w:val="20"/>
        </w:rPr>
      </w:pPr>
    </w:p>
    <w:p w14:paraId="77631F20" w14:textId="77777777" w:rsidR="00C10506" w:rsidRPr="00EF1B82" w:rsidRDefault="00C10506" w:rsidP="00C10506">
      <w:pPr>
        <w:rPr>
          <w:ins w:id="144" w:author="Wheeler Janet L." w:date="2026-09-25T21:11:00Z" w16du:dateUtc="2026-09-26T01:11:00Z"/>
          <w:sz w:val="20"/>
        </w:rPr>
      </w:pPr>
      <w:ins w:id="145" w:author="Wheeler Janet L." w:date="2026-09-25T21:11:00Z" w16du:dateUtc="2026-09-26T01:11:00Z">
        <w:r>
          <w:rPr>
            <w:sz w:val="20"/>
          </w:rPr>
          <w:t xml:space="preserve">Students are also reminded that their work is assessed according to the language acquisition goals/objectives of the unit and level. In other words, students should not rely on translation resources to compose their written work.  Students are generally discouraged from composing in English first, then trying to translate. </w:t>
        </w:r>
        <w:r w:rsidRPr="006876AD">
          <w:rPr>
            <w:i/>
            <w:sz w:val="20"/>
          </w:rPr>
          <w:t>Using translation resources instead of composing one’s own work in French is considered academic dishonesty.</w:t>
        </w:r>
        <w:r>
          <w:rPr>
            <w:sz w:val="20"/>
          </w:rPr>
          <w:t xml:space="preserve"> First offense = warning with chance to make up. Second offense = 0 for the assignment + conference. Continued abuse of translation resources will result in administrative referral and disciplinary action.</w:t>
        </w:r>
      </w:ins>
    </w:p>
    <w:p w14:paraId="30ADFB1F" w14:textId="77777777" w:rsidR="00C10506" w:rsidRPr="00692EE5" w:rsidRDefault="00C10506" w:rsidP="00C10506">
      <w:pPr>
        <w:rPr>
          <w:ins w:id="146" w:author="Wheeler Janet L." w:date="2026-09-25T21:11:00Z" w16du:dateUtc="2026-09-26T01:11:00Z"/>
          <w:sz w:val="20"/>
        </w:rPr>
      </w:pPr>
    </w:p>
    <w:p w14:paraId="1D87AEB4" w14:textId="77777777" w:rsidR="00C10506" w:rsidRDefault="00C10506" w:rsidP="00C10506">
      <w:pPr>
        <w:pStyle w:val="Heading1"/>
        <w:rPr>
          <w:ins w:id="147" w:author="Wheeler Janet L." w:date="2026-09-25T21:11:00Z" w16du:dateUtc="2026-09-26T01:11:00Z"/>
        </w:rPr>
      </w:pPr>
      <w:ins w:id="148" w:author="Wheeler Janet L." w:date="2026-09-25T21:11:00Z" w16du:dateUtc="2026-09-26T01:11:00Z">
        <w:r>
          <w:t>Classroom Expectations</w:t>
        </w:r>
      </w:ins>
    </w:p>
    <w:p w14:paraId="7945EC14" w14:textId="77777777" w:rsidR="00C10506" w:rsidRPr="00D11D6C" w:rsidRDefault="00C10506" w:rsidP="00C10506">
      <w:pPr>
        <w:rPr>
          <w:ins w:id="149" w:author="Wheeler Janet L." w:date="2026-09-25T21:11:00Z" w16du:dateUtc="2026-09-26T01:11:00Z"/>
          <w:sz w:val="20"/>
        </w:rPr>
      </w:pPr>
      <w:ins w:id="150" w:author="Wheeler Janet L." w:date="2026-09-25T21:11:00Z" w16du:dateUtc="2026-09-26T01:11:00Z">
        <w:r w:rsidRPr="00D11D6C">
          <w:rPr>
            <w:sz w:val="20"/>
          </w:rPr>
          <w:t>Students are expected to:</w:t>
        </w:r>
      </w:ins>
    </w:p>
    <w:p w14:paraId="0A7EC06B" w14:textId="77777777" w:rsidR="00C10506" w:rsidRPr="00D11D6C" w:rsidRDefault="00C10506" w:rsidP="00C10506">
      <w:pPr>
        <w:rPr>
          <w:ins w:id="151" w:author="Wheeler Janet L." w:date="2026-09-25T21:11:00Z" w16du:dateUtc="2026-09-26T01:11:00Z"/>
          <w:sz w:val="20"/>
        </w:rPr>
      </w:pPr>
    </w:p>
    <w:p w14:paraId="3BA873CE" w14:textId="77777777" w:rsidR="00C10506" w:rsidRPr="00D11D6C" w:rsidRDefault="00C10506" w:rsidP="00C10506">
      <w:pPr>
        <w:numPr>
          <w:ilvl w:val="0"/>
          <w:numId w:val="7"/>
        </w:numPr>
        <w:rPr>
          <w:ins w:id="152" w:author="Wheeler Janet L." w:date="2026-09-25T21:11:00Z" w16du:dateUtc="2026-09-26T01:11:00Z"/>
          <w:sz w:val="20"/>
        </w:rPr>
      </w:pPr>
      <w:ins w:id="153" w:author="Wheeler Janet L." w:date="2026-09-25T21:11:00Z" w16du:dateUtc="2026-09-26T01:11:00Z">
        <w:r w:rsidRPr="00D11D6C">
          <w:rPr>
            <w:sz w:val="20"/>
          </w:rPr>
          <w:t>Come to class prepared to learn with spiral notebook, textbook, and assignments in hand.</w:t>
        </w:r>
      </w:ins>
    </w:p>
    <w:p w14:paraId="486F82BF" w14:textId="77777777" w:rsidR="00C10506" w:rsidRPr="00D11D6C" w:rsidRDefault="00C10506" w:rsidP="00C10506">
      <w:pPr>
        <w:numPr>
          <w:ilvl w:val="0"/>
          <w:numId w:val="7"/>
        </w:numPr>
        <w:rPr>
          <w:ins w:id="154" w:author="Wheeler Janet L." w:date="2026-09-25T21:11:00Z" w16du:dateUtc="2026-09-26T01:11:00Z"/>
          <w:sz w:val="20"/>
        </w:rPr>
      </w:pPr>
      <w:ins w:id="155" w:author="Wheeler Janet L." w:date="2026-09-25T21:11:00Z" w16du:dateUtc="2026-09-26T01:11:00Z">
        <w:r w:rsidRPr="00D11D6C">
          <w:rPr>
            <w:sz w:val="20"/>
          </w:rPr>
          <w:t>Take an active part in classroom activities.</w:t>
        </w:r>
      </w:ins>
    </w:p>
    <w:p w14:paraId="78F7BC37" w14:textId="77777777" w:rsidR="00C10506" w:rsidRPr="00D11D6C" w:rsidRDefault="00C10506" w:rsidP="00C10506">
      <w:pPr>
        <w:numPr>
          <w:ilvl w:val="0"/>
          <w:numId w:val="7"/>
        </w:numPr>
        <w:rPr>
          <w:ins w:id="156" w:author="Wheeler Janet L." w:date="2026-09-25T21:11:00Z" w16du:dateUtc="2026-09-26T01:11:00Z"/>
          <w:sz w:val="20"/>
        </w:rPr>
      </w:pPr>
      <w:ins w:id="157" w:author="Wheeler Janet L." w:date="2026-09-25T21:11:00Z" w16du:dateUtc="2026-09-26T01:11:00Z">
        <w:r w:rsidRPr="00D11D6C">
          <w:rPr>
            <w:sz w:val="20"/>
          </w:rPr>
          <w:t>Be attentive during instruction and follow directives conscientiously.</w:t>
        </w:r>
      </w:ins>
    </w:p>
    <w:p w14:paraId="52FC7A39" w14:textId="77777777" w:rsidR="00C10506" w:rsidRPr="00B93579" w:rsidRDefault="00C10506" w:rsidP="00C10506">
      <w:pPr>
        <w:numPr>
          <w:ilvl w:val="0"/>
          <w:numId w:val="7"/>
        </w:numPr>
        <w:rPr>
          <w:ins w:id="158" w:author="Wheeler Janet L." w:date="2026-09-25T21:11:00Z" w16du:dateUtc="2026-09-26T01:11:00Z"/>
          <w:sz w:val="20"/>
        </w:rPr>
      </w:pPr>
      <w:ins w:id="159" w:author="Wheeler Janet L." w:date="2026-09-25T21:11:00Z" w16du:dateUtc="2026-09-26T01:11:00Z">
        <w:r w:rsidRPr="00B93579">
          <w:rPr>
            <w:sz w:val="20"/>
          </w:rPr>
          <w:t>Remove obstacles to communicative practice:  refrain from eating, chewing gum, listening to headphones,</w:t>
        </w:r>
        <w:r>
          <w:rPr>
            <w:sz w:val="20"/>
          </w:rPr>
          <w:t xml:space="preserve"> using personal electronic devices,</w:t>
        </w:r>
        <w:r w:rsidRPr="00B93579">
          <w:rPr>
            <w:sz w:val="20"/>
          </w:rPr>
          <w:t xml:space="preserve"> </w:t>
        </w:r>
        <w:r>
          <w:rPr>
            <w:sz w:val="20"/>
          </w:rPr>
          <w:t xml:space="preserve">violating dress code policy, </w:t>
        </w:r>
        <w:r w:rsidRPr="00B93579">
          <w:rPr>
            <w:sz w:val="20"/>
          </w:rPr>
          <w:t>and using offensive language.</w:t>
        </w:r>
      </w:ins>
    </w:p>
    <w:p w14:paraId="3AE9BA71" w14:textId="77777777" w:rsidR="00C10506" w:rsidRPr="00D11D6C" w:rsidRDefault="00C10506" w:rsidP="00C10506">
      <w:pPr>
        <w:numPr>
          <w:ilvl w:val="0"/>
          <w:numId w:val="7"/>
        </w:numPr>
        <w:rPr>
          <w:ins w:id="160" w:author="Wheeler Janet L." w:date="2026-09-25T21:11:00Z" w16du:dateUtc="2026-09-26T01:11:00Z"/>
          <w:sz w:val="20"/>
        </w:rPr>
      </w:pPr>
      <w:ins w:id="161" w:author="Wheeler Janet L." w:date="2026-09-25T21:11:00Z" w16du:dateUtc="2026-09-26T01:11:00Z">
        <w:r w:rsidRPr="00D11D6C">
          <w:rPr>
            <w:sz w:val="20"/>
          </w:rPr>
          <w:t>Respect others’ property, feelings, opinions, and right to learn:  refrain from interfering with or distracting from instruction and activity.</w:t>
        </w:r>
      </w:ins>
    </w:p>
    <w:p w14:paraId="33A263CF" w14:textId="77777777" w:rsidR="00C10506" w:rsidRPr="00D11D6C" w:rsidRDefault="00C10506" w:rsidP="00C10506">
      <w:pPr>
        <w:rPr>
          <w:ins w:id="162" w:author="Wheeler Janet L." w:date="2026-09-25T21:11:00Z" w16du:dateUtc="2026-09-26T01:11:00Z"/>
          <w:sz w:val="20"/>
        </w:rPr>
      </w:pPr>
    </w:p>
    <w:p w14:paraId="77DBBF1B" w14:textId="77777777" w:rsidR="00C10506" w:rsidRPr="00D11D6C" w:rsidRDefault="00C10506" w:rsidP="00C10506">
      <w:pPr>
        <w:rPr>
          <w:ins w:id="163" w:author="Wheeler Janet L." w:date="2026-09-25T21:11:00Z" w16du:dateUtc="2026-09-26T01:11:00Z"/>
          <w:sz w:val="20"/>
        </w:rPr>
      </w:pPr>
      <w:ins w:id="164" w:author="Wheeler Janet L." w:date="2026-09-25T21:11:00Z" w16du:dateUtc="2026-09-26T01:11:00Z">
        <w:r w:rsidRPr="00D11D6C">
          <w:rPr>
            <w:sz w:val="20"/>
          </w:rPr>
          <w:t>Failure to maintain these standards will result in one or all of the following:  verbal warning, student/teacher conference, loss of Participation Points, and contact with Advisor and/or parents.  Repeated offenses may result in parent conference, administrative intervention, and removal from class.</w:t>
        </w:r>
      </w:ins>
    </w:p>
    <w:p w14:paraId="443F76E1" w14:textId="77777777" w:rsidR="00C10506" w:rsidRDefault="00C10506" w:rsidP="00C10506">
      <w:pPr>
        <w:pStyle w:val="Heading1"/>
        <w:rPr>
          <w:ins w:id="165" w:author="Wheeler Janet L." w:date="2026-09-25T21:11:00Z" w16du:dateUtc="2026-09-26T01:11:00Z"/>
        </w:rPr>
      </w:pPr>
    </w:p>
    <w:p w14:paraId="51C06A2F" w14:textId="77777777" w:rsidR="00C10506" w:rsidRDefault="00C10506" w:rsidP="00C10506">
      <w:pPr>
        <w:pStyle w:val="Heading1"/>
        <w:rPr>
          <w:ins w:id="166" w:author="Wheeler Janet L." w:date="2026-09-25T21:11:00Z" w16du:dateUtc="2026-09-26T01:11:00Z"/>
        </w:rPr>
      </w:pPr>
      <w:ins w:id="167" w:author="Wheeler Janet L." w:date="2026-09-25T21:11:00Z" w16du:dateUtc="2026-09-26T01:11:00Z">
        <w:r>
          <w:t>Additional Assistance</w:t>
        </w:r>
      </w:ins>
    </w:p>
    <w:p w14:paraId="5DB65BBF" w14:textId="451660D6" w:rsidR="00C10506" w:rsidRPr="00D11D6C" w:rsidRDefault="00C10506" w:rsidP="00C10506">
      <w:pPr>
        <w:rPr>
          <w:ins w:id="168" w:author="Wheeler Janet L." w:date="2026-09-25T21:11:00Z" w16du:dateUtc="2026-09-26T01:11:00Z"/>
          <w:sz w:val="20"/>
        </w:rPr>
      </w:pPr>
      <w:ins w:id="169" w:author="Wheeler Janet L." w:date="2026-09-25T21:11:00Z" w16du:dateUtc="2026-09-26T01:11:00Z">
        <w:r w:rsidRPr="00D11D6C">
          <w:rPr>
            <w:sz w:val="20"/>
          </w:rPr>
          <w:t>French I students are encouraged to use the expertise of upper-lev</w:t>
        </w:r>
        <w:r>
          <w:rPr>
            <w:sz w:val="20"/>
          </w:rPr>
          <w:t>el students for additional help, either formally or informally.</w:t>
        </w:r>
        <w:r w:rsidRPr="00D11D6C">
          <w:rPr>
            <w:sz w:val="20"/>
          </w:rPr>
          <w:t xml:space="preserve">  Peer tutoring </w:t>
        </w:r>
        <w:r>
          <w:rPr>
            <w:sz w:val="20"/>
          </w:rPr>
          <w:t xml:space="preserve">may </w:t>
        </w:r>
        <w:r w:rsidRPr="00D11D6C">
          <w:rPr>
            <w:sz w:val="20"/>
          </w:rPr>
          <w:t>also</w:t>
        </w:r>
        <w:r>
          <w:rPr>
            <w:sz w:val="20"/>
          </w:rPr>
          <w:t xml:space="preserve"> be</w:t>
        </w:r>
        <w:r w:rsidRPr="00D11D6C">
          <w:rPr>
            <w:sz w:val="20"/>
          </w:rPr>
          <w:t xml:space="preserve"> available school wide.</w:t>
        </w:r>
        <w:r>
          <w:rPr>
            <w:sz w:val="20"/>
          </w:rPr>
          <w:t xml:space="preserve"> In addition, students are encouraged (or specifically invited) to get extra help from Ms. Wheeler outside of class before or after school.</w:t>
        </w:r>
      </w:ins>
    </w:p>
    <w:p w14:paraId="37EAA3F3" w14:textId="77777777" w:rsidR="00C10506" w:rsidRPr="00D11D6C" w:rsidRDefault="00C10506" w:rsidP="00C10506">
      <w:pPr>
        <w:rPr>
          <w:ins w:id="170" w:author="Wheeler Janet L." w:date="2026-09-25T21:11:00Z" w16du:dateUtc="2026-09-26T01:11:00Z"/>
          <w:sz w:val="20"/>
        </w:rPr>
      </w:pPr>
    </w:p>
    <w:p w14:paraId="3FA07AE4" w14:textId="77777777" w:rsidR="00C10506" w:rsidRPr="00D11D6C" w:rsidRDefault="00C10506" w:rsidP="00C10506">
      <w:pPr>
        <w:rPr>
          <w:ins w:id="171" w:author="Wheeler Janet L." w:date="2026-09-25T21:11:00Z" w16du:dateUtc="2026-09-26T01:11:00Z"/>
          <w:sz w:val="20"/>
        </w:rPr>
      </w:pPr>
      <w:ins w:id="172" w:author="Wheeler Janet L." w:date="2026-09-25T21:11:00Z" w16du:dateUtc="2026-09-26T01:11:00Z">
        <w:r w:rsidRPr="00D11D6C">
          <w:rPr>
            <w:sz w:val="20"/>
          </w:rPr>
          <w:t>A variety of language acquisition programs are available on-line and in bookstores for further enrichment.</w:t>
        </w:r>
        <w:r>
          <w:rPr>
            <w:sz w:val="20"/>
          </w:rPr>
          <w:t xml:space="preserve"> See Ms. Wheeler’s website for a list of on-line resources.</w:t>
        </w:r>
      </w:ins>
    </w:p>
    <w:p w14:paraId="51972B26" w14:textId="77777777" w:rsidR="009C795A" w:rsidRPr="000874A2" w:rsidRDefault="00D22831" w:rsidP="00847975">
      <w:pPr>
        <w:pStyle w:val="ACHead1"/>
        <w:rPr>
          <w:del w:id="173" w:author="Wheeler Janet L." w:date="2026-09-25T21:11:00Z" w16du:dateUtc="2026-09-26T01:11:00Z"/>
          <w:rFonts w:asciiTheme="minorHAnsi" w:hAnsiTheme="minorHAnsi"/>
        </w:rPr>
      </w:pPr>
      <w:del w:id="174" w:author="Wheeler Janet L." w:date="2026-09-25T21:11:00Z" w16du:dateUtc="2026-09-26T01:11:00Z">
        <w:r w:rsidRPr="000874A2">
          <w:rPr>
            <w:rFonts w:asciiTheme="minorHAnsi" w:hAnsiTheme="minorHAnsi"/>
          </w:rPr>
          <w:delText>Stage 1 Geography</w:delText>
        </w:r>
      </w:del>
    </w:p>
    <w:p w14:paraId="2F5F44CC" w14:textId="77777777" w:rsidR="002012BD" w:rsidRPr="000874A2" w:rsidRDefault="002012BD" w:rsidP="00D22831">
      <w:pPr>
        <w:pStyle w:val="ACHead1"/>
        <w:rPr>
          <w:del w:id="175" w:author="Wheeler Janet L." w:date="2026-09-25T21:11:00Z" w16du:dateUtc="2026-09-26T01:11:00Z"/>
          <w:rFonts w:asciiTheme="minorHAnsi" w:hAnsiTheme="minorHAnsi"/>
          <w:sz w:val="24"/>
          <w:szCs w:val="24"/>
        </w:rPr>
      </w:pPr>
      <w:del w:id="176" w:author="Wheeler Janet L." w:date="2026-09-25T21:11:00Z" w16du:dateUtc="2026-09-26T01:11:00Z">
        <w:r w:rsidRPr="000874A2">
          <w:rPr>
            <w:rFonts w:asciiTheme="minorHAnsi" w:hAnsiTheme="minorHAnsi"/>
            <w:sz w:val="24"/>
            <w:szCs w:val="24"/>
          </w:rPr>
          <w:delText>Assessment Type 2: Fieldwork</w:delText>
        </w:r>
        <w:r w:rsidR="000874A2" w:rsidRPr="000874A2">
          <w:rPr>
            <w:rFonts w:asciiTheme="minorHAnsi" w:hAnsiTheme="minorHAnsi"/>
            <w:sz w:val="24"/>
            <w:szCs w:val="24"/>
          </w:rPr>
          <w:delText xml:space="preserve"> Task 2</w:delText>
        </w:r>
      </w:del>
    </w:p>
    <w:p w14:paraId="74DF007A" w14:textId="77777777" w:rsidR="00847975" w:rsidRDefault="002012BD" w:rsidP="00847975">
      <w:pPr>
        <w:pStyle w:val="ACHead1"/>
        <w:rPr>
          <w:del w:id="177" w:author="Wheeler Janet L." w:date="2026-09-25T21:11:00Z" w16du:dateUtc="2026-09-26T01:11:00Z"/>
          <w:rFonts w:asciiTheme="minorHAnsi" w:hAnsiTheme="minorHAnsi"/>
          <w:sz w:val="24"/>
          <w:szCs w:val="24"/>
        </w:rPr>
      </w:pPr>
      <w:del w:id="178" w:author="Wheeler Janet L." w:date="2026-09-25T21:11:00Z" w16du:dateUtc="2026-09-26T01:11:00Z">
        <w:r w:rsidRPr="000874A2">
          <w:rPr>
            <w:rFonts w:asciiTheme="minorHAnsi" w:hAnsiTheme="minorHAnsi"/>
            <w:sz w:val="24"/>
            <w:szCs w:val="24"/>
          </w:rPr>
          <w:delText>Contemporary Issues: Local Issues</w:delText>
        </w:r>
      </w:del>
    </w:p>
    <w:p w14:paraId="2A223545" w14:textId="77777777" w:rsidR="002012BD" w:rsidRPr="00847975" w:rsidRDefault="002012BD" w:rsidP="00847975">
      <w:pPr>
        <w:pStyle w:val="ACHead1"/>
        <w:jc w:val="left"/>
        <w:rPr>
          <w:del w:id="179" w:author="Wheeler Janet L." w:date="2026-09-25T21:11:00Z" w16du:dateUtc="2026-09-26T01:11:00Z"/>
          <w:rFonts w:asciiTheme="minorHAnsi" w:hAnsiTheme="minorHAnsi"/>
          <w:sz w:val="22"/>
          <w:szCs w:val="22"/>
        </w:rPr>
      </w:pPr>
      <w:del w:id="180" w:author="Wheeler Janet L." w:date="2026-09-25T21:11:00Z" w16du:dateUtc="2026-09-26T01:11:00Z">
        <w:r w:rsidRPr="00847975">
          <w:rPr>
            <w:rFonts w:asciiTheme="minorHAnsi" w:hAnsiTheme="minorHAnsi"/>
            <w:sz w:val="22"/>
            <w:szCs w:val="22"/>
          </w:rPr>
          <w:delText>Purpose</w:delText>
        </w:r>
      </w:del>
    </w:p>
    <w:p w14:paraId="7D624F96" w14:textId="77777777" w:rsidR="002012BD" w:rsidRPr="000874A2" w:rsidRDefault="001F643E" w:rsidP="00D22831">
      <w:pPr>
        <w:pStyle w:val="ACText"/>
        <w:rPr>
          <w:del w:id="181" w:author="Wheeler Janet L." w:date="2026-09-25T21:11:00Z" w16du:dateUtc="2026-09-26T01:11:00Z"/>
          <w:rFonts w:asciiTheme="minorHAnsi" w:hAnsiTheme="minorHAnsi"/>
        </w:rPr>
      </w:pPr>
      <w:del w:id="182" w:author="Wheeler Janet L." w:date="2026-09-25T21:11:00Z" w16du:dateUtc="2026-09-26T01:11:00Z">
        <w:r>
          <w:rPr>
            <w:rFonts w:asciiTheme="minorHAnsi" w:hAnsiTheme="minorHAnsi"/>
          </w:rPr>
          <w:delText>This fieldwork task is designed to be used during an extended fieldtrip to the area, or over several visits.</w:delText>
        </w:r>
        <w:r w:rsidR="00D32307">
          <w:rPr>
            <w:rFonts w:asciiTheme="minorHAnsi" w:hAnsiTheme="minorHAnsi"/>
          </w:rPr>
          <w:delText xml:space="preserve"> </w:delText>
        </w:r>
        <w:r>
          <w:rPr>
            <w:rFonts w:asciiTheme="minorHAnsi" w:hAnsiTheme="minorHAnsi"/>
          </w:rPr>
          <w:delText>The task is an investigation of the relationship between the natural environment and the ways in which i</w:delText>
        </w:r>
        <w:r w:rsidR="00EE12ED">
          <w:rPr>
            <w:rFonts w:asciiTheme="minorHAnsi" w:hAnsiTheme="minorHAnsi"/>
          </w:rPr>
          <w:delText>t is used by Indigenous and non-I</w:delText>
        </w:r>
        <w:r>
          <w:rPr>
            <w:rFonts w:asciiTheme="minorHAnsi" w:hAnsiTheme="minorHAnsi"/>
          </w:rPr>
          <w:delText>ndigenous people.</w:delText>
        </w:r>
        <w:r w:rsidR="00D32307">
          <w:rPr>
            <w:rFonts w:asciiTheme="minorHAnsi" w:hAnsiTheme="minorHAnsi"/>
          </w:rPr>
          <w:delText xml:space="preserve"> </w:delText>
        </w:r>
        <w:r>
          <w:rPr>
            <w:rFonts w:asciiTheme="minorHAnsi" w:hAnsiTheme="minorHAnsi"/>
          </w:rPr>
          <w:delText>Students u</w:delText>
        </w:r>
        <w:r w:rsidR="00AB3B84" w:rsidRPr="000874A2">
          <w:rPr>
            <w:rFonts w:asciiTheme="minorHAnsi" w:hAnsiTheme="minorHAnsi"/>
          </w:rPr>
          <w:delText xml:space="preserve">se fieldwork techniques to </w:delText>
        </w:r>
        <w:r w:rsidR="009C795A" w:rsidRPr="000874A2">
          <w:rPr>
            <w:rFonts w:asciiTheme="minorHAnsi" w:hAnsiTheme="minorHAnsi"/>
          </w:rPr>
          <w:delText>collect data</w:delText>
        </w:r>
        <w:r w:rsidR="000874A2">
          <w:rPr>
            <w:rFonts w:asciiTheme="minorHAnsi" w:hAnsiTheme="minorHAnsi"/>
          </w:rPr>
          <w:delText xml:space="preserve"> in the wetland environment of the Coorong.</w:delText>
        </w:r>
        <w:r w:rsidR="00D32307">
          <w:rPr>
            <w:rFonts w:asciiTheme="minorHAnsi" w:hAnsiTheme="minorHAnsi"/>
          </w:rPr>
          <w:delText xml:space="preserve"> </w:delText>
        </w:r>
        <w:r>
          <w:rPr>
            <w:rFonts w:asciiTheme="minorHAnsi" w:hAnsiTheme="minorHAnsi"/>
          </w:rPr>
          <w:delText>The</w:delText>
        </w:r>
        <w:r w:rsidR="009C795A" w:rsidRPr="000874A2">
          <w:rPr>
            <w:rFonts w:asciiTheme="minorHAnsi" w:hAnsiTheme="minorHAnsi"/>
          </w:rPr>
          <w:delText xml:space="preserve"> data </w:delText>
        </w:r>
        <w:r>
          <w:rPr>
            <w:rFonts w:asciiTheme="minorHAnsi" w:hAnsiTheme="minorHAnsi"/>
          </w:rPr>
          <w:delText xml:space="preserve">is used </w:delText>
        </w:r>
        <w:r w:rsidR="009C795A" w:rsidRPr="000874A2">
          <w:rPr>
            <w:rFonts w:asciiTheme="minorHAnsi" w:hAnsiTheme="minorHAnsi"/>
          </w:rPr>
          <w:delText xml:space="preserve">to </w:delText>
        </w:r>
        <w:r w:rsidR="00AB3B84" w:rsidRPr="000874A2">
          <w:rPr>
            <w:rFonts w:asciiTheme="minorHAnsi" w:hAnsiTheme="minorHAnsi"/>
          </w:rPr>
          <w:delText>i</w:delText>
        </w:r>
        <w:r w:rsidR="002012BD" w:rsidRPr="000874A2">
          <w:rPr>
            <w:rFonts w:asciiTheme="minorHAnsi" w:hAnsiTheme="minorHAnsi"/>
          </w:rPr>
          <w:delText>nvestigate</w:delText>
        </w:r>
        <w:r w:rsidR="00BF1CDE" w:rsidRPr="000874A2">
          <w:rPr>
            <w:rFonts w:asciiTheme="minorHAnsi" w:hAnsiTheme="minorHAnsi"/>
          </w:rPr>
          <w:delText xml:space="preserve"> and compare </w:delText>
        </w:r>
        <w:r w:rsidR="000874A2">
          <w:rPr>
            <w:rFonts w:asciiTheme="minorHAnsi" w:hAnsiTheme="minorHAnsi"/>
          </w:rPr>
          <w:delText xml:space="preserve">the ways that the Coorong is used by </w:delText>
        </w:r>
        <w:r w:rsidR="00BF1CDE" w:rsidRPr="000874A2">
          <w:rPr>
            <w:rFonts w:asciiTheme="minorHAnsi" w:hAnsiTheme="minorHAnsi"/>
          </w:rPr>
          <w:delText>Ngarrinjeri and non- Indigenous</w:delText>
        </w:r>
        <w:r w:rsidR="000874A2">
          <w:rPr>
            <w:rFonts w:asciiTheme="minorHAnsi" w:hAnsiTheme="minorHAnsi"/>
          </w:rPr>
          <w:delText xml:space="preserve"> people, and evaluate the impact of these uses </w:delText>
        </w:r>
        <w:r w:rsidR="00942BE0" w:rsidRPr="000874A2">
          <w:rPr>
            <w:rFonts w:asciiTheme="minorHAnsi" w:hAnsiTheme="minorHAnsi"/>
          </w:rPr>
          <w:delText>on the environment of</w:delText>
        </w:r>
        <w:r w:rsidR="004F7D97" w:rsidRPr="000874A2">
          <w:rPr>
            <w:rFonts w:asciiTheme="minorHAnsi" w:hAnsiTheme="minorHAnsi"/>
          </w:rPr>
          <w:delText xml:space="preserve"> the </w:delText>
        </w:r>
        <w:r w:rsidR="00D32307">
          <w:rPr>
            <w:rFonts w:asciiTheme="minorHAnsi" w:hAnsiTheme="minorHAnsi"/>
          </w:rPr>
          <w:delText>Coorong.</w:delText>
        </w:r>
      </w:del>
    </w:p>
    <w:p w14:paraId="3F941E2F" w14:textId="77777777" w:rsidR="002012BD" w:rsidRDefault="002012BD" w:rsidP="00D32307">
      <w:pPr>
        <w:pStyle w:val="ACHead2"/>
        <w:spacing w:before="120"/>
        <w:rPr>
          <w:del w:id="183" w:author="Wheeler Janet L." w:date="2026-09-25T21:11:00Z" w16du:dateUtc="2026-09-26T01:11:00Z"/>
          <w:rFonts w:asciiTheme="minorHAnsi" w:hAnsiTheme="minorHAnsi"/>
        </w:rPr>
      </w:pPr>
      <w:del w:id="184" w:author="Wheeler Janet L." w:date="2026-09-25T21:11:00Z" w16du:dateUtc="2026-09-26T01:11:00Z">
        <w:r w:rsidRPr="000874A2">
          <w:rPr>
            <w:rFonts w:asciiTheme="minorHAnsi" w:hAnsiTheme="minorHAnsi"/>
          </w:rPr>
          <w:delText>Assessment Description</w:delText>
        </w:r>
      </w:del>
    </w:p>
    <w:p w14:paraId="3056D21C" w14:textId="77777777" w:rsidR="00B86EAF" w:rsidRDefault="00B86EAF" w:rsidP="00D32307">
      <w:pPr>
        <w:pStyle w:val="ACHead2"/>
        <w:spacing w:before="120"/>
        <w:rPr>
          <w:del w:id="185" w:author="Wheeler Janet L." w:date="2026-09-25T21:11:00Z" w16du:dateUtc="2026-09-26T01:11:00Z"/>
          <w:rFonts w:asciiTheme="minorHAnsi" w:hAnsiTheme="minorHAnsi"/>
          <w:b w:val="0"/>
        </w:rPr>
      </w:pPr>
      <w:del w:id="186" w:author="Wheeler Janet L." w:date="2026-09-25T21:11:00Z" w16du:dateUtc="2026-09-26T01:11:00Z">
        <w:r>
          <w:rPr>
            <w:rFonts w:asciiTheme="minorHAnsi" w:hAnsiTheme="minorHAnsi"/>
            <w:b w:val="0"/>
          </w:rPr>
          <w:delText>Produce a written report or multimodal presentation in which you compare the environmental impacts of the way</w:delText>
        </w:r>
        <w:r w:rsidR="00EE12ED">
          <w:rPr>
            <w:rFonts w:asciiTheme="minorHAnsi" w:hAnsiTheme="minorHAnsi"/>
            <w:b w:val="0"/>
          </w:rPr>
          <w:delText>s Indigenous people and non-Ind</w:delText>
        </w:r>
        <w:r>
          <w:rPr>
            <w:rFonts w:asciiTheme="minorHAnsi" w:hAnsiTheme="minorHAnsi"/>
            <w:b w:val="0"/>
          </w:rPr>
          <w:delText>igenous people use the environment of the Coorong.</w:delText>
        </w:r>
        <w:r w:rsidR="00D32307">
          <w:rPr>
            <w:rFonts w:asciiTheme="minorHAnsi" w:hAnsiTheme="minorHAnsi"/>
            <w:b w:val="0"/>
          </w:rPr>
          <w:delText xml:space="preserve"> </w:delText>
        </w:r>
        <w:r>
          <w:rPr>
            <w:rFonts w:asciiTheme="minorHAnsi" w:hAnsiTheme="minorHAnsi"/>
            <w:b w:val="0"/>
          </w:rPr>
          <w:delText>Analyse and evaluate the data collected in the field to make 2 or 3 recommendations about how the land use in the area should be managed in the future.</w:delText>
        </w:r>
      </w:del>
    </w:p>
    <w:p w14:paraId="0DC73845" w14:textId="77777777" w:rsidR="00B86EAF" w:rsidRPr="00B86EAF" w:rsidRDefault="00B86EAF" w:rsidP="00D32307">
      <w:pPr>
        <w:pStyle w:val="ACHead2"/>
        <w:spacing w:before="120"/>
        <w:rPr>
          <w:del w:id="187" w:author="Wheeler Janet L." w:date="2026-09-25T21:11:00Z" w16du:dateUtc="2026-09-26T01:11:00Z"/>
          <w:rFonts w:asciiTheme="minorHAnsi" w:hAnsiTheme="minorHAnsi"/>
          <w:b w:val="0"/>
        </w:rPr>
      </w:pPr>
      <w:del w:id="188" w:author="Wheeler Janet L." w:date="2026-09-25T21:11:00Z" w16du:dateUtc="2026-09-26T01:11:00Z">
        <w:r>
          <w:rPr>
            <w:rFonts w:asciiTheme="minorHAnsi" w:hAnsiTheme="minorHAnsi"/>
            <w:b w:val="0"/>
          </w:rPr>
          <w:delText>In order to collect evidence and data to include in your report complete the following field work activities:</w:delText>
        </w:r>
      </w:del>
    </w:p>
    <w:p w14:paraId="2EC6561B" w14:textId="77777777" w:rsidR="009A102C" w:rsidRDefault="00B86EAF" w:rsidP="009A6B1B">
      <w:pPr>
        <w:pStyle w:val="ACBullet"/>
        <w:rPr>
          <w:del w:id="189" w:author="Wheeler Janet L." w:date="2026-09-25T21:11:00Z" w16du:dateUtc="2026-09-26T01:11:00Z"/>
          <w:rFonts w:asciiTheme="minorHAnsi" w:hAnsiTheme="minorHAnsi"/>
        </w:rPr>
      </w:pPr>
      <w:del w:id="190" w:author="Wheeler Janet L." w:date="2026-09-25T21:11:00Z" w16du:dateUtc="2026-09-26T01:11:00Z">
        <w:r>
          <w:rPr>
            <w:rFonts w:asciiTheme="minorHAnsi" w:hAnsiTheme="minorHAnsi"/>
          </w:rPr>
          <w:delText>c</w:delText>
        </w:r>
        <w:r w:rsidR="009A102C">
          <w:rPr>
            <w:rFonts w:asciiTheme="minorHAnsi" w:hAnsiTheme="minorHAnsi"/>
          </w:rPr>
          <w:delText>arry out individual research into the Coorong wetland and the Ngarin</w:delText>
        </w:r>
        <w:r w:rsidR="00672EDC">
          <w:rPr>
            <w:rFonts w:asciiTheme="minorHAnsi" w:hAnsiTheme="minorHAnsi"/>
          </w:rPr>
          <w:delText xml:space="preserve">djeri Aboriginal people </w:delText>
        </w:r>
        <w:r w:rsidR="0052016A">
          <w:rPr>
            <w:rFonts w:asciiTheme="minorHAnsi" w:hAnsiTheme="minorHAnsi"/>
          </w:rPr>
          <w:delText>prior to the visit.</w:delText>
        </w:r>
      </w:del>
    </w:p>
    <w:p w14:paraId="09E215A4" w14:textId="77777777" w:rsidR="004F7D97" w:rsidRPr="009A6B1B" w:rsidRDefault="00B86EAF" w:rsidP="009A6B1B">
      <w:pPr>
        <w:pStyle w:val="ACBullet"/>
        <w:rPr>
          <w:del w:id="191" w:author="Wheeler Janet L." w:date="2026-09-25T21:11:00Z" w16du:dateUtc="2026-09-26T01:11:00Z"/>
          <w:rFonts w:asciiTheme="minorHAnsi" w:hAnsiTheme="minorHAnsi"/>
        </w:rPr>
      </w:pPr>
      <w:del w:id="192" w:author="Wheeler Janet L." w:date="2026-09-25T21:11:00Z" w16du:dateUtc="2026-09-26T01:11:00Z">
        <w:r>
          <w:rPr>
            <w:rFonts w:asciiTheme="minorHAnsi" w:hAnsiTheme="minorHAnsi"/>
          </w:rPr>
          <w:delText>i</w:delText>
        </w:r>
        <w:r w:rsidR="00B24F15" w:rsidRPr="000874A2">
          <w:rPr>
            <w:rFonts w:asciiTheme="minorHAnsi" w:hAnsiTheme="minorHAnsi"/>
          </w:rPr>
          <w:delText xml:space="preserve">dentify, and accurately </w:delText>
        </w:r>
        <w:r w:rsidR="00BF1CDE" w:rsidRPr="000874A2">
          <w:rPr>
            <w:rFonts w:asciiTheme="minorHAnsi" w:hAnsiTheme="minorHAnsi"/>
          </w:rPr>
          <w:delText xml:space="preserve">map the location of </w:delText>
        </w:r>
        <w:r w:rsidR="00AB049D">
          <w:rPr>
            <w:rFonts w:asciiTheme="minorHAnsi" w:hAnsiTheme="minorHAnsi"/>
          </w:rPr>
          <w:delText xml:space="preserve">evidence of </w:delText>
        </w:r>
        <w:r w:rsidR="00BF1CDE" w:rsidRPr="000874A2">
          <w:rPr>
            <w:rFonts w:asciiTheme="minorHAnsi" w:hAnsiTheme="minorHAnsi"/>
          </w:rPr>
          <w:delText>Ngarin</w:delText>
        </w:r>
        <w:r w:rsidR="009A102C">
          <w:rPr>
            <w:rFonts w:asciiTheme="minorHAnsi" w:hAnsiTheme="minorHAnsi"/>
          </w:rPr>
          <w:delText>djer</w:delText>
        </w:r>
        <w:r w:rsidR="00BF1CDE" w:rsidRPr="000874A2">
          <w:rPr>
            <w:rFonts w:asciiTheme="minorHAnsi" w:hAnsiTheme="minorHAnsi"/>
          </w:rPr>
          <w:delText>i and non-Indigenous</w:delText>
        </w:r>
        <w:r w:rsidR="00AB049D">
          <w:rPr>
            <w:rFonts w:asciiTheme="minorHAnsi" w:hAnsiTheme="minorHAnsi"/>
          </w:rPr>
          <w:delText xml:space="preserve"> land</w:delText>
        </w:r>
        <w:r w:rsidR="001F643E">
          <w:rPr>
            <w:rFonts w:asciiTheme="minorHAnsi" w:hAnsiTheme="minorHAnsi"/>
          </w:rPr>
          <w:delText xml:space="preserve"> and water</w:delText>
        </w:r>
        <w:r w:rsidR="00AB049D">
          <w:rPr>
            <w:rFonts w:asciiTheme="minorHAnsi" w:hAnsiTheme="minorHAnsi"/>
          </w:rPr>
          <w:delText xml:space="preserve"> use in</w:delText>
        </w:r>
        <w:r w:rsidR="00BF1CDE" w:rsidRPr="000874A2">
          <w:rPr>
            <w:rFonts w:asciiTheme="minorHAnsi" w:hAnsiTheme="minorHAnsi"/>
          </w:rPr>
          <w:delText xml:space="preserve"> </w:delText>
        </w:r>
        <w:r w:rsidR="00AB049D">
          <w:rPr>
            <w:rFonts w:asciiTheme="minorHAnsi" w:hAnsiTheme="minorHAnsi"/>
          </w:rPr>
          <w:delText>the Coorong.</w:delText>
        </w:r>
        <w:r w:rsidR="00D32307">
          <w:rPr>
            <w:rFonts w:asciiTheme="minorHAnsi" w:hAnsiTheme="minorHAnsi"/>
          </w:rPr>
          <w:delText xml:space="preserve"> </w:delText>
        </w:r>
        <w:r w:rsidR="00AB049D">
          <w:rPr>
            <w:rFonts w:asciiTheme="minorHAnsi" w:hAnsiTheme="minorHAnsi"/>
          </w:rPr>
          <w:delText xml:space="preserve">Use an appropriate base map, either paper or GIS, and include the location of </w:delText>
        </w:r>
        <w:r>
          <w:rPr>
            <w:rFonts w:asciiTheme="minorHAnsi" w:hAnsiTheme="minorHAnsi"/>
          </w:rPr>
          <w:delText xml:space="preserve">evidence of land use such as </w:delText>
        </w:r>
        <w:r w:rsidR="00AB049D">
          <w:rPr>
            <w:rFonts w:asciiTheme="minorHAnsi" w:hAnsiTheme="minorHAnsi"/>
          </w:rPr>
          <w:delText>middens, bush turkey</w:delText>
        </w:r>
        <w:r w:rsidR="00BF1CDE" w:rsidRPr="000874A2">
          <w:rPr>
            <w:rFonts w:asciiTheme="minorHAnsi" w:hAnsiTheme="minorHAnsi"/>
          </w:rPr>
          <w:delText xml:space="preserve"> mounds, </w:delText>
        </w:r>
        <w:r w:rsidR="00AB049D">
          <w:rPr>
            <w:rFonts w:asciiTheme="minorHAnsi" w:hAnsiTheme="minorHAnsi"/>
          </w:rPr>
          <w:delText>stone fish traps</w:delText>
        </w:r>
        <w:r w:rsidR="00985422" w:rsidRPr="000874A2">
          <w:rPr>
            <w:rFonts w:asciiTheme="minorHAnsi" w:hAnsiTheme="minorHAnsi"/>
          </w:rPr>
          <w:delText xml:space="preserve">, </w:delText>
        </w:r>
        <w:r w:rsidR="00902184">
          <w:rPr>
            <w:rFonts w:asciiTheme="minorHAnsi" w:hAnsiTheme="minorHAnsi"/>
          </w:rPr>
          <w:delText>traditional ceremonial sites, four-</w:delText>
        </w:r>
        <w:r w:rsidR="00AB049D">
          <w:rPr>
            <w:rFonts w:asciiTheme="minorHAnsi" w:hAnsiTheme="minorHAnsi"/>
          </w:rPr>
          <w:delText xml:space="preserve"> wheel </w:delText>
        </w:r>
        <w:r w:rsidR="00BF1CDE" w:rsidRPr="000874A2">
          <w:rPr>
            <w:rFonts w:asciiTheme="minorHAnsi" w:hAnsiTheme="minorHAnsi"/>
          </w:rPr>
          <w:delText>d</w:delText>
        </w:r>
        <w:r w:rsidR="00AB049D">
          <w:rPr>
            <w:rFonts w:asciiTheme="minorHAnsi" w:hAnsiTheme="minorHAnsi"/>
          </w:rPr>
          <w:delText>rive</w:delText>
        </w:r>
        <w:r w:rsidR="00BF1CDE" w:rsidRPr="000874A2">
          <w:rPr>
            <w:rFonts w:asciiTheme="minorHAnsi" w:hAnsiTheme="minorHAnsi"/>
          </w:rPr>
          <w:delText xml:space="preserve"> tracks and </w:delText>
        </w:r>
        <w:r w:rsidR="00985422" w:rsidRPr="000874A2">
          <w:rPr>
            <w:rFonts w:asciiTheme="minorHAnsi" w:hAnsiTheme="minorHAnsi"/>
          </w:rPr>
          <w:delText>camping grounds.</w:delText>
        </w:r>
        <w:r w:rsidR="009A6B1B">
          <w:rPr>
            <w:rFonts w:asciiTheme="minorHAnsi" w:hAnsiTheme="minorHAnsi"/>
          </w:rPr>
          <w:delText xml:space="preserve"> </w:delText>
        </w:r>
        <w:r>
          <w:rPr>
            <w:rFonts w:asciiTheme="minorHAnsi" w:hAnsiTheme="minorHAnsi"/>
          </w:rPr>
          <w:delText>U</w:delText>
        </w:r>
        <w:r w:rsidR="004F7D97" w:rsidRPr="009A6B1B">
          <w:rPr>
            <w:rFonts w:asciiTheme="minorHAnsi" w:hAnsiTheme="minorHAnsi"/>
          </w:rPr>
          <w:delText xml:space="preserve">se Google Maps to take GPS </w:delText>
        </w:r>
        <w:r w:rsidR="00AB049D" w:rsidRPr="009A6B1B">
          <w:rPr>
            <w:rFonts w:asciiTheme="minorHAnsi" w:hAnsiTheme="minorHAnsi"/>
          </w:rPr>
          <w:delText xml:space="preserve">coordinates </w:delText>
        </w:r>
        <w:r w:rsidR="004F7D97" w:rsidRPr="009A6B1B">
          <w:rPr>
            <w:rFonts w:asciiTheme="minorHAnsi" w:hAnsiTheme="minorHAnsi"/>
          </w:rPr>
          <w:delText>for each site</w:delText>
        </w:r>
        <w:r w:rsidR="0052016A">
          <w:rPr>
            <w:rFonts w:asciiTheme="minorHAnsi" w:hAnsiTheme="minorHAnsi"/>
          </w:rPr>
          <w:delText>, if you</w:delText>
        </w:r>
        <w:r w:rsidR="009A6B1B" w:rsidRPr="009A6B1B">
          <w:rPr>
            <w:rFonts w:asciiTheme="minorHAnsi" w:hAnsiTheme="minorHAnsi"/>
          </w:rPr>
          <w:delText xml:space="preserve"> have access to a mobile phone</w:delText>
        </w:r>
        <w:r w:rsidR="00AB049D" w:rsidRPr="009A6B1B">
          <w:rPr>
            <w:rFonts w:asciiTheme="minorHAnsi" w:hAnsiTheme="minorHAnsi"/>
          </w:rPr>
          <w:delText>.</w:delText>
        </w:r>
        <w:r w:rsidR="00D32307">
          <w:rPr>
            <w:rFonts w:asciiTheme="minorHAnsi" w:hAnsiTheme="minorHAnsi"/>
          </w:rPr>
          <w:delText xml:space="preserve"> </w:delText>
        </w:r>
      </w:del>
    </w:p>
    <w:p w14:paraId="4164E129" w14:textId="77777777" w:rsidR="00B24F15" w:rsidRDefault="00B86EAF" w:rsidP="00D22831">
      <w:pPr>
        <w:pStyle w:val="ACBullet"/>
        <w:rPr>
          <w:del w:id="193" w:author="Wheeler Janet L." w:date="2026-09-25T21:11:00Z" w16du:dateUtc="2026-09-26T01:11:00Z"/>
          <w:rFonts w:asciiTheme="minorHAnsi" w:hAnsiTheme="minorHAnsi"/>
        </w:rPr>
      </w:pPr>
      <w:del w:id="194" w:author="Wheeler Janet L." w:date="2026-09-25T21:11:00Z" w16du:dateUtc="2026-09-26T01:11:00Z">
        <w:r>
          <w:rPr>
            <w:rFonts w:asciiTheme="minorHAnsi" w:hAnsiTheme="minorHAnsi"/>
          </w:rPr>
          <w:delText>d</w:delText>
        </w:r>
        <w:r w:rsidR="00B24F15" w:rsidRPr="000874A2">
          <w:rPr>
            <w:rFonts w:asciiTheme="minorHAnsi" w:hAnsiTheme="minorHAnsi"/>
          </w:rPr>
          <w:delText>raw</w:delText>
        </w:r>
        <w:r w:rsidR="00985422" w:rsidRPr="000874A2">
          <w:rPr>
            <w:rFonts w:asciiTheme="minorHAnsi" w:hAnsiTheme="minorHAnsi"/>
          </w:rPr>
          <w:delText xml:space="preserve"> </w:delText>
        </w:r>
        <w:r w:rsidR="009A6B1B">
          <w:rPr>
            <w:rFonts w:asciiTheme="minorHAnsi" w:hAnsiTheme="minorHAnsi"/>
          </w:rPr>
          <w:delText xml:space="preserve">and annotate </w:delText>
        </w:r>
        <w:r w:rsidR="00985422" w:rsidRPr="000874A2">
          <w:rPr>
            <w:rFonts w:asciiTheme="minorHAnsi" w:hAnsiTheme="minorHAnsi"/>
          </w:rPr>
          <w:delText>sketches</w:delText>
        </w:r>
        <w:r w:rsidR="009A6B1B">
          <w:rPr>
            <w:rFonts w:asciiTheme="minorHAnsi" w:hAnsiTheme="minorHAnsi"/>
          </w:rPr>
          <w:delText>, and take photographs of evidence of land use, including m</w:delText>
        </w:r>
        <w:r w:rsidR="00985422" w:rsidRPr="000874A2">
          <w:rPr>
            <w:rFonts w:asciiTheme="minorHAnsi" w:hAnsiTheme="minorHAnsi"/>
          </w:rPr>
          <w:delText xml:space="preserve">iddens, </w:delText>
        </w:r>
        <w:r w:rsidR="009A6B1B">
          <w:rPr>
            <w:rFonts w:asciiTheme="minorHAnsi" w:hAnsiTheme="minorHAnsi"/>
          </w:rPr>
          <w:delText>mallee f</w:delText>
        </w:r>
        <w:r w:rsidR="004F7D97" w:rsidRPr="000874A2">
          <w:rPr>
            <w:rFonts w:asciiTheme="minorHAnsi" w:hAnsiTheme="minorHAnsi"/>
          </w:rPr>
          <w:delText>owl</w:delText>
        </w:r>
        <w:r w:rsidR="009A102C">
          <w:rPr>
            <w:rFonts w:asciiTheme="minorHAnsi" w:hAnsiTheme="minorHAnsi"/>
          </w:rPr>
          <w:delText xml:space="preserve"> mounds,</w:delText>
        </w:r>
        <w:r w:rsidR="009A6B1B">
          <w:rPr>
            <w:rFonts w:asciiTheme="minorHAnsi" w:hAnsiTheme="minorHAnsi"/>
          </w:rPr>
          <w:delText xml:space="preserve"> stone fish traps</w:delText>
        </w:r>
        <w:r>
          <w:rPr>
            <w:rFonts w:asciiTheme="minorHAnsi" w:hAnsiTheme="minorHAnsi"/>
          </w:rPr>
          <w:delText>, boat ramps, roads and tracks, camping grounds</w:delText>
        </w:r>
        <w:r w:rsidR="009A6B1B">
          <w:rPr>
            <w:rFonts w:asciiTheme="minorHAnsi" w:hAnsiTheme="minorHAnsi"/>
          </w:rPr>
          <w:delText>.</w:delText>
        </w:r>
      </w:del>
    </w:p>
    <w:p w14:paraId="561EBEA8" w14:textId="77777777" w:rsidR="009A6B1B" w:rsidRPr="000874A2" w:rsidRDefault="00B86EAF" w:rsidP="009A6B1B">
      <w:pPr>
        <w:pStyle w:val="ACBullet"/>
        <w:rPr>
          <w:del w:id="195" w:author="Wheeler Janet L." w:date="2026-09-25T21:11:00Z" w16du:dateUtc="2026-09-26T01:11:00Z"/>
          <w:rFonts w:asciiTheme="minorHAnsi" w:hAnsiTheme="minorHAnsi"/>
        </w:rPr>
      </w:pPr>
      <w:del w:id="196" w:author="Wheeler Janet L." w:date="2026-09-25T21:11:00Z" w16du:dateUtc="2026-09-26T01:11:00Z">
        <w:r>
          <w:rPr>
            <w:rFonts w:asciiTheme="minorHAnsi" w:hAnsiTheme="minorHAnsi"/>
          </w:rPr>
          <w:delText>w</w:delText>
        </w:r>
        <w:r w:rsidR="009A6B1B">
          <w:rPr>
            <w:rFonts w:asciiTheme="minorHAnsi" w:hAnsiTheme="minorHAnsi"/>
          </w:rPr>
          <w:delText>ork</w:delText>
        </w:r>
        <w:r w:rsidR="009A6B1B" w:rsidRPr="000874A2">
          <w:rPr>
            <w:rFonts w:asciiTheme="minorHAnsi" w:hAnsiTheme="minorHAnsi"/>
          </w:rPr>
          <w:delText xml:space="preserve"> in a small group</w:delText>
        </w:r>
        <w:r w:rsidR="009A6B1B">
          <w:rPr>
            <w:rFonts w:asciiTheme="minorHAnsi" w:hAnsiTheme="minorHAnsi"/>
          </w:rPr>
          <w:delText xml:space="preserve"> to </w:delText>
        </w:r>
        <w:r w:rsidR="009A6B1B" w:rsidRPr="000874A2">
          <w:rPr>
            <w:rFonts w:asciiTheme="minorHAnsi" w:hAnsiTheme="minorHAnsi"/>
          </w:rPr>
          <w:delText>collect the following data along</w:delText>
        </w:r>
        <w:r w:rsidR="009A6B1B">
          <w:rPr>
            <w:rFonts w:asciiTheme="minorHAnsi" w:hAnsiTheme="minorHAnsi"/>
          </w:rPr>
          <w:delText xml:space="preserve"> a</w:delText>
        </w:r>
        <w:r w:rsidR="009A6B1B" w:rsidRPr="000874A2">
          <w:rPr>
            <w:rFonts w:asciiTheme="minorHAnsi" w:hAnsiTheme="minorHAnsi"/>
          </w:rPr>
          <w:delText xml:space="preserve"> vegetation transect:</w:delText>
        </w:r>
      </w:del>
    </w:p>
    <w:p w14:paraId="748507EC" w14:textId="77777777" w:rsidR="009A6B1B" w:rsidRDefault="009A6B1B" w:rsidP="009A6B1B">
      <w:pPr>
        <w:pStyle w:val="ACBullet2"/>
        <w:rPr>
          <w:del w:id="197" w:author="Wheeler Janet L." w:date="2026-09-25T21:11:00Z" w16du:dateUtc="2026-09-26T01:11:00Z"/>
          <w:rFonts w:asciiTheme="minorHAnsi" w:hAnsiTheme="minorHAnsi"/>
        </w:rPr>
      </w:pPr>
      <w:del w:id="198" w:author="Wheeler Janet L." w:date="2026-09-25T21:11:00Z" w16du:dateUtc="2026-09-26T01:11:00Z">
        <w:r w:rsidRPr="000874A2">
          <w:rPr>
            <w:rFonts w:asciiTheme="minorHAnsi" w:hAnsiTheme="minorHAnsi"/>
          </w:rPr>
          <w:delText>use ranging poles to mark the start and end points of your transect, and measure the distance</w:delText>
        </w:r>
      </w:del>
    </w:p>
    <w:p w14:paraId="2E8DE138" w14:textId="77777777" w:rsidR="009A6B1B" w:rsidRPr="00672EDC" w:rsidRDefault="009A6B1B" w:rsidP="00672EDC">
      <w:pPr>
        <w:pStyle w:val="ACBullet2"/>
        <w:rPr>
          <w:del w:id="199" w:author="Wheeler Janet L." w:date="2026-09-25T21:11:00Z" w16du:dateUtc="2026-09-26T01:11:00Z"/>
          <w:rFonts w:asciiTheme="minorHAnsi" w:hAnsiTheme="minorHAnsi"/>
        </w:rPr>
      </w:pPr>
      <w:del w:id="200" w:author="Wheeler Janet L." w:date="2026-09-25T21:11:00Z" w16du:dateUtc="2026-09-26T01:11:00Z">
        <w:r>
          <w:rPr>
            <w:rFonts w:asciiTheme="minorHAnsi" w:hAnsiTheme="minorHAnsi"/>
          </w:rPr>
          <w:delText>select sampling points along the transect</w:delText>
        </w:r>
        <w:r w:rsidR="00672EDC">
          <w:rPr>
            <w:rFonts w:asciiTheme="minorHAnsi" w:hAnsiTheme="minorHAnsi"/>
          </w:rPr>
          <w:delText>, and at</w:delText>
        </w:r>
        <w:r w:rsidR="009A102C" w:rsidRPr="00672EDC">
          <w:rPr>
            <w:rFonts w:asciiTheme="minorHAnsi" w:hAnsiTheme="minorHAnsi"/>
          </w:rPr>
          <w:delText xml:space="preserve"> each sampling point</w:delText>
        </w:r>
        <w:r w:rsidRPr="00672EDC">
          <w:rPr>
            <w:rFonts w:asciiTheme="minorHAnsi" w:hAnsiTheme="minorHAnsi"/>
          </w:rPr>
          <w:delText>, measure and record:</w:delText>
        </w:r>
      </w:del>
    </w:p>
    <w:p w14:paraId="1405FE2F" w14:textId="77777777" w:rsidR="009A6B1B" w:rsidRPr="000874A2" w:rsidRDefault="009A6B1B" w:rsidP="009A6B1B">
      <w:pPr>
        <w:pStyle w:val="ACbullet3"/>
        <w:rPr>
          <w:del w:id="201" w:author="Wheeler Janet L." w:date="2026-09-25T21:11:00Z" w16du:dateUtc="2026-09-26T01:11:00Z"/>
          <w:rFonts w:asciiTheme="minorHAnsi" w:hAnsiTheme="minorHAnsi"/>
        </w:rPr>
      </w:pPr>
      <w:del w:id="202" w:author="Wheeler Janet L." w:date="2026-09-25T21:11:00Z" w16du:dateUtc="2026-09-26T01:11:00Z">
        <w:r w:rsidRPr="000874A2">
          <w:rPr>
            <w:rFonts w:asciiTheme="minorHAnsi" w:hAnsiTheme="minorHAnsi"/>
          </w:rPr>
          <w:delText>percentage of vegetation cover and coverage of different plant species</w:delText>
        </w:r>
      </w:del>
    </w:p>
    <w:p w14:paraId="44F50693" w14:textId="77777777" w:rsidR="009A6B1B" w:rsidRPr="009A6B1B" w:rsidRDefault="009A6B1B" w:rsidP="009A6B1B">
      <w:pPr>
        <w:pStyle w:val="ACbullet3"/>
        <w:rPr>
          <w:del w:id="203" w:author="Wheeler Janet L." w:date="2026-09-25T21:11:00Z" w16du:dateUtc="2026-09-26T01:11:00Z"/>
          <w:rFonts w:asciiTheme="minorHAnsi" w:hAnsiTheme="minorHAnsi"/>
        </w:rPr>
      </w:pPr>
      <w:del w:id="204" w:author="Wheeler Janet L." w:date="2026-09-25T21:11:00Z" w16du:dateUtc="2026-09-26T01:11:00Z">
        <w:r w:rsidRPr="000874A2">
          <w:rPr>
            <w:rFonts w:asciiTheme="minorHAnsi" w:hAnsiTheme="minorHAnsi"/>
          </w:rPr>
          <w:delText>evidence of human activity – photographs of trampling, litter count</w:delText>
        </w:r>
        <w:r w:rsidR="009A102C">
          <w:rPr>
            <w:rFonts w:asciiTheme="minorHAnsi" w:hAnsiTheme="minorHAnsi"/>
          </w:rPr>
          <w:delText>, measure width and</w:delText>
        </w:r>
        <w:r w:rsidR="00902184">
          <w:rPr>
            <w:rFonts w:asciiTheme="minorHAnsi" w:hAnsiTheme="minorHAnsi"/>
          </w:rPr>
          <w:delText xml:space="preserve"> depth of 4 wheel drive tracks</w:delText>
        </w:r>
      </w:del>
    </w:p>
    <w:p w14:paraId="070A0368" w14:textId="77777777" w:rsidR="009A102C" w:rsidRDefault="00B86EAF" w:rsidP="00D22831">
      <w:pPr>
        <w:pStyle w:val="ACBullet"/>
        <w:rPr>
          <w:del w:id="205" w:author="Wheeler Janet L." w:date="2026-09-25T21:11:00Z" w16du:dateUtc="2026-09-26T01:11:00Z"/>
          <w:rFonts w:asciiTheme="minorHAnsi" w:hAnsiTheme="minorHAnsi"/>
        </w:rPr>
      </w:pPr>
      <w:del w:id="206" w:author="Wheeler Janet L." w:date="2026-09-25T21:11:00Z" w16du:dateUtc="2026-09-26T01:11:00Z">
        <w:r>
          <w:rPr>
            <w:rFonts w:asciiTheme="minorHAnsi" w:hAnsiTheme="minorHAnsi"/>
          </w:rPr>
          <w:delText>w</w:delText>
        </w:r>
        <w:r w:rsidR="009A102C">
          <w:rPr>
            <w:rFonts w:asciiTheme="minorHAnsi" w:hAnsiTheme="minorHAnsi"/>
          </w:rPr>
          <w:delText>ork in a small group to c</w:delText>
        </w:r>
        <w:r w:rsidR="00942BE0" w:rsidRPr="000874A2">
          <w:rPr>
            <w:rFonts w:asciiTheme="minorHAnsi" w:hAnsiTheme="minorHAnsi"/>
          </w:rPr>
          <w:delText xml:space="preserve">omplete water quality analysis at </w:delText>
        </w:r>
        <w:r w:rsidR="009A102C">
          <w:rPr>
            <w:rFonts w:asciiTheme="minorHAnsi" w:hAnsiTheme="minorHAnsi"/>
          </w:rPr>
          <w:delText>sample sites along the Coorong lakes:</w:delText>
        </w:r>
      </w:del>
    </w:p>
    <w:p w14:paraId="263163A1" w14:textId="77777777" w:rsidR="00985422" w:rsidRPr="000874A2" w:rsidRDefault="00902184" w:rsidP="009A102C">
      <w:pPr>
        <w:pStyle w:val="ACBullet"/>
        <w:numPr>
          <w:ilvl w:val="0"/>
          <w:numId w:val="5"/>
        </w:numPr>
        <w:rPr>
          <w:del w:id="207" w:author="Wheeler Janet L." w:date="2026-09-25T21:11:00Z" w16du:dateUtc="2026-09-26T01:11:00Z"/>
          <w:rFonts w:asciiTheme="minorHAnsi" w:hAnsiTheme="minorHAnsi"/>
        </w:rPr>
      </w:pPr>
      <w:del w:id="208" w:author="Wheeler Janet L." w:date="2026-09-25T21:11:00Z" w16du:dateUtc="2026-09-26T01:11:00Z">
        <w:r>
          <w:rPr>
            <w:rFonts w:asciiTheme="minorHAnsi" w:hAnsiTheme="minorHAnsi"/>
          </w:rPr>
          <w:delText>m</w:delText>
        </w:r>
        <w:r w:rsidR="009A102C">
          <w:rPr>
            <w:rFonts w:asciiTheme="minorHAnsi" w:hAnsiTheme="minorHAnsi"/>
          </w:rPr>
          <w:delText xml:space="preserve">easure </w:delText>
        </w:r>
        <w:r w:rsidR="00942BE0" w:rsidRPr="000874A2">
          <w:rPr>
            <w:rFonts w:asciiTheme="minorHAnsi" w:hAnsiTheme="minorHAnsi"/>
          </w:rPr>
          <w:delText>salinity, phosphates, n</w:delText>
        </w:r>
        <w:r w:rsidR="009A102C">
          <w:rPr>
            <w:rFonts w:asciiTheme="minorHAnsi" w:hAnsiTheme="minorHAnsi"/>
          </w:rPr>
          <w:delText xml:space="preserve">itrates, pH, macroinvertebrates </w:delText>
        </w:r>
      </w:del>
    </w:p>
    <w:p w14:paraId="4FC7EFD4" w14:textId="77777777" w:rsidR="00751852" w:rsidRPr="000874A2" w:rsidRDefault="00B86EAF" w:rsidP="00D22831">
      <w:pPr>
        <w:pStyle w:val="ACBullet"/>
        <w:rPr>
          <w:del w:id="209" w:author="Wheeler Janet L." w:date="2026-09-25T21:11:00Z" w16du:dateUtc="2026-09-26T01:11:00Z"/>
          <w:rFonts w:asciiTheme="minorHAnsi" w:hAnsiTheme="minorHAnsi"/>
        </w:rPr>
      </w:pPr>
      <w:del w:id="210" w:author="Wheeler Janet L." w:date="2026-09-25T21:11:00Z" w16du:dateUtc="2026-09-26T01:11:00Z">
        <w:r>
          <w:rPr>
            <w:rFonts w:asciiTheme="minorHAnsi" w:hAnsiTheme="minorHAnsi"/>
          </w:rPr>
          <w:delText>d</w:delText>
        </w:r>
        <w:r w:rsidR="00751852" w:rsidRPr="000874A2">
          <w:rPr>
            <w:rFonts w:asciiTheme="minorHAnsi" w:hAnsiTheme="minorHAnsi"/>
          </w:rPr>
          <w:delText xml:space="preserve">evise </w:delText>
        </w:r>
        <w:r>
          <w:rPr>
            <w:rFonts w:asciiTheme="minorHAnsi" w:hAnsiTheme="minorHAnsi"/>
          </w:rPr>
          <w:delText xml:space="preserve">and conduct </w:delText>
        </w:r>
        <w:r w:rsidR="00751852" w:rsidRPr="000874A2">
          <w:rPr>
            <w:rFonts w:asciiTheme="minorHAnsi" w:hAnsiTheme="minorHAnsi"/>
          </w:rPr>
          <w:delText xml:space="preserve">a questionnaire to elicit the views </w:delText>
        </w:r>
        <w:r w:rsidR="001F643E">
          <w:rPr>
            <w:rFonts w:asciiTheme="minorHAnsi" w:hAnsiTheme="minorHAnsi"/>
          </w:rPr>
          <w:delText xml:space="preserve">of local people and </w:delText>
        </w:r>
        <w:r w:rsidR="00751852" w:rsidRPr="000874A2">
          <w:rPr>
            <w:rFonts w:asciiTheme="minorHAnsi" w:hAnsiTheme="minorHAnsi"/>
          </w:rPr>
          <w:delText>visitors about the impact of</w:delText>
        </w:r>
        <w:r w:rsidR="004F7D97" w:rsidRPr="000874A2">
          <w:rPr>
            <w:rFonts w:asciiTheme="minorHAnsi" w:hAnsiTheme="minorHAnsi"/>
          </w:rPr>
          <w:delText xml:space="preserve"> human activity on the Coorong (land and water)</w:delText>
        </w:r>
        <w:r w:rsidR="001F643E">
          <w:rPr>
            <w:rFonts w:asciiTheme="minorHAnsi" w:hAnsiTheme="minorHAnsi"/>
          </w:rPr>
          <w:delText>.</w:delText>
        </w:r>
      </w:del>
    </w:p>
    <w:p w14:paraId="444877C6" w14:textId="77777777" w:rsidR="00DE1F97" w:rsidRPr="000874A2" w:rsidRDefault="00DE1F97" w:rsidP="00D22831">
      <w:pPr>
        <w:pStyle w:val="ACHead2"/>
        <w:rPr>
          <w:del w:id="211" w:author="Wheeler Janet L." w:date="2026-09-25T21:11:00Z" w16du:dateUtc="2026-09-26T01:11:00Z"/>
          <w:rFonts w:asciiTheme="minorHAnsi" w:hAnsiTheme="minorHAnsi"/>
        </w:rPr>
      </w:pPr>
      <w:del w:id="212" w:author="Wheeler Janet L." w:date="2026-09-25T21:11:00Z" w16du:dateUtc="2026-09-26T01:11:00Z">
        <w:r w:rsidRPr="000874A2">
          <w:rPr>
            <w:rFonts w:asciiTheme="minorHAnsi" w:hAnsiTheme="minorHAnsi"/>
          </w:rPr>
          <w:delText>Assessment Conditions</w:delText>
        </w:r>
      </w:del>
    </w:p>
    <w:p w14:paraId="2B27C604" w14:textId="77777777" w:rsidR="00DE1F97" w:rsidRPr="000874A2" w:rsidRDefault="008B4EF6" w:rsidP="00D22831">
      <w:pPr>
        <w:pStyle w:val="ACBullet"/>
        <w:rPr>
          <w:del w:id="213" w:author="Wheeler Janet L." w:date="2026-09-25T21:11:00Z" w16du:dateUtc="2026-09-26T01:11:00Z"/>
          <w:rFonts w:asciiTheme="minorHAnsi" w:hAnsiTheme="minorHAnsi"/>
        </w:rPr>
      </w:pPr>
      <w:del w:id="214" w:author="Wheeler Janet L." w:date="2026-09-25T21:11:00Z" w16du:dateUtc="2026-09-26T01:11:00Z">
        <w:r w:rsidRPr="000874A2">
          <w:rPr>
            <w:rFonts w:asciiTheme="minorHAnsi" w:hAnsiTheme="minorHAnsi"/>
          </w:rPr>
          <w:delText>Produce a written report or multimodal presentation of your findings.</w:delText>
        </w:r>
        <w:r w:rsidR="00D22831" w:rsidRPr="000874A2">
          <w:rPr>
            <w:rFonts w:asciiTheme="minorHAnsi" w:hAnsiTheme="minorHAnsi"/>
          </w:rPr>
          <w:delText xml:space="preserve"> </w:delText>
        </w:r>
        <w:r w:rsidRPr="000874A2">
          <w:rPr>
            <w:rFonts w:asciiTheme="minorHAnsi" w:hAnsiTheme="minorHAnsi"/>
          </w:rPr>
          <w:delText>A written report should be no more than 1000 words and an equivalent length for a response in multimodal form.</w:delText>
        </w:r>
      </w:del>
    </w:p>
    <w:p w14:paraId="2FE44E30" w14:textId="77777777" w:rsidR="000576FA" w:rsidRPr="000874A2" w:rsidRDefault="000576FA" w:rsidP="00D22831">
      <w:pPr>
        <w:pStyle w:val="ACBullet"/>
        <w:rPr>
          <w:del w:id="215" w:author="Wheeler Janet L." w:date="2026-09-25T21:11:00Z" w16du:dateUtc="2026-09-26T01:11:00Z"/>
          <w:rFonts w:asciiTheme="minorHAnsi" w:hAnsiTheme="minorHAnsi"/>
        </w:rPr>
      </w:pPr>
      <w:del w:id="216" w:author="Wheeler Janet L." w:date="2026-09-25T21:11:00Z" w16du:dateUtc="2026-09-26T01:11:00Z">
        <w:r w:rsidRPr="000874A2">
          <w:rPr>
            <w:rFonts w:asciiTheme="minorHAnsi" w:hAnsiTheme="minorHAnsi"/>
          </w:rPr>
          <w:delText>The report or presentation should include:</w:delText>
        </w:r>
      </w:del>
    </w:p>
    <w:p w14:paraId="64984CE5" w14:textId="77777777" w:rsidR="00601A65" w:rsidRPr="000874A2" w:rsidRDefault="00601A65" w:rsidP="00D22831">
      <w:pPr>
        <w:pStyle w:val="ACBullet2"/>
        <w:rPr>
          <w:del w:id="217" w:author="Wheeler Janet L." w:date="2026-09-25T21:11:00Z" w16du:dateUtc="2026-09-26T01:11:00Z"/>
          <w:rFonts w:asciiTheme="minorHAnsi" w:hAnsiTheme="minorHAnsi"/>
        </w:rPr>
      </w:pPr>
      <w:del w:id="218" w:author="Wheeler Janet L." w:date="2026-09-25T21:11:00Z" w16du:dateUtc="2026-09-26T01:11:00Z">
        <w:r w:rsidRPr="000874A2">
          <w:rPr>
            <w:rFonts w:asciiTheme="minorHAnsi" w:hAnsiTheme="minorHAnsi"/>
          </w:rPr>
          <w:delText xml:space="preserve">an appropriate title </w:delText>
        </w:r>
      </w:del>
    </w:p>
    <w:p w14:paraId="41CAD5A4" w14:textId="77777777" w:rsidR="00EF6221" w:rsidRDefault="00EF6221" w:rsidP="00D22831">
      <w:pPr>
        <w:pStyle w:val="ACBullet2"/>
        <w:rPr>
          <w:del w:id="219" w:author="Wheeler Janet L." w:date="2026-09-25T21:11:00Z" w16du:dateUtc="2026-09-26T01:11:00Z"/>
          <w:rFonts w:asciiTheme="minorHAnsi" w:hAnsiTheme="minorHAnsi"/>
        </w:rPr>
      </w:pPr>
      <w:del w:id="220" w:author="Wheeler Janet L." w:date="2026-09-25T21:11:00Z" w16du:dateUtc="2026-09-26T01:11:00Z">
        <w:r w:rsidRPr="000874A2">
          <w:rPr>
            <w:rFonts w:asciiTheme="minorHAnsi" w:hAnsiTheme="minorHAnsi"/>
          </w:rPr>
          <w:delText>a map showing the lo</w:delText>
        </w:r>
        <w:r w:rsidR="001F643E">
          <w:rPr>
            <w:rFonts w:asciiTheme="minorHAnsi" w:hAnsiTheme="minorHAnsi"/>
          </w:rPr>
          <w:delText xml:space="preserve">cation of the </w:delText>
        </w:r>
        <w:r w:rsidR="00942BE0" w:rsidRPr="000874A2">
          <w:rPr>
            <w:rFonts w:asciiTheme="minorHAnsi" w:hAnsiTheme="minorHAnsi"/>
          </w:rPr>
          <w:delText>sites</w:delText>
        </w:r>
        <w:r w:rsidR="001F643E">
          <w:rPr>
            <w:rFonts w:asciiTheme="minorHAnsi" w:hAnsiTheme="minorHAnsi"/>
          </w:rPr>
          <w:delText xml:space="preserve"> of</w:delText>
        </w:r>
        <w:r w:rsidR="00942BE0" w:rsidRPr="000874A2">
          <w:rPr>
            <w:rFonts w:asciiTheme="minorHAnsi" w:hAnsiTheme="minorHAnsi"/>
          </w:rPr>
          <w:delText xml:space="preserve"> Indig</w:delText>
        </w:r>
        <w:r w:rsidR="001F643E">
          <w:rPr>
            <w:rFonts w:asciiTheme="minorHAnsi" w:hAnsiTheme="minorHAnsi"/>
          </w:rPr>
          <w:delText>enous and non-Indigenous land and water use</w:delText>
        </w:r>
      </w:del>
    </w:p>
    <w:p w14:paraId="1D72D65D" w14:textId="77777777" w:rsidR="001F643E" w:rsidRDefault="001F643E" w:rsidP="00D22831">
      <w:pPr>
        <w:pStyle w:val="ACBullet2"/>
        <w:rPr>
          <w:del w:id="221" w:author="Wheeler Janet L." w:date="2026-09-25T21:11:00Z" w16du:dateUtc="2026-09-26T01:11:00Z"/>
          <w:rFonts w:asciiTheme="minorHAnsi" w:hAnsiTheme="minorHAnsi"/>
        </w:rPr>
      </w:pPr>
      <w:del w:id="222" w:author="Wheeler Janet L." w:date="2026-09-25T21:11:00Z" w16du:dateUtc="2026-09-26T01:11:00Z">
        <w:r>
          <w:rPr>
            <w:rFonts w:asciiTheme="minorHAnsi" w:hAnsiTheme="minorHAnsi"/>
          </w:rPr>
          <w:delText>annotated sketch</w:delText>
        </w:r>
        <w:r w:rsidR="00847975">
          <w:rPr>
            <w:rFonts w:asciiTheme="minorHAnsi" w:hAnsiTheme="minorHAnsi"/>
          </w:rPr>
          <w:delText>es and photographs of land and water use, and the impacts of this use</w:delText>
        </w:r>
      </w:del>
    </w:p>
    <w:p w14:paraId="599662D5" w14:textId="77777777" w:rsidR="00847975" w:rsidRPr="00847975" w:rsidRDefault="00847975" w:rsidP="00847975">
      <w:pPr>
        <w:pStyle w:val="ACBullet2"/>
        <w:rPr>
          <w:del w:id="223" w:author="Wheeler Janet L." w:date="2026-09-25T21:11:00Z" w16du:dateUtc="2026-09-26T01:11:00Z"/>
          <w:rFonts w:asciiTheme="minorHAnsi" w:hAnsiTheme="minorHAnsi"/>
        </w:rPr>
      </w:pPr>
      <w:del w:id="224" w:author="Wheeler Janet L." w:date="2026-09-25T21:11:00Z" w16du:dateUtc="2026-09-26T01:11:00Z">
        <w:r w:rsidRPr="000874A2">
          <w:rPr>
            <w:rFonts w:asciiTheme="minorHAnsi" w:hAnsiTheme="minorHAnsi"/>
          </w:rPr>
          <w:delText>description and evaluation of the techniques used to collect data</w:delText>
        </w:r>
      </w:del>
    </w:p>
    <w:p w14:paraId="795A764B" w14:textId="77777777" w:rsidR="000576FA" w:rsidRDefault="000576FA" w:rsidP="00D22831">
      <w:pPr>
        <w:pStyle w:val="ACBullet2"/>
        <w:rPr>
          <w:del w:id="225" w:author="Wheeler Janet L." w:date="2026-09-25T21:11:00Z" w16du:dateUtc="2026-09-26T01:11:00Z"/>
          <w:rFonts w:asciiTheme="minorHAnsi" w:hAnsiTheme="minorHAnsi"/>
        </w:rPr>
      </w:pPr>
      <w:del w:id="226" w:author="Wheeler Janet L." w:date="2026-09-25T21:11:00Z" w16du:dateUtc="2026-09-26T01:11:00Z">
        <w:r w:rsidRPr="000874A2">
          <w:rPr>
            <w:rFonts w:asciiTheme="minorHAnsi" w:hAnsiTheme="minorHAnsi"/>
          </w:rPr>
          <w:delText xml:space="preserve">an annotated diagram of the </w:delText>
        </w:r>
        <w:r w:rsidR="001F643E">
          <w:rPr>
            <w:rFonts w:asciiTheme="minorHAnsi" w:hAnsiTheme="minorHAnsi"/>
          </w:rPr>
          <w:delText>vegetation</w:delText>
        </w:r>
        <w:r w:rsidR="00847975">
          <w:rPr>
            <w:rFonts w:asciiTheme="minorHAnsi" w:hAnsiTheme="minorHAnsi"/>
          </w:rPr>
          <w:delText xml:space="preserve"> </w:delText>
        </w:r>
        <w:r w:rsidRPr="000874A2">
          <w:rPr>
            <w:rFonts w:asciiTheme="minorHAnsi" w:hAnsiTheme="minorHAnsi"/>
          </w:rPr>
          <w:delText>transect</w:delText>
        </w:r>
      </w:del>
    </w:p>
    <w:p w14:paraId="1E791130" w14:textId="77777777" w:rsidR="00847975" w:rsidRPr="000874A2" w:rsidRDefault="00847975" w:rsidP="00D22831">
      <w:pPr>
        <w:pStyle w:val="ACBullet2"/>
        <w:rPr>
          <w:del w:id="227" w:author="Wheeler Janet L." w:date="2026-09-25T21:11:00Z" w16du:dateUtc="2026-09-26T01:11:00Z"/>
          <w:rFonts w:asciiTheme="minorHAnsi" w:hAnsiTheme="minorHAnsi"/>
        </w:rPr>
      </w:pPr>
      <w:del w:id="228" w:author="Wheeler Janet L." w:date="2026-09-25T21:11:00Z" w16du:dateUtc="2026-09-26T01:11:00Z">
        <w:r>
          <w:rPr>
            <w:rFonts w:asciiTheme="minorHAnsi" w:hAnsiTheme="minorHAnsi"/>
          </w:rPr>
          <w:delText>visual representations, including graphs, of the water quality analysis</w:delText>
        </w:r>
      </w:del>
    </w:p>
    <w:p w14:paraId="25950E2B" w14:textId="77777777" w:rsidR="00942BE0" w:rsidRDefault="00601A65" w:rsidP="00847975">
      <w:pPr>
        <w:pStyle w:val="ACBullet2"/>
        <w:rPr>
          <w:del w:id="229" w:author="Wheeler Janet L." w:date="2026-09-25T21:11:00Z" w16du:dateUtc="2026-09-26T01:11:00Z"/>
          <w:rFonts w:asciiTheme="minorHAnsi" w:hAnsiTheme="minorHAnsi"/>
        </w:rPr>
      </w:pPr>
      <w:del w:id="230" w:author="Wheeler Janet L." w:date="2026-09-25T21:11:00Z" w16du:dateUtc="2026-09-26T01:11:00Z">
        <w:r w:rsidRPr="000874A2">
          <w:rPr>
            <w:rFonts w:asciiTheme="minorHAnsi" w:hAnsiTheme="minorHAnsi"/>
          </w:rPr>
          <w:delText>analysis</w:delText>
        </w:r>
        <w:r w:rsidR="00D22831" w:rsidRPr="000874A2">
          <w:rPr>
            <w:rFonts w:asciiTheme="minorHAnsi" w:hAnsiTheme="minorHAnsi"/>
          </w:rPr>
          <w:delText xml:space="preserve"> </w:delText>
        </w:r>
        <w:r w:rsidRPr="000874A2">
          <w:rPr>
            <w:rFonts w:asciiTheme="minorHAnsi" w:hAnsiTheme="minorHAnsi"/>
          </w:rPr>
          <w:delText>and evaluation of the</w:delText>
        </w:r>
        <w:r w:rsidR="00847975">
          <w:rPr>
            <w:rFonts w:asciiTheme="minorHAnsi" w:hAnsiTheme="minorHAnsi"/>
          </w:rPr>
          <w:delText xml:space="preserve"> environmental</w:delText>
        </w:r>
        <w:r w:rsidRPr="000874A2">
          <w:rPr>
            <w:rFonts w:asciiTheme="minorHAnsi" w:hAnsiTheme="minorHAnsi"/>
          </w:rPr>
          <w:delText xml:space="preserve"> impact of people </w:delText>
        </w:r>
        <w:r w:rsidR="00A639DF" w:rsidRPr="000874A2">
          <w:rPr>
            <w:rFonts w:asciiTheme="minorHAnsi" w:hAnsiTheme="minorHAnsi"/>
          </w:rPr>
          <w:delText xml:space="preserve">on the </w:delText>
        </w:r>
        <w:r w:rsidR="00847975">
          <w:rPr>
            <w:rFonts w:asciiTheme="minorHAnsi" w:hAnsiTheme="minorHAnsi"/>
          </w:rPr>
          <w:delText>Coorong</w:delText>
        </w:r>
      </w:del>
    </w:p>
    <w:p w14:paraId="624D5625" w14:textId="77777777" w:rsidR="00B86EAF" w:rsidRPr="00847975" w:rsidRDefault="00B86EAF" w:rsidP="00847975">
      <w:pPr>
        <w:pStyle w:val="ACBullet2"/>
        <w:rPr>
          <w:del w:id="231" w:author="Wheeler Janet L." w:date="2026-09-25T21:11:00Z" w16du:dateUtc="2026-09-26T01:11:00Z"/>
          <w:rFonts w:asciiTheme="minorHAnsi" w:hAnsiTheme="minorHAnsi"/>
        </w:rPr>
      </w:pPr>
      <w:del w:id="232" w:author="Wheeler Janet L." w:date="2026-09-25T21:11:00Z" w16du:dateUtc="2026-09-26T01:11:00Z">
        <w:r>
          <w:rPr>
            <w:rFonts w:asciiTheme="minorHAnsi" w:hAnsiTheme="minorHAnsi"/>
          </w:rPr>
          <w:delText>a conclusion with recommendations</w:delText>
        </w:r>
        <w:r w:rsidR="00902184">
          <w:rPr>
            <w:rFonts w:asciiTheme="minorHAnsi" w:hAnsiTheme="minorHAnsi"/>
          </w:rPr>
          <w:delText>.</w:delText>
        </w:r>
        <w:r>
          <w:rPr>
            <w:rFonts w:asciiTheme="minorHAnsi" w:hAnsiTheme="minorHAnsi"/>
          </w:rPr>
          <w:delText xml:space="preserve"> </w:delText>
        </w:r>
      </w:del>
    </w:p>
    <w:p w14:paraId="4BEEB111" w14:textId="77777777" w:rsidR="00A639DF" w:rsidRPr="000874A2" w:rsidRDefault="00A639DF" w:rsidP="00D22831">
      <w:pPr>
        <w:pStyle w:val="ACBullet"/>
        <w:rPr>
          <w:del w:id="233" w:author="Wheeler Janet L." w:date="2026-09-25T21:11:00Z" w16du:dateUtc="2026-09-26T01:11:00Z"/>
          <w:rFonts w:asciiTheme="minorHAnsi" w:hAnsiTheme="minorHAnsi"/>
        </w:rPr>
      </w:pPr>
      <w:del w:id="234" w:author="Wheeler Janet L." w:date="2026-09-25T21:11:00Z" w16du:dateUtc="2026-09-26T01:11:00Z">
        <w:r w:rsidRPr="000874A2">
          <w:rPr>
            <w:rFonts w:asciiTheme="minorHAnsi" w:hAnsiTheme="minorHAnsi"/>
          </w:rPr>
          <w:delText>The specific features being assessed are:</w:delText>
        </w:r>
      </w:del>
    </w:p>
    <w:p w14:paraId="1F0BBB09" w14:textId="77777777" w:rsidR="00A639DF" w:rsidRPr="000874A2" w:rsidRDefault="00A639DF" w:rsidP="00D22831">
      <w:pPr>
        <w:pStyle w:val="ACBullet2"/>
        <w:rPr>
          <w:del w:id="235" w:author="Wheeler Janet L." w:date="2026-09-25T21:11:00Z" w16du:dateUtc="2026-09-26T01:11:00Z"/>
          <w:rFonts w:asciiTheme="minorHAnsi" w:hAnsiTheme="minorHAnsi"/>
          <w:b/>
        </w:rPr>
      </w:pPr>
      <w:del w:id="236" w:author="Wheeler Janet L." w:date="2026-09-25T21:11:00Z" w16du:dateUtc="2026-09-26T01:11:00Z">
        <w:r w:rsidRPr="000874A2">
          <w:rPr>
            <w:rFonts w:asciiTheme="minorHAnsi" w:hAnsiTheme="minorHAnsi"/>
            <w:b/>
          </w:rPr>
          <w:delText>AE1: Analysis of the interactions between people and environments at a local level</w:delText>
        </w:r>
      </w:del>
    </w:p>
    <w:p w14:paraId="2013044A" w14:textId="77777777" w:rsidR="00A639DF" w:rsidRPr="000874A2" w:rsidRDefault="00A639DF" w:rsidP="00D22831">
      <w:pPr>
        <w:pStyle w:val="ACBullet2"/>
        <w:rPr>
          <w:del w:id="237" w:author="Wheeler Janet L." w:date="2026-09-25T21:11:00Z" w16du:dateUtc="2026-09-26T01:11:00Z"/>
          <w:rFonts w:asciiTheme="minorHAnsi" w:hAnsiTheme="minorHAnsi"/>
          <w:b/>
        </w:rPr>
      </w:pPr>
      <w:del w:id="238" w:author="Wheeler Janet L." w:date="2026-09-25T21:11:00Z" w16du:dateUtc="2026-09-26T01:11:00Z">
        <w:r w:rsidRPr="000874A2">
          <w:rPr>
            <w:rFonts w:asciiTheme="minorHAnsi" w:hAnsiTheme="minorHAnsi"/>
            <w:b/>
          </w:rPr>
          <w:delText>AE2: Analysis and evaluation of information to determine possible outcomes and make recommendations</w:delText>
        </w:r>
      </w:del>
    </w:p>
    <w:p w14:paraId="14985152" w14:textId="77777777" w:rsidR="00A639DF" w:rsidRPr="000874A2" w:rsidRDefault="00A639DF" w:rsidP="00D22831">
      <w:pPr>
        <w:pStyle w:val="ACBullet2"/>
        <w:rPr>
          <w:del w:id="239" w:author="Wheeler Janet L." w:date="2026-09-25T21:11:00Z" w16du:dateUtc="2026-09-26T01:11:00Z"/>
          <w:rFonts w:asciiTheme="minorHAnsi" w:hAnsiTheme="minorHAnsi"/>
          <w:b/>
        </w:rPr>
      </w:pPr>
      <w:del w:id="240" w:author="Wheeler Janet L." w:date="2026-09-25T21:11:00Z" w16du:dateUtc="2026-09-26T01:11:00Z">
        <w:r w:rsidRPr="000874A2">
          <w:rPr>
            <w:rFonts w:asciiTheme="minorHAnsi" w:hAnsiTheme="minorHAnsi"/>
            <w:b/>
          </w:rPr>
          <w:delText xml:space="preserve">Ap1: Application of geographical </w:delText>
        </w:r>
        <w:r w:rsidR="00865E37" w:rsidRPr="000874A2">
          <w:rPr>
            <w:rFonts w:asciiTheme="minorHAnsi" w:hAnsiTheme="minorHAnsi"/>
            <w:b/>
          </w:rPr>
          <w:delText>and fieldwork skills to identify and examine geographical issues</w:delText>
        </w:r>
      </w:del>
    </w:p>
    <w:p w14:paraId="32746060" w14:textId="77777777" w:rsidR="00865E37" w:rsidRPr="00370BDD" w:rsidRDefault="00865E37" w:rsidP="00865E37">
      <w:pPr>
        <w:pStyle w:val="ACBullet2"/>
        <w:spacing w:after="200" w:line="276" w:lineRule="auto"/>
        <w:rPr>
          <w:del w:id="241" w:author="Wheeler Janet L." w:date="2026-09-25T21:11:00Z" w16du:dateUtc="2026-09-26T01:11:00Z"/>
          <w:b/>
        </w:rPr>
      </w:pPr>
      <w:del w:id="242" w:author="Wheeler Janet L." w:date="2026-09-25T21:11:00Z" w16du:dateUtc="2026-09-26T01:11:00Z">
        <w:r w:rsidRPr="000874A2">
          <w:rPr>
            <w:rFonts w:asciiTheme="minorHAnsi" w:hAnsiTheme="minorHAnsi"/>
            <w:b/>
          </w:rPr>
          <w:delText>Ap2: Communication of geographical information, using subject-specific terminology and visual representations</w:delText>
        </w:r>
      </w:del>
    </w:p>
    <w:tbl>
      <w:tblPr>
        <w:tblW w:w="96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6"/>
        <w:gridCol w:w="2993"/>
        <w:gridCol w:w="3294"/>
        <w:gridCol w:w="2994"/>
      </w:tblGrid>
      <w:tr w:rsidR="00865E37" w:rsidRPr="00865E37" w14:paraId="3AA9C64F" w14:textId="77777777" w:rsidTr="00370BDD">
        <w:trPr>
          <w:del w:id="243" w:author="Wheeler Janet L." w:date="2026-09-25T21:11:00Z" w16du:dateUtc="2026-09-26T01:11:00Z"/>
        </w:trPr>
        <w:tc>
          <w:tcPr>
            <w:tcW w:w="376" w:type="dxa"/>
          </w:tcPr>
          <w:p w14:paraId="35A21572" w14:textId="77777777" w:rsidR="00865E37" w:rsidRPr="00865E37" w:rsidRDefault="00865E37" w:rsidP="00865E37">
            <w:pPr>
              <w:rPr>
                <w:del w:id="244" w:author="Wheeler Janet L." w:date="2026-09-25T21:11:00Z" w16du:dateUtc="2026-09-26T01:11:00Z"/>
                <w:rFonts w:eastAsiaTheme="minorEastAsia" w:cs="Arial"/>
                <w:i/>
              </w:rPr>
            </w:pPr>
          </w:p>
        </w:tc>
        <w:tc>
          <w:tcPr>
            <w:tcW w:w="2993" w:type="dxa"/>
          </w:tcPr>
          <w:p w14:paraId="261D96B3" w14:textId="77777777" w:rsidR="00865E37" w:rsidRPr="00370BDD" w:rsidRDefault="00865E37" w:rsidP="00D22831">
            <w:pPr>
              <w:tabs>
                <w:tab w:val="left" w:pos="426"/>
              </w:tabs>
              <w:jc w:val="center"/>
              <w:rPr>
                <w:del w:id="245" w:author="Wheeler Janet L." w:date="2026-09-25T21:11:00Z" w16du:dateUtc="2026-09-26T01:11:00Z"/>
                <w:rFonts w:cs="Arial"/>
                <w:b/>
                <w:i/>
                <w:lang w:eastAsia="en-AU"/>
              </w:rPr>
            </w:pPr>
            <w:del w:id="246" w:author="Wheeler Janet L." w:date="2026-09-25T21:11:00Z" w16du:dateUtc="2026-09-26T01:11:00Z">
              <w:r w:rsidRPr="00370BDD">
                <w:rPr>
                  <w:rFonts w:cs="Arial"/>
                  <w:b/>
                  <w:lang w:eastAsia="en-AU"/>
                </w:rPr>
                <w:delText>Knowledge and understanding</w:delText>
              </w:r>
            </w:del>
          </w:p>
        </w:tc>
        <w:tc>
          <w:tcPr>
            <w:tcW w:w="3294" w:type="dxa"/>
          </w:tcPr>
          <w:p w14:paraId="582B1429" w14:textId="77777777" w:rsidR="00865E37" w:rsidRPr="00370BDD" w:rsidRDefault="00865E37" w:rsidP="00D22831">
            <w:pPr>
              <w:tabs>
                <w:tab w:val="left" w:pos="426"/>
              </w:tabs>
              <w:jc w:val="center"/>
              <w:rPr>
                <w:del w:id="247" w:author="Wheeler Janet L." w:date="2026-09-25T21:11:00Z" w16du:dateUtc="2026-09-26T01:11:00Z"/>
                <w:rFonts w:cs="Arial"/>
                <w:b/>
                <w:i/>
                <w:lang w:eastAsia="en-AU"/>
              </w:rPr>
            </w:pPr>
            <w:del w:id="248" w:author="Wheeler Janet L." w:date="2026-09-25T21:11:00Z" w16du:dateUtc="2026-09-26T01:11:00Z">
              <w:r w:rsidRPr="00370BDD">
                <w:rPr>
                  <w:rFonts w:cs="Arial"/>
                  <w:b/>
                  <w:lang w:eastAsia="en-AU"/>
                </w:rPr>
                <w:delText>Analysis and Evaluation</w:delText>
              </w:r>
            </w:del>
          </w:p>
        </w:tc>
        <w:tc>
          <w:tcPr>
            <w:tcW w:w="2994" w:type="dxa"/>
          </w:tcPr>
          <w:p w14:paraId="07B15F83" w14:textId="77777777" w:rsidR="00865E37" w:rsidRPr="00370BDD" w:rsidRDefault="00865E37" w:rsidP="00D22831">
            <w:pPr>
              <w:tabs>
                <w:tab w:val="left" w:pos="426"/>
              </w:tabs>
              <w:jc w:val="center"/>
              <w:rPr>
                <w:del w:id="249" w:author="Wheeler Janet L." w:date="2026-09-25T21:11:00Z" w16du:dateUtc="2026-09-26T01:11:00Z"/>
                <w:rFonts w:cs="Arial"/>
                <w:b/>
                <w:i/>
                <w:lang w:eastAsia="en-AU"/>
              </w:rPr>
            </w:pPr>
            <w:del w:id="250" w:author="Wheeler Janet L." w:date="2026-09-25T21:11:00Z" w16du:dateUtc="2026-09-26T01:11:00Z">
              <w:r w:rsidRPr="00370BDD">
                <w:rPr>
                  <w:rFonts w:cs="Arial"/>
                  <w:b/>
                  <w:lang w:eastAsia="en-AU"/>
                </w:rPr>
                <w:delText>Application</w:delText>
              </w:r>
            </w:del>
          </w:p>
        </w:tc>
      </w:tr>
      <w:tr w:rsidR="00865E37" w:rsidRPr="00370BDD" w14:paraId="28278A4E" w14:textId="77777777" w:rsidTr="00370BDD">
        <w:trPr>
          <w:del w:id="251" w:author="Wheeler Janet L." w:date="2026-09-25T21:11:00Z" w16du:dateUtc="2026-09-26T01:11:00Z"/>
        </w:trPr>
        <w:tc>
          <w:tcPr>
            <w:tcW w:w="376" w:type="dxa"/>
          </w:tcPr>
          <w:p w14:paraId="1E299480" w14:textId="77777777" w:rsidR="00865E37" w:rsidRPr="00370BDD" w:rsidRDefault="00865E37" w:rsidP="00865E37">
            <w:pPr>
              <w:rPr>
                <w:del w:id="252" w:author="Wheeler Janet L." w:date="2026-09-25T21:11:00Z" w16du:dateUtc="2026-09-26T01:11:00Z"/>
                <w:rFonts w:eastAsiaTheme="minorEastAsia" w:cs="Arial"/>
                <w:b/>
                <w:sz w:val="18"/>
                <w:szCs w:val="18"/>
              </w:rPr>
            </w:pPr>
            <w:del w:id="253" w:author="Wheeler Janet L." w:date="2026-09-25T21:11:00Z" w16du:dateUtc="2026-09-26T01:11:00Z">
              <w:r w:rsidRPr="00370BDD">
                <w:rPr>
                  <w:rFonts w:eastAsiaTheme="minorEastAsia" w:cs="Arial"/>
                  <w:b/>
                  <w:sz w:val="18"/>
                  <w:szCs w:val="18"/>
                </w:rPr>
                <w:delText>A</w:delText>
              </w:r>
            </w:del>
          </w:p>
        </w:tc>
        <w:tc>
          <w:tcPr>
            <w:tcW w:w="2993" w:type="dxa"/>
          </w:tcPr>
          <w:p w14:paraId="3C32B723" w14:textId="77777777" w:rsidR="00865E37" w:rsidRPr="00370BDD" w:rsidRDefault="00865E37" w:rsidP="00865E37">
            <w:pPr>
              <w:spacing w:before="120"/>
              <w:rPr>
                <w:del w:id="254" w:author="Wheeler Janet L." w:date="2026-09-25T21:11:00Z" w16du:dateUtc="2026-09-26T01:11:00Z"/>
                <w:rFonts w:eastAsia="SimSun" w:cs="Arial"/>
                <w:color w:val="A6A6A6" w:themeColor="background1" w:themeShade="A6"/>
                <w:sz w:val="18"/>
                <w:szCs w:val="18"/>
                <w:lang w:eastAsia="zh-CN"/>
              </w:rPr>
            </w:pPr>
            <w:del w:id="255" w:author="Wheeler Janet L." w:date="2026-09-25T21:11:00Z" w16du:dateUtc="2026-09-26T01:11:00Z">
              <w:r w:rsidRPr="00370BDD">
                <w:rPr>
                  <w:rFonts w:eastAsia="SimSun" w:cs="Arial"/>
                  <w:color w:val="A6A6A6" w:themeColor="background1" w:themeShade="A6"/>
                  <w:sz w:val="18"/>
                  <w:szCs w:val="18"/>
                  <w:lang w:eastAsia="zh-CN"/>
                </w:rPr>
                <w:delText>Comprehensive knowledge and understanding of geographical concepts.</w:delText>
              </w:r>
            </w:del>
          </w:p>
          <w:p w14:paraId="00A87BE1" w14:textId="77777777" w:rsidR="00865E37" w:rsidRPr="00370BDD" w:rsidRDefault="00865E37" w:rsidP="00865E37">
            <w:pPr>
              <w:tabs>
                <w:tab w:val="left" w:pos="170"/>
              </w:tabs>
              <w:overflowPunct w:val="0"/>
              <w:autoSpaceDE w:val="0"/>
              <w:autoSpaceDN w:val="0"/>
              <w:adjustRightInd w:val="0"/>
              <w:spacing w:before="120"/>
              <w:textAlignment w:val="baseline"/>
              <w:rPr>
                <w:del w:id="256" w:author="Wheeler Janet L." w:date="2026-09-25T21:11:00Z" w16du:dateUtc="2026-09-26T01:11:00Z"/>
                <w:rFonts w:ascii="Times New Roman" w:hAnsi="Times New Roman"/>
                <w:color w:val="A6A6A6" w:themeColor="background1" w:themeShade="A6"/>
                <w:sz w:val="18"/>
                <w:szCs w:val="18"/>
              </w:rPr>
            </w:pPr>
            <w:del w:id="257" w:author="Wheeler Janet L." w:date="2026-09-25T21:11:00Z" w16du:dateUtc="2026-09-26T01:11:00Z">
              <w:r w:rsidRPr="00370BDD">
                <w:rPr>
                  <w:rFonts w:cs="Arial"/>
                  <w:color w:val="A6A6A6" w:themeColor="background1" w:themeShade="A6"/>
                  <w:sz w:val="18"/>
                  <w:szCs w:val="18"/>
                </w:rPr>
                <w:delText>Comprehensive knowledge and understanding of the natural, built, economic, and/or social ch</w:delText>
              </w:r>
              <w:r w:rsidRPr="00370BDD">
                <w:rPr>
                  <w:rFonts w:cs="Arial"/>
                  <w:bCs/>
                  <w:color w:val="A6A6A6" w:themeColor="background1" w:themeShade="A6"/>
                  <w:sz w:val="18"/>
                  <w:szCs w:val="18"/>
                </w:rPr>
                <w:delText>aracteristics of places.</w:delText>
              </w:r>
            </w:del>
          </w:p>
        </w:tc>
        <w:tc>
          <w:tcPr>
            <w:tcW w:w="3294" w:type="dxa"/>
          </w:tcPr>
          <w:p w14:paraId="5AA52920" w14:textId="77777777" w:rsidR="00865E37" w:rsidRPr="00370BDD" w:rsidRDefault="00865E37" w:rsidP="00865E37">
            <w:pPr>
              <w:spacing w:before="120"/>
              <w:rPr>
                <w:del w:id="258" w:author="Wheeler Janet L." w:date="2026-09-25T21:11:00Z" w16du:dateUtc="2026-09-26T01:11:00Z"/>
                <w:rFonts w:eastAsia="SimSun"/>
                <w:sz w:val="18"/>
                <w:szCs w:val="18"/>
                <w:lang w:eastAsia="zh-CN"/>
              </w:rPr>
            </w:pPr>
            <w:del w:id="259" w:author="Wheeler Janet L." w:date="2026-09-25T21:11:00Z" w16du:dateUtc="2026-09-26T01:11:00Z">
              <w:r w:rsidRPr="00370BDD">
                <w:rPr>
                  <w:rFonts w:eastAsia="SimSun"/>
                  <w:sz w:val="18"/>
                  <w:szCs w:val="18"/>
                  <w:lang w:eastAsia="zh-CN"/>
                </w:rPr>
                <w:delText>Insightful analysis of the interactions between, and interdependence of, people and environments at local, national, or global levels.</w:delText>
              </w:r>
            </w:del>
          </w:p>
          <w:p w14:paraId="0D2787EC" w14:textId="77777777" w:rsidR="00865E37" w:rsidRPr="00370BDD" w:rsidRDefault="00865E37" w:rsidP="00865E37">
            <w:pPr>
              <w:spacing w:before="120"/>
              <w:rPr>
                <w:del w:id="260" w:author="Wheeler Janet L." w:date="2026-09-25T21:11:00Z" w16du:dateUtc="2026-09-26T01:11:00Z"/>
                <w:rFonts w:eastAsia="SimSun"/>
                <w:sz w:val="18"/>
                <w:szCs w:val="18"/>
                <w:lang w:eastAsia="zh-CN"/>
              </w:rPr>
            </w:pPr>
            <w:del w:id="261" w:author="Wheeler Janet L." w:date="2026-09-25T21:11:00Z" w16du:dateUtc="2026-09-26T01:11:00Z">
              <w:r w:rsidRPr="00370BDD">
                <w:rPr>
                  <w:rFonts w:eastAsia="SimSun"/>
                  <w:sz w:val="18"/>
                  <w:szCs w:val="18"/>
                  <w:lang w:eastAsia="zh-CN"/>
                </w:rPr>
                <w:delText>Comprehensive analysis and evaluation of information to determine possible outcomes, make justifiable recommendations, and form conclusions.</w:delText>
              </w:r>
            </w:del>
          </w:p>
        </w:tc>
        <w:tc>
          <w:tcPr>
            <w:tcW w:w="2994" w:type="dxa"/>
          </w:tcPr>
          <w:p w14:paraId="409618C4" w14:textId="77777777" w:rsidR="00865E37" w:rsidRPr="00370BDD" w:rsidRDefault="00865E37" w:rsidP="00865E37">
            <w:pPr>
              <w:spacing w:before="120"/>
              <w:rPr>
                <w:del w:id="262" w:author="Wheeler Janet L." w:date="2026-09-25T21:11:00Z" w16du:dateUtc="2026-09-26T01:11:00Z"/>
                <w:rFonts w:eastAsia="SimSun"/>
                <w:sz w:val="18"/>
                <w:szCs w:val="18"/>
                <w:lang w:eastAsia="zh-CN"/>
              </w:rPr>
            </w:pPr>
            <w:del w:id="263" w:author="Wheeler Janet L." w:date="2026-09-25T21:11:00Z" w16du:dateUtc="2026-09-26T01:11:00Z">
              <w:r w:rsidRPr="00370BDD">
                <w:rPr>
                  <w:rFonts w:eastAsia="SimSun"/>
                  <w:sz w:val="18"/>
                  <w:szCs w:val="18"/>
                  <w:lang w:eastAsia="zh-CN"/>
                </w:rPr>
                <w:delText xml:space="preserve">Purposeful and well-considered application of a variety of geographical </w:delText>
              </w:r>
              <w:r w:rsidR="007A6F05">
                <w:rPr>
                  <w:rFonts w:eastAsia="SimSun"/>
                  <w:sz w:val="18"/>
                  <w:szCs w:val="18"/>
                  <w:lang w:eastAsia="zh-CN"/>
                </w:rPr>
                <w:delText xml:space="preserve">and fieldwork </w:delText>
              </w:r>
              <w:r w:rsidRPr="00370BDD">
                <w:rPr>
                  <w:rFonts w:eastAsia="SimSun"/>
                  <w:sz w:val="18"/>
                  <w:szCs w:val="18"/>
                  <w:lang w:eastAsia="zh-CN"/>
                </w:rPr>
                <w:delText>skills, including the use of spatial technologies, to identify and examine geographical issues.</w:delText>
              </w:r>
            </w:del>
          </w:p>
          <w:p w14:paraId="5940DB3D" w14:textId="77777777" w:rsidR="00865E37" w:rsidRPr="00370BDD" w:rsidRDefault="00865E37" w:rsidP="00865E37">
            <w:pPr>
              <w:spacing w:before="120"/>
              <w:rPr>
                <w:del w:id="264" w:author="Wheeler Janet L." w:date="2026-09-25T21:11:00Z" w16du:dateUtc="2026-09-26T01:11:00Z"/>
                <w:rFonts w:eastAsia="SimSun"/>
                <w:sz w:val="18"/>
                <w:szCs w:val="18"/>
                <w:lang w:eastAsia="zh-CN"/>
              </w:rPr>
            </w:pPr>
            <w:del w:id="265" w:author="Wheeler Janet L." w:date="2026-09-25T21:11:00Z" w16du:dateUtc="2026-09-26T01:11:00Z">
              <w:r w:rsidRPr="00370BDD">
                <w:rPr>
                  <w:rFonts w:eastAsia="SimSun"/>
                  <w:sz w:val="18"/>
                  <w:szCs w:val="18"/>
                  <w:lang w:eastAsia="zh-CN"/>
                </w:rPr>
                <w:delText>Clear and coherent communication of relevant geographical information, using appropriate subject-specific terminology and visual representations.</w:delText>
              </w:r>
            </w:del>
          </w:p>
        </w:tc>
      </w:tr>
      <w:tr w:rsidR="00865E37" w:rsidRPr="00370BDD" w14:paraId="25D220B4" w14:textId="77777777" w:rsidTr="00370BDD">
        <w:trPr>
          <w:del w:id="266" w:author="Wheeler Janet L." w:date="2026-09-25T21:11:00Z" w16du:dateUtc="2026-09-26T01:11:00Z"/>
        </w:trPr>
        <w:tc>
          <w:tcPr>
            <w:tcW w:w="376" w:type="dxa"/>
          </w:tcPr>
          <w:p w14:paraId="0FF18F55" w14:textId="77777777" w:rsidR="00865E37" w:rsidRPr="00370BDD" w:rsidRDefault="00865E37" w:rsidP="00865E37">
            <w:pPr>
              <w:rPr>
                <w:del w:id="267" w:author="Wheeler Janet L." w:date="2026-09-25T21:11:00Z" w16du:dateUtc="2026-09-26T01:11:00Z"/>
                <w:rFonts w:eastAsiaTheme="minorEastAsia" w:cs="Arial"/>
                <w:b/>
                <w:sz w:val="18"/>
                <w:szCs w:val="18"/>
              </w:rPr>
            </w:pPr>
            <w:del w:id="268" w:author="Wheeler Janet L." w:date="2026-09-25T21:11:00Z" w16du:dateUtc="2026-09-26T01:11:00Z">
              <w:r w:rsidRPr="00370BDD">
                <w:rPr>
                  <w:rFonts w:eastAsiaTheme="minorEastAsia" w:cs="Arial"/>
                  <w:b/>
                  <w:sz w:val="18"/>
                  <w:szCs w:val="18"/>
                </w:rPr>
                <w:delText>B</w:delText>
              </w:r>
            </w:del>
          </w:p>
        </w:tc>
        <w:tc>
          <w:tcPr>
            <w:tcW w:w="2993" w:type="dxa"/>
          </w:tcPr>
          <w:p w14:paraId="41145DCF" w14:textId="77777777" w:rsidR="00865E37" w:rsidRPr="00370BDD" w:rsidRDefault="00865E37" w:rsidP="00865E37">
            <w:pPr>
              <w:spacing w:before="120"/>
              <w:rPr>
                <w:del w:id="269" w:author="Wheeler Janet L." w:date="2026-09-25T21:11:00Z" w16du:dateUtc="2026-09-26T01:11:00Z"/>
                <w:rFonts w:eastAsia="SimSun"/>
                <w:color w:val="A6A6A6" w:themeColor="background1" w:themeShade="A6"/>
                <w:sz w:val="18"/>
                <w:szCs w:val="18"/>
                <w:lang w:eastAsia="zh-CN"/>
              </w:rPr>
            </w:pPr>
            <w:del w:id="270" w:author="Wheeler Janet L." w:date="2026-09-25T21:11:00Z" w16du:dateUtc="2026-09-26T01:11:00Z">
              <w:r w:rsidRPr="00370BDD">
                <w:rPr>
                  <w:rFonts w:eastAsia="SimSun"/>
                  <w:color w:val="A6A6A6" w:themeColor="background1" w:themeShade="A6"/>
                  <w:sz w:val="18"/>
                  <w:szCs w:val="18"/>
                  <w:lang w:eastAsia="zh-CN"/>
                </w:rPr>
                <w:delText>Well-considered knowledge and informed understanding of geographical concepts.</w:delText>
              </w:r>
            </w:del>
          </w:p>
          <w:p w14:paraId="455FB54D" w14:textId="77777777" w:rsidR="00865E37" w:rsidRPr="00370BDD" w:rsidRDefault="00865E37" w:rsidP="00865E37">
            <w:pPr>
              <w:spacing w:before="120"/>
              <w:rPr>
                <w:del w:id="271" w:author="Wheeler Janet L." w:date="2026-09-25T21:11:00Z" w16du:dateUtc="2026-09-26T01:11:00Z"/>
                <w:rFonts w:eastAsia="SimSun"/>
                <w:color w:val="A6A6A6" w:themeColor="background1" w:themeShade="A6"/>
                <w:sz w:val="18"/>
                <w:szCs w:val="18"/>
                <w:lang w:eastAsia="zh-CN"/>
              </w:rPr>
            </w:pPr>
            <w:del w:id="272" w:author="Wheeler Janet L." w:date="2026-09-25T21:11:00Z" w16du:dateUtc="2026-09-26T01:11:00Z">
              <w:r w:rsidRPr="00370BDD">
                <w:rPr>
                  <w:rFonts w:eastAsia="SimSun"/>
                  <w:color w:val="A6A6A6" w:themeColor="background1" w:themeShade="A6"/>
                  <w:sz w:val="18"/>
                  <w:szCs w:val="18"/>
                  <w:lang w:eastAsia="zh-CN"/>
                </w:rPr>
                <w:delText xml:space="preserve">Well-considered knowledge and informed understanding </w:delText>
              </w:r>
              <w:r w:rsidRPr="00370BDD">
                <w:rPr>
                  <w:rFonts w:eastAsia="SimSun" w:cs="Arial"/>
                  <w:color w:val="A6A6A6" w:themeColor="background1" w:themeShade="A6"/>
                  <w:sz w:val="18"/>
                  <w:szCs w:val="18"/>
                  <w:lang w:eastAsia="zh-CN"/>
                </w:rPr>
                <w:delText>of the natural, built, economic, and/or social ch</w:delText>
              </w:r>
              <w:r w:rsidRPr="00370BDD">
                <w:rPr>
                  <w:rFonts w:eastAsia="SimSun" w:cs="Arial"/>
                  <w:bCs/>
                  <w:color w:val="A6A6A6" w:themeColor="background1" w:themeShade="A6"/>
                  <w:sz w:val="18"/>
                  <w:szCs w:val="18"/>
                  <w:lang w:eastAsia="zh-CN"/>
                </w:rPr>
                <w:delText>aracteristics of places.</w:delText>
              </w:r>
            </w:del>
          </w:p>
        </w:tc>
        <w:tc>
          <w:tcPr>
            <w:tcW w:w="3294" w:type="dxa"/>
          </w:tcPr>
          <w:p w14:paraId="03BB226B" w14:textId="77777777" w:rsidR="00865E37" w:rsidRPr="00370BDD" w:rsidRDefault="00865E37" w:rsidP="00865E37">
            <w:pPr>
              <w:spacing w:before="120"/>
              <w:rPr>
                <w:del w:id="273" w:author="Wheeler Janet L." w:date="2026-09-25T21:11:00Z" w16du:dateUtc="2026-09-26T01:11:00Z"/>
                <w:rFonts w:eastAsia="SimSun"/>
                <w:sz w:val="18"/>
                <w:szCs w:val="18"/>
                <w:lang w:eastAsia="zh-CN"/>
              </w:rPr>
            </w:pPr>
            <w:del w:id="274" w:author="Wheeler Janet L." w:date="2026-09-25T21:11:00Z" w16du:dateUtc="2026-09-26T01:11:00Z">
              <w:r w:rsidRPr="00370BDD">
                <w:rPr>
                  <w:rFonts w:eastAsia="SimSun"/>
                  <w:sz w:val="18"/>
                  <w:szCs w:val="18"/>
                  <w:lang w:eastAsia="zh-CN"/>
                </w:rPr>
                <w:delText>Well-informed analysis of the interactions between, and interdependence of, people and environments at local, national, or global levels.</w:delText>
              </w:r>
            </w:del>
          </w:p>
          <w:p w14:paraId="3D241560" w14:textId="77777777" w:rsidR="00865E37" w:rsidRPr="00370BDD" w:rsidRDefault="00865E37" w:rsidP="00865E37">
            <w:pPr>
              <w:spacing w:before="120"/>
              <w:rPr>
                <w:del w:id="275" w:author="Wheeler Janet L." w:date="2026-09-25T21:11:00Z" w16du:dateUtc="2026-09-26T01:11:00Z"/>
                <w:rFonts w:eastAsia="SimSun"/>
                <w:sz w:val="18"/>
                <w:szCs w:val="18"/>
                <w:lang w:eastAsia="zh-CN"/>
              </w:rPr>
            </w:pPr>
            <w:del w:id="276" w:author="Wheeler Janet L." w:date="2026-09-25T21:11:00Z" w16du:dateUtc="2026-09-26T01:11:00Z">
              <w:r w:rsidRPr="00370BDD">
                <w:rPr>
                  <w:rFonts w:eastAsia="SimSun"/>
                  <w:sz w:val="18"/>
                  <w:szCs w:val="18"/>
                  <w:lang w:eastAsia="zh-CN"/>
                </w:rPr>
                <w:delText>Detailed and well-considered analysis and evaluation of information to determine possible outcomes, make justifiable recommendations, and form conclusions.</w:delText>
              </w:r>
            </w:del>
          </w:p>
        </w:tc>
        <w:tc>
          <w:tcPr>
            <w:tcW w:w="2994" w:type="dxa"/>
          </w:tcPr>
          <w:p w14:paraId="2C54C7B0" w14:textId="77777777" w:rsidR="00865E37" w:rsidRPr="00370BDD" w:rsidRDefault="00865E37" w:rsidP="00865E37">
            <w:pPr>
              <w:spacing w:before="120"/>
              <w:rPr>
                <w:del w:id="277" w:author="Wheeler Janet L." w:date="2026-09-25T21:11:00Z" w16du:dateUtc="2026-09-26T01:11:00Z"/>
                <w:rFonts w:eastAsia="SimSun"/>
                <w:sz w:val="18"/>
                <w:szCs w:val="18"/>
                <w:lang w:eastAsia="zh-CN"/>
              </w:rPr>
            </w:pPr>
            <w:del w:id="278" w:author="Wheeler Janet L." w:date="2026-09-25T21:11:00Z" w16du:dateUtc="2026-09-26T01:11:00Z">
              <w:r w:rsidRPr="00370BDD">
                <w:rPr>
                  <w:rFonts w:eastAsia="SimSun"/>
                  <w:sz w:val="18"/>
                  <w:szCs w:val="18"/>
                  <w:lang w:eastAsia="zh-CN"/>
                </w:rPr>
                <w:delText xml:space="preserve">Well-considered application of different geographical </w:delText>
              </w:r>
              <w:r w:rsidR="007A6F05">
                <w:rPr>
                  <w:rFonts w:eastAsia="SimSun"/>
                  <w:sz w:val="18"/>
                  <w:szCs w:val="18"/>
                  <w:lang w:eastAsia="zh-CN"/>
                </w:rPr>
                <w:delText xml:space="preserve">and fieldwork </w:delText>
              </w:r>
              <w:r w:rsidRPr="00370BDD">
                <w:rPr>
                  <w:rFonts w:eastAsia="SimSun"/>
                  <w:sz w:val="18"/>
                  <w:szCs w:val="18"/>
                  <w:lang w:eastAsia="zh-CN"/>
                </w:rPr>
                <w:delText>skills, including the use of spatial technologies, to identify and examine geographical issues.</w:delText>
              </w:r>
            </w:del>
          </w:p>
          <w:p w14:paraId="4B7D6D2C" w14:textId="77777777" w:rsidR="00865E37" w:rsidRPr="00370BDD" w:rsidRDefault="00865E37" w:rsidP="00865E37">
            <w:pPr>
              <w:spacing w:before="120"/>
              <w:rPr>
                <w:del w:id="279" w:author="Wheeler Janet L." w:date="2026-09-25T21:11:00Z" w16du:dateUtc="2026-09-26T01:11:00Z"/>
                <w:rFonts w:eastAsia="SimSun"/>
                <w:sz w:val="18"/>
                <w:szCs w:val="18"/>
                <w:lang w:eastAsia="zh-CN"/>
              </w:rPr>
            </w:pPr>
            <w:del w:id="280" w:author="Wheeler Janet L." w:date="2026-09-25T21:11:00Z" w16du:dateUtc="2026-09-26T01:11:00Z">
              <w:r w:rsidRPr="00370BDD">
                <w:rPr>
                  <w:rFonts w:eastAsia="SimSun"/>
                  <w:sz w:val="18"/>
                  <w:szCs w:val="18"/>
                  <w:lang w:eastAsia="zh-CN"/>
                </w:rPr>
                <w:delText>Clear communication of relevant geographical information, using appropriate subject-specific terminology and visual representations.</w:delText>
              </w:r>
            </w:del>
          </w:p>
        </w:tc>
      </w:tr>
      <w:tr w:rsidR="00865E37" w:rsidRPr="00370BDD" w14:paraId="0A96B818" w14:textId="77777777" w:rsidTr="00370BDD">
        <w:trPr>
          <w:del w:id="281" w:author="Wheeler Janet L." w:date="2026-09-25T21:11:00Z" w16du:dateUtc="2026-09-26T01:11:00Z"/>
        </w:trPr>
        <w:tc>
          <w:tcPr>
            <w:tcW w:w="376" w:type="dxa"/>
          </w:tcPr>
          <w:p w14:paraId="093D6C91" w14:textId="77777777" w:rsidR="00865E37" w:rsidRPr="00370BDD" w:rsidRDefault="00865E37" w:rsidP="00865E37">
            <w:pPr>
              <w:rPr>
                <w:del w:id="282" w:author="Wheeler Janet L." w:date="2026-09-25T21:11:00Z" w16du:dateUtc="2026-09-26T01:11:00Z"/>
                <w:rFonts w:eastAsiaTheme="minorEastAsia" w:cs="Arial"/>
                <w:b/>
                <w:sz w:val="18"/>
                <w:szCs w:val="18"/>
              </w:rPr>
            </w:pPr>
            <w:del w:id="283" w:author="Wheeler Janet L." w:date="2026-09-25T21:11:00Z" w16du:dateUtc="2026-09-26T01:11:00Z">
              <w:r w:rsidRPr="00370BDD">
                <w:rPr>
                  <w:rFonts w:eastAsiaTheme="minorEastAsia" w:cs="Arial"/>
                  <w:b/>
                  <w:sz w:val="18"/>
                  <w:szCs w:val="18"/>
                </w:rPr>
                <w:delText>C</w:delText>
              </w:r>
            </w:del>
          </w:p>
        </w:tc>
        <w:tc>
          <w:tcPr>
            <w:tcW w:w="2993" w:type="dxa"/>
          </w:tcPr>
          <w:p w14:paraId="147A9B9E" w14:textId="77777777" w:rsidR="00865E37" w:rsidRPr="00370BDD" w:rsidRDefault="00865E37" w:rsidP="00865E37">
            <w:pPr>
              <w:spacing w:before="120"/>
              <w:rPr>
                <w:del w:id="284" w:author="Wheeler Janet L." w:date="2026-09-25T21:11:00Z" w16du:dateUtc="2026-09-26T01:11:00Z"/>
                <w:rFonts w:eastAsia="SimSun"/>
                <w:color w:val="A6A6A6" w:themeColor="background1" w:themeShade="A6"/>
                <w:sz w:val="18"/>
                <w:szCs w:val="18"/>
                <w:lang w:eastAsia="zh-CN"/>
              </w:rPr>
            </w:pPr>
            <w:del w:id="285" w:author="Wheeler Janet L." w:date="2026-09-25T21:11:00Z" w16du:dateUtc="2026-09-26T01:11:00Z">
              <w:r w:rsidRPr="00370BDD">
                <w:rPr>
                  <w:rFonts w:eastAsia="SimSun"/>
                  <w:color w:val="A6A6A6" w:themeColor="background1" w:themeShade="A6"/>
                  <w:sz w:val="18"/>
                  <w:szCs w:val="18"/>
                  <w:lang w:eastAsia="zh-CN"/>
                </w:rPr>
                <w:delText>Considered knowledge understanding of geographical concepts.</w:delText>
              </w:r>
            </w:del>
          </w:p>
          <w:p w14:paraId="3EB0C4EE" w14:textId="77777777" w:rsidR="00865E37" w:rsidRPr="00370BDD" w:rsidRDefault="00865E37" w:rsidP="00865E37">
            <w:pPr>
              <w:spacing w:before="120"/>
              <w:rPr>
                <w:del w:id="286" w:author="Wheeler Janet L." w:date="2026-09-25T21:11:00Z" w16du:dateUtc="2026-09-26T01:11:00Z"/>
                <w:rFonts w:eastAsia="SimSun"/>
                <w:color w:val="A6A6A6" w:themeColor="background1" w:themeShade="A6"/>
                <w:sz w:val="18"/>
                <w:szCs w:val="18"/>
                <w:lang w:eastAsia="zh-CN"/>
              </w:rPr>
            </w:pPr>
            <w:del w:id="287" w:author="Wheeler Janet L." w:date="2026-09-25T21:11:00Z" w16du:dateUtc="2026-09-26T01:11:00Z">
              <w:r w:rsidRPr="00370BDD">
                <w:rPr>
                  <w:rFonts w:eastAsia="SimSun"/>
                  <w:color w:val="A6A6A6" w:themeColor="background1" w:themeShade="A6"/>
                  <w:sz w:val="18"/>
                  <w:szCs w:val="18"/>
                  <w:lang w:eastAsia="zh-CN"/>
                </w:rPr>
                <w:delText xml:space="preserve">Considered knowledge and informed understanding </w:delText>
              </w:r>
              <w:r w:rsidRPr="00370BDD">
                <w:rPr>
                  <w:rFonts w:eastAsia="SimSun" w:cs="Arial"/>
                  <w:color w:val="A6A6A6" w:themeColor="background1" w:themeShade="A6"/>
                  <w:sz w:val="18"/>
                  <w:szCs w:val="18"/>
                  <w:lang w:eastAsia="zh-CN"/>
                </w:rPr>
                <w:delText>of the natural, built, economic, and/or social ch</w:delText>
              </w:r>
              <w:r w:rsidRPr="00370BDD">
                <w:rPr>
                  <w:rFonts w:eastAsia="SimSun" w:cs="Arial"/>
                  <w:bCs/>
                  <w:color w:val="A6A6A6" w:themeColor="background1" w:themeShade="A6"/>
                  <w:sz w:val="18"/>
                  <w:szCs w:val="18"/>
                  <w:lang w:eastAsia="zh-CN"/>
                </w:rPr>
                <w:delText>aracteristics of places.</w:delText>
              </w:r>
            </w:del>
          </w:p>
        </w:tc>
        <w:tc>
          <w:tcPr>
            <w:tcW w:w="3294" w:type="dxa"/>
          </w:tcPr>
          <w:p w14:paraId="1E7FB1B5" w14:textId="77777777" w:rsidR="00865E37" w:rsidRPr="00370BDD" w:rsidRDefault="00865E37" w:rsidP="00865E37">
            <w:pPr>
              <w:spacing w:before="120"/>
              <w:rPr>
                <w:del w:id="288" w:author="Wheeler Janet L." w:date="2026-09-25T21:11:00Z" w16du:dateUtc="2026-09-26T01:11:00Z"/>
                <w:rFonts w:eastAsia="SimSun"/>
                <w:sz w:val="18"/>
                <w:szCs w:val="18"/>
                <w:lang w:eastAsia="zh-CN"/>
              </w:rPr>
            </w:pPr>
            <w:del w:id="289" w:author="Wheeler Janet L." w:date="2026-09-25T21:11:00Z" w16du:dateUtc="2026-09-26T01:11:00Z">
              <w:r w:rsidRPr="00370BDD">
                <w:rPr>
                  <w:rFonts w:eastAsia="SimSun"/>
                  <w:sz w:val="18"/>
                  <w:szCs w:val="18"/>
                  <w:lang w:eastAsia="zh-CN"/>
                </w:rPr>
                <w:delText>Informed analysis of the interactions between, and interdependence of, people and environments at local, national, or global levels.</w:delText>
              </w:r>
            </w:del>
          </w:p>
          <w:p w14:paraId="23D13F07" w14:textId="77777777" w:rsidR="00865E37" w:rsidRPr="00370BDD" w:rsidRDefault="00865E37" w:rsidP="00865E37">
            <w:pPr>
              <w:spacing w:before="120"/>
              <w:rPr>
                <w:del w:id="290" w:author="Wheeler Janet L." w:date="2026-09-25T21:11:00Z" w16du:dateUtc="2026-09-26T01:11:00Z"/>
                <w:rFonts w:eastAsia="SimSun"/>
                <w:sz w:val="18"/>
                <w:szCs w:val="18"/>
                <w:lang w:eastAsia="zh-CN"/>
              </w:rPr>
            </w:pPr>
            <w:del w:id="291" w:author="Wheeler Janet L." w:date="2026-09-25T21:11:00Z" w16du:dateUtc="2026-09-26T01:11:00Z">
              <w:r w:rsidRPr="00370BDD">
                <w:rPr>
                  <w:rFonts w:eastAsia="SimSun"/>
                  <w:sz w:val="18"/>
                  <w:szCs w:val="18"/>
                  <w:lang w:eastAsia="zh-CN"/>
                </w:rPr>
                <w:delText>Considered analysis and some evaluation of information to determine possible outcomes, make recommendations, and form conclusions.</w:delText>
              </w:r>
            </w:del>
          </w:p>
        </w:tc>
        <w:tc>
          <w:tcPr>
            <w:tcW w:w="2994" w:type="dxa"/>
          </w:tcPr>
          <w:p w14:paraId="2D6BB3F4" w14:textId="77777777" w:rsidR="00865E37" w:rsidRPr="00370BDD" w:rsidRDefault="00865E37" w:rsidP="00865E37">
            <w:pPr>
              <w:spacing w:before="120"/>
              <w:rPr>
                <w:del w:id="292" w:author="Wheeler Janet L." w:date="2026-09-25T21:11:00Z" w16du:dateUtc="2026-09-26T01:11:00Z"/>
                <w:rFonts w:eastAsia="SimSun"/>
                <w:sz w:val="18"/>
                <w:szCs w:val="18"/>
                <w:lang w:eastAsia="zh-CN"/>
              </w:rPr>
            </w:pPr>
            <w:del w:id="293" w:author="Wheeler Janet L." w:date="2026-09-25T21:11:00Z" w16du:dateUtc="2026-09-26T01:11:00Z">
              <w:r w:rsidRPr="00370BDD">
                <w:rPr>
                  <w:rFonts w:eastAsia="SimSun"/>
                  <w:sz w:val="18"/>
                  <w:szCs w:val="18"/>
                  <w:lang w:eastAsia="zh-CN"/>
                </w:rPr>
                <w:delText xml:space="preserve">Competent application of geographical </w:delText>
              </w:r>
              <w:r w:rsidR="007A6F05">
                <w:rPr>
                  <w:rFonts w:eastAsia="SimSun"/>
                  <w:sz w:val="18"/>
                  <w:szCs w:val="18"/>
                  <w:lang w:eastAsia="zh-CN"/>
                </w:rPr>
                <w:delText xml:space="preserve">and fieldwork </w:delText>
              </w:r>
              <w:r w:rsidRPr="00370BDD">
                <w:rPr>
                  <w:rFonts w:eastAsia="SimSun"/>
                  <w:sz w:val="18"/>
                  <w:szCs w:val="18"/>
                  <w:lang w:eastAsia="zh-CN"/>
                </w:rPr>
                <w:delText>skills, including the use of spatial technologies, to identify and examine geographical issues.</w:delText>
              </w:r>
            </w:del>
          </w:p>
          <w:p w14:paraId="17E36B43" w14:textId="77777777" w:rsidR="00865E37" w:rsidRPr="00370BDD" w:rsidRDefault="00865E37" w:rsidP="00865E37">
            <w:pPr>
              <w:spacing w:before="120"/>
              <w:rPr>
                <w:del w:id="294" w:author="Wheeler Janet L." w:date="2026-09-25T21:11:00Z" w16du:dateUtc="2026-09-26T01:11:00Z"/>
                <w:rFonts w:eastAsia="SimSun"/>
                <w:sz w:val="18"/>
                <w:szCs w:val="18"/>
                <w:lang w:eastAsia="zh-CN"/>
              </w:rPr>
            </w:pPr>
            <w:del w:id="295" w:author="Wheeler Janet L." w:date="2026-09-25T21:11:00Z" w16du:dateUtc="2026-09-26T01:11:00Z">
              <w:r w:rsidRPr="00370BDD">
                <w:rPr>
                  <w:rFonts w:eastAsia="SimSun"/>
                  <w:sz w:val="18"/>
                  <w:szCs w:val="18"/>
                  <w:lang w:eastAsia="zh-CN"/>
                </w:rPr>
                <w:delText>Competent communication of generally relevant geographical information, using mostly appropriate subject-specific terminology and visual representations</w:delText>
              </w:r>
            </w:del>
          </w:p>
        </w:tc>
      </w:tr>
      <w:tr w:rsidR="00865E37" w:rsidRPr="00370BDD" w14:paraId="261FCA7B" w14:textId="77777777" w:rsidTr="00370BDD">
        <w:trPr>
          <w:del w:id="296" w:author="Wheeler Janet L." w:date="2026-09-25T21:11:00Z" w16du:dateUtc="2026-09-26T01:11:00Z"/>
        </w:trPr>
        <w:tc>
          <w:tcPr>
            <w:tcW w:w="376" w:type="dxa"/>
          </w:tcPr>
          <w:p w14:paraId="53212086" w14:textId="77777777" w:rsidR="00865E37" w:rsidRPr="00370BDD" w:rsidRDefault="00865E37" w:rsidP="00865E37">
            <w:pPr>
              <w:rPr>
                <w:del w:id="297" w:author="Wheeler Janet L." w:date="2026-09-25T21:11:00Z" w16du:dateUtc="2026-09-26T01:11:00Z"/>
                <w:rFonts w:eastAsiaTheme="minorEastAsia" w:cs="Arial"/>
                <w:b/>
                <w:sz w:val="18"/>
                <w:szCs w:val="18"/>
              </w:rPr>
            </w:pPr>
            <w:del w:id="298" w:author="Wheeler Janet L." w:date="2026-09-25T21:11:00Z" w16du:dateUtc="2026-09-26T01:11:00Z">
              <w:r w:rsidRPr="00370BDD">
                <w:rPr>
                  <w:rFonts w:eastAsiaTheme="minorEastAsia" w:cs="Arial"/>
                  <w:b/>
                  <w:sz w:val="18"/>
                  <w:szCs w:val="18"/>
                </w:rPr>
                <w:delText>D</w:delText>
              </w:r>
            </w:del>
          </w:p>
        </w:tc>
        <w:tc>
          <w:tcPr>
            <w:tcW w:w="2993" w:type="dxa"/>
          </w:tcPr>
          <w:p w14:paraId="38E98A2C" w14:textId="77777777" w:rsidR="00865E37" w:rsidRPr="00370BDD" w:rsidRDefault="00865E37" w:rsidP="00865E37">
            <w:pPr>
              <w:spacing w:before="120"/>
              <w:rPr>
                <w:del w:id="299" w:author="Wheeler Janet L." w:date="2026-09-25T21:11:00Z" w16du:dateUtc="2026-09-26T01:11:00Z"/>
                <w:rFonts w:eastAsia="SimSun"/>
                <w:color w:val="A6A6A6" w:themeColor="background1" w:themeShade="A6"/>
                <w:sz w:val="18"/>
                <w:szCs w:val="18"/>
                <w:lang w:eastAsia="zh-CN"/>
              </w:rPr>
            </w:pPr>
            <w:del w:id="300" w:author="Wheeler Janet L." w:date="2026-09-25T21:11:00Z" w16du:dateUtc="2026-09-26T01:11:00Z">
              <w:r w:rsidRPr="00370BDD">
                <w:rPr>
                  <w:rFonts w:eastAsia="SimSun"/>
                  <w:color w:val="A6A6A6" w:themeColor="background1" w:themeShade="A6"/>
                  <w:sz w:val="18"/>
                  <w:szCs w:val="18"/>
                  <w:lang w:eastAsia="zh-CN"/>
                </w:rPr>
                <w:delText>Recognition and basic understanding of some geographical concepts.</w:delText>
              </w:r>
            </w:del>
          </w:p>
          <w:p w14:paraId="72669D7D" w14:textId="77777777" w:rsidR="00865E37" w:rsidRPr="00370BDD" w:rsidRDefault="007A6F05" w:rsidP="00865E37">
            <w:pPr>
              <w:spacing w:before="120"/>
              <w:rPr>
                <w:del w:id="301" w:author="Wheeler Janet L." w:date="2026-09-25T21:11:00Z" w16du:dateUtc="2026-09-26T01:11:00Z"/>
                <w:rFonts w:eastAsia="SimSun"/>
                <w:color w:val="A6A6A6" w:themeColor="background1" w:themeShade="A6"/>
                <w:sz w:val="18"/>
                <w:szCs w:val="18"/>
                <w:lang w:eastAsia="zh-CN"/>
              </w:rPr>
            </w:pPr>
            <w:del w:id="302" w:author="Wheeler Janet L." w:date="2026-09-25T21:11:00Z" w16du:dateUtc="2026-09-26T01:11:00Z">
              <w:r>
                <w:rPr>
                  <w:rFonts w:eastAsia="SimSun"/>
                  <w:color w:val="A6A6A6" w:themeColor="background1" w:themeShade="A6"/>
                  <w:sz w:val="18"/>
                  <w:szCs w:val="18"/>
                  <w:lang w:eastAsia="zh-CN"/>
                </w:rPr>
                <w:delText>Basic</w:delText>
              </w:r>
              <w:r w:rsidR="00865E37" w:rsidRPr="00370BDD">
                <w:rPr>
                  <w:rFonts w:eastAsia="SimSun"/>
                  <w:color w:val="A6A6A6" w:themeColor="background1" w:themeShade="A6"/>
                  <w:sz w:val="18"/>
                  <w:szCs w:val="18"/>
                  <w:lang w:eastAsia="zh-CN"/>
                </w:rPr>
                <w:delText xml:space="preserve"> awareness and </w:delText>
              </w:r>
              <w:r>
                <w:rPr>
                  <w:rFonts w:eastAsia="SimSun"/>
                  <w:color w:val="A6A6A6" w:themeColor="background1" w:themeShade="A6"/>
                  <w:sz w:val="18"/>
                  <w:szCs w:val="18"/>
                  <w:lang w:eastAsia="zh-CN"/>
                </w:rPr>
                <w:delText xml:space="preserve">some </w:delText>
              </w:r>
              <w:r w:rsidR="00865E37" w:rsidRPr="00370BDD">
                <w:rPr>
                  <w:rFonts w:eastAsia="SimSun"/>
                  <w:color w:val="A6A6A6" w:themeColor="background1" w:themeShade="A6"/>
                  <w:sz w:val="18"/>
                  <w:szCs w:val="18"/>
                  <w:lang w:eastAsia="zh-CN"/>
                </w:rPr>
                <w:delText xml:space="preserve">understanding of aspects of </w:delText>
              </w:r>
              <w:r w:rsidR="00865E37" w:rsidRPr="00370BDD">
                <w:rPr>
                  <w:rFonts w:eastAsia="SimSun" w:cs="Arial"/>
                  <w:color w:val="A6A6A6" w:themeColor="background1" w:themeShade="A6"/>
                  <w:sz w:val="18"/>
                  <w:szCs w:val="18"/>
                  <w:lang w:eastAsia="zh-CN"/>
                </w:rPr>
                <w:delText>the natural, built, economic, or social ch</w:delText>
              </w:r>
              <w:r w:rsidR="00865E37" w:rsidRPr="00370BDD">
                <w:rPr>
                  <w:rFonts w:eastAsia="SimSun" w:cs="Arial"/>
                  <w:bCs/>
                  <w:color w:val="A6A6A6" w:themeColor="background1" w:themeShade="A6"/>
                  <w:sz w:val="18"/>
                  <w:szCs w:val="18"/>
                  <w:lang w:eastAsia="zh-CN"/>
                </w:rPr>
                <w:delText>aracteristics of places.</w:delText>
              </w:r>
            </w:del>
          </w:p>
        </w:tc>
        <w:tc>
          <w:tcPr>
            <w:tcW w:w="3294" w:type="dxa"/>
          </w:tcPr>
          <w:p w14:paraId="65B4A6A4" w14:textId="77777777" w:rsidR="00865E37" w:rsidRPr="00370BDD" w:rsidRDefault="00865E37" w:rsidP="00865E37">
            <w:pPr>
              <w:spacing w:before="120"/>
              <w:rPr>
                <w:del w:id="303" w:author="Wheeler Janet L." w:date="2026-09-25T21:11:00Z" w16du:dateUtc="2026-09-26T01:11:00Z"/>
                <w:rFonts w:eastAsia="SimSun"/>
                <w:sz w:val="18"/>
                <w:szCs w:val="18"/>
                <w:lang w:eastAsia="zh-CN"/>
              </w:rPr>
            </w:pPr>
            <w:del w:id="304" w:author="Wheeler Janet L." w:date="2026-09-25T21:11:00Z" w16du:dateUtc="2026-09-26T01:11:00Z">
              <w:r w:rsidRPr="00370BDD">
                <w:rPr>
                  <w:rFonts w:eastAsia="SimSun"/>
                  <w:sz w:val="18"/>
                  <w:szCs w:val="18"/>
                  <w:lang w:eastAsia="zh-CN"/>
                </w:rPr>
                <w:delText>Basic consideration and description of the interactions between, and interdependence of, people and environments at local, national, or global levels.</w:delText>
              </w:r>
            </w:del>
          </w:p>
          <w:p w14:paraId="5E69C083" w14:textId="77777777" w:rsidR="00865E37" w:rsidRPr="00370BDD" w:rsidRDefault="00865E37" w:rsidP="00865E37">
            <w:pPr>
              <w:spacing w:before="120"/>
              <w:rPr>
                <w:del w:id="305" w:author="Wheeler Janet L." w:date="2026-09-25T21:11:00Z" w16du:dateUtc="2026-09-26T01:11:00Z"/>
                <w:rFonts w:eastAsia="SimSun"/>
                <w:sz w:val="18"/>
                <w:szCs w:val="18"/>
                <w:lang w:eastAsia="zh-CN"/>
              </w:rPr>
            </w:pPr>
            <w:del w:id="306" w:author="Wheeler Janet L." w:date="2026-09-25T21:11:00Z" w16du:dateUtc="2026-09-26T01:11:00Z">
              <w:r w:rsidRPr="00370BDD">
                <w:rPr>
                  <w:rFonts w:eastAsia="SimSun"/>
                  <w:sz w:val="18"/>
                  <w:szCs w:val="18"/>
                  <w:lang w:eastAsia="zh-CN"/>
                </w:rPr>
                <w:delText>Superficial consideration of information to describe possible outcomes and recommendations.</w:delText>
              </w:r>
            </w:del>
          </w:p>
        </w:tc>
        <w:tc>
          <w:tcPr>
            <w:tcW w:w="2994" w:type="dxa"/>
          </w:tcPr>
          <w:p w14:paraId="1A0B40C0" w14:textId="77777777" w:rsidR="00865E37" w:rsidRPr="00370BDD" w:rsidRDefault="00865E37" w:rsidP="00865E37">
            <w:pPr>
              <w:spacing w:before="120"/>
              <w:rPr>
                <w:del w:id="307" w:author="Wheeler Janet L." w:date="2026-09-25T21:11:00Z" w16du:dateUtc="2026-09-26T01:11:00Z"/>
                <w:rFonts w:eastAsia="SimSun"/>
                <w:sz w:val="18"/>
                <w:szCs w:val="18"/>
                <w:lang w:eastAsia="zh-CN"/>
              </w:rPr>
            </w:pPr>
            <w:del w:id="308" w:author="Wheeler Janet L." w:date="2026-09-25T21:11:00Z" w16du:dateUtc="2026-09-26T01:11:00Z">
              <w:r w:rsidRPr="00370BDD">
                <w:rPr>
                  <w:rFonts w:eastAsia="SimSun"/>
                  <w:sz w:val="18"/>
                  <w:szCs w:val="18"/>
                  <w:lang w:eastAsia="zh-CN"/>
                </w:rPr>
                <w:delText xml:space="preserve">Some application of different geographical </w:delText>
              </w:r>
              <w:r w:rsidR="007A6F05">
                <w:rPr>
                  <w:rFonts w:eastAsia="SimSun"/>
                  <w:sz w:val="18"/>
                  <w:szCs w:val="18"/>
                  <w:lang w:eastAsia="zh-CN"/>
                </w:rPr>
                <w:delText xml:space="preserve">and fieldwork </w:delText>
              </w:r>
              <w:r w:rsidRPr="00370BDD">
                <w:rPr>
                  <w:rFonts w:eastAsia="SimSun"/>
                  <w:sz w:val="18"/>
                  <w:szCs w:val="18"/>
                  <w:lang w:eastAsia="zh-CN"/>
                </w:rPr>
                <w:delText>skills, which may include the use of spatial technologies.</w:delText>
              </w:r>
            </w:del>
          </w:p>
          <w:p w14:paraId="3CBFD373" w14:textId="77777777" w:rsidR="00865E37" w:rsidRPr="00370BDD" w:rsidRDefault="00865E37" w:rsidP="00865E37">
            <w:pPr>
              <w:spacing w:before="120"/>
              <w:rPr>
                <w:del w:id="309" w:author="Wheeler Janet L." w:date="2026-09-25T21:11:00Z" w16du:dateUtc="2026-09-26T01:11:00Z"/>
                <w:rFonts w:eastAsia="SimSun"/>
                <w:sz w:val="18"/>
                <w:szCs w:val="18"/>
                <w:lang w:eastAsia="zh-CN"/>
              </w:rPr>
            </w:pPr>
            <w:del w:id="310" w:author="Wheeler Janet L." w:date="2026-09-25T21:11:00Z" w16du:dateUtc="2026-09-26T01:11:00Z">
              <w:r w:rsidRPr="00370BDD">
                <w:rPr>
                  <w:rFonts w:eastAsia="SimSun"/>
                  <w:sz w:val="18"/>
                  <w:szCs w:val="18"/>
                  <w:lang w:eastAsia="zh-CN"/>
                </w:rPr>
                <w:delText>Basic communication of some geographical information, using occasional subject-specific terminology and visual representations.</w:delText>
              </w:r>
            </w:del>
          </w:p>
        </w:tc>
      </w:tr>
      <w:tr w:rsidR="00865E37" w:rsidRPr="00370BDD" w14:paraId="02A83CB1" w14:textId="77777777" w:rsidTr="00370BDD">
        <w:trPr>
          <w:del w:id="311" w:author="Wheeler Janet L." w:date="2026-09-25T21:11:00Z" w16du:dateUtc="2026-09-26T01:11:00Z"/>
        </w:trPr>
        <w:tc>
          <w:tcPr>
            <w:tcW w:w="376" w:type="dxa"/>
          </w:tcPr>
          <w:p w14:paraId="2CA79326" w14:textId="77777777" w:rsidR="00865E37" w:rsidRPr="00370BDD" w:rsidRDefault="00865E37" w:rsidP="00865E37">
            <w:pPr>
              <w:rPr>
                <w:del w:id="312" w:author="Wheeler Janet L." w:date="2026-09-25T21:11:00Z" w16du:dateUtc="2026-09-26T01:11:00Z"/>
                <w:rFonts w:eastAsiaTheme="minorEastAsia" w:cs="Arial"/>
                <w:b/>
                <w:sz w:val="18"/>
                <w:szCs w:val="18"/>
              </w:rPr>
            </w:pPr>
            <w:del w:id="313" w:author="Wheeler Janet L." w:date="2026-09-25T21:11:00Z" w16du:dateUtc="2026-09-26T01:11:00Z">
              <w:r w:rsidRPr="00370BDD">
                <w:rPr>
                  <w:rFonts w:eastAsiaTheme="minorEastAsia" w:cs="Arial"/>
                  <w:b/>
                  <w:sz w:val="18"/>
                  <w:szCs w:val="18"/>
                </w:rPr>
                <w:delText>E</w:delText>
              </w:r>
            </w:del>
          </w:p>
        </w:tc>
        <w:tc>
          <w:tcPr>
            <w:tcW w:w="2993" w:type="dxa"/>
          </w:tcPr>
          <w:p w14:paraId="33C4D0B4" w14:textId="77777777" w:rsidR="00865E37" w:rsidRPr="00370BDD" w:rsidRDefault="00865E37" w:rsidP="00865E37">
            <w:pPr>
              <w:spacing w:before="120"/>
              <w:rPr>
                <w:del w:id="314" w:author="Wheeler Janet L." w:date="2026-09-25T21:11:00Z" w16du:dateUtc="2026-09-26T01:11:00Z"/>
                <w:rFonts w:eastAsia="SimSun"/>
                <w:color w:val="A6A6A6" w:themeColor="background1" w:themeShade="A6"/>
                <w:sz w:val="18"/>
                <w:szCs w:val="18"/>
                <w:lang w:eastAsia="zh-CN"/>
              </w:rPr>
            </w:pPr>
            <w:del w:id="315" w:author="Wheeler Janet L." w:date="2026-09-25T21:11:00Z" w16du:dateUtc="2026-09-26T01:11:00Z">
              <w:r w:rsidRPr="00370BDD">
                <w:rPr>
                  <w:rFonts w:eastAsia="SimSun"/>
                  <w:color w:val="A6A6A6" w:themeColor="background1" w:themeShade="A6"/>
                  <w:sz w:val="18"/>
                  <w:szCs w:val="18"/>
                  <w:lang w:eastAsia="zh-CN"/>
                </w:rPr>
                <w:delText>Identification of one or more geographical concepts.</w:delText>
              </w:r>
            </w:del>
          </w:p>
          <w:p w14:paraId="20875033" w14:textId="77777777" w:rsidR="00865E37" w:rsidRPr="00370BDD" w:rsidRDefault="00865E37" w:rsidP="00865E37">
            <w:pPr>
              <w:spacing w:before="120"/>
              <w:rPr>
                <w:del w:id="316" w:author="Wheeler Janet L." w:date="2026-09-25T21:11:00Z" w16du:dateUtc="2026-09-26T01:11:00Z"/>
                <w:rFonts w:eastAsia="SimSun"/>
                <w:color w:val="A6A6A6" w:themeColor="background1" w:themeShade="A6"/>
                <w:sz w:val="18"/>
                <w:szCs w:val="18"/>
                <w:lang w:eastAsia="zh-CN"/>
              </w:rPr>
            </w:pPr>
            <w:del w:id="317" w:author="Wheeler Janet L." w:date="2026-09-25T21:11:00Z" w16du:dateUtc="2026-09-26T01:11:00Z">
              <w:r w:rsidRPr="00370BDD">
                <w:rPr>
                  <w:rFonts w:eastAsia="SimSun"/>
                  <w:color w:val="A6A6A6" w:themeColor="background1" w:themeShade="A6"/>
                  <w:sz w:val="18"/>
                  <w:szCs w:val="18"/>
                  <w:lang w:eastAsia="zh-CN"/>
                </w:rPr>
                <w:delText xml:space="preserve">Emerging awareness of aspects </w:delText>
              </w:r>
              <w:r w:rsidRPr="00370BDD">
                <w:rPr>
                  <w:rFonts w:eastAsia="SimSun" w:cs="Arial"/>
                  <w:color w:val="A6A6A6" w:themeColor="background1" w:themeShade="A6"/>
                  <w:sz w:val="18"/>
                  <w:szCs w:val="18"/>
                  <w:lang w:eastAsia="zh-CN"/>
                </w:rPr>
                <w:delText>of the natural, built, economic, or social ch</w:delText>
              </w:r>
              <w:r w:rsidRPr="00370BDD">
                <w:rPr>
                  <w:rFonts w:eastAsia="SimSun" w:cs="Arial"/>
                  <w:bCs/>
                  <w:color w:val="A6A6A6" w:themeColor="background1" w:themeShade="A6"/>
                  <w:sz w:val="18"/>
                  <w:szCs w:val="18"/>
                  <w:lang w:eastAsia="zh-CN"/>
                </w:rPr>
                <w:delText>aracteristics of places.</w:delText>
              </w:r>
            </w:del>
          </w:p>
        </w:tc>
        <w:tc>
          <w:tcPr>
            <w:tcW w:w="3294" w:type="dxa"/>
          </w:tcPr>
          <w:p w14:paraId="021C80F5" w14:textId="77777777" w:rsidR="00865E37" w:rsidRPr="00370BDD" w:rsidRDefault="00865E37" w:rsidP="00865E37">
            <w:pPr>
              <w:spacing w:before="120"/>
              <w:rPr>
                <w:del w:id="318" w:author="Wheeler Janet L." w:date="2026-09-25T21:11:00Z" w16du:dateUtc="2026-09-26T01:11:00Z"/>
                <w:rFonts w:eastAsia="SimSun"/>
                <w:sz w:val="18"/>
                <w:szCs w:val="18"/>
                <w:lang w:eastAsia="zh-CN"/>
              </w:rPr>
            </w:pPr>
            <w:del w:id="319" w:author="Wheeler Janet L." w:date="2026-09-25T21:11:00Z" w16du:dateUtc="2026-09-26T01:11:00Z">
              <w:r w:rsidRPr="00370BDD">
                <w:rPr>
                  <w:rFonts w:eastAsia="SimSun"/>
                  <w:sz w:val="18"/>
                  <w:szCs w:val="18"/>
                  <w:lang w:eastAsia="zh-CN"/>
                </w:rPr>
                <w:delText>Brief or attempted description of the interactions between, or interdependence of, people and environments at local, national, or global levels.</w:delText>
              </w:r>
            </w:del>
          </w:p>
          <w:p w14:paraId="1A8BF4F9" w14:textId="77777777" w:rsidR="00865E37" w:rsidRPr="00370BDD" w:rsidRDefault="00865E37" w:rsidP="00865E37">
            <w:pPr>
              <w:spacing w:before="120"/>
              <w:rPr>
                <w:del w:id="320" w:author="Wheeler Janet L." w:date="2026-09-25T21:11:00Z" w16du:dateUtc="2026-09-26T01:11:00Z"/>
                <w:rFonts w:eastAsia="SimSun"/>
                <w:sz w:val="18"/>
                <w:szCs w:val="18"/>
                <w:lang w:eastAsia="zh-CN"/>
              </w:rPr>
            </w:pPr>
            <w:del w:id="321" w:author="Wheeler Janet L." w:date="2026-09-25T21:11:00Z" w16du:dateUtc="2026-09-26T01:11:00Z">
              <w:r w:rsidRPr="00370BDD">
                <w:rPr>
                  <w:rFonts w:eastAsia="SimSun"/>
                  <w:sz w:val="18"/>
                  <w:szCs w:val="18"/>
                  <w:lang w:eastAsia="zh-CN"/>
                </w:rPr>
                <w:delText xml:space="preserve">Description of information linked to a possible outcome or recommendation. </w:delText>
              </w:r>
            </w:del>
          </w:p>
        </w:tc>
        <w:tc>
          <w:tcPr>
            <w:tcW w:w="2994" w:type="dxa"/>
          </w:tcPr>
          <w:p w14:paraId="0641B042" w14:textId="77777777" w:rsidR="00865E37" w:rsidRPr="00370BDD" w:rsidRDefault="00865E37" w:rsidP="00865E37">
            <w:pPr>
              <w:spacing w:before="120"/>
              <w:rPr>
                <w:del w:id="322" w:author="Wheeler Janet L." w:date="2026-09-25T21:11:00Z" w16du:dateUtc="2026-09-26T01:11:00Z"/>
                <w:rFonts w:eastAsia="SimSun"/>
                <w:sz w:val="18"/>
                <w:szCs w:val="18"/>
                <w:lang w:eastAsia="zh-CN"/>
              </w:rPr>
            </w:pPr>
            <w:del w:id="323" w:author="Wheeler Janet L." w:date="2026-09-25T21:11:00Z" w16du:dateUtc="2026-09-26T01:11:00Z">
              <w:r w:rsidRPr="00370BDD">
                <w:rPr>
                  <w:rFonts w:eastAsia="SimSun"/>
                  <w:sz w:val="18"/>
                  <w:szCs w:val="18"/>
                  <w:lang w:eastAsia="zh-CN"/>
                </w:rPr>
                <w:delText xml:space="preserve">Limited application of geographical </w:delText>
              </w:r>
              <w:r w:rsidR="007A6F05">
                <w:rPr>
                  <w:rFonts w:eastAsia="SimSun"/>
                  <w:sz w:val="18"/>
                  <w:szCs w:val="18"/>
                  <w:lang w:eastAsia="zh-CN"/>
                </w:rPr>
                <w:delText xml:space="preserve">and fieldwork </w:delText>
              </w:r>
              <w:r w:rsidRPr="00370BDD">
                <w:rPr>
                  <w:rFonts w:eastAsia="SimSun"/>
                  <w:sz w:val="18"/>
                  <w:szCs w:val="18"/>
                  <w:lang w:eastAsia="zh-CN"/>
                </w:rPr>
                <w:delText>skills.</w:delText>
              </w:r>
            </w:del>
          </w:p>
          <w:p w14:paraId="21137625" w14:textId="77777777" w:rsidR="00865E37" w:rsidRPr="00370BDD" w:rsidRDefault="00865E37" w:rsidP="00865E37">
            <w:pPr>
              <w:spacing w:before="120"/>
              <w:rPr>
                <w:del w:id="324" w:author="Wheeler Janet L." w:date="2026-09-25T21:11:00Z" w16du:dateUtc="2026-09-26T01:11:00Z"/>
                <w:rFonts w:eastAsia="SimSun"/>
                <w:sz w:val="18"/>
                <w:szCs w:val="18"/>
                <w:lang w:eastAsia="zh-CN"/>
              </w:rPr>
            </w:pPr>
            <w:del w:id="325" w:author="Wheeler Janet L." w:date="2026-09-25T21:11:00Z" w16du:dateUtc="2026-09-26T01:11:00Z">
              <w:r w:rsidRPr="00370BDD">
                <w:rPr>
                  <w:rFonts w:eastAsia="SimSun"/>
                  <w:sz w:val="18"/>
                  <w:szCs w:val="18"/>
                  <w:lang w:eastAsia="zh-CN"/>
                </w:rPr>
                <w:delText>Attempted communication of geographical information, with limited use of subject-specific terminology or visual representations.</w:delText>
              </w:r>
            </w:del>
          </w:p>
        </w:tc>
      </w:tr>
    </w:tbl>
    <w:p w14:paraId="0B2CFE36" w14:textId="77777777" w:rsidR="00A639DF" w:rsidRDefault="00A639DF">
      <w:pPr>
        <w:rPr>
          <w:rPrChange w:id="326" w:author="Wheeler Janet L." w:date="2026-09-25T21:11:00Z" w16du:dateUtc="2026-09-26T01:11:00Z">
            <w:rPr>
              <w:sz w:val="18"/>
              <w:szCs w:val="18"/>
            </w:rPr>
          </w:rPrChange>
        </w:rPr>
        <w:pPrChange w:id="327" w:author="Wheeler Janet L." w:date="2026-09-25T21:11:00Z" w16du:dateUtc="2026-09-26T01:11:00Z">
          <w:pPr>
            <w:ind w:hanging="567"/>
          </w:pPr>
        </w:pPrChange>
      </w:pPr>
    </w:p>
    <w:sectPr w:rsidR="00A639DF">
      <w:headerReference w:type="default" r:id="rId8"/>
      <w:footerReference w:type="default" r:id="rId9"/>
      <w:pgSz w:w="12240" w:h="15840" w:code="1"/>
      <w:pgMar w:top="720" w:right="720" w:bottom="720" w:left="720" w:header="720" w:footer="720" w:gutter="0"/>
      <w:cols w:space="720"/>
      <w:docGrid w:linePitch="0"/>
      <w:sectPrChange w:id="337" w:author="Wheeler Janet L." w:date="2026-09-25T21:11:00Z" w16du:dateUtc="2026-09-26T01:11:00Z">
        <w:sectPr w:rsidR="00A639DF">
          <w:pgSz w:w="11906" w:h="16838" w:code="237"/>
          <w:pgMar w:top="567" w:right="1134" w:bottom="425" w:left="1134" w:header="454" w:footer="454"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03F865" w14:textId="77777777" w:rsidR="00C35521" w:rsidRDefault="00C35521" w:rsidP="00DE6B3E">
      <w:r>
        <w:separator/>
      </w:r>
    </w:p>
  </w:endnote>
  <w:endnote w:type="continuationSeparator" w:id="0">
    <w:p w14:paraId="52ED307F" w14:textId="77777777" w:rsidR="00C35521" w:rsidRDefault="00C35521" w:rsidP="00DE6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28734" w14:textId="77777777" w:rsidR="00664135" w:rsidRDefault="00664135" w:rsidP="00664135">
    <w:pPr>
      <w:pStyle w:val="RPFooter"/>
      <w:tabs>
        <w:tab w:val="clear" w:pos="9540"/>
        <w:tab w:val="clear" w:pos="11340"/>
        <w:tab w:val="right" w:pos="9072"/>
      </w:tabs>
      <w:rPr>
        <w:del w:id="330" w:author="Wheeler Janet L." w:date="2026-09-25T21:11:00Z" w16du:dateUtc="2026-09-26T01:11:00Z"/>
      </w:rPr>
    </w:pPr>
    <w:del w:id="331" w:author="Wheeler Janet L." w:date="2026-09-25T21:11:00Z" w16du:dateUtc="2026-09-26T01:11:00Z">
      <w:r w:rsidRPr="007544D2">
        <w:delText xml:space="preserve">Page </w:delText>
      </w:r>
      <w:r w:rsidRPr="007544D2">
        <w:fldChar w:fldCharType="begin"/>
      </w:r>
      <w:r w:rsidRPr="007544D2">
        <w:delInstrText xml:space="preserve"> PAGE </w:delInstrText>
      </w:r>
      <w:r w:rsidRPr="007544D2">
        <w:fldChar w:fldCharType="separate"/>
      </w:r>
      <w:r>
        <w:rPr>
          <w:noProof/>
        </w:rPr>
        <w:delText>1</w:delText>
      </w:r>
      <w:r w:rsidRPr="007544D2">
        <w:fldChar w:fldCharType="end"/>
      </w:r>
      <w:r w:rsidRPr="007544D2">
        <w:delText xml:space="preserve"> of </w:delText>
      </w:r>
      <w:r w:rsidRPr="007544D2">
        <w:fldChar w:fldCharType="begin"/>
      </w:r>
      <w:r w:rsidRPr="007544D2">
        <w:delInstrText xml:space="preserve"> NUMPAGES </w:delInstrText>
      </w:r>
      <w:r w:rsidRPr="007544D2">
        <w:fldChar w:fldCharType="separate"/>
      </w:r>
      <w:r>
        <w:rPr>
          <w:noProof/>
        </w:rPr>
        <w:delText>2</w:delText>
      </w:r>
      <w:r w:rsidRPr="007544D2">
        <w:fldChar w:fldCharType="end"/>
      </w:r>
      <w:r>
        <w:rPr>
          <w:sz w:val="18"/>
        </w:rPr>
        <w:tab/>
      </w:r>
      <w:r>
        <w:delText>Stage 1 Geography  - AT1 - Task 2</w:delText>
      </w:r>
    </w:del>
  </w:p>
  <w:p w14:paraId="71F98F48" w14:textId="77777777" w:rsidR="00664135" w:rsidRDefault="00664135" w:rsidP="00664135">
    <w:pPr>
      <w:pStyle w:val="RPFooter"/>
      <w:tabs>
        <w:tab w:val="clear" w:pos="9540"/>
        <w:tab w:val="clear" w:pos="11340"/>
        <w:tab w:val="right" w:pos="9072"/>
      </w:tabs>
      <w:rPr>
        <w:del w:id="332" w:author="Wheeler Janet L." w:date="2026-09-25T21:11:00Z" w16du:dateUtc="2026-09-26T01:11:00Z"/>
      </w:rPr>
    </w:pPr>
    <w:del w:id="333" w:author="Wheeler Janet L." w:date="2026-09-25T21:11:00Z" w16du:dateUtc="2026-09-26T01:11:00Z">
      <w:r>
        <w:tab/>
        <w:delText xml:space="preserve">Ref: </w:delText>
      </w:r>
      <w:r w:rsidRPr="00BE6767">
        <w:fldChar w:fldCharType="begin"/>
      </w:r>
      <w:r w:rsidRPr="00BE6767">
        <w:delInstrText xml:space="preserve"> DOCPROPERTY  Objective-Id  \* MERGEFORMAT </w:delInstrText>
      </w:r>
      <w:r w:rsidRPr="00BE6767">
        <w:fldChar w:fldCharType="separate"/>
      </w:r>
      <w:r>
        <w:delText>A544956</w:delText>
      </w:r>
      <w:r w:rsidRPr="00BE6767">
        <w:fldChar w:fldCharType="end"/>
      </w:r>
    </w:del>
  </w:p>
  <w:p w14:paraId="0DFAC29B" w14:textId="77777777" w:rsidR="00664135" w:rsidRPr="007544D2" w:rsidRDefault="00664135" w:rsidP="00664135">
    <w:pPr>
      <w:pStyle w:val="RPFooter"/>
      <w:tabs>
        <w:tab w:val="clear" w:pos="9540"/>
        <w:tab w:val="clear" w:pos="11340"/>
        <w:tab w:val="right" w:pos="9072"/>
      </w:tabs>
      <w:rPr>
        <w:del w:id="334" w:author="Wheeler Janet L." w:date="2026-09-25T21:11:00Z" w16du:dateUtc="2026-09-26T01:11:00Z"/>
        <w:sz w:val="18"/>
      </w:rPr>
    </w:pPr>
    <w:del w:id="335" w:author="Wheeler Janet L." w:date="2026-09-25T21:11:00Z" w16du:dateUtc="2026-09-26T01:11:00Z">
      <w:r>
        <w:tab/>
      </w:r>
      <w:r w:rsidRPr="007544D2">
        <w:delText>© SA</w:delText>
      </w:r>
      <w:r>
        <w:delText>CE Board of South Australia 2016</w:delText>
      </w:r>
    </w:del>
  </w:p>
  <w:p w14:paraId="68087B1D" w14:textId="77777777" w:rsidR="00664135" w:rsidRDefault="00664135">
    <w:pPr>
      <w:pStyle w:val="ACBullet2"/>
      <w:pPrChange w:id="336" w:author="Wheeler Janet L." w:date="2026-09-25T21:11:00Z" w16du:dateUtc="2026-09-26T01:11: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39F80" w14:textId="77777777" w:rsidR="00C35521" w:rsidRDefault="00C35521" w:rsidP="00DE6B3E">
      <w:r>
        <w:separator/>
      </w:r>
    </w:p>
  </w:footnote>
  <w:footnote w:type="continuationSeparator" w:id="0">
    <w:p w14:paraId="40A7BB63" w14:textId="77777777" w:rsidR="00C35521" w:rsidRDefault="00C35521" w:rsidP="00DE6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BADC6" w14:textId="77777777" w:rsidR="004D7F43" w:rsidRDefault="00453699">
    <w:pPr>
      <w:pStyle w:val="Header"/>
      <w:rPr>
        <w:i/>
        <w:sz w:val="40"/>
        <w:rPrChange w:id="328" w:author="Wheeler Janet L." w:date="2026-09-25T21:11:00Z" w16du:dateUtc="2026-09-26T01:11:00Z">
          <w:rPr/>
        </w:rPrChange>
      </w:rPr>
    </w:pPr>
    <w:ins w:id="329" w:author="Wheeler Janet L." w:date="2026-09-25T21:11:00Z" w16du:dateUtc="2026-09-26T01:11:00Z">
      <w:r>
        <w:rPr>
          <w:rFonts w:ascii="Tahoma" w:hAnsi="Tahoma"/>
          <w:snapToGrid w:val="0"/>
        </w:rPr>
        <w:tab/>
        <w:t xml:space="preserve">                  </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C3215"/>
    <w:multiLevelType w:val="hybridMultilevel"/>
    <w:tmpl w:val="18807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420956"/>
    <w:multiLevelType w:val="hybridMultilevel"/>
    <w:tmpl w:val="CC22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9776D1"/>
    <w:multiLevelType w:val="hybridMultilevel"/>
    <w:tmpl w:val="F92C93CC"/>
    <w:lvl w:ilvl="0" w:tplc="0C090003">
      <w:start w:val="1"/>
      <w:numFmt w:val="bullet"/>
      <w:lvlText w:val="o"/>
      <w:lvlJc w:val="left"/>
      <w:pPr>
        <w:ind w:left="1060" w:hanging="360"/>
      </w:pPr>
      <w:rPr>
        <w:rFonts w:ascii="Courier New" w:hAnsi="Courier New" w:cs="Courier New"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3" w15:restartNumberingAfterBreak="0">
    <w:nsid w:val="48B17A92"/>
    <w:multiLevelType w:val="hybridMultilevel"/>
    <w:tmpl w:val="A0B26E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A2C4ECE"/>
    <w:multiLevelType w:val="hybridMultilevel"/>
    <w:tmpl w:val="00AC3AFA"/>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5" w15:restartNumberingAfterBreak="0">
    <w:nsid w:val="565B308E"/>
    <w:multiLevelType w:val="hybridMultilevel"/>
    <w:tmpl w:val="CF4AE5FA"/>
    <w:lvl w:ilvl="0" w:tplc="0C090001">
      <w:start w:val="1"/>
      <w:numFmt w:val="bullet"/>
      <w:lvlText w:val=""/>
      <w:lvlJc w:val="left"/>
      <w:pPr>
        <w:ind w:left="153" w:hanging="360"/>
      </w:pPr>
      <w:rPr>
        <w:rFonts w:ascii="Symbol" w:hAnsi="Symbol" w:hint="default"/>
      </w:rPr>
    </w:lvl>
    <w:lvl w:ilvl="1" w:tplc="0C090003">
      <w:start w:val="1"/>
      <w:numFmt w:val="bullet"/>
      <w:lvlText w:val="o"/>
      <w:lvlJc w:val="left"/>
      <w:pPr>
        <w:ind w:left="873" w:hanging="360"/>
      </w:pPr>
      <w:rPr>
        <w:rFonts w:ascii="Courier New" w:hAnsi="Courier New" w:cs="Courier New" w:hint="default"/>
      </w:rPr>
    </w:lvl>
    <w:lvl w:ilvl="2" w:tplc="0C090005" w:tentative="1">
      <w:start w:val="1"/>
      <w:numFmt w:val="bullet"/>
      <w:lvlText w:val=""/>
      <w:lvlJc w:val="left"/>
      <w:pPr>
        <w:ind w:left="1593" w:hanging="360"/>
      </w:pPr>
      <w:rPr>
        <w:rFonts w:ascii="Wingdings" w:hAnsi="Wingdings" w:hint="default"/>
      </w:rPr>
    </w:lvl>
    <w:lvl w:ilvl="3" w:tplc="0C090001" w:tentative="1">
      <w:start w:val="1"/>
      <w:numFmt w:val="bullet"/>
      <w:lvlText w:val=""/>
      <w:lvlJc w:val="left"/>
      <w:pPr>
        <w:ind w:left="2313" w:hanging="360"/>
      </w:pPr>
      <w:rPr>
        <w:rFonts w:ascii="Symbol" w:hAnsi="Symbol" w:hint="default"/>
      </w:rPr>
    </w:lvl>
    <w:lvl w:ilvl="4" w:tplc="0C090003" w:tentative="1">
      <w:start w:val="1"/>
      <w:numFmt w:val="bullet"/>
      <w:lvlText w:val="o"/>
      <w:lvlJc w:val="left"/>
      <w:pPr>
        <w:ind w:left="3033" w:hanging="360"/>
      </w:pPr>
      <w:rPr>
        <w:rFonts w:ascii="Courier New" w:hAnsi="Courier New" w:cs="Courier New" w:hint="default"/>
      </w:rPr>
    </w:lvl>
    <w:lvl w:ilvl="5" w:tplc="0C090005" w:tentative="1">
      <w:start w:val="1"/>
      <w:numFmt w:val="bullet"/>
      <w:lvlText w:val=""/>
      <w:lvlJc w:val="left"/>
      <w:pPr>
        <w:ind w:left="3753" w:hanging="360"/>
      </w:pPr>
      <w:rPr>
        <w:rFonts w:ascii="Wingdings" w:hAnsi="Wingdings" w:hint="default"/>
      </w:rPr>
    </w:lvl>
    <w:lvl w:ilvl="6" w:tplc="0C090001" w:tentative="1">
      <w:start w:val="1"/>
      <w:numFmt w:val="bullet"/>
      <w:lvlText w:val=""/>
      <w:lvlJc w:val="left"/>
      <w:pPr>
        <w:ind w:left="4473" w:hanging="360"/>
      </w:pPr>
      <w:rPr>
        <w:rFonts w:ascii="Symbol" w:hAnsi="Symbol" w:hint="default"/>
      </w:rPr>
    </w:lvl>
    <w:lvl w:ilvl="7" w:tplc="0C090003" w:tentative="1">
      <w:start w:val="1"/>
      <w:numFmt w:val="bullet"/>
      <w:lvlText w:val="o"/>
      <w:lvlJc w:val="left"/>
      <w:pPr>
        <w:ind w:left="5193" w:hanging="360"/>
      </w:pPr>
      <w:rPr>
        <w:rFonts w:ascii="Courier New" w:hAnsi="Courier New" w:cs="Courier New" w:hint="default"/>
      </w:rPr>
    </w:lvl>
    <w:lvl w:ilvl="8" w:tplc="0C090005" w:tentative="1">
      <w:start w:val="1"/>
      <w:numFmt w:val="bullet"/>
      <w:lvlText w:val=""/>
      <w:lvlJc w:val="left"/>
      <w:pPr>
        <w:ind w:left="5913" w:hanging="360"/>
      </w:pPr>
      <w:rPr>
        <w:rFonts w:ascii="Wingdings" w:hAnsi="Wingdings" w:hint="default"/>
      </w:rPr>
    </w:lvl>
  </w:abstractNum>
  <w:abstractNum w:abstractNumId="6" w15:restartNumberingAfterBreak="0">
    <w:nsid w:val="61E31A09"/>
    <w:multiLevelType w:val="hybridMultilevel"/>
    <w:tmpl w:val="872C4558"/>
    <w:lvl w:ilvl="0" w:tplc="5CF0FFEA">
      <w:start w:val="1"/>
      <w:numFmt w:val="bullet"/>
      <w:pStyle w:val="ACBullet"/>
      <w:lvlText w:val=""/>
      <w:lvlJc w:val="left"/>
      <w:pPr>
        <w:ind w:left="153" w:hanging="360"/>
      </w:pPr>
      <w:rPr>
        <w:rFonts w:ascii="Symbol" w:hAnsi="Symbol" w:hint="default"/>
      </w:rPr>
    </w:lvl>
    <w:lvl w:ilvl="1" w:tplc="CC58F2EA">
      <w:start w:val="1"/>
      <w:numFmt w:val="bullet"/>
      <w:pStyle w:val="ACBullet2"/>
      <w:lvlText w:val="o"/>
      <w:lvlJc w:val="left"/>
      <w:pPr>
        <w:ind w:left="873" w:hanging="360"/>
      </w:pPr>
      <w:rPr>
        <w:rFonts w:ascii="Courier New" w:hAnsi="Courier New" w:cs="Courier New" w:hint="default"/>
      </w:rPr>
    </w:lvl>
    <w:lvl w:ilvl="2" w:tplc="0C090005">
      <w:start w:val="1"/>
      <w:numFmt w:val="bullet"/>
      <w:lvlText w:val=""/>
      <w:lvlJc w:val="left"/>
      <w:pPr>
        <w:ind w:left="1593" w:hanging="360"/>
      </w:pPr>
      <w:rPr>
        <w:rFonts w:ascii="Wingdings" w:hAnsi="Wingdings" w:hint="default"/>
      </w:rPr>
    </w:lvl>
    <w:lvl w:ilvl="3" w:tplc="41D4EFFE">
      <w:start w:val="1"/>
      <w:numFmt w:val="bullet"/>
      <w:lvlText w:val=""/>
      <w:lvlJc w:val="left"/>
      <w:pPr>
        <w:ind w:left="2313" w:hanging="360"/>
      </w:pPr>
      <w:rPr>
        <w:rFonts w:ascii="Symbol" w:hAnsi="Symbol" w:hint="default"/>
      </w:rPr>
    </w:lvl>
    <w:lvl w:ilvl="4" w:tplc="0C090003">
      <w:start w:val="1"/>
      <w:numFmt w:val="bullet"/>
      <w:lvlText w:val="o"/>
      <w:lvlJc w:val="left"/>
      <w:pPr>
        <w:ind w:left="3033" w:hanging="360"/>
      </w:pPr>
      <w:rPr>
        <w:rFonts w:ascii="Courier New" w:hAnsi="Courier New" w:cs="Courier New" w:hint="default"/>
      </w:rPr>
    </w:lvl>
    <w:lvl w:ilvl="5" w:tplc="0C090005" w:tentative="1">
      <w:start w:val="1"/>
      <w:numFmt w:val="bullet"/>
      <w:lvlText w:val=""/>
      <w:lvlJc w:val="left"/>
      <w:pPr>
        <w:ind w:left="3753" w:hanging="360"/>
      </w:pPr>
      <w:rPr>
        <w:rFonts w:ascii="Wingdings" w:hAnsi="Wingdings" w:hint="default"/>
      </w:rPr>
    </w:lvl>
    <w:lvl w:ilvl="6" w:tplc="0C090001" w:tentative="1">
      <w:start w:val="1"/>
      <w:numFmt w:val="bullet"/>
      <w:lvlText w:val=""/>
      <w:lvlJc w:val="left"/>
      <w:pPr>
        <w:ind w:left="4473" w:hanging="360"/>
      </w:pPr>
      <w:rPr>
        <w:rFonts w:ascii="Symbol" w:hAnsi="Symbol" w:hint="default"/>
      </w:rPr>
    </w:lvl>
    <w:lvl w:ilvl="7" w:tplc="0C090003" w:tentative="1">
      <w:start w:val="1"/>
      <w:numFmt w:val="bullet"/>
      <w:lvlText w:val="o"/>
      <w:lvlJc w:val="left"/>
      <w:pPr>
        <w:ind w:left="5193" w:hanging="360"/>
      </w:pPr>
      <w:rPr>
        <w:rFonts w:ascii="Courier New" w:hAnsi="Courier New" w:cs="Courier New" w:hint="default"/>
      </w:rPr>
    </w:lvl>
    <w:lvl w:ilvl="8" w:tplc="0C090005" w:tentative="1">
      <w:start w:val="1"/>
      <w:numFmt w:val="bullet"/>
      <w:lvlText w:val=""/>
      <w:lvlJc w:val="left"/>
      <w:pPr>
        <w:ind w:left="5913" w:hanging="360"/>
      </w:pPr>
      <w:rPr>
        <w:rFonts w:ascii="Wingdings" w:hAnsi="Wingdings" w:hint="default"/>
      </w:rPr>
    </w:lvl>
  </w:abstractNum>
  <w:abstractNum w:abstractNumId="7" w15:restartNumberingAfterBreak="0">
    <w:nsid w:val="6F1C5938"/>
    <w:multiLevelType w:val="hybridMultilevel"/>
    <w:tmpl w:val="2A8A653E"/>
    <w:lvl w:ilvl="0" w:tplc="98EC3EC8">
      <w:start w:val="1"/>
      <w:numFmt w:val="bullet"/>
      <w:pStyle w:val="ACbullet3"/>
      <w:lvlText w:val="­"/>
      <w:lvlJc w:val="left"/>
      <w:pPr>
        <w:ind w:left="1400" w:hanging="360"/>
      </w:pPr>
      <w:rPr>
        <w:rFonts w:ascii="Courier New" w:hAnsi="Courier New"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abstractNum w:abstractNumId="8" w15:restartNumberingAfterBreak="0">
    <w:nsid w:val="79D52724"/>
    <w:multiLevelType w:val="hybridMultilevel"/>
    <w:tmpl w:val="830E10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78264234">
    <w:abstractNumId w:val="6"/>
  </w:num>
  <w:num w:numId="2" w16cid:durableId="193036052">
    <w:abstractNumId w:val="5"/>
  </w:num>
  <w:num w:numId="3" w16cid:durableId="208229709">
    <w:abstractNumId w:val="7"/>
  </w:num>
  <w:num w:numId="4" w16cid:durableId="1284652977">
    <w:abstractNumId w:val="4"/>
  </w:num>
  <w:num w:numId="5" w16cid:durableId="593169604">
    <w:abstractNumId w:val="2"/>
  </w:num>
  <w:num w:numId="6" w16cid:durableId="264309661">
    <w:abstractNumId w:val="3"/>
  </w:num>
  <w:num w:numId="7" w16cid:durableId="1594126094">
    <w:abstractNumId w:val="8"/>
  </w:num>
  <w:num w:numId="8" w16cid:durableId="912617508">
    <w:abstractNumId w:val="1"/>
  </w:num>
  <w:num w:numId="9" w16cid:durableId="5562857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12BD"/>
    <w:rsid w:val="000344E3"/>
    <w:rsid w:val="0004580F"/>
    <w:rsid w:val="000576FA"/>
    <w:rsid w:val="000874A2"/>
    <w:rsid w:val="00125C5A"/>
    <w:rsid w:val="0014100D"/>
    <w:rsid w:val="00174313"/>
    <w:rsid w:val="0019082C"/>
    <w:rsid w:val="001C72EB"/>
    <w:rsid w:val="001F643E"/>
    <w:rsid w:val="002012BD"/>
    <w:rsid w:val="002330E3"/>
    <w:rsid w:val="00242E8D"/>
    <w:rsid w:val="00274ADF"/>
    <w:rsid w:val="002B0489"/>
    <w:rsid w:val="00370BDD"/>
    <w:rsid w:val="003A3231"/>
    <w:rsid w:val="00453699"/>
    <w:rsid w:val="00464C5D"/>
    <w:rsid w:val="004D7F43"/>
    <w:rsid w:val="004F7D97"/>
    <w:rsid w:val="00503C93"/>
    <w:rsid w:val="0052016A"/>
    <w:rsid w:val="00546B82"/>
    <w:rsid w:val="00601A65"/>
    <w:rsid w:val="00664135"/>
    <w:rsid w:val="00672EDC"/>
    <w:rsid w:val="006F2FA7"/>
    <w:rsid w:val="00711694"/>
    <w:rsid w:val="00751852"/>
    <w:rsid w:val="007549FF"/>
    <w:rsid w:val="007A6F05"/>
    <w:rsid w:val="00847975"/>
    <w:rsid w:val="00865E37"/>
    <w:rsid w:val="008755DF"/>
    <w:rsid w:val="008B4EF6"/>
    <w:rsid w:val="00902184"/>
    <w:rsid w:val="00926E4B"/>
    <w:rsid w:val="00942BE0"/>
    <w:rsid w:val="00985422"/>
    <w:rsid w:val="009A102C"/>
    <w:rsid w:val="009A6B1B"/>
    <w:rsid w:val="009C795A"/>
    <w:rsid w:val="009F40FC"/>
    <w:rsid w:val="00A639DF"/>
    <w:rsid w:val="00AB049D"/>
    <w:rsid w:val="00AB3B84"/>
    <w:rsid w:val="00AF52DC"/>
    <w:rsid w:val="00B24F15"/>
    <w:rsid w:val="00B52400"/>
    <w:rsid w:val="00B856B8"/>
    <w:rsid w:val="00B86EAF"/>
    <w:rsid w:val="00BF1CDE"/>
    <w:rsid w:val="00C10506"/>
    <w:rsid w:val="00C35521"/>
    <w:rsid w:val="00CB5E45"/>
    <w:rsid w:val="00D22831"/>
    <w:rsid w:val="00D32307"/>
    <w:rsid w:val="00D32A03"/>
    <w:rsid w:val="00DE1F97"/>
    <w:rsid w:val="00DE6B3E"/>
    <w:rsid w:val="00E34E14"/>
    <w:rsid w:val="00EE12ED"/>
    <w:rsid w:val="00EF6221"/>
    <w:rsid w:val="00F556A2"/>
    <w:rsid w:val="00FA0561"/>
    <w:rsid w:val="7A0378E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F22B9"/>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506"/>
    <w:pPr>
      <w:spacing w:after="0" w:line="240" w:lineRule="auto"/>
      <w:pPrChange w:id="0" w:author="Wheeler Janet L." w:date="2026-09-25T21:11:00Z">
        <w:pPr/>
      </w:pPrChange>
    </w:pPr>
    <w:rPr>
      <w:rFonts w:ascii="Arial" w:eastAsia="Times New Roman" w:hAnsi="Arial" w:cs="Times New Roman"/>
      <w:szCs w:val="20"/>
      <w:lang w:val="en-US"/>
      <w:rPrChange w:id="0" w:author="Wheeler Janet L." w:date="2026-09-25T21:11:00Z">
        <w:rPr>
          <w:rFonts w:ascii="Arial" w:eastAsiaTheme="minorHAnsi" w:hAnsi="Arial" w:cstheme="minorBidi"/>
          <w:sz w:val="22"/>
          <w:szCs w:val="22"/>
          <w:lang w:val="en-AU" w:eastAsia="en-US" w:bidi="ar-SA"/>
        </w:rPr>
      </w:rPrChange>
    </w:rPr>
  </w:style>
  <w:style w:type="paragraph" w:styleId="Heading1">
    <w:name w:val="heading 1"/>
    <w:basedOn w:val="Normal"/>
    <w:next w:val="Normal"/>
    <w:link w:val="Heading1Char"/>
    <w:qFormat/>
    <w:rsid w:val="00C10506"/>
    <w:pPr>
      <w:keepNext/>
      <w:spacing w:before="240" w:after="60"/>
      <w:outlineLvl w:val="0"/>
      <w:pPrChange w:id="1" w:author="Wheeler Janet L." w:date="2026-09-25T21:11:00Z">
        <w:pPr>
          <w:keepNext/>
          <w:spacing w:before="240" w:after="60"/>
          <w:outlineLvl w:val="0"/>
        </w:pPr>
      </w:pPrChange>
    </w:pPr>
    <w:rPr>
      <w:rFonts w:ascii="Arial Black" w:hAnsi="Arial Black"/>
      <w:kern w:val="28"/>
      <w:rPrChange w:id="1" w:author="Wheeler Janet L." w:date="2026-09-25T21:11:00Z">
        <w:rPr>
          <w:rFonts w:ascii="Arial Black" w:hAnsi="Arial Black"/>
          <w:kern w:val="28"/>
          <w:sz w:val="22"/>
          <w:lang w:val="en-US" w:eastAsia="en-US" w:bidi="ar-SA"/>
        </w:rPr>
      </w:rPrChange>
    </w:rPr>
  </w:style>
  <w:style w:type="paragraph" w:styleId="Heading3">
    <w:name w:val="heading 3"/>
    <w:basedOn w:val="Normal"/>
    <w:next w:val="Normal"/>
    <w:link w:val="Heading3Char"/>
    <w:qFormat/>
    <w:rsid w:val="00C10506"/>
    <w:pPr>
      <w:keepNext/>
      <w:outlineLvl w:val="2"/>
      <w:pPrChange w:id="2" w:author="Wheeler Janet L." w:date="2026-09-25T21:11:00Z">
        <w:pPr>
          <w:keepNext/>
          <w:outlineLvl w:val="2"/>
        </w:pPr>
      </w:pPrChange>
    </w:pPr>
    <w:rPr>
      <w:rFonts w:ascii="Arial Black" w:hAnsi="Arial Black"/>
      <w:sz w:val="36"/>
      <w:rPrChange w:id="2" w:author="Wheeler Janet L." w:date="2026-09-25T21:11:00Z">
        <w:rPr>
          <w:rFonts w:ascii="Arial Black" w:hAnsi="Arial Black"/>
          <w:sz w:val="36"/>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2BD"/>
    <w:pPr>
      <w:ind w:left="720"/>
      <w:contextualSpacing/>
    </w:pPr>
  </w:style>
  <w:style w:type="paragraph" w:customStyle="1" w:styleId="ACHead1">
    <w:name w:val="AC Head 1"/>
    <w:qFormat/>
    <w:rsid w:val="00D22831"/>
    <w:pPr>
      <w:spacing w:before="120" w:after="120" w:line="240" w:lineRule="auto"/>
      <w:jc w:val="center"/>
    </w:pPr>
    <w:rPr>
      <w:rFonts w:ascii="Arial" w:hAnsi="Arial"/>
      <w:b/>
      <w:sz w:val="28"/>
      <w:szCs w:val="28"/>
    </w:rPr>
  </w:style>
  <w:style w:type="paragraph" w:customStyle="1" w:styleId="ACHead2">
    <w:name w:val="AC Head 2"/>
    <w:qFormat/>
    <w:rsid w:val="00D22831"/>
    <w:pPr>
      <w:spacing w:before="240" w:after="120" w:line="240" w:lineRule="auto"/>
    </w:pPr>
    <w:rPr>
      <w:rFonts w:ascii="Arial" w:hAnsi="Arial"/>
      <w:b/>
    </w:rPr>
  </w:style>
  <w:style w:type="paragraph" w:customStyle="1" w:styleId="ACText">
    <w:name w:val="AC Text"/>
    <w:qFormat/>
    <w:rsid w:val="00D22831"/>
    <w:pPr>
      <w:spacing w:before="60" w:after="60" w:line="240" w:lineRule="auto"/>
    </w:pPr>
    <w:rPr>
      <w:rFonts w:ascii="Arial" w:hAnsi="Arial"/>
    </w:rPr>
  </w:style>
  <w:style w:type="paragraph" w:customStyle="1" w:styleId="ACBullet">
    <w:name w:val="AC Bullet"/>
    <w:qFormat/>
    <w:rsid w:val="00D22831"/>
    <w:pPr>
      <w:numPr>
        <w:numId w:val="1"/>
      </w:numPr>
      <w:spacing w:before="60" w:after="60" w:line="240" w:lineRule="auto"/>
      <w:ind w:left="340" w:hanging="340"/>
    </w:pPr>
    <w:rPr>
      <w:rFonts w:ascii="Arial" w:hAnsi="Arial"/>
    </w:rPr>
  </w:style>
  <w:style w:type="paragraph" w:customStyle="1" w:styleId="ACBullet2">
    <w:name w:val="AC Bullet 2"/>
    <w:basedOn w:val="Normal"/>
    <w:qFormat/>
    <w:rsid w:val="00D22831"/>
    <w:pPr>
      <w:numPr>
        <w:ilvl w:val="1"/>
        <w:numId w:val="1"/>
      </w:numPr>
      <w:ind w:left="737" w:hanging="340"/>
    </w:pPr>
  </w:style>
  <w:style w:type="paragraph" w:customStyle="1" w:styleId="ACbullet3">
    <w:name w:val="AC bullet 3"/>
    <w:qFormat/>
    <w:rsid w:val="00D22831"/>
    <w:pPr>
      <w:numPr>
        <w:numId w:val="3"/>
      </w:numPr>
      <w:spacing w:after="0" w:line="240" w:lineRule="auto"/>
      <w:ind w:left="1094" w:hanging="357"/>
    </w:pPr>
    <w:rPr>
      <w:rFonts w:ascii="Arial" w:hAnsi="Arial"/>
    </w:rPr>
  </w:style>
  <w:style w:type="paragraph" w:styleId="Header">
    <w:name w:val="header"/>
    <w:basedOn w:val="Normal"/>
    <w:link w:val="HeaderChar"/>
    <w:rsid w:val="00C10506"/>
    <w:pPr>
      <w:tabs>
        <w:tab w:val="center" w:pos="4320"/>
        <w:tab w:val="right" w:pos="8640"/>
      </w:tabs>
      <w:pPrChange w:id="3" w:author="Wheeler Janet L." w:date="2026-09-25T21:11:00Z">
        <w:pPr>
          <w:tabs>
            <w:tab w:val="center" w:pos="4513"/>
            <w:tab w:val="right" w:pos="9026"/>
          </w:tabs>
        </w:pPr>
      </w:pPrChange>
    </w:pPr>
    <w:rPr>
      <w:rPrChange w:id="3" w:author="Wheeler Janet L." w:date="2026-09-25T21:11:00Z">
        <w:rPr>
          <w:rFonts w:ascii="Arial" w:hAnsi="Arial"/>
          <w:sz w:val="22"/>
          <w:lang w:val="en-US" w:eastAsia="en-US" w:bidi="ar-SA"/>
        </w:rPr>
      </w:rPrChange>
    </w:rPr>
  </w:style>
  <w:style w:type="character" w:customStyle="1" w:styleId="HeaderChar">
    <w:name w:val="Header Char"/>
    <w:basedOn w:val="DefaultParagraphFont"/>
    <w:link w:val="Header"/>
    <w:rsid w:val="00DE6B3E"/>
    <w:rPr>
      <w:rFonts w:ascii="Arial" w:eastAsia="Times New Roman" w:hAnsi="Arial" w:cs="Times New Roman"/>
      <w:szCs w:val="20"/>
      <w:lang w:val="en-US"/>
    </w:rPr>
  </w:style>
  <w:style w:type="paragraph" w:styleId="Footer">
    <w:name w:val="footer"/>
    <w:basedOn w:val="Normal"/>
    <w:link w:val="FooterChar"/>
    <w:uiPriority w:val="99"/>
    <w:unhideWhenUsed/>
    <w:rsid w:val="00DE6B3E"/>
    <w:pPr>
      <w:tabs>
        <w:tab w:val="center" w:pos="4513"/>
        <w:tab w:val="right" w:pos="9026"/>
      </w:tabs>
    </w:pPr>
  </w:style>
  <w:style w:type="character" w:customStyle="1" w:styleId="FooterChar">
    <w:name w:val="Footer Char"/>
    <w:basedOn w:val="DefaultParagraphFont"/>
    <w:link w:val="Footer"/>
    <w:uiPriority w:val="99"/>
    <w:rsid w:val="00DE6B3E"/>
    <w:rPr>
      <w:rFonts w:ascii="Arial" w:hAnsi="Arial"/>
    </w:rPr>
  </w:style>
  <w:style w:type="paragraph" w:customStyle="1" w:styleId="RPFooter">
    <w:name w:val="RP Footer"/>
    <w:basedOn w:val="Footer"/>
    <w:rsid w:val="00664135"/>
    <w:pPr>
      <w:tabs>
        <w:tab w:val="clear" w:pos="4513"/>
        <w:tab w:val="clear" w:pos="9026"/>
        <w:tab w:val="right" w:pos="9540"/>
        <w:tab w:val="left" w:pos="11340"/>
        <w:tab w:val="right" w:pos="14459"/>
      </w:tabs>
    </w:pPr>
    <w:rPr>
      <w:rFonts w:cs="Arial"/>
      <w:sz w:val="16"/>
      <w:szCs w:val="16"/>
    </w:rPr>
  </w:style>
  <w:style w:type="character" w:customStyle="1" w:styleId="Heading1Char">
    <w:name w:val="Heading 1 Char"/>
    <w:basedOn w:val="DefaultParagraphFont"/>
    <w:link w:val="Heading1"/>
    <w:rsid w:val="004D7F43"/>
    <w:rPr>
      <w:rFonts w:ascii="Arial Black" w:eastAsia="Times New Roman" w:hAnsi="Arial Black" w:cs="Times New Roman"/>
      <w:kern w:val="28"/>
      <w:szCs w:val="20"/>
      <w:lang w:val="en-US"/>
    </w:rPr>
  </w:style>
  <w:style w:type="character" w:customStyle="1" w:styleId="Heading3Char">
    <w:name w:val="Heading 3 Char"/>
    <w:basedOn w:val="DefaultParagraphFont"/>
    <w:link w:val="Heading3"/>
    <w:rsid w:val="004D7F43"/>
    <w:rPr>
      <w:rFonts w:ascii="Arial Black" w:eastAsia="Times New Roman" w:hAnsi="Arial Black" w:cs="Times New Roman"/>
      <w:sz w:val="36"/>
      <w:szCs w:val="20"/>
      <w:lang w:val="en-US"/>
    </w:rPr>
  </w:style>
  <w:style w:type="character" w:styleId="Hyperlink">
    <w:name w:val="Hyperlink"/>
    <w:rsid w:val="004D7F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9C237A-DE22-46DA-A913-3CADA37CF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2440</Words>
  <Characters>13913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Fiona Greig</dc:creator>
  <cp:lastModifiedBy>Arthur Souza Rodrigues</cp:lastModifiedBy>
  <cp:revision>1</cp:revision>
  <cp:lastPrinted>2016-05-25T04:55:00Z</cp:lastPrinted>
  <dcterms:created xsi:type="dcterms:W3CDTF">2016-07-12T05:32:00Z</dcterms:created>
  <dcterms:modified xsi:type="dcterms:W3CDTF">2026-09-26T01:11:00Z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A544956</vt:lpwstr>
  </property>
  <property fmtid="{D5CDD505-2E9C-101B-9397-08002B2CF9AE}" pid="4" name="Objective-Title">
    <vt:lpwstr>AT2 Fieldwork 2</vt:lpwstr>
  </property>
  <property fmtid="{D5CDD505-2E9C-101B-9397-08002B2CF9AE}" pid="5" name="Objective-Comment">
    <vt:lpwstr/>
  </property>
  <property fmtid="{D5CDD505-2E9C-101B-9397-08002B2CF9AE}" pid="6" name="Objective-CreationStamp">
    <vt:filetime>2016-07-12T06:25:28Z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2016-11-01T04:47:09Z</vt:filetime>
  </property>
  <property fmtid="{D5CDD505-2E9C-101B-9397-08002B2CF9AE}" pid="11" name="Objective-Owner">
    <vt:lpwstr>Fiona Greig</vt:lpwstr>
  </property>
  <property fmtid="{D5CDD505-2E9C-101B-9397-08002B2CF9AE}" pid="12" name="Objective-Path">
    <vt:lpwstr>Objective Global Folder:Curriculum:Subject renewal:Australian Curriculum:IMPLEMENTATION WORKSHOP PLANNING:Geography:Materials for booklet:</vt:lpwstr>
  </property>
  <property fmtid="{D5CDD505-2E9C-101B-9397-08002B2CF9AE}" pid="13" name="Objective-Parent">
    <vt:lpwstr>Materials for booklet</vt:lpwstr>
  </property>
  <property fmtid="{D5CDD505-2E9C-101B-9397-08002B2CF9AE}" pid="14" name="Objective-State">
    <vt:lpwstr>Being Edited</vt:lpwstr>
  </property>
  <property fmtid="{D5CDD505-2E9C-101B-9397-08002B2CF9AE}" pid="15" name="Objective-Version">
    <vt:lpwstr>1.2</vt:lpwstr>
  </property>
  <property fmtid="{D5CDD505-2E9C-101B-9397-08002B2CF9AE}" pid="16" name="Objective-VersionNumber">
    <vt:r8>5</vt:r8>
  </property>
  <property fmtid="{D5CDD505-2E9C-101B-9397-08002B2CF9AE}" pid="17" name="Objective-VersionComment">
    <vt:lpwstr/>
  </property>
  <property fmtid="{D5CDD505-2E9C-101B-9397-08002B2CF9AE}" pid="18" name="Objective-FileNumber">
    <vt:lpwstr>qA13706</vt:lpwstr>
  </property>
  <property fmtid="{D5CDD505-2E9C-101B-9397-08002B2CF9AE}" pid="19" name="Objective-Classification">
    <vt:lpwstr>[Inherited - none]</vt:lpwstr>
  </property>
  <property fmtid="{D5CDD505-2E9C-101B-9397-08002B2CF9AE}" pid="20" name="Objective-Caveats">
    <vt:lpwstr/>
  </property>
</Properties>
</file>