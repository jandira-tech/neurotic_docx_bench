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 w:rsidR="009C3D76" w:rsidRDefault="00304835">
      <w:pPr>
        <w:rPr>
          <w:ins w:id="2" w:author="jharrop2" w:date="2026-06-29T11:01:00Z" w16du:dateUtc="2026-06-29T15:01:00Z"/>
        </w:rPr>
      </w:pPr>
      <w:ins w:id="3" w:author="jharrop2" w:date="2026-06-29T11:01:00Z" w16du:dateUtc="2026-06-29T15:01:00Z">
        <w:r>
          <w:t>header-no-rels</w:t>
        </w:r>
      </w:ins>
    </w:p>
    <w:p w14:paraId="2D9CC255" w14:textId="77777777" w:rsidR="009C3D76" w:rsidRDefault="00304835">
      <w:pPr>
        <w:rPr>
          <w:ins w:id="4" w:author="jharrop2" w:date="2026-06-29T11:01:00Z" w16du:dateUtc="2026-06-29T15:01:00Z"/>
        </w:rPr>
      </w:pPr>
      <w:ins w:id="5" w:author="jharrop2" w:date="2026-06-29T11:01:00Z" w16du:dateUtc="2026-06-29T15:01:00Z">
        <w:r>
          <w:br w:type="page"/>
        </w:r>
      </w:ins>
    </w:p>
    <w:p w14:paraId="00B8186B" w14:textId="77777777" w:rsidR="001A1641" w:rsidRDefault="00304835">
      <w:pPr>
        <w:rPr>
          <w:del w:id="6" w:author="jharrop2" w:date="2026-06-29T11:01:00Z" w16du:dateUtc="2026-06-29T15:01:00Z"/>
        </w:rPr>
      </w:pPr>
      <w:del w:id="7" w:author="jharrop2" w:date="2026-06-29T11:01:00Z" w16du:dateUtc="2026-06-29T15:01:00Z">
        <w:r>
          <w:rPr>
            <w:color w:val="00B050"/>
            <w:u w:val="single"/>
          </w:rPr>
          <w:lastRenderedPageBreak/>
        </w:r>
        <w:r>
          <w:rPr>
            <w:color w:val="00B050"/>
            <w:u w:val="single"/>
          </w:rPr>
          <w:delText>Green Underline Bullet List Demo</w:delText>
        </w:r>
      </w:del>
    </w:p>
    <w:p w14:paraId="318D6A9B" w14:textId="77777777" w:rsidR="001A1641" w:rsidRDefault="00304835">
      <w:pPr>
        <w:rPr>
          <w:del w:id="8" w:author="jharrop2" w:date="2026-06-29T11:01:00Z" w16du:dateUtc="2026-06-29T15:01:00Z"/>
        </w:rPr>
      </w:pPr>
      <w:del w:id="9" w:author="jharrop2" w:date="2026-06-29T11:01:00Z" w16du:dateUtc="2026-06-29T15:01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193F9CD2" w14:textId="77777777" w:rsidR="001A1641" w:rsidRDefault="00304835">
      <w:pPr>
        <w:rPr>
          <w:del w:id="10" w:author="jharrop2" w:date="2026-06-29T11:01:00Z" w16du:dateUtc="2026-06-29T15:01:00Z"/>
        </w:rPr>
      </w:pPr>
      <w:del w:id="11" w:author="jharrop2" w:date="2026-06-29T11:01:00Z" w16du:dateUtc="2026-06-29T15:01:00Z">
        <w:r>
          <w:rPr>
            <w:color w:val="00B050"/>
            <w:u w:val="single"/>
          </w:rPr>
          <w:delText>First green underlined item</w:delText>
        </w:r>
      </w:del>
    </w:p>
    <w:p w14:paraId="386FE178" w14:textId="77777777" w:rsidR="001A1641" w:rsidRDefault="00304835">
      <w:r>
        <w:rPr>
          <w:rPrChange w:id="12" w:author="jharrop2" w:date="2026-06-29T11:01:00Z" w16du:dateUtc="2026-06-29T15:01:00Z">
            <w:rPr>
              <w:color w:val="00B050"/>
              <w:u w:val="single"/>
            </w:rPr>
          </w:rPrChange>
        </w:rPr>
        <w:t xml:space="preserve">Second </w:t>
      </w:r>
      <w:ins w:id="13" w:author="jharrop2" w:date="2026-06-29T11:01:00Z" w16du:dateUtc="2026-06-29T15:01:00Z">
        <w:r>
          <w:t>page</w:t>
        </w:r>
      </w:ins>
      <w:del w:id="14" w:author="jharrop2" w:date="2026-06-29T11:01:00Z" w16du:dateUtc="2026-06-29T15:01:00Z">
        <w:r>
          <w:rPr>
            <w:color w:val="00B050"/>
            <w:u w:val="single"/>
          </w:rPr>
          <w:delText>green underlined item</w:delText>
        </w:r>
      </w:del>
    </w:p>
    <w:p w14:paraId="05B63AAC" w14:textId="77777777" w:rsidR="009C3D76" w:rsidRDefault="009C3D76">
      <w:pPr>
        <w:rPr>
          <w:ins w:id="15" w:author="jharrop2" w:date="2026-06-29T11:01:00Z" w16du:dateUtc="2026-06-29T15:01:00Z"/>
        </w:rPr>
        <w:sectPr w:rsidR="009C3D7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 w:rsidR="001A1641" w:rsidRDefault="00304835">
      <w:ins w:id="16" w:author="jharrop2" w:date="2026-06-29T11:01:00Z" w16du:dateUtc="2026-06-29T15:01:00Z">
        <w:r>
          <w:lastRenderedPageBreak/>
        </w:r>
        <w:r>
          <w:t>Some content in the second section.... with just an empty p, this section isn't rendered?</w:t>
        </w:r>
      </w:ins>
      <w:del w:id="17" w:author="jharrop2" w:date="2026-06-29T11:01:00Z" w16du:dateUtc="2026-06-29T15:01:00Z">
        <w:r>
          <w:rPr>
            <w:color w:val="00B050"/>
            <w:u w:val="single"/>
          </w:rPr>
          <w:delText>Third green underlined item</w:delText>
        </w:r>
      </w:del>
    </w:p>
    <w:sectPr w:rsidR="001A1641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19" w:author="jharrop2" w:date="2026-06-29T11:01:00Z" w16du:dateUtc="2026-06-29T15:01:00Z">
        <w:sectPr w:rsidR="001A1641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 w:rsidR="00304835" w:rsidRDefault="00304835" w:rsidP="00984FDB">
      <w:pPr>
        <w:spacing w:after="0" w:line="240" w:lineRule="auto"/>
      </w:pPr>
      <w:r>
        <w:separator/>
      </w:r>
    </w:p>
  </w:endnote>
  <w:endnote w:type="continuationSeparator" w:id="0">
    <w:p w14:paraId="03B9F32E" w14:textId="77777777" w:rsidR="00304835" w:rsidRDefault="00304835" w:rsidP="0098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 w:rsidR="00984FDB" w:rsidRDefault="00984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 w:rsidR="00304835" w:rsidRDefault="00304835" w:rsidP="00984FDB">
      <w:pPr>
        <w:spacing w:after="0" w:line="240" w:lineRule="auto"/>
      </w:pPr>
      <w:r>
        <w:separator/>
      </w:r>
    </w:p>
  </w:footnote>
  <w:footnote w:type="continuationSeparator" w:id="0">
    <w:p w14:paraId="2CBFA3B3" w14:textId="77777777" w:rsidR="00304835" w:rsidRDefault="00304835" w:rsidP="0098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 w:rsidR="009C3D76" w:rsidRDefault="00304835">
    <w:pPr>
      <w:pStyle w:val="Header"/>
    </w:pPr>
    <w:r>
      <w:t>My header</w:t>
    </w:r>
  </w:p>
  <w:p w14:paraId="7E6238F3" w14:textId="77777777" w:rsidR="009C3D76" w:rsidRDefault="009C3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 w:rsidR="009C3D76" w:rsidRDefault="00304835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 w:rsidR="00984FDB" w:rsidRDefault="00304835">
    <w:pPr>
      <w:pStyle w:val="Header"/>
    </w:pPr>
    <w:ins w:id="18" w:author="jharrop2" w:date="2026-06-29T11:01:00Z" w16du:dateUtc="2026-06-29T15:01:00Z">
      <w:r>
        <w:t xml:space="preserve">Section 2 - </w:t>
      </w:r>
    </w:ins>
    <w:r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