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10A27F2" w14:textId="77777777" w:rsidR="003120FD" w:rsidRDefault="003120FD">
      <w:pPr>
        <w:rPr>
          <w:b/>
          <w:strike/>
          <w:rPrChange w:id="0" w:author="Arthur Souza Rodrigues" w:date="2026-09-26T14:55:00Z" w16du:dateUtc="2026-09-26T18:55:00Z">
            <w:rPr>
              <w:rFonts w:ascii="Arial" w:hAnsi="Arial" w:cs="Arial"/>
              <w:b/>
              <w:bCs/>
              <w:sz w:val="32"/>
              <w:szCs w:val="32"/>
            </w:rPr>
          </w:rPrChange>
        </w:rPr>
      </w:pPr>
      <w:r>
        <w:rPr>
          <w:b/>
          <w:strike/>
          <w:rPrChange w:id="1" w:author="Arthur Souza Rodrigues" w:date="2026-09-26T14:55:00Z" w16du:dateUtc="2026-09-26T18:55:00Z">
            <w:rPr>
              <w:rFonts w:ascii="Arial" w:hAnsi="Arial" w:cs="Arial"/>
              <w:b/>
              <w:bCs/>
              <w:sz w:val="32"/>
              <w:szCs w:val="32"/>
            </w:rPr>
          </w:rPrChange>
        </w:rPr>
        <w:t>file_</w:t>
      </w:r>
      <w:ins w:id="2" w:author="Arthur Souza Rodrigues" w:date="2026-09-26T14:55:00Z" w16du:dateUtc="2026-09-26T18:55:00Z">
        <w:r w:rsidR="006969CB">
          <w:rPr>
            <w:b/>
            <w:bCs/>
            <w:strike/>
          </w:rPr>
          <w:t>169</w:t>
        </w:r>
      </w:ins>
      <w:del w:id="3" w:author="Arthur Souza Rodrigues" w:date="2026-09-26T14:55:00Z" w16du:dateUtc="2026-09-26T18:55:00Z">
        <w:r>
          <w:rPr>
            <w:rFonts w:ascii="Arial" w:hAnsi="Arial" w:cs="Arial"/>
            <w:b/>
            <w:bCs/>
            <w:sz w:val="32"/>
            <w:szCs w:val="32"/>
          </w:rPr>
          <w:delText>168</w:delText>
        </w:r>
      </w:del>
      <w:r>
        <w:rPr>
          <w:b/>
          <w:strike/>
          <w:rPrChange w:id="4" w:author="Arthur Souza Rodrigues" w:date="2026-09-26T14:55:00Z" w16du:dateUtc="2026-09-26T18:55:00Z">
            <w:rPr>
              <w:rFonts w:ascii="Arial" w:hAnsi="Arial" w:cs="Arial"/>
              <w:b/>
              <w:bCs/>
              <w:sz w:val="32"/>
              <w:szCs w:val="32"/>
            </w:rPr>
          </w:rPrChange>
        </w:rPr>
        <w:t>.docx</w:t>
      </w:r>
    </w:p>
    <w:p w14:paraId="53E19F0C" w14:textId="16CD678C" w:rsidR="005209F8" w:rsidRDefault="00706D39">
      <w:ins w:id="5" w:author="Arthur Souza Rodrigues" w:date="2026-09-26T14:55:00Z" w16du:dateUtc="2026-09-26T18:55:00Z">
        <w:r>
          <w:rPr>
            <w:b/>
            <w:bCs/>
            <w:strike/>
          </w:rPr>
          <w:t>Strikethrough Bold</w:t>
        </w:r>
      </w:ins>
      <w:del w:id="6" w:author="Arthur Souza Rodrigues" w:date="2026-09-26T14:55:00Z" w16du:dateUtc="2026-09-26T18:55:00Z">
        <w:r>
          <w:rPr>
            <w:rFonts w:ascii="Arial" w:hAnsi="Arial" w:cs="Arial"/>
            <w:b/>
            <w:bCs/>
            <w:sz w:val="32"/>
            <w:szCs w:val="32"/>
          </w:rPr>
          <w:delText>Heading 2 Style</w:delText>
        </w:r>
      </w:del>
      <w:r>
        <w:rPr>
          <w:b/>
          <w:strike/>
          <w:rPrChange w:id="7" w:author="Arthur Souza Rodrigues" w:date="2026-09-26T14:55:00Z" w16du:dateUtc="2026-09-26T18:55:00Z">
            <w:rPr>
              <w:rFonts w:ascii="Arial" w:hAnsi="Arial" w:cs="Arial"/>
              <w:b/>
              <w:bCs/>
              <w:sz w:val="32"/>
              <w:szCs w:val="32"/>
            </w:rPr>
          </w:rPrChange>
        </w:rPr>
        <w:t xml:space="preserve"> Demo</w:t>
      </w:r>
    </w:p>
    <w:p w14:paraId="119F61A2" w14:textId="77777777" w:rsidR="005209F8" w:rsidRDefault="00706D39">
      <w:pPr>
        <w:pPrChange w:id="8" w:author="Arthur Souza Rodrigues" w:date="2026-09-26T14:55:00Z" w16du:dateUtc="2026-09-26T18:55:00Z">
          <w:pPr>
            <w:spacing w:before="360" w:after="80" w:line="240" w:lineRule="auto"/>
          </w:pPr>
        </w:pPrChange>
      </w:pPr>
      <w:r>
        <w:rPr>
          <w:b/>
          <w:strike/>
          <w:rPrChange w:id="9" w:author="Arthur Souza Rodrigues" w:date="2026-09-26T14:55:00Z" w16du:dateUtc="2026-09-26T18:55:00Z">
            <w:rPr>
              <w:rFonts w:ascii="Arial" w:hAnsi="Arial" w:cs="Arial"/>
              <w:b/>
              <w:bCs/>
              <w:sz w:val="32"/>
              <w:szCs w:val="32"/>
            </w:rPr>
          </w:rPrChange>
        </w:rPr>
        <w:t xml:space="preserve">This document </w:t>
      </w:r>
      <w:ins w:id="10" w:author="Arthur Souza Rodrigues" w:date="2026-09-26T14:55:00Z" w16du:dateUtc="2026-09-26T18:55:00Z">
        <w:r>
          <w:rPr>
            <w:b/>
            <w:bCs/>
            <w:strike/>
          </w:rPr>
          <w:t>combines strikethrough with bold formatting</w:t>
        </w:r>
      </w:ins>
      <w:del w:id="11" w:author="Arthur Souza Rodrigues" w:date="2026-09-26T14:55:00Z" w16du:dateUtc="2026-09-26T18:55:00Z">
        <w:r>
          <w:rPr>
            <w:rFonts w:ascii="Arial" w:hAnsi="Arial" w:cs="Arial"/>
            <w:b/>
            <w:bCs/>
            <w:sz w:val="32"/>
            <w:szCs w:val="32"/>
          </w:rPr>
          <w:delText>demonstrates Heading 2 paragraph style</w:delText>
        </w:r>
      </w:del>
      <w:r>
        <w:rPr>
          <w:b/>
          <w:strike/>
          <w:rPrChange w:id="12" w:author="Arthur Souza Rodrigues" w:date="2026-09-26T14:55:00Z" w16du:dateUtc="2026-09-26T18:55:00Z">
            <w:rPr>
              <w:rFonts w:ascii="Arial" w:hAnsi="Arial" w:cs="Arial"/>
              <w:b/>
              <w:bCs/>
              <w:sz w:val="32"/>
              <w:szCs w:val="32"/>
            </w:rPr>
          </w:rPrChange>
        </w:rPr>
        <w:t>.</w:t>
      </w:r>
    </w:p>
    <w:p w14:paraId="2A714843" w14:textId="77777777" w:rsidR="005209F8" w:rsidRDefault="00706D39">
      <w:pPr>
        <w:pPrChange w:id="13" w:author="Arthur Souza Rodrigues" w:date="2026-09-26T14:55:00Z" w16du:dateUtc="2026-09-26T18:55:00Z">
          <w:pPr>
            <w:spacing w:before="360" w:after="80" w:line="240" w:lineRule="auto"/>
          </w:pPr>
        </w:pPrChange>
      </w:pPr>
      <w:ins w:id="14" w:author="Arthur Souza Rodrigues" w:date="2026-09-26T14:55:00Z" w16du:dateUtc="2026-09-26T18:55:00Z">
        <w:r>
          <w:rPr>
            <w:b/>
            <w:bCs/>
            <w:strike/>
          </w:rPr>
          <w:t>Bold strikethrough text shows deleted content more prominently.</w:t>
        </w:r>
      </w:ins>
      <w:del w:id="15" w:author="Arthur Souza Rodrigues" w:date="2026-09-26T14:55:00Z" w16du:dateUtc="2026-09-26T18:55:00Z">
        <w:r>
          <w:rPr>
            <w:rFonts w:ascii="Arial" w:hAnsi="Arial" w:cs="Arial"/>
            <w:b/>
            <w:bCs/>
            <w:sz w:val="32"/>
            <w:szCs w:val="32"/>
          </w:rPr>
          <w:delText>Subsection Title</w:delText>
        </w:r>
      </w:del>
    </w:p>
    <w:sectPr w:rsidR="005209F8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209F8"/>
    <w:rsid w:val="00071A30"/>
    <w:rsid w:val="000F006C"/>
    <w:rsid w:val="002F5B90"/>
    <w:rsid w:val="003120FD"/>
    <w:rsid w:val="005209F8"/>
    <w:rsid w:val="006969CB"/>
    <w:rsid w:val="00D53FE7"/>
    <w:rsid w:val="00D559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28367AC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</Words>
  <Characters>199</Characters>
  <Application>Microsoft Office Word</Application>
  <DocSecurity>0</DocSecurity>
  <Lines>1</Lines>
  <Paragraphs>1</Paragraphs>
  <ScaleCrop>false</ScaleCrop>
  <Company/>
  <LinksUpToDate>false</LinksUpToDate>
  <CharactersWithSpaces>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2026-05-14T16:46:00Z</dcterms:created>
  <dcterms:modified xsi:type="dcterms:W3CDTF">2026-09-26T18:55:00Z</dcterms:modified>
</cp:coreProperties>
</file>