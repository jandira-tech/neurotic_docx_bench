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63B54" w14:textId="77777777" w:rsidR="001E08FA" w:rsidRDefault="001E08FA" w:rsidP="001E08FA">
      <w:pPr>
        <w:rPr>
          <w:ins w:id="16" w:author="1" w:date="2026-09-22T12:40:00Z" w16du:dateUtc="2026-09-22T16:40:00Z"/>
          <w:szCs w:val="24"/>
        </w:rPr>
      </w:pPr>
    </w:p>
    <w:p w14:paraId="326ED0AB" w14:textId="77777777" w:rsidR="001E08FA" w:rsidRDefault="00C40747" w:rsidP="001E08FA">
      <w:pPr>
        <w:rPr>
          <w:ins w:id="17" w:author="1" w:date="2026-09-22T12:40:00Z" w16du:dateUtc="2026-09-22T16:40:00Z"/>
          <w:b/>
          <w:szCs w:val="24"/>
        </w:rPr>
      </w:pPr>
      <w:ins w:id="18" w:author="1" w:date="2026-09-22T12:40:00Z" w16du:dateUtc="2026-09-22T16:40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0481114" w14:textId="77777777" w:rsidR="001E08FA" w:rsidRDefault="001E08FA" w:rsidP="001E08FA">
      <w:pPr>
        <w:jc w:val="center"/>
        <w:rPr>
          <w:ins w:id="19" w:author="1" w:date="2026-09-22T12:40:00Z" w16du:dateUtc="2026-09-22T16:40:00Z"/>
          <w:b/>
          <w:szCs w:val="24"/>
        </w:rPr>
      </w:pPr>
    </w:p>
    <w:p w14:paraId="47C407C1" w14:textId="77777777" w:rsidR="001E08FA" w:rsidRDefault="001E08FA" w:rsidP="001E08FA">
      <w:pPr>
        <w:jc w:val="center"/>
        <w:rPr>
          <w:ins w:id="20" w:author="1" w:date="2026-09-22T12:40:00Z" w16du:dateUtc="2026-09-22T16:40:00Z"/>
          <w:b/>
          <w:szCs w:val="24"/>
        </w:rPr>
      </w:pPr>
    </w:p>
    <w:p w14:paraId="466A48A3" w14:textId="77777777" w:rsidR="001E08FA" w:rsidRPr="001E08FA" w:rsidRDefault="001E08FA" w:rsidP="001E08FA">
      <w:pPr>
        <w:rPr>
          <w:ins w:id="21" w:author="1" w:date="2026-09-22T12:40:00Z" w16du:dateUtc="2026-09-22T16:40:00Z"/>
          <w:rFonts w:ascii="Times New Roman" w:hAnsi="Times New Roman" w:cs="Times New Roman"/>
          <w:b/>
          <w:sz w:val="24"/>
          <w:szCs w:val="24"/>
        </w:rPr>
      </w:pPr>
    </w:p>
    <w:p w14:paraId="767160AA" w14:textId="77777777" w:rsidR="001E08FA" w:rsidRDefault="001E08FA" w:rsidP="001E08FA">
      <w:pPr>
        <w:jc w:val="center"/>
        <w:rPr>
          <w:ins w:id="22" w:author="1" w:date="2026-09-22T12:40:00Z" w16du:dateUtc="2026-09-22T16:40:00Z"/>
          <w:rFonts w:ascii="Times New Roman" w:hAnsi="Times New Roman" w:cs="Times New Roman"/>
          <w:b/>
          <w:sz w:val="24"/>
          <w:szCs w:val="24"/>
        </w:rPr>
      </w:pPr>
    </w:p>
    <w:p w14:paraId="76965696" w14:textId="77777777" w:rsidR="00F37F73" w:rsidRDefault="001E08FA" w:rsidP="001E08FA">
      <w:pPr>
        <w:jc w:val="center"/>
        <w:rPr>
          <w:ins w:id="23" w:author="1" w:date="2026-09-22T12:40:00Z" w16du:dateUtc="2026-09-22T16:40:00Z"/>
          <w:rFonts w:ascii="Times New Roman" w:hAnsi="Times New Roman" w:cs="Times New Roman"/>
          <w:b/>
          <w:sz w:val="24"/>
          <w:szCs w:val="24"/>
        </w:rPr>
      </w:pPr>
      <w:ins w:id="24" w:author="1" w:date="2026-09-22T12:40:00Z" w16du:dateUtc="2026-09-22T16:40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084A9DD" w14:textId="77777777" w:rsidR="001E08FA" w:rsidRPr="001E08FA" w:rsidRDefault="001E08FA" w:rsidP="001E08FA">
      <w:pPr>
        <w:jc w:val="center"/>
        <w:rPr>
          <w:ins w:id="25" w:author="1" w:date="2026-09-22T12:40:00Z" w16du:dateUtc="2026-09-22T16:40:00Z"/>
          <w:rFonts w:ascii="Times New Roman" w:hAnsi="Times New Roman" w:cs="Times New Roman"/>
          <w:b/>
          <w:sz w:val="24"/>
          <w:szCs w:val="24"/>
        </w:rPr>
      </w:pPr>
      <w:ins w:id="26" w:author="1" w:date="2026-09-22T12:40:00Z" w16du:dateUtc="2026-09-22T16:40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C75300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7" w:author="1" w:date="2026-09-22T12:40:00Z" w16du:dateUtc="2026-09-22T16:40:00Z"/>
          <w:rFonts w:ascii="Times New Roman" w:hAnsi="Times New Roman" w:cs="Times New Roman"/>
          <w:b/>
          <w:sz w:val="24"/>
          <w:szCs w:val="24"/>
        </w:rPr>
      </w:pPr>
      <w:ins w:id="28" w:author="1" w:date="2026-09-22T12:40:00Z" w16du:dateUtc="2026-09-22T16:40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6BFF42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9" w:author="1" w:date="2026-09-22T12:40:00Z" w16du:dateUtc="2026-09-22T16:40:00Z"/>
          <w:b/>
          <w:sz w:val="24"/>
          <w:szCs w:val="24"/>
        </w:rPr>
      </w:pPr>
    </w:p>
    <w:p w14:paraId="7D06545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30" w:author="1" w:date="2026-09-22T12:40:00Z" w16du:dateUtc="2026-09-22T16:40:00Z"/>
          <w:b/>
          <w:sz w:val="24"/>
          <w:szCs w:val="24"/>
        </w:rPr>
      </w:pPr>
      <w:ins w:id="31" w:author="1" w:date="2026-09-22T12:40:00Z" w16du:dateUtc="2026-09-22T16:40:00Z">
        <w:r w:rsidRPr="001E08FA">
          <w:rPr>
            <w:b/>
            <w:sz w:val="24"/>
            <w:szCs w:val="24"/>
          </w:rPr>
          <w:t>РЕШЕНИЕ (проект)</w:t>
        </w:r>
      </w:ins>
    </w:p>
    <w:p w14:paraId="76DF1F3E" w14:textId="77777777" w:rsidR="001E08FA" w:rsidRPr="001E08FA" w:rsidRDefault="001E08FA" w:rsidP="001E08FA">
      <w:pPr>
        <w:rPr>
          <w:ins w:id="32" w:author="1" w:date="2026-09-22T12:40:00Z" w16du:dateUtc="2026-09-22T16:40:00Z"/>
          <w:rFonts w:ascii="Times New Roman" w:hAnsi="Times New Roman" w:cs="Times New Roman"/>
          <w:sz w:val="24"/>
          <w:szCs w:val="24"/>
        </w:rPr>
      </w:pPr>
    </w:p>
    <w:p w14:paraId="68BE74D9" w14:textId="77777777" w:rsidR="001E08FA" w:rsidRPr="001E08FA" w:rsidRDefault="001E08FA" w:rsidP="001E08FA">
      <w:pPr>
        <w:rPr>
          <w:ins w:id="33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34" w:author="1" w:date="2026-09-22T12:40:00Z" w16du:dateUtc="2026-09-22T16:40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D959540" w14:textId="77777777" w:rsidR="001E08FA" w:rsidRPr="001E08FA" w:rsidRDefault="001E08FA" w:rsidP="001E08FA">
      <w:pPr>
        <w:rPr>
          <w:ins w:id="35" w:author="1" w:date="2026-09-22T12:40:00Z" w16du:dateUtc="2026-09-22T16:40:00Z"/>
          <w:rFonts w:ascii="Times New Roman" w:hAnsi="Times New Roman" w:cs="Times New Roman"/>
          <w:b/>
          <w:bCs/>
          <w:sz w:val="24"/>
          <w:szCs w:val="24"/>
        </w:rPr>
      </w:pPr>
    </w:p>
    <w:p w14:paraId="1E8BB216" w14:textId="77777777" w:rsidR="001E08FA" w:rsidRPr="001E08FA" w:rsidRDefault="001E08FA" w:rsidP="001E08FA">
      <w:pPr>
        <w:rPr>
          <w:ins w:id="36" w:author="1" w:date="2026-09-22T12:40:00Z" w16du:dateUtc="2026-09-22T16:40:00Z"/>
          <w:rFonts w:ascii="Times New Roman" w:hAnsi="Times New Roman" w:cs="Times New Roman"/>
          <w:sz w:val="24"/>
          <w:szCs w:val="24"/>
        </w:rPr>
      </w:pPr>
    </w:p>
    <w:p w14:paraId="703BB6C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7" w:author="1" w:date="2026-09-22T12:40:00Z" w16du:dateUtc="2026-09-22T16:40:00Z"/>
          <w:b/>
          <w:spacing w:val="-2"/>
        </w:rPr>
      </w:pPr>
    </w:p>
    <w:p w14:paraId="3DE0DB3F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8" w:author="1" w:date="2026-09-22T12:40:00Z" w16du:dateUtc="2026-09-22T16:40:00Z"/>
          <w:b/>
          <w:spacing w:val="-2"/>
        </w:rPr>
      </w:pPr>
      <w:ins w:id="39" w:author="1" w:date="2026-09-22T12:40:00Z" w16du:dateUtc="2026-09-22T16:40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647D4A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40" w:author="1" w:date="2026-09-22T12:40:00Z" w16du:dateUtc="2026-09-22T16:40:00Z"/>
          <w:b/>
          <w:spacing w:val="-2"/>
        </w:rPr>
      </w:pPr>
    </w:p>
    <w:p w14:paraId="3CB50F09" w14:textId="77777777" w:rsidR="001E08FA" w:rsidRDefault="001E08FA" w:rsidP="001E08FA">
      <w:pPr>
        <w:pStyle w:val="21"/>
        <w:jc w:val="center"/>
        <w:rPr>
          <w:ins w:id="41" w:author="1" w:date="2026-09-22T12:40:00Z" w16du:dateUtc="2026-09-22T16:40:00Z"/>
          <w:sz w:val="24"/>
          <w:szCs w:val="24"/>
        </w:rPr>
      </w:pPr>
    </w:p>
    <w:p w14:paraId="090EB15A" w14:textId="77777777" w:rsidR="001E08FA" w:rsidRDefault="001E08FA" w:rsidP="009C61C2">
      <w:pPr>
        <w:pStyle w:val="21"/>
        <w:jc w:val="both"/>
        <w:rPr>
          <w:ins w:id="42" w:author="1" w:date="2026-09-22T12:40:00Z" w16du:dateUtc="2026-09-22T16:40:00Z"/>
          <w:sz w:val="24"/>
          <w:szCs w:val="24"/>
        </w:rPr>
      </w:pPr>
      <w:ins w:id="43" w:author="1" w:date="2026-09-22T12:40:00Z" w16du:dateUtc="2026-09-22T16:40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3B67E73" w14:textId="77777777" w:rsidR="001E08FA" w:rsidRDefault="001E08FA" w:rsidP="001E08FA">
      <w:pPr>
        <w:pStyle w:val="21"/>
        <w:jc w:val="center"/>
        <w:rPr>
          <w:ins w:id="44" w:author="1" w:date="2026-09-22T12:40:00Z" w16du:dateUtc="2026-09-22T16:40:00Z"/>
          <w:sz w:val="24"/>
          <w:szCs w:val="24"/>
        </w:rPr>
      </w:pPr>
    </w:p>
    <w:p w14:paraId="5B1DB075" w14:textId="77777777" w:rsidR="001E08FA" w:rsidRPr="001E08FA" w:rsidRDefault="001E08FA" w:rsidP="001E08FA">
      <w:pPr>
        <w:pStyle w:val="21"/>
        <w:jc w:val="center"/>
        <w:rPr>
          <w:ins w:id="45" w:author="1" w:date="2026-09-22T12:40:00Z" w16du:dateUtc="2026-09-22T16:40:00Z"/>
          <w:b/>
          <w:sz w:val="24"/>
          <w:szCs w:val="24"/>
        </w:rPr>
      </w:pPr>
      <w:ins w:id="46" w:author="1" w:date="2026-09-22T12:40:00Z" w16du:dateUtc="2026-09-22T16:40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D075890" w14:textId="77777777" w:rsidR="001E08FA" w:rsidRPr="001E08FA" w:rsidRDefault="001E08FA" w:rsidP="001E08FA">
      <w:pPr>
        <w:pStyle w:val="21"/>
        <w:jc w:val="center"/>
        <w:rPr>
          <w:ins w:id="47" w:author="1" w:date="2026-09-22T12:40:00Z" w16du:dateUtc="2026-09-22T16:40:00Z"/>
          <w:b/>
          <w:sz w:val="24"/>
          <w:szCs w:val="24"/>
        </w:rPr>
      </w:pPr>
      <w:ins w:id="48" w:author="1" w:date="2026-09-22T12:40:00Z" w16du:dateUtc="2026-09-22T16:40:00Z">
        <w:r w:rsidRPr="001E08FA">
          <w:rPr>
            <w:b/>
            <w:sz w:val="24"/>
            <w:szCs w:val="24"/>
          </w:rPr>
          <w:t>РЕШИЛ:</w:t>
        </w:r>
      </w:ins>
    </w:p>
    <w:p w14:paraId="3DDD60E8" w14:textId="77777777" w:rsidR="001E08FA" w:rsidRPr="001E08FA" w:rsidRDefault="001E08FA" w:rsidP="001E08FA">
      <w:pPr>
        <w:pStyle w:val="21"/>
        <w:jc w:val="center"/>
        <w:rPr>
          <w:ins w:id="49" w:author="1" w:date="2026-09-22T12:40:00Z" w16du:dateUtc="2026-09-22T16:40:00Z"/>
          <w:b/>
          <w:sz w:val="24"/>
          <w:szCs w:val="24"/>
        </w:rPr>
      </w:pPr>
    </w:p>
    <w:p w14:paraId="70DB80E4" w14:textId="77777777" w:rsidR="00F37F73" w:rsidRDefault="00F37F73" w:rsidP="00071430">
      <w:pPr>
        <w:numPr>
          <w:ilvl w:val="0"/>
          <w:numId w:val="3"/>
        </w:numPr>
        <w:ind w:left="0" w:firstLine="709"/>
        <w:jc w:val="both"/>
        <w:rPr>
          <w:ins w:id="50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51" w:author="1" w:date="2026-09-22T12:40:00Z" w16du:dateUtc="2026-09-22T16:40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FEC9826" w14:textId="77777777" w:rsidR="00F37F73" w:rsidRDefault="000B0709" w:rsidP="0007143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ins w:id="52" w:author="1" w:date="2026-09-22T12:40:00Z" w16du:dateUtc="2026-09-22T16:40:00Z"/>
          <w:rFonts w:ascii="Times New Roman" w:hAnsi="Times New Roman"/>
          <w:sz w:val="24"/>
          <w:szCs w:val="24"/>
        </w:rPr>
      </w:pPr>
      <w:ins w:id="53" w:author="1" w:date="2026-09-22T12:40:00Z" w16du:dateUtc="2026-09-22T16:40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295C43F" w14:textId="77777777" w:rsidR="00F37F73" w:rsidRDefault="00FF542C" w:rsidP="0007143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ins w:id="54" w:author="1" w:date="2026-09-22T12:40:00Z" w16du:dateUtc="2026-09-22T16:40:00Z"/>
          <w:rFonts w:ascii="Times New Roman" w:hAnsi="Times New Roman"/>
          <w:sz w:val="24"/>
          <w:szCs w:val="24"/>
        </w:rPr>
      </w:pPr>
      <w:ins w:id="55" w:author="1" w:date="2026-09-22T12:40:00Z" w16du:dateUtc="2026-09-22T16:40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6966194" w14:textId="77777777" w:rsidR="00FF542C" w:rsidRDefault="00FF542C" w:rsidP="0007143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ins w:id="56" w:author="1" w:date="2026-09-22T12:40:00Z" w16du:dateUtc="2026-09-22T16:40:00Z"/>
          <w:rFonts w:ascii="Times New Roman" w:hAnsi="Times New Roman"/>
          <w:sz w:val="24"/>
          <w:szCs w:val="24"/>
        </w:rPr>
      </w:pPr>
      <w:ins w:id="57" w:author="1" w:date="2026-09-22T12:40:00Z" w16du:dateUtc="2026-09-22T16:40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322A498D" w14:textId="77777777" w:rsidR="00FF542C" w:rsidRDefault="00FF542C" w:rsidP="0007143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ins w:id="58" w:author="1" w:date="2026-09-22T12:40:00Z" w16du:dateUtc="2026-09-22T16:40:00Z"/>
          <w:rFonts w:ascii="Times New Roman" w:hAnsi="Times New Roman"/>
          <w:sz w:val="24"/>
          <w:szCs w:val="24"/>
        </w:rPr>
      </w:pPr>
      <w:ins w:id="59" w:author="1" w:date="2026-09-22T12:40:00Z" w16du:dateUtc="2026-09-22T16:40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B547773" w14:textId="77777777" w:rsidR="00F37F73" w:rsidRDefault="00FF542C" w:rsidP="0007143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ins w:id="60" w:author="1" w:date="2026-09-22T12:40:00Z" w16du:dateUtc="2026-09-22T16:40:00Z"/>
          <w:rFonts w:ascii="Times New Roman" w:hAnsi="Times New Roman"/>
          <w:sz w:val="24"/>
          <w:szCs w:val="24"/>
        </w:rPr>
      </w:pPr>
      <w:ins w:id="61" w:author="1" w:date="2026-09-22T12:40:00Z" w16du:dateUtc="2026-09-22T16:40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277265C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2" w:author="1" w:date="2026-09-22T12:40:00Z" w16du:dateUtc="2026-09-22T16:40:00Z"/>
          <w:rFonts w:ascii="Times New Roman" w:hAnsi="Times New Roman"/>
          <w:sz w:val="24"/>
          <w:szCs w:val="24"/>
        </w:rPr>
      </w:pPr>
    </w:p>
    <w:p w14:paraId="00075804" w14:textId="77777777" w:rsidR="009C61C2" w:rsidRPr="00637047" w:rsidRDefault="001E08FA" w:rsidP="00071430">
      <w:pPr>
        <w:numPr>
          <w:ilvl w:val="0"/>
          <w:numId w:val="3"/>
        </w:numPr>
        <w:spacing w:after="240"/>
        <w:ind w:left="0" w:firstLine="709"/>
        <w:jc w:val="both"/>
        <w:rPr>
          <w:ins w:id="63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64" w:author="1" w:date="2026-09-22T12:40:00Z" w16du:dateUtc="2026-09-22T16:40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4C83498" w14:textId="77777777" w:rsidR="001E08FA" w:rsidRPr="009C61C2" w:rsidRDefault="001E08FA" w:rsidP="00071430">
      <w:pPr>
        <w:numPr>
          <w:ilvl w:val="0"/>
          <w:numId w:val="3"/>
        </w:numPr>
        <w:spacing w:after="240"/>
        <w:ind w:left="0" w:firstLine="709"/>
        <w:jc w:val="both"/>
        <w:rPr>
          <w:ins w:id="65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66" w:author="1" w:date="2026-09-22T12:40:00Z" w16du:dateUtc="2026-09-22T16:40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F968C53" w14:textId="77777777" w:rsidR="001E08FA" w:rsidRPr="001E08FA" w:rsidRDefault="001E08FA" w:rsidP="001E08FA">
      <w:pPr>
        <w:rPr>
          <w:ins w:id="67" w:author="1" w:date="2026-09-22T12:40:00Z" w16du:dateUtc="2026-09-22T16:40:00Z"/>
          <w:rFonts w:ascii="Times New Roman" w:hAnsi="Times New Roman" w:cs="Times New Roman"/>
          <w:sz w:val="24"/>
          <w:szCs w:val="24"/>
        </w:rPr>
      </w:pPr>
    </w:p>
    <w:p w14:paraId="4D924337" w14:textId="77777777" w:rsidR="001E08FA" w:rsidRPr="001E08FA" w:rsidRDefault="001E08FA" w:rsidP="001E08FA">
      <w:pPr>
        <w:rPr>
          <w:ins w:id="68" w:author="1" w:date="2026-09-22T12:40:00Z" w16du:dateUtc="2026-09-22T16:40:00Z"/>
          <w:rFonts w:ascii="Times New Roman" w:hAnsi="Times New Roman" w:cs="Times New Roman"/>
          <w:sz w:val="24"/>
          <w:szCs w:val="24"/>
        </w:rPr>
      </w:pPr>
    </w:p>
    <w:p w14:paraId="7F296094" w14:textId="77777777" w:rsidR="001E08FA" w:rsidRPr="001E08FA" w:rsidRDefault="001E08FA" w:rsidP="001E08FA">
      <w:pPr>
        <w:rPr>
          <w:ins w:id="69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70" w:author="1" w:date="2026-09-22T12:40:00Z" w16du:dateUtc="2026-09-22T16:40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16B1888" w14:textId="77777777" w:rsidR="001E08FA" w:rsidRPr="001E08FA" w:rsidRDefault="001E08FA" w:rsidP="001E08FA">
      <w:pPr>
        <w:rPr>
          <w:ins w:id="71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72" w:author="1" w:date="2026-09-22T12:40:00Z" w16du:dateUtc="2026-09-22T16:40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4990288" w14:textId="77777777" w:rsidR="001E08FA" w:rsidRPr="001E08FA" w:rsidRDefault="001E08FA" w:rsidP="001E08FA">
      <w:pPr>
        <w:rPr>
          <w:ins w:id="73" w:author="1" w:date="2026-09-22T12:40:00Z" w16du:dateUtc="2026-09-22T16:40:00Z"/>
          <w:rFonts w:ascii="Times New Roman" w:hAnsi="Times New Roman" w:cs="Times New Roman"/>
          <w:sz w:val="24"/>
          <w:szCs w:val="24"/>
        </w:rPr>
      </w:pPr>
      <w:ins w:id="74" w:author="1" w:date="2026-09-22T12:40:00Z" w16du:dateUtc="2026-09-22T16:40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D02EF40" w14:textId="77777777" w:rsidR="001E08FA" w:rsidRPr="001E08FA" w:rsidRDefault="001E08FA" w:rsidP="001E08FA">
      <w:pPr>
        <w:rPr>
          <w:ins w:id="75" w:author="1" w:date="2026-09-22T12:40:00Z" w16du:dateUtc="2026-09-22T16:40:00Z"/>
          <w:rFonts w:ascii="Times New Roman" w:hAnsi="Times New Roman" w:cs="Times New Roman"/>
          <w:sz w:val="24"/>
          <w:szCs w:val="24"/>
        </w:rPr>
      </w:pPr>
    </w:p>
    <w:p w14:paraId="7399AC47" w14:textId="017DDEDE" w:rsidR="005F3EE7" w:rsidRDefault="00D527A3" w:rsidP="005F3EE7">
      <w:pPr>
        <w:rPr>
          <w:del w:id="76" w:author="1" w:date="2026-09-22T12:40:00Z" w16du:dateUtc="2026-09-22T16:40:00Z"/>
          <w:b/>
          <w:bCs/>
          <w:sz w:val="32"/>
          <w:szCs w:val="32"/>
        </w:rPr>
      </w:pPr>
      <w:del w:id="77" w:author="1" w:date="2026-09-22T12:40:00Z" w16du:dateUtc="2026-09-22T16:40:00Z">
        <w:r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Style w:val="TableGrid"/>
        <w:tblW w:w="496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6031"/>
        <w:gridCol w:w="711"/>
        <w:gridCol w:w="1943"/>
      </w:tblGrid>
      <w:tr w:rsidR="00D527A3" w:rsidRPr="006F3C3C" w14:paraId="35741BF3" w14:textId="77777777" w:rsidTr="00560356">
        <w:trPr>
          <w:trHeight w:val="192"/>
          <w:del w:id="78" w:author="1" w:date="2026-09-22T12:40:00Z" w16du:dateUtc="2026-09-22T16:40:00Z"/>
        </w:trPr>
        <w:tc>
          <w:tcPr>
            <w:tcW w:w="500" w:type="pct"/>
            <w:tcMar>
              <w:left w:w="0" w:type="dxa"/>
              <w:right w:w="0" w:type="dxa"/>
            </w:tcMar>
            <w:vAlign w:val="bottom"/>
          </w:tcPr>
          <w:p w14:paraId="703E0D5B" w14:textId="77777777" w:rsidR="00D527A3" w:rsidRPr="00F61D28" w:rsidRDefault="00D527A3" w:rsidP="00560356">
            <w:pPr>
              <w:rPr>
                <w:del w:id="79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80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3204" w:type="pct"/>
            <w:tcBorders>
              <w:bottom w:val="single" w:sz="4" w:space="0" w:color="auto"/>
            </w:tcBorders>
            <w:vAlign w:val="bottom"/>
          </w:tcPr>
          <w:p w14:paraId="17933CDE" w14:textId="77777777" w:rsidR="00D527A3" w:rsidRPr="00F61D28" w:rsidRDefault="00D527A3" w:rsidP="00560356">
            <w:pPr>
              <w:rPr>
                <w:del w:id="81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2" w:type="pct"/>
            <w:vAlign w:val="bottom"/>
          </w:tcPr>
          <w:p w14:paraId="0692DE34" w14:textId="77777777" w:rsidR="00D527A3" w:rsidRPr="00F61D28" w:rsidRDefault="00D527A3" w:rsidP="00560356">
            <w:pPr>
              <w:rPr>
                <w:del w:id="82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83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1064" w:type="pct"/>
            <w:tcBorders>
              <w:bottom w:val="single" w:sz="4" w:space="0" w:color="auto"/>
            </w:tcBorders>
          </w:tcPr>
          <w:p w14:paraId="4B63244B" w14:textId="77777777" w:rsidR="00D527A3" w:rsidRPr="00F61D28" w:rsidRDefault="00D527A3" w:rsidP="00560356">
            <w:pPr>
              <w:rPr>
                <w:del w:id="84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0"/>
        <w:gridCol w:w="7669"/>
      </w:tblGrid>
      <w:tr w:rsidR="00D527A3" w:rsidRPr="00F61D28" w14:paraId="21B4113C" w14:textId="77777777" w:rsidTr="0052717F">
        <w:trPr>
          <w:trHeight w:val="280"/>
          <w:del w:id="85" w:author="1" w:date="2026-09-22T12:40:00Z" w16du:dateUtc="2026-09-22T16:40:00Z"/>
        </w:trPr>
        <w:tc>
          <w:tcPr>
            <w:tcW w:w="153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116CA" w14:textId="77777777" w:rsidR="00D527A3" w:rsidRPr="00F61D28" w:rsidRDefault="00D527A3" w:rsidP="00560356">
            <w:pPr>
              <w:pStyle w:val="Subtitle1"/>
              <w:tabs>
                <w:tab w:val="clear" w:pos="900"/>
              </w:tabs>
              <w:spacing w:before="60" w:after="60"/>
              <w:jc w:val="center"/>
              <w:rPr>
                <w:del w:id="86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  <w:del w:id="87" w:author="1" w:date="2026-09-22T12:40:00Z" w16du:dateUtc="2026-09-22T16:40:00Z">
              <w:r w:rsidRPr="00F61D28">
                <w:rPr>
                  <w:rFonts w:asciiTheme="minorHAnsi" w:hAnsiTheme="minorHAnsi" w:cstheme="minorHAnsi"/>
                  <w:caps w:val="0"/>
                  <w:sz w:val="22"/>
                  <w:szCs w:val="22"/>
                  <w:lang w:val="en-AU"/>
                </w:rPr>
                <w:delText>AGENDA ITEMS</w:delText>
              </w:r>
            </w:del>
          </w:p>
        </w:tc>
      </w:tr>
      <w:tr w:rsidR="00D527A3" w:rsidRPr="000E4E4F" w14:paraId="0D3A1449" w14:textId="77777777" w:rsidTr="00FB28AB">
        <w:trPr>
          <w:trHeight w:val="3742"/>
          <w:del w:id="88" w:author="1" w:date="2026-09-22T12:40:00Z" w16du:dateUtc="2026-09-22T16:40:00Z"/>
        </w:trPr>
        <w:tc>
          <w:tcPr>
            <w:tcW w:w="7640" w:type="dxa"/>
            <w:tcBorders>
              <w:right w:val="nil"/>
            </w:tcBorders>
            <w:vAlign w:val="center"/>
          </w:tcPr>
          <w:p w14:paraId="1405FA13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89" w:author="1" w:date="2026-09-22T12:40:00Z" w16du:dateUtc="2026-09-22T16:40:00Z"/>
                <w:rFonts w:cstheme="minorHAnsi"/>
              </w:rPr>
            </w:pPr>
            <w:del w:id="90" w:author="1" w:date="2026-09-22T12:40:00Z" w16du:dateUtc="2026-09-22T16:40:00Z">
              <w:r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91" w:author="1" w:date="2026-09-22T12:40:00Z" w16du:dateUtc="2026-09-22T16:40:00Z"/>
                <w:rFonts w:cstheme="minorHAnsi"/>
              </w:rPr>
            </w:pPr>
            <w:del w:id="92" w:author="1" w:date="2026-09-22T12:40:00Z" w16du:dateUtc="2026-09-22T16:40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93" w:author="1" w:date="2026-09-22T12:40:00Z" w16du:dateUtc="2026-09-22T16:40:00Z"/>
                <w:rFonts w:cstheme="minorHAnsi"/>
              </w:rPr>
            </w:pPr>
            <w:del w:id="94" w:author="1" w:date="2026-09-22T12:40:00Z" w16du:dateUtc="2026-09-22T16:40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95" w:author="1" w:date="2026-09-22T12:40:00Z" w16du:dateUtc="2026-09-22T16:40:00Z"/>
                <w:rFonts w:cstheme="minorHAnsi"/>
                <w:caps/>
              </w:rPr>
            </w:pPr>
            <w:del w:id="96" w:author="1" w:date="2026-09-22T12:40:00Z" w16du:dateUtc="2026-09-22T16:40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97" w:author="1" w:date="2026-09-22T12:40:00Z" w16du:dateUtc="2026-09-22T16:40:00Z"/>
                <w:rFonts w:cstheme="minorHAnsi"/>
                <w:caps/>
              </w:rPr>
            </w:pPr>
            <w:del w:id="98" w:author="1" w:date="2026-09-22T12:40:00Z" w16du:dateUtc="2026-09-22T16:40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Pr="00F61D28" w:rsidRDefault="00D527A3" w:rsidP="00071430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rPr>
                <w:del w:id="99" w:author="1" w:date="2026-09-22T12:40:00Z" w16du:dateUtc="2026-09-22T16:40:00Z"/>
                <w:rFonts w:cstheme="minorHAnsi"/>
                <w:caps/>
              </w:rPr>
            </w:pPr>
            <w:del w:id="100" w:author="1" w:date="2026-09-22T12:40:00Z" w16du:dateUtc="2026-09-22T16:40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7669" w:type="dxa"/>
            <w:tcBorders>
              <w:left w:val="nil"/>
            </w:tcBorders>
            <w:vAlign w:val="center"/>
          </w:tcPr>
          <w:p w14:paraId="066F1677" w14:textId="77777777" w:rsidR="00D527A3" w:rsidRPr="00F61D28" w:rsidRDefault="00D527A3" w:rsidP="00071430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rPr>
                <w:del w:id="101" w:author="1" w:date="2026-09-22T12:40:00Z" w16du:dateUtc="2026-09-22T16:40:00Z"/>
                <w:rFonts w:cstheme="minorHAnsi"/>
              </w:rPr>
            </w:pPr>
            <w:del w:id="102" w:author="1" w:date="2026-09-22T12:40:00Z" w16du:dateUtc="2026-09-22T16:40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071430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rPr>
                <w:del w:id="103" w:author="1" w:date="2026-09-22T12:40:00Z" w16du:dateUtc="2026-09-22T16:40:00Z"/>
                <w:rFonts w:cstheme="minorHAnsi"/>
              </w:rPr>
            </w:pPr>
            <w:del w:id="104" w:author="1" w:date="2026-09-22T12:40:00Z" w16du:dateUtc="2026-09-22T16:40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071430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rPr>
                <w:del w:id="105" w:author="1" w:date="2026-09-22T12:40:00Z" w16du:dateUtc="2026-09-22T16:40:00Z"/>
                <w:rFonts w:cstheme="minorHAnsi"/>
                <w:caps/>
              </w:rPr>
            </w:pPr>
            <w:del w:id="106" w:author="1" w:date="2026-09-22T12:40:00Z" w16du:dateUtc="2026-09-22T16:40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071430">
            <w:pPr>
              <w:pStyle w:val="Subtitle1"/>
              <w:numPr>
                <w:ilvl w:val="0"/>
                <w:numId w:val="1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107" w:author="1" w:date="2026-09-22T12:40:00Z" w16du:dateUtc="2026-09-22T16:40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108" w:author="1" w:date="2026-09-22T12:40:00Z" w16du:dateUtc="2026-09-22T16:40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071430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rPr>
                <w:del w:id="109" w:author="1" w:date="2026-09-22T12:40:00Z" w16du:dateUtc="2026-09-22T16:40:00Z"/>
                <w:rFonts w:cstheme="minorHAnsi"/>
              </w:rPr>
            </w:pPr>
            <w:del w:id="110" w:author="1" w:date="2026-09-22T12:40:00Z" w16du:dateUtc="2026-09-22T16:40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071430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rPr>
                <w:del w:id="111" w:author="1" w:date="2026-09-22T12:40:00Z" w16du:dateUtc="2026-09-22T16:40:00Z"/>
                <w:rFonts w:cstheme="minorHAnsi"/>
              </w:rPr>
            </w:pPr>
            <w:del w:id="112" w:author="1" w:date="2026-09-22T12:40:00Z" w16du:dateUtc="2026-09-22T16:40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071430">
            <w:pPr>
              <w:pStyle w:val="Subtitle1"/>
              <w:numPr>
                <w:ilvl w:val="0"/>
                <w:numId w:val="1"/>
              </w:numPr>
              <w:spacing w:before="60" w:after="120"/>
              <w:ind w:left="714" w:hanging="357"/>
              <w:jc w:val="left"/>
              <w:rPr>
                <w:del w:id="113" w:author="1" w:date="2026-09-22T12:40:00Z" w16du:dateUtc="2026-09-22T16:40:00Z"/>
                <w:rFonts w:cstheme="minorHAnsi"/>
              </w:rPr>
            </w:pPr>
            <w:del w:id="114" w:author="1" w:date="2026-09-22T12:40:00Z" w16du:dateUtc="2026-09-22T16:40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Other Relevant Business: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6"/>
        <w:gridCol w:w="1841"/>
        <w:gridCol w:w="1189"/>
      </w:tblGrid>
      <w:tr w:rsidR="00D527A3" w:rsidRPr="000E4E4F" w14:paraId="43772BC6" w14:textId="77777777" w:rsidTr="00560356">
        <w:trPr>
          <w:trHeight w:val="454"/>
          <w:del w:id="115" w:author="1" w:date="2026-09-22T12:40:00Z" w16du:dateUtc="2026-09-22T16:40:00Z"/>
        </w:trPr>
        <w:tc>
          <w:tcPr>
            <w:tcW w:w="11245" w:type="dxa"/>
            <w:shd w:val="clear" w:color="auto" w:fill="D9D9D9" w:themeFill="background1" w:themeFillShade="D9"/>
          </w:tcPr>
          <w:p w14:paraId="0828FC4F" w14:textId="77777777" w:rsidR="00D527A3" w:rsidRPr="00F61D28" w:rsidRDefault="00D527A3" w:rsidP="00560356">
            <w:pPr>
              <w:jc w:val="center"/>
              <w:rPr>
                <w:del w:id="116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117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059" w:type="dxa"/>
            <w:gridSpan w:val="2"/>
            <w:shd w:val="clear" w:color="auto" w:fill="D9D9D9" w:themeFill="background1" w:themeFillShade="D9"/>
            <w:vAlign w:val="center"/>
          </w:tcPr>
          <w:p w14:paraId="27640742" w14:textId="77777777" w:rsidR="00D527A3" w:rsidRPr="00F61D28" w:rsidRDefault="00D527A3" w:rsidP="00560356">
            <w:pPr>
              <w:jc w:val="center"/>
              <w:rPr>
                <w:del w:id="118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119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</w:tr>
      <w:tr w:rsidR="00D527A3" w:rsidRPr="000E4E4F" w14:paraId="34C247F2" w14:textId="77777777" w:rsidTr="00560356">
        <w:trPr>
          <w:trHeight w:val="454"/>
          <w:del w:id="120" w:author="1" w:date="2026-09-22T12:40:00Z" w16du:dateUtc="2026-09-22T16:40:00Z"/>
        </w:trPr>
        <w:tc>
          <w:tcPr>
            <w:tcW w:w="11245" w:type="dxa"/>
            <w:vAlign w:val="center"/>
          </w:tcPr>
          <w:p w14:paraId="4DD711BD" w14:textId="77777777" w:rsidR="00D527A3" w:rsidRPr="00F61D28" w:rsidRDefault="00D527A3" w:rsidP="00560356">
            <w:pPr>
              <w:jc w:val="center"/>
              <w:rPr>
                <w:del w:id="121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122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2340" w:type="dxa"/>
            <w:vAlign w:val="center"/>
          </w:tcPr>
          <w:p w14:paraId="4ED04C16" w14:textId="77777777" w:rsidR="00D527A3" w:rsidRPr="00F61D28" w:rsidRDefault="00D527A3" w:rsidP="00560356">
            <w:pPr>
              <w:jc w:val="center"/>
              <w:rPr>
                <w:del w:id="123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124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1719" w:type="dxa"/>
            <w:vAlign w:val="center"/>
          </w:tcPr>
          <w:p w14:paraId="2803CC53" w14:textId="77777777" w:rsidR="00D527A3" w:rsidRPr="00F61D28" w:rsidRDefault="00D527A3" w:rsidP="00560356">
            <w:pPr>
              <w:jc w:val="center"/>
              <w:rPr>
                <w:del w:id="125" w:author="1" w:date="2026-09-22T12:40:00Z" w16du:dateUtc="2026-09-22T16:40:00Z"/>
                <w:rFonts w:asciiTheme="minorHAnsi" w:hAnsiTheme="minorHAnsi" w:cstheme="minorHAnsi"/>
                <w:b/>
                <w:sz w:val="22"/>
                <w:szCs w:val="22"/>
              </w:rPr>
            </w:pPr>
            <w:del w:id="126" w:author="1" w:date="2026-09-22T12:40:00Z" w16du:dateUtc="2026-09-22T16:40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rPr>
          <w:trHeight w:val="454"/>
          <w:del w:id="127" w:author="1" w:date="2026-09-22T12:40:00Z" w16du:dateUtc="2026-09-22T16:40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128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129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130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rPr>
          <w:trHeight w:val="454"/>
          <w:del w:id="131" w:author="1" w:date="2026-09-22T12:40:00Z" w16du:dateUtc="2026-09-22T16:40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132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133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134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rPr>
          <w:trHeight w:val="454"/>
          <w:del w:id="135" w:author="1" w:date="2026-09-22T12:40:00Z" w16du:dateUtc="2026-09-22T16:40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136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137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138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rPr>
          <w:trHeight w:val="454"/>
          <w:del w:id="139" w:author="1" w:date="2026-09-22T12:40:00Z" w16du:dateUtc="2026-09-22T16:40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140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141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142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rPr>
          <w:trHeight w:val="454"/>
          <w:del w:id="143" w:author="1" w:date="2026-09-22T12:40:00Z" w16du:dateUtc="2026-09-22T16:40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144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145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146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rPr>
          <w:trHeight w:val="454"/>
          <w:del w:id="147" w:author="1" w:date="2026-09-22T12:40:00Z" w16du:dateUtc="2026-09-22T16:40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148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149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150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rPr>
          <w:trHeight w:val="454"/>
          <w:del w:id="151" w:author="1" w:date="2026-09-22T12:40:00Z" w16du:dateUtc="2026-09-22T16:40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152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153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154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rPr>
          <w:trHeight w:val="454"/>
          <w:del w:id="155" w:author="1" w:date="2026-09-22T12:40:00Z" w16du:dateUtc="2026-09-22T16:40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156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157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158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rPr>
          <w:trHeight w:val="454"/>
          <w:del w:id="159" w:author="1" w:date="2026-09-22T12:40:00Z" w16du:dateUtc="2026-09-22T16:40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160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161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162" w:author="1" w:date="2026-09-22T12:40:00Z" w16du:dateUtc="2026-09-22T16:40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08D3AE" w14:textId="77777777" w:rsidR="000234F6" w:rsidRPr="001E08FA" w:rsidRDefault="000234F6" w:rsidP="00FF542C">
      <w:pPr>
        <w:autoSpaceDE w:val="0"/>
        <w:rPr>
          <w:rFonts w:ascii="Times New Roman" w:hAnsi="Times New Roman"/>
          <w:sz w:val="24"/>
          <w:rPrChange w:id="163" w:author="1" w:date="2026-09-22T12:40:00Z" w16du:dateUtc="2026-09-22T16:40:00Z">
            <w:rPr>
              <w:b/>
              <w:bCs/>
              <w:sz w:val="4"/>
              <w:szCs w:val="4"/>
            </w:rPr>
          </w:rPrChange>
        </w:rPr>
        <w:pPrChange w:id="164" w:author="1" w:date="2026-09-22T12:40:00Z" w16du:dateUtc="2026-09-22T16:40:00Z">
          <w:pPr/>
        </w:pPrChange>
      </w:pPr>
    </w:p>
    <w:sectPr w:rsidR="000234F6" w:rsidRPr="001E08FA" w:rsidSect="006E54AE">
      <w:headerReference w:type="default" r:id="rId12"/>
      <w:footerReference w:type="default" r:id="rId13"/>
      <w:pgSz w:w="11906" w:h="16838" w:orient="portrait"/>
      <w:pgMar w:top="1079" w:right="850" w:bottom="1134" w:left="1440" w:header="708" w:footer="708" w:gutter="0"/>
      <w:cols w:space="708"/>
      <w:docGrid w:linePitch="360"/>
      <w:sectPrChange w:id="168" w:author="1" w:date="2026-09-22T12:40:00Z" w16du:dateUtc="2026-09-22T16:40:00Z">
        <w:sectPr w:rsidR="000234F6" w:rsidRPr="001E08FA" w:rsidSect="006E54AE">
          <w:pgSz w:w="16838" w:h="11906" w:orient="landscape"/>
          <w:pgMar w:top="720" w:right="720" w:bottom="720" w:left="720" w:header="283" w:footer="283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13409" w14:textId="77777777" w:rsidR="00071430" w:rsidRDefault="00071430" w:rsidP="00715ED1">
      <w:pPr>
        <w:pPrChange w:id="13" w:author="1" w:date="2026-09-22T12:40:00Z" w16du:dateUtc="2026-09-22T16:40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942AA5F" w14:textId="77777777" w:rsidR="00071430" w:rsidRDefault="00071430" w:rsidP="00715ED1">
      <w:pPr>
        <w:pPrChange w:id="14" w:author="1" w:date="2026-09-22T12:40:00Z" w16du:dateUtc="2026-09-22T16:40:00Z">
          <w:pPr>
            <w:spacing w:after="0" w:line="240" w:lineRule="auto"/>
          </w:pPr>
        </w:pPrChange>
      </w:pPr>
      <w:r>
        <w:continuationSeparator/>
      </w:r>
    </w:p>
  </w:endnote>
  <w:endnote w:type="continuationNotice" w:id="1">
    <w:p w14:paraId="0A7698BC" w14:textId="77777777" w:rsidR="00071430" w:rsidRDefault="00071430">
      <w:pPr>
        <w:pPrChange w:id="15" w:author="1" w:date="2026-09-22T12:40:00Z" w16du:dateUtc="2026-09-22T16:40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>
    <w:pPr>
      <w:pStyle w:val="Heading1Char"/>
      <w:pPrChange w:id="166" w:author="1" w:date="2026-09-22T12:40:00Z" w16du:dateUtc="2026-09-22T16:40:00Z">
        <w:pPr>
          <w:pStyle w:val="Footer"/>
          <w:tabs>
            <w:tab w:val="clear" w:pos="4513"/>
            <w:tab w:val="clear" w:pos="9026"/>
          </w:tabs>
        </w:pPr>
      </w:pPrChange>
    </w:pPr>
    <w:del w:id="167" w:author="1" w:date="2026-09-22T12:40:00Z" w16du:dateUtc="2026-09-22T16:40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216025" w14:textId="77777777" w:rsidR="00071430" w:rsidRDefault="00071430" w:rsidP="00715ED1">
      <w:pPr>
        <w:pPrChange w:id="10" w:author="1" w:date="2026-09-22T12:40:00Z" w16du:dateUtc="2026-09-22T16:40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4216326" w14:textId="77777777" w:rsidR="00071430" w:rsidRDefault="00071430" w:rsidP="00715ED1">
      <w:pPr>
        <w:pPrChange w:id="11" w:author="1" w:date="2026-09-22T12:40:00Z" w16du:dateUtc="2026-09-22T16:40:00Z">
          <w:pPr>
            <w:spacing w:after="0" w:line="240" w:lineRule="auto"/>
          </w:pPr>
        </w:pPrChange>
      </w:pPr>
      <w:r>
        <w:continuationSeparator/>
      </w:r>
    </w:p>
  </w:footnote>
  <w:footnote w:type="continuationNotice" w:id="1">
    <w:p w14:paraId="7DAD40D7" w14:textId="77777777" w:rsidR="00071430" w:rsidRDefault="00071430">
      <w:pPr>
        <w:pPrChange w:id="12" w:author="1" w:date="2026-09-22T12:40:00Z" w16du:dateUtc="2026-09-22T16:40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478AC" w14:textId="77777777" w:rsidR="00465506" w:rsidRDefault="00465506">
    <w:pPr>
      <w:pStyle w:val="Default"/>
      <w:pPrChange w:id="165" w:author="1" w:date="2026-09-22T12:40:00Z" w16du:dateUtc="2026-09-22T16:40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03807">
    <w:abstractNumId w:val="3"/>
  </w:num>
  <w:num w:numId="2" w16cid:durableId="954673661">
    <w:abstractNumId w:val="1"/>
  </w:num>
  <w:num w:numId="3" w16cid:durableId="1567883408">
    <w:abstractNumId w:val="0"/>
  </w:num>
  <w:num w:numId="4" w16cid:durableId="697588490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24EF"/>
    <w:rsid w:val="00003901"/>
    <w:rsid w:val="00004082"/>
    <w:rsid w:val="00006004"/>
    <w:rsid w:val="00006C34"/>
    <w:rsid w:val="00007443"/>
    <w:rsid w:val="00010880"/>
    <w:rsid w:val="00010A04"/>
    <w:rsid w:val="00011A02"/>
    <w:rsid w:val="00011E42"/>
    <w:rsid w:val="000122E8"/>
    <w:rsid w:val="00012D91"/>
    <w:rsid w:val="00012DE3"/>
    <w:rsid w:val="000134DD"/>
    <w:rsid w:val="000142F4"/>
    <w:rsid w:val="00015558"/>
    <w:rsid w:val="00015F5E"/>
    <w:rsid w:val="00020687"/>
    <w:rsid w:val="000234F6"/>
    <w:rsid w:val="00024C46"/>
    <w:rsid w:val="00025421"/>
    <w:rsid w:val="00025975"/>
    <w:rsid w:val="000271AF"/>
    <w:rsid w:val="00027DEF"/>
    <w:rsid w:val="0003072C"/>
    <w:rsid w:val="0003164B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22D1"/>
    <w:rsid w:val="00056A73"/>
    <w:rsid w:val="00056DD3"/>
    <w:rsid w:val="00057D0D"/>
    <w:rsid w:val="00065CBD"/>
    <w:rsid w:val="00066057"/>
    <w:rsid w:val="000672F9"/>
    <w:rsid w:val="00067896"/>
    <w:rsid w:val="000701FB"/>
    <w:rsid w:val="00070413"/>
    <w:rsid w:val="00071430"/>
    <w:rsid w:val="00074F89"/>
    <w:rsid w:val="000770AC"/>
    <w:rsid w:val="000773D5"/>
    <w:rsid w:val="00080BE6"/>
    <w:rsid w:val="000818D8"/>
    <w:rsid w:val="000825A4"/>
    <w:rsid w:val="0008309E"/>
    <w:rsid w:val="00084A8E"/>
    <w:rsid w:val="00085CAD"/>
    <w:rsid w:val="00085D10"/>
    <w:rsid w:val="00086483"/>
    <w:rsid w:val="000865AB"/>
    <w:rsid w:val="000865DB"/>
    <w:rsid w:val="00090EF3"/>
    <w:rsid w:val="00091BEF"/>
    <w:rsid w:val="00092A9F"/>
    <w:rsid w:val="00092F3A"/>
    <w:rsid w:val="00095E0A"/>
    <w:rsid w:val="0009752E"/>
    <w:rsid w:val="000978E7"/>
    <w:rsid w:val="00097FBC"/>
    <w:rsid w:val="000A0CCE"/>
    <w:rsid w:val="000A0FF3"/>
    <w:rsid w:val="000A100D"/>
    <w:rsid w:val="000A1A40"/>
    <w:rsid w:val="000A2951"/>
    <w:rsid w:val="000A2FB9"/>
    <w:rsid w:val="000A5A91"/>
    <w:rsid w:val="000A5C3C"/>
    <w:rsid w:val="000A7712"/>
    <w:rsid w:val="000B0174"/>
    <w:rsid w:val="000B0709"/>
    <w:rsid w:val="000B0769"/>
    <w:rsid w:val="000B174C"/>
    <w:rsid w:val="000B182B"/>
    <w:rsid w:val="000B2DC2"/>
    <w:rsid w:val="000B58C7"/>
    <w:rsid w:val="000B7770"/>
    <w:rsid w:val="000C2425"/>
    <w:rsid w:val="000C302C"/>
    <w:rsid w:val="000C362A"/>
    <w:rsid w:val="000C383A"/>
    <w:rsid w:val="000C3E4F"/>
    <w:rsid w:val="000C430E"/>
    <w:rsid w:val="000C4622"/>
    <w:rsid w:val="000C519C"/>
    <w:rsid w:val="000C6636"/>
    <w:rsid w:val="000D0393"/>
    <w:rsid w:val="000D0F78"/>
    <w:rsid w:val="000D141D"/>
    <w:rsid w:val="000D414E"/>
    <w:rsid w:val="000D6631"/>
    <w:rsid w:val="000D68D8"/>
    <w:rsid w:val="000E18C6"/>
    <w:rsid w:val="000E1D1A"/>
    <w:rsid w:val="000E2BFB"/>
    <w:rsid w:val="000E3424"/>
    <w:rsid w:val="000E39D9"/>
    <w:rsid w:val="000E39F2"/>
    <w:rsid w:val="000E52FD"/>
    <w:rsid w:val="000E5369"/>
    <w:rsid w:val="000F034A"/>
    <w:rsid w:val="000F2112"/>
    <w:rsid w:val="000F37A3"/>
    <w:rsid w:val="000F3C79"/>
    <w:rsid w:val="000F5984"/>
    <w:rsid w:val="000F59BD"/>
    <w:rsid w:val="000F59C8"/>
    <w:rsid w:val="000F67AA"/>
    <w:rsid w:val="000F67EA"/>
    <w:rsid w:val="000F6D09"/>
    <w:rsid w:val="00100511"/>
    <w:rsid w:val="0010369E"/>
    <w:rsid w:val="00104279"/>
    <w:rsid w:val="00104F92"/>
    <w:rsid w:val="0011068A"/>
    <w:rsid w:val="00111AAA"/>
    <w:rsid w:val="00111CAD"/>
    <w:rsid w:val="001120B3"/>
    <w:rsid w:val="001124FA"/>
    <w:rsid w:val="00114875"/>
    <w:rsid w:val="0011513C"/>
    <w:rsid w:val="001156CC"/>
    <w:rsid w:val="00116D23"/>
    <w:rsid w:val="001221EE"/>
    <w:rsid w:val="00123FDA"/>
    <w:rsid w:val="0012516C"/>
    <w:rsid w:val="00125442"/>
    <w:rsid w:val="00125AAB"/>
    <w:rsid w:val="001265ED"/>
    <w:rsid w:val="001302F9"/>
    <w:rsid w:val="001307CB"/>
    <w:rsid w:val="0013247A"/>
    <w:rsid w:val="00132DB9"/>
    <w:rsid w:val="0013625A"/>
    <w:rsid w:val="00141E81"/>
    <w:rsid w:val="00141FEE"/>
    <w:rsid w:val="00142C31"/>
    <w:rsid w:val="0014357A"/>
    <w:rsid w:val="001439C1"/>
    <w:rsid w:val="00143E0C"/>
    <w:rsid w:val="001473B9"/>
    <w:rsid w:val="00147CBB"/>
    <w:rsid w:val="0015020E"/>
    <w:rsid w:val="00152D29"/>
    <w:rsid w:val="0015477A"/>
    <w:rsid w:val="001548B3"/>
    <w:rsid w:val="0015544E"/>
    <w:rsid w:val="0015568D"/>
    <w:rsid w:val="00156BA3"/>
    <w:rsid w:val="00160B41"/>
    <w:rsid w:val="001635EF"/>
    <w:rsid w:val="0016486F"/>
    <w:rsid w:val="0016591D"/>
    <w:rsid w:val="00166528"/>
    <w:rsid w:val="00166549"/>
    <w:rsid w:val="00166E75"/>
    <w:rsid w:val="0016779F"/>
    <w:rsid w:val="001700D1"/>
    <w:rsid w:val="0017118E"/>
    <w:rsid w:val="00171919"/>
    <w:rsid w:val="0017343D"/>
    <w:rsid w:val="00176308"/>
    <w:rsid w:val="00181288"/>
    <w:rsid w:val="00182395"/>
    <w:rsid w:val="001827EA"/>
    <w:rsid w:val="00183182"/>
    <w:rsid w:val="00185754"/>
    <w:rsid w:val="00185E2D"/>
    <w:rsid w:val="001906B0"/>
    <w:rsid w:val="00190E35"/>
    <w:rsid w:val="001912B7"/>
    <w:rsid w:val="001932EE"/>
    <w:rsid w:val="00193831"/>
    <w:rsid w:val="00193BC9"/>
    <w:rsid w:val="00193FD6"/>
    <w:rsid w:val="00194648"/>
    <w:rsid w:val="00194A9C"/>
    <w:rsid w:val="00196BAD"/>
    <w:rsid w:val="001A1478"/>
    <w:rsid w:val="001A185C"/>
    <w:rsid w:val="001A21E3"/>
    <w:rsid w:val="001A2F56"/>
    <w:rsid w:val="001A359E"/>
    <w:rsid w:val="001A4164"/>
    <w:rsid w:val="001A5104"/>
    <w:rsid w:val="001A5AAC"/>
    <w:rsid w:val="001B0554"/>
    <w:rsid w:val="001B2E17"/>
    <w:rsid w:val="001B6472"/>
    <w:rsid w:val="001B799A"/>
    <w:rsid w:val="001C04AB"/>
    <w:rsid w:val="001C133F"/>
    <w:rsid w:val="001C2B45"/>
    <w:rsid w:val="001C2C75"/>
    <w:rsid w:val="001C7240"/>
    <w:rsid w:val="001C77C0"/>
    <w:rsid w:val="001D0726"/>
    <w:rsid w:val="001D0EF8"/>
    <w:rsid w:val="001D167C"/>
    <w:rsid w:val="001D2A1D"/>
    <w:rsid w:val="001D36D6"/>
    <w:rsid w:val="001D4911"/>
    <w:rsid w:val="001D591F"/>
    <w:rsid w:val="001D7E0F"/>
    <w:rsid w:val="001E03AD"/>
    <w:rsid w:val="001E08FA"/>
    <w:rsid w:val="001E108B"/>
    <w:rsid w:val="001E1D37"/>
    <w:rsid w:val="001E255E"/>
    <w:rsid w:val="001E353C"/>
    <w:rsid w:val="001E4218"/>
    <w:rsid w:val="001E460C"/>
    <w:rsid w:val="001E4E92"/>
    <w:rsid w:val="001E4F04"/>
    <w:rsid w:val="001E5457"/>
    <w:rsid w:val="001E550E"/>
    <w:rsid w:val="001E588D"/>
    <w:rsid w:val="001E5EA5"/>
    <w:rsid w:val="001E61D6"/>
    <w:rsid w:val="001E6B73"/>
    <w:rsid w:val="001E6FF6"/>
    <w:rsid w:val="001E74A2"/>
    <w:rsid w:val="001E7B39"/>
    <w:rsid w:val="001E7E9F"/>
    <w:rsid w:val="001F03C5"/>
    <w:rsid w:val="001F21FD"/>
    <w:rsid w:val="001F2969"/>
    <w:rsid w:val="001F2FC9"/>
    <w:rsid w:val="001F38FE"/>
    <w:rsid w:val="001F4798"/>
    <w:rsid w:val="001F5460"/>
    <w:rsid w:val="001F75C6"/>
    <w:rsid w:val="00201FBD"/>
    <w:rsid w:val="00202FF9"/>
    <w:rsid w:val="002035C1"/>
    <w:rsid w:val="0020723A"/>
    <w:rsid w:val="00207B33"/>
    <w:rsid w:val="0021049C"/>
    <w:rsid w:val="0021267A"/>
    <w:rsid w:val="0021498B"/>
    <w:rsid w:val="00214A94"/>
    <w:rsid w:val="00214E59"/>
    <w:rsid w:val="00216BA5"/>
    <w:rsid w:val="00216C87"/>
    <w:rsid w:val="00217736"/>
    <w:rsid w:val="00220954"/>
    <w:rsid w:val="00222C60"/>
    <w:rsid w:val="00223463"/>
    <w:rsid w:val="00223857"/>
    <w:rsid w:val="002260A7"/>
    <w:rsid w:val="00226633"/>
    <w:rsid w:val="0022733A"/>
    <w:rsid w:val="00230110"/>
    <w:rsid w:val="002308CA"/>
    <w:rsid w:val="00241FBA"/>
    <w:rsid w:val="00244007"/>
    <w:rsid w:val="00244108"/>
    <w:rsid w:val="00245BA3"/>
    <w:rsid w:val="00246E3C"/>
    <w:rsid w:val="0025003C"/>
    <w:rsid w:val="002503FD"/>
    <w:rsid w:val="00250471"/>
    <w:rsid w:val="0025088D"/>
    <w:rsid w:val="00250B88"/>
    <w:rsid w:val="0025181B"/>
    <w:rsid w:val="00251CA9"/>
    <w:rsid w:val="00252300"/>
    <w:rsid w:val="00252DF1"/>
    <w:rsid w:val="00253884"/>
    <w:rsid w:val="00253DC5"/>
    <w:rsid w:val="00253DD9"/>
    <w:rsid w:val="00255D6F"/>
    <w:rsid w:val="002570DE"/>
    <w:rsid w:val="00257CFA"/>
    <w:rsid w:val="00260D9C"/>
    <w:rsid w:val="00262000"/>
    <w:rsid w:val="00262A9A"/>
    <w:rsid w:val="00262B2F"/>
    <w:rsid w:val="00263E44"/>
    <w:rsid w:val="0026401E"/>
    <w:rsid w:val="0026534A"/>
    <w:rsid w:val="00265D52"/>
    <w:rsid w:val="00266D72"/>
    <w:rsid w:val="0027124C"/>
    <w:rsid w:val="0027208F"/>
    <w:rsid w:val="002725B2"/>
    <w:rsid w:val="00273E28"/>
    <w:rsid w:val="0027525B"/>
    <w:rsid w:val="002832B2"/>
    <w:rsid w:val="002834A0"/>
    <w:rsid w:val="002839F8"/>
    <w:rsid w:val="002843F6"/>
    <w:rsid w:val="00284F1D"/>
    <w:rsid w:val="00285FFD"/>
    <w:rsid w:val="0028742F"/>
    <w:rsid w:val="0028799E"/>
    <w:rsid w:val="00287FA1"/>
    <w:rsid w:val="00290449"/>
    <w:rsid w:val="00290613"/>
    <w:rsid w:val="002921FC"/>
    <w:rsid w:val="002932A5"/>
    <w:rsid w:val="0029418E"/>
    <w:rsid w:val="0029493B"/>
    <w:rsid w:val="00294F7B"/>
    <w:rsid w:val="00295F97"/>
    <w:rsid w:val="00296E0A"/>
    <w:rsid w:val="002A07A9"/>
    <w:rsid w:val="002A0A1D"/>
    <w:rsid w:val="002A18C4"/>
    <w:rsid w:val="002A2396"/>
    <w:rsid w:val="002A3E86"/>
    <w:rsid w:val="002A62DA"/>
    <w:rsid w:val="002A727A"/>
    <w:rsid w:val="002A74BD"/>
    <w:rsid w:val="002B0C98"/>
    <w:rsid w:val="002B2AF1"/>
    <w:rsid w:val="002B3263"/>
    <w:rsid w:val="002B35B4"/>
    <w:rsid w:val="002B4C18"/>
    <w:rsid w:val="002B501B"/>
    <w:rsid w:val="002B5C31"/>
    <w:rsid w:val="002B7917"/>
    <w:rsid w:val="002C10DE"/>
    <w:rsid w:val="002C2415"/>
    <w:rsid w:val="002C4E4C"/>
    <w:rsid w:val="002C6404"/>
    <w:rsid w:val="002C6FE2"/>
    <w:rsid w:val="002C702D"/>
    <w:rsid w:val="002C740F"/>
    <w:rsid w:val="002D10C2"/>
    <w:rsid w:val="002D2828"/>
    <w:rsid w:val="002D3324"/>
    <w:rsid w:val="002D76D9"/>
    <w:rsid w:val="002D7B4C"/>
    <w:rsid w:val="002D7BCF"/>
    <w:rsid w:val="002E01CB"/>
    <w:rsid w:val="002E14F2"/>
    <w:rsid w:val="002E1A6D"/>
    <w:rsid w:val="002E21F5"/>
    <w:rsid w:val="002E2200"/>
    <w:rsid w:val="002E29B5"/>
    <w:rsid w:val="002E2B79"/>
    <w:rsid w:val="002E3E57"/>
    <w:rsid w:val="002E479F"/>
    <w:rsid w:val="002E5391"/>
    <w:rsid w:val="002E605A"/>
    <w:rsid w:val="002F08F7"/>
    <w:rsid w:val="002F0DF4"/>
    <w:rsid w:val="002F15FB"/>
    <w:rsid w:val="002F1C5F"/>
    <w:rsid w:val="002F307F"/>
    <w:rsid w:val="002F4ECC"/>
    <w:rsid w:val="002F58C7"/>
    <w:rsid w:val="002F6801"/>
    <w:rsid w:val="002F69E0"/>
    <w:rsid w:val="002F6B22"/>
    <w:rsid w:val="002F6B3B"/>
    <w:rsid w:val="002F6C3C"/>
    <w:rsid w:val="002F77C8"/>
    <w:rsid w:val="002F7ED3"/>
    <w:rsid w:val="00302617"/>
    <w:rsid w:val="0030328E"/>
    <w:rsid w:val="003032A4"/>
    <w:rsid w:val="00305501"/>
    <w:rsid w:val="00307CE7"/>
    <w:rsid w:val="00307E2D"/>
    <w:rsid w:val="003105AA"/>
    <w:rsid w:val="00310D49"/>
    <w:rsid w:val="003112D5"/>
    <w:rsid w:val="003157B0"/>
    <w:rsid w:val="00316246"/>
    <w:rsid w:val="003169EB"/>
    <w:rsid w:val="00316CFA"/>
    <w:rsid w:val="00317737"/>
    <w:rsid w:val="00320FC5"/>
    <w:rsid w:val="00321728"/>
    <w:rsid w:val="00321F96"/>
    <w:rsid w:val="00323FF5"/>
    <w:rsid w:val="0032466D"/>
    <w:rsid w:val="003248AA"/>
    <w:rsid w:val="003253EE"/>
    <w:rsid w:val="003268C8"/>
    <w:rsid w:val="0032780A"/>
    <w:rsid w:val="00330132"/>
    <w:rsid w:val="00330CE1"/>
    <w:rsid w:val="00330F6D"/>
    <w:rsid w:val="00332C2A"/>
    <w:rsid w:val="0033419D"/>
    <w:rsid w:val="00334406"/>
    <w:rsid w:val="00334ADE"/>
    <w:rsid w:val="00335088"/>
    <w:rsid w:val="00336395"/>
    <w:rsid w:val="003363CB"/>
    <w:rsid w:val="00336AD9"/>
    <w:rsid w:val="003370C3"/>
    <w:rsid w:val="0034111E"/>
    <w:rsid w:val="00341E6A"/>
    <w:rsid w:val="00343108"/>
    <w:rsid w:val="003434E6"/>
    <w:rsid w:val="0034351E"/>
    <w:rsid w:val="003436FF"/>
    <w:rsid w:val="00343742"/>
    <w:rsid w:val="003456A4"/>
    <w:rsid w:val="00346C48"/>
    <w:rsid w:val="003506F2"/>
    <w:rsid w:val="003516AC"/>
    <w:rsid w:val="003516D1"/>
    <w:rsid w:val="00352E9F"/>
    <w:rsid w:val="003551AF"/>
    <w:rsid w:val="00356269"/>
    <w:rsid w:val="00357E81"/>
    <w:rsid w:val="0036012D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5008"/>
    <w:rsid w:val="0039517E"/>
    <w:rsid w:val="003962EC"/>
    <w:rsid w:val="003A1D9C"/>
    <w:rsid w:val="003A4C2E"/>
    <w:rsid w:val="003A4E09"/>
    <w:rsid w:val="003A6248"/>
    <w:rsid w:val="003A6526"/>
    <w:rsid w:val="003A6C43"/>
    <w:rsid w:val="003A7B90"/>
    <w:rsid w:val="003A7BDB"/>
    <w:rsid w:val="003A7E39"/>
    <w:rsid w:val="003B100B"/>
    <w:rsid w:val="003B1829"/>
    <w:rsid w:val="003B1B79"/>
    <w:rsid w:val="003B20C5"/>
    <w:rsid w:val="003B22EA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2265"/>
    <w:rsid w:val="003C316A"/>
    <w:rsid w:val="003C3EA1"/>
    <w:rsid w:val="003C419D"/>
    <w:rsid w:val="003C4569"/>
    <w:rsid w:val="003C4B6C"/>
    <w:rsid w:val="003C4E2F"/>
    <w:rsid w:val="003C55E8"/>
    <w:rsid w:val="003C5F3F"/>
    <w:rsid w:val="003C6048"/>
    <w:rsid w:val="003D293B"/>
    <w:rsid w:val="003D2A72"/>
    <w:rsid w:val="003D2AF2"/>
    <w:rsid w:val="003D33B9"/>
    <w:rsid w:val="003D40AB"/>
    <w:rsid w:val="003D4511"/>
    <w:rsid w:val="003D7087"/>
    <w:rsid w:val="003D7962"/>
    <w:rsid w:val="003D7A03"/>
    <w:rsid w:val="003D7B9F"/>
    <w:rsid w:val="003D7C06"/>
    <w:rsid w:val="003E11BF"/>
    <w:rsid w:val="003E2429"/>
    <w:rsid w:val="003E3205"/>
    <w:rsid w:val="003E320D"/>
    <w:rsid w:val="003E5D69"/>
    <w:rsid w:val="003F041E"/>
    <w:rsid w:val="003F0DB9"/>
    <w:rsid w:val="003F264C"/>
    <w:rsid w:val="003F30D8"/>
    <w:rsid w:val="003F3A87"/>
    <w:rsid w:val="003F4E05"/>
    <w:rsid w:val="003F5013"/>
    <w:rsid w:val="003F5C69"/>
    <w:rsid w:val="003F7500"/>
    <w:rsid w:val="003F7D5B"/>
    <w:rsid w:val="00400709"/>
    <w:rsid w:val="0040078C"/>
    <w:rsid w:val="00400C2D"/>
    <w:rsid w:val="00401426"/>
    <w:rsid w:val="00402203"/>
    <w:rsid w:val="004022DB"/>
    <w:rsid w:val="004025B3"/>
    <w:rsid w:val="004025FD"/>
    <w:rsid w:val="0040381E"/>
    <w:rsid w:val="004055D2"/>
    <w:rsid w:val="00405B33"/>
    <w:rsid w:val="004062D2"/>
    <w:rsid w:val="00410990"/>
    <w:rsid w:val="00410A10"/>
    <w:rsid w:val="004125E1"/>
    <w:rsid w:val="00412DD0"/>
    <w:rsid w:val="004155D9"/>
    <w:rsid w:val="00420A30"/>
    <w:rsid w:val="00420CE3"/>
    <w:rsid w:val="00421AD5"/>
    <w:rsid w:val="0042243F"/>
    <w:rsid w:val="004239B3"/>
    <w:rsid w:val="004246CE"/>
    <w:rsid w:val="00426403"/>
    <w:rsid w:val="0042665F"/>
    <w:rsid w:val="00426BD9"/>
    <w:rsid w:val="00430045"/>
    <w:rsid w:val="00430422"/>
    <w:rsid w:val="00431F3B"/>
    <w:rsid w:val="0043202B"/>
    <w:rsid w:val="0043286B"/>
    <w:rsid w:val="00436FE4"/>
    <w:rsid w:val="004374B7"/>
    <w:rsid w:val="00441E0C"/>
    <w:rsid w:val="00442F5D"/>
    <w:rsid w:val="00443152"/>
    <w:rsid w:val="00443A89"/>
    <w:rsid w:val="00446B62"/>
    <w:rsid w:val="004471B2"/>
    <w:rsid w:val="00452B89"/>
    <w:rsid w:val="00453025"/>
    <w:rsid w:val="00453A0B"/>
    <w:rsid w:val="004550B2"/>
    <w:rsid w:val="00455E58"/>
    <w:rsid w:val="00456E15"/>
    <w:rsid w:val="004575AD"/>
    <w:rsid w:val="00457C6E"/>
    <w:rsid w:val="00462C1E"/>
    <w:rsid w:val="00464A02"/>
    <w:rsid w:val="00465506"/>
    <w:rsid w:val="004659AA"/>
    <w:rsid w:val="004661BF"/>
    <w:rsid w:val="004664E6"/>
    <w:rsid w:val="00467018"/>
    <w:rsid w:val="004701DC"/>
    <w:rsid w:val="00472C81"/>
    <w:rsid w:val="004737DB"/>
    <w:rsid w:val="00473E54"/>
    <w:rsid w:val="00474EC5"/>
    <w:rsid w:val="00476452"/>
    <w:rsid w:val="004764FB"/>
    <w:rsid w:val="00477836"/>
    <w:rsid w:val="00481981"/>
    <w:rsid w:val="00481AEA"/>
    <w:rsid w:val="00481D99"/>
    <w:rsid w:val="00483633"/>
    <w:rsid w:val="0048494D"/>
    <w:rsid w:val="0048510A"/>
    <w:rsid w:val="00486346"/>
    <w:rsid w:val="004901E8"/>
    <w:rsid w:val="00490D43"/>
    <w:rsid w:val="00491788"/>
    <w:rsid w:val="00492362"/>
    <w:rsid w:val="004924D5"/>
    <w:rsid w:val="004927C6"/>
    <w:rsid w:val="00492C57"/>
    <w:rsid w:val="004934A3"/>
    <w:rsid w:val="00494F22"/>
    <w:rsid w:val="00496855"/>
    <w:rsid w:val="0049692D"/>
    <w:rsid w:val="00497ED2"/>
    <w:rsid w:val="004A01FF"/>
    <w:rsid w:val="004A026A"/>
    <w:rsid w:val="004A1B9A"/>
    <w:rsid w:val="004A3292"/>
    <w:rsid w:val="004A427D"/>
    <w:rsid w:val="004A5AB0"/>
    <w:rsid w:val="004A7C8F"/>
    <w:rsid w:val="004B0B15"/>
    <w:rsid w:val="004B20BD"/>
    <w:rsid w:val="004B2313"/>
    <w:rsid w:val="004B3724"/>
    <w:rsid w:val="004B433E"/>
    <w:rsid w:val="004B6870"/>
    <w:rsid w:val="004B7B57"/>
    <w:rsid w:val="004C1186"/>
    <w:rsid w:val="004C11EF"/>
    <w:rsid w:val="004C16B5"/>
    <w:rsid w:val="004C1A38"/>
    <w:rsid w:val="004C362B"/>
    <w:rsid w:val="004C4550"/>
    <w:rsid w:val="004C6B88"/>
    <w:rsid w:val="004C712E"/>
    <w:rsid w:val="004C7F34"/>
    <w:rsid w:val="004D0B8F"/>
    <w:rsid w:val="004D195C"/>
    <w:rsid w:val="004D21EA"/>
    <w:rsid w:val="004D2347"/>
    <w:rsid w:val="004D396D"/>
    <w:rsid w:val="004D6204"/>
    <w:rsid w:val="004D7CA7"/>
    <w:rsid w:val="004E0034"/>
    <w:rsid w:val="004E289D"/>
    <w:rsid w:val="004E2A6F"/>
    <w:rsid w:val="004E2E83"/>
    <w:rsid w:val="004E4A1B"/>
    <w:rsid w:val="004E6165"/>
    <w:rsid w:val="004E664F"/>
    <w:rsid w:val="004E671A"/>
    <w:rsid w:val="004E7543"/>
    <w:rsid w:val="004E79EB"/>
    <w:rsid w:val="004F068E"/>
    <w:rsid w:val="004F0DE2"/>
    <w:rsid w:val="004F10F0"/>
    <w:rsid w:val="004F20B4"/>
    <w:rsid w:val="004F214E"/>
    <w:rsid w:val="004F4BA5"/>
    <w:rsid w:val="004F60A7"/>
    <w:rsid w:val="004F72F9"/>
    <w:rsid w:val="004F7512"/>
    <w:rsid w:val="004F7C9B"/>
    <w:rsid w:val="004F7CE1"/>
    <w:rsid w:val="005000B6"/>
    <w:rsid w:val="00500277"/>
    <w:rsid w:val="00500C22"/>
    <w:rsid w:val="00500EAE"/>
    <w:rsid w:val="005013D9"/>
    <w:rsid w:val="0050223F"/>
    <w:rsid w:val="00503055"/>
    <w:rsid w:val="005030F0"/>
    <w:rsid w:val="0050313E"/>
    <w:rsid w:val="0050334E"/>
    <w:rsid w:val="00504C42"/>
    <w:rsid w:val="00504EC6"/>
    <w:rsid w:val="00511ECB"/>
    <w:rsid w:val="005125A2"/>
    <w:rsid w:val="00512D95"/>
    <w:rsid w:val="005135B6"/>
    <w:rsid w:val="0051378F"/>
    <w:rsid w:val="00520720"/>
    <w:rsid w:val="00520A3C"/>
    <w:rsid w:val="00520EFB"/>
    <w:rsid w:val="00521A47"/>
    <w:rsid w:val="0052257A"/>
    <w:rsid w:val="005242EE"/>
    <w:rsid w:val="0052717F"/>
    <w:rsid w:val="00527236"/>
    <w:rsid w:val="005303B3"/>
    <w:rsid w:val="00530DFC"/>
    <w:rsid w:val="00530EEB"/>
    <w:rsid w:val="00531B8F"/>
    <w:rsid w:val="00532953"/>
    <w:rsid w:val="00533CFC"/>
    <w:rsid w:val="00533E93"/>
    <w:rsid w:val="00534EA9"/>
    <w:rsid w:val="005369CE"/>
    <w:rsid w:val="00536C62"/>
    <w:rsid w:val="005408AC"/>
    <w:rsid w:val="00543C19"/>
    <w:rsid w:val="0054404A"/>
    <w:rsid w:val="005442E2"/>
    <w:rsid w:val="005446FD"/>
    <w:rsid w:val="005449A7"/>
    <w:rsid w:val="0054697B"/>
    <w:rsid w:val="005469B0"/>
    <w:rsid w:val="0055036D"/>
    <w:rsid w:val="005504E8"/>
    <w:rsid w:val="0055149B"/>
    <w:rsid w:val="00552252"/>
    <w:rsid w:val="00552BF2"/>
    <w:rsid w:val="00554BC8"/>
    <w:rsid w:val="00555F33"/>
    <w:rsid w:val="00557396"/>
    <w:rsid w:val="00560356"/>
    <w:rsid w:val="00560BBE"/>
    <w:rsid w:val="00560E88"/>
    <w:rsid w:val="00562214"/>
    <w:rsid w:val="0056440A"/>
    <w:rsid w:val="0056468E"/>
    <w:rsid w:val="00564900"/>
    <w:rsid w:val="0056516A"/>
    <w:rsid w:val="00567470"/>
    <w:rsid w:val="00567A1E"/>
    <w:rsid w:val="00567F31"/>
    <w:rsid w:val="0057060A"/>
    <w:rsid w:val="00571AB5"/>
    <w:rsid w:val="00572A08"/>
    <w:rsid w:val="005730E3"/>
    <w:rsid w:val="005737A5"/>
    <w:rsid w:val="005751CB"/>
    <w:rsid w:val="00575505"/>
    <w:rsid w:val="00575D4A"/>
    <w:rsid w:val="00576695"/>
    <w:rsid w:val="00576AF8"/>
    <w:rsid w:val="005778D0"/>
    <w:rsid w:val="00580512"/>
    <w:rsid w:val="00582CF4"/>
    <w:rsid w:val="005840D0"/>
    <w:rsid w:val="005846DE"/>
    <w:rsid w:val="00584EF9"/>
    <w:rsid w:val="005860CC"/>
    <w:rsid w:val="00590C62"/>
    <w:rsid w:val="00591403"/>
    <w:rsid w:val="00591AF8"/>
    <w:rsid w:val="00592B0B"/>
    <w:rsid w:val="005960EE"/>
    <w:rsid w:val="005964B5"/>
    <w:rsid w:val="005A0ADA"/>
    <w:rsid w:val="005A0C9E"/>
    <w:rsid w:val="005A0CCA"/>
    <w:rsid w:val="005A2417"/>
    <w:rsid w:val="005A3F1D"/>
    <w:rsid w:val="005A5054"/>
    <w:rsid w:val="005A6DF9"/>
    <w:rsid w:val="005B0BBB"/>
    <w:rsid w:val="005B2404"/>
    <w:rsid w:val="005B2584"/>
    <w:rsid w:val="005B2D06"/>
    <w:rsid w:val="005B35AF"/>
    <w:rsid w:val="005B3A69"/>
    <w:rsid w:val="005B5123"/>
    <w:rsid w:val="005B542E"/>
    <w:rsid w:val="005B5DAC"/>
    <w:rsid w:val="005B764D"/>
    <w:rsid w:val="005C088C"/>
    <w:rsid w:val="005C4087"/>
    <w:rsid w:val="005C41D2"/>
    <w:rsid w:val="005C4234"/>
    <w:rsid w:val="005C62C9"/>
    <w:rsid w:val="005C6C1B"/>
    <w:rsid w:val="005C71BD"/>
    <w:rsid w:val="005C7917"/>
    <w:rsid w:val="005C7D1D"/>
    <w:rsid w:val="005D0880"/>
    <w:rsid w:val="005D0F70"/>
    <w:rsid w:val="005D30A5"/>
    <w:rsid w:val="005E0B63"/>
    <w:rsid w:val="005E7D0A"/>
    <w:rsid w:val="005F06F9"/>
    <w:rsid w:val="005F0ABC"/>
    <w:rsid w:val="005F1BB3"/>
    <w:rsid w:val="005F1D9B"/>
    <w:rsid w:val="005F3640"/>
    <w:rsid w:val="005F3D55"/>
    <w:rsid w:val="005F3EE7"/>
    <w:rsid w:val="005F542C"/>
    <w:rsid w:val="005F59C2"/>
    <w:rsid w:val="005F7C09"/>
    <w:rsid w:val="006003FB"/>
    <w:rsid w:val="00600A66"/>
    <w:rsid w:val="00601743"/>
    <w:rsid w:val="00602695"/>
    <w:rsid w:val="006035B5"/>
    <w:rsid w:val="00603653"/>
    <w:rsid w:val="006057F7"/>
    <w:rsid w:val="00606F81"/>
    <w:rsid w:val="0061062E"/>
    <w:rsid w:val="00611BF0"/>
    <w:rsid w:val="00612078"/>
    <w:rsid w:val="006121C2"/>
    <w:rsid w:val="00612C19"/>
    <w:rsid w:val="00612F40"/>
    <w:rsid w:val="006138D4"/>
    <w:rsid w:val="00614FAC"/>
    <w:rsid w:val="00615A12"/>
    <w:rsid w:val="006160EB"/>
    <w:rsid w:val="00617DBC"/>
    <w:rsid w:val="00620D05"/>
    <w:rsid w:val="0062204A"/>
    <w:rsid w:val="00622A5A"/>
    <w:rsid w:val="00624C13"/>
    <w:rsid w:val="00624DC7"/>
    <w:rsid w:val="00624DF3"/>
    <w:rsid w:val="006258ED"/>
    <w:rsid w:val="00627074"/>
    <w:rsid w:val="006276D0"/>
    <w:rsid w:val="00630270"/>
    <w:rsid w:val="006308C0"/>
    <w:rsid w:val="006314B6"/>
    <w:rsid w:val="00633A97"/>
    <w:rsid w:val="00634DD1"/>
    <w:rsid w:val="00634F8B"/>
    <w:rsid w:val="00635D0B"/>
    <w:rsid w:val="0063674A"/>
    <w:rsid w:val="00636C15"/>
    <w:rsid w:val="00637047"/>
    <w:rsid w:val="00640660"/>
    <w:rsid w:val="00640C47"/>
    <w:rsid w:val="00640D44"/>
    <w:rsid w:val="0064326D"/>
    <w:rsid w:val="00643DCC"/>
    <w:rsid w:val="006441DD"/>
    <w:rsid w:val="006457D9"/>
    <w:rsid w:val="00645932"/>
    <w:rsid w:val="00645B8C"/>
    <w:rsid w:val="00646111"/>
    <w:rsid w:val="00650990"/>
    <w:rsid w:val="00650B0A"/>
    <w:rsid w:val="006544AC"/>
    <w:rsid w:val="00654C4D"/>
    <w:rsid w:val="006555B9"/>
    <w:rsid w:val="00656B79"/>
    <w:rsid w:val="006616BF"/>
    <w:rsid w:val="006626B8"/>
    <w:rsid w:val="0066277F"/>
    <w:rsid w:val="006641C7"/>
    <w:rsid w:val="00666D9E"/>
    <w:rsid w:val="0066722F"/>
    <w:rsid w:val="00671ADF"/>
    <w:rsid w:val="00673BE3"/>
    <w:rsid w:val="00673C00"/>
    <w:rsid w:val="0067785F"/>
    <w:rsid w:val="006801F9"/>
    <w:rsid w:val="00680896"/>
    <w:rsid w:val="00680D39"/>
    <w:rsid w:val="00681F96"/>
    <w:rsid w:val="006827CB"/>
    <w:rsid w:val="00682DCB"/>
    <w:rsid w:val="00683E23"/>
    <w:rsid w:val="00684579"/>
    <w:rsid w:val="00684C68"/>
    <w:rsid w:val="00685D4C"/>
    <w:rsid w:val="006862C7"/>
    <w:rsid w:val="0068646B"/>
    <w:rsid w:val="00690BA7"/>
    <w:rsid w:val="006913E0"/>
    <w:rsid w:val="00693BEB"/>
    <w:rsid w:val="006943DA"/>
    <w:rsid w:val="006949E1"/>
    <w:rsid w:val="00694EF8"/>
    <w:rsid w:val="006A1B07"/>
    <w:rsid w:val="006A3A7E"/>
    <w:rsid w:val="006A40BE"/>
    <w:rsid w:val="006A517F"/>
    <w:rsid w:val="006A61A4"/>
    <w:rsid w:val="006A7005"/>
    <w:rsid w:val="006A7BF7"/>
    <w:rsid w:val="006B0AA2"/>
    <w:rsid w:val="006B13D8"/>
    <w:rsid w:val="006B3560"/>
    <w:rsid w:val="006B4597"/>
    <w:rsid w:val="006B487A"/>
    <w:rsid w:val="006B5300"/>
    <w:rsid w:val="006B5E48"/>
    <w:rsid w:val="006B71B1"/>
    <w:rsid w:val="006B72CB"/>
    <w:rsid w:val="006B73DB"/>
    <w:rsid w:val="006B7C35"/>
    <w:rsid w:val="006C08F8"/>
    <w:rsid w:val="006C0F4C"/>
    <w:rsid w:val="006C14CF"/>
    <w:rsid w:val="006C25F9"/>
    <w:rsid w:val="006C2C5D"/>
    <w:rsid w:val="006C3462"/>
    <w:rsid w:val="006C435B"/>
    <w:rsid w:val="006C52C9"/>
    <w:rsid w:val="006C5829"/>
    <w:rsid w:val="006C6FDD"/>
    <w:rsid w:val="006C73FE"/>
    <w:rsid w:val="006D0274"/>
    <w:rsid w:val="006D0A9E"/>
    <w:rsid w:val="006D1160"/>
    <w:rsid w:val="006D14AD"/>
    <w:rsid w:val="006D25E6"/>
    <w:rsid w:val="006D314D"/>
    <w:rsid w:val="006D32AF"/>
    <w:rsid w:val="006D39C4"/>
    <w:rsid w:val="006D57F9"/>
    <w:rsid w:val="006D7636"/>
    <w:rsid w:val="006D77E7"/>
    <w:rsid w:val="006E00C8"/>
    <w:rsid w:val="006E120E"/>
    <w:rsid w:val="006E13AF"/>
    <w:rsid w:val="006E3286"/>
    <w:rsid w:val="006E3EB0"/>
    <w:rsid w:val="006E4C55"/>
    <w:rsid w:val="006E4D2B"/>
    <w:rsid w:val="006E54AE"/>
    <w:rsid w:val="006E6DA8"/>
    <w:rsid w:val="006E73B5"/>
    <w:rsid w:val="006E7BC6"/>
    <w:rsid w:val="006F02BB"/>
    <w:rsid w:val="006F11D2"/>
    <w:rsid w:val="006F151E"/>
    <w:rsid w:val="006F1648"/>
    <w:rsid w:val="006F2129"/>
    <w:rsid w:val="006F3588"/>
    <w:rsid w:val="006F3A4A"/>
    <w:rsid w:val="006F43E2"/>
    <w:rsid w:val="006F6219"/>
    <w:rsid w:val="006F6586"/>
    <w:rsid w:val="006F7DD5"/>
    <w:rsid w:val="00701899"/>
    <w:rsid w:val="0070237A"/>
    <w:rsid w:val="00702449"/>
    <w:rsid w:val="007026EE"/>
    <w:rsid w:val="00705A55"/>
    <w:rsid w:val="00705FBA"/>
    <w:rsid w:val="00706CFD"/>
    <w:rsid w:val="00710492"/>
    <w:rsid w:val="0071171E"/>
    <w:rsid w:val="007135C5"/>
    <w:rsid w:val="00715C80"/>
    <w:rsid w:val="00715ED1"/>
    <w:rsid w:val="00717FD3"/>
    <w:rsid w:val="00720433"/>
    <w:rsid w:val="00720CF9"/>
    <w:rsid w:val="00722654"/>
    <w:rsid w:val="00724AA7"/>
    <w:rsid w:val="00724AD2"/>
    <w:rsid w:val="00724F5C"/>
    <w:rsid w:val="00726661"/>
    <w:rsid w:val="007315E1"/>
    <w:rsid w:val="007338BD"/>
    <w:rsid w:val="00735302"/>
    <w:rsid w:val="007367E2"/>
    <w:rsid w:val="00737085"/>
    <w:rsid w:val="007406D2"/>
    <w:rsid w:val="00741EE6"/>
    <w:rsid w:val="00743253"/>
    <w:rsid w:val="00743B55"/>
    <w:rsid w:val="00744399"/>
    <w:rsid w:val="007444A8"/>
    <w:rsid w:val="007470D6"/>
    <w:rsid w:val="007471C0"/>
    <w:rsid w:val="00750EC3"/>
    <w:rsid w:val="0075100C"/>
    <w:rsid w:val="00751D91"/>
    <w:rsid w:val="007522E5"/>
    <w:rsid w:val="00752498"/>
    <w:rsid w:val="00752B5F"/>
    <w:rsid w:val="00753E8F"/>
    <w:rsid w:val="00757BAF"/>
    <w:rsid w:val="00761B81"/>
    <w:rsid w:val="00761BFA"/>
    <w:rsid w:val="007631F3"/>
    <w:rsid w:val="00763C2A"/>
    <w:rsid w:val="00764FA0"/>
    <w:rsid w:val="00766D81"/>
    <w:rsid w:val="00767C00"/>
    <w:rsid w:val="007702A3"/>
    <w:rsid w:val="00770A89"/>
    <w:rsid w:val="007710E5"/>
    <w:rsid w:val="0077191F"/>
    <w:rsid w:val="00774B7E"/>
    <w:rsid w:val="00776916"/>
    <w:rsid w:val="00777864"/>
    <w:rsid w:val="00777BBA"/>
    <w:rsid w:val="00781845"/>
    <w:rsid w:val="007819AA"/>
    <w:rsid w:val="0078449B"/>
    <w:rsid w:val="00784D05"/>
    <w:rsid w:val="00785495"/>
    <w:rsid w:val="007877AD"/>
    <w:rsid w:val="007903A1"/>
    <w:rsid w:val="00791711"/>
    <w:rsid w:val="0079254B"/>
    <w:rsid w:val="00794EE7"/>
    <w:rsid w:val="00796731"/>
    <w:rsid w:val="00796986"/>
    <w:rsid w:val="007978F4"/>
    <w:rsid w:val="007A0E61"/>
    <w:rsid w:val="007A1E6D"/>
    <w:rsid w:val="007A26A5"/>
    <w:rsid w:val="007A28E0"/>
    <w:rsid w:val="007A2D4B"/>
    <w:rsid w:val="007A3353"/>
    <w:rsid w:val="007A5A17"/>
    <w:rsid w:val="007A628D"/>
    <w:rsid w:val="007A6304"/>
    <w:rsid w:val="007A6601"/>
    <w:rsid w:val="007B214B"/>
    <w:rsid w:val="007B3212"/>
    <w:rsid w:val="007B4482"/>
    <w:rsid w:val="007B68D8"/>
    <w:rsid w:val="007C41AB"/>
    <w:rsid w:val="007C4E40"/>
    <w:rsid w:val="007D120F"/>
    <w:rsid w:val="007D2242"/>
    <w:rsid w:val="007D3175"/>
    <w:rsid w:val="007D3511"/>
    <w:rsid w:val="007D36E4"/>
    <w:rsid w:val="007D39AD"/>
    <w:rsid w:val="007D3E74"/>
    <w:rsid w:val="007D417A"/>
    <w:rsid w:val="007D56AD"/>
    <w:rsid w:val="007E173A"/>
    <w:rsid w:val="007E1A57"/>
    <w:rsid w:val="007E3401"/>
    <w:rsid w:val="007E4CC1"/>
    <w:rsid w:val="007E5BA6"/>
    <w:rsid w:val="007F1211"/>
    <w:rsid w:val="007F2089"/>
    <w:rsid w:val="007F516C"/>
    <w:rsid w:val="007F6B4D"/>
    <w:rsid w:val="007F7CBE"/>
    <w:rsid w:val="00800536"/>
    <w:rsid w:val="00800CF7"/>
    <w:rsid w:val="008029CB"/>
    <w:rsid w:val="00802E7F"/>
    <w:rsid w:val="00805A52"/>
    <w:rsid w:val="00807277"/>
    <w:rsid w:val="008107FD"/>
    <w:rsid w:val="00812463"/>
    <w:rsid w:val="008128CE"/>
    <w:rsid w:val="00812FBF"/>
    <w:rsid w:val="00813B10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83D"/>
    <w:rsid w:val="00820E1A"/>
    <w:rsid w:val="00833C6F"/>
    <w:rsid w:val="0083406B"/>
    <w:rsid w:val="00834528"/>
    <w:rsid w:val="00837827"/>
    <w:rsid w:val="008410CB"/>
    <w:rsid w:val="0084324F"/>
    <w:rsid w:val="00843ACF"/>
    <w:rsid w:val="00851C18"/>
    <w:rsid w:val="00851FE4"/>
    <w:rsid w:val="008539C6"/>
    <w:rsid w:val="00853A76"/>
    <w:rsid w:val="008540E3"/>
    <w:rsid w:val="008563B7"/>
    <w:rsid w:val="00856774"/>
    <w:rsid w:val="00857BAC"/>
    <w:rsid w:val="0086048C"/>
    <w:rsid w:val="00861AD6"/>
    <w:rsid w:val="00862014"/>
    <w:rsid w:val="0086283E"/>
    <w:rsid w:val="00862F59"/>
    <w:rsid w:val="00863E3C"/>
    <w:rsid w:val="00865471"/>
    <w:rsid w:val="008662FF"/>
    <w:rsid w:val="0086688A"/>
    <w:rsid w:val="00866A05"/>
    <w:rsid w:val="00866D5B"/>
    <w:rsid w:val="008675C2"/>
    <w:rsid w:val="008702A6"/>
    <w:rsid w:val="00870738"/>
    <w:rsid w:val="00870E01"/>
    <w:rsid w:val="00871676"/>
    <w:rsid w:val="008728E6"/>
    <w:rsid w:val="008733B7"/>
    <w:rsid w:val="00875E83"/>
    <w:rsid w:val="00876071"/>
    <w:rsid w:val="0088009C"/>
    <w:rsid w:val="0088091F"/>
    <w:rsid w:val="00881794"/>
    <w:rsid w:val="0088252F"/>
    <w:rsid w:val="00882DA3"/>
    <w:rsid w:val="00883B66"/>
    <w:rsid w:val="008841A2"/>
    <w:rsid w:val="008878B6"/>
    <w:rsid w:val="008901B6"/>
    <w:rsid w:val="00892E3A"/>
    <w:rsid w:val="00893337"/>
    <w:rsid w:val="00894842"/>
    <w:rsid w:val="008950F4"/>
    <w:rsid w:val="008954CF"/>
    <w:rsid w:val="0089577F"/>
    <w:rsid w:val="00895C51"/>
    <w:rsid w:val="00896A85"/>
    <w:rsid w:val="008A0C77"/>
    <w:rsid w:val="008A41B9"/>
    <w:rsid w:val="008A5119"/>
    <w:rsid w:val="008A58AF"/>
    <w:rsid w:val="008A7FDC"/>
    <w:rsid w:val="008B0816"/>
    <w:rsid w:val="008B5372"/>
    <w:rsid w:val="008B5EB7"/>
    <w:rsid w:val="008B6101"/>
    <w:rsid w:val="008B6947"/>
    <w:rsid w:val="008B7338"/>
    <w:rsid w:val="008C0499"/>
    <w:rsid w:val="008C0E15"/>
    <w:rsid w:val="008C1958"/>
    <w:rsid w:val="008C2558"/>
    <w:rsid w:val="008C6605"/>
    <w:rsid w:val="008C7443"/>
    <w:rsid w:val="008D0920"/>
    <w:rsid w:val="008D3162"/>
    <w:rsid w:val="008D3B0B"/>
    <w:rsid w:val="008D444E"/>
    <w:rsid w:val="008D546A"/>
    <w:rsid w:val="008D5682"/>
    <w:rsid w:val="008D6F84"/>
    <w:rsid w:val="008E0FEC"/>
    <w:rsid w:val="008E1C5E"/>
    <w:rsid w:val="008E2298"/>
    <w:rsid w:val="008E2DE7"/>
    <w:rsid w:val="008E6295"/>
    <w:rsid w:val="008E64A0"/>
    <w:rsid w:val="008E66B2"/>
    <w:rsid w:val="008E7551"/>
    <w:rsid w:val="008E791D"/>
    <w:rsid w:val="008E7C45"/>
    <w:rsid w:val="008F1292"/>
    <w:rsid w:val="008F201E"/>
    <w:rsid w:val="008F28E3"/>
    <w:rsid w:val="008F2A06"/>
    <w:rsid w:val="008F4F99"/>
    <w:rsid w:val="008F543A"/>
    <w:rsid w:val="008F6972"/>
    <w:rsid w:val="00900A56"/>
    <w:rsid w:val="00901678"/>
    <w:rsid w:val="00901B2B"/>
    <w:rsid w:val="00901B73"/>
    <w:rsid w:val="00907ABD"/>
    <w:rsid w:val="0091028E"/>
    <w:rsid w:val="009104A8"/>
    <w:rsid w:val="009113AC"/>
    <w:rsid w:val="009113D3"/>
    <w:rsid w:val="00911488"/>
    <w:rsid w:val="00912841"/>
    <w:rsid w:val="0091493C"/>
    <w:rsid w:val="009153AC"/>
    <w:rsid w:val="00917636"/>
    <w:rsid w:val="00917FC7"/>
    <w:rsid w:val="009213B3"/>
    <w:rsid w:val="00921512"/>
    <w:rsid w:val="00922796"/>
    <w:rsid w:val="009233F0"/>
    <w:rsid w:val="009246B9"/>
    <w:rsid w:val="00924BC4"/>
    <w:rsid w:val="00925C8F"/>
    <w:rsid w:val="009263C3"/>
    <w:rsid w:val="00930529"/>
    <w:rsid w:val="0093054E"/>
    <w:rsid w:val="00930BAF"/>
    <w:rsid w:val="009340E2"/>
    <w:rsid w:val="0093424E"/>
    <w:rsid w:val="00934DFB"/>
    <w:rsid w:val="009373B9"/>
    <w:rsid w:val="0093774D"/>
    <w:rsid w:val="00940796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C6A"/>
    <w:rsid w:val="00950EF4"/>
    <w:rsid w:val="00952E3D"/>
    <w:rsid w:val="00953F4A"/>
    <w:rsid w:val="00954991"/>
    <w:rsid w:val="00956EE7"/>
    <w:rsid w:val="009613A6"/>
    <w:rsid w:val="00961FF2"/>
    <w:rsid w:val="00962BCF"/>
    <w:rsid w:val="0096674C"/>
    <w:rsid w:val="0097100D"/>
    <w:rsid w:val="00973795"/>
    <w:rsid w:val="00973CD1"/>
    <w:rsid w:val="00974E36"/>
    <w:rsid w:val="00975CCC"/>
    <w:rsid w:val="0098060E"/>
    <w:rsid w:val="00981395"/>
    <w:rsid w:val="009827D6"/>
    <w:rsid w:val="00982E83"/>
    <w:rsid w:val="0098376D"/>
    <w:rsid w:val="00983AD5"/>
    <w:rsid w:val="009850F4"/>
    <w:rsid w:val="00985F19"/>
    <w:rsid w:val="00987477"/>
    <w:rsid w:val="00990487"/>
    <w:rsid w:val="00990905"/>
    <w:rsid w:val="00990AA9"/>
    <w:rsid w:val="00990B5C"/>
    <w:rsid w:val="009910F1"/>
    <w:rsid w:val="00991292"/>
    <w:rsid w:val="00991BC2"/>
    <w:rsid w:val="00994072"/>
    <w:rsid w:val="009949ED"/>
    <w:rsid w:val="009951D9"/>
    <w:rsid w:val="0099550E"/>
    <w:rsid w:val="0099593B"/>
    <w:rsid w:val="00995961"/>
    <w:rsid w:val="00996CAB"/>
    <w:rsid w:val="00997648"/>
    <w:rsid w:val="00997F01"/>
    <w:rsid w:val="009A05C0"/>
    <w:rsid w:val="009A05E6"/>
    <w:rsid w:val="009A0FCB"/>
    <w:rsid w:val="009A21F9"/>
    <w:rsid w:val="009A289B"/>
    <w:rsid w:val="009A4B45"/>
    <w:rsid w:val="009A4D7E"/>
    <w:rsid w:val="009A6884"/>
    <w:rsid w:val="009A75DE"/>
    <w:rsid w:val="009B0465"/>
    <w:rsid w:val="009B0E29"/>
    <w:rsid w:val="009B1574"/>
    <w:rsid w:val="009B1AE9"/>
    <w:rsid w:val="009B1E22"/>
    <w:rsid w:val="009B2DD5"/>
    <w:rsid w:val="009B329D"/>
    <w:rsid w:val="009B3AF0"/>
    <w:rsid w:val="009B45BA"/>
    <w:rsid w:val="009B53FD"/>
    <w:rsid w:val="009B5531"/>
    <w:rsid w:val="009B5EA0"/>
    <w:rsid w:val="009C0C95"/>
    <w:rsid w:val="009C2277"/>
    <w:rsid w:val="009C240E"/>
    <w:rsid w:val="009C2655"/>
    <w:rsid w:val="009C2BA5"/>
    <w:rsid w:val="009C2C3F"/>
    <w:rsid w:val="009C2F31"/>
    <w:rsid w:val="009C5FCB"/>
    <w:rsid w:val="009C61C2"/>
    <w:rsid w:val="009C7737"/>
    <w:rsid w:val="009D2872"/>
    <w:rsid w:val="009D466C"/>
    <w:rsid w:val="009D5A34"/>
    <w:rsid w:val="009D6A61"/>
    <w:rsid w:val="009E050D"/>
    <w:rsid w:val="009E097A"/>
    <w:rsid w:val="009E2413"/>
    <w:rsid w:val="009E29FC"/>
    <w:rsid w:val="009E3492"/>
    <w:rsid w:val="009E389A"/>
    <w:rsid w:val="009E4951"/>
    <w:rsid w:val="009E5DCE"/>
    <w:rsid w:val="009E5FDD"/>
    <w:rsid w:val="009E6B24"/>
    <w:rsid w:val="009E6CE6"/>
    <w:rsid w:val="009E7863"/>
    <w:rsid w:val="009F2326"/>
    <w:rsid w:val="009F2608"/>
    <w:rsid w:val="009F31AE"/>
    <w:rsid w:val="009F375E"/>
    <w:rsid w:val="009F3ACD"/>
    <w:rsid w:val="009F3DB8"/>
    <w:rsid w:val="009F4757"/>
    <w:rsid w:val="009F62FC"/>
    <w:rsid w:val="009F686B"/>
    <w:rsid w:val="009F6DED"/>
    <w:rsid w:val="009F7986"/>
    <w:rsid w:val="00A000B4"/>
    <w:rsid w:val="00A00EAE"/>
    <w:rsid w:val="00A01C39"/>
    <w:rsid w:val="00A0254C"/>
    <w:rsid w:val="00A035AE"/>
    <w:rsid w:val="00A03A78"/>
    <w:rsid w:val="00A03A7E"/>
    <w:rsid w:val="00A0469B"/>
    <w:rsid w:val="00A04DE1"/>
    <w:rsid w:val="00A04DF2"/>
    <w:rsid w:val="00A05031"/>
    <w:rsid w:val="00A062E5"/>
    <w:rsid w:val="00A13BDE"/>
    <w:rsid w:val="00A13EEB"/>
    <w:rsid w:val="00A16139"/>
    <w:rsid w:val="00A1739B"/>
    <w:rsid w:val="00A173E3"/>
    <w:rsid w:val="00A174E9"/>
    <w:rsid w:val="00A206BD"/>
    <w:rsid w:val="00A20999"/>
    <w:rsid w:val="00A21D00"/>
    <w:rsid w:val="00A22155"/>
    <w:rsid w:val="00A23737"/>
    <w:rsid w:val="00A23900"/>
    <w:rsid w:val="00A2480D"/>
    <w:rsid w:val="00A24DA5"/>
    <w:rsid w:val="00A26C2F"/>
    <w:rsid w:val="00A26DDD"/>
    <w:rsid w:val="00A33AA9"/>
    <w:rsid w:val="00A347D2"/>
    <w:rsid w:val="00A3594A"/>
    <w:rsid w:val="00A35B09"/>
    <w:rsid w:val="00A36331"/>
    <w:rsid w:val="00A368EA"/>
    <w:rsid w:val="00A40FA6"/>
    <w:rsid w:val="00A4155E"/>
    <w:rsid w:val="00A41A3A"/>
    <w:rsid w:val="00A43A2A"/>
    <w:rsid w:val="00A46759"/>
    <w:rsid w:val="00A50873"/>
    <w:rsid w:val="00A50A51"/>
    <w:rsid w:val="00A50B0D"/>
    <w:rsid w:val="00A515CB"/>
    <w:rsid w:val="00A525C0"/>
    <w:rsid w:val="00A534B6"/>
    <w:rsid w:val="00A53C84"/>
    <w:rsid w:val="00A54FB1"/>
    <w:rsid w:val="00A55CBA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73B17"/>
    <w:rsid w:val="00A75F22"/>
    <w:rsid w:val="00A81FCF"/>
    <w:rsid w:val="00A8396A"/>
    <w:rsid w:val="00A90570"/>
    <w:rsid w:val="00A90C22"/>
    <w:rsid w:val="00A92DA3"/>
    <w:rsid w:val="00A936D7"/>
    <w:rsid w:val="00A95B68"/>
    <w:rsid w:val="00A96B4D"/>
    <w:rsid w:val="00AA0759"/>
    <w:rsid w:val="00AA0A16"/>
    <w:rsid w:val="00AA0D5F"/>
    <w:rsid w:val="00AA3851"/>
    <w:rsid w:val="00AA425E"/>
    <w:rsid w:val="00AA44C6"/>
    <w:rsid w:val="00AA4E59"/>
    <w:rsid w:val="00AA5FC2"/>
    <w:rsid w:val="00AA6ED5"/>
    <w:rsid w:val="00AA7060"/>
    <w:rsid w:val="00AB06C9"/>
    <w:rsid w:val="00AB07DE"/>
    <w:rsid w:val="00AB30FE"/>
    <w:rsid w:val="00AB3F29"/>
    <w:rsid w:val="00AB4154"/>
    <w:rsid w:val="00AB4A31"/>
    <w:rsid w:val="00AB6F5C"/>
    <w:rsid w:val="00AC013F"/>
    <w:rsid w:val="00AC0311"/>
    <w:rsid w:val="00AC11A7"/>
    <w:rsid w:val="00AC2AC2"/>
    <w:rsid w:val="00AC391E"/>
    <w:rsid w:val="00AC42AD"/>
    <w:rsid w:val="00AC4731"/>
    <w:rsid w:val="00AC50C8"/>
    <w:rsid w:val="00AC517D"/>
    <w:rsid w:val="00AC5394"/>
    <w:rsid w:val="00AC54C0"/>
    <w:rsid w:val="00AC5F58"/>
    <w:rsid w:val="00AC649A"/>
    <w:rsid w:val="00AD0B43"/>
    <w:rsid w:val="00AD0DCB"/>
    <w:rsid w:val="00AD0E18"/>
    <w:rsid w:val="00AD1F14"/>
    <w:rsid w:val="00AD21B7"/>
    <w:rsid w:val="00AD520C"/>
    <w:rsid w:val="00AD5A5C"/>
    <w:rsid w:val="00AD7B63"/>
    <w:rsid w:val="00AE3D77"/>
    <w:rsid w:val="00AE4102"/>
    <w:rsid w:val="00AE689E"/>
    <w:rsid w:val="00AE726F"/>
    <w:rsid w:val="00AF0AB5"/>
    <w:rsid w:val="00AF23C6"/>
    <w:rsid w:val="00AF311D"/>
    <w:rsid w:val="00AF3CFA"/>
    <w:rsid w:val="00AF4401"/>
    <w:rsid w:val="00AF759E"/>
    <w:rsid w:val="00B0083D"/>
    <w:rsid w:val="00B00E35"/>
    <w:rsid w:val="00B01029"/>
    <w:rsid w:val="00B01389"/>
    <w:rsid w:val="00B02076"/>
    <w:rsid w:val="00B02C67"/>
    <w:rsid w:val="00B02F71"/>
    <w:rsid w:val="00B049C5"/>
    <w:rsid w:val="00B04D33"/>
    <w:rsid w:val="00B06159"/>
    <w:rsid w:val="00B07085"/>
    <w:rsid w:val="00B100B1"/>
    <w:rsid w:val="00B104D3"/>
    <w:rsid w:val="00B10BD2"/>
    <w:rsid w:val="00B13135"/>
    <w:rsid w:val="00B15D6E"/>
    <w:rsid w:val="00B16632"/>
    <w:rsid w:val="00B17F6E"/>
    <w:rsid w:val="00B2018E"/>
    <w:rsid w:val="00B20BCA"/>
    <w:rsid w:val="00B21E26"/>
    <w:rsid w:val="00B221D1"/>
    <w:rsid w:val="00B22A2F"/>
    <w:rsid w:val="00B23100"/>
    <w:rsid w:val="00B23EDE"/>
    <w:rsid w:val="00B31901"/>
    <w:rsid w:val="00B32208"/>
    <w:rsid w:val="00B34388"/>
    <w:rsid w:val="00B35862"/>
    <w:rsid w:val="00B35B12"/>
    <w:rsid w:val="00B3600F"/>
    <w:rsid w:val="00B37E4D"/>
    <w:rsid w:val="00B4125F"/>
    <w:rsid w:val="00B4135B"/>
    <w:rsid w:val="00B42C8D"/>
    <w:rsid w:val="00B44A31"/>
    <w:rsid w:val="00B4589F"/>
    <w:rsid w:val="00B45CA7"/>
    <w:rsid w:val="00B5013A"/>
    <w:rsid w:val="00B51379"/>
    <w:rsid w:val="00B53EA4"/>
    <w:rsid w:val="00B5410A"/>
    <w:rsid w:val="00B542D2"/>
    <w:rsid w:val="00B6082D"/>
    <w:rsid w:val="00B612AA"/>
    <w:rsid w:val="00B61B57"/>
    <w:rsid w:val="00B6249E"/>
    <w:rsid w:val="00B62625"/>
    <w:rsid w:val="00B62667"/>
    <w:rsid w:val="00B63154"/>
    <w:rsid w:val="00B6358D"/>
    <w:rsid w:val="00B636BF"/>
    <w:rsid w:val="00B64022"/>
    <w:rsid w:val="00B64515"/>
    <w:rsid w:val="00B65191"/>
    <w:rsid w:val="00B65735"/>
    <w:rsid w:val="00B65D15"/>
    <w:rsid w:val="00B66685"/>
    <w:rsid w:val="00B66750"/>
    <w:rsid w:val="00B7145A"/>
    <w:rsid w:val="00B72EED"/>
    <w:rsid w:val="00B744BC"/>
    <w:rsid w:val="00B7721D"/>
    <w:rsid w:val="00B77586"/>
    <w:rsid w:val="00B776D1"/>
    <w:rsid w:val="00B80D88"/>
    <w:rsid w:val="00B81261"/>
    <w:rsid w:val="00B812C8"/>
    <w:rsid w:val="00B81AA8"/>
    <w:rsid w:val="00B82CB2"/>
    <w:rsid w:val="00B83077"/>
    <w:rsid w:val="00B83215"/>
    <w:rsid w:val="00B84DF3"/>
    <w:rsid w:val="00B8699E"/>
    <w:rsid w:val="00B86CA0"/>
    <w:rsid w:val="00B915EA"/>
    <w:rsid w:val="00B92FB1"/>
    <w:rsid w:val="00B931BE"/>
    <w:rsid w:val="00B97BA2"/>
    <w:rsid w:val="00BA06B2"/>
    <w:rsid w:val="00BA07DA"/>
    <w:rsid w:val="00BA20E8"/>
    <w:rsid w:val="00BA5606"/>
    <w:rsid w:val="00BA5A56"/>
    <w:rsid w:val="00BA74BA"/>
    <w:rsid w:val="00BB07BC"/>
    <w:rsid w:val="00BB32BB"/>
    <w:rsid w:val="00BB35E6"/>
    <w:rsid w:val="00BB6CB8"/>
    <w:rsid w:val="00BB7847"/>
    <w:rsid w:val="00BB7EDA"/>
    <w:rsid w:val="00BC10A1"/>
    <w:rsid w:val="00BC1AC5"/>
    <w:rsid w:val="00BC1E5F"/>
    <w:rsid w:val="00BC319D"/>
    <w:rsid w:val="00BC5303"/>
    <w:rsid w:val="00BC6832"/>
    <w:rsid w:val="00BC779E"/>
    <w:rsid w:val="00BC7D29"/>
    <w:rsid w:val="00BD0012"/>
    <w:rsid w:val="00BD051F"/>
    <w:rsid w:val="00BD0CF2"/>
    <w:rsid w:val="00BD0F13"/>
    <w:rsid w:val="00BD1DD3"/>
    <w:rsid w:val="00BD1FCE"/>
    <w:rsid w:val="00BD3E0E"/>
    <w:rsid w:val="00BD603D"/>
    <w:rsid w:val="00BD61DB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28FE"/>
    <w:rsid w:val="00BF3146"/>
    <w:rsid w:val="00BF33E3"/>
    <w:rsid w:val="00BF432F"/>
    <w:rsid w:val="00BF455F"/>
    <w:rsid w:val="00BF497A"/>
    <w:rsid w:val="00BF5235"/>
    <w:rsid w:val="00BF706C"/>
    <w:rsid w:val="00BF73E1"/>
    <w:rsid w:val="00BF7673"/>
    <w:rsid w:val="00C004D7"/>
    <w:rsid w:val="00C00560"/>
    <w:rsid w:val="00C03404"/>
    <w:rsid w:val="00C04091"/>
    <w:rsid w:val="00C05081"/>
    <w:rsid w:val="00C05D9A"/>
    <w:rsid w:val="00C071FB"/>
    <w:rsid w:val="00C10BB4"/>
    <w:rsid w:val="00C116AA"/>
    <w:rsid w:val="00C130B5"/>
    <w:rsid w:val="00C13EC6"/>
    <w:rsid w:val="00C14297"/>
    <w:rsid w:val="00C14D8F"/>
    <w:rsid w:val="00C15241"/>
    <w:rsid w:val="00C165FF"/>
    <w:rsid w:val="00C176B6"/>
    <w:rsid w:val="00C20023"/>
    <w:rsid w:val="00C20637"/>
    <w:rsid w:val="00C21111"/>
    <w:rsid w:val="00C21ECD"/>
    <w:rsid w:val="00C233D4"/>
    <w:rsid w:val="00C24D29"/>
    <w:rsid w:val="00C256A1"/>
    <w:rsid w:val="00C2700C"/>
    <w:rsid w:val="00C27769"/>
    <w:rsid w:val="00C27DA9"/>
    <w:rsid w:val="00C31ACA"/>
    <w:rsid w:val="00C325DE"/>
    <w:rsid w:val="00C3269A"/>
    <w:rsid w:val="00C33DED"/>
    <w:rsid w:val="00C33F68"/>
    <w:rsid w:val="00C36F45"/>
    <w:rsid w:val="00C40747"/>
    <w:rsid w:val="00C412D8"/>
    <w:rsid w:val="00C41CD6"/>
    <w:rsid w:val="00C425B9"/>
    <w:rsid w:val="00C42827"/>
    <w:rsid w:val="00C43105"/>
    <w:rsid w:val="00C4622A"/>
    <w:rsid w:val="00C47416"/>
    <w:rsid w:val="00C50F85"/>
    <w:rsid w:val="00C512A4"/>
    <w:rsid w:val="00C51761"/>
    <w:rsid w:val="00C5177E"/>
    <w:rsid w:val="00C52A67"/>
    <w:rsid w:val="00C5360A"/>
    <w:rsid w:val="00C53F8E"/>
    <w:rsid w:val="00C54937"/>
    <w:rsid w:val="00C56E43"/>
    <w:rsid w:val="00C60D17"/>
    <w:rsid w:val="00C62E89"/>
    <w:rsid w:val="00C64B9C"/>
    <w:rsid w:val="00C66C40"/>
    <w:rsid w:val="00C67B22"/>
    <w:rsid w:val="00C70FB8"/>
    <w:rsid w:val="00C727DA"/>
    <w:rsid w:val="00C76845"/>
    <w:rsid w:val="00C768CF"/>
    <w:rsid w:val="00C76B2B"/>
    <w:rsid w:val="00C76F13"/>
    <w:rsid w:val="00C82C55"/>
    <w:rsid w:val="00C8304A"/>
    <w:rsid w:val="00C84C36"/>
    <w:rsid w:val="00C93311"/>
    <w:rsid w:val="00C9332B"/>
    <w:rsid w:val="00C9363A"/>
    <w:rsid w:val="00C941F4"/>
    <w:rsid w:val="00C94B47"/>
    <w:rsid w:val="00C9509C"/>
    <w:rsid w:val="00C95F49"/>
    <w:rsid w:val="00C963BB"/>
    <w:rsid w:val="00C96482"/>
    <w:rsid w:val="00C96EBB"/>
    <w:rsid w:val="00C97A4E"/>
    <w:rsid w:val="00CA1903"/>
    <w:rsid w:val="00CA25F0"/>
    <w:rsid w:val="00CA2686"/>
    <w:rsid w:val="00CA5115"/>
    <w:rsid w:val="00CA5E20"/>
    <w:rsid w:val="00CB312A"/>
    <w:rsid w:val="00CB4ED4"/>
    <w:rsid w:val="00CB53B7"/>
    <w:rsid w:val="00CB661F"/>
    <w:rsid w:val="00CB6977"/>
    <w:rsid w:val="00CB78CC"/>
    <w:rsid w:val="00CB7BA5"/>
    <w:rsid w:val="00CC0206"/>
    <w:rsid w:val="00CC0762"/>
    <w:rsid w:val="00CC0ED6"/>
    <w:rsid w:val="00CC2126"/>
    <w:rsid w:val="00CC3146"/>
    <w:rsid w:val="00CC46AB"/>
    <w:rsid w:val="00CC5456"/>
    <w:rsid w:val="00CC58FE"/>
    <w:rsid w:val="00CC5F13"/>
    <w:rsid w:val="00CD1F4A"/>
    <w:rsid w:val="00CD2D31"/>
    <w:rsid w:val="00CD3F0F"/>
    <w:rsid w:val="00CD433B"/>
    <w:rsid w:val="00CD4508"/>
    <w:rsid w:val="00CD5589"/>
    <w:rsid w:val="00CD5E45"/>
    <w:rsid w:val="00CD64D1"/>
    <w:rsid w:val="00CD6515"/>
    <w:rsid w:val="00CE01B9"/>
    <w:rsid w:val="00CE0379"/>
    <w:rsid w:val="00CE1B16"/>
    <w:rsid w:val="00CE1DBE"/>
    <w:rsid w:val="00CE1FC4"/>
    <w:rsid w:val="00CE2426"/>
    <w:rsid w:val="00CE4BA4"/>
    <w:rsid w:val="00CE4C28"/>
    <w:rsid w:val="00CE5A30"/>
    <w:rsid w:val="00CE5D2A"/>
    <w:rsid w:val="00CE7605"/>
    <w:rsid w:val="00CE77C9"/>
    <w:rsid w:val="00CF2072"/>
    <w:rsid w:val="00CF217C"/>
    <w:rsid w:val="00CF32AE"/>
    <w:rsid w:val="00CF5BE4"/>
    <w:rsid w:val="00D0034D"/>
    <w:rsid w:val="00D04B49"/>
    <w:rsid w:val="00D05A9E"/>
    <w:rsid w:val="00D0624F"/>
    <w:rsid w:val="00D06A93"/>
    <w:rsid w:val="00D14452"/>
    <w:rsid w:val="00D15C9E"/>
    <w:rsid w:val="00D15EDC"/>
    <w:rsid w:val="00D1622F"/>
    <w:rsid w:val="00D16D1C"/>
    <w:rsid w:val="00D17BEC"/>
    <w:rsid w:val="00D22116"/>
    <w:rsid w:val="00D23514"/>
    <w:rsid w:val="00D239DC"/>
    <w:rsid w:val="00D263C7"/>
    <w:rsid w:val="00D30C64"/>
    <w:rsid w:val="00D32935"/>
    <w:rsid w:val="00D3401C"/>
    <w:rsid w:val="00D35C24"/>
    <w:rsid w:val="00D37E50"/>
    <w:rsid w:val="00D42740"/>
    <w:rsid w:val="00D428C6"/>
    <w:rsid w:val="00D42DD5"/>
    <w:rsid w:val="00D431F5"/>
    <w:rsid w:val="00D43758"/>
    <w:rsid w:val="00D44210"/>
    <w:rsid w:val="00D4518C"/>
    <w:rsid w:val="00D457D8"/>
    <w:rsid w:val="00D45DDF"/>
    <w:rsid w:val="00D46C6F"/>
    <w:rsid w:val="00D5026D"/>
    <w:rsid w:val="00D5063C"/>
    <w:rsid w:val="00D50E5C"/>
    <w:rsid w:val="00D51D63"/>
    <w:rsid w:val="00D527A3"/>
    <w:rsid w:val="00D56CA0"/>
    <w:rsid w:val="00D57F92"/>
    <w:rsid w:val="00D601CF"/>
    <w:rsid w:val="00D6027E"/>
    <w:rsid w:val="00D60888"/>
    <w:rsid w:val="00D60BCA"/>
    <w:rsid w:val="00D644D1"/>
    <w:rsid w:val="00D6452D"/>
    <w:rsid w:val="00D656F8"/>
    <w:rsid w:val="00D66303"/>
    <w:rsid w:val="00D67B78"/>
    <w:rsid w:val="00D72347"/>
    <w:rsid w:val="00D7294B"/>
    <w:rsid w:val="00D72CD3"/>
    <w:rsid w:val="00D7505A"/>
    <w:rsid w:val="00D76B4E"/>
    <w:rsid w:val="00D77DC7"/>
    <w:rsid w:val="00D82C4C"/>
    <w:rsid w:val="00D834C8"/>
    <w:rsid w:val="00D87628"/>
    <w:rsid w:val="00D905CF"/>
    <w:rsid w:val="00D90F76"/>
    <w:rsid w:val="00D926D1"/>
    <w:rsid w:val="00D92A47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2AB4"/>
    <w:rsid w:val="00DA313D"/>
    <w:rsid w:val="00DA38E0"/>
    <w:rsid w:val="00DA49FF"/>
    <w:rsid w:val="00DA5275"/>
    <w:rsid w:val="00DA5F24"/>
    <w:rsid w:val="00DA60C4"/>
    <w:rsid w:val="00DA74E8"/>
    <w:rsid w:val="00DB4797"/>
    <w:rsid w:val="00DB6B2F"/>
    <w:rsid w:val="00DB74D2"/>
    <w:rsid w:val="00DC1E05"/>
    <w:rsid w:val="00DC1FB9"/>
    <w:rsid w:val="00DC1FF8"/>
    <w:rsid w:val="00DC2483"/>
    <w:rsid w:val="00DC293C"/>
    <w:rsid w:val="00DC4316"/>
    <w:rsid w:val="00DC4741"/>
    <w:rsid w:val="00DC6237"/>
    <w:rsid w:val="00DC623E"/>
    <w:rsid w:val="00DC649E"/>
    <w:rsid w:val="00DC6B75"/>
    <w:rsid w:val="00DC73B8"/>
    <w:rsid w:val="00DD0EB3"/>
    <w:rsid w:val="00DD1309"/>
    <w:rsid w:val="00DD164D"/>
    <w:rsid w:val="00DD2D09"/>
    <w:rsid w:val="00DD4AB3"/>
    <w:rsid w:val="00DD5349"/>
    <w:rsid w:val="00DD54FA"/>
    <w:rsid w:val="00DD5A9E"/>
    <w:rsid w:val="00DD5E6A"/>
    <w:rsid w:val="00DD7380"/>
    <w:rsid w:val="00DE19E8"/>
    <w:rsid w:val="00DE2EE9"/>
    <w:rsid w:val="00DE6A2D"/>
    <w:rsid w:val="00DF069E"/>
    <w:rsid w:val="00DF0959"/>
    <w:rsid w:val="00DF10F0"/>
    <w:rsid w:val="00DF1BFF"/>
    <w:rsid w:val="00DF4ADF"/>
    <w:rsid w:val="00DF4FB1"/>
    <w:rsid w:val="00DF560F"/>
    <w:rsid w:val="00E00F3A"/>
    <w:rsid w:val="00E0165F"/>
    <w:rsid w:val="00E01C2E"/>
    <w:rsid w:val="00E01E4B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0B99"/>
    <w:rsid w:val="00E11A54"/>
    <w:rsid w:val="00E12FB0"/>
    <w:rsid w:val="00E130F6"/>
    <w:rsid w:val="00E14021"/>
    <w:rsid w:val="00E153CE"/>
    <w:rsid w:val="00E15856"/>
    <w:rsid w:val="00E159BB"/>
    <w:rsid w:val="00E159DB"/>
    <w:rsid w:val="00E16246"/>
    <w:rsid w:val="00E163D7"/>
    <w:rsid w:val="00E1747F"/>
    <w:rsid w:val="00E2045D"/>
    <w:rsid w:val="00E220C6"/>
    <w:rsid w:val="00E23D50"/>
    <w:rsid w:val="00E23D7D"/>
    <w:rsid w:val="00E24FA9"/>
    <w:rsid w:val="00E255FC"/>
    <w:rsid w:val="00E25B9E"/>
    <w:rsid w:val="00E25F45"/>
    <w:rsid w:val="00E2730E"/>
    <w:rsid w:val="00E27E08"/>
    <w:rsid w:val="00E30088"/>
    <w:rsid w:val="00E30432"/>
    <w:rsid w:val="00E30E9E"/>
    <w:rsid w:val="00E32CC5"/>
    <w:rsid w:val="00E3376E"/>
    <w:rsid w:val="00E33A50"/>
    <w:rsid w:val="00E34856"/>
    <w:rsid w:val="00E35C2D"/>
    <w:rsid w:val="00E373EC"/>
    <w:rsid w:val="00E40B3D"/>
    <w:rsid w:val="00E4233A"/>
    <w:rsid w:val="00E42B3A"/>
    <w:rsid w:val="00E456F4"/>
    <w:rsid w:val="00E45AC2"/>
    <w:rsid w:val="00E46144"/>
    <w:rsid w:val="00E46C6D"/>
    <w:rsid w:val="00E46F6F"/>
    <w:rsid w:val="00E46FA2"/>
    <w:rsid w:val="00E54AAD"/>
    <w:rsid w:val="00E556FD"/>
    <w:rsid w:val="00E55B36"/>
    <w:rsid w:val="00E563CD"/>
    <w:rsid w:val="00E56D3E"/>
    <w:rsid w:val="00E57EB9"/>
    <w:rsid w:val="00E60F66"/>
    <w:rsid w:val="00E62C39"/>
    <w:rsid w:val="00E63FD4"/>
    <w:rsid w:val="00E66998"/>
    <w:rsid w:val="00E66B48"/>
    <w:rsid w:val="00E67C72"/>
    <w:rsid w:val="00E71FED"/>
    <w:rsid w:val="00E722BF"/>
    <w:rsid w:val="00E72AB6"/>
    <w:rsid w:val="00E72BE3"/>
    <w:rsid w:val="00E73233"/>
    <w:rsid w:val="00E762B9"/>
    <w:rsid w:val="00E76BBE"/>
    <w:rsid w:val="00E76EDD"/>
    <w:rsid w:val="00E7788E"/>
    <w:rsid w:val="00E82187"/>
    <w:rsid w:val="00E8338C"/>
    <w:rsid w:val="00E85195"/>
    <w:rsid w:val="00E86264"/>
    <w:rsid w:val="00E86E61"/>
    <w:rsid w:val="00E87018"/>
    <w:rsid w:val="00E91031"/>
    <w:rsid w:val="00E95B62"/>
    <w:rsid w:val="00E9696E"/>
    <w:rsid w:val="00E96AF8"/>
    <w:rsid w:val="00EA076A"/>
    <w:rsid w:val="00EA4FCC"/>
    <w:rsid w:val="00EA5D17"/>
    <w:rsid w:val="00EA6537"/>
    <w:rsid w:val="00EA7F3B"/>
    <w:rsid w:val="00EB1311"/>
    <w:rsid w:val="00EB237B"/>
    <w:rsid w:val="00EB3CF9"/>
    <w:rsid w:val="00EB3E7C"/>
    <w:rsid w:val="00EB416A"/>
    <w:rsid w:val="00EB444E"/>
    <w:rsid w:val="00EB526A"/>
    <w:rsid w:val="00EB532C"/>
    <w:rsid w:val="00EB5997"/>
    <w:rsid w:val="00EB6A46"/>
    <w:rsid w:val="00EB6C6D"/>
    <w:rsid w:val="00EB6F47"/>
    <w:rsid w:val="00EB76AF"/>
    <w:rsid w:val="00EB7E61"/>
    <w:rsid w:val="00EC017A"/>
    <w:rsid w:val="00EC2F28"/>
    <w:rsid w:val="00EC3309"/>
    <w:rsid w:val="00EC3D60"/>
    <w:rsid w:val="00EC4DEB"/>
    <w:rsid w:val="00EC52CC"/>
    <w:rsid w:val="00EC683C"/>
    <w:rsid w:val="00EC7B79"/>
    <w:rsid w:val="00EC7FF7"/>
    <w:rsid w:val="00ED30B5"/>
    <w:rsid w:val="00ED6183"/>
    <w:rsid w:val="00ED647F"/>
    <w:rsid w:val="00ED737E"/>
    <w:rsid w:val="00EE0F06"/>
    <w:rsid w:val="00EE1E64"/>
    <w:rsid w:val="00EE3AD2"/>
    <w:rsid w:val="00EF05A7"/>
    <w:rsid w:val="00EF06D7"/>
    <w:rsid w:val="00EF16A3"/>
    <w:rsid w:val="00EF1F9B"/>
    <w:rsid w:val="00EF219A"/>
    <w:rsid w:val="00EF6F78"/>
    <w:rsid w:val="00F01DCA"/>
    <w:rsid w:val="00F0207E"/>
    <w:rsid w:val="00F02A16"/>
    <w:rsid w:val="00F0536E"/>
    <w:rsid w:val="00F0629E"/>
    <w:rsid w:val="00F064AB"/>
    <w:rsid w:val="00F065A0"/>
    <w:rsid w:val="00F10121"/>
    <w:rsid w:val="00F10A59"/>
    <w:rsid w:val="00F11B01"/>
    <w:rsid w:val="00F135AE"/>
    <w:rsid w:val="00F147B1"/>
    <w:rsid w:val="00F15FED"/>
    <w:rsid w:val="00F21879"/>
    <w:rsid w:val="00F22DC8"/>
    <w:rsid w:val="00F22E3C"/>
    <w:rsid w:val="00F23058"/>
    <w:rsid w:val="00F24C33"/>
    <w:rsid w:val="00F259CC"/>
    <w:rsid w:val="00F25FCA"/>
    <w:rsid w:val="00F2691D"/>
    <w:rsid w:val="00F26961"/>
    <w:rsid w:val="00F26FBB"/>
    <w:rsid w:val="00F31544"/>
    <w:rsid w:val="00F31C12"/>
    <w:rsid w:val="00F32B8A"/>
    <w:rsid w:val="00F34FE6"/>
    <w:rsid w:val="00F3738E"/>
    <w:rsid w:val="00F37F73"/>
    <w:rsid w:val="00F45A97"/>
    <w:rsid w:val="00F46238"/>
    <w:rsid w:val="00F4682B"/>
    <w:rsid w:val="00F46CEF"/>
    <w:rsid w:val="00F47F86"/>
    <w:rsid w:val="00F56C3E"/>
    <w:rsid w:val="00F57A84"/>
    <w:rsid w:val="00F60707"/>
    <w:rsid w:val="00F63387"/>
    <w:rsid w:val="00F651B3"/>
    <w:rsid w:val="00F653C7"/>
    <w:rsid w:val="00F654D9"/>
    <w:rsid w:val="00F67AB3"/>
    <w:rsid w:val="00F7304E"/>
    <w:rsid w:val="00F73449"/>
    <w:rsid w:val="00F74925"/>
    <w:rsid w:val="00F7757A"/>
    <w:rsid w:val="00F77D30"/>
    <w:rsid w:val="00F821B4"/>
    <w:rsid w:val="00F832E5"/>
    <w:rsid w:val="00F84815"/>
    <w:rsid w:val="00F86DE2"/>
    <w:rsid w:val="00F86FB9"/>
    <w:rsid w:val="00F93069"/>
    <w:rsid w:val="00F932FD"/>
    <w:rsid w:val="00F93AEC"/>
    <w:rsid w:val="00F95D2C"/>
    <w:rsid w:val="00F95E0A"/>
    <w:rsid w:val="00F9659B"/>
    <w:rsid w:val="00F96E80"/>
    <w:rsid w:val="00FA0BF5"/>
    <w:rsid w:val="00FA1C49"/>
    <w:rsid w:val="00FA2150"/>
    <w:rsid w:val="00FA2E90"/>
    <w:rsid w:val="00FA3BEF"/>
    <w:rsid w:val="00FA497F"/>
    <w:rsid w:val="00FA599D"/>
    <w:rsid w:val="00FA6DDE"/>
    <w:rsid w:val="00FA7AA6"/>
    <w:rsid w:val="00FB01E9"/>
    <w:rsid w:val="00FB04AF"/>
    <w:rsid w:val="00FB0632"/>
    <w:rsid w:val="00FB134C"/>
    <w:rsid w:val="00FB13E9"/>
    <w:rsid w:val="00FB21C0"/>
    <w:rsid w:val="00FB24D3"/>
    <w:rsid w:val="00FB28AB"/>
    <w:rsid w:val="00FB2B10"/>
    <w:rsid w:val="00FB447C"/>
    <w:rsid w:val="00FB547D"/>
    <w:rsid w:val="00FB5E37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5A01"/>
    <w:rsid w:val="00FC5B2A"/>
    <w:rsid w:val="00FC643F"/>
    <w:rsid w:val="00FD0226"/>
    <w:rsid w:val="00FD0348"/>
    <w:rsid w:val="00FD24AF"/>
    <w:rsid w:val="00FD26B7"/>
    <w:rsid w:val="00FD2796"/>
    <w:rsid w:val="00FD3416"/>
    <w:rsid w:val="00FD5C73"/>
    <w:rsid w:val="00FD71EB"/>
    <w:rsid w:val="00FE220B"/>
    <w:rsid w:val="00FE2308"/>
    <w:rsid w:val="00FE3EB4"/>
    <w:rsid w:val="00FE4540"/>
    <w:rsid w:val="00FE4B31"/>
    <w:rsid w:val="00FE4F05"/>
    <w:rsid w:val="00FE5403"/>
    <w:rsid w:val="00FE6651"/>
    <w:rsid w:val="00FE68F0"/>
    <w:rsid w:val="00FE6ACC"/>
    <w:rsid w:val="00FF0113"/>
    <w:rsid w:val="00FF0A2F"/>
    <w:rsid w:val="00FF1131"/>
    <w:rsid w:val="00FF17DB"/>
    <w:rsid w:val="00FF19A6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40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4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40:00Z">
        <w:pPr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40:00Z">
        <w:rPr>
          <w:rFonts w:ascii="Arial" w:hAnsi="Arial" w:cs="Arial"/>
          <w:b/>
          <w:bCs/>
          <w:sz w:val="32"/>
          <w:szCs w:val="32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Heading5"/>
    <w:next w:val="Normal"/>
    <w:link w:val="Heading4Char"/>
    <w:qFormat/>
    <w:rsid w:val="00534EA9"/>
    <w:pPr>
      <w:keepNext w:val="0"/>
      <w:keepLines w:val="0"/>
      <w:spacing w:before="0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94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3DA"/>
  </w:style>
  <w:style w:type="paragraph" w:styleId="Footer">
    <w:name w:val="footer"/>
    <w:basedOn w:val="Normal"/>
    <w:link w:val="FooterChar"/>
    <w:uiPriority w:val="99"/>
    <w:unhideWhenUsed/>
    <w:rsid w:val="00694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3DA"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40:00Z">
        <w:pPr>
          <w:spacing w:before="60" w:after="60"/>
          <w:ind w:left="720"/>
          <w:contextualSpacing/>
        </w:pPr>
      </w:pPrChange>
    </w:pPr>
    <w:rPr>
      <w:rFonts w:cs="Times New Roman"/>
      <w:rPrChange w:id="2" w:author="1" w:date="2026-09-22T12:40:00Z">
        <w:rPr>
          <w:rFonts w:ascii="Arial" w:eastAsia="SimSun" w:hAnsi="Arial"/>
          <w:sz w:val="18"/>
          <w:szCs w:val="18"/>
          <w:lang w:val="ru-RU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/>
    </w:pPr>
    <w:rPr>
      <w:rFonts w:eastAsia="SimSun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3" w:author="1" w:date="2026-09-22T12:4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3" w:author="1" w:date="2026-09-22T12:40:00Z">
        <w:rPr>
          <w:rFonts w:eastAsiaTheme="minorEastAsia"/>
          <w:sz w:val="24"/>
          <w:szCs w:val="24"/>
          <w:lang w:val="ru-RU" w:eastAsia="en-AU" w:bidi="ar-SA"/>
        </w:rPr>
      </w:rPrChange>
    </w:rPr>
  </w:style>
  <w:style w:type="paragraph" w:customStyle="1" w:styleId="Default">
    <w:name w:val="Default"/>
    <w:rsid w:val="00EF1F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rFonts w:ascii="Arial" w:eastAsia="Times New Roman" w:hAnsi="Arial" w:cs="Times New Roman"/>
      <w:sz w:val="18"/>
      <w:szCs w:val="1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534EA9"/>
    <w:pPr>
      <w:tabs>
        <w:tab w:val="left" w:pos="-720"/>
      </w:tabs>
      <w:suppressAutoHyphens/>
      <w:spacing w:line="204" w:lineRule="auto"/>
    </w:pPr>
    <w:rPr>
      <w:rFonts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Arial" w:eastAsia="Times New Roman" w:hAnsi="Arial" w:cs="Times New Roman"/>
      <w:spacing w:val="-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rsid w:val="001E08FA"/>
    <w:pPr>
      <w:pPrChange w:id="4" w:author="1" w:date="2026-09-22T12:40:00Z">
        <w:pPr/>
      </w:pPrChange>
    </w:pPr>
    <w:rPr>
      <w:rFonts w:ascii="Tahoma" w:hAnsi="Tahoma" w:cs="Tahoma"/>
      <w:sz w:val="16"/>
      <w:szCs w:val="16"/>
      <w:rPrChange w:id="4" w:author="1" w:date="2026-09-22T12:40:00Z">
        <w:rPr>
          <w:rFonts w:ascii="Segoe UI" w:hAnsi="Segoe UI" w:cs="Segoe UI"/>
          <w:sz w:val="18"/>
          <w:szCs w:val="18"/>
          <w:lang w:val="en-US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534EA9"/>
    <w:rPr>
      <w:rFonts w:ascii="Tahoma" w:eastAsia="Times New Roman" w:hAnsi="Tahoma" w:cs="Tahoma"/>
      <w:sz w:val="16"/>
      <w:szCs w:val="16"/>
      <w:lang w:val="ru-RU" w:eastAsia="ru-RU"/>
    </w:rPr>
  </w:style>
  <w:style w:type="paragraph" w:styleId="Subtitle">
    <w:name w:val="Subtitle"/>
    <w:basedOn w:val="Normal"/>
    <w:link w:val="SubtitleChar"/>
    <w:qFormat/>
    <w:rsid w:val="00534EA9"/>
    <w:rPr>
      <w:rFonts w:ascii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/>
    </w:pPr>
    <w:rPr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  <w:jc w:val="both"/>
    </w:pPr>
    <w:rPr>
      <w:rFonts w:ascii="Arial Narrow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5" w:author="1" w:date="2026-09-22T12:40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5" w:author="1" w:date="2026-09-22T12:40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6" w:author="1" w:date="2026-09-22T12:40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6" w:author="1" w:date="2026-09-22T12:40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7" w:author="1" w:date="2026-09-22T12:40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7" w:author="1" w:date="2026-09-22T12:40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46550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465506"/>
    <w:rPr>
      <w:color w:val="008000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40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40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9" w:author="1" w:date="2026-09-22T12:4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40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65506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