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  <w:ins w:id="4" w:author="Mark Pang" w:date="2026-08-03T22:25:00Z" w16du:dateUtc="2026-08-04T02:25:00Z"/>
        </w:trPr>
        <w:tc>
          <w:tcPr>
            <w:tcW w:w="3982" w:type="dxa"/>
            <w:gridSpan w:val="2"/>
            <w:vMerge w:val="restart"/>
          </w:tcPr>
          <w:p w14:paraId="1618ECED" w14:textId="3D4B2CFB" w:rsidR="0083734B" w:rsidRDefault="0083734B">
            <w:pPr>
              <w:spacing w:after="0" w:line="240" w:lineRule="auto"/>
              <w:rPr>
                <w:ins w:id="5" w:author="Mark Pang" w:date="2026-08-03T22:25:00Z" w16du:dateUtc="2026-08-04T02:25:00Z"/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ins w:id="6" w:author="Mark Pang" w:date="2026-08-03T22:25:00Z" w16du:dateUtc="2026-08-04T02:25:00Z"/>
                <w:rFonts w:ascii="Arial" w:hAnsi="Arial" w:cs="Arial"/>
              </w:rPr>
            </w:pPr>
            <w:ins w:id="7" w:author="Mark Pang" w:date="2026-08-03T22:25:00Z" w16du:dateUtc="2026-08-04T02:25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ins w:id="8" w:author="Mark Pang" w:date="2026-08-03T22:25:00Z" w16du:dateUtc="2026-08-04T02:25:00Z"/>
                                      </w:rPr>
                                    </w:pPr>
                                    <w:ins w:id="9" w:author="Mark Pang" w:date="2026-08-03T22:25:00Z" w16du:dateUtc="2026-08-04T02:25:00Z">
                                      <w:r>
                                        <w:t>Contract “ACC”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ins w:id="10" w:author="Mark Pang" w:date="2026-08-03T22:25:00Z" w16du:dateUtc="2026-08-04T02:25:00Z"/>
                                </w:rPr>
                              </w:pPr>
                              <w:ins w:id="11" w:author="Mark Pang" w:date="2026-08-03T22:25:00Z" w16du:dateUtc="2026-08-04T02:25:00Z">
                                <w:r>
                                  <w:t>Contract “ACC”</w:t>
                                </w:r>
                              </w:ins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ins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spacing w:after="0" w:line="240" w:lineRule="auto"/>
              <w:rPr>
                <w:ins w:id="12" w:author="Mark Pang" w:date="2026-08-03T22:25:00Z" w16du:dateUtc="2026-08-04T02:25:00Z"/>
                <w:rFonts w:ascii="Arial" w:hAnsi="Arial" w:cs="Arial"/>
              </w:rPr>
            </w:pPr>
            <w:ins w:id="13" w:author="Mark Pang" w:date="2026-08-03T22:25:00Z" w16du:dateUtc="2026-08-04T02:25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37177C3C" w14:textId="77777777" w:rsidTr="0083734B">
        <w:trPr>
          <w:gridAfter w:val="1"/>
          <w:wAfter w:w="4558" w:type="dxa"/>
          <w:ins w:id="14" w:author="Mark Pang" w:date="2026-08-03T22:25:00Z" w16du:dateUtc="2026-08-04T02:25:00Z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spacing w:after="0" w:line="240" w:lineRule="auto"/>
              <w:rPr>
                <w:ins w:id="15" w:author="Mark Pang" w:date="2026-08-03T22:25:00Z" w16du:dateUtc="2026-08-04T02:2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spacing w:after="0" w:line="240" w:lineRule="auto"/>
              <w:rPr>
                <w:ins w:id="16" w:author="Mark Pang" w:date="2026-08-03T22:25:00Z" w16du:dateUtc="2026-08-04T02:25:00Z"/>
                <w:rFonts w:ascii="Arial" w:hAnsi="Arial" w:cs="Arial"/>
              </w:rPr>
            </w:pPr>
            <w:ins w:id="17" w:author="Mark Pang" w:date="2026-08-03T22:25:00Z" w16du:dateUtc="2026-08-04T02:25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1AEB8C3D" w14:textId="77777777" w:rsidTr="0083734B">
        <w:trPr>
          <w:gridAfter w:val="1"/>
          <w:wAfter w:w="4558" w:type="dxa"/>
          <w:ins w:id="18" w:author="Mark Pang" w:date="2026-08-03T22:25:00Z" w16du:dateUtc="2026-08-04T02:25:00Z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ins w:id="19" w:author="Mark Pang" w:date="2026-08-03T22:25:00Z" w16du:dateUtc="2026-08-04T02:2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ins w:id="20" w:author="Mark Pang" w:date="2026-08-03T22:25:00Z" w16du:dateUtc="2026-08-04T02:25:00Z"/>
                <w:rFonts w:ascii="Arial" w:hAnsi="Arial" w:cs="Arial"/>
              </w:rPr>
            </w:pPr>
            <w:ins w:id="21" w:author="Mark Pang" w:date="2026-08-03T22:25:00Z" w16du:dateUtc="2026-08-04T02:25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5D740A77" w14:textId="77777777" w:rsidTr="0083734B">
        <w:trPr>
          <w:gridAfter w:val="1"/>
          <w:wAfter w:w="4558" w:type="dxa"/>
          <w:ins w:id="22" w:author="Mark Pang" w:date="2026-08-03T22:25:00Z" w16du:dateUtc="2026-08-04T02:25:00Z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ins w:id="23" w:author="Mark Pang" w:date="2026-08-03T22:25:00Z" w16du:dateUtc="2026-08-04T02:2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ins w:id="24" w:author="Mark Pang" w:date="2026-08-03T22:25:00Z" w16du:dateUtc="2026-08-04T02:25:00Z"/>
                <w:rFonts w:ascii="Arial" w:hAnsi="Arial" w:cs="Arial"/>
              </w:rPr>
            </w:pPr>
            <w:ins w:id="25" w:author="Mark Pang" w:date="2026-08-03T22:25:00Z" w16du:dateUtc="2026-08-04T02:25:00Z">
              <w:r w:rsidRPr="00880F52">
                <w:rPr>
                  <w:rFonts w:ascii="Arial" w:hAnsi="Arial" w:cs="Arial"/>
                  <w:b/>
                  <w:color w:val="3067DB"/>
                </w:rPr>
                <w:t>ORDER FORM</w:t>
              </w:r>
            </w:ins>
          </w:p>
        </w:tc>
      </w:tr>
      <w:tr w:rsidR="0083734B" w:rsidRPr="00880F52" w14:paraId="7D481CEE" w14:textId="77777777" w:rsidTr="0083734B">
        <w:trPr>
          <w:gridAfter w:val="1"/>
          <w:wAfter w:w="4558" w:type="dxa"/>
          <w:ins w:id="26" w:author="Mark Pang" w:date="2026-08-03T22:25:00Z" w16du:dateUtc="2026-08-04T02:25:00Z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ins w:id="27" w:author="Mark Pang" w:date="2026-08-03T22:25:00Z" w16du:dateUtc="2026-08-04T02:2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ins w:id="28" w:author="Mark Pang" w:date="2026-08-03T22:25:00Z" w16du:dateUtc="2026-08-04T02:25:00Z"/>
                <w:rFonts w:ascii="Arial" w:hAnsi="Arial" w:cs="Arial"/>
              </w:rPr>
            </w:pPr>
            <w:ins w:id="29" w:author="Mark Pang" w:date="2026-08-03T22:25:00Z" w16du:dateUtc="2026-08-04T02:25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B160FC" w:rsidRPr="00880F52" w14:paraId="332C0B93" w14:textId="77777777" w:rsidTr="0083734B">
        <w:trPr>
          <w:gridBefore w:val="1"/>
          <w:wBefore w:w="8" w:type="dxa"/>
          <w:ins w:id="30" w:author="Mark Pang" w:date="2026-08-03T22:25:00Z" w16du:dateUtc="2026-08-04T02:25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ins w:id="31" w:author="Mark Pang" w:date="2026-08-03T22:25:00Z" w16du:dateUtc="2026-08-04T02:25:00Z"/>
                <w:rFonts w:ascii="Arial" w:hAnsi="Arial" w:cs="Arial"/>
              </w:rPr>
            </w:pPr>
            <w:ins w:id="32" w:author="Mark Pang" w:date="2026-08-03T22:25:00Z" w16du:dateUtc="2026-08-04T02:25:00Z">
              <w:r w:rsidRPr="00880F52">
                <w:rPr>
                  <w:rFonts w:ascii="Arial" w:hAnsi="Arial" w:cs="Arial"/>
                  <w:color w:val="FFFFFF"/>
                  <w:sz w:val="14"/>
                </w:rPr>
                <w:t>Client Information</w:t>
              </w:r>
            </w:ins>
          </w:p>
        </w:tc>
      </w:tr>
    </w:tbl>
    <w:p w14:paraId="6F65D70A" w14:textId="77777777" w:rsidR="00EB3E03" w:rsidRPr="00EB3E03" w:rsidRDefault="00EB3E03" w:rsidP="00EB3E03">
      <w:pPr>
        <w:rPr>
          <w:del w:id="33" w:author="Mark Pang" w:date="2026-08-03T22:25:00Z" w16du:dateUtc="2026-08-04T02:25:00Z"/>
        </w:rPr>
      </w:pPr>
      <w:del w:id="34" w:author="Mark Pang" w:date="2026-08-03T22:25:00Z" w16du:dateUtc="2026-08-04T02:25:00Z">
        <w:r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5" w:author="Mark Pang" w:date="2026-08-03T22:25:00Z" w16du:dateUtc="2026-08-04T02:25:00Z"/>
        </w:rPr>
      </w:pPr>
    </w:p>
    <w:p w14:paraId="2280BD95" w14:textId="77777777" w:rsidR="00EB3E03" w:rsidRPr="00EB3E03" w:rsidRDefault="00EB3E03" w:rsidP="00EB3E03">
      <w:pPr>
        <w:rPr>
          <w:del w:id="36" w:author="Mark Pang" w:date="2026-08-03T22:25:00Z" w16du:dateUtc="2026-08-04T02:25:00Z"/>
          <w:lang w:val="pt-BR"/>
        </w:rPr>
      </w:pPr>
      <w:del w:id="37" w:author="Mark Pang" w:date="2026-08-03T22:25:00Z" w16du:dateUtc="2026-08-04T02:25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38" w:author="Mark Pang" w:date="2026-08-03T22:25:00Z" w16du:dateUtc="2026-08-04T02:25:00Z"/>
          <w:lang w:val="pt-BR"/>
        </w:rPr>
      </w:pPr>
    </w:p>
    <w:p w14:paraId="5239BCD0" w14:textId="315E94B3" w:rsidR="00EB3E03" w:rsidRPr="00EB3E03" w:rsidRDefault="005E5AE5" w:rsidP="00EB3E03">
      <w:pPr>
        <w:rPr>
          <w:del w:id="39" w:author="Mark Pang" w:date="2026-08-03T22:25:00Z" w16du:dateUtc="2026-08-04T02:25:00Z"/>
          <w:lang w:val="pt-BR"/>
        </w:rPr>
      </w:pPr>
      <w:del w:id="40" w:author="Mark Pang" w:date="2026-08-03T22:25:00Z" w16du:dateUtc="2026-08-04T02:25:00Z">
        <w:r w:rsidRPr="005E5AE5">
          <w:rPr>
            <w:lang w:val="pt-BR"/>
          </w:rPr>
          <w:delText>Curabitur facilisis ligula suscipit enim pretium et nunc ligula, porttitor augue consequat maximus.</w:delText>
        </w:r>
      </w:del>
    </w:p>
    <w:p w14:paraId="0C0D553A" w14:textId="77777777" w:rsidR="00EB3E03" w:rsidRDefault="00EB3E03" w:rsidP="00EB3E03">
      <w:pPr>
        <w:rPr>
          <w:del w:id="41" w:author="Mark Pang" w:date="2026-08-03T22:25:00Z" w16du:dateUtc="2026-08-04T02:25:00Z"/>
          <w:lang w:val="pt-BR"/>
        </w:rPr>
      </w:pPr>
    </w:p>
    <w:p w14:paraId="2AC1289D" w14:textId="32202562" w:rsidR="005E5AE5" w:rsidRPr="005E5AE5" w:rsidRDefault="005E5AE5" w:rsidP="00EB3E03">
      <w:pPr>
        <w:rPr>
          <w:del w:id="42" w:author="Mark Pang" w:date="2026-08-03T22:25:00Z" w16du:dateUtc="2026-08-04T02:25:00Z"/>
        </w:rPr>
      </w:pPr>
      <w:del w:id="43" w:author="Mark Pang" w:date="2026-08-03T22:25:00Z" w16du:dateUtc="2026-08-04T02:25:00Z">
        <w:r w:rsidRPr="005E5AE5">
          <w:delText>Lorem tempor velit eget lorem posuere, id luctus dolor ultricies, to track supplier risks.</w:delText>
        </w:r>
      </w:del>
    </w:p>
    <w:p w14:paraId="0B611C51" w14:textId="77777777" w:rsidR="005E5AE5" w:rsidRPr="005E5AE5" w:rsidRDefault="005E5AE5" w:rsidP="00EB3E03">
      <w:pPr>
        <w:rPr>
          <w:del w:id="44" w:author="Mark Pang" w:date="2026-08-03T22:25:00Z" w16du:dateUtc="2026-08-04T02:25:00Z"/>
        </w:rPr>
      </w:pPr>
    </w:p>
    <w:p w14:paraId="34D94997" w14:textId="529CD6F6" w:rsidR="00EB3E03" w:rsidRPr="00EB3E03" w:rsidRDefault="005E5AE5" w:rsidP="00EB3E03">
      <w:pPr>
        <w:rPr>
          <w:del w:id="45" w:author="Mark Pang" w:date="2026-08-03T22:25:00Z" w16du:dateUtc="2026-08-04T02:25:00Z"/>
          <w:lang w:val="pt-BR"/>
        </w:rPr>
      </w:pPr>
      <w:del w:id="46" w:author="Mark Pang" w:date="2026-08-03T22:25:00Z" w16du:dateUtc="2026-08-04T02:25:00Z">
        <w:r w:rsidRPr="005E5AE5">
          <w:rPr>
            <w:lang w:val="pt-BR"/>
          </w:rPr>
          <w:delText>Quisque dapibus risus convallis ligula cursus vulputate, ornare dictum ipsum et vehicula nisl</w:delText>
        </w:r>
        <w:r w:rsidR="00EB3E03" w:rsidRPr="00EB3E03">
          <w:rPr>
            <w:lang w:val="pt-BR"/>
          </w:rPr>
          <w:delText>.</w:delText>
        </w:r>
      </w:del>
    </w:p>
    <w:p w14:paraId="0EE8F32F" w14:textId="77777777" w:rsidR="00EB3E03" w:rsidRPr="00EB3E03" w:rsidRDefault="00EB3E03" w:rsidP="00EB3E03">
      <w:pPr>
        <w:rPr>
          <w:del w:id="47" w:author="Mark Pang" w:date="2026-08-03T22:25:00Z" w16du:dateUtc="2026-08-04T02:25:00Z"/>
          <w:lang w:val="pt-BR"/>
        </w:rPr>
      </w:pPr>
    </w:p>
    <w:p w14:paraId="19C616F0" w14:textId="6DED1EBE" w:rsidR="00EB3E03" w:rsidRPr="00EB3E03" w:rsidRDefault="005E5AE5" w:rsidP="00EB3E03">
      <w:pPr>
        <w:rPr>
          <w:del w:id="48" w:author="Mark Pang" w:date="2026-08-03T22:25:00Z" w16du:dateUtc="2026-08-04T02:25:00Z"/>
        </w:rPr>
      </w:pPr>
      <w:del w:id="49" w:author="Mark Pang" w:date="2026-08-03T22:25:00Z" w16du:dateUtc="2026-08-04T02:25:00Z">
        <w:r>
          <w:delText>No</w:delText>
        </w:r>
      </w:del>
    </w:p>
    <w:p w14:paraId="5F6AA5E4" w14:textId="77777777" w:rsidR="00EB3E03" w:rsidRPr="00EB3E03" w:rsidRDefault="00EB3E03" w:rsidP="00EB3E03">
      <w:pPr>
        <w:rPr>
          <w:del w:id="50" w:author="Mark Pang" w:date="2026-08-03T22:25:00Z" w16du:dateUtc="2026-08-04T02:25:00Z"/>
        </w:rPr>
      </w:pPr>
    </w:p>
    <w:p w14:paraId="3EE884B4" w14:textId="77777777" w:rsidR="005E5AE5" w:rsidRDefault="00EB3E03" w:rsidP="00EB3E03">
      <w:pPr>
        <w:rPr>
          <w:del w:id="51" w:author="Mark Pang" w:date="2026-08-03T22:25:00Z" w16du:dateUtc="2026-08-04T02:25:00Z"/>
        </w:rPr>
      </w:pPr>
      <w:del w:id="52" w:author="Mark Pang" w:date="2026-08-03T22:25:00Z" w16du:dateUtc="2026-08-04T02:25:00Z">
        <w:r w:rsidRPr="00EB3E03">
          <w:delText>Sed et nibh in nulla blandit maximus et dapibus.</w:delText>
        </w:r>
      </w:del>
    </w:p>
    <w:p w14:paraId="6A3F46FC" w14:textId="77777777" w:rsidR="005E5AE5" w:rsidRDefault="005E5AE5" w:rsidP="00EB3E03">
      <w:pPr>
        <w:rPr>
          <w:del w:id="53" w:author="Mark Pang" w:date="2026-08-03T22:25:00Z" w16du:dateUtc="2026-08-04T02:25:00Z"/>
        </w:rPr>
      </w:pPr>
    </w:p>
    <w:p w14:paraId="196AF838" w14:textId="7937BC49" w:rsidR="00EB3E03" w:rsidRPr="00EB3E03" w:rsidRDefault="00EB3E03" w:rsidP="00EB3E03">
      <w:pPr>
        <w:rPr>
          <w:del w:id="54" w:author="Mark Pang" w:date="2026-08-03T22:25:00Z" w16du:dateUtc="2026-08-04T02:25:00Z"/>
          <w:lang w:val="pt-BR"/>
        </w:rPr>
      </w:pPr>
      <w:del w:id="55" w:author="Mark Pang" w:date="2026-08-03T22:25:00Z" w16du:dateUtc="2026-08-04T02:25:00Z"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56" w:author="Mark Pang" w:date="2026-08-03T22:25:00Z" w16du:dateUtc="2026-08-04T02:25:00Z"/>
          <w:lang w:val="pt-BR"/>
        </w:rPr>
      </w:pPr>
    </w:p>
    <w:p w14:paraId="24E14C7A" w14:textId="52296FDB" w:rsidR="005E5AE5" w:rsidRPr="00EB3E03" w:rsidRDefault="00EB3E03" w:rsidP="005E5AE5">
      <w:pPr>
        <w:rPr>
          <w:del w:id="57" w:author="Mark Pang" w:date="2026-08-03T22:25:00Z" w16du:dateUtc="2026-08-04T02:25:00Z"/>
          <w:lang w:val="pt-BR"/>
        </w:rPr>
      </w:pPr>
      <w:del w:id="58" w:author="Mark Pang" w:date="2026-08-03T22:25:00Z" w16du:dateUtc="2026-08-04T02:25:00Z">
        <w:r w:rsidRPr="005E5AE5">
          <w:rPr>
            <w:lang w:val="pt-BR"/>
          </w:rPr>
          <w:delText>Praesent dapibus lacus vitae tellus laoreet, eget facilisis mi facilisis</w:delText>
        </w:r>
        <w:r w:rsidR="005E5AE5">
          <w:rPr>
            <w:lang w:val="pt-BR"/>
          </w:rPr>
          <w:delText>,</w:delText>
        </w:r>
        <w:r w:rsidR="005E5AE5" w:rsidRPr="005E5AE5">
          <w:rPr>
            <w:lang w:val="pt-BR"/>
          </w:rPr>
          <w:delText xml:space="preserve"> </w:delText>
        </w:r>
        <w:r w:rsidR="005E5AE5">
          <w:rPr>
            <w:lang w:val="pt-BR"/>
          </w:rPr>
          <w:delText>d</w:delText>
        </w:r>
        <w:r w:rsidR="005E5AE5" w:rsidRPr="00EB3E03">
          <w:rPr>
            <w:lang w:val="pt-BR"/>
          </w:rPr>
          <w:delText>onec mollis lacus sed nisl posuere, nec feugiat massa fringilla.</w:delText>
        </w:r>
      </w:del>
    </w:p>
    <w:p w14:paraId="091DBF6C" w14:textId="723FB58A" w:rsidR="00EB3E03" w:rsidRPr="005E5AE5" w:rsidRDefault="00EB3E03" w:rsidP="00EB3E03">
      <w:pPr>
        <w:rPr>
          <w:del w:id="59" w:author="Mark Pang" w:date="2026-08-03T22:25:00Z" w16du:dateUtc="2026-08-04T02:25:00Z"/>
          <w:lang w:val="pt-BR"/>
        </w:rPr>
      </w:pPr>
    </w:p>
    <w:p w14:paraId="5D4D1E60" w14:textId="77777777" w:rsidR="005E5AE5" w:rsidRPr="00EB3E03" w:rsidRDefault="005E5AE5" w:rsidP="005E5AE5">
      <w:pPr>
        <w:rPr>
          <w:del w:id="60" w:author="Mark Pang" w:date="2026-08-03T22:25:00Z" w16du:dateUtc="2026-08-04T02:25:00Z"/>
          <w:lang w:val="pt-BR"/>
        </w:rPr>
      </w:pPr>
      <w:del w:id="61" w:author="Mark Pang" w:date="2026-08-03T22:25:00Z" w16du:dateUtc="2026-08-04T02:25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7293433B" w14:textId="77777777" w:rsidR="005E5AE5" w:rsidRPr="00EB3E03" w:rsidRDefault="005E5AE5" w:rsidP="005E5AE5">
      <w:pPr>
        <w:rPr>
          <w:del w:id="62" w:author="Mark Pang" w:date="2026-08-03T22:25:00Z" w16du:dateUtc="2026-08-04T02:25:00Z"/>
          <w:lang w:val="pt-BR"/>
        </w:rPr>
      </w:pPr>
    </w:p>
    <w:p w14:paraId="73356A8E" w14:textId="4D787B32" w:rsidR="00EB3E03" w:rsidRPr="00880F52" w:rsidRDefault="00EB3E03" w:rsidP="00EB3E03">
      <w:pPr>
        <w:rPr>
          <w:rFonts w:ascii="Arial" w:hAnsi="Arial"/>
          <w:rPrChange w:id="63" w:author="Mark Pang" w:date="2026-08-03T22:25:00Z" w16du:dateUtc="2026-08-04T02:25:00Z">
            <w:rPr>
              <w:lang w:val="pt-BR"/>
            </w:rPr>
          </w:rPrChange>
        </w:rPr>
      </w:pPr>
      <w:del w:id="64" w:author="Mark Pang" w:date="2026-08-03T22:25:00Z" w16du:dateUtc="2026-08-04T02:25:00Z">
        <w:r w:rsidRPr="00EB3E03">
          <w:rPr>
            <w:lang w:val="pt-BR"/>
          </w:rPr>
          <w:delText>Nam ultricies velit vitae purus eleifend pellentesque.</w:delText>
        </w:r>
      </w:del>
    </w:p>
    <w:sectPr w:rsidR="00EB3E03" w:rsidRPr="00880F52">
      <w:headerReference w:type="default" r:id="rId11"/>
      <w:footerReference w:type="even" r:id="rId12"/>
      <w:footerReference w:type="default" r:id="rId13"/>
      <w:pgSz w:w="12240" w:h="15840"/>
      <w:pgMar w:top="288" w:right="432" w:bottom="438" w:left="432" w:header="288" w:footer="288" w:gutter="0"/>
      <w:cols w:space="720"/>
      <w:docGrid w:linePitch="0"/>
      <w:sectPrChange w:id="78" w:author="Mark Pang" w:date="2026-08-03T22:25:00Z" w16du:dateUtc="2026-08-04T02:25:00Z">
        <w:sectPr w:rsidR="00EB3E03" w:rsidRPr="00880F52"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DF2AE" w14:textId="77777777" w:rsidR="00252D3B" w:rsidRDefault="00252D3B" w:rsidP="002E2028">
      <w:pPr>
        <w:spacing w:after="0" w:line="240" w:lineRule="auto"/>
      </w:pPr>
      <w:r>
        <w:separator/>
      </w:r>
    </w:p>
  </w:endnote>
  <w:endnote w:type="continuationSeparator" w:id="0">
    <w:p w14:paraId="62991429" w14:textId="77777777" w:rsidR="00252D3B" w:rsidRDefault="00252D3B" w:rsidP="002E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ins w:id="65" w:author="Mark Pang" w:date="2026-08-03T22:25:00Z" w16du:dateUtc="2026-08-04T02:25:00Z"/>
      </w:trPr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ins w:id="66" w:author="Mark Pang" w:date="2026-08-03T22:25:00Z" w16du:dateUtc="2026-08-04T02:25:00Z"/>
              <w:rFonts w:ascii="Arial" w:hAnsi="Arial" w:cs="Arial"/>
              <w:sz w:val="14"/>
              <w:szCs w:val="14"/>
              <w:highlight w:val="black"/>
            </w:rPr>
          </w:pPr>
          <w:ins w:id="67" w:author="Mark Pang" w:date="2026-08-03T22:25:00Z" w16du:dateUtc="2026-08-04T02:25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220C1A71" w14:textId="77777777" w:rsidR="002E2028" w:rsidRPr="00880F52" w:rsidRDefault="00F36EF9">
    <w:pPr>
      <w:spacing w:after="0" w:line="240" w:lineRule="auto"/>
      <w:jc w:val="right"/>
      <w:rPr>
        <w:rFonts w:ascii="Arial" w:hAnsi="Arial"/>
        <w:sz w:val="14"/>
        <w:rPrChange w:id="68" w:author="Mark Pang" w:date="2026-08-03T22:25:00Z" w16du:dateUtc="2026-08-04T02:25:00Z">
          <w:rPr/>
        </w:rPrChange>
      </w:rPr>
      <w:pPrChange w:id="69" w:author="Mark Pang" w:date="2026-08-03T22:25:00Z" w16du:dateUtc="2026-08-04T02:25:00Z">
        <w:pPr>
          <w:pStyle w:val="Footer"/>
        </w:pPr>
      </w:pPrChange>
    </w:pPr>
    <w:ins w:id="70" w:author="Mark Pang" w:date="2026-08-03T22:25:00Z" w16du:dateUtc="2026-08-04T02:25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t>8</w:t>
      </w:r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ins w:id="71" w:author="Mark Pang" w:date="2026-08-03T22:25:00Z" w16du:dateUtc="2026-08-04T02:25:00Z"/>
      </w:trPr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ins w:id="72" w:author="Mark Pang" w:date="2026-08-03T22:25:00Z" w16du:dateUtc="2026-08-04T02:25:00Z"/>
              <w:rFonts w:ascii="Arial" w:hAnsi="Arial" w:cs="Arial"/>
              <w:sz w:val="14"/>
              <w:szCs w:val="14"/>
            </w:rPr>
          </w:pPr>
          <w:ins w:id="73" w:author="Mark Pang" w:date="2026-08-03T22:25:00Z" w16du:dateUtc="2026-08-04T02:25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078E379E" w14:textId="0B4034CD" w:rsidR="002E2028" w:rsidRPr="00880F52" w:rsidRDefault="00F36EF9">
    <w:pPr>
      <w:spacing w:after="0" w:line="240" w:lineRule="auto"/>
      <w:jc w:val="right"/>
      <w:rPr>
        <w:rFonts w:ascii="Arial" w:hAnsi="Arial"/>
        <w:sz w:val="14"/>
        <w:rPrChange w:id="74" w:author="Mark Pang" w:date="2026-08-03T22:25:00Z" w16du:dateUtc="2026-08-04T02:25:00Z">
          <w:rPr/>
        </w:rPrChange>
      </w:rPr>
      <w:pPrChange w:id="75" w:author="Mark Pang" w:date="2026-08-03T22:25:00Z" w16du:dateUtc="2026-08-04T02:25:00Z">
        <w:pPr>
          <w:pStyle w:val="Footer"/>
        </w:pPr>
      </w:pPrChange>
    </w:pPr>
    <w:ins w:id="76" w:author="Mark Pang" w:date="2026-08-03T22:25:00Z" w16du:dateUtc="2026-08-04T02:25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</w:ins>
    <w:r w:rsidR="002E2028">
      <w:rPr>
        <w:rFonts w:ascii="Arial" w:hAnsi="Arial" w:cs="Arial"/>
        <w:b/>
        <w:bCs/>
        <w:noProof/>
        <w:sz w:val="14"/>
        <w:szCs w:val="14"/>
      </w:rPr>
      <w:t>Error! Bookmark not defined.</w:t>
    </w:r>
    <w:ins w:id="77" w:author="Mark Pang" w:date="2026-08-03T22:25:00Z" w16du:dateUtc="2026-08-04T02:25:00Z"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4EB7" w14:textId="77777777" w:rsidR="00252D3B" w:rsidRDefault="00252D3B" w:rsidP="002E2028">
      <w:pPr>
        <w:spacing w:after="0" w:line="240" w:lineRule="auto"/>
      </w:pPr>
      <w:r>
        <w:separator/>
      </w:r>
    </w:p>
  </w:footnote>
  <w:footnote w:type="continuationSeparator" w:id="0">
    <w:p w14:paraId="49B43884" w14:textId="77777777" w:rsidR="00252D3B" w:rsidRDefault="00252D3B" w:rsidP="002E2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5A242" w14:textId="77777777" w:rsidR="002E2028" w:rsidRDefault="002E20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0233B8"/>
    <w:rsid w:val="00100CC7"/>
    <w:rsid w:val="00110205"/>
    <w:rsid w:val="001A6118"/>
    <w:rsid w:val="001C4C9A"/>
    <w:rsid w:val="001F2F50"/>
    <w:rsid w:val="002079B4"/>
    <w:rsid w:val="00244C46"/>
    <w:rsid w:val="00252D3B"/>
    <w:rsid w:val="00253BE1"/>
    <w:rsid w:val="002D1FB1"/>
    <w:rsid w:val="002E2028"/>
    <w:rsid w:val="002E5A86"/>
    <w:rsid w:val="00320656"/>
    <w:rsid w:val="003446BD"/>
    <w:rsid w:val="003D24F4"/>
    <w:rsid w:val="003F2695"/>
    <w:rsid w:val="004C113D"/>
    <w:rsid w:val="00524058"/>
    <w:rsid w:val="005D5763"/>
    <w:rsid w:val="005E5AE5"/>
    <w:rsid w:val="006C43DE"/>
    <w:rsid w:val="006D3D70"/>
    <w:rsid w:val="00715690"/>
    <w:rsid w:val="007C122F"/>
    <w:rsid w:val="007C3CB2"/>
    <w:rsid w:val="007C3EFD"/>
    <w:rsid w:val="0083734B"/>
    <w:rsid w:val="0084318F"/>
    <w:rsid w:val="00880F52"/>
    <w:rsid w:val="00990111"/>
    <w:rsid w:val="00A16521"/>
    <w:rsid w:val="00A67AF3"/>
    <w:rsid w:val="00B160FC"/>
    <w:rsid w:val="00B41ADC"/>
    <w:rsid w:val="00C1648E"/>
    <w:rsid w:val="00D47814"/>
    <w:rsid w:val="00D62B66"/>
    <w:rsid w:val="00D672B3"/>
    <w:rsid w:val="00EB3E03"/>
    <w:rsid w:val="00F36C3D"/>
    <w:rsid w:val="00F36EF9"/>
    <w:rsid w:val="00F46E68"/>
    <w:rsid w:val="00F7719E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  <w:pPrChange w:id="0" w:author="Mark Pang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0" w:author="Mark Pang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E202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  <w:pPrChange w:id="1" w:author="Mark Pang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" w:author="Mark Pang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E2028"/>
    <w:rPr>
      <w:rFonts w:eastAsiaTheme="minorEastAsia"/>
      <w:kern w:val="0"/>
      <w:sz w:val="22"/>
      <w:szCs w:val="22"/>
      <w14:ligatures w14:val="none"/>
    </w:rPr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  <w:pPrChange w:id="2" w:author="Mark Pang" w:date="2026-08-03T22:25:00Z">
        <w:pPr/>
      </w:pPrChange>
    </w:pPr>
    <w:rPr>
      <w:rFonts w:ascii="Arial" w:eastAsia="Times New Roman" w:hAnsi="Arial" w:cs="Times New Roman"/>
      <w:i/>
      <w:kern w:val="0"/>
      <w:sz w:val="14"/>
      <w:szCs w:val="22"/>
      <w14:ligatures w14:val="none"/>
      <w:rPrChange w:id="2" w:author="Mark Pang" w:date="2026-08-03T22:25:00Z">
        <w:rPr>
          <w:rFonts w:ascii="Arial" w:hAnsi="Arial"/>
          <w:i/>
          <w:sz w:val="14"/>
          <w:szCs w:val="22"/>
          <w:lang w:val="en-US" w:eastAsia="en-US" w:bidi="ar-SA"/>
        </w:rPr>
      </w:rPrChange>
    </w:rPr>
  </w:style>
  <w:style w:type="character" w:customStyle="1" w:styleId="ProposalnoteitalicsChar">
    <w:name w:val="Proposal_note_italics Char"/>
    <w:link w:val="Proposalnoteitalics"/>
    <w:rsid w:val="002E2028"/>
    <w:rPr>
      <w:rFonts w:ascii="Arial" w:eastAsia="Times New Roman" w:hAnsi="Arial" w:cs="Times New Roman"/>
      <w:i/>
      <w:kern w:val="0"/>
      <w:sz w:val="14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  <w:pPrChange w:id="3" w:author="Mark Pang" w:date="2026-08-03T22:25:00Z">
        <w:pPr/>
      </w:pPrChange>
    </w:pPr>
    <w:rPr>
      <w:rFonts w:ascii="Segoe UI" w:eastAsiaTheme="minorEastAsia" w:hAnsi="Segoe UI" w:cs="Segoe UI"/>
      <w:kern w:val="0"/>
      <w:sz w:val="18"/>
      <w:szCs w:val="18"/>
      <w14:ligatures w14:val="none"/>
      <w:rPrChange w:id="3" w:author="Mark Pang" w:date="2026-08-03T22:25:00Z">
        <w:rPr>
          <w:rFonts w:ascii="Segoe UI" w:eastAsiaTheme="minorEastAsia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028"/>
    <w:rPr>
      <w:rFonts w:ascii="Segoe UI" w:eastAsiaTheme="minorEastAsia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528BE7-7983-844D-8634-49EA221F7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2025-12-19T17:16:00Z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