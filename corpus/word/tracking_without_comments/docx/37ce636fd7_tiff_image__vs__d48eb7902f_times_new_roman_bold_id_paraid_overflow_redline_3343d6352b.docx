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69AAB3BF" w14:textId="77777777" w:rsidR="0037440E" w:rsidRDefault="005708CF">
      <w:pPr>
        <w:rPr>
          <w:ins w:id="0" w:author="Author" w:date="2026-06-29T11:25:00Z" w16du:dateUtc="2026-06-29T15:25:00Z"/>
        </w:rPr>
      </w:pPr>
      <w:ins w:id="1" w:author="Author" w:date="2026-06-29T11:25:00Z" w16du:dateUtc="2026-06-29T15:2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>Times New Roman Bold Italic Demo</w:t>
        </w:r>
      </w:ins>
    </w:p>
    <w:p w14:paraId="57661795" w14:textId="77777777" w:rsidR="006F1B9C" w:rsidRDefault="005708CF">
      <w:ins w:id="2" w:author="Author" w:date="2026-06-29T11:25:00Z" w16du:dateUtc="2026-06-29T15:2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>This</w:t>
        </w:r>
      </w:ins>
      <w:del w:id="3" w:author="Author" w:date="2026-06-29T11:25:00Z" w16du:dateUtc="2026-06-29T15:25:00Z">
        <w:r>
          <w:delText>TIFF test</w:delText>
        </w:r>
      </w:del>
      <w:r>
        <w:rPr>
          <w:rFonts w:ascii="&quot;Times New Roman&quot;, Times, serif" w:hAnsi="&quot;Times New Roman&quot;, Times, serif"/>
          <w:b/>
          <w:i/>
          <w:rPrChange w:id="4" w:author="Author" w:date="2026-06-29T11:25:00Z" w16du:dateUtc="2026-06-29T15:25:00Z"/>
        </w:rPr>
        <w:t xml:space="preserve"> document</w:t>
      </w:r>
      <w:ins w:id="5" w:author="Author" w:date="2026-06-29T11:25:00Z" w16du:dateUtc="2026-06-29T15:2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 xml:space="preserve"> shows Times New Roman with bold italic styles.</w:t>
        </w:r>
      </w:ins>
    </w:p>
    <w:p w14:paraId="02A3A478" w14:textId="77777777" w:rsidR="006F1B9C" w:rsidRDefault="005708CF">
      <w:ins w:id="6" w:author="Author" w:date="2026-06-29T11:25:00Z" w16du:dateUtc="2026-06-29T15:2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>Times bold italic is traditional for formal academic papers.</w:t>
        </w:r>
      </w:ins>
      <w:del w:id="7" w:author="Author" w:date="2026-06-29T11:25:00Z" w16du:dateUtc="2026-06-29T15:25:00Z">
        <w:r>
          <w:rPr>
            <w:noProof/>
          </w:rPr>
          <w:drawing>
            <wp:inline distT="0" distB="0" distL="0" distR="0">
              <wp:extent cx="914400" cy="914400"/>
              <wp:effectExtent l="0" t="0" r="0" b="0"/>
              <wp:docPr id="1" name="TIFF Image"/>
              <wp:cNvGraphicFramePr/>
              <a:graphic>
                <a:graphicData uri="http://schemas.openxmlformats.org/drawingml/2006/picture">
                  <pic:pic>
                    <pic:nvPicPr>
                      <pic:cNvPr id="1" name="image1.tif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sectPr w:rsidR="006F1B9C">
      <w:pgSz w:w="12240" w:h="15840"/>
      <w:pgMar w:top="1440" w:right="1440" w:bottom="1440" w:left="1440" w:header="720" w:footer="720" w:gutter="0"/>
      <w:cols w:space="720"/>
      <w:docGrid w:linePitch="0"/>
      <w:sectPrChange w:id="8" w:author="Author" w:date="2026-06-29T11:25:00Z" w16du:dateUtc="2026-06-29T15:25:00Z">
        <w:sectPr w:rsidR="006F1B9C"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1B9C"/>
    <w:rsid w:val="0037440E"/>
    <w:rsid w:val="004E6226"/>
    <w:rsid w:val="005708CF"/>
    <w:rsid w:val="006F1B9C"/>
    <w:rsid w:val="007F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2067ED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2026-06-29T15:25:00Z</dcterms:created>
  <dcterms:modified xsi:type="dcterms:W3CDTF">2026-06-29T15:25:00Z</dcterms:modified>
</cp:coreProperties>
</file>