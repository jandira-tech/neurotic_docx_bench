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0BE73" w14:textId="77777777" w:rsidR="002D66CF" w:rsidRDefault="004F2AA0">
      <w:pPr>
        <w:pStyle w:val="Heading1"/>
        <w:rPr>
          <w:ins w:id="6" w:author="Comparison" w:date="2026-09-25T21:11:00Z" w16du:dateUtc="2026-09-26T01:11:00Z"/>
        </w:rPr>
      </w:pPr>
      <w:bookmarkStart w:id="7" w:name="_Toc1"/>
      <w:ins w:id="8" w:author="Comparison" w:date="2026-09-25T21:11:00Z" w16du:dateUtc="2026-09-26T01:11:00Z">
        <w:r>
          <w:t>Article information:</w:t>
        </w:r>
        <w:bookmarkEnd w:id="7"/>
      </w:ins>
    </w:p>
    <w:p w14:paraId="7B871864" w14:textId="77777777" w:rsidR="002D66CF" w:rsidRDefault="004F2AA0">
      <w:pPr>
        <w:rPr>
          <w:ins w:id="9" w:author="Comparison" w:date="2026-09-25T21:11:00Z" w16du:dateUtc="2026-09-26T01:11:00Z"/>
        </w:rPr>
      </w:pPr>
      <w:ins w:id="10" w:author="Comparison" w:date="2026-09-25T21:11:00Z" w16du:dateUtc="2026-09-26T01:11:00Z">
        <w:r>
          <w:t>SOCIAL MEDIA - COMMUNICATION OFFICER | Daleel Madani</w:t>
        </w:r>
        <w:r>
          <w:br/>
        </w:r>
        <w:r>
          <w:fldChar w:fldCharType="begin"/>
        </w:r>
        <w:r>
          <w:instrText>HYPERLINK "https://daleel-madani.org/civil-society-directory/dt-global/jobs/social-media-communication-officer"</w:instrText>
        </w:r>
        <w:r>
          <w:fldChar w:fldCharType="separate"/>
        </w:r>
        <w:r>
          <w:rPr>
            <w:color w:val="2980B9"/>
            <w:u w:val="single"/>
          </w:rPr>
          <w:t>https://daleel-madani.org/civil-society-directory/dt-global/jobs/social-media-communication-officer</w:t>
        </w:r>
        <w:r>
          <w:fldChar w:fldCharType="end"/>
        </w:r>
      </w:ins>
    </w:p>
    <w:p w14:paraId="08BFB3A3" w14:textId="77777777" w:rsidR="002D66CF" w:rsidRDefault="004F2AA0">
      <w:pPr>
        <w:pStyle w:val="Heading1"/>
        <w:rPr>
          <w:ins w:id="11" w:author="Comparison" w:date="2026-09-25T21:11:00Z" w16du:dateUtc="2026-09-26T01:11:00Z"/>
        </w:rPr>
      </w:pPr>
      <w:bookmarkStart w:id="12" w:name="_Toc2"/>
      <w:ins w:id="13" w:author="Comparison" w:date="2026-09-25T21:11:00Z" w16du:dateUtc="2026-09-26T01:11:00Z">
        <w:r>
          <w:t>Article summary:</w:t>
        </w:r>
        <w:bookmarkEnd w:id="12"/>
      </w:ins>
    </w:p>
    <w:p w14:paraId="3D5B18B5" w14:textId="77777777" w:rsidR="002D66CF" w:rsidRDefault="004F2AA0">
      <w:pPr>
        <w:jc w:val="both"/>
        <w:rPr>
          <w:ins w:id="14" w:author="Comparison" w:date="2026-09-25T21:11:00Z" w16du:dateUtc="2026-09-26T01:11:00Z"/>
        </w:rPr>
      </w:pPr>
      <w:ins w:id="15" w:author="Comparison" w:date="2026-09-25T21:11:00Z" w16du:dateUtc="2026-09-26T01:11:00Z">
        <w:r>
          <w:t>1. DT Global is seeking a Social Media-Communication Officer for the INARA Activity under the IDEAS Project for USAID in Lebanon.</w:t>
        </w:r>
      </w:ins>
    </w:p>
    <w:p w14:paraId="6ACF9CD6" w14:textId="77777777" w:rsidR="002D66CF" w:rsidRDefault="004F2AA0">
      <w:pPr>
        <w:jc w:val="both"/>
        <w:rPr>
          <w:ins w:id="16" w:author="Comparison" w:date="2026-09-25T21:11:00Z" w16du:dateUtc="2026-09-26T01:11:00Z"/>
        </w:rPr>
      </w:pPr>
      <w:ins w:id="17" w:author="Comparison" w:date="2026-09-25T21:11:00Z" w16du:dateUtc="2026-09-26T01:11:00Z">
        <w:r>
          <w:t>2. The officer will be responsible for developing and implementing INARA communication strategy, maintaining social media pages, and ensuring project deliverables related to outreach and communication are met.</w:t>
        </w:r>
      </w:ins>
    </w:p>
    <w:p w14:paraId="39C0A9B7" w14:textId="77777777" w:rsidR="002D66CF" w:rsidRDefault="004F2AA0">
      <w:pPr>
        <w:jc w:val="both"/>
        <w:rPr>
          <w:ins w:id="18" w:author="Comparison" w:date="2026-09-25T21:11:00Z" w16du:dateUtc="2026-09-26T01:11:00Z"/>
        </w:rPr>
      </w:pPr>
      <w:ins w:id="19" w:author="Comparison" w:date="2026-09-25T21:11:00Z" w16du:dateUtc="2026-09-26T01:11:00Z">
        <w:r>
          <w:t>3. Qualifications include a Bachelor's or Master's degree in marketing or communication, 7+ years of experience in digital marketing and social media, and strong written and verbal Arabic and English communication skills.</w:t>
        </w:r>
      </w:ins>
    </w:p>
    <w:p w14:paraId="2F3BA195" w14:textId="77777777" w:rsidR="002D66CF" w:rsidRDefault="004F2AA0">
      <w:pPr>
        <w:pStyle w:val="Heading1"/>
        <w:rPr>
          <w:ins w:id="20" w:author="Comparison" w:date="2026-09-25T21:11:00Z" w16du:dateUtc="2026-09-26T01:11:00Z"/>
        </w:rPr>
      </w:pPr>
      <w:bookmarkStart w:id="21" w:name="_Toc3"/>
      <w:ins w:id="22" w:author="Comparison" w:date="2026-09-25T21:11:00Z" w16du:dateUtc="2026-09-26T01:11:00Z">
        <w:r>
          <w:t>Article rating:</w:t>
        </w:r>
        <w:bookmarkEnd w:id="21"/>
      </w:ins>
    </w:p>
    <w:p w14:paraId="1DB28B47" w14:textId="77777777" w:rsidR="002D66CF" w:rsidRDefault="004F2AA0">
      <w:pPr>
        <w:jc w:val="both"/>
        <w:rPr>
          <w:ins w:id="23" w:author="Comparison" w:date="2026-09-25T21:11:00Z" w16du:dateUtc="2026-09-26T01:11:00Z"/>
        </w:rPr>
      </w:pPr>
      <w:ins w:id="24" w:author="Comparison" w:date="2026-09-25T21:11:00Z" w16du:dateUtc="2026-09-26T01:11:00Z">
        <w:r>
          <w:t>Appears moderately imbalanced: The article provides some useful information, but is missing several important points or pieces of evidence that would be required to present the discussed topics in a balanced and reliable way. You are encouraged to seek a more balanced perspective on the presented issues by exploring the provided research topics and looking at different information sources.</w:t>
        </w:r>
      </w:ins>
    </w:p>
    <w:p w14:paraId="6595D478" w14:textId="77777777" w:rsidR="002D66CF" w:rsidRDefault="004F2AA0">
      <w:pPr>
        <w:pStyle w:val="Heading1"/>
        <w:rPr>
          <w:ins w:id="25" w:author="Comparison" w:date="2026-09-25T21:11:00Z" w16du:dateUtc="2026-09-26T01:11:00Z"/>
        </w:rPr>
      </w:pPr>
      <w:bookmarkStart w:id="26" w:name="_Toc4"/>
      <w:ins w:id="27" w:author="Comparison" w:date="2026-09-25T21:11:00Z" w16du:dateUtc="2026-09-26T01:11:00Z">
        <w:r>
          <w:t>Article analysis:</w:t>
        </w:r>
        <w:bookmarkEnd w:id="26"/>
      </w:ins>
    </w:p>
    <w:p w14:paraId="4004E9D8" w14:textId="77777777" w:rsidR="002D66CF" w:rsidRDefault="004F2AA0">
      <w:pPr>
        <w:jc w:val="both"/>
        <w:rPr>
          <w:ins w:id="28" w:author="Comparison" w:date="2026-09-25T21:11:00Z" w16du:dateUtc="2026-09-26T01:11:00Z"/>
        </w:rPr>
      </w:pPr>
      <w:ins w:id="29" w:author="Comparison" w:date="2026-09-25T21:11:00Z" w16du:dateUtc="2026-09-26T01:11:00Z">
        <w:r>
          <w:t>The article provides a job description for a Social Media-Communication Officer position for the INARA project under the IDEAS Project for USAID in Lebanon with DT Global. The article is informative and provides details about the role and responsibilities of the position, as well as the required qualifications.</w:t>
        </w:r>
      </w:ins>
    </w:p>
    <w:p w14:paraId="178BCCAD" w14:textId="77777777" w:rsidR="002D66CF" w:rsidRDefault="002D66CF">
      <w:pPr>
        <w:jc w:val="both"/>
        <w:rPr>
          <w:ins w:id="30" w:author="Comparison" w:date="2026-09-25T21:11:00Z" w16du:dateUtc="2026-09-26T01:11:00Z"/>
        </w:rPr>
      </w:pPr>
    </w:p>
    <w:p w14:paraId="6937CE14" w14:textId="77777777" w:rsidR="002D66CF" w:rsidRDefault="004F2AA0">
      <w:pPr>
        <w:jc w:val="both"/>
        <w:rPr>
          <w:ins w:id="31" w:author="Comparison" w:date="2026-09-25T21:11:00Z" w16du:dateUtc="2026-09-26T01:11:00Z"/>
        </w:rPr>
      </w:pPr>
      <w:ins w:id="32" w:author="Comparison" w:date="2026-09-25T21:11:00Z" w16du:dateUtc="2026-09-26T01:11:00Z">
        <w:r>
          <w:t>However, there are some potential biases in the article. Firstly, it is promotional content for DT Global and their project with USAID. Therefore, it may not present both sides equally or explore counterarguments against the project's goals and objectives.</w:t>
        </w:r>
      </w:ins>
    </w:p>
    <w:p w14:paraId="1CE9CF2D" w14:textId="77777777" w:rsidR="002D66CF" w:rsidRDefault="002D66CF">
      <w:pPr>
        <w:jc w:val="both"/>
        <w:rPr>
          <w:ins w:id="33" w:author="Comparison" w:date="2026-09-25T21:11:00Z" w16du:dateUtc="2026-09-26T01:11:00Z"/>
        </w:rPr>
      </w:pPr>
    </w:p>
    <w:p w14:paraId="50BDB921" w14:textId="77777777" w:rsidR="002D66CF" w:rsidRDefault="004F2AA0">
      <w:pPr>
        <w:jc w:val="both"/>
        <w:rPr>
          <w:ins w:id="34" w:author="Comparison" w:date="2026-09-25T21:11:00Z" w16du:dateUtc="2026-09-26T01:11:00Z"/>
        </w:rPr>
      </w:pPr>
      <w:ins w:id="35" w:author="Comparison" w:date="2026-09-25T21:11:00Z" w16du:dateUtc="2026-09-26T01:11:00Z">
        <w:r>
          <w:t>Additionally, there are missing points of consideration regarding the potential risks associated with increasing electricity generation at the community level and promoting renewable energy-based electrical power generation. The article does not provide evidence to support claims made about the cost-effectiveness, eco-friendliness, sustainability, and reliability of power supply through this project.</w:t>
        </w:r>
      </w:ins>
    </w:p>
    <w:p w14:paraId="19740148" w14:textId="77777777" w:rsidR="002D66CF" w:rsidRDefault="002D66CF">
      <w:pPr>
        <w:jc w:val="both"/>
        <w:rPr>
          <w:ins w:id="36" w:author="Comparison" w:date="2026-09-25T21:11:00Z" w16du:dateUtc="2026-09-26T01:11:00Z"/>
        </w:rPr>
      </w:pPr>
    </w:p>
    <w:p w14:paraId="1261D5EA" w14:textId="77777777" w:rsidR="002D66CF" w:rsidRDefault="004F2AA0">
      <w:pPr>
        <w:jc w:val="both"/>
        <w:rPr>
          <w:ins w:id="37" w:author="Comparison" w:date="2026-09-25T21:11:00Z" w16du:dateUtc="2026-09-26T01:11:00Z"/>
        </w:rPr>
      </w:pPr>
      <w:ins w:id="38" w:author="Comparison" w:date="2026-09-25T21:11:00Z" w16du:dateUtc="2026-09-26T01:11:00Z">
        <w:r>
          <w:t>Furthermore, while the article mentions that the communication officer will be reporting to the Chief of Party, it does not provide information about who this person is or their role in the project. This missing point of consideration could lead to questions about accountability within the project.</w:t>
        </w:r>
      </w:ins>
    </w:p>
    <w:p w14:paraId="4E5832AC" w14:textId="77777777" w:rsidR="002D66CF" w:rsidRDefault="002D66CF">
      <w:pPr>
        <w:jc w:val="both"/>
        <w:rPr>
          <w:ins w:id="39" w:author="Comparison" w:date="2026-09-25T21:11:00Z" w16du:dateUtc="2026-09-26T01:11:00Z"/>
        </w:rPr>
      </w:pPr>
    </w:p>
    <w:p w14:paraId="289CC0F6" w14:textId="77777777" w:rsidR="002D66CF" w:rsidRDefault="004F2AA0">
      <w:pPr>
        <w:jc w:val="both"/>
        <w:rPr>
          <w:ins w:id="40" w:author="Comparison" w:date="2026-09-25T21:11:00Z" w16du:dateUtc="2026-09-26T01:11:00Z"/>
        </w:rPr>
      </w:pPr>
      <w:ins w:id="41" w:author="Comparison" w:date="2026-09-25T21:11:00Z" w16du:dateUtc="2026-09-26T01:11:00Z">
        <w:r>
          <w:t>Overall, while informative about a job opportunity with DT Global, this article may have biases towards promoting their project with USAID without fully exploring potential risks or presenting both sides equally.</w:t>
        </w:r>
      </w:ins>
    </w:p>
    <w:p w14:paraId="20A353FE" w14:textId="77777777" w:rsidR="002D66CF" w:rsidRDefault="004F2AA0">
      <w:pPr>
        <w:pStyle w:val="Heading1"/>
        <w:rPr>
          <w:ins w:id="42" w:author="Comparison" w:date="2026-09-25T21:11:00Z" w16du:dateUtc="2026-09-26T01:11:00Z"/>
        </w:rPr>
      </w:pPr>
      <w:bookmarkStart w:id="43" w:name="_Toc5"/>
      <w:ins w:id="44" w:author="Comparison" w:date="2026-09-25T21:11:00Z" w16du:dateUtc="2026-09-26T01:11:00Z">
        <w:r>
          <w:t>Topics for further research:</w:t>
        </w:r>
        <w:bookmarkEnd w:id="43"/>
      </w:ins>
    </w:p>
    <w:p w14:paraId="34D9FAB6" w14:textId="77777777" w:rsidR="002D66CF" w:rsidRDefault="004F2AA0">
      <w:pPr>
        <w:numPr>
          <w:ilvl w:val="0"/>
          <w:numId w:val="1"/>
        </w:numPr>
        <w:spacing w:after="0"/>
        <w:rPr>
          <w:ins w:id="45" w:author="Comparison" w:date="2026-09-25T21:11:00Z" w16du:dateUtc="2026-09-26T01:11:00Z"/>
        </w:rPr>
      </w:pPr>
      <w:ins w:id="46" w:author="Comparison" w:date="2026-09-25T21:11:00Z" w16du:dateUtc="2026-09-26T01:11:00Z">
        <w:r>
          <w:t xml:space="preserve">Risks associated with community-level electricity generation </w:t>
        </w:r>
      </w:ins>
    </w:p>
    <w:p w14:paraId="2973DDE1" w14:textId="77777777" w:rsidR="002D66CF" w:rsidRDefault="004F2AA0">
      <w:pPr>
        <w:numPr>
          <w:ilvl w:val="0"/>
          <w:numId w:val="1"/>
        </w:numPr>
        <w:spacing w:after="0"/>
        <w:rPr>
          <w:ins w:id="47" w:author="Comparison" w:date="2026-09-25T21:11:00Z" w16du:dateUtc="2026-09-26T01:11:00Z"/>
        </w:rPr>
      </w:pPr>
      <w:ins w:id="48" w:author="Comparison" w:date="2026-09-25T21:11:00Z" w16du:dateUtc="2026-09-26T01:11:00Z">
        <w:r>
          <w:t xml:space="preserve">Renewable energy-based power generation cost-effectiveness </w:t>
        </w:r>
      </w:ins>
    </w:p>
    <w:p w14:paraId="5D13B855" w14:textId="77777777" w:rsidR="002D66CF" w:rsidRDefault="004F2AA0">
      <w:pPr>
        <w:numPr>
          <w:ilvl w:val="0"/>
          <w:numId w:val="1"/>
        </w:numPr>
        <w:spacing w:after="0"/>
        <w:rPr>
          <w:ins w:id="49" w:author="Comparison" w:date="2026-09-25T21:11:00Z" w16du:dateUtc="2026-09-26T01:11:00Z"/>
        </w:rPr>
      </w:pPr>
      <w:ins w:id="50" w:author="Comparison" w:date="2026-09-25T21:11:00Z" w16du:dateUtc="2026-09-26T01:11:00Z">
        <w:r>
          <w:t xml:space="preserve">Eco-friendliness of renewable energy-based power generation </w:t>
        </w:r>
      </w:ins>
    </w:p>
    <w:p w14:paraId="58938C8A" w14:textId="77777777" w:rsidR="002D66CF" w:rsidRDefault="004F2AA0">
      <w:pPr>
        <w:numPr>
          <w:ilvl w:val="0"/>
          <w:numId w:val="1"/>
        </w:numPr>
        <w:spacing w:after="0"/>
        <w:rPr>
          <w:ins w:id="51" w:author="Comparison" w:date="2026-09-25T21:11:00Z" w16du:dateUtc="2026-09-26T01:11:00Z"/>
        </w:rPr>
      </w:pPr>
      <w:ins w:id="52" w:author="Comparison" w:date="2026-09-25T21:11:00Z" w16du:dateUtc="2026-09-26T01:11:00Z">
        <w:r>
          <w:t xml:space="preserve">Sustainability of renewable energy-based power generation </w:t>
        </w:r>
      </w:ins>
    </w:p>
    <w:p w14:paraId="2F83670C" w14:textId="77777777" w:rsidR="002D66CF" w:rsidRDefault="004F2AA0">
      <w:pPr>
        <w:numPr>
          <w:ilvl w:val="0"/>
          <w:numId w:val="1"/>
        </w:numPr>
        <w:spacing w:after="0"/>
        <w:rPr>
          <w:ins w:id="53" w:author="Comparison" w:date="2026-09-25T21:11:00Z" w16du:dateUtc="2026-09-26T01:11:00Z"/>
        </w:rPr>
      </w:pPr>
      <w:ins w:id="54" w:author="Comparison" w:date="2026-09-25T21:11:00Z" w16du:dateUtc="2026-09-26T01:11:00Z">
        <w:r>
          <w:t xml:space="preserve">Reliability of power supply through community-level electricity generation </w:t>
        </w:r>
      </w:ins>
    </w:p>
    <w:p w14:paraId="5F14F3D3" w14:textId="77777777" w:rsidR="002D66CF" w:rsidRDefault="004F2AA0">
      <w:pPr>
        <w:numPr>
          <w:ilvl w:val="0"/>
          <w:numId w:val="1"/>
        </w:numPr>
        <w:rPr>
          <w:ins w:id="55" w:author="Comparison" w:date="2026-09-25T21:11:00Z" w16du:dateUtc="2026-09-26T01:11:00Z"/>
        </w:rPr>
      </w:pPr>
      <w:ins w:id="56" w:author="Comparison" w:date="2026-09-25T21:11:00Z" w16du:dateUtc="2026-09-26T01:11:00Z">
        <w:r>
          <w:t>Accountability in USAID projects</w:t>
        </w:r>
      </w:ins>
    </w:p>
    <w:p w14:paraId="41DAD5E5" w14:textId="77777777" w:rsidR="002D66CF" w:rsidRDefault="004F2AA0">
      <w:pPr>
        <w:pStyle w:val="Heading1"/>
        <w:rPr>
          <w:ins w:id="57" w:author="Comparison" w:date="2026-09-25T21:11:00Z" w16du:dateUtc="2026-09-26T01:11:00Z"/>
        </w:rPr>
      </w:pPr>
      <w:bookmarkStart w:id="58" w:name="_Toc6"/>
      <w:ins w:id="59" w:author="Comparison" w:date="2026-09-25T21:11:00Z" w16du:dateUtc="2026-09-26T01:11:00Z">
        <w:r>
          <w:t>Report location:</w:t>
        </w:r>
        <w:bookmarkEnd w:id="58"/>
      </w:ins>
    </w:p>
    <w:p w14:paraId="634F3AEC" w14:textId="77777777" w:rsidR="00BB5E06" w:rsidRDefault="004F2AA0">
      <w:pPr>
        <w:rPr>
          <w:del w:id="60" w:author="Comparison" w:date="2026-09-25T21:11:00Z" w16du:dateUtc="2026-09-26T01:11:00Z"/>
          <w:rFonts w:ascii="Times New Roman" w:hAnsi="Times New Roman" w:cs="Times New Roman"/>
          <w:b/>
          <w:bCs/>
        </w:rPr>
      </w:pPr>
      <w:ins w:id="61" w:author="Comparison" w:date="2026-09-25T21:11:00Z" w16du:dateUtc="2026-09-26T01:11:00Z">
        <w:r>
          <w:fldChar w:fldCharType="begin"/>
        </w:r>
        <w:r>
          <w:instrText>HYPERLINK "https://www.fullpicture.app/item/bed32467b56430bd0b3d6471322e1426"</w:instrText>
        </w:r>
        <w:r>
          <w:fldChar w:fldCharType="separate"/>
        </w:r>
        <w:r>
          <w:rPr>
            <w:color w:val="2980B9"/>
            <w:u w:val="single"/>
          </w:rPr>
          <w:t>https://www.fullpicture.app/item/bed32467b56430bd0b3d6471322e1426</w:t>
        </w:r>
        <w:r>
          <w:fldChar w:fldCharType="end"/>
        </w:r>
      </w:ins>
      <w:del w:id="62" w:author="Comparison" w:date="2026-09-25T21:11:00Z" w16du:dateUtc="2026-09-26T01:11:00Z">
        <w:r w:rsidR="008D4554">
          <w:rPr>
            <w:rFonts w:ascii="Times New Roman" w:hAnsi="Times New Roman" w:cs="Times New Roman" w:hint="eastAsia"/>
            <w:b/>
            <w:bCs/>
          </w:rPr>
          <w:delText xml:space="preserve">Supplementary Material </w:delText>
        </w:r>
        <w:r w:rsidR="00BB5E06" w:rsidRPr="008D4554">
          <w:rPr>
            <w:rFonts w:ascii="Times New Roman" w:hAnsi="Times New Roman" w:cs="Times New Roman"/>
            <w:b/>
            <w:bCs/>
          </w:rPr>
          <w:delText>1</w:delText>
        </w:r>
        <w:r w:rsidR="008D4554">
          <w:rPr>
            <w:rFonts w:ascii="Times New Roman" w:hAnsi="Times New Roman" w:cs="Times New Roman" w:hint="eastAsia"/>
            <w:b/>
            <w:bCs/>
          </w:rPr>
          <w:delText>.</w:delText>
        </w:r>
        <w:r w:rsidR="00BB5E06" w:rsidRPr="008D4554">
          <w:rPr>
            <w:rFonts w:ascii="Times New Roman" w:hAnsi="Times New Roman" w:cs="Times New Roman"/>
            <w:b/>
            <w:bCs/>
          </w:rPr>
          <w:delText xml:space="preserve"> PubMed search terms</w:delText>
        </w:r>
      </w:del>
    </w:p>
    <w:p w14:paraId="71946BBD" w14:textId="77777777" w:rsidR="008D4554" w:rsidRPr="008D4554" w:rsidRDefault="008D4554">
      <w:pPr>
        <w:rPr>
          <w:del w:id="63" w:author="Comparison" w:date="2026-09-25T21:11:00Z" w16du:dateUtc="2026-09-26T01:11:00Z"/>
          <w:rFonts w:ascii="Times New Roman" w:hAnsi="Times New Roman" w:cs="Times New Roman"/>
          <w:b/>
          <w:bCs/>
        </w:rPr>
      </w:pPr>
    </w:p>
    <w:p w14:paraId="65F62319" w14:textId="77777777" w:rsidR="00BB5E06" w:rsidRPr="0045650A" w:rsidRDefault="00BB5E06" w:rsidP="008D4554">
      <w:pPr>
        <w:snapToGrid w:val="0"/>
        <w:spacing w:line="360" w:lineRule="auto"/>
        <w:rPr>
          <w:del w:id="64" w:author="Comparison" w:date="2026-09-25T21:11:00Z" w16du:dateUtc="2026-09-26T01:11:00Z"/>
          <w:rFonts w:ascii="Times New Roman" w:hAnsi="Times New Roman" w:cs="Times New Roman"/>
          <w:bCs/>
        </w:rPr>
      </w:pPr>
      <w:bookmarkStart w:id="65" w:name="OLE_LINK3"/>
      <w:bookmarkStart w:id="66" w:name="OLE_LINK4"/>
      <w:del w:id="67" w:author="Comparison" w:date="2026-09-25T21:11:00Z" w16du:dateUtc="2026-09-26T01:11:00Z">
        <w:r w:rsidRPr="0045650A">
          <w:rPr>
            <w:rFonts w:ascii="Times New Roman" w:hAnsi="Times New Roman" w:cs="Times New Roman"/>
            <w:bCs/>
          </w:rPr>
          <w:delText>(“nivolumab”[Supplementary Concept] OR “Nivolumab”[tiab] OR “Opdivo”[tiab] OR “MDX-1106”[tiab] OR “ONO-4538”[tiab] OR “BMS-936558”[tiab] OR “NIVO”[tiab] OR “pembrolizumab”[Supplementary Concept] OR “pembrolizumab”[tiab] OR “lambrolizumab”[tiab] OR “keytruda”[tiab] OR “MK-3475”[tiab] OR “SCH 900475”[tiab] OR “avelumab”[Supplementary Concept] OR “Avelumab”[tiab] OR “MSB0010718C”[tiab] OR</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“MPDL3280A”[Supplementary Concept] OR “MPDL3280A”[tiab] OR “atezolizumab”[tiab] OR “Tecentriq”[tiab] OR “RG7446”[tiab] OR “RO5541267”[tiab] OR “Durvalumab”[tiab] OR “MEDI4736”[tiab] OR “MEDI-4736”[tiab] OR checkpoint inhibitor*[tiab] OR “PD-1”[tiab] OR “PDL1”[tiab]</w:delText>
        </w:r>
        <w:r w:rsidRPr="0045650A">
          <w:rPr>
            <w:rFonts w:ascii="Times New Roman" w:hAnsi="Times New Roman" w:cs="Times New Roman" w:hint="eastAsia"/>
            <w:bCs/>
          </w:rPr>
          <w:delText xml:space="preserve"> OR </w:delText>
        </w:r>
        <w:r w:rsidRPr="0045650A">
          <w:rPr>
            <w:rFonts w:ascii="Times New Roman" w:hAnsi="Times New Roman" w:cs="Times New Roman"/>
            <w:bCs/>
          </w:rPr>
          <w:delText>“immunotherapy”[tiab]</w:delText>
        </w:r>
        <w:r w:rsidRPr="0045650A">
          <w:rPr>
            <w:rFonts w:ascii="Times New Roman" w:hAnsi="Times New Roman" w:cs="Times New Roman" w:hint="eastAsia"/>
            <w:bCs/>
          </w:rPr>
          <w:delText xml:space="preserve"> OR </w:delText>
        </w:r>
        <w:r w:rsidRPr="0045650A">
          <w:rPr>
            <w:rFonts w:ascii="Times New Roman" w:hAnsi="Times New Roman" w:cs="Times New Roman"/>
            <w:bCs/>
          </w:rPr>
          <w:delText>“</w:delText>
        </w:r>
        <w:r w:rsidRPr="0045650A">
          <w:rPr>
            <w:rFonts w:ascii="Times New Roman" w:hAnsi="Times New Roman" w:cs="Times New Roman" w:hint="eastAsia"/>
            <w:bCs/>
          </w:rPr>
          <w:delText>immune checkpoint</w:delText>
        </w:r>
        <w:r w:rsidRPr="0045650A">
          <w:rPr>
            <w:rFonts w:ascii="Times New Roman" w:hAnsi="Times New Roman" w:cs="Times New Roman"/>
            <w:bCs/>
          </w:rPr>
          <w:delText>”[tiab]) </w:delText>
        </w:r>
        <w:r w:rsidRPr="0045650A">
          <w:rPr>
            <w:rFonts w:ascii="Times New Roman" w:hAnsi="Times New Roman" w:cs="Times New Roman" w:hint="eastAsia"/>
            <w:bCs/>
          </w:rPr>
          <w:delText>AND (</w:delText>
        </w:r>
        <w:r w:rsidRPr="0045650A">
          <w:rPr>
            <w:rFonts w:ascii="Times New Roman" w:hAnsi="Times New Roman" w:cs="Times New Roman"/>
            <w:bCs/>
          </w:rPr>
          <w:delText>“gastric cancer”[MeSH Terms] OR “gastric cancer”[tiab]  OR “gastric carcinoma”[tiab] OR “gastro-oesophageal”[tiab] OR “gastro-oesophageal junction”[tiab] OR “esophageal cancer”[MeSH Terms] OR “gastroesophageal junction”[tiab] OR “oesophageal squamous-cell carcinoma”[tiab] OR “esophageal carcinoma”[tiab] OR “esophageal cancer”[tiab]</w:delText>
        </w:r>
        <w:r w:rsidRPr="0045650A">
          <w:rPr>
            <w:rFonts w:ascii="Times New Roman" w:hAnsi="Times New Roman" w:cs="Times New Roman" w:hint="eastAsia"/>
            <w:bCs/>
          </w:rPr>
          <w:delText>)</w:delText>
        </w:r>
        <w:r w:rsidRPr="0045650A">
          <w:rPr>
            <w:rFonts w:ascii="Times New Roman" w:hAnsi="Times New Roman" w:cs="Times New Roman"/>
            <w:bCs/>
          </w:rPr>
          <w:delText xml:space="preserve"> AND (Clinical Trial, Phase III[ptyp] OR “phase 3 clinical trial”[tiab] OR “phase III clinical trial”[tiab] OR “phase 3 trial”[tiab] OR “phase III trial”[tiab] OR “phase 3 clinical study”[tiab] OR “phase III clinical study”[tiab] OR “phase 3 study”[tiab] OR “phase III study”[tiab] OR “phase</w:delText>
        </w:r>
        <w:r w:rsidRPr="0045650A">
          <w:rPr>
            <w:rFonts w:ascii="Times New Roman" w:hAnsi="Times New Roman" w:cs="Times New Roman"/>
            <w:bCs/>
          </w:rPr>
          <w:delText> </w:delText>
        </w:r>
        <w:r w:rsidRPr="0045650A">
          <w:rPr>
            <w:rFonts w:ascii="Times New Roman" w:hAnsi="Times New Roman" w:cs="Times New Roman"/>
            <w:bCs/>
          </w:rPr>
          <w:delText>3 randomized trial”[tiab] OR “phase III randomized trial”[tiab] OR Clinical Trial, Phase II[ptyp] OR “phase 2 clinical trial”[tiab] OR “phase II clinical trial”[tiab] OR “phase 2 trial”[tiab] OR “phase II trial”[tiab] OR “phase 2 clinical study”[tiab] OR “phase II clinical study”[tiab] OR “phase 2 randomized trial”[tiab] OR “phase II randomized  trial”[tiab] OR “phase 2 study”[tiab] OR “phase II study”[tiab] OR “phase 2/3 clinical trial”[tiab] OR “phase II/III clinical trial”[tiab] OR “phase 2/3 trial”[tiab] OR “phase II/III trial”[tiab] OR “phase 2/3 clinical study”[tiab] OR “phase II/ III clinical study”[tiab] OR “phase 2/3 study”[tiab] OR “phase II/III study”[tiab] OR “phase 2/3 randomized trial”[tiab] OR “phase II/III randomized trial”[tiab] OR Randomized  Controlled Trial[ptyp] OR “randomized controlled trial”[tiab] OR “RCT”[tiab])</w:delText>
        </w:r>
      </w:del>
    </w:p>
    <w:bookmarkEnd w:id="65"/>
    <w:bookmarkEnd w:id="66"/>
    <w:p w14:paraId="2EAD7670" w14:textId="77777777" w:rsidR="00BB5E06" w:rsidRPr="0045650A" w:rsidRDefault="00BB5E06" w:rsidP="008D4554">
      <w:pPr>
        <w:snapToGrid w:val="0"/>
        <w:spacing w:line="360" w:lineRule="auto"/>
        <w:rPr>
          <w:del w:id="68" w:author="Comparison" w:date="2026-09-25T21:11:00Z" w16du:dateUtc="2026-09-26T01:11:00Z"/>
          <w:rFonts w:ascii="Times New Roman" w:hAnsi="Times New Roman" w:cs="Times New Roman"/>
          <w:bCs/>
        </w:rPr>
      </w:pPr>
    </w:p>
    <w:p w14:paraId="4FA55FEF" w14:textId="77777777" w:rsidR="00BB5E06" w:rsidRPr="0045650A" w:rsidRDefault="00BB5E06" w:rsidP="008D4554">
      <w:pPr>
        <w:snapToGrid w:val="0"/>
        <w:spacing w:line="360" w:lineRule="auto"/>
        <w:rPr>
          <w:del w:id="69" w:author="Comparison" w:date="2026-09-25T21:11:00Z" w16du:dateUtc="2026-09-26T01:11:00Z"/>
          <w:rFonts w:ascii="Times New Roman" w:hAnsi="Times New Roman" w:cs="Times New Roman"/>
          <w:bCs/>
        </w:rPr>
      </w:pPr>
      <w:del w:id="70" w:author="Comparison" w:date="2026-09-25T21:11:00Z" w16du:dateUtc="2026-09-26T01:11:00Z">
        <w:r w:rsidRPr="0045650A">
          <w:rPr>
            <w:rFonts w:ascii="Times New Roman" w:hAnsi="Times New Roman" w:cs="Times New Roman"/>
            <w:bCs/>
          </w:rPr>
          <w:delText>EMBASE search terms (n = 250)</w:delText>
        </w:r>
      </w:del>
    </w:p>
    <w:p w14:paraId="165E24F9" w14:textId="77777777" w:rsidR="00BB5E06" w:rsidRPr="0045650A" w:rsidRDefault="00BB5E06" w:rsidP="008D4554">
      <w:pPr>
        <w:snapToGrid w:val="0"/>
        <w:spacing w:line="360" w:lineRule="auto"/>
        <w:rPr>
          <w:del w:id="71" w:author="Comparison" w:date="2026-09-25T21:11:00Z" w16du:dateUtc="2026-09-26T01:11:00Z"/>
          <w:rFonts w:ascii="Times New Roman" w:hAnsi="Times New Roman" w:cs="Times New Roman"/>
          <w:bCs/>
        </w:rPr>
      </w:pPr>
      <w:del w:id="72" w:author="Comparison" w:date="2026-09-25T21:11:00Z" w16du:dateUtc="2026-09-26T01:11:00Z">
        <w:r w:rsidRPr="0045650A">
          <w:rPr>
            <w:rFonts w:ascii="Times New Roman" w:hAnsi="Times New Roman" w:cs="Times New Roman"/>
            <w:bCs/>
          </w:rPr>
          <w:delText>('nivolumab':ab,ti OR 'pembrolizumab':ab,ti OR 'avelumab':ab,ti OR 'atezolizumab':ab,ti OR 'durvalumab':ab,ti OR 'checkpoint inhibitor':ab,ti OR 'pd-1':ab,ti OR 'pdl1':ab,ti OR 'immunotherapy':ab,ti OR '</w:delText>
        </w:r>
        <w:r w:rsidRPr="0045650A">
          <w:rPr>
            <w:rFonts w:ascii="Times New Roman" w:hAnsi="Times New Roman" w:cs="Times New Roman" w:hint="eastAsia"/>
            <w:bCs/>
          </w:rPr>
          <w:delText>immune checkpoint</w:delText>
        </w:r>
        <w:r w:rsidRPr="0045650A">
          <w:rPr>
            <w:rFonts w:ascii="Times New Roman" w:hAnsi="Times New Roman" w:cs="Times New Roman"/>
            <w:bCs/>
          </w:rPr>
          <w:delText>':ab,ti) AND</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w:delText>
        </w:r>
        <w:r w:rsidRPr="0045650A">
          <w:rPr>
            <w:bCs/>
          </w:rPr>
          <w:delText xml:space="preserve"> </w:delText>
        </w:r>
        <w:r w:rsidRPr="0045650A">
          <w:rPr>
            <w:rFonts w:ascii="Times New Roman" w:hAnsi="Times New Roman" w:cs="Times New Roman"/>
            <w:bCs/>
          </w:rPr>
          <w:delText>stomach cancer ':ab,ti OR 'gastro-oesophageal:ab,ti OR '</w:delText>
        </w:r>
        <w:r w:rsidRPr="0045650A">
          <w:rPr>
            <w:bCs/>
          </w:rPr>
          <w:delText xml:space="preserve"> </w:delText>
        </w:r>
        <w:r w:rsidRPr="0045650A">
          <w:rPr>
            <w:rFonts w:ascii="Times New Roman" w:hAnsi="Times New Roman" w:cs="Times New Roman"/>
            <w:bCs/>
          </w:rPr>
          <w:delText>gastro-oesophageal junction ':ab,ti OR '</w:delText>
        </w:r>
        <w:r w:rsidRPr="0045650A">
          <w:rPr>
            <w:bCs/>
          </w:rPr>
          <w:delText xml:space="preserve"> </w:delText>
        </w:r>
        <w:r w:rsidRPr="0045650A">
          <w:rPr>
            <w:rFonts w:ascii="Times New Roman" w:hAnsi="Times New Roman" w:cs="Times New Roman"/>
            <w:bCs/>
          </w:rPr>
          <w:delText>esophagus cancer ':ab,ti OR 'gastroesophageal junction':ab,ti OR 'esophageal squamous cell carcinoma':ab,ti) AND ('phase 3 clinical trial'/exp OR 'phase 2 clinical trial'/exp OR 'randomized controlled trial'/exp) AND 'human'/de AND ('article'/it OR 'article in press'/it)</w:delText>
        </w:r>
      </w:del>
    </w:p>
    <w:p w14:paraId="34BD336F" w14:textId="77777777" w:rsidR="00BB5E06" w:rsidRPr="0045650A" w:rsidRDefault="00BB5E06" w:rsidP="008D4554">
      <w:pPr>
        <w:snapToGrid w:val="0"/>
        <w:spacing w:line="360" w:lineRule="auto"/>
        <w:rPr>
          <w:del w:id="73" w:author="Comparison" w:date="2026-09-25T21:11:00Z" w16du:dateUtc="2026-09-26T01:11:00Z"/>
          <w:rFonts w:ascii="Times New Roman" w:hAnsi="Times New Roman" w:cs="Times New Roman"/>
          <w:bCs/>
        </w:rPr>
      </w:pPr>
    </w:p>
    <w:p w14:paraId="596AEE08" w14:textId="77777777" w:rsidR="00BB5E06" w:rsidRPr="0045650A" w:rsidRDefault="00BB5E06" w:rsidP="008D4554">
      <w:pPr>
        <w:snapToGrid w:val="0"/>
        <w:spacing w:line="360" w:lineRule="auto"/>
        <w:rPr>
          <w:del w:id="74" w:author="Comparison" w:date="2026-09-25T21:11:00Z" w16du:dateUtc="2026-09-26T01:11:00Z"/>
          <w:rFonts w:ascii="Times New Roman" w:hAnsi="Times New Roman" w:cs="Times New Roman"/>
          <w:bCs/>
        </w:rPr>
      </w:pPr>
      <w:del w:id="75" w:author="Comparison" w:date="2026-09-25T21:11:00Z" w16du:dateUtc="2026-09-26T01:11:00Z">
        <w:r w:rsidRPr="0045650A">
          <w:rPr>
            <w:rFonts w:ascii="Times New Roman" w:hAnsi="Times New Roman" w:cs="Times New Roman"/>
            <w:bCs/>
          </w:rPr>
          <w:delText xml:space="preserve">Web </w:delText>
        </w:r>
        <w:r w:rsidRPr="0045650A">
          <w:rPr>
            <w:rFonts w:ascii="Times New Roman" w:hAnsi="Times New Roman" w:cs="Times New Roman" w:hint="eastAsia"/>
            <w:bCs/>
          </w:rPr>
          <w:delText>o</w:delText>
        </w:r>
        <w:r w:rsidRPr="0045650A">
          <w:rPr>
            <w:rFonts w:ascii="Times New Roman" w:hAnsi="Times New Roman" w:cs="Times New Roman"/>
            <w:bCs/>
          </w:rPr>
          <w:delText>f Science (n = 288)</w:delText>
        </w:r>
      </w:del>
    </w:p>
    <w:p w14:paraId="763A9866" w14:textId="77777777" w:rsidR="00BB5E06" w:rsidRPr="0045650A" w:rsidRDefault="00BB5E06" w:rsidP="008D4554">
      <w:pPr>
        <w:snapToGrid w:val="0"/>
        <w:spacing w:line="360" w:lineRule="auto"/>
        <w:rPr>
          <w:del w:id="76" w:author="Comparison" w:date="2026-09-25T21:11:00Z" w16du:dateUtc="2026-09-26T01:11:00Z"/>
          <w:rFonts w:ascii="Times New Roman" w:hAnsi="Times New Roman" w:cs="Times New Roman"/>
          <w:bCs/>
        </w:rPr>
      </w:pPr>
      <w:del w:id="77" w:author="Comparison" w:date="2026-09-25T21:11:00Z" w16du:dateUtc="2026-09-26T01:11:00Z">
        <w:r w:rsidRPr="0045650A">
          <w:rPr>
            <w:rFonts w:ascii="Times New Roman" w:hAnsi="Times New Roman" w:cs="Times New Roman"/>
            <w:bCs/>
          </w:rPr>
          <w:delText>(“</w:delText>
        </w:r>
        <w:bookmarkStart w:id="78" w:name="OLE_LINK1"/>
        <w:bookmarkStart w:id="79" w:name="OLE_LINK2"/>
        <w:r w:rsidRPr="0045650A">
          <w:rPr>
            <w:rFonts w:ascii="Times New Roman" w:hAnsi="Times New Roman" w:cs="Times New Roman"/>
            <w:bCs/>
          </w:rPr>
          <w:delText>nivolumab</w:delText>
        </w:r>
        <w:bookmarkEnd w:id="78"/>
        <w:bookmarkEnd w:id="79"/>
        <w:r w:rsidRPr="0045650A">
          <w:rPr>
            <w:rFonts w:ascii="Times New Roman" w:hAnsi="Times New Roman" w:cs="Times New Roman"/>
            <w:bCs/>
          </w:rPr>
          <w:delText>”[</w:delText>
        </w:r>
        <w:r w:rsidRPr="0045650A">
          <w:rPr>
            <w:rFonts w:ascii="Times New Roman" w:hAnsi="Times New Roman" w:cs="Times New Roman" w:hint="eastAsia"/>
            <w:bCs/>
          </w:rPr>
          <w:delText>Theme</w:delText>
        </w:r>
        <w:r w:rsidRPr="0045650A">
          <w:rPr>
            <w:rFonts w:ascii="Times New Roman" w:hAnsi="Times New Roman" w:cs="Times New Roman"/>
            <w:bCs/>
          </w:rPr>
          <w:delText>] OR  “pembrolizumab”[</w:delText>
        </w:r>
        <w:r w:rsidRPr="0045650A">
          <w:rPr>
            <w:rFonts w:ascii="Times New Roman" w:hAnsi="Times New Roman" w:cs="Times New Roman" w:hint="eastAsia"/>
            <w:bCs/>
          </w:rPr>
          <w:delText>Theme</w:delText>
        </w:r>
        <w:r w:rsidRPr="0045650A">
          <w:rPr>
            <w:rFonts w:ascii="Times New Roman" w:hAnsi="Times New Roman" w:cs="Times New Roman"/>
            <w:bCs/>
          </w:rPr>
          <w:delText>] OR “avelumab”[</w:delText>
        </w:r>
        <w:r w:rsidRPr="0045650A">
          <w:rPr>
            <w:rFonts w:ascii="Times New Roman" w:hAnsi="Times New Roman" w:cs="Times New Roman" w:hint="eastAsia"/>
            <w:bCs/>
          </w:rPr>
          <w:delText>Theme</w:delText>
        </w:r>
        <w:r w:rsidRPr="0045650A">
          <w:rPr>
            <w:rFonts w:ascii="Times New Roman" w:hAnsi="Times New Roman" w:cs="Times New Roman"/>
            <w:bCs/>
          </w:rPr>
          <w:delText>] OR</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“atezolizumab”[</w:delText>
        </w:r>
        <w:r w:rsidRPr="0045650A">
          <w:rPr>
            <w:rFonts w:ascii="Times New Roman" w:hAnsi="Times New Roman" w:cs="Times New Roman" w:hint="eastAsia"/>
            <w:bCs/>
          </w:rPr>
          <w:delText>Theme</w:delText>
        </w:r>
        <w:r w:rsidRPr="0045650A">
          <w:rPr>
            <w:rFonts w:ascii="Times New Roman" w:hAnsi="Times New Roman" w:cs="Times New Roman"/>
            <w:bCs/>
          </w:rPr>
          <w:delText>]  OR “Durvalumab”[</w:delText>
        </w:r>
        <w:r w:rsidRPr="0045650A">
          <w:rPr>
            <w:rFonts w:ascii="Times New Roman" w:hAnsi="Times New Roman" w:cs="Times New Roman" w:hint="eastAsia"/>
            <w:bCs/>
          </w:rPr>
          <w:delText>Theme</w:delText>
        </w:r>
        <w:r w:rsidRPr="0045650A">
          <w:rPr>
            <w:rFonts w:ascii="Times New Roman" w:hAnsi="Times New Roman" w:cs="Times New Roman"/>
            <w:bCs/>
          </w:rPr>
          <w:delText>] OR “checkpoint inhibitor”[</w:delText>
        </w:r>
        <w:r w:rsidRPr="0045650A">
          <w:rPr>
            <w:rFonts w:ascii="Times New Roman" w:hAnsi="Times New Roman" w:cs="Times New Roman" w:hint="eastAsia"/>
            <w:bCs/>
          </w:rPr>
          <w:delText>Theme</w:delText>
        </w:r>
        <w:r w:rsidRPr="0045650A">
          <w:rPr>
            <w:rFonts w:ascii="Times New Roman" w:hAnsi="Times New Roman" w:cs="Times New Roman"/>
            <w:bCs/>
          </w:rPr>
          <w:delText>] OR “PD-1”[</w:delText>
        </w:r>
        <w:r w:rsidRPr="0045650A">
          <w:rPr>
            <w:rFonts w:ascii="Times New Roman" w:hAnsi="Times New Roman" w:cs="Times New Roman" w:hint="eastAsia"/>
            <w:bCs/>
          </w:rPr>
          <w:delText>Theme</w:delText>
        </w:r>
        <w:r w:rsidRPr="0045650A">
          <w:rPr>
            <w:rFonts w:ascii="Times New Roman" w:hAnsi="Times New Roman" w:cs="Times New Roman"/>
            <w:bCs/>
          </w:rPr>
          <w:delText>] OR “PDL1”[</w:delText>
        </w:r>
        <w:r w:rsidRPr="0045650A">
          <w:rPr>
            <w:rFonts w:ascii="Times New Roman" w:hAnsi="Times New Roman" w:cs="Times New Roman" w:hint="eastAsia"/>
            <w:bCs/>
          </w:rPr>
          <w:delText>Theme</w:delText>
        </w:r>
        <w:r w:rsidRPr="0045650A">
          <w:rPr>
            <w:rFonts w:ascii="Times New Roman" w:hAnsi="Times New Roman" w:cs="Times New Roman"/>
            <w:bCs/>
          </w:rPr>
          <w:delText>]</w:delText>
        </w:r>
        <w:r w:rsidRPr="0045650A">
          <w:rPr>
            <w:rFonts w:ascii="Times New Roman" w:hAnsi="Times New Roman" w:cs="Times New Roman" w:hint="eastAsia"/>
            <w:bCs/>
          </w:rPr>
          <w:delText xml:space="preserve"> OR </w:delText>
        </w:r>
        <w:r w:rsidRPr="0045650A">
          <w:rPr>
            <w:rFonts w:ascii="Times New Roman" w:hAnsi="Times New Roman" w:cs="Times New Roman"/>
            <w:bCs/>
          </w:rPr>
          <w:delText>“immunotherapy”[</w:delText>
        </w:r>
        <w:r w:rsidRPr="0045650A">
          <w:rPr>
            <w:rFonts w:ascii="Times New Roman" w:hAnsi="Times New Roman" w:cs="Times New Roman" w:hint="eastAsia"/>
            <w:bCs/>
          </w:rPr>
          <w:delText>Theme</w:delText>
        </w:r>
        <w:r w:rsidRPr="0045650A">
          <w:rPr>
            <w:rFonts w:ascii="Times New Roman" w:hAnsi="Times New Roman" w:cs="Times New Roman"/>
            <w:bCs/>
          </w:rPr>
          <w:delText>]</w:delText>
        </w:r>
        <w:r w:rsidRPr="0045650A">
          <w:rPr>
            <w:rFonts w:ascii="Times New Roman" w:hAnsi="Times New Roman" w:cs="Times New Roman" w:hint="eastAsia"/>
            <w:bCs/>
          </w:rPr>
          <w:delText xml:space="preserve"> OR </w:delText>
        </w:r>
        <w:r w:rsidRPr="0045650A">
          <w:rPr>
            <w:rFonts w:ascii="Times New Roman" w:hAnsi="Times New Roman" w:cs="Times New Roman"/>
            <w:bCs/>
          </w:rPr>
          <w:delText>“</w:delText>
        </w:r>
        <w:r w:rsidRPr="0045650A">
          <w:rPr>
            <w:rFonts w:ascii="Times New Roman" w:hAnsi="Times New Roman" w:cs="Times New Roman" w:hint="eastAsia"/>
            <w:bCs/>
          </w:rPr>
          <w:delText>immune checkpoint</w:delText>
        </w:r>
        <w:r w:rsidRPr="0045650A">
          <w:rPr>
            <w:rFonts w:ascii="Times New Roman" w:hAnsi="Times New Roman" w:cs="Times New Roman"/>
            <w:bCs/>
          </w:rPr>
          <w:delText>”[</w:delText>
        </w:r>
        <w:r w:rsidRPr="0045650A">
          <w:rPr>
            <w:rFonts w:ascii="Times New Roman" w:hAnsi="Times New Roman" w:cs="Times New Roman" w:hint="eastAsia"/>
            <w:bCs/>
          </w:rPr>
          <w:delText>Theme</w:delText>
        </w:r>
        <w:r w:rsidRPr="0045650A">
          <w:rPr>
            <w:rFonts w:ascii="Times New Roman" w:hAnsi="Times New Roman" w:cs="Times New Roman"/>
            <w:bCs/>
          </w:rPr>
          <w:delText>]) </w:delText>
        </w:r>
        <w:r w:rsidRPr="0045650A">
          <w:rPr>
            <w:rFonts w:ascii="Times New Roman" w:hAnsi="Times New Roman" w:cs="Times New Roman" w:hint="eastAsia"/>
            <w:bCs/>
          </w:rPr>
          <w:delText>AND (</w:delText>
        </w:r>
        <w:r w:rsidRPr="0045650A">
          <w:rPr>
            <w:rFonts w:ascii="Times New Roman" w:hAnsi="Times New Roman" w:cs="Times New Roman"/>
            <w:bCs/>
          </w:rPr>
          <w:delText>“gastric cancer”[</w:delText>
        </w:r>
        <w:r w:rsidRPr="0045650A">
          <w:rPr>
            <w:rFonts w:ascii="Times New Roman" w:hAnsi="Times New Roman" w:cs="Times New Roman" w:hint="eastAsia"/>
            <w:bCs/>
          </w:rPr>
          <w:delText>Theme</w:delText>
        </w:r>
        <w:r w:rsidRPr="0045650A">
          <w:rPr>
            <w:rFonts w:ascii="Times New Roman" w:hAnsi="Times New Roman" w:cs="Times New Roman"/>
            <w:bCs/>
          </w:rPr>
          <w:delText>] OR “gastric carcinoma”[</w:delText>
        </w:r>
        <w:r w:rsidRPr="0045650A">
          <w:rPr>
            <w:rFonts w:ascii="Times New Roman" w:hAnsi="Times New Roman" w:cs="Times New Roman" w:hint="eastAsia"/>
            <w:bCs/>
          </w:rPr>
          <w:delText>Theme</w:delText>
        </w:r>
        <w:r w:rsidRPr="0045650A">
          <w:rPr>
            <w:rFonts w:ascii="Times New Roman" w:hAnsi="Times New Roman" w:cs="Times New Roman"/>
            <w:bCs/>
          </w:rPr>
          <w:delText>] OR “gastro-oesophageal”[</w:delText>
        </w:r>
        <w:r w:rsidRPr="0045650A">
          <w:rPr>
            <w:rFonts w:ascii="Times New Roman" w:hAnsi="Times New Roman" w:cs="Times New Roman" w:hint="eastAsia"/>
            <w:bCs/>
          </w:rPr>
          <w:delText>Theme</w:delText>
        </w:r>
        <w:r w:rsidRPr="0045650A">
          <w:rPr>
            <w:rFonts w:ascii="Times New Roman" w:hAnsi="Times New Roman" w:cs="Times New Roman"/>
            <w:bCs/>
          </w:rPr>
          <w:delText>] OR “gastro-oesophageal junction”[</w:delText>
        </w:r>
        <w:r w:rsidRPr="0045650A">
          <w:rPr>
            <w:rFonts w:ascii="Times New Roman" w:hAnsi="Times New Roman" w:cs="Times New Roman" w:hint="eastAsia"/>
            <w:bCs/>
          </w:rPr>
          <w:delText>Theme</w:delText>
        </w:r>
        <w:r w:rsidRPr="0045650A">
          <w:rPr>
            <w:rFonts w:ascii="Times New Roman" w:hAnsi="Times New Roman" w:cs="Times New Roman"/>
            <w:bCs/>
          </w:rPr>
          <w:delText>] OR “esophageal cancer”[</w:delText>
        </w:r>
        <w:r w:rsidRPr="0045650A">
          <w:rPr>
            <w:rFonts w:ascii="Times New Roman" w:hAnsi="Times New Roman" w:cs="Times New Roman" w:hint="eastAsia"/>
            <w:bCs/>
          </w:rPr>
          <w:delText>Theme</w:delText>
        </w:r>
        <w:r w:rsidRPr="0045650A">
          <w:rPr>
            <w:rFonts w:ascii="Times New Roman" w:hAnsi="Times New Roman" w:cs="Times New Roman"/>
            <w:bCs/>
          </w:rPr>
          <w:delText>] OR “gastroesophageal junction”[</w:delText>
        </w:r>
        <w:r w:rsidRPr="0045650A">
          <w:rPr>
            <w:rFonts w:ascii="Times New Roman" w:hAnsi="Times New Roman" w:cs="Times New Roman" w:hint="eastAsia"/>
            <w:bCs/>
          </w:rPr>
          <w:delText>Theme</w:delText>
        </w:r>
        <w:r w:rsidRPr="0045650A">
          <w:rPr>
            <w:rFonts w:ascii="Times New Roman" w:hAnsi="Times New Roman" w:cs="Times New Roman"/>
            <w:bCs/>
          </w:rPr>
          <w:delText>] OR “oesophageal squamous-cell carcinoma”[</w:delText>
        </w:r>
        <w:r w:rsidRPr="0045650A">
          <w:rPr>
            <w:rFonts w:ascii="Times New Roman" w:hAnsi="Times New Roman" w:cs="Times New Roman" w:hint="eastAsia"/>
            <w:bCs/>
          </w:rPr>
          <w:delText>Theme</w:delText>
        </w:r>
        <w:r w:rsidRPr="0045650A">
          <w:rPr>
            <w:rFonts w:ascii="Times New Roman" w:hAnsi="Times New Roman" w:cs="Times New Roman"/>
            <w:bCs/>
          </w:rPr>
          <w:delText>] OR “esophageal carcinoma”[</w:delText>
        </w:r>
        <w:r w:rsidRPr="0045650A">
          <w:rPr>
            <w:rFonts w:ascii="Times New Roman" w:hAnsi="Times New Roman" w:cs="Times New Roman" w:hint="eastAsia"/>
            <w:bCs/>
          </w:rPr>
          <w:delText>Theme</w:delText>
        </w:r>
        <w:r w:rsidRPr="0045650A">
          <w:rPr>
            <w:rFonts w:ascii="Times New Roman" w:hAnsi="Times New Roman" w:cs="Times New Roman"/>
            <w:bCs/>
          </w:rPr>
          <w:delText>]</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AND</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(“phase 3 clinical trial”[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] OR “phase III clinical trial”[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] OR “phase 3 trial”[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] OR “phase III trial”[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] OR “phase 3 clinical study”[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] OR “phase III clinical study”[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] OR “phase 3 study”[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] OR “phase III study”[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] OR “phase 3 randomized trial”[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] OR “phase III randomized trial”[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OR “phase 2 clinical trial”[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] OR “phase II clinical trial”[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] OR “phase 2 trial”[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] OR “phase 2 clinical study”[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] OR “phase II clinical study”[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] OR “phase 2 randomized trial”[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] OR “phase II randomized 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] OR “phase 2 study”[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] OR “phase II study”[</w:delText>
        </w:r>
        <w:r w:rsidRPr="0045650A">
          <w:rPr>
            <w:rFonts w:ascii="Times New Roman" w:hAnsi="Times New Roman" w:cs="Times New Roman" w:hint="eastAsia"/>
            <w:bCs/>
          </w:rPr>
          <w:delText>Theme</w:delText>
        </w:r>
        <w:r w:rsidRPr="0045650A">
          <w:rPr>
            <w:rFonts w:ascii="Times New Roman" w:hAnsi="Times New Roman" w:cs="Times New Roman"/>
            <w:bCs/>
          </w:rPr>
          <w:delText>] OR “randomized controlled trial”[</w:delText>
        </w:r>
        <w:r w:rsidRPr="0045650A">
          <w:rPr>
            <w:rFonts w:ascii="Times New Roman" w:hAnsi="Times New Roman" w:cs="Times New Roman" w:hint="eastAsia"/>
            <w:bCs/>
          </w:rPr>
          <w:delText>Theme</w:delText>
        </w:r>
        <w:r w:rsidRPr="0045650A">
          <w:rPr>
            <w:rFonts w:ascii="Times New Roman" w:hAnsi="Times New Roman" w:cs="Times New Roman"/>
            <w:bCs/>
          </w:rPr>
          <w:delText>] OR “RCT”[</w:delText>
        </w:r>
        <w:r w:rsidRPr="0045650A">
          <w:rPr>
            <w:rFonts w:ascii="Times New Roman" w:hAnsi="Times New Roman" w:cs="Times New Roman" w:hint="eastAsia"/>
            <w:bCs/>
          </w:rPr>
          <w:delText>Theme</w:delText>
        </w:r>
        <w:r w:rsidRPr="0045650A">
          <w:rPr>
            <w:rFonts w:ascii="Times New Roman" w:hAnsi="Times New Roman" w:cs="Times New Roman"/>
            <w:bCs/>
          </w:rPr>
          <w:delText>])</w:delText>
        </w:r>
        <w:r w:rsidRPr="0045650A">
          <w:rPr>
            <w:rFonts w:ascii="Times New Roman" w:hAnsi="Times New Roman" w:cs="Times New Roman" w:hint="eastAsia"/>
            <w:bCs/>
          </w:rPr>
          <w:delText xml:space="preserve"> </w:delText>
        </w:r>
        <w:r w:rsidRPr="0045650A">
          <w:rPr>
            <w:rFonts w:ascii="Times New Roman" w:hAnsi="Times New Roman" w:cs="Times New Roman"/>
            <w:bCs/>
          </w:rPr>
          <w:delText xml:space="preserve">AND </w:delText>
        </w:r>
        <w:r w:rsidRPr="0045650A">
          <w:rPr>
            <w:rFonts w:ascii="Times New Roman" w:hAnsi="Times New Roman" w:cs="Times New Roman" w:hint="eastAsia"/>
            <w:bCs/>
          </w:rPr>
          <w:delText>(</w:delText>
        </w:r>
        <w:r w:rsidRPr="0045650A">
          <w:rPr>
            <w:rFonts w:ascii="Times New Roman" w:hAnsi="Times New Roman" w:cs="Times New Roman"/>
            <w:bCs/>
          </w:rPr>
          <w:delText>“ARTICLE”</w:delText>
        </w:r>
        <w:r w:rsidRPr="0045650A">
          <w:rPr>
            <w:rFonts w:ascii="Times New Roman" w:hAnsi="Times New Roman" w:cs="Times New Roman" w:hint="eastAsia"/>
            <w:bCs/>
          </w:rPr>
          <w:delText>)</w:delText>
        </w:r>
      </w:del>
    </w:p>
    <w:p w14:paraId="40F565AF" w14:textId="77777777" w:rsidR="00BB5E06" w:rsidRPr="00BB5E06" w:rsidRDefault="00BB5E06" w:rsidP="00045D43"/>
    <w:sectPr w:rsidR="00BB5E06" w:rsidRPr="00BB5E06">
      <w:headerReference w:type="default" r:id="rId7"/>
      <w:footerReference w:type="default" r:id="rId8"/>
      <w:pgSz w:w="11905" w:h="16837"/>
      <w:pgMar w:top="1440" w:right="1440" w:bottom="1440" w:left="1440" w:header="720" w:footer="720" w:gutter="0"/>
      <w:cols w:space="720"/>
      <w:docGrid w:type="default" w:linePitch="0"/>
      <w:sectPrChange w:id="82" w:author="Comparison" w:date="2026-09-25T21:11:00Z" w16du:dateUtc="2026-09-26T01:11:00Z">
        <w:sectPr w:rsidR="00BB5E06" w:rsidRPr="00BB5E06">
          <w:pgSz w:w="11906" w:h="16838"/>
          <w:pgMar w:top="720" w:right="720" w:bottom="720" w:left="720" w:header="851" w:footer="992" w:gutter="0"/>
          <w:cols w:space="425"/>
          <w:docGrid w:type="lines" w:linePitch="31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CA99D9" w14:textId="77777777" w:rsidR="004F2AA0" w:rsidRDefault="004F2AA0">
      <w:pPr>
        <w:spacing w:after="0" w:line="240" w:lineRule="auto"/>
        <w:pPrChange w:id="4" w:author="Comparison" w:date="2026-09-25T21:11:00Z" w16du:dateUtc="2026-09-26T01:11:00Z">
          <w:pPr/>
        </w:pPrChange>
      </w:pPr>
      <w:r>
        <w:separator/>
      </w:r>
    </w:p>
  </w:endnote>
  <w:endnote w:type="continuationSeparator" w:id="0">
    <w:p w14:paraId="39638D41" w14:textId="77777777" w:rsidR="004F2AA0" w:rsidRDefault="004F2AA0">
      <w:pPr>
        <w:spacing w:after="0" w:line="240" w:lineRule="auto"/>
        <w:pPrChange w:id="5" w:author="Comparison" w:date="2026-09-25T21:11:00Z" w16du:dateUtc="2026-09-26T01:11: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A840D" w14:textId="77777777" w:rsidR="00045D43" w:rsidRDefault="004F2AA0">
    <w:pPr>
      <w:pBdr>
        <w:top w:val="single" w:sz="4" w:space="0" w:color="auto"/>
      </w:pBdr>
      <w:pPrChange w:id="80" w:author="Comparison" w:date="2026-09-25T21:11:00Z" w16du:dateUtc="2026-09-26T01:11:00Z">
        <w:pPr>
          <w:pStyle w:val="Footer"/>
        </w:pPr>
      </w:pPrChange>
    </w:pPr>
    <w:ins w:id="81" w:author="Comparison" w:date="2026-09-25T21:11:00Z" w16du:dateUtc="2026-09-26T01:11:00Z">
      <w:r>
        <w:t xml:space="preserve">Report created by </w:t>
      </w:r>
      <w:r>
        <w:fldChar w:fldCharType="begin"/>
      </w:r>
      <w:r>
        <w:instrText>HYPERLINK "https://www.fullpicture.app/"</w:instrText>
      </w:r>
      <w:r>
        <w:fldChar w:fldCharType="separate"/>
      </w:r>
      <w:r>
        <w:rPr>
          <w:color w:val="2980B9"/>
          <w:u w:val="single"/>
        </w:rPr>
        <w:t>FullPicture.app</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5C572" w14:textId="77777777" w:rsidR="004F2AA0" w:rsidRDefault="004F2AA0">
      <w:pPr>
        <w:spacing w:after="0" w:line="240" w:lineRule="auto"/>
        <w:pPrChange w:id="2" w:author="Comparison" w:date="2026-09-25T21:11:00Z" w16du:dateUtc="2026-09-26T01:11:00Z">
          <w:pPr/>
        </w:pPrChange>
      </w:pPr>
      <w:r>
        <w:separator/>
      </w:r>
    </w:p>
  </w:footnote>
  <w:footnote w:type="continuationSeparator" w:id="0">
    <w:p w14:paraId="7C452800" w14:textId="77777777" w:rsidR="004F2AA0" w:rsidRDefault="004F2AA0">
      <w:pPr>
        <w:spacing w:after="0" w:line="240" w:lineRule="auto"/>
        <w:pPrChange w:id="3" w:author="Comparison" w:date="2026-09-25T21:11:00Z" w16du:dateUtc="2026-09-26T01:11: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BF8A8" w14:textId="77777777" w:rsidR="00045D43" w:rsidRDefault="00045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E5AD82E"/>
    <w:multiLevelType w:val="hybridMultilevel"/>
    <w:tmpl w:val="347834E8"/>
    <w:lvl w:ilvl="0" w:tplc="1094479C">
      <w:start w:val="1"/>
      <w:numFmt w:val="bullet"/>
      <w:lvlText w:val=""/>
      <w:lvlJc w:val="left"/>
      <w:pPr>
        <w:tabs>
          <w:tab w:val="num" w:pos="720"/>
        </w:tabs>
        <w:ind w:left="720" w:hanging="360"/>
      </w:pPr>
      <w:rPr>
        <w:rFonts w:ascii="Symbol" w:hAnsi="Symbol" w:cs="Symbol" w:hint="default"/>
      </w:rPr>
    </w:lvl>
    <w:lvl w:ilvl="1" w:tplc="A6B87E40">
      <w:start w:val="1"/>
      <w:numFmt w:val="bullet"/>
      <w:lvlText w:val="o"/>
      <w:lvlJc w:val="left"/>
      <w:pPr>
        <w:tabs>
          <w:tab w:val="num" w:pos="1440"/>
        </w:tabs>
        <w:ind w:left="1440" w:hanging="360"/>
      </w:pPr>
      <w:rPr>
        <w:rFonts w:ascii="Courier New" w:hAnsi="Courier New" w:cs="Courier New" w:hint="default"/>
      </w:rPr>
    </w:lvl>
    <w:lvl w:ilvl="2" w:tplc="FD3C6B22">
      <w:start w:val="1"/>
      <w:numFmt w:val="bullet"/>
      <w:lvlText w:val=""/>
      <w:lvlJc w:val="left"/>
      <w:pPr>
        <w:tabs>
          <w:tab w:val="num" w:pos="2160"/>
        </w:tabs>
        <w:ind w:left="2160" w:hanging="360"/>
      </w:pPr>
      <w:rPr>
        <w:rFonts w:ascii="Wingdings" w:hAnsi="Wingdings" w:cs="Wingdings" w:hint="default"/>
      </w:rPr>
    </w:lvl>
    <w:lvl w:ilvl="3" w:tplc="889E8A66">
      <w:start w:val="1"/>
      <w:numFmt w:val="bullet"/>
      <w:lvlText w:val=""/>
      <w:lvlJc w:val="left"/>
      <w:pPr>
        <w:tabs>
          <w:tab w:val="num" w:pos="2880"/>
        </w:tabs>
        <w:ind w:left="2880" w:hanging="360"/>
      </w:pPr>
      <w:rPr>
        <w:rFonts w:ascii="Symbol" w:hAnsi="Symbol" w:cs="Symbol" w:hint="default"/>
      </w:rPr>
    </w:lvl>
    <w:lvl w:ilvl="4" w:tplc="F25A3052">
      <w:start w:val="1"/>
      <w:numFmt w:val="bullet"/>
      <w:lvlText w:val="o"/>
      <w:lvlJc w:val="left"/>
      <w:pPr>
        <w:tabs>
          <w:tab w:val="num" w:pos="3600"/>
        </w:tabs>
        <w:ind w:left="3600" w:hanging="360"/>
      </w:pPr>
      <w:rPr>
        <w:rFonts w:ascii="Courier New" w:hAnsi="Courier New" w:cs="Courier New" w:hint="default"/>
      </w:rPr>
    </w:lvl>
    <w:lvl w:ilvl="5" w:tplc="04FC7100">
      <w:start w:val="1"/>
      <w:numFmt w:val="bullet"/>
      <w:lvlText w:val=""/>
      <w:lvlJc w:val="left"/>
      <w:pPr>
        <w:tabs>
          <w:tab w:val="num" w:pos="4320"/>
        </w:tabs>
        <w:ind w:left="4320" w:hanging="360"/>
      </w:pPr>
      <w:rPr>
        <w:rFonts w:ascii="Wingdings" w:hAnsi="Wingdings" w:cs="Wingdings" w:hint="default"/>
      </w:rPr>
    </w:lvl>
    <w:lvl w:ilvl="6" w:tplc="AAAAE190">
      <w:start w:val="1"/>
      <w:numFmt w:val="bullet"/>
      <w:lvlText w:val=""/>
      <w:lvlJc w:val="left"/>
      <w:pPr>
        <w:tabs>
          <w:tab w:val="num" w:pos="5040"/>
        </w:tabs>
        <w:ind w:left="5040" w:hanging="360"/>
      </w:pPr>
      <w:rPr>
        <w:rFonts w:ascii="Symbol" w:hAnsi="Symbol" w:cs="Symbol" w:hint="default"/>
      </w:rPr>
    </w:lvl>
    <w:lvl w:ilvl="7" w:tplc="DF52EAC8">
      <w:start w:val="1"/>
      <w:numFmt w:val="bullet"/>
      <w:lvlText w:val="o"/>
      <w:lvlJc w:val="left"/>
      <w:pPr>
        <w:tabs>
          <w:tab w:val="num" w:pos="5760"/>
        </w:tabs>
        <w:ind w:left="5760" w:hanging="360"/>
      </w:pPr>
      <w:rPr>
        <w:rFonts w:ascii="Courier New" w:hAnsi="Courier New" w:cs="Courier New" w:hint="default"/>
      </w:rPr>
    </w:lvl>
    <w:lvl w:ilvl="8" w:tplc="7D943460">
      <w:start w:val="1"/>
      <w:numFmt w:val="bullet"/>
      <w:lvlText w:val=""/>
      <w:lvlJc w:val="left"/>
      <w:pPr>
        <w:tabs>
          <w:tab w:val="num" w:pos="6480"/>
        </w:tabs>
        <w:ind w:left="6480" w:hanging="360"/>
      </w:pPr>
      <w:rPr>
        <w:rFonts w:ascii="Wingdings" w:hAnsi="Wingdings" w:cs="Wingdings" w:hint="default"/>
      </w:rPr>
    </w:lvl>
  </w:abstractNum>
  <w:num w:numId="1" w16cid:durableId="552809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B5E06"/>
    <w:rsid w:val="00045D43"/>
    <w:rsid w:val="001232FE"/>
    <w:rsid w:val="00191830"/>
    <w:rsid w:val="002D66CF"/>
    <w:rsid w:val="004F2AA0"/>
    <w:rsid w:val="006F2FA7"/>
    <w:rsid w:val="008D4554"/>
    <w:rsid w:val="00A07E33"/>
    <w:rsid w:val="00B9072E"/>
    <w:rsid w:val="00BB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50148"/>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5T21:11:00Z">
        <w:pPr>
          <w:widowControl w:val="0"/>
          <w:jc w:val="both"/>
        </w:pPr>
      </w:pPrChange>
    </w:pPr>
    <w:rPr>
      <w:rFonts w:ascii="Calibri" w:eastAsia="Calibri" w:hAnsi="Calibri" w:cs="Calibri"/>
      <w:kern w:val="0"/>
      <w:sz w:val="24"/>
      <w:szCs w:val="24"/>
      <w:lang w:eastAsia="en-US"/>
      <w:rPrChange w:id="0" w:author="Comparison" w:date="2026-09-25T21:11:00Z">
        <w:rPr>
          <w:rFonts w:asciiTheme="minorHAnsi" w:eastAsiaTheme="minorEastAsia" w:hAnsiTheme="minorHAnsi" w:cstheme="minorBidi"/>
          <w:kern w:val="2"/>
          <w:sz w:val="21"/>
          <w:szCs w:val="22"/>
          <w:lang w:val="en-US" w:eastAsia="zh-CN" w:bidi="ar-SA"/>
        </w:rPr>
      </w:rPrChange>
    </w:rPr>
  </w:style>
  <w:style w:type="paragraph" w:styleId="Heading1">
    <w:name w:val="heading 1"/>
    <w:link w:val="Heading1Char"/>
    <w:uiPriority w:val="9"/>
    <w:qFormat/>
    <w:pPr>
      <w:spacing w:after="160" w:line="278" w:lineRule="auto"/>
      <w:outlineLvl w:val="0"/>
      <w:pPrChange w:id="1" w:author="Comparison" w:date="2026-09-25T21:11:00Z">
        <w:pPr>
          <w:spacing w:after="160" w:line="278" w:lineRule="auto"/>
          <w:outlineLvl w:val="0"/>
        </w:pPr>
      </w:pPrChange>
    </w:pPr>
    <w:rPr>
      <w:rFonts w:ascii="Calibri" w:eastAsia="Calibri" w:hAnsi="Calibri" w:cs="Calibri"/>
      <w:b/>
      <w:bCs/>
      <w:kern w:val="0"/>
      <w:sz w:val="26"/>
      <w:szCs w:val="26"/>
      <w:lang w:eastAsia="en-US"/>
      <w:rPrChange w:id="1" w:author="Comparison" w:date="2026-09-25T21:11:00Z">
        <w:rPr>
          <w:rFonts w:ascii="Calibri" w:eastAsia="Calibri" w:hAnsi="Calibri" w:cs="Calibri"/>
          <w:b/>
          <w:bCs/>
          <w:sz w:val="26"/>
          <w:szCs w:val="2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554"/>
    <w:pPr>
      <w:tabs>
        <w:tab w:val="center" w:pos="4320"/>
        <w:tab w:val="right" w:pos="8640"/>
      </w:tabs>
    </w:pPr>
  </w:style>
  <w:style w:type="character" w:customStyle="1" w:styleId="HeaderChar">
    <w:name w:val="Header Char"/>
    <w:basedOn w:val="DefaultParagraphFont"/>
    <w:link w:val="Header"/>
    <w:uiPriority w:val="99"/>
    <w:rsid w:val="008D4554"/>
  </w:style>
  <w:style w:type="paragraph" w:styleId="Footer">
    <w:name w:val="footer"/>
    <w:basedOn w:val="Normal"/>
    <w:link w:val="FooterChar"/>
    <w:uiPriority w:val="99"/>
    <w:unhideWhenUsed/>
    <w:rsid w:val="008D4554"/>
    <w:pPr>
      <w:tabs>
        <w:tab w:val="center" w:pos="4320"/>
        <w:tab w:val="right" w:pos="8640"/>
      </w:tabs>
    </w:pPr>
  </w:style>
  <w:style w:type="character" w:customStyle="1" w:styleId="FooterChar">
    <w:name w:val="Footer Char"/>
    <w:basedOn w:val="DefaultParagraphFont"/>
    <w:link w:val="Footer"/>
    <w:uiPriority w:val="99"/>
    <w:rsid w:val="008D4554"/>
  </w:style>
  <w:style w:type="character" w:customStyle="1" w:styleId="Heading1Char">
    <w:name w:val="Heading 1 Char"/>
    <w:basedOn w:val="DefaultParagraphFont"/>
    <w:link w:val="Heading1"/>
    <w:uiPriority w:val="9"/>
    <w:rsid w:val="00045D43"/>
    <w:rPr>
      <w:rFonts w:ascii="Calibri" w:eastAsia="Calibri" w:hAnsi="Calibri" w:cs="Calibri"/>
      <w:b/>
      <w:bCs/>
      <w:kern w:val="0"/>
      <w:sz w:val="26"/>
      <w:szCs w:val="26"/>
      <w:lang w:eastAsia="en-US"/>
    </w:rPr>
  </w:style>
  <w:style w:type="character" w:styleId="FootnoteReference">
    <w:name w:val="footnote reference"/>
    <w:semiHidden/>
    <w:unhideWhenUsed/>
    <w:rsid w:val="00045D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1116</Words>
  <Characters>6363</Characters>
  <Application>Microsoft Office Word</Application>
  <DocSecurity>0</DocSecurity>
  <Lines>53</Lines>
  <Paragraphs>14</Paragraphs>
  <ScaleCrop>false</ScaleCrop>
  <Company>MS</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nierc@sysucc.org.cn</dc:creator>
  <cp:lastModifiedBy>Arthur Souza Rodrigues</cp:lastModifiedBy>
  <cp:revision>1</cp:revision>
  <dcterms:created xsi:type="dcterms:W3CDTF">2022-05-25T08:46:00Z</dcterms:created>
  <dcterms:modified xsi:type="dcterms:W3CDTF">2026-09-26T01:11:00Z</dcterms:modified>
</cp:coreProperties>
</file>