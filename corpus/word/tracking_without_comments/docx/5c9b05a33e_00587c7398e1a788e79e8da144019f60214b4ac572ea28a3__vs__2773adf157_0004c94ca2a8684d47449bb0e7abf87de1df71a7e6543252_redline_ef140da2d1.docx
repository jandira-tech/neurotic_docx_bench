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D6A1B" w14:textId="77777777" w:rsidR="001E08FA" w:rsidRDefault="001E08FA" w:rsidP="001E08FA">
      <w:pPr>
        <w:rPr>
          <w:ins w:id="9" w:author="1" w:date="2026-09-22T12:31:00Z" w16du:dateUtc="2026-09-22T16:31:00Z"/>
          <w:szCs w:val="24"/>
        </w:rPr>
      </w:pPr>
    </w:p>
    <w:p w14:paraId="103C931C" w14:textId="77777777" w:rsidR="001E08FA" w:rsidRDefault="00C40747" w:rsidP="001E08FA">
      <w:pPr>
        <w:rPr>
          <w:ins w:id="10" w:author="1" w:date="2026-09-22T12:31:00Z" w16du:dateUtc="2026-09-22T16:31:00Z"/>
          <w:b/>
          <w:szCs w:val="24"/>
        </w:rPr>
      </w:pPr>
      <w:ins w:id="11" w:author="1" w:date="2026-09-22T12:31:00Z" w16du:dateUtc="2026-09-22T16:31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7EE4520A" w14:textId="77777777" w:rsidR="001E08FA" w:rsidRDefault="001E08FA" w:rsidP="001E08FA">
      <w:pPr>
        <w:jc w:val="center"/>
        <w:rPr>
          <w:ins w:id="12" w:author="1" w:date="2026-09-22T12:31:00Z" w16du:dateUtc="2026-09-22T16:31:00Z"/>
          <w:b/>
          <w:szCs w:val="24"/>
        </w:rPr>
      </w:pPr>
    </w:p>
    <w:p w14:paraId="182C44AB" w14:textId="77777777" w:rsidR="001E08FA" w:rsidRDefault="001E08FA" w:rsidP="001E08FA">
      <w:pPr>
        <w:jc w:val="center"/>
        <w:rPr>
          <w:ins w:id="13" w:author="1" w:date="2026-09-22T12:31:00Z" w16du:dateUtc="2026-09-22T16:31:00Z"/>
          <w:b/>
          <w:szCs w:val="24"/>
        </w:rPr>
      </w:pPr>
    </w:p>
    <w:p w14:paraId="75531156" w14:textId="77777777" w:rsidR="001E08FA" w:rsidRPr="001E08FA" w:rsidRDefault="001E08FA" w:rsidP="001E08FA">
      <w:pPr>
        <w:rPr>
          <w:ins w:id="14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</w:p>
    <w:p w14:paraId="0ECCF972" w14:textId="77777777" w:rsidR="001E08FA" w:rsidRDefault="001E08FA" w:rsidP="001E08FA">
      <w:pPr>
        <w:jc w:val="center"/>
        <w:rPr>
          <w:ins w:id="15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</w:p>
    <w:p w14:paraId="688A3EC9" w14:textId="77777777" w:rsidR="00F37F73" w:rsidRDefault="001E08FA" w:rsidP="001E08FA">
      <w:pPr>
        <w:jc w:val="center"/>
        <w:rPr>
          <w:ins w:id="16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17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1A97A3F3" w14:textId="77777777" w:rsidR="001E08FA" w:rsidRPr="001E08FA" w:rsidRDefault="001E08FA" w:rsidP="001E08FA">
      <w:pPr>
        <w:jc w:val="center"/>
        <w:rPr>
          <w:ins w:id="18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19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6796F9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21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BBA537D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31:00Z" w16du:dateUtc="2026-09-22T16:31:00Z"/>
          <w:b/>
          <w:sz w:val="24"/>
          <w:szCs w:val="24"/>
        </w:rPr>
      </w:pPr>
    </w:p>
    <w:p w14:paraId="7621AA4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1:00Z" w16du:dateUtc="2026-09-22T16:31:00Z"/>
          <w:b/>
          <w:sz w:val="24"/>
          <w:szCs w:val="24"/>
        </w:rPr>
      </w:pPr>
      <w:ins w:id="24" w:author="1" w:date="2026-09-22T12:31:00Z" w16du:dateUtc="2026-09-22T16:31:00Z">
        <w:r w:rsidRPr="001E08FA">
          <w:rPr>
            <w:b/>
            <w:sz w:val="24"/>
            <w:szCs w:val="24"/>
          </w:rPr>
          <w:t>РЕШЕНИЕ (проект)</w:t>
        </w:r>
      </w:ins>
    </w:p>
    <w:p w14:paraId="048DD3F7" w14:textId="77777777" w:rsidR="001E08FA" w:rsidRPr="001E08FA" w:rsidRDefault="001E08FA" w:rsidP="001E08FA">
      <w:pPr>
        <w:rPr>
          <w:ins w:id="25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5009555D" w14:textId="77777777" w:rsidR="001E08FA" w:rsidRPr="001E08FA" w:rsidRDefault="001E08FA" w:rsidP="001E08FA">
      <w:pPr>
        <w:rPr>
          <w:ins w:id="26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27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11CB830" w14:textId="77777777" w:rsidR="001E08FA" w:rsidRPr="001E08FA" w:rsidRDefault="001E08FA" w:rsidP="001E08FA">
      <w:pPr>
        <w:rPr>
          <w:ins w:id="28" w:author="1" w:date="2026-09-22T12:31:00Z" w16du:dateUtc="2026-09-22T16:31:00Z"/>
          <w:rFonts w:ascii="Times New Roman" w:hAnsi="Times New Roman" w:cs="Times New Roman"/>
          <w:b/>
          <w:bCs/>
          <w:sz w:val="24"/>
          <w:szCs w:val="24"/>
        </w:rPr>
      </w:pPr>
    </w:p>
    <w:p w14:paraId="15D2D664" w14:textId="77777777" w:rsidR="001E08FA" w:rsidRPr="001E08FA" w:rsidRDefault="001E08FA" w:rsidP="001E08FA">
      <w:pPr>
        <w:rPr>
          <w:ins w:id="29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547782B5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31:00Z" w16du:dateUtc="2026-09-22T16:31:00Z"/>
          <w:b/>
          <w:spacing w:val="-2"/>
        </w:rPr>
      </w:pPr>
    </w:p>
    <w:p w14:paraId="07DE456E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31:00Z" w16du:dateUtc="2026-09-22T16:31:00Z"/>
          <w:b/>
          <w:spacing w:val="-2"/>
        </w:rPr>
      </w:pPr>
      <w:ins w:id="32" w:author="1" w:date="2026-09-22T12:31:00Z" w16du:dateUtc="2026-09-22T16:31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51A411C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31:00Z" w16du:dateUtc="2026-09-22T16:31:00Z"/>
          <w:b/>
          <w:spacing w:val="-2"/>
        </w:rPr>
      </w:pPr>
    </w:p>
    <w:p w14:paraId="0B40B933" w14:textId="77777777" w:rsidR="001E08FA" w:rsidRDefault="001E08FA" w:rsidP="001E08FA">
      <w:pPr>
        <w:pStyle w:val="21"/>
        <w:jc w:val="center"/>
        <w:rPr>
          <w:ins w:id="34" w:author="1" w:date="2026-09-22T12:31:00Z" w16du:dateUtc="2026-09-22T16:31:00Z"/>
          <w:sz w:val="24"/>
          <w:szCs w:val="24"/>
        </w:rPr>
      </w:pPr>
    </w:p>
    <w:p w14:paraId="4D0D8DE7" w14:textId="77777777" w:rsidR="001E08FA" w:rsidRDefault="001E08FA" w:rsidP="009C61C2">
      <w:pPr>
        <w:pStyle w:val="21"/>
        <w:jc w:val="both"/>
        <w:rPr>
          <w:ins w:id="35" w:author="1" w:date="2026-09-22T12:31:00Z" w16du:dateUtc="2026-09-22T16:31:00Z"/>
          <w:sz w:val="24"/>
          <w:szCs w:val="24"/>
        </w:rPr>
      </w:pPr>
      <w:ins w:id="36" w:author="1" w:date="2026-09-22T12:31:00Z" w16du:dateUtc="2026-09-22T16:31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C09AF7C" w14:textId="77777777" w:rsidR="001E08FA" w:rsidRDefault="001E08FA" w:rsidP="001E08FA">
      <w:pPr>
        <w:pStyle w:val="21"/>
        <w:jc w:val="center"/>
        <w:rPr>
          <w:ins w:id="37" w:author="1" w:date="2026-09-22T12:31:00Z" w16du:dateUtc="2026-09-22T16:31:00Z"/>
          <w:sz w:val="24"/>
          <w:szCs w:val="24"/>
        </w:rPr>
      </w:pPr>
    </w:p>
    <w:p w14:paraId="3A9DF659" w14:textId="77777777" w:rsidR="001E08FA" w:rsidRPr="001E08FA" w:rsidRDefault="001E08FA" w:rsidP="001E08FA">
      <w:pPr>
        <w:pStyle w:val="21"/>
        <w:jc w:val="center"/>
        <w:rPr>
          <w:ins w:id="38" w:author="1" w:date="2026-09-22T12:31:00Z" w16du:dateUtc="2026-09-22T16:31:00Z"/>
          <w:b/>
          <w:sz w:val="24"/>
          <w:szCs w:val="24"/>
        </w:rPr>
      </w:pPr>
      <w:ins w:id="39" w:author="1" w:date="2026-09-22T12:31:00Z" w16du:dateUtc="2026-09-22T16:31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900870D" w14:textId="77777777" w:rsidR="001E08FA" w:rsidRPr="001E08FA" w:rsidRDefault="001E08FA" w:rsidP="001E08FA">
      <w:pPr>
        <w:pStyle w:val="21"/>
        <w:jc w:val="center"/>
        <w:rPr>
          <w:ins w:id="40" w:author="1" w:date="2026-09-22T12:31:00Z" w16du:dateUtc="2026-09-22T16:31:00Z"/>
          <w:b/>
          <w:sz w:val="24"/>
          <w:szCs w:val="24"/>
        </w:rPr>
      </w:pPr>
      <w:ins w:id="41" w:author="1" w:date="2026-09-22T12:31:00Z" w16du:dateUtc="2026-09-22T16:31:00Z">
        <w:r w:rsidRPr="001E08FA">
          <w:rPr>
            <w:b/>
            <w:sz w:val="24"/>
            <w:szCs w:val="24"/>
          </w:rPr>
          <w:t>РЕШИЛ:</w:t>
        </w:r>
      </w:ins>
    </w:p>
    <w:p w14:paraId="0449EBF2" w14:textId="77777777" w:rsidR="001E08FA" w:rsidRPr="001E08FA" w:rsidRDefault="001E08FA" w:rsidP="001E08FA">
      <w:pPr>
        <w:pStyle w:val="21"/>
        <w:jc w:val="center"/>
        <w:rPr>
          <w:ins w:id="42" w:author="1" w:date="2026-09-22T12:31:00Z" w16du:dateUtc="2026-09-22T16:31:00Z"/>
          <w:b/>
          <w:sz w:val="24"/>
          <w:szCs w:val="24"/>
        </w:rPr>
      </w:pPr>
    </w:p>
    <w:p w14:paraId="22ED5DCF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3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44" w:author="1" w:date="2026-09-22T12:31:00Z" w16du:dateUtc="2026-09-22T16:31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07349F33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5" w:author="1" w:date="2026-09-22T12:31:00Z" w16du:dateUtc="2026-09-22T16:31:00Z"/>
          <w:rFonts w:ascii="Times New Roman" w:hAnsi="Times New Roman"/>
          <w:sz w:val="24"/>
          <w:szCs w:val="24"/>
        </w:rPr>
      </w:pPr>
      <w:ins w:id="46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8CC2892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7" w:author="1" w:date="2026-09-22T12:31:00Z" w16du:dateUtc="2026-09-22T16:31:00Z"/>
          <w:rFonts w:ascii="Times New Roman" w:hAnsi="Times New Roman"/>
          <w:sz w:val="24"/>
          <w:szCs w:val="24"/>
        </w:rPr>
      </w:pPr>
      <w:ins w:id="48" w:author="1" w:date="2026-09-22T12:31:00Z" w16du:dateUtc="2026-09-22T16:31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1B3D0FA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2:31:00Z" w16du:dateUtc="2026-09-22T16:31:00Z"/>
          <w:rFonts w:ascii="Times New Roman" w:hAnsi="Times New Roman"/>
          <w:sz w:val="24"/>
          <w:szCs w:val="24"/>
        </w:rPr>
      </w:pPr>
      <w:ins w:id="50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08D5BD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2:31:00Z" w16du:dateUtc="2026-09-22T16:31:00Z"/>
          <w:rFonts w:ascii="Times New Roman" w:hAnsi="Times New Roman"/>
          <w:sz w:val="24"/>
          <w:szCs w:val="24"/>
        </w:rPr>
      </w:pPr>
      <w:ins w:id="52" w:author="1" w:date="2026-09-22T12:31:00Z" w16du:dateUtc="2026-09-22T16:31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A0A3F53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2:31:00Z" w16du:dateUtc="2026-09-22T16:31:00Z"/>
          <w:rFonts w:ascii="Times New Roman" w:hAnsi="Times New Roman"/>
          <w:sz w:val="24"/>
          <w:szCs w:val="24"/>
        </w:rPr>
      </w:pPr>
      <w:ins w:id="54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62C074E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31:00Z" w16du:dateUtc="2026-09-22T16:31:00Z"/>
          <w:rFonts w:ascii="Times New Roman" w:hAnsi="Times New Roman"/>
          <w:sz w:val="24"/>
          <w:szCs w:val="24"/>
        </w:rPr>
      </w:pPr>
    </w:p>
    <w:p w14:paraId="3220FEFF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6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57" w:author="1" w:date="2026-09-22T12:31:00Z" w16du:dateUtc="2026-09-22T16:31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6E3574D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8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59" w:author="1" w:date="2026-09-22T12:31:00Z" w16du:dateUtc="2026-09-22T16:31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4A98F692" w14:textId="77777777" w:rsidR="001E08FA" w:rsidRPr="001E08FA" w:rsidRDefault="001E08FA" w:rsidP="001E08FA">
      <w:pPr>
        <w:rPr>
          <w:ins w:id="60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69381175" w14:textId="77777777" w:rsidR="001E08FA" w:rsidRPr="001E08FA" w:rsidRDefault="001E08FA" w:rsidP="001E08FA">
      <w:pPr>
        <w:rPr>
          <w:ins w:id="61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2702AE37" w14:textId="77777777" w:rsidR="001E08FA" w:rsidRPr="001E08FA" w:rsidRDefault="001E08FA" w:rsidP="001E08FA">
      <w:pPr>
        <w:rPr>
          <w:ins w:id="62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3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2CE23F5C" w14:textId="77777777" w:rsidR="001E08FA" w:rsidRPr="001E08FA" w:rsidRDefault="001E08FA" w:rsidP="001E08FA">
      <w:pPr>
        <w:rPr>
          <w:ins w:id="64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5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EA57BEB" w14:textId="77777777" w:rsidR="001E08FA" w:rsidRPr="001E08FA" w:rsidRDefault="001E08FA" w:rsidP="001E08FA">
      <w:pPr>
        <w:rPr>
          <w:ins w:id="66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7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2D8FDBDC" w14:textId="77777777" w:rsidR="001E08FA" w:rsidRPr="001E08FA" w:rsidRDefault="001E08FA" w:rsidP="001E08FA">
      <w:pPr>
        <w:rPr>
          <w:ins w:id="68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275E5887" w14:textId="77777777" w:rsidR="008D19B2" w:rsidRPr="00C139F7" w:rsidRDefault="008D19B2" w:rsidP="008D19B2">
      <w:pPr>
        <w:pStyle w:val="ListParagraph"/>
        <w:ind w:left="360"/>
        <w:rPr>
          <w:del w:id="69" w:author="1" w:date="2026-09-22T12:31:00Z" w16du:dateUtc="2026-09-22T16:31:00Z"/>
          <w:rFonts w:cs="Arial"/>
        </w:rPr>
      </w:pPr>
      <w:del w:id="70" w:author="1" w:date="2026-09-22T12:31:00Z" w16du:dateUtc="2026-09-22T16:31:00Z">
        <w:r w:rsidRPr="00C139F7">
          <w:rPr>
            <w:rFonts w:cs="Arial"/>
            <w:b/>
            <w:lang w:val="it-IT"/>
          </w:rPr>
          <w:delText>Tabla 1</w:delText>
        </w:r>
        <w:r w:rsidRPr="00C139F7">
          <w:rPr>
            <w:rFonts w:cs="Arial"/>
            <w:lang w:val="it-IT"/>
          </w:rPr>
          <w:delText xml:space="preserve">. </w:delText>
        </w:r>
        <w:r w:rsidRPr="00C139F7">
          <w:rPr>
            <w:rFonts w:cs="Arial"/>
          </w:rPr>
          <w:delText>Características de los pacient</w:delText>
        </w:r>
        <w:r>
          <w:rPr>
            <w:rFonts w:cs="Arial"/>
          </w:rPr>
          <w:delText>es sobrevivientes  y fallecidos</w:delText>
        </w:r>
      </w:del>
    </w:p>
    <w:p w14:paraId="6976FDAB" w14:textId="77777777" w:rsidR="004B421D" w:rsidRDefault="004B421D">
      <w:pPr>
        <w:rPr>
          <w:del w:id="71" w:author="1" w:date="2026-09-22T12:31:00Z" w16du:dateUtc="2026-09-22T16:31:00Z"/>
        </w:rPr>
      </w:pPr>
    </w:p>
    <w:p w14:paraId="14EE8608" w14:textId="77777777" w:rsidR="008D19B2" w:rsidRDefault="008D19B2">
      <w:pPr>
        <w:rPr>
          <w:del w:id="72" w:author="1" w:date="2026-09-22T12:31:00Z" w16du:dateUtc="2026-09-22T16:31:00Z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017"/>
        <w:gridCol w:w="2250"/>
        <w:gridCol w:w="2242"/>
        <w:gridCol w:w="1323"/>
      </w:tblGrid>
      <w:tr w:rsidR="008D19B2" w:rsidRPr="00EF52F6" w14:paraId="707FC09A" w14:textId="77777777" w:rsidTr="00D271FE">
        <w:trPr>
          <w:del w:id="73" w:author="1" w:date="2026-09-22T12:31:00Z" w16du:dateUtc="2026-09-22T16:31:00Z"/>
        </w:trPr>
        <w:tc>
          <w:tcPr>
            <w:tcW w:w="2043" w:type="pct"/>
            <w:shd w:val="clear" w:color="auto" w:fill="BFBFBF" w:themeFill="background1" w:themeFillShade="BF"/>
            <w:vAlign w:val="center"/>
          </w:tcPr>
          <w:p w14:paraId="1D988C84" w14:textId="77777777" w:rsidR="008D19B2" w:rsidRPr="00EF52F6" w:rsidRDefault="008D19B2" w:rsidP="00D271FE">
            <w:pPr>
              <w:spacing w:line="360" w:lineRule="auto"/>
              <w:jc w:val="center"/>
              <w:rPr>
                <w:del w:id="74" w:author="1" w:date="2026-09-22T12:31:00Z" w16du:dateUtc="2026-09-22T16:31:00Z"/>
                <w:b/>
                <w:lang w:val="it-IT"/>
              </w:rPr>
            </w:pPr>
            <w:del w:id="75" w:author="1" w:date="2026-09-22T12:31:00Z" w16du:dateUtc="2026-09-22T16:31:00Z">
              <w:r>
                <w:rPr>
                  <w:b/>
                  <w:lang w:val="it-IT"/>
                </w:rPr>
                <w:delText>Características</w:delText>
              </w:r>
            </w:del>
          </w:p>
        </w:tc>
        <w:tc>
          <w:tcPr>
            <w:tcW w:w="1144" w:type="pct"/>
            <w:shd w:val="clear" w:color="auto" w:fill="BFBFBF" w:themeFill="background1" w:themeFillShade="BF"/>
            <w:vAlign w:val="center"/>
          </w:tcPr>
          <w:p w14:paraId="005372DB" w14:textId="77777777" w:rsidR="008D19B2" w:rsidRPr="00EF52F6" w:rsidRDefault="008D19B2" w:rsidP="00D271FE">
            <w:pPr>
              <w:spacing w:line="360" w:lineRule="auto"/>
              <w:jc w:val="center"/>
              <w:rPr>
                <w:del w:id="76" w:author="1" w:date="2026-09-22T12:31:00Z" w16du:dateUtc="2026-09-22T16:31:00Z"/>
                <w:b/>
                <w:lang w:val="it-IT"/>
              </w:rPr>
            </w:pPr>
            <w:del w:id="77" w:author="1" w:date="2026-09-22T12:31:00Z" w16du:dateUtc="2026-09-22T16:31:00Z">
              <w:r w:rsidRPr="00EF52F6">
                <w:rPr>
                  <w:b/>
                  <w:lang w:val="it-IT"/>
                </w:rPr>
                <w:delText>Sobrevivientes</w:delText>
              </w:r>
            </w:del>
          </w:p>
          <w:p w14:paraId="1C69F94D" w14:textId="77777777" w:rsidR="008D19B2" w:rsidRPr="00EF52F6" w:rsidRDefault="008D19B2" w:rsidP="00D271FE">
            <w:pPr>
              <w:spacing w:line="360" w:lineRule="auto"/>
              <w:jc w:val="center"/>
              <w:rPr>
                <w:del w:id="78" w:author="1" w:date="2026-09-22T12:31:00Z" w16du:dateUtc="2026-09-22T16:31:00Z"/>
                <w:b/>
                <w:lang w:val="it-IT"/>
              </w:rPr>
            </w:pPr>
            <w:del w:id="79" w:author="1" w:date="2026-09-22T12:31:00Z" w16du:dateUtc="2026-09-22T16:31:00Z">
              <w:r>
                <w:rPr>
                  <w:b/>
                  <w:lang w:val="it-IT"/>
                </w:rPr>
                <w:delText xml:space="preserve">(n </w:delText>
              </w:r>
              <w:r w:rsidRPr="00EF52F6">
                <w:rPr>
                  <w:b/>
                  <w:lang w:val="it-IT"/>
                </w:rPr>
                <w:delText>=</w:delText>
              </w:r>
              <w:r>
                <w:rPr>
                  <w:b/>
                  <w:lang w:val="it-IT"/>
                </w:rPr>
                <w:delText xml:space="preserve"> </w:delText>
              </w:r>
              <w:r w:rsidRPr="00EF52F6">
                <w:rPr>
                  <w:b/>
                  <w:lang w:val="it-IT"/>
                </w:rPr>
                <w:delText>2012</w:delText>
              </w:r>
              <w:r>
                <w:rPr>
                  <w:b/>
                  <w:lang w:val="it-IT"/>
                </w:rPr>
                <w:delText>)</w:delText>
              </w:r>
            </w:del>
          </w:p>
        </w:tc>
        <w:tc>
          <w:tcPr>
            <w:tcW w:w="1140" w:type="pct"/>
            <w:shd w:val="clear" w:color="auto" w:fill="BFBFBF" w:themeFill="background1" w:themeFillShade="BF"/>
            <w:vAlign w:val="center"/>
          </w:tcPr>
          <w:p w14:paraId="288DCC3A" w14:textId="77777777" w:rsidR="008D19B2" w:rsidRPr="00EF52F6" w:rsidRDefault="008D19B2" w:rsidP="00D271FE">
            <w:pPr>
              <w:spacing w:line="360" w:lineRule="auto"/>
              <w:jc w:val="center"/>
              <w:rPr>
                <w:del w:id="80" w:author="1" w:date="2026-09-22T12:31:00Z" w16du:dateUtc="2026-09-22T16:31:00Z"/>
                <w:b/>
                <w:lang w:val="it-IT"/>
              </w:rPr>
            </w:pPr>
            <w:del w:id="81" w:author="1" w:date="2026-09-22T12:31:00Z" w16du:dateUtc="2026-09-22T16:31:00Z">
              <w:r w:rsidRPr="00EF52F6">
                <w:rPr>
                  <w:b/>
                  <w:lang w:val="it-IT"/>
                </w:rPr>
                <w:delText>Fallecidos</w:delText>
              </w:r>
            </w:del>
          </w:p>
          <w:p w14:paraId="62E09958" w14:textId="77777777" w:rsidR="008D19B2" w:rsidRPr="00EF52F6" w:rsidRDefault="008D19B2" w:rsidP="00D271FE">
            <w:pPr>
              <w:spacing w:line="360" w:lineRule="auto"/>
              <w:jc w:val="center"/>
              <w:rPr>
                <w:del w:id="82" w:author="1" w:date="2026-09-22T12:31:00Z" w16du:dateUtc="2026-09-22T16:31:00Z"/>
                <w:b/>
                <w:lang w:val="it-IT"/>
              </w:rPr>
            </w:pPr>
            <w:del w:id="83" w:author="1" w:date="2026-09-22T12:31:00Z" w16du:dateUtc="2026-09-22T16:31:00Z">
              <w:r>
                <w:rPr>
                  <w:b/>
                  <w:lang w:val="it-IT"/>
                </w:rPr>
                <w:delText xml:space="preserve">(n </w:delText>
              </w:r>
              <w:r w:rsidRPr="00EF52F6">
                <w:rPr>
                  <w:b/>
                  <w:lang w:val="it-IT"/>
                </w:rPr>
                <w:delText>=</w:delText>
              </w:r>
              <w:r>
                <w:rPr>
                  <w:b/>
                  <w:lang w:val="it-IT"/>
                </w:rPr>
                <w:delText xml:space="preserve"> </w:delText>
              </w:r>
              <w:r w:rsidRPr="00EF52F6">
                <w:rPr>
                  <w:b/>
                  <w:lang w:val="it-IT"/>
                </w:rPr>
                <w:delText>629</w:delText>
              </w:r>
              <w:r>
                <w:rPr>
                  <w:b/>
                  <w:lang w:val="it-IT"/>
                </w:rPr>
                <w:delText>)</w:delText>
              </w:r>
            </w:del>
          </w:p>
        </w:tc>
        <w:tc>
          <w:tcPr>
            <w:tcW w:w="744" w:type="pct"/>
            <w:shd w:val="clear" w:color="auto" w:fill="BFBFBF" w:themeFill="background1" w:themeFillShade="BF"/>
            <w:vAlign w:val="center"/>
          </w:tcPr>
          <w:p w14:paraId="5D67C1B9" w14:textId="77777777" w:rsidR="008D19B2" w:rsidRPr="00EF52F6" w:rsidRDefault="008D19B2" w:rsidP="00D271FE">
            <w:pPr>
              <w:spacing w:line="360" w:lineRule="auto"/>
              <w:jc w:val="center"/>
              <w:rPr>
                <w:del w:id="84" w:author="1" w:date="2026-09-22T12:31:00Z" w16du:dateUtc="2026-09-22T16:31:00Z"/>
                <w:b/>
                <w:lang w:val="it-IT"/>
              </w:rPr>
            </w:pPr>
            <w:del w:id="85" w:author="1" w:date="2026-09-22T12:31:00Z" w16du:dateUtc="2026-09-22T16:31:00Z">
              <w:r>
                <w:rPr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6EDD3C87" w14:textId="77777777" w:rsidTr="00D271FE">
        <w:trPr>
          <w:del w:id="86" w:author="1" w:date="2026-09-22T12:31:00Z" w16du:dateUtc="2026-09-22T16:31:00Z"/>
        </w:trPr>
        <w:tc>
          <w:tcPr>
            <w:tcW w:w="2043" w:type="pct"/>
          </w:tcPr>
          <w:p w14:paraId="700CD173" w14:textId="77777777" w:rsidR="008D19B2" w:rsidRPr="00EF52F6" w:rsidRDefault="008D19B2" w:rsidP="00D271FE">
            <w:pPr>
              <w:spacing w:line="360" w:lineRule="auto"/>
              <w:jc w:val="both"/>
              <w:rPr>
                <w:del w:id="87" w:author="1" w:date="2026-09-22T12:31:00Z" w16du:dateUtc="2026-09-22T16:31:00Z"/>
                <w:lang w:val="it-IT"/>
              </w:rPr>
            </w:pPr>
            <w:del w:id="88" w:author="1" w:date="2026-09-22T12:31:00Z" w16du:dateUtc="2026-09-22T16:31:00Z">
              <w:r>
                <w:rPr>
                  <w:lang w:val="it-IT"/>
                </w:rPr>
                <w:delText>Edad, años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36CC0C35" w14:textId="77777777" w:rsidR="008D19B2" w:rsidRPr="00EF52F6" w:rsidRDefault="008D19B2" w:rsidP="00D271FE">
            <w:pPr>
              <w:spacing w:line="360" w:lineRule="auto"/>
              <w:jc w:val="center"/>
              <w:rPr>
                <w:del w:id="89" w:author="1" w:date="2026-09-22T12:31:00Z" w16du:dateUtc="2026-09-22T16:31:00Z"/>
                <w:lang w:val="it-IT"/>
              </w:rPr>
            </w:pPr>
            <w:del w:id="90" w:author="1" w:date="2026-09-22T12:31:00Z" w16du:dateUtc="2026-09-22T16:31:00Z">
              <w:r w:rsidRPr="00EF52F6">
                <w:delText>48</w:delText>
              </w:r>
              <w:r>
                <w:delText>.</w:delText>
              </w:r>
              <w:r w:rsidRPr="00EF52F6">
                <w:delText>45</w:delText>
              </w:r>
              <w:r>
                <w:delText xml:space="preserve"> </w:delText>
              </w:r>
              <w:r w:rsidRPr="00EF52F6">
                <w:delText>(±18)</w:delText>
              </w:r>
            </w:del>
          </w:p>
        </w:tc>
        <w:tc>
          <w:tcPr>
            <w:tcW w:w="1140" w:type="pct"/>
          </w:tcPr>
          <w:p w14:paraId="4CFD2897" w14:textId="77777777" w:rsidR="008D19B2" w:rsidRPr="00EF52F6" w:rsidRDefault="008D19B2" w:rsidP="00D271FE">
            <w:pPr>
              <w:spacing w:line="360" w:lineRule="auto"/>
              <w:jc w:val="center"/>
              <w:rPr>
                <w:del w:id="91" w:author="1" w:date="2026-09-22T12:31:00Z" w16du:dateUtc="2026-09-22T16:31:00Z"/>
                <w:lang w:val="it-IT"/>
              </w:rPr>
            </w:pPr>
            <w:del w:id="92" w:author="1" w:date="2026-09-22T12:31:00Z" w16du:dateUtc="2026-09-22T16:31:00Z">
              <w:r>
                <w:rPr>
                  <w:lang w:val="it-IT"/>
                </w:rPr>
                <w:delText>55.54 (</w:delText>
              </w:r>
              <w:r w:rsidRPr="00EF52F6">
                <w:delText>±</w:delText>
              </w:r>
              <w:r>
                <w:delText>16,3)</w:delText>
              </w:r>
            </w:del>
          </w:p>
        </w:tc>
        <w:tc>
          <w:tcPr>
            <w:tcW w:w="744" w:type="pct"/>
          </w:tcPr>
          <w:p w14:paraId="270B12CE" w14:textId="77777777" w:rsidR="008D19B2" w:rsidRDefault="008D19B2" w:rsidP="00D271FE">
            <w:pPr>
              <w:spacing w:line="360" w:lineRule="auto"/>
              <w:jc w:val="center"/>
              <w:rPr>
                <w:del w:id="93" w:author="1" w:date="2026-09-22T12:31:00Z" w16du:dateUtc="2026-09-22T16:31:00Z"/>
                <w:lang w:val="it-IT"/>
              </w:rPr>
            </w:pPr>
            <w:del w:id="94" w:author="1" w:date="2026-09-22T12:31:00Z" w16du:dateUtc="2026-09-22T16:31:00Z">
              <w:r>
                <w:rPr>
                  <w:lang w:val="it-IT"/>
                </w:rPr>
                <w:delText>0,003</w:delText>
              </w:r>
            </w:del>
          </w:p>
        </w:tc>
      </w:tr>
      <w:tr w:rsidR="008D19B2" w:rsidRPr="00EF52F6" w14:paraId="0AFE4CD7" w14:textId="77777777" w:rsidTr="00D271FE">
        <w:trPr>
          <w:del w:id="95" w:author="1" w:date="2026-09-22T12:31:00Z" w16du:dateUtc="2026-09-22T16:31:00Z"/>
        </w:trPr>
        <w:tc>
          <w:tcPr>
            <w:tcW w:w="2043" w:type="pct"/>
          </w:tcPr>
          <w:p w14:paraId="38680320" w14:textId="77777777" w:rsidR="008D19B2" w:rsidRPr="00EF52F6" w:rsidRDefault="008D19B2" w:rsidP="00D271FE">
            <w:pPr>
              <w:spacing w:line="360" w:lineRule="auto"/>
              <w:jc w:val="both"/>
              <w:rPr>
                <w:del w:id="96" w:author="1" w:date="2026-09-22T12:31:00Z" w16du:dateUtc="2026-09-22T16:31:00Z"/>
                <w:lang w:val="it-IT"/>
              </w:rPr>
            </w:pPr>
            <w:del w:id="97" w:author="1" w:date="2026-09-22T12:31:00Z" w16du:dateUtc="2026-09-22T16:31:00Z">
              <w:r>
                <w:rPr>
                  <w:lang w:val="it-IT"/>
                </w:rPr>
                <w:delText>Sexo masculino – n (%)</w:delText>
              </w:r>
            </w:del>
          </w:p>
        </w:tc>
        <w:tc>
          <w:tcPr>
            <w:tcW w:w="1144" w:type="pct"/>
          </w:tcPr>
          <w:p w14:paraId="094CB4AD" w14:textId="77777777" w:rsidR="008D19B2" w:rsidRPr="00EF52F6" w:rsidRDefault="008D19B2" w:rsidP="00D271FE">
            <w:pPr>
              <w:spacing w:line="360" w:lineRule="auto"/>
              <w:jc w:val="center"/>
              <w:rPr>
                <w:del w:id="98" w:author="1" w:date="2026-09-22T12:31:00Z" w16du:dateUtc="2026-09-22T16:31:00Z"/>
                <w:lang w:val="it-IT"/>
              </w:rPr>
            </w:pPr>
            <w:del w:id="99" w:author="1" w:date="2026-09-22T12:31:00Z" w16du:dateUtc="2026-09-22T16:31:00Z">
              <w:r>
                <w:rPr>
                  <w:lang w:val="it-IT"/>
                </w:rPr>
                <w:delText>1343 (66,7)</w:delText>
              </w:r>
            </w:del>
          </w:p>
        </w:tc>
        <w:tc>
          <w:tcPr>
            <w:tcW w:w="1140" w:type="pct"/>
          </w:tcPr>
          <w:p w14:paraId="5EBC005A" w14:textId="77777777" w:rsidR="008D19B2" w:rsidRPr="00EF52F6" w:rsidRDefault="008D19B2" w:rsidP="00D271FE">
            <w:pPr>
              <w:spacing w:line="360" w:lineRule="auto"/>
              <w:jc w:val="center"/>
              <w:rPr>
                <w:del w:id="100" w:author="1" w:date="2026-09-22T12:31:00Z" w16du:dateUtc="2026-09-22T16:31:00Z"/>
                <w:lang w:val="it-IT"/>
              </w:rPr>
            </w:pPr>
            <w:del w:id="101" w:author="1" w:date="2026-09-22T12:31:00Z" w16du:dateUtc="2026-09-22T16:31:00Z">
              <w:r>
                <w:rPr>
                  <w:lang w:val="it-IT"/>
                </w:rPr>
                <w:delText>410 (65,2)</w:delText>
              </w:r>
            </w:del>
          </w:p>
        </w:tc>
        <w:tc>
          <w:tcPr>
            <w:tcW w:w="744" w:type="pct"/>
          </w:tcPr>
          <w:p w14:paraId="6D665CAD" w14:textId="77777777" w:rsidR="008D19B2" w:rsidRDefault="008D19B2" w:rsidP="00D271FE">
            <w:pPr>
              <w:spacing w:line="360" w:lineRule="auto"/>
              <w:jc w:val="center"/>
              <w:rPr>
                <w:del w:id="102" w:author="1" w:date="2026-09-22T12:31:00Z" w16du:dateUtc="2026-09-22T16:31:00Z"/>
                <w:lang w:val="it-IT"/>
              </w:rPr>
            </w:pPr>
            <w:del w:id="103" w:author="1" w:date="2026-09-22T12:31:00Z" w16du:dateUtc="2026-09-22T16:31:00Z">
              <w:r>
                <w:rPr>
                  <w:lang w:val="it-IT"/>
                </w:rPr>
                <w:delText>0,483</w:delText>
              </w:r>
            </w:del>
          </w:p>
        </w:tc>
      </w:tr>
      <w:tr w:rsidR="008D19B2" w:rsidRPr="00EF52F6" w14:paraId="463C0F8C" w14:textId="77777777" w:rsidTr="00D271FE">
        <w:trPr>
          <w:del w:id="104" w:author="1" w:date="2026-09-22T12:31:00Z" w16du:dateUtc="2026-09-22T16:31:00Z"/>
        </w:trPr>
        <w:tc>
          <w:tcPr>
            <w:tcW w:w="2043" w:type="pct"/>
          </w:tcPr>
          <w:p w14:paraId="58D68E79" w14:textId="77777777" w:rsidR="008D19B2" w:rsidRDefault="008D19B2" w:rsidP="00D271FE">
            <w:pPr>
              <w:spacing w:line="360" w:lineRule="auto"/>
              <w:jc w:val="both"/>
              <w:rPr>
                <w:del w:id="105" w:author="1" w:date="2026-09-22T12:31:00Z" w16du:dateUtc="2026-09-22T16:31:00Z"/>
                <w:lang w:val="it-IT"/>
              </w:rPr>
            </w:pPr>
            <w:del w:id="106" w:author="1" w:date="2026-09-22T12:31:00Z" w16du:dateUtc="2026-09-22T16:31:00Z">
              <w:r>
                <w:rPr>
                  <w:lang w:val="it-IT"/>
                </w:rPr>
                <w:delText>Motivos de ingreso – n (%)</w:delText>
              </w:r>
            </w:del>
          </w:p>
          <w:p w14:paraId="3A24A4E7" w14:textId="77777777" w:rsidR="008D19B2" w:rsidRDefault="008D19B2" w:rsidP="00D271FE">
            <w:pPr>
              <w:spacing w:line="360" w:lineRule="auto"/>
              <w:jc w:val="both"/>
              <w:rPr>
                <w:del w:id="107" w:author="1" w:date="2026-09-22T12:31:00Z" w16du:dateUtc="2026-09-22T16:31:00Z"/>
                <w:lang w:val="it-IT"/>
              </w:rPr>
            </w:pPr>
            <w:del w:id="108" w:author="1" w:date="2026-09-22T12:31:00Z" w16du:dateUtc="2026-09-22T16:31:00Z">
              <w:r>
                <w:rPr>
                  <w:lang w:val="it-IT"/>
                </w:rPr>
                <w:delText xml:space="preserve">                 Patología médica</w:delText>
              </w:r>
            </w:del>
          </w:p>
          <w:p w14:paraId="2AD70FCE" w14:textId="77777777" w:rsidR="008D19B2" w:rsidRDefault="008D19B2" w:rsidP="00D271FE">
            <w:pPr>
              <w:spacing w:line="360" w:lineRule="auto"/>
              <w:jc w:val="both"/>
              <w:rPr>
                <w:del w:id="109" w:author="1" w:date="2026-09-22T12:31:00Z" w16du:dateUtc="2026-09-22T16:31:00Z"/>
                <w:lang w:val="it-IT"/>
              </w:rPr>
            </w:pPr>
            <w:del w:id="110" w:author="1" w:date="2026-09-22T12:31:00Z" w16du:dateUtc="2026-09-22T16:31:00Z">
              <w:r>
                <w:rPr>
                  <w:lang w:val="it-IT"/>
                </w:rPr>
                <w:delText xml:space="preserve">                 Politraumatismos</w:delText>
              </w:r>
            </w:del>
          </w:p>
          <w:p w14:paraId="17861C2B" w14:textId="77777777" w:rsidR="008D19B2" w:rsidRDefault="008D19B2" w:rsidP="00D271FE">
            <w:pPr>
              <w:spacing w:line="360" w:lineRule="auto"/>
              <w:jc w:val="both"/>
              <w:rPr>
                <w:del w:id="111" w:author="1" w:date="2026-09-22T12:31:00Z" w16du:dateUtc="2026-09-22T16:31:00Z"/>
                <w:lang w:val="it-IT"/>
              </w:rPr>
            </w:pPr>
            <w:del w:id="112" w:author="1" w:date="2026-09-22T12:31:00Z" w16du:dateUtc="2026-09-22T16:31:00Z">
              <w:r>
                <w:rPr>
                  <w:lang w:val="it-IT"/>
                </w:rPr>
                <w:delText xml:space="preserve">                 Cirugía programada</w:delText>
              </w:r>
            </w:del>
          </w:p>
          <w:p w14:paraId="0EF3584B" w14:textId="77777777" w:rsidR="008D19B2" w:rsidRPr="00EF52F6" w:rsidRDefault="008D19B2" w:rsidP="00D271FE">
            <w:pPr>
              <w:spacing w:line="360" w:lineRule="auto"/>
              <w:jc w:val="both"/>
              <w:rPr>
                <w:del w:id="113" w:author="1" w:date="2026-09-22T12:31:00Z" w16du:dateUtc="2026-09-22T16:31:00Z"/>
                <w:lang w:val="it-IT"/>
              </w:rPr>
            </w:pPr>
            <w:del w:id="114" w:author="1" w:date="2026-09-22T12:31:00Z" w16du:dateUtc="2026-09-22T16:31:00Z">
              <w:r>
                <w:rPr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1144" w:type="pct"/>
          </w:tcPr>
          <w:p w14:paraId="288EF157" w14:textId="77777777" w:rsidR="008D19B2" w:rsidRDefault="008D19B2" w:rsidP="00D271FE">
            <w:pPr>
              <w:spacing w:line="360" w:lineRule="auto"/>
              <w:jc w:val="center"/>
              <w:rPr>
                <w:del w:id="115" w:author="1" w:date="2026-09-22T12:31:00Z" w16du:dateUtc="2026-09-22T16:31:00Z"/>
                <w:lang w:val="it-IT"/>
              </w:rPr>
            </w:pPr>
          </w:p>
          <w:p w14:paraId="0ECD6402" w14:textId="77777777" w:rsidR="008D19B2" w:rsidRDefault="008D19B2" w:rsidP="00D271FE">
            <w:pPr>
              <w:spacing w:line="360" w:lineRule="auto"/>
              <w:jc w:val="center"/>
              <w:rPr>
                <w:del w:id="116" w:author="1" w:date="2026-09-22T12:31:00Z" w16du:dateUtc="2026-09-22T16:31:00Z"/>
                <w:lang w:val="it-IT"/>
              </w:rPr>
            </w:pPr>
            <w:del w:id="117" w:author="1" w:date="2026-09-22T12:31:00Z" w16du:dateUtc="2026-09-22T16:31:00Z">
              <w:r>
                <w:rPr>
                  <w:lang w:val="it-IT"/>
                </w:rPr>
                <w:delText>1379 (68,5)</w:delText>
              </w:r>
            </w:del>
          </w:p>
          <w:p w14:paraId="78826C8D" w14:textId="77777777" w:rsidR="008D19B2" w:rsidRDefault="008D19B2" w:rsidP="00D271FE">
            <w:pPr>
              <w:spacing w:line="360" w:lineRule="auto"/>
              <w:jc w:val="center"/>
              <w:rPr>
                <w:del w:id="118" w:author="1" w:date="2026-09-22T12:31:00Z" w16du:dateUtc="2026-09-22T16:31:00Z"/>
                <w:lang w:val="it-IT"/>
              </w:rPr>
            </w:pPr>
            <w:del w:id="119" w:author="1" w:date="2026-09-22T12:31:00Z" w16du:dateUtc="2026-09-22T16:31:00Z">
              <w:r>
                <w:rPr>
                  <w:lang w:val="it-IT"/>
                </w:rPr>
                <w:delText>166 (8,3)</w:delText>
              </w:r>
            </w:del>
          </w:p>
          <w:p w14:paraId="3E8B5688" w14:textId="77777777" w:rsidR="008D19B2" w:rsidRDefault="008D19B2" w:rsidP="00D271FE">
            <w:pPr>
              <w:spacing w:line="360" w:lineRule="auto"/>
              <w:jc w:val="center"/>
              <w:rPr>
                <w:del w:id="120" w:author="1" w:date="2026-09-22T12:31:00Z" w16du:dateUtc="2026-09-22T16:31:00Z"/>
                <w:lang w:val="it-IT"/>
              </w:rPr>
            </w:pPr>
            <w:del w:id="121" w:author="1" w:date="2026-09-22T12:31:00Z" w16du:dateUtc="2026-09-22T16:31:00Z">
              <w:r>
                <w:rPr>
                  <w:lang w:val="it-IT"/>
                </w:rPr>
                <w:delText>206 (10,2)</w:delText>
              </w:r>
            </w:del>
          </w:p>
          <w:p w14:paraId="02837C3F" w14:textId="77777777" w:rsidR="008D19B2" w:rsidRPr="00EF52F6" w:rsidRDefault="008D19B2" w:rsidP="00D271FE">
            <w:pPr>
              <w:spacing w:line="360" w:lineRule="auto"/>
              <w:jc w:val="center"/>
              <w:rPr>
                <w:del w:id="122" w:author="1" w:date="2026-09-22T12:31:00Z" w16du:dateUtc="2026-09-22T16:31:00Z"/>
                <w:lang w:val="it-IT"/>
              </w:rPr>
            </w:pPr>
            <w:del w:id="123" w:author="1" w:date="2026-09-22T12:31:00Z" w16du:dateUtc="2026-09-22T16:31:00Z">
              <w:r>
                <w:rPr>
                  <w:lang w:val="it-IT"/>
                </w:rPr>
                <w:delText>261 (13)</w:delText>
              </w:r>
            </w:del>
          </w:p>
        </w:tc>
        <w:tc>
          <w:tcPr>
            <w:tcW w:w="1140" w:type="pct"/>
          </w:tcPr>
          <w:p w14:paraId="09423264" w14:textId="77777777" w:rsidR="008D19B2" w:rsidRDefault="008D19B2" w:rsidP="00D271FE">
            <w:pPr>
              <w:spacing w:line="360" w:lineRule="auto"/>
              <w:jc w:val="center"/>
              <w:rPr>
                <w:del w:id="124" w:author="1" w:date="2026-09-22T12:31:00Z" w16du:dateUtc="2026-09-22T16:31:00Z"/>
                <w:lang w:val="it-IT"/>
              </w:rPr>
            </w:pPr>
          </w:p>
          <w:p w14:paraId="4B93CDF8" w14:textId="77777777" w:rsidR="008D19B2" w:rsidRDefault="008D19B2" w:rsidP="00D271FE">
            <w:pPr>
              <w:spacing w:line="360" w:lineRule="auto"/>
              <w:jc w:val="center"/>
              <w:rPr>
                <w:del w:id="125" w:author="1" w:date="2026-09-22T12:31:00Z" w16du:dateUtc="2026-09-22T16:31:00Z"/>
                <w:lang w:val="it-IT"/>
              </w:rPr>
            </w:pPr>
            <w:del w:id="126" w:author="1" w:date="2026-09-22T12:31:00Z" w16du:dateUtc="2026-09-22T16:31:00Z">
              <w:r>
                <w:rPr>
                  <w:lang w:val="it-IT"/>
                </w:rPr>
                <w:delText>519 (82,5)</w:delText>
              </w:r>
            </w:del>
          </w:p>
          <w:p w14:paraId="005170F0" w14:textId="77777777" w:rsidR="008D19B2" w:rsidRDefault="008D19B2" w:rsidP="00D271FE">
            <w:pPr>
              <w:spacing w:line="360" w:lineRule="auto"/>
              <w:jc w:val="center"/>
              <w:rPr>
                <w:del w:id="127" w:author="1" w:date="2026-09-22T12:31:00Z" w16du:dateUtc="2026-09-22T16:31:00Z"/>
                <w:lang w:val="it-IT"/>
              </w:rPr>
            </w:pPr>
            <w:del w:id="128" w:author="1" w:date="2026-09-22T12:31:00Z" w16du:dateUtc="2026-09-22T16:31:00Z">
              <w:r>
                <w:rPr>
                  <w:lang w:val="it-IT"/>
                </w:rPr>
                <w:delText>33 (5,3)</w:delText>
              </w:r>
            </w:del>
          </w:p>
          <w:p w14:paraId="4F66672D" w14:textId="77777777" w:rsidR="008D19B2" w:rsidRDefault="008D19B2" w:rsidP="00D271FE">
            <w:pPr>
              <w:spacing w:line="360" w:lineRule="auto"/>
              <w:jc w:val="center"/>
              <w:rPr>
                <w:del w:id="129" w:author="1" w:date="2026-09-22T12:31:00Z" w16du:dateUtc="2026-09-22T16:31:00Z"/>
                <w:lang w:val="it-IT"/>
              </w:rPr>
            </w:pPr>
            <w:del w:id="130" w:author="1" w:date="2026-09-22T12:31:00Z" w16du:dateUtc="2026-09-22T16:31:00Z">
              <w:r>
                <w:rPr>
                  <w:lang w:val="it-IT"/>
                </w:rPr>
                <w:delText>22 (3,5)</w:delText>
              </w:r>
            </w:del>
          </w:p>
          <w:p w14:paraId="269107D6" w14:textId="77777777" w:rsidR="008D19B2" w:rsidRPr="00EF52F6" w:rsidRDefault="008D19B2" w:rsidP="00D271FE">
            <w:pPr>
              <w:spacing w:line="360" w:lineRule="auto"/>
              <w:jc w:val="center"/>
              <w:rPr>
                <w:del w:id="131" w:author="1" w:date="2026-09-22T12:31:00Z" w16du:dateUtc="2026-09-22T16:31:00Z"/>
                <w:lang w:val="it-IT"/>
              </w:rPr>
            </w:pPr>
            <w:del w:id="132" w:author="1" w:date="2026-09-22T12:31:00Z" w16du:dateUtc="2026-09-22T16:31:00Z">
              <w:r>
                <w:rPr>
                  <w:lang w:val="it-IT"/>
                </w:rPr>
                <w:delText>55 (8,7)</w:delText>
              </w:r>
            </w:del>
          </w:p>
        </w:tc>
        <w:tc>
          <w:tcPr>
            <w:tcW w:w="744" w:type="pct"/>
          </w:tcPr>
          <w:p w14:paraId="24E6607B" w14:textId="77777777" w:rsidR="008D19B2" w:rsidRDefault="008D19B2" w:rsidP="00D271FE">
            <w:pPr>
              <w:spacing w:line="360" w:lineRule="auto"/>
              <w:jc w:val="center"/>
              <w:rPr>
                <w:del w:id="133" w:author="1" w:date="2026-09-22T12:31:00Z" w16du:dateUtc="2026-09-22T16:31:00Z"/>
                <w:lang w:val="it-IT"/>
              </w:rPr>
            </w:pPr>
          </w:p>
          <w:p w14:paraId="351009F4" w14:textId="77777777" w:rsidR="008D19B2" w:rsidRDefault="008D19B2" w:rsidP="00D271FE">
            <w:pPr>
              <w:spacing w:line="360" w:lineRule="auto"/>
              <w:jc w:val="center"/>
              <w:rPr>
                <w:del w:id="134" w:author="1" w:date="2026-09-22T12:31:00Z" w16du:dateUtc="2026-09-22T16:31:00Z"/>
                <w:lang w:val="it-IT"/>
              </w:rPr>
            </w:pPr>
            <w:del w:id="135" w:author="1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435AA31E" w14:textId="77777777" w:rsidR="008D19B2" w:rsidRDefault="008D19B2" w:rsidP="00D271FE">
            <w:pPr>
              <w:spacing w:line="360" w:lineRule="auto"/>
              <w:jc w:val="center"/>
              <w:rPr>
                <w:del w:id="136" w:author="1" w:date="2026-09-22T12:31:00Z" w16du:dateUtc="2026-09-22T16:31:00Z"/>
                <w:lang w:val="it-IT"/>
              </w:rPr>
            </w:pPr>
            <w:del w:id="137" w:author="1" w:date="2026-09-22T12:31:00Z" w16du:dateUtc="2026-09-22T16:31:00Z">
              <w:r>
                <w:rPr>
                  <w:lang w:val="it-IT"/>
                </w:rPr>
                <w:delText>0,011</w:delText>
              </w:r>
            </w:del>
          </w:p>
          <w:p w14:paraId="073088B3" w14:textId="77777777" w:rsidR="008D19B2" w:rsidRDefault="008D19B2" w:rsidP="00D271FE">
            <w:pPr>
              <w:spacing w:line="360" w:lineRule="auto"/>
              <w:jc w:val="center"/>
              <w:rPr>
                <w:del w:id="138" w:author="1" w:date="2026-09-22T12:31:00Z" w16du:dateUtc="2026-09-22T16:31:00Z"/>
                <w:lang w:val="it-IT"/>
              </w:rPr>
            </w:pPr>
            <w:del w:id="139" w:author="1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6BF8E37C" w14:textId="77777777" w:rsidR="008D19B2" w:rsidRDefault="008D19B2" w:rsidP="00D271FE">
            <w:pPr>
              <w:spacing w:line="360" w:lineRule="auto"/>
              <w:jc w:val="center"/>
              <w:rPr>
                <w:del w:id="140" w:author="1" w:date="2026-09-22T12:31:00Z" w16du:dateUtc="2026-09-22T16:31:00Z"/>
                <w:lang w:val="it-IT"/>
              </w:rPr>
            </w:pPr>
            <w:del w:id="141" w:author="1" w:date="2026-09-22T12:31:00Z" w16du:dateUtc="2026-09-22T16:31:00Z">
              <w:r>
                <w:rPr>
                  <w:lang w:val="it-IT"/>
                </w:rPr>
                <w:delText>0,004</w:delText>
              </w:r>
            </w:del>
          </w:p>
        </w:tc>
      </w:tr>
      <w:tr w:rsidR="008D19B2" w:rsidRPr="00EF52F6" w14:paraId="6C601E15" w14:textId="77777777" w:rsidTr="00D271FE">
        <w:trPr>
          <w:del w:id="142" w:author="1" w:date="2026-09-22T12:31:00Z" w16du:dateUtc="2026-09-22T16:31:00Z"/>
        </w:trPr>
        <w:tc>
          <w:tcPr>
            <w:tcW w:w="2043" w:type="pct"/>
          </w:tcPr>
          <w:p w14:paraId="092D3F4F" w14:textId="77777777" w:rsidR="008D19B2" w:rsidRDefault="008D19B2" w:rsidP="00D271FE">
            <w:pPr>
              <w:spacing w:line="360" w:lineRule="auto"/>
              <w:jc w:val="both"/>
              <w:rPr>
                <w:del w:id="143" w:author="1" w:date="2026-09-22T12:31:00Z" w16du:dateUtc="2026-09-22T16:31:00Z"/>
                <w:lang w:val="it-IT"/>
              </w:rPr>
            </w:pPr>
            <w:del w:id="144" w:author="1" w:date="2026-09-22T12:31:00Z" w16du:dateUtc="2026-09-22T16:31:00Z">
              <w:r>
                <w:rPr>
                  <w:lang w:val="it-IT"/>
                </w:rPr>
                <w:delText>Comorbilidades graves – n (%)</w:delText>
              </w:r>
            </w:del>
          </w:p>
          <w:p w14:paraId="27E27E2F" w14:textId="77777777" w:rsidR="008D19B2" w:rsidRDefault="008D19B2" w:rsidP="00D271FE">
            <w:pPr>
              <w:spacing w:line="360" w:lineRule="auto"/>
              <w:jc w:val="both"/>
              <w:rPr>
                <w:del w:id="145" w:author="1" w:date="2026-09-22T12:31:00Z" w16du:dateUtc="2026-09-22T16:31:00Z"/>
                <w:lang w:val="it-IT"/>
              </w:rPr>
            </w:pPr>
            <w:del w:id="146" w:author="1" w:date="2026-09-22T12:31:00Z" w16du:dateUtc="2026-09-22T16:31:00Z">
              <w:r>
                <w:rPr>
                  <w:lang w:val="it-IT"/>
                </w:rPr>
                <w:delText xml:space="preserve">                  Hepática</w:delText>
              </w:r>
            </w:del>
          </w:p>
          <w:p w14:paraId="370FABAA" w14:textId="77777777" w:rsidR="008D19B2" w:rsidRDefault="008D19B2" w:rsidP="00D271FE">
            <w:pPr>
              <w:spacing w:line="360" w:lineRule="auto"/>
              <w:jc w:val="both"/>
              <w:rPr>
                <w:del w:id="147" w:author="1" w:date="2026-09-22T12:31:00Z" w16du:dateUtc="2026-09-22T16:31:00Z"/>
                <w:lang w:val="it-IT"/>
              </w:rPr>
            </w:pPr>
            <w:del w:id="148" w:author="1" w:date="2026-09-22T12:31:00Z" w16du:dateUtc="2026-09-22T16:31:00Z">
              <w:r>
                <w:rPr>
                  <w:lang w:val="it-IT"/>
                </w:rPr>
                <w:delText xml:space="preserve">                  Renal</w:delText>
              </w:r>
            </w:del>
          </w:p>
          <w:p w14:paraId="6F396362" w14:textId="77777777" w:rsidR="008D19B2" w:rsidRDefault="008D19B2" w:rsidP="00D271FE">
            <w:pPr>
              <w:spacing w:line="360" w:lineRule="auto"/>
              <w:jc w:val="both"/>
              <w:rPr>
                <w:del w:id="149" w:author="1" w:date="2026-09-22T12:31:00Z" w16du:dateUtc="2026-09-22T16:31:00Z"/>
                <w:lang w:val="it-IT"/>
              </w:rPr>
            </w:pPr>
            <w:del w:id="150" w:author="1" w:date="2026-09-22T12:31:00Z" w16du:dateUtc="2026-09-22T16:31:00Z">
              <w:r>
                <w:rPr>
                  <w:lang w:val="it-IT"/>
                </w:rPr>
                <w:delText xml:space="preserve">                  Respiratoria</w:delText>
              </w:r>
            </w:del>
          </w:p>
          <w:p w14:paraId="07A6A383" w14:textId="77777777" w:rsidR="008D19B2" w:rsidRDefault="008D19B2" w:rsidP="00D271FE">
            <w:pPr>
              <w:spacing w:line="360" w:lineRule="auto"/>
              <w:jc w:val="both"/>
              <w:rPr>
                <w:del w:id="151" w:author="1" w:date="2026-09-22T12:31:00Z" w16du:dateUtc="2026-09-22T16:31:00Z"/>
                <w:lang w:val="it-IT"/>
              </w:rPr>
            </w:pPr>
            <w:del w:id="152" w:author="1" w:date="2026-09-22T12:31:00Z" w16du:dateUtc="2026-09-22T16:31:00Z">
              <w:r>
                <w:rPr>
                  <w:lang w:val="it-IT"/>
                </w:rPr>
                <w:delText xml:space="preserve">                  Cardiovascular</w:delText>
              </w:r>
            </w:del>
          </w:p>
          <w:p w14:paraId="1EDB8447" w14:textId="77777777" w:rsidR="008D19B2" w:rsidRPr="00EF52F6" w:rsidRDefault="008D19B2" w:rsidP="00D271FE">
            <w:pPr>
              <w:spacing w:line="360" w:lineRule="auto"/>
              <w:jc w:val="both"/>
              <w:rPr>
                <w:del w:id="153" w:author="1" w:date="2026-09-22T12:31:00Z" w16du:dateUtc="2026-09-22T16:31:00Z"/>
                <w:lang w:val="it-IT"/>
              </w:rPr>
            </w:pPr>
            <w:del w:id="154" w:author="1" w:date="2026-09-22T12:31:00Z" w16du:dateUtc="2026-09-22T16:31:00Z">
              <w:r>
                <w:rPr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1144" w:type="pct"/>
          </w:tcPr>
          <w:p w14:paraId="666E474C" w14:textId="77777777" w:rsidR="008D19B2" w:rsidRDefault="008D19B2" w:rsidP="00D271FE">
            <w:pPr>
              <w:spacing w:line="360" w:lineRule="auto"/>
              <w:jc w:val="center"/>
              <w:rPr>
                <w:del w:id="155" w:author="1" w:date="2026-09-22T12:31:00Z" w16du:dateUtc="2026-09-22T16:31:00Z"/>
                <w:lang w:val="it-IT"/>
              </w:rPr>
            </w:pPr>
          </w:p>
          <w:p w14:paraId="2FB20E98" w14:textId="77777777" w:rsidR="008D19B2" w:rsidRDefault="008D19B2" w:rsidP="00D271FE">
            <w:pPr>
              <w:spacing w:line="360" w:lineRule="auto"/>
              <w:jc w:val="center"/>
              <w:rPr>
                <w:del w:id="156" w:author="1" w:date="2026-09-22T12:31:00Z" w16du:dateUtc="2026-09-22T16:31:00Z"/>
                <w:lang w:val="it-IT"/>
              </w:rPr>
            </w:pPr>
            <w:del w:id="157" w:author="1" w:date="2026-09-22T12:31:00Z" w16du:dateUtc="2026-09-22T16:31:00Z">
              <w:r>
                <w:rPr>
                  <w:lang w:val="it-IT"/>
                </w:rPr>
                <w:delText>54 (2,7)</w:delText>
              </w:r>
            </w:del>
          </w:p>
          <w:p w14:paraId="5CE6AAD8" w14:textId="77777777" w:rsidR="008D19B2" w:rsidRDefault="008D19B2" w:rsidP="00D271FE">
            <w:pPr>
              <w:spacing w:line="360" w:lineRule="auto"/>
              <w:jc w:val="center"/>
              <w:rPr>
                <w:del w:id="158" w:author="1" w:date="2026-09-22T12:31:00Z" w16du:dateUtc="2026-09-22T16:31:00Z"/>
                <w:lang w:val="it-IT"/>
              </w:rPr>
            </w:pPr>
            <w:del w:id="159" w:author="1" w:date="2026-09-22T12:31:00Z" w16du:dateUtc="2026-09-22T16:31:00Z">
              <w:r>
                <w:rPr>
                  <w:lang w:val="it-IT"/>
                </w:rPr>
                <w:delText>12 (0,6)</w:delText>
              </w:r>
            </w:del>
          </w:p>
          <w:p w14:paraId="18350134" w14:textId="77777777" w:rsidR="008D19B2" w:rsidRDefault="008D19B2" w:rsidP="00D271FE">
            <w:pPr>
              <w:spacing w:line="360" w:lineRule="auto"/>
              <w:jc w:val="center"/>
              <w:rPr>
                <w:del w:id="160" w:author="1" w:date="2026-09-22T12:31:00Z" w16du:dateUtc="2026-09-22T16:31:00Z"/>
                <w:lang w:val="it-IT"/>
              </w:rPr>
            </w:pPr>
            <w:del w:id="161" w:author="1" w:date="2026-09-22T12:31:00Z" w16du:dateUtc="2026-09-22T16:31:00Z">
              <w:r>
                <w:rPr>
                  <w:lang w:val="it-IT"/>
                </w:rPr>
                <w:delText>51 (2,5)</w:delText>
              </w:r>
            </w:del>
          </w:p>
          <w:p w14:paraId="447BEE79" w14:textId="77777777" w:rsidR="008D19B2" w:rsidRDefault="008D19B2" w:rsidP="00D271FE">
            <w:pPr>
              <w:spacing w:line="360" w:lineRule="auto"/>
              <w:jc w:val="center"/>
              <w:rPr>
                <w:del w:id="162" w:author="1" w:date="2026-09-22T12:31:00Z" w16du:dateUtc="2026-09-22T16:31:00Z"/>
                <w:lang w:val="it-IT"/>
              </w:rPr>
            </w:pPr>
            <w:del w:id="163" w:author="1" w:date="2026-09-22T12:31:00Z" w16du:dateUtc="2026-09-22T16:31:00Z">
              <w:r>
                <w:rPr>
                  <w:lang w:val="it-IT"/>
                </w:rPr>
                <w:delText>45 (2,2)</w:delText>
              </w:r>
            </w:del>
          </w:p>
          <w:p w14:paraId="617875D7" w14:textId="77777777" w:rsidR="008D19B2" w:rsidRPr="00EF52F6" w:rsidRDefault="008D19B2" w:rsidP="00D271FE">
            <w:pPr>
              <w:spacing w:line="360" w:lineRule="auto"/>
              <w:jc w:val="center"/>
              <w:rPr>
                <w:del w:id="164" w:author="1" w:date="2026-09-22T12:31:00Z" w16du:dateUtc="2026-09-22T16:31:00Z"/>
                <w:lang w:val="it-IT"/>
              </w:rPr>
            </w:pPr>
            <w:del w:id="165" w:author="1" w:date="2026-09-22T12:31:00Z" w16du:dateUtc="2026-09-22T16:31:00Z">
              <w:r>
                <w:rPr>
                  <w:lang w:val="it-IT"/>
                </w:rPr>
                <w:delText>27 (1,3)</w:delText>
              </w:r>
            </w:del>
          </w:p>
        </w:tc>
        <w:tc>
          <w:tcPr>
            <w:tcW w:w="1140" w:type="pct"/>
          </w:tcPr>
          <w:p w14:paraId="654DA9CC" w14:textId="77777777" w:rsidR="008D19B2" w:rsidRDefault="008D19B2" w:rsidP="00D271FE">
            <w:pPr>
              <w:spacing w:line="360" w:lineRule="auto"/>
              <w:jc w:val="center"/>
              <w:rPr>
                <w:del w:id="166" w:author="1" w:date="2026-09-22T12:31:00Z" w16du:dateUtc="2026-09-22T16:31:00Z"/>
                <w:lang w:val="it-IT"/>
              </w:rPr>
            </w:pPr>
          </w:p>
          <w:p w14:paraId="6F77D824" w14:textId="77777777" w:rsidR="008D19B2" w:rsidRDefault="008D19B2" w:rsidP="00D271FE">
            <w:pPr>
              <w:spacing w:line="360" w:lineRule="auto"/>
              <w:jc w:val="center"/>
              <w:rPr>
                <w:del w:id="167" w:author="1" w:date="2026-09-22T12:31:00Z" w16du:dateUtc="2026-09-22T16:31:00Z"/>
                <w:lang w:val="it-IT"/>
              </w:rPr>
            </w:pPr>
            <w:del w:id="168" w:author="1" w:date="2026-09-22T12:31:00Z" w16du:dateUtc="2026-09-22T16:31:00Z">
              <w:r>
                <w:rPr>
                  <w:lang w:val="it-IT"/>
                </w:rPr>
                <w:delText>32 (5,1)</w:delText>
              </w:r>
            </w:del>
          </w:p>
          <w:p w14:paraId="63ABBF88" w14:textId="77777777" w:rsidR="008D19B2" w:rsidRDefault="008D19B2" w:rsidP="00D271FE">
            <w:pPr>
              <w:spacing w:line="360" w:lineRule="auto"/>
              <w:jc w:val="center"/>
              <w:rPr>
                <w:del w:id="169" w:author="1" w:date="2026-09-22T12:31:00Z" w16du:dateUtc="2026-09-22T16:31:00Z"/>
                <w:lang w:val="it-IT"/>
              </w:rPr>
            </w:pPr>
            <w:del w:id="170" w:author="1" w:date="2026-09-22T12:31:00Z" w16du:dateUtc="2026-09-22T16:31:00Z">
              <w:r>
                <w:rPr>
                  <w:lang w:val="it-IT"/>
                </w:rPr>
                <w:delText>15 (2,4)</w:delText>
              </w:r>
            </w:del>
          </w:p>
          <w:p w14:paraId="4EDFB82B" w14:textId="77777777" w:rsidR="008D19B2" w:rsidRDefault="008D19B2" w:rsidP="00D271FE">
            <w:pPr>
              <w:spacing w:line="360" w:lineRule="auto"/>
              <w:jc w:val="center"/>
              <w:rPr>
                <w:del w:id="171" w:author="1" w:date="2026-09-22T12:31:00Z" w16du:dateUtc="2026-09-22T16:31:00Z"/>
                <w:lang w:val="it-IT"/>
              </w:rPr>
            </w:pPr>
            <w:del w:id="172" w:author="1" w:date="2026-09-22T12:31:00Z" w16du:dateUtc="2026-09-22T16:31:00Z">
              <w:r>
                <w:rPr>
                  <w:lang w:val="it-IT"/>
                </w:rPr>
                <w:delText>29 (4,6)</w:delText>
              </w:r>
            </w:del>
          </w:p>
          <w:p w14:paraId="77A93BCF" w14:textId="77777777" w:rsidR="008D19B2" w:rsidRDefault="008D19B2" w:rsidP="00D271FE">
            <w:pPr>
              <w:spacing w:line="360" w:lineRule="auto"/>
              <w:jc w:val="center"/>
              <w:rPr>
                <w:del w:id="173" w:author="1" w:date="2026-09-22T12:31:00Z" w16du:dateUtc="2026-09-22T16:31:00Z"/>
                <w:lang w:val="it-IT"/>
              </w:rPr>
            </w:pPr>
            <w:del w:id="174" w:author="1" w:date="2026-09-22T12:31:00Z" w16du:dateUtc="2026-09-22T16:31:00Z">
              <w:r>
                <w:rPr>
                  <w:lang w:val="it-IT"/>
                </w:rPr>
                <w:delText>23 (3,7)</w:delText>
              </w:r>
            </w:del>
          </w:p>
          <w:p w14:paraId="32686D82" w14:textId="77777777" w:rsidR="008D19B2" w:rsidRPr="00EF52F6" w:rsidRDefault="008D19B2" w:rsidP="00D271FE">
            <w:pPr>
              <w:spacing w:line="360" w:lineRule="auto"/>
              <w:jc w:val="center"/>
              <w:rPr>
                <w:del w:id="175" w:author="1" w:date="2026-09-22T12:31:00Z" w16du:dateUtc="2026-09-22T16:31:00Z"/>
                <w:lang w:val="it-IT"/>
              </w:rPr>
            </w:pPr>
            <w:del w:id="176" w:author="1" w:date="2026-09-22T12:31:00Z" w16du:dateUtc="2026-09-22T16:31:00Z">
              <w:r>
                <w:rPr>
                  <w:lang w:val="it-IT"/>
                </w:rPr>
                <w:delText>30 (4,8)</w:delText>
              </w:r>
            </w:del>
          </w:p>
        </w:tc>
        <w:tc>
          <w:tcPr>
            <w:tcW w:w="744" w:type="pct"/>
          </w:tcPr>
          <w:p w14:paraId="6B3DF10F" w14:textId="77777777" w:rsidR="008D19B2" w:rsidRDefault="008D19B2" w:rsidP="00D271FE">
            <w:pPr>
              <w:spacing w:line="360" w:lineRule="auto"/>
              <w:jc w:val="center"/>
              <w:rPr>
                <w:del w:id="177" w:author="1" w:date="2026-09-22T12:31:00Z" w16du:dateUtc="2026-09-22T16:31:00Z"/>
                <w:lang w:val="it-IT"/>
              </w:rPr>
            </w:pPr>
          </w:p>
          <w:p w14:paraId="4255CEAD" w14:textId="77777777" w:rsidR="008D19B2" w:rsidRDefault="008D19B2" w:rsidP="00D271FE">
            <w:pPr>
              <w:spacing w:line="360" w:lineRule="auto"/>
              <w:jc w:val="center"/>
              <w:rPr>
                <w:del w:id="178" w:author="1" w:date="2026-09-22T12:31:00Z" w16du:dateUtc="2026-09-22T16:31:00Z"/>
                <w:lang w:val="it-IT"/>
              </w:rPr>
            </w:pPr>
            <w:del w:id="179" w:author="1" w:date="2026-09-22T12:31:00Z" w16du:dateUtc="2026-09-22T16:31:00Z">
              <w:r>
                <w:rPr>
                  <w:lang w:val="it-IT"/>
                </w:rPr>
                <w:delText>0,003</w:delText>
              </w:r>
            </w:del>
          </w:p>
          <w:p w14:paraId="70E690D8" w14:textId="77777777" w:rsidR="008D19B2" w:rsidRDefault="008D19B2" w:rsidP="00D271FE">
            <w:pPr>
              <w:spacing w:line="360" w:lineRule="auto"/>
              <w:jc w:val="center"/>
              <w:rPr>
                <w:del w:id="180" w:author="1" w:date="2026-09-22T12:31:00Z" w16du:dateUtc="2026-09-22T16:31:00Z"/>
                <w:lang w:val="it-IT"/>
              </w:rPr>
            </w:pPr>
            <w:del w:id="181" w:author="1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584FB20B" w14:textId="77777777" w:rsidR="008D19B2" w:rsidRDefault="008D19B2" w:rsidP="00D271FE">
            <w:pPr>
              <w:spacing w:line="360" w:lineRule="auto"/>
              <w:jc w:val="center"/>
              <w:rPr>
                <w:del w:id="182" w:author="1" w:date="2026-09-22T12:31:00Z" w16du:dateUtc="2026-09-22T16:31:00Z"/>
                <w:lang w:val="it-IT"/>
              </w:rPr>
            </w:pPr>
            <w:del w:id="183" w:author="1" w:date="2026-09-22T12:31:00Z" w16du:dateUtc="2026-09-22T16:31:00Z">
              <w:r>
                <w:rPr>
                  <w:lang w:val="it-IT"/>
                </w:rPr>
                <w:delText>0,006</w:delText>
              </w:r>
            </w:del>
          </w:p>
          <w:p w14:paraId="046E2857" w14:textId="77777777" w:rsidR="008D19B2" w:rsidRDefault="008D19B2" w:rsidP="00D271FE">
            <w:pPr>
              <w:spacing w:line="360" w:lineRule="auto"/>
              <w:jc w:val="center"/>
              <w:rPr>
                <w:del w:id="184" w:author="1" w:date="2026-09-22T12:31:00Z" w16du:dateUtc="2026-09-22T16:31:00Z"/>
                <w:lang w:val="it-IT"/>
              </w:rPr>
            </w:pPr>
            <w:del w:id="185" w:author="1" w:date="2026-09-22T12:31:00Z" w16du:dateUtc="2026-09-22T16:31:00Z">
              <w:r>
                <w:rPr>
                  <w:lang w:val="it-IT"/>
                </w:rPr>
                <w:delText>0,040</w:delText>
              </w:r>
            </w:del>
          </w:p>
          <w:p w14:paraId="110E4B01" w14:textId="77777777" w:rsidR="008D19B2" w:rsidRDefault="008D19B2" w:rsidP="00D271FE">
            <w:pPr>
              <w:spacing w:line="360" w:lineRule="auto"/>
              <w:jc w:val="center"/>
              <w:rPr>
                <w:del w:id="186" w:author="1" w:date="2026-09-22T12:31:00Z" w16du:dateUtc="2026-09-22T16:31:00Z"/>
                <w:lang w:val="it-IT"/>
              </w:rPr>
            </w:pPr>
            <w:del w:id="187" w:author="1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</w:tc>
      </w:tr>
      <w:tr w:rsidR="008D19B2" w:rsidRPr="00EF52F6" w14:paraId="09A92394" w14:textId="77777777" w:rsidTr="00D271FE">
        <w:trPr>
          <w:del w:id="188" w:author="1" w:date="2026-09-22T12:31:00Z" w16du:dateUtc="2026-09-22T16:31:00Z"/>
        </w:trPr>
        <w:tc>
          <w:tcPr>
            <w:tcW w:w="2043" w:type="pct"/>
          </w:tcPr>
          <w:p w14:paraId="3E6EF8BA" w14:textId="77777777" w:rsidR="008D19B2" w:rsidRPr="00EF52F6" w:rsidRDefault="008D19B2" w:rsidP="00D271FE">
            <w:pPr>
              <w:spacing w:line="360" w:lineRule="auto"/>
              <w:jc w:val="both"/>
              <w:rPr>
                <w:del w:id="189" w:author="1" w:date="2026-09-22T12:31:00Z" w16du:dateUtc="2026-09-22T16:31:00Z"/>
                <w:lang w:val="it-IT"/>
              </w:rPr>
            </w:pPr>
            <w:del w:id="190" w:author="1" w:date="2026-09-22T12:31:00Z" w16du:dateUtc="2026-09-22T16:31:00Z">
              <w:r>
                <w:rPr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4248BD07" w14:textId="77777777" w:rsidR="008D19B2" w:rsidRPr="00EF52F6" w:rsidRDefault="008D19B2" w:rsidP="00D271FE">
            <w:pPr>
              <w:spacing w:line="360" w:lineRule="auto"/>
              <w:jc w:val="center"/>
              <w:rPr>
                <w:del w:id="191" w:author="1" w:date="2026-09-22T12:31:00Z" w16du:dateUtc="2026-09-22T16:31:00Z"/>
                <w:lang w:val="it-IT"/>
              </w:rPr>
            </w:pPr>
            <w:del w:id="192" w:author="1" w:date="2026-09-22T12:31:00Z" w16du:dateUtc="2026-09-22T16:31:00Z">
              <w:r>
                <w:rPr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7B889DFD" w14:textId="77777777" w:rsidR="008D19B2" w:rsidRPr="00EF52F6" w:rsidRDefault="008D19B2" w:rsidP="00D271FE">
            <w:pPr>
              <w:spacing w:line="360" w:lineRule="auto"/>
              <w:jc w:val="center"/>
              <w:rPr>
                <w:del w:id="193" w:author="1" w:date="2026-09-22T12:31:00Z" w16du:dateUtc="2026-09-22T16:31:00Z"/>
                <w:lang w:val="it-IT"/>
              </w:rPr>
            </w:pPr>
            <w:del w:id="194" w:author="1" w:date="2026-09-22T12:31:00Z" w16du:dateUtc="2026-09-22T16:31:00Z">
              <w:r>
                <w:rPr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4321FB0E" w14:textId="77777777" w:rsidR="008D19B2" w:rsidRDefault="008D19B2" w:rsidP="00D271FE">
            <w:pPr>
              <w:spacing w:line="360" w:lineRule="auto"/>
              <w:jc w:val="center"/>
              <w:rPr>
                <w:del w:id="195" w:author="1" w:date="2026-09-22T12:31:00Z" w16du:dateUtc="2026-09-22T16:31:00Z"/>
                <w:lang w:val="it-IT"/>
              </w:rPr>
            </w:pPr>
            <w:del w:id="196" w:author="1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</w:tc>
      </w:tr>
      <w:tr w:rsidR="008D19B2" w:rsidRPr="00EF52F6" w14:paraId="78BA295A" w14:textId="77777777" w:rsidTr="00D271FE">
        <w:trPr>
          <w:del w:id="197" w:author="1" w:date="2026-09-22T12:31:00Z" w16du:dateUtc="2026-09-22T16:31:00Z"/>
        </w:trPr>
        <w:tc>
          <w:tcPr>
            <w:tcW w:w="2043" w:type="pct"/>
          </w:tcPr>
          <w:p w14:paraId="38C68FED" w14:textId="77777777" w:rsidR="008D19B2" w:rsidRPr="00EF52F6" w:rsidRDefault="008D19B2" w:rsidP="00D271FE">
            <w:pPr>
              <w:spacing w:line="360" w:lineRule="auto"/>
              <w:jc w:val="both"/>
              <w:rPr>
                <w:del w:id="198" w:author="1" w:date="2026-09-22T12:31:00Z" w16du:dateUtc="2026-09-22T16:31:00Z"/>
                <w:lang w:val="it-IT"/>
              </w:rPr>
            </w:pPr>
            <w:del w:id="199" w:author="1" w:date="2026-09-22T12:31:00Z" w16du:dateUtc="2026-09-22T16:31:00Z">
              <w:r>
                <w:rPr>
                  <w:lang w:val="it-IT"/>
                </w:rPr>
                <w:delText>Días de internación, días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348C428D" w14:textId="77777777" w:rsidR="008D19B2" w:rsidRPr="00EF52F6" w:rsidRDefault="008D19B2" w:rsidP="00D271FE">
            <w:pPr>
              <w:spacing w:line="360" w:lineRule="auto"/>
              <w:jc w:val="center"/>
              <w:rPr>
                <w:del w:id="200" w:author="1" w:date="2026-09-22T12:31:00Z" w16du:dateUtc="2026-09-22T16:31:00Z"/>
                <w:lang w:val="it-IT"/>
              </w:rPr>
            </w:pPr>
            <w:del w:id="201" w:author="1" w:date="2026-09-22T12:31:00Z" w16du:dateUtc="2026-09-22T16:31:00Z">
              <w:r>
                <w:delText>6.45 (± 8,9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03E1F1B2" w14:textId="77777777" w:rsidR="008D19B2" w:rsidRPr="00EF52F6" w:rsidRDefault="008D19B2" w:rsidP="00D271FE">
            <w:pPr>
              <w:spacing w:line="360" w:lineRule="auto"/>
              <w:jc w:val="center"/>
              <w:rPr>
                <w:del w:id="202" w:author="1" w:date="2026-09-22T12:31:00Z" w16du:dateUtc="2026-09-22T16:31:00Z"/>
                <w:lang w:val="it-IT"/>
              </w:rPr>
            </w:pPr>
            <w:del w:id="203" w:author="1" w:date="2026-09-22T12:31:00Z" w16du:dateUtc="2026-09-22T16:31:00Z">
              <w:r>
                <w:delText>7.9 (± 9,1</w:delText>
              </w:r>
              <w:r w:rsidRPr="00EF52F6">
                <w:delText>)</w:delText>
              </w:r>
            </w:del>
          </w:p>
        </w:tc>
        <w:tc>
          <w:tcPr>
            <w:tcW w:w="744" w:type="pct"/>
          </w:tcPr>
          <w:p w14:paraId="0E01DE4F" w14:textId="77777777" w:rsidR="008D19B2" w:rsidRDefault="008D19B2" w:rsidP="00D271FE">
            <w:pPr>
              <w:spacing w:line="360" w:lineRule="auto"/>
              <w:jc w:val="center"/>
              <w:rPr>
                <w:del w:id="204" w:author="1" w:date="2026-09-22T12:31:00Z" w16du:dateUtc="2026-09-22T16:31:00Z"/>
              </w:rPr>
            </w:pPr>
            <w:del w:id="205" w:author="1" w:date="2026-09-22T12:31:00Z" w16du:dateUtc="2026-09-22T16:31:00Z">
              <w:r>
                <w:delText>0,485</w:delText>
              </w:r>
            </w:del>
          </w:p>
        </w:tc>
      </w:tr>
      <w:tr w:rsidR="008D19B2" w:rsidRPr="00EF52F6" w14:paraId="4FA42261" w14:textId="77777777" w:rsidTr="00D271FE">
        <w:trPr>
          <w:del w:id="206" w:author="1" w:date="2026-09-22T12:31:00Z" w16du:dateUtc="2026-09-22T16:31:00Z"/>
        </w:trPr>
        <w:tc>
          <w:tcPr>
            <w:tcW w:w="2043" w:type="pct"/>
          </w:tcPr>
          <w:p w14:paraId="18D16BCA" w14:textId="77777777" w:rsidR="008D19B2" w:rsidRPr="00EF52F6" w:rsidRDefault="008D19B2" w:rsidP="00D271FE">
            <w:pPr>
              <w:spacing w:line="360" w:lineRule="auto"/>
              <w:jc w:val="both"/>
              <w:rPr>
                <w:del w:id="207" w:author="1" w:date="2026-09-22T12:31:00Z" w16du:dateUtc="2026-09-22T16:31:00Z"/>
                <w:lang w:val="it-IT"/>
              </w:rPr>
            </w:pPr>
            <w:del w:id="208" w:author="1" w:date="2026-09-22T12:31:00Z" w16du:dateUtc="2026-09-22T16:31:00Z">
              <w:r>
                <w:rPr>
                  <w:lang w:val="it-IT"/>
                </w:rPr>
                <w:delText>APACHE II, puntaje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3520F53B" w14:textId="77777777" w:rsidR="008D19B2" w:rsidRPr="00EF52F6" w:rsidRDefault="008D19B2" w:rsidP="00D271FE">
            <w:pPr>
              <w:spacing w:line="360" w:lineRule="auto"/>
              <w:jc w:val="center"/>
              <w:rPr>
                <w:del w:id="209" w:author="1" w:date="2026-09-22T12:31:00Z" w16du:dateUtc="2026-09-22T16:31:00Z"/>
                <w:lang w:val="it-IT"/>
              </w:rPr>
            </w:pPr>
            <w:del w:id="210" w:author="1" w:date="2026-09-22T12:31:00Z" w16du:dateUtc="2026-09-22T16:31:00Z">
              <w:r>
                <w:delText>11,74 (± 6,7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4C6CB1E6" w14:textId="77777777" w:rsidR="008D19B2" w:rsidRPr="00EF52F6" w:rsidRDefault="008D19B2" w:rsidP="00D271FE">
            <w:pPr>
              <w:spacing w:line="360" w:lineRule="auto"/>
              <w:jc w:val="center"/>
              <w:rPr>
                <w:del w:id="211" w:author="1" w:date="2026-09-22T12:31:00Z" w16du:dateUtc="2026-09-22T16:31:00Z"/>
                <w:lang w:val="it-IT"/>
              </w:rPr>
            </w:pPr>
            <w:del w:id="212" w:author="1" w:date="2026-09-22T12:31:00Z" w16du:dateUtc="2026-09-22T16:31:00Z">
              <w:r>
                <w:delText>22,03 (± 8,1</w:delText>
              </w:r>
              <w:r w:rsidRPr="00EF52F6">
                <w:delText>)</w:delText>
              </w:r>
            </w:del>
          </w:p>
        </w:tc>
        <w:tc>
          <w:tcPr>
            <w:tcW w:w="744" w:type="pct"/>
          </w:tcPr>
          <w:p w14:paraId="00F199C1" w14:textId="77777777" w:rsidR="008D19B2" w:rsidRDefault="008D19B2" w:rsidP="00D271FE">
            <w:pPr>
              <w:spacing w:line="360" w:lineRule="auto"/>
              <w:jc w:val="center"/>
              <w:rPr>
                <w:del w:id="213" w:author="1" w:date="2026-09-22T12:31:00Z" w16du:dateUtc="2026-09-22T16:31:00Z"/>
              </w:rPr>
            </w:pPr>
            <w:del w:id="214" w:author="1" w:date="2026-09-22T12:31:00Z" w16du:dateUtc="2026-09-22T16:31:00Z">
              <w:r>
                <w:delText>&lt;0,001</w:delText>
              </w:r>
            </w:del>
          </w:p>
        </w:tc>
      </w:tr>
      <w:tr w:rsidR="008D19B2" w:rsidRPr="00EF52F6" w14:paraId="042BF5A2" w14:textId="77777777" w:rsidTr="00D271FE">
        <w:trPr>
          <w:del w:id="215" w:author="1" w:date="2026-09-22T12:31:00Z" w16du:dateUtc="2026-09-22T16:31:00Z"/>
        </w:trPr>
        <w:tc>
          <w:tcPr>
            <w:tcW w:w="2043" w:type="pct"/>
          </w:tcPr>
          <w:p w14:paraId="66C7D5F4" w14:textId="77777777" w:rsidR="008D19B2" w:rsidRPr="00EF52F6" w:rsidRDefault="008D19B2" w:rsidP="00D271FE">
            <w:pPr>
              <w:spacing w:line="360" w:lineRule="auto"/>
              <w:jc w:val="both"/>
              <w:rPr>
                <w:del w:id="216" w:author="1" w:date="2026-09-22T12:31:00Z" w16du:dateUtc="2026-09-22T16:31:00Z"/>
                <w:lang w:val="it-IT"/>
              </w:rPr>
            </w:pPr>
            <w:del w:id="217" w:author="1" w:date="2026-09-22T12:31:00Z" w16du:dateUtc="2026-09-22T16:31:00Z">
              <w:r>
                <w:rPr>
                  <w:lang w:val="it-IT"/>
                </w:rPr>
                <w:delText>SAPS II, puntaje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1B67DA78" w14:textId="77777777" w:rsidR="008D19B2" w:rsidRPr="00EF52F6" w:rsidRDefault="008D19B2" w:rsidP="00D271FE">
            <w:pPr>
              <w:spacing w:line="360" w:lineRule="auto"/>
              <w:jc w:val="center"/>
              <w:rPr>
                <w:del w:id="218" w:author="1" w:date="2026-09-22T12:31:00Z" w16du:dateUtc="2026-09-22T16:31:00Z"/>
                <w:lang w:val="it-IT"/>
              </w:rPr>
            </w:pPr>
            <w:del w:id="219" w:author="1" w:date="2026-09-22T12:31:00Z" w16du:dateUtc="2026-09-22T16:31:00Z">
              <w:r>
                <w:delText>31,20 (± 15,6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7A34E57D" w14:textId="77777777" w:rsidR="008D19B2" w:rsidRPr="00EF52F6" w:rsidRDefault="008D19B2" w:rsidP="00D271FE">
            <w:pPr>
              <w:spacing w:line="360" w:lineRule="auto"/>
              <w:jc w:val="center"/>
              <w:rPr>
                <w:del w:id="220" w:author="1" w:date="2026-09-22T12:31:00Z" w16du:dateUtc="2026-09-22T16:31:00Z"/>
                <w:lang w:val="it-IT"/>
              </w:rPr>
            </w:pPr>
            <w:del w:id="221" w:author="1" w:date="2026-09-22T12:31:00Z" w16du:dateUtc="2026-09-22T16:31:00Z">
              <w:r w:rsidRPr="00EF52F6">
                <w:delText>56,63 (±</w:delText>
              </w:r>
              <w:r>
                <w:delText xml:space="preserve"> </w:delText>
              </w:r>
              <w:r w:rsidRPr="00EF52F6">
                <w:delText>20,7)</w:delText>
              </w:r>
            </w:del>
          </w:p>
        </w:tc>
        <w:tc>
          <w:tcPr>
            <w:tcW w:w="744" w:type="pct"/>
          </w:tcPr>
          <w:p w14:paraId="5A54D994" w14:textId="77777777" w:rsidR="008D19B2" w:rsidRPr="00EF52F6" w:rsidRDefault="008D19B2" w:rsidP="00D271FE">
            <w:pPr>
              <w:spacing w:line="360" w:lineRule="auto"/>
              <w:jc w:val="center"/>
              <w:rPr>
                <w:del w:id="222" w:author="1" w:date="2026-09-22T12:31:00Z" w16du:dateUtc="2026-09-22T16:31:00Z"/>
              </w:rPr>
            </w:pPr>
            <w:del w:id="223" w:author="1" w:date="2026-09-22T12:31:00Z" w16du:dateUtc="2026-09-22T16:31:00Z">
              <w:r>
                <w:delText>&lt;0,001</w:delText>
              </w:r>
            </w:del>
          </w:p>
        </w:tc>
      </w:tr>
    </w:tbl>
    <w:p w14:paraId="257B0CCA" w14:textId="77777777" w:rsidR="008D19B2" w:rsidRPr="001E08FA" w:rsidRDefault="008D19B2" w:rsidP="00FF542C">
      <w:pPr>
        <w:autoSpaceDE w:val="0"/>
        <w:rPr>
          <w:rFonts w:ascii="Times New Roman" w:hAnsi="Times New Roman"/>
          <w:sz w:val="24"/>
          <w:rPrChange w:id="224" w:author="1" w:date="2026-09-22T12:31:00Z" w16du:dateUtc="2026-09-22T16:31:00Z">
            <w:rPr/>
          </w:rPrChange>
        </w:rPr>
        <w:pPrChange w:id="225" w:author="1" w:date="2026-09-22T12:31:00Z" w16du:dateUtc="2026-09-22T16:31:00Z">
          <w:pPr/>
        </w:pPrChange>
      </w:pPr>
    </w:p>
    <w:sectPr w:rsidR="008D19B2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226" w:author="1" w:date="2026-09-22T12:31:00Z" w16du:dateUtc="2026-09-22T16:31:00Z">
        <w:sectPr w:rsidR="008D19B2" w:rsidRPr="001E08FA" w:rsidSect="006E54AE">
          <w:pgSz w:w="12240" w:h="15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211961650">
    <w:abstractNumId w:val="15"/>
  </w:num>
  <w:num w:numId="2" w16cid:durableId="1917009422">
    <w:abstractNumId w:val="14"/>
  </w:num>
  <w:num w:numId="3" w16cid:durableId="772437823">
    <w:abstractNumId w:val="16"/>
  </w:num>
  <w:num w:numId="4" w16cid:durableId="1684353916">
    <w:abstractNumId w:val="13"/>
  </w:num>
  <w:num w:numId="5" w16cid:durableId="1090929996">
    <w:abstractNumId w:val="6"/>
  </w:num>
  <w:num w:numId="6" w16cid:durableId="259684686">
    <w:abstractNumId w:val="18"/>
  </w:num>
  <w:num w:numId="7" w16cid:durableId="199055726">
    <w:abstractNumId w:val="7"/>
  </w:num>
  <w:num w:numId="8" w16cid:durableId="1454254974">
    <w:abstractNumId w:val="11"/>
  </w:num>
  <w:num w:numId="9" w16cid:durableId="1288585095">
    <w:abstractNumId w:val="4"/>
  </w:num>
  <w:num w:numId="10" w16cid:durableId="403332796">
    <w:abstractNumId w:val="10"/>
  </w:num>
  <w:num w:numId="11" w16cid:durableId="239870363">
    <w:abstractNumId w:val="3"/>
  </w:num>
  <w:num w:numId="12" w16cid:durableId="1565793316">
    <w:abstractNumId w:val="1"/>
  </w:num>
  <w:num w:numId="13" w16cid:durableId="1346129486">
    <w:abstractNumId w:val="2"/>
  </w:num>
  <w:num w:numId="14" w16cid:durableId="1867139835">
    <w:abstractNumId w:val="5"/>
  </w:num>
  <w:num w:numId="15" w16cid:durableId="1950434111">
    <w:abstractNumId w:val="8"/>
  </w:num>
  <w:num w:numId="16" w16cid:durableId="1579560242">
    <w:abstractNumId w:val="17"/>
  </w:num>
  <w:num w:numId="17" w16cid:durableId="1959219095">
    <w:abstractNumId w:val="12"/>
  </w:num>
  <w:num w:numId="18" w16cid:durableId="1068915990">
    <w:abstractNumId w:val="0"/>
  </w:num>
  <w:num w:numId="19" w16cid:durableId="11777685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0935874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281E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164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54C3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3DA7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E6919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19B2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438AE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1090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B77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31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31:00Z">
        <w:rPr>
          <w:sz w:val="24"/>
          <w:szCs w:val="24"/>
          <w:lang w:val="es-ES" w:eastAsia="es-E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1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1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31:00Z">
        <w:pPr>
          <w:ind w:left="720"/>
          <w:contextualSpacing/>
        </w:pPr>
      </w:pPrChange>
    </w:pPr>
    <w:rPr>
      <w:rFonts w:cs="Times New Roman"/>
      <w:rPrChange w:id="2" w:author="1" w:date="2026-09-22T12:31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623DA7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31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31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31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31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31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31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623DA7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623DA7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623DA7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623D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3DA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31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31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3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31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23DA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3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31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E48C59-D3CF-1049-AF91-7F84CD2E7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