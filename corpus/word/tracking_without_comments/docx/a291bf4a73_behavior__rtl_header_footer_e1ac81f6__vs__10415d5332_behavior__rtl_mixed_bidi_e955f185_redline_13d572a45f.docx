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60417" w14:textId="309040FB" w:rsidR="001C7A36" w:rsidRDefault="001F34A8" w:rsidP="001F34A8">
      <w:pPr>
        <w:bidi/>
        <w:rPr>
          <w:ins w:id="18" w:author="Caio Pizzol" w:date="2026-08-03T22:17:00Z" w16du:dateUtc="2026-08-04T02:17:00Z"/>
          <w:rFonts w:cs="Arial"/>
        </w:rPr>
      </w:pPr>
      <w:ins w:id="19" w:author="Caio Pizzol" w:date="2026-08-03T22:17:00Z" w16du:dateUtc="2026-08-04T02:17:00Z">
        <w:r w:rsidRPr="001F34A8">
          <w:rPr>
            <w:rFonts w:cs="Arial" w:hint="cs"/>
            <w:rtl/>
          </w:rPr>
          <w:t>هذه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فقرة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كاملة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باللغة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العربية</w:t>
        </w:r>
      </w:ins>
    </w:p>
    <w:p w14:paraId="57CEF289" w14:textId="27135CD4" w:rsidR="001F34A8" w:rsidRDefault="001F34A8" w:rsidP="001F34A8">
      <w:pPr>
        <w:rPr>
          <w:ins w:id="20" w:author="Caio Pizzol" w:date="2026-08-03T22:17:00Z" w16du:dateUtc="2026-08-04T02:17:00Z"/>
        </w:rPr>
      </w:pPr>
      <w:ins w:id="21" w:author="Caio Pizzol" w:date="2026-08-03T22:17:00Z" w16du:dateUtc="2026-08-04T02:17:00Z">
        <w:r w:rsidRPr="001F34A8">
          <w:t>This is a complete English paragraph</w:t>
        </w:r>
      </w:ins>
    </w:p>
    <w:p w14:paraId="351BFA92" w14:textId="565528EC" w:rsidR="001F34A8" w:rsidRDefault="001F34A8" w:rsidP="001F34A8">
      <w:pPr>
        <w:rPr>
          <w:ins w:id="22" w:author="Caio Pizzol" w:date="2026-08-03T22:17:00Z" w16du:dateUtc="2026-08-04T02:17:00Z"/>
        </w:rPr>
      </w:pPr>
      <w:ins w:id="23" w:author="Caio Pizzol" w:date="2026-08-03T22:17:00Z" w16du:dateUtc="2026-08-04T02:17:00Z">
        <w:r w:rsidRPr="001F34A8">
          <w:t xml:space="preserve">English text then </w:t>
        </w:r>
        <w:r w:rsidRPr="001F34A8">
          <w:rPr>
            <w:rFonts w:cs="Arial" w:hint="cs"/>
            <w:rtl/>
          </w:rPr>
          <w:t>نص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t xml:space="preserve"> then English again</w:t>
        </w:r>
      </w:ins>
    </w:p>
    <w:p w14:paraId="2588414E" w14:textId="63E83232" w:rsidR="001F34A8" w:rsidRDefault="001F34A8" w:rsidP="001F34A8">
      <w:pPr>
        <w:bidi/>
        <w:rPr>
          <w:ins w:id="24" w:author="Caio Pizzol" w:date="2026-08-03T22:17:00Z" w16du:dateUtc="2026-08-04T02:17:00Z"/>
          <w:rFonts w:cs="Arial"/>
        </w:rPr>
      </w:pPr>
      <w:ins w:id="25" w:author="Caio Pizzol" w:date="2026-08-03T22:17:00Z" w16du:dateUtc="2026-08-04T02:17:00Z">
        <w:r w:rsidRPr="001F34A8">
          <w:rPr>
            <w:rFonts w:cs="Arial" w:hint="cs"/>
            <w:rtl/>
          </w:rPr>
          <w:t>نص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ثم</w:t>
        </w:r>
        <w:r w:rsidRPr="001F34A8">
          <w:rPr>
            <w:rFonts w:cs="Arial"/>
            <w:rtl/>
          </w:rPr>
          <w:t xml:space="preserve"> </w:t>
        </w:r>
        <w:r w:rsidRPr="001F34A8">
          <w:t>English text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ثم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عربي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مرة</w:t>
        </w:r>
        <w:r w:rsidRPr="001F34A8">
          <w:rPr>
            <w:rFonts w:cs="Arial"/>
            <w:rtl/>
          </w:rPr>
          <w:t xml:space="preserve"> </w:t>
        </w:r>
        <w:r w:rsidRPr="001F34A8">
          <w:rPr>
            <w:rFonts w:cs="Arial" w:hint="cs"/>
            <w:rtl/>
          </w:rPr>
          <w:t>أخرى</w:t>
        </w:r>
      </w:ins>
    </w:p>
    <w:p w14:paraId="273ADE2D" w14:textId="0CE3C4C3" w:rsidR="001F34A8" w:rsidRDefault="001F34A8" w:rsidP="001F34A8">
      <w:pPr>
        <w:pStyle w:val="Heading1"/>
        <w:bidi/>
        <w:rPr>
          <w:ins w:id="26" w:author="Caio Pizzol" w:date="2026-08-03T22:17:00Z" w16du:dateUtc="2026-08-04T02:17:00Z"/>
          <w:lang w:val="en-US"/>
        </w:rPr>
      </w:pPr>
      <w:ins w:id="27" w:author="Caio Pizzol" w:date="2026-08-03T22:17:00Z" w16du:dateUtc="2026-08-04T02:17:00Z">
        <w:r w:rsidRPr="001F34A8">
          <w:rPr>
            <w:rFonts w:hint="cs"/>
            <w:rtl/>
            <w:lang w:val="en-US"/>
          </w:rPr>
          <w:t>عنوان</w:t>
        </w:r>
        <w:r w:rsidRPr="001F34A8">
          <w:rPr>
            <w:rtl/>
            <w:lang w:val="en-US"/>
          </w:rPr>
          <w:t xml:space="preserve"> </w:t>
        </w:r>
        <w:r w:rsidRPr="001F34A8">
          <w:rPr>
            <w:rFonts w:hint="cs"/>
            <w:rtl/>
            <w:lang w:val="en-US"/>
          </w:rPr>
          <w:t>عربي</w:t>
        </w:r>
      </w:ins>
    </w:p>
    <w:p w14:paraId="4D2890CE" w14:textId="445F0420" w:rsidR="007E1E84" w:rsidRPr="001F34A8" w:rsidRDefault="001F34A8" w:rsidP="001F34A8">
      <w:pPr>
        <w:pStyle w:val="Heading1"/>
        <w:rPr>
          <w:lang w:val="en-US"/>
          <w:rPrChange w:id="28" w:author="Caio Pizzol" w:date="2026-08-03T22:17:00Z" w16du:dateUtc="2026-08-04T02:17:00Z">
            <w:rPr/>
          </w:rPrChange>
        </w:rPr>
        <w:pPrChange w:id="29" w:author="Caio Pizzol" w:date="2026-08-03T22:17:00Z" w16du:dateUtc="2026-08-04T02:17:00Z">
          <w:pPr>
            <w:bidi/>
            <w:spacing w:before="200" w:after="200" w:line="260" w:lineRule="auto"/>
          </w:pPr>
        </w:pPrChange>
      </w:pPr>
      <w:ins w:id="30" w:author="Caio Pizzol" w:date="2026-08-03T22:17:00Z" w16du:dateUtc="2026-08-04T02:17:00Z">
        <w:r w:rsidRPr="001F34A8">
          <w:rPr>
            <w:lang w:val="en-US"/>
          </w:rPr>
          <w:t>English Heading</w:t>
        </w:r>
      </w:ins>
    </w:p>
    <w:sectPr w:rsidR="007E1E84" w:rsidRPr="001F34A8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417" w:right="1701" w:bottom="1417" w:left="1701" w:header="708" w:footer="708" w:gutter="0"/>
      <w:cols w:space="708"/>
      <w:titlePg w:val="0"/>
      <w:docGrid w:linePitch="360"/>
      <w:sectPrChange w:id="40" w:author="Caio Pizzol" w:date="2026-08-03T22:17:00Z" w16du:dateUtc="2026-08-04T02:17:00Z">
        <w:sectPr w:rsidR="007E1E84" w:rsidRPr="001F34A8">
          <w:pgMar w:top="709" w:right="1134" w:bottom="709" w:left="1134" w:header="709" w:footer="709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0B9B" w14:textId="77777777" w:rsidR="00D12CC3" w:rsidRDefault="00D12CC3" w:rsidP="00F343B4">
      <w:pPr>
        <w:pPrChange w:id="16" w:author="Caio Pizzol" w:date="2026-08-03T22:17:00Z" w16du:dateUtc="2026-08-04T02:17:00Z">
          <w:pPr/>
        </w:pPrChange>
      </w:pPr>
      <w:r>
        <w:separator/>
      </w:r>
    </w:p>
  </w:endnote>
  <w:endnote w:type="continuationSeparator" w:id="0">
    <w:p w14:paraId="208B21F1" w14:textId="77777777" w:rsidR="00D12CC3" w:rsidRDefault="00D12CC3" w:rsidP="00F343B4">
      <w:pPr>
        <w:pPrChange w:id="17" w:author="Caio Pizzol" w:date="2026-08-03T22:17:00Z" w16du:dateUtc="2026-08-04T02:1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166C478A" w:rsidR="007E1E84" w:rsidRDefault="00BA2432">
    <w:pPr>
      <w:pStyle w:val="SubtitleChar"/>
      <w:pPrChange w:id="32" w:author="Caio Pizzol" w:date="2026-08-03T22:17:00Z" w16du:dateUtc="2026-08-04T02:17:00Z">
        <w:pPr>
          <w:jc w:val="center"/>
        </w:pPr>
      </w:pPrChange>
    </w:pPr>
    <w:del w:id="33" w:author="Caio Pizzol" w:date="2026-08-03T22:17:00Z" w16du:dateUtc="2026-08-04T02:17:00Z">
      <w:r>
        <w:rPr>
          <w:rtl/>
        </w:rPr>
        <w:delText xml:space="preserve">עמוד </w:delText>
      </w:r>
      <w:r>
        <w:rPr>
          <w:rtl/>
        </w:rPr>
        <w:fldChar w:fldCharType="begin"/>
      </w:r>
      <w:r>
        <w:rPr>
          <w:rtl/>
        </w:rPr>
        <w:delInstrText>PAGE</w:delInstrText>
      </w:r>
      <w:r>
        <w:rPr>
          <w:rtl/>
        </w:rPr>
        <w:fldChar w:fldCharType="separate"/>
      </w:r>
      <w:r w:rsidR="00BD408C">
        <w:rPr>
          <w:noProof/>
        </w:rPr>
        <w:delText>2</w:delText>
      </w:r>
      <w:r>
        <w:rPr>
          <w:rtl/>
        </w:rPr>
        <w:fldChar w:fldCharType="end"/>
      </w:r>
      <w:r>
        <w:rPr>
          <w:rtl/>
        </w:rPr>
        <w:delText xml:space="preserve"> מתוך </w:delText>
      </w:r>
      <w:r>
        <w:rPr>
          <w:rtl/>
        </w:rPr>
        <w:fldChar w:fldCharType="begin"/>
      </w:r>
      <w:r>
        <w:rPr>
          <w:rtl/>
        </w:rPr>
        <w:delInstrText>NUMPAGES</w:delInstrText>
      </w:r>
      <w:r>
        <w:rPr>
          <w:rtl/>
        </w:rPr>
        <w:fldChar w:fldCharType="separate"/>
      </w:r>
      <w:r w:rsidR="00BD408C">
        <w:rPr>
          <w:noProof/>
        </w:rPr>
        <w:delText>2</w:delText>
      </w:r>
      <w:r>
        <w:rPr>
          <w:rtl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  <w:rPr>
        <w:del w:id="37" w:author="Caio Pizzol" w:date="2026-08-03T22:17:00Z" w16du:dateUtc="2026-08-04T02:17:00Z"/>
      </w:rPr>
    </w:pPr>
    <w:del w:id="38" w:author="Caio Pizzol" w:date="2026-08-03T22:17:00Z" w16du:dateUtc="2026-08-04T02:17:00Z">
      <w:r>
        <w:rPr>
          <w:rFonts w:ascii="David" w:eastAsia="David" w:hAnsi="David" w:cs="David"/>
          <w:sz w:val="24"/>
          <w:szCs w:val="24"/>
          <w:rtl/>
        </w:rPr>
        <w:delText>אנא ספק תמליל רפואי רלוונטי כדי שאוכל להשלים את המשימה.</w:delText>
      </w:r>
    </w:del>
  </w:p>
  <w:p w14:paraId="5D413834" w14:textId="6DED542F" w:rsidR="007E1E84" w:rsidRPr="00BD408C" w:rsidRDefault="007E1E84">
    <w:pPr>
      <w:pStyle w:val="SubtitleChar"/>
      <w:pPrChange w:id="39" w:author="Caio Pizzol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B2F0C" w14:textId="77777777" w:rsidR="00D12CC3" w:rsidRDefault="00D12CC3" w:rsidP="00F343B4">
      <w:pPr>
        <w:pPrChange w:id="14" w:author="Caio Pizzol" w:date="2026-08-03T22:17:00Z" w16du:dateUtc="2026-08-04T02:17:00Z">
          <w:pPr/>
        </w:pPrChange>
      </w:pPr>
      <w:r>
        <w:separator/>
      </w:r>
    </w:p>
  </w:footnote>
  <w:footnote w:type="continuationSeparator" w:id="0">
    <w:p w14:paraId="616EDBFE" w14:textId="77777777" w:rsidR="00D12CC3" w:rsidRDefault="00D12CC3" w:rsidP="00F343B4">
      <w:pPr>
        <w:pPrChange w:id="15" w:author="Caio Pizzol" w:date="2026-08-03T22:17:00Z" w16du:dateUtc="2026-08-04T02:1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294F5" w14:textId="77777777" w:rsidR="007946D5" w:rsidRDefault="007946D5">
    <w:pPr>
      <w:pStyle w:val="Heading6Char"/>
      <w:pPrChange w:id="31" w:author="Caio Pizzol" w:date="2026-08-03T22:17:00Z" w16du:dateUtc="2026-08-04T02:1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  <w:rPr>
        <w:del w:id="34" w:author="Caio Pizzol" w:date="2026-08-03T22:17:00Z" w16du:dateUtc="2026-08-04T02:17:00Z"/>
      </w:rPr>
    </w:pPr>
    <w:del w:id="35" w:author="Caio Pizzol" w:date="2026-08-03T22:17:00Z" w16du:dateUtc="2026-08-04T02:17:00Z">
      <w:r>
        <w:rPr>
          <w:rFonts w:ascii="David" w:eastAsia="David" w:hAnsi="David" w:cs="David"/>
          <w:sz w:val="24"/>
          <w:szCs w:val="24"/>
          <w:rtl/>
        </w:rPr>
        <w:delText>אנא ספק תמליל רפואי רלוונטי כדי שאוכל להשלים את המשימה.</w:delText>
      </w:r>
    </w:del>
  </w:p>
  <w:p w14:paraId="7C2517C8" w14:textId="2A0E2316" w:rsidR="007E1E84" w:rsidRDefault="007E1E84">
    <w:pPr>
      <w:pStyle w:val="Heading6Char"/>
      <w:rPr>
        <w:lang w:bidi="he-IL"/>
      </w:rPr>
      <w:pPrChange w:id="36" w:author="Caio Pizzol" w:date="2026-08-03T22:17:00Z" w16du:dateUtc="2026-08-04T02:17:00Z">
        <w:pPr>
          <w:bidi/>
          <w:spacing w:before="200" w:after="200" w:line="260" w:lineRule="auto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1C7A36"/>
    <w:rsid w:val="001E1CCD"/>
    <w:rsid w:val="001F34A8"/>
    <w:rsid w:val="00224C95"/>
    <w:rsid w:val="002B1C2A"/>
    <w:rsid w:val="00373EFA"/>
    <w:rsid w:val="006F08DC"/>
    <w:rsid w:val="00704F87"/>
    <w:rsid w:val="007946D5"/>
    <w:rsid w:val="007E1E84"/>
    <w:rsid w:val="00BA2432"/>
    <w:rsid w:val="00BD408C"/>
    <w:rsid w:val="00D12CC3"/>
    <w:rsid w:val="00F343B4"/>
    <w:rsid w:val="00FB38FD"/>
    <w:rsid w:val="00FB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A8"/>
    <w:pPr>
      <w:keepNext/>
      <w:keepLines/>
      <w:spacing w:before="360" w:after="80" w:line="278" w:lineRule="auto"/>
      <w:outlineLvl w:val="0"/>
      <w:pPrChange w:id="0" w:author="Caio Pizzol" w:date="2026-08-03T22:17:00Z">
        <w:pPr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  <w:rPrChange w:id="0" w:author="Caio Pizzol" w:date="2026-08-03T22:17:00Z">
        <w:rPr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1"/>
      <w:pPrChange w:id="1" w:author="Caio Pizzol" w:date="2026-08-03T22:17:00Z">
        <w:pPr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  <w:rPrChange w:id="1" w:author="Caio Pizzol" w:date="2026-08-03T22:17:00Z">
        <w:rPr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A8"/>
    <w:pPr>
      <w:keepNext/>
      <w:keepLines/>
      <w:spacing w:before="160" w:after="80" w:line="278" w:lineRule="auto"/>
      <w:outlineLvl w:val="2"/>
      <w:pPrChange w:id="2" w:author="Caio Pizzol" w:date="2026-08-03T22:17:00Z">
        <w:pPr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  <w:rPrChange w:id="2" w:author="Caio Pizzol" w:date="2026-08-03T22:17:00Z">
        <w:rPr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3"/>
      <w:pPrChange w:id="3" w:author="Caio Pizzol" w:date="2026-08-03T22:17:00Z">
        <w:pPr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  <w:rPrChange w:id="3" w:author="Caio Pizzol" w:date="2026-08-03T22:17:00Z">
        <w:rPr>
          <w:i/>
          <w:iCs/>
          <w:color w:val="2E74B5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A8"/>
    <w:pPr>
      <w:keepNext/>
      <w:keepLines/>
      <w:spacing w:before="80" w:after="40" w:line="278" w:lineRule="auto"/>
      <w:outlineLvl w:val="4"/>
      <w:pPrChange w:id="4" w:author="Caio Pizzol" w:date="2026-08-03T22:17:00Z">
        <w:pPr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  <w:rPrChange w:id="4" w:author="Caio Pizzol" w:date="2026-08-03T22:17:00Z">
        <w:rPr>
          <w:color w:val="2E74B5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A8"/>
    <w:pPr>
      <w:keepNext/>
      <w:keepLines/>
      <w:spacing w:before="40" w:line="278" w:lineRule="auto"/>
      <w:outlineLvl w:val="5"/>
      <w:pPrChange w:id="5" w:author="Caio Pizzol" w:date="2026-08-03T22:17:00Z">
        <w:pPr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  <w:rPrChange w:id="5" w:author="Caio Pizzol" w:date="2026-08-03T22:17:00Z">
        <w:rPr>
          <w:color w:val="1F4D78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A8"/>
    <w:pPr>
      <w:keepNext/>
      <w:keepLines/>
      <w:spacing w:before="40" w:line="278" w:lineRule="auto"/>
      <w:outlineLvl w:val="6"/>
      <w:pPrChange w:id="6" w:author="Caio Pizzol" w:date="2026-08-03T22:17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  <w:rPrChange w:id="6" w:author="Caio Pizzol" w:date="2026-08-03T22:1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A8"/>
    <w:pPr>
      <w:keepNext/>
      <w:keepLines/>
      <w:spacing w:line="278" w:lineRule="auto"/>
      <w:outlineLvl w:val="7"/>
      <w:pPrChange w:id="7" w:author="Caio Pizzol" w:date="2026-08-03T22:17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  <w:rPrChange w:id="7" w:author="Caio Pizzol" w:date="2026-08-03T22:1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A8"/>
    <w:pPr>
      <w:keepNext/>
      <w:keepLines/>
      <w:spacing w:line="278" w:lineRule="auto"/>
      <w:outlineLvl w:val="8"/>
      <w:pPrChange w:id="8" w:author="Caio Pizzol" w:date="2026-08-03T22:17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  <w:rPrChange w:id="8" w:author="Caio Pizzol" w:date="2026-08-03T22:1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34A8"/>
    <w:pPr>
      <w:spacing w:after="80"/>
      <w:contextualSpacing/>
      <w:pPrChange w:id="9" w:author="Caio Pizzol" w:date="2026-08-03T22:17:00Z">
        <w:pPr/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  <w:rPrChange w:id="9" w:author="Caio Pizzol" w:date="2026-08-03T22:17:00Z">
        <w:rPr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1F34A8"/>
    <w:pPr>
      <w:spacing w:after="160" w:line="278" w:lineRule="auto"/>
      <w:ind w:left="720"/>
      <w:contextualSpacing/>
      <w:pPrChange w:id="10" w:author="Caio Pizzol" w:date="2026-08-03T22:17:00Z">
        <w:pPr/>
      </w:pPrChange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  <w:rPrChange w:id="10" w:author="Caio Pizzol" w:date="2026-08-03T22:17:00Z">
        <w:rPr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A8"/>
    <w:pPr>
      <w:numPr>
        <w:ilvl w:val="1"/>
      </w:numPr>
      <w:spacing w:after="160" w:line="278" w:lineRule="auto"/>
      <w:pPrChange w:id="11" w:author="Caio Pizzol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  <w:rPrChange w:id="11" w:author="Caio Pizzol" w:date="2026-08-03T22:17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08C"/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08C"/>
  </w:style>
  <w:style w:type="character" w:customStyle="1" w:styleId="Heading7Char">
    <w:name w:val="Heading 7 Char"/>
    <w:basedOn w:val="DefaultParagraphFont"/>
    <w:link w:val="Heading7"/>
    <w:uiPriority w:val="9"/>
    <w:semiHidden/>
    <w:rsid w:val="007946D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6D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6D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7946D5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6D5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D5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6D5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6D5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6D5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46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46D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F34A8"/>
    <w:pPr>
      <w:spacing w:before="160" w:after="160" w:line="278" w:lineRule="auto"/>
      <w:jc w:val="center"/>
      <w:pPrChange w:id="12" w:author="Caio Pizzol" w:date="2026-08-03T22:17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  <w:rPrChange w:id="12" w:author="Caio Pizzol" w:date="2026-08-03T22:1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946D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3T22:17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  <w:rPrChange w:id="13" w:author="Caio Pizzol" w:date="2026-08-03T22:17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pt-BR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6D5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9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2026-04-27T22:35:00Z</dcterms:created>
  <dcterms:modified xsi:type="dcterms:W3CDTF">2026-08-04T02:17:00Z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