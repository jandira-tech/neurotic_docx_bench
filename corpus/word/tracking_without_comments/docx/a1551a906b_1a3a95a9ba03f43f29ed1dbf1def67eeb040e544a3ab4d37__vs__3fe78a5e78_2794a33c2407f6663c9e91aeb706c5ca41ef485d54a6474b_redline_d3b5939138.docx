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B7597" w14:textId="77777777" w:rsidR="004951A9" w:rsidRDefault="008E1AD6" w:rsidP="004951A9">
      <w:pPr>
        <w:rPr>
          <w:ins w:id="9" w:author="MeGill, Marc" w:date="2026-09-25T21:07:00Z" w16du:dateUtc="2026-09-26T01:07:00Z"/>
        </w:rPr>
      </w:pPr>
      <w:bookmarkStart w:id="10" w:name="_Hlk49340815"/>
      <w:ins w:id="11" w:author="MeGill, Marc" w:date="2026-09-25T21:07:00Z" w16du:dateUtc="2026-09-26T01:07:00Z"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7315200</wp:posOffset>
                  </wp:positionV>
                  <wp:extent cx="6515100" cy="800100"/>
                  <wp:effectExtent l="0" t="0" r="0" b="0"/>
                  <wp:wrapNone/>
                  <wp:docPr id="12" name="Text Box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515100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AC403" w14:textId="77777777" w:rsidR="004951A9" w:rsidRDefault="004951A9" w:rsidP="004951A9">
                              <w:pPr>
                                <w:rPr>
                                  <w:ins w:id="12" w:author="MeGill, Marc" w:date="2026-09-25T21:07:00Z" w16du:dateUtc="2026-09-26T01:07:00Z"/>
                                </w:rPr>
                              </w:pPr>
                            </w:p>
                            <w:p w14:paraId="571E5AA4" w14:textId="77777777" w:rsidR="004951A9" w:rsidRPr="00E20EB6" w:rsidRDefault="004951A9" w:rsidP="004951A9">
                              <w:pPr>
                                <w:rPr>
                                  <w:ins w:id="13" w:author="MeGill, Marc" w:date="2026-09-25T21:07:00Z" w16du:dateUtc="2026-09-26T01:07:00Z"/>
                                  <w:b/>
                                </w:rPr>
                              </w:pPr>
                              <w:ins w:id="14" w:author="MeGill, Marc" w:date="2026-09-25T21:07:00Z" w16du:dateUtc="2026-09-26T01:07:00Z">
                                <w:r w:rsidRPr="00E20EB6">
                                  <w:rPr>
                                    <w:b/>
                                  </w:rPr>
                                  <w:t>_________________________________________</w:t>
                                </w:r>
                                <w:r w:rsidRPr="00E20EB6">
                                  <w:rPr>
                                    <w:b/>
                                  </w:rPr>
                                  <w:tab/>
                                  <w:t xml:space="preserve">            _________________________________</w:t>
                                </w:r>
                              </w:ins>
                            </w:p>
                            <w:p w14:paraId="42881E38" w14:textId="77777777" w:rsidR="004951A9" w:rsidRDefault="004951A9" w:rsidP="004951A9">
                              <w:pPr>
                                <w:pStyle w:val="Heading3"/>
                                <w:rPr>
                                  <w:ins w:id="15" w:author="MeGill, Marc" w:date="2026-09-25T21:07:00Z" w16du:dateUtc="2026-09-26T01:07:00Z"/>
                                </w:rPr>
                              </w:pPr>
                              <w:ins w:id="16" w:author="MeGill, Marc" w:date="2026-09-25T21:07:00Z" w16du:dateUtc="2026-09-26T01:07:00Z">
                                <w:r w:rsidRPr="00E20EB6">
                                  <w:t xml:space="preserve"> </w:t>
                                </w:r>
                                <w:r>
                                  <w:t>Physician Signature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t xml:space="preserve">      Date                      Printed Name &amp; Contact Information</w:t>
                                </w:r>
                              </w:ins>
                            </w:p>
                            <w:p w14:paraId="7AFC1F9C" w14:textId="77777777" w:rsidR="00D97036" w:rsidRPr="00D97036" w:rsidRDefault="00D97036" w:rsidP="00D97036">
                              <w:pPr>
                                <w:rPr>
                                  <w:ins w:id="17" w:author="MeGill, Marc" w:date="2026-09-25T21:07:00Z" w16du:dateUtc="2026-09-26T01:07:00Z"/>
                                  <w:b/>
                                </w:rPr>
                              </w:pPr>
                              <w:ins w:id="18" w:author="MeGill, Marc" w:date="2026-09-25T21:07:00Z" w16du:dateUtc="2026-09-26T01:07:00Z"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 w:rsidRPr="00D97036">
                                  <w:rPr>
                                    <w:b/>
                                  </w:rPr>
                                  <w:t>Or Physician</w:t>
                                </w:r>
                                <w:r>
                                  <w:rPr>
                                    <w:b/>
                                  </w:rPr>
                                  <w:t>’</w:t>
                                </w:r>
                                <w:r w:rsidRPr="00D97036">
                                  <w:rPr>
                                    <w:b/>
                                  </w:rPr>
                                  <w:t>s Stamp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6" type="#_x0000_t202" style="position:absolute;margin-left:-36pt;margin-top:8in;width:513pt;height:6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" stroked="f">
                  <v:textbox>
                    <w:txbxContent>
                      <w:p w14:paraId="0A5AC403" w14:textId="77777777" w:rsidR="004951A9" w:rsidRDefault="004951A9" w:rsidP="004951A9">
                        <w:pPr>
                          <w:rPr>
                            <w:ins w:id="19" w:author="MeGill, Marc" w:date="2026-09-25T21:07:00Z" w16du:dateUtc="2026-09-26T01:07:00Z"/>
                          </w:rPr>
                        </w:pPr>
                      </w:p>
                      <w:p w14:paraId="571E5AA4" w14:textId="77777777" w:rsidR="004951A9" w:rsidRPr="00E20EB6" w:rsidRDefault="004951A9" w:rsidP="004951A9">
                        <w:pPr>
                          <w:rPr>
                            <w:ins w:id="20" w:author="MeGill, Marc" w:date="2026-09-25T21:07:00Z" w16du:dateUtc="2026-09-26T01:07:00Z"/>
                            <w:b/>
                          </w:rPr>
                        </w:pPr>
                        <w:ins w:id="21" w:author="MeGill, Marc" w:date="2026-09-25T21:07:00Z" w16du:dateUtc="2026-09-26T01:07:00Z">
                          <w:r w:rsidRPr="00E20EB6">
                            <w:rPr>
                              <w:b/>
                            </w:rPr>
                            <w:t>_________________________________________</w:t>
                          </w:r>
                          <w:r w:rsidRPr="00E20EB6">
                            <w:rPr>
                              <w:b/>
                            </w:rPr>
                            <w:tab/>
                            <w:t xml:space="preserve">            _________________________________</w:t>
                          </w:r>
                        </w:ins>
                      </w:p>
                      <w:p w14:paraId="42881E38" w14:textId="77777777" w:rsidR="004951A9" w:rsidRDefault="004951A9" w:rsidP="004951A9">
                        <w:pPr>
                          <w:pStyle w:val="Heading3"/>
                          <w:rPr>
                            <w:ins w:id="22" w:author="MeGill, Marc" w:date="2026-09-25T21:07:00Z" w16du:dateUtc="2026-09-26T01:07:00Z"/>
                          </w:rPr>
                        </w:pPr>
                        <w:ins w:id="23" w:author="MeGill, Marc" w:date="2026-09-25T21:07:00Z" w16du:dateUtc="2026-09-26T01:07:00Z">
                          <w:r w:rsidRPr="00E20EB6">
                            <w:t xml:space="preserve"> </w:t>
                          </w:r>
                          <w:r>
                            <w:t>Physician Signature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 xml:space="preserve">      Date                      Printed Name &amp; Contact Information</w:t>
                          </w:r>
                        </w:ins>
                      </w:p>
                      <w:p w14:paraId="7AFC1F9C" w14:textId="77777777" w:rsidR="00D97036" w:rsidRPr="00D97036" w:rsidRDefault="00D97036" w:rsidP="00D97036">
                        <w:pPr>
                          <w:rPr>
                            <w:ins w:id="24" w:author="MeGill, Marc" w:date="2026-09-25T21:07:00Z" w16du:dateUtc="2026-09-26T01:07:00Z"/>
                            <w:b/>
                          </w:rPr>
                        </w:pPr>
                        <w:ins w:id="25" w:author="MeGill, Marc" w:date="2026-09-25T21:07:00Z" w16du:dateUtc="2026-09-26T01:07:00Z"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 w:rsidRPr="00D97036">
                            <w:rPr>
                              <w:b/>
                            </w:rPr>
                            <w:t>Or Physician</w:t>
                          </w:r>
                          <w:r>
                            <w:rPr>
                              <w:b/>
                            </w:rPr>
                            <w:t>’</w:t>
                          </w:r>
                          <w:r w:rsidRPr="00D97036">
                            <w:rPr>
                              <w:b/>
                            </w:rPr>
                            <w:t>s Stamp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-571500</wp:posOffset>
                  </wp:positionH>
                  <wp:positionV relativeFrom="paragraph">
                    <wp:posOffset>4000500</wp:posOffset>
                  </wp:positionV>
                  <wp:extent cx="6858000" cy="342900"/>
                  <wp:effectExtent l="0" t="0" r="0" b="0"/>
                  <wp:wrapNone/>
                  <wp:docPr id="11" name="Text Box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D6D86" w14:textId="77777777" w:rsidR="004951A9" w:rsidRDefault="004951A9" w:rsidP="004951A9">
                              <w:pPr>
                                <w:rPr>
                                  <w:ins w:id="26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  <w:ins w:id="27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32"/>
                                  </w:rPr>
                                  <w:t>(  )  Evaluation, Treatment, and Return to Activity per Athletic Trainer</w:t>
                                </w:r>
                              </w:ins>
                            </w:p>
                            <w:p w14:paraId="76EF6C04" w14:textId="77777777" w:rsidR="004951A9" w:rsidRDefault="004951A9" w:rsidP="004951A9">
                              <w:pPr>
                                <w:rPr>
                                  <w:ins w:id="28" w:author="MeGill, Marc" w:date="2026-09-25T21:07:00Z" w16du:dateUtc="2026-09-26T01:07:00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13" o:spid="_x0000_s1027" type="#_x0000_t202" style="position:absolute;margin-left:-45pt;margin-top:315pt;width:540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" stroked="f">
                  <v:textbox>
                    <w:txbxContent>
                      <w:p w14:paraId="2FCD6D86" w14:textId="77777777" w:rsidR="004951A9" w:rsidRDefault="004951A9" w:rsidP="004951A9">
                        <w:pPr>
                          <w:rPr>
                            <w:ins w:id="29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  <w:ins w:id="30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32"/>
                            </w:rPr>
                            <w:t>(  )  Evaluation, Treatment, and Return to Activity per Athletic Trainer</w:t>
                          </w:r>
                        </w:ins>
                      </w:p>
                      <w:p w14:paraId="76EF6C04" w14:textId="77777777" w:rsidR="004951A9" w:rsidRDefault="004951A9" w:rsidP="004951A9">
                        <w:pPr>
                          <w:rPr>
                            <w:ins w:id="31" w:author="MeGill, Marc" w:date="2026-09-25T21:07:00Z" w16du:dateUtc="2026-09-26T01:07:00Z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6515100</wp:posOffset>
                  </wp:positionV>
                  <wp:extent cx="6743700" cy="685800"/>
                  <wp:effectExtent l="0" t="0" r="0" b="0"/>
                  <wp:wrapNone/>
                  <wp:docPr id="10" name="Text Box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437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5781" w14:textId="77777777" w:rsidR="004951A9" w:rsidRDefault="004951A9" w:rsidP="004951A9">
                              <w:pPr>
                                <w:rPr>
                                  <w:ins w:id="32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33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Comments:  _________________________________________________________________________</w:t>
                                </w:r>
                              </w:ins>
                            </w:p>
                            <w:p w14:paraId="7EF5AEA6" w14:textId="77777777" w:rsidR="004951A9" w:rsidRDefault="004951A9" w:rsidP="004951A9">
                              <w:pPr>
                                <w:rPr>
                                  <w:ins w:id="34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</w:p>
                            <w:p w14:paraId="323A1EC0" w14:textId="77777777" w:rsidR="004951A9" w:rsidRDefault="004951A9" w:rsidP="004951A9">
                              <w:pPr>
                                <w:rPr>
                                  <w:ins w:id="35" w:author="MeGill, Marc" w:date="2026-09-25T21:07:00Z" w16du:dateUtc="2026-09-26T01:07:00Z"/>
                                </w:rPr>
                              </w:pPr>
                              <w:ins w:id="36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 xml:space="preserve">          _________________________________________________________________________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10" o:spid="_x0000_s1028" type="#_x0000_t202" style="position:absolute;margin-left:-36pt;margin-top:513pt;width:531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" stroked="f">
                  <v:textbox>
                    <w:txbxContent>
                      <w:p w14:paraId="2D3C5781" w14:textId="77777777" w:rsidR="004951A9" w:rsidRDefault="004951A9" w:rsidP="004951A9">
                        <w:pPr>
                          <w:rPr>
                            <w:ins w:id="37" w:author="MeGill, Marc" w:date="2026-09-25T21:07:00Z" w16du:dateUtc="2026-09-26T01:07:00Z"/>
                            <w:b/>
                            <w:bCs/>
                          </w:rPr>
                        </w:pPr>
                        <w:ins w:id="38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Comments:  _________________________________________________________________________</w:t>
                          </w:r>
                        </w:ins>
                      </w:p>
                      <w:p w14:paraId="7EF5AEA6" w14:textId="77777777" w:rsidR="004951A9" w:rsidRDefault="004951A9" w:rsidP="004951A9">
                        <w:pPr>
                          <w:rPr>
                            <w:ins w:id="39" w:author="MeGill, Marc" w:date="2026-09-25T21:07:00Z" w16du:dateUtc="2026-09-26T01:07:00Z"/>
                            <w:b/>
                            <w:bCs/>
                          </w:rPr>
                        </w:pPr>
                      </w:p>
                      <w:p w14:paraId="323A1EC0" w14:textId="77777777" w:rsidR="004951A9" w:rsidRDefault="004951A9" w:rsidP="004951A9">
                        <w:pPr>
                          <w:rPr>
                            <w:ins w:id="40" w:author="MeGill, Marc" w:date="2026-09-25T21:07:00Z" w16du:dateUtc="2026-09-26T01:07:00Z"/>
                          </w:rPr>
                        </w:pPr>
                        <w:ins w:id="41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ab/>
                            <w:t xml:space="preserve">          _________________________________________________________________________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6057900</wp:posOffset>
                  </wp:positionV>
                  <wp:extent cx="6515100" cy="342900"/>
                  <wp:effectExtent l="0" t="0" r="0" b="0"/>
                  <wp:wrapNone/>
                  <wp:docPr id="9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5151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092C9" w14:textId="77777777" w:rsidR="004951A9" w:rsidRDefault="004951A9" w:rsidP="004951A9">
                              <w:pPr>
                                <w:rPr>
                                  <w:ins w:id="42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43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Frequency:    ( )  once/wk     ( ) twice/wk    ( ) three/wk     ( ) four/wk     ( ) daily for _____ weeks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9" o:spid="_x0000_s1029" type="#_x0000_t202" style="position:absolute;margin-left:-36pt;margin-top:477pt;width:513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" stroked="f">
                  <v:textbox>
                    <w:txbxContent>
                      <w:p w14:paraId="5F5092C9" w14:textId="77777777" w:rsidR="004951A9" w:rsidRDefault="004951A9" w:rsidP="004951A9">
                        <w:pPr>
                          <w:rPr>
                            <w:ins w:id="44" w:author="MeGill, Marc" w:date="2026-09-25T21:07:00Z" w16du:dateUtc="2026-09-26T01:07:00Z"/>
                            <w:b/>
                            <w:bCs/>
                          </w:rPr>
                        </w:pPr>
                        <w:ins w:id="45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Frequency:    ( )  once/wk     ( ) twice/wk    ( ) three/wk     ( ) four/wk     ( ) daily for _____ weeks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4457700</wp:posOffset>
                  </wp:positionV>
                  <wp:extent cx="6400800" cy="342900"/>
                  <wp:effectExtent l="9525" t="9525" r="9525" b="9525"/>
                  <wp:wrapNone/>
                  <wp:docPr id="8" name="Text Box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00800" cy="342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7D7A0" w14:textId="77777777" w:rsidR="004951A9" w:rsidRPr="00C628D2" w:rsidRDefault="004951A9" w:rsidP="004951A9">
                              <w:pPr>
                                <w:pStyle w:val="Heading1"/>
                                <w:rPr>
                                  <w:ins w:id="46" w:author="MeGill, Marc" w:date="2026-09-25T21:07:00Z" w16du:dateUtc="2026-09-26T01:07:00Z"/>
                                  <w:color w:val="FFFFFF"/>
                                  <w:spacing w:val="20"/>
                                  <w:sz w:val="36"/>
                                  <w:szCs w:val="36"/>
                                </w:rPr>
                              </w:pPr>
                              <w:ins w:id="47" w:author="MeGill, Marc" w:date="2026-09-25T21:07:00Z" w16du:dateUtc="2026-09-26T01:07:00Z">
                                <w:r w:rsidRPr="00C628D2">
                                  <w:rPr>
                                    <w:color w:val="FFFFFF"/>
                                    <w:spacing w:val="20"/>
                                    <w:sz w:val="36"/>
                                    <w:szCs w:val="36"/>
                                  </w:rPr>
                                  <w:t>Recommended Treatment: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7" o:spid="_x0000_s1030" type="#_x0000_t202" style="position:absolute;margin-left:-36pt;margin-top:351pt;width:7in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" fillcolor="black">
                  <v:textbox>
                    <w:txbxContent>
                      <w:p w14:paraId="1E77D7A0" w14:textId="77777777" w:rsidR="004951A9" w:rsidRPr="00C628D2" w:rsidRDefault="004951A9" w:rsidP="004951A9">
                        <w:pPr>
                          <w:pStyle w:val="Heading1"/>
                          <w:rPr>
                            <w:ins w:id="48" w:author="MeGill, Marc" w:date="2026-09-25T21:07:00Z" w16du:dateUtc="2026-09-26T01:07:00Z"/>
                            <w:color w:val="FFFFFF"/>
                            <w:spacing w:val="20"/>
                            <w:sz w:val="36"/>
                            <w:szCs w:val="36"/>
                          </w:rPr>
                        </w:pPr>
                        <w:ins w:id="49" w:author="MeGill, Marc" w:date="2026-09-25T21:07:00Z" w16du:dateUtc="2026-09-26T01:07:00Z">
                          <w:r w:rsidRPr="00C628D2">
                            <w:rPr>
                              <w:color w:val="FFFFFF"/>
                              <w:spacing w:val="20"/>
                              <w:sz w:val="36"/>
                              <w:szCs w:val="36"/>
                            </w:rPr>
                            <w:t>Recommended Treatment: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-571500</wp:posOffset>
                  </wp:positionH>
                  <wp:positionV relativeFrom="paragraph">
                    <wp:posOffset>2171700</wp:posOffset>
                  </wp:positionV>
                  <wp:extent cx="2514600" cy="1828800"/>
                  <wp:effectExtent l="0" t="0" r="0" b="0"/>
                  <wp:wrapNone/>
                  <wp:docPr id="7" name="Text Box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14600" cy="1828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3AED7" w14:textId="77777777" w:rsidR="004951A9" w:rsidRDefault="004951A9" w:rsidP="004951A9">
                              <w:pPr>
                                <w:rPr>
                                  <w:ins w:id="50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  <w:ins w:id="51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32"/>
                                  </w:rPr>
                                  <w:t>(  )  Full Contact</w:t>
                                </w:r>
                              </w:ins>
                            </w:p>
                            <w:p w14:paraId="347731C4" w14:textId="77777777" w:rsidR="004951A9" w:rsidRDefault="004951A9" w:rsidP="004951A9">
                              <w:pPr>
                                <w:rPr>
                                  <w:ins w:id="52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</w:p>
                            <w:p w14:paraId="5BBD06DD" w14:textId="77777777" w:rsidR="004951A9" w:rsidRDefault="004951A9" w:rsidP="004951A9">
                              <w:pPr>
                                <w:rPr>
                                  <w:ins w:id="53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  <w:ins w:id="54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32"/>
                                  </w:rPr>
                                  <w:t>(  )  Non-Contact Vigorous</w:t>
                                </w:r>
                              </w:ins>
                            </w:p>
                            <w:p w14:paraId="7DBD443E" w14:textId="77777777" w:rsidR="004951A9" w:rsidRDefault="004951A9" w:rsidP="004951A9">
                              <w:pPr>
                                <w:rPr>
                                  <w:ins w:id="55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</w:p>
                            <w:p w14:paraId="60EFF74E" w14:textId="77777777" w:rsidR="004951A9" w:rsidRDefault="004951A9" w:rsidP="004951A9">
                              <w:pPr>
                                <w:rPr>
                                  <w:ins w:id="56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  <w:ins w:id="57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32"/>
                                  </w:rPr>
                                  <w:t>(  )  Non-Contact Light</w:t>
                                </w:r>
                              </w:ins>
                            </w:p>
                            <w:p w14:paraId="70EF640B" w14:textId="77777777" w:rsidR="004951A9" w:rsidRDefault="004951A9" w:rsidP="004951A9">
                              <w:pPr>
                                <w:rPr>
                                  <w:ins w:id="58" w:author="MeGill, Marc" w:date="2026-09-25T21:07:00Z" w16du:dateUtc="2026-09-26T01:07:00Z"/>
                                  <w:b/>
                                  <w:bCs/>
                                  <w:sz w:val="32"/>
                                </w:rPr>
                              </w:pPr>
                            </w:p>
                            <w:p w14:paraId="2ADDEBBD" w14:textId="77777777" w:rsidR="004951A9" w:rsidRDefault="004951A9" w:rsidP="004951A9">
                              <w:pPr>
                                <w:rPr>
                                  <w:ins w:id="59" w:author="MeGill, Marc" w:date="2026-09-25T21:07:00Z" w16du:dateUtc="2026-09-26T01:07:00Z"/>
                                </w:rPr>
                              </w:pPr>
                              <w:ins w:id="60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32"/>
                                  </w:rPr>
                                  <w:t>(  )  Complete Rest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5" o:spid="_x0000_s1031" type="#_x0000_t202" style="position:absolute;margin-left:-45pt;margin-top:171pt;width:198pt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" stroked="f">
                  <v:textbox>
                    <w:txbxContent>
                      <w:p w14:paraId="3AA3AED7" w14:textId="77777777" w:rsidR="004951A9" w:rsidRDefault="004951A9" w:rsidP="004951A9">
                        <w:pPr>
                          <w:rPr>
                            <w:ins w:id="61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  <w:ins w:id="62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32"/>
                            </w:rPr>
                            <w:t>(  )  Full Contact</w:t>
                          </w:r>
                        </w:ins>
                      </w:p>
                      <w:p w14:paraId="347731C4" w14:textId="77777777" w:rsidR="004951A9" w:rsidRDefault="004951A9" w:rsidP="004951A9">
                        <w:pPr>
                          <w:rPr>
                            <w:ins w:id="63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</w:p>
                      <w:p w14:paraId="5BBD06DD" w14:textId="77777777" w:rsidR="004951A9" w:rsidRDefault="004951A9" w:rsidP="004951A9">
                        <w:pPr>
                          <w:rPr>
                            <w:ins w:id="64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  <w:ins w:id="65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32"/>
                            </w:rPr>
                            <w:t>(  )  Non-Contact Vigorous</w:t>
                          </w:r>
                        </w:ins>
                      </w:p>
                      <w:p w14:paraId="7DBD443E" w14:textId="77777777" w:rsidR="004951A9" w:rsidRDefault="004951A9" w:rsidP="004951A9">
                        <w:pPr>
                          <w:rPr>
                            <w:ins w:id="66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</w:p>
                      <w:p w14:paraId="60EFF74E" w14:textId="77777777" w:rsidR="004951A9" w:rsidRDefault="004951A9" w:rsidP="004951A9">
                        <w:pPr>
                          <w:rPr>
                            <w:ins w:id="67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  <w:ins w:id="68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32"/>
                            </w:rPr>
                            <w:t>(  )  Non-Contact Light</w:t>
                          </w:r>
                        </w:ins>
                      </w:p>
                      <w:p w14:paraId="70EF640B" w14:textId="77777777" w:rsidR="004951A9" w:rsidRDefault="004951A9" w:rsidP="004951A9">
                        <w:pPr>
                          <w:rPr>
                            <w:ins w:id="69" w:author="MeGill, Marc" w:date="2026-09-25T21:07:00Z" w16du:dateUtc="2026-09-26T01:07:00Z"/>
                            <w:b/>
                            <w:bCs/>
                            <w:sz w:val="32"/>
                          </w:rPr>
                        </w:pPr>
                      </w:p>
                      <w:p w14:paraId="2ADDEBBD" w14:textId="77777777" w:rsidR="004951A9" w:rsidRDefault="004951A9" w:rsidP="004951A9">
                        <w:pPr>
                          <w:rPr>
                            <w:ins w:id="70" w:author="MeGill, Marc" w:date="2026-09-25T21:07:00Z" w16du:dateUtc="2026-09-26T01:07:00Z"/>
                          </w:rPr>
                        </w:pPr>
                        <w:ins w:id="71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32"/>
                            </w:rPr>
                            <w:t>(  )  Complete Rest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8115300</wp:posOffset>
                  </wp:positionV>
                  <wp:extent cx="6400800" cy="228600"/>
                  <wp:effectExtent l="9525" t="9525" r="9525" b="9525"/>
                  <wp:wrapNone/>
                  <wp:docPr id="6" name="Text Box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00800" cy="228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CCD104" w14:textId="77777777" w:rsidR="00767B73" w:rsidRDefault="004951A9" w:rsidP="004951A9">
                              <w:pPr>
                                <w:pStyle w:val="Heading1"/>
                                <w:rPr>
                                  <w:ins w:id="72" w:author="MeGill, Marc" w:date="2026-09-25T21:07:00Z" w16du:dateUtc="2026-09-26T01:07:00Z"/>
                                  <w:i/>
                                  <w:iCs/>
                                  <w:color w:val="FFFFFF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ins w:id="73" w:author="MeGill, Marc" w:date="2026-09-25T21:07:00Z" w16du:dateUtc="2026-09-26T01:07:00Z">
                                <w:r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Return to</w:t>
                                </w:r>
                                <w:r w:rsidR="00254871"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:  Julie Torre ATC, LAT</w:t>
                                </w:r>
                                <w:r w:rsidR="00767B73"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,</w:t>
                                </w:r>
                                <w:r w:rsidR="00254871"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 xml:space="preserve"> Marc Megill ATC, LAT</w:t>
                                </w:r>
                                <w:r w:rsidR="00767B73"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, Todd Kiefer LAT</w:t>
                                </w:r>
                                <w:r w:rsidRPr="00767B73">
                                  <w:rPr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 xml:space="preserve"> • </w:t>
                                </w:r>
                                <w:r w:rsidR="00254871"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469</w:t>
                                </w:r>
                                <w:r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 w:rsidR="00254871"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272-2000</w:t>
                                </w:r>
                                <w:r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 xml:space="preserve"> ext.</w:t>
                                </w:r>
                                <w:r w:rsidR="00254871"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73</w:t>
                                </w:r>
                                <w:r w:rsidR="00767B73" w:rsidRP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20 (JT)/7315(MM)</w:t>
                                </w:r>
                                <w:r w:rsidR="00AA6099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767B73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 xml:space="preserve"> 7715(TK)</w:t>
                                </w:r>
                              </w:ins>
                            </w:p>
                            <w:p w14:paraId="377B7F77" w14:textId="77777777" w:rsidR="004951A9" w:rsidRDefault="00254871" w:rsidP="004951A9">
                              <w:pPr>
                                <w:pStyle w:val="Heading1"/>
                                <w:rPr>
                                  <w:ins w:id="74" w:author="MeGill, Marc" w:date="2026-09-25T21:07:00Z" w16du:dateUtc="2026-09-26T01:07:00Z"/>
                                  <w:i/>
                                  <w:iCs/>
                                  <w:color w:val="FFFFFF"/>
                                  <w:spacing w:val="0"/>
                                  <w:sz w:val="20"/>
                                </w:rPr>
                              </w:pPr>
                              <w:ins w:id="75" w:author="MeGill, Marc" w:date="2026-09-25T21:07:00Z" w16du:dateUtc="2026-09-26T01:07:00Z">
                                <w:r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 xml:space="preserve"> or 7320</w:t>
                                </w:r>
                                <w:r w:rsidR="004951A9" w:rsidRPr="004951A9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 xml:space="preserve"> •  fax (</w:t>
                                </w:r>
                                <w:r w:rsidR="00B34DEB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>972</w:t>
                                </w:r>
                                <w:r w:rsidR="004951A9" w:rsidRPr="004951A9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>)</w:t>
                                </w:r>
                                <w:r w:rsidR="00B34DEB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18"/>
                                    <w:szCs w:val="18"/>
                                  </w:rPr>
                                  <w:t>291</w:t>
                                </w:r>
                                <w:r w:rsidR="004951A9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20"/>
                                  </w:rPr>
                                  <w:t>-</w:t>
                                </w:r>
                                <w:r w:rsidR="00B34DEB">
                                  <w:rPr>
                                    <w:i/>
                                    <w:iCs/>
                                    <w:color w:val="FFFFFF"/>
                                    <w:spacing w:val="0"/>
                                    <w:sz w:val="20"/>
                                  </w:rPr>
                                  <w:t>6314</w:t>
                                </w:r>
                              </w:ins>
                            </w:p>
                            <w:p w14:paraId="17D5B91F" w14:textId="77777777" w:rsidR="00B34DEB" w:rsidRPr="00B34DEB" w:rsidRDefault="00B34DEB" w:rsidP="00B34DEB">
                              <w:pPr>
                                <w:rPr>
                                  <w:ins w:id="76" w:author="MeGill, Marc" w:date="2026-09-25T21:07:00Z" w16du:dateUtc="2026-09-26T01:07:00Z"/>
                                </w:rPr>
                              </w:pPr>
                            </w:p>
                            <w:p w14:paraId="7D2B9946" w14:textId="77777777" w:rsidR="004951A9" w:rsidRDefault="004951A9" w:rsidP="004951A9">
                              <w:pPr>
                                <w:pStyle w:val="Heading1"/>
                                <w:rPr>
                                  <w:ins w:id="77" w:author="MeGill, Marc" w:date="2026-09-25T21:07:00Z" w16du:dateUtc="2026-09-26T01:07:00Z"/>
                                  <w:color w:val="FFFFFF"/>
                                  <w:spacing w:val="0"/>
                                  <w:sz w:val="20"/>
                                </w:rPr>
                              </w:pPr>
                              <w:ins w:id="78" w:author="MeGill, Marc" w:date="2026-09-25T21:07:00Z" w16du:dateUtc="2026-09-26T01:07:00Z">
                                <w: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12" o:spid="_x0000_s1032" type="#_x0000_t202" style="position:absolute;margin-left:-36pt;margin-top:639pt;width:7in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" fillcolor="black">
                  <v:textbox>
                    <w:txbxContent>
                      <w:p w14:paraId="67CCD104" w14:textId="77777777" w:rsidR="00767B73" w:rsidRDefault="004951A9" w:rsidP="004951A9">
                        <w:pPr>
                          <w:pStyle w:val="Heading1"/>
                          <w:rPr>
                            <w:ins w:id="79" w:author="MeGill, Marc" w:date="2026-09-25T21:07:00Z" w16du:dateUtc="2026-09-26T01:07:00Z"/>
                            <w:i/>
                            <w:iCs/>
                            <w:color w:val="FFFFFF"/>
                            <w:spacing w:val="0"/>
                            <w:sz w:val="18"/>
                            <w:szCs w:val="18"/>
                          </w:rPr>
                        </w:pPr>
                        <w:ins w:id="80" w:author="MeGill, Marc" w:date="2026-09-25T21:07:00Z" w16du:dateUtc="2026-09-26T01:07:00Z">
                          <w:r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Return to</w:t>
                          </w:r>
                          <w:r w:rsidR="00254871"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:  Julie Torre ATC, LAT</w:t>
                          </w:r>
                          <w:r w:rsidR="00767B73"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,</w:t>
                          </w:r>
                          <w:r w:rsidR="00254871"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 xml:space="preserve"> Marc Megill ATC, LAT</w:t>
                          </w:r>
                          <w:r w:rsidR="00767B73"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, Todd Kiefer LAT</w:t>
                          </w:r>
                          <w:r w:rsidRPr="00767B73">
                            <w:rPr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.</w:t>
                          </w:r>
                          <w:r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 xml:space="preserve"> • </w:t>
                          </w:r>
                          <w:r w:rsidR="00254871"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469</w:t>
                          </w:r>
                          <w:r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-</w:t>
                          </w:r>
                          <w:r w:rsidR="00254871"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272-2000</w:t>
                          </w:r>
                          <w:r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 xml:space="preserve"> ext.</w:t>
                          </w:r>
                          <w:r w:rsidR="00254871"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73</w:t>
                          </w:r>
                          <w:r w:rsidR="00767B73" w:rsidRPr="00767B73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20 (JT)/7315(MM)</w:t>
                          </w:r>
                          <w:r w:rsidR="00AA6099">
                            <w:rPr>
                              <w:i/>
                              <w:iCs/>
                              <w:color w:val="FFFFFF"/>
                              <w:spacing w:val="0"/>
                              <w:sz w:val="16"/>
                              <w:szCs w:val="16"/>
                            </w:rPr>
                            <w:t>/</w:t>
                          </w:r>
                          <w:r w:rsidR="00767B73"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 xml:space="preserve"> 7715(TK)</w:t>
                          </w:r>
                        </w:ins>
                      </w:p>
                      <w:p w14:paraId="377B7F77" w14:textId="77777777" w:rsidR="004951A9" w:rsidRDefault="00254871" w:rsidP="004951A9">
                        <w:pPr>
                          <w:pStyle w:val="Heading1"/>
                          <w:rPr>
                            <w:ins w:id="81" w:author="MeGill, Marc" w:date="2026-09-25T21:07:00Z" w16du:dateUtc="2026-09-26T01:07:00Z"/>
                            <w:i/>
                            <w:iCs/>
                            <w:color w:val="FFFFFF"/>
                            <w:spacing w:val="0"/>
                            <w:sz w:val="20"/>
                          </w:rPr>
                        </w:pPr>
                        <w:ins w:id="82" w:author="MeGill, Marc" w:date="2026-09-25T21:07:00Z" w16du:dateUtc="2026-09-26T01:07:00Z">
                          <w:r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 xml:space="preserve"> or 7320</w:t>
                          </w:r>
                          <w:r w:rsidR="004951A9" w:rsidRPr="004951A9"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 xml:space="preserve"> •  fax (</w:t>
                          </w:r>
                          <w:r w:rsidR="00B34DEB"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>972</w:t>
                          </w:r>
                          <w:r w:rsidR="004951A9" w:rsidRPr="004951A9"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>)</w:t>
                          </w:r>
                          <w:r w:rsidR="00B34DEB">
                            <w:rPr>
                              <w:i/>
                              <w:iCs/>
                              <w:color w:val="FFFFFF"/>
                              <w:spacing w:val="0"/>
                              <w:sz w:val="18"/>
                              <w:szCs w:val="18"/>
                            </w:rPr>
                            <w:t>291</w:t>
                          </w:r>
                          <w:r w:rsidR="004951A9">
                            <w:rPr>
                              <w:i/>
                              <w:iCs/>
                              <w:color w:val="FFFFFF"/>
                              <w:spacing w:val="0"/>
                              <w:sz w:val="20"/>
                            </w:rPr>
                            <w:t>-</w:t>
                          </w:r>
                          <w:r w:rsidR="00B34DEB">
                            <w:rPr>
                              <w:i/>
                              <w:iCs/>
                              <w:color w:val="FFFFFF"/>
                              <w:spacing w:val="0"/>
                              <w:sz w:val="20"/>
                            </w:rPr>
                            <w:t>6314</w:t>
                          </w:r>
                        </w:ins>
                      </w:p>
                      <w:p w14:paraId="17D5B91F" w14:textId="77777777" w:rsidR="00B34DEB" w:rsidRPr="00B34DEB" w:rsidRDefault="00B34DEB" w:rsidP="00B34DEB">
                        <w:pPr>
                          <w:rPr>
                            <w:ins w:id="83" w:author="MeGill, Marc" w:date="2026-09-25T21:07:00Z" w16du:dateUtc="2026-09-26T01:07:00Z"/>
                          </w:rPr>
                        </w:pPr>
                      </w:p>
                      <w:p w14:paraId="7D2B9946" w14:textId="77777777" w:rsidR="004951A9" w:rsidRDefault="004951A9" w:rsidP="004951A9">
                        <w:pPr>
                          <w:pStyle w:val="Heading1"/>
                          <w:rPr>
                            <w:ins w:id="84" w:author="MeGill, Marc" w:date="2026-09-25T21:07:00Z" w16du:dateUtc="2026-09-26T01:07:00Z"/>
                            <w:color w:val="FFFFFF"/>
                            <w:spacing w:val="0"/>
                            <w:sz w:val="20"/>
                          </w:rPr>
                        </w:pPr>
                        <w:ins w:id="85" w:author="MeGill, Marc" w:date="2026-09-25T21:07:00Z" w16du:dateUtc="2026-09-26T01:07:00Z">
                          <w:r>
                            <w:t xml:space="preserve"> 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2286000</wp:posOffset>
                  </wp:positionH>
                  <wp:positionV relativeFrom="paragraph">
                    <wp:posOffset>2286000</wp:posOffset>
                  </wp:positionV>
                  <wp:extent cx="3657600" cy="2171700"/>
                  <wp:effectExtent l="0" t="0" r="0" b="0"/>
                  <wp:wrapNone/>
                  <wp:docPr id="5" name="Text Box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57600" cy="2171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A126F" w14:textId="77777777" w:rsidR="004951A9" w:rsidRDefault="004951A9" w:rsidP="004951A9">
                              <w:pPr>
                                <w:pStyle w:val="Heading2"/>
                                <w:rPr>
                                  <w:ins w:id="86" w:author="MeGill, Marc" w:date="2026-09-25T21:07:00Z" w16du:dateUtc="2026-09-26T01:07:00Z"/>
                                  <w:b w:val="0"/>
                                  <w:bCs w:val="0"/>
                                </w:rPr>
                              </w:pPr>
                              <w:ins w:id="87" w:author="MeGill, Marc" w:date="2026-09-25T21:07:00Z" w16du:dateUtc="2026-09-26T01:07:00Z">
                                <w:r>
                                  <w:t>May return to Full Contact in ________ days</w:t>
                                </w:r>
                              </w:ins>
                            </w:p>
                            <w:p w14:paraId="7971E784" w14:textId="77777777" w:rsidR="004951A9" w:rsidRDefault="004951A9" w:rsidP="004951A9">
                              <w:pPr>
                                <w:rPr>
                                  <w:ins w:id="88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</w:p>
                            <w:p w14:paraId="21CB9FD3" w14:textId="77777777" w:rsidR="004951A9" w:rsidRDefault="004951A9" w:rsidP="004951A9">
                              <w:pPr>
                                <w:rPr>
                                  <w:ins w:id="89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  <w:ins w:id="90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>- or -</w:t>
                                </w:r>
                              </w:ins>
                            </w:p>
                            <w:p w14:paraId="1BBF38A6" w14:textId="77777777" w:rsidR="004951A9" w:rsidRDefault="004951A9" w:rsidP="004951A9">
                              <w:pPr>
                                <w:rPr>
                                  <w:ins w:id="91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</w:p>
                            <w:p w14:paraId="11ECE75D" w14:textId="77777777" w:rsidR="004951A9" w:rsidRDefault="004951A9" w:rsidP="004951A9">
                              <w:pPr>
                                <w:rPr>
                                  <w:ins w:id="92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  <w:ins w:id="93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>After next examination set for ____________</w:t>
                                </w:r>
                              </w:ins>
                            </w:p>
                            <w:p w14:paraId="487490F5" w14:textId="77777777" w:rsidR="004951A9" w:rsidRDefault="004951A9" w:rsidP="004951A9">
                              <w:pPr>
                                <w:rPr>
                                  <w:ins w:id="94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</w:p>
                            <w:p w14:paraId="3AE9ED5B" w14:textId="77777777" w:rsidR="004951A9" w:rsidRDefault="004951A9" w:rsidP="004951A9">
                              <w:pPr>
                                <w:rPr>
                                  <w:ins w:id="95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  <w:ins w:id="96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>Other: ________________________________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6" o:spid="_x0000_s1033" type="#_x0000_t202" style="position:absolute;margin-left:180pt;margin-top:180pt;width:4in;height:17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" stroked="f">
                  <v:textbox>
                    <w:txbxContent>
                      <w:p w14:paraId="0C0A126F" w14:textId="77777777" w:rsidR="004951A9" w:rsidRDefault="004951A9" w:rsidP="004951A9">
                        <w:pPr>
                          <w:pStyle w:val="Heading2"/>
                          <w:rPr>
                            <w:ins w:id="97" w:author="MeGill, Marc" w:date="2026-09-25T21:07:00Z" w16du:dateUtc="2026-09-26T01:07:00Z"/>
                            <w:b w:val="0"/>
                            <w:bCs w:val="0"/>
                          </w:rPr>
                        </w:pPr>
                        <w:ins w:id="98" w:author="MeGill, Marc" w:date="2026-09-25T21:07:00Z" w16du:dateUtc="2026-09-26T01:07:00Z">
                          <w:r>
                            <w:t>May return to Full Contact in ________ days</w:t>
                          </w:r>
                        </w:ins>
                      </w:p>
                      <w:p w14:paraId="7971E784" w14:textId="77777777" w:rsidR="004951A9" w:rsidRDefault="004951A9" w:rsidP="004951A9">
                        <w:pPr>
                          <w:rPr>
                            <w:ins w:id="99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</w:p>
                      <w:p w14:paraId="21CB9FD3" w14:textId="77777777" w:rsidR="004951A9" w:rsidRDefault="004951A9" w:rsidP="004951A9">
                        <w:pPr>
                          <w:rPr>
                            <w:ins w:id="100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  <w:ins w:id="101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28"/>
                            </w:rPr>
                            <w:t>- or -</w:t>
                          </w:r>
                        </w:ins>
                      </w:p>
                      <w:p w14:paraId="1BBF38A6" w14:textId="77777777" w:rsidR="004951A9" w:rsidRDefault="004951A9" w:rsidP="004951A9">
                        <w:pPr>
                          <w:rPr>
                            <w:ins w:id="102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</w:p>
                      <w:p w14:paraId="11ECE75D" w14:textId="77777777" w:rsidR="004951A9" w:rsidRDefault="004951A9" w:rsidP="004951A9">
                        <w:pPr>
                          <w:rPr>
                            <w:ins w:id="103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  <w:ins w:id="104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28"/>
                            </w:rPr>
                            <w:t>After next examination set for ____________</w:t>
                          </w:r>
                        </w:ins>
                      </w:p>
                      <w:p w14:paraId="487490F5" w14:textId="77777777" w:rsidR="004951A9" w:rsidRDefault="004951A9" w:rsidP="004951A9">
                        <w:pPr>
                          <w:rPr>
                            <w:ins w:id="105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</w:p>
                      <w:p w14:paraId="3AE9ED5B" w14:textId="77777777" w:rsidR="004951A9" w:rsidRDefault="004951A9" w:rsidP="004951A9">
                        <w:pPr>
                          <w:rPr>
                            <w:ins w:id="106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  <w:ins w:id="107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28"/>
                            </w:rPr>
                            <w:t>Other: ________________________________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1714500</wp:posOffset>
                  </wp:positionV>
                  <wp:extent cx="6400800" cy="342900"/>
                  <wp:effectExtent l="9525" t="9525" r="9525" b="9525"/>
                  <wp:wrapNone/>
                  <wp:docPr id="4" name="Text Box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00800" cy="342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8CA236" w14:textId="77777777" w:rsidR="004951A9" w:rsidRPr="00C628D2" w:rsidRDefault="004951A9" w:rsidP="004951A9">
                              <w:pPr>
                                <w:pStyle w:val="Heading1"/>
                                <w:rPr>
                                  <w:ins w:id="108" w:author="MeGill, Marc" w:date="2026-09-25T21:07:00Z" w16du:dateUtc="2026-09-26T01:07:00Z"/>
                                  <w:color w:val="FFFFFF"/>
                                  <w:spacing w:val="20"/>
                                  <w:sz w:val="36"/>
                                  <w:szCs w:val="36"/>
                                </w:rPr>
                              </w:pPr>
                              <w:ins w:id="109" w:author="MeGill, Marc" w:date="2026-09-25T21:07:00Z" w16du:dateUtc="2026-09-26T01:07:00Z">
                                <w:r w:rsidRPr="00C628D2">
                                  <w:rPr>
                                    <w:color w:val="FFFFFF"/>
                                    <w:spacing w:val="20"/>
                                    <w:sz w:val="36"/>
                                    <w:szCs w:val="36"/>
                                  </w:rPr>
                                  <w:t>Recommended Activity: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4" o:spid="_x0000_s1034" type="#_x0000_t202" style="position:absolute;margin-left:-36pt;margin-top:135pt;width:7in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" fillcolor="black">
                  <v:textbox>
                    <w:txbxContent>
                      <w:p w14:paraId="2B8CA236" w14:textId="77777777" w:rsidR="004951A9" w:rsidRPr="00C628D2" w:rsidRDefault="004951A9" w:rsidP="004951A9">
                        <w:pPr>
                          <w:pStyle w:val="Heading1"/>
                          <w:rPr>
                            <w:ins w:id="110" w:author="MeGill, Marc" w:date="2026-09-25T21:07:00Z" w16du:dateUtc="2026-09-26T01:07:00Z"/>
                            <w:color w:val="FFFFFF"/>
                            <w:spacing w:val="20"/>
                            <w:sz w:val="36"/>
                            <w:szCs w:val="36"/>
                          </w:rPr>
                        </w:pPr>
                        <w:ins w:id="111" w:author="MeGill, Marc" w:date="2026-09-25T21:07:00Z" w16du:dateUtc="2026-09-26T01:07:00Z">
                          <w:r w:rsidRPr="00C628D2">
                            <w:rPr>
                              <w:color w:val="FFFFFF"/>
                              <w:spacing w:val="20"/>
                              <w:sz w:val="36"/>
                              <w:szCs w:val="36"/>
                            </w:rPr>
                            <w:t>Recommended Activity: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0</wp:posOffset>
                  </wp:positionV>
                  <wp:extent cx="6400800" cy="457200"/>
                  <wp:effectExtent l="9525" t="9525" r="9525" b="9525"/>
                  <wp:wrapNone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00800" cy="45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845A9" w14:textId="77777777" w:rsidR="004951A9" w:rsidRPr="004951A9" w:rsidRDefault="00254871" w:rsidP="004951A9">
                              <w:pPr>
                                <w:pStyle w:val="Heading1"/>
                                <w:rPr>
                                  <w:ins w:id="112" w:author="MeGill, Marc" w:date="2026-09-25T21:07:00Z" w16du:dateUtc="2026-09-26T01:07:00Z"/>
                                  <w:color w:val="FFFFFF"/>
                                  <w:spacing w:val="4"/>
                                  <w:sz w:val="44"/>
                                  <w:szCs w:val="44"/>
                                </w:rPr>
                              </w:pPr>
                              <w:ins w:id="113" w:author="MeGill, Marc" w:date="2026-09-25T21:07:00Z" w16du:dateUtc="2026-09-26T01:07:00Z">
                                <w:r>
                                  <w:rPr>
                                    <w:color w:val="FFFFFF"/>
                                    <w:spacing w:val="4"/>
                                    <w:sz w:val="44"/>
                                    <w:szCs w:val="44"/>
                                  </w:rPr>
                                  <w:t>CHISD</w:t>
                                </w:r>
                                <w:r>
                                  <w:rPr>
                                    <w:color w:val="FFFFFF"/>
                                    <w:spacing w:val="4"/>
                                    <w:sz w:val="44"/>
                                    <w:szCs w:val="44"/>
                                  </w:rPr>
                                  <w:tab/>
                                </w:r>
                                <w:r w:rsidR="004951A9" w:rsidRPr="004951A9">
                                  <w:rPr>
                                    <w:color w:val="FFFFFF"/>
                                    <w:spacing w:val="4"/>
                                    <w:sz w:val="44"/>
                                    <w:szCs w:val="44"/>
                                  </w:rPr>
                                  <w:t xml:space="preserve"> Sports Medicine Injury</w:t>
                                </w:r>
                                <w:r w:rsidR="005E75B7">
                                  <w:rPr>
                                    <w:color w:val="FFFFFF"/>
                                    <w:spacing w:val="4"/>
                                    <w:sz w:val="44"/>
                                    <w:szCs w:val="44"/>
                                  </w:rPr>
                                  <w:t>/Illness</w:t>
                                </w:r>
                                <w:r w:rsidR="004951A9" w:rsidRPr="004951A9">
                                  <w:rPr>
                                    <w:color w:val="FFFFFF"/>
                                    <w:spacing w:val="4"/>
                                    <w:sz w:val="44"/>
                                    <w:szCs w:val="44"/>
                                  </w:rPr>
                                  <w:t xml:space="preserve"> Report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2" o:spid="_x0000_s1035" type="#_x0000_t202" style="position:absolute;margin-left:-36pt;margin-top:0;width:7in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" fillcolor="black">
                  <v:textbox>
                    <w:txbxContent>
                      <w:p w14:paraId="6CA845A9" w14:textId="77777777" w:rsidR="004951A9" w:rsidRPr="004951A9" w:rsidRDefault="00254871" w:rsidP="004951A9">
                        <w:pPr>
                          <w:pStyle w:val="Heading1"/>
                          <w:rPr>
                            <w:ins w:id="114" w:author="MeGill, Marc" w:date="2026-09-25T21:07:00Z" w16du:dateUtc="2026-09-26T01:07:00Z"/>
                            <w:color w:val="FFFFFF"/>
                            <w:spacing w:val="4"/>
                            <w:sz w:val="44"/>
                            <w:szCs w:val="44"/>
                          </w:rPr>
                        </w:pPr>
                        <w:ins w:id="115" w:author="MeGill, Marc" w:date="2026-09-25T21:07:00Z" w16du:dateUtc="2026-09-26T01:07:00Z">
                          <w:r>
                            <w:rPr>
                              <w:color w:val="FFFFFF"/>
                              <w:spacing w:val="4"/>
                              <w:sz w:val="44"/>
                              <w:szCs w:val="44"/>
                            </w:rPr>
                            <w:t>CHISD</w:t>
                          </w:r>
                          <w:r>
                            <w:rPr>
                              <w:color w:val="FFFFFF"/>
                              <w:spacing w:val="4"/>
                              <w:sz w:val="44"/>
                              <w:szCs w:val="44"/>
                            </w:rPr>
                            <w:tab/>
                          </w:r>
                          <w:r w:rsidR="004951A9" w:rsidRPr="004951A9">
                            <w:rPr>
                              <w:color w:val="FFFFFF"/>
                              <w:spacing w:val="4"/>
                              <w:sz w:val="44"/>
                              <w:szCs w:val="44"/>
                            </w:rPr>
                            <w:t xml:space="preserve"> Sports Medicine Injury</w:t>
                          </w:r>
                          <w:r w:rsidR="005E75B7">
                            <w:rPr>
                              <w:color w:val="FFFFFF"/>
                              <w:spacing w:val="4"/>
                              <w:sz w:val="44"/>
                              <w:szCs w:val="44"/>
                            </w:rPr>
                            <w:t>/Illness</w:t>
                          </w:r>
                          <w:r w:rsidR="004951A9" w:rsidRPr="004951A9">
                            <w:rPr>
                              <w:color w:val="FFFFFF"/>
                              <w:spacing w:val="4"/>
                              <w:sz w:val="44"/>
                              <w:szCs w:val="44"/>
                            </w:rPr>
                            <w:t xml:space="preserve"> Report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p w14:paraId="453CA76E" w14:textId="77777777" w:rsidR="003E4F05" w:rsidRPr="006D280D" w:rsidRDefault="008E1AD6" w:rsidP="00155935">
      <w:pPr>
        <w:jc w:val="center"/>
        <w:rPr>
          <w:del w:id="116" w:author="MeGill, Marc" w:date="2026-09-25T21:07:00Z" w16du:dateUtc="2026-09-26T01:07:00Z"/>
          <w:rFonts w:eastAsia="Arial"/>
          <w:sz w:val="28"/>
        </w:rPr>
      </w:pPr>
      <w:ins w:id="117" w:author="MeGill, Marc" w:date="2026-09-25T21:07:00Z" w16du:dateUtc="2026-09-26T01:07:00Z"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320040</wp:posOffset>
                  </wp:positionV>
                  <wp:extent cx="6515100" cy="1219200"/>
                  <wp:effectExtent l="0" t="0" r="0" b="3810"/>
                  <wp:wrapNone/>
                  <wp:docPr id="2" name="Text Box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515100" cy="121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AD736" w14:textId="77777777" w:rsidR="004951A9" w:rsidRDefault="004951A9" w:rsidP="004951A9">
                              <w:pPr>
                                <w:pStyle w:val="Heading2"/>
                                <w:rPr>
                                  <w:ins w:id="118" w:author="MeGill, Marc" w:date="2026-09-25T21:07:00Z" w16du:dateUtc="2026-09-26T01:07:00Z"/>
                                </w:rPr>
                              </w:pPr>
                              <w:ins w:id="119" w:author="MeGill, Marc" w:date="2026-09-25T21:07:00Z" w16du:dateUtc="2026-09-26T01:07:00Z">
                                <w:r>
                                  <w:t>Name of Athlete:_________________________  Date of Injury</w:t>
                                </w:r>
                                <w:r w:rsidR="005E75B7">
                                  <w:t>/Illness</w:t>
                                </w:r>
                                <w:r>
                                  <w:t>: ___________</w:t>
                                </w:r>
                              </w:ins>
                            </w:p>
                            <w:p w14:paraId="56BEF527" w14:textId="77777777" w:rsidR="006C3366" w:rsidRDefault="006C3366" w:rsidP="004951A9">
                              <w:pPr>
                                <w:rPr>
                                  <w:ins w:id="120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</w:p>
                            <w:p w14:paraId="76CFBE65" w14:textId="77777777" w:rsidR="004951A9" w:rsidRDefault="004951A9" w:rsidP="004951A9">
                              <w:pPr>
                                <w:rPr>
                                  <w:ins w:id="121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  <w:ins w:id="122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>Diagnosis of Injury</w:t>
                                </w:r>
                                <w:r w:rsidR="005E75B7">
                                  <w:rPr>
                                    <w:b/>
                                    <w:bCs/>
                                    <w:sz w:val="28"/>
                                  </w:rPr>
                                  <w:t>/Illness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>:________________________________________________</w:t>
                                </w:r>
                              </w:ins>
                            </w:p>
                            <w:p w14:paraId="1AC811BE" w14:textId="77777777" w:rsidR="006C3366" w:rsidRDefault="006C3366" w:rsidP="004951A9">
                              <w:pPr>
                                <w:rPr>
                                  <w:ins w:id="123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</w:p>
                            <w:p w14:paraId="085D72D4" w14:textId="77777777" w:rsidR="006C3366" w:rsidRDefault="006C3366" w:rsidP="004951A9">
                              <w:pPr>
                                <w:rPr>
                                  <w:ins w:id="124" w:author="MeGill, Marc" w:date="2026-09-25T21:07:00Z" w16du:dateUtc="2026-09-26T01:07:00Z"/>
                                  <w:b/>
                                  <w:bCs/>
                                  <w:sz w:val="28"/>
                                </w:rPr>
                              </w:pPr>
                              <w:ins w:id="125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 xml:space="preserve">Date of Follow up </w:t>
                                </w:r>
                                <w:r w:rsidR="009E7A6C">
                                  <w:rPr>
                                    <w:b/>
                                    <w:bCs/>
                                    <w:sz w:val="28"/>
                                  </w:rPr>
                                  <w:t>Appointment: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</w:rPr>
                                  <w:t xml:space="preserve"> ____________________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3" o:spid="_x0000_s1036" type="#_x0000_t202" style="position:absolute;left:0;text-align:left;margin-left:-36pt;margin-top:25.2pt;width:513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" stroked="f">
                  <v:textbox>
                    <w:txbxContent>
                      <w:p w14:paraId="2E1AD736" w14:textId="77777777" w:rsidR="004951A9" w:rsidRDefault="004951A9" w:rsidP="004951A9">
                        <w:pPr>
                          <w:pStyle w:val="Heading2"/>
                          <w:rPr>
                            <w:ins w:id="126" w:author="MeGill, Marc" w:date="2026-09-25T21:07:00Z" w16du:dateUtc="2026-09-26T01:07:00Z"/>
                          </w:rPr>
                        </w:pPr>
                        <w:ins w:id="127" w:author="MeGill, Marc" w:date="2026-09-25T21:07:00Z" w16du:dateUtc="2026-09-26T01:07:00Z">
                          <w:r>
                            <w:t>Name of Athlete:_________________________  Date of Injury</w:t>
                          </w:r>
                          <w:r w:rsidR="005E75B7">
                            <w:t>/Illness</w:t>
                          </w:r>
                          <w:r>
                            <w:t>: ___________</w:t>
                          </w:r>
                        </w:ins>
                      </w:p>
                      <w:p w14:paraId="56BEF527" w14:textId="77777777" w:rsidR="006C3366" w:rsidRDefault="006C3366" w:rsidP="004951A9">
                        <w:pPr>
                          <w:rPr>
                            <w:ins w:id="128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</w:p>
                      <w:p w14:paraId="76CFBE65" w14:textId="77777777" w:rsidR="004951A9" w:rsidRDefault="004951A9" w:rsidP="004951A9">
                        <w:pPr>
                          <w:rPr>
                            <w:ins w:id="129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  <w:ins w:id="130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28"/>
                            </w:rPr>
                            <w:t>Diagnosis of Injury</w:t>
                          </w:r>
                          <w:r w:rsidR="005E75B7">
                            <w:rPr>
                              <w:b/>
                              <w:bCs/>
                              <w:sz w:val="28"/>
                            </w:rPr>
                            <w:t>/Illness</w:t>
                          </w:r>
                          <w:r>
                            <w:rPr>
                              <w:b/>
                              <w:bCs/>
                              <w:sz w:val="28"/>
                            </w:rPr>
                            <w:t>:________________________________________________</w:t>
                          </w:r>
                        </w:ins>
                      </w:p>
                      <w:p w14:paraId="1AC811BE" w14:textId="77777777" w:rsidR="006C3366" w:rsidRDefault="006C3366" w:rsidP="004951A9">
                        <w:pPr>
                          <w:rPr>
                            <w:ins w:id="131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</w:p>
                      <w:p w14:paraId="085D72D4" w14:textId="77777777" w:rsidR="006C3366" w:rsidRDefault="006C3366" w:rsidP="004951A9">
                        <w:pPr>
                          <w:rPr>
                            <w:ins w:id="132" w:author="MeGill, Marc" w:date="2026-09-25T21:07:00Z" w16du:dateUtc="2026-09-26T01:07:00Z"/>
                            <w:b/>
                            <w:bCs/>
                            <w:sz w:val="28"/>
                          </w:rPr>
                        </w:pPr>
                        <w:ins w:id="133" w:author="MeGill, Marc" w:date="2026-09-25T21:07:00Z" w16du:dateUtc="2026-09-26T01:07:00Z">
                          <w:r>
                            <w:rPr>
                              <w:b/>
                              <w:bCs/>
                              <w:sz w:val="28"/>
                            </w:rPr>
                            <w:t xml:space="preserve">Date of Follow up </w:t>
                          </w:r>
                          <w:r w:rsidR="009E7A6C">
                            <w:rPr>
                              <w:b/>
                              <w:bCs/>
                              <w:sz w:val="28"/>
                            </w:rPr>
                            <w:t>Appointment:</w:t>
                          </w:r>
                          <w:r>
                            <w:rPr>
                              <w:b/>
                              <w:bCs/>
                              <w:sz w:val="28"/>
                            </w:rPr>
                            <w:t xml:space="preserve"> ____________________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-520065</wp:posOffset>
                  </wp:positionH>
                  <wp:positionV relativeFrom="paragraph">
                    <wp:posOffset>4856480</wp:posOffset>
                  </wp:positionV>
                  <wp:extent cx="6858000" cy="1031240"/>
                  <wp:effectExtent l="3810" t="0" r="0" b="0"/>
                  <wp:wrapNone/>
                  <wp:docPr id="1" name="Text Box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1031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B216B" w14:textId="77777777" w:rsidR="004951A9" w:rsidRDefault="004951A9" w:rsidP="004951A9">
                              <w:pPr>
                                <w:rPr>
                                  <w:ins w:id="134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135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( )  Hot Packs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Hot Whirlpool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Passive Exercises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Ultrasound</w:t>
                                </w:r>
                              </w:ins>
                            </w:p>
                            <w:p w14:paraId="0D2DDFA3" w14:textId="77777777" w:rsidR="004951A9" w:rsidRDefault="004951A9" w:rsidP="004951A9">
                              <w:pPr>
                                <w:rPr>
                                  <w:ins w:id="136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137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( )  Cold Packs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Cold Whirlpool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Cold/Compression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Active Exercises</w:t>
                                </w:r>
                              </w:ins>
                            </w:p>
                            <w:p w14:paraId="33E93AEB" w14:textId="77777777" w:rsidR="004951A9" w:rsidRDefault="004951A9" w:rsidP="004951A9">
                              <w:pPr>
                                <w:rPr>
                                  <w:ins w:id="138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139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( )  Contrast Packs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Contrast Bath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Resistive Exercises          ( )  Other:</w:t>
                                </w:r>
                              </w:ins>
                            </w:p>
                            <w:p w14:paraId="158626E2" w14:textId="77777777" w:rsidR="004951A9" w:rsidRDefault="004951A9" w:rsidP="004951A9">
                              <w:pPr>
                                <w:rPr>
                                  <w:ins w:id="140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141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( )  Ice Massage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Electrical Stimulation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( )  Home Exercises</w:t>
                                </w:r>
                              </w:ins>
                            </w:p>
                            <w:p w14:paraId="568E79F3" w14:textId="77777777" w:rsidR="004951A9" w:rsidRDefault="005E75B7" w:rsidP="004951A9">
                              <w:pPr>
                                <w:rPr>
                                  <w:ins w:id="142" w:author="MeGill, Marc" w:date="2026-09-25T21:07:00Z" w16du:dateUtc="2026-09-26T01:07:00Z"/>
                                  <w:b/>
                                  <w:bCs/>
                                </w:rPr>
                              </w:pPr>
                              <w:ins w:id="143" w:author="MeGill, Marc" w:date="2026-09-25T21:07:00Z" w16du:dateUtc="2026-09-26T01:07:00Z">
                                <w:r>
                                  <w:rPr>
                                    <w:b/>
                                    <w:bCs/>
                                  </w:rPr>
                                  <w:t>( )  No Treatment at this time</w:t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4951A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Text Box 8" o:spid="_x0000_s1037" type="#_x0000_t202" style="position:absolute;left:0;text-align:left;margin-left:-40.95pt;margin-top:382.4pt;width:540pt;height:8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" stroked="f">
                  <v:textbox>
                    <w:txbxContent>
                      <w:p w14:paraId="31AB216B" w14:textId="77777777" w:rsidR="004951A9" w:rsidRDefault="004951A9" w:rsidP="004951A9">
                        <w:pPr>
                          <w:rPr>
                            <w:ins w:id="144" w:author="MeGill, Marc" w:date="2026-09-25T21:07:00Z" w16du:dateUtc="2026-09-26T01:07:00Z"/>
                            <w:b/>
                            <w:bCs/>
                          </w:rPr>
                        </w:pPr>
                        <w:ins w:id="145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( )  Hot Packs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Hot Whirlpool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Passive Exercises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Ultrasound</w:t>
                          </w:r>
                        </w:ins>
                      </w:p>
                      <w:p w14:paraId="0D2DDFA3" w14:textId="77777777" w:rsidR="004951A9" w:rsidRDefault="004951A9" w:rsidP="004951A9">
                        <w:pPr>
                          <w:rPr>
                            <w:ins w:id="146" w:author="MeGill, Marc" w:date="2026-09-25T21:07:00Z" w16du:dateUtc="2026-09-26T01:07:00Z"/>
                            <w:b/>
                            <w:bCs/>
                          </w:rPr>
                        </w:pPr>
                        <w:ins w:id="147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( )  Cold Packs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Cold Whirlpool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Cold/Compression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Active Exercises</w:t>
                          </w:r>
                        </w:ins>
                      </w:p>
                      <w:p w14:paraId="33E93AEB" w14:textId="77777777" w:rsidR="004951A9" w:rsidRDefault="004951A9" w:rsidP="004951A9">
                        <w:pPr>
                          <w:rPr>
                            <w:ins w:id="148" w:author="MeGill, Marc" w:date="2026-09-25T21:07:00Z" w16du:dateUtc="2026-09-26T01:07:00Z"/>
                            <w:b/>
                            <w:bCs/>
                          </w:rPr>
                        </w:pPr>
                        <w:ins w:id="149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( )  Contrast Packs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Contrast Bath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Resistive Exercises          ( )  Other:</w:t>
                          </w:r>
                        </w:ins>
                      </w:p>
                      <w:p w14:paraId="158626E2" w14:textId="77777777" w:rsidR="004951A9" w:rsidRDefault="004951A9" w:rsidP="004951A9">
                        <w:pPr>
                          <w:rPr>
                            <w:ins w:id="150" w:author="MeGill, Marc" w:date="2026-09-25T21:07:00Z" w16du:dateUtc="2026-09-26T01:07:00Z"/>
                            <w:b/>
                            <w:bCs/>
                          </w:rPr>
                        </w:pPr>
                        <w:ins w:id="151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( )  Ice Massage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Electrical Stimulation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( )  Home Exercises</w:t>
                          </w:r>
                        </w:ins>
                      </w:p>
                      <w:p w14:paraId="568E79F3" w14:textId="77777777" w:rsidR="004951A9" w:rsidRDefault="005E75B7" w:rsidP="004951A9">
                        <w:pPr>
                          <w:rPr>
                            <w:ins w:id="152" w:author="MeGill, Marc" w:date="2026-09-25T21:07:00Z" w16du:dateUtc="2026-09-26T01:07:00Z"/>
                            <w:b/>
                            <w:bCs/>
                          </w:rPr>
                        </w:pPr>
                        <w:ins w:id="153" w:author="MeGill, Marc" w:date="2026-09-25T21:07:00Z" w16du:dateUtc="2026-09-26T01:07:00Z">
                          <w:r>
                            <w:rPr>
                              <w:b/>
                              <w:bCs/>
                            </w:rPr>
                            <w:t>( )  No Treatment at this time</w:t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  <w:r w:rsidR="004951A9">
                            <w:rPr>
                              <w:b/>
                              <w:bCs/>
                            </w:rPr>
                            <w:tab/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del w:id="154" w:author="MeGill, Marc" w:date="2026-09-25T21:07:00Z" w16du:dateUtc="2026-09-26T01:07:00Z">
        <w:r w:rsidR="003E4F05" w:rsidRPr="006D280D">
          <w:rPr>
            <w:rFonts w:eastAsia="Arial"/>
            <w:b/>
            <w:bCs/>
            <w:sz w:val="28"/>
          </w:rPr>
          <w:delText>ANSWER TO COUNTERCLAIM INSTRUCTIONS</w:delText>
        </w:r>
      </w:del>
    </w:p>
    <w:bookmarkEnd w:id="10"/>
    <w:p w14:paraId="0A9B1E53" w14:textId="77777777" w:rsidR="007E4500" w:rsidRPr="006D280D" w:rsidRDefault="007E4500" w:rsidP="00155935">
      <w:pPr>
        <w:rPr>
          <w:del w:id="155" w:author="MeGill, Marc" w:date="2026-09-25T21:07:00Z" w16du:dateUtc="2026-09-26T01:07:00Z"/>
        </w:rPr>
      </w:pPr>
    </w:p>
    <w:p w14:paraId="7BE6FFE2" w14:textId="2D4B1D8D" w:rsidR="007E7675" w:rsidRPr="006D280D" w:rsidRDefault="009079CF" w:rsidP="00155935">
      <w:pPr>
        <w:rPr>
          <w:del w:id="156" w:author="MeGill, Marc" w:date="2026-09-25T21:07:00Z" w16du:dateUtc="2026-09-26T01:07:00Z"/>
          <w:rFonts w:eastAsia="Arial"/>
          <w:b/>
          <w:bCs/>
        </w:rPr>
      </w:pPr>
      <w:del w:id="157" w:author="MeGill, Marc" w:date="2026-09-25T21:07:00Z" w16du:dateUtc="2026-09-26T01:07:00Z">
        <w:r w:rsidRPr="006D280D">
          <w:rPr>
            <w:rFonts w:eastAsia="Arial"/>
            <w:b/>
            <w:bCs/>
          </w:rPr>
          <w:delText>If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you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want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to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file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</w:delText>
        </w:r>
        <w:r w:rsidR="007E7675" w:rsidRPr="006D280D">
          <w:rPr>
            <w:rFonts w:eastAsia="Arial"/>
            <w:b/>
            <w:bCs/>
          </w:rPr>
          <w:delText xml:space="preserve">n </w:delText>
        </w:r>
        <w:r w:rsidRPr="006D280D">
          <w:rPr>
            <w:rFonts w:eastAsia="Arial"/>
            <w:b/>
            <w:bCs/>
          </w:rPr>
          <w:delText>ANSWER</w:delText>
        </w:r>
        <w:r w:rsidR="007E7675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TO</w:delText>
        </w:r>
        <w:r w:rsidR="007E7675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</w:delText>
        </w:r>
        <w:r w:rsidR="007E7675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CIVIL</w:delText>
        </w:r>
        <w:r w:rsidR="007E7675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C</w:delText>
        </w:r>
        <w:r w:rsidR="007E7675" w:rsidRPr="006D280D">
          <w:rPr>
            <w:rFonts w:eastAsia="Arial"/>
            <w:b/>
            <w:bCs/>
          </w:rPr>
          <w:delText>ASE COUNTERCLAIM</w:delText>
        </w:r>
        <w:r w:rsidR="00AC1C86">
          <w:rPr>
            <w:rFonts w:eastAsia="Arial"/>
            <w:b/>
            <w:bCs/>
          </w:rPr>
          <w:delText>.</w:delText>
        </w:r>
      </w:del>
    </w:p>
    <w:p w14:paraId="04B43380" w14:textId="77777777" w:rsidR="007E4500" w:rsidRPr="006D280D" w:rsidRDefault="007E4500" w:rsidP="00155935">
      <w:pPr>
        <w:rPr>
          <w:del w:id="158" w:author="MeGill, Marc" w:date="2026-09-25T21:07:00Z" w16du:dateUtc="2026-09-26T01:07:00Z"/>
        </w:rPr>
      </w:pPr>
    </w:p>
    <w:p w14:paraId="10287963" w14:textId="1EFD1AAE" w:rsidR="007E4500" w:rsidRPr="006D280D" w:rsidRDefault="009079CF" w:rsidP="00155935">
      <w:pPr>
        <w:rPr>
          <w:del w:id="159" w:author="MeGill, Marc" w:date="2026-09-25T21:07:00Z" w16du:dateUtc="2026-09-26T01:07:00Z"/>
          <w:rFonts w:eastAsia="Arial"/>
        </w:rPr>
      </w:pPr>
      <w:del w:id="160" w:author="MeGill, Marc" w:date="2026-09-25T21:07:00Z" w16du:dateUtc="2026-09-26T01:07:00Z">
        <w:r w:rsidRPr="006D280D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counterclaim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is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claim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made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by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</w:delText>
        </w:r>
        <w:r w:rsidRPr="00DD296E">
          <w:rPr>
            <w:rFonts w:eastAsia="Arial"/>
          </w:rPr>
          <w:delText>h</w:delText>
        </w:r>
        <w:r w:rsidRPr="006D280D">
          <w:rPr>
            <w:rFonts w:eastAsia="Arial"/>
          </w:rPr>
          <w:delText>e</w:delText>
        </w:r>
        <w:r w:rsidRPr="00DD296E">
          <w:rPr>
            <w:rFonts w:eastAsia="Arial"/>
          </w:rPr>
          <w:delText xml:space="preserve"> </w:delText>
        </w:r>
        <w:r w:rsidR="00176B06" w:rsidRPr="006D280D">
          <w:rPr>
            <w:rFonts w:eastAsia="Arial"/>
          </w:rPr>
          <w:delText>Defendant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against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="00176B06" w:rsidRPr="006D280D">
          <w:rPr>
            <w:rFonts w:eastAsia="Arial"/>
          </w:rPr>
          <w:delText>Plaintiff</w:delText>
        </w:r>
        <w:r w:rsidRPr="006D280D">
          <w:rPr>
            <w:rFonts w:eastAsia="Arial"/>
          </w:rPr>
          <w:delText>.</w:delText>
        </w:r>
        <w:r w:rsidR="007E7675" w:rsidRPr="006D280D">
          <w:rPr>
            <w:rFonts w:eastAsia="Arial"/>
          </w:rPr>
          <w:delText xml:space="preserve">  </w:delText>
        </w:r>
        <w:r w:rsidRPr="00DD296E">
          <w:rPr>
            <w:rFonts w:eastAsia="Arial"/>
          </w:rPr>
          <w:delText>If the</w:delText>
        </w:r>
        <w:r w:rsidRPr="006D280D">
          <w:rPr>
            <w:rFonts w:eastAsia="Arial"/>
          </w:rPr>
          <w:delText xml:space="preserve"> </w:delText>
        </w:r>
        <w:r w:rsidR="00176B06" w:rsidRPr="006D280D">
          <w:rPr>
            <w:rFonts w:eastAsia="Arial"/>
          </w:rPr>
          <w:delText>Defendant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files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counter</w:delText>
        </w:r>
        <w:r w:rsidRPr="00DD296E">
          <w:rPr>
            <w:rFonts w:eastAsia="Arial"/>
          </w:rPr>
          <w:delText>c</w:delText>
        </w:r>
        <w:r w:rsidRPr="006D280D">
          <w:rPr>
            <w:rFonts w:eastAsia="Arial"/>
          </w:rPr>
          <w:delText>laim,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you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(the</w:delText>
        </w:r>
        <w:r w:rsidRPr="00DD296E">
          <w:rPr>
            <w:rFonts w:eastAsia="Arial"/>
          </w:rPr>
          <w:delText xml:space="preserve"> </w:delText>
        </w:r>
        <w:r w:rsidR="00176B06" w:rsidRPr="006D280D">
          <w:rPr>
            <w:rFonts w:eastAsia="Arial"/>
          </w:rPr>
          <w:delText>Plaintiff</w:delText>
        </w:r>
        <w:r w:rsidRPr="006D280D">
          <w:rPr>
            <w:rFonts w:eastAsia="Arial"/>
          </w:rPr>
          <w:delText>,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  <w:i/>
          </w:rPr>
          <w:delText>counter-</w:delText>
        </w:r>
        <w:r w:rsidR="00176B06" w:rsidRPr="006D280D">
          <w:rPr>
            <w:rFonts w:eastAsia="Arial"/>
            <w:i/>
          </w:rPr>
          <w:delText>Defendant</w:delText>
        </w:r>
        <w:r w:rsidRPr="006D280D">
          <w:rPr>
            <w:rFonts w:eastAsia="Arial"/>
          </w:rPr>
          <w:delText xml:space="preserve">) </w:delText>
        </w:r>
        <w:r w:rsidRPr="00DD296E">
          <w:rPr>
            <w:rFonts w:eastAsia="Arial"/>
          </w:rPr>
          <w:delText>hav</w:delText>
        </w:r>
        <w:r w:rsidRPr="006D280D">
          <w:rPr>
            <w:rFonts w:eastAsia="Arial"/>
          </w:rPr>
          <w:delText>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  <w:u w:val="thick" w:color="000000"/>
          </w:rPr>
          <w:delText>TWENTY</w:delText>
        </w:r>
        <w:r w:rsidRPr="00DD296E">
          <w:rPr>
            <w:rFonts w:eastAsia="Arial"/>
            <w:b/>
            <w:bCs/>
            <w:u w:val="thick" w:color="000000"/>
          </w:rPr>
          <w:delText xml:space="preserve"> </w:delText>
        </w:r>
        <w:r w:rsidRPr="006D280D">
          <w:rPr>
            <w:rFonts w:eastAsia="Arial"/>
            <w:b/>
            <w:bCs/>
            <w:u w:val="thick" w:color="000000"/>
          </w:rPr>
          <w:delText>(20)</w:delText>
        </w:r>
        <w:r w:rsidRPr="00DD296E">
          <w:rPr>
            <w:rFonts w:eastAsia="Arial"/>
            <w:b/>
            <w:bCs/>
            <w:u w:val="thick" w:color="000000"/>
          </w:rPr>
          <w:delText xml:space="preserve"> </w:delText>
        </w:r>
        <w:r w:rsidRPr="006D280D">
          <w:rPr>
            <w:rFonts w:eastAsia="Arial"/>
            <w:b/>
            <w:bCs/>
            <w:u w:val="thick" w:color="000000"/>
          </w:rPr>
          <w:delText>calendar</w:delText>
        </w:r>
        <w:r w:rsidRPr="00DD296E">
          <w:rPr>
            <w:rFonts w:eastAsia="Arial"/>
            <w:b/>
            <w:bCs/>
            <w:u w:val="thick" w:color="000000"/>
          </w:rPr>
          <w:delText xml:space="preserve"> </w:delText>
        </w:r>
        <w:r w:rsidRPr="006D280D">
          <w:rPr>
            <w:rFonts w:eastAsia="Arial"/>
            <w:b/>
            <w:bCs/>
            <w:u w:val="thick" w:color="000000"/>
          </w:rPr>
          <w:delText>da</w:delText>
        </w:r>
        <w:r w:rsidRPr="00DD296E">
          <w:rPr>
            <w:rFonts w:eastAsia="Arial"/>
            <w:b/>
            <w:bCs/>
            <w:u w:val="thick" w:color="000000"/>
          </w:rPr>
          <w:delText>y</w:delText>
        </w:r>
        <w:r w:rsidRPr="006D280D">
          <w:rPr>
            <w:rFonts w:eastAsia="Arial"/>
            <w:b/>
            <w:bCs/>
            <w:u w:val="thick" w:color="000000"/>
          </w:rPr>
          <w:delText>s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</w:rPr>
          <w:delText>from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date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received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in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which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to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 xml:space="preserve">file </w:delText>
        </w:r>
        <w:r w:rsidRPr="00DD296E">
          <w:rPr>
            <w:rFonts w:eastAsia="Arial"/>
          </w:rPr>
          <w:delText>a</w:delText>
        </w:r>
        <w:r w:rsidRPr="006D280D">
          <w:rPr>
            <w:rFonts w:eastAsia="Arial"/>
          </w:rPr>
          <w:delText>n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  <w:b/>
            <w:bCs/>
          </w:rPr>
          <w:delText>Answer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to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Counterclai</w:delText>
        </w:r>
        <w:r w:rsidRPr="00DD296E">
          <w:rPr>
            <w:rFonts w:eastAsia="Arial"/>
            <w:b/>
            <w:bCs/>
          </w:rPr>
          <w:delText>m</w:delText>
        </w:r>
        <w:r w:rsidR="005C2C91" w:rsidRPr="00DD296E">
          <w:rPr>
            <w:rFonts w:eastAsia="Arial"/>
            <w:b/>
            <w:bCs/>
          </w:rPr>
          <w:delText>.</w:delText>
        </w:r>
      </w:del>
    </w:p>
    <w:p w14:paraId="7BC5942B" w14:textId="77777777" w:rsidR="007E4500" w:rsidRPr="006D280D" w:rsidRDefault="007E4500" w:rsidP="00155935">
      <w:pPr>
        <w:rPr>
          <w:del w:id="161" w:author="MeGill, Marc" w:date="2026-09-25T21:07:00Z" w16du:dateUtc="2026-09-26T01:07:00Z"/>
        </w:rPr>
      </w:pPr>
    </w:p>
    <w:p w14:paraId="495134E3" w14:textId="77777777" w:rsidR="007E4500" w:rsidRPr="006D280D" w:rsidRDefault="009079CF" w:rsidP="00155935">
      <w:pPr>
        <w:rPr>
          <w:del w:id="162" w:author="MeGill, Marc" w:date="2026-09-25T21:07:00Z" w16du:dateUtc="2026-09-26T01:07:00Z"/>
          <w:rFonts w:eastAsia="Arial"/>
        </w:rPr>
      </w:pPr>
      <w:del w:id="163" w:author="MeGill, Marc" w:date="2026-09-25T21:07:00Z" w16du:dateUtc="2026-09-26T01:07:00Z">
        <w:r w:rsidRPr="006D280D">
          <w:rPr>
            <w:rFonts w:eastAsia="Arial"/>
            <w:b/>
            <w:bCs/>
          </w:rPr>
          <w:delText>There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is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no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fee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to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file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an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answer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to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counterclaim.</w:delText>
        </w:r>
      </w:del>
    </w:p>
    <w:p w14:paraId="4343F8F6" w14:textId="77777777" w:rsidR="007E4500" w:rsidRPr="006D280D" w:rsidRDefault="007E4500" w:rsidP="00155935">
      <w:pPr>
        <w:rPr>
          <w:del w:id="164" w:author="MeGill, Marc" w:date="2026-09-25T21:07:00Z" w16du:dateUtc="2026-09-26T01:07:00Z"/>
        </w:rPr>
      </w:pPr>
    </w:p>
    <w:p w14:paraId="21B2CA7D" w14:textId="094395DD" w:rsidR="007E4500" w:rsidRPr="006D280D" w:rsidRDefault="009079CF" w:rsidP="00155935">
      <w:pPr>
        <w:rPr>
          <w:del w:id="165" w:author="MeGill, Marc" w:date="2026-09-25T21:07:00Z" w16du:dateUtc="2026-09-26T01:07:00Z"/>
          <w:rFonts w:eastAsia="Arial"/>
        </w:rPr>
      </w:pPr>
      <w:del w:id="166" w:author="MeGill, Marc" w:date="2026-09-25T21:07:00Z" w16du:dateUtc="2026-09-26T01:07:00Z">
        <w:r w:rsidRPr="006D280D">
          <w:rPr>
            <w:rFonts w:eastAsia="Arial"/>
            <w:b/>
            <w:bCs/>
            <w:u w:color="000000"/>
          </w:rPr>
          <w:delText>A DEFAULT JUD</w:delText>
        </w:r>
        <w:r w:rsidRPr="00DD296E">
          <w:rPr>
            <w:rFonts w:eastAsia="Arial"/>
            <w:b/>
            <w:bCs/>
            <w:u w:color="000000"/>
          </w:rPr>
          <w:delText>G</w:delText>
        </w:r>
        <w:r w:rsidRPr="006D280D">
          <w:rPr>
            <w:rFonts w:eastAsia="Arial"/>
            <w:b/>
            <w:bCs/>
            <w:u w:color="000000"/>
          </w:rPr>
          <w:delText xml:space="preserve">MENT MAY BE ENTERED FOR FAILURE </w:delText>
        </w:r>
        <w:r w:rsidR="007E7675" w:rsidRPr="006D280D">
          <w:rPr>
            <w:rFonts w:eastAsia="Arial"/>
            <w:b/>
            <w:bCs/>
            <w:u w:color="000000"/>
          </w:rPr>
          <w:delText>T</w:delText>
        </w:r>
        <w:r w:rsidRPr="006D280D">
          <w:rPr>
            <w:rFonts w:eastAsia="Arial"/>
            <w:b/>
            <w:bCs/>
            <w:u w:color="000000"/>
          </w:rPr>
          <w:delText>O ANSWER THE</w:delText>
        </w:r>
        <w:r w:rsidR="006D280D" w:rsidRPr="006D280D">
          <w:rPr>
            <w:rFonts w:eastAsia="Arial"/>
            <w:b/>
            <w:bCs/>
            <w:u w:color="000000"/>
          </w:rPr>
          <w:delText xml:space="preserve"> </w:delText>
        </w:r>
        <w:r w:rsidRPr="006D280D">
          <w:rPr>
            <w:rFonts w:eastAsia="Arial"/>
            <w:b/>
            <w:bCs/>
            <w:u w:color="000000"/>
          </w:rPr>
          <w:delText>COUNTERCLAIM</w:delText>
        </w:r>
      </w:del>
    </w:p>
    <w:p w14:paraId="630EDE12" w14:textId="77777777" w:rsidR="007E4500" w:rsidRPr="006D280D" w:rsidRDefault="007E4500" w:rsidP="00155935">
      <w:pPr>
        <w:rPr>
          <w:del w:id="167" w:author="MeGill, Marc" w:date="2026-09-25T21:07:00Z" w16du:dateUtc="2026-09-26T01:07:00Z"/>
        </w:rPr>
      </w:pPr>
    </w:p>
    <w:p w14:paraId="4C6A4F60" w14:textId="77777777" w:rsidR="007E4500" w:rsidRPr="006D280D" w:rsidRDefault="009079CF" w:rsidP="00155935">
      <w:pPr>
        <w:rPr>
          <w:del w:id="168" w:author="MeGill, Marc" w:date="2026-09-25T21:07:00Z" w16du:dateUtc="2026-09-26T01:07:00Z"/>
          <w:rFonts w:eastAsia="Arial"/>
          <w:b/>
          <w:bCs/>
          <w:position w:val="-1"/>
        </w:rPr>
      </w:pPr>
      <w:del w:id="169" w:author="MeGill, Marc" w:date="2026-09-25T21:07:00Z" w16du:dateUtc="2026-09-26T01:07:00Z">
        <w:r w:rsidRPr="006D280D">
          <w:rPr>
            <w:rFonts w:eastAsia="Arial"/>
            <w:b/>
            <w:bCs/>
            <w:position w:val="-1"/>
          </w:rPr>
          <w:delText>Please STOP…</w:delText>
        </w:r>
      </w:del>
    </w:p>
    <w:p w14:paraId="2573F2DD" w14:textId="77777777" w:rsidR="003E4F05" w:rsidRPr="006D280D" w:rsidRDefault="003E4F05" w:rsidP="00155935">
      <w:pPr>
        <w:pStyle w:val="ListParagraph"/>
        <w:numPr>
          <w:ilvl w:val="0"/>
          <w:numId w:val="1"/>
        </w:numPr>
        <w:rPr>
          <w:del w:id="170" w:author="MeGill, Marc" w:date="2026-09-25T21:07:00Z" w16du:dateUtc="2026-09-26T01:07:00Z"/>
          <w:rFonts w:eastAsia="Arial"/>
        </w:rPr>
      </w:pPr>
      <w:del w:id="171" w:author="MeGill, Marc" w:date="2026-09-25T21:07:00Z" w16du:dateUtc="2026-09-26T01:07:00Z">
        <w:r w:rsidRPr="006D280D">
          <w:rPr>
            <w:rFonts w:eastAsia="Arial"/>
          </w:rPr>
          <w:delText>If you have not rece</w:delText>
        </w:r>
        <w:r w:rsidRPr="00DD296E">
          <w:rPr>
            <w:rFonts w:eastAsia="Arial"/>
          </w:rPr>
          <w:delText>i</w:delText>
        </w:r>
        <w:r w:rsidRPr="006D280D">
          <w:rPr>
            <w:rFonts w:eastAsia="Arial"/>
          </w:rPr>
          <w:delText>ved a counterclaim.</w:delText>
        </w:r>
      </w:del>
    </w:p>
    <w:p w14:paraId="6C38CBB8" w14:textId="77777777" w:rsidR="003E4F05" w:rsidRPr="006D280D" w:rsidRDefault="003E4F05" w:rsidP="00155935">
      <w:pPr>
        <w:pStyle w:val="ListParagraph"/>
        <w:numPr>
          <w:ilvl w:val="0"/>
          <w:numId w:val="1"/>
        </w:numPr>
        <w:rPr>
          <w:del w:id="172" w:author="MeGill, Marc" w:date="2026-09-25T21:07:00Z" w16du:dateUtc="2026-09-26T01:07:00Z"/>
          <w:rFonts w:eastAsia="Arial"/>
        </w:rPr>
      </w:pPr>
      <w:del w:id="173" w:author="MeGill, Marc" w:date="2026-09-25T21:07:00Z" w16du:dateUtc="2026-09-26T01:07:00Z">
        <w:r w:rsidRPr="006D280D">
          <w:rPr>
            <w:rFonts w:eastAsia="Arial"/>
          </w:rPr>
          <w:delText>If your time to answer has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expired and there has already been a judgment rendered.</w:delText>
        </w:r>
      </w:del>
    </w:p>
    <w:p w14:paraId="59EC3DF7" w14:textId="77777777" w:rsidR="007E4500" w:rsidRPr="006D280D" w:rsidRDefault="007E4500" w:rsidP="00155935">
      <w:pPr>
        <w:rPr>
          <w:del w:id="174" w:author="MeGill, Marc" w:date="2026-09-25T21:07:00Z" w16du:dateUtc="2026-09-26T01:07:00Z"/>
        </w:rPr>
      </w:pPr>
    </w:p>
    <w:p w14:paraId="57120AC4" w14:textId="77777777" w:rsidR="007E4500" w:rsidRPr="006D280D" w:rsidRDefault="009079CF" w:rsidP="00155935">
      <w:pPr>
        <w:rPr>
          <w:del w:id="175" w:author="MeGill, Marc" w:date="2026-09-25T21:07:00Z" w16du:dateUtc="2026-09-26T01:07:00Z"/>
          <w:rFonts w:eastAsia="Arial"/>
          <w:b/>
          <w:bCs/>
        </w:rPr>
      </w:pPr>
      <w:del w:id="176" w:author="MeGill, Marc" w:date="2026-09-25T21:07:00Z" w16du:dateUtc="2026-09-26T01:07:00Z">
        <w:r w:rsidRPr="006D280D">
          <w:rPr>
            <w:rFonts w:eastAsia="Arial"/>
            <w:b/>
            <w:bCs/>
          </w:rPr>
          <w:delText>Please PROCEED…</w:delText>
        </w:r>
      </w:del>
    </w:p>
    <w:p w14:paraId="6A33D977" w14:textId="77777777" w:rsidR="003E4F05" w:rsidRPr="006D280D" w:rsidRDefault="003E4F05" w:rsidP="00155935">
      <w:pPr>
        <w:pStyle w:val="ListParagraph"/>
        <w:numPr>
          <w:ilvl w:val="0"/>
          <w:numId w:val="2"/>
        </w:numPr>
        <w:rPr>
          <w:del w:id="177" w:author="MeGill, Marc" w:date="2026-09-25T21:07:00Z" w16du:dateUtc="2026-09-26T01:07:00Z"/>
          <w:rFonts w:eastAsia="Arial"/>
        </w:rPr>
      </w:pPr>
      <w:del w:id="178" w:author="MeGill, Marc" w:date="2026-09-25T21:07:00Z" w16du:dateUtc="2026-09-26T01:07:00Z">
        <w:r w:rsidRPr="006D280D">
          <w:rPr>
            <w:rFonts w:eastAsia="Arial"/>
          </w:rPr>
          <w:delText>If you are within the time allo</w:delText>
        </w:r>
        <w:r w:rsidRPr="00DD296E">
          <w:rPr>
            <w:rFonts w:eastAsia="Arial"/>
          </w:rPr>
          <w:delText>w</w:delText>
        </w:r>
        <w:r w:rsidRPr="006D280D">
          <w:rPr>
            <w:rFonts w:eastAsia="Arial"/>
          </w:rPr>
          <w:delText xml:space="preserve">ed for filing an Answer to </w:delText>
        </w:r>
        <w:r w:rsidRPr="006D280D">
          <w:rPr>
            <w:rFonts w:eastAsia="Arial"/>
            <w:position w:val="-1"/>
          </w:rPr>
          <w:delText>Counterclaim.</w:delText>
        </w:r>
      </w:del>
    </w:p>
    <w:p w14:paraId="622AA962" w14:textId="77777777" w:rsidR="003E4F05" w:rsidRPr="006D280D" w:rsidRDefault="003E4F05" w:rsidP="00155935">
      <w:pPr>
        <w:pStyle w:val="ListParagraph"/>
        <w:ind w:left="2520"/>
        <w:rPr>
          <w:del w:id="179" w:author="MeGill, Marc" w:date="2026-09-25T21:07:00Z" w16du:dateUtc="2026-09-26T01:07:00Z"/>
          <w:rFonts w:eastAsia="Arial"/>
          <w:b/>
          <w:bCs/>
        </w:rPr>
      </w:pPr>
    </w:p>
    <w:p w14:paraId="19B0F7CF" w14:textId="77777777" w:rsidR="007E4500" w:rsidRPr="00DD296E" w:rsidRDefault="009079CF" w:rsidP="00155935">
      <w:pPr>
        <w:rPr>
          <w:del w:id="180" w:author="MeGill, Marc" w:date="2026-09-25T21:07:00Z" w16du:dateUtc="2026-09-26T01:07:00Z"/>
          <w:rFonts w:eastAsia="Arial"/>
          <w:b/>
          <w:bCs/>
          <w:position w:val="-1"/>
        </w:rPr>
      </w:pPr>
      <w:del w:id="181" w:author="MeGill, Marc" w:date="2026-09-25T21:07:00Z" w16du:dateUtc="2026-09-26T01:07:00Z">
        <w:r w:rsidRPr="006D280D">
          <w:rPr>
            <w:rFonts w:eastAsia="Arial"/>
            <w:b/>
            <w:bCs/>
            <w:position w:val="-1"/>
          </w:rPr>
          <w:delText>FORMS Needed:</w:delText>
        </w:r>
        <w:r w:rsidRPr="00DD296E">
          <w:rPr>
            <w:rFonts w:eastAsia="Arial"/>
            <w:b/>
            <w:bCs/>
            <w:position w:val="-1"/>
          </w:rPr>
          <w:delText xml:space="preserve"> </w:delText>
        </w:r>
      </w:del>
    </w:p>
    <w:p w14:paraId="351F868F" w14:textId="77777777" w:rsidR="003E4F05" w:rsidRPr="006D280D" w:rsidRDefault="003E4F05" w:rsidP="00155935">
      <w:pPr>
        <w:pStyle w:val="ListParagraph"/>
        <w:numPr>
          <w:ilvl w:val="0"/>
          <w:numId w:val="2"/>
        </w:numPr>
        <w:rPr>
          <w:del w:id="182" w:author="MeGill, Marc" w:date="2026-09-25T21:07:00Z" w16du:dateUtc="2026-09-26T01:07:00Z"/>
          <w:rFonts w:eastAsia="Arial"/>
        </w:rPr>
      </w:pPr>
      <w:del w:id="183" w:author="MeGill, Marc" w:date="2026-09-25T21:07:00Z" w16du:dateUtc="2026-09-26T01:07:00Z">
        <w:r w:rsidRPr="006D280D">
          <w:rPr>
            <w:rFonts w:eastAsia="Arial"/>
          </w:rPr>
          <w:delText xml:space="preserve">Answer to </w:delText>
        </w:r>
        <w:r w:rsidRPr="006D280D">
          <w:rPr>
            <w:rFonts w:eastAsia="Arial"/>
            <w:position w:val="-1"/>
          </w:rPr>
          <w:delText>Counterclaim.</w:delText>
        </w:r>
      </w:del>
    </w:p>
    <w:p w14:paraId="1579E4EF" w14:textId="77777777" w:rsidR="003E4F05" w:rsidRPr="006D280D" w:rsidRDefault="003E4F05" w:rsidP="00155935">
      <w:pPr>
        <w:jc w:val="both"/>
        <w:rPr>
          <w:del w:id="184" w:author="MeGill, Marc" w:date="2026-09-25T21:07:00Z" w16du:dateUtc="2026-09-26T01:07:00Z"/>
          <w:rFonts w:eastAsia="Arial"/>
          <w:b/>
          <w:bCs/>
        </w:rPr>
      </w:pPr>
    </w:p>
    <w:p w14:paraId="00505528" w14:textId="77777777" w:rsidR="007E4500" w:rsidRPr="006D280D" w:rsidRDefault="009079CF" w:rsidP="00155935">
      <w:pPr>
        <w:jc w:val="both"/>
        <w:rPr>
          <w:del w:id="185" w:author="MeGill, Marc" w:date="2026-09-25T21:07:00Z" w16du:dateUtc="2026-09-26T01:07:00Z"/>
          <w:rFonts w:eastAsia="Arial"/>
        </w:rPr>
      </w:pPr>
      <w:del w:id="186" w:author="MeGill, Marc" w:date="2026-09-25T21:07:00Z" w16du:dateUtc="2026-09-26T01:07:00Z">
        <w:r w:rsidRPr="006D280D">
          <w:rPr>
            <w:rFonts w:eastAsia="Arial"/>
            <w:b/>
            <w:bCs/>
          </w:rPr>
          <w:delText>INSTRUCTIONS:</w:delText>
        </w:r>
      </w:del>
    </w:p>
    <w:p w14:paraId="24DF9914" w14:textId="77777777" w:rsidR="007E4500" w:rsidRPr="006D280D" w:rsidRDefault="007E4500" w:rsidP="00155935">
      <w:pPr>
        <w:rPr>
          <w:del w:id="187" w:author="MeGill, Marc" w:date="2026-09-25T21:07:00Z" w16du:dateUtc="2026-09-26T01:07:00Z"/>
        </w:rPr>
      </w:pPr>
    </w:p>
    <w:p w14:paraId="5AD74D22" w14:textId="4B5496DE" w:rsidR="007A77B5" w:rsidRPr="006D280D" w:rsidRDefault="009079CF" w:rsidP="007A77B5">
      <w:pPr>
        <w:pStyle w:val="ListParagraph"/>
        <w:numPr>
          <w:ilvl w:val="0"/>
          <w:numId w:val="3"/>
        </w:numPr>
        <w:ind w:left="360"/>
        <w:rPr>
          <w:del w:id="188" w:author="MeGill, Marc" w:date="2026-09-25T21:07:00Z" w16du:dateUtc="2026-09-26T01:07:00Z"/>
          <w:rFonts w:eastAsia="Arial"/>
        </w:rPr>
      </w:pPr>
      <w:del w:id="189" w:author="MeGill, Marc" w:date="2026-09-25T21:07:00Z" w16du:dateUtc="2026-09-26T01:07:00Z">
        <w:r w:rsidRPr="006D280D">
          <w:rPr>
            <w:rFonts w:eastAsia="Arial"/>
          </w:rPr>
          <w:delText>Complete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form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and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m</w:delText>
        </w:r>
        <w:r w:rsidRPr="00DD296E">
          <w:rPr>
            <w:rFonts w:eastAsia="Arial"/>
          </w:rPr>
          <w:delText>a</w:delText>
        </w:r>
        <w:r w:rsidRPr="006D280D">
          <w:rPr>
            <w:rFonts w:eastAsia="Arial"/>
          </w:rPr>
          <w:delText>ke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copies.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court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will require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an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original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and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you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may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wish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to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keep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 xml:space="preserve">copy; </w:delText>
        </w:r>
        <w:r w:rsidR="003E4F05" w:rsidRPr="006D280D">
          <w:rPr>
            <w:rFonts w:eastAsia="Arial"/>
          </w:rPr>
          <w:delText>additionally,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each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named</w:delText>
        </w:r>
        <w:r w:rsidRPr="00DD296E">
          <w:rPr>
            <w:rFonts w:eastAsia="Arial"/>
          </w:rPr>
          <w:delText xml:space="preserve"> </w:delText>
        </w:r>
        <w:r w:rsidR="00176B06" w:rsidRPr="006D280D">
          <w:rPr>
            <w:rFonts w:eastAsia="Arial"/>
          </w:rPr>
          <w:delText>Defendant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will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need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copy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of your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answer.</w:delText>
        </w:r>
      </w:del>
    </w:p>
    <w:p w14:paraId="072C979F" w14:textId="77777777" w:rsidR="007A77B5" w:rsidRPr="006D280D" w:rsidRDefault="007A77B5" w:rsidP="007A77B5">
      <w:pPr>
        <w:pStyle w:val="ListParagraph"/>
        <w:ind w:left="360"/>
        <w:rPr>
          <w:del w:id="190" w:author="MeGill, Marc" w:date="2026-09-25T21:07:00Z" w16du:dateUtc="2026-09-26T01:07:00Z"/>
          <w:rFonts w:eastAsia="Arial"/>
        </w:rPr>
      </w:pPr>
    </w:p>
    <w:p w14:paraId="6EB95DAE" w14:textId="54DA01D7" w:rsidR="007A77B5" w:rsidRPr="006D280D" w:rsidRDefault="009079CF" w:rsidP="007A77B5">
      <w:pPr>
        <w:pStyle w:val="ListParagraph"/>
        <w:numPr>
          <w:ilvl w:val="0"/>
          <w:numId w:val="3"/>
        </w:numPr>
        <w:ind w:left="360"/>
        <w:rPr>
          <w:del w:id="191" w:author="MeGill, Marc" w:date="2026-09-25T21:07:00Z" w16du:dateUtc="2026-09-26T01:07:00Z"/>
          <w:rFonts w:eastAsia="Arial"/>
        </w:rPr>
      </w:pPr>
      <w:del w:id="192" w:author="MeGill, Marc" w:date="2026-09-25T21:07:00Z" w16du:dateUtc="2026-09-26T01:07:00Z">
        <w:r w:rsidRPr="006D280D">
          <w:rPr>
            <w:rFonts w:eastAsia="Arial"/>
          </w:rPr>
          <w:delText>File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(or</w:delText>
        </w:r>
        <w:r w:rsidRPr="00DD296E">
          <w:rPr>
            <w:rFonts w:eastAsia="Arial"/>
          </w:rPr>
          <w:delText xml:space="preserve"> ma</w:delText>
        </w:r>
        <w:r w:rsidRPr="006D280D">
          <w:rPr>
            <w:rFonts w:eastAsia="Arial"/>
          </w:rPr>
          <w:delText>il)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original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form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with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court</w:delText>
        </w:r>
        <w:r w:rsidRPr="00DD296E">
          <w:rPr>
            <w:rFonts w:eastAsia="Arial"/>
          </w:rPr>
          <w:delText xml:space="preserve"> </w:delText>
        </w:r>
        <w:r w:rsidRPr="006D280D">
          <w:rPr>
            <w:rFonts w:eastAsia="Arial"/>
          </w:rPr>
          <w:delText>c</w:delText>
        </w:r>
        <w:r w:rsidRPr="00DD296E">
          <w:rPr>
            <w:rFonts w:eastAsia="Arial"/>
          </w:rPr>
          <w:delText>l</w:delText>
        </w:r>
        <w:r w:rsidRPr="006D280D">
          <w:rPr>
            <w:rFonts w:eastAsia="Arial"/>
          </w:rPr>
          <w:delText>erk</w:delText>
        </w:r>
        <w:r w:rsidR="006D280D" w:rsidRPr="006D280D">
          <w:rPr>
            <w:rFonts w:eastAsia="Arial"/>
          </w:rPr>
          <w:delText>.</w:delText>
        </w:r>
      </w:del>
    </w:p>
    <w:p w14:paraId="54F494DC" w14:textId="77777777" w:rsidR="007A77B5" w:rsidRPr="006D280D" w:rsidRDefault="007A77B5" w:rsidP="007A77B5">
      <w:pPr>
        <w:pStyle w:val="ListParagraph"/>
        <w:rPr>
          <w:del w:id="193" w:author="MeGill, Marc" w:date="2026-09-25T21:07:00Z" w16du:dateUtc="2026-09-26T01:07:00Z"/>
          <w:rFonts w:eastAsia="Arial"/>
        </w:rPr>
      </w:pPr>
    </w:p>
    <w:p w14:paraId="0957F23D" w14:textId="6528F12E" w:rsidR="007E4500" w:rsidRPr="006D280D" w:rsidRDefault="009079CF" w:rsidP="007A77B5">
      <w:pPr>
        <w:pStyle w:val="ListParagraph"/>
        <w:numPr>
          <w:ilvl w:val="0"/>
          <w:numId w:val="3"/>
        </w:numPr>
        <w:ind w:left="360"/>
        <w:rPr>
          <w:del w:id="194" w:author="MeGill, Marc" w:date="2026-09-25T21:07:00Z" w16du:dateUtc="2026-09-26T01:07:00Z"/>
          <w:rFonts w:eastAsia="Arial"/>
        </w:rPr>
      </w:pPr>
      <w:del w:id="195" w:author="MeGill, Marc" w:date="2026-09-25T21:07:00Z" w16du:dateUtc="2026-09-26T01:07:00Z">
        <w:r w:rsidRPr="006D280D">
          <w:rPr>
            <w:rFonts w:eastAsia="Arial"/>
            <w:position w:val="-1"/>
          </w:rPr>
          <w:delText>Mail</w:delText>
        </w:r>
        <w:r w:rsidRPr="00DD296E">
          <w:rPr>
            <w:rFonts w:eastAsia="Arial"/>
            <w:position w:val="-1"/>
          </w:rPr>
          <w:delText xml:space="preserve"> </w:delText>
        </w:r>
        <w:r w:rsidR="00023C00" w:rsidRPr="00DD296E">
          <w:rPr>
            <w:rFonts w:eastAsia="Arial"/>
            <w:position w:val="-1"/>
          </w:rPr>
          <w:delText xml:space="preserve">or deliver </w:delText>
        </w:r>
        <w:r w:rsidRPr="006D280D">
          <w:rPr>
            <w:rFonts w:eastAsia="Arial"/>
            <w:position w:val="-1"/>
          </w:rPr>
          <w:delText>cop</w:delText>
        </w:r>
        <w:r w:rsidRPr="00DD296E">
          <w:rPr>
            <w:rFonts w:eastAsia="Arial"/>
            <w:position w:val="-1"/>
          </w:rPr>
          <w:delText>i</w:delText>
        </w:r>
        <w:r w:rsidRPr="006D280D">
          <w:rPr>
            <w:rFonts w:eastAsia="Arial"/>
            <w:position w:val="-1"/>
          </w:rPr>
          <w:delText>es</w:delText>
        </w:r>
        <w:r w:rsidRPr="00DD296E">
          <w:rPr>
            <w:rFonts w:eastAsia="Arial"/>
            <w:position w:val="-1"/>
          </w:rPr>
          <w:delText xml:space="preserve"> </w:delText>
        </w:r>
        <w:r w:rsidRPr="006D280D">
          <w:rPr>
            <w:rFonts w:eastAsia="Arial"/>
            <w:position w:val="-1"/>
          </w:rPr>
          <w:delText>to</w:delText>
        </w:r>
        <w:r w:rsidRPr="00DD296E">
          <w:rPr>
            <w:rFonts w:eastAsia="Arial"/>
            <w:position w:val="-1"/>
          </w:rPr>
          <w:delText xml:space="preserve"> </w:delText>
        </w:r>
        <w:r w:rsidRPr="006D280D">
          <w:rPr>
            <w:rFonts w:eastAsia="Arial"/>
            <w:position w:val="-1"/>
          </w:rPr>
          <w:delText>the</w:delText>
        </w:r>
        <w:r w:rsidRPr="00DD296E">
          <w:rPr>
            <w:rFonts w:eastAsia="Arial"/>
            <w:position w:val="-1"/>
          </w:rPr>
          <w:delText xml:space="preserve"> </w:delText>
        </w:r>
        <w:r w:rsidR="00176B06" w:rsidRPr="006D280D">
          <w:rPr>
            <w:rFonts w:eastAsia="Arial"/>
            <w:position w:val="-1"/>
          </w:rPr>
          <w:delText>Defendant</w:delText>
        </w:r>
        <w:r w:rsidRPr="006D280D">
          <w:rPr>
            <w:rFonts w:eastAsia="Arial"/>
            <w:position w:val="-1"/>
          </w:rPr>
          <w:delText>(s)</w:delText>
        </w:r>
        <w:r w:rsidR="00023C00" w:rsidRPr="006D280D">
          <w:rPr>
            <w:rFonts w:eastAsia="Arial"/>
            <w:position w:val="-1"/>
          </w:rPr>
          <w:delText xml:space="preserve"> or the attorney(s) for the </w:delText>
        </w:r>
        <w:r w:rsidR="00176B06" w:rsidRPr="006D280D">
          <w:rPr>
            <w:rFonts w:eastAsia="Arial"/>
            <w:position w:val="-1"/>
          </w:rPr>
          <w:delText>Defendant</w:delText>
        </w:r>
        <w:r w:rsidR="00023C00" w:rsidRPr="006D280D">
          <w:rPr>
            <w:rFonts w:eastAsia="Arial"/>
            <w:position w:val="-1"/>
          </w:rPr>
          <w:delText>(s)</w:delText>
        </w:r>
        <w:r w:rsidRPr="006D280D">
          <w:rPr>
            <w:rFonts w:eastAsia="Arial"/>
            <w:position w:val="-1"/>
          </w:rPr>
          <w:delText>.</w:delText>
        </w:r>
      </w:del>
    </w:p>
    <w:p w14:paraId="0DF4B14E" w14:textId="77777777" w:rsidR="007E4500" w:rsidRPr="006D280D" w:rsidRDefault="007E4500" w:rsidP="00155935">
      <w:pPr>
        <w:tabs>
          <w:tab w:val="left" w:pos="720"/>
        </w:tabs>
        <w:ind w:left="720"/>
        <w:rPr>
          <w:del w:id="196" w:author="MeGill, Marc" w:date="2026-09-25T21:07:00Z" w16du:dateUtc="2026-09-26T01:07:00Z"/>
        </w:rPr>
      </w:pPr>
    </w:p>
    <w:p w14:paraId="6F529442" w14:textId="77777777" w:rsidR="003A58E4" w:rsidRPr="006D280D" w:rsidRDefault="009079CF" w:rsidP="00155935">
      <w:pPr>
        <w:rPr>
          <w:del w:id="197" w:author="MeGill, Marc" w:date="2026-09-25T21:07:00Z" w16du:dateUtc="2026-09-26T01:07:00Z"/>
          <w:rFonts w:eastAsia="Arial"/>
          <w:b/>
          <w:bCs/>
        </w:rPr>
      </w:pPr>
      <w:del w:id="198" w:author="MeGill, Marc" w:date="2026-09-25T21:07:00Z" w16du:dateUtc="2026-09-26T01:07:00Z">
        <w:r w:rsidRPr="006D280D">
          <w:rPr>
            <w:rFonts w:eastAsia="Arial"/>
            <w:b/>
            <w:bCs/>
          </w:rPr>
          <w:delText>IT</w:delText>
        </w:r>
        <w:r w:rsidR="00A65130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IS IMPORTANT</w:delText>
        </w:r>
        <w:r w:rsidR="00A65130" w:rsidRPr="006D280D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THAT A</w:delText>
        </w:r>
        <w:r w:rsidRPr="00DD296E">
          <w:rPr>
            <w:rFonts w:eastAsia="Arial"/>
            <w:b/>
            <w:bCs/>
          </w:rPr>
          <w:delText>L</w:delText>
        </w:r>
        <w:r w:rsidRPr="006D280D">
          <w:rPr>
            <w:rFonts w:eastAsia="Arial"/>
            <w:b/>
            <w:bCs/>
          </w:rPr>
          <w:delText>L PART</w:delText>
        </w:r>
        <w:r w:rsidRPr="00DD296E">
          <w:rPr>
            <w:rFonts w:eastAsia="Arial"/>
            <w:b/>
            <w:bCs/>
          </w:rPr>
          <w:delText>IE</w:delText>
        </w:r>
        <w:r w:rsidRPr="006D280D">
          <w:rPr>
            <w:rFonts w:eastAsia="Arial"/>
            <w:b/>
            <w:bCs/>
          </w:rPr>
          <w:delText>S KEEP THE COURT APPR</w:delText>
        </w:r>
        <w:r w:rsidRPr="00DD296E">
          <w:rPr>
            <w:rFonts w:eastAsia="Arial"/>
            <w:b/>
            <w:bCs/>
          </w:rPr>
          <w:delText>IS</w:delText>
        </w:r>
        <w:r w:rsidRPr="006D280D">
          <w:rPr>
            <w:rFonts w:eastAsia="Arial"/>
            <w:b/>
            <w:bCs/>
          </w:rPr>
          <w:delText>ED OF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ANY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CHANGE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IN</w:delText>
        </w:r>
        <w:r w:rsidRPr="00DD296E">
          <w:rPr>
            <w:rFonts w:eastAsia="Arial"/>
            <w:b/>
            <w:bCs/>
          </w:rPr>
          <w:delText xml:space="preserve"> </w:delText>
        </w:r>
        <w:r w:rsidRPr="006D280D">
          <w:rPr>
            <w:rFonts w:eastAsia="Arial"/>
            <w:b/>
            <w:bCs/>
          </w:rPr>
          <w:delText>ADDRESS</w:delText>
        </w:r>
        <w:r w:rsidR="003A58E4" w:rsidRPr="006D280D">
          <w:rPr>
            <w:rFonts w:eastAsia="Arial"/>
            <w:b/>
            <w:bCs/>
          </w:rPr>
          <w:delText xml:space="preserve">. </w:delText>
        </w:r>
      </w:del>
    </w:p>
    <w:p w14:paraId="1F041053" w14:textId="77777777" w:rsidR="003A58E4" w:rsidRPr="006D280D" w:rsidRDefault="003A58E4" w:rsidP="00155935">
      <w:pPr>
        <w:rPr>
          <w:del w:id="199" w:author="MeGill, Marc" w:date="2026-09-25T21:07:00Z" w16du:dateUtc="2026-09-26T01:07:00Z"/>
          <w:rFonts w:eastAsia="Arial"/>
        </w:rPr>
      </w:pPr>
    </w:p>
    <w:p w14:paraId="66240926" w14:textId="1C6D3C39" w:rsidR="00176B06" w:rsidRPr="00BA37FF" w:rsidRDefault="009079CF" w:rsidP="00155935">
      <w:pPr>
        <w:rPr>
          <w:del w:id="200" w:author="MeGill, Marc" w:date="2026-09-25T21:07:00Z" w16du:dateUtc="2026-09-26T01:07:00Z"/>
          <w:rFonts w:eastAsia="Arial"/>
        </w:rPr>
      </w:pPr>
      <w:del w:id="201" w:author="MeGill, Marc" w:date="2026-09-25T21:07:00Z" w16du:dateUtc="2026-09-26T01:07:00Z">
        <w:r w:rsidRPr="00BA37FF">
          <w:rPr>
            <w:rFonts w:eastAsia="Arial"/>
          </w:rPr>
          <w:delText>A</w:delText>
        </w:r>
        <w:r w:rsidRPr="00DD296E">
          <w:rPr>
            <w:rFonts w:eastAsia="Arial"/>
          </w:rPr>
          <w:delText xml:space="preserve"> </w:delText>
        </w:r>
        <w:r w:rsidR="00F56EAD" w:rsidRPr="00DD296E">
          <w:rPr>
            <w:rFonts w:eastAsia="Arial"/>
          </w:rPr>
          <w:delText xml:space="preserve">Notice of Change of Address </w:delText>
        </w:r>
        <w:r w:rsidRPr="00BA37FF">
          <w:rPr>
            <w:rFonts w:eastAsia="Arial"/>
          </w:rPr>
          <w:delText>form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must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be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filed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with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the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court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when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a party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changes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the</w:delText>
        </w:r>
        <w:r w:rsidRPr="00DD296E">
          <w:rPr>
            <w:rFonts w:eastAsia="Arial"/>
          </w:rPr>
          <w:delText>i</w:delText>
        </w:r>
        <w:r w:rsidRPr="00BA37FF">
          <w:rPr>
            <w:rFonts w:eastAsia="Arial"/>
          </w:rPr>
          <w:delText>r</w:delText>
        </w:r>
        <w:r w:rsidRPr="00DD296E">
          <w:rPr>
            <w:rFonts w:eastAsia="Arial"/>
          </w:rPr>
          <w:delText xml:space="preserve"> </w:delText>
        </w:r>
        <w:r w:rsidRPr="00BA37FF">
          <w:rPr>
            <w:rFonts w:eastAsia="Arial"/>
          </w:rPr>
          <w:delText>address.</w:delText>
        </w:r>
      </w:del>
    </w:p>
    <w:p w14:paraId="576BCD25" w14:textId="77777777" w:rsidR="00176B06" w:rsidRPr="006D280D" w:rsidRDefault="00176B06" w:rsidP="00155935">
      <w:pPr>
        <w:rPr>
          <w:del w:id="202" w:author="MeGill, Marc" w:date="2026-09-25T21:07:00Z" w16du:dateUtc="2026-09-26T01:07:00Z"/>
          <w:rFonts w:eastAsia="Arial"/>
        </w:rPr>
      </w:pPr>
    </w:p>
    <w:p w14:paraId="5C227AE6" w14:textId="77777777" w:rsidR="00176B06" w:rsidRPr="006D280D" w:rsidRDefault="00176B06" w:rsidP="00155935">
      <w:pPr>
        <w:rPr>
          <w:del w:id="203" w:author="MeGill, Marc" w:date="2026-09-25T21:07:00Z" w16du:dateUtc="2026-09-26T01:07:00Z"/>
          <w:rFonts w:eastAsia="Arial"/>
        </w:rPr>
      </w:pPr>
    </w:p>
    <w:p w14:paraId="5639200A" w14:textId="25AC05FD" w:rsidR="00176B06" w:rsidRPr="009E2BD6" w:rsidRDefault="00F56EAD">
      <w:pPr>
        <w:rPr>
          <w:rFonts w:eastAsia="Arial"/>
        </w:rPr>
        <w:pPrChange w:id="204" w:author="MeGill, Marc" w:date="2026-09-25T21:07:00Z" w16du:dateUtc="2026-09-26T01:07:00Z">
          <w:pPr>
            <w:tabs>
              <w:tab w:val="left" w:pos="2680"/>
            </w:tabs>
          </w:pPr>
        </w:pPrChange>
      </w:pPr>
      <w:del w:id="205" w:author="MeGill, Marc" w:date="2026-09-25T21:07:00Z" w16du:dateUtc="2026-09-26T01:07:00Z">
        <w:r w:rsidRPr="006D280D">
          <w:rPr>
            <w:rFonts w:eastAsia="Arial"/>
          </w:rPr>
          <w:tab/>
        </w:r>
      </w:del>
    </w:p>
    <w:sectPr w:rsidR="00176B06" w:rsidRPr="009E2BD6" w:rsidSect="008639EB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  <w:sectPrChange w:id="213" w:author="MeGill, Marc" w:date="2026-09-25T21:07:00Z" w16du:dateUtc="2026-09-26T01:07:00Z">
        <w:sectPr w:rsidR="00176B06" w:rsidRPr="009E2BD6" w:rsidSect="008639EB">
          <w:pgMar w:top="1080" w:right="1080" w:bottom="720" w:left="1080" w:header="720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481DDE" w14:textId="77777777" w:rsidR="003A092B" w:rsidRDefault="003A092B" w:rsidP="00370873">
      <w:pPr>
        <w:pPrChange w:id="7" w:author="MeGill, Marc" w:date="2026-09-25T21:07:00Z" w16du:dateUtc="2026-09-26T01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434D371" w14:textId="77777777" w:rsidR="003A092B" w:rsidRDefault="003A092B" w:rsidP="00370873">
      <w:pPr>
        <w:pPrChange w:id="8" w:author="MeGill, Marc" w:date="2026-09-25T21:07:00Z" w16du:dateUtc="2026-09-26T01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1714E6" w14:textId="77777777" w:rsidR="00F56EAD" w:rsidRDefault="00F56EAD" w:rsidP="00176B06">
    <w:pPr>
      <w:pStyle w:val="Footer"/>
      <w:tabs>
        <w:tab w:val="clear" w:pos="4680"/>
        <w:tab w:val="clear" w:pos="9360"/>
        <w:tab w:val="center" w:pos="5040"/>
        <w:tab w:val="right" w:pos="10800"/>
      </w:tabs>
      <w:rPr>
        <w:del w:id="207" w:author="MeGill, Marc" w:date="2026-09-25T21:07:00Z" w16du:dateUtc="2026-09-26T01:07:00Z"/>
        <w:sz w:val="16"/>
        <w:szCs w:val="16"/>
      </w:rPr>
    </w:pPr>
  </w:p>
  <w:p w14:paraId="50A0ADAA" w14:textId="536E85FD" w:rsidR="00A65130" w:rsidRDefault="00847517" w:rsidP="00176B06">
    <w:pPr>
      <w:pStyle w:val="Footer"/>
      <w:tabs>
        <w:tab w:val="clear" w:pos="4680"/>
        <w:tab w:val="clear" w:pos="9360"/>
        <w:tab w:val="center" w:pos="5040"/>
        <w:tab w:val="right" w:pos="10800"/>
      </w:tabs>
      <w:rPr>
        <w:del w:id="208" w:author="MeGill, Marc" w:date="2026-09-25T21:07:00Z" w16du:dateUtc="2026-09-26T01:07:00Z"/>
        <w:sz w:val="16"/>
        <w:szCs w:val="16"/>
      </w:rPr>
    </w:pPr>
    <w:del w:id="209" w:author="MeGill, Marc" w:date="2026-09-25T21:07:00Z" w16du:dateUtc="2026-09-26T01:07:00Z">
      <w:r w:rsidRPr="00847517">
        <w:rPr>
          <w:sz w:val="16"/>
          <w:szCs w:val="16"/>
        </w:rPr>
        <w:delText>Arizona Supreme Court</w:delText>
      </w:r>
      <w:r w:rsidRPr="00847517">
        <w:rPr>
          <w:sz w:val="16"/>
          <w:szCs w:val="16"/>
        </w:rPr>
        <w:ptab w:relativeTo="margin" w:alignment="center" w:leader="none"/>
      </w:r>
      <w:r w:rsidRPr="00847517">
        <w:rPr>
          <w:sz w:val="16"/>
          <w:szCs w:val="16"/>
        </w:rPr>
        <w:delText xml:space="preserve">Page </w:delText>
      </w:r>
      <w:r w:rsidRPr="00847517">
        <w:rPr>
          <w:bCs/>
          <w:sz w:val="16"/>
          <w:szCs w:val="16"/>
        </w:rPr>
        <w:fldChar w:fldCharType="begin"/>
      </w:r>
      <w:r w:rsidRPr="00847517">
        <w:rPr>
          <w:bCs/>
          <w:sz w:val="16"/>
          <w:szCs w:val="16"/>
        </w:rPr>
        <w:delInstrText xml:space="preserve"> PAGE  \* Arabic  \* MERGEFORMAT </w:delInstrText>
      </w:r>
      <w:r w:rsidRPr="00847517">
        <w:rPr>
          <w:bCs/>
          <w:sz w:val="16"/>
          <w:szCs w:val="16"/>
        </w:rPr>
        <w:fldChar w:fldCharType="separate"/>
      </w:r>
      <w:r w:rsidR="00860825">
        <w:rPr>
          <w:bCs/>
          <w:noProof/>
          <w:sz w:val="16"/>
          <w:szCs w:val="16"/>
        </w:rPr>
        <w:delText>1</w:delText>
      </w:r>
      <w:r w:rsidRPr="00847517">
        <w:rPr>
          <w:bCs/>
          <w:sz w:val="16"/>
          <w:szCs w:val="16"/>
        </w:rPr>
        <w:fldChar w:fldCharType="end"/>
      </w:r>
      <w:r w:rsidRPr="00847517">
        <w:rPr>
          <w:sz w:val="16"/>
          <w:szCs w:val="16"/>
        </w:rPr>
        <w:delText xml:space="preserve"> of </w:delText>
      </w:r>
      <w:r w:rsidRPr="00847517">
        <w:rPr>
          <w:bCs/>
          <w:sz w:val="16"/>
          <w:szCs w:val="16"/>
        </w:rPr>
        <w:fldChar w:fldCharType="begin"/>
      </w:r>
      <w:r w:rsidRPr="00847517">
        <w:rPr>
          <w:bCs/>
          <w:sz w:val="16"/>
          <w:szCs w:val="16"/>
        </w:rPr>
        <w:delInstrText xml:space="preserve"> NUMPAGES  \* Arabic  \* MERGEFORMAT </w:delInstrText>
      </w:r>
      <w:r w:rsidRPr="00847517">
        <w:rPr>
          <w:bCs/>
          <w:sz w:val="16"/>
          <w:szCs w:val="16"/>
        </w:rPr>
        <w:fldChar w:fldCharType="separate"/>
      </w:r>
      <w:r w:rsidR="00860825">
        <w:rPr>
          <w:bCs/>
          <w:noProof/>
          <w:sz w:val="16"/>
          <w:szCs w:val="16"/>
        </w:rPr>
        <w:delText>1</w:delText>
      </w:r>
      <w:r w:rsidRPr="00847517">
        <w:rPr>
          <w:bCs/>
          <w:sz w:val="16"/>
          <w:szCs w:val="16"/>
        </w:rPr>
        <w:fldChar w:fldCharType="end"/>
      </w:r>
      <w:r w:rsidRPr="00847517">
        <w:rPr>
          <w:sz w:val="16"/>
          <w:szCs w:val="16"/>
        </w:rPr>
        <w:ptab w:relativeTo="margin" w:alignment="right" w:leader="none"/>
      </w:r>
      <w:r w:rsidR="001A47A6">
        <w:rPr>
          <w:sz w:val="16"/>
          <w:szCs w:val="16"/>
        </w:rPr>
        <w:delText>AOC</w:delText>
      </w:r>
      <w:r w:rsidR="00176B06">
        <w:rPr>
          <w:sz w:val="16"/>
          <w:szCs w:val="16"/>
        </w:rPr>
        <w:delText xml:space="preserve"> </w:delText>
      </w:r>
      <w:r w:rsidR="001A47A6">
        <w:rPr>
          <w:sz w:val="16"/>
          <w:szCs w:val="16"/>
        </w:rPr>
        <w:delText>LJCV1</w:delText>
      </w:r>
      <w:r w:rsidR="00176B06">
        <w:rPr>
          <w:sz w:val="16"/>
          <w:szCs w:val="16"/>
        </w:rPr>
        <w:delText>3</w:delText>
      </w:r>
      <w:r w:rsidR="001A47A6">
        <w:rPr>
          <w:sz w:val="16"/>
          <w:szCs w:val="16"/>
        </w:rPr>
        <w:delText>I</w:delText>
      </w:r>
      <w:r w:rsidRPr="00847517">
        <w:rPr>
          <w:sz w:val="16"/>
          <w:szCs w:val="16"/>
        </w:rPr>
        <w:delText>-0</w:delText>
      </w:r>
      <w:r w:rsidR="001A47A6">
        <w:rPr>
          <w:sz w:val="16"/>
          <w:szCs w:val="16"/>
        </w:rPr>
        <w:delText>80520</w:delText>
      </w:r>
    </w:del>
  </w:p>
  <w:p w14:paraId="13B196C0" w14:textId="417E93DE" w:rsidR="00281A46" w:rsidRDefault="00281A46">
    <w:pPr>
      <w:pStyle w:val="HeaderChar"/>
      <w:rPr>
        <w:rPrChange w:id="210" w:author="MeGill, Marc" w:date="2026-09-25T21:07:00Z" w16du:dateUtc="2026-09-26T01:07:00Z">
          <w:rPr>
            <w:sz w:val="16"/>
            <w:szCs w:val="16"/>
          </w:rPr>
        </w:rPrChange>
      </w:rPr>
      <w:pPrChange w:id="211" w:author="MeGill, Marc" w:date="2026-09-25T21:07:00Z" w16du:dateUtc="2026-09-26T01:07:00Z">
        <w:pPr>
          <w:pStyle w:val="Footer"/>
          <w:tabs>
            <w:tab w:val="clear" w:pos="4680"/>
            <w:tab w:val="clear" w:pos="9360"/>
            <w:tab w:val="center" w:pos="5400"/>
            <w:tab w:val="right" w:pos="10800"/>
          </w:tabs>
        </w:pPr>
      </w:pPrChange>
    </w:pPr>
    <w:del w:id="212" w:author="MeGill, Marc" w:date="2026-09-25T21:07:00Z" w16du:dateUtc="2026-09-26T01:07:00Z">
      <w:r w:rsidRPr="00281A46">
        <w:rPr>
          <w:sz w:val="16"/>
          <w:szCs w:val="16"/>
        </w:rPr>
        <w:delText>Answer to Counterclaim Instructions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D7BC7" w14:textId="77777777" w:rsidR="003A092B" w:rsidRDefault="003A092B" w:rsidP="00370873">
      <w:pPr>
        <w:pPrChange w:id="5" w:author="MeGill, Marc" w:date="2026-09-25T21:07:00Z" w16du:dateUtc="2026-09-26T01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2CDDB3A6" w14:textId="77777777" w:rsidR="003A092B" w:rsidRDefault="003A092B" w:rsidP="00370873">
      <w:pPr>
        <w:pPrChange w:id="6" w:author="MeGill, Marc" w:date="2026-09-25T21:07:00Z" w16du:dateUtc="2026-09-26T01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AB5C67" w14:textId="77777777" w:rsidR="009E2BD6" w:rsidRDefault="009E2BD6">
    <w:pPr>
      <w:pStyle w:val="TableGrid"/>
      <w:pPrChange w:id="206" w:author="MeGill, Marc" w:date="2026-09-25T21:07:00Z" w16du:dateUtc="2026-09-26T01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C4974"/>
    <w:multiLevelType w:val="hybridMultilevel"/>
    <w:tmpl w:val="3DC070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4E81CC9"/>
    <w:multiLevelType w:val="hybridMultilevel"/>
    <w:tmpl w:val="1068B3C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6FB67553"/>
    <w:multiLevelType w:val="hybridMultilevel"/>
    <w:tmpl w:val="A98E4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2392">
    <w:abstractNumId w:val="0"/>
  </w:num>
  <w:num w:numId="2" w16cid:durableId="82917777">
    <w:abstractNumId w:val="1"/>
  </w:num>
  <w:num w:numId="3" w16cid:durableId="2112337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500"/>
    <w:rsid w:val="00023C00"/>
    <w:rsid w:val="00061C34"/>
    <w:rsid w:val="001210BD"/>
    <w:rsid w:val="001327C9"/>
    <w:rsid w:val="00155935"/>
    <w:rsid w:val="00176B06"/>
    <w:rsid w:val="001A2DAE"/>
    <w:rsid w:val="001A47A6"/>
    <w:rsid w:val="001B56D2"/>
    <w:rsid w:val="001D3CE7"/>
    <w:rsid w:val="00254871"/>
    <w:rsid w:val="00281A46"/>
    <w:rsid w:val="002E33C3"/>
    <w:rsid w:val="00370873"/>
    <w:rsid w:val="003A092B"/>
    <w:rsid w:val="003A32ED"/>
    <w:rsid w:val="003A58E4"/>
    <w:rsid w:val="003C2D1B"/>
    <w:rsid w:val="003E4F05"/>
    <w:rsid w:val="004951A9"/>
    <w:rsid w:val="004C3CEE"/>
    <w:rsid w:val="004E3758"/>
    <w:rsid w:val="005C2C91"/>
    <w:rsid w:val="005C3936"/>
    <w:rsid w:val="005E75B7"/>
    <w:rsid w:val="006C3366"/>
    <w:rsid w:val="006D280D"/>
    <w:rsid w:val="006F2FA7"/>
    <w:rsid w:val="00767B73"/>
    <w:rsid w:val="00772259"/>
    <w:rsid w:val="007A77B5"/>
    <w:rsid w:val="007E4500"/>
    <w:rsid w:val="007E7675"/>
    <w:rsid w:val="007F1CB7"/>
    <w:rsid w:val="00847517"/>
    <w:rsid w:val="00850809"/>
    <w:rsid w:val="00860825"/>
    <w:rsid w:val="008639EB"/>
    <w:rsid w:val="008E1AD6"/>
    <w:rsid w:val="009009A2"/>
    <w:rsid w:val="009079CF"/>
    <w:rsid w:val="0099050F"/>
    <w:rsid w:val="00992825"/>
    <w:rsid w:val="009E2BD6"/>
    <w:rsid w:val="009E7A6C"/>
    <w:rsid w:val="00A65130"/>
    <w:rsid w:val="00AA6099"/>
    <w:rsid w:val="00AC1C86"/>
    <w:rsid w:val="00AC68B5"/>
    <w:rsid w:val="00B34DEB"/>
    <w:rsid w:val="00B74FF2"/>
    <w:rsid w:val="00BA37FF"/>
    <w:rsid w:val="00BB4F4E"/>
    <w:rsid w:val="00CC05D5"/>
    <w:rsid w:val="00D94C56"/>
    <w:rsid w:val="00D97036"/>
    <w:rsid w:val="00DC6B7C"/>
    <w:rsid w:val="00DD296E"/>
    <w:rsid w:val="00E96AB9"/>
    <w:rsid w:val="00EA4C4C"/>
    <w:rsid w:val="00F56EAD"/>
    <w:rsid w:val="00FB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E173C"/>
  <w15:docId w15:val="{D37BB755-62D1-4F8C-9ED0-281D8233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1A9"/>
    <w:pPr>
      <w:widowControl/>
      <w:spacing w:after="0" w:line="240" w:lineRule="auto"/>
      <w:pPrChange w:id="0" w:author="MeGill, Marc" w:date="2026-09-25T21:07:00Z">
        <w:pPr>
          <w:widowControl w:val="0"/>
          <w:spacing w:after="20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0" w:author="MeGill, Marc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4951A9"/>
    <w:pPr>
      <w:keepNext/>
      <w:jc w:val="center"/>
      <w:outlineLvl w:val="0"/>
      <w:pPrChange w:id="1" w:author="MeGill, Marc" w:date="2026-09-25T21:07:00Z">
        <w:pPr>
          <w:keepNext/>
          <w:jc w:val="center"/>
          <w:outlineLvl w:val="0"/>
        </w:pPr>
      </w:pPrChange>
    </w:pPr>
    <w:rPr>
      <w:b/>
      <w:bCs/>
      <w:spacing w:val="40"/>
      <w:sz w:val="48"/>
      <w:rPrChange w:id="1" w:author="MeGill, Marc" w:date="2026-09-25T21:07:00Z">
        <w:rPr>
          <w:b/>
          <w:bCs/>
          <w:spacing w:val="40"/>
          <w:sz w:val="48"/>
          <w:szCs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4951A9"/>
    <w:pPr>
      <w:keepNext/>
      <w:outlineLvl w:val="1"/>
      <w:pPrChange w:id="2" w:author="MeGill, Marc" w:date="2026-09-25T21:07:00Z">
        <w:pPr>
          <w:keepNext/>
          <w:outlineLvl w:val="1"/>
        </w:pPr>
      </w:pPrChange>
    </w:pPr>
    <w:rPr>
      <w:b/>
      <w:bCs/>
      <w:sz w:val="28"/>
      <w:rPrChange w:id="2" w:author="MeGill, Marc" w:date="2026-09-25T21:07:00Z">
        <w:rPr>
          <w:b/>
          <w:bCs/>
          <w:sz w:val="28"/>
          <w:szCs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4951A9"/>
    <w:pPr>
      <w:keepNext/>
      <w:outlineLvl w:val="2"/>
      <w:pPrChange w:id="3" w:author="MeGill, Marc" w:date="2026-09-25T21:07:00Z">
        <w:pPr>
          <w:keepNext/>
          <w:outlineLvl w:val="2"/>
        </w:pPr>
      </w:pPrChange>
    </w:pPr>
    <w:rPr>
      <w:b/>
      <w:bCs/>
      <w:rPrChange w:id="3" w:author="MeGill, Marc" w:date="2026-09-25T21:07:00Z">
        <w:rPr>
          <w:b/>
          <w:bCs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099"/>
    <w:pPr>
      <w:pPrChange w:id="4" w:author="MeGill, Marc" w:date="2026-09-25T21:07:00Z">
        <w:pPr/>
      </w:pPrChange>
    </w:pPr>
    <w:rPr>
      <w:rFonts w:ascii="Segoe UI" w:hAnsi="Segoe UI" w:cs="Segoe UI"/>
      <w:sz w:val="18"/>
      <w:szCs w:val="18"/>
      <w:rPrChange w:id="4" w:author="MeGill, Marc" w:date="2026-09-25T21:07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80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850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5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130"/>
  </w:style>
  <w:style w:type="paragraph" w:styleId="Footer">
    <w:name w:val="footer"/>
    <w:basedOn w:val="Normal"/>
    <w:link w:val="FooterChar"/>
    <w:uiPriority w:val="99"/>
    <w:unhideWhenUsed/>
    <w:rsid w:val="00A65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130"/>
  </w:style>
  <w:style w:type="paragraph" w:styleId="ListParagraph">
    <w:name w:val="List Paragraph"/>
    <w:basedOn w:val="Normal"/>
    <w:uiPriority w:val="34"/>
    <w:qFormat/>
    <w:rsid w:val="003E4F0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3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C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C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C0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9E2BD6"/>
    <w:rPr>
      <w:rFonts w:ascii="Times New Roman" w:eastAsia="Times New Roman" w:hAnsi="Times New Roman" w:cs="Times New Roman"/>
      <w:b/>
      <w:bCs/>
      <w:spacing w:val="4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9E2BD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9E2BD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63D6D418F404B8C286A070F9533E6" ma:contentTypeVersion="23" ma:contentTypeDescription="Create a new document." ma:contentTypeScope="" ma:versionID="fa76db0f507fb8fb69c9d0b7e0dc0d57">
  <xsd:schema xmlns:xsd="http://www.w3.org/2001/XMLSchema" xmlns:xs="http://www.w3.org/2001/XMLSchema" xmlns:p="http://schemas.microsoft.com/office/2006/metadata/properties" xmlns:ns2="521f91b8-91cc-4ac0-8293-5b66aee000f1" xmlns:ns3="6accab1e-76bc-4a30-9b44-411a92c96cbb" targetNamespace="http://schemas.microsoft.com/office/2006/metadata/properties" ma:root="true" ma:fieldsID="dbb5cda045ff87d3a2e62a470faad75d" ns2:_="" ns3:_="">
    <xsd:import namespace="521f91b8-91cc-4ac0-8293-5b66aee000f1"/>
    <xsd:import namespace="6accab1e-76bc-4a30-9b44-411a92c96cbb"/>
    <xsd:element name="properties">
      <xsd:complexType>
        <xsd:sequence>
          <xsd:element name="documentManagement">
            <xsd:complexType>
              <xsd:all>
                <xsd:element ref="ns2:FormNo_x002e_"/>
                <xsd:element ref="ns2:FormNo_x002e_0" minOccurs="0"/>
                <xsd:element ref="ns2:EffectiveDate" minOccurs="0"/>
                <xsd:element ref="ns2:CaseType"/>
                <xsd:element ref="ns2:Mandatory" minOccurs="0"/>
                <xsd:element ref="ns2:CourtType" minOccurs="0"/>
                <xsd:element ref="ns2:Notes" minOccurs="0"/>
                <xsd:element ref="ns2:Sort_x0020_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iscellane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f91b8-91cc-4ac0-8293-5b66aee000f1" elementFormDefault="qualified">
    <xsd:import namespace="http://schemas.microsoft.com/office/2006/documentManagement/types"/>
    <xsd:import namespace="http://schemas.microsoft.com/office/infopath/2007/PartnerControls"/>
    <xsd:element name="FormNo_x002e_" ma:index="2" ma:displayName="Form Title" ma:format="Dropdown" ma:internalName="FormNo_x002e_" ma:readOnly="false">
      <xsd:simpleType>
        <xsd:restriction base="dms:Text">
          <xsd:maxLength value="255"/>
        </xsd:restriction>
      </xsd:simpleType>
    </xsd:element>
    <xsd:element name="FormNo_x002e_0" ma:index="3" nillable="true" ma:displayName="Form No." ma:format="Dropdown" ma:internalName="FormNo_x002e_0" ma:readOnly="false">
      <xsd:simpleType>
        <xsd:restriction base="dms:Text">
          <xsd:maxLength value="255"/>
        </xsd:restriction>
      </xsd:simpleType>
    </xsd:element>
    <xsd:element name="EffectiveDate" ma:index="4" nillable="true" ma:displayName="Effective Date" ma:format="DateOnly" ma:internalName="EffectiveDate" ma:readOnly="false">
      <xsd:simpleType>
        <xsd:restriction base="dms:DateTime"/>
      </xsd:simpleType>
    </xsd:element>
    <xsd:element name="CaseType" ma:index="5" ma:displayName="Case Type" ma:format="Dropdown" ma:internalName="CaseType">
      <xsd:simpleType>
        <xsd:union memberTypes="dms:Text">
          <xsd:simpleType>
            <xsd:restriction base="dms:Choice">
              <xsd:enumeration value="Abortion for Minors"/>
              <xsd:enumeration value="Civil Traffic"/>
              <xsd:enumeration value="Criminal"/>
              <xsd:enumeration value="Emancipation"/>
              <xsd:enumeration value="Eviction"/>
              <xsd:enumeration value="Family Law"/>
              <xsd:enumeration value="Earnings Garnishment"/>
              <xsd:enumeration value="Non-Earnings Garnishment"/>
              <xsd:enumeration value="Lifetime Injunction"/>
              <xsd:enumeration value="Marijuana Expungement"/>
              <xsd:enumeration value="Miscellaneous"/>
              <xsd:enumeration value="Personal Info Redaction"/>
              <xsd:enumeration value="Protective Orders"/>
              <xsd:enumeration value="Small Claims"/>
              <xsd:enumeration value="Language Access"/>
              <xsd:enumeration value="Sealing Criminal Records"/>
            </xsd:restriction>
          </xsd:simpleType>
        </xsd:union>
      </xsd:simpleType>
    </xsd:element>
    <xsd:element name="Mandatory" ma:index="6" nillable="true" ma:displayName="Mandatory" ma:default="0" ma:format="Dropdown" ma:internalName="Mandatory" ma:readOnly="false">
      <xsd:simpleType>
        <xsd:restriction base="dms:Boolean"/>
      </xsd:simpleType>
    </xsd:element>
    <xsd:element name="CourtType" ma:index="7" nillable="true" ma:displayName="Court Type" ma:format="Dropdown" ma:internalName="CourtType" ma:readOnly="false">
      <xsd:simpleType>
        <xsd:union memberTypes="dms:Text">
          <xsd:simpleType>
            <xsd:restriction base="dms:Choice">
              <xsd:enumeration value="Appellate"/>
              <xsd:enumeration value="Juvenile"/>
              <xsd:enumeration value="Limited Jurisdiction"/>
              <xsd:enumeration value="Superior"/>
            </xsd:restriction>
          </xsd:simpleType>
        </xsd:union>
      </xsd:simpleType>
    </xsd:element>
    <xsd:element name="Notes" ma:index="8" nillable="true" ma:displayName="Notes" ma:format="Dropdown" ma:internalName="Notes" ma:readOnly="false">
      <xsd:simpleType>
        <xsd:restriction base="dms:Note">
          <xsd:maxLength value="255"/>
        </xsd:restriction>
      </xsd:simpleType>
    </xsd:element>
    <xsd:element name="Sort_x0020_ID" ma:index="9" nillable="true" ma:displayName="Sort ID" ma:internalName="Sort_x0020_ID" ma:readOnly="false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iscellaneous" ma:index="26" nillable="true" ma:displayName="Miscellaneous" ma:default="0" ma:internalName="Miscellaneou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cab1e-76bc-4a30-9b44-411a92c96cbb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_x0020_ID xmlns="521f91b8-91cc-4ac0-8293-5b66aee000f1">AOCLJCV13I</Sort_x0020_ID>
    <EffectiveDate xmlns="521f91b8-91cc-4ac0-8293-5b66aee000f1">2020-08-05T07:00:00+00:00</EffectiveDate>
    <CaseType xmlns="521f91b8-91cc-4ac0-8293-5b66aee000f1">LJ Civil</CaseType>
    <FormNo_x002e_0 xmlns="521f91b8-91cc-4ac0-8293-5b66aee000f1">AOCLJCV13I</FormNo_x002e_0>
    <CourtType xmlns="521f91b8-91cc-4ac0-8293-5b66aee000f1">Limited Jurisdiction</CourtType>
    <Notes xmlns="521f91b8-91cc-4ac0-8293-5b66aee000f1" xsi:nil="true"/>
    <FormNo_x002e_ xmlns="521f91b8-91cc-4ac0-8293-5b66aee000f1">Answer to Counterclaim Instructions</FormNo_x002e_>
    <Mandatory xmlns="521f91b8-91cc-4ac0-8293-5b66aee000f1">false</Mandatory>
    <Miscellaneous xmlns="521f91b8-91cc-4ac0-8293-5b66aee000f1">false</Miscellaneous>
  </documentManagement>
</p:properties>
</file>

<file path=customXml/itemProps1.xml><?xml version="1.0" encoding="utf-8"?>
<ds:datastoreItem xmlns:ds="http://schemas.openxmlformats.org/officeDocument/2006/customXml" ds:itemID="{0C25C3B7-A182-4DEE-9261-884D4F9D0E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3C8B97-196B-499E-AB17-CBD794306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f91b8-91cc-4ac0-8293-5b66aee000f1"/>
    <ds:schemaRef ds:uri="6accab1e-76bc-4a30-9b44-411a92c96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AE6F25-75EE-40CB-9B9D-DE5A91A88D61}">
  <ds:schemaRefs>
    <ds:schemaRef ds:uri="http://schemas.microsoft.com/office/2006/metadata/properties"/>
    <ds:schemaRef ds:uri="http://schemas.microsoft.com/office/infopath/2007/PartnerControls"/>
    <ds:schemaRef ds:uri="521f91b8-91cc-4ac0-8293-5b66aee000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JCSS_CVAnswertoCounterclaimPacket.doc</vt:lpstr>
    </vt:vector>
  </TitlesOfParts>
  <Company>Arizona Supreme Court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JCSS_CVAnswertoCounterclaimPacket.doc</dc:title>
  <dc:creator>sbeeman</dc:creator>
  <cp:lastModifiedBy>Arthur Souza Rodrigues</cp:lastModifiedBy>
  <cp:revision>1</cp:revision>
  <dcterms:created xsi:type="dcterms:W3CDTF">2021-10-27T18:53:00Z</dcterms:created>
  <dcterms:modified xsi:type="dcterms:W3CDTF">2026-09-26T01:07:00Z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2013-02-01T00:00:00Z</vt:filetime>
  </property>
  <property fmtid="{D5CDD505-2E9C-101B-9397-08002B2CF9AE}" pid="3" name="LastSaved">
    <vt:filetime>2014-02-11T00:00:00Z</vt:filetime>
  </property>
  <property fmtid="{D5CDD505-2E9C-101B-9397-08002B2CF9AE}" pid="4" name="ContentTypeId">
    <vt:lpwstr>0x010100E6763D6D418F404B8C286A070F9533E6</vt:lpwstr>
  </property>
</Properties>
</file>