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9004F" w14:textId="77777777" w:rsidR="00551D8A" w:rsidRPr="00E53738" w:rsidRDefault="00551D8A" w:rsidP="00E53738">
      <w:pPr>
        <w:jc w:val="center"/>
        <w:rPr>
          <w:ins w:id="10" w:author="J_Shurbutt" w:date="2026-09-25T20:05:00Z" w16du:dateUtc="2026-09-26T00:05:00Z"/>
          <w:rFonts w:ascii="Arial" w:hAnsi="Arial" w:cs="Arial"/>
          <w:b/>
          <w:sz w:val="24"/>
          <w:szCs w:val="24"/>
        </w:rPr>
      </w:pPr>
      <w:ins w:id="11" w:author="J_Shurbutt" w:date="2026-09-25T20:05:00Z" w16du:dateUtc="2026-09-26T00:05:00Z">
        <w:r w:rsidRPr="00E53738">
          <w:rPr>
            <w:rFonts w:ascii="Arial" w:hAnsi="Arial" w:cs="Arial"/>
            <w:b/>
            <w:sz w:val="24"/>
            <w:szCs w:val="24"/>
          </w:rPr>
          <w:t>TRANSPORTATION POOLED FUND PROGRAM</w:t>
        </w:r>
      </w:ins>
    </w:p>
    <w:p w14:paraId="41CDB243" w14:textId="77777777" w:rsidR="00551D8A" w:rsidRPr="00E53738" w:rsidRDefault="00551D8A" w:rsidP="00E53738">
      <w:pPr>
        <w:jc w:val="center"/>
        <w:rPr>
          <w:ins w:id="12" w:author="J_Shurbutt" w:date="2026-09-25T20:05:00Z" w16du:dateUtc="2026-09-26T00:05:00Z"/>
          <w:rFonts w:ascii="Arial" w:hAnsi="Arial" w:cs="Arial"/>
          <w:b/>
          <w:sz w:val="24"/>
          <w:szCs w:val="24"/>
        </w:rPr>
      </w:pPr>
      <w:ins w:id="13" w:author="J_Shurbutt" w:date="2026-09-25T20:05:00Z" w16du:dateUtc="2026-09-26T00:05:00Z">
        <w:r w:rsidRPr="00E53738">
          <w:rPr>
            <w:rFonts w:ascii="Arial" w:hAnsi="Arial" w:cs="Arial"/>
            <w:b/>
            <w:sz w:val="24"/>
            <w:szCs w:val="24"/>
          </w:rPr>
          <w:t>QUARTERLY PROGRESS REPORT</w:t>
        </w:r>
      </w:ins>
    </w:p>
    <w:p w14:paraId="0B3C8CD5" w14:textId="77777777" w:rsidR="00551D8A" w:rsidRDefault="00551D8A" w:rsidP="00551D8A">
      <w:pPr>
        <w:rPr>
          <w:ins w:id="14" w:author="J_Shurbutt" w:date="2026-09-25T20:05:00Z" w16du:dateUtc="2026-09-26T00:05:00Z"/>
          <w:rFonts w:ascii="Arial" w:hAnsi="Arial" w:cs="Arial"/>
          <w:sz w:val="24"/>
          <w:szCs w:val="24"/>
        </w:rPr>
      </w:pPr>
    </w:p>
    <w:p w14:paraId="2CF38EB6" w14:textId="77777777" w:rsidR="00551D8A" w:rsidRDefault="00551D8A" w:rsidP="00FF32BE">
      <w:pPr>
        <w:ind w:left="-720" w:right="-720"/>
        <w:rPr>
          <w:ins w:id="15" w:author="J_Shurbutt" w:date="2026-09-25T20:05:00Z" w16du:dateUtc="2026-09-26T00:05:00Z"/>
          <w:rFonts w:ascii="Arial" w:hAnsi="Arial" w:cs="Arial"/>
          <w:sz w:val="24"/>
          <w:szCs w:val="24"/>
        </w:rPr>
      </w:pPr>
      <w:ins w:id="16" w:author="J_Shurbutt" w:date="2026-09-25T20:05:00Z" w16du:dateUtc="2026-09-26T00:05:00Z">
        <w:r>
          <w:rPr>
            <w:rFonts w:ascii="Arial" w:hAnsi="Arial" w:cs="Arial"/>
            <w:sz w:val="24"/>
            <w:szCs w:val="24"/>
          </w:rPr>
          <w:t>Lead Agency</w:t>
        </w:r>
        <w:r w:rsidR="00FF32BE">
          <w:rPr>
            <w:rFonts w:ascii="Arial" w:hAnsi="Arial" w:cs="Arial"/>
            <w:sz w:val="24"/>
            <w:szCs w:val="24"/>
          </w:rPr>
          <w:t xml:space="preserve"> (FHWA or State DOT)</w:t>
        </w:r>
        <w:r>
          <w:rPr>
            <w:rFonts w:ascii="Arial" w:hAnsi="Arial" w:cs="Arial"/>
            <w:sz w:val="24"/>
            <w:szCs w:val="24"/>
          </w:rPr>
          <w:t>:</w:t>
        </w:r>
        <w:r w:rsidR="00FF32BE">
          <w:rPr>
            <w:rFonts w:ascii="Arial" w:hAnsi="Arial" w:cs="Arial"/>
            <w:sz w:val="24"/>
            <w:szCs w:val="24"/>
          </w:rPr>
          <w:t xml:space="preserve">  </w:t>
        </w:r>
        <w:r w:rsidRPr="00382112">
          <w:rPr>
            <w:rFonts w:ascii="Arial" w:hAnsi="Arial" w:cs="Arial"/>
            <w:sz w:val="24"/>
            <w:szCs w:val="24"/>
            <w:u w:val="single"/>
          </w:rPr>
          <w:t>______</w:t>
        </w:r>
        <w:r w:rsidR="00382112" w:rsidRPr="00382112">
          <w:rPr>
            <w:rFonts w:ascii="Arial" w:hAnsi="Arial" w:cs="Arial"/>
            <w:sz w:val="24"/>
            <w:szCs w:val="24"/>
            <w:u w:val="single"/>
          </w:rPr>
          <w:t>FHWA</w:t>
        </w:r>
        <w:r w:rsidRPr="00382112">
          <w:rPr>
            <w:rFonts w:ascii="Arial" w:hAnsi="Arial" w:cs="Arial"/>
            <w:sz w:val="24"/>
            <w:szCs w:val="24"/>
            <w:u w:val="single"/>
          </w:rPr>
          <w:t>___________</w:t>
        </w:r>
        <w:r w:rsidR="00FF32BE" w:rsidRPr="00382112">
          <w:rPr>
            <w:rFonts w:ascii="Arial" w:hAnsi="Arial" w:cs="Arial"/>
            <w:sz w:val="24"/>
            <w:szCs w:val="24"/>
            <w:u w:val="single"/>
          </w:rPr>
          <w:t>_______</w:t>
        </w:r>
        <w:r w:rsidRPr="00382112">
          <w:rPr>
            <w:rFonts w:ascii="Arial" w:hAnsi="Arial" w:cs="Arial"/>
            <w:sz w:val="24"/>
            <w:szCs w:val="24"/>
            <w:u w:val="single"/>
          </w:rPr>
          <w:t>_____________________</w:t>
        </w:r>
      </w:ins>
    </w:p>
    <w:p w14:paraId="16B6B2F6" w14:textId="77777777" w:rsidR="00FF32BE" w:rsidRDefault="00FF32BE" w:rsidP="00FF32BE">
      <w:pPr>
        <w:rPr>
          <w:ins w:id="17" w:author="J_Shurbutt" w:date="2026-09-25T20:05:00Z" w16du:dateUtc="2026-09-26T00:05:00Z"/>
          <w:rFonts w:ascii="Arial" w:hAnsi="Arial" w:cs="Arial"/>
          <w:sz w:val="24"/>
          <w:szCs w:val="24"/>
        </w:rPr>
      </w:pPr>
    </w:p>
    <w:p w14:paraId="79FC4ED8" w14:textId="77777777" w:rsidR="00551D8A" w:rsidRPr="00E53738" w:rsidRDefault="00551D8A" w:rsidP="00551D8A">
      <w:pPr>
        <w:ind w:left="-720" w:right="-720"/>
        <w:rPr>
          <w:ins w:id="18" w:author="J_Shurbutt" w:date="2026-09-25T20:05:00Z" w16du:dateUtc="2026-09-26T00:05:00Z"/>
          <w:rFonts w:ascii="Arial" w:hAnsi="Arial" w:cs="Arial"/>
          <w:b/>
          <w:sz w:val="20"/>
          <w:szCs w:val="20"/>
        </w:rPr>
      </w:pPr>
      <w:ins w:id="19" w:author="J_Shurbutt" w:date="2026-09-25T20:05:00Z" w16du:dateUtc="2026-09-26T00:05:00Z">
        <w:r w:rsidRPr="00E53738">
          <w:rPr>
            <w:rFonts w:ascii="Arial" w:hAnsi="Arial" w:cs="Arial"/>
            <w:b/>
            <w:sz w:val="20"/>
            <w:szCs w:val="20"/>
          </w:rPr>
          <w:t>INSTRUCTIONS:</w:t>
        </w:r>
      </w:ins>
    </w:p>
    <w:p w14:paraId="5F69BF9C" w14:textId="77777777" w:rsidR="00551D8A" w:rsidRPr="00FF32BE" w:rsidRDefault="00551D8A" w:rsidP="00551D8A">
      <w:pPr>
        <w:ind w:left="-720" w:right="-720"/>
        <w:rPr>
          <w:ins w:id="20" w:author="J_Shurbutt" w:date="2026-09-25T20:05:00Z" w16du:dateUtc="2026-09-26T00:05:00Z"/>
          <w:rFonts w:ascii="Arial" w:hAnsi="Arial" w:cs="Arial"/>
          <w:i/>
          <w:sz w:val="20"/>
          <w:szCs w:val="20"/>
        </w:rPr>
      </w:pPr>
      <w:ins w:id="21" w:author="J_Shurbutt" w:date="2026-09-25T20:05:00Z" w16du:dateUtc="2026-09-26T00:05:00Z">
        <w:r w:rsidRPr="00FF32BE">
          <w:rPr>
            <w:rFonts w:ascii="Arial" w:hAnsi="Arial" w:cs="Arial"/>
            <w:i/>
            <w:sz w:val="20"/>
            <w:szCs w:val="20"/>
          </w:rPr>
          <w:t xml:space="preserve">Project Managers </w:t>
        </w:r>
        <w:r w:rsidR="00872F18" w:rsidRPr="00FF32BE">
          <w:rPr>
            <w:rFonts w:ascii="Arial" w:hAnsi="Arial" w:cs="Arial"/>
            <w:i/>
            <w:sz w:val="20"/>
            <w:szCs w:val="20"/>
          </w:rPr>
          <w:t>and/or research project investigators should complete a quarterly progress report for each calendar quarter during which the projects are active.  Please provide a project schedule status of the research activities tied to each task that is defined in the proposal; a percentage completion of each task; a concise discussion (2 or 3 sentences) of the current status, including accomplishments and problems encountered, if any.  List all tasks, even if no work was done during this period.</w:t>
        </w:r>
      </w:ins>
    </w:p>
    <w:p w14:paraId="76E8A959" w14:textId="77777777" w:rsidR="00551D8A" w:rsidRDefault="00551D8A" w:rsidP="00551D8A">
      <w:pPr>
        <w:ind w:left="-720" w:right="-720"/>
        <w:rPr>
          <w:ins w:id="22" w:author="J_Shurbutt" w:date="2026-09-25T20:05:00Z" w16du:dateUtc="2026-09-26T00:05:00Z"/>
          <w:rFonts w:ascii="Arial" w:hAnsi="Arial" w:cs="Arial"/>
          <w:sz w:val="24"/>
          <w:szCs w:val="24"/>
        </w:rPr>
      </w:pPr>
    </w:p>
    <w:tbl>
      <w:tblPr>
        <w:tblStyle w:val="TableGrid"/>
        <w:tblW w:w="10908" w:type="dxa"/>
        <w:tblInd w:w="-720" w:type="dxa"/>
        <w:tblLook w:val="04A0" w:firstRow="1" w:lastRow="0" w:firstColumn="1" w:lastColumn="0" w:noHBand="0" w:noVBand="1"/>
      </w:tblPr>
      <w:tblGrid>
        <w:gridCol w:w="4158"/>
        <w:gridCol w:w="1260"/>
        <w:gridCol w:w="2070"/>
        <w:gridCol w:w="3420"/>
      </w:tblGrid>
      <w:tr w:rsidR="00551D8A" w14:paraId="2897E131" w14:textId="77777777" w:rsidTr="00743C01">
        <w:trPr>
          <w:trHeight w:val="1997"/>
          <w:ins w:id="23" w:author="J_Shurbutt" w:date="2026-09-25T20:05:00Z" w16du:dateUtc="2026-09-26T00:05:00Z"/>
        </w:trPr>
        <w:tc>
          <w:tcPr>
            <w:tcW w:w="5418" w:type="dxa"/>
            <w:gridSpan w:val="2"/>
          </w:tcPr>
          <w:p w14:paraId="56B5A7D4" w14:textId="77777777" w:rsidR="00551D8A" w:rsidRPr="00FF32BE" w:rsidRDefault="00872F18" w:rsidP="00551D8A">
            <w:pPr>
              <w:ind w:right="-720"/>
              <w:rPr>
                <w:ins w:id="24" w:author="J_Shurbutt" w:date="2026-09-25T20:05:00Z" w16du:dateUtc="2026-09-26T00:05:00Z"/>
                <w:rFonts w:ascii="Arial" w:hAnsi="Arial" w:cs="Arial"/>
                <w:b/>
                <w:sz w:val="20"/>
                <w:szCs w:val="20"/>
              </w:rPr>
            </w:pPr>
            <w:ins w:id="25" w:author="J_Shurbutt" w:date="2026-09-25T20:05:00Z" w16du:dateUtc="2026-09-26T00:05:00Z">
              <w:r w:rsidRPr="00FF32BE">
                <w:rPr>
                  <w:rFonts w:ascii="Arial" w:hAnsi="Arial" w:cs="Arial"/>
                  <w:b/>
                  <w:sz w:val="20"/>
                  <w:szCs w:val="20"/>
                </w:rPr>
                <w:t xml:space="preserve">Transportation </w:t>
              </w:r>
              <w:r w:rsidR="00551D8A" w:rsidRPr="00FF32BE">
                <w:rPr>
                  <w:rFonts w:ascii="Arial" w:hAnsi="Arial" w:cs="Arial"/>
                  <w:b/>
                  <w:sz w:val="20"/>
                  <w:szCs w:val="20"/>
                </w:rPr>
                <w:t xml:space="preserve">Pooled Fund </w:t>
              </w:r>
              <w:r w:rsidRPr="00FF32BE">
                <w:rPr>
                  <w:rFonts w:ascii="Arial" w:hAnsi="Arial" w:cs="Arial"/>
                  <w:b/>
                  <w:sz w:val="20"/>
                  <w:szCs w:val="20"/>
                </w:rPr>
                <w:t xml:space="preserve">Program </w:t>
              </w:r>
              <w:r w:rsidR="00551D8A" w:rsidRPr="00FF32BE">
                <w:rPr>
                  <w:rFonts w:ascii="Arial" w:hAnsi="Arial" w:cs="Arial"/>
                  <w:b/>
                  <w:sz w:val="20"/>
                  <w:szCs w:val="20"/>
                </w:rPr>
                <w:t>Project #</w:t>
              </w:r>
            </w:ins>
          </w:p>
          <w:p w14:paraId="11F44A75" w14:textId="63DE22A8" w:rsidR="00872F18" w:rsidRDefault="00FF3117" w:rsidP="00551D8A">
            <w:pPr>
              <w:ind w:right="-720"/>
              <w:rPr>
                <w:ins w:id="26" w:author="J_Shurbutt" w:date="2026-09-25T20:05:00Z" w16du:dateUtc="2026-09-26T00:05:00Z"/>
                <w:rFonts w:ascii="Arial" w:hAnsi="Arial" w:cs="Arial"/>
                <w:i/>
                <w:sz w:val="20"/>
                <w:szCs w:val="20"/>
              </w:rPr>
            </w:pPr>
            <w:ins w:id="27" w:author="J_Shurbutt" w:date="2026-09-25T20:05:00Z" w16du:dateUtc="2026-09-26T00:05:00Z">
              <w:r>
                <w:rPr>
                  <w:rFonts w:ascii="Arial" w:hAnsi="Arial" w:cs="Arial"/>
                  <w:i/>
                  <w:sz w:val="20"/>
                  <w:szCs w:val="20"/>
                </w:rPr>
                <w:t>TPF-5(316)</w:t>
              </w:r>
            </w:ins>
          </w:p>
          <w:p w14:paraId="63D92732" w14:textId="77777777" w:rsidR="00E35E0F" w:rsidRDefault="00E35E0F" w:rsidP="00551D8A">
            <w:pPr>
              <w:ind w:right="-720"/>
              <w:rPr>
                <w:ins w:id="28" w:author="J_Shurbutt" w:date="2026-09-25T20:05:00Z" w16du:dateUtc="2026-09-26T00:05:00Z"/>
                <w:rFonts w:ascii="Arial" w:hAnsi="Arial" w:cs="Arial"/>
                <w:i/>
                <w:sz w:val="20"/>
                <w:szCs w:val="20"/>
              </w:rPr>
            </w:pPr>
          </w:p>
          <w:p w14:paraId="1CC187F3" w14:textId="77777777" w:rsidR="00E35E0F" w:rsidRPr="00E35E0F" w:rsidRDefault="00E35E0F" w:rsidP="00551D8A">
            <w:pPr>
              <w:ind w:right="-720"/>
              <w:rPr>
                <w:ins w:id="29" w:author="J_Shurbutt" w:date="2026-09-25T20:05:00Z" w16du:dateUtc="2026-09-26T00:05:00Z"/>
                <w:rFonts w:ascii="Arial" w:hAnsi="Arial" w:cs="Arial"/>
                <w:sz w:val="20"/>
                <w:szCs w:val="20"/>
              </w:rPr>
            </w:pPr>
          </w:p>
        </w:tc>
        <w:tc>
          <w:tcPr>
            <w:tcW w:w="5490" w:type="dxa"/>
            <w:gridSpan w:val="2"/>
          </w:tcPr>
          <w:p w14:paraId="47894680" w14:textId="77777777" w:rsidR="00551D8A" w:rsidRPr="00FF32BE" w:rsidRDefault="00872F18" w:rsidP="00551D8A">
            <w:pPr>
              <w:ind w:right="-720"/>
              <w:rPr>
                <w:ins w:id="30" w:author="J_Shurbutt" w:date="2026-09-25T20:05:00Z" w16du:dateUtc="2026-09-26T00:05:00Z"/>
                <w:rFonts w:ascii="Arial" w:hAnsi="Arial" w:cs="Arial"/>
                <w:b/>
                <w:sz w:val="20"/>
                <w:szCs w:val="20"/>
              </w:rPr>
            </w:pPr>
            <w:ins w:id="31" w:author="J_Shurbutt" w:date="2026-09-25T20:05:00Z" w16du:dateUtc="2026-09-26T00:05:00Z">
              <w:r w:rsidRPr="00FF32BE">
                <w:rPr>
                  <w:rFonts w:ascii="Arial" w:hAnsi="Arial" w:cs="Arial"/>
                  <w:b/>
                  <w:sz w:val="20"/>
                  <w:szCs w:val="20"/>
                </w:rPr>
                <w:t>Transportation Pooled Fund Program - Report P</w:t>
              </w:r>
              <w:r w:rsidR="00551D8A" w:rsidRPr="00FF32BE">
                <w:rPr>
                  <w:rFonts w:ascii="Arial" w:hAnsi="Arial" w:cs="Arial"/>
                  <w:b/>
                  <w:sz w:val="20"/>
                  <w:szCs w:val="20"/>
                </w:rPr>
                <w:t>eriod:</w:t>
              </w:r>
            </w:ins>
          </w:p>
          <w:p w14:paraId="78627271" w14:textId="4BF3E18C" w:rsidR="00551D8A" w:rsidRDefault="00FF3117" w:rsidP="00037FBC">
            <w:pPr>
              <w:ind w:right="-720"/>
              <w:rPr>
                <w:ins w:id="32" w:author="J_Shurbutt" w:date="2026-09-25T20:05:00Z" w16du:dateUtc="2026-09-26T00:05:00Z"/>
                <w:rFonts w:ascii="Arial" w:hAnsi="Arial" w:cs="Arial"/>
                <w:sz w:val="20"/>
                <w:szCs w:val="20"/>
              </w:rPr>
            </w:pPr>
            <w:ins w:id="33" w:author="J_Shurbutt" w:date="2026-09-25T20:05:00Z" w16du:dateUtc="2026-09-26T00:05:00Z">
              <w:r w:rsidRPr="00551D8A">
                <w:rPr>
                  <w:rFonts w:ascii="Arial" w:hAnsi="Arial" w:cs="Arial"/>
                  <w:sz w:val="36"/>
                  <w:szCs w:val="36"/>
                </w:rPr>
                <w:t>□</w:t>
              </w:r>
              <w:r w:rsidR="00551D8A">
                <w:rPr>
                  <w:rFonts w:ascii="Arial" w:hAnsi="Arial" w:cs="Arial"/>
                  <w:sz w:val="20"/>
                  <w:szCs w:val="20"/>
                </w:rPr>
                <w:t>Quarter 1 (January 1 – March 31)</w:t>
              </w:r>
            </w:ins>
          </w:p>
          <w:p w14:paraId="73CD4000" w14:textId="624D5648" w:rsidR="00551D8A" w:rsidRDefault="00FF3117" w:rsidP="00037FBC">
            <w:pPr>
              <w:ind w:right="-720"/>
              <w:rPr>
                <w:ins w:id="34" w:author="J_Shurbutt" w:date="2026-09-25T20:05:00Z" w16du:dateUtc="2026-09-26T00:05:00Z"/>
                <w:rFonts w:ascii="Arial" w:hAnsi="Arial" w:cs="Arial"/>
                <w:sz w:val="20"/>
                <w:szCs w:val="20"/>
              </w:rPr>
            </w:pPr>
            <w:ins w:id="35" w:author="J_Shurbutt" w:date="2026-09-25T20:05:00Z" w16du:dateUtc="2026-09-26T00:05:00Z">
              <w:r>
                <w:rPr>
                  <w:rFonts w:ascii="Arial" w:hAnsi="Arial" w:cs="Arial"/>
                  <w:sz w:val="36"/>
                  <w:szCs w:val="36"/>
                </w:rPr>
                <w:sym w:font="Wingdings" w:char="F0FD"/>
              </w:r>
              <w:r w:rsidR="00551D8A">
                <w:rPr>
                  <w:rFonts w:ascii="Arial" w:hAnsi="Arial" w:cs="Arial"/>
                  <w:sz w:val="20"/>
                  <w:szCs w:val="20"/>
                </w:rPr>
                <w:t>Quarter 2 (April 1 – June 30)</w:t>
              </w:r>
            </w:ins>
          </w:p>
          <w:p w14:paraId="241D3005" w14:textId="64A16165" w:rsidR="00551D8A" w:rsidRDefault="00FA5F4E" w:rsidP="00037FBC">
            <w:pPr>
              <w:ind w:right="-720"/>
              <w:rPr>
                <w:ins w:id="36" w:author="J_Shurbutt" w:date="2026-09-25T20:05:00Z" w16du:dateUtc="2026-09-26T00:05:00Z"/>
                <w:rFonts w:ascii="Arial" w:hAnsi="Arial" w:cs="Arial"/>
                <w:sz w:val="20"/>
                <w:szCs w:val="20"/>
              </w:rPr>
            </w:pPr>
            <w:ins w:id="37" w:author="J_Shurbutt" w:date="2026-09-25T20:05:00Z" w16du:dateUtc="2026-09-26T00:05:00Z">
              <w:r w:rsidRPr="00551D8A">
                <w:rPr>
                  <w:rFonts w:ascii="Arial" w:hAnsi="Arial" w:cs="Arial"/>
                  <w:sz w:val="36"/>
                  <w:szCs w:val="36"/>
                </w:rPr>
                <w:t>□</w:t>
              </w:r>
              <w:r w:rsidR="00551D8A">
                <w:rPr>
                  <w:rFonts w:ascii="Arial" w:hAnsi="Arial" w:cs="Arial"/>
                  <w:sz w:val="20"/>
                  <w:szCs w:val="20"/>
                </w:rPr>
                <w:t>Quarter 3 (July 1 – September 30)</w:t>
              </w:r>
            </w:ins>
          </w:p>
          <w:p w14:paraId="0EC7F893" w14:textId="3B74F7F7" w:rsidR="00551D8A" w:rsidRPr="00551D8A" w:rsidRDefault="00397CA7" w:rsidP="00FA5F4E">
            <w:pPr>
              <w:ind w:right="-720"/>
              <w:rPr>
                <w:ins w:id="38" w:author="J_Shurbutt" w:date="2026-09-25T20:05:00Z" w16du:dateUtc="2026-09-26T00:05:00Z"/>
                <w:rFonts w:ascii="Arial" w:hAnsi="Arial" w:cs="Arial"/>
                <w:sz w:val="20"/>
                <w:szCs w:val="20"/>
              </w:rPr>
            </w:pPr>
            <w:ins w:id="39" w:author="J_Shurbutt" w:date="2026-09-25T20:05:00Z" w16du:dateUtc="2026-09-26T00:05:00Z">
              <w:r w:rsidRPr="00551D8A">
                <w:rPr>
                  <w:rFonts w:ascii="Arial" w:hAnsi="Arial" w:cs="Arial"/>
                  <w:sz w:val="36"/>
                  <w:szCs w:val="36"/>
                </w:rPr>
                <w:t>□</w:t>
              </w:r>
              <w:r w:rsidR="00581B36">
                <w:rPr>
                  <w:rFonts w:ascii="Arial" w:hAnsi="Arial" w:cs="Arial"/>
                  <w:sz w:val="20"/>
                  <w:szCs w:val="20"/>
                </w:rPr>
                <w:t>Quarter 4 (October 1</w:t>
              </w:r>
              <w:r w:rsidR="00551D8A">
                <w:rPr>
                  <w:rFonts w:ascii="Arial" w:hAnsi="Arial" w:cs="Arial"/>
                  <w:sz w:val="20"/>
                  <w:szCs w:val="20"/>
                </w:rPr>
                <w:t xml:space="preserve"> – December 31)</w:t>
              </w:r>
            </w:ins>
          </w:p>
        </w:tc>
      </w:tr>
      <w:tr w:rsidR="00743C01" w:rsidRPr="00B66A21" w14:paraId="30C0AEDE" w14:textId="77777777" w:rsidTr="00874EF7">
        <w:trPr>
          <w:ins w:id="40" w:author="J_Shurbutt" w:date="2026-09-25T20:05:00Z" w16du:dateUtc="2026-09-26T00:05:00Z"/>
        </w:trPr>
        <w:tc>
          <w:tcPr>
            <w:tcW w:w="10908" w:type="dxa"/>
            <w:gridSpan w:val="4"/>
          </w:tcPr>
          <w:p w14:paraId="65A6DAB5" w14:textId="77777777" w:rsidR="00743C01" w:rsidRDefault="00743C01" w:rsidP="00551D8A">
            <w:pPr>
              <w:ind w:right="-720"/>
              <w:rPr>
                <w:ins w:id="41" w:author="J_Shurbutt" w:date="2026-09-25T20:05:00Z" w16du:dateUtc="2026-09-26T00:05:00Z"/>
                <w:rFonts w:ascii="Arial" w:hAnsi="Arial" w:cs="Arial"/>
                <w:b/>
                <w:sz w:val="20"/>
                <w:szCs w:val="20"/>
              </w:rPr>
            </w:pPr>
            <w:ins w:id="42" w:author="J_Shurbutt" w:date="2026-09-25T20:05:00Z" w16du:dateUtc="2026-09-26T00:05:00Z">
              <w:r w:rsidRPr="00C13753">
                <w:rPr>
                  <w:rFonts w:ascii="Arial" w:hAnsi="Arial" w:cs="Arial"/>
                  <w:b/>
                  <w:sz w:val="20"/>
                  <w:szCs w:val="20"/>
                </w:rPr>
                <w:t>Project Title:</w:t>
              </w:r>
            </w:ins>
          </w:p>
          <w:p w14:paraId="4D213DA6" w14:textId="77777777" w:rsidR="00535598" w:rsidRPr="00C13753" w:rsidRDefault="00382112" w:rsidP="00551D8A">
            <w:pPr>
              <w:ind w:right="-720"/>
              <w:rPr>
                <w:ins w:id="43" w:author="J_Shurbutt" w:date="2026-09-25T20:05:00Z" w16du:dateUtc="2026-09-26T00:05:00Z"/>
                <w:rFonts w:ascii="Arial" w:hAnsi="Arial" w:cs="Arial"/>
                <w:b/>
                <w:sz w:val="20"/>
                <w:szCs w:val="20"/>
              </w:rPr>
            </w:pPr>
            <w:ins w:id="44" w:author="J_Shurbutt" w:date="2026-09-25T20:05:00Z" w16du:dateUtc="2026-09-26T00:05:00Z">
              <w:r>
                <w:rPr>
                  <w:rFonts w:ascii="Arial" w:hAnsi="Arial" w:cs="Arial"/>
                  <w:b/>
                  <w:sz w:val="20"/>
                  <w:szCs w:val="20"/>
                </w:rPr>
                <w:t>Traffic Control Devices Pooled Fund Study</w:t>
              </w:r>
            </w:ins>
          </w:p>
          <w:p w14:paraId="0F46F8BA" w14:textId="77777777" w:rsidR="00743C01" w:rsidRPr="00B66A21" w:rsidRDefault="00743C01" w:rsidP="00551D8A">
            <w:pPr>
              <w:ind w:right="-720"/>
              <w:rPr>
                <w:ins w:id="45" w:author="J_Shurbutt" w:date="2026-09-25T20:05:00Z" w16du:dateUtc="2026-09-26T00:05:00Z"/>
                <w:rFonts w:ascii="Arial" w:hAnsi="Arial" w:cs="Arial"/>
                <w:sz w:val="20"/>
                <w:szCs w:val="20"/>
              </w:rPr>
            </w:pPr>
          </w:p>
        </w:tc>
      </w:tr>
      <w:tr w:rsidR="00743C01" w:rsidRPr="00B66A21" w14:paraId="3818D4C4" w14:textId="77777777" w:rsidTr="00C13753">
        <w:trPr>
          <w:ins w:id="46" w:author="J_Shurbutt" w:date="2026-09-25T20:05:00Z" w16du:dateUtc="2026-09-26T00:05:00Z"/>
        </w:trPr>
        <w:tc>
          <w:tcPr>
            <w:tcW w:w="4158" w:type="dxa"/>
          </w:tcPr>
          <w:p w14:paraId="6B01566F" w14:textId="77777777" w:rsidR="00743C01" w:rsidRDefault="00535598" w:rsidP="00551D8A">
            <w:pPr>
              <w:ind w:right="-720"/>
              <w:rPr>
                <w:ins w:id="47" w:author="J_Shurbutt" w:date="2026-09-25T20:05:00Z" w16du:dateUtc="2026-09-26T00:05:00Z"/>
                <w:rFonts w:ascii="Arial" w:hAnsi="Arial" w:cs="Arial"/>
                <w:b/>
                <w:sz w:val="20"/>
                <w:szCs w:val="20"/>
              </w:rPr>
            </w:pPr>
            <w:ins w:id="48" w:author="J_Shurbutt" w:date="2026-09-25T20:05:00Z" w16du:dateUtc="2026-09-26T00:05:00Z">
              <w:r>
                <w:rPr>
                  <w:rFonts w:ascii="Arial" w:hAnsi="Arial" w:cs="Arial"/>
                  <w:b/>
                  <w:sz w:val="20"/>
                  <w:szCs w:val="20"/>
                </w:rPr>
                <w:t>Name of Project Manager(s):</w:t>
              </w:r>
            </w:ins>
          </w:p>
          <w:p w14:paraId="2D5DCDB9" w14:textId="2DEA56EF" w:rsidR="00382112" w:rsidRPr="00382112" w:rsidRDefault="00382112" w:rsidP="00397CA7">
            <w:pPr>
              <w:ind w:right="-720"/>
              <w:rPr>
                <w:ins w:id="49" w:author="J_Shurbutt" w:date="2026-09-25T20:05:00Z" w16du:dateUtc="2026-09-26T00:05:00Z"/>
                <w:rFonts w:ascii="Arial" w:hAnsi="Arial" w:cs="Arial"/>
                <w:sz w:val="20"/>
                <w:szCs w:val="20"/>
              </w:rPr>
            </w:pPr>
            <w:ins w:id="50" w:author="J_Shurbutt" w:date="2026-09-25T20:05:00Z" w16du:dateUtc="2026-09-26T00:05:00Z">
              <w:r w:rsidRPr="00382112">
                <w:rPr>
                  <w:rFonts w:ascii="Arial" w:hAnsi="Arial" w:cs="Arial"/>
                  <w:sz w:val="20"/>
                  <w:szCs w:val="20"/>
                </w:rPr>
                <w:t>Jim Shurbutt, FHWA</w:t>
              </w:r>
              <w:r w:rsidRPr="00382112">
                <w:rPr>
                  <w:rFonts w:ascii="Arial" w:hAnsi="Arial" w:cs="Arial"/>
                  <w:sz w:val="20"/>
                  <w:szCs w:val="20"/>
                </w:rPr>
                <w:br/>
                <w:t xml:space="preserve">Bryan Katz, </w:t>
              </w:r>
              <w:r w:rsidR="00397CA7">
                <w:rPr>
                  <w:rFonts w:ascii="Arial" w:hAnsi="Arial" w:cs="Arial"/>
                  <w:sz w:val="20"/>
                  <w:szCs w:val="20"/>
                </w:rPr>
                <w:t>toXcel</w:t>
              </w:r>
            </w:ins>
          </w:p>
        </w:tc>
        <w:tc>
          <w:tcPr>
            <w:tcW w:w="3330" w:type="dxa"/>
            <w:gridSpan w:val="2"/>
          </w:tcPr>
          <w:p w14:paraId="02A9ED2E" w14:textId="77777777" w:rsidR="00743C01" w:rsidRDefault="00535598" w:rsidP="00551D8A">
            <w:pPr>
              <w:ind w:right="-720"/>
              <w:rPr>
                <w:ins w:id="51" w:author="J_Shurbutt" w:date="2026-09-25T20:05:00Z" w16du:dateUtc="2026-09-26T00:05:00Z"/>
                <w:rFonts w:ascii="Arial" w:hAnsi="Arial" w:cs="Arial"/>
                <w:b/>
                <w:sz w:val="20"/>
                <w:szCs w:val="20"/>
              </w:rPr>
            </w:pPr>
            <w:ins w:id="52" w:author="J_Shurbutt" w:date="2026-09-25T20:05:00Z" w16du:dateUtc="2026-09-26T00:05:00Z">
              <w:r>
                <w:rPr>
                  <w:rFonts w:ascii="Arial" w:hAnsi="Arial" w:cs="Arial"/>
                  <w:b/>
                  <w:sz w:val="20"/>
                  <w:szCs w:val="20"/>
                </w:rPr>
                <w:t>Phone Number:</w:t>
              </w:r>
            </w:ins>
          </w:p>
          <w:p w14:paraId="4BFCAF50" w14:textId="5ACA8E51" w:rsidR="00382112" w:rsidRPr="00382112" w:rsidRDefault="00382112" w:rsidP="00397CA7">
            <w:pPr>
              <w:ind w:right="-720"/>
              <w:rPr>
                <w:ins w:id="53" w:author="J_Shurbutt" w:date="2026-09-25T20:05:00Z" w16du:dateUtc="2026-09-26T00:05:00Z"/>
                <w:rFonts w:ascii="Arial" w:hAnsi="Arial" w:cs="Arial"/>
                <w:sz w:val="20"/>
                <w:szCs w:val="20"/>
              </w:rPr>
            </w:pPr>
            <w:ins w:id="54" w:author="J_Shurbutt" w:date="2026-09-25T20:05:00Z" w16du:dateUtc="2026-09-26T00:05:00Z">
              <w:r w:rsidRPr="00382112">
                <w:rPr>
                  <w:rFonts w:ascii="Arial" w:hAnsi="Arial" w:cs="Arial"/>
                  <w:sz w:val="20"/>
                  <w:szCs w:val="20"/>
                </w:rPr>
                <w:t>(202) 493-3420</w:t>
              </w:r>
              <w:r w:rsidRPr="00382112">
                <w:rPr>
                  <w:rFonts w:ascii="Arial" w:hAnsi="Arial" w:cs="Arial"/>
                  <w:sz w:val="20"/>
                  <w:szCs w:val="20"/>
                </w:rPr>
                <w:br/>
                <w:t>(</w:t>
              </w:r>
              <w:r w:rsidR="00397CA7">
                <w:rPr>
                  <w:rFonts w:ascii="Arial" w:hAnsi="Arial" w:cs="Arial"/>
                  <w:sz w:val="20"/>
                  <w:szCs w:val="20"/>
                </w:rPr>
                <w:t>703) 754-0248</w:t>
              </w:r>
            </w:ins>
          </w:p>
        </w:tc>
        <w:tc>
          <w:tcPr>
            <w:tcW w:w="3420" w:type="dxa"/>
          </w:tcPr>
          <w:p w14:paraId="37DE7358" w14:textId="77777777" w:rsidR="00743C01" w:rsidRDefault="00535598" w:rsidP="00551D8A">
            <w:pPr>
              <w:ind w:right="-720"/>
              <w:rPr>
                <w:ins w:id="55" w:author="J_Shurbutt" w:date="2026-09-25T20:05:00Z" w16du:dateUtc="2026-09-26T00:05:00Z"/>
                <w:rFonts w:ascii="Arial" w:hAnsi="Arial" w:cs="Arial"/>
                <w:b/>
                <w:sz w:val="20"/>
                <w:szCs w:val="20"/>
              </w:rPr>
            </w:pPr>
            <w:ins w:id="56" w:author="J_Shurbutt" w:date="2026-09-25T20:05:00Z" w16du:dateUtc="2026-09-26T00:05:00Z">
              <w:r>
                <w:rPr>
                  <w:rFonts w:ascii="Arial" w:hAnsi="Arial" w:cs="Arial"/>
                  <w:b/>
                  <w:sz w:val="20"/>
                  <w:szCs w:val="20"/>
                </w:rPr>
                <w:t>E-Mail</w:t>
              </w:r>
            </w:ins>
          </w:p>
          <w:p w14:paraId="6BFBDB4C" w14:textId="77777777" w:rsidR="00382112" w:rsidRPr="00B66A21" w:rsidRDefault="00382112" w:rsidP="00382112">
            <w:pPr>
              <w:ind w:right="-720"/>
              <w:rPr>
                <w:ins w:id="57" w:author="J_Shurbutt" w:date="2026-09-25T20:05:00Z" w16du:dateUtc="2026-09-26T00:05:00Z"/>
                <w:rFonts w:ascii="Arial" w:hAnsi="Arial" w:cs="Arial"/>
                <w:sz w:val="20"/>
                <w:szCs w:val="20"/>
              </w:rPr>
            </w:pPr>
            <w:ins w:id="58" w:author="J_Shurbutt" w:date="2026-09-25T20:05:00Z" w16du:dateUtc="2026-09-26T00:05:00Z">
              <w:r>
                <w:fldChar w:fldCharType="begin"/>
              </w:r>
              <w:r>
                <w:instrText>HYPERLINK "mailto:Jim.shurbutt@dot.gov"</w:instrText>
              </w:r>
              <w:r>
                <w:fldChar w:fldCharType="separate"/>
              </w:r>
              <w:r w:rsidRPr="00266B98">
                <w:rPr>
                  <w:rStyle w:val="Hyperlink"/>
                  <w:rFonts w:ascii="Arial" w:hAnsi="Arial" w:cs="Arial"/>
                  <w:sz w:val="20"/>
                  <w:szCs w:val="20"/>
                </w:rPr>
                <w:t>Jim.shurbutt@dot.gov</w:t>
              </w:r>
              <w:r>
                <w:fldChar w:fldCharType="end"/>
              </w:r>
              <w:r>
                <w:rPr>
                  <w:rFonts w:ascii="Arial" w:hAnsi="Arial" w:cs="Arial"/>
                  <w:sz w:val="20"/>
                  <w:szCs w:val="20"/>
                </w:rPr>
                <w:br/>
              </w:r>
              <w:r>
                <w:fldChar w:fldCharType="begin"/>
              </w:r>
              <w:r>
                <w:instrText>HYPERLINK "mailto:bryan.katz@dot.gov"</w:instrText>
              </w:r>
              <w:r>
                <w:fldChar w:fldCharType="separate"/>
              </w:r>
              <w:r w:rsidRPr="00266B98">
                <w:rPr>
                  <w:rStyle w:val="Hyperlink"/>
                  <w:rFonts w:ascii="Arial" w:hAnsi="Arial" w:cs="Arial"/>
                  <w:sz w:val="20"/>
                  <w:szCs w:val="20"/>
                </w:rPr>
                <w:t>bryan.katz@dot.gov</w:t>
              </w:r>
              <w:r>
                <w:fldChar w:fldCharType="end"/>
              </w:r>
            </w:ins>
          </w:p>
        </w:tc>
      </w:tr>
      <w:tr w:rsidR="00535598" w:rsidRPr="00B66A21" w14:paraId="4185EA9D" w14:textId="77777777" w:rsidTr="00C13753">
        <w:trPr>
          <w:ins w:id="59" w:author="J_Shurbutt" w:date="2026-09-25T20:05:00Z" w16du:dateUtc="2026-09-26T00:05:00Z"/>
        </w:trPr>
        <w:tc>
          <w:tcPr>
            <w:tcW w:w="4158" w:type="dxa"/>
          </w:tcPr>
          <w:p w14:paraId="2BA73B3F" w14:textId="77777777" w:rsidR="00535598" w:rsidRDefault="00535598" w:rsidP="0003476C">
            <w:pPr>
              <w:ind w:right="-720"/>
              <w:rPr>
                <w:ins w:id="60" w:author="J_Shurbutt" w:date="2026-09-25T20:05:00Z" w16du:dateUtc="2026-09-26T00:05:00Z"/>
                <w:rFonts w:ascii="Arial" w:hAnsi="Arial" w:cs="Arial"/>
                <w:b/>
                <w:sz w:val="20"/>
                <w:szCs w:val="20"/>
              </w:rPr>
            </w:pPr>
            <w:ins w:id="61" w:author="J_Shurbutt" w:date="2026-09-25T20:05:00Z" w16du:dateUtc="2026-09-26T00:05:00Z">
              <w:r w:rsidRPr="00C13753">
                <w:rPr>
                  <w:rFonts w:ascii="Arial" w:hAnsi="Arial" w:cs="Arial"/>
                  <w:b/>
                  <w:sz w:val="20"/>
                  <w:szCs w:val="20"/>
                </w:rPr>
                <w:t>Lead Agency Project ID:</w:t>
              </w:r>
            </w:ins>
          </w:p>
          <w:p w14:paraId="4998A3C6" w14:textId="77777777" w:rsidR="00382112" w:rsidRDefault="00382112" w:rsidP="0003476C">
            <w:pPr>
              <w:ind w:right="-720"/>
              <w:rPr>
                <w:ins w:id="62" w:author="J_Shurbutt" w:date="2026-09-25T20:05:00Z" w16du:dateUtc="2026-09-26T00:05:00Z"/>
                <w:rFonts w:ascii="Arial" w:hAnsi="Arial" w:cs="Arial"/>
                <w:b/>
                <w:sz w:val="20"/>
                <w:szCs w:val="20"/>
              </w:rPr>
            </w:pPr>
          </w:p>
          <w:p w14:paraId="7FCFAC22" w14:textId="353FA06B" w:rsidR="00382112" w:rsidRPr="00382112" w:rsidRDefault="00382112" w:rsidP="00FF3117">
            <w:pPr>
              <w:ind w:right="-720"/>
              <w:rPr>
                <w:ins w:id="63" w:author="J_Shurbutt" w:date="2026-09-25T20:05:00Z" w16du:dateUtc="2026-09-26T00:05:00Z"/>
                <w:rFonts w:ascii="Arial" w:hAnsi="Arial" w:cs="Arial"/>
                <w:sz w:val="20"/>
                <w:szCs w:val="20"/>
              </w:rPr>
            </w:pPr>
            <w:ins w:id="64" w:author="J_Shurbutt" w:date="2026-09-25T20:05:00Z" w16du:dateUtc="2026-09-26T00:05:00Z">
              <w:r>
                <w:rPr>
                  <w:rFonts w:ascii="Arial" w:hAnsi="Arial" w:cs="Arial"/>
                  <w:sz w:val="20"/>
                  <w:szCs w:val="20"/>
                </w:rPr>
                <w:t>TPF-5(065)</w:t>
              </w:r>
              <w:r w:rsidR="00397CA7">
                <w:rPr>
                  <w:rFonts w:ascii="Arial" w:hAnsi="Arial" w:cs="Arial"/>
                  <w:sz w:val="20"/>
                  <w:szCs w:val="20"/>
                </w:rPr>
                <w:t xml:space="preserve"> / TPF-5(</w:t>
              </w:r>
              <w:r w:rsidR="00FF3117">
                <w:rPr>
                  <w:rFonts w:ascii="Arial" w:hAnsi="Arial" w:cs="Arial"/>
                  <w:sz w:val="20"/>
                  <w:szCs w:val="20"/>
                </w:rPr>
                <w:t>316</w:t>
              </w:r>
              <w:r w:rsidR="00397CA7">
                <w:rPr>
                  <w:rFonts w:ascii="Arial" w:hAnsi="Arial" w:cs="Arial"/>
                  <w:sz w:val="20"/>
                  <w:szCs w:val="20"/>
                </w:rPr>
                <w:t>)</w:t>
              </w:r>
            </w:ins>
          </w:p>
        </w:tc>
        <w:tc>
          <w:tcPr>
            <w:tcW w:w="3330" w:type="dxa"/>
            <w:gridSpan w:val="2"/>
          </w:tcPr>
          <w:p w14:paraId="5D0B7FF2" w14:textId="77777777" w:rsidR="00535598" w:rsidRPr="00C13753" w:rsidRDefault="00535598" w:rsidP="0003476C">
            <w:pPr>
              <w:ind w:right="-720"/>
              <w:rPr>
                <w:ins w:id="65" w:author="J_Shurbutt" w:date="2026-09-25T20:05:00Z" w16du:dateUtc="2026-09-26T00:05:00Z"/>
                <w:rFonts w:ascii="Arial" w:hAnsi="Arial" w:cs="Arial"/>
                <w:b/>
                <w:sz w:val="20"/>
                <w:szCs w:val="20"/>
              </w:rPr>
            </w:pPr>
            <w:ins w:id="66" w:author="J_Shurbutt" w:date="2026-09-25T20:05:00Z" w16du:dateUtc="2026-09-26T00:05:00Z">
              <w:r w:rsidRPr="00C13753">
                <w:rPr>
                  <w:rFonts w:ascii="Arial" w:hAnsi="Arial" w:cs="Arial"/>
                  <w:b/>
                  <w:sz w:val="20"/>
                  <w:szCs w:val="20"/>
                </w:rPr>
                <w:t>Other Project ID (i.e., contract #):</w:t>
              </w:r>
            </w:ins>
          </w:p>
        </w:tc>
        <w:tc>
          <w:tcPr>
            <w:tcW w:w="3420" w:type="dxa"/>
          </w:tcPr>
          <w:p w14:paraId="1D3860D3" w14:textId="77777777" w:rsidR="00535598" w:rsidRPr="00C13753" w:rsidRDefault="00535598" w:rsidP="0003476C">
            <w:pPr>
              <w:ind w:right="-720"/>
              <w:rPr>
                <w:ins w:id="67" w:author="J_Shurbutt" w:date="2026-09-25T20:05:00Z" w16du:dateUtc="2026-09-26T00:05:00Z"/>
                <w:rFonts w:ascii="Arial" w:hAnsi="Arial" w:cs="Arial"/>
                <w:b/>
                <w:sz w:val="20"/>
                <w:szCs w:val="20"/>
              </w:rPr>
            </w:pPr>
            <w:ins w:id="68" w:author="J_Shurbutt" w:date="2026-09-25T20:05:00Z" w16du:dateUtc="2026-09-26T00:05:00Z">
              <w:r w:rsidRPr="00C13753">
                <w:rPr>
                  <w:rFonts w:ascii="Arial" w:hAnsi="Arial" w:cs="Arial"/>
                  <w:b/>
                  <w:sz w:val="20"/>
                  <w:szCs w:val="20"/>
                </w:rPr>
                <w:t>Project Start Date:</w:t>
              </w:r>
            </w:ins>
          </w:p>
          <w:p w14:paraId="16E74670" w14:textId="77777777" w:rsidR="00535598" w:rsidRPr="00B66A21" w:rsidRDefault="00382112" w:rsidP="00382112">
            <w:pPr>
              <w:ind w:right="-720"/>
              <w:rPr>
                <w:ins w:id="69" w:author="J_Shurbutt" w:date="2026-09-25T20:05:00Z" w16du:dateUtc="2026-09-26T00:05:00Z"/>
                <w:rFonts w:ascii="Arial" w:hAnsi="Arial" w:cs="Arial"/>
                <w:sz w:val="20"/>
                <w:szCs w:val="20"/>
              </w:rPr>
            </w:pPr>
            <w:ins w:id="70" w:author="J_Shurbutt" w:date="2026-09-25T20:05:00Z" w16du:dateUtc="2026-09-26T00:05:00Z">
              <w:r>
                <w:rPr>
                  <w:rFonts w:ascii="Arial" w:hAnsi="Arial" w:cs="Arial"/>
                  <w:sz w:val="20"/>
                  <w:szCs w:val="20"/>
                </w:rPr>
                <w:br/>
                <w:t>October 1, 2002</w:t>
              </w:r>
            </w:ins>
          </w:p>
        </w:tc>
      </w:tr>
      <w:tr w:rsidR="00535598" w:rsidRPr="00B66A21" w14:paraId="319DDBA0" w14:textId="77777777" w:rsidTr="00C13753">
        <w:trPr>
          <w:ins w:id="71" w:author="J_Shurbutt" w:date="2026-09-25T20:05:00Z" w16du:dateUtc="2026-09-26T00:05:00Z"/>
        </w:trPr>
        <w:tc>
          <w:tcPr>
            <w:tcW w:w="4158" w:type="dxa"/>
          </w:tcPr>
          <w:p w14:paraId="49865E27" w14:textId="77777777" w:rsidR="00535598" w:rsidRDefault="00535598" w:rsidP="0003476C">
            <w:pPr>
              <w:ind w:right="-720"/>
              <w:rPr>
                <w:ins w:id="72" w:author="J_Shurbutt" w:date="2026-09-25T20:05:00Z" w16du:dateUtc="2026-09-26T00:05:00Z"/>
                <w:rFonts w:ascii="Arial" w:hAnsi="Arial" w:cs="Arial"/>
                <w:b/>
                <w:sz w:val="20"/>
                <w:szCs w:val="20"/>
              </w:rPr>
            </w:pPr>
            <w:ins w:id="73" w:author="J_Shurbutt" w:date="2026-09-25T20:05:00Z" w16du:dateUtc="2026-09-26T00:05:00Z">
              <w:r w:rsidRPr="00C13753">
                <w:rPr>
                  <w:rFonts w:ascii="Arial" w:hAnsi="Arial" w:cs="Arial"/>
                  <w:b/>
                  <w:sz w:val="20"/>
                  <w:szCs w:val="20"/>
                </w:rPr>
                <w:t>Original Project End Date:</w:t>
              </w:r>
            </w:ins>
          </w:p>
          <w:p w14:paraId="42D6E532" w14:textId="77777777" w:rsidR="00382112" w:rsidRDefault="00382112" w:rsidP="0003476C">
            <w:pPr>
              <w:ind w:right="-720"/>
              <w:rPr>
                <w:ins w:id="74" w:author="J_Shurbutt" w:date="2026-09-25T20:05:00Z" w16du:dateUtc="2026-09-26T00:05:00Z"/>
                <w:rFonts w:ascii="Arial" w:hAnsi="Arial" w:cs="Arial"/>
                <w:b/>
                <w:sz w:val="20"/>
                <w:szCs w:val="20"/>
              </w:rPr>
            </w:pPr>
          </w:p>
          <w:p w14:paraId="49237FA3" w14:textId="77777777" w:rsidR="00382112" w:rsidRPr="00382112" w:rsidRDefault="00382112" w:rsidP="0003476C">
            <w:pPr>
              <w:ind w:right="-720"/>
              <w:rPr>
                <w:ins w:id="75" w:author="J_Shurbutt" w:date="2026-09-25T20:05:00Z" w16du:dateUtc="2026-09-26T00:05:00Z"/>
                <w:rFonts w:ascii="Arial" w:hAnsi="Arial" w:cs="Arial"/>
                <w:sz w:val="20"/>
                <w:szCs w:val="20"/>
              </w:rPr>
            </w:pPr>
            <w:ins w:id="76" w:author="J_Shurbutt" w:date="2026-09-25T20:05:00Z" w16du:dateUtc="2026-09-26T00:05:00Z">
              <w:r>
                <w:rPr>
                  <w:rFonts w:ascii="Arial" w:hAnsi="Arial" w:cs="Arial"/>
                  <w:sz w:val="20"/>
                  <w:szCs w:val="20"/>
                </w:rPr>
                <w:t>N/A  Continuing Effort</w:t>
              </w:r>
            </w:ins>
          </w:p>
        </w:tc>
        <w:tc>
          <w:tcPr>
            <w:tcW w:w="3330" w:type="dxa"/>
            <w:gridSpan w:val="2"/>
          </w:tcPr>
          <w:p w14:paraId="71E46D33" w14:textId="77777777" w:rsidR="00535598" w:rsidRPr="00C13753" w:rsidRDefault="00535598" w:rsidP="0003476C">
            <w:pPr>
              <w:ind w:right="-720"/>
              <w:rPr>
                <w:ins w:id="77" w:author="J_Shurbutt" w:date="2026-09-25T20:05:00Z" w16du:dateUtc="2026-09-26T00:05:00Z"/>
                <w:rFonts w:ascii="Arial" w:hAnsi="Arial" w:cs="Arial"/>
                <w:b/>
                <w:sz w:val="20"/>
                <w:szCs w:val="20"/>
              </w:rPr>
            </w:pPr>
            <w:ins w:id="78" w:author="J_Shurbutt" w:date="2026-09-25T20:05:00Z" w16du:dateUtc="2026-09-26T00:05:00Z">
              <w:r w:rsidRPr="00C13753">
                <w:rPr>
                  <w:rFonts w:ascii="Arial" w:hAnsi="Arial" w:cs="Arial"/>
                  <w:b/>
                  <w:sz w:val="20"/>
                  <w:szCs w:val="20"/>
                </w:rPr>
                <w:t>Current Project End Date:</w:t>
              </w:r>
            </w:ins>
          </w:p>
        </w:tc>
        <w:tc>
          <w:tcPr>
            <w:tcW w:w="3420" w:type="dxa"/>
          </w:tcPr>
          <w:p w14:paraId="633E2753" w14:textId="77777777" w:rsidR="00535598" w:rsidRPr="00C13753" w:rsidRDefault="00535598" w:rsidP="0003476C">
            <w:pPr>
              <w:ind w:right="-720"/>
              <w:rPr>
                <w:ins w:id="79" w:author="J_Shurbutt" w:date="2026-09-25T20:05:00Z" w16du:dateUtc="2026-09-26T00:05:00Z"/>
                <w:rFonts w:ascii="Arial" w:hAnsi="Arial" w:cs="Arial"/>
                <w:b/>
                <w:sz w:val="20"/>
                <w:szCs w:val="20"/>
              </w:rPr>
            </w:pPr>
            <w:ins w:id="80" w:author="J_Shurbutt" w:date="2026-09-25T20:05:00Z" w16du:dateUtc="2026-09-26T00:05:00Z">
              <w:r w:rsidRPr="00C13753">
                <w:rPr>
                  <w:rFonts w:ascii="Arial" w:hAnsi="Arial" w:cs="Arial"/>
                  <w:b/>
                  <w:sz w:val="20"/>
                  <w:szCs w:val="20"/>
                </w:rPr>
                <w:t>Number of Extensions:</w:t>
              </w:r>
            </w:ins>
          </w:p>
          <w:p w14:paraId="62778746" w14:textId="77777777" w:rsidR="00535598" w:rsidRDefault="00535598" w:rsidP="0003476C">
            <w:pPr>
              <w:ind w:right="-720"/>
              <w:rPr>
                <w:ins w:id="81" w:author="J_Shurbutt" w:date="2026-09-25T20:05:00Z" w16du:dateUtc="2026-09-26T00:05:00Z"/>
                <w:rFonts w:ascii="Arial" w:hAnsi="Arial" w:cs="Arial"/>
                <w:sz w:val="20"/>
                <w:szCs w:val="20"/>
              </w:rPr>
            </w:pPr>
          </w:p>
          <w:p w14:paraId="1E8D6664" w14:textId="77777777" w:rsidR="00535598" w:rsidRPr="00B66A21" w:rsidRDefault="00535598" w:rsidP="0003476C">
            <w:pPr>
              <w:ind w:right="-720"/>
              <w:rPr>
                <w:ins w:id="82" w:author="J_Shurbutt" w:date="2026-09-25T20:05:00Z" w16du:dateUtc="2026-09-26T00:05:00Z"/>
                <w:rFonts w:ascii="Arial" w:hAnsi="Arial" w:cs="Arial"/>
                <w:sz w:val="20"/>
                <w:szCs w:val="20"/>
              </w:rPr>
            </w:pPr>
          </w:p>
        </w:tc>
      </w:tr>
    </w:tbl>
    <w:p w14:paraId="0FFF660A" w14:textId="77777777" w:rsidR="00551D8A" w:rsidRPr="00B66A21" w:rsidRDefault="00551D8A" w:rsidP="00551D8A">
      <w:pPr>
        <w:ind w:left="-720" w:right="-720"/>
        <w:rPr>
          <w:ins w:id="83" w:author="J_Shurbutt" w:date="2026-09-25T20:05:00Z" w16du:dateUtc="2026-09-26T00:05:00Z"/>
          <w:rFonts w:ascii="Arial" w:hAnsi="Arial" w:cs="Arial"/>
          <w:sz w:val="20"/>
          <w:szCs w:val="20"/>
        </w:rPr>
      </w:pPr>
    </w:p>
    <w:p w14:paraId="53FA4A19" w14:textId="77777777" w:rsidR="00743C01" w:rsidRPr="00B66A21" w:rsidRDefault="00743C01" w:rsidP="00551D8A">
      <w:pPr>
        <w:ind w:left="-720" w:right="-720"/>
        <w:rPr>
          <w:ins w:id="84" w:author="J_Shurbutt" w:date="2026-09-25T20:05:00Z" w16du:dateUtc="2026-09-26T00:05:00Z"/>
          <w:rFonts w:ascii="Arial" w:hAnsi="Arial" w:cs="Arial"/>
          <w:sz w:val="20"/>
          <w:szCs w:val="20"/>
        </w:rPr>
      </w:pPr>
      <w:ins w:id="85" w:author="J_Shurbutt" w:date="2026-09-25T20:05:00Z" w16du:dateUtc="2026-09-26T00:05:00Z">
        <w:r w:rsidRPr="00B66A21">
          <w:rPr>
            <w:rFonts w:ascii="Arial" w:hAnsi="Arial" w:cs="Arial"/>
            <w:sz w:val="20"/>
            <w:szCs w:val="20"/>
          </w:rPr>
          <w:t>Project schedule status:</w:t>
        </w:r>
      </w:ins>
    </w:p>
    <w:p w14:paraId="43F99153" w14:textId="77777777" w:rsidR="00743C01" w:rsidRPr="00B66A21" w:rsidRDefault="00382112" w:rsidP="00551D8A">
      <w:pPr>
        <w:ind w:left="-720" w:right="-720"/>
        <w:rPr>
          <w:ins w:id="86" w:author="J_Shurbutt" w:date="2026-09-25T20:05:00Z" w16du:dateUtc="2026-09-26T00:05:00Z"/>
          <w:rFonts w:ascii="Arial" w:hAnsi="Arial" w:cs="Arial"/>
          <w:sz w:val="20"/>
          <w:szCs w:val="20"/>
        </w:rPr>
      </w:pPr>
      <w:ins w:id="87" w:author="J_Shurbutt" w:date="2026-09-25T20:05:00Z" w16du:dateUtc="2026-09-26T00:05:00Z">
        <w:r>
          <w:rPr>
            <w:rFonts w:ascii="Arial" w:hAnsi="Arial" w:cs="Arial"/>
            <w:sz w:val="36"/>
            <w:szCs w:val="36"/>
          </w:rPr>
          <w:sym w:font="Wingdings" w:char="F0FD"/>
        </w:r>
        <w:r w:rsidR="00743C01" w:rsidRPr="00B66A21">
          <w:rPr>
            <w:rFonts w:ascii="Arial" w:hAnsi="Arial" w:cs="Arial"/>
            <w:sz w:val="36"/>
            <w:szCs w:val="36"/>
          </w:rPr>
          <w:t xml:space="preserve"> </w:t>
        </w:r>
        <w:r w:rsidR="00743C01" w:rsidRPr="00B66A21">
          <w:rPr>
            <w:rFonts w:ascii="Arial" w:hAnsi="Arial" w:cs="Arial"/>
            <w:sz w:val="20"/>
            <w:szCs w:val="20"/>
          </w:rPr>
          <w:t>On schedule</w:t>
        </w:r>
        <w:r w:rsidR="00743C01" w:rsidRPr="00B66A21">
          <w:rPr>
            <w:rFonts w:ascii="Arial" w:hAnsi="Arial" w:cs="Arial"/>
            <w:sz w:val="20"/>
            <w:szCs w:val="20"/>
          </w:rPr>
          <w:tab/>
        </w:r>
        <w:r w:rsidR="00743C01" w:rsidRPr="00B66A21">
          <w:rPr>
            <w:rFonts w:ascii="Arial" w:hAnsi="Arial" w:cs="Arial"/>
            <w:sz w:val="36"/>
            <w:szCs w:val="36"/>
          </w:rPr>
          <w:t xml:space="preserve">□ </w:t>
        </w:r>
        <w:r w:rsidR="00743C01" w:rsidRPr="00B66A21">
          <w:rPr>
            <w:rFonts w:ascii="Arial" w:hAnsi="Arial" w:cs="Arial"/>
            <w:sz w:val="20"/>
            <w:szCs w:val="20"/>
          </w:rPr>
          <w:t>On revised schedule</w:t>
        </w:r>
        <w:r w:rsidR="00743C01" w:rsidRPr="00B66A21">
          <w:rPr>
            <w:rFonts w:ascii="Arial" w:hAnsi="Arial" w:cs="Arial"/>
            <w:sz w:val="20"/>
            <w:szCs w:val="20"/>
          </w:rPr>
          <w:tab/>
        </w:r>
        <w:r w:rsidR="00743C01" w:rsidRPr="00B66A21">
          <w:rPr>
            <w:rFonts w:ascii="Arial" w:hAnsi="Arial" w:cs="Arial"/>
            <w:sz w:val="20"/>
            <w:szCs w:val="20"/>
          </w:rPr>
          <w:tab/>
        </w:r>
        <w:r w:rsidR="00743C01" w:rsidRPr="00B66A21">
          <w:rPr>
            <w:rFonts w:ascii="Arial" w:hAnsi="Arial" w:cs="Arial"/>
            <w:sz w:val="36"/>
            <w:szCs w:val="36"/>
          </w:rPr>
          <w:t xml:space="preserve">□ </w:t>
        </w:r>
        <w:r w:rsidR="00743C01" w:rsidRPr="00B66A21">
          <w:rPr>
            <w:rFonts w:ascii="Arial" w:hAnsi="Arial" w:cs="Arial"/>
            <w:sz w:val="20"/>
            <w:szCs w:val="20"/>
          </w:rPr>
          <w:t>Ahead of schedule</w:t>
        </w:r>
        <w:r w:rsidR="00743C01" w:rsidRPr="00B66A21">
          <w:rPr>
            <w:rFonts w:ascii="Arial" w:hAnsi="Arial" w:cs="Arial"/>
            <w:sz w:val="20"/>
            <w:szCs w:val="20"/>
          </w:rPr>
          <w:tab/>
        </w:r>
        <w:r w:rsidR="00743C01" w:rsidRPr="00B66A21">
          <w:rPr>
            <w:rFonts w:ascii="Arial" w:hAnsi="Arial" w:cs="Arial"/>
            <w:sz w:val="20"/>
            <w:szCs w:val="20"/>
          </w:rPr>
          <w:tab/>
        </w:r>
        <w:r w:rsidR="00743C01" w:rsidRPr="00B66A21">
          <w:rPr>
            <w:rFonts w:ascii="Arial" w:hAnsi="Arial" w:cs="Arial"/>
            <w:sz w:val="36"/>
            <w:szCs w:val="36"/>
          </w:rPr>
          <w:t>□</w:t>
        </w:r>
        <w:r w:rsidR="00743C01" w:rsidRPr="00B66A21">
          <w:rPr>
            <w:rFonts w:ascii="Arial" w:hAnsi="Arial" w:cs="Arial"/>
            <w:sz w:val="20"/>
            <w:szCs w:val="20"/>
          </w:rPr>
          <w:t xml:space="preserve"> Behind schedule</w:t>
        </w:r>
      </w:ins>
    </w:p>
    <w:p w14:paraId="5848FABD" w14:textId="77777777" w:rsidR="00743C01" w:rsidRPr="00B66A21" w:rsidRDefault="00743C01" w:rsidP="00551D8A">
      <w:pPr>
        <w:ind w:left="-720" w:right="-720"/>
        <w:rPr>
          <w:ins w:id="88" w:author="J_Shurbutt" w:date="2026-09-25T20:05:00Z" w16du:dateUtc="2026-09-26T00:05:00Z"/>
          <w:rFonts w:ascii="Arial" w:hAnsi="Arial" w:cs="Arial"/>
          <w:sz w:val="20"/>
          <w:szCs w:val="20"/>
        </w:rPr>
      </w:pPr>
    </w:p>
    <w:p w14:paraId="02C7F97C" w14:textId="77777777" w:rsidR="00743C01" w:rsidRPr="00B66A21" w:rsidRDefault="00B66A21" w:rsidP="00B66A21">
      <w:pPr>
        <w:tabs>
          <w:tab w:val="left" w:pos="1230"/>
        </w:tabs>
        <w:ind w:left="-720" w:right="-720"/>
        <w:rPr>
          <w:ins w:id="89" w:author="J_Shurbutt" w:date="2026-09-25T20:05:00Z" w16du:dateUtc="2026-09-26T00:05:00Z"/>
          <w:rFonts w:ascii="Arial" w:hAnsi="Arial" w:cs="Arial"/>
          <w:sz w:val="20"/>
          <w:szCs w:val="20"/>
        </w:rPr>
      </w:pPr>
      <w:ins w:id="90" w:author="J_Shurbutt" w:date="2026-09-25T20:05:00Z" w16du:dateUtc="2026-09-26T00:05:00Z">
        <w:r>
          <w:rPr>
            <w:rFonts w:ascii="Arial" w:hAnsi="Arial" w:cs="Arial"/>
            <w:sz w:val="20"/>
            <w:szCs w:val="20"/>
          </w:rPr>
          <w:t>Overall Project Statistics:</w:t>
        </w:r>
      </w:ins>
    </w:p>
    <w:tbl>
      <w:tblPr>
        <w:tblStyle w:val="TableGrid"/>
        <w:tblW w:w="10908" w:type="dxa"/>
        <w:tblInd w:w="-720" w:type="dxa"/>
        <w:tblLook w:val="04A0" w:firstRow="1" w:lastRow="0" w:firstColumn="1" w:lastColumn="0" w:noHBand="0" w:noVBand="1"/>
      </w:tblPr>
      <w:tblGrid>
        <w:gridCol w:w="4158"/>
        <w:gridCol w:w="3330"/>
        <w:gridCol w:w="3420"/>
      </w:tblGrid>
      <w:tr w:rsidR="00874EF7" w:rsidRPr="00B66A21" w14:paraId="16160B36" w14:textId="77777777" w:rsidTr="00B66A21">
        <w:trPr>
          <w:ins w:id="91" w:author="J_Shurbutt" w:date="2026-09-25T20:05:00Z" w16du:dateUtc="2026-09-26T00:05:00Z"/>
        </w:trPr>
        <w:tc>
          <w:tcPr>
            <w:tcW w:w="4158" w:type="dxa"/>
            <w:shd w:val="pct15" w:color="auto" w:fill="auto"/>
          </w:tcPr>
          <w:p w14:paraId="4CBAAED6" w14:textId="77777777" w:rsidR="00874EF7" w:rsidRPr="00C13753" w:rsidRDefault="00B2185C" w:rsidP="00743C01">
            <w:pPr>
              <w:ind w:right="-720"/>
              <w:rPr>
                <w:ins w:id="92" w:author="J_Shurbutt" w:date="2026-09-25T20:05:00Z" w16du:dateUtc="2026-09-26T00:05:00Z"/>
                <w:rFonts w:ascii="Arial" w:hAnsi="Arial" w:cs="Arial"/>
                <w:b/>
                <w:sz w:val="20"/>
                <w:szCs w:val="20"/>
              </w:rPr>
            </w:pPr>
            <w:ins w:id="93" w:author="J_Shurbutt" w:date="2026-09-25T20:05:00Z" w16du:dateUtc="2026-09-26T00:05:00Z">
              <w:r w:rsidRPr="00C13753">
                <w:rPr>
                  <w:rFonts w:ascii="Arial" w:hAnsi="Arial" w:cs="Arial"/>
                  <w:b/>
                  <w:sz w:val="20"/>
                  <w:szCs w:val="20"/>
                </w:rPr>
                <w:t xml:space="preserve">                  </w:t>
              </w:r>
              <w:r w:rsidR="00874EF7" w:rsidRPr="00C13753">
                <w:rPr>
                  <w:rFonts w:ascii="Arial" w:hAnsi="Arial" w:cs="Arial"/>
                  <w:b/>
                  <w:sz w:val="20"/>
                  <w:szCs w:val="20"/>
                </w:rPr>
                <w:t>Total Project Budget</w:t>
              </w:r>
            </w:ins>
          </w:p>
        </w:tc>
        <w:tc>
          <w:tcPr>
            <w:tcW w:w="3330" w:type="dxa"/>
            <w:shd w:val="pct15" w:color="auto" w:fill="auto"/>
          </w:tcPr>
          <w:p w14:paraId="30D228B4" w14:textId="77777777" w:rsidR="00874EF7" w:rsidRPr="00C13753" w:rsidRDefault="00B2185C" w:rsidP="00874EF7">
            <w:pPr>
              <w:ind w:right="-720"/>
              <w:rPr>
                <w:ins w:id="94" w:author="J_Shurbutt" w:date="2026-09-25T20:05:00Z" w16du:dateUtc="2026-09-26T00:05:00Z"/>
                <w:rFonts w:ascii="Arial" w:hAnsi="Arial" w:cs="Arial"/>
                <w:b/>
                <w:sz w:val="20"/>
                <w:szCs w:val="20"/>
              </w:rPr>
            </w:pPr>
            <w:ins w:id="95" w:author="J_Shurbutt" w:date="2026-09-25T20:05:00Z" w16du:dateUtc="2026-09-26T00:05:00Z">
              <w:r w:rsidRPr="00C13753">
                <w:rPr>
                  <w:rFonts w:ascii="Arial" w:hAnsi="Arial" w:cs="Arial"/>
                  <w:b/>
                  <w:sz w:val="20"/>
                  <w:szCs w:val="20"/>
                </w:rPr>
                <w:t xml:space="preserve">    </w:t>
              </w:r>
              <w:r w:rsidR="00874EF7" w:rsidRPr="00C13753">
                <w:rPr>
                  <w:rFonts w:ascii="Arial" w:hAnsi="Arial" w:cs="Arial"/>
                  <w:b/>
                  <w:sz w:val="20"/>
                  <w:szCs w:val="20"/>
                </w:rPr>
                <w:t xml:space="preserve">Total </w:t>
              </w:r>
              <w:r w:rsidR="00B66A21" w:rsidRPr="00C13753">
                <w:rPr>
                  <w:rFonts w:ascii="Arial" w:hAnsi="Arial" w:cs="Arial"/>
                  <w:b/>
                  <w:sz w:val="20"/>
                  <w:szCs w:val="20"/>
                </w:rPr>
                <w:t>Cost to Date for Project</w:t>
              </w:r>
            </w:ins>
          </w:p>
        </w:tc>
        <w:tc>
          <w:tcPr>
            <w:tcW w:w="3420" w:type="dxa"/>
            <w:shd w:val="pct15" w:color="auto" w:fill="auto"/>
          </w:tcPr>
          <w:p w14:paraId="09704D85" w14:textId="77777777" w:rsidR="00547EE3" w:rsidRDefault="00547EE3" w:rsidP="00547EE3">
            <w:pPr>
              <w:ind w:right="-720"/>
              <w:rPr>
                <w:ins w:id="96" w:author="J_Shurbutt" w:date="2026-09-25T20:05:00Z" w16du:dateUtc="2026-09-26T00:05:00Z"/>
                <w:rFonts w:ascii="Arial" w:hAnsi="Arial" w:cs="Arial"/>
                <w:b/>
                <w:sz w:val="20"/>
                <w:szCs w:val="20"/>
              </w:rPr>
            </w:pPr>
            <w:ins w:id="97" w:author="J_Shurbutt" w:date="2026-09-25T20:05:00Z" w16du:dateUtc="2026-09-26T00:05:00Z">
              <w:r>
                <w:rPr>
                  <w:rFonts w:ascii="Arial" w:hAnsi="Arial" w:cs="Arial"/>
                  <w:b/>
                  <w:sz w:val="20"/>
                  <w:szCs w:val="20"/>
                </w:rPr>
                <w:t xml:space="preserve">          </w:t>
              </w:r>
              <w:r w:rsidR="00B66A21" w:rsidRPr="00C13753">
                <w:rPr>
                  <w:rFonts w:ascii="Arial" w:hAnsi="Arial" w:cs="Arial"/>
                  <w:b/>
                  <w:sz w:val="20"/>
                  <w:szCs w:val="20"/>
                </w:rPr>
                <w:t xml:space="preserve">Percentage of </w:t>
              </w:r>
              <w:r w:rsidR="00874EF7" w:rsidRPr="00C13753">
                <w:rPr>
                  <w:rFonts w:ascii="Arial" w:hAnsi="Arial" w:cs="Arial"/>
                  <w:b/>
                  <w:sz w:val="20"/>
                  <w:szCs w:val="20"/>
                </w:rPr>
                <w:t>Work</w:t>
              </w:r>
              <w:r>
                <w:rPr>
                  <w:rFonts w:ascii="Arial" w:hAnsi="Arial" w:cs="Arial"/>
                  <w:b/>
                  <w:sz w:val="20"/>
                  <w:szCs w:val="20"/>
                </w:rPr>
                <w:t xml:space="preserve"> </w:t>
              </w:r>
            </w:ins>
          </w:p>
          <w:p w14:paraId="345AAFC6" w14:textId="77777777" w:rsidR="00874EF7" w:rsidRPr="00C13753" w:rsidRDefault="00547EE3" w:rsidP="00547EE3">
            <w:pPr>
              <w:ind w:right="-720"/>
              <w:rPr>
                <w:ins w:id="98" w:author="J_Shurbutt" w:date="2026-09-25T20:05:00Z" w16du:dateUtc="2026-09-26T00:05:00Z"/>
                <w:rFonts w:ascii="Arial" w:hAnsi="Arial" w:cs="Arial"/>
                <w:b/>
                <w:sz w:val="20"/>
                <w:szCs w:val="20"/>
              </w:rPr>
            </w:pPr>
            <w:ins w:id="99" w:author="J_Shurbutt" w:date="2026-09-25T20:05:00Z" w16du:dateUtc="2026-09-26T00:05:00Z">
              <w:r>
                <w:rPr>
                  <w:rFonts w:ascii="Arial" w:hAnsi="Arial" w:cs="Arial"/>
                  <w:b/>
                  <w:sz w:val="20"/>
                  <w:szCs w:val="20"/>
                </w:rPr>
                <w:t xml:space="preserve">           </w:t>
              </w:r>
              <w:r w:rsidR="00874EF7" w:rsidRPr="00C13753">
                <w:rPr>
                  <w:rFonts w:ascii="Arial" w:hAnsi="Arial" w:cs="Arial"/>
                  <w:b/>
                  <w:sz w:val="20"/>
                  <w:szCs w:val="20"/>
                </w:rPr>
                <w:t>Completed</w:t>
              </w:r>
              <w:r>
                <w:rPr>
                  <w:rFonts w:ascii="Arial" w:hAnsi="Arial" w:cs="Arial"/>
                  <w:b/>
                  <w:sz w:val="20"/>
                  <w:szCs w:val="20"/>
                </w:rPr>
                <w:t xml:space="preserve"> to Date</w:t>
              </w:r>
            </w:ins>
          </w:p>
        </w:tc>
      </w:tr>
      <w:tr w:rsidR="00874EF7" w:rsidRPr="00B66A21" w14:paraId="349A4152" w14:textId="77777777" w:rsidTr="00B66A21">
        <w:trPr>
          <w:ins w:id="100" w:author="J_Shurbutt" w:date="2026-09-25T20:05:00Z" w16du:dateUtc="2026-09-26T00:05:00Z"/>
        </w:trPr>
        <w:tc>
          <w:tcPr>
            <w:tcW w:w="4158" w:type="dxa"/>
          </w:tcPr>
          <w:p w14:paraId="5C6DEE4F" w14:textId="69F1B14B" w:rsidR="00132EB7" w:rsidRPr="00D104D5" w:rsidRDefault="00132EB7" w:rsidP="00132EB7">
            <w:pPr>
              <w:ind w:right="-720"/>
              <w:rPr>
                <w:ins w:id="101" w:author="J_Shurbutt" w:date="2026-09-25T20:05:00Z" w16du:dateUtc="2026-09-26T00:05:00Z"/>
                <w:rFonts w:ascii="Arial" w:hAnsi="Arial" w:cs="Arial"/>
                <w:b/>
                <w:sz w:val="20"/>
                <w:szCs w:val="20"/>
              </w:rPr>
            </w:pPr>
            <w:ins w:id="102" w:author="J_Shurbutt" w:date="2026-09-25T20:05:00Z" w16du:dateUtc="2026-09-26T00:05:00Z">
              <w:r w:rsidRPr="00D104D5">
                <w:rPr>
                  <w:rFonts w:ascii="Arial" w:hAnsi="Arial" w:cs="Arial"/>
                  <w:b/>
                  <w:sz w:val="20"/>
                  <w:szCs w:val="20"/>
                </w:rPr>
                <w:t>$3,220,074 (TOTAL)</w:t>
              </w:r>
            </w:ins>
          </w:p>
          <w:p w14:paraId="7DEF83C4" w14:textId="689EE399" w:rsidR="00D104D5" w:rsidRDefault="00D104D5" w:rsidP="00132EB7">
            <w:pPr>
              <w:ind w:right="-720"/>
              <w:rPr>
                <w:ins w:id="103" w:author="J_Shurbutt" w:date="2026-09-25T20:05:00Z" w16du:dateUtc="2026-09-26T00:05:00Z"/>
                <w:rFonts w:ascii="Arial" w:hAnsi="Arial" w:cs="Arial"/>
                <w:sz w:val="20"/>
                <w:szCs w:val="20"/>
              </w:rPr>
            </w:pPr>
            <w:ins w:id="104" w:author="J_Shurbutt" w:date="2026-09-25T20:05:00Z" w16du:dateUtc="2026-09-26T00:05:00Z">
              <w:r>
                <w:rPr>
                  <w:rFonts w:ascii="Arial" w:hAnsi="Arial" w:cs="Arial"/>
                  <w:sz w:val="20"/>
                  <w:szCs w:val="20"/>
                </w:rPr>
                <w:t>$1,019,602 (FHWA)</w:t>
              </w:r>
            </w:ins>
          </w:p>
          <w:p w14:paraId="66B8C6A5" w14:textId="782B862D" w:rsidR="00874EF7" w:rsidRPr="00B66A21" w:rsidRDefault="00132EB7" w:rsidP="00132EB7">
            <w:pPr>
              <w:ind w:right="-720"/>
              <w:rPr>
                <w:ins w:id="105" w:author="J_Shurbutt" w:date="2026-09-25T20:05:00Z" w16du:dateUtc="2026-09-26T00:05:00Z"/>
                <w:rFonts w:ascii="Arial" w:hAnsi="Arial" w:cs="Arial"/>
                <w:sz w:val="20"/>
                <w:szCs w:val="20"/>
              </w:rPr>
            </w:pPr>
            <w:ins w:id="106" w:author="J_Shurbutt" w:date="2026-09-25T20:05:00Z" w16du:dateUtc="2026-09-26T00:05:00Z">
              <w:r>
                <w:rPr>
                  <w:rFonts w:ascii="Arial" w:hAnsi="Arial" w:cs="Arial"/>
                  <w:sz w:val="20"/>
                  <w:szCs w:val="20"/>
                </w:rPr>
                <w:t>$1,241,074 (FMIS + Lockbox up to FY 2008)</w:t>
              </w:r>
              <w:r w:rsidR="00382112">
                <w:rPr>
                  <w:rFonts w:ascii="Arial" w:hAnsi="Arial" w:cs="Arial"/>
                  <w:sz w:val="20"/>
                  <w:szCs w:val="20"/>
                </w:rPr>
                <w:br/>
                <w:t>$</w:t>
              </w:r>
              <w:r>
                <w:rPr>
                  <w:rFonts w:ascii="Arial" w:hAnsi="Arial" w:cs="Arial"/>
                  <w:sz w:val="20"/>
                  <w:szCs w:val="20"/>
                </w:rPr>
                <w:t>1,979,000 (Delphi)</w:t>
              </w:r>
            </w:ins>
          </w:p>
        </w:tc>
        <w:tc>
          <w:tcPr>
            <w:tcW w:w="3330" w:type="dxa"/>
          </w:tcPr>
          <w:p w14:paraId="59A99257" w14:textId="5C0959A4" w:rsidR="00874EF7" w:rsidRPr="00B66A21" w:rsidRDefault="00874EF7" w:rsidP="00132EB7">
            <w:pPr>
              <w:ind w:right="-720"/>
              <w:rPr>
                <w:ins w:id="107" w:author="J_Shurbutt" w:date="2026-09-25T20:05:00Z" w16du:dateUtc="2026-09-26T00:05:00Z"/>
                <w:rFonts w:ascii="Arial" w:hAnsi="Arial" w:cs="Arial"/>
                <w:sz w:val="20"/>
                <w:szCs w:val="20"/>
              </w:rPr>
            </w:pPr>
          </w:p>
        </w:tc>
        <w:tc>
          <w:tcPr>
            <w:tcW w:w="3420" w:type="dxa"/>
          </w:tcPr>
          <w:p w14:paraId="595FEABF" w14:textId="77777777" w:rsidR="00874EF7" w:rsidRPr="00B66A21" w:rsidRDefault="00874EF7" w:rsidP="00551D8A">
            <w:pPr>
              <w:ind w:right="-720"/>
              <w:rPr>
                <w:ins w:id="108" w:author="J_Shurbutt" w:date="2026-09-25T20:05:00Z" w16du:dateUtc="2026-09-26T00:05:00Z"/>
                <w:rFonts w:ascii="Arial" w:hAnsi="Arial" w:cs="Arial"/>
                <w:sz w:val="20"/>
                <w:szCs w:val="20"/>
              </w:rPr>
            </w:pPr>
          </w:p>
          <w:p w14:paraId="4FBD84BE" w14:textId="77777777" w:rsidR="00874EF7" w:rsidRPr="00B66A21" w:rsidRDefault="00382112" w:rsidP="00551D8A">
            <w:pPr>
              <w:ind w:right="-720"/>
              <w:rPr>
                <w:ins w:id="109" w:author="J_Shurbutt" w:date="2026-09-25T20:05:00Z" w16du:dateUtc="2026-09-26T00:05:00Z"/>
                <w:rFonts w:ascii="Arial" w:hAnsi="Arial" w:cs="Arial"/>
                <w:sz w:val="20"/>
                <w:szCs w:val="20"/>
              </w:rPr>
            </w:pPr>
            <w:ins w:id="110" w:author="J_Shurbutt" w:date="2026-09-25T20:05:00Z" w16du:dateUtc="2026-09-26T00:05:00Z">
              <w:r>
                <w:rPr>
                  <w:rFonts w:ascii="Arial" w:hAnsi="Arial" w:cs="Arial"/>
                  <w:sz w:val="20"/>
                  <w:szCs w:val="20"/>
                </w:rPr>
                <w:t>Ongoing Project (N/A)</w:t>
              </w:r>
            </w:ins>
          </w:p>
        </w:tc>
      </w:tr>
    </w:tbl>
    <w:p w14:paraId="1CC8A788" w14:textId="77777777" w:rsidR="00743C01" w:rsidRDefault="00743C01" w:rsidP="00551D8A">
      <w:pPr>
        <w:ind w:left="-720" w:right="-720"/>
        <w:rPr>
          <w:ins w:id="111" w:author="J_Shurbutt" w:date="2026-09-25T20:05:00Z" w16du:dateUtc="2026-09-26T00:05:00Z"/>
          <w:rFonts w:ascii="Arial" w:hAnsi="Arial" w:cs="Arial"/>
          <w:sz w:val="20"/>
          <w:szCs w:val="20"/>
        </w:rPr>
      </w:pPr>
    </w:p>
    <w:p w14:paraId="58CFBD7C" w14:textId="77777777" w:rsidR="00B66A21" w:rsidRDefault="00B66A21" w:rsidP="00551D8A">
      <w:pPr>
        <w:ind w:left="-720" w:right="-720"/>
        <w:rPr>
          <w:ins w:id="112" w:author="J_Shurbutt" w:date="2026-09-25T20:05:00Z" w16du:dateUtc="2026-09-26T00:05:00Z"/>
          <w:rFonts w:ascii="Arial" w:hAnsi="Arial" w:cs="Arial"/>
          <w:sz w:val="20"/>
          <w:szCs w:val="20"/>
        </w:rPr>
      </w:pPr>
      <w:ins w:id="113" w:author="J_Shurbutt" w:date="2026-09-25T20:05:00Z" w16du:dateUtc="2026-09-26T00:05:00Z">
        <w:r w:rsidRPr="004E14DC">
          <w:rPr>
            <w:rFonts w:ascii="Arial" w:hAnsi="Arial" w:cs="Arial"/>
            <w:b/>
            <w:i/>
            <w:sz w:val="20"/>
            <w:szCs w:val="20"/>
          </w:rPr>
          <w:t>Quarterly</w:t>
        </w:r>
        <w:r>
          <w:rPr>
            <w:rFonts w:ascii="Arial" w:hAnsi="Arial" w:cs="Arial"/>
            <w:sz w:val="20"/>
            <w:szCs w:val="20"/>
          </w:rPr>
          <w:t xml:space="preserve"> Project Statistics:</w:t>
        </w:r>
      </w:ins>
    </w:p>
    <w:tbl>
      <w:tblPr>
        <w:tblStyle w:val="TableGrid"/>
        <w:tblW w:w="10908" w:type="dxa"/>
        <w:tblInd w:w="-720" w:type="dxa"/>
        <w:tblLook w:val="04A0" w:firstRow="1" w:lastRow="0" w:firstColumn="1" w:lastColumn="0" w:noHBand="0" w:noVBand="1"/>
      </w:tblPr>
      <w:tblGrid>
        <w:gridCol w:w="4158"/>
        <w:gridCol w:w="3330"/>
        <w:gridCol w:w="3420"/>
      </w:tblGrid>
      <w:tr w:rsidR="00B66A21" w:rsidRPr="00B66A21" w14:paraId="003C16E0" w14:textId="77777777" w:rsidTr="00B66A21">
        <w:trPr>
          <w:ins w:id="114" w:author="J_Shurbutt" w:date="2026-09-25T20:05:00Z" w16du:dateUtc="2026-09-26T00:05:00Z"/>
        </w:trPr>
        <w:tc>
          <w:tcPr>
            <w:tcW w:w="4158" w:type="dxa"/>
            <w:shd w:val="pct15" w:color="auto" w:fill="auto"/>
          </w:tcPr>
          <w:p w14:paraId="34A516EA" w14:textId="77777777" w:rsidR="00547EE3" w:rsidRDefault="004144E6" w:rsidP="004144E6">
            <w:pPr>
              <w:ind w:right="-720"/>
              <w:rPr>
                <w:ins w:id="115" w:author="J_Shurbutt" w:date="2026-09-25T20:05:00Z" w16du:dateUtc="2026-09-26T00:05:00Z"/>
                <w:rFonts w:ascii="Arial" w:hAnsi="Arial" w:cs="Arial"/>
                <w:b/>
                <w:sz w:val="20"/>
                <w:szCs w:val="20"/>
              </w:rPr>
            </w:pPr>
            <w:ins w:id="116" w:author="J_Shurbutt" w:date="2026-09-25T20:05:00Z" w16du:dateUtc="2026-09-26T00:05:00Z">
              <w:r>
                <w:rPr>
                  <w:rFonts w:ascii="Arial" w:hAnsi="Arial" w:cs="Arial"/>
                  <w:b/>
                  <w:sz w:val="20"/>
                  <w:szCs w:val="20"/>
                </w:rPr>
                <w:t xml:space="preserve">               </w:t>
              </w:r>
              <w:r w:rsidR="00547EE3">
                <w:rPr>
                  <w:rFonts w:ascii="Arial" w:hAnsi="Arial" w:cs="Arial"/>
                  <w:b/>
                  <w:sz w:val="20"/>
                  <w:szCs w:val="20"/>
                </w:rPr>
                <w:t xml:space="preserve">Total Project Expenses </w:t>
              </w:r>
            </w:ins>
          </w:p>
          <w:p w14:paraId="3C6CD2D2" w14:textId="77777777" w:rsidR="00B66A21" w:rsidRPr="00C13753" w:rsidRDefault="004144E6" w:rsidP="004144E6">
            <w:pPr>
              <w:ind w:right="-720"/>
              <w:rPr>
                <w:ins w:id="117" w:author="J_Shurbutt" w:date="2026-09-25T20:05:00Z" w16du:dateUtc="2026-09-26T00:05:00Z"/>
                <w:rFonts w:ascii="Arial" w:hAnsi="Arial" w:cs="Arial"/>
                <w:b/>
                <w:sz w:val="20"/>
                <w:szCs w:val="20"/>
              </w:rPr>
            </w:pPr>
            <w:ins w:id="118" w:author="J_Shurbutt" w:date="2026-09-25T20:05:00Z" w16du:dateUtc="2026-09-26T00:05:00Z">
              <w:r>
                <w:rPr>
                  <w:rFonts w:ascii="Arial" w:hAnsi="Arial" w:cs="Arial"/>
                  <w:b/>
                  <w:sz w:val="20"/>
                  <w:szCs w:val="20"/>
                </w:rPr>
                <w:t xml:space="preserve">          </w:t>
              </w:r>
              <w:r w:rsidR="00547EE3">
                <w:rPr>
                  <w:rFonts w:ascii="Arial" w:hAnsi="Arial" w:cs="Arial"/>
                  <w:b/>
                  <w:sz w:val="20"/>
                  <w:szCs w:val="20"/>
                </w:rPr>
                <w:t>and Percentage This Quarter</w:t>
              </w:r>
            </w:ins>
          </w:p>
        </w:tc>
        <w:tc>
          <w:tcPr>
            <w:tcW w:w="3330" w:type="dxa"/>
            <w:shd w:val="pct15" w:color="auto" w:fill="auto"/>
          </w:tcPr>
          <w:p w14:paraId="35E08487" w14:textId="77777777" w:rsidR="00C13753" w:rsidRDefault="00B2185C" w:rsidP="004E14DC">
            <w:pPr>
              <w:ind w:right="-720"/>
              <w:rPr>
                <w:ins w:id="119" w:author="J_Shurbutt" w:date="2026-09-25T20:05:00Z" w16du:dateUtc="2026-09-26T00:05:00Z"/>
                <w:rFonts w:ascii="Arial" w:hAnsi="Arial" w:cs="Arial"/>
                <w:b/>
                <w:sz w:val="20"/>
                <w:szCs w:val="20"/>
              </w:rPr>
            </w:pPr>
            <w:ins w:id="120" w:author="J_Shurbutt" w:date="2026-09-25T20:05:00Z" w16du:dateUtc="2026-09-26T00:05:00Z">
              <w:r w:rsidRPr="00C13753">
                <w:rPr>
                  <w:rFonts w:ascii="Arial" w:hAnsi="Arial" w:cs="Arial"/>
                  <w:b/>
                  <w:sz w:val="20"/>
                  <w:szCs w:val="20"/>
                </w:rPr>
                <w:t xml:space="preserve"> </w:t>
              </w:r>
              <w:r w:rsidR="00C13753">
                <w:rPr>
                  <w:rFonts w:ascii="Arial" w:hAnsi="Arial" w:cs="Arial"/>
                  <w:b/>
                  <w:sz w:val="20"/>
                  <w:szCs w:val="20"/>
                </w:rPr>
                <w:t xml:space="preserve">    </w:t>
              </w:r>
              <w:r w:rsidR="004E14DC" w:rsidRPr="00C13753">
                <w:rPr>
                  <w:rFonts w:ascii="Arial" w:hAnsi="Arial" w:cs="Arial"/>
                  <w:b/>
                  <w:sz w:val="20"/>
                  <w:szCs w:val="20"/>
                </w:rPr>
                <w:t xml:space="preserve">Total Amount </w:t>
              </w:r>
              <w:r w:rsidR="00A43875" w:rsidRPr="00C13753">
                <w:rPr>
                  <w:rFonts w:ascii="Arial" w:hAnsi="Arial" w:cs="Arial"/>
                  <w:b/>
                  <w:sz w:val="20"/>
                  <w:szCs w:val="20"/>
                </w:rPr>
                <w:t xml:space="preserve">of </w:t>
              </w:r>
              <w:r w:rsidR="00B66A21" w:rsidRPr="00C13753">
                <w:rPr>
                  <w:rFonts w:ascii="Arial" w:hAnsi="Arial" w:cs="Arial"/>
                  <w:b/>
                  <w:sz w:val="20"/>
                  <w:szCs w:val="20"/>
                </w:rPr>
                <w:t xml:space="preserve"> Funds </w:t>
              </w:r>
            </w:ins>
          </w:p>
          <w:p w14:paraId="0148F867" w14:textId="77777777" w:rsidR="00B66A21" w:rsidRPr="00C13753" w:rsidRDefault="00C13753" w:rsidP="00C13753">
            <w:pPr>
              <w:ind w:right="-720"/>
              <w:rPr>
                <w:ins w:id="121" w:author="J_Shurbutt" w:date="2026-09-25T20:05:00Z" w16du:dateUtc="2026-09-26T00:05:00Z"/>
                <w:rFonts w:ascii="Arial" w:hAnsi="Arial" w:cs="Arial"/>
                <w:b/>
                <w:sz w:val="20"/>
                <w:szCs w:val="20"/>
              </w:rPr>
            </w:pPr>
            <w:ins w:id="122" w:author="J_Shurbutt" w:date="2026-09-25T20:05:00Z" w16du:dateUtc="2026-09-26T00:05:00Z">
              <w:r>
                <w:rPr>
                  <w:rFonts w:ascii="Arial" w:hAnsi="Arial" w:cs="Arial"/>
                  <w:b/>
                  <w:sz w:val="20"/>
                  <w:szCs w:val="20"/>
                </w:rPr>
                <w:t xml:space="preserve">      </w:t>
              </w:r>
              <w:r w:rsidR="00B66A21" w:rsidRPr="00C13753">
                <w:rPr>
                  <w:rFonts w:ascii="Arial" w:hAnsi="Arial" w:cs="Arial"/>
                  <w:b/>
                  <w:sz w:val="20"/>
                  <w:szCs w:val="20"/>
                </w:rPr>
                <w:t>Expended</w:t>
              </w:r>
              <w:r w:rsidR="004E14DC" w:rsidRPr="00C13753">
                <w:rPr>
                  <w:rFonts w:ascii="Arial" w:hAnsi="Arial" w:cs="Arial"/>
                  <w:b/>
                  <w:sz w:val="20"/>
                  <w:szCs w:val="20"/>
                </w:rPr>
                <w:t xml:space="preserve"> This Quarter</w:t>
              </w:r>
            </w:ins>
          </w:p>
        </w:tc>
        <w:tc>
          <w:tcPr>
            <w:tcW w:w="3420" w:type="dxa"/>
            <w:shd w:val="pct15" w:color="auto" w:fill="auto"/>
          </w:tcPr>
          <w:p w14:paraId="676E3439" w14:textId="77777777" w:rsidR="004144E6" w:rsidRDefault="00547EE3" w:rsidP="00547EE3">
            <w:pPr>
              <w:ind w:right="-720"/>
              <w:rPr>
                <w:ins w:id="123" w:author="J_Shurbutt" w:date="2026-09-25T20:05:00Z" w16du:dateUtc="2026-09-26T00:05:00Z"/>
                <w:rFonts w:ascii="Arial" w:hAnsi="Arial" w:cs="Arial"/>
                <w:b/>
                <w:sz w:val="20"/>
                <w:szCs w:val="20"/>
              </w:rPr>
            </w:pPr>
            <w:ins w:id="124" w:author="J_Shurbutt" w:date="2026-09-25T20:05:00Z" w16du:dateUtc="2026-09-26T00:05:00Z">
              <w:r>
                <w:rPr>
                  <w:rFonts w:ascii="Arial" w:hAnsi="Arial" w:cs="Arial"/>
                  <w:b/>
                  <w:sz w:val="20"/>
                  <w:szCs w:val="20"/>
                </w:rPr>
                <w:t xml:space="preserve">       </w:t>
              </w:r>
              <w:r w:rsidR="004144E6">
                <w:rPr>
                  <w:rFonts w:ascii="Arial" w:hAnsi="Arial" w:cs="Arial"/>
                  <w:b/>
                  <w:sz w:val="20"/>
                  <w:szCs w:val="20"/>
                </w:rPr>
                <w:t xml:space="preserve">  Total </w:t>
              </w:r>
              <w:r w:rsidR="004E14DC" w:rsidRPr="00C13753">
                <w:rPr>
                  <w:rFonts w:ascii="Arial" w:hAnsi="Arial" w:cs="Arial"/>
                  <w:b/>
                  <w:sz w:val="20"/>
                  <w:szCs w:val="20"/>
                </w:rPr>
                <w:t>Percentage</w:t>
              </w:r>
              <w:r w:rsidR="00161153">
                <w:rPr>
                  <w:rFonts w:ascii="Arial" w:hAnsi="Arial" w:cs="Arial"/>
                  <w:b/>
                  <w:sz w:val="20"/>
                  <w:szCs w:val="20"/>
                </w:rPr>
                <w:t xml:space="preserve"> </w:t>
              </w:r>
              <w:r w:rsidR="004E14DC" w:rsidRPr="00C13753">
                <w:rPr>
                  <w:rFonts w:ascii="Arial" w:hAnsi="Arial" w:cs="Arial"/>
                  <w:b/>
                  <w:sz w:val="20"/>
                  <w:szCs w:val="20"/>
                </w:rPr>
                <w:t xml:space="preserve">of </w:t>
              </w:r>
            </w:ins>
          </w:p>
          <w:p w14:paraId="09D66061" w14:textId="77777777" w:rsidR="000B665A" w:rsidRPr="00C13753" w:rsidRDefault="004144E6" w:rsidP="004144E6">
            <w:pPr>
              <w:ind w:right="-720"/>
              <w:rPr>
                <w:ins w:id="125" w:author="J_Shurbutt" w:date="2026-09-25T20:05:00Z" w16du:dateUtc="2026-09-26T00:05:00Z"/>
                <w:rFonts w:ascii="Arial" w:hAnsi="Arial" w:cs="Arial"/>
                <w:b/>
                <w:sz w:val="20"/>
                <w:szCs w:val="20"/>
              </w:rPr>
            </w:pPr>
            <w:ins w:id="126" w:author="J_Shurbutt" w:date="2026-09-25T20:05:00Z" w16du:dateUtc="2026-09-26T00:05:00Z">
              <w:r>
                <w:rPr>
                  <w:rFonts w:ascii="Arial" w:hAnsi="Arial" w:cs="Arial"/>
                  <w:b/>
                  <w:sz w:val="20"/>
                  <w:szCs w:val="20"/>
                </w:rPr>
                <w:t xml:space="preserve">          </w:t>
              </w:r>
              <w:r w:rsidR="00547EE3">
                <w:rPr>
                  <w:rFonts w:ascii="Arial" w:hAnsi="Arial" w:cs="Arial"/>
                  <w:b/>
                  <w:sz w:val="20"/>
                  <w:szCs w:val="20"/>
                </w:rPr>
                <w:t>Time Used</w:t>
              </w:r>
              <w:r w:rsidR="000B665A">
                <w:rPr>
                  <w:rFonts w:ascii="Arial" w:hAnsi="Arial" w:cs="Arial"/>
                  <w:b/>
                  <w:sz w:val="20"/>
                  <w:szCs w:val="20"/>
                </w:rPr>
                <w:t xml:space="preserve"> to Date</w:t>
              </w:r>
            </w:ins>
          </w:p>
        </w:tc>
      </w:tr>
      <w:tr w:rsidR="00B66A21" w:rsidRPr="00B66A21" w14:paraId="41032100" w14:textId="77777777" w:rsidTr="00B66A21">
        <w:trPr>
          <w:ins w:id="127" w:author="J_Shurbutt" w:date="2026-09-25T20:05:00Z" w16du:dateUtc="2026-09-26T00:05:00Z"/>
        </w:trPr>
        <w:tc>
          <w:tcPr>
            <w:tcW w:w="4158" w:type="dxa"/>
          </w:tcPr>
          <w:p w14:paraId="1C46343E" w14:textId="77777777" w:rsidR="00B66A21" w:rsidRDefault="00B66A21" w:rsidP="00382112">
            <w:pPr>
              <w:ind w:right="-720"/>
              <w:rPr>
                <w:ins w:id="128" w:author="J_Shurbutt" w:date="2026-09-25T20:05:00Z" w16du:dateUtc="2026-09-26T00:05:00Z"/>
                <w:rFonts w:ascii="Arial" w:hAnsi="Arial" w:cs="Arial"/>
                <w:sz w:val="20"/>
                <w:szCs w:val="20"/>
              </w:rPr>
            </w:pPr>
          </w:p>
          <w:p w14:paraId="4C4EF016" w14:textId="77777777" w:rsidR="00382112" w:rsidRPr="00B66A21" w:rsidRDefault="00382112" w:rsidP="00382112">
            <w:pPr>
              <w:ind w:right="-720"/>
              <w:rPr>
                <w:ins w:id="129" w:author="J_Shurbutt" w:date="2026-09-25T20:05:00Z" w16du:dateUtc="2026-09-26T00:05:00Z"/>
                <w:rFonts w:ascii="Arial" w:hAnsi="Arial" w:cs="Arial"/>
                <w:sz w:val="20"/>
                <w:szCs w:val="20"/>
              </w:rPr>
            </w:pPr>
            <w:ins w:id="130" w:author="J_Shurbutt" w:date="2026-09-25T20:05:00Z" w16du:dateUtc="2026-09-26T00:05:00Z">
              <w:r>
                <w:rPr>
                  <w:rFonts w:ascii="Arial" w:hAnsi="Arial" w:cs="Arial"/>
                  <w:sz w:val="20"/>
                  <w:szCs w:val="20"/>
                </w:rPr>
                <w:t>No new projects allocated</w:t>
              </w:r>
            </w:ins>
          </w:p>
        </w:tc>
        <w:tc>
          <w:tcPr>
            <w:tcW w:w="3330" w:type="dxa"/>
          </w:tcPr>
          <w:p w14:paraId="0B5D61C0" w14:textId="77777777" w:rsidR="00B66A21" w:rsidRPr="00B66A21" w:rsidRDefault="00B66A21" w:rsidP="00874EF7">
            <w:pPr>
              <w:ind w:right="-720"/>
              <w:rPr>
                <w:ins w:id="131" w:author="J_Shurbutt" w:date="2026-09-25T20:05:00Z" w16du:dateUtc="2026-09-26T00:05:00Z"/>
                <w:rFonts w:ascii="Arial" w:hAnsi="Arial" w:cs="Arial"/>
                <w:sz w:val="20"/>
                <w:szCs w:val="20"/>
              </w:rPr>
            </w:pPr>
          </w:p>
        </w:tc>
        <w:tc>
          <w:tcPr>
            <w:tcW w:w="3420" w:type="dxa"/>
          </w:tcPr>
          <w:p w14:paraId="187BA97E" w14:textId="77777777" w:rsidR="00B66A21" w:rsidRPr="00B66A21" w:rsidRDefault="00B66A21" w:rsidP="00874EF7">
            <w:pPr>
              <w:ind w:right="-720"/>
              <w:rPr>
                <w:ins w:id="132" w:author="J_Shurbutt" w:date="2026-09-25T20:05:00Z" w16du:dateUtc="2026-09-26T00:05:00Z"/>
                <w:rFonts w:ascii="Arial" w:hAnsi="Arial" w:cs="Arial"/>
                <w:sz w:val="20"/>
                <w:szCs w:val="20"/>
              </w:rPr>
            </w:pPr>
          </w:p>
          <w:p w14:paraId="5B21F6BA" w14:textId="77777777" w:rsidR="00B66A21" w:rsidRPr="00B66A21" w:rsidRDefault="00382112" w:rsidP="00874EF7">
            <w:pPr>
              <w:ind w:right="-720"/>
              <w:rPr>
                <w:ins w:id="133" w:author="J_Shurbutt" w:date="2026-09-25T20:05:00Z" w16du:dateUtc="2026-09-26T00:05:00Z"/>
                <w:rFonts w:ascii="Arial" w:hAnsi="Arial" w:cs="Arial"/>
                <w:sz w:val="20"/>
                <w:szCs w:val="20"/>
              </w:rPr>
            </w:pPr>
            <w:ins w:id="134" w:author="J_Shurbutt" w:date="2026-09-25T20:05:00Z" w16du:dateUtc="2026-09-26T00:05:00Z">
              <w:r>
                <w:rPr>
                  <w:rFonts w:ascii="Arial" w:hAnsi="Arial" w:cs="Arial"/>
                  <w:sz w:val="20"/>
                  <w:szCs w:val="20"/>
                </w:rPr>
                <w:t>Ongoing Project (N/A)</w:t>
              </w:r>
            </w:ins>
          </w:p>
        </w:tc>
      </w:tr>
    </w:tbl>
    <w:p w14:paraId="3015D844" w14:textId="77777777" w:rsidR="00037FBC" w:rsidRDefault="00037FBC" w:rsidP="00551D8A">
      <w:pPr>
        <w:ind w:left="-720" w:right="-720"/>
        <w:rPr>
          <w:ins w:id="135" w:author="J_Shurbutt" w:date="2026-09-25T20:05:00Z" w16du:dateUtc="2026-09-26T00:05:00Z"/>
          <w:rFonts w:ascii="Arial" w:hAnsi="Arial" w:cs="Arial"/>
          <w:sz w:val="20"/>
          <w:szCs w:val="20"/>
        </w:rPr>
      </w:pPr>
    </w:p>
    <w:p w14:paraId="51166552" w14:textId="77777777" w:rsidR="00037FBC" w:rsidRDefault="00037FBC">
      <w:pPr>
        <w:rPr>
          <w:ins w:id="136" w:author="J_Shurbutt" w:date="2026-09-25T20:05:00Z" w16du:dateUtc="2026-09-26T00:05:00Z"/>
          <w:rFonts w:ascii="Arial" w:hAnsi="Arial" w:cs="Arial"/>
          <w:sz w:val="20"/>
          <w:szCs w:val="20"/>
        </w:rPr>
      </w:pPr>
      <w:ins w:id="137" w:author="J_Shurbutt" w:date="2026-09-25T20:05:00Z" w16du:dateUtc="2026-09-26T00:05:00Z">
        <w:r>
          <w:rPr>
            <w:rFonts w:ascii="Arial" w:hAnsi="Arial" w:cs="Arial"/>
            <w:sz w:val="20"/>
            <w:szCs w:val="20"/>
          </w:rPr>
          <w:br w:type="page"/>
        </w:r>
      </w:ins>
    </w:p>
    <w:tbl>
      <w:tblPr>
        <w:tblStyle w:val="TableGrid"/>
        <w:tblW w:w="10908" w:type="dxa"/>
        <w:tblInd w:w="-720" w:type="dxa"/>
        <w:tblLook w:val="04A0" w:firstRow="1" w:lastRow="0" w:firstColumn="1" w:lastColumn="0" w:noHBand="0" w:noVBand="1"/>
      </w:tblPr>
      <w:tblGrid>
        <w:gridCol w:w="10908"/>
      </w:tblGrid>
      <w:tr w:rsidR="00601EBD" w14:paraId="052510D8" w14:textId="77777777" w:rsidTr="00601EBD">
        <w:trPr>
          <w:ins w:id="138" w:author="J_Shurbutt" w:date="2026-09-25T20:05:00Z" w16du:dateUtc="2026-09-26T00:05:00Z"/>
        </w:trPr>
        <w:tc>
          <w:tcPr>
            <w:tcW w:w="10908" w:type="dxa"/>
          </w:tcPr>
          <w:p w14:paraId="6339D29A" w14:textId="77777777" w:rsidR="00E35E0F" w:rsidRDefault="00E35E0F" w:rsidP="00551D8A">
            <w:pPr>
              <w:ind w:right="-720"/>
              <w:rPr>
                <w:ins w:id="139" w:author="J_Shurbutt" w:date="2026-09-25T20:05:00Z" w16du:dateUtc="2026-09-26T00:05:00Z"/>
                <w:rFonts w:ascii="Arial" w:hAnsi="Arial" w:cs="Arial"/>
                <w:b/>
                <w:sz w:val="20"/>
                <w:szCs w:val="20"/>
              </w:rPr>
            </w:pPr>
          </w:p>
          <w:p w14:paraId="3C5159A7" w14:textId="77777777" w:rsidR="00601EBD" w:rsidRDefault="00601EBD" w:rsidP="00551D8A">
            <w:pPr>
              <w:ind w:right="-720"/>
              <w:rPr>
                <w:ins w:id="140" w:author="J_Shurbutt" w:date="2026-09-25T20:05:00Z" w16du:dateUtc="2026-09-26T00:05:00Z"/>
                <w:rFonts w:ascii="Arial" w:hAnsi="Arial" w:cs="Arial"/>
                <w:sz w:val="20"/>
                <w:szCs w:val="20"/>
              </w:rPr>
            </w:pPr>
            <w:ins w:id="141" w:author="J_Shurbutt" w:date="2026-09-25T20:05:00Z" w16du:dateUtc="2026-09-26T00:05:00Z">
              <w:r w:rsidRPr="00601EBD">
                <w:rPr>
                  <w:rFonts w:ascii="Arial" w:hAnsi="Arial" w:cs="Arial"/>
                  <w:b/>
                  <w:sz w:val="20"/>
                  <w:szCs w:val="20"/>
                </w:rPr>
                <w:t>Project Description</w:t>
              </w:r>
              <w:r>
                <w:rPr>
                  <w:rFonts w:ascii="Arial" w:hAnsi="Arial" w:cs="Arial"/>
                  <w:sz w:val="20"/>
                  <w:szCs w:val="20"/>
                </w:rPr>
                <w:t>:</w:t>
              </w:r>
            </w:ins>
          </w:p>
          <w:p w14:paraId="17E9313D" w14:textId="77777777" w:rsidR="00382112" w:rsidRPr="00382112" w:rsidRDefault="00382112" w:rsidP="00382112">
            <w:pPr>
              <w:autoSpaceDE w:val="0"/>
              <w:autoSpaceDN w:val="0"/>
              <w:adjustRightInd w:val="0"/>
              <w:rPr>
                <w:ins w:id="142" w:author="J_Shurbutt" w:date="2026-09-25T20:05:00Z" w16du:dateUtc="2026-09-26T00:05:00Z"/>
              </w:rPr>
            </w:pPr>
            <w:ins w:id="143" w:author="J_Shurbutt" w:date="2026-09-25T20:05:00Z" w16du:dateUtc="2026-09-26T00:05:00Z">
              <w:r w:rsidRPr="00382112">
                <w:t xml:space="preserve">The purpose of the TCD PFS is to assemble a consortium composed of regional, State, local entities, appropriate organizations and the FHWA to 1) establish a systematic procedure to select, test, and evaluate approaches to novel TCD concepts as well as incorporation of results into the MUTCD; 2) select novel TCD approaches to test and evaluate; </w:t>
              </w:r>
            </w:ins>
          </w:p>
          <w:p w14:paraId="30C0F62D" w14:textId="2819EFD9" w:rsidR="00382112" w:rsidRPr="00382112" w:rsidRDefault="00382112" w:rsidP="00382112">
            <w:pPr>
              <w:autoSpaceDE w:val="0"/>
              <w:autoSpaceDN w:val="0"/>
              <w:adjustRightInd w:val="0"/>
              <w:rPr>
                <w:ins w:id="144" w:author="J_Shurbutt" w:date="2026-09-25T20:05:00Z" w16du:dateUtc="2026-09-26T00:05:00Z"/>
              </w:rPr>
            </w:pPr>
            <w:ins w:id="145" w:author="J_Shurbutt" w:date="2026-09-25T20:05:00Z" w16du:dateUtc="2026-09-26T00:05:00Z">
              <w:r w:rsidRPr="00382112">
                <w:t>3) determine methods of evaluation for novel TCD approaches; 4) initiate</w:t>
              </w:r>
              <w:r>
                <w:t xml:space="preserve"> </w:t>
              </w:r>
              <w:r w:rsidRPr="00382112">
                <w:t xml:space="preserve">and monitor projects intended to address evaluation of the novel TCDs; 5) disseminate results; and 6) assist MUTCD incorporation and implementation of results. </w:t>
              </w:r>
            </w:ins>
          </w:p>
          <w:p w14:paraId="75B0FB94" w14:textId="77777777" w:rsidR="00601EBD" w:rsidRDefault="00601EBD" w:rsidP="00551D8A">
            <w:pPr>
              <w:ind w:right="-720"/>
              <w:rPr>
                <w:ins w:id="146" w:author="J_Shurbutt" w:date="2026-09-25T20:05:00Z" w16du:dateUtc="2026-09-26T00:05:00Z"/>
                <w:rFonts w:ascii="Arial" w:hAnsi="Arial" w:cs="Arial"/>
                <w:sz w:val="20"/>
                <w:szCs w:val="20"/>
              </w:rPr>
            </w:pPr>
          </w:p>
          <w:p w14:paraId="21B057CD" w14:textId="77777777" w:rsidR="00601EBD" w:rsidRDefault="00601EBD" w:rsidP="00551D8A">
            <w:pPr>
              <w:ind w:right="-720"/>
              <w:rPr>
                <w:ins w:id="147" w:author="J_Shurbutt" w:date="2026-09-25T20:05:00Z" w16du:dateUtc="2026-09-26T00:05:00Z"/>
                <w:rFonts w:ascii="Arial" w:hAnsi="Arial" w:cs="Arial"/>
                <w:sz w:val="20"/>
                <w:szCs w:val="20"/>
              </w:rPr>
            </w:pPr>
          </w:p>
        </w:tc>
      </w:tr>
    </w:tbl>
    <w:p w14:paraId="7A03D8E0" w14:textId="77777777" w:rsidR="00037FBC" w:rsidRDefault="00037FBC" w:rsidP="00551D8A">
      <w:pPr>
        <w:ind w:left="-720" w:right="-720"/>
        <w:rPr>
          <w:ins w:id="148" w:author="J_Shurbutt" w:date="2026-09-25T20:05:00Z" w16du:dateUtc="2026-09-26T00:05:00Z"/>
          <w:rFonts w:ascii="Arial" w:hAnsi="Arial" w:cs="Arial"/>
          <w:sz w:val="20"/>
          <w:szCs w:val="20"/>
        </w:rPr>
      </w:pPr>
    </w:p>
    <w:p w14:paraId="00A4023D" w14:textId="77777777" w:rsidR="00037FBC" w:rsidRDefault="00037FBC" w:rsidP="00551D8A">
      <w:pPr>
        <w:ind w:left="-720" w:right="-720"/>
        <w:rPr>
          <w:ins w:id="149" w:author="J_Shurbutt" w:date="2026-09-25T20:05:00Z" w16du:dateUtc="2026-09-26T00:05:00Z"/>
          <w:rFonts w:ascii="Arial" w:hAnsi="Arial" w:cs="Arial"/>
          <w:sz w:val="20"/>
          <w:szCs w:val="20"/>
        </w:rPr>
      </w:pPr>
    </w:p>
    <w:tbl>
      <w:tblPr>
        <w:tblStyle w:val="TableGrid"/>
        <w:tblW w:w="10908" w:type="dxa"/>
        <w:tblInd w:w="-720" w:type="dxa"/>
        <w:tblLook w:val="04A0" w:firstRow="1" w:lastRow="0" w:firstColumn="1" w:lastColumn="0" w:noHBand="0" w:noVBand="1"/>
      </w:tblPr>
      <w:tblGrid>
        <w:gridCol w:w="10908"/>
      </w:tblGrid>
      <w:tr w:rsidR="00601EBD" w14:paraId="2E5D840D" w14:textId="77777777" w:rsidTr="00601EBD">
        <w:trPr>
          <w:ins w:id="150" w:author="J_Shurbutt" w:date="2026-09-25T20:05:00Z" w16du:dateUtc="2026-09-26T00:05:00Z"/>
        </w:trPr>
        <w:tc>
          <w:tcPr>
            <w:tcW w:w="10908" w:type="dxa"/>
          </w:tcPr>
          <w:p w14:paraId="2EF69130" w14:textId="56AF1C16" w:rsidR="00E35E0F" w:rsidRDefault="00E35E0F" w:rsidP="00551D8A">
            <w:pPr>
              <w:ind w:right="-720"/>
              <w:rPr>
                <w:ins w:id="151" w:author="J_Shurbutt" w:date="2026-09-25T20:05:00Z" w16du:dateUtc="2026-09-26T00:05:00Z"/>
                <w:rFonts w:ascii="Arial" w:hAnsi="Arial" w:cs="Arial"/>
                <w:b/>
                <w:sz w:val="20"/>
                <w:szCs w:val="20"/>
              </w:rPr>
            </w:pPr>
          </w:p>
          <w:p w14:paraId="442CACAA" w14:textId="77777777" w:rsidR="00601EBD" w:rsidRDefault="00601EBD" w:rsidP="00551D8A">
            <w:pPr>
              <w:ind w:right="-720"/>
              <w:rPr>
                <w:ins w:id="152" w:author="J_Shurbutt" w:date="2026-09-25T20:05:00Z" w16du:dateUtc="2026-09-26T00:05:00Z"/>
                <w:rFonts w:ascii="Arial" w:hAnsi="Arial" w:cs="Arial"/>
                <w:sz w:val="20"/>
                <w:szCs w:val="20"/>
              </w:rPr>
            </w:pPr>
            <w:ins w:id="153" w:author="J_Shurbutt" w:date="2026-09-25T20:05:00Z" w16du:dateUtc="2026-09-26T00:05:00Z">
              <w:r w:rsidRPr="00601EBD">
                <w:rPr>
                  <w:rFonts w:ascii="Arial" w:hAnsi="Arial" w:cs="Arial"/>
                  <w:b/>
                  <w:sz w:val="20"/>
                  <w:szCs w:val="20"/>
                </w:rPr>
                <w:t>Progress this Quarter (includes meetings, work plan status, contract status, significant progress, etc</w:t>
              </w:r>
              <w:r w:rsidRPr="00E35E0F">
                <w:rPr>
                  <w:rFonts w:ascii="Arial" w:hAnsi="Arial" w:cs="Arial"/>
                  <w:b/>
                  <w:sz w:val="20"/>
                  <w:szCs w:val="20"/>
                </w:rPr>
                <w:t>.):</w:t>
              </w:r>
            </w:ins>
          </w:p>
          <w:p w14:paraId="00E8CD04" w14:textId="77777777" w:rsidR="00601EBD" w:rsidRDefault="00601EBD" w:rsidP="00551D8A">
            <w:pPr>
              <w:ind w:right="-720"/>
              <w:rPr>
                <w:ins w:id="154" w:author="J_Shurbutt" w:date="2026-09-25T20:05:00Z" w16du:dateUtc="2026-09-26T00:05:00Z"/>
                <w:rFonts w:ascii="Arial" w:hAnsi="Arial" w:cs="Arial"/>
                <w:sz w:val="20"/>
                <w:szCs w:val="20"/>
              </w:rPr>
            </w:pPr>
          </w:p>
          <w:p w14:paraId="14E532A7" w14:textId="378332FB" w:rsidR="008F0C0D" w:rsidRPr="008F0C0D" w:rsidRDefault="00382112" w:rsidP="008F0C0D">
            <w:pPr>
              <w:pStyle w:val="Heading2"/>
              <w:rPr>
                <w:ins w:id="155" w:author="J_Shurbutt" w:date="2026-09-25T20:05:00Z" w16du:dateUtc="2026-09-26T00:05:00Z"/>
              </w:rPr>
            </w:pPr>
            <w:ins w:id="156" w:author="J_Shurbutt" w:date="2026-09-25T20:05:00Z" w16du:dateUtc="2026-09-26T00:05:00Z">
              <w:r>
                <w:t>Traffic Control Devices Pooled Fund Study Technical Support</w:t>
              </w:r>
            </w:ins>
          </w:p>
          <w:p w14:paraId="1CBB9264" w14:textId="745170FC" w:rsidR="002F601F" w:rsidRDefault="00FF3117" w:rsidP="002F601F">
            <w:pPr>
              <w:pStyle w:val="ListParagraph"/>
              <w:numPr>
                <w:ilvl w:val="0"/>
                <w:numId w:val="10"/>
              </w:numPr>
              <w:spacing w:after="0" w:line="240" w:lineRule="auto"/>
              <w:ind w:right="-720"/>
              <w:rPr>
                <w:ins w:id="157" w:author="J_Shurbutt" w:date="2026-09-25T20:05:00Z" w16du:dateUtc="2026-09-26T00:05:00Z"/>
                <w:rFonts w:ascii="Arial" w:hAnsi="Arial" w:cs="Arial"/>
                <w:sz w:val="20"/>
                <w:szCs w:val="20"/>
              </w:rPr>
            </w:pPr>
            <w:ins w:id="158" w:author="J_Shurbutt" w:date="2026-09-25T20:05:00Z" w16du:dateUtc="2026-09-26T00:05:00Z">
              <w:r>
                <w:rPr>
                  <w:rFonts w:ascii="Arial" w:hAnsi="Arial" w:cs="Arial"/>
                  <w:sz w:val="20"/>
                  <w:szCs w:val="20"/>
                </w:rPr>
                <w:t>Held</w:t>
              </w:r>
              <w:r w:rsidR="002F601F">
                <w:rPr>
                  <w:rFonts w:ascii="Arial" w:hAnsi="Arial" w:cs="Arial"/>
                  <w:sz w:val="20"/>
                  <w:szCs w:val="20"/>
                </w:rPr>
                <w:t xml:space="preserve"> 2016 </w:t>
              </w:r>
              <w:r>
                <w:rPr>
                  <w:rFonts w:ascii="Arial" w:hAnsi="Arial" w:cs="Arial"/>
                  <w:sz w:val="20"/>
                  <w:szCs w:val="20"/>
                </w:rPr>
                <w:t>annual meeting in Cincinnati, OH</w:t>
              </w:r>
            </w:ins>
          </w:p>
          <w:p w14:paraId="571E1677" w14:textId="4510F0CF" w:rsidR="008F0C0D" w:rsidRPr="00397CA7" w:rsidRDefault="00FF3117" w:rsidP="00E01CDC">
            <w:pPr>
              <w:pStyle w:val="ListParagraph"/>
              <w:numPr>
                <w:ilvl w:val="0"/>
                <w:numId w:val="10"/>
              </w:numPr>
              <w:spacing w:after="0" w:line="240" w:lineRule="auto"/>
              <w:ind w:right="-720"/>
              <w:rPr>
                <w:ins w:id="159" w:author="J_Shurbutt" w:date="2026-09-25T20:05:00Z" w16du:dateUtc="2026-09-26T00:05:00Z"/>
              </w:rPr>
            </w:pPr>
            <w:ins w:id="160" w:author="J_Shurbutt" w:date="2026-09-25T20:05:00Z" w16du:dateUtc="2026-09-26T00:05:00Z">
              <w:r>
                <w:rPr>
                  <w:rFonts w:ascii="Arial" w:hAnsi="Arial" w:cs="Arial"/>
                  <w:sz w:val="20"/>
                  <w:szCs w:val="20"/>
                </w:rPr>
                <w:t>Refined and discussed problem statements for new projects</w:t>
              </w:r>
            </w:ins>
          </w:p>
          <w:p w14:paraId="47877881" w14:textId="1044D7DF" w:rsidR="00397CA7" w:rsidRPr="008F0C0D" w:rsidRDefault="00397CA7" w:rsidP="00397CA7">
            <w:pPr>
              <w:pStyle w:val="Heading2"/>
              <w:rPr>
                <w:ins w:id="161" w:author="J_Shurbutt" w:date="2026-09-25T20:05:00Z" w16du:dateUtc="2026-09-26T00:05:00Z"/>
              </w:rPr>
            </w:pPr>
            <w:ins w:id="162" w:author="J_Shurbutt" w:date="2026-09-25T20:05:00Z" w16du:dateUtc="2026-09-26T00:05:00Z">
              <w:r>
                <w:t>Evaluation of Selected Symbol Signs, Phase IV</w:t>
              </w:r>
            </w:ins>
          </w:p>
          <w:p w14:paraId="70938537" w14:textId="6B4FE05B" w:rsidR="00397CA7" w:rsidRPr="00FF3117" w:rsidRDefault="00FF3117" w:rsidP="00397CA7">
            <w:pPr>
              <w:pStyle w:val="ListParagraph"/>
              <w:numPr>
                <w:ilvl w:val="0"/>
                <w:numId w:val="10"/>
              </w:numPr>
              <w:spacing w:after="0" w:line="240" w:lineRule="auto"/>
              <w:ind w:right="-720"/>
              <w:rPr>
                <w:ins w:id="163" w:author="J_Shurbutt" w:date="2026-09-25T20:05:00Z" w16du:dateUtc="2026-09-26T00:05:00Z"/>
              </w:rPr>
            </w:pPr>
            <w:ins w:id="164" w:author="J_Shurbutt" w:date="2026-09-25T20:05:00Z" w16du:dateUtc="2026-09-26T00:05:00Z">
              <w:r>
                <w:rPr>
                  <w:rFonts w:ascii="Arial" w:hAnsi="Arial" w:cs="Arial"/>
                  <w:sz w:val="20"/>
                  <w:szCs w:val="20"/>
                </w:rPr>
                <w:t>Conducted kickoff meeting with TCD PFS members</w:t>
              </w:r>
            </w:ins>
          </w:p>
          <w:p w14:paraId="51274A07" w14:textId="77777777" w:rsidR="00FF3117" w:rsidRPr="00FF3117" w:rsidRDefault="00FF3117" w:rsidP="00397CA7">
            <w:pPr>
              <w:pStyle w:val="ListParagraph"/>
              <w:numPr>
                <w:ilvl w:val="0"/>
                <w:numId w:val="10"/>
              </w:numPr>
              <w:spacing w:after="0" w:line="240" w:lineRule="auto"/>
              <w:ind w:right="-720"/>
              <w:rPr>
                <w:ins w:id="165" w:author="J_Shurbutt" w:date="2026-09-25T20:05:00Z" w16du:dateUtc="2026-09-26T00:05:00Z"/>
              </w:rPr>
            </w:pPr>
            <w:ins w:id="166" w:author="J_Shurbutt" w:date="2026-09-25T20:05:00Z" w16du:dateUtc="2026-09-26T00:05:00Z">
              <w:r>
                <w:rPr>
                  <w:rFonts w:ascii="Arial" w:hAnsi="Arial" w:cs="Arial"/>
                  <w:sz w:val="20"/>
                  <w:szCs w:val="20"/>
                </w:rPr>
                <w:t>Developed some example sign alternatives for discussion</w:t>
              </w:r>
            </w:ins>
          </w:p>
          <w:p w14:paraId="68F33E6F" w14:textId="1FBA3B98" w:rsidR="00FF3117" w:rsidRPr="008F0C0D" w:rsidRDefault="00FF3117" w:rsidP="00397CA7">
            <w:pPr>
              <w:pStyle w:val="ListParagraph"/>
              <w:numPr>
                <w:ilvl w:val="0"/>
                <w:numId w:val="10"/>
              </w:numPr>
              <w:spacing w:after="0" w:line="240" w:lineRule="auto"/>
              <w:ind w:right="-720"/>
              <w:rPr>
                <w:ins w:id="167" w:author="J_Shurbutt" w:date="2026-09-25T20:05:00Z" w16du:dateUtc="2026-09-26T00:05:00Z"/>
              </w:rPr>
            </w:pPr>
            <w:ins w:id="168" w:author="J_Shurbutt" w:date="2026-09-25T20:05:00Z" w16du:dateUtc="2026-09-26T00:05:00Z">
              <w:r>
                <w:rPr>
                  <w:rFonts w:ascii="Arial" w:hAnsi="Arial" w:cs="Arial"/>
                  <w:sz w:val="20"/>
                  <w:szCs w:val="20"/>
                </w:rPr>
                <w:t>Presented sign alternatives at NCUTCD</w:t>
              </w:r>
            </w:ins>
          </w:p>
          <w:p w14:paraId="6BE5F6D8" w14:textId="041CE218" w:rsidR="009D40F1" w:rsidRDefault="009D40F1" w:rsidP="00334DE3">
            <w:pPr>
              <w:pStyle w:val="Heading2"/>
              <w:rPr>
                <w:ins w:id="169" w:author="J_Shurbutt" w:date="2026-09-25T20:05:00Z" w16du:dateUtc="2026-09-26T00:05:00Z"/>
              </w:rPr>
            </w:pPr>
            <w:ins w:id="170" w:author="J_Shurbutt" w:date="2026-09-25T20:05:00Z" w16du:dateUtc="2026-09-26T00:05:00Z">
              <w:r w:rsidRPr="00050C91">
                <w:t>Lane Line Markings in Advance of Lane-Reduction Transitions</w:t>
              </w:r>
            </w:ins>
          </w:p>
          <w:p w14:paraId="3BCDE62B" w14:textId="5D8BFAE1" w:rsidR="00601EBD" w:rsidRPr="00FA5F4E" w:rsidRDefault="00397CA7" w:rsidP="00FA5F4E">
            <w:pPr>
              <w:pStyle w:val="ListParagraph"/>
              <w:numPr>
                <w:ilvl w:val="0"/>
                <w:numId w:val="10"/>
              </w:numPr>
              <w:spacing w:after="0" w:line="240" w:lineRule="auto"/>
              <w:ind w:right="-720"/>
              <w:rPr>
                <w:ins w:id="171" w:author="J_Shurbutt" w:date="2026-09-25T20:05:00Z" w16du:dateUtc="2026-09-26T00:05:00Z"/>
                <w:rFonts w:ascii="Arial" w:hAnsi="Arial" w:cs="Arial"/>
                <w:sz w:val="20"/>
                <w:szCs w:val="20"/>
              </w:rPr>
            </w:pPr>
            <w:ins w:id="172" w:author="J_Shurbutt" w:date="2026-09-25T20:05:00Z" w16du:dateUtc="2026-09-26T00:05:00Z">
              <w:r>
                <w:rPr>
                  <w:rFonts w:ascii="Arial" w:hAnsi="Arial" w:cs="Arial"/>
                  <w:sz w:val="20"/>
                  <w:szCs w:val="20"/>
                </w:rPr>
                <w:t>Project Completed</w:t>
              </w:r>
            </w:ins>
          </w:p>
          <w:p w14:paraId="6503E2C0" w14:textId="77777777" w:rsidR="009D40F1" w:rsidRDefault="009D40F1" w:rsidP="009D40F1">
            <w:pPr>
              <w:pStyle w:val="Heading2"/>
              <w:rPr>
                <w:ins w:id="173" w:author="J_Shurbutt" w:date="2026-09-25T20:05:00Z" w16du:dateUtc="2026-09-26T00:05:00Z"/>
                <w:rFonts w:ascii="Arial" w:hAnsi="Arial" w:cs="Arial"/>
                <w:sz w:val="20"/>
                <w:szCs w:val="20"/>
              </w:rPr>
            </w:pPr>
            <w:ins w:id="174" w:author="J_Shurbutt" w:date="2026-09-25T20:05:00Z" w16du:dateUtc="2026-09-26T00:05:00Z">
              <w:r w:rsidRPr="00945E8A">
                <w:t>Intersection Conflict Warning Systems</w:t>
              </w:r>
              <w:r>
                <w:t xml:space="preserve"> </w:t>
              </w:r>
              <w:r w:rsidRPr="00945E8A">
                <w:t>Human Factors Research</w:t>
              </w:r>
            </w:ins>
          </w:p>
          <w:p w14:paraId="3CFB210C" w14:textId="77777777" w:rsidR="003C5D21" w:rsidRDefault="00397CA7" w:rsidP="008F0C0D">
            <w:pPr>
              <w:pStyle w:val="ListParagraph"/>
              <w:numPr>
                <w:ilvl w:val="0"/>
                <w:numId w:val="8"/>
              </w:numPr>
              <w:spacing w:after="0" w:line="240" w:lineRule="auto"/>
              <w:rPr>
                <w:ins w:id="175" w:author="J_Shurbutt" w:date="2026-09-25T20:05:00Z" w16du:dateUtc="2026-09-26T00:05:00Z"/>
                <w:rFonts w:ascii="Arial" w:hAnsi="Arial" w:cs="Arial"/>
                <w:sz w:val="20"/>
                <w:szCs w:val="20"/>
              </w:rPr>
            </w:pPr>
            <w:ins w:id="176" w:author="J_Shurbutt" w:date="2026-09-25T20:05:00Z" w16du:dateUtc="2026-09-26T00:05:00Z">
              <w:r>
                <w:rPr>
                  <w:rFonts w:ascii="Arial" w:hAnsi="Arial" w:cs="Arial"/>
                  <w:sz w:val="20"/>
                  <w:szCs w:val="20"/>
                </w:rPr>
                <w:t>Project Completed</w:t>
              </w:r>
            </w:ins>
          </w:p>
          <w:p w14:paraId="748BB2F6" w14:textId="632A6704" w:rsidR="00397CA7" w:rsidRPr="008F0C0D" w:rsidRDefault="00397CA7" w:rsidP="00397CA7">
            <w:pPr>
              <w:pStyle w:val="ListParagraph"/>
              <w:rPr>
                <w:ins w:id="177" w:author="J_Shurbutt" w:date="2026-09-25T20:05:00Z" w16du:dateUtc="2026-09-26T00:05:00Z"/>
                <w:rFonts w:ascii="Arial" w:hAnsi="Arial" w:cs="Arial"/>
                <w:sz w:val="20"/>
                <w:szCs w:val="20"/>
              </w:rPr>
            </w:pPr>
          </w:p>
        </w:tc>
      </w:tr>
      <w:tr w:rsidR="00601EBD" w14:paraId="1C0AB35A" w14:textId="77777777" w:rsidTr="003C5D21">
        <w:trPr>
          <w:trHeight w:val="3446"/>
          <w:ins w:id="178" w:author="J_Shurbutt" w:date="2026-09-25T20:05:00Z" w16du:dateUtc="2026-09-26T00:05:00Z"/>
        </w:trPr>
        <w:tc>
          <w:tcPr>
            <w:tcW w:w="10903" w:type="dxa"/>
          </w:tcPr>
          <w:p w14:paraId="549FA3CA" w14:textId="40B84F2C" w:rsidR="00E35E0F" w:rsidRDefault="00E35E0F" w:rsidP="00551D8A">
            <w:pPr>
              <w:ind w:right="-720"/>
              <w:rPr>
                <w:ins w:id="179" w:author="J_Shurbutt" w:date="2026-09-25T20:05:00Z" w16du:dateUtc="2026-09-26T00:05:00Z"/>
                <w:rFonts w:ascii="Arial" w:hAnsi="Arial" w:cs="Arial"/>
                <w:b/>
                <w:sz w:val="20"/>
                <w:szCs w:val="20"/>
              </w:rPr>
            </w:pPr>
          </w:p>
          <w:p w14:paraId="0B5B57A6" w14:textId="77777777" w:rsidR="00601EBD" w:rsidRDefault="00601EBD" w:rsidP="00551D8A">
            <w:pPr>
              <w:ind w:right="-720"/>
              <w:rPr>
                <w:ins w:id="180" w:author="J_Shurbutt" w:date="2026-09-25T20:05:00Z" w16du:dateUtc="2026-09-26T00:05:00Z"/>
                <w:rFonts w:ascii="Arial" w:hAnsi="Arial" w:cs="Arial"/>
                <w:sz w:val="20"/>
                <w:szCs w:val="20"/>
              </w:rPr>
            </w:pPr>
            <w:ins w:id="181" w:author="J_Shurbutt" w:date="2026-09-25T20:05:00Z" w16du:dateUtc="2026-09-26T00:05:00Z">
              <w:r w:rsidRPr="00601EBD">
                <w:rPr>
                  <w:rFonts w:ascii="Arial" w:hAnsi="Arial" w:cs="Arial"/>
                  <w:b/>
                  <w:sz w:val="20"/>
                  <w:szCs w:val="20"/>
                </w:rPr>
                <w:t>Anticipated work next quarter</w:t>
              </w:r>
              <w:r>
                <w:rPr>
                  <w:rFonts w:ascii="Arial" w:hAnsi="Arial" w:cs="Arial"/>
                  <w:sz w:val="20"/>
                  <w:szCs w:val="20"/>
                </w:rPr>
                <w:t>:</w:t>
              </w:r>
            </w:ins>
          </w:p>
          <w:p w14:paraId="3781AD64" w14:textId="0104A2BF" w:rsidR="00A25703" w:rsidRDefault="00A25703" w:rsidP="00A25703">
            <w:pPr>
              <w:pStyle w:val="Heading2"/>
              <w:rPr>
                <w:ins w:id="182" w:author="J_Shurbutt" w:date="2026-09-25T20:05:00Z" w16du:dateUtc="2026-09-26T00:05:00Z"/>
              </w:rPr>
            </w:pPr>
            <w:ins w:id="183" w:author="J_Shurbutt" w:date="2026-09-25T20:05:00Z" w16du:dateUtc="2026-09-26T00:05:00Z">
              <w:r>
                <w:t>Traffic Control Devices Pooled Fund Study Technical Support</w:t>
              </w:r>
            </w:ins>
          </w:p>
          <w:p w14:paraId="3F009FFA" w14:textId="40C63EC2" w:rsidR="002F601F" w:rsidRDefault="00FF3117" w:rsidP="002F601F">
            <w:pPr>
              <w:pStyle w:val="ListParagraph"/>
              <w:numPr>
                <w:ilvl w:val="0"/>
                <w:numId w:val="10"/>
              </w:numPr>
              <w:spacing w:after="0" w:line="240" w:lineRule="auto"/>
              <w:ind w:right="-720"/>
              <w:rPr>
                <w:ins w:id="184" w:author="J_Shurbutt" w:date="2026-09-25T20:05:00Z" w16du:dateUtc="2026-09-26T00:05:00Z"/>
                <w:rFonts w:ascii="Arial" w:hAnsi="Arial" w:cs="Arial"/>
                <w:sz w:val="20"/>
                <w:szCs w:val="20"/>
              </w:rPr>
            </w:pPr>
            <w:ins w:id="185" w:author="J_Shurbutt" w:date="2026-09-25T20:05:00Z" w16du:dateUtc="2026-09-26T00:05:00Z">
              <w:r>
                <w:rPr>
                  <w:rFonts w:ascii="Arial" w:hAnsi="Arial" w:cs="Arial"/>
                  <w:sz w:val="20"/>
                  <w:szCs w:val="20"/>
                </w:rPr>
                <w:t>Develop new problem statements based on new activities</w:t>
              </w:r>
            </w:ins>
          </w:p>
          <w:p w14:paraId="39D1CD85" w14:textId="6B4BAC8B" w:rsidR="00FF3117" w:rsidRDefault="00FF3117" w:rsidP="002F601F">
            <w:pPr>
              <w:pStyle w:val="ListParagraph"/>
              <w:numPr>
                <w:ilvl w:val="0"/>
                <w:numId w:val="10"/>
              </w:numPr>
              <w:spacing w:after="0" w:line="240" w:lineRule="auto"/>
              <w:ind w:right="-720"/>
              <w:rPr>
                <w:ins w:id="186" w:author="J_Shurbutt" w:date="2026-09-25T20:05:00Z" w16du:dateUtc="2026-09-26T00:05:00Z"/>
                <w:rFonts w:ascii="Arial" w:hAnsi="Arial" w:cs="Arial"/>
                <w:sz w:val="20"/>
                <w:szCs w:val="20"/>
              </w:rPr>
            </w:pPr>
            <w:ins w:id="187" w:author="J_Shurbutt" w:date="2026-09-25T20:05:00Z" w16du:dateUtc="2026-09-26T00:05:00Z">
              <w:r>
                <w:rPr>
                  <w:rFonts w:ascii="Arial" w:hAnsi="Arial" w:cs="Arial"/>
                  <w:sz w:val="20"/>
                  <w:szCs w:val="20"/>
                </w:rPr>
                <w:t>Finalize projects to begin this year</w:t>
              </w:r>
            </w:ins>
          </w:p>
          <w:p w14:paraId="1476575E" w14:textId="77777777" w:rsidR="00397CA7" w:rsidRPr="008F0C0D" w:rsidRDefault="00397CA7" w:rsidP="00397CA7">
            <w:pPr>
              <w:pStyle w:val="Heading2"/>
              <w:rPr>
                <w:ins w:id="188" w:author="J_Shurbutt" w:date="2026-09-25T20:05:00Z" w16du:dateUtc="2026-09-26T00:05:00Z"/>
              </w:rPr>
            </w:pPr>
            <w:ins w:id="189" w:author="J_Shurbutt" w:date="2026-09-25T20:05:00Z" w16du:dateUtc="2026-09-26T00:05:00Z">
              <w:r>
                <w:t>Evaluation of Selected Symbol Signs, Phase IV</w:t>
              </w:r>
            </w:ins>
          </w:p>
          <w:p w14:paraId="4F8BC95A" w14:textId="77777777" w:rsidR="003C5D21" w:rsidRPr="00FF3117" w:rsidRDefault="00FF3117" w:rsidP="00397CA7">
            <w:pPr>
              <w:pStyle w:val="ListParagraph"/>
              <w:numPr>
                <w:ilvl w:val="0"/>
                <w:numId w:val="10"/>
              </w:numPr>
              <w:spacing w:after="0" w:line="240" w:lineRule="auto"/>
              <w:ind w:right="-720"/>
              <w:rPr>
                <w:ins w:id="190" w:author="J_Shurbutt" w:date="2026-09-25T20:05:00Z" w16du:dateUtc="2026-09-26T00:05:00Z"/>
              </w:rPr>
            </w:pPr>
            <w:ins w:id="191" w:author="J_Shurbutt" w:date="2026-09-25T20:05:00Z" w16du:dateUtc="2026-09-26T00:05:00Z">
              <w:r>
                <w:rPr>
                  <w:rFonts w:ascii="Arial" w:hAnsi="Arial" w:cs="Arial"/>
                  <w:sz w:val="20"/>
                  <w:szCs w:val="20"/>
                </w:rPr>
                <w:t>Finalize sign alternatives</w:t>
              </w:r>
            </w:ins>
          </w:p>
          <w:p w14:paraId="7C672531" w14:textId="6BA058A9" w:rsidR="00FF3117" w:rsidRPr="00397CA7" w:rsidRDefault="00FF3117" w:rsidP="00397CA7">
            <w:pPr>
              <w:pStyle w:val="ListParagraph"/>
              <w:numPr>
                <w:ilvl w:val="0"/>
                <w:numId w:val="10"/>
              </w:numPr>
              <w:spacing w:after="0" w:line="240" w:lineRule="auto"/>
              <w:ind w:right="-720"/>
              <w:rPr>
                <w:ins w:id="192" w:author="J_Shurbutt" w:date="2026-09-25T20:05:00Z" w16du:dateUtc="2026-09-26T00:05:00Z"/>
              </w:rPr>
            </w:pPr>
            <w:ins w:id="193" w:author="J_Shurbutt" w:date="2026-09-25T20:05:00Z" w16du:dateUtc="2026-09-26T00:05:00Z">
              <w:r>
                <w:rPr>
                  <w:rFonts w:ascii="Arial" w:hAnsi="Arial" w:cs="Arial"/>
                  <w:sz w:val="20"/>
                  <w:szCs w:val="20"/>
                </w:rPr>
                <w:t>Develop stimulus materials for testing</w:t>
              </w:r>
            </w:ins>
          </w:p>
        </w:tc>
      </w:tr>
    </w:tbl>
    <w:p w14:paraId="618F428F" w14:textId="77777777" w:rsidR="00037FBC" w:rsidRDefault="00037FBC" w:rsidP="00551D8A">
      <w:pPr>
        <w:ind w:left="-720" w:right="-720"/>
        <w:rPr>
          <w:ins w:id="194" w:author="J_Shurbutt" w:date="2026-09-25T20:05:00Z" w16du:dateUtc="2026-09-26T00:05:00Z"/>
          <w:rFonts w:ascii="Arial" w:hAnsi="Arial" w:cs="Arial"/>
          <w:sz w:val="20"/>
          <w:szCs w:val="20"/>
        </w:rPr>
      </w:pPr>
    </w:p>
    <w:tbl>
      <w:tblPr>
        <w:tblStyle w:val="TableGrid"/>
        <w:tblW w:w="10908" w:type="dxa"/>
        <w:tblInd w:w="-720" w:type="dxa"/>
        <w:tblLook w:val="04A0" w:firstRow="1" w:lastRow="0" w:firstColumn="1" w:lastColumn="0" w:noHBand="0" w:noVBand="1"/>
      </w:tblPr>
      <w:tblGrid>
        <w:gridCol w:w="10908"/>
      </w:tblGrid>
      <w:tr w:rsidR="00601EBD" w14:paraId="0BEED00F" w14:textId="77777777" w:rsidTr="00601EBD">
        <w:trPr>
          <w:ins w:id="195" w:author="J_Shurbutt" w:date="2026-09-25T20:05:00Z" w16du:dateUtc="2026-09-26T00:05:00Z"/>
        </w:trPr>
        <w:tc>
          <w:tcPr>
            <w:tcW w:w="10908" w:type="dxa"/>
          </w:tcPr>
          <w:p w14:paraId="2AA539CE" w14:textId="77777777" w:rsidR="00601EBD" w:rsidRDefault="00601EBD" w:rsidP="00551D8A">
            <w:pPr>
              <w:ind w:right="-720"/>
              <w:rPr>
                <w:ins w:id="196" w:author="J_Shurbutt" w:date="2026-09-25T20:05:00Z" w16du:dateUtc="2026-09-26T00:05:00Z"/>
                <w:rFonts w:ascii="Arial" w:hAnsi="Arial" w:cs="Arial"/>
                <w:b/>
                <w:sz w:val="20"/>
                <w:szCs w:val="20"/>
              </w:rPr>
            </w:pPr>
            <w:ins w:id="197" w:author="J_Shurbutt" w:date="2026-09-25T20:05:00Z" w16du:dateUtc="2026-09-26T00:05:00Z">
              <w:r>
                <w:rPr>
                  <w:rFonts w:ascii="Arial" w:hAnsi="Arial" w:cs="Arial"/>
                  <w:b/>
                  <w:sz w:val="20"/>
                  <w:szCs w:val="20"/>
                </w:rPr>
                <w:t>Significant Results:</w:t>
              </w:r>
            </w:ins>
          </w:p>
          <w:p w14:paraId="1FA74E48" w14:textId="77777777" w:rsidR="00601EBD" w:rsidRDefault="00601EBD" w:rsidP="00551D8A">
            <w:pPr>
              <w:ind w:right="-720"/>
              <w:rPr>
                <w:ins w:id="198" w:author="J_Shurbutt" w:date="2026-09-25T20:05:00Z" w16du:dateUtc="2026-09-26T00:05:00Z"/>
                <w:rFonts w:ascii="Arial" w:hAnsi="Arial" w:cs="Arial"/>
                <w:b/>
                <w:sz w:val="20"/>
                <w:szCs w:val="20"/>
              </w:rPr>
            </w:pPr>
          </w:p>
          <w:p w14:paraId="36CC6DD4" w14:textId="1100ACF2" w:rsidR="00601EBD" w:rsidRDefault="00975443" w:rsidP="00A25703">
            <w:pPr>
              <w:autoSpaceDE w:val="0"/>
              <w:autoSpaceDN w:val="0"/>
              <w:adjustRightInd w:val="0"/>
              <w:rPr>
                <w:ins w:id="199" w:author="J_Shurbutt" w:date="2026-09-25T20:05:00Z" w16du:dateUtc="2026-09-26T00:05:00Z"/>
                <w:rFonts w:ascii="Arial" w:hAnsi="Arial" w:cs="Arial"/>
                <w:b/>
                <w:sz w:val="20"/>
                <w:szCs w:val="20"/>
              </w:rPr>
            </w:pPr>
            <w:ins w:id="200" w:author="J_Shurbutt" w:date="2026-09-25T20:05:00Z" w16du:dateUtc="2026-09-26T00:05:00Z">
              <w:r w:rsidRPr="00975443">
                <w:t>Past projects have led to significant results and changes that were incorporated into</w:t>
              </w:r>
              <w:r>
                <w:t xml:space="preserve"> </w:t>
              </w:r>
              <w:r w:rsidRPr="00975443">
                <w:t>the 2009 MUTCD, particularly from the Symbol Sign, Arrow Per Lane Guide Signs, and</w:t>
              </w:r>
              <w:r>
                <w:t xml:space="preserve"> </w:t>
              </w:r>
              <w:r w:rsidRPr="00975443">
                <w:t>Roundabout Signing studies.</w:t>
              </w:r>
              <w:r>
                <w:t xml:space="preserve">  Recent studies are being considered by the MUTCD for incorporation into the </w:t>
              </w:r>
              <w:r w:rsidR="00397CA7">
                <w:t>next</w:t>
              </w:r>
              <w:r>
                <w:t xml:space="preserve"> MUTCD.</w:t>
              </w:r>
            </w:ins>
          </w:p>
          <w:p w14:paraId="5B9E378E" w14:textId="77777777" w:rsidR="00601EBD" w:rsidRDefault="00601EBD" w:rsidP="00551D8A">
            <w:pPr>
              <w:ind w:right="-720"/>
              <w:rPr>
                <w:ins w:id="201" w:author="J_Shurbutt" w:date="2026-09-25T20:05:00Z" w16du:dateUtc="2026-09-26T00:05:00Z"/>
                <w:rFonts w:ascii="Arial" w:hAnsi="Arial" w:cs="Arial"/>
                <w:b/>
                <w:sz w:val="20"/>
                <w:szCs w:val="20"/>
              </w:rPr>
            </w:pPr>
          </w:p>
          <w:p w14:paraId="5FC61EBF" w14:textId="77777777" w:rsidR="00601EBD" w:rsidRDefault="00601EBD" w:rsidP="00551D8A">
            <w:pPr>
              <w:ind w:right="-720"/>
              <w:rPr>
                <w:ins w:id="202" w:author="J_Shurbutt" w:date="2026-09-25T20:05:00Z" w16du:dateUtc="2026-09-26T00:05:00Z"/>
                <w:rFonts w:ascii="Arial" w:hAnsi="Arial" w:cs="Arial"/>
                <w:b/>
                <w:sz w:val="20"/>
                <w:szCs w:val="20"/>
              </w:rPr>
            </w:pPr>
          </w:p>
          <w:p w14:paraId="4E966F43" w14:textId="77777777" w:rsidR="00601EBD" w:rsidRDefault="00601EBD" w:rsidP="00551D8A">
            <w:pPr>
              <w:ind w:right="-720"/>
              <w:rPr>
                <w:ins w:id="203" w:author="J_Shurbutt" w:date="2026-09-25T20:05:00Z" w16du:dateUtc="2026-09-26T00:05:00Z"/>
                <w:rFonts w:ascii="Arial" w:hAnsi="Arial" w:cs="Arial"/>
                <w:b/>
                <w:sz w:val="20"/>
                <w:szCs w:val="20"/>
              </w:rPr>
            </w:pPr>
          </w:p>
          <w:p w14:paraId="7C372A10" w14:textId="77777777" w:rsidR="00601EBD" w:rsidRDefault="00601EBD" w:rsidP="00551D8A">
            <w:pPr>
              <w:ind w:right="-720"/>
              <w:rPr>
                <w:ins w:id="204" w:author="J_Shurbutt" w:date="2026-09-25T20:05:00Z" w16du:dateUtc="2026-09-26T00:05:00Z"/>
                <w:rFonts w:ascii="Arial" w:hAnsi="Arial" w:cs="Arial"/>
                <w:b/>
                <w:sz w:val="20"/>
                <w:szCs w:val="20"/>
              </w:rPr>
            </w:pPr>
          </w:p>
          <w:p w14:paraId="6B55A803" w14:textId="77777777" w:rsidR="00601EBD" w:rsidRDefault="00601EBD" w:rsidP="00551D8A">
            <w:pPr>
              <w:ind w:right="-720"/>
              <w:rPr>
                <w:ins w:id="205" w:author="J_Shurbutt" w:date="2026-09-25T20:05:00Z" w16du:dateUtc="2026-09-26T00:05:00Z"/>
                <w:rFonts w:ascii="Arial" w:hAnsi="Arial" w:cs="Arial"/>
                <w:b/>
                <w:sz w:val="20"/>
                <w:szCs w:val="20"/>
              </w:rPr>
            </w:pPr>
          </w:p>
          <w:p w14:paraId="501B7333" w14:textId="77777777" w:rsidR="00601EBD" w:rsidRDefault="00601EBD" w:rsidP="00551D8A">
            <w:pPr>
              <w:ind w:right="-720"/>
              <w:rPr>
                <w:ins w:id="206" w:author="J_Shurbutt" w:date="2026-09-25T20:05:00Z" w16du:dateUtc="2026-09-26T00:05:00Z"/>
                <w:rFonts w:ascii="Arial" w:hAnsi="Arial" w:cs="Arial"/>
                <w:b/>
                <w:sz w:val="20"/>
                <w:szCs w:val="20"/>
              </w:rPr>
            </w:pPr>
          </w:p>
          <w:p w14:paraId="481F4BF6" w14:textId="77777777" w:rsidR="00601EBD" w:rsidRDefault="00601EBD" w:rsidP="00551D8A">
            <w:pPr>
              <w:ind w:right="-720"/>
              <w:rPr>
                <w:ins w:id="207" w:author="J_Shurbutt" w:date="2026-09-25T20:05:00Z" w16du:dateUtc="2026-09-26T00:05:00Z"/>
                <w:rFonts w:ascii="Arial" w:hAnsi="Arial" w:cs="Arial"/>
                <w:b/>
                <w:sz w:val="20"/>
                <w:szCs w:val="20"/>
              </w:rPr>
            </w:pPr>
          </w:p>
          <w:p w14:paraId="73B1ED70" w14:textId="77777777" w:rsidR="00601EBD" w:rsidRDefault="00601EBD" w:rsidP="00551D8A">
            <w:pPr>
              <w:ind w:right="-720"/>
              <w:rPr>
                <w:ins w:id="208" w:author="J_Shurbutt" w:date="2026-09-25T20:05:00Z" w16du:dateUtc="2026-09-26T00:05:00Z"/>
                <w:rFonts w:ascii="Arial" w:hAnsi="Arial" w:cs="Arial"/>
                <w:b/>
                <w:sz w:val="20"/>
                <w:szCs w:val="20"/>
              </w:rPr>
            </w:pPr>
          </w:p>
        </w:tc>
      </w:tr>
      <w:tr w:rsidR="00601EBD" w14:paraId="10565C1F" w14:textId="77777777" w:rsidTr="00601EBD">
        <w:trPr>
          <w:ins w:id="209" w:author="J_Shurbutt" w:date="2026-09-25T20:05:00Z" w16du:dateUtc="2026-09-26T00:05:00Z"/>
        </w:trPr>
        <w:tc>
          <w:tcPr>
            <w:tcW w:w="10908" w:type="dxa"/>
          </w:tcPr>
          <w:p w14:paraId="63B0985A" w14:textId="77777777" w:rsidR="00E35E0F" w:rsidRDefault="00E35E0F" w:rsidP="00551D8A">
            <w:pPr>
              <w:ind w:right="-720"/>
              <w:rPr>
                <w:ins w:id="210" w:author="J_Shurbutt" w:date="2026-09-25T20:05:00Z" w16du:dateUtc="2026-09-26T00:05:00Z"/>
                <w:rFonts w:ascii="Arial" w:hAnsi="Arial" w:cs="Arial"/>
                <w:b/>
                <w:sz w:val="20"/>
                <w:szCs w:val="20"/>
              </w:rPr>
            </w:pPr>
          </w:p>
          <w:p w14:paraId="08D1AAC9" w14:textId="77777777" w:rsidR="00E35E0F" w:rsidRDefault="00601EBD" w:rsidP="00551D8A">
            <w:pPr>
              <w:ind w:right="-720"/>
              <w:rPr>
                <w:ins w:id="211" w:author="J_Shurbutt" w:date="2026-09-25T20:05:00Z" w16du:dateUtc="2026-09-26T00:05:00Z"/>
                <w:rFonts w:ascii="Arial" w:hAnsi="Arial" w:cs="Arial"/>
                <w:b/>
                <w:sz w:val="20"/>
                <w:szCs w:val="20"/>
              </w:rPr>
            </w:pPr>
            <w:ins w:id="212" w:author="J_Shurbutt" w:date="2026-09-25T20:05:00Z" w16du:dateUtc="2026-09-26T00:05:00Z">
              <w:r>
                <w:rPr>
                  <w:rFonts w:ascii="Arial" w:hAnsi="Arial" w:cs="Arial"/>
                  <w:b/>
                  <w:sz w:val="20"/>
                  <w:szCs w:val="20"/>
                </w:rPr>
                <w:t xml:space="preserve">Circumstance affecting project or budget.  (Please describe any challenges encountered or anticipated that </w:t>
              </w:r>
            </w:ins>
          </w:p>
          <w:p w14:paraId="6E919EAF" w14:textId="77777777" w:rsidR="00E35E0F" w:rsidRDefault="00601EBD" w:rsidP="00551D8A">
            <w:pPr>
              <w:ind w:right="-720"/>
              <w:rPr>
                <w:ins w:id="213" w:author="J_Shurbutt" w:date="2026-09-25T20:05:00Z" w16du:dateUtc="2026-09-26T00:05:00Z"/>
                <w:rFonts w:ascii="Arial" w:hAnsi="Arial" w:cs="Arial"/>
                <w:b/>
                <w:sz w:val="20"/>
                <w:szCs w:val="20"/>
              </w:rPr>
            </w:pPr>
            <w:ins w:id="214" w:author="J_Shurbutt" w:date="2026-09-25T20:05:00Z" w16du:dateUtc="2026-09-26T00:05:00Z">
              <w:r>
                <w:rPr>
                  <w:rFonts w:ascii="Arial" w:hAnsi="Arial" w:cs="Arial"/>
                  <w:b/>
                  <w:sz w:val="20"/>
                  <w:szCs w:val="20"/>
                </w:rPr>
                <w:t>might affect the completion of the project within the tim</w:t>
              </w:r>
              <w:r w:rsidR="00E35E0F">
                <w:rPr>
                  <w:rFonts w:ascii="Arial" w:hAnsi="Arial" w:cs="Arial"/>
                  <w:b/>
                  <w:sz w:val="20"/>
                  <w:szCs w:val="20"/>
                </w:rPr>
                <w:t xml:space="preserve">e, scope and fiscal constraints </w:t>
              </w:r>
              <w:r>
                <w:rPr>
                  <w:rFonts w:ascii="Arial" w:hAnsi="Arial" w:cs="Arial"/>
                  <w:b/>
                  <w:sz w:val="20"/>
                  <w:szCs w:val="20"/>
                </w:rPr>
                <w:t xml:space="preserve">set forth in the </w:t>
              </w:r>
            </w:ins>
          </w:p>
          <w:p w14:paraId="63818C38" w14:textId="77777777" w:rsidR="00601EBD" w:rsidRDefault="00601EBD" w:rsidP="00551D8A">
            <w:pPr>
              <w:ind w:right="-720"/>
              <w:rPr>
                <w:ins w:id="215" w:author="J_Shurbutt" w:date="2026-09-25T20:05:00Z" w16du:dateUtc="2026-09-26T00:05:00Z"/>
                <w:rFonts w:ascii="Arial" w:hAnsi="Arial" w:cs="Arial"/>
                <w:b/>
                <w:sz w:val="20"/>
                <w:szCs w:val="20"/>
              </w:rPr>
            </w:pPr>
            <w:ins w:id="216" w:author="J_Shurbutt" w:date="2026-09-25T20:05:00Z" w16du:dateUtc="2026-09-26T00:05:00Z">
              <w:r>
                <w:rPr>
                  <w:rFonts w:ascii="Arial" w:hAnsi="Arial" w:cs="Arial"/>
                  <w:b/>
                  <w:sz w:val="20"/>
                  <w:szCs w:val="20"/>
                </w:rPr>
                <w:t>agreement, along with recommended solutions to those problems).</w:t>
              </w:r>
            </w:ins>
          </w:p>
          <w:p w14:paraId="7BED28DE" w14:textId="77777777" w:rsidR="00975443" w:rsidRDefault="00975443" w:rsidP="00551D8A">
            <w:pPr>
              <w:ind w:right="-720"/>
              <w:rPr>
                <w:ins w:id="217" w:author="J_Shurbutt" w:date="2026-09-25T20:05:00Z" w16du:dateUtc="2026-09-26T00:05:00Z"/>
                <w:rFonts w:ascii="Arial" w:hAnsi="Arial" w:cs="Arial"/>
                <w:b/>
                <w:sz w:val="20"/>
                <w:szCs w:val="20"/>
              </w:rPr>
            </w:pPr>
          </w:p>
          <w:p w14:paraId="669F72A1" w14:textId="5F41DBFA" w:rsidR="00601EBD" w:rsidRDefault="00975443" w:rsidP="00551D8A">
            <w:pPr>
              <w:ind w:right="-720"/>
              <w:rPr>
                <w:ins w:id="218" w:author="J_Shurbutt" w:date="2026-09-25T20:05:00Z" w16du:dateUtc="2026-09-26T00:05:00Z"/>
                <w:rFonts w:ascii="Arial" w:hAnsi="Arial" w:cs="Arial"/>
                <w:sz w:val="20"/>
                <w:szCs w:val="20"/>
              </w:rPr>
            </w:pPr>
            <w:ins w:id="219" w:author="J_Shurbutt" w:date="2026-09-25T20:05:00Z" w16du:dateUtc="2026-09-26T00:05:00Z">
              <w:r w:rsidRPr="00975443">
                <w:rPr>
                  <w:rFonts w:ascii="Arial" w:hAnsi="Arial" w:cs="Arial"/>
                  <w:sz w:val="20"/>
                  <w:szCs w:val="20"/>
                </w:rPr>
                <w:t>No challenges or problems encountered.</w:t>
              </w:r>
            </w:ins>
          </w:p>
          <w:p w14:paraId="4E16E451" w14:textId="77777777" w:rsidR="00A25703" w:rsidRDefault="00A25703" w:rsidP="00551D8A">
            <w:pPr>
              <w:ind w:right="-720"/>
              <w:rPr>
                <w:ins w:id="220" w:author="J_Shurbutt" w:date="2026-09-25T20:05:00Z" w16du:dateUtc="2026-09-26T00:05:00Z"/>
                <w:rFonts w:ascii="Arial" w:hAnsi="Arial" w:cs="Arial"/>
                <w:b/>
                <w:sz w:val="20"/>
                <w:szCs w:val="20"/>
              </w:rPr>
            </w:pPr>
          </w:p>
          <w:p w14:paraId="0DFD8719" w14:textId="77777777" w:rsidR="00601EBD" w:rsidRDefault="00601EBD" w:rsidP="00551D8A">
            <w:pPr>
              <w:ind w:right="-720"/>
              <w:rPr>
                <w:ins w:id="221" w:author="J_Shurbutt" w:date="2026-09-25T20:05:00Z" w16du:dateUtc="2026-09-26T00:05:00Z"/>
                <w:rFonts w:ascii="Arial" w:hAnsi="Arial" w:cs="Arial"/>
                <w:b/>
                <w:sz w:val="20"/>
                <w:szCs w:val="20"/>
              </w:rPr>
            </w:pPr>
          </w:p>
          <w:p w14:paraId="5234802E" w14:textId="77777777" w:rsidR="00601EBD" w:rsidRDefault="00601EBD" w:rsidP="00551D8A">
            <w:pPr>
              <w:ind w:right="-720"/>
              <w:rPr>
                <w:ins w:id="222" w:author="J_Shurbutt" w:date="2026-09-25T20:05:00Z" w16du:dateUtc="2026-09-26T00:05:00Z"/>
                <w:rFonts w:ascii="Arial" w:hAnsi="Arial" w:cs="Arial"/>
                <w:b/>
                <w:sz w:val="20"/>
                <w:szCs w:val="20"/>
              </w:rPr>
            </w:pPr>
          </w:p>
          <w:p w14:paraId="43264418" w14:textId="77777777" w:rsidR="00601EBD" w:rsidRDefault="00601EBD" w:rsidP="00551D8A">
            <w:pPr>
              <w:ind w:right="-720"/>
              <w:rPr>
                <w:ins w:id="223" w:author="J_Shurbutt" w:date="2026-09-25T20:05:00Z" w16du:dateUtc="2026-09-26T00:05:00Z"/>
                <w:rFonts w:ascii="Arial" w:hAnsi="Arial" w:cs="Arial"/>
                <w:b/>
                <w:sz w:val="20"/>
                <w:szCs w:val="20"/>
              </w:rPr>
            </w:pPr>
          </w:p>
          <w:p w14:paraId="2E0F2F53" w14:textId="77777777" w:rsidR="00601EBD" w:rsidRDefault="00601EBD" w:rsidP="00551D8A">
            <w:pPr>
              <w:ind w:right="-720"/>
              <w:rPr>
                <w:ins w:id="224" w:author="J_Shurbutt" w:date="2026-09-25T20:05:00Z" w16du:dateUtc="2026-09-26T00:05:00Z"/>
                <w:rFonts w:ascii="Arial" w:hAnsi="Arial" w:cs="Arial"/>
                <w:b/>
                <w:sz w:val="20"/>
                <w:szCs w:val="20"/>
              </w:rPr>
            </w:pPr>
          </w:p>
          <w:p w14:paraId="17975E7E" w14:textId="77777777" w:rsidR="00601EBD" w:rsidRDefault="00601EBD" w:rsidP="00551D8A">
            <w:pPr>
              <w:ind w:right="-720"/>
              <w:rPr>
                <w:ins w:id="225" w:author="J_Shurbutt" w:date="2026-09-25T20:05:00Z" w16du:dateUtc="2026-09-26T00:05:00Z"/>
                <w:rFonts w:ascii="Arial" w:hAnsi="Arial" w:cs="Arial"/>
                <w:b/>
                <w:sz w:val="20"/>
                <w:szCs w:val="20"/>
              </w:rPr>
            </w:pPr>
          </w:p>
          <w:p w14:paraId="2510CB5C" w14:textId="77777777" w:rsidR="00601EBD" w:rsidRDefault="00601EBD" w:rsidP="00551D8A">
            <w:pPr>
              <w:ind w:right="-720"/>
              <w:rPr>
                <w:ins w:id="226" w:author="J_Shurbutt" w:date="2026-09-25T20:05:00Z" w16du:dateUtc="2026-09-26T00:05:00Z"/>
                <w:rFonts w:ascii="Arial" w:hAnsi="Arial" w:cs="Arial"/>
                <w:b/>
                <w:sz w:val="20"/>
                <w:szCs w:val="20"/>
              </w:rPr>
            </w:pPr>
          </w:p>
        </w:tc>
      </w:tr>
    </w:tbl>
    <w:p w14:paraId="5C18C09D" w14:textId="77777777" w:rsidR="00037FBC" w:rsidRDefault="00037FBC" w:rsidP="00551D8A">
      <w:pPr>
        <w:ind w:left="-720" w:right="-720"/>
        <w:rPr>
          <w:ins w:id="227" w:author="J_Shurbutt" w:date="2026-09-25T20:05:00Z" w16du:dateUtc="2026-09-26T00:05:00Z"/>
          <w:rFonts w:ascii="Arial" w:hAnsi="Arial" w:cs="Arial"/>
          <w:sz w:val="20"/>
          <w:szCs w:val="20"/>
        </w:rPr>
      </w:pPr>
    </w:p>
    <w:tbl>
      <w:tblPr>
        <w:tblStyle w:val="TableGrid"/>
        <w:tblW w:w="10908" w:type="dxa"/>
        <w:tblInd w:w="-720" w:type="dxa"/>
        <w:tblLook w:val="04A0" w:firstRow="1" w:lastRow="0" w:firstColumn="1" w:lastColumn="0" w:noHBand="0" w:noVBand="1"/>
      </w:tblPr>
      <w:tblGrid>
        <w:gridCol w:w="10908"/>
      </w:tblGrid>
      <w:tr w:rsidR="00E35E0F" w14:paraId="15A01656" w14:textId="77777777" w:rsidTr="00E35E0F">
        <w:trPr>
          <w:ins w:id="228" w:author="J_Shurbutt" w:date="2026-09-25T20:05:00Z" w16du:dateUtc="2026-09-26T00:05:00Z"/>
        </w:trPr>
        <w:tc>
          <w:tcPr>
            <w:tcW w:w="10908" w:type="dxa"/>
          </w:tcPr>
          <w:p w14:paraId="3CA23F72" w14:textId="77777777" w:rsidR="00E35E0F" w:rsidRDefault="00E35E0F" w:rsidP="00551D8A">
            <w:pPr>
              <w:ind w:right="-720"/>
              <w:rPr>
                <w:ins w:id="229" w:author="J_Shurbutt" w:date="2026-09-25T20:05:00Z" w16du:dateUtc="2026-09-26T00:05:00Z"/>
                <w:rFonts w:ascii="Arial" w:hAnsi="Arial" w:cs="Arial"/>
                <w:sz w:val="20"/>
                <w:szCs w:val="20"/>
              </w:rPr>
            </w:pPr>
          </w:p>
          <w:p w14:paraId="3768CE48" w14:textId="77777777" w:rsidR="00E35E0F" w:rsidRDefault="00E35E0F" w:rsidP="00551D8A">
            <w:pPr>
              <w:ind w:right="-720"/>
              <w:rPr>
                <w:ins w:id="230" w:author="J_Shurbutt" w:date="2026-09-25T20:05:00Z" w16du:dateUtc="2026-09-26T00:05:00Z"/>
                <w:rFonts w:ascii="Arial" w:hAnsi="Arial" w:cs="Arial"/>
                <w:sz w:val="20"/>
                <w:szCs w:val="20"/>
              </w:rPr>
            </w:pPr>
            <w:ins w:id="231" w:author="J_Shurbutt" w:date="2026-09-25T20:05:00Z" w16du:dateUtc="2026-09-26T00:05:00Z">
              <w:r w:rsidRPr="00E35E0F">
                <w:rPr>
                  <w:rFonts w:ascii="Arial" w:hAnsi="Arial" w:cs="Arial"/>
                  <w:b/>
                  <w:sz w:val="20"/>
                  <w:szCs w:val="20"/>
                </w:rPr>
                <w:t>Potential Implementation</w:t>
              </w:r>
              <w:r w:rsidR="00547EE3">
                <w:rPr>
                  <w:rFonts w:ascii="Arial" w:hAnsi="Arial" w:cs="Arial"/>
                  <w:b/>
                  <w:sz w:val="20"/>
                  <w:szCs w:val="20"/>
                </w:rPr>
                <w:t>:</w:t>
              </w:r>
              <w:r>
                <w:rPr>
                  <w:rFonts w:ascii="Arial" w:hAnsi="Arial" w:cs="Arial"/>
                  <w:sz w:val="20"/>
                  <w:szCs w:val="20"/>
                </w:rPr>
                <w:t xml:space="preserve">  </w:t>
              </w:r>
            </w:ins>
          </w:p>
          <w:p w14:paraId="4ABE8024" w14:textId="77777777" w:rsidR="00547EE3" w:rsidRDefault="00547EE3" w:rsidP="00551D8A">
            <w:pPr>
              <w:ind w:right="-720"/>
              <w:rPr>
                <w:ins w:id="232" w:author="J_Shurbutt" w:date="2026-09-25T20:05:00Z" w16du:dateUtc="2026-09-26T00:05:00Z"/>
                <w:rFonts w:ascii="Arial" w:hAnsi="Arial" w:cs="Arial"/>
                <w:sz w:val="20"/>
                <w:szCs w:val="20"/>
              </w:rPr>
            </w:pPr>
          </w:p>
          <w:p w14:paraId="0F94643E" w14:textId="41EB740E" w:rsidR="00E35E0F" w:rsidRDefault="00975443" w:rsidP="00551D8A">
            <w:pPr>
              <w:ind w:right="-720"/>
              <w:rPr>
                <w:ins w:id="233" w:author="J_Shurbutt" w:date="2026-09-25T20:05:00Z" w16du:dateUtc="2026-09-26T00:05:00Z"/>
                <w:rFonts w:ascii="Arial" w:hAnsi="Arial" w:cs="Arial"/>
                <w:sz w:val="20"/>
                <w:szCs w:val="20"/>
              </w:rPr>
            </w:pPr>
            <w:ins w:id="234" w:author="J_Shurbutt" w:date="2026-09-25T20:05:00Z" w16du:dateUtc="2026-09-26T00:05:00Z">
              <w:r w:rsidRPr="00975443">
                <w:rPr>
                  <w:rFonts w:ascii="Arial" w:hAnsi="Arial" w:cs="Arial"/>
                  <w:sz w:val="20"/>
                  <w:szCs w:val="20"/>
                </w:rPr>
                <w:t>All results from the Traffic Control Devices Pooled Fund Study are presented to the</w:t>
              </w:r>
              <w:r>
                <w:rPr>
                  <w:rFonts w:ascii="Arial" w:hAnsi="Arial" w:cs="Arial"/>
                  <w:sz w:val="20"/>
                  <w:szCs w:val="20"/>
                </w:rPr>
                <w:t xml:space="preserve"> </w:t>
              </w:r>
              <w:r w:rsidRPr="00975443">
                <w:rPr>
                  <w:rFonts w:ascii="Arial" w:hAnsi="Arial" w:cs="Arial"/>
                  <w:sz w:val="20"/>
                  <w:szCs w:val="20"/>
                </w:rPr>
                <w:t>National Committee on Uniform Traffic Control Devices (NCUTCD) and are considered by FHWA for inclusion in subsequent MUTCD versions.</w:t>
              </w:r>
            </w:ins>
          </w:p>
          <w:p w14:paraId="4AD65811" w14:textId="77777777" w:rsidR="00E35E0F" w:rsidRDefault="00E35E0F" w:rsidP="00551D8A">
            <w:pPr>
              <w:ind w:right="-720"/>
              <w:rPr>
                <w:ins w:id="235" w:author="J_Shurbutt" w:date="2026-09-25T20:05:00Z" w16du:dateUtc="2026-09-26T00:05:00Z"/>
                <w:rFonts w:ascii="Arial" w:hAnsi="Arial" w:cs="Arial"/>
                <w:sz w:val="20"/>
                <w:szCs w:val="20"/>
              </w:rPr>
            </w:pPr>
          </w:p>
          <w:p w14:paraId="1BFD7133" w14:textId="77777777" w:rsidR="00E35E0F" w:rsidRDefault="00E35E0F" w:rsidP="00551D8A">
            <w:pPr>
              <w:ind w:right="-720"/>
              <w:rPr>
                <w:ins w:id="236" w:author="J_Shurbutt" w:date="2026-09-25T20:05:00Z" w16du:dateUtc="2026-09-26T00:05:00Z"/>
                <w:rFonts w:ascii="Arial" w:hAnsi="Arial" w:cs="Arial"/>
                <w:sz w:val="20"/>
                <w:szCs w:val="20"/>
              </w:rPr>
            </w:pPr>
          </w:p>
          <w:p w14:paraId="64EC7004" w14:textId="77777777" w:rsidR="00E35E0F" w:rsidRDefault="00E35E0F" w:rsidP="00551D8A">
            <w:pPr>
              <w:ind w:right="-720"/>
              <w:rPr>
                <w:ins w:id="237" w:author="J_Shurbutt" w:date="2026-09-25T20:05:00Z" w16du:dateUtc="2026-09-26T00:05:00Z"/>
                <w:rFonts w:ascii="Arial" w:hAnsi="Arial" w:cs="Arial"/>
                <w:sz w:val="20"/>
                <w:szCs w:val="20"/>
              </w:rPr>
            </w:pPr>
          </w:p>
          <w:p w14:paraId="5D923606" w14:textId="77777777" w:rsidR="00E35E0F" w:rsidRDefault="00E35E0F" w:rsidP="00551D8A">
            <w:pPr>
              <w:ind w:right="-720"/>
              <w:rPr>
                <w:ins w:id="238" w:author="J_Shurbutt" w:date="2026-09-25T20:05:00Z" w16du:dateUtc="2026-09-26T00:05:00Z"/>
                <w:rFonts w:ascii="Arial" w:hAnsi="Arial" w:cs="Arial"/>
                <w:sz w:val="20"/>
                <w:szCs w:val="20"/>
              </w:rPr>
            </w:pPr>
          </w:p>
          <w:p w14:paraId="4D2F6596" w14:textId="77777777" w:rsidR="00E35E0F" w:rsidRDefault="00E35E0F" w:rsidP="00551D8A">
            <w:pPr>
              <w:ind w:right="-720"/>
              <w:rPr>
                <w:ins w:id="239" w:author="J_Shurbutt" w:date="2026-09-25T20:05:00Z" w16du:dateUtc="2026-09-26T00:05:00Z"/>
                <w:rFonts w:ascii="Arial" w:hAnsi="Arial" w:cs="Arial"/>
                <w:sz w:val="20"/>
                <w:szCs w:val="20"/>
              </w:rPr>
            </w:pPr>
          </w:p>
          <w:p w14:paraId="2E590A6E" w14:textId="77777777" w:rsidR="00E35E0F" w:rsidRDefault="00E35E0F" w:rsidP="00551D8A">
            <w:pPr>
              <w:ind w:right="-720"/>
              <w:rPr>
                <w:ins w:id="240" w:author="J_Shurbutt" w:date="2026-09-25T20:05:00Z" w16du:dateUtc="2026-09-26T00:05:00Z"/>
                <w:rFonts w:ascii="Arial" w:hAnsi="Arial" w:cs="Arial"/>
                <w:sz w:val="20"/>
                <w:szCs w:val="20"/>
              </w:rPr>
            </w:pPr>
          </w:p>
          <w:p w14:paraId="28F1D6C2" w14:textId="77777777" w:rsidR="00E35E0F" w:rsidRDefault="00E35E0F" w:rsidP="00551D8A">
            <w:pPr>
              <w:ind w:right="-720"/>
              <w:rPr>
                <w:ins w:id="241" w:author="J_Shurbutt" w:date="2026-09-25T20:05:00Z" w16du:dateUtc="2026-09-26T00:05:00Z"/>
                <w:rFonts w:ascii="Arial" w:hAnsi="Arial" w:cs="Arial"/>
                <w:sz w:val="20"/>
                <w:szCs w:val="20"/>
              </w:rPr>
            </w:pPr>
          </w:p>
          <w:p w14:paraId="60C89E2D" w14:textId="77777777" w:rsidR="00E35E0F" w:rsidRDefault="00E35E0F" w:rsidP="00551D8A">
            <w:pPr>
              <w:ind w:right="-720"/>
              <w:rPr>
                <w:ins w:id="242" w:author="J_Shurbutt" w:date="2026-09-25T20:05:00Z" w16du:dateUtc="2026-09-26T00:05:00Z"/>
                <w:rFonts w:ascii="Arial" w:hAnsi="Arial" w:cs="Arial"/>
                <w:sz w:val="20"/>
                <w:szCs w:val="20"/>
              </w:rPr>
            </w:pPr>
          </w:p>
          <w:p w14:paraId="0B690C0D" w14:textId="77777777" w:rsidR="00E35E0F" w:rsidRDefault="00E35E0F" w:rsidP="00551D8A">
            <w:pPr>
              <w:ind w:right="-720"/>
              <w:rPr>
                <w:ins w:id="243" w:author="J_Shurbutt" w:date="2026-09-25T20:05:00Z" w16du:dateUtc="2026-09-26T00:05:00Z"/>
                <w:rFonts w:ascii="Arial" w:hAnsi="Arial" w:cs="Arial"/>
                <w:sz w:val="20"/>
                <w:szCs w:val="20"/>
              </w:rPr>
            </w:pPr>
          </w:p>
          <w:p w14:paraId="5800112F" w14:textId="77777777" w:rsidR="00E35E0F" w:rsidRDefault="00E35E0F" w:rsidP="00551D8A">
            <w:pPr>
              <w:ind w:right="-720"/>
              <w:rPr>
                <w:ins w:id="244" w:author="J_Shurbutt" w:date="2026-09-25T20:05:00Z" w16du:dateUtc="2026-09-26T00:05:00Z"/>
                <w:rFonts w:ascii="Arial" w:hAnsi="Arial" w:cs="Arial"/>
                <w:sz w:val="20"/>
                <w:szCs w:val="20"/>
              </w:rPr>
            </w:pPr>
          </w:p>
        </w:tc>
      </w:tr>
    </w:tbl>
    <w:p w14:paraId="6565D1FC" w14:textId="77777777" w:rsidR="00210D81" w:rsidRPr="00706F4A" w:rsidRDefault="00210D81" w:rsidP="00706F4A">
      <w:pPr>
        <w:pStyle w:val="yiv0963511660ydp3902c7d0p1"/>
        <w:shd w:val="clear" w:color="auto" w:fill="FFFFFF"/>
        <w:jc w:val="both"/>
        <w:rPr>
          <w:del w:id="245" w:author="J_Shurbutt" w:date="2026-09-25T20:05:00Z" w16du:dateUtc="2026-09-26T00:05:00Z"/>
          <w:color w:val="000000"/>
          <w:sz w:val="22"/>
          <w:szCs w:val="22"/>
        </w:rPr>
      </w:pPr>
      <w:del w:id="246" w:author="J_Shurbutt" w:date="2026-09-25T20:05:00Z" w16du:dateUtc="2026-09-26T00:05:00Z">
        <w:r w:rsidRPr="00706F4A">
          <w:rPr>
            <w:rStyle w:val="yiv0963511660ydp3902c7d0s1"/>
            <w:color w:val="000000"/>
            <w:sz w:val="22"/>
            <w:szCs w:val="22"/>
          </w:rPr>
          <w:delText>Parent Council Annual Report 2020/21</w:delText>
        </w:r>
      </w:del>
    </w:p>
    <w:p w14:paraId="3735E7B3" w14:textId="4C39626F" w:rsidR="00210D81" w:rsidRPr="00706F4A" w:rsidRDefault="00210D81" w:rsidP="00706F4A">
      <w:pPr>
        <w:pStyle w:val="yiv0963511660ydp3902c7d0p2"/>
        <w:shd w:val="clear" w:color="auto" w:fill="FFFFFF"/>
        <w:jc w:val="both"/>
        <w:rPr>
          <w:del w:id="247" w:author="J_Shurbutt" w:date="2026-09-25T20:05:00Z" w16du:dateUtc="2026-09-26T00:05:00Z"/>
          <w:color w:val="000000"/>
          <w:sz w:val="22"/>
          <w:szCs w:val="22"/>
        </w:rPr>
      </w:pPr>
      <w:del w:id="248" w:author="J_Shurbutt" w:date="2026-09-25T20:05:00Z" w16du:dateUtc="2026-09-26T00:05:00Z">
        <w:r w:rsidRPr="00706F4A">
          <w:rPr>
            <w:rStyle w:val="yiv0963511660ydp3902c7d0s1"/>
            <w:color w:val="000000"/>
            <w:sz w:val="22"/>
            <w:szCs w:val="22"/>
          </w:rPr>
          <w:delText xml:space="preserve">On behalf of the Parent Council, I would like to thank Mrs Hyslop and </w:delText>
        </w:r>
        <w:r w:rsidR="00E2370F" w:rsidRPr="00706F4A">
          <w:rPr>
            <w:rStyle w:val="yiv0963511660ydp3902c7d0s1"/>
            <w:color w:val="000000"/>
            <w:sz w:val="22"/>
            <w:szCs w:val="22"/>
          </w:rPr>
          <w:delText>al</w:delText>
        </w:r>
        <w:r w:rsidR="009B607F">
          <w:rPr>
            <w:rStyle w:val="yiv0963511660ydp3902c7d0s1"/>
            <w:color w:val="000000"/>
            <w:sz w:val="22"/>
            <w:szCs w:val="22"/>
          </w:rPr>
          <w:delText>l</w:delText>
        </w:r>
        <w:r w:rsidR="00E2370F">
          <w:rPr>
            <w:rStyle w:val="yiv0963511660ydp3902c7d0s1"/>
            <w:color w:val="000000"/>
            <w:sz w:val="22"/>
            <w:szCs w:val="22"/>
          </w:rPr>
          <w:delText xml:space="preserve"> </w:delText>
        </w:r>
        <w:r w:rsidRPr="00706F4A">
          <w:rPr>
            <w:rStyle w:val="yiv0963511660ydp3902c7d0s1"/>
            <w:color w:val="000000"/>
            <w:sz w:val="22"/>
            <w:szCs w:val="22"/>
          </w:rPr>
          <w:delText>the staff at Davenham Primary School for their tremendous efforts during this academic year.</w:delText>
        </w:r>
        <w:r w:rsidRPr="00706F4A">
          <w:rPr>
            <w:rStyle w:val="yiv0963511660ydp3902c7d0apple-converted-space"/>
            <w:color w:val="000000"/>
            <w:sz w:val="22"/>
            <w:szCs w:val="22"/>
          </w:rPr>
          <w:delText>  </w:delText>
        </w:r>
        <w:r w:rsidRPr="00706F4A">
          <w:rPr>
            <w:rStyle w:val="yiv0963511660ydp3902c7d0s1"/>
            <w:color w:val="000000"/>
            <w:sz w:val="22"/>
            <w:szCs w:val="22"/>
          </w:rPr>
          <w:delText xml:space="preserve">As Chair of the Council, I would also like to thank </w:delText>
        </w:r>
        <w:r w:rsidR="00031770" w:rsidRPr="00706F4A">
          <w:rPr>
            <w:rStyle w:val="yiv0963511660ydp3902c7d0s1"/>
            <w:color w:val="000000"/>
            <w:sz w:val="22"/>
            <w:szCs w:val="22"/>
          </w:rPr>
          <w:delText>all</w:delText>
        </w:r>
        <w:r w:rsidRPr="00706F4A">
          <w:rPr>
            <w:rStyle w:val="yiv0963511660ydp3902c7d0s1"/>
            <w:color w:val="000000"/>
            <w:sz w:val="22"/>
            <w:szCs w:val="22"/>
          </w:rPr>
          <w:delText xml:space="preserve"> the Parent Council representatives who have</w:delText>
        </w:r>
        <w:r w:rsidR="008C7AD9" w:rsidRPr="00706F4A">
          <w:rPr>
            <w:rStyle w:val="yiv0963511660ydp3902c7d0s1"/>
            <w:color w:val="000000"/>
            <w:sz w:val="22"/>
            <w:szCs w:val="22"/>
          </w:rPr>
          <w:delText xml:space="preserve"> </w:delText>
        </w:r>
        <w:r w:rsidRPr="00706F4A">
          <w:rPr>
            <w:rStyle w:val="yiv0963511660ydp3902c7d0s1"/>
            <w:color w:val="000000"/>
            <w:sz w:val="22"/>
            <w:szCs w:val="22"/>
          </w:rPr>
          <w:delText>given their time and support over the last 12 months. The success of the Council is dependent on the combined efforts of both staff and parent volunteers. These unusual times have further highlighted the effectiveness and value of this communication platform at Davenham school. The Council met half termly via Zoom, and the meetings were always well attended by the existing members.</w:delText>
        </w:r>
        <w:r w:rsidRPr="00706F4A">
          <w:rPr>
            <w:rStyle w:val="yiv0963511660ydp3902c7d0apple-converted-space"/>
            <w:color w:val="000000"/>
            <w:sz w:val="22"/>
            <w:szCs w:val="22"/>
          </w:rPr>
          <w:delText> </w:delText>
        </w:r>
        <w:r w:rsidRPr="00706F4A">
          <w:rPr>
            <w:rStyle w:val="yiv0963511660ydp3902c7d0s1"/>
            <w:color w:val="000000"/>
            <w:sz w:val="22"/>
            <w:szCs w:val="22"/>
          </w:rPr>
          <w:delText>A body of representatives continues to exist, and parents/carers are encouraged to contact any representative, irrespective of their class or teacher.</w:delText>
        </w:r>
        <w:r w:rsidRPr="00706F4A">
          <w:rPr>
            <w:rStyle w:val="yiv0963511660ydp3902c7d0apple-converted-space"/>
            <w:color w:val="000000"/>
            <w:sz w:val="22"/>
            <w:szCs w:val="22"/>
          </w:rPr>
          <w:delText>  </w:delText>
        </w:r>
        <w:r w:rsidRPr="00706F4A">
          <w:rPr>
            <w:rStyle w:val="yiv0963511660ydp3902c7d0s1"/>
            <w:color w:val="000000"/>
            <w:sz w:val="22"/>
            <w:szCs w:val="22"/>
          </w:rPr>
          <w:delText xml:space="preserve">This has worked well over this past year and will </w:delText>
        </w:r>
        <w:r w:rsidR="008C7AD9" w:rsidRPr="00706F4A">
          <w:rPr>
            <w:rStyle w:val="yiv0963511660ydp3902c7d0s1"/>
            <w:color w:val="000000"/>
            <w:sz w:val="22"/>
            <w:szCs w:val="22"/>
          </w:rPr>
          <w:delText>continue;</w:delText>
        </w:r>
        <w:r w:rsidRPr="00706F4A">
          <w:rPr>
            <w:rStyle w:val="yiv0963511660ydp3902c7d0s1"/>
            <w:color w:val="000000"/>
            <w:sz w:val="22"/>
            <w:szCs w:val="22"/>
          </w:rPr>
          <w:delText xml:space="preserve"> </w:delText>
        </w:r>
        <w:r w:rsidR="00706F4A" w:rsidRPr="00706F4A">
          <w:rPr>
            <w:rStyle w:val="yiv0963511660ydp3902c7d0s1"/>
            <w:color w:val="000000"/>
            <w:sz w:val="22"/>
            <w:szCs w:val="22"/>
          </w:rPr>
          <w:delText>however,</w:delText>
        </w:r>
        <w:r w:rsidRPr="00706F4A">
          <w:rPr>
            <w:rStyle w:val="yiv0963511660ydp3902c7d0s1"/>
            <w:color w:val="000000"/>
            <w:sz w:val="22"/>
            <w:szCs w:val="22"/>
          </w:rPr>
          <w:delText xml:space="preserve"> I am also pleased to report new volunteer interest for the coming academic year, which will hopefully bring a range of views and new ideas.</w:delText>
        </w:r>
        <w:r w:rsidRPr="00706F4A">
          <w:rPr>
            <w:color w:val="000000"/>
            <w:sz w:val="22"/>
            <w:szCs w:val="22"/>
          </w:rPr>
          <w:delText> </w:delText>
        </w:r>
      </w:del>
    </w:p>
    <w:p w14:paraId="2A067FF7" w14:textId="7BDC0BB2" w:rsidR="00210D81" w:rsidRPr="00706F4A" w:rsidRDefault="00210D81" w:rsidP="00706F4A">
      <w:pPr>
        <w:pStyle w:val="yiv0963511660ydp3902c7d0p2"/>
        <w:shd w:val="clear" w:color="auto" w:fill="FFFFFF"/>
        <w:jc w:val="both"/>
        <w:rPr>
          <w:del w:id="249" w:author="J_Shurbutt" w:date="2026-09-25T20:05:00Z" w16du:dateUtc="2026-09-26T00:05:00Z"/>
          <w:color w:val="000000"/>
          <w:sz w:val="22"/>
          <w:szCs w:val="22"/>
        </w:rPr>
      </w:pPr>
      <w:del w:id="250" w:author="J_Shurbutt" w:date="2026-09-25T20:05:00Z" w16du:dateUtc="2026-09-26T00:05:00Z">
        <w:r w:rsidRPr="00706F4A">
          <w:rPr>
            <w:color w:val="000000"/>
            <w:sz w:val="22"/>
            <w:szCs w:val="22"/>
          </w:rPr>
          <w:delText>It has been another unprecedented year for all schools, whilst the nation has had to learn and adapt to life during a pandemic, and face the challenges and difficulties brought with it.  Davenham Primary School, along with every other school across the country, was directed to close by the Government for a second time on 5</w:delText>
        </w:r>
        <w:r w:rsidRPr="00706F4A">
          <w:rPr>
            <w:color w:val="000000"/>
            <w:sz w:val="22"/>
            <w:szCs w:val="22"/>
            <w:vertAlign w:val="superscript"/>
          </w:rPr>
          <w:delText>th</w:delText>
        </w:r>
        <w:r w:rsidRPr="00706F4A">
          <w:rPr>
            <w:color w:val="000000"/>
            <w:sz w:val="22"/>
            <w:szCs w:val="22"/>
          </w:rPr>
          <w:delText> January 2021 in order to prevent the spread of COVID-19. It did not reopen again to all pupils until 8</w:delText>
        </w:r>
        <w:r w:rsidRPr="00706F4A">
          <w:rPr>
            <w:color w:val="000000"/>
            <w:sz w:val="22"/>
            <w:szCs w:val="22"/>
            <w:vertAlign w:val="superscript"/>
          </w:rPr>
          <w:delText>th</w:delText>
        </w:r>
        <w:r w:rsidRPr="00706F4A">
          <w:rPr>
            <w:color w:val="000000"/>
            <w:sz w:val="22"/>
            <w:szCs w:val="22"/>
          </w:rPr>
          <w:delText xml:space="preserve">March 2021. The </w:delText>
        </w:r>
        <w:r w:rsidR="00312438" w:rsidRPr="00706F4A">
          <w:rPr>
            <w:color w:val="000000"/>
            <w:sz w:val="22"/>
            <w:szCs w:val="22"/>
          </w:rPr>
          <w:delText>school</w:delText>
        </w:r>
        <w:r w:rsidRPr="00706F4A">
          <w:rPr>
            <w:color w:val="000000"/>
            <w:sz w:val="22"/>
            <w:szCs w:val="22"/>
          </w:rPr>
          <w:delText xml:space="preserve"> also had to work around immediate bubble/class closures, and this was executed extremely effectively and with minimum disruption to the children and their learning. Just because the school was physically closed, I am happy to say that the exceptional levels of education and school-home engagement were maintained at Davenham.  </w:delText>
        </w:r>
      </w:del>
    </w:p>
    <w:p w14:paraId="6E04BD0E" w14:textId="43232AEB" w:rsidR="00210D81" w:rsidRPr="00706F4A" w:rsidRDefault="00210D81" w:rsidP="00706F4A">
      <w:pPr>
        <w:pStyle w:val="yiv0963511660ydp3902c7d0p2"/>
        <w:shd w:val="clear" w:color="auto" w:fill="FFFFFF"/>
        <w:jc w:val="both"/>
        <w:rPr>
          <w:del w:id="251" w:author="J_Shurbutt" w:date="2026-09-25T20:05:00Z" w16du:dateUtc="2026-09-26T00:05:00Z"/>
          <w:color w:val="000000"/>
          <w:sz w:val="22"/>
          <w:szCs w:val="22"/>
        </w:rPr>
      </w:pPr>
      <w:del w:id="252" w:author="J_Shurbutt" w:date="2026-09-25T20:05:00Z" w16du:dateUtc="2026-09-26T00:05:00Z">
        <w:r w:rsidRPr="00706F4A">
          <w:rPr>
            <w:rStyle w:val="yiv0963511660ydp3902c7d0apple-converted-space"/>
            <w:color w:val="000000"/>
            <w:sz w:val="22"/>
            <w:szCs w:val="22"/>
          </w:rPr>
          <w:delText xml:space="preserve">Google classroom was used during any closures and included pre-recorded lessons, which received great feedback and were all designed to high quality. Daily zoom class meetings were held each day in order to ensure children still saw their teacher and </w:delText>
        </w:r>
        <w:r w:rsidR="00312438" w:rsidRPr="00706F4A">
          <w:rPr>
            <w:rStyle w:val="yiv0963511660ydp3902c7d0apple-converted-space"/>
            <w:color w:val="000000"/>
            <w:sz w:val="22"/>
            <w:szCs w:val="22"/>
          </w:rPr>
          <w:delText>classmates, this</w:delText>
        </w:r>
        <w:r w:rsidRPr="00706F4A">
          <w:rPr>
            <w:rStyle w:val="yiv0963511660ydp3902c7d0apple-converted-space"/>
            <w:color w:val="000000"/>
            <w:sz w:val="22"/>
            <w:szCs w:val="22"/>
          </w:rPr>
          <w:delText xml:space="preserve"> was also very well received. Parents evenings went ahead with the help of a new system, which worked well and ensured that even with restrictions in and around school, parents were able to continue to have a parents evening with their child/s teacher.</w:delText>
        </w:r>
      </w:del>
    </w:p>
    <w:p w14:paraId="0F243E4F" w14:textId="21ACB6AF" w:rsidR="00210D81" w:rsidRPr="00706F4A" w:rsidRDefault="00210D81" w:rsidP="00706F4A">
      <w:pPr>
        <w:pStyle w:val="yiv0963511660ydp3902c7d0p3"/>
        <w:shd w:val="clear" w:color="auto" w:fill="FFFFFF"/>
        <w:jc w:val="both"/>
        <w:rPr>
          <w:del w:id="253" w:author="J_Shurbutt" w:date="2026-09-25T20:05:00Z" w16du:dateUtc="2026-09-26T00:05:00Z"/>
          <w:color w:val="000000"/>
          <w:sz w:val="22"/>
          <w:szCs w:val="22"/>
        </w:rPr>
      </w:pPr>
      <w:del w:id="254" w:author="J_Shurbutt" w:date="2026-09-25T20:05:00Z" w16du:dateUtc="2026-09-26T00:05:00Z">
        <w:r w:rsidRPr="00706F4A">
          <w:rPr>
            <w:rStyle w:val="yiv0963511660ydp3902c7d0apple-converted-space"/>
            <w:color w:val="000000"/>
            <w:sz w:val="22"/>
            <w:szCs w:val="22"/>
          </w:rPr>
          <w:delText>For the very first time the early years and KS1 Christmas shows were recorded and sent out to parents with a code to watch at home, which again brought great praise from parents/carers, as many, especially parents of reception children were concerned that they would miss out on these primary school firsts.</w:delText>
        </w:r>
      </w:del>
    </w:p>
    <w:p w14:paraId="7499E576" w14:textId="77777777" w:rsidR="00706F4A" w:rsidRPr="00706F4A" w:rsidRDefault="00210D81" w:rsidP="00706F4A">
      <w:pPr>
        <w:pStyle w:val="yiv0963511660ydp3902c7d0p3"/>
        <w:shd w:val="clear" w:color="auto" w:fill="FFFFFF"/>
        <w:jc w:val="both"/>
        <w:rPr>
          <w:del w:id="255" w:author="J_Shurbutt" w:date="2026-09-25T20:05:00Z" w16du:dateUtc="2026-09-26T00:05:00Z"/>
          <w:color w:val="000000"/>
          <w:sz w:val="22"/>
          <w:szCs w:val="22"/>
        </w:rPr>
      </w:pPr>
      <w:del w:id="256" w:author="J_Shurbutt" w:date="2026-09-25T20:05:00Z" w16du:dateUtc="2026-09-26T00:05:00Z">
        <w:r w:rsidRPr="00706F4A">
          <w:rPr>
            <w:rStyle w:val="yiv0963511660ydp3902c7d0s1"/>
            <w:color w:val="000000"/>
            <w:sz w:val="22"/>
            <w:szCs w:val="22"/>
          </w:rPr>
          <w:delText xml:space="preserve">Twitter continues to be utilised to a greater extent to ensure and maintain the connection with local community in Davenham, and I </w:delText>
        </w:r>
        <w:r w:rsidR="00E35EA4" w:rsidRPr="00706F4A">
          <w:rPr>
            <w:rStyle w:val="yiv0963511660ydp3902c7d0s1"/>
            <w:color w:val="000000"/>
            <w:sz w:val="22"/>
            <w:szCs w:val="22"/>
          </w:rPr>
          <w:delText xml:space="preserve">am </w:delText>
        </w:r>
        <w:r w:rsidRPr="00706F4A">
          <w:rPr>
            <w:rStyle w:val="yiv0963511660ydp3902c7d0s1"/>
            <w:color w:val="000000"/>
            <w:sz w:val="22"/>
            <w:szCs w:val="22"/>
          </w:rPr>
          <w:delText xml:space="preserve">happy to say that some </w:delText>
        </w:r>
        <w:r w:rsidR="00280B2E" w:rsidRPr="00706F4A">
          <w:rPr>
            <w:rStyle w:val="yiv0963511660ydp3902c7d0s1"/>
            <w:color w:val="000000"/>
            <w:sz w:val="22"/>
            <w:szCs w:val="22"/>
          </w:rPr>
          <w:delText xml:space="preserve">really </w:delText>
        </w:r>
        <w:r w:rsidRPr="00706F4A">
          <w:rPr>
            <w:rStyle w:val="yiv0963511660ydp3902c7d0s1"/>
            <w:color w:val="000000"/>
            <w:sz w:val="22"/>
            <w:szCs w:val="22"/>
          </w:rPr>
          <w:delText>lovely updates are posted on there. Feedback from parents during the school/bubble closures was that communication from school had been ‘excellent’ and how amazed parents were at teachers going above and beyond to ensure activities and events still went ahead, including sports days, the summer fayre, year 6 leavers activities, class photos and the year 6 play. The Council was able to support school during this period by providing feedback at the zoom meetings, particularly regarding things that were working well given the restrictions still in place in school. </w:delText>
        </w:r>
      </w:del>
    </w:p>
    <w:p w14:paraId="4562F4D9" w14:textId="10003FBD" w:rsidR="00210D81" w:rsidRPr="00706F4A" w:rsidRDefault="00210D81" w:rsidP="00706F4A">
      <w:pPr>
        <w:pStyle w:val="yiv0963511660ydp3902c7d0p3"/>
        <w:shd w:val="clear" w:color="auto" w:fill="FFFFFF"/>
        <w:jc w:val="both"/>
        <w:rPr>
          <w:del w:id="257" w:author="J_Shurbutt" w:date="2026-09-25T20:05:00Z" w16du:dateUtc="2026-09-26T00:05:00Z"/>
          <w:color w:val="000000"/>
          <w:sz w:val="22"/>
          <w:szCs w:val="22"/>
        </w:rPr>
      </w:pPr>
      <w:del w:id="258" w:author="J_Shurbutt" w:date="2026-09-25T20:05:00Z" w16du:dateUtc="2026-09-26T00:05:00Z">
        <w:r w:rsidRPr="00706F4A">
          <w:rPr>
            <w:rStyle w:val="yiv0963511660ydp3902c7d0s1"/>
            <w:color w:val="000000"/>
            <w:sz w:val="22"/>
            <w:szCs w:val="22"/>
          </w:rPr>
          <w:delText xml:space="preserve">The Parent Council are happy to be back in school for our meetings going forwards, and it is hoped that children will now be able to have some long-term consistency in and around school, and together we can enjoy </w:delText>
        </w:r>
        <w:r w:rsidR="00280B2E" w:rsidRPr="00706F4A">
          <w:rPr>
            <w:rStyle w:val="yiv0963511660ydp3902c7d0s1"/>
            <w:color w:val="000000"/>
            <w:sz w:val="22"/>
            <w:szCs w:val="22"/>
          </w:rPr>
          <w:delText>all</w:delText>
        </w:r>
        <w:r w:rsidRPr="00706F4A">
          <w:rPr>
            <w:rStyle w:val="yiv0963511660ydp3902c7d0s1"/>
            <w:color w:val="000000"/>
            <w:sz w:val="22"/>
            <w:szCs w:val="22"/>
          </w:rPr>
          <w:delText xml:space="preserve"> the things that make Davenham such a special place, such as, worship, singing and family services - all of which will help to provide the best possible learning environment and opportunities for our children.</w:delText>
        </w:r>
      </w:del>
    </w:p>
    <w:p w14:paraId="34B83197" w14:textId="77777777" w:rsidR="001F4208" w:rsidRPr="00706F4A" w:rsidRDefault="001F4208" w:rsidP="00706F4A">
      <w:pPr>
        <w:pStyle w:val="p2"/>
        <w:jc w:val="both"/>
        <w:rPr>
          <w:del w:id="259" w:author="J_Shurbutt" w:date="2026-09-25T20:05:00Z" w16du:dateUtc="2026-09-26T00:05:00Z"/>
          <w:rFonts w:ascii="Times New Roman" w:hAnsi="Times New Roman"/>
          <w:sz w:val="22"/>
          <w:szCs w:val="22"/>
        </w:rPr>
      </w:pPr>
    </w:p>
    <w:p w14:paraId="19534706" w14:textId="77777777" w:rsidR="001F4208" w:rsidRPr="00706F4A" w:rsidRDefault="001F4208" w:rsidP="00706F4A">
      <w:pPr>
        <w:pStyle w:val="p2"/>
        <w:jc w:val="both"/>
        <w:rPr>
          <w:del w:id="260" w:author="J_Shurbutt" w:date="2026-09-25T20:05:00Z" w16du:dateUtc="2026-09-26T00:05:00Z"/>
          <w:sz w:val="22"/>
          <w:szCs w:val="22"/>
        </w:rPr>
      </w:pPr>
    </w:p>
    <w:p w14:paraId="2AD86A80" w14:textId="77777777" w:rsidR="001F4208" w:rsidRPr="00743C01" w:rsidRDefault="001F4208" w:rsidP="00551D8A">
      <w:pPr>
        <w:ind w:left="-720" w:right="-720"/>
        <w:rPr>
          <w:rFonts w:ascii="Arial" w:hAnsi="Arial"/>
          <w:sz w:val="20"/>
          <w:rPrChange w:id="261" w:author="J_Shurbutt" w:date="2026-09-25T20:05:00Z" w16du:dateUtc="2026-09-26T00:05:00Z">
            <w:rPr/>
          </w:rPrChange>
        </w:rPr>
        <w:pPrChange w:id="262" w:author="J_Shurbutt" w:date="2026-09-25T20:05:00Z" w16du:dateUtc="2026-09-26T00:05:00Z">
          <w:pPr>
            <w:jc w:val="both"/>
          </w:pPr>
        </w:pPrChange>
      </w:pPr>
    </w:p>
    <w:sectPr w:rsidR="001F4208" w:rsidRPr="00743C01" w:rsidSect="004E14DC">
      <w:headerReference w:type="default" r:id="rId11"/>
      <w:footerReference w:type="default" r:id="rId12"/>
      <w:pgSz w:w="12240" w:h="15840"/>
      <w:pgMar w:top="720" w:right="1440" w:bottom="720" w:left="1440" w:header="720" w:footer="720" w:gutter="0"/>
      <w:cols w:space="720"/>
      <w:docGrid w:linePitch="360"/>
      <w:sectPrChange w:id="265" w:author="J_Shurbutt" w:date="2026-09-25T20:05:00Z" w16du:dateUtc="2026-09-26T00:05:00Z">
        <w:sectPr w:rsidR="001F4208" w:rsidRPr="00743C01" w:rsidSect="004E14DC">
          <w:pgSz w:w="11906" w:h="16838"/>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8CB4B" w14:textId="77777777" w:rsidR="00590307" w:rsidRDefault="00590307" w:rsidP="00106C83">
      <w:pPr>
        <w:pPrChange w:id="8" w:author="J_Shurbutt" w:date="2026-09-25T20:05:00Z" w16du:dateUtc="2026-09-26T00:05:00Z">
          <w:pPr/>
        </w:pPrChange>
      </w:pPr>
      <w:r>
        <w:separator/>
      </w:r>
    </w:p>
  </w:endnote>
  <w:endnote w:type="continuationSeparator" w:id="0">
    <w:p w14:paraId="20BA129D" w14:textId="77777777" w:rsidR="00590307" w:rsidRDefault="00590307" w:rsidP="00106C83">
      <w:pPr>
        <w:pPrChange w:id="9" w:author="J_Shurbutt" w:date="2026-09-25T20:05:00Z" w16du:dateUtc="2026-09-26T00:0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6CDCC" w14:textId="77777777" w:rsidR="00A43875" w:rsidRDefault="00A43875" w:rsidP="00E371D1">
    <w:pPr>
      <w:pStyle w:val="Footer"/>
      <w:ind w:left="-810"/>
      <w:rPr>
        <w:ins w:id="263" w:author="J_Shurbutt" w:date="2026-09-25T20:05:00Z" w16du:dateUtc="2026-09-26T00:05:00Z"/>
      </w:rPr>
    </w:pPr>
    <w:ins w:id="264" w:author="J_Shurbutt" w:date="2026-09-25T20:05:00Z" w16du:dateUtc="2026-09-26T00:05:00Z">
      <w:r>
        <w:t>TPF Program Standard Qua</w:t>
      </w:r>
      <w:r w:rsidR="00E371D1">
        <w:t>rterly Reporting Format – 7/2011</w:t>
      </w:r>
    </w:ins>
  </w:p>
  <w:p w14:paraId="41670CAB" w14:textId="77777777" w:rsidR="00B14C70" w:rsidRDefault="00B14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E52971" w14:textId="77777777" w:rsidR="00590307" w:rsidRDefault="00590307" w:rsidP="00106C83">
      <w:pPr>
        <w:pPrChange w:id="6" w:author="J_Shurbutt" w:date="2026-09-25T20:05:00Z" w16du:dateUtc="2026-09-26T00:05:00Z">
          <w:pPr/>
        </w:pPrChange>
      </w:pPr>
      <w:r>
        <w:separator/>
      </w:r>
    </w:p>
  </w:footnote>
  <w:footnote w:type="continuationSeparator" w:id="0">
    <w:p w14:paraId="1C89797F" w14:textId="77777777" w:rsidR="00590307" w:rsidRDefault="00590307" w:rsidP="00106C83">
      <w:pPr>
        <w:pPrChange w:id="7" w:author="J_Shurbutt" w:date="2026-09-25T20:05:00Z" w16du:dateUtc="2026-09-26T00:0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B6F94" w14:textId="77777777" w:rsidR="00B14C70" w:rsidRDefault="00B14C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04F07"/>
    <w:multiLevelType w:val="hybridMultilevel"/>
    <w:tmpl w:val="3356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36823"/>
    <w:multiLevelType w:val="hybridMultilevel"/>
    <w:tmpl w:val="96E2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E7A39"/>
    <w:multiLevelType w:val="hybridMultilevel"/>
    <w:tmpl w:val="4DCA9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F559F"/>
    <w:multiLevelType w:val="hybridMultilevel"/>
    <w:tmpl w:val="F886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9F539B"/>
    <w:multiLevelType w:val="hybridMultilevel"/>
    <w:tmpl w:val="5870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4C258E"/>
    <w:multiLevelType w:val="hybridMultilevel"/>
    <w:tmpl w:val="710C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11831"/>
    <w:multiLevelType w:val="hybridMultilevel"/>
    <w:tmpl w:val="9AE0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CF5AB6"/>
    <w:multiLevelType w:val="hybridMultilevel"/>
    <w:tmpl w:val="65B6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647854"/>
    <w:multiLevelType w:val="hybridMultilevel"/>
    <w:tmpl w:val="F8406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B05470"/>
    <w:multiLevelType w:val="hybridMultilevel"/>
    <w:tmpl w:val="3A32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74132">
    <w:abstractNumId w:val="2"/>
  </w:num>
  <w:num w:numId="2" w16cid:durableId="817306944">
    <w:abstractNumId w:val="1"/>
  </w:num>
  <w:num w:numId="3" w16cid:durableId="1691102227">
    <w:abstractNumId w:val="9"/>
  </w:num>
  <w:num w:numId="4" w16cid:durableId="1362710338">
    <w:abstractNumId w:val="5"/>
  </w:num>
  <w:num w:numId="5" w16cid:durableId="1582131881">
    <w:abstractNumId w:val="0"/>
  </w:num>
  <w:num w:numId="6" w16cid:durableId="562519387">
    <w:abstractNumId w:val="6"/>
  </w:num>
  <w:num w:numId="7" w16cid:durableId="2043507721">
    <w:abstractNumId w:val="8"/>
  </w:num>
  <w:num w:numId="8" w16cid:durableId="604122265">
    <w:abstractNumId w:val="7"/>
  </w:num>
  <w:num w:numId="9" w16cid:durableId="1818103272">
    <w:abstractNumId w:val="4"/>
  </w:num>
  <w:num w:numId="10" w16cid:durableId="82458554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08"/>
    <w:rsid w:val="0002050B"/>
    <w:rsid w:val="00031770"/>
    <w:rsid w:val="00031854"/>
    <w:rsid w:val="00033D5C"/>
    <w:rsid w:val="00037FBC"/>
    <w:rsid w:val="000736BB"/>
    <w:rsid w:val="000961A7"/>
    <w:rsid w:val="000B665A"/>
    <w:rsid w:val="000C3AA2"/>
    <w:rsid w:val="000D6F74"/>
    <w:rsid w:val="000D71BA"/>
    <w:rsid w:val="000F2A0A"/>
    <w:rsid w:val="0010026C"/>
    <w:rsid w:val="00106C83"/>
    <w:rsid w:val="001132B0"/>
    <w:rsid w:val="00132EB7"/>
    <w:rsid w:val="00144D3E"/>
    <w:rsid w:val="001547D0"/>
    <w:rsid w:val="00161153"/>
    <w:rsid w:val="001674D5"/>
    <w:rsid w:val="001801D0"/>
    <w:rsid w:val="00185FC4"/>
    <w:rsid w:val="001B0398"/>
    <w:rsid w:val="001C7ADC"/>
    <w:rsid w:val="001D56F5"/>
    <w:rsid w:val="001E3E4F"/>
    <w:rsid w:val="001F4208"/>
    <w:rsid w:val="002100D3"/>
    <w:rsid w:val="00210D81"/>
    <w:rsid w:val="0021446D"/>
    <w:rsid w:val="00227233"/>
    <w:rsid w:val="002379C9"/>
    <w:rsid w:val="0027659A"/>
    <w:rsid w:val="00277F56"/>
    <w:rsid w:val="00280B2E"/>
    <w:rsid w:val="00293FD8"/>
    <w:rsid w:val="00294536"/>
    <w:rsid w:val="002A00EF"/>
    <w:rsid w:val="002A0D55"/>
    <w:rsid w:val="002A79C8"/>
    <w:rsid w:val="002B386B"/>
    <w:rsid w:val="002C2A69"/>
    <w:rsid w:val="002D0552"/>
    <w:rsid w:val="002F601F"/>
    <w:rsid w:val="00312438"/>
    <w:rsid w:val="00316F97"/>
    <w:rsid w:val="00324139"/>
    <w:rsid w:val="00334DE3"/>
    <w:rsid w:val="00342536"/>
    <w:rsid w:val="0036444C"/>
    <w:rsid w:val="00382112"/>
    <w:rsid w:val="003863F1"/>
    <w:rsid w:val="0038705A"/>
    <w:rsid w:val="00397CA7"/>
    <w:rsid w:val="003C5D21"/>
    <w:rsid w:val="003C5EEC"/>
    <w:rsid w:val="003D7B72"/>
    <w:rsid w:val="003F6671"/>
    <w:rsid w:val="004144E6"/>
    <w:rsid w:val="004156B2"/>
    <w:rsid w:val="00437734"/>
    <w:rsid w:val="004509D1"/>
    <w:rsid w:val="0046769C"/>
    <w:rsid w:val="00483392"/>
    <w:rsid w:val="0049460E"/>
    <w:rsid w:val="004B125B"/>
    <w:rsid w:val="004B36F8"/>
    <w:rsid w:val="004B39C1"/>
    <w:rsid w:val="004B7EEB"/>
    <w:rsid w:val="004E14DC"/>
    <w:rsid w:val="004F38C6"/>
    <w:rsid w:val="00503BBB"/>
    <w:rsid w:val="00515595"/>
    <w:rsid w:val="00535598"/>
    <w:rsid w:val="00544651"/>
    <w:rsid w:val="00547EE3"/>
    <w:rsid w:val="00551D8A"/>
    <w:rsid w:val="00561BC2"/>
    <w:rsid w:val="00566AEB"/>
    <w:rsid w:val="00574082"/>
    <w:rsid w:val="00577CA2"/>
    <w:rsid w:val="00581B36"/>
    <w:rsid w:val="00583E8E"/>
    <w:rsid w:val="00590307"/>
    <w:rsid w:val="005A1778"/>
    <w:rsid w:val="005D67E5"/>
    <w:rsid w:val="005E33BB"/>
    <w:rsid w:val="006014F9"/>
    <w:rsid w:val="00601EBD"/>
    <w:rsid w:val="006226B4"/>
    <w:rsid w:val="00624096"/>
    <w:rsid w:val="00634CA8"/>
    <w:rsid w:val="0063764B"/>
    <w:rsid w:val="00652481"/>
    <w:rsid w:val="006701E7"/>
    <w:rsid w:val="00672CA9"/>
    <w:rsid w:val="00682AFF"/>
    <w:rsid w:val="00682C5E"/>
    <w:rsid w:val="006D1030"/>
    <w:rsid w:val="006D15CF"/>
    <w:rsid w:val="00706F4A"/>
    <w:rsid w:val="00710ED2"/>
    <w:rsid w:val="00720AEA"/>
    <w:rsid w:val="00736456"/>
    <w:rsid w:val="00741A18"/>
    <w:rsid w:val="00743C01"/>
    <w:rsid w:val="0075313F"/>
    <w:rsid w:val="007533E0"/>
    <w:rsid w:val="00757F9C"/>
    <w:rsid w:val="007648EE"/>
    <w:rsid w:val="007663C6"/>
    <w:rsid w:val="00775885"/>
    <w:rsid w:val="007761EE"/>
    <w:rsid w:val="007864B7"/>
    <w:rsid w:val="00790C4A"/>
    <w:rsid w:val="007941C5"/>
    <w:rsid w:val="007B536E"/>
    <w:rsid w:val="007B5D2C"/>
    <w:rsid w:val="007C6F3A"/>
    <w:rsid w:val="007D23DC"/>
    <w:rsid w:val="007E5BD2"/>
    <w:rsid w:val="008113F6"/>
    <w:rsid w:val="00830B83"/>
    <w:rsid w:val="0083700A"/>
    <w:rsid w:val="008530DD"/>
    <w:rsid w:val="008604FA"/>
    <w:rsid w:val="00872F18"/>
    <w:rsid w:val="00874EF7"/>
    <w:rsid w:val="008764F7"/>
    <w:rsid w:val="0087651D"/>
    <w:rsid w:val="00880E60"/>
    <w:rsid w:val="008A2A64"/>
    <w:rsid w:val="008C7AD9"/>
    <w:rsid w:val="008E2104"/>
    <w:rsid w:val="008E7A14"/>
    <w:rsid w:val="008F0C0D"/>
    <w:rsid w:val="009014FB"/>
    <w:rsid w:val="00912887"/>
    <w:rsid w:val="009532FB"/>
    <w:rsid w:val="00975443"/>
    <w:rsid w:val="0097595D"/>
    <w:rsid w:val="009828AD"/>
    <w:rsid w:val="009863B5"/>
    <w:rsid w:val="00986CCB"/>
    <w:rsid w:val="009A4DDA"/>
    <w:rsid w:val="009B607F"/>
    <w:rsid w:val="009B66C2"/>
    <w:rsid w:val="009D0041"/>
    <w:rsid w:val="009D40F1"/>
    <w:rsid w:val="009D41E6"/>
    <w:rsid w:val="009D6E1E"/>
    <w:rsid w:val="00A06218"/>
    <w:rsid w:val="00A12EA5"/>
    <w:rsid w:val="00A25703"/>
    <w:rsid w:val="00A347D0"/>
    <w:rsid w:val="00A41434"/>
    <w:rsid w:val="00A43875"/>
    <w:rsid w:val="00A45667"/>
    <w:rsid w:val="00A63677"/>
    <w:rsid w:val="00A713D4"/>
    <w:rsid w:val="00A7632B"/>
    <w:rsid w:val="00A84A4E"/>
    <w:rsid w:val="00AA59CA"/>
    <w:rsid w:val="00AD514A"/>
    <w:rsid w:val="00AE46B0"/>
    <w:rsid w:val="00B14C70"/>
    <w:rsid w:val="00B2185C"/>
    <w:rsid w:val="00B242E2"/>
    <w:rsid w:val="00B66A21"/>
    <w:rsid w:val="00B82B62"/>
    <w:rsid w:val="00B900F5"/>
    <w:rsid w:val="00BA7E56"/>
    <w:rsid w:val="00BC049D"/>
    <w:rsid w:val="00BC1137"/>
    <w:rsid w:val="00BD6643"/>
    <w:rsid w:val="00BF3DB7"/>
    <w:rsid w:val="00BF4683"/>
    <w:rsid w:val="00C13753"/>
    <w:rsid w:val="00C14123"/>
    <w:rsid w:val="00C16768"/>
    <w:rsid w:val="00C41168"/>
    <w:rsid w:val="00C57DC3"/>
    <w:rsid w:val="00C67015"/>
    <w:rsid w:val="00C94FBA"/>
    <w:rsid w:val="00CA1A13"/>
    <w:rsid w:val="00CC18CA"/>
    <w:rsid w:val="00CF584B"/>
    <w:rsid w:val="00D05DC0"/>
    <w:rsid w:val="00D104D5"/>
    <w:rsid w:val="00D205A8"/>
    <w:rsid w:val="00D3450B"/>
    <w:rsid w:val="00D45712"/>
    <w:rsid w:val="00D57570"/>
    <w:rsid w:val="00D77AEC"/>
    <w:rsid w:val="00DC5D73"/>
    <w:rsid w:val="00DE79FC"/>
    <w:rsid w:val="00DF2FA2"/>
    <w:rsid w:val="00E1721E"/>
    <w:rsid w:val="00E21149"/>
    <w:rsid w:val="00E2370F"/>
    <w:rsid w:val="00E35E0F"/>
    <w:rsid w:val="00E35EA4"/>
    <w:rsid w:val="00E371D1"/>
    <w:rsid w:val="00E4124F"/>
    <w:rsid w:val="00E437BC"/>
    <w:rsid w:val="00E53738"/>
    <w:rsid w:val="00E860FC"/>
    <w:rsid w:val="00EA3CCA"/>
    <w:rsid w:val="00EA6F2B"/>
    <w:rsid w:val="00ED5F67"/>
    <w:rsid w:val="00EE607A"/>
    <w:rsid w:val="00EF08AE"/>
    <w:rsid w:val="00EF3D5C"/>
    <w:rsid w:val="00EF5790"/>
    <w:rsid w:val="00F01A23"/>
    <w:rsid w:val="00F16449"/>
    <w:rsid w:val="00F23D58"/>
    <w:rsid w:val="00F2597E"/>
    <w:rsid w:val="00F303B9"/>
    <w:rsid w:val="00F80896"/>
    <w:rsid w:val="00FA5F4E"/>
    <w:rsid w:val="00FC7E8F"/>
    <w:rsid w:val="00FF3117"/>
    <w:rsid w:val="00FF32BE"/>
    <w:rsid w:val="00FF3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E041"/>
  <w15:chartTrackingRefBased/>
  <w15:docId w15:val="{59FB951A-B831-DF42-95B8-4C8D4C29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801D0"/>
    <w:pPr>
      <w:keepNext/>
      <w:keepLines/>
      <w:spacing w:before="200" w:line="276" w:lineRule="auto"/>
      <w:outlineLvl w:val="1"/>
      <w:pPrChange w:id="0" w:author="J_Shurbutt" w:date="2026-09-25T20:05:00Z">
        <w:pPr>
          <w:keepNext/>
          <w:keepLines/>
          <w:spacing w:before="200" w:line="276" w:lineRule="auto"/>
          <w:outlineLvl w:val="1"/>
        </w:pPr>
      </w:pPrChange>
    </w:pPr>
    <w:rPr>
      <w:rFonts w:eastAsiaTheme="majorEastAsia" w:cstheme="majorBidi"/>
      <w:b/>
      <w:bCs/>
      <w:color w:val="44546A" w:themeColor="text2"/>
      <w:szCs w:val="26"/>
      <w:lang w:val="en-US" w:eastAsia="en-US"/>
      <w:rPrChange w:id="0" w:author="J_Shurbutt" w:date="2026-09-25T20:05:00Z">
        <w:rPr>
          <w:rFonts w:asciiTheme="minorHAnsi" w:eastAsiaTheme="majorEastAsia" w:hAnsiTheme="minorHAnsi" w:cstheme="majorBidi"/>
          <w:b/>
          <w:bCs/>
          <w:color w:val="44546A" w:themeColor="text2"/>
          <w:sz w:val="22"/>
          <w:szCs w:val="26"/>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1F4208"/>
    <w:rPr>
      <w:rFonts w:ascii="Helvetica" w:hAnsi="Helvetica" w:cs="Times New Roman"/>
      <w:color w:val="000000"/>
      <w:sz w:val="17"/>
      <w:szCs w:val="17"/>
    </w:rPr>
  </w:style>
  <w:style w:type="paragraph" w:customStyle="1" w:styleId="p2">
    <w:name w:val="p2"/>
    <w:basedOn w:val="Normal"/>
    <w:rsid w:val="001F4208"/>
    <w:rPr>
      <w:rFonts w:ascii="Helvetica" w:hAnsi="Helvetica" w:cs="Times New Roman"/>
      <w:color w:val="000000"/>
      <w:sz w:val="17"/>
      <w:szCs w:val="17"/>
    </w:rPr>
  </w:style>
  <w:style w:type="paragraph" w:customStyle="1" w:styleId="p3">
    <w:name w:val="p3"/>
    <w:basedOn w:val="Normal"/>
    <w:rsid w:val="001F4208"/>
    <w:pPr>
      <w:jc w:val="both"/>
    </w:pPr>
    <w:rPr>
      <w:rFonts w:ascii="Helvetica" w:hAnsi="Helvetica" w:cs="Times New Roman"/>
      <w:color w:val="000000"/>
      <w:sz w:val="17"/>
      <w:szCs w:val="17"/>
    </w:rPr>
  </w:style>
  <w:style w:type="character" w:customStyle="1" w:styleId="s1">
    <w:name w:val="s1"/>
    <w:basedOn w:val="DefaultParagraphFont"/>
    <w:rsid w:val="001F4208"/>
    <w:rPr>
      <w:rFonts w:ascii="Helvetica" w:hAnsi="Helvetica" w:hint="default"/>
      <w:b w:val="0"/>
      <w:bCs w:val="0"/>
      <w:i w:val="0"/>
      <w:iCs w:val="0"/>
      <w:sz w:val="17"/>
      <w:szCs w:val="17"/>
    </w:rPr>
  </w:style>
  <w:style w:type="character" w:customStyle="1" w:styleId="apple-converted-space">
    <w:name w:val="apple-converted-space"/>
    <w:basedOn w:val="DefaultParagraphFont"/>
    <w:rsid w:val="001F4208"/>
  </w:style>
  <w:style w:type="paragraph" w:customStyle="1" w:styleId="yiv0963511660ydp3902c7d0p1">
    <w:name w:val="yiv0963511660ydp3902c7d0p1"/>
    <w:basedOn w:val="Normal"/>
    <w:rsid w:val="00210D81"/>
    <w:pPr>
      <w:spacing w:before="100" w:beforeAutospacing="1" w:after="100" w:afterAutospacing="1"/>
    </w:pPr>
    <w:rPr>
      <w:rFonts w:ascii="Times New Roman" w:eastAsia="Times New Roman" w:hAnsi="Times New Roman" w:cs="Times New Roman"/>
      <w:sz w:val="24"/>
      <w:szCs w:val="24"/>
    </w:rPr>
  </w:style>
  <w:style w:type="character" w:customStyle="1" w:styleId="yiv0963511660ydp3902c7d0s1">
    <w:name w:val="yiv0963511660ydp3902c7d0s1"/>
    <w:basedOn w:val="DefaultParagraphFont"/>
    <w:rsid w:val="00210D81"/>
  </w:style>
  <w:style w:type="paragraph" w:customStyle="1" w:styleId="yiv0963511660ydp3902c7d0p2">
    <w:name w:val="yiv0963511660ydp3902c7d0p2"/>
    <w:basedOn w:val="Normal"/>
    <w:rsid w:val="00210D81"/>
    <w:pPr>
      <w:spacing w:before="100" w:beforeAutospacing="1" w:after="100" w:afterAutospacing="1"/>
    </w:pPr>
    <w:rPr>
      <w:rFonts w:ascii="Times New Roman" w:eastAsia="Times New Roman" w:hAnsi="Times New Roman" w:cs="Times New Roman"/>
      <w:sz w:val="24"/>
      <w:szCs w:val="24"/>
    </w:rPr>
  </w:style>
  <w:style w:type="paragraph" w:customStyle="1" w:styleId="yiv0963511660ydp3902c7d0p3">
    <w:name w:val="yiv0963511660ydp3902c7d0p3"/>
    <w:basedOn w:val="Normal"/>
    <w:rsid w:val="00210D81"/>
    <w:pPr>
      <w:spacing w:before="100" w:beforeAutospacing="1" w:after="100" w:afterAutospacing="1"/>
    </w:pPr>
    <w:rPr>
      <w:rFonts w:ascii="Times New Roman" w:eastAsia="Times New Roman" w:hAnsi="Times New Roman" w:cs="Times New Roman"/>
      <w:sz w:val="24"/>
      <w:szCs w:val="24"/>
    </w:rPr>
  </w:style>
  <w:style w:type="character" w:customStyle="1" w:styleId="yiv0963511660ydp3902c7d0apple-converted-space">
    <w:name w:val="yiv0963511660ydp3902c7d0apple-converted-space"/>
    <w:basedOn w:val="DefaultParagraphFont"/>
    <w:rsid w:val="00210D81"/>
  </w:style>
  <w:style w:type="character" w:customStyle="1" w:styleId="Heading2Char">
    <w:name w:val="Heading 2 Char"/>
    <w:basedOn w:val="DefaultParagraphFont"/>
    <w:link w:val="Heading2"/>
    <w:uiPriority w:val="9"/>
    <w:rsid w:val="00B14C70"/>
    <w:rPr>
      <w:rFonts w:eastAsiaTheme="majorEastAsia" w:cstheme="majorBidi"/>
      <w:b/>
      <w:bCs/>
      <w:color w:val="44546A" w:themeColor="text2"/>
      <w:szCs w:val="26"/>
      <w:lang w:val="en-US" w:eastAsia="en-US"/>
    </w:rPr>
  </w:style>
  <w:style w:type="paragraph" w:styleId="NoSpacing">
    <w:name w:val="No Spacing"/>
    <w:link w:val="NoSpacingChar"/>
    <w:uiPriority w:val="1"/>
    <w:qFormat/>
    <w:rsid w:val="00551D8A"/>
    <w:pPr>
      <w:pPrChange w:id="1" w:author="J_Shurbutt" w:date="2026-09-25T20:05:00Z">
        <w:pPr/>
      </w:pPrChange>
    </w:pPr>
    <w:rPr>
      <w:lang w:val="en-US" w:eastAsia="en-US"/>
      <w:rPrChange w:id="1" w:author="J_Shurbutt" w:date="2026-09-25T20:05: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B14C70"/>
    <w:rPr>
      <w:lang w:val="en-US" w:eastAsia="en-US"/>
    </w:rPr>
  </w:style>
  <w:style w:type="paragraph" w:styleId="BalloonText">
    <w:name w:val="Balloon Text"/>
    <w:basedOn w:val="Normal"/>
    <w:link w:val="BalloonTextChar"/>
    <w:uiPriority w:val="99"/>
    <w:semiHidden/>
    <w:unhideWhenUsed/>
    <w:rsid w:val="00551D8A"/>
    <w:pPr>
      <w:pPrChange w:id="2" w:author="J_Shurbutt" w:date="2026-09-25T20:05:00Z">
        <w:pPr/>
      </w:pPrChange>
    </w:pPr>
    <w:rPr>
      <w:rFonts w:ascii="Tahoma" w:hAnsi="Tahoma" w:cs="Tahoma"/>
      <w:sz w:val="16"/>
      <w:szCs w:val="16"/>
      <w:lang w:val="en-US" w:eastAsia="en-US"/>
      <w:rPrChange w:id="2" w:author="J_Shurbutt" w:date="2026-09-25T20:05:00Z">
        <w:rPr>
          <w:rFonts w:ascii="Tahoma" w:eastAsiaTheme="minorEastAsia" w:hAnsi="Tahoma" w:cs="Tahoma"/>
          <w:sz w:val="16"/>
          <w:szCs w:val="16"/>
          <w:lang w:val="en-US" w:eastAsia="en-US" w:bidi="ar-SA"/>
        </w:rPr>
      </w:rPrChange>
    </w:rPr>
  </w:style>
  <w:style w:type="character" w:customStyle="1" w:styleId="BalloonTextChar">
    <w:name w:val="Balloon Text Char"/>
    <w:basedOn w:val="DefaultParagraphFont"/>
    <w:link w:val="BalloonText"/>
    <w:uiPriority w:val="99"/>
    <w:semiHidden/>
    <w:rsid w:val="00B14C70"/>
    <w:rPr>
      <w:rFonts w:ascii="Tahoma" w:hAnsi="Tahoma" w:cs="Tahoma"/>
      <w:sz w:val="16"/>
      <w:szCs w:val="16"/>
      <w:lang w:val="en-US" w:eastAsia="en-US"/>
    </w:rPr>
  </w:style>
  <w:style w:type="table" w:styleId="TableGrid">
    <w:name w:val="Table Grid"/>
    <w:basedOn w:val="TableNormal"/>
    <w:uiPriority w:val="59"/>
    <w:rsid w:val="00B14C7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83"/>
    <w:pPr>
      <w:tabs>
        <w:tab w:val="center" w:pos="4680"/>
        <w:tab w:val="right" w:pos="9360"/>
      </w:tabs>
      <w:pPrChange w:id="3" w:author="J_Shurbutt" w:date="2026-09-25T20:05:00Z">
        <w:pPr>
          <w:tabs>
            <w:tab w:val="center" w:pos="4680"/>
            <w:tab w:val="right" w:pos="9360"/>
          </w:tabs>
        </w:pPr>
      </w:pPrChange>
    </w:pPr>
    <w:rPr>
      <w:lang w:val="en-US" w:eastAsia="en-US"/>
      <w:rPrChange w:id="3" w:author="J_Shurbutt" w:date="2026-09-25T20:05: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B14C70"/>
    <w:rPr>
      <w:lang w:val="en-US" w:eastAsia="en-US"/>
    </w:rPr>
  </w:style>
  <w:style w:type="paragraph" w:styleId="Footer">
    <w:name w:val="footer"/>
    <w:basedOn w:val="Normal"/>
    <w:link w:val="FooterChar"/>
    <w:uiPriority w:val="99"/>
    <w:unhideWhenUsed/>
    <w:rsid w:val="00106C83"/>
    <w:pPr>
      <w:tabs>
        <w:tab w:val="center" w:pos="4680"/>
        <w:tab w:val="right" w:pos="9360"/>
      </w:tabs>
      <w:pPrChange w:id="4" w:author="J_Shurbutt" w:date="2026-09-25T20:05:00Z">
        <w:pPr>
          <w:tabs>
            <w:tab w:val="center" w:pos="4680"/>
            <w:tab w:val="right" w:pos="9360"/>
          </w:tabs>
        </w:pPr>
      </w:pPrChange>
    </w:pPr>
    <w:rPr>
      <w:lang w:val="en-US" w:eastAsia="en-US"/>
      <w:rPrChange w:id="4" w:author="J_Shurbutt" w:date="2026-09-25T20:05: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B14C70"/>
    <w:rPr>
      <w:lang w:val="en-US" w:eastAsia="en-US"/>
    </w:rPr>
  </w:style>
  <w:style w:type="paragraph" w:styleId="ListParagraph">
    <w:name w:val="List Paragraph"/>
    <w:basedOn w:val="Normal"/>
    <w:uiPriority w:val="34"/>
    <w:qFormat/>
    <w:rsid w:val="001801D0"/>
    <w:pPr>
      <w:spacing w:after="200" w:line="276" w:lineRule="auto"/>
      <w:ind w:left="720"/>
      <w:contextualSpacing/>
      <w:pPrChange w:id="5" w:author="J_Shurbutt" w:date="2026-09-25T20:05:00Z">
        <w:pPr>
          <w:spacing w:after="200" w:line="276" w:lineRule="auto"/>
          <w:ind w:left="720"/>
          <w:contextualSpacing/>
        </w:pPr>
      </w:pPrChange>
    </w:pPr>
    <w:rPr>
      <w:rFonts w:ascii="Times New Roman" w:eastAsiaTheme="minorHAnsi" w:hAnsi="Times New Roman"/>
      <w:lang w:val="en-US" w:eastAsia="en-US"/>
      <w:rPrChange w:id="5" w:author="J_Shurbutt" w:date="2026-09-25T20:05:00Z">
        <w:rPr>
          <w:rFonts w:eastAsiaTheme="minorHAnsi" w:cstheme="minorBidi"/>
          <w:sz w:val="22"/>
          <w:szCs w:val="22"/>
          <w:lang w:val="en-US" w:eastAsia="en-US" w:bidi="ar-SA"/>
        </w:rPr>
      </w:rPrChange>
    </w:rPr>
  </w:style>
  <w:style w:type="character" w:styleId="Hyperlink">
    <w:name w:val="Hyperlink"/>
    <w:basedOn w:val="DefaultParagraphFont"/>
    <w:uiPriority w:val="99"/>
    <w:unhideWhenUsed/>
    <w:rsid w:val="00B14C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9044965">
      <w:bodyDiv w:val="1"/>
      <w:marLeft w:val="0"/>
      <w:marRight w:val="0"/>
      <w:marTop w:val="0"/>
      <w:marBottom w:val="0"/>
      <w:divBdr>
        <w:top w:val="none" w:sz="0" w:space="0" w:color="auto"/>
        <w:left w:val="none" w:sz="0" w:space="0" w:color="auto"/>
        <w:bottom w:val="none" w:sz="0" w:space="0" w:color="auto"/>
        <w:right w:val="none" w:sz="0" w:space="0" w:color="auto"/>
      </w:divBdr>
      <w:divsChild>
        <w:div w:id="1635481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1190353">
              <w:marLeft w:val="0"/>
              <w:marRight w:val="0"/>
              <w:marTop w:val="0"/>
              <w:marBottom w:val="0"/>
              <w:divBdr>
                <w:top w:val="none" w:sz="0" w:space="0" w:color="auto"/>
                <w:left w:val="none" w:sz="0" w:space="0" w:color="auto"/>
                <w:bottom w:val="none" w:sz="0" w:space="0" w:color="auto"/>
                <w:right w:val="none" w:sz="0" w:space="0" w:color="auto"/>
              </w:divBdr>
              <w:divsChild>
                <w:div w:id="1763989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473293">
                      <w:marLeft w:val="0"/>
                      <w:marRight w:val="0"/>
                      <w:marTop w:val="0"/>
                      <w:marBottom w:val="0"/>
                      <w:divBdr>
                        <w:top w:val="none" w:sz="0" w:space="0" w:color="auto"/>
                        <w:left w:val="none" w:sz="0" w:space="0" w:color="auto"/>
                        <w:bottom w:val="none" w:sz="0" w:space="0" w:color="auto"/>
                        <w:right w:val="none" w:sz="0" w:space="0" w:color="auto"/>
                      </w:divBdr>
                      <w:divsChild>
                        <w:div w:id="1415735359">
                          <w:marLeft w:val="0"/>
                          <w:marRight w:val="0"/>
                          <w:marTop w:val="0"/>
                          <w:marBottom w:val="0"/>
                          <w:divBdr>
                            <w:top w:val="none" w:sz="0" w:space="0" w:color="auto"/>
                            <w:left w:val="none" w:sz="0" w:space="0" w:color="auto"/>
                            <w:bottom w:val="none" w:sz="0" w:space="0" w:color="auto"/>
                            <w:right w:val="none" w:sz="0" w:space="0" w:color="auto"/>
                          </w:divBdr>
                          <w:divsChild>
                            <w:div w:id="10534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402965">
      <w:bodyDiv w:val="1"/>
      <w:marLeft w:val="0"/>
      <w:marRight w:val="0"/>
      <w:marTop w:val="0"/>
      <w:marBottom w:val="0"/>
      <w:divBdr>
        <w:top w:val="none" w:sz="0" w:space="0" w:color="auto"/>
        <w:left w:val="none" w:sz="0" w:space="0" w:color="auto"/>
        <w:bottom w:val="none" w:sz="0" w:space="0" w:color="auto"/>
        <w:right w:val="none" w:sz="0" w:space="0" w:color="auto"/>
      </w:divBdr>
    </w:div>
    <w:div w:id="529345603">
      <w:bodyDiv w:val="1"/>
      <w:marLeft w:val="0"/>
      <w:marRight w:val="0"/>
      <w:marTop w:val="0"/>
      <w:marBottom w:val="0"/>
      <w:divBdr>
        <w:top w:val="none" w:sz="0" w:space="0" w:color="auto"/>
        <w:left w:val="none" w:sz="0" w:space="0" w:color="auto"/>
        <w:bottom w:val="none" w:sz="0" w:space="0" w:color="auto"/>
        <w:right w:val="none" w:sz="0" w:space="0" w:color="auto"/>
      </w:divBdr>
    </w:div>
    <w:div w:id="762338139">
      <w:bodyDiv w:val="1"/>
      <w:marLeft w:val="0"/>
      <w:marRight w:val="0"/>
      <w:marTop w:val="0"/>
      <w:marBottom w:val="0"/>
      <w:divBdr>
        <w:top w:val="none" w:sz="0" w:space="0" w:color="auto"/>
        <w:left w:val="none" w:sz="0" w:space="0" w:color="auto"/>
        <w:bottom w:val="none" w:sz="0" w:space="0" w:color="auto"/>
        <w:right w:val="none" w:sz="0" w:space="0" w:color="auto"/>
      </w:divBdr>
    </w:div>
    <w:div w:id="1119881965">
      <w:bodyDiv w:val="1"/>
      <w:marLeft w:val="0"/>
      <w:marRight w:val="0"/>
      <w:marTop w:val="0"/>
      <w:marBottom w:val="0"/>
      <w:divBdr>
        <w:top w:val="none" w:sz="0" w:space="0" w:color="auto"/>
        <w:left w:val="none" w:sz="0" w:space="0" w:color="auto"/>
        <w:bottom w:val="none" w:sz="0" w:space="0" w:color="auto"/>
        <w:right w:val="none" w:sz="0" w:space="0" w:color="auto"/>
      </w:divBdr>
    </w:div>
    <w:div w:id="1252815127">
      <w:bodyDiv w:val="1"/>
      <w:marLeft w:val="0"/>
      <w:marRight w:val="0"/>
      <w:marTop w:val="0"/>
      <w:marBottom w:val="0"/>
      <w:divBdr>
        <w:top w:val="none" w:sz="0" w:space="0" w:color="auto"/>
        <w:left w:val="none" w:sz="0" w:space="0" w:color="auto"/>
        <w:bottom w:val="none" w:sz="0" w:space="0" w:color="auto"/>
        <w:right w:val="none" w:sz="0" w:space="0" w:color="auto"/>
      </w:divBdr>
    </w:div>
    <w:div w:id="1407528339">
      <w:bodyDiv w:val="1"/>
      <w:marLeft w:val="0"/>
      <w:marRight w:val="0"/>
      <w:marTop w:val="0"/>
      <w:marBottom w:val="0"/>
      <w:divBdr>
        <w:top w:val="none" w:sz="0" w:space="0" w:color="auto"/>
        <w:left w:val="none" w:sz="0" w:space="0" w:color="auto"/>
        <w:bottom w:val="none" w:sz="0" w:space="0" w:color="auto"/>
        <w:right w:val="none" w:sz="0" w:space="0" w:color="auto"/>
      </w:divBdr>
    </w:div>
    <w:div w:id="1558976897">
      <w:bodyDiv w:val="1"/>
      <w:marLeft w:val="0"/>
      <w:marRight w:val="0"/>
      <w:marTop w:val="0"/>
      <w:marBottom w:val="0"/>
      <w:divBdr>
        <w:top w:val="none" w:sz="0" w:space="0" w:color="auto"/>
        <w:left w:val="none" w:sz="0" w:space="0" w:color="auto"/>
        <w:bottom w:val="none" w:sz="0" w:space="0" w:color="auto"/>
        <w:right w:val="none" w:sz="0" w:space="0" w:color="auto"/>
      </w:divBdr>
    </w:div>
    <w:div w:id="192914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ECA34296FABC43B5E80EF8B856980F" ma:contentTypeVersion="0" ma:contentTypeDescription="Create a new document." ma:contentTypeScope="" ma:versionID="c94d26ba648933a1fabedf7a51910607">
  <xsd:schema xmlns:xsd="http://www.w3.org/2001/XMLSchema" xmlns:xs="http://www.w3.org/2001/XMLSchema" xmlns:p="http://schemas.microsoft.com/office/2006/metadata/properties" targetNamespace="http://schemas.microsoft.com/office/2006/metadata/properties" ma:root="true" ma:fieldsID="e490c7d6bd24b5210493a58d0dd939d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AB09A-BAD6-49A5-BC3F-310E3E088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736C9CC-81B3-4846-B973-4A1FD38D4A87}">
  <ds:schemaRefs>
    <ds:schemaRef ds:uri="http://schemas.microsoft.com/sharepoint/v3/contenttype/forms"/>
  </ds:schemaRefs>
</ds:datastoreItem>
</file>

<file path=customXml/itemProps3.xml><?xml version="1.0" encoding="utf-8"?>
<ds:datastoreItem xmlns:ds="http://schemas.openxmlformats.org/officeDocument/2006/customXml" ds:itemID="{2512F99D-C443-4929-BBD6-0EC1B81B0E5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8877A6D-D2B9-C049-8C2F-F1F141C20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lwhitehead</dc:creator>
  <cp:keywords/>
  <dc:description/>
  <cp:lastModifiedBy>Arthur Souza Rodrigues</cp:lastModifiedBy>
  <cp:revision>1</cp:revision>
  <cp:lastPrinted>2021-09-14T00:26:00Z</cp:lastPrinted>
  <dcterms:created xsi:type="dcterms:W3CDTF">2021-09-15T06:53:00Z</dcterms:created>
  <dcterms:modified xsi:type="dcterms:W3CDTF">2026-09-26T00:05:00Z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0x010100FBECA34296FABC43B5E80EF8B856980F</vt:lpwstr>
  </property>
</Properties>
</file>