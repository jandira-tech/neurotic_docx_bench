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45:00Z" w16du:dateUtc="2026-09-22T16:45:00Z"/>
          <w:rFonts w:ascii="Californian FB" w:hAnsi="Californian FB"/>
        </w:rPr>
      </w:pPr>
      <w:ins w:id="2" w:author="NAZ, Mamoona (OLDHAM MEDICAL SERVICES)" w:date="2026-09-22T12:45:00Z" w16du:dateUtc="2026-09-22T16:45: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45:00Z" w16du:dateUtc="2026-09-22T16:45:00Z"/>
          <w:rFonts w:ascii="Californian FB" w:hAnsi="Californian FB"/>
          <w:b/>
          <w:bCs/>
        </w:rPr>
      </w:pPr>
    </w:p>
    <w:p w14:paraId="43260A16" w14:textId="77777777" w:rsidR="006F1C2D" w:rsidRDefault="006F1C2D" w:rsidP="006F1C2D">
      <w:pPr>
        <w:jc w:val="center"/>
        <w:rPr>
          <w:ins w:id="4" w:author="NAZ, Mamoona (OLDHAM MEDICAL SERVICES)" w:date="2026-09-22T12:45:00Z" w16du:dateUtc="2026-09-22T16:45:00Z"/>
          <w:rFonts w:cstheme="minorHAnsi"/>
          <w:b/>
          <w:bCs/>
          <w:sz w:val="28"/>
          <w:szCs w:val="28"/>
          <w:u w:val="single"/>
        </w:rPr>
      </w:pPr>
      <w:ins w:id="5" w:author="NAZ, Mamoona (OLDHAM MEDICAL SERVICES)" w:date="2026-09-22T12:45:00Z" w16du:dateUtc="2026-09-22T16:45: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45:00Z" w16du:dateUtc="2026-09-22T16:45:00Z"/>
          <w:rFonts w:cstheme="minorHAnsi"/>
          <w:b/>
          <w:bCs/>
          <w:sz w:val="28"/>
          <w:szCs w:val="28"/>
          <w:u w:val="single"/>
        </w:rPr>
      </w:pPr>
      <w:ins w:id="7" w:author="NAZ, Mamoona (OLDHAM MEDICAL SERVICES)" w:date="2026-09-22T12:45:00Z" w16du:dateUtc="2026-09-22T16:45: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45:00Z" w16du:dateUtc="2026-09-22T16:45:00Z"/>
          <w:rFonts w:cstheme="minorHAnsi"/>
          <w:b/>
          <w:bCs/>
          <w:sz w:val="28"/>
          <w:szCs w:val="28"/>
          <w:u w:val="single"/>
        </w:rPr>
      </w:pPr>
    </w:p>
    <w:p w14:paraId="1E230469" w14:textId="77777777" w:rsidR="006F1C2D" w:rsidRDefault="006F1C2D" w:rsidP="006F1C2D">
      <w:pPr>
        <w:rPr>
          <w:ins w:id="9" w:author="NAZ, Mamoona (OLDHAM MEDICAL SERVICES)" w:date="2026-09-22T12:45:00Z" w16du:dateUtc="2026-09-22T16:45:00Z"/>
          <w:rFonts w:cstheme="minorHAnsi"/>
          <w:b/>
          <w:bCs/>
        </w:rPr>
      </w:pPr>
      <w:ins w:id="10" w:author="NAZ, Mamoona (OLDHAM MEDICAL SERVICES)" w:date="2026-09-22T12:45:00Z" w16du:dateUtc="2026-09-22T16:45:00Z">
        <w:r w:rsidRPr="00FA0E32">
          <w:rPr>
            <w:rFonts w:cstheme="minorHAnsi"/>
            <w:b/>
            <w:bCs/>
          </w:rPr>
          <w:t>Attendees:</w:t>
        </w:r>
      </w:ins>
    </w:p>
    <w:p w14:paraId="406CF681" w14:textId="77777777" w:rsidR="006F1C2D" w:rsidRDefault="006F1C2D" w:rsidP="006F1C2D">
      <w:pPr>
        <w:rPr>
          <w:ins w:id="11" w:author="NAZ, Mamoona (OLDHAM MEDICAL SERVICES)" w:date="2026-09-22T12:45:00Z" w16du:dateUtc="2026-09-22T16:45:00Z"/>
          <w:rFonts w:cstheme="minorHAnsi"/>
        </w:rPr>
      </w:pPr>
      <w:ins w:id="12" w:author="NAZ, Mamoona (OLDHAM MEDICAL SERVICES)" w:date="2026-09-22T12:45:00Z" w16du:dateUtc="2026-09-22T16:45: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45:00Z" w16du:dateUtc="2026-09-22T16:45:00Z"/>
          <w:rFonts w:cstheme="minorHAnsi"/>
        </w:rPr>
      </w:pPr>
      <w:ins w:id="14" w:author="NAZ, Mamoona (OLDHAM MEDICAL SERVICES)" w:date="2026-09-22T12:45:00Z" w16du:dateUtc="2026-09-22T16:45:00Z">
        <w:r>
          <w:rPr>
            <w:rFonts w:cstheme="minorHAnsi"/>
          </w:rPr>
          <w:t xml:space="preserve">SA – Practice Manager </w:t>
        </w:r>
      </w:ins>
    </w:p>
    <w:p w14:paraId="4B50E429" w14:textId="77777777" w:rsidR="006F1C2D" w:rsidRDefault="006F1C2D" w:rsidP="006F1C2D">
      <w:pPr>
        <w:rPr>
          <w:ins w:id="15" w:author="NAZ, Mamoona (OLDHAM MEDICAL SERVICES)" w:date="2026-09-22T12:45:00Z" w16du:dateUtc="2026-09-22T16:45:00Z"/>
          <w:rFonts w:cstheme="minorHAnsi"/>
        </w:rPr>
      </w:pPr>
    </w:p>
    <w:p w14:paraId="5F6386BB" w14:textId="77777777" w:rsidR="0008331C" w:rsidRDefault="006F1C2D" w:rsidP="0008331C">
      <w:pPr>
        <w:rPr>
          <w:ins w:id="16" w:author="NAZ, Mamoona (OLDHAM MEDICAL SERVICES)" w:date="2026-09-22T12:45:00Z" w16du:dateUtc="2026-09-22T16:45:00Z"/>
        </w:rPr>
      </w:pPr>
      <w:ins w:id="17" w:author="NAZ, Mamoona (OLDHAM MEDICAL SERVICES)" w:date="2026-09-22T12:45:00Z" w16du:dateUtc="2026-09-22T16:45: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45:00Z" w16du:dateUtc="2026-09-22T16:45:00Z"/>
        </w:rPr>
      </w:pPr>
      <w:ins w:id="19" w:author="NAZ, Mamoona (OLDHAM MEDICAL SERVICES)" w:date="2026-09-22T12:45:00Z" w16du:dateUtc="2026-09-22T16:45: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45:00Z" w16du:dateUtc="2026-09-22T16:45:00Z"/>
          <w:rFonts w:cstheme="minorHAnsi"/>
        </w:rPr>
      </w:pPr>
    </w:p>
    <w:p w14:paraId="2302B3A6" w14:textId="77777777" w:rsidR="006F1C2D" w:rsidRPr="00FA0E32" w:rsidRDefault="006F1C2D" w:rsidP="006F1C2D">
      <w:pPr>
        <w:rPr>
          <w:ins w:id="21" w:author="NAZ, Mamoona (OLDHAM MEDICAL SERVICES)" w:date="2026-09-22T12:45:00Z" w16du:dateUtc="2026-09-22T16:45:00Z"/>
          <w:rFonts w:cstheme="minorHAnsi"/>
        </w:rPr>
      </w:pPr>
    </w:p>
    <w:p w14:paraId="794DD8CD" w14:textId="77777777" w:rsidR="006F1C2D" w:rsidRDefault="006F1C2D" w:rsidP="006F1C2D">
      <w:pPr>
        <w:rPr>
          <w:ins w:id="22" w:author="NAZ, Mamoona (OLDHAM MEDICAL SERVICES)" w:date="2026-09-22T12:45:00Z" w16du:dateUtc="2026-09-22T16:45:00Z"/>
          <w:rFonts w:cstheme="minorHAnsi"/>
          <w:b/>
          <w:bCs/>
        </w:rPr>
      </w:pPr>
      <w:ins w:id="23" w:author="NAZ, Mamoona (OLDHAM MEDICAL SERVICES)" w:date="2026-09-22T12:45:00Z" w16du:dateUtc="2026-09-22T16:45:00Z">
        <w:r w:rsidRPr="00FA0E32">
          <w:rPr>
            <w:rFonts w:cstheme="minorHAnsi"/>
            <w:b/>
            <w:bCs/>
          </w:rPr>
          <w:t>Apologies:</w:t>
        </w:r>
      </w:ins>
    </w:p>
    <w:p w14:paraId="50FA62A7" w14:textId="77777777" w:rsidR="00677B90" w:rsidRDefault="00677B90" w:rsidP="006F1C2D">
      <w:pPr>
        <w:rPr>
          <w:ins w:id="24" w:author="NAZ, Mamoona (OLDHAM MEDICAL SERVICES)" w:date="2026-09-22T12:45:00Z" w16du:dateUtc="2026-09-22T16:45:00Z"/>
          <w:rFonts w:cstheme="minorHAnsi"/>
          <w:b/>
          <w:bCs/>
        </w:rPr>
      </w:pPr>
    </w:p>
    <w:p w14:paraId="27E4F2EE" w14:textId="6226EC7C" w:rsidR="00677B90" w:rsidRPr="00677B90" w:rsidRDefault="00677B90" w:rsidP="006F1C2D">
      <w:pPr>
        <w:rPr>
          <w:ins w:id="25" w:author="NAZ, Mamoona (OLDHAM MEDICAL SERVICES)" w:date="2026-09-22T12:45:00Z" w16du:dateUtc="2026-09-22T16:45:00Z"/>
          <w:rFonts w:cstheme="minorHAnsi"/>
        </w:rPr>
      </w:pPr>
      <w:ins w:id="26" w:author="NAZ, Mamoona (OLDHAM MEDICAL SERVICES)" w:date="2026-09-22T12:45:00Z" w16du:dateUtc="2026-09-22T16:45:00Z">
        <w:r>
          <w:rPr>
            <w:rFonts w:cstheme="minorHAnsi"/>
          </w:rPr>
          <w:t>CC, AK, LU, MAS, DR</w:t>
        </w:r>
      </w:ins>
    </w:p>
    <w:p w14:paraId="1282E9CD" w14:textId="77777777" w:rsidR="00A8494F" w:rsidRDefault="00A8494F">
      <w:pPr>
        <w:rPr>
          <w:ins w:id="27" w:author="NAZ, Mamoona (OLDHAM MEDICAL SERVICES)" w:date="2026-09-22T12:45:00Z" w16du:dateUtc="2026-09-22T16:45:00Z"/>
        </w:rPr>
      </w:pPr>
    </w:p>
    <w:p w14:paraId="09A61C5A" w14:textId="77777777" w:rsidR="006F1C2D" w:rsidRDefault="006F1C2D">
      <w:pPr>
        <w:rPr>
          <w:ins w:id="28" w:author="NAZ, Mamoona (OLDHAM MEDICAL SERVICES)" w:date="2026-09-22T12:45:00Z" w16du:dateUtc="2026-09-22T16:45:00Z"/>
        </w:rPr>
      </w:pPr>
    </w:p>
    <w:p w14:paraId="71B1EB70" w14:textId="6B3B9867" w:rsidR="006F1C2D" w:rsidRDefault="00FD25EC" w:rsidP="006F1C2D">
      <w:pPr>
        <w:pStyle w:val="ListParagraph"/>
        <w:numPr>
          <w:ilvl w:val="0"/>
          <w:numId w:val="1"/>
        </w:numPr>
        <w:rPr>
          <w:ins w:id="29" w:author="NAZ, Mamoona (OLDHAM MEDICAL SERVICES)" w:date="2026-09-22T12:45:00Z" w16du:dateUtc="2026-09-22T16:45:00Z"/>
        </w:rPr>
      </w:pPr>
      <w:ins w:id="30" w:author="NAZ, Mamoona (OLDHAM MEDICAL SERVICES)" w:date="2026-09-22T12:45:00Z" w16du:dateUtc="2026-09-22T16:45:00Z">
        <w:r>
          <w:t>Review of last minutes of meeting – everyone agreed no changes were needed.</w:t>
        </w:r>
      </w:ins>
    </w:p>
    <w:p w14:paraId="2F83712F" w14:textId="53312079" w:rsidR="00FF174A" w:rsidRDefault="00FF174A" w:rsidP="00FF174A">
      <w:pPr>
        <w:pStyle w:val="ListParagraph"/>
        <w:numPr>
          <w:ilvl w:val="0"/>
          <w:numId w:val="1"/>
        </w:numPr>
        <w:rPr>
          <w:ins w:id="31" w:author="NAZ, Mamoona (OLDHAM MEDICAL SERVICES)" w:date="2026-09-22T12:45:00Z" w16du:dateUtc="2026-09-22T16:45:00Z"/>
        </w:rPr>
      </w:pPr>
      <w:ins w:id="32" w:author="NAZ, Mamoona (OLDHAM MEDICAL SERVICES)" w:date="2026-09-22T12:45:00Z" w16du:dateUtc="2026-09-22T16:45:00Z">
        <w:r>
          <w:t>Meeting started at 13:</w:t>
        </w:r>
        <w:r w:rsidR="00677B90">
          <w:t>13</w:t>
        </w:r>
      </w:ins>
    </w:p>
    <w:p w14:paraId="04EF1223" w14:textId="0C5D5E3B" w:rsidR="00677B90" w:rsidRDefault="00677B90" w:rsidP="00FF174A">
      <w:pPr>
        <w:pStyle w:val="ListParagraph"/>
        <w:numPr>
          <w:ilvl w:val="0"/>
          <w:numId w:val="1"/>
        </w:numPr>
        <w:rPr>
          <w:ins w:id="33" w:author="NAZ, Mamoona (OLDHAM MEDICAL SERVICES)" w:date="2026-09-22T12:45:00Z" w16du:dateUtc="2026-09-22T16:45:00Z"/>
        </w:rPr>
      </w:pPr>
      <w:ins w:id="34" w:author="NAZ, Mamoona (OLDHAM MEDICAL SERVICES)" w:date="2026-09-22T12:45:00Z" w16du:dateUtc="2026-09-22T16:45: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5" w:author="NAZ, Mamoona (OLDHAM MEDICAL SERVICES)" w:date="2026-09-22T12:45:00Z" w16du:dateUtc="2026-09-22T16:45:00Z"/>
        </w:rPr>
      </w:pPr>
      <w:ins w:id="36" w:author="NAZ, Mamoona (OLDHAM MEDICAL SERVICES)" w:date="2026-09-22T12:45:00Z" w16du:dateUtc="2026-09-22T16:45: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7" w:author="NAZ, Mamoona (OLDHAM MEDICAL SERVICES)" w:date="2026-09-22T12:45:00Z" w16du:dateUtc="2026-09-22T16:45:00Z"/>
        </w:rPr>
      </w:pPr>
      <w:ins w:id="38" w:author="NAZ, Mamoona (OLDHAM MEDICAL SERVICES)" w:date="2026-09-22T12:45:00Z" w16du:dateUtc="2026-09-22T16:45: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39" w:author="NAZ, Mamoona (OLDHAM MEDICAL SERVICES)" w:date="2026-09-22T12:45:00Z" w16du:dateUtc="2026-09-22T16:45:00Z"/>
        </w:rPr>
      </w:pPr>
      <w:ins w:id="40" w:author="NAZ, Mamoona (OLDHAM MEDICAL SERVICES)" w:date="2026-09-22T12:45:00Z" w16du:dateUtc="2026-09-22T16:45: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1" w:author="NAZ, Mamoona (OLDHAM MEDICAL SERVICES)" w:date="2026-09-22T12:45:00Z" w16du:dateUtc="2026-09-22T16:45:00Z"/>
        </w:rPr>
      </w:pPr>
      <w:ins w:id="42" w:author="NAZ, Mamoona (OLDHAM MEDICAL SERVICES)" w:date="2026-09-22T12:45:00Z" w16du:dateUtc="2026-09-22T16:45: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3" w:author="NAZ, Mamoona (OLDHAM MEDICAL SERVICES)" w:date="2026-09-22T12:45:00Z" w16du:dateUtc="2026-09-22T16:45:00Z"/>
        </w:rPr>
      </w:pPr>
      <w:ins w:id="44" w:author="NAZ, Mamoona (OLDHAM MEDICAL SERVICES)" w:date="2026-09-22T12:45:00Z" w16du:dateUtc="2026-09-22T16:45: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5" w:author="NAZ, Mamoona (OLDHAM MEDICAL SERVICES)" w:date="2026-09-22T12:45:00Z" w16du:dateUtc="2026-09-22T16:45:00Z"/>
        </w:rPr>
      </w:pPr>
      <w:ins w:id="46" w:author="NAZ, Mamoona (OLDHAM MEDICAL SERVICES)" w:date="2026-09-22T12:45:00Z" w16du:dateUtc="2026-09-22T16:45: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7" w:author="NAZ, Mamoona (OLDHAM MEDICAL SERVICES)" w:date="2026-09-22T12:45:00Z" w16du:dateUtc="2026-09-22T16:45:00Z"/>
        </w:rPr>
      </w:pPr>
      <w:ins w:id="48" w:author="NAZ, Mamoona (OLDHAM MEDICAL SERVICES)" w:date="2026-09-22T12:45:00Z" w16du:dateUtc="2026-09-22T16:45: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49" w:author="NAZ, Mamoona (OLDHAM MEDICAL SERVICES)" w:date="2026-09-22T12:45:00Z" w16du:dateUtc="2026-09-22T16:45:00Z"/>
        </w:rPr>
      </w:pPr>
      <w:ins w:id="50" w:author="NAZ, Mamoona (OLDHAM MEDICAL SERVICES)" w:date="2026-09-22T12:45:00Z" w16du:dateUtc="2026-09-22T16:45:00Z">
        <w:r>
          <w:t xml:space="preserve">MN also highlighted that we do not want any influence on the answers provided and we would like honest feedback from the patients. The patients if they do </w:t>
        </w:r>
        <w:r>
          <w:lastRenderedPageBreak/>
          <w:t xml:space="preserve">come in for help may feel obliged to give better scoring than how they actually feel. </w:t>
        </w:r>
      </w:ins>
    </w:p>
    <w:p w14:paraId="26A8D884" w14:textId="050EF359" w:rsidR="00677B90" w:rsidRDefault="00677B90" w:rsidP="00FF174A">
      <w:pPr>
        <w:pStyle w:val="ListParagraph"/>
        <w:numPr>
          <w:ilvl w:val="0"/>
          <w:numId w:val="1"/>
        </w:numPr>
        <w:rPr>
          <w:ins w:id="51" w:author="NAZ, Mamoona (OLDHAM MEDICAL SERVICES)" w:date="2026-09-22T12:45:00Z" w16du:dateUtc="2026-09-22T16:45:00Z"/>
        </w:rPr>
      </w:pPr>
      <w:ins w:id="52" w:author="NAZ, Mamoona (OLDHAM MEDICAL SERVICES)" w:date="2026-09-22T12:45:00Z" w16du:dateUtc="2026-09-22T16:45:00Z">
        <w:r>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3" w:author="NAZ, Mamoona (OLDHAM MEDICAL SERVICES)" w:date="2026-09-22T12:45:00Z" w16du:dateUtc="2026-09-22T16:45:00Z"/>
        </w:rPr>
      </w:pPr>
      <w:ins w:id="54" w:author="NAZ, Mamoona (OLDHAM MEDICAL SERVICES)" w:date="2026-09-22T12:45:00Z" w16du:dateUtc="2026-09-22T16:45:00Z">
        <w:r>
          <w:t xml:space="preserve">Also decided to display notices before they get sent out. </w:t>
        </w:r>
      </w:ins>
    </w:p>
    <w:p w14:paraId="0AD56979" w14:textId="7FA4E76F" w:rsidR="00677B90" w:rsidRDefault="00677B90" w:rsidP="00FF174A">
      <w:pPr>
        <w:pStyle w:val="ListParagraph"/>
        <w:numPr>
          <w:ilvl w:val="0"/>
          <w:numId w:val="1"/>
        </w:numPr>
        <w:rPr>
          <w:ins w:id="55" w:author="NAZ, Mamoona (OLDHAM MEDICAL SERVICES)" w:date="2026-09-22T12:45:00Z" w16du:dateUtc="2026-09-22T16:45:00Z"/>
        </w:rPr>
      </w:pPr>
      <w:ins w:id="56" w:author="NAZ, Mamoona (OLDHAM MEDICAL SERVICES)" w:date="2026-09-22T12:45:00Z" w16du:dateUtc="2026-09-22T16:45: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7" w:author="NAZ, Mamoona (OLDHAM MEDICAL SERVICES)" w:date="2026-09-22T12:45:00Z" w16du:dateUtc="2026-09-22T16:45:00Z"/>
        </w:rPr>
      </w:pPr>
      <w:ins w:id="58" w:author="NAZ, Mamoona (OLDHAM MEDICAL SERVICES)" w:date="2026-09-22T12:45:00Z" w16du:dateUtc="2026-09-22T16:45: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59" w:author="NAZ, Mamoona (OLDHAM MEDICAL SERVICES)" w:date="2026-09-22T12:45:00Z" w16du:dateUtc="2026-09-22T16:45:00Z"/>
        </w:rPr>
      </w:pPr>
      <w:ins w:id="60" w:author="NAZ, Mamoona (OLDHAM MEDICAL SERVICES)" w:date="2026-09-22T12:45:00Z" w16du:dateUtc="2026-09-22T16:45: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1" w:author="NAZ, Mamoona (OLDHAM MEDICAL SERVICES)" w:date="2026-09-22T12:45:00Z" w16du:dateUtc="2026-09-22T16:45:00Z"/>
        </w:rPr>
      </w:pPr>
      <w:ins w:id="62" w:author="NAZ, Mamoona (OLDHAM MEDICAL SERVICES)" w:date="2026-09-22T12:45:00Z" w16du:dateUtc="2026-09-22T16:45:00Z">
        <w:r>
          <w:t xml:space="preserve">Updates around the PCN clinics were shared. </w:t>
        </w:r>
      </w:ins>
    </w:p>
    <w:p w14:paraId="02B8F5B2" w14:textId="001EA95A" w:rsidR="00677B90" w:rsidRDefault="00677B90" w:rsidP="00FF174A">
      <w:pPr>
        <w:pStyle w:val="ListParagraph"/>
        <w:numPr>
          <w:ilvl w:val="0"/>
          <w:numId w:val="1"/>
        </w:numPr>
        <w:rPr>
          <w:ins w:id="63" w:author="NAZ, Mamoona (OLDHAM MEDICAL SERVICES)" w:date="2026-09-22T12:45:00Z" w16du:dateUtc="2026-09-22T16:45:00Z"/>
        </w:rPr>
      </w:pPr>
      <w:ins w:id="64" w:author="NAZ, Mamoona (OLDHAM MEDICAL SERVICES)" w:date="2026-09-22T12:45:00Z" w16du:dateUtc="2026-09-22T16:45: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45:00Z" w16du:dateUtc="2026-09-22T16:45:00Z"/>
          <w:b/>
          <w:bCs/>
        </w:rPr>
      </w:pPr>
      <w:ins w:id="66" w:author="NAZ, Mamoona (OLDHAM MEDICAL SERVICES)" w:date="2026-09-22T12:45:00Z" w16du:dateUtc="2026-09-22T16:45: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45:00Z" w16du:dateUtc="2026-09-22T16:45:00Z"/>
          <w:b/>
          <w:bCs/>
        </w:rPr>
      </w:pPr>
    </w:p>
    <w:p w14:paraId="21202360" w14:textId="0CE62444" w:rsidR="00886833" w:rsidRDefault="006F1C2D" w:rsidP="00886833">
      <w:pPr>
        <w:rPr>
          <w:del w:id="68" w:author="NAZ, Mamoona (OLDHAM MEDICAL SERVICES)" w:date="2026-09-22T12:45:00Z" w16du:dateUtc="2026-09-22T16:45:00Z"/>
          <w:b/>
          <w:bCs/>
        </w:rPr>
      </w:pPr>
      <w:ins w:id="69" w:author="NAZ, Mamoona (OLDHAM MEDICAL SERVICES)" w:date="2026-09-22T12:45:00Z" w16du:dateUtc="2026-09-22T16:45: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45:00Z" w16du:dateUtc="2026-09-22T16:45:00Z">
        <w:r w:rsidR="00D9784C">
          <w:rPr>
            <w:b/>
            <w:bCs/>
          </w:rPr>
          <w:delText xml:space="preserve">WAKANDA </w:delText>
        </w:r>
        <w:r w:rsidR="00443FA9">
          <w:rPr>
            <w:b/>
            <w:bCs/>
          </w:rPr>
          <w:delText xml:space="preserve">CITY </w:delText>
        </w:r>
        <w:r w:rsidR="00D9784C">
          <w:rPr>
            <w:b/>
            <w:bCs/>
          </w:rPr>
          <w:delText>GRAND PRIX BID SEEKS ANSWERS</w:delText>
        </w:r>
      </w:del>
    </w:p>
    <w:p w14:paraId="1ACB0F28" w14:textId="28690708" w:rsidR="00D9784C" w:rsidRPr="00D9784C" w:rsidRDefault="00D9784C" w:rsidP="00886833">
      <w:pPr>
        <w:rPr>
          <w:del w:id="71" w:author="NAZ, Mamoona (OLDHAM MEDICAL SERVICES)" w:date="2026-09-22T12:45:00Z" w16du:dateUtc="2026-09-22T16:45:00Z"/>
          <w:i/>
          <w:iCs/>
        </w:rPr>
      </w:pPr>
      <w:del w:id="72" w:author="NAZ, Mamoona (OLDHAM MEDICAL SERVICES)" w:date="2026-09-22T12:45:00Z" w16du:dateUtc="2026-09-22T16:45:00Z">
        <w:r>
          <w:rPr>
            <w:i/>
            <w:iCs/>
          </w:rPr>
          <w:delText>Protocol requires an open bid on government projects</w:delText>
        </w:r>
      </w:del>
    </w:p>
    <w:p w14:paraId="68F9D60A" w14:textId="77777777" w:rsidR="00886833" w:rsidRDefault="00886833" w:rsidP="00886833">
      <w:pPr>
        <w:rPr>
          <w:del w:id="73" w:author="NAZ, Mamoona (OLDHAM MEDICAL SERVICES)" w:date="2026-09-22T12:45:00Z" w16du:dateUtc="2026-09-22T16:45:00Z"/>
        </w:rPr>
      </w:pPr>
      <w:del w:id="74" w:author="NAZ, Mamoona (OLDHAM MEDICAL SERVICES)" w:date="2026-09-22T12:45:00Z" w16du:dateUtc="2026-09-22T16:45:00Z">
        <w:r>
          <w:delText xml:space="preserve"> </w:delText>
        </w:r>
      </w:del>
    </w:p>
    <w:p w14:paraId="5B3782D2" w14:textId="77777777" w:rsidR="00D9784C" w:rsidRDefault="00D9784C" w:rsidP="00886833">
      <w:pPr>
        <w:rPr>
          <w:del w:id="75" w:author="NAZ, Mamoona (OLDHAM MEDICAL SERVICES)" w:date="2026-09-22T12:45:00Z" w16du:dateUtc="2026-09-22T16:45:00Z"/>
        </w:rPr>
      </w:pPr>
    </w:p>
    <w:p w14:paraId="4B8D5855" w14:textId="53A29B77" w:rsidR="00D9784C" w:rsidRDefault="00D9784C" w:rsidP="00886833">
      <w:pPr>
        <w:rPr>
          <w:del w:id="76" w:author="NAZ, Mamoona (OLDHAM MEDICAL SERVICES)" w:date="2026-09-22T12:45:00Z" w16du:dateUtc="2026-09-22T16:45:00Z"/>
        </w:rPr>
      </w:pPr>
      <w:del w:id="77" w:author="NAZ, Mamoona (OLDHAM MEDICAL SERVICES)" w:date="2026-09-22T12:45:00Z" w16du:dateUtc="2026-09-22T16:45:00Z">
        <w:r>
          <w:delText xml:space="preserve">Prospective </w:delText>
        </w:r>
        <w:r w:rsidR="00886833">
          <w:delText xml:space="preserve">Wakanda </w:delText>
        </w:r>
        <w:r>
          <w:delText>City Grand Prix organisers are still waiting for feedback from government with regards a bidding process to ensure that the best suited prospect is presented to Formula 1 and the FIA for consideration to host a future South African Grand Prix.</w:delText>
        </w:r>
      </w:del>
    </w:p>
    <w:p w14:paraId="62B0C306" w14:textId="77777777" w:rsidR="00D9784C" w:rsidRDefault="00D9784C" w:rsidP="00886833">
      <w:pPr>
        <w:rPr>
          <w:del w:id="78" w:author="NAZ, Mamoona (OLDHAM MEDICAL SERVICES)" w:date="2026-09-22T12:45:00Z" w16du:dateUtc="2026-09-22T16:45:00Z"/>
        </w:rPr>
      </w:pPr>
    </w:p>
    <w:p w14:paraId="619926EF" w14:textId="590ED77D" w:rsidR="00D9784C" w:rsidRDefault="00D9784C" w:rsidP="00D9784C">
      <w:pPr>
        <w:rPr>
          <w:del w:id="79" w:author="NAZ, Mamoona (OLDHAM MEDICAL SERVICES)" w:date="2026-09-22T12:45:00Z" w16du:dateUtc="2026-09-22T16:45:00Z"/>
        </w:rPr>
      </w:pPr>
      <w:del w:id="80" w:author="NAZ, Mamoona (OLDHAM MEDICAL SERVICES)" w:date="2026-09-22T12:45:00Z" w16du:dateUtc="2026-09-22T16:45:00Z">
        <w:r>
          <w:delText>“We have been left with little option but to go directly to Formula 1 and the FIA with our concerns,” Wakanda City CEO MK Malefane explains. “We believe that our Smart City Development with centrepiece Grand Prix Circuit ticks all the right Formula 1 boxes and that we deserve an opportunity to present our Formula 1 bid in an open and transparent manner. However, despite several representation</w:delText>
        </w:r>
        <w:r w:rsidR="00443FA9">
          <w:delText>s</w:delText>
        </w:r>
        <w:r>
          <w:delText xml:space="preserve"> to government and the ministry of sport, arts and culture</w:delText>
        </w:r>
        <w:r w:rsidR="00443FA9">
          <w:delText xml:space="preserve"> so far</w:delText>
        </w:r>
        <w:r>
          <w:delText>, we have not yet had the courtesy of a response.</w:delText>
        </w:r>
      </w:del>
    </w:p>
    <w:p w14:paraId="303C64A9" w14:textId="77777777" w:rsidR="00D9784C" w:rsidRDefault="00D9784C" w:rsidP="00D9784C">
      <w:pPr>
        <w:rPr>
          <w:del w:id="81" w:author="NAZ, Mamoona (OLDHAM MEDICAL SERVICES)" w:date="2026-09-22T12:45:00Z" w16du:dateUtc="2026-09-22T16:45:00Z"/>
        </w:rPr>
      </w:pPr>
    </w:p>
    <w:p w14:paraId="62A8530D" w14:textId="056A3D93" w:rsidR="00D9784C" w:rsidRDefault="00D9784C" w:rsidP="00D9784C">
      <w:pPr>
        <w:rPr>
          <w:del w:id="82" w:author="NAZ, Mamoona (OLDHAM MEDICAL SERVICES)" w:date="2026-09-22T12:45:00Z" w16du:dateUtc="2026-09-22T16:45:00Z"/>
        </w:rPr>
      </w:pPr>
      <w:del w:id="83" w:author="NAZ, Mamoona (OLDHAM MEDICAL SERVICES)" w:date="2026-09-22T12:45:00Z" w16du:dateUtc="2026-09-22T16:45:00Z">
        <w:r>
          <w:delText>“At the same time, the South African</w:delText>
        </w:r>
        <w:r w:rsidRPr="00D9784C">
          <w:delText xml:space="preserve"> </w:delText>
        </w:r>
        <w:r>
          <w:delText>minist</w:delText>
        </w:r>
        <w:r w:rsidR="00443FA9">
          <w:delText>er</w:delText>
        </w:r>
        <w:r>
          <w:delText xml:space="preserve"> of sport, arts and culture, Mr Gayton McKenzie has been posturing with rival apparent South African Grand Prix bids. South African law however requires any project requiring government involvement or financial support, to be open to a legitimate bidding process before awarding any party the rights to run any such project. Yet still we are out in the cold in spite of the brilliant prospect of the Wakanda City South African </w:delText>
        </w:r>
        <w:r w:rsidR="00443FA9">
          <w:delText>G</w:delText>
        </w:r>
        <w:r>
          <w:delText>rand Prix.</w:delText>
        </w:r>
      </w:del>
    </w:p>
    <w:p w14:paraId="7FB9D16B" w14:textId="77777777" w:rsidR="00D9784C" w:rsidRDefault="00D9784C" w:rsidP="00D9784C">
      <w:pPr>
        <w:rPr>
          <w:del w:id="84" w:author="NAZ, Mamoona (OLDHAM MEDICAL SERVICES)" w:date="2026-09-22T12:45:00Z" w16du:dateUtc="2026-09-22T16:45:00Z"/>
        </w:rPr>
      </w:pPr>
    </w:p>
    <w:p w14:paraId="0B9E1840" w14:textId="4304163F" w:rsidR="009430C9" w:rsidRDefault="00D9784C" w:rsidP="00443FA9">
      <w:pPr>
        <w:rPr>
          <w:del w:id="85" w:author="NAZ, Mamoona (OLDHAM MEDICAL SERVICES)" w:date="2026-09-22T12:45:00Z" w16du:dateUtc="2026-09-22T16:45:00Z"/>
        </w:rPr>
      </w:pPr>
      <w:del w:id="86" w:author="NAZ, Mamoona (OLDHAM MEDICAL SERVICES)" w:date="2026-09-22T12:45:00Z" w16du:dateUtc="2026-09-22T16:45:00Z">
        <w:r>
          <w:delText>“Once again, all we ask is for the opportunity to present ou</w:delText>
        </w:r>
        <w:r w:rsidR="00443FA9">
          <w:delText xml:space="preserve">r </w:delText>
        </w:r>
        <w:r>
          <w:delText xml:space="preserve">case to </w:delText>
        </w:r>
        <w:r w:rsidR="00443FA9">
          <w:delText xml:space="preserve">government, which should then work through our and any other bids, before submitting the best of them to Formula 1 and the FIA as an official South African </w:delText>
        </w:r>
        <w:r w:rsidR="00182104">
          <w:delText xml:space="preserve">Formula 1 </w:delText>
        </w:r>
        <w:r w:rsidR="00443FA9">
          <w:delText xml:space="preserve">Grand Prix Bid. We believe that we are in a very strong position and that our </w:delText>
        </w:r>
        <w:r w:rsidR="00182104">
          <w:delText>bid</w:delText>
        </w:r>
        <w:r w:rsidR="00443FA9">
          <w:delText xml:space="preserve"> offers South Africa, Formula 1 and the FIA a brilliant new opportunity to host a Grand Prix </w:delText>
        </w:r>
        <w:r w:rsidR="00182104">
          <w:delText xml:space="preserve">on a stunning new circuit </w:delText>
        </w:r>
        <w:r w:rsidR="00443FA9">
          <w:delText xml:space="preserve">as part of the most exciting urban development Africa has ever seen.” </w:delText>
        </w:r>
      </w:del>
    </w:p>
    <w:p w14:paraId="3D641477" w14:textId="77777777" w:rsidR="00443FA9" w:rsidRDefault="00443FA9" w:rsidP="002A20C1">
      <w:pPr>
        <w:rPr>
          <w:del w:id="87" w:author="NAZ, Mamoona (OLDHAM MEDICAL SERVICES)" w:date="2026-09-22T12:45:00Z" w16du:dateUtc="2026-09-22T16:45:00Z"/>
        </w:rPr>
      </w:pPr>
    </w:p>
    <w:p w14:paraId="433B894F" w14:textId="77777777" w:rsidR="00182104" w:rsidRDefault="00443FA9" w:rsidP="00443FA9">
      <w:pPr>
        <w:rPr>
          <w:del w:id="88" w:author="NAZ, Mamoona (OLDHAM MEDICAL SERVICES)" w:date="2026-09-22T12:45:00Z" w16du:dateUtc="2026-09-22T16:45:00Z"/>
        </w:rPr>
      </w:pPr>
      <w:del w:id="89" w:author="NAZ, Mamoona (OLDHAM MEDICAL SERVICES)" w:date="2026-09-22T12:45:00Z" w16du:dateUtc="2026-09-22T16:45:00Z">
        <w:r>
          <w:delText xml:space="preserve">A Grand Prix Circuit and the race are core to the new </w:delText>
        </w:r>
        <w:r w:rsidR="00260EE1">
          <w:delText>Wakanda</w:delText>
        </w:r>
        <w:r>
          <w:delText xml:space="preserve"> SuperCity. </w:delText>
        </w:r>
        <w:r w:rsidR="002A20C1">
          <w:delText>Africa’s answer to Dubai, Singapore Monte Carlo and Hollywood</w:delText>
        </w:r>
        <w:r w:rsidR="00182104">
          <w:delText xml:space="preserve">, Wakanda City is </w:delText>
        </w:r>
        <w:r>
          <w:delText>e</w:delText>
        </w:r>
        <w:r w:rsidR="002A20C1">
          <w:delText>armarked for</w:delText>
        </w:r>
        <w:r>
          <w:delText xml:space="preserve"> Sunday’s River</w:delText>
        </w:r>
        <w:r w:rsidR="002A20C1">
          <w:delText xml:space="preserve"> </w:delText>
        </w:r>
        <w:r>
          <w:delText xml:space="preserve">in </w:delText>
        </w:r>
        <w:r w:rsidR="002A20C1">
          <w:delText>South Africa’</w:delText>
        </w:r>
        <w:r w:rsidR="00260EE1">
          <w:delText xml:space="preserve">s </w:delText>
        </w:r>
        <w:r w:rsidR="002A20C1">
          <w:delText>Eastern Cape Nelson Mandela Bay</w:delText>
        </w:r>
        <w:r w:rsidR="00182104">
          <w:delText xml:space="preserve"> </w:delText>
        </w:r>
        <w:r w:rsidR="002A20C1">
          <w:delText>Couga Port region</w:delText>
        </w:r>
        <w:r w:rsidR="00182104">
          <w:delText>. Wakanda City</w:delText>
        </w:r>
        <w:r w:rsidR="002A20C1">
          <w:delText xml:space="preserve"> will be extensively developed on a prime 20,000 ha site including a 40 km of coastal beach</w:delText>
        </w:r>
        <w:r w:rsidR="00182104">
          <w:delText xml:space="preserve"> and will </w:delText>
        </w:r>
        <w:r>
          <w:delText>boast</w:delText>
        </w:r>
        <w:r w:rsidR="002A20C1">
          <w:delText xml:space="preserve"> all </w:delText>
        </w:r>
        <w:r w:rsidR="00F635E6">
          <w:delText xml:space="preserve">the necessary state of the art </w:delText>
        </w:r>
        <w:r w:rsidR="002A20C1">
          <w:delText>infrastructure</w:delText>
        </w:r>
        <w:r w:rsidR="00182104">
          <w:delText>.</w:delText>
        </w:r>
      </w:del>
    </w:p>
    <w:p w14:paraId="10BE5096" w14:textId="77777777" w:rsidR="00182104" w:rsidRDefault="00182104" w:rsidP="00443FA9">
      <w:pPr>
        <w:rPr>
          <w:del w:id="90" w:author="NAZ, Mamoona (OLDHAM MEDICAL SERVICES)" w:date="2026-09-22T12:45:00Z" w16du:dateUtc="2026-09-22T16:45:00Z"/>
        </w:rPr>
      </w:pPr>
    </w:p>
    <w:p w14:paraId="4BE95ABB" w14:textId="4DEE3BFD" w:rsidR="00886833" w:rsidRDefault="00182104" w:rsidP="00443FA9">
      <w:pPr>
        <w:rPr>
          <w:del w:id="91" w:author="NAZ, Mamoona (OLDHAM MEDICAL SERVICES)" w:date="2026-09-22T12:45:00Z" w16du:dateUtc="2026-09-22T16:45:00Z"/>
        </w:rPr>
      </w:pPr>
      <w:del w:id="92" w:author="NAZ, Mamoona (OLDHAM MEDICAL SERVICES)" w:date="2026-09-22T12:45:00Z" w16du:dateUtc="2026-09-22T16:45:00Z">
        <w:r>
          <w:delText>That will see the development of all the necessary services including</w:delText>
        </w:r>
        <w:r w:rsidR="00F635E6">
          <w:delText xml:space="preserve"> an all-new international airport</w:delText>
        </w:r>
        <w:r>
          <w:delText>,</w:delText>
        </w:r>
        <w:r w:rsidR="00F635E6">
          <w:delText xml:space="preserve"> </w:delText>
        </w:r>
        <w:r w:rsidR="002A20C1">
          <w:delText xml:space="preserve">fast train </w:delText>
        </w:r>
        <w:r w:rsidR="00F635E6">
          <w:delText xml:space="preserve">links, a </w:delText>
        </w:r>
        <w:r w:rsidR="002A20C1">
          <w:delText xml:space="preserve">cruise liner terminal and harbour, </w:delText>
        </w:r>
        <w:r w:rsidR="00F635E6">
          <w:delText>and a Disney type movie studio and theme park as part of a</w:delText>
        </w:r>
        <w:r>
          <w:delText xml:space="preserve">n international </w:delText>
        </w:r>
        <w:r w:rsidR="002A20C1">
          <w:delText xml:space="preserve">beachfront hotel strip. Wakanda City is situated </w:delText>
        </w:r>
        <w:r w:rsidR="00F635E6">
          <w:delText xml:space="preserve">close </w:delText>
        </w:r>
        <w:r w:rsidR="00443FA9">
          <w:delText>among So</w:delText>
        </w:r>
        <w:r>
          <w:delText>u</w:delText>
        </w:r>
        <w:r w:rsidR="00443FA9">
          <w:delText>th Africa’s finest Big Seven game parks, where the first p</w:delText>
        </w:r>
        <w:r w:rsidR="002A20C1">
          <w:delText xml:space="preserve">hase of the development has already </w:delText>
        </w:r>
        <w:r w:rsidR="00443FA9">
          <w:delText>commenced</w:delText>
        </w:r>
        <w:r w:rsidR="002A20C1">
          <w:delText>.</w:delText>
        </w:r>
        <w:r w:rsidR="00886833">
          <w:delText xml:space="preserve"> </w:delText>
        </w:r>
      </w:del>
    </w:p>
    <w:p w14:paraId="5D46C6FD" w14:textId="77777777" w:rsidR="00694E63" w:rsidRPr="006F1C2D" w:rsidRDefault="00694E63">
      <w:pPr>
        <w:rPr>
          <w:b/>
          <w:rPrChange w:id="93" w:author="NAZ, Mamoona (OLDHAM MEDICAL SERVICES)" w:date="2026-09-22T12:45:00Z" w16du:dateUtc="2026-09-22T16:45:00Z">
            <w:rPr/>
          </w:rPrChange>
        </w:rPr>
      </w:pPr>
    </w:p>
    <w:sectPr w:rsidR="00694E63" w:rsidRPr="006F1C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fornian FB">
    <w:panose1 w:val="0207040306080B030204"/>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33"/>
    <w:rsid w:val="00054CD6"/>
    <w:rsid w:val="0008331C"/>
    <w:rsid w:val="0009186C"/>
    <w:rsid w:val="00182104"/>
    <w:rsid w:val="00254AB7"/>
    <w:rsid w:val="00260EE1"/>
    <w:rsid w:val="00292762"/>
    <w:rsid w:val="002A20C1"/>
    <w:rsid w:val="002C6880"/>
    <w:rsid w:val="003B0726"/>
    <w:rsid w:val="00443FA9"/>
    <w:rsid w:val="004A259F"/>
    <w:rsid w:val="005E48CB"/>
    <w:rsid w:val="00674BF0"/>
    <w:rsid w:val="00677B90"/>
    <w:rsid w:val="00694E63"/>
    <w:rsid w:val="006F1C2D"/>
    <w:rsid w:val="00796251"/>
    <w:rsid w:val="00875E83"/>
    <w:rsid w:val="00886833"/>
    <w:rsid w:val="009337CB"/>
    <w:rsid w:val="009430C9"/>
    <w:rsid w:val="00A8494F"/>
    <w:rsid w:val="00AB1EDF"/>
    <w:rsid w:val="00B0374C"/>
    <w:rsid w:val="00BB2747"/>
    <w:rsid w:val="00C62C6B"/>
    <w:rsid w:val="00D9784C"/>
    <w:rsid w:val="00DF77E8"/>
    <w:rsid w:val="00EB76BC"/>
    <w:rsid w:val="00F26689"/>
    <w:rsid w:val="00F41C3B"/>
    <w:rsid w:val="00F635E6"/>
    <w:rsid w:val="00F977F1"/>
    <w:rsid w:val="00FB3432"/>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7996BD7"/>
  <w15:chartTrackingRefBased/>
  <w15:docId w15:val="{CDB606C2-921C-C647-B3DC-5E883E37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45:00Z">
        <w:pPr/>
      </w:pPrChange>
    </w:pPr>
    <w:rPr>
      <w:rFonts w:cs="Times New Roman"/>
      <w:kern w:val="0"/>
      <w:lang w:val="en-GB"/>
      <w14:ligatures w14:val="none"/>
      <w:rPrChange w:id="0" w:author="NAZ, Mamoona (OLDHAM MEDICAL SERVICES)" w:date="2026-09-22T12:45:00Z">
        <w:rPr>
          <w:rFonts w:asciiTheme="minorHAnsi" w:eastAsiaTheme="minorHAnsi" w:hAnsiTheme="minorHAnsi" w:cstheme="minorBidi"/>
          <w:kern w:val="2"/>
          <w:sz w:val="24"/>
          <w:szCs w:val="24"/>
          <w:lang w:val="en-GB" w:eastAsia="en-US" w:bidi="ar-SA"/>
          <w14:ligatures w14:val="standardContextual"/>
        </w:rPr>
      </w:rPrChange>
    </w:rPr>
  </w:style>
  <w:style w:type="paragraph" w:styleId="Heading1">
    <w:name w:val="heading 1"/>
    <w:basedOn w:val="Normal"/>
    <w:next w:val="Normal"/>
    <w:link w:val="Heading1Char"/>
    <w:uiPriority w:val="9"/>
    <w:qFormat/>
    <w:rsid w:val="00886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8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8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8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83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8683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8683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8683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8683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8683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8683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8683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8683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868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3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868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3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86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833"/>
    <w:rPr>
      <w:i/>
      <w:iCs/>
      <w:color w:val="404040" w:themeColor="text1" w:themeTint="BF"/>
      <w:lang w:val="en-GB"/>
    </w:rPr>
  </w:style>
  <w:style w:type="paragraph" w:styleId="ListParagraph">
    <w:name w:val="List Paragraph"/>
    <w:basedOn w:val="Normal"/>
    <w:uiPriority w:val="34"/>
    <w:qFormat/>
    <w:rsid w:val="00886833"/>
    <w:pPr>
      <w:ind w:left="720"/>
      <w:contextualSpacing/>
    </w:pPr>
  </w:style>
  <w:style w:type="character" w:styleId="IntenseEmphasis">
    <w:name w:val="Intense Emphasis"/>
    <w:basedOn w:val="DefaultParagraphFont"/>
    <w:uiPriority w:val="21"/>
    <w:qFormat/>
    <w:rsid w:val="00886833"/>
    <w:rPr>
      <w:i/>
      <w:iCs/>
      <w:color w:val="0F4761" w:themeColor="accent1" w:themeShade="BF"/>
    </w:rPr>
  </w:style>
  <w:style w:type="paragraph" w:styleId="IntenseQuote">
    <w:name w:val="Intense Quote"/>
    <w:basedOn w:val="Normal"/>
    <w:next w:val="Normal"/>
    <w:link w:val="IntenseQuoteChar"/>
    <w:uiPriority w:val="30"/>
    <w:qFormat/>
    <w:rsid w:val="00886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833"/>
    <w:rPr>
      <w:i/>
      <w:iCs/>
      <w:color w:val="0F4761" w:themeColor="accent1" w:themeShade="BF"/>
      <w:lang w:val="en-GB"/>
    </w:rPr>
  </w:style>
  <w:style w:type="character" w:styleId="IntenseReference">
    <w:name w:val="Intense Reference"/>
    <w:basedOn w:val="DefaultParagraphFont"/>
    <w:uiPriority w:val="32"/>
    <w:qFormat/>
    <w:rsid w:val="00886833"/>
    <w:rPr>
      <w:b/>
      <w:bCs/>
      <w:smallCaps/>
      <w:color w:val="0F4761" w:themeColor="accent1" w:themeShade="BF"/>
      <w:spacing w:val="5"/>
    </w:rPr>
  </w:style>
  <w:style w:type="character" w:styleId="Hyperlink">
    <w:name w:val="Hyperlink"/>
    <w:basedOn w:val="DefaultParagraphFont"/>
    <w:uiPriority w:val="99"/>
    <w:unhideWhenUsed/>
    <w:rsid w:val="00886833"/>
    <w:rPr>
      <w:color w:val="467886" w:themeColor="hyperlink"/>
      <w:u w:val="single"/>
    </w:rPr>
  </w:style>
  <w:style w:type="character" w:styleId="UnresolvedMention">
    <w:name w:val="Unresolved Mention"/>
    <w:basedOn w:val="DefaultParagraphFont"/>
    <w:uiPriority w:val="99"/>
    <w:semiHidden/>
    <w:unhideWhenUsed/>
    <w:rsid w:val="00886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145192">
      <w:bodyDiv w:val="1"/>
      <w:marLeft w:val="0"/>
      <w:marRight w:val="0"/>
      <w:marTop w:val="0"/>
      <w:marBottom w:val="0"/>
      <w:divBdr>
        <w:top w:val="none" w:sz="0" w:space="0" w:color="auto"/>
        <w:left w:val="none" w:sz="0" w:space="0" w:color="auto"/>
        <w:bottom w:val="none" w:sz="0" w:space="0" w:color="auto"/>
        <w:right w:val="none" w:sz="0" w:space="0" w:color="auto"/>
      </w:divBdr>
      <w:divsChild>
        <w:div w:id="2088842452">
          <w:marLeft w:val="0"/>
          <w:marRight w:val="0"/>
          <w:marTop w:val="0"/>
          <w:marBottom w:val="0"/>
          <w:divBdr>
            <w:top w:val="none" w:sz="0" w:space="0" w:color="auto"/>
            <w:left w:val="none" w:sz="0" w:space="0" w:color="auto"/>
            <w:bottom w:val="none" w:sz="0" w:space="0" w:color="auto"/>
            <w:right w:val="none" w:sz="0" w:space="0" w:color="auto"/>
          </w:divBdr>
          <w:divsChild>
            <w:div w:id="362485698">
              <w:marLeft w:val="0"/>
              <w:marRight w:val="0"/>
              <w:marTop w:val="0"/>
              <w:marBottom w:val="0"/>
              <w:divBdr>
                <w:top w:val="none" w:sz="0" w:space="0" w:color="auto"/>
                <w:left w:val="none" w:sz="0" w:space="0" w:color="auto"/>
                <w:bottom w:val="none" w:sz="0" w:space="0" w:color="auto"/>
                <w:right w:val="none" w:sz="0" w:space="0" w:color="auto"/>
              </w:divBdr>
              <w:divsChild>
                <w:div w:id="1391079758">
                  <w:marLeft w:val="0"/>
                  <w:marRight w:val="0"/>
                  <w:marTop w:val="0"/>
                  <w:marBottom w:val="0"/>
                  <w:divBdr>
                    <w:top w:val="none" w:sz="0" w:space="0" w:color="auto"/>
                    <w:left w:val="none" w:sz="0" w:space="0" w:color="auto"/>
                    <w:bottom w:val="none" w:sz="0" w:space="0" w:color="auto"/>
                    <w:right w:val="none" w:sz="0" w:space="0" w:color="auto"/>
                  </w:divBdr>
                </w:div>
                <w:div w:id="379207943">
                  <w:marLeft w:val="0"/>
                  <w:marRight w:val="0"/>
                  <w:marTop w:val="0"/>
                  <w:marBottom w:val="0"/>
                  <w:divBdr>
                    <w:top w:val="none" w:sz="0" w:space="0" w:color="auto"/>
                    <w:left w:val="none" w:sz="0" w:space="0" w:color="auto"/>
                    <w:bottom w:val="none" w:sz="0" w:space="0" w:color="auto"/>
                    <w:right w:val="none" w:sz="0" w:space="0" w:color="auto"/>
                  </w:divBdr>
                </w:div>
                <w:div w:id="1225723841">
                  <w:marLeft w:val="0"/>
                  <w:marRight w:val="0"/>
                  <w:marTop w:val="0"/>
                  <w:marBottom w:val="0"/>
                  <w:divBdr>
                    <w:top w:val="none" w:sz="0" w:space="0" w:color="auto"/>
                    <w:left w:val="none" w:sz="0" w:space="0" w:color="auto"/>
                    <w:bottom w:val="none" w:sz="0" w:space="0" w:color="auto"/>
                    <w:right w:val="none" w:sz="0" w:space="0" w:color="auto"/>
                  </w:divBdr>
                </w:div>
                <w:div w:id="2052226859">
                  <w:marLeft w:val="0"/>
                  <w:marRight w:val="0"/>
                  <w:marTop w:val="0"/>
                  <w:marBottom w:val="0"/>
                  <w:divBdr>
                    <w:top w:val="none" w:sz="0" w:space="0" w:color="auto"/>
                    <w:left w:val="none" w:sz="0" w:space="0" w:color="auto"/>
                    <w:bottom w:val="none" w:sz="0" w:space="0" w:color="auto"/>
                    <w:right w:val="none" w:sz="0" w:space="0" w:color="auto"/>
                  </w:divBdr>
                </w:div>
                <w:div w:id="1085490140">
                  <w:marLeft w:val="0"/>
                  <w:marRight w:val="0"/>
                  <w:marTop w:val="0"/>
                  <w:marBottom w:val="0"/>
                  <w:divBdr>
                    <w:top w:val="none" w:sz="0" w:space="0" w:color="auto"/>
                    <w:left w:val="none" w:sz="0" w:space="0" w:color="auto"/>
                    <w:bottom w:val="none" w:sz="0" w:space="0" w:color="auto"/>
                    <w:right w:val="none" w:sz="0" w:space="0" w:color="auto"/>
                  </w:divBdr>
                </w:div>
                <w:div w:id="1629625090">
                  <w:marLeft w:val="0"/>
                  <w:marRight w:val="0"/>
                  <w:marTop w:val="0"/>
                  <w:marBottom w:val="0"/>
                  <w:divBdr>
                    <w:top w:val="none" w:sz="0" w:space="0" w:color="auto"/>
                    <w:left w:val="none" w:sz="0" w:space="0" w:color="auto"/>
                    <w:bottom w:val="none" w:sz="0" w:space="0" w:color="auto"/>
                    <w:right w:val="none" w:sz="0" w:space="0" w:color="auto"/>
                  </w:divBdr>
                </w:div>
                <w:div w:id="596181506">
                  <w:marLeft w:val="-690"/>
                  <w:marRight w:val="0"/>
                  <w:marTop w:val="45"/>
                  <w:marBottom w:val="0"/>
                  <w:divBdr>
                    <w:top w:val="none" w:sz="0" w:space="0" w:color="auto"/>
                    <w:left w:val="none" w:sz="0" w:space="0" w:color="auto"/>
                    <w:bottom w:val="none" w:sz="0" w:space="0" w:color="auto"/>
                    <w:right w:val="none" w:sz="0" w:space="0" w:color="auto"/>
                  </w:divBdr>
                </w:div>
              </w:divsChild>
            </w:div>
          </w:divsChild>
        </w:div>
        <w:div w:id="150146763">
          <w:marLeft w:val="0"/>
          <w:marRight w:val="0"/>
          <w:marTop w:val="0"/>
          <w:marBottom w:val="0"/>
          <w:divBdr>
            <w:top w:val="none" w:sz="0" w:space="0" w:color="auto"/>
            <w:left w:val="none" w:sz="0" w:space="0" w:color="auto"/>
            <w:bottom w:val="none" w:sz="0" w:space="0" w:color="auto"/>
            <w:right w:val="none" w:sz="0" w:space="0" w:color="auto"/>
          </w:divBdr>
          <w:divsChild>
            <w:div w:id="1453473433">
              <w:marLeft w:val="0"/>
              <w:marRight w:val="0"/>
              <w:marTop w:val="0"/>
              <w:marBottom w:val="0"/>
              <w:divBdr>
                <w:top w:val="none" w:sz="0" w:space="0" w:color="auto"/>
                <w:left w:val="none" w:sz="0" w:space="0" w:color="auto"/>
                <w:bottom w:val="none" w:sz="0" w:space="0" w:color="auto"/>
                <w:right w:val="none" w:sz="0" w:space="0" w:color="auto"/>
              </w:divBdr>
              <w:divsChild>
                <w:div w:id="7660054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79264072">
          <w:marLeft w:val="0"/>
          <w:marRight w:val="0"/>
          <w:marTop w:val="0"/>
          <w:marBottom w:val="0"/>
          <w:divBdr>
            <w:top w:val="none" w:sz="0" w:space="0" w:color="auto"/>
            <w:left w:val="none" w:sz="0" w:space="0" w:color="auto"/>
            <w:bottom w:val="none" w:sz="0" w:space="0" w:color="auto"/>
            <w:right w:val="none" w:sz="0" w:space="0" w:color="auto"/>
          </w:divBdr>
          <w:divsChild>
            <w:div w:id="116607762">
              <w:marLeft w:val="0"/>
              <w:marRight w:val="0"/>
              <w:marTop w:val="0"/>
              <w:marBottom w:val="0"/>
              <w:divBdr>
                <w:top w:val="none" w:sz="0" w:space="0" w:color="auto"/>
                <w:left w:val="none" w:sz="0" w:space="0" w:color="auto"/>
                <w:bottom w:val="none" w:sz="0" w:space="0" w:color="auto"/>
                <w:right w:val="none" w:sz="0" w:space="0" w:color="auto"/>
              </w:divBdr>
            </w:div>
            <w:div w:id="73823523">
              <w:marLeft w:val="0"/>
              <w:marRight w:val="0"/>
              <w:marTop w:val="0"/>
              <w:marBottom w:val="0"/>
              <w:divBdr>
                <w:top w:val="none" w:sz="0" w:space="0" w:color="auto"/>
                <w:left w:val="none" w:sz="0" w:space="0" w:color="auto"/>
                <w:bottom w:val="none" w:sz="0" w:space="0" w:color="auto"/>
                <w:right w:val="none" w:sz="0" w:space="0" w:color="auto"/>
              </w:divBdr>
            </w:div>
            <w:div w:id="1663587382">
              <w:marLeft w:val="0"/>
              <w:marRight w:val="0"/>
              <w:marTop w:val="0"/>
              <w:marBottom w:val="0"/>
              <w:divBdr>
                <w:top w:val="none" w:sz="0" w:space="0" w:color="auto"/>
                <w:left w:val="none" w:sz="0" w:space="0" w:color="auto"/>
                <w:bottom w:val="none" w:sz="0" w:space="0" w:color="auto"/>
                <w:right w:val="none" w:sz="0" w:space="0" w:color="auto"/>
              </w:divBdr>
            </w:div>
            <w:div w:id="1163348632">
              <w:marLeft w:val="0"/>
              <w:marRight w:val="0"/>
              <w:marTop w:val="0"/>
              <w:marBottom w:val="0"/>
              <w:divBdr>
                <w:top w:val="none" w:sz="0" w:space="0" w:color="auto"/>
                <w:left w:val="none" w:sz="0" w:space="0" w:color="auto"/>
                <w:bottom w:val="none" w:sz="0" w:space="0" w:color="auto"/>
                <w:right w:val="none" w:sz="0" w:space="0" w:color="auto"/>
              </w:divBdr>
            </w:div>
            <w:div w:id="12788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Lupini</dc:creator>
  <cp:keywords/>
  <dc:description/>
  <cp:lastModifiedBy>Arthur Souza Rodrigues</cp:lastModifiedBy>
  <cp:revision>1</cp:revision>
  <dcterms:created xsi:type="dcterms:W3CDTF">2024-11-07T09:26:00Z</dcterms:created>
  <dcterms:modified xsi:type="dcterms:W3CDTF">2026-09-22T16:45:00Z</dcterms:modified>
</cp:coreProperties>
</file>