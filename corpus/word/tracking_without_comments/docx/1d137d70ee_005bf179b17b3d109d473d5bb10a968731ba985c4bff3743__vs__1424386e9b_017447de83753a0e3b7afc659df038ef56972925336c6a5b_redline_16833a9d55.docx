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35F4E" w14:textId="77777777" w:rsidR="00B345B1" w:rsidRDefault="002931E1">
      <w:pPr>
        <w:rPr>
          <w:del w:id="0" w:author="Comparison" w:date="2026-09-22T12:32:00Z" w16du:dateUtc="2026-09-22T16:32:00Z"/>
        </w:rPr>
      </w:pPr>
      <w:bookmarkStart w:id="1" w:name="_Toc0"/>
      <w:ins w:id="2" w:author="Comparison" w:date="2026-09-22T12:32:00Z" w16du:dateUtc="2026-09-22T16:3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3" w:author="Comparison" w:date="2026-09-22T12:32:00Z" w16du:dateUtc="2026-09-22T16:32:00Z">
        <w:r>
          <w:delText>samedi 31 mars 2018 Samedi Saint</w:delText>
        </w:r>
        <w:bookmarkEnd w:id="1"/>
      </w:del>
    </w:p>
    <w:p w14:paraId="695C0455" w14:textId="77777777" w:rsidR="00B345B1" w:rsidRDefault="002931E1">
      <w:pPr>
        <w:rPr>
          <w:del w:id="4" w:author="Comparison" w:date="2026-09-22T12:32:00Z" w16du:dateUtc="2026-09-22T16:32:00Z"/>
        </w:rPr>
      </w:pPr>
      <w:bookmarkStart w:id="5" w:name="_Toc1"/>
      <w:del w:id="6" w:author="Comparison" w:date="2026-09-22T12:32:00Z" w16du:dateUtc="2026-09-22T16:32:00Z">
        <w:r>
          <w:delText>Le Samedi saint, l'Église demeure auprès du tombeau dans le silence</w:delText>
        </w:r>
        <w:bookmarkEnd w:id="5"/>
      </w:del>
    </w:p>
    <w:p w14:paraId="0A1F1849" w14:textId="77777777" w:rsidR="00B345B1" w:rsidRDefault="002931E1">
      <w:bookmarkStart w:id="7" w:name="_Toc2"/>
      <w:del w:id="8" w:author="Comparison" w:date="2026-09-22T12:32:00Z" w16du:dateUtc="2026-09-22T16:32:00Z">
        <w:r>
          <w:delText>Pour la veillée pascale, voir au Dimanche de Pâques</w:delText>
        </w:r>
      </w:del>
      <w:bookmarkEnd w:id="7"/>
    </w:p>
    <w:sectPr w:rsidR="00B345B1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B517D" w14:textId="77777777" w:rsidR="002931E1" w:rsidRDefault="002931E1" w:rsidP="00C22984">
      <w:pPr>
        <w:spacing w:after="0" w:line="240" w:lineRule="auto"/>
      </w:pPr>
      <w:r>
        <w:separator/>
      </w:r>
    </w:p>
  </w:endnote>
  <w:endnote w:type="continuationSeparator" w:id="0">
    <w:p w14:paraId="0878B2F6" w14:textId="77777777" w:rsidR="002931E1" w:rsidRDefault="002931E1" w:rsidP="00C22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1ECA22" w14:textId="77777777" w:rsidR="00C22984" w:rsidRDefault="00C22984">
    <w:pPr>
      <w:pStyle w:val="Heading1"/>
      <w:pPrChange w:id="17" w:author="Comparison" w:date="2026-09-22T12:32:00Z" w16du:dateUtc="2026-09-22T16:3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6657D6" w14:textId="77777777" w:rsidR="002931E1" w:rsidRDefault="002931E1" w:rsidP="00C22984">
      <w:pPr>
        <w:spacing w:after="0" w:line="240" w:lineRule="auto"/>
      </w:pPr>
      <w:r>
        <w:separator/>
      </w:r>
    </w:p>
  </w:footnote>
  <w:footnote w:type="continuationSeparator" w:id="0">
    <w:p w14:paraId="41A3CB86" w14:textId="77777777" w:rsidR="002931E1" w:rsidRDefault="002931E1" w:rsidP="00C22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C20BBC" w14:paraId="0396FD54" w14:textId="77777777">
      <w:tblPrEx>
        <w:tblCellMar>
          <w:top w:w="0" w:type="dxa"/>
          <w:bottom w:w="0" w:type="dxa"/>
        </w:tblCellMar>
      </w:tblPrEx>
      <w:trPr>
        <w:ins w:id="9" w:author="Comparison" w:date="2026-09-22T12:32:00Z" w16du:dateUtc="2026-09-22T16:3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54DF49DF" w14:textId="77777777" w:rsidR="00C20BBC" w:rsidRDefault="002931E1">
          <w:pPr>
            <w:rPr>
              <w:ins w:id="10" w:author="Comparison" w:date="2026-09-22T12:32:00Z" w16du:dateUtc="2026-09-22T16:32:00Z"/>
            </w:rPr>
          </w:pPr>
          <w:ins w:id="11" w:author="Comparison" w:date="2026-09-22T12:32:00Z" w16du:dateUtc="2026-09-22T16:32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521D5FE" w14:textId="77777777" w:rsidR="00C20BBC" w:rsidRDefault="002931E1">
          <w:pPr>
            <w:jc w:val="center"/>
            <w:rPr>
              <w:ins w:id="12" w:author="Comparison" w:date="2026-09-22T12:32:00Z" w16du:dateUtc="2026-09-22T16:32:00Z"/>
            </w:rPr>
          </w:pPr>
          <w:ins w:id="13" w:author="Comparison" w:date="2026-09-22T12:32:00Z" w16du:dateUtc="2026-09-22T16:3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E1B2CEA" w14:textId="77777777" w:rsidR="00C20BBC" w:rsidRDefault="002931E1">
          <w:pPr>
            <w:jc w:val="right"/>
            <w:rPr>
              <w:ins w:id="14" w:author="Comparison" w:date="2026-09-22T12:32:00Z" w16du:dateUtc="2026-09-22T16:32:00Z"/>
            </w:rPr>
          </w:pPr>
          <w:ins w:id="15" w:author="Comparison" w:date="2026-09-22T12:32:00Z" w16du:dateUtc="2026-09-22T16:32:00Z">
            <w:r>
              <w:rPr>
                <w:color w:val="000000"/>
              </w:rPr>
              <w:t>07.12.2025</w:t>
            </w:r>
          </w:ins>
        </w:p>
      </w:tc>
    </w:tr>
  </w:tbl>
  <w:p w14:paraId="3A97EFDD" w14:textId="77777777" w:rsidR="00C22984" w:rsidRDefault="00C22984">
    <w:pPr>
      <w:pStyle w:val="Header"/>
      <w:rPr>
        <w:del w:id="16" w:author="Comparison" w:date="2026-09-22T12:32:00Z" w16du:dateUtc="2026-09-22T16:32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5B1"/>
    <w:rsid w:val="002931E1"/>
    <w:rsid w:val="00875E83"/>
    <w:rsid w:val="00B345B1"/>
    <w:rsid w:val="00C20BBC"/>
    <w:rsid w:val="00C22984"/>
    <w:rsid w:val="00C61DF4"/>
    <w:rsid w:val="00F2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22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984"/>
  </w:style>
  <w:style w:type="paragraph" w:styleId="Footer">
    <w:name w:val="footer"/>
    <w:basedOn w:val="Normal"/>
    <w:link w:val="FooterChar"/>
    <w:uiPriority w:val="99"/>
    <w:unhideWhenUsed/>
    <w:rsid w:val="00C22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4420</Characters>
  <Application>Microsoft Office Word</Application>
  <DocSecurity>0</DocSecurity>
  <Lines>36</Lines>
  <Paragraphs>10</Paragraphs>
  <ScaleCrop>false</ScaleCrop>
  <Manager/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2025-02-12T07:45:00Z</dcterms:created>
  <dcterms:modified xsi:type="dcterms:W3CDTF">2026-09-22T16:32:00Z</dcterms:modified>
  <cp:category/>
</cp:coreProperties>
</file>