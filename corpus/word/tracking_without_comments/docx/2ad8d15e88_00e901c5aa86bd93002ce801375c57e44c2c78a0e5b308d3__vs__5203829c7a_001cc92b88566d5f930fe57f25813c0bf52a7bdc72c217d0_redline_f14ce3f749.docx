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1459B" w14:textId="77777777" w:rsidR="002E5199" w:rsidRDefault="002E5199" w:rsidP="009700EB">
      <w:pPr>
        <w:pStyle w:val="Default"/>
        <w:rPr>
          <w:ins w:id="9" w:author="uzivatel" w:date="2026-09-22T12:51:00Z" w16du:dateUtc="2026-09-22T16:51:00Z"/>
          <w:b/>
          <w:bCs/>
          <w:sz w:val="22"/>
          <w:szCs w:val="22"/>
          <w:u w:val="single"/>
        </w:rPr>
      </w:pPr>
    </w:p>
    <w:p w14:paraId="2E6806E1" w14:textId="77777777" w:rsidR="002E5199" w:rsidRDefault="002E5199" w:rsidP="002E5199">
      <w:pPr>
        <w:pStyle w:val="Heading4"/>
        <w:jc w:val="center"/>
        <w:rPr>
          <w:ins w:id="10" w:author="uzivatel" w:date="2026-09-22T12:51:00Z" w16du:dateUtc="2026-09-22T16:51:00Z"/>
          <w:sz w:val="34"/>
        </w:rPr>
      </w:pPr>
      <w:ins w:id="11" w:author="uzivatel" w:date="2026-09-22T12:51:00Z" w16du:dateUtc="2026-09-22T16:51:00Z">
        <w:r>
          <w:rPr>
            <w:sz w:val="34"/>
          </w:rPr>
          <w:t>Základní škola Rumburk, U Nemocnice 1132/5, okres Děčín, p. o.</w:t>
        </w:r>
      </w:ins>
    </w:p>
    <w:p w14:paraId="67DCA8B9" w14:textId="77777777" w:rsidR="002E5199" w:rsidRDefault="002E5199" w:rsidP="002E5199">
      <w:pPr>
        <w:rPr>
          <w:ins w:id="12" w:author="uzivatel" w:date="2026-09-22T12:51:00Z" w16du:dateUtc="2026-09-22T16:51:00Z"/>
          <w:sz w:val="16"/>
        </w:rPr>
      </w:pPr>
      <w:ins w:id="13" w:author="uzivatel" w:date="2026-09-22T12:51:00Z" w16du:dateUtc="2026-09-22T16:5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741A9E2" w14:textId="77777777" w:rsidR="00067C1B" w:rsidRDefault="00067C1B" w:rsidP="002E5199">
      <w:pPr>
        <w:pStyle w:val="Default"/>
        <w:jc w:val="center"/>
        <w:rPr>
          <w:ins w:id="14" w:author="uzivatel" w:date="2026-09-22T12:51:00Z" w16du:dateUtc="2026-09-22T16:51:00Z"/>
        </w:rPr>
      </w:pPr>
    </w:p>
    <w:p w14:paraId="4D1F136D" w14:textId="77777777" w:rsidR="009700EB" w:rsidRPr="00AF69EB" w:rsidRDefault="009700EB" w:rsidP="002E5199">
      <w:pPr>
        <w:pStyle w:val="Default"/>
        <w:jc w:val="center"/>
        <w:rPr>
          <w:ins w:id="15" w:author="uzivatel" w:date="2026-09-22T12:51:00Z" w16du:dateUtc="2026-09-22T16:51:00Z"/>
          <w:b/>
          <w:bCs/>
          <w:sz w:val="22"/>
          <w:szCs w:val="22"/>
          <w:u w:val="single"/>
        </w:rPr>
      </w:pPr>
      <w:ins w:id="16" w:author="uzivatel" w:date="2026-09-22T12:51:00Z" w16du:dateUtc="2026-09-22T16:5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C390BA6" w14:textId="77777777" w:rsidR="009D457F" w:rsidRDefault="009D457F" w:rsidP="009700EB">
      <w:pPr>
        <w:pStyle w:val="Default"/>
        <w:rPr>
          <w:ins w:id="17" w:author="uzivatel" w:date="2026-09-22T12:51:00Z" w16du:dateUtc="2026-09-22T16:51:00Z"/>
          <w:b/>
          <w:bCs/>
          <w:sz w:val="22"/>
          <w:szCs w:val="22"/>
        </w:rPr>
      </w:pPr>
    </w:p>
    <w:p w14:paraId="7380AAFB" w14:textId="77777777" w:rsidR="009700EB" w:rsidRDefault="009700EB" w:rsidP="009700EB">
      <w:pPr>
        <w:pStyle w:val="Default"/>
        <w:rPr>
          <w:ins w:id="18" w:author="uzivatel" w:date="2026-09-22T12:51:00Z" w16du:dateUtc="2026-09-22T16:51:00Z"/>
          <w:rFonts w:ascii="Roboto" w:hAnsi="Roboto"/>
        </w:rPr>
      </w:pPr>
      <w:ins w:id="19" w:author="uzivatel" w:date="2026-09-22T12:51:00Z" w16du:dateUtc="2026-09-22T16:5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A2C4A8F" w14:textId="77777777" w:rsidR="004714D6" w:rsidRDefault="003A4848" w:rsidP="003A4848">
      <w:pPr>
        <w:pStyle w:val="Default"/>
        <w:numPr>
          <w:ilvl w:val="0"/>
          <w:numId w:val="24"/>
        </w:numPr>
        <w:rPr>
          <w:ins w:id="20" w:author="uzivatel" w:date="2026-09-22T12:51:00Z" w16du:dateUtc="2026-09-22T16:51:00Z"/>
          <w:rFonts w:ascii="Roboto" w:hAnsi="Roboto"/>
        </w:rPr>
      </w:pPr>
      <w:ins w:id="21" w:author="uzivatel" w:date="2026-09-22T12:51:00Z" w16du:dateUtc="2026-09-22T16:5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0350EAB" w14:textId="77777777" w:rsidR="003A4848" w:rsidRPr="004714D6" w:rsidRDefault="003A4848" w:rsidP="003A4848">
      <w:pPr>
        <w:pStyle w:val="Default"/>
        <w:numPr>
          <w:ilvl w:val="0"/>
          <w:numId w:val="24"/>
        </w:numPr>
        <w:rPr>
          <w:ins w:id="22" w:author="uzivatel" w:date="2026-09-22T12:51:00Z" w16du:dateUtc="2026-09-22T16:51:00Z"/>
          <w:rFonts w:ascii="Roboto" w:hAnsi="Roboto"/>
        </w:rPr>
      </w:pPr>
      <w:ins w:id="23" w:author="uzivatel" w:date="2026-09-22T12:51:00Z" w16du:dateUtc="2026-09-22T16:5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E806AE0" w14:textId="77777777" w:rsidR="003A4848" w:rsidRDefault="003A4848" w:rsidP="003A4848">
      <w:pPr>
        <w:pStyle w:val="Default"/>
        <w:numPr>
          <w:ilvl w:val="0"/>
          <w:numId w:val="24"/>
        </w:numPr>
        <w:rPr>
          <w:ins w:id="24" w:author="uzivatel" w:date="2026-09-22T12:51:00Z" w16du:dateUtc="2026-09-22T16:51:00Z"/>
          <w:rFonts w:ascii="Roboto" w:hAnsi="Roboto"/>
        </w:rPr>
      </w:pPr>
      <w:ins w:id="25" w:author="uzivatel" w:date="2026-09-22T12:51:00Z" w16du:dateUtc="2026-09-22T16:5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F90C20E" w14:textId="77777777" w:rsidR="003A4848" w:rsidRDefault="003A4848" w:rsidP="003A4848">
      <w:pPr>
        <w:pStyle w:val="Default"/>
        <w:numPr>
          <w:ilvl w:val="0"/>
          <w:numId w:val="24"/>
        </w:numPr>
        <w:rPr>
          <w:ins w:id="26" w:author="uzivatel" w:date="2026-09-22T12:51:00Z" w16du:dateUtc="2026-09-22T16:51:00Z"/>
          <w:rFonts w:ascii="Roboto" w:hAnsi="Roboto"/>
        </w:rPr>
      </w:pPr>
      <w:ins w:id="27" w:author="uzivatel" w:date="2026-09-22T12:51:00Z" w16du:dateUtc="2026-09-22T16:5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F718184" w14:textId="77777777" w:rsidR="003A4848" w:rsidRDefault="003A4848" w:rsidP="003A4848">
      <w:pPr>
        <w:pStyle w:val="Default"/>
        <w:numPr>
          <w:ilvl w:val="0"/>
          <w:numId w:val="24"/>
        </w:numPr>
        <w:rPr>
          <w:ins w:id="28" w:author="uzivatel" w:date="2026-09-22T12:51:00Z" w16du:dateUtc="2026-09-22T16:51:00Z"/>
          <w:rFonts w:ascii="Roboto" w:hAnsi="Roboto"/>
        </w:rPr>
      </w:pPr>
      <w:ins w:id="29" w:author="uzivatel" w:date="2026-09-22T12:51:00Z" w16du:dateUtc="2026-09-22T16:5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082562E" w14:textId="77777777" w:rsidR="008F695B" w:rsidRPr="009D457F" w:rsidRDefault="003A4848" w:rsidP="009700EB">
      <w:pPr>
        <w:pStyle w:val="Default"/>
        <w:numPr>
          <w:ilvl w:val="0"/>
          <w:numId w:val="24"/>
        </w:numPr>
        <w:rPr>
          <w:ins w:id="30" w:author="uzivatel" w:date="2026-09-22T12:51:00Z" w16du:dateUtc="2026-09-22T16:51:00Z"/>
          <w:b/>
          <w:bCs/>
          <w:sz w:val="22"/>
          <w:szCs w:val="22"/>
        </w:rPr>
      </w:pPr>
      <w:ins w:id="31" w:author="uzivatel" w:date="2026-09-22T12:51:00Z" w16du:dateUtc="2026-09-22T16:5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3310984" w14:textId="77777777" w:rsidR="009D457F" w:rsidRPr="009D457F" w:rsidRDefault="009D457F" w:rsidP="009D457F">
      <w:pPr>
        <w:pStyle w:val="Default"/>
        <w:ind w:left="720"/>
        <w:rPr>
          <w:ins w:id="32" w:author="uzivatel" w:date="2026-09-22T12:51:00Z" w16du:dateUtc="2026-09-22T16:51:00Z"/>
          <w:b/>
          <w:bCs/>
          <w:sz w:val="22"/>
          <w:szCs w:val="22"/>
        </w:rPr>
      </w:pPr>
    </w:p>
    <w:p w14:paraId="0B46C886" w14:textId="77777777" w:rsidR="0071556C" w:rsidRDefault="0043051E" w:rsidP="009700EB">
      <w:pPr>
        <w:pStyle w:val="Default"/>
        <w:rPr>
          <w:ins w:id="33" w:author="uzivatel" w:date="2026-09-22T12:51:00Z" w16du:dateUtc="2026-09-22T16:51:00Z"/>
          <w:b/>
          <w:bCs/>
          <w:sz w:val="22"/>
          <w:szCs w:val="22"/>
          <w:u w:val="single"/>
        </w:rPr>
      </w:pPr>
      <w:ins w:id="34" w:author="uzivatel" w:date="2026-09-22T12:51:00Z" w16du:dateUtc="2026-09-22T16:5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5877FAB" w14:textId="77777777" w:rsidR="002E5199" w:rsidRPr="0043051E" w:rsidRDefault="002E5199" w:rsidP="009700EB">
      <w:pPr>
        <w:pStyle w:val="Default"/>
        <w:rPr>
          <w:ins w:id="35" w:author="uzivatel" w:date="2026-09-22T12:51:00Z" w16du:dateUtc="2026-09-22T16:51:00Z"/>
          <w:b/>
          <w:bCs/>
          <w:sz w:val="22"/>
          <w:szCs w:val="22"/>
          <w:u w:val="single"/>
        </w:rPr>
      </w:pPr>
    </w:p>
    <w:p w14:paraId="2A399C6E" w14:textId="77777777" w:rsidR="00E60474" w:rsidRDefault="00C9043F" w:rsidP="00E2631A">
      <w:pPr>
        <w:pStyle w:val="Default"/>
        <w:rPr>
          <w:ins w:id="36" w:author="uzivatel" w:date="2026-09-22T12:51:00Z" w16du:dateUtc="2026-09-22T16:51:00Z"/>
          <w:rFonts w:ascii="Roboto" w:hAnsi="Roboto"/>
        </w:rPr>
      </w:pPr>
      <w:ins w:id="37" w:author="uzivatel" w:date="2026-09-22T12:51:00Z" w16du:dateUtc="2026-09-22T16:5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F32DFEE" w14:textId="77777777" w:rsidR="00E2631A" w:rsidRPr="00E2631A" w:rsidRDefault="00E2631A" w:rsidP="00E2631A">
      <w:pPr>
        <w:pStyle w:val="Default"/>
        <w:rPr>
          <w:ins w:id="38" w:author="uzivatel" w:date="2026-09-22T12:51:00Z" w16du:dateUtc="2026-09-22T16:51:00Z"/>
          <w:rFonts w:ascii="Roboto" w:hAnsi="Roboto"/>
        </w:rPr>
      </w:pPr>
    </w:p>
    <w:p w14:paraId="5DC5A199" w14:textId="77777777" w:rsidR="00DF0E9B" w:rsidRPr="00E2631A" w:rsidRDefault="00DF0E9B" w:rsidP="00DF0E9B">
      <w:pPr>
        <w:pStyle w:val="Default"/>
        <w:rPr>
          <w:ins w:id="39" w:author="uzivatel" w:date="2026-09-22T12:51:00Z" w16du:dateUtc="2026-09-22T16:51:00Z"/>
          <w:rFonts w:ascii="Roboto" w:hAnsi="Roboto"/>
          <w:b/>
        </w:rPr>
      </w:pPr>
      <w:ins w:id="40" w:author="uzivatel" w:date="2026-09-22T12:51:00Z" w16du:dateUtc="2026-09-22T16:5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1D55941" w14:textId="77777777" w:rsidR="000C1D5B" w:rsidRDefault="000C1D5B" w:rsidP="00222525">
      <w:pPr>
        <w:pStyle w:val="Default"/>
        <w:rPr>
          <w:ins w:id="41" w:author="uzivatel" w:date="2026-09-22T12:51:00Z" w16du:dateUtc="2026-09-22T16:51:00Z"/>
          <w:b/>
          <w:bCs/>
          <w:sz w:val="22"/>
          <w:szCs w:val="22"/>
          <w:u w:val="single"/>
        </w:rPr>
      </w:pPr>
    </w:p>
    <w:p w14:paraId="70CDD0F3" w14:textId="77777777" w:rsidR="00222525" w:rsidRDefault="00967EDD" w:rsidP="00222525">
      <w:pPr>
        <w:pStyle w:val="Default"/>
        <w:rPr>
          <w:ins w:id="42" w:author="uzivatel" w:date="2026-09-22T12:51:00Z" w16du:dateUtc="2026-09-22T16:51:00Z"/>
          <w:b/>
          <w:bCs/>
          <w:sz w:val="22"/>
          <w:szCs w:val="22"/>
          <w:u w:val="single"/>
        </w:rPr>
      </w:pPr>
      <w:ins w:id="43" w:author="uzivatel" w:date="2026-09-22T12:51:00Z" w16du:dateUtc="2026-09-22T16:5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2D5FF48" w14:textId="77777777" w:rsidR="000C1D5B" w:rsidRDefault="000C1D5B" w:rsidP="00222525">
      <w:pPr>
        <w:pStyle w:val="Default"/>
        <w:rPr>
          <w:ins w:id="44" w:author="uzivatel" w:date="2026-09-22T12:51:00Z" w16du:dateUtc="2026-09-22T16:51:00Z"/>
          <w:b/>
          <w:bCs/>
          <w:sz w:val="22"/>
          <w:szCs w:val="22"/>
          <w:u w:val="single"/>
        </w:rPr>
      </w:pPr>
    </w:p>
    <w:p w14:paraId="06AF2116" w14:textId="77777777" w:rsidR="00393DFA" w:rsidRPr="009E4030" w:rsidRDefault="005F4481" w:rsidP="00222525">
      <w:pPr>
        <w:pStyle w:val="Default"/>
        <w:numPr>
          <w:ilvl w:val="0"/>
          <w:numId w:val="21"/>
        </w:numPr>
        <w:rPr>
          <w:ins w:id="45" w:author="uzivatel" w:date="2026-09-22T12:51:00Z" w16du:dateUtc="2026-09-22T16:51:00Z"/>
          <w:rFonts w:ascii="Roboto" w:hAnsi="Roboto"/>
        </w:rPr>
      </w:pPr>
      <w:ins w:id="46" w:author="uzivatel" w:date="2026-09-22T12:51:00Z" w16du:dateUtc="2026-09-22T16:5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794F7C0" w14:textId="77777777" w:rsidR="005F4481" w:rsidRPr="009E4030" w:rsidRDefault="005F4481" w:rsidP="009E4030">
      <w:pPr>
        <w:pStyle w:val="Default"/>
        <w:numPr>
          <w:ilvl w:val="0"/>
          <w:numId w:val="26"/>
        </w:numPr>
        <w:rPr>
          <w:ins w:id="47" w:author="uzivatel" w:date="2026-09-22T12:51:00Z" w16du:dateUtc="2026-09-22T16:51:00Z"/>
          <w:rFonts w:ascii="Roboto" w:hAnsi="Roboto"/>
        </w:rPr>
      </w:pPr>
      <w:ins w:id="48" w:author="uzivatel" w:date="2026-09-22T12:51:00Z" w16du:dateUtc="2026-09-22T16:5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8F14169" w14:textId="77777777" w:rsidR="00393DFA" w:rsidRPr="009E4030" w:rsidRDefault="00393DFA" w:rsidP="009E4030">
      <w:pPr>
        <w:pStyle w:val="Default"/>
        <w:numPr>
          <w:ilvl w:val="0"/>
          <w:numId w:val="26"/>
        </w:numPr>
        <w:rPr>
          <w:ins w:id="49" w:author="uzivatel" w:date="2026-09-22T12:51:00Z" w16du:dateUtc="2026-09-22T16:51:00Z"/>
          <w:rFonts w:ascii="Roboto" w:hAnsi="Roboto"/>
        </w:rPr>
      </w:pPr>
      <w:ins w:id="50" w:author="uzivatel" w:date="2026-09-22T12:51:00Z" w16du:dateUtc="2026-09-22T16:51:00Z">
        <w:r w:rsidRPr="009E4030">
          <w:rPr>
            <w:rFonts w:ascii="Roboto" w:hAnsi="Roboto"/>
          </w:rPr>
          <w:t>individuální konzultace</w:t>
        </w:r>
      </w:ins>
    </w:p>
    <w:p w14:paraId="5A674FFB" w14:textId="77777777" w:rsidR="00AB7A30" w:rsidRPr="00222525" w:rsidRDefault="00393DFA" w:rsidP="009E4030">
      <w:pPr>
        <w:pStyle w:val="Default"/>
        <w:numPr>
          <w:ilvl w:val="0"/>
          <w:numId w:val="21"/>
        </w:numPr>
        <w:rPr>
          <w:ins w:id="51" w:author="uzivatel" w:date="2026-09-22T12:51:00Z" w16du:dateUtc="2026-09-22T16:51:00Z"/>
          <w:b/>
          <w:bCs/>
          <w:sz w:val="22"/>
          <w:szCs w:val="22"/>
          <w:u w:val="single"/>
        </w:rPr>
      </w:pPr>
      <w:ins w:id="52" w:author="uzivatel" w:date="2026-09-22T12:51:00Z" w16du:dateUtc="2026-09-22T16:5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8742D2B" w14:textId="77777777" w:rsidR="00AB7A30" w:rsidRPr="00ED3AF5" w:rsidRDefault="006B75D9" w:rsidP="009E4030">
      <w:pPr>
        <w:pStyle w:val="Default"/>
        <w:numPr>
          <w:ilvl w:val="0"/>
          <w:numId w:val="21"/>
        </w:numPr>
        <w:rPr>
          <w:ins w:id="53" w:author="uzivatel" w:date="2026-09-22T12:51:00Z" w16du:dateUtc="2026-09-22T16:51:00Z"/>
          <w:rFonts w:ascii="Roboto" w:hAnsi="Roboto"/>
        </w:rPr>
      </w:pPr>
      <w:ins w:id="54" w:author="uzivatel" w:date="2026-09-22T12:51:00Z" w16du:dateUtc="2026-09-22T16:5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BF5B46C" w14:textId="77777777" w:rsidR="000C1D5B" w:rsidRPr="00067C1B" w:rsidRDefault="008E16D0" w:rsidP="009E4030">
      <w:pPr>
        <w:pStyle w:val="Default"/>
        <w:numPr>
          <w:ilvl w:val="0"/>
          <w:numId w:val="21"/>
        </w:numPr>
        <w:rPr>
          <w:ins w:id="55" w:author="uzivatel" w:date="2026-09-22T12:51:00Z" w16du:dateUtc="2026-09-22T16:51:00Z"/>
          <w:rFonts w:ascii="Roboto" w:hAnsi="Roboto"/>
        </w:rPr>
      </w:pPr>
      <w:ins w:id="56" w:author="uzivatel" w:date="2026-09-22T12:51:00Z" w16du:dateUtc="2026-09-22T16:5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C1758FF" w14:textId="77777777" w:rsidR="00F01D59" w:rsidRDefault="00EF2DAF" w:rsidP="009E4030">
      <w:pPr>
        <w:pStyle w:val="Default"/>
        <w:numPr>
          <w:ilvl w:val="0"/>
          <w:numId w:val="21"/>
        </w:numPr>
        <w:rPr>
          <w:ins w:id="57" w:author="uzivatel" w:date="2026-09-22T12:51:00Z" w16du:dateUtc="2026-09-22T16:51:00Z"/>
          <w:rFonts w:ascii="Roboto" w:hAnsi="Roboto"/>
        </w:rPr>
      </w:pPr>
      <w:ins w:id="58" w:author="uzivatel" w:date="2026-09-22T12:51:00Z" w16du:dateUtc="2026-09-22T16:5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76BDE63B" w14:textId="77777777" w:rsidR="00E2631A" w:rsidRDefault="00EF2DAF" w:rsidP="009E4030">
      <w:pPr>
        <w:pStyle w:val="Default"/>
        <w:numPr>
          <w:ilvl w:val="0"/>
          <w:numId w:val="21"/>
        </w:numPr>
        <w:rPr>
          <w:ins w:id="59" w:author="uzivatel" w:date="2026-09-22T12:51:00Z" w16du:dateUtc="2026-09-22T16:51:00Z"/>
          <w:rFonts w:ascii="Roboto" w:hAnsi="Roboto"/>
        </w:rPr>
      </w:pPr>
      <w:ins w:id="60" w:author="uzivatel" w:date="2026-09-22T12:51:00Z" w16du:dateUtc="2026-09-22T16:5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E365D17" w14:textId="77777777" w:rsidR="005406F7" w:rsidRPr="00F91991" w:rsidRDefault="005406F7" w:rsidP="005406F7">
      <w:pPr>
        <w:pStyle w:val="Default"/>
        <w:numPr>
          <w:ilvl w:val="0"/>
          <w:numId w:val="21"/>
        </w:numPr>
        <w:rPr>
          <w:ins w:id="61" w:author="uzivatel" w:date="2026-09-22T12:51:00Z" w16du:dateUtc="2026-09-22T16:51:00Z"/>
          <w:rFonts w:ascii="Times New Roman" w:hAnsi="Times New Roman" w:cs="Times New Roman"/>
        </w:rPr>
      </w:pPr>
      <w:ins w:id="62" w:author="uzivatel" w:date="2026-09-22T12:51:00Z" w16du:dateUtc="2026-09-22T16:5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369E3EB5" w14:textId="77777777" w:rsidR="00EF2DAF" w:rsidRPr="00EF2DAF" w:rsidRDefault="005406F7" w:rsidP="009E4030">
      <w:pPr>
        <w:pStyle w:val="Default"/>
        <w:numPr>
          <w:ilvl w:val="0"/>
          <w:numId w:val="21"/>
        </w:numPr>
        <w:rPr>
          <w:ins w:id="63" w:author="uzivatel" w:date="2026-09-22T12:51:00Z" w16du:dateUtc="2026-09-22T16:51:00Z"/>
          <w:rFonts w:ascii="Roboto" w:hAnsi="Roboto"/>
        </w:rPr>
      </w:pPr>
      <w:ins w:id="64" w:author="uzivatel" w:date="2026-09-22T12:51:00Z" w16du:dateUtc="2026-09-22T16:51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FD86943" w14:textId="77777777" w:rsidR="000C1D5B" w:rsidRDefault="000C1D5B" w:rsidP="000C1D5B">
      <w:pPr>
        <w:pStyle w:val="Default"/>
        <w:numPr>
          <w:ilvl w:val="0"/>
          <w:numId w:val="16"/>
        </w:numPr>
        <w:rPr>
          <w:ins w:id="65" w:author="uzivatel" w:date="2026-09-22T12:51:00Z" w16du:dateUtc="2026-09-22T16:51:00Z"/>
          <w:rFonts w:ascii="Roboto" w:hAnsi="Roboto"/>
        </w:rPr>
      </w:pPr>
      <w:ins w:id="66" w:author="uzivatel" w:date="2026-09-22T12:51:00Z" w16du:dateUtc="2026-09-22T16:51:00Z">
        <w:r>
          <w:rPr>
            <w:rFonts w:ascii="Roboto" w:hAnsi="Roboto"/>
          </w:rPr>
          <w:t>žáci si přinesou:</w:t>
        </w:r>
      </w:ins>
    </w:p>
    <w:p w14:paraId="5C4B226E" w14:textId="77777777" w:rsidR="00992F5A" w:rsidRDefault="000C1D5B" w:rsidP="000C1D5B">
      <w:pPr>
        <w:pStyle w:val="Default"/>
        <w:numPr>
          <w:ilvl w:val="0"/>
          <w:numId w:val="22"/>
        </w:numPr>
        <w:rPr>
          <w:ins w:id="67" w:author="uzivatel" w:date="2026-09-22T12:51:00Z" w16du:dateUtc="2026-09-22T16:51:00Z"/>
          <w:rFonts w:ascii="Roboto" w:hAnsi="Roboto"/>
        </w:rPr>
      </w:pPr>
      <w:ins w:id="68" w:author="uzivatel" w:date="2026-09-22T12:51:00Z" w16du:dateUtc="2026-09-22T16:5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974AFCD" w14:textId="77777777" w:rsidR="000C1D5B" w:rsidRPr="00992F5A" w:rsidRDefault="000C1D5B" w:rsidP="000C1D5B">
      <w:pPr>
        <w:pStyle w:val="Default"/>
        <w:numPr>
          <w:ilvl w:val="0"/>
          <w:numId w:val="22"/>
        </w:numPr>
        <w:rPr>
          <w:ins w:id="69" w:author="uzivatel" w:date="2026-09-22T12:51:00Z" w16du:dateUtc="2026-09-22T16:51:00Z"/>
          <w:rFonts w:ascii="Roboto" w:hAnsi="Roboto"/>
        </w:rPr>
      </w:pPr>
      <w:ins w:id="70" w:author="uzivatel" w:date="2026-09-22T12:51:00Z" w16du:dateUtc="2026-09-22T16:5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C891D26" w14:textId="77777777" w:rsidR="000C1D5B" w:rsidRDefault="000C1D5B" w:rsidP="000C1D5B">
      <w:pPr>
        <w:pStyle w:val="Default"/>
        <w:numPr>
          <w:ilvl w:val="0"/>
          <w:numId w:val="22"/>
        </w:numPr>
        <w:rPr>
          <w:ins w:id="71" w:author="uzivatel" w:date="2026-09-22T12:51:00Z" w16du:dateUtc="2026-09-22T16:51:00Z"/>
        </w:rPr>
      </w:pPr>
      <w:ins w:id="72" w:author="uzivatel" w:date="2026-09-22T12:51:00Z" w16du:dateUtc="2026-09-22T16:5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4A3BA73" w14:textId="7E3208D7" w:rsidR="00037B05" w:rsidRPr="00037B05" w:rsidRDefault="00491639" w:rsidP="00037B05">
      <w:pPr>
        <w:pStyle w:val="paragraph"/>
        <w:spacing w:before="0" w:beforeAutospacing="0" w:after="0" w:afterAutospacing="0"/>
        <w:textAlignment w:val="baseline"/>
        <w:rPr>
          <w:del w:id="73" w:author="uzivatel" w:date="2026-09-22T12:51:00Z" w16du:dateUtc="2026-09-22T16:51:00Z"/>
          <w:rFonts w:ascii="Avenir Next LT Pro" w:hAnsi="Avenir Next LT Pro" w:cs="Segoe UI"/>
          <w:b/>
          <w:bCs/>
          <w:color w:val="2F5496"/>
        </w:rPr>
      </w:pPr>
      <w:del w:id="74" w:author="uzivatel" w:date="2026-09-22T12:51:00Z" w16du:dateUtc="2026-09-22T16:51:00Z">
        <w:r w:rsidRPr="00037B05">
          <w:rPr>
            <w:rFonts w:ascii="Avenir Next LT Pro" w:hAnsi="Avenir Next LT Pro"/>
            <w:b/>
            <w:bCs/>
          </w:rPr>
          <w:delText xml:space="preserve">Work Instructions: </w:delText>
        </w:r>
        <w:r w:rsidR="00037B05" w:rsidRPr="00037B05">
          <w:rPr>
            <w:rFonts w:ascii="Avenir Next LT Pro" w:hAnsi="Avenir Next LT Pro"/>
            <w:b/>
            <w:bCs/>
          </w:rPr>
          <w:delText xml:space="preserve">How to </w:delText>
        </w:r>
        <w:r w:rsidR="003B7DBE"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Replace</w:delText>
        </w:r>
        <w:r w:rsidR="00037B05"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 xml:space="preserve"> an Air Cylinder</w:delText>
        </w:r>
        <w:r w:rsidR="00037B05" w:rsidRPr="00037B05">
          <w:rPr>
            <w:rStyle w:val="eop"/>
            <w:rFonts w:ascii="Avenir Next LT Pro" w:hAnsi="Avenir Next LT Pro" w:cs="Calibri"/>
            <w:b/>
            <w:bCs/>
            <w:color w:val="000000"/>
          </w:rPr>
          <w:delText> </w:delText>
        </w:r>
      </w:del>
    </w:p>
    <w:p w14:paraId="18347E69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75" w:author="uzivatel" w:date="2026-09-22T12:51:00Z" w16du:dateUtc="2026-09-22T16:51:00Z"/>
          <w:rFonts w:ascii="Avenir Next LT Pro" w:hAnsi="Avenir Next LT Pro" w:cs="Segoe UI"/>
        </w:rPr>
      </w:pPr>
      <w:del w:id="76" w:author="uzivatel" w:date="2026-09-22T12:51:00Z" w16du:dateUtc="2026-09-22T16:51:00Z">
        <w:r w:rsidRPr="00037B05">
          <w:rPr>
            <w:rStyle w:val="scxw94794337"/>
            <w:rFonts w:ascii="Avenir Next LT Pro" w:hAnsi="Avenir Next LT Pro" w:cs="Calibri"/>
          </w:rPr>
          <w:delText> </w:delText>
        </w:r>
        <w:r w:rsidRPr="00037B05">
          <w:rPr>
            <w:rFonts w:ascii="Avenir Next LT Pro" w:hAnsi="Avenir Next LT Pro" w:cs="Calibri"/>
          </w:rPr>
          <w:br/>
        </w:r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Parts Needed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0E23133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77" w:author="uzivatel" w:date="2026-09-22T12:51:00Z" w16du:dateUtc="2026-09-22T16:51:00Z"/>
          <w:rFonts w:ascii="Avenir Next LT Pro" w:hAnsi="Avenir Next LT Pro" w:cs="Calibri"/>
        </w:rPr>
      </w:pPr>
      <w:del w:id="78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Tire Shine Air Cylinder (P-TB-205)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70864E10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79" w:author="uzivatel" w:date="2026-09-22T12:51:00Z" w16du:dateUtc="2026-09-22T16:51:00Z"/>
          <w:rFonts w:ascii="Avenir Next LT Pro" w:hAnsi="Avenir Next LT Pro" w:cs="Calibri"/>
        </w:rPr>
      </w:pPr>
      <w:del w:id="80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Wrap Retract Air Cylinder (P-M2035)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B6DA22A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81" w:author="uzivatel" w:date="2026-09-22T12:51:00Z" w16du:dateUtc="2026-09-22T16:51:00Z"/>
          <w:rFonts w:ascii="Avenir Next LT Pro" w:hAnsi="Avenir Next LT Pro" w:cs="Calibri"/>
        </w:rPr>
      </w:pPr>
      <w:del w:id="82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Blast Gate Air Cylinder (P-C2008)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7F303E4" w14:textId="77777777" w:rsidR="00037B05" w:rsidRPr="00037B05" w:rsidRDefault="00037B05" w:rsidP="00037B05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del w:id="83" w:author="uzivatel" w:date="2026-09-22T12:51:00Z" w16du:dateUtc="2026-09-22T16:51:00Z"/>
          <w:rFonts w:ascii="Avenir Next LT Pro" w:hAnsi="Avenir Next LT Pro" w:cs="Calibri"/>
        </w:rPr>
      </w:pPr>
      <w:del w:id="84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All-In-One Electric Combo Unit Air Cylinder (P-M2213)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88C90A3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85" w:author="uzivate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70E92B8D" w14:textId="7443CFEC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86" w:author="uzivatel" w:date="2026-09-22T12:51:00Z" w16du:dateUtc="2026-09-22T16:51:00Z"/>
          <w:rFonts w:ascii="Avenir Next LT Pro" w:hAnsi="Avenir Next LT Pro" w:cs="Segoe UI"/>
        </w:rPr>
      </w:pPr>
      <w:del w:id="87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Tools Needed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C38A560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88" w:author="uzivatel" w:date="2026-09-22T12:51:00Z" w16du:dateUtc="2026-09-22T16:51:00Z"/>
          <w:rFonts w:ascii="Avenir Next LT Pro" w:hAnsi="Avenir Next LT Pro" w:cs="Calibri"/>
        </w:rPr>
      </w:pPr>
      <w:del w:id="89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Pliers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642D361B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90" w:author="uzivatel" w:date="2026-09-22T12:51:00Z" w16du:dateUtc="2026-09-22T16:51:00Z"/>
          <w:rFonts w:ascii="Avenir Next LT Pro" w:hAnsi="Avenir Next LT Pro" w:cs="Calibri"/>
        </w:rPr>
      </w:pPr>
      <w:del w:id="91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Hammer 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D2CC19E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92" w:author="uzivate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358188AB" w14:textId="73959973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93" w:author="uzivatel" w:date="2026-09-22T12:51:00Z" w16du:dateUtc="2026-09-22T16:51:00Z"/>
          <w:rFonts w:ascii="Avenir Next LT Pro" w:hAnsi="Avenir Next LT Pro" w:cs="Segoe UI"/>
        </w:rPr>
      </w:pPr>
      <w:del w:id="94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Procedure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564E050" w14:textId="77777777" w:rsidR="00037B05" w:rsidRPr="00037B05" w:rsidRDefault="00037B05" w:rsidP="00037B05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del w:id="95" w:author="uzivatel" w:date="2026-09-22T12:51:00Z" w16du:dateUtc="2026-09-22T16:51:00Z"/>
          <w:rFonts w:ascii="Avenir Next LT Pro" w:hAnsi="Avenir Next LT Pro" w:cs="Calibri"/>
        </w:rPr>
      </w:pPr>
      <w:del w:id="96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Push in a wash stop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9FE2EE2" w14:textId="59E7E919" w:rsidR="00037B05" w:rsidRPr="00037B05" w:rsidRDefault="00037B05" w:rsidP="00037B05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del w:id="97" w:author="uzivatel" w:date="2026-09-22T12:51:00Z" w16du:dateUtc="2026-09-22T16:51:00Z"/>
          <w:rFonts w:ascii="Avenir Next LT Pro" w:hAnsi="Avenir Next LT Pro" w:cs="Calibri"/>
        </w:rPr>
      </w:pPr>
      <w:del w:id="98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Turn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off 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the air going to the air cylinder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 in the POD.</w:delText>
        </w:r>
      </w:del>
    </w:p>
    <w:p w14:paraId="45919829" w14:textId="687EF3CB" w:rsidR="00037B05" w:rsidRPr="00037B05" w:rsidRDefault="00037B05" w:rsidP="00037B05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del w:id="99" w:author="uzivatel" w:date="2026-09-22T12:51:00Z" w16du:dateUtc="2026-09-22T16:51:00Z"/>
          <w:rStyle w:val="normaltextrun"/>
          <w:rFonts w:ascii="Avenir Next LT Pro" w:hAnsi="Avenir Next LT Pro" w:cs="Calibri"/>
        </w:rPr>
      </w:pPr>
      <w:del w:id="100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Disconnect 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both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from the air cylinder.</w:delText>
        </w:r>
      </w:del>
    </w:p>
    <w:p w14:paraId="37597B6E" w14:textId="589EC6D5" w:rsidR="00037B05" w:rsidRPr="00037B05" w:rsidRDefault="00037B05" w:rsidP="00037B05">
      <w:pPr>
        <w:pStyle w:val="paragraph"/>
        <w:numPr>
          <w:ilvl w:val="2"/>
          <w:numId w:val="8"/>
        </w:numPr>
        <w:spacing w:before="0" w:beforeAutospacing="0" w:after="0" w:afterAutospacing="0"/>
        <w:textAlignment w:val="baseline"/>
        <w:rPr>
          <w:del w:id="101" w:author="uzivatel" w:date="2026-09-22T12:51:00Z" w16du:dateUtc="2026-09-22T16:51:00Z"/>
          <w:rFonts w:ascii="Avenir Next LT Pro" w:hAnsi="Avenir Next LT Pro" w:cs="Calibri"/>
        </w:rPr>
      </w:pPr>
      <w:del w:id="102" w:author="uzivate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 xml:space="preserve">Record what airlines go into what port. 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7EE0F0F1" w14:textId="062CB885" w:rsidR="00037B05" w:rsidRPr="00037B05" w:rsidRDefault="00037B05" w:rsidP="00037B0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del w:id="103" w:author="uzivatel" w:date="2026-09-22T12:51:00Z" w16du:dateUtc="2026-09-22T16:51:00Z"/>
          <w:rFonts w:ascii="Avenir Next LT Pro" w:hAnsi="Avenir Next LT Pro" w:cs="Calibri"/>
        </w:rPr>
      </w:pPr>
      <w:del w:id="104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Using a pair of pliers, remove the cotter pins holding the bolts at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both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end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of the air cylinder.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1497B520" w14:textId="77777777" w:rsidR="00037B05" w:rsidRPr="00037B05" w:rsidRDefault="00037B05" w:rsidP="00037B0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del w:id="105" w:author="uzivatel" w:date="2026-09-22T12:51:00Z" w16du:dateUtc="2026-09-22T16:51:00Z"/>
          <w:rStyle w:val="normaltextrun"/>
          <w:rFonts w:ascii="Avenir Next LT Pro" w:hAnsi="Avenir Next LT Pro" w:cs="Calibri"/>
        </w:rPr>
      </w:pPr>
      <w:del w:id="106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Remove the bolts holding the air cylinder in place</w:delText>
        </w:r>
      </w:del>
    </w:p>
    <w:p w14:paraId="1688406B" w14:textId="15159F79" w:rsidR="00037B05" w:rsidRPr="00037B05" w:rsidRDefault="00037B05" w:rsidP="00037B05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del w:id="107" w:author="uzivatel" w:date="2026-09-22T12:51:00Z" w16du:dateUtc="2026-09-22T16:51:00Z"/>
          <w:rFonts w:ascii="Avenir Next LT Pro" w:hAnsi="Avenir Next LT Pro" w:cs="Calibri"/>
        </w:rPr>
      </w:pPr>
      <w:del w:id="108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A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hammer may be necessary to help remove the bolts.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41C0DE2" w14:textId="77777777" w:rsidR="00037B05" w:rsidRPr="00037B05" w:rsidRDefault="00037B05" w:rsidP="00037B0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del w:id="109" w:author="uzivatel" w:date="2026-09-22T12:51:00Z" w16du:dateUtc="2026-09-22T16:51:00Z"/>
          <w:rFonts w:ascii="Avenir Next LT Pro" w:hAnsi="Avenir Next LT Pro" w:cs="Calibri"/>
        </w:rPr>
      </w:pPr>
      <w:del w:id="110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Replace the old air cylinder with a new one.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434D55BE" w14:textId="77777777" w:rsidR="00037B05" w:rsidRPr="00037B05" w:rsidRDefault="00037B05" w:rsidP="00037B05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del w:id="111" w:author="uzivatel" w:date="2026-09-22T12:51:00Z" w16du:dateUtc="2026-09-22T16:51:00Z"/>
          <w:rFonts w:ascii="Avenir Next LT Pro" w:hAnsi="Avenir Next LT Pro" w:cs="Calibri"/>
        </w:rPr>
      </w:pPr>
      <w:del w:id="112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Secure the air cylinder with the bolts and cotter pins.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8DF2E2C" w14:textId="5B76027F" w:rsidR="00037B05" w:rsidRPr="00037B05" w:rsidRDefault="00037B05" w:rsidP="00037B0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del w:id="113" w:author="uzivatel" w:date="2026-09-22T12:51:00Z" w16du:dateUtc="2026-09-22T16:51:00Z"/>
          <w:rFonts w:ascii="Avenir Next LT Pro" w:hAnsi="Avenir Next LT Pro" w:cs="Calibri"/>
        </w:rPr>
      </w:pPr>
      <w:del w:id="114" w:author="uzivate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>R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econnect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both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 xml:space="preserve"> at the correct ports.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EF5448A" w14:textId="77777777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15" w:author="uzivatel" w:date="2026-09-22T12:51:00Z" w16du:dateUtc="2026-09-22T16:51:00Z"/>
          <w:rStyle w:val="normaltextrun"/>
          <w:rFonts w:ascii="Avenir Next LT Pro" w:hAnsi="Avenir Next LT Pro" w:cs="Calibri"/>
        </w:rPr>
      </w:pPr>
      <w:del w:id="116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</w:rPr>
          <w:delText>Turn the air going to the POD back on</w:delText>
        </w:r>
        <w:r>
          <w:rPr>
            <w:rStyle w:val="normaltextrun"/>
            <w:rFonts w:ascii="Avenir Next LT Pro" w:hAnsi="Avenir Next LT Pro" w:cs="Calibri"/>
            <w:color w:val="000000"/>
          </w:rPr>
          <w:delText>.</w:delText>
        </w:r>
      </w:del>
    </w:p>
    <w:p w14:paraId="74FB00C8" w14:textId="0D9BFFA3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17" w:author="uzivatel" w:date="2026-09-22T12:51:00Z" w16du:dateUtc="2026-09-22T16:51:00Z"/>
          <w:rStyle w:val="eop"/>
          <w:rFonts w:ascii="Avenir Next LT Pro" w:hAnsi="Avenir Next LT Pro" w:cs="Calibri"/>
        </w:rPr>
      </w:pPr>
      <w:del w:id="118" w:author="uzivatel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</w:rPr>
          <w:delText>P</w:delText>
        </w:r>
        <w:r w:rsidRPr="00037B05">
          <w:rPr>
            <w:rStyle w:val="normaltextrun"/>
            <w:rFonts w:ascii="Avenir Next LT Pro" w:hAnsi="Avenir Next LT Pro" w:cs="Calibri"/>
            <w:color w:val="000000"/>
          </w:rPr>
          <w:delText>ull out the wash stop.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34AAC916" w14:textId="5CFC896F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19" w:author="uzivatel" w:date="2026-09-22T12:51:00Z" w16du:dateUtc="2026-09-22T16:51:00Z"/>
          <w:rFonts w:ascii="Avenir Next LT Pro" w:hAnsi="Avenir Next LT Pro" w:cs="Calibri"/>
        </w:rPr>
      </w:pPr>
      <w:del w:id="120" w:author="uzivatel" w:date="2026-09-22T12:51:00Z" w16du:dateUtc="2026-09-22T16:51:00Z">
        <w:r>
          <w:rPr>
            <w:rStyle w:val="eop"/>
            <w:rFonts w:ascii="Avenir Next LT Pro" w:hAnsi="Avenir Next LT Pro" w:cs="Calibri"/>
            <w:color w:val="000000"/>
          </w:rPr>
          <w:delText xml:space="preserve">Verify that the new air cylinder is working </w:delText>
        </w:r>
      </w:del>
    </w:p>
    <w:p w14:paraId="09FE7DE4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21" w:author="uzivate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6E79E983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22" w:author="uzivatel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</w:rPr>
      </w:pPr>
    </w:p>
    <w:p w14:paraId="5C59FEB4" w14:textId="03304955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23" w:author="uzivatel" w:date="2026-09-22T12:51:00Z" w16du:dateUtc="2026-09-22T16:51:00Z"/>
          <w:rFonts w:ascii="Avenir Next LT Pro" w:hAnsi="Avenir Next LT Pro" w:cs="Segoe UI"/>
        </w:rPr>
      </w:pPr>
      <w:del w:id="124" w:author="uzivatel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</w:rPr>
          <w:delText>Instructional Video</w:delText>
        </w:r>
        <w:r w:rsidRPr="00037B05">
          <w:rPr>
            <w:rStyle w:val="eop"/>
            <w:rFonts w:ascii="Avenir Next LT Pro" w:hAnsi="Avenir Next LT Pro" w:cs="Calibri"/>
            <w:color w:val="000000"/>
          </w:rPr>
          <w:delText> </w:delText>
        </w:r>
      </w:del>
    </w:p>
    <w:p w14:paraId="038D1796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25" w:author="uzivatel" w:date="2026-09-22T12:51:00Z" w16du:dateUtc="2026-09-22T16:51:00Z"/>
          <w:rFonts w:ascii="Avenir Next LT Pro" w:hAnsi="Avenir Next LT Pro" w:cs="Segoe UI"/>
        </w:rPr>
      </w:pPr>
      <w:del w:id="126" w:author="uzivatel" w:date="2026-09-22T12:51:00Z" w16du:dateUtc="2026-09-22T16:51:00Z">
        <w:r>
          <w:fldChar w:fldCharType="begin"/>
        </w:r>
        <w:r>
          <w:delInstrText>HYPERLINK "https://vimeo.com/750040232" \t "_blank"</w:delInstrText>
        </w:r>
        <w:r>
          <w:fldChar w:fldCharType="separate"/>
        </w:r>
        <w:r w:rsidRPr="00037B05">
          <w:rPr>
            <w:rStyle w:val="normaltextrun"/>
            <w:rFonts w:ascii="Avenir Next LT Pro" w:hAnsi="Avenir Next LT Pro" w:cs="Calibri"/>
            <w:color w:val="0563C1"/>
            <w:u w:val="single"/>
          </w:rPr>
          <w:delText>Replacing an Air Cylinder on Vimeo</w:delText>
        </w:r>
        <w:r>
          <w:fldChar w:fldCharType="end"/>
        </w:r>
        <w:r w:rsidRPr="00037B05">
          <w:rPr>
            <w:rStyle w:val="eop"/>
            <w:rFonts w:ascii="Avenir Next LT Pro" w:hAnsi="Avenir Next LT Pro" w:cs="Calibri"/>
          </w:rPr>
          <w:delText> </w:delText>
        </w:r>
      </w:del>
    </w:p>
    <w:p w14:paraId="689FD72B" w14:textId="56CE80F3" w:rsidR="00491639" w:rsidRPr="00037B05" w:rsidRDefault="00491639" w:rsidP="00F62296">
      <w:pPr>
        <w:pStyle w:val="paragraph"/>
        <w:spacing w:before="0" w:beforeAutospacing="0" w:after="0" w:afterAutospacing="0"/>
        <w:textAlignment w:val="baseline"/>
        <w:rPr>
          <w:del w:id="127" w:author="uzivatel" w:date="2026-09-22T12:51:00Z" w16du:dateUtc="2026-09-22T16:51:00Z"/>
          <w:rFonts w:ascii="Avenir Next LT Pro" w:hAnsi="Avenir Next LT Pro"/>
          <w:b/>
          <w:bCs/>
        </w:rPr>
      </w:pPr>
    </w:p>
    <w:p w14:paraId="486673D7" w14:textId="77777777" w:rsidR="009D0C4C" w:rsidRDefault="009D0C4C" w:rsidP="006D0779">
      <w:pPr>
        <w:pStyle w:val="Default"/>
        <w:ind w:left="720"/>
        <w:rPr>
          <w:rFonts w:ascii="Roboto" w:hAnsi="Roboto"/>
          <w:rPrChange w:id="128" w:author="uzivatel" w:date="2026-09-22T12:51:00Z" w16du:dateUtc="2026-09-22T16:51:00Z">
            <w:rPr>
              <w:rFonts w:ascii="Avenir Next LT Pro" w:eastAsia="Times New Roman" w:hAnsi="Avenir Next LT Pro"/>
              <w:b/>
              <w:bCs/>
              <w:sz w:val="22"/>
              <w:szCs w:val="22"/>
              <w:bdr w:val="none" w:sz="0" w:space="0" w:color="auto"/>
            </w:rPr>
          </w:rPrChange>
        </w:rPr>
        <w:pPrChange w:id="129" w:author="uzivatel" w:date="2026-09-22T12:51:00Z" w16du:dateUtc="2026-09-22T16:51:00Z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spacing w:before="100" w:beforeAutospacing="1" w:after="100" w:afterAutospacing="1"/>
            <w:outlineLvl w:val="2"/>
          </w:pPr>
        </w:pPrChange>
      </w:pPr>
    </w:p>
    <w:sectPr w:rsidR="009D0C4C" w:rsidSect="00067C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6" w:h="16838"/>
      <w:pgMar w:top="142" w:right="849" w:bottom="142" w:left="1417" w:header="708" w:footer="708" w:gutter="0"/>
      <w:cols w:space="708"/>
      <w:docGrid w:linePitch="360"/>
      <w:sectPrChange w:id="154" w:author="uzivatel" w:date="2026-09-22T12:51:00Z" w16du:dateUtc="2026-09-22T16:51:00Z">
        <w:sectPr w:rsidR="009D0C4C" w:rsidSect="00067C1B">
          <w:type w:val="continuous"/>
          <w:pgSz w:w="12240" w:h="15840"/>
          <w:pgMar w:top="2880" w:right="2160" w:bottom="2160" w:left="2160" w:header="720" w:footer="864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30A4C3" w14:textId="77777777" w:rsidR="006A23A8" w:rsidRDefault="006A23A8" w:rsidP="00076378">
      <w:pPr>
        <w:spacing w:after="0" w:line="240" w:lineRule="auto"/>
        <w:pPrChange w:id="7" w:author="uzivatel" w:date="2026-09-22T12:51:00Z" w16du:dateUtc="2026-09-22T16:51:00Z">
          <w:pPr/>
        </w:pPrChange>
      </w:pPr>
      <w:r>
        <w:separator/>
      </w:r>
    </w:p>
  </w:endnote>
  <w:endnote w:type="continuationSeparator" w:id="0">
    <w:p w14:paraId="621D67D1" w14:textId="77777777" w:rsidR="006A23A8" w:rsidRDefault="006A23A8" w:rsidP="00076378">
      <w:pPr>
        <w:spacing w:after="0" w:line="240" w:lineRule="auto"/>
        <w:pPrChange w:id="8" w:author="uzivatel" w:date="2026-09-22T12:51:00Z" w16du:dateUtc="2026-09-22T16:5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B" w14:textId="7849872D" w:rsidR="004C7523" w:rsidRDefault="00A33A04">
    <w:pPr>
      <w:pStyle w:val="ImportedStyle2"/>
      <w:pPrChange w:id="142" w:author="uzivate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143" w:author="uzivate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C" w14:textId="37D3B34C" w:rsidR="004C7523" w:rsidRDefault="00A33A04">
    <w:pPr>
      <w:pStyle w:val="ImportedStyle2"/>
      <w:pPrChange w:id="144" w:author="uzivate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145" w:author="uzivate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3</w:delText>
      </w:r>
      <w: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50" w14:textId="13EF8F88" w:rsidR="004C7523" w:rsidRDefault="00A33A04">
    <w:pPr>
      <w:pStyle w:val="ImportedStyle2"/>
      <w:pPrChange w:id="152" w:author="uzivatel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153" w:author="uzivatel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9DE435" w14:textId="77777777" w:rsidR="006A23A8" w:rsidRDefault="006A23A8" w:rsidP="00076378">
      <w:pPr>
        <w:spacing w:after="0" w:line="240" w:lineRule="auto"/>
        <w:pPrChange w:id="5" w:author="uzivatel" w:date="2026-09-22T12:51:00Z" w16du:dateUtc="2026-09-22T16:51:00Z">
          <w:pPr/>
        </w:pPrChange>
      </w:pPr>
      <w:r>
        <w:separator/>
      </w:r>
    </w:p>
  </w:footnote>
  <w:footnote w:type="continuationSeparator" w:id="0">
    <w:p w14:paraId="166037AF" w14:textId="77777777" w:rsidR="006A23A8" w:rsidRDefault="006A23A8" w:rsidP="00076378">
      <w:pPr>
        <w:spacing w:after="0" w:line="240" w:lineRule="auto"/>
        <w:pPrChange w:id="6" w:author="uzivatel" w:date="2026-09-22T12:51:00Z" w16du:dateUtc="2026-09-22T16:5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5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130" w:author="uzivatel" w:date="2026-09-22T12:51:00Z" w16du:dateUtc="2026-09-22T16:51:00Z"/>
      </w:rPr>
    </w:pPr>
    <w:del w:id="131" w:author="uzivatel" w:date="2026-09-22T12:51:00Z" w16du:dateUtc="2026-09-22T16:51:00Z">
      <w:r>
        <w:rPr>
          <w:noProof/>
        </w:rPr>
        <w:drawing>
          <wp:inline distT="0" distB="0" distL="0" distR="0" wp14:anchorId="22C66651" wp14:editId="22C66652">
            <wp:extent cx="1360705" cy="611975"/>
            <wp:effectExtent l="0" t="0" r="0" b="0"/>
            <wp:docPr id="16" name="officeArt object" descr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3" descr="Picture 2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6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132" w:author="uzivatel" w:date="2026-09-22T12:51:00Z" w16du:dateUtc="2026-09-22T16:51:00Z"/>
        <w:sz w:val="18"/>
        <w:szCs w:val="18"/>
      </w:rPr>
    </w:pPr>
    <w:del w:id="133" w:author="uzivate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7" w14:textId="77777777" w:rsidR="004C7523" w:rsidRDefault="00A33A04">
    <w:pPr>
      <w:pStyle w:val="ListParagraph"/>
      <w:pPrChange w:id="134" w:author="uzivate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135" w:author="uzivate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8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136" w:author="uzivatel" w:date="2026-09-22T12:51:00Z" w16du:dateUtc="2026-09-22T16:51:00Z"/>
      </w:rPr>
    </w:pPr>
    <w:del w:id="137" w:author="uzivatel" w:date="2026-09-22T12:51:00Z" w16du:dateUtc="2026-09-22T16:51:00Z">
      <w:r>
        <w:rPr>
          <w:noProof/>
        </w:rPr>
        <w:drawing>
          <wp:inline distT="0" distB="0" distL="0" distR="0" wp14:anchorId="22C66653" wp14:editId="22C66654">
            <wp:extent cx="1360705" cy="611975"/>
            <wp:effectExtent l="0" t="0" r="0" b="0"/>
            <wp:docPr id="17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4" descr="Picture 2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9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138" w:author="uzivatel" w:date="2026-09-22T12:51:00Z" w16du:dateUtc="2026-09-22T16:51:00Z"/>
        <w:sz w:val="18"/>
        <w:szCs w:val="18"/>
      </w:rPr>
    </w:pPr>
    <w:del w:id="139" w:author="uzivate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A" w14:textId="77777777" w:rsidR="004C7523" w:rsidRDefault="00A33A04">
    <w:pPr>
      <w:pStyle w:val="ListParagraph"/>
      <w:pPrChange w:id="140" w:author="uzivate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141" w:author="uzivate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D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146" w:author="uzivatel" w:date="2026-09-22T12:51:00Z" w16du:dateUtc="2026-09-22T16:51:00Z"/>
      </w:rPr>
    </w:pPr>
    <w:del w:id="147" w:author="uzivatel" w:date="2026-09-22T12:51:00Z" w16du:dateUtc="2026-09-22T16:51:00Z">
      <w:r>
        <w:rPr>
          <w:noProof/>
        </w:rPr>
        <w:drawing>
          <wp:inline distT="0" distB="0" distL="0" distR="0" wp14:anchorId="22C66655" wp14:editId="22C66656">
            <wp:extent cx="1360705" cy="611975"/>
            <wp:effectExtent l="0" t="0" r="0" b="0"/>
            <wp:docPr id="18" name="officeArt object" descr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5" descr="Picture 25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E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148" w:author="uzivatel" w:date="2026-09-22T12:51:00Z" w16du:dateUtc="2026-09-22T16:51:00Z"/>
        <w:sz w:val="18"/>
        <w:szCs w:val="18"/>
      </w:rPr>
    </w:pPr>
    <w:del w:id="149" w:author="uzivatel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F" w14:textId="77777777" w:rsidR="004C7523" w:rsidRDefault="00A33A04">
    <w:pPr>
      <w:pStyle w:val="ListParagraph"/>
      <w:pPrChange w:id="150" w:author="uzivatel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151" w:author="uzivatel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3F81"/>
    <w:multiLevelType w:val="multilevel"/>
    <w:tmpl w:val="F63E6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44F97"/>
    <w:multiLevelType w:val="multilevel"/>
    <w:tmpl w:val="3A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6D1C54"/>
    <w:multiLevelType w:val="multilevel"/>
    <w:tmpl w:val="DA5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2511F9"/>
    <w:multiLevelType w:val="multilevel"/>
    <w:tmpl w:val="81B69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E3F0C"/>
    <w:multiLevelType w:val="multilevel"/>
    <w:tmpl w:val="0642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64738"/>
    <w:multiLevelType w:val="multilevel"/>
    <w:tmpl w:val="EAF66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C543A"/>
    <w:multiLevelType w:val="multilevel"/>
    <w:tmpl w:val="1A9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33A1F"/>
    <w:multiLevelType w:val="multilevel"/>
    <w:tmpl w:val="DDF0D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A266E0"/>
    <w:multiLevelType w:val="multilevel"/>
    <w:tmpl w:val="F8125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CB13B3"/>
    <w:multiLevelType w:val="hybridMultilevel"/>
    <w:tmpl w:val="CC404A8E"/>
    <w:styleLink w:val="ImportedStyle2"/>
    <w:lvl w:ilvl="0" w:tplc="A73A08A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4BDD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683D0A">
      <w:start w:val="1"/>
      <w:numFmt w:val="bullet"/>
      <w:lvlText w:val="▪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C23678">
      <w:start w:val="1"/>
      <w:numFmt w:val="bullet"/>
      <w:lvlText w:val="•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CD438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586778">
      <w:start w:val="1"/>
      <w:numFmt w:val="bullet"/>
      <w:lvlText w:val="▪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A68696">
      <w:start w:val="1"/>
      <w:numFmt w:val="bullet"/>
      <w:lvlText w:val="•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5AF80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9A8188">
      <w:start w:val="1"/>
      <w:numFmt w:val="bullet"/>
      <w:lvlText w:val="▪"/>
      <w:lvlJc w:val="left"/>
      <w:pPr>
        <w:ind w:left="72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122E9"/>
    <w:multiLevelType w:val="multilevel"/>
    <w:tmpl w:val="FA005D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E5937"/>
    <w:multiLevelType w:val="hybridMultilevel"/>
    <w:tmpl w:val="D71E412C"/>
    <w:styleLink w:val="ImportedStyle1"/>
    <w:lvl w:ilvl="0" w:tplc="815050F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32B9C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52CACE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9664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1E96C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480B6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B459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1CB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7EE194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F12F7"/>
    <w:multiLevelType w:val="multilevel"/>
    <w:tmpl w:val="8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624F2E"/>
    <w:multiLevelType w:val="multilevel"/>
    <w:tmpl w:val="BD0C1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062">
    <w:abstractNumId w:val="21"/>
  </w:num>
  <w:num w:numId="2" w16cid:durableId="702749120">
    <w:abstractNumId w:val="17"/>
  </w:num>
  <w:num w:numId="3" w16cid:durableId="459107238">
    <w:abstractNumId w:val="5"/>
  </w:num>
  <w:num w:numId="4" w16cid:durableId="411633407">
    <w:abstractNumId w:val="12"/>
  </w:num>
  <w:num w:numId="5" w16cid:durableId="144202446">
    <w:abstractNumId w:val="4"/>
  </w:num>
  <w:num w:numId="6" w16cid:durableId="1202522996">
    <w:abstractNumId w:val="23"/>
  </w:num>
  <w:num w:numId="7" w16cid:durableId="73012914">
    <w:abstractNumId w:val="25"/>
  </w:num>
  <w:num w:numId="8" w16cid:durableId="1903830831">
    <w:abstractNumId w:val="10"/>
  </w:num>
  <w:num w:numId="9" w16cid:durableId="2130783393">
    <w:abstractNumId w:val="16"/>
  </w:num>
  <w:num w:numId="10" w16cid:durableId="1284994867">
    <w:abstractNumId w:val="14"/>
  </w:num>
  <w:num w:numId="11" w16cid:durableId="756051387">
    <w:abstractNumId w:val="9"/>
  </w:num>
  <w:num w:numId="12" w16cid:durableId="1748763190">
    <w:abstractNumId w:val="20"/>
  </w:num>
  <w:num w:numId="13" w16cid:durableId="127624977">
    <w:abstractNumId w:val="3"/>
  </w:num>
  <w:num w:numId="14" w16cid:durableId="931546916">
    <w:abstractNumId w:val="11"/>
  </w:num>
  <w:num w:numId="15" w16cid:durableId="1510749727">
    <w:abstractNumId w:val="18"/>
  </w:num>
  <w:num w:numId="16" w16cid:durableId="1601572558">
    <w:abstractNumId w:val="22"/>
  </w:num>
  <w:num w:numId="17" w16cid:durableId="1525558292">
    <w:abstractNumId w:val="19"/>
  </w:num>
  <w:num w:numId="18" w16cid:durableId="1932884804">
    <w:abstractNumId w:val="2"/>
  </w:num>
  <w:num w:numId="19" w16cid:durableId="720861124">
    <w:abstractNumId w:val="15"/>
  </w:num>
  <w:num w:numId="20" w16cid:durableId="742029552">
    <w:abstractNumId w:val="7"/>
  </w:num>
  <w:num w:numId="21" w16cid:durableId="1242443615">
    <w:abstractNumId w:val="0"/>
  </w:num>
  <w:num w:numId="22" w16cid:durableId="1855680452">
    <w:abstractNumId w:val="6"/>
  </w:num>
  <w:num w:numId="23" w16cid:durableId="2021547587">
    <w:abstractNumId w:val="13"/>
  </w:num>
  <w:num w:numId="24" w16cid:durableId="49502374">
    <w:abstractNumId w:val="24"/>
  </w:num>
  <w:num w:numId="25" w16cid:durableId="728381293">
    <w:abstractNumId w:val="8"/>
  </w:num>
  <w:num w:numId="26" w16cid:durableId="1291590599">
    <w:abstractNumId w:val="1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23"/>
    <w:rsid w:val="00001733"/>
    <w:rsid w:val="00002691"/>
    <w:rsid w:val="00021D99"/>
    <w:rsid w:val="0002301B"/>
    <w:rsid w:val="000279C3"/>
    <w:rsid w:val="00037B05"/>
    <w:rsid w:val="000412B4"/>
    <w:rsid w:val="000500D7"/>
    <w:rsid w:val="00066B6F"/>
    <w:rsid w:val="00067C1B"/>
    <w:rsid w:val="00070B7A"/>
    <w:rsid w:val="00073A00"/>
    <w:rsid w:val="00076378"/>
    <w:rsid w:val="00076FB5"/>
    <w:rsid w:val="0008291E"/>
    <w:rsid w:val="000A22E7"/>
    <w:rsid w:val="000B26E3"/>
    <w:rsid w:val="000C1D5B"/>
    <w:rsid w:val="000E3B54"/>
    <w:rsid w:val="0010435E"/>
    <w:rsid w:val="00104CD5"/>
    <w:rsid w:val="001070C2"/>
    <w:rsid w:val="00112535"/>
    <w:rsid w:val="00123BF9"/>
    <w:rsid w:val="00131188"/>
    <w:rsid w:val="00154FA3"/>
    <w:rsid w:val="00157607"/>
    <w:rsid w:val="0017512E"/>
    <w:rsid w:val="00185FAA"/>
    <w:rsid w:val="00186D73"/>
    <w:rsid w:val="00190A5B"/>
    <w:rsid w:val="001974A3"/>
    <w:rsid w:val="001B0376"/>
    <w:rsid w:val="001B3CED"/>
    <w:rsid w:val="001B6646"/>
    <w:rsid w:val="001C407B"/>
    <w:rsid w:val="001D21B1"/>
    <w:rsid w:val="001D66D1"/>
    <w:rsid w:val="001F611C"/>
    <w:rsid w:val="001F618E"/>
    <w:rsid w:val="00200265"/>
    <w:rsid w:val="00204A7C"/>
    <w:rsid w:val="00206152"/>
    <w:rsid w:val="0020655C"/>
    <w:rsid w:val="002112EA"/>
    <w:rsid w:val="0021575B"/>
    <w:rsid w:val="00222525"/>
    <w:rsid w:val="002849B2"/>
    <w:rsid w:val="0028602A"/>
    <w:rsid w:val="00294A66"/>
    <w:rsid w:val="002B27AF"/>
    <w:rsid w:val="002B7407"/>
    <w:rsid w:val="002B7F72"/>
    <w:rsid w:val="002D28EE"/>
    <w:rsid w:val="002E5199"/>
    <w:rsid w:val="002E71A3"/>
    <w:rsid w:val="003263A0"/>
    <w:rsid w:val="00330E35"/>
    <w:rsid w:val="00331FFD"/>
    <w:rsid w:val="00332BB9"/>
    <w:rsid w:val="003377F2"/>
    <w:rsid w:val="0034608B"/>
    <w:rsid w:val="0035107D"/>
    <w:rsid w:val="00355828"/>
    <w:rsid w:val="00393DFA"/>
    <w:rsid w:val="0039665D"/>
    <w:rsid w:val="003A4848"/>
    <w:rsid w:val="003B0727"/>
    <w:rsid w:val="003B2BE1"/>
    <w:rsid w:val="003B7DBE"/>
    <w:rsid w:val="003C1C38"/>
    <w:rsid w:val="003C57B2"/>
    <w:rsid w:val="003D090B"/>
    <w:rsid w:val="003E207C"/>
    <w:rsid w:val="003E54C5"/>
    <w:rsid w:val="003E6519"/>
    <w:rsid w:val="00405037"/>
    <w:rsid w:val="00421D86"/>
    <w:rsid w:val="0043051E"/>
    <w:rsid w:val="004435CB"/>
    <w:rsid w:val="00450871"/>
    <w:rsid w:val="00462A65"/>
    <w:rsid w:val="0047091F"/>
    <w:rsid w:val="004714D6"/>
    <w:rsid w:val="00474806"/>
    <w:rsid w:val="00477899"/>
    <w:rsid w:val="0048132E"/>
    <w:rsid w:val="00485791"/>
    <w:rsid w:val="00491639"/>
    <w:rsid w:val="00491F13"/>
    <w:rsid w:val="00494AC3"/>
    <w:rsid w:val="004A5136"/>
    <w:rsid w:val="004A67D3"/>
    <w:rsid w:val="004B1471"/>
    <w:rsid w:val="004B75AF"/>
    <w:rsid w:val="004C5320"/>
    <w:rsid w:val="004C7523"/>
    <w:rsid w:val="004D0018"/>
    <w:rsid w:val="004D326A"/>
    <w:rsid w:val="004D47CA"/>
    <w:rsid w:val="004E75EC"/>
    <w:rsid w:val="004F13F0"/>
    <w:rsid w:val="00510048"/>
    <w:rsid w:val="00520756"/>
    <w:rsid w:val="005208C1"/>
    <w:rsid w:val="005211FA"/>
    <w:rsid w:val="00537443"/>
    <w:rsid w:val="005379D3"/>
    <w:rsid w:val="005406F7"/>
    <w:rsid w:val="005449F4"/>
    <w:rsid w:val="0055090A"/>
    <w:rsid w:val="00555B69"/>
    <w:rsid w:val="005631B3"/>
    <w:rsid w:val="0056437B"/>
    <w:rsid w:val="00585ABE"/>
    <w:rsid w:val="005940DB"/>
    <w:rsid w:val="00596269"/>
    <w:rsid w:val="00597A00"/>
    <w:rsid w:val="005A0A7D"/>
    <w:rsid w:val="005A11D7"/>
    <w:rsid w:val="005A1DD7"/>
    <w:rsid w:val="005A4117"/>
    <w:rsid w:val="005B20A1"/>
    <w:rsid w:val="005E1800"/>
    <w:rsid w:val="005F29A2"/>
    <w:rsid w:val="005F4481"/>
    <w:rsid w:val="005F5B69"/>
    <w:rsid w:val="00620117"/>
    <w:rsid w:val="00625D33"/>
    <w:rsid w:val="006307DA"/>
    <w:rsid w:val="00632DD2"/>
    <w:rsid w:val="00637D6B"/>
    <w:rsid w:val="00645DB4"/>
    <w:rsid w:val="00654222"/>
    <w:rsid w:val="00657B13"/>
    <w:rsid w:val="00663185"/>
    <w:rsid w:val="00663F98"/>
    <w:rsid w:val="00671741"/>
    <w:rsid w:val="00671D1B"/>
    <w:rsid w:val="00683827"/>
    <w:rsid w:val="0069142D"/>
    <w:rsid w:val="00692B6D"/>
    <w:rsid w:val="0069557F"/>
    <w:rsid w:val="006959F7"/>
    <w:rsid w:val="006A1B95"/>
    <w:rsid w:val="006A23A8"/>
    <w:rsid w:val="006B75D9"/>
    <w:rsid w:val="006D0779"/>
    <w:rsid w:val="006E096F"/>
    <w:rsid w:val="006E186C"/>
    <w:rsid w:val="006F0CC7"/>
    <w:rsid w:val="00704CD8"/>
    <w:rsid w:val="00714E1A"/>
    <w:rsid w:val="0071556C"/>
    <w:rsid w:val="00725FB9"/>
    <w:rsid w:val="007260E6"/>
    <w:rsid w:val="00732882"/>
    <w:rsid w:val="00735202"/>
    <w:rsid w:val="00744EC2"/>
    <w:rsid w:val="00746B3B"/>
    <w:rsid w:val="007541E4"/>
    <w:rsid w:val="0076539B"/>
    <w:rsid w:val="00791B3F"/>
    <w:rsid w:val="007A0171"/>
    <w:rsid w:val="007B05CD"/>
    <w:rsid w:val="007B305B"/>
    <w:rsid w:val="007D51FA"/>
    <w:rsid w:val="007E2C95"/>
    <w:rsid w:val="0080023A"/>
    <w:rsid w:val="008023B2"/>
    <w:rsid w:val="0081070A"/>
    <w:rsid w:val="008168AF"/>
    <w:rsid w:val="008367A5"/>
    <w:rsid w:val="008431B9"/>
    <w:rsid w:val="00851065"/>
    <w:rsid w:val="00856DEB"/>
    <w:rsid w:val="00864703"/>
    <w:rsid w:val="00873858"/>
    <w:rsid w:val="008738BE"/>
    <w:rsid w:val="00875DE1"/>
    <w:rsid w:val="00875E83"/>
    <w:rsid w:val="00876448"/>
    <w:rsid w:val="00876D8F"/>
    <w:rsid w:val="00893A3D"/>
    <w:rsid w:val="00893F7C"/>
    <w:rsid w:val="008A0DAA"/>
    <w:rsid w:val="008B74B9"/>
    <w:rsid w:val="008C028A"/>
    <w:rsid w:val="008D03FE"/>
    <w:rsid w:val="008E16D0"/>
    <w:rsid w:val="008E677A"/>
    <w:rsid w:val="008F027A"/>
    <w:rsid w:val="008F0BA7"/>
    <w:rsid w:val="008F1491"/>
    <w:rsid w:val="008F695B"/>
    <w:rsid w:val="0090296C"/>
    <w:rsid w:val="00905D4F"/>
    <w:rsid w:val="009113C4"/>
    <w:rsid w:val="00912444"/>
    <w:rsid w:val="00917406"/>
    <w:rsid w:val="00926B4C"/>
    <w:rsid w:val="00926BE8"/>
    <w:rsid w:val="009539E0"/>
    <w:rsid w:val="00960F17"/>
    <w:rsid w:val="009612F0"/>
    <w:rsid w:val="00967EDD"/>
    <w:rsid w:val="009700EB"/>
    <w:rsid w:val="00975CE3"/>
    <w:rsid w:val="0098548D"/>
    <w:rsid w:val="00992F5A"/>
    <w:rsid w:val="00993023"/>
    <w:rsid w:val="0099751F"/>
    <w:rsid w:val="009A4C76"/>
    <w:rsid w:val="009B14F4"/>
    <w:rsid w:val="009B1D9B"/>
    <w:rsid w:val="009B71B8"/>
    <w:rsid w:val="009C2A73"/>
    <w:rsid w:val="009C5312"/>
    <w:rsid w:val="009D0C4C"/>
    <w:rsid w:val="009D457F"/>
    <w:rsid w:val="009E4030"/>
    <w:rsid w:val="009F36F1"/>
    <w:rsid w:val="00A023FF"/>
    <w:rsid w:val="00A03533"/>
    <w:rsid w:val="00A140DF"/>
    <w:rsid w:val="00A20077"/>
    <w:rsid w:val="00A25E8C"/>
    <w:rsid w:val="00A33A04"/>
    <w:rsid w:val="00A450DD"/>
    <w:rsid w:val="00A465B2"/>
    <w:rsid w:val="00A70DB2"/>
    <w:rsid w:val="00A73B8A"/>
    <w:rsid w:val="00A75380"/>
    <w:rsid w:val="00A8592A"/>
    <w:rsid w:val="00A90CDA"/>
    <w:rsid w:val="00AA42CC"/>
    <w:rsid w:val="00AB7A30"/>
    <w:rsid w:val="00AC54CA"/>
    <w:rsid w:val="00AE6F2F"/>
    <w:rsid w:val="00AF69EB"/>
    <w:rsid w:val="00B06B01"/>
    <w:rsid w:val="00B1097A"/>
    <w:rsid w:val="00B268BB"/>
    <w:rsid w:val="00B51298"/>
    <w:rsid w:val="00B61D0A"/>
    <w:rsid w:val="00B678E4"/>
    <w:rsid w:val="00B76516"/>
    <w:rsid w:val="00BA3775"/>
    <w:rsid w:val="00BA5296"/>
    <w:rsid w:val="00BA69F2"/>
    <w:rsid w:val="00BC06F7"/>
    <w:rsid w:val="00BD006B"/>
    <w:rsid w:val="00BD1EDF"/>
    <w:rsid w:val="00BE79CB"/>
    <w:rsid w:val="00BF2D05"/>
    <w:rsid w:val="00BF7F26"/>
    <w:rsid w:val="00C04E8F"/>
    <w:rsid w:val="00C07D5D"/>
    <w:rsid w:val="00C24D2A"/>
    <w:rsid w:val="00C5285E"/>
    <w:rsid w:val="00C54201"/>
    <w:rsid w:val="00C61922"/>
    <w:rsid w:val="00C66D6E"/>
    <w:rsid w:val="00C85004"/>
    <w:rsid w:val="00C9043F"/>
    <w:rsid w:val="00C9325B"/>
    <w:rsid w:val="00C96CC6"/>
    <w:rsid w:val="00CA3D08"/>
    <w:rsid w:val="00CB0F25"/>
    <w:rsid w:val="00CC0F53"/>
    <w:rsid w:val="00CC25BB"/>
    <w:rsid w:val="00CD0C6F"/>
    <w:rsid w:val="00CF1A8E"/>
    <w:rsid w:val="00D13A64"/>
    <w:rsid w:val="00D166A3"/>
    <w:rsid w:val="00D26BE5"/>
    <w:rsid w:val="00D42246"/>
    <w:rsid w:val="00D43BC2"/>
    <w:rsid w:val="00D52195"/>
    <w:rsid w:val="00D53B3D"/>
    <w:rsid w:val="00D62275"/>
    <w:rsid w:val="00D64842"/>
    <w:rsid w:val="00D727B4"/>
    <w:rsid w:val="00D76423"/>
    <w:rsid w:val="00D7685D"/>
    <w:rsid w:val="00D7725F"/>
    <w:rsid w:val="00D839F3"/>
    <w:rsid w:val="00D84742"/>
    <w:rsid w:val="00D87701"/>
    <w:rsid w:val="00D95BEC"/>
    <w:rsid w:val="00DA6AC5"/>
    <w:rsid w:val="00DA7F7E"/>
    <w:rsid w:val="00DB23CA"/>
    <w:rsid w:val="00DB3469"/>
    <w:rsid w:val="00DB6040"/>
    <w:rsid w:val="00DC163F"/>
    <w:rsid w:val="00DC73B7"/>
    <w:rsid w:val="00DD7DFB"/>
    <w:rsid w:val="00DF0E9B"/>
    <w:rsid w:val="00E012C5"/>
    <w:rsid w:val="00E0655B"/>
    <w:rsid w:val="00E17C1F"/>
    <w:rsid w:val="00E251BC"/>
    <w:rsid w:val="00E2631A"/>
    <w:rsid w:val="00E42339"/>
    <w:rsid w:val="00E5323C"/>
    <w:rsid w:val="00E60474"/>
    <w:rsid w:val="00E838A4"/>
    <w:rsid w:val="00E85433"/>
    <w:rsid w:val="00E85E0E"/>
    <w:rsid w:val="00E8660F"/>
    <w:rsid w:val="00E969DF"/>
    <w:rsid w:val="00EB25FA"/>
    <w:rsid w:val="00EB3766"/>
    <w:rsid w:val="00EB4E2F"/>
    <w:rsid w:val="00EB67D7"/>
    <w:rsid w:val="00EC256A"/>
    <w:rsid w:val="00ED3AF5"/>
    <w:rsid w:val="00EE7C74"/>
    <w:rsid w:val="00EF2DAF"/>
    <w:rsid w:val="00EF442A"/>
    <w:rsid w:val="00EF7104"/>
    <w:rsid w:val="00F01D59"/>
    <w:rsid w:val="00F07B0E"/>
    <w:rsid w:val="00F15F52"/>
    <w:rsid w:val="00F20228"/>
    <w:rsid w:val="00F2119B"/>
    <w:rsid w:val="00F36D80"/>
    <w:rsid w:val="00F42908"/>
    <w:rsid w:val="00F42C3B"/>
    <w:rsid w:val="00F62296"/>
    <w:rsid w:val="00F7459D"/>
    <w:rsid w:val="00F91991"/>
    <w:rsid w:val="00F92274"/>
    <w:rsid w:val="00F967E6"/>
    <w:rsid w:val="00FA338A"/>
    <w:rsid w:val="00FA5408"/>
    <w:rsid w:val="00FB21B7"/>
    <w:rsid w:val="00FB2884"/>
    <w:rsid w:val="00FB5F1C"/>
    <w:rsid w:val="00FC1B09"/>
    <w:rsid w:val="00FD5EE5"/>
    <w:rsid w:val="00FE5BD6"/>
    <w:rsid w:val="00FE5E56"/>
    <w:rsid w:val="00FF116D"/>
    <w:rsid w:val="12D81DA0"/>
    <w:rsid w:val="1C49AC17"/>
    <w:rsid w:val="1D2EFADA"/>
    <w:rsid w:val="1F9D784B"/>
    <w:rsid w:val="28E6367A"/>
    <w:rsid w:val="2D5392D4"/>
    <w:rsid w:val="315759FC"/>
    <w:rsid w:val="31F4C961"/>
    <w:rsid w:val="4204505D"/>
    <w:rsid w:val="4C1C46A4"/>
    <w:rsid w:val="4E8021A9"/>
    <w:rsid w:val="59583C16"/>
    <w:rsid w:val="5DAF62FD"/>
    <w:rsid w:val="6B344C14"/>
    <w:rsid w:val="7273E7EE"/>
    <w:rsid w:val="790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61B"/>
  <w15:docId w15:val="{665BB6C7-AE57-4477-99FF-39242DAE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pPrChange w:id="0" w:author="uzivatel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cs-CZ"/>
      <w:rPrChange w:id="0" w:author="uzivatel" w:date="2026-09-22T12:51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51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51:00Z">
        <w:rPr>
          <w:rFonts w:asciiTheme="minorHAnsi" w:hAnsi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51:00Z">
        <w:rPr>
          <w:u w:val="single"/>
        </w:rPr>
      </w:rPrChange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dex1">
    <w:name w:val="index 1"/>
    <w:next w:val="Body"/>
    <w:uiPriority w:val="99"/>
    <w:pPr>
      <w:ind w:left="240" w:hanging="24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ind w:left="720"/>
        </w:pPr>
      </w:pPrChange>
    </w:pPr>
    <w:rPr>
      <w:rPrChange w:id="3" w:author="uzivatel" w:date="2026-09-22T12:51:00Z">
        <w:rPr>
          <w:rFonts w:ascii="Calibri" w:eastAsia="Arial Unicode MS" w:hAnsi="Calibri" w:cs="Arial Unicode MS"/>
          <w:color w:val="000000"/>
          <w:sz w:val="24"/>
          <w:szCs w:val="24"/>
          <w:u w:color="000000"/>
          <w:bdr w:val="nil"/>
          <w:lang w:val="en-US" w:eastAsia="en-US" w:bidi="ar-SA"/>
        </w:rPr>
      </w:rPrChang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customStyle="1" w:styleId="Default">
    <w:name w:val="Default"/>
    <w:rsid w:val="009700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pPrChange w:id="4" w:author="uzivatel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line="288" w:lineRule="auto"/>
        </w:pPr>
      </w:pPrChange>
    </w:pPr>
    <w:rPr>
      <w:rFonts w:ascii="Calibri" w:eastAsiaTheme="minorHAnsi" w:hAnsi="Calibri" w:cs="Calibri"/>
      <w:color w:val="000000"/>
      <w:sz w:val="24"/>
      <w:szCs w:val="24"/>
      <w:bdr w:val="none" w:sz="0" w:space="0" w:color="auto"/>
      <w:lang w:val="cs-CZ"/>
      <w:rPrChange w:id="4" w:author="uzivatel" w:date="2026-09-22T12:51:00Z">
        <w:rPr>
          <w:rFonts w:ascii="Helvetica Neue" w:eastAsia="Helvetica Neue" w:hAnsi="Helvetica Neue" w:cs="Helvetica Neue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paragraph">
    <w:name w:val="paragraph"/>
    <w:basedOn w:val="Normal"/>
    <w:rsid w:val="00450871"/>
    <w:pPr>
      <w:spacing w:before="100" w:beforeAutospacing="1" w:after="100" w:afterAutospacing="1"/>
    </w:pPr>
    <w:rPr>
      <w:rFonts w:eastAsia="Times New Roman"/>
    </w:rPr>
  </w:style>
  <w:style w:type="character" w:customStyle="1" w:styleId="normaltextrun">
    <w:name w:val="normaltextrun"/>
    <w:basedOn w:val="DefaultParagraphFont"/>
    <w:rsid w:val="00450871"/>
  </w:style>
  <w:style w:type="character" w:customStyle="1" w:styleId="eop">
    <w:name w:val="eop"/>
    <w:basedOn w:val="DefaultParagraphFont"/>
    <w:rsid w:val="00450871"/>
  </w:style>
  <w:style w:type="character" w:customStyle="1" w:styleId="scxw94794337">
    <w:name w:val="scxw94794337"/>
    <w:basedOn w:val="DefaultParagraphFont"/>
    <w:rsid w:val="00037B05"/>
  </w:style>
  <w:style w:type="character" w:customStyle="1" w:styleId="Heading4Char">
    <w:name w:val="Heading 4 Char"/>
    <w:basedOn w:val="DefaultParagraphFont"/>
    <w:link w:val="Heading4"/>
    <w:semiHidden/>
    <w:rsid w:val="005B20A1"/>
    <w:rPr>
      <w:rFonts w:eastAsia="Times New Roman"/>
      <w:b/>
      <w:sz w:val="32"/>
      <w:bdr w:val="none" w:sz="0" w:space="0" w:color="auto"/>
      <w:lang w:val="cs-CZ" w:eastAsia="cs-CZ"/>
    </w:rPr>
  </w:style>
  <w:style w:type="table" w:styleId="TableGrid">
    <w:name w:val="Table Grid"/>
    <w:basedOn w:val="TableNormal"/>
    <w:uiPriority w:val="59"/>
    <w:rsid w:val="005B20A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ED9A7-D7B4-470A-86A3-871A0AB8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Dewey</dc:creator>
  <cp:lastModifiedBy>Arthur Souza Rodrigues</cp:lastModifiedBy>
  <cp:revision>1</cp:revision>
  <dcterms:created xsi:type="dcterms:W3CDTF">2022-11-29T01:17:00Z</dcterms:created>
  <dcterms:modified xsi:type="dcterms:W3CDTF">2026-09-22T16:51:00Z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fe1a4e9759612513e2243df184ccadf29c5b45e7ca43872d11072dd1c7aca2e7</vt:lpwstr>
  </property>
</Properties>
</file>