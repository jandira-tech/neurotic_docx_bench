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EBDC8C2B">
      <w:pPr>
        <w:spacing w:line="276"/>
      </w:pPr>
      <w:r>
        <w:t>Inventory List</w:t>
      </w:r>
    </w:p>
    <w:p w14:paraId="DE878D7F">
      <w:pPr>
        <w:spacing w:line="276"/>
      </w:pPr>
    </w:p>
    <w:p w14:paraId="526EA2BF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1A46357D">
            <w:r>
              <w:t>Item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0664808D">
            <w:r>
              <w:t>Stock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A3FF8BC">
            <w:r>
              <w:t>Price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2F86301">
            <w:del w:id="1778776725772" w:author="Online User" w:date="2026-05-14T20:35:21.852Z">
              <w:r>
                <w:delText>Laptop Pro 15</w:delText>
              </w:r>
            </w:del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5AA6F19">
            <w:r>
              <w:t>10 units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E58FB47">
            <w:r>
              <w:t>$1,200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37AE545">
            <w:r>
              <w:t>Wireless Mouse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F20179C">
            <w:del w:id="1778776725773" w:author="Online User" w:date="2026-05-14T20:35:22.275Z">
              <w:r>
                <w:delText>50 units</w:delText>
              </w:r>
            </w:del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693F7EE">
            <w:r>
              <w:t>$25</w:t>
            </w:r>
          </w:p>
        </w:tc>
      </w:tr>
    </w:tbl>
    <w:p w14:paraId="456740EC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2026-05-14T20:35:32.925Z</dcterms:created>
  <dcterms:modified xsi:type="dcterms:W3CDTF">2026-05-14T20:35:32.969Z</dcterms:modified>
</cp:coreProperties>
</file>