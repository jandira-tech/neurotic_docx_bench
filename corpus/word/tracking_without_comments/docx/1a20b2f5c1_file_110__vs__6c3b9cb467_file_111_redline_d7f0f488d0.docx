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08087" w14:textId="77777777" w:rsidR="00A66541" w:rsidRDefault="00A66541">
      <w:pPr>
        <w:rPr>
          <w:rFonts w:ascii="Arial" w:hAnsi="Arial"/>
          <w:b/>
          <w:color w:val="C00000"/>
          <w:sz w:val="40"/>
          <w:rPrChange w:id="0" w:author="Arthur Souza Rodrigues" w:date="2026-07-10T21:47:00Z" w16du:dateUtc="2026-07-11T01:47:00Z"/>
        </w:rPr>
      </w:pPr>
      <w:r>
        <w:rPr>
          <w:rFonts w:ascii="Arial" w:hAnsi="Arial"/>
          <w:b/>
          <w:color w:val="C00000"/>
          <w:sz w:val="40"/>
          <w:rPrChange w:id="1" w:author="Arthur Souza Rodrigues" w:date="2026-07-10T21:47:00Z" w16du:dateUtc="2026-07-11T01:47:00Z"/>
        </w:rPr>
        <w:t>file_</w:t>
      </w:r>
      <w:ins w:id="2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111</w:t>
        </w:r>
      </w:ins>
      <w:del w:id="3" w:author="Arthur Souza Rodrigues" w:date="2026-07-10T21:47:00Z" w16du:dateUtc="2026-07-11T01:47:00Z">
        <w:r>
          <w:delText>110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7-10T21:47:00Z" w16du:dateUtc="2026-07-11T01:47:00Z"/>
        </w:rPr>
        <w:t>.docx</w:t>
      </w:r>
    </w:p>
    <w:p w14:paraId="19197423" w14:textId="6830B060" w:rsidR="00021835" w:rsidRDefault="00E20CDB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004D6C01" w14:textId="59C8D501" w:rsidR="000616CA" w:rsidRDefault="00E20CDB">
      <w:pPr>
        <w:rPr>
          <w:del w:id="7" w:author="Arthur Souza Rodrigues" w:date="2026-07-10T21:47:00Z" w16du:dateUtc="2026-07-11T01:47:00Z"/>
        </w:rPr>
      </w:pPr>
      <w:del w:id="8" w:author="Arthur Souza Rodrigues" w:date="2026-07-10T21:47:00Z" w16du:dateUtc="2026-07-11T01:47:00Z">
        <w:r>
          <w:delText>Project Proposal</w:delText>
        </w:r>
      </w:del>
    </w:p>
    <w:p w14:paraId="353519D0" w14:textId="77777777" w:rsidR="000616CA" w:rsidRDefault="00E20CDB">
      <w:pPr>
        <w:rPr>
          <w:del w:id="9" w:author="Arthur Souza Rodrigues" w:date="2026-07-10T21:47:00Z" w16du:dateUtc="2026-07-11T01:47:00Z"/>
        </w:rPr>
      </w:pPr>
      <w:r>
        <w:rPr>
          <w:rFonts w:ascii="Arial" w:hAnsi="Arial"/>
          <w:b/>
          <w:color w:val="C00000"/>
          <w:sz w:val="40"/>
          <w:rPrChange w:id="10" w:author="Arthur Souza Rodrigues" w:date="2026-07-10T21:47:00Z" w16du:dateUtc="2026-07-11T01:47:00Z"/>
        </w:rPr>
        <w:t xml:space="preserve">This </w:t>
      </w:r>
      <w:ins w:id="11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document shows Heading 1 style with red color</w:t>
        </w:r>
      </w:ins>
      <w:del w:id="12" w:author="Arthur Souza Rodrigues" w:date="2026-07-10T21:47:00Z" w16du:dateUtc="2026-07-11T01:47:00Z">
        <w:r>
          <w:delText xml:space="preserve">project will be completed by the end of the </w:delText>
        </w:r>
        <w:r>
          <w:delText>month</w:delText>
        </w:r>
        <w:r>
          <w:delText>.</w:delText>
        </w:r>
      </w:del>
    </w:p>
    <w:p w14:paraId="512C03EC" w14:textId="77777777" w:rsidR="000616CA" w:rsidRDefault="00E20CDB">
      <w:pPr>
        <w:rPr>
          <w:del w:id="13" w:author="Arthur Souza Rodrigues" w:date="2026-07-10T21:47:00Z" w16du:dateUtc="2026-07-11T01:47:00Z"/>
        </w:rPr>
      </w:pPr>
      <w:del w:id="14" w:author="Arthur Souza Rodrigues" w:date="2026-07-10T21:47:00Z" w16du:dateUtc="2026-07-11T01:47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31333F3B" w14:textId="77777777" w:rsidR="00021835" w:rsidRDefault="00E20CDB">
      <w:pPr>
        <w:spacing w:before="400" w:after="120" w:line="240" w:lineRule="auto"/>
        <w:rPr>
          <w:ins w:id="15" w:author="Arthur Souza Rodrigues" w:date="2026-07-10T21:47:00Z" w16du:dateUtc="2026-07-11T01:47:00Z"/>
        </w:rPr>
      </w:pPr>
      <w:del w:id="16" w:author="Arthur Souza Rodrigues" w:date="2026-07-10T21:47:00Z" w16du:dateUtc="2026-07-11T01:47:00Z">
        <w:r>
          <w:delText>Budget is estimated at ten thousand dollars.</w:delText>
        </w:r>
        <w:r>
          <w:delText xml:space="preserve"> Please review</w:delText>
        </w:r>
      </w:del>
      <w:r>
        <w:rPr>
          <w:rFonts w:ascii="Arial" w:hAnsi="Arial"/>
          <w:b/>
          <w:color w:val="C00000"/>
          <w:sz w:val="40"/>
          <w:rPrChange w:id="17" w:author="Arthur Souza Rodrigues" w:date="2026-07-10T21:47:00Z" w16du:dateUtc="2026-07-11T01:47:00Z"/>
        </w:rPr>
        <w:t xml:space="preserve"> and </w:t>
      </w:r>
      <w:ins w:id="18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bold.</w:t>
        </w:r>
      </w:ins>
    </w:p>
    <w:p w14:paraId="209F6847" w14:textId="77777777" w:rsidR="000616CA" w:rsidRDefault="00E20CDB">
      <w:pPr>
        <w:spacing w:before="400" w:after="120" w:line="240" w:lineRule="auto"/>
        <w:pPrChange w:id="19" w:author="Arthur Souza Rodrigues" w:date="2026-07-10T21:47:00Z" w16du:dateUtc="2026-07-11T01:47:00Z"/>
      </w:pPr>
      <w:ins w:id="20" w:author="Arthur Souza Rodrigues" w:date="2026-07-10T21:47:00Z" w16du:dateUtc="2026-07-11T01:4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21" w:author="Arthur Souza Rodrigues" w:date="2026-07-10T21:47:00Z" w16du:dateUtc="2026-07-11T01:47:00Z">
        <w:r>
          <w:delText>approve.</w:delText>
        </w:r>
      </w:del>
    </w:p>
    <w:sectPr w:rsidR="000616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CA"/>
    <w:rsid w:val="00021835"/>
    <w:rsid w:val="000616CA"/>
    <w:rsid w:val="002040F0"/>
    <w:rsid w:val="005D62FA"/>
    <w:rsid w:val="00602143"/>
    <w:rsid w:val="00A665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9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2026-07-11T01:47:00Z</dcterms:modified>
</cp:coreProperties>
</file>