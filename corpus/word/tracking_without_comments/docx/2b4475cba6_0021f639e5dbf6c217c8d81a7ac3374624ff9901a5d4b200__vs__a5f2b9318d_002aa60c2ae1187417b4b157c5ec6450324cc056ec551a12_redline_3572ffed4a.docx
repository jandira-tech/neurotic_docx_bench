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97BE9" w14:textId="77777777" w:rsidR="00D46904" w:rsidRDefault="00A5391B" w:rsidP="00A5391B">
      <w:pPr>
        <w:jc w:val="center"/>
        <w:rPr>
          <w:ins w:id="6" w:author="mary.inoue@fap.local" w:date="2026-09-22T12:23:00Z" w16du:dateUtc="2026-09-22T16:23:00Z"/>
          <w:rFonts w:ascii="Arial" w:hAnsi="Arial" w:cs="Arial"/>
          <w:b/>
          <w:sz w:val="28"/>
          <w:szCs w:val="28"/>
        </w:rPr>
      </w:pPr>
      <w:ins w:id="7" w:author="mary.inoue@fap.local" w:date="2026-09-22T12:23:00Z" w16du:dateUtc="2026-09-22T16:2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369345B4" w14:textId="77777777" w:rsidR="00EB0E11" w:rsidRDefault="00EB0E11" w:rsidP="00A5391B">
      <w:pPr>
        <w:jc w:val="center"/>
        <w:rPr>
          <w:ins w:id="8" w:author="mary.inoue@fap.local" w:date="2026-09-22T12:23:00Z" w16du:dateUtc="2026-09-22T16:23:00Z"/>
          <w:rFonts w:ascii="Arial" w:hAnsi="Arial" w:cs="Arial"/>
          <w:b/>
          <w:sz w:val="28"/>
          <w:szCs w:val="28"/>
        </w:rPr>
      </w:pPr>
    </w:p>
    <w:p w14:paraId="4AE5DCBD" w14:textId="77777777" w:rsidR="00EB0E11" w:rsidRPr="00AC2557" w:rsidRDefault="00EB0E11" w:rsidP="00EB0E11">
      <w:pPr>
        <w:rPr>
          <w:ins w:id="9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0" w:author="mary.inoue@fap.local" w:date="2026-09-22T12:23:00Z" w16du:dateUtc="2026-09-22T16:2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6F520A09" w14:textId="77777777" w:rsidR="00A5391B" w:rsidRDefault="00A5391B" w:rsidP="00A5391B">
      <w:pPr>
        <w:jc w:val="center"/>
        <w:rPr>
          <w:ins w:id="11" w:author="mary.inoue@fap.local" w:date="2026-09-22T12:23:00Z" w16du:dateUtc="2026-09-22T16:23:00Z"/>
          <w:rFonts w:ascii="Arial" w:hAnsi="Arial" w:cs="Arial"/>
          <w:b/>
          <w:sz w:val="28"/>
          <w:szCs w:val="28"/>
        </w:rPr>
      </w:pPr>
    </w:p>
    <w:p w14:paraId="3957F12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3" w:author="mary.inoue@fap.local" w:date="2026-09-22T12:23:00Z" w16du:dateUtc="2026-09-22T16:2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DCA748C" w14:textId="77777777" w:rsidR="00132F7D" w:rsidRDefault="00132F7D" w:rsidP="00A5391B">
      <w:pPr>
        <w:jc w:val="center"/>
        <w:rPr>
          <w:ins w:id="14" w:author="mary.inoue@fap.local" w:date="2026-09-22T12:23:00Z" w16du:dateUtc="2026-09-22T16:23:00Z"/>
          <w:rFonts w:ascii="Arial" w:hAnsi="Arial" w:cs="Arial"/>
          <w:b/>
          <w:sz w:val="28"/>
          <w:szCs w:val="28"/>
        </w:rPr>
      </w:pPr>
    </w:p>
    <w:p w14:paraId="5AE61ED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939DADF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4B8E82C4" w14:textId="77777777" w:rsidR="00A5391B" w:rsidRDefault="00A5391B" w:rsidP="00A5391B">
      <w:pPr>
        <w:rPr>
          <w:ins w:id="18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9" w:author="mary.inoue@fap.local" w:date="2026-09-22T12:23:00Z" w16du:dateUtc="2026-09-22T16:2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353B664E" w14:textId="77777777" w:rsidR="00EB0E11" w:rsidRDefault="00EB0E11" w:rsidP="00A5391B">
      <w:pPr>
        <w:rPr>
          <w:ins w:id="2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1" w:author="mary.inoue@fap.local" w:date="2026-09-22T12:23:00Z" w16du:dateUtc="2026-09-22T16:23:00Z">
        <w:r>
          <w:rPr>
            <w:rFonts w:ascii="Arial" w:hAnsi="Arial" w:cs="Arial"/>
            <w:sz w:val="24"/>
            <w:szCs w:val="24"/>
          </w:rPr>
          <w:tab/>
        </w:r>
      </w:ins>
    </w:p>
    <w:p w14:paraId="42D094A7" w14:textId="77777777" w:rsidR="0065070B" w:rsidRPr="00345AD1" w:rsidRDefault="0065070B" w:rsidP="0065070B">
      <w:pPr>
        <w:pStyle w:val="Default"/>
        <w:rPr>
          <w:ins w:id="22" w:author="mary.inoue@fap.local" w:date="2026-09-22T12:23:00Z" w16du:dateUtc="2026-09-22T16:23:00Z"/>
        </w:rPr>
      </w:pPr>
      <w:ins w:id="23" w:author="mary.inoue@fap.local" w:date="2026-09-22T12:23:00Z" w16du:dateUtc="2026-09-22T16:2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6E3AE19" w14:textId="77777777" w:rsidR="0065070B" w:rsidRDefault="0065070B" w:rsidP="00A5391B">
      <w:pPr>
        <w:rPr>
          <w:ins w:id="24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79AD057" w14:textId="77777777" w:rsidR="00640AED" w:rsidRPr="00345AD1" w:rsidRDefault="00640AED" w:rsidP="00640AED">
      <w:pPr>
        <w:pStyle w:val="Default"/>
        <w:rPr>
          <w:ins w:id="25" w:author="mary.inoue@fap.local" w:date="2026-09-22T12:23:00Z" w16du:dateUtc="2026-09-22T16:23:00Z"/>
        </w:rPr>
      </w:pPr>
      <w:ins w:id="26" w:author="mary.inoue@fap.local" w:date="2026-09-22T12:23:00Z" w16du:dateUtc="2026-09-22T16:2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937A2F4" w14:textId="77777777" w:rsidR="00640AED" w:rsidRPr="00345AD1" w:rsidRDefault="00640AED" w:rsidP="00640AED">
      <w:pPr>
        <w:rPr>
          <w:ins w:id="27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36731C2B" w14:textId="77777777" w:rsidR="00C9492A" w:rsidRDefault="00C9492A" w:rsidP="00C9492A">
      <w:pPr>
        <w:rPr>
          <w:ins w:id="28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9" w:author="mary.inoue@fap.local" w:date="2026-09-22T12:23:00Z" w16du:dateUtc="2026-09-22T16:2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790C79E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EAE9745" w14:textId="77777777" w:rsidR="00C9492A" w:rsidRDefault="00C9492A" w:rsidP="00C9492A">
      <w:pPr>
        <w:rPr>
          <w:ins w:id="3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3AEE1CFD" w14:textId="77777777" w:rsidR="00A5391B" w:rsidRDefault="00A5391B" w:rsidP="00A5391B">
      <w:pPr>
        <w:rPr>
          <w:ins w:id="33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34" w:author="mary.inoue@fap.local" w:date="2026-09-22T12:23:00Z" w16du:dateUtc="2026-09-22T16:2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BDAF78A" w14:textId="77777777" w:rsidR="00EB0E11" w:rsidRPr="002D0CC2" w:rsidRDefault="00EB0E11" w:rsidP="00EB0E11">
      <w:pPr>
        <w:rPr>
          <w:ins w:id="3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36" w:author="mary.inoue@fap.local" w:date="2026-09-22T12:23:00Z" w16du:dateUtc="2026-09-22T16:2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A575CF8" w14:textId="77777777" w:rsidR="00EB0E11" w:rsidRDefault="00EB0E11" w:rsidP="00A5391B">
      <w:pPr>
        <w:rPr>
          <w:ins w:id="37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4968F4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1F027F84" w14:textId="77777777" w:rsidR="00C9492A" w:rsidRDefault="00C9492A" w:rsidP="00C9492A">
      <w:pPr>
        <w:rPr>
          <w:ins w:id="40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3DE2A8B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42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3B6E81EA" w14:textId="77777777" w:rsidR="00C9492A" w:rsidRDefault="00C9492A" w:rsidP="00C9492A">
      <w:pPr>
        <w:rPr>
          <w:ins w:id="4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97AD244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45" w:author="mary.inoue@fap.local" w:date="2026-09-22T12:23:00Z" w16du:dateUtc="2026-09-22T16:23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7E12F88" w14:textId="77777777" w:rsidR="002D511D" w:rsidRDefault="002D511D" w:rsidP="002D511D">
      <w:pPr>
        <w:rPr>
          <w:ins w:id="46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34E92A0E" w14:textId="77777777" w:rsidR="00F11D9F" w:rsidRDefault="00F11D9F" w:rsidP="00F11D9F">
      <w:pPr>
        <w:rPr>
          <w:ins w:id="47" w:author="mary.inoue@fap.local" w:date="2026-09-22T12:23:00Z" w16du:dateUtc="2026-09-22T16:23:00Z"/>
          <w:rFonts w:ascii="Arial" w:hAnsi="Arial" w:cs="Arial"/>
          <w:b/>
        </w:rPr>
      </w:pPr>
      <w:ins w:id="48" w:author="mary.inoue@fap.local" w:date="2026-09-22T12:23:00Z" w16du:dateUtc="2026-09-22T16:2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FFF3705" w14:textId="77777777" w:rsidR="00F11D9F" w:rsidRPr="00F11D9F" w:rsidRDefault="00F11D9F" w:rsidP="00F11D9F">
      <w:pPr>
        <w:rPr>
          <w:ins w:id="49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50" w:author="mary.inoue@fap.local" w:date="2026-09-22T12:23:00Z" w16du:dateUtc="2026-09-22T16:2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CEEB626" w14:textId="77777777" w:rsidR="00F11D9F" w:rsidRDefault="00F11D9F" w:rsidP="00F11D9F">
      <w:pPr>
        <w:rPr>
          <w:ins w:id="51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CCEA8E5" w14:textId="77777777" w:rsidR="00F11D9F" w:rsidRDefault="00F11D9F" w:rsidP="002D511D">
      <w:pPr>
        <w:rPr>
          <w:ins w:id="5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F3231E7" w14:textId="77777777" w:rsidR="00A5391B" w:rsidRDefault="002D22E0" w:rsidP="00A5391B">
      <w:pPr>
        <w:rPr>
          <w:ins w:id="53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54" w:author="mary.inoue@fap.local" w:date="2026-09-22T12:23:00Z" w16du:dateUtc="2026-09-22T16:2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3B16D85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8C351E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4828A796" w14:textId="77777777" w:rsidR="008C61C6" w:rsidRPr="00791921" w:rsidRDefault="008C61C6" w:rsidP="008C61C6">
      <w:pPr>
        <w:rPr>
          <w:ins w:id="58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59" w:author="mary.inoue@fap.local" w:date="2026-09-22T12:23:00Z" w16du:dateUtc="2026-09-22T16:2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AB1FB95" w14:textId="77777777" w:rsidR="001F3B9E" w:rsidRDefault="001F3B9E" w:rsidP="00A5391B">
      <w:pPr>
        <w:rPr>
          <w:ins w:id="60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90D7804" w14:textId="77777777" w:rsidR="001F3B9E" w:rsidRDefault="001F3B9E" w:rsidP="00A5391B">
      <w:pPr>
        <w:rPr>
          <w:ins w:id="61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4C21915" w14:textId="77777777" w:rsidR="00DC250C" w:rsidRDefault="00DC250C" w:rsidP="00A5391B">
      <w:pPr>
        <w:rPr>
          <w:ins w:id="6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63" w:author="mary.inoue@fap.local" w:date="2026-09-22T12:23:00Z" w16du:dateUtc="2026-09-22T16:2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548F632" w14:textId="77777777" w:rsidR="008C61C6" w:rsidRPr="002D0CC2" w:rsidRDefault="008C61C6" w:rsidP="008C61C6">
      <w:pPr>
        <w:rPr>
          <w:ins w:id="6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65" w:author="mary.inoue@fap.local" w:date="2026-09-22T12:23:00Z" w16du:dateUtc="2026-09-22T16:2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B19C584" w14:textId="77777777" w:rsidR="003E02AD" w:rsidRDefault="003E02AD" w:rsidP="003E02AD">
      <w:pPr>
        <w:rPr>
          <w:ins w:id="66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6BB1B43" w14:textId="77777777" w:rsidR="003E02AD" w:rsidRDefault="003E02AD" w:rsidP="003E02AD">
      <w:pPr>
        <w:rPr>
          <w:ins w:id="67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68" w:author="mary.inoue@fap.local" w:date="2026-09-22T12:23:00Z" w16du:dateUtc="2026-09-22T16:2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311D008" w14:textId="77777777" w:rsidR="008C61C6" w:rsidRDefault="008C61C6" w:rsidP="00A5391B">
      <w:pPr>
        <w:rPr>
          <w:ins w:id="6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D666B97" w14:textId="77777777" w:rsidR="00AF3743" w:rsidRDefault="00AF3743" w:rsidP="00AF3743">
      <w:pPr>
        <w:pStyle w:val="Default"/>
        <w:rPr>
          <w:ins w:id="70" w:author="mary.inoue@fap.local" w:date="2026-09-22T12:23:00Z" w16du:dateUtc="2026-09-22T16:23:00Z"/>
          <w:rFonts w:ascii="ArialMT" w:hAnsi="ArialMT" w:cs="ArialMT"/>
        </w:rPr>
      </w:pPr>
      <w:ins w:id="71" w:author="mary.inoue@fap.local" w:date="2026-09-22T12:23:00Z" w16du:dateUtc="2026-09-22T16:2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3D3A71E6" w14:textId="77777777" w:rsidR="00AF3743" w:rsidRDefault="00AF3743" w:rsidP="00A5391B">
      <w:pPr>
        <w:rPr>
          <w:ins w:id="7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6306092" w14:textId="77777777" w:rsidR="00500EF8" w:rsidRPr="00500EF8" w:rsidRDefault="00500EF8" w:rsidP="00A5391B">
      <w:pPr>
        <w:rPr>
          <w:ins w:id="73" w:author="mary.inoue@fap.local" w:date="2026-09-22T12:23:00Z" w16du:dateUtc="2026-09-22T16:23:00Z"/>
          <w:rFonts w:ascii="Arial" w:hAnsi="Arial" w:cs="Arial"/>
          <w:sz w:val="24"/>
          <w:szCs w:val="24"/>
          <w:lang w:val="en-US"/>
        </w:rPr>
      </w:pPr>
      <w:ins w:id="74" w:author="mary.inoue@fap.local" w:date="2026-09-22T12:23:00Z" w16du:dateUtc="2026-09-22T16:2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08F5769E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BD43A01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27C21174" w14:textId="77777777" w:rsidR="005120F2" w:rsidRPr="000759E6" w:rsidRDefault="005120F2" w:rsidP="005120F2">
      <w:pPr>
        <w:rPr>
          <w:ins w:id="78" w:author="mary.inoue@fap.local" w:date="2026-09-22T12:23:00Z" w16du:dateUtc="2026-09-22T16:23:00Z"/>
          <w:rFonts w:ascii="Arial" w:hAnsi="Arial" w:cs="Arial"/>
          <w:sz w:val="24"/>
          <w:szCs w:val="24"/>
          <w:lang w:val="en-US"/>
        </w:rPr>
      </w:pPr>
      <w:ins w:id="79" w:author="mary.inoue@fap.local" w:date="2026-09-22T12:23:00Z" w16du:dateUtc="2026-09-22T16:2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5B2467DB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1EB118CC" w14:textId="77777777" w:rsidR="009C4CE8" w:rsidRPr="00345AD1" w:rsidRDefault="009C4CE8" w:rsidP="009C4CE8">
      <w:pPr>
        <w:pStyle w:val="Default"/>
        <w:rPr>
          <w:ins w:id="81" w:author="mary.inoue@fap.local" w:date="2026-09-22T12:23:00Z" w16du:dateUtc="2026-09-22T16:23:00Z"/>
          <w:rFonts w:ascii="ArialMT" w:hAnsi="ArialMT" w:cs="ArialMT"/>
        </w:rPr>
      </w:pPr>
    </w:p>
    <w:p w14:paraId="0B111497" w14:textId="77777777" w:rsidR="009C4CE8" w:rsidRDefault="009C4CE8" w:rsidP="009C4CE8">
      <w:pPr>
        <w:pStyle w:val="Default"/>
        <w:rPr>
          <w:ins w:id="82" w:author="mary.inoue@fap.local" w:date="2026-09-22T12:23:00Z" w16du:dateUtc="2026-09-22T16:23:00Z"/>
          <w:rFonts w:ascii="ArialMT" w:hAnsi="ArialMT" w:cs="ArialMT"/>
        </w:rPr>
      </w:pPr>
    </w:p>
    <w:p w14:paraId="294FAD7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84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0BE621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52C58DC7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87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FDCF683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5AE9FD05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90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5D9C8534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58AEF44E" w14:textId="77777777" w:rsidR="004B4464" w:rsidRPr="000759E6" w:rsidRDefault="004B4464" w:rsidP="004B4464">
      <w:pPr>
        <w:rPr>
          <w:ins w:id="9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93" w:author="mary.inoue@fap.local" w:date="2026-09-22T12:23:00Z" w16du:dateUtc="2026-09-22T16:2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4ADF3B10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70E9AFC6" w14:textId="77777777" w:rsidR="009C4CE8" w:rsidRDefault="009C4CE8" w:rsidP="00A5391B">
      <w:pPr>
        <w:rPr>
          <w:ins w:id="95" w:author="mary.inoue@fap.local" w:date="2026-09-22T12:23:00Z" w16du:dateUtc="2026-09-22T16:23:00Z"/>
          <w:rFonts w:ascii="Arial" w:hAnsi="Arial" w:cs="Arial"/>
          <w:sz w:val="24"/>
          <w:szCs w:val="24"/>
          <w:lang w:val="en-US"/>
        </w:rPr>
      </w:pPr>
    </w:p>
    <w:p w14:paraId="50092C66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23:00Z" w16du:dateUtc="2026-09-22T16:2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0AF92D6F" w14:textId="77777777" w:rsidR="00AA2126" w:rsidRDefault="00AA2126" w:rsidP="00A5391B">
      <w:pPr>
        <w:rPr>
          <w:ins w:id="98" w:author="mary.inoue@fap.local" w:date="2026-09-22T12:23:00Z" w16du:dateUtc="2026-09-22T16:23:00Z"/>
          <w:rFonts w:ascii="Arial" w:hAnsi="Arial" w:cs="Arial"/>
          <w:sz w:val="24"/>
          <w:szCs w:val="24"/>
          <w:lang w:val="en-US"/>
        </w:rPr>
      </w:pPr>
    </w:p>
    <w:p w14:paraId="1450AFC7" w14:textId="77777777" w:rsidR="00DC250C" w:rsidRDefault="00500EF8" w:rsidP="00A5391B">
      <w:pPr>
        <w:rPr>
          <w:ins w:id="99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00" w:author="mary.inoue@fap.local" w:date="2026-09-22T12:23:00Z" w16du:dateUtc="2026-09-22T16:2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6741E76" w14:textId="77777777" w:rsidR="00ED46E8" w:rsidRPr="002D0762" w:rsidRDefault="00ED46E8" w:rsidP="00ED46E8">
      <w:pPr>
        <w:rPr>
          <w:ins w:id="101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02" w:author="mary.inoue@fap.local" w:date="2026-09-22T12:23:00Z" w16du:dateUtc="2026-09-22T16:2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FC18568" w14:textId="77777777" w:rsidR="00ED46E8" w:rsidRPr="00500EF8" w:rsidRDefault="00ED46E8" w:rsidP="00A5391B">
      <w:pPr>
        <w:rPr>
          <w:ins w:id="10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E27E03E" w14:textId="77777777" w:rsidR="00DC250C" w:rsidRDefault="005B3636" w:rsidP="00A5391B">
      <w:pPr>
        <w:rPr>
          <w:ins w:id="10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05" w:author="mary.inoue@fap.local" w:date="2026-09-22T12:23:00Z" w16du:dateUtc="2026-09-22T16:2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AD26EDB" w14:textId="77777777" w:rsidR="00E0284E" w:rsidRPr="00674D51" w:rsidRDefault="00E0284E" w:rsidP="00A5391B">
      <w:pPr>
        <w:rPr>
          <w:ins w:id="106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07" w:author="mary.inoue@fap.local" w:date="2026-09-22T12:23:00Z" w16du:dateUtc="2026-09-22T16:2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5F3BA92" w14:textId="77777777" w:rsidR="00AA2126" w:rsidRDefault="00AA2126" w:rsidP="00AA2126">
      <w:pPr>
        <w:pStyle w:val="Default"/>
        <w:rPr>
          <w:ins w:id="108" w:author="mary.inoue@fap.local" w:date="2026-09-22T12:23:00Z" w16du:dateUtc="2026-09-22T16:23:00Z"/>
        </w:rPr>
      </w:pPr>
      <w:ins w:id="109" w:author="mary.inoue@fap.local" w:date="2026-09-22T12:23:00Z" w16du:dateUtc="2026-09-22T16:2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2496C5A" w14:textId="77777777" w:rsidR="000172AA" w:rsidRDefault="000172AA" w:rsidP="00AA2126">
      <w:pPr>
        <w:pStyle w:val="Default"/>
        <w:rPr>
          <w:ins w:id="110" w:author="mary.inoue@fap.local" w:date="2026-09-22T12:23:00Z" w16du:dateUtc="2026-09-22T16:23:00Z"/>
        </w:rPr>
      </w:pPr>
    </w:p>
    <w:p w14:paraId="75CE6F2A" w14:textId="77777777" w:rsidR="000172AA" w:rsidRDefault="000172AA" w:rsidP="000172AA">
      <w:pPr>
        <w:rPr>
          <w:ins w:id="111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12" w:author="mary.inoue@fap.local" w:date="2026-09-22T12:23:00Z" w16du:dateUtc="2026-09-22T16:2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B8BA07D" w14:textId="77777777" w:rsidR="000172AA" w:rsidRDefault="000172AA" w:rsidP="00AA2126">
      <w:pPr>
        <w:pStyle w:val="Default"/>
        <w:rPr>
          <w:ins w:id="113" w:author="mary.inoue@fap.local" w:date="2026-09-22T12:23:00Z" w16du:dateUtc="2026-09-22T16:23:00Z"/>
        </w:rPr>
      </w:pPr>
    </w:p>
    <w:p w14:paraId="0698830D" w14:textId="77777777" w:rsidR="00AA2126" w:rsidRPr="00345AD1" w:rsidRDefault="00AA2126" w:rsidP="00AA2126">
      <w:pPr>
        <w:pStyle w:val="Default"/>
        <w:rPr>
          <w:ins w:id="114" w:author="mary.inoue@fap.local" w:date="2026-09-22T12:23:00Z" w16du:dateUtc="2026-09-22T16:23:00Z"/>
        </w:rPr>
      </w:pPr>
    </w:p>
    <w:p w14:paraId="23E84092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001F962" w14:textId="77777777" w:rsidR="00AA2126" w:rsidRDefault="00AA2126" w:rsidP="00A5391B">
      <w:pPr>
        <w:rPr>
          <w:ins w:id="117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6C8DE0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23:00Z" w16du:dateUtc="2026-09-22T16:2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2F95EB8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3B3A5F1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3:00Z" w16du:dateUtc="2026-09-22T16:23:00Z"/>
          <w:rFonts w:ascii="Arial" w:hAnsi="Arial" w:cs="Arial"/>
          <w:b/>
          <w:sz w:val="24"/>
          <w:szCs w:val="24"/>
        </w:rPr>
      </w:pPr>
      <w:ins w:id="122" w:author="mary.inoue@fap.local" w:date="2026-09-22T12:23:00Z" w16du:dateUtc="2026-09-22T16:2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DF1D402" w14:textId="77777777" w:rsidR="00C01CF0" w:rsidRDefault="00C01CF0" w:rsidP="00A5391B">
      <w:pPr>
        <w:rPr>
          <w:ins w:id="12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15F392D" w14:textId="77777777" w:rsidR="00E0284E" w:rsidRPr="006A49C0" w:rsidRDefault="006A49C0" w:rsidP="00A5391B">
      <w:pPr>
        <w:rPr>
          <w:ins w:id="12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25" w:author="mary.inoue@fap.local" w:date="2026-09-22T12:23:00Z" w16du:dateUtc="2026-09-22T16:2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D215520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32CBAE7A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128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AF14FEB" w14:textId="77777777" w:rsidR="006575DD" w:rsidRDefault="006575DD" w:rsidP="006575DD">
      <w:pPr>
        <w:rPr>
          <w:ins w:id="129" w:author="mary.inoue@fap.local" w:date="2026-09-22T12:23:00Z" w16du:dateUtc="2026-09-22T16:23:00Z"/>
          <w:rFonts w:ascii="Arial" w:hAnsi="Arial" w:cs="Arial"/>
          <w:b/>
          <w:sz w:val="24"/>
          <w:szCs w:val="24"/>
        </w:rPr>
      </w:pPr>
    </w:p>
    <w:p w14:paraId="2693BCCB" w14:textId="77777777" w:rsidR="006A49C0" w:rsidRDefault="006575DD" w:rsidP="00A5391B">
      <w:pPr>
        <w:rPr>
          <w:ins w:id="130" w:author="mary.inoue@fap.local" w:date="2026-09-22T12:23:00Z" w16du:dateUtc="2026-09-22T16:23:00Z"/>
          <w:rFonts w:ascii="Arial" w:hAnsi="Arial" w:cs="Arial"/>
          <w:b/>
          <w:sz w:val="24"/>
          <w:szCs w:val="24"/>
        </w:rPr>
      </w:pPr>
      <w:ins w:id="131" w:author="mary.inoue@fap.local" w:date="2026-09-22T12:23:00Z" w16du:dateUtc="2026-09-22T16:2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CBE8A19" w14:textId="77777777" w:rsidR="004D03FD" w:rsidRDefault="004D03FD" w:rsidP="00A5391B">
      <w:pPr>
        <w:rPr>
          <w:ins w:id="13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33" w:author="mary.inoue@fap.local" w:date="2026-09-22T12:23:00Z" w16du:dateUtc="2026-09-22T16:2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4C4861A" w14:textId="77777777" w:rsidR="005B2275" w:rsidRDefault="005B2275" w:rsidP="00A5391B">
      <w:pPr>
        <w:rPr>
          <w:ins w:id="134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2593C96" w14:textId="77777777" w:rsidR="005B2275" w:rsidRPr="00FD6C0D" w:rsidRDefault="005B2275" w:rsidP="005B2275">
      <w:pPr>
        <w:rPr>
          <w:ins w:id="13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36" w:author="mary.inoue@fap.local" w:date="2026-09-22T12:23:00Z" w16du:dateUtc="2026-09-22T16:2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3475EF41" w14:textId="77777777" w:rsidR="005B2275" w:rsidRPr="004D03FD" w:rsidRDefault="005B2275" w:rsidP="00A5391B">
      <w:pPr>
        <w:rPr>
          <w:ins w:id="137" w:author="mary.inoue@fap.local" w:date="2026-09-22T12:23:00Z" w16du:dateUtc="2026-09-22T16:23:00Z"/>
          <w:rFonts w:ascii="Arial" w:hAnsi="Arial" w:cs="Arial"/>
          <w:b/>
          <w:sz w:val="24"/>
          <w:szCs w:val="24"/>
        </w:rPr>
      </w:pPr>
    </w:p>
    <w:p w14:paraId="2B686343" w14:textId="77777777" w:rsidR="00C43956" w:rsidRDefault="00C43956" w:rsidP="00C43956">
      <w:pPr>
        <w:rPr>
          <w:ins w:id="138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39" w:author="mary.inoue@fap.local" w:date="2026-09-22T12:23:00Z" w16du:dateUtc="2026-09-22T16:2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EB4D93B" w14:textId="77777777" w:rsidR="00A54CA6" w:rsidRPr="00C6444F" w:rsidRDefault="00A54CA6" w:rsidP="00A54CA6">
      <w:pPr>
        <w:rPr>
          <w:ins w:id="14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41" w:author="mary.inoue@fap.local" w:date="2026-09-22T12:23:00Z" w16du:dateUtc="2026-09-22T16:2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5AFE88BE" w14:textId="77777777" w:rsidR="00A54CA6" w:rsidRDefault="00A54CA6" w:rsidP="00A54CA6">
      <w:pPr>
        <w:rPr>
          <w:ins w:id="14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1D0D8D5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144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41B4E39" w14:textId="77777777" w:rsidR="00C43956" w:rsidRDefault="00C43956" w:rsidP="00A5391B">
      <w:pPr>
        <w:rPr>
          <w:ins w:id="145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694E1A8" w14:textId="77777777" w:rsidR="00ED407E" w:rsidRPr="00345AD1" w:rsidRDefault="00ED407E" w:rsidP="00ED407E">
      <w:pPr>
        <w:pStyle w:val="Default"/>
        <w:rPr>
          <w:ins w:id="146" w:author="mary.inoue@fap.local" w:date="2026-09-22T12:23:00Z" w16du:dateUtc="2026-09-22T16:23:00Z"/>
        </w:rPr>
      </w:pPr>
      <w:ins w:id="147" w:author="mary.inoue@fap.local" w:date="2026-09-22T12:23:00Z" w16du:dateUtc="2026-09-22T16:2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8A1DB1A" w14:textId="77777777" w:rsidR="00ED407E" w:rsidRDefault="00ED407E" w:rsidP="00A5391B">
      <w:pPr>
        <w:rPr>
          <w:ins w:id="148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645F2B9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150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32183412" w14:textId="77777777" w:rsidR="00AE71D2" w:rsidRDefault="00AE71D2" w:rsidP="00A5391B">
      <w:pPr>
        <w:rPr>
          <w:ins w:id="151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659265D0" w14:textId="77777777" w:rsidR="00901CD7" w:rsidRDefault="00AE71D2" w:rsidP="00A5391B">
      <w:pPr>
        <w:rPr>
          <w:ins w:id="152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C58BD25" w14:textId="77777777" w:rsidR="00D64C4F" w:rsidRPr="00345AD1" w:rsidRDefault="00D64C4F" w:rsidP="00D64C4F">
      <w:pPr>
        <w:pStyle w:val="Default"/>
        <w:rPr>
          <w:ins w:id="154" w:author="mary.inoue@fap.local" w:date="2026-09-22T12:23:00Z" w16du:dateUtc="2026-09-22T16:23:00Z"/>
        </w:rPr>
      </w:pPr>
      <w:ins w:id="155" w:author="mary.inoue@fap.local" w:date="2026-09-22T12:23:00Z" w16du:dateUtc="2026-09-22T16:2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35D1374" w14:textId="77777777" w:rsidR="00D64C4F" w:rsidRDefault="00D64C4F" w:rsidP="00A5391B">
      <w:pPr>
        <w:rPr>
          <w:ins w:id="156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4C008E8" w14:textId="77777777" w:rsidR="00D1508E" w:rsidRDefault="00D1508E" w:rsidP="00D1508E">
      <w:pPr>
        <w:pStyle w:val="Default"/>
        <w:rPr>
          <w:ins w:id="157" w:author="mary.inoue@fap.local" w:date="2026-09-22T12:23:00Z" w16du:dateUtc="2026-09-22T16:23:00Z"/>
        </w:rPr>
      </w:pPr>
      <w:ins w:id="158" w:author="mary.inoue@fap.local" w:date="2026-09-22T12:23:00Z" w16du:dateUtc="2026-09-22T16:2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262275DD" w14:textId="77777777" w:rsidR="00D1508E" w:rsidRDefault="00D1508E" w:rsidP="00A5391B">
      <w:pPr>
        <w:rPr>
          <w:ins w:id="15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3106100" w14:textId="77777777" w:rsidR="00C43956" w:rsidRDefault="00C43956" w:rsidP="00A5391B">
      <w:pPr>
        <w:rPr>
          <w:ins w:id="160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665FBF0" w14:textId="77777777" w:rsidR="00425F7C" w:rsidRPr="009B31F7" w:rsidRDefault="009B31F7" w:rsidP="00A5391B">
      <w:pPr>
        <w:rPr>
          <w:ins w:id="161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62" w:author="mary.inoue@fap.local" w:date="2026-09-22T12:23:00Z" w16du:dateUtc="2026-09-22T16:2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17F1635" w14:textId="77777777" w:rsidR="00425F7C" w:rsidRDefault="00C549DE" w:rsidP="00A5391B">
      <w:pPr>
        <w:rPr>
          <w:ins w:id="163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64" w:author="mary.inoue@fap.local" w:date="2026-09-22T12:23:00Z" w16du:dateUtc="2026-09-22T16:2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4383B802" w14:textId="77777777" w:rsidR="0040121F" w:rsidRDefault="0040121F" w:rsidP="0040121F">
      <w:pPr>
        <w:rPr>
          <w:ins w:id="16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66" w:author="mary.inoue@fap.local" w:date="2026-09-22T12:23:00Z" w16du:dateUtc="2026-09-22T16:2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F370CE1" w14:textId="77777777" w:rsidR="00A2270B" w:rsidRPr="00AF56D5" w:rsidRDefault="00A2270B" w:rsidP="00A2270B">
      <w:pPr>
        <w:rPr>
          <w:ins w:id="167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68" w:author="mary.inoue@fap.local" w:date="2026-09-22T12:23:00Z" w16du:dateUtc="2026-09-22T16:2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DF5D9A5" w14:textId="77777777" w:rsidR="00E45383" w:rsidRDefault="00E45383" w:rsidP="00E45383">
      <w:pPr>
        <w:rPr>
          <w:ins w:id="16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BAB7AD7" w14:textId="77777777" w:rsidR="00395556" w:rsidRPr="000642ED" w:rsidRDefault="00395556" w:rsidP="00395556">
      <w:pPr>
        <w:rPr>
          <w:ins w:id="17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71" w:author="mary.inoue@fap.local" w:date="2026-09-22T12:23:00Z" w16du:dateUtc="2026-09-22T16:2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4C945329" w14:textId="77777777" w:rsidR="0040121F" w:rsidRDefault="0040121F" w:rsidP="0040121F">
      <w:pPr>
        <w:rPr>
          <w:ins w:id="17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147298D" w14:textId="77777777" w:rsidR="00395556" w:rsidRDefault="00395556" w:rsidP="00E45383">
      <w:pPr>
        <w:rPr>
          <w:ins w:id="17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212085F" w14:textId="77777777" w:rsidR="00E45383" w:rsidRPr="0050434A" w:rsidRDefault="00E45383" w:rsidP="00E45383">
      <w:pPr>
        <w:rPr>
          <w:ins w:id="17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75" w:author="mary.inoue@fap.local" w:date="2026-09-22T12:23:00Z" w16du:dateUtc="2026-09-22T16:2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18D811FC" w14:textId="77777777" w:rsidR="00723985" w:rsidRDefault="00723985" w:rsidP="00723985">
      <w:pPr>
        <w:pStyle w:val="Default"/>
        <w:rPr>
          <w:ins w:id="176" w:author="mary.inoue@fap.local" w:date="2026-09-22T12:23:00Z" w16du:dateUtc="2026-09-22T16:23:00Z"/>
        </w:rPr>
      </w:pPr>
    </w:p>
    <w:p w14:paraId="3436B27C" w14:textId="77777777" w:rsidR="00EB44BF" w:rsidRPr="008D7954" w:rsidRDefault="00EB44BF" w:rsidP="00EB44BF">
      <w:pPr>
        <w:rPr>
          <w:ins w:id="177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78" w:author="mary.inoue@fap.local" w:date="2026-09-22T12:23:00Z" w16du:dateUtc="2026-09-22T16:2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316A12E5" w14:textId="77777777" w:rsidR="00E45383" w:rsidRDefault="00E45383" w:rsidP="00723985">
      <w:pPr>
        <w:pStyle w:val="Default"/>
        <w:rPr>
          <w:ins w:id="179" w:author="mary.inoue@fap.local" w:date="2026-09-22T12:23:00Z" w16du:dateUtc="2026-09-22T16:23:00Z"/>
        </w:rPr>
      </w:pPr>
    </w:p>
    <w:p w14:paraId="4D63987B" w14:textId="77777777" w:rsidR="00723985" w:rsidRPr="00345AD1" w:rsidRDefault="00723985" w:rsidP="00723985">
      <w:pPr>
        <w:pStyle w:val="Default"/>
        <w:rPr>
          <w:ins w:id="180" w:author="mary.inoue@fap.local" w:date="2026-09-22T12:23:00Z" w16du:dateUtc="2026-09-22T16:23:00Z"/>
        </w:rPr>
      </w:pPr>
      <w:ins w:id="181" w:author="mary.inoue@fap.local" w:date="2026-09-22T12:23:00Z" w16du:dateUtc="2026-09-22T16:2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0DD96DB" w14:textId="77777777" w:rsidR="00723985" w:rsidRDefault="00723985" w:rsidP="00A5391B">
      <w:pPr>
        <w:rPr>
          <w:ins w:id="18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4FF0FFD0" w14:textId="77777777" w:rsidR="00B30730" w:rsidRPr="00345AD1" w:rsidRDefault="00B30730" w:rsidP="00B30730">
      <w:pPr>
        <w:pStyle w:val="Default"/>
        <w:rPr>
          <w:ins w:id="183" w:author="mary.inoue@fap.local" w:date="2026-09-22T12:23:00Z" w16du:dateUtc="2026-09-22T16:23:00Z"/>
        </w:rPr>
      </w:pPr>
      <w:ins w:id="184" w:author="mary.inoue@fap.local" w:date="2026-09-22T12:23:00Z" w16du:dateUtc="2026-09-22T16:2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B92A780" w14:textId="77777777" w:rsidR="00B30730" w:rsidRDefault="00B30730" w:rsidP="00A5391B">
      <w:pPr>
        <w:rPr>
          <w:ins w:id="185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430D61A" w14:textId="77777777" w:rsidR="00723985" w:rsidRDefault="00723985" w:rsidP="00A5391B">
      <w:pPr>
        <w:rPr>
          <w:ins w:id="186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092A659" w14:textId="77777777" w:rsidR="00723985" w:rsidRDefault="00723985" w:rsidP="00A5391B">
      <w:pPr>
        <w:rPr>
          <w:ins w:id="187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65046465" w14:textId="77777777" w:rsidR="00BC4C01" w:rsidRPr="00BC4C01" w:rsidRDefault="00BC4C01" w:rsidP="00A5391B">
      <w:pPr>
        <w:rPr>
          <w:ins w:id="188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89" w:author="mary.inoue@fap.local" w:date="2026-09-22T12:23:00Z" w16du:dateUtc="2026-09-22T16:2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48C5C24" w14:textId="77777777" w:rsidR="00B23618" w:rsidRDefault="00B23618" w:rsidP="00B23618">
      <w:pPr>
        <w:rPr>
          <w:ins w:id="19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91" w:author="mary.inoue@fap.local" w:date="2026-09-22T12:23:00Z" w16du:dateUtc="2026-09-22T16:2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7B7CF08" w14:textId="77777777" w:rsidR="00B23618" w:rsidRDefault="00B23618" w:rsidP="00A5391B">
      <w:pPr>
        <w:rPr>
          <w:ins w:id="19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18E4CC8" w14:textId="77777777" w:rsidR="00B23618" w:rsidRDefault="00B23618" w:rsidP="00A5391B">
      <w:pPr>
        <w:rPr>
          <w:ins w:id="19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B247D8D" w14:textId="77777777" w:rsidR="006D73AD" w:rsidRDefault="006F5CEB" w:rsidP="00A5391B">
      <w:pPr>
        <w:rPr>
          <w:ins w:id="19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95" w:author="mary.inoue@fap.local" w:date="2026-09-22T12:23:00Z" w16du:dateUtc="2026-09-22T16:2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41F195D0" w14:textId="77777777" w:rsidR="00B23618" w:rsidRPr="003A0E43" w:rsidRDefault="00B23618" w:rsidP="00B23618">
      <w:pPr>
        <w:rPr>
          <w:ins w:id="196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197" w:author="mary.inoue@fap.local" w:date="2026-09-22T12:23:00Z" w16du:dateUtc="2026-09-22T16:2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C0D35AF" w14:textId="77777777" w:rsidR="00B30730" w:rsidRDefault="00B30730" w:rsidP="00A5391B">
      <w:pPr>
        <w:rPr>
          <w:ins w:id="198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1D174B5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200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6B772070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54245CFA" w14:textId="77777777" w:rsidR="00B23618" w:rsidRDefault="00B23618" w:rsidP="00B23618">
      <w:pPr>
        <w:rPr>
          <w:ins w:id="20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03" w:author="mary.inoue@fap.local" w:date="2026-09-22T12:23:00Z" w16du:dateUtc="2026-09-22T16:2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120FB911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03B7747" w14:textId="77777777" w:rsidR="00B23618" w:rsidRPr="00345AD1" w:rsidRDefault="00B23618" w:rsidP="00B23618">
      <w:pPr>
        <w:pStyle w:val="Default"/>
        <w:rPr>
          <w:ins w:id="206" w:author="mary.inoue@fap.local" w:date="2026-09-22T12:23:00Z" w16du:dateUtc="2026-09-22T16:23:00Z"/>
        </w:rPr>
      </w:pPr>
      <w:ins w:id="207" w:author="mary.inoue@fap.local" w:date="2026-09-22T12:23:00Z" w16du:dateUtc="2026-09-22T16:23:00Z">
        <w:r w:rsidRPr="00345AD1">
          <w:t xml:space="preserve"> </w:t>
        </w:r>
      </w:ins>
    </w:p>
    <w:p w14:paraId="045B97D1" w14:textId="77777777" w:rsidR="00B23618" w:rsidRDefault="00B23618" w:rsidP="00B23618">
      <w:pPr>
        <w:rPr>
          <w:ins w:id="208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48DBE92B" w14:textId="77777777" w:rsidR="00B23618" w:rsidRDefault="00B23618" w:rsidP="00B23618">
      <w:pPr>
        <w:rPr>
          <w:ins w:id="20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378D0055" w14:textId="77777777" w:rsidR="00B23618" w:rsidRDefault="00B23618" w:rsidP="00B23618">
      <w:pPr>
        <w:rPr>
          <w:ins w:id="21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11" w:author="mary.inoue@fap.local" w:date="2026-09-22T12:23:00Z" w16du:dateUtc="2026-09-22T16:2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7528B2E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74B2366E" w14:textId="77777777" w:rsidR="00B30730" w:rsidRDefault="00B30730" w:rsidP="00A5391B">
      <w:pPr>
        <w:rPr>
          <w:ins w:id="21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3DF082D" w14:textId="77777777" w:rsidR="00D1600A" w:rsidRPr="00345AD1" w:rsidRDefault="00D1600A" w:rsidP="00D1600A">
      <w:pPr>
        <w:pStyle w:val="Default"/>
        <w:rPr>
          <w:ins w:id="214" w:author="mary.inoue@fap.local" w:date="2026-09-22T12:23:00Z" w16du:dateUtc="2026-09-22T16:23:00Z"/>
        </w:rPr>
      </w:pPr>
      <w:ins w:id="215" w:author="mary.inoue@fap.local" w:date="2026-09-22T12:23:00Z" w16du:dateUtc="2026-09-22T16:2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E49AE0B" w14:textId="77777777" w:rsidR="004175E5" w:rsidRDefault="004175E5" w:rsidP="00A5391B">
      <w:pPr>
        <w:rPr>
          <w:ins w:id="216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BA6B409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23:00Z" w16du:dateUtc="2026-09-22T16:23:00Z"/>
          <w:rFonts w:ascii="Arial" w:hAnsi="Arial" w:cs="Arial"/>
          <w:b/>
          <w:sz w:val="24"/>
          <w:szCs w:val="24"/>
        </w:rPr>
      </w:pPr>
      <w:ins w:id="218" w:author="mary.inoue@fap.local" w:date="2026-09-22T12:23:00Z" w16du:dateUtc="2026-09-22T16:2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555A785" w14:textId="77777777" w:rsidR="00F33C0F" w:rsidRDefault="00F33C0F" w:rsidP="00A5391B">
      <w:pPr>
        <w:rPr>
          <w:ins w:id="21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2086287" w14:textId="77777777" w:rsidR="00D60738" w:rsidRDefault="00D60738" w:rsidP="00A5391B">
      <w:pPr>
        <w:rPr>
          <w:ins w:id="22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21" w:author="mary.inoue@fap.local" w:date="2026-09-22T12:23:00Z" w16du:dateUtc="2026-09-22T16:2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16B873EB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23" w:author="mary.inoue@fap.local" w:date="2026-09-22T12:23:00Z" w16du:dateUtc="2026-09-22T16:2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D43AB8E" w14:textId="77777777" w:rsidR="00A24980" w:rsidRPr="00D60738" w:rsidRDefault="00A24980" w:rsidP="00A5391B">
      <w:pPr>
        <w:rPr>
          <w:ins w:id="224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6819455E" w14:textId="77777777" w:rsidR="00163BDD" w:rsidRDefault="00163BDD" w:rsidP="00A5391B">
      <w:pPr>
        <w:rPr>
          <w:ins w:id="22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26" w:author="mary.inoue@fap.local" w:date="2026-09-22T12:23:00Z" w16du:dateUtc="2026-09-22T16:2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C871EBC" w14:textId="77777777" w:rsidR="00B23618" w:rsidRDefault="00B23618" w:rsidP="00A5391B">
      <w:pPr>
        <w:rPr>
          <w:ins w:id="227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56B2E83D" w14:textId="77777777" w:rsidR="00B23618" w:rsidRDefault="00B23618" w:rsidP="00B23618">
      <w:pPr>
        <w:rPr>
          <w:ins w:id="228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2884531D" w14:textId="77777777" w:rsidR="00B23618" w:rsidRDefault="00B23618" w:rsidP="00A5391B">
      <w:pPr>
        <w:rPr>
          <w:ins w:id="22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77754909" w14:textId="77777777" w:rsidR="00094AC5" w:rsidRDefault="00094AC5" w:rsidP="00094AC5">
      <w:pPr>
        <w:pStyle w:val="Default"/>
        <w:rPr>
          <w:ins w:id="230" w:author="mary.inoue@fap.local" w:date="2026-09-22T12:23:00Z" w16du:dateUtc="2026-09-22T16:23:00Z"/>
        </w:rPr>
      </w:pPr>
      <w:ins w:id="231" w:author="mary.inoue@fap.local" w:date="2026-09-22T12:23:00Z" w16du:dateUtc="2026-09-22T16:2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97FE5BD" w14:textId="77777777" w:rsidR="00B23618" w:rsidRDefault="00B23618" w:rsidP="00B23618">
      <w:pPr>
        <w:rPr>
          <w:ins w:id="23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6A9D6D15" w14:textId="77777777" w:rsidR="00B23618" w:rsidRPr="003268AD" w:rsidRDefault="00B23618" w:rsidP="00B23618">
      <w:pPr>
        <w:rPr>
          <w:ins w:id="233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34" w:author="mary.inoue@fap.local" w:date="2026-09-22T12:23:00Z" w16du:dateUtc="2026-09-22T16:2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46EAE46" w14:textId="77777777" w:rsidR="00B23618" w:rsidRPr="005B78AA" w:rsidRDefault="00B23618" w:rsidP="00B23618">
      <w:pPr>
        <w:rPr>
          <w:ins w:id="23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36" w:author="mary.inoue@fap.local" w:date="2026-09-22T12:23:00Z" w16du:dateUtc="2026-09-22T16:2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5207FA2" w14:textId="77777777" w:rsidR="00B23618" w:rsidRPr="00345AD1" w:rsidRDefault="00B23618" w:rsidP="00094AC5">
      <w:pPr>
        <w:pStyle w:val="Default"/>
        <w:rPr>
          <w:ins w:id="237" w:author="mary.inoue@fap.local" w:date="2026-09-22T12:23:00Z" w16du:dateUtc="2026-09-22T16:23:00Z"/>
        </w:rPr>
      </w:pPr>
    </w:p>
    <w:p w14:paraId="1ACD3947" w14:textId="77777777" w:rsidR="00094AC5" w:rsidRDefault="00094AC5" w:rsidP="00094AC5">
      <w:pPr>
        <w:pStyle w:val="Default"/>
        <w:rPr>
          <w:ins w:id="238" w:author="mary.inoue@fap.local" w:date="2026-09-22T12:23:00Z" w16du:dateUtc="2026-09-22T16:23:00Z"/>
        </w:rPr>
      </w:pPr>
    </w:p>
    <w:p w14:paraId="4E1B20F3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1CBE10C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</w:p>
    <w:p w14:paraId="058549E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56FD8E9" w14:textId="77777777" w:rsidR="00094AC5" w:rsidRPr="00163BDD" w:rsidRDefault="00094AC5" w:rsidP="00A5391B">
      <w:pPr>
        <w:rPr>
          <w:ins w:id="244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EE15EE0" w14:textId="77777777" w:rsidR="00A5391B" w:rsidRPr="00A5391B" w:rsidRDefault="00A5391B" w:rsidP="00A5391B">
      <w:pPr>
        <w:rPr>
          <w:ins w:id="24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46" w:author="mary.inoue@fap.local" w:date="2026-09-22T12:23:00Z" w16du:dateUtc="2026-09-22T16:2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77016959" w14:textId="77777777" w:rsidR="002C247D" w:rsidRDefault="002C247D" w:rsidP="002C247D">
      <w:pPr>
        <w:rPr>
          <w:ins w:id="247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48" w:author="mary.inoue@fap.local" w:date="2026-09-22T12:23:00Z" w16du:dateUtc="2026-09-22T16:2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C338175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250" w:author="mary.inoue@fap.local" w:date="2026-09-22T12:23:00Z" w16du:dateUtc="2026-09-22T16:2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2EFA1E3A" w14:textId="77777777" w:rsidR="00BB7F95" w:rsidRDefault="00BB7F95" w:rsidP="002C247D">
      <w:pPr>
        <w:rPr>
          <w:ins w:id="251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4C665DCD" w14:textId="77777777" w:rsidR="00BB7F95" w:rsidRDefault="00BB7F95" w:rsidP="002C247D">
      <w:pPr>
        <w:rPr>
          <w:ins w:id="25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E296D4C" w14:textId="77777777" w:rsidR="00BB7F95" w:rsidRDefault="00BB7F95" w:rsidP="002C247D">
      <w:pPr>
        <w:rPr>
          <w:ins w:id="253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6652BEB2" w14:textId="77777777" w:rsidR="00140891" w:rsidRDefault="00140891" w:rsidP="002C247D">
      <w:pPr>
        <w:rPr>
          <w:ins w:id="254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55" w:author="mary.inoue@fap.local" w:date="2026-09-22T12:23:00Z" w16du:dateUtc="2026-09-22T16:2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F6A9473" w14:textId="77777777" w:rsidR="00B23618" w:rsidRPr="005B78AA" w:rsidRDefault="00B23618" w:rsidP="00B23618">
      <w:pPr>
        <w:rPr>
          <w:ins w:id="256" w:author="mary.inoue@fap.local" w:date="2026-09-22T12:23:00Z" w16du:dateUtc="2026-09-22T16:23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23:00Z" w16du:dateUtc="2026-09-22T16:2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06CDB4D5" w14:textId="77777777" w:rsidR="00B23618" w:rsidRPr="00140891" w:rsidRDefault="00B23618" w:rsidP="002C247D">
      <w:pPr>
        <w:rPr>
          <w:ins w:id="259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C9EF392" w14:textId="77777777" w:rsidR="00140891" w:rsidRDefault="00140891" w:rsidP="002C247D">
      <w:pPr>
        <w:rPr>
          <w:ins w:id="260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61" w:author="mary.inoue@fap.local" w:date="2026-09-22T12:23:00Z" w16du:dateUtc="2026-09-22T16:2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8F2F79E" w14:textId="77777777" w:rsidR="00064320" w:rsidRDefault="00064320" w:rsidP="00064320">
      <w:pPr>
        <w:pStyle w:val="Default"/>
        <w:rPr>
          <w:ins w:id="262" w:author="mary.inoue@fap.local" w:date="2026-09-22T12:23:00Z" w16du:dateUtc="2026-09-22T16:23:00Z"/>
        </w:rPr>
      </w:pPr>
    </w:p>
    <w:p w14:paraId="3C121821" w14:textId="77777777" w:rsidR="00064320" w:rsidRPr="00345AD1" w:rsidRDefault="00064320" w:rsidP="00064320">
      <w:pPr>
        <w:pStyle w:val="Default"/>
        <w:rPr>
          <w:ins w:id="263" w:author="mary.inoue@fap.local" w:date="2026-09-22T12:23:00Z" w16du:dateUtc="2026-09-22T16:23:00Z"/>
        </w:rPr>
      </w:pPr>
      <w:ins w:id="264" w:author="mary.inoue@fap.local" w:date="2026-09-22T12:23:00Z" w16du:dateUtc="2026-09-22T16:2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D347884" w14:textId="77777777" w:rsidR="00064320" w:rsidRDefault="00064320" w:rsidP="00064320">
      <w:pPr>
        <w:pStyle w:val="Default"/>
        <w:rPr>
          <w:ins w:id="265" w:author="mary.inoue@fap.local" w:date="2026-09-22T12:23:00Z" w16du:dateUtc="2026-09-22T16:23:00Z"/>
        </w:rPr>
      </w:pPr>
    </w:p>
    <w:p w14:paraId="01002138" w14:textId="77777777" w:rsidR="00064320" w:rsidRPr="008A41B7" w:rsidRDefault="008A41B7" w:rsidP="002C247D">
      <w:pPr>
        <w:rPr>
          <w:ins w:id="266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67" w:author="mary.inoue@fap.local" w:date="2026-09-22T12:23:00Z" w16du:dateUtc="2026-09-22T16:2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7D071CD5" w14:textId="77777777" w:rsidR="00064320" w:rsidRDefault="00064320" w:rsidP="002C247D">
      <w:pPr>
        <w:rPr>
          <w:ins w:id="268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14EA2021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3:00Z" w16du:dateUtc="2026-09-22T16:23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23:00Z" w16du:dateUtc="2026-09-22T16:2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4DF3D85" w14:textId="77777777" w:rsidR="00706622" w:rsidRPr="00345AD1" w:rsidRDefault="00706622" w:rsidP="00706622">
      <w:pPr>
        <w:pStyle w:val="Default"/>
        <w:rPr>
          <w:ins w:id="271" w:author="mary.inoue@fap.local" w:date="2026-09-22T12:23:00Z" w16du:dateUtc="2026-09-22T16:23:00Z"/>
        </w:rPr>
      </w:pPr>
    </w:p>
    <w:p w14:paraId="3348059D" w14:textId="77777777" w:rsidR="00494500" w:rsidRDefault="00494500" w:rsidP="00494500">
      <w:pPr>
        <w:pStyle w:val="Default"/>
        <w:rPr>
          <w:ins w:id="272" w:author="mary.inoue@fap.local" w:date="2026-09-22T12:23:00Z" w16du:dateUtc="2026-09-22T16:23:00Z"/>
        </w:rPr>
      </w:pPr>
      <w:ins w:id="273" w:author="mary.inoue@fap.local" w:date="2026-09-22T12:23:00Z" w16du:dateUtc="2026-09-22T16:2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D0C19E5" w14:textId="77777777" w:rsidR="005201FD" w:rsidRDefault="005201FD" w:rsidP="00494500">
      <w:pPr>
        <w:pStyle w:val="Default"/>
        <w:rPr>
          <w:ins w:id="274" w:author="mary.inoue@fap.local" w:date="2026-09-22T12:23:00Z" w16du:dateUtc="2026-09-22T16:23:00Z"/>
        </w:rPr>
      </w:pPr>
    </w:p>
    <w:p w14:paraId="044A596F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76" w:author="mary.inoue@fap.local" w:date="2026-09-22T12:23:00Z" w16du:dateUtc="2026-09-22T16:2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355B8BD" w14:textId="77777777" w:rsidR="005201FD" w:rsidRPr="00345AD1" w:rsidRDefault="005201FD" w:rsidP="00494500">
      <w:pPr>
        <w:pStyle w:val="Default"/>
        <w:rPr>
          <w:ins w:id="277" w:author="mary.inoue@fap.local" w:date="2026-09-22T12:23:00Z" w16du:dateUtc="2026-09-22T16:23:00Z"/>
        </w:rPr>
      </w:pPr>
    </w:p>
    <w:p w14:paraId="7A9CF416" w14:textId="77777777" w:rsidR="00BD6490" w:rsidRPr="00345AD1" w:rsidRDefault="00BD6490" w:rsidP="00BD6490">
      <w:pPr>
        <w:pStyle w:val="Default"/>
        <w:rPr>
          <w:ins w:id="278" w:author="mary.inoue@fap.local" w:date="2026-09-22T12:23:00Z" w16du:dateUtc="2026-09-22T16:23:00Z"/>
        </w:rPr>
      </w:pPr>
      <w:ins w:id="279" w:author="mary.inoue@fap.local" w:date="2026-09-22T12:23:00Z" w16du:dateUtc="2026-09-22T16:2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24CF07E" w14:textId="77777777" w:rsidR="00064320" w:rsidRDefault="00064320" w:rsidP="002C247D">
      <w:pPr>
        <w:rPr>
          <w:ins w:id="280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CB2FF66" w14:textId="77777777" w:rsidR="00B9482B" w:rsidRDefault="00B9482B" w:rsidP="002C247D">
      <w:pPr>
        <w:rPr>
          <w:ins w:id="281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82" w:author="mary.inoue@fap.local" w:date="2026-09-22T12:23:00Z" w16du:dateUtc="2026-09-22T16:2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49FC95A4" w14:textId="77777777" w:rsidR="00B9482B" w:rsidRDefault="00B9482B" w:rsidP="002C247D">
      <w:pPr>
        <w:rPr>
          <w:ins w:id="283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84" w:author="mary.inoue@fap.local" w:date="2026-09-22T12:23:00Z" w16du:dateUtc="2026-09-22T16:2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7A058725" w14:textId="77777777" w:rsidR="009801CD" w:rsidRDefault="009801CD" w:rsidP="002C247D">
      <w:pPr>
        <w:rPr>
          <w:ins w:id="285" w:author="mary.inoue@fap.local" w:date="2026-09-22T12:23:00Z" w16du:dateUtc="2026-09-22T16:23:00Z"/>
          <w:rFonts w:ascii="Arial" w:hAnsi="Arial" w:cs="Arial"/>
          <w:sz w:val="24"/>
          <w:szCs w:val="24"/>
        </w:rPr>
      </w:pPr>
      <w:ins w:id="286" w:author="mary.inoue@fap.local" w:date="2026-09-22T12:23:00Z" w16du:dateUtc="2026-09-22T16:2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11E9D16" w14:textId="77777777" w:rsidR="00C10C2A" w:rsidRPr="00345AD1" w:rsidRDefault="00C10C2A" w:rsidP="00C10C2A">
      <w:pPr>
        <w:pStyle w:val="Default"/>
        <w:rPr>
          <w:ins w:id="287" w:author="mary.inoue@fap.local" w:date="2026-09-22T12:23:00Z" w16du:dateUtc="2026-09-22T16:23:00Z"/>
        </w:rPr>
      </w:pPr>
      <w:ins w:id="288" w:author="mary.inoue@fap.local" w:date="2026-09-22T12:23:00Z" w16du:dateUtc="2026-09-22T16:2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E7D3E9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23:00Z" w16du:dateUtc="2026-09-22T16:23:00Z"/>
          <w:rFonts w:ascii="ArialMT" w:hAnsi="ArialMT" w:cs="ArialMT"/>
          <w:sz w:val="24"/>
          <w:szCs w:val="24"/>
        </w:rPr>
      </w:pPr>
    </w:p>
    <w:p w14:paraId="35D617E5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23:00Z" w16du:dateUtc="2026-09-22T16:23:00Z"/>
          <w:rFonts w:ascii="ArialMT" w:hAnsi="ArialMT" w:cs="ArialMT"/>
          <w:sz w:val="24"/>
          <w:szCs w:val="24"/>
        </w:rPr>
      </w:pPr>
      <w:ins w:id="291" w:author="mary.inoue@fap.local" w:date="2026-09-22T12:23:00Z" w16du:dateUtc="2026-09-22T16:2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715F7026" w14:textId="77777777" w:rsidR="00C10C2A" w:rsidRPr="009801CD" w:rsidRDefault="00C10C2A" w:rsidP="002C247D">
      <w:pPr>
        <w:rPr>
          <w:ins w:id="292" w:author="mary.inoue@fap.local" w:date="2026-09-22T12:23:00Z" w16du:dateUtc="2026-09-22T16:23:00Z"/>
          <w:rFonts w:ascii="Arial" w:hAnsi="Arial" w:cs="Arial"/>
          <w:sz w:val="24"/>
          <w:szCs w:val="24"/>
        </w:rPr>
      </w:pPr>
    </w:p>
    <w:p w14:paraId="07220CED" w14:textId="77777777" w:rsidR="004C01AB" w:rsidRDefault="004C01AB" w:rsidP="002C33C2">
      <w:pPr>
        <w:spacing w:after="0"/>
        <w:ind w:right="-1276"/>
        <w:jc w:val="right"/>
        <w:rPr>
          <w:del w:id="293" w:author="mary.inoue@fap.local" w:date="2026-09-22T12:23:00Z" w16du:dateUtc="2026-09-22T16:23:00Z"/>
          <w:rFonts w:ascii="Times New Roman" w:hAnsi="Times New Roman"/>
          <w:lang w:eastAsia="it-IT"/>
        </w:rPr>
      </w:pPr>
    </w:p>
    <w:tbl>
      <w:tblPr>
        <w:tblW w:w="5103" w:type="dxa"/>
        <w:tblInd w:w="4503" w:type="dxa"/>
        <w:tblLook w:val="00A0" w:firstRow="1" w:lastRow="0" w:firstColumn="1" w:lastColumn="0" w:noHBand="0" w:noVBand="0"/>
      </w:tblPr>
      <w:tblGrid>
        <w:gridCol w:w="5103"/>
      </w:tblGrid>
      <w:tr w:rsidR="004C01AB" w:rsidRPr="00167FDD" w14:paraId="059384F2" w14:textId="77777777" w:rsidTr="00167FDD">
        <w:trPr>
          <w:trHeight w:val="466"/>
          <w:del w:id="294" w:author="mary.inoue@fap.local" w:date="2026-09-22T12:23:00Z" w16du:dateUtc="2026-09-22T16:23:00Z"/>
        </w:trPr>
        <w:tc>
          <w:tcPr>
            <w:tcW w:w="5103" w:type="dxa"/>
          </w:tcPr>
          <w:p w14:paraId="40568989" w14:textId="77777777" w:rsidR="004C01AB" w:rsidRPr="00167FDD" w:rsidRDefault="004C01AB" w:rsidP="00167FDD">
            <w:pPr>
              <w:spacing w:after="0"/>
              <w:rPr>
                <w:del w:id="295" w:author="mary.inoue@fap.loca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296" w:author="mary.inoue@fap.loca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52E71167" w14:textId="77777777" w:rsidR="004C01AB" w:rsidRPr="00167FDD" w:rsidRDefault="004C01AB" w:rsidP="00167FDD">
            <w:pPr>
              <w:spacing w:after="0"/>
              <w:rPr>
                <w:del w:id="297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</w:tbl>
    <w:p w14:paraId="075FFA4E" w14:textId="77777777" w:rsidR="004C01AB" w:rsidRPr="00A737EC" w:rsidRDefault="004C01AB" w:rsidP="00A737EC">
      <w:pPr>
        <w:spacing w:after="0" w:line="360" w:lineRule="auto"/>
        <w:rPr>
          <w:del w:id="298" w:author="mary.inoue@fap.local" w:date="2026-09-22T12:23:00Z" w16du:dateUtc="2026-09-22T16:23:00Z"/>
          <w:rFonts w:ascii="Times New Roman" w:hAnsi="Times New Roman"/>
          <w:lang w:eastAsia="it-IT"/>
        </w:rPr>
      </w:pPr>
    </w:p>
    <w:p w14:paraId="08123345" w14:textId="77777777" w:rsidR="004C01AB" w:rsidRPr="00FB1547" w:rsidRDefault="004C01AB" w:rsidP="00A737EC">
      <w:pPr>
        <w:spacing w:after="0" w:line="360" w:lineRule="auto"/>
        <w:rPr>
          <w:del w:id="299" w:author="mary.inoue@fap.local" w:date="2026-09-22T12:23:00Z" w16du:dateUtc="2026-09-22T16:23:00Z"/>
          <w:rFonts w:ascii="Times New Roman" w:hAnsi="Times New Roman"/>
          <w:lang w:eastAsia="it-IT"/>
        </w:rPr>
      </w:pPr>
      <w:del w:id="300" w:author="mary.inoue@fap.local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3D4582A2" w14:textId="77777777" w:rsidR="004C01AB" w:rsidRDefault="004C01AB" w:rsidP="00A737EC">
      <w:pPr>
        <w:spacing w:after="0" w:line="360" w:lineRule="auto"/>
        <w:rPr>
          <w:del w:id="301" w:author="mary.inoue@fap.local" w:date="2026-09-22T12:23:00Z" w16du:dateUtc="2026-09-22T16:23:00Z"/>
          <w:rFonts w:ascii="Times New Roman" w:hAnsi="Times New Roman"/>
          <w:lang w:eastAsia="it-IT"/>
        </w:rPr>
      </w:pPr>
    </w:p>
    <w:p w14:paraId="2EB14CE8" w14:textId="77777777" w:rsidR="004C01AB" w:rsidRPr="00A737EC" w:rsidRDefault="004C01AB" w:rsidP="002C33C2">
      <w:pPr>
        <w:spacing w:after="0"/>
        <w:rPr>
          <w:del w:id="302" w:author="mary.inoue@fap.local" w:date="2026-09-22T12:23:00Z" w16du:dateUtc="2026-09-22T16:23:00Z"/>
          <w:rFonts w:ascii="Times New Roman" w:hAnsi="Times New Roman"/>
          <w:lang w:eastAsia="it-IT"/>
        </w:rPr>
      </w:pPr>
      <w:del w:id="303" w:author="mary.inoue@fap.loca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62E021C4" w14:textId="77777777" w:rsidR="004C01AB" w:rsidRDefault="004C01AB" w:rsidP="002C33C2">
      <w:pPr>
        <w:spacing w:after="0"/>
        <w:rPr>
          <w:del w:id="304" w:author="mary.inoue@fap.local" w:date="2026-09-22T12:23:00Z" w16du:dateUtc="2026-09-22T16:23:00Z"/>
          <w:rFonts w:ascii="Times New Roman" w:hAnsi="Times New Roman"/>
          <w:lang w:eastAsia="it-IT"/>
        </w:rPr>
      </w:pPr>
      <w:del w:id="305" w:author="mary.inoue@fap.loca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4B7C52F7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06" w:author="mary.inoue@fap.local" w:date="2026-09-22T12:23:00Z" w16du:dateUtc="2026-09-22T16:23:00Z"/>
          <w:rFonts w:ascii="Times New Roman" w:hAnsi="Times New Roman"/>
          <w:color w:val="000000"/>
          <w:lang w:eastAsia="it-IT"/>
        </w:rPr>
      </w:pPr>
      <w:del w:id="307" w:author="mary.inoue@fap.loca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7B87A3BF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08" w:author="mary.inoue@fap.local" w:date="2026-09-22T12:23:00Z" w16du:dateUtc="2026-09-22T16:23:00Z"/>
          <w:rFonts w:ascii="Times New Roman" w:hAnsi="Times New Roman"/>
          <w:color w:val="000000"/>
          <w:lang w:eastAsia="it-IT"/>
        </w:rPr>
      </w:pPr>
      <w:del w:id="309" w:author="mary.inoue@fap.loca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1DA1C44F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10" w:author="mary.inoue@fap.local" w:date="2026-09-22T12:23:00Z" w16du:dateUtc="2026-09-22T16:23:00Z"/>
          <w:rFonts w:ascii="Times New Roman" w:hAnsi="Times New Roman"/>
          <w:color w:val="000000"/>
          <w:lang w:eastAsia="it-IT"/>
        </w:rPr>
      </w:pPr>
      <w:del w:id="311" w:author="mary.inoue@fap.loca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61F4D028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12" w:author="mary.inoue@fap.local" w:date="2026-09-22T12:23:00Z" w16du:dateUtc="2026-09-22T16:23:00Z"/>
          <w:rFonts w:ascii="Times New Roman" w:hAnsi="Times New Roman"/>
          <w:color w:val="000000"/>
          <w:lang w:eastAsia="it-IT"/>
        </w:rPr>
      </w:pPr>
      <w:del w:id="313" w:author="mary.inoue@fap.loca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07E276FC" w14:textId="77777777" w:rsidR="004C01AB" w:rsidRPr="00A737EC" w:rsidRDefault="004C01AB" w:rsidP="002C33C2">
      <w:pPr>
        <w:pStyle w:val="ListParagraph"/>
        <w:numPr>
          <w:ilvl w:val="0"/>
          <w:numId w:val="1"/>
        </w:numPr>
        <w:spacing w:after="0"/>
        <w:rPr>
          <w:del w:id="314" w:author="mary.inoue@fap.local" w:date="2026-09-22T12:23:00Z" w16du:dateUtc="2026-09-22T16:23:00Z"/>
          <w:rFonts w:ascii="Times New Roman" w:hAnsi="Times New Roman"/>
          <w:lang w:eastAsia="it-IT"/>
        </w:rPr>
      </w:pPr>
      <w:del w:id="315" w:author="mary.inoue@fap.loca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5FB5CF8" w14:textId="77777777" w:rsidR="004C01AB" w:rsidRDefault="004C01AB" w:rsidP="002C33C2">
      <w:pPr>
        <w:spacing w:after="0"/>
        <w:rPr>
          <w:del w:id="316" w:author="mary.inoue@fap.local" w:date="2026-09-22T12:23:00Z" w16du:dateUtc="2026-09-22T16:23:00Z"/>
          <w:rFonts w:ascii="Times New Roman" w:hAnsi="Times New Roman"/>
          <w:lang w:eastAsia="it-IT"/>
        </w:rPr>
      </w:pPr>
      <w:del w:id="317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672A4B24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18" w:author="mary.inoue@fap.local" w:date="2026-09-22T12:23:00Z" w16du:dateUtc="2026-09-22T16:23:00Z"/>
          <w:rFonts w:ascii="Times New Roman" w:hAnsi="Times New Roman"/>
          <w:lang w:eastAsia="it-IT"/>
        </w:rPr>
      </w:pPr>
      <w:del w:id="319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5C9194FE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20" w:author="mary.inoue@fap.local" w:date="2026-09-22T12:23:00Z" w16du:dateUtc="2026-09-22T16:23:00Z"/>
          <w:rFonts w:ascii="Times New Roman" w:hAnsi="Times New Roman"/>
          <w:lang w:eastAsia="it-IT"/>
        </w:rPr>
      </w:pPr>
      <w:del w:id="321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580DCA36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22" w:author="mary.inoue@fap.local" w:date="2026-09-22T12:23:00Z" w16du:dateUtc="2026-09-22T16:23:00Z"/>
          <w:rFonts w:ascii="Times New Roman" w:hAnsi="Times New Roman"/>
          <w:lang w:eastAsia="it-IT"/>
        </w:rPr>
      </w:pPr>
      <w:del w:id="323" w:author="mary.inoue@fap.loca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4134FB6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24" w:author="mary.inoue@fap.local" w:date="2026-09-22T12:23:00Z" w16du:dateUtc="2026-09-22T16:23:00Z"/>
          <w:rFonts w:ascii="Times New Roman" w:hAnsi="Times New Roman"/>
          <w:lang w:eastAsia="it-IT"/>
        </w:rPr>
      </w:pPr>
      <w:del w:id="325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3E5C7A5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26" w:author="mary.inoue@fap.local" w:date="2026-09-22T12:23:00Z" w16du:dateUtc="2026-09-22T16:23:00Z"/>
          <w:rFonts w:ascii="Times New Roman" w:hAnsi="Times New Roman"/>
          <w:lang w:eastAsia="it-IT"/>
        </w:rPr>
      </w:pPr>
      <w:del w:id="327" w:author="mary.inoue@fap.loca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7128C634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28" w:author="mary.inoue@fap.local" w:date="2026-09-22T12:23:00Z" w16du:dateUtc="2026-09-22T16:23:00Z"/>
          <w:rFonts w:ascii="Times New Roman" w:hAnsi="Times New Roman"/>
          <w:lang w:eastAsia="it-IT"/>
        </w:rPr>
      </w:pPr>
      <w:del w:id="329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44489ABF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30" w:author="mary.inoue@fap.local" w:date="2026-09-22T12:23:00Z" w16du:dateUtc="2026-09-22T16:23:00Z"/>
          <w:rFonts w:ascii="Times New Roman" w:hAnsi="Times New Roman"/>
          <w:lang w:eastAsia="it-IT"/>
        </w:rPr>
      </w:pPr>
      <w:del w:id="331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06573C5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332" w:author="mary.inoue@fap.local" w:date="2026-09-22T12:23:00Z" w16du:dateUtc="2026-09-22T16:23:00Z"/>
          <w:rFonts w:ascii="Times New Roman" w:hAnsi="Times New Roman"/>
          <w:lang w:eastAsia="it-IT"/>
        </w:rPr>
      </w:pPr>
      <w:del w:id="333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F171300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334" w:author="mary.inoue@fap.local" w:date="2026-09-22T12:23:00Z" w16du:dateUtc="2026-09-22T16:23:00Z"/>
          <w:rFonts w:ascii="Times New Roman" w:hAnsi="Times New Roman"/>
          <w:lang w:eastAsia="it-IT"/>
        </w:rPr>
      </w:pPr>
      <w:del w:id="335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7340B6F2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336" w:author="mary.inoue@fap.local" w:date="2026-09-22T12:23:00Z" w16du:dateUtc="2026-09-22T16:23:00Z"/>
          <w:rFonts w:ascii="Times New Roman" w:hAnsi="Times New Roman"/>
          <w:lang w:eastAsia="it-IT"/>
        </w:rPr>
      </w:pPr>
      <w:del w:id="337" w:author="mary.inoue@fap.local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4B75ADA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338" w:author="mary.inoue@fap.local" w:date="2026-09-22T12:23:00Z" w16du:dateUtc="2026-09-22T16:23:00Z"/>
          <w:rFonts w:ascii="Times New Roman" w:hAnsi="Times New Roman"/>
          <w:lang w:eastAsia="it-IT"/>
        </w:rPr>
      </w:pPr>
      <w:del w:id="339" w:author="mary.inoue@fap.local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5925171D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340" w:author="mary.inoue@fap.local" w:date="2026-09-22T12:23:00Z" w16du:dateUtc="2026-09-22T16:23:00Z"/>
          <w:rFonts w:ascii="Times New Roman" w:hAnsi="Times New Roman"/>
          <w:lang w:eastAsia="it-IT"/>
        </w:rPr>
      </w:pPr>
      <w:del w:id="341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7EF49D08" w14:textId="77777777" w:rsidR="004C01AB" w:rsidRPr="00CB6076" w:rsidRDefault="004C01AB" w:rsidP="00CB6076">
      <w:pPr>
        <w:pStyle w:val="ListParagraph"/>
        <w:numPr>
          <w:ilvl w:val="0"/>
          <w:numId w:val="2"/>
        </w:numPr>
        <w:spacing w:after="0"/>
        <w:rPr>
          <w:del w:id="342" w:author="mary.inoue@fap.local" w:date="2026-09-22T12:23:00Z" w16du:dateUtc="2026-09-22T16:23:00Z"/>
          <w:rFonts w:ascii="Times New Roman" w:hAnsi="Times New Roman"/>
          <w:lang w:eastAsia="it-IT"/>
        </w:rPr>
      </w:pPr>
      <w:del w:id="343" w:author="mary.inoue@fap.local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9393285" w14:textId="77777777" w:rsidR="004C01AB" w:rsidRPr="00A737EC" w:rsidRDefault="004C01AB" w:rsidP="002C33C2">
      <w:pPr>
        <w:pStyle w:val="ListParagraph"/>
        <w:numPr>
          <w:ilvl w:val="0"/>
          <w:numId w:val="2"/>
        </w:numPr>
        <w:spacing w:after="0"/>
        <w:rPr>
          <w:del w:id="344" w:author="mary.inoue@fap.local" w:date="2026-09-22T12:23:00Z" w16du:dateUtc="2026-09-22T16:23:00Z"/>
          <w:rFonts w:ascii="Times New Roman" w:hAnsi="Times New Roman"/>
          <w:lang w:eastAsia="it-IT"/>
        </w:rPr>
      </w:pPr>
      <w:del w:id="345" w:author="mary.inoue@fap.loca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7253E078" w14:textId="77777777" w:rsidR="004C01AB" w:rsidRDefault="004C01AB" w:rsidP="002C33C2">
      <w:pPr>
        <w:spacing w:after="0"/>
        <w:rPr>
          <w:del w:id="346" w:author="mary.inoue@fap.local" w:date="2026-09-22T12:23:00Z" w16du:dateUtc="2026-09-22T16:23:00Z"/>
          <w:rFonts w:ascii="Times New Roman" w:hAnsi="Times New Roman"/>
          <w:lang w:eastAsia="it-IT"/>
        </w:rPr>
      </w:pPr>
      <w:del w:id="347" w:author="mary.inoue@fap.local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16D758BA" w14:textId="77777777" w:rsidR="004C01AB" w:rsidRDefault="004C01AB" w:rsidP="002C33C2">
      <w:pPr>
        <w:spacing w:after="0"/>
        <w:rPr>
          <w:del w:id="348" w:author="mary.inoue@fap.local" w:date="2026-09-22T12:23:00Z" w16du:dateUtc="2026-09-22T16:23:00Z"/>
          <w:rFonts w:ascii="Times New Roman" w:hAnsi="Times New Roman"/>
          <w:lang w:eastAsia="it-IT"/>
        </w:rPr>
      </w:pPr>
    </w:p>
    <w:p w14:paraId="5E739815" w14:textId="77777777" w:rsidR="004C01AB" w:rsidRDefault="004C01AB" w:rsidP="002C33C2">
      <w:pPr>
        <w:spacing w:after="0"/>
        <w:rPr>
          <w:del w:id="349" w:author="mary.inoue@fap.local" w:date="2026-09-22T12:23:00Z" w16du:dateUtc="2026-09-22T16:23:00Z"/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954"/>
      </w:tblGrid>
      <w:tr w:rsidR="004C01AB" w:rsidRPr="00167FDD" w14:paraId="5BD2D61D" w14:textId="77777777" w:rsidTr="00167FDD">
        <w:trPr>
          <w:del w:id="350" w:author="mary.inoue@fap.local" w:date="2026-09-22T12:23:00Z" w16du:dateUtc="2026-09-22T16:23:00Z"/>
        </w:trPr>
        <w:tc>
          <w:tcPr>
            <w:tcW w:w="4219" w:type="dxa"/>
          </w:tcPr>
          <w:p w14:paraId="139E4688" w14:textId="77777777" w:rsidR="004C01AB" w:rsidRPr="00167FDD" w:rsidRDefault="004C01AB" w:rsidP="00167FDD">
            <w:pPr>
              <w:spacing w:after="0" w:line="360" w:lineRule="auto"/>
              <w:rPr>
                <w:del w:id="351" w:author="mary.inoue@fap.loca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352" w:author="mary.inoue@fap.loca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5954" w:type="dxa"/>
          </w:tcPr>
          <w:p w14:paraId="3A048E46" w14:textId="77777777" w:rsidR="004C01AB" w:rsidRPr="00167FDD" w:rsidRDefault="004C01AB" w:rsidP="00167FDD">
            <w:pPr>
              <w:spacing w:after="0" w:line="360" w:lineRule="auto"/>
              <w:rPr>
                <w:del w:id="353" w:author="mary.inoue@fap.local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354" w:author="mary.inoue@fap.local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12568608" w14:textId="77777777" w:rsidTr="00167FDD">
        <w:trPr>
          <w:del w:id="355" w:author="mary.inoue@fap.local" w:date="2026-09-22T12:23:00Z" w16du:dateUtc="2026-09-22T16:23:00Z"/>
        </w:trPr>
        <w:tc>
          <w:tcPr>
            <w:tcW w:w="4219" w:type="dxa"/>
          </w:tcPr>
          <w:p w14:paraId="426D09B3" w14:textId="77777777" w:rsidR="004C01AB" w:rsidRPr="00167FDD" w:rsidRDefault="004C01AB" w:rsidP="00167FDD">
            <w:pPr>
              <w:spacing w:after="0"/>
              <w:rPr>
                <w:del w:id="356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57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5954" w:type="dxa"/>
          </w:tcPr>
          <w:p w14:paraId="6C19F8D5" w14:textId="77777777" w:rsidR="004C01AB" w:rsidRPr="003608E1" w:rsidRDefault="004C01AB" w:rsidP="009B3160">
            <w:pPr>
              <w:spacing w:after="0"/>
              <w:rPr>
                <w:del w:id="358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59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3B6BF74B" w14:textId="77777777" w:rsidR="004C01AB" w:rsidRPr="003608E1" w:rsidRDefault="004C01AB" w:rsidP="009B3160">
            <w:pPr>
              <w:spacing w:after="0"/>
              <w:rPr>
                <w:del w:id="360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61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37FAD216" w14:textId="77777777" w:rsidR="004C01AB" w:rsidRPr="003608E1" w:rsidRDefault="004C01AB" w:rsidP="009B3160">
            <w:pPr>
              <w:spacing w:after="0"/>
              <w:rPr>
                <w:del w:id="362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63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2C5A67AA" w14:textId="77777777" w:rsidR="004C01AB" w:rsidRPr="003608E1" w:rsidRDefault="004C01AB" w:rsidP="009B3160">
            <w:pPr>
              <w:spacing w:after="0"/>
              <w:rPr>
                <w:del w:id="364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65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2347BE26" w14:textId="77777777" w:rsidR="004C01AB" w:rsidRPr="00167FDD" w:rsidRDefault="004C01AB" w:rsidP="009B3160">
            <w:pPr>
              <w:spacing w:after="0"/>
              <w:rPr>
                <w:del w:id="366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67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5EFE57DC" w14:textId="77777777" w:rsidTr="00167FDD">
        <w:trPr>
          <w:del w:id="368" w:author="mary.inoue@fap.local" w:date="2026-09-22T12:23:00Z" w16du:dateUtc="2026-09-22T16:23:00Z"/>
        </w:trPr>
        <w:tc>
          <w:tcPr>
            <w:tcW w:w="4219" w:type="dxa"/>
          </w:tcPr>
          <w:p w14:paraId="1C60ACA9" w14:textId="77777777" w:rsidR="004C01AB" w:rsidRPr="00167FDD" w:rsidRDefault="004C01AB" w:rsidP="00167FDD">
            <w:pPr>
              <w:spacing w:after="0"/>
              <w:rPr>
                <w:del w:id="369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70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5954" w:type="dxa"/>
          </w:tcPr>
          <w:p w14:paraId="43CC9B5F" w14:textId="77777777" w:rsidR="004C01AB" w:rsidRPr="003608E1" w:rsidRDefault="004C01AB" w:rsidP="009B3160">
            <w:pPr>
              <w:spacing w:after="0"/>
              <w:rPr>
                <w:del w:id="371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72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1B716C66" w14:textId="77777777" w:rsidR="004C01AB" w:rsidRDefault="004C01AB" w:rsidP="009B3160">
            <w:pPr>
              <w:spacing w:after="0"/>
              <w:rPr>
                <w:del w:id="373" w:author="mary.inoue@fap.local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374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69583335" w14:textId="77777777" w:rsidR="004C01AB" w:rsidRPr="003608E1" w:rsidRDefault="004C01AB" w:rsidP="009B3160">
            <w:pPr>
              <w:spacing w:after="0"/>
              <w:rPr>
                <w:del w:id="375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76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77B17442" w14:textId="77777777" w:rsidR="004C01AB" w:rsidRDefault="004C01AB" w:rsidP="009B3160">
            <w:pPr>
              <w:spacing w:after="0"/>
              <w:rPr>
                <w:del w:id="377" w:author="mary.inoue@fap.local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378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6DC5F96A" w14:textId="77777777" w:rsidR="004C01AB" w:rsidRPr="00167FDD" w:rsidRDefault="004C01AB" w:rsidP="009B3160">
            <w:pPr>
              <w:spacing w:after="0"/>
              <w:rPr>
                <w:del w:id="379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  <w:tr w:rsidR="004C01AB" w:rsidRPr="00167FDD" w14:paraId="2D8C2C74" w14:textId="77777777" w:rsidTr="00167FDD">
        <w:trPr>
          <w:del w:id="380" w:author="mary.inoue@fap.local" w:date="2026-09-22T12:23:00Z" w16du:dateUtc="2026-09-22T16:23:00Z"/>
        </w:trPr>
        <w:tc>
          <w:tcPr>
            <w:tcW w:w="4219" w:type="dxa"/>
          </w:tcPr>
          <w:p w14:paraId="5E7D729B" w14:textId="77777777" w:rsidR="004C01AB" w:rsidRPr="00167FDD" w:rsidRDefault="004C01AB" w:rsidP="00167FDD">
            <w:pPr>
              <w:spacing w:after="0"/>
              <w:rPr>
                <w:del w:id="381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82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5954" w:type="dxa"/>
          </w:tcPr>
          <w:p w14:paraId="0DA27C6D" w14:textId="77777777" w:rsidR="004C01AB" w:rsidRPr="00167FDD" w:rsidRDefault="004C01AB" w:rsidP="00167FDD">
            <w:pPr>
              <w:spacing w:after="0"/>
              <w:rPr>
                <w:del w:id="383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84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720B3C4E" w14:textId="77777777" w:rsidTr="00167FDD">
        <w:trPr>
          <w:del w:id="385" w:author="mary.inoue@fap.local" w:date="2026-09-22T12:23:00Z" w16du:dateUtc="2026-09-22T16:23:00Z"/>
        </w:trPr>
        <w:tc>
          <w:tcPr>
            <w:tcW w:w="4219" w:type="dxa"/>
          </w:tcPr>
          <w:p w14:paraId="75922339" w14:textId="77777777" w:rsidR="004C01AB" w:rsidRPr="00167FDD" w:rsidRDefault="004C01AB" w:rsidP="00167FDD">
            <w:pPr>
              <w:spacing w:after="0"/>
              <w:rPr>
                <w:del w:id="386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87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5954" w:type="dxa"/>
          </w:tcPr>
          <w:p w14:paraId="025E2DAF" w14:textId="77777777" w:rsidR="004C01AB" w:rsidRPr="00167FDD" w:rsidRDefault="004C01AB" w:rsidP="00167FDD">
            <w:pPr>
              <w:spacing w:after="0"/>
              <w:rPr>
                <w:del w:id="388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89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0E859FED" w14:textId="77777777" w:rsidTr="00167FDD">
        <w:trPr>
          <w:trHeight w:val="287"/>
          <w:del w:id="390" w:author="mary.inoue@fap.local" w:date="2026-09-22T12:23:00Z" w16du:dateUtc="2026-09-22T16:23:00Z"/>
        </w:trPr>
        <w:tc>
          <w:tcPr>
            <w:tcW w:w="4219" w:type="dxa"/>
          </w:tcPr>
          <w:p w14:paraId="34158336" w14:textId="77777777" w:rsidR="004C01AB" w:rsidRPr="00167FDD" w:rsidRDefault="004C01AB" w:rsidP="00167FDD">
            <w:pPr>
              <w:spacing w:after="0"/>
              <w:rPr>
                <w:del w:id="391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92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5954" w:type="dxa"/>
          </w:tcPr>
          <w:p w14:paraId="38577739" w14:textId="77777777" w:rsidR="004C01AB" w:rsidRPr="00167FDD" w:rsidRDefault="004C01AB" w:rsidP="00167FDD">
            <w:pPr>
              <w:spacing w:after="0"/>
              <w:rPr>
                <w:del w:id="393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94" w:author="mary.inoue@fap.local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374118D7" w14:textId="77777777" w:rsidTr="00167FDD">
        <w:trPr>
          <w:trHeight w:val="287"/>
          <w:del w:id="395" w:author="mary.inoue@fap.local" w:date="2026-09-22T12:23:00Z" w16du:dateUtc="2026-09-22T16:23:00Z"/>
        </w:trPr>
        <w:tc>
          <w:tcPr>
            <w:tcW w:w="4219" w:type="dxa"/>
          </w:tcPr>
          <w:p w14:paraId="3754EEE3" w14:textId="77777777" w:rsidR="004C01AB" w:rsidRPr="003608E1" w:rsidRDefault="004C01AB" w:rsidP="0062071C">
            <w:pPr>
              <w:spacing w:after="0"/>
              <w:rPr>
                <w:del w:id="396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97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505D3F40" w14:textId="77777777" w:rsidR="004C01AB" w:rsidRPr="003608E1" w:rsidRDefault="004C01AB" w:rsidP="0062071C">
            <w:pPr>
              <w:spacing w:after="0"/>
              <w:rPr>
                <w:del w:id="398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399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5954" w:type="dxa"/>
          </w:tcPr>
          <w:p w14:paraId="24504A5A" w14:textId="77777777" w:rsidR="004C01AB" w:rsidRPr="003608E1" w:rsidRDefault="004C01AB" w:rsidP="0062071C">
            <w:pPr>
              <w:spacing w:after="0"/>
              <w:rPr>
                <w:del w:id="400" w:author="mary.inoue@fap.local" w:date="2026-09-22T12:23:00Z" w16du:dateUtc="2026-09-22T16:23:00Z"/>
                <w:rFonts w:ascii="Times New Roman" w:hAnsi="Times New Roman"/>
                <w:lang w:eastAsia="it-IT"/>
              </w:rPr>
            </w:pPr>
            <w:del w:id="401" w:author="mary.inoue@fap.local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5762C825" w14:textId="77777777" w:rsidR="004C01AB" w:rsidRDefault="004C01AB" w:rsidP="00214134">
      <w:pPr>
        <w:spacing w:after="0" w:line="360" w:lineRule="auto"/>
        <w:rPr>
          <w:del w:id="402" w:author="mary.inoue@fap.local" w:date="2026-09-22T12:23:00Z" w16du:dateUtc="2026-09-22T16:23:00Z"/>
          <w:rFonts w:ascii="Times New Roman" w:hAnsi="Times New Roman"/>
        </w:rPr>
      </w:pPr>
    </w:p>
    <w:p w14:paraId="03A51DB2" w14:textId="77777777" w:rsidR="004C01AB" w:rsidRDefault="004C01AB" w:rsidP="00214134">
      <w:pPr>
        <w:spacing w:after="0" w:line="360" w:lineRule="auto"/>
        <w:rPr>
          <w:del w:id="403" w:author="mary.inoue@fap.local" w:date="2026-09-22T12:23:00Z" w16du:dateUtc="2026-09-22T16:23:00Z"/>
          <w:rFonts w:ascii="Times New Roman" w:hAnsi="Times New Roman"/>
        </w:rPr>
      </w:pPr>
    </w:p>
    <w:p w14:paraId="7070D881" w14:textId="77777777" w:rsidR="004C01AB" w:rsidRDefault="004C01AB" w:rsidP="00214134">
      <w:pPr>
        <w:spacing w:after="0" w:line="360" w:lineRule="auto"/>
        <w:rPr>
          <w:del w:id="404" w:author="mary.inoue@fap.local" w:date="2026-09-22T12:23:00Z" w16du:dateUtc="2026-09-22T16:23:00Z"/>
          <w:rFonts w:ascii="Times New Roman" w:hAnsi="Times New Roman"/>
        </w:rPr>
      </w:pPr>
    </w:p>
    <w:p w14:paraId="342EB876" w14:textId="77777777" w:rsidR="004C01AB" w:rsidRDefault="004C01AB" w:rsidP="00214134">
      <w:pPr>
        <w:spacing w:after="0" w:line="360" w:lineRule="auto"/>
        <w:rPr>
          <w:del w:id="405" w:author="mary.inoue@fap.local" w:date="2026-09-22T12:23:00Z" w16du:dateUtc="2026-09-22T16:23:00Z"/>
          <w:rFonts w:ascii="Times New Roman" w:hAnsi="Times New Roman"/>
        </w:rPr>
      </w:pPr>
      <w:del w:id="406" w:author="mary.inoue@fap.local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7F675A69" w14:textId="77777777" w:rsidR="004C01AB" w:rsidRDefault="004C01AB" w:rsidP="00A5391B">
      <w:pPr>
        <w:jc w:val="center"/>
        <w:rPr>
          <w:rPrChange w:id="407" w:author="mary.inoue@fap.local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408" w:author="mary.inoue@fap.local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409" w:author="mary.inoue@fap.local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  <w:sectPrChange w:id="416" w:author="mary.inoue@fap.local" w:date="2026-09-22T12:23:00Z" w16du:dateUtc="2026-09-22T16:23:00Z">
        <w:sectPr w:rsidR="004C01AB">
          <w:pgMar w:top="1417" w:right="991" w:bottom="1134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1B9E2F" w14:textId="77777777" w:rsidR="004A2BBD" w:rsidRDefault="004A2BBD" w:rsidP="00904988">
      <w:pPr>
        <w:spacing w:after="0" w:line="240" w:lineRule="auto"/>
        <w:pPrChange w:id="4" w:author="mary.inoue@fap.local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5EFC0E31" w14:textId="77777777" w:rsidR="004A2BBD" w:rsidRDefault="004A2BBD" w:rsidP="00904988">
      <w:pPr>
        <w:spacing w:after="0" w:line="240" w:lineRule="auto"/>
        <w:pPrChange w:id="5" w:author="mary.inoue@fap.local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8E39F" w14:textId="77777777" w:rsidR="004C01AB" w:rsidRDefault="004C01AB" w:rsidP="00167FDD">
    <w:pPr>
      <w:pStyle w:val="HTMLPreformatted"/>
      <w:jc w:val="center"/>
      <w:rPr>
        <w:del w:id="413" w:author="mary.inoue@fap.local" w:date="2026-09-22T12:23:00Z" w16du:dateUtc="2026-09-22T16:23:00Z"/>
      </w:rPr>
    </w:pPr>
    <w:del w:id="414" w:author="mary.inoue@fap.local" w:date="2026-09-22T12:23:00Z" w16du:dateUtc="2026-09-22T16:23:00Z">
      <w:r>
        <w:delText xml:space="preserve">                                                                                </w:delText>
      </w:r>
    </w:del>
  </w:p>
  <w:p w14:paraId="6B0136E2" w14:textId="77777777" w:rsidR="004C01AB" w:rsidRDefault="004C01AB">
    <w:pPr>
      <w:pStyle w:val="BalloonText"/>
      <w:pPrChange w:id="415" w:author="mary.inoue@fap.local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7B912B" w14:textId="77777777" w:rsidR="004A2BBD" w:rsidRDefault="004A2BBD" w:rsidP="00904988">
      <w:pPr>
        <w:spacing w:after="0" w:line="240" w:lineRule="auto"/>
        <w:pPrChange w:id="2" w:author="mary.inoue@fap.local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5C0447AB" w14:textId="77777777" w:rsidR="004A2BBD" w:rsidRDefault="004A2BBD" w:rsidP="00904988">
      <w:pPr>
        <w:spacing w:after="0" w:line="240" w:lineRule="auto"/>
        <w:pPrChange w:id="3" w:author="mary.inoue@fap.local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48F8F" w14:textId="77777777" w:rsidR="004C01AB" w:rsidRDefault="004C01AB">
    <w:pPr>
      <w:pStyle w:val="TableGrid"/>
      <w:rPr>
        <w:rPrChange w:id="410" w:author="mary.inoue@fap.local" w:date="2026-09-22T12:23:00Z" w16du:dateUtc="2026-09-22T16:23:00Z">
          <w:rPr>
            <w:b/>
            <w:sz w:val="22"/>
            <w:szCs w:val="22"/>
          </w:rPr>
        </w:rPrChange>
      </w:rPr>
      <w:pPrChange w:id="411" w:author="mary.inoue@fap.local" w:date="2026-09-22T12:23:00Z" w16du:dateUtc="2026-09-22T16:23:00Z">
        <w:pPr>
          <w:pStyle w:val="HTMLPreformatted"/>
          <w:jc w:val="right"/>
        </w:pPr>
      </w:pPrChange>
    </w:pPr>
    <w:del w:id="412" w:author="mary.inoue@fap.local" w:date="2026-09-22T12:23:00Z" w16du:dateUtc="2026-09-22T16:23:00Z">
      <w:r w:rsidRPr="00AB27ED">
        <w:rPr>
          <w:rFonts w:ascii="Times New Roman" w:hAnsi="Times New Roman"/>
          <w:b/>
          <w:sz w:val="22"/>
          <w:szCs w:val="22"/>
        </w:rPr>
        <w:delText xml:space="preserve">Allegato 1 </w:delText>
      </w:r>
      <w:r w:rsidRPr="00AB27ED">
        <w:rPr>
          <w:rFonts w:ascii="Times New Roman" w:hAnsi="Times New Roman"/>
          <w:b/>
          <w:sz w:val="22"/>
          <w:szCs w:val="22"/>
        </w:rPr>
        <w:tab/>
      </w:r>
      <w:r w:rsidRPr="00AB27ED">
        <w:rPr>
          <w:rFonts w:ascii="Times New Roman" w:hAnsi="Times New Roman"/>
          <w:b/>
          <w:sz w:val="22"/>
          <w:szCs w:val="22"/>
        </w:rPr>
        <w:tab/>
      </w:r>
      <w:r w:rsidRPr="00AB27ED">
        <w:rPr>
          <w:rFonts w:ascii="Times New Roman" w:hAnsi="Times New Roman"/>
          <w:b/>
          <w:sz w:val="22"/>
          <w:szCs w:val="22"/>
        </w:rPr>
        <w:tab/>
        <w:delText xml:space="preserve">da inviare all’indirizzo mail:  </w:delText>
      </w:r>
      <w:r>
        <w:fldChar w:fldCharType="begin"/>
      </w:r>
      <w:r>
        <w:delInstrText>HYPERLINK "mailto:pianoprevcorruzione@unisalento.it"</w:delInstrText>
      </w:r>
      <w:r>
        <w:fldChar w:fldCharType="separate"/>
      </w:r>
      <w:r w:rsidRPr="000428FF">
        <w:rPr>
          <w:rStyle w:val="Hyperlink"/>
          <w:rFonts w:ascii="Times New Roman" w:hAnsi="Times New Roman"/>
          <w:b/>
        </w:rPr>
        <w:delText>pianoprevcorruzione@unisalento.it</w:delText>
      </w:r>
      <w: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83884">
    <w:abstractNumId w:val="0"/>
  </w:num>
  <w:num w:numId="2" w16cid:durableId="1727603589">
    <w:abstractNumId w:val="1"/>
  </w:num>
  <w:num w:numId="3" w16cid:durableId="6847916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172AA"/>
    <w:rsid w:val="00041710"/>
    <w:rsid w:val="000428FF"/>
    <w:rsid w:val="00064320"/>
    <w:rsid w:val="00087E83"/>
    <w:rsid w:val="00094AC5"/>
    <w:rsid w:val="00132F7D"/>
    <w:rsid w:val="00135EC7"/>
    <w:rsid w:val="00140891"/>
    <w:rsid w:val="00155120"/>
    <w:rsid w:val="00163BDD"/>
    <w:rsid w:val="00167FDD"/>
    <w:rsid w:val="00194E9C"/>
    <w:rsid w:val="001A63D4"/>
    <w:rsid w:val="001E5308"/>
    <w:rsid w:val="001E5DCD"/>
    <w:rsid w:val="001F0E74"/>
    <w:rsid w:val="001F3B9E"/>
    <w:rsid w:val="00211BED"/>
    <w:rsid w:val="00214134"/>
    <w:rsid w:val="002171AE"/>
    <w:rsid w:val="00255A1C"/>
    <w:rsid w:val="0029165F"/>
    <w:rsid w:val="0029602C"/>
    <w:rsid w:val="002A442A"/>
    <w:rsid w:val="002C247D"/>
    <w:rsid w:val="002C33C2"/>
    <w:rsid w:val="002D22E0"/>
    <w:rsid w:val="002D511D"/>
    <w:rsid w:val="003473ED"/>
    <w:rsid w:val="003608E1"/>
    <w:rsid w:val="00366761"/>
    <w:rsid w:val="00395556"/>
    <w:rsid w:val="003B7876"/>
    <w:rsid w:val="003D1C40"/>
    <w:rsid w:val="003E02AD"/>
    <w:rsid w:val="003F7917"/>
    <w:rsid w:val="0040121F"/>
    <w:rsid w:val="004175E5"/>
    <w:rsid w:val="00425F7C"/>
    <w:rsid w:val="0042755D"/>
    <w:rsid w:val="00494500"/>
    <w:rsid w:val="004A2BBD"/>
    <w:rsid w:val="004A7916"/>
    <w:rsid w:val="004B4464"/>
    <w:rsid w:val="004C01AB"/>
    <w:rsid w:val="004C3295"/>
    <w:rsid w:val="004D03FD"/>
    <w:rsid w:val="00500EF8"/>
    <w:rsid w:val="005120F2"/>
    <w:rsid w:val="005201FD"/>
    <w:rsid w:val="00567418"/>
    <w:rsid w:val="00577C02"/>
    <w:rsid w:val="00595C17"/>
    <w:rsid w:val="005B2275"/>
    <w:rsid w:val="005B3636"/>
    <w:rsid w:val="005C3975"/>
    <w:rsid w:val="005E21B2"/>
    <w:rsid w:val="005E34BF"/>
    <w:rsid w:val="00612296"/>
    <w:rsid w:val="0062071C"/>
    <w:rsid w:val="00640AED"/>
    <w:rsid w:val="0065070B"/>
    <w:rsid w:val="006575DD"/>
    <w:rsid w:val="00674D51"/>
    <w:rsid w:val="006A49C0"/>
    <w:rsid w:val="006D73AD"/>
    <w:rsid w:val="006F1C61"/>
    <w:rsid w:val="006F382E"/>
    <w:rsid w:val="006F5CEB"/>
    <w:rsid w:val="00706622"/>
    <w:rsid w:val="00723985"/>
    <w:rsid w:val="00725535"/>
    <w:rsid w:val="007556F5"/>
    <w:rsid w:val="007A6BBC"/>
    <w:rsid w:val="007B01DB"/>
    <w:rsid w:val="007C25DB"/>
    <w:rsid w:val="008156A8"/>
    <w:rsid w:val="00830D1B"/>
    <w:rsid w:val="00844AB9"/>
    <w:rsid w:val="00875E83"/>
    <w:rsid w:val="00890013"/>
    <w:rsid w:val="008A41B7"/>
    <w:rsid w:val="008C61C6"/>
    <w:rsid w:val="008D0EF2"/>
    <w:rsid w:val="00901CD7"/>
    <w:rsid w:val="00904988"/>
    <w:rsid w:val="00933CE0"/>
    <w:rsid w:val="009801CD"/>
    <w:rsid w:val="00980A34"/>
    <w:rsid w:val="009B3160"/>
    <w:rsid w:val="009B31F7"/>
    <w:rsid w:val="009C4CE8"/>
    <w:rsid w:val="009D45D4"/>
    <w:rsid w:val="009F4476"/>
    <w:rsid w:val="00A2270B"/>
    <w:rsid w:val="00A24980"/>
    <w:rsid w:val="00A5391B"/>
    <w:rsid w:val="00A54CA6"/>
    <w:rsid w:val="00A72059"/>
    <w:rsid w:val="00A731DC"/>
    <w:rsid w:val="00A737EC"/>
    <w:rsid w:val="00A77453"/>
    <w:rsid w:val="00AA2126"/>
    <w:rsid w:val="00AB27ED"/>
    <w:rsid w:val="00AE113D"/>
    <w:rsid w:val="00AE71D2"/>
    <w:rsid w:val="00AF3743"/>
    <w:rsid w:val="00B06DE5"/>
    <w:rsid w:val="00B14C7F"/>
    <w:rsid w:val="00B23618"/>
    <w:rsid w:val="00B30730"/>
    <w:rsid w:val="00B344BD"/>
    <w:rsid w:val="00B45C90"/>
    <w:rsid w:val="00B62129"/>
    <w:rsid w:val="00B63A42"/>
    <w:rsid w:val="00B9482B"/>
    <w:rsid w:val="00BB7F95"/>
    <w:rsid w:val="00BC4C01"/>
    <w:rsid w:val="00BD6490"/>
    <w:rsid w:val="00C01CF0"/>
    <w:rsid w:val="00C026FA"/>
    <w:rsid w:val="00C10C2A"/>
    <w:rsid w:val="00C13700"/>
    <w:rsid w:val="00C353D4"/>
    <w:rsid w:val="00C43956"/>
    <w:rsid w:val="00C44A78"/>
    <w:rsid w:val="00C549DE"/>
    <w:rsid w:val="00C9492A"/>
    <w:rsid w:val="00CB464C"/>
    <w:rsid w:val="00CB6076"/>
    <w:rsid w:val="00CC25A5"/>
    <w:rsid w:val="00D05224"/>
    <w:rsid w:val="00D1508E"/>
    <w:rsid w:val="00D1600A"/>
    <w:rsid w:val="00D37557"/>
    <w:rsid w:val="00D46904"/>
    <w:rsid w:val="00D60738"/>
    <w:rsid w:val="00D63120"/>
    <w:rsid w:val="00D64C4F"/>
    <w:rsid w:val="00D72BA8"/>
    <w:rsid w:val="00DC250C"/>
    <w:rsid w:val="00DC253B"/>
    <w:rsid w:val="00E0284E"/>
    <w:rsid w:val="00E45383"/>
    <w:rsid w:val="00E52BBE"/>
    <w:rsid w:val="00E74530"/>
    <w:rsid w:val="00E761BC"/>
    <w:rsid w:val="00E921B2"/>
    <w:rsid w:val="00EA1103"/>
    <w:rsid w:val="00EB0E11"/>
    <w:rsid w:val="00EB44BF"/>
    <w:rsid w:val="00EC3752"/>
    <w:rsid w:val="00ED407E"/>
    <w:rsid w:val="00ED46E8"/>
    <w:rsid w:val="00EE3D5D"/>
    <w:rsid w:val="00F11D9F"/>
    <w:rsid w:val="00F11F8D"/>
    <w:rsid w:val="00F32E70"/>
    <w:rsid w:val="00F33C0F"/>
    <w:rsid w:val="00F91B31"/>
    <w:rsid w:val="00FA07FE"/>
    <w:rsid w:val="00FA692E"/>
    <w:rsid w:val="00FB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8F49E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Theme="minorHAnsi" w:eastAsiaTheme="minorHAnsi" w:hAnsiTheme="minorHAnsi" w:cstheme="minorBidi"/>
      <w:lang w:val="pt-BR" w:eastAsia="en-US"/>
      <w:rPrChange w:id="0" w:author="mary.inoue@fap.local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737EC"/>
    <w:pPr>
      <w:ind w:left="720"/>
      <w:contextualSpacing/>
    </w:pPr>
  </w:style>
  <w:style w:type="table" w:styleId="TableGrid">
    <w:name w:val="Table Grid"/>
    <w:basedOn w:val="TableNormal"/>
    <w:uiPriority w:val="9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04171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21413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41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F0E74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F0E7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23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1" w:author="mary.inoue@fap.local" w:date="2026-09-22T12:23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1860</Words>
  <Characters>10606</Characters>
  <Application>Microsoft Office Word</Application>
  <DocSecurity>0</DocSecurity>
  <Lines>88</Lines>
  <Paragraphs>24</Paragraphs>
  <ScaleCrop>false</ScaleCrop>
  <Company>Enterprise</Company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