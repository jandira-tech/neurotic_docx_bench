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A90048" w14:textId="77777777" w:rsidR="004857E5" w:rsidRDefault="004857E5">
      <w:pPr>
        <w:rPr>
          <w:rFonts w:ascii="Arial" w:hAnsi="Arial"/>
          <w:b/>
          <w:sz w:val="28"/>
          <w:rPrChange w:id="0" w:author="Arthur Souza Rodrigues" w:date="2026-09-26T14:53:00Z" w16du:dateUtc="2026-09-26T18:53:00Z">
            <w:rPr/>
          </w:rPrChange>
        </w:rPr>
      </w:pPr>
      <w:r>
        <w:rPr>
          <w:rFonts w:ascii="Arial" w:hAnsi="Arial"/>
          <w:b/>
          <w:sz w:val="28"/>
          <w:rPrChange w:id="1" w:author="Arthur Souza Rodrigues" w:date="2026-09-26T14:53:00Z" w16du:dateUtc="2026-09-26T18:53:00Z">
            <w:rPr/>
          </w:rPrChange>
        </w:rPr>
        <w:t>file_</w:t>
      </w:r>
      <w:ins w:id="2" w:author="Arthur Souza Rodrigues" w:date="2026-09-26T14:53:00Z" w16du:dateUtc="2026-09-26T18:53:00Z">
        <w:r w:rsidR="00335B8A">
          <w:rPr>
            <w:rFonts w:ascii="Arial" w:hAnsi="Arial" w:cs="Arial"/>
            <w:b/>
            <w:bCs/>
            <w:sz w:val="28"/>
            <w:szCs w:val="28"/>
          </w:rPr>
          <w:t>139</w:t>
        </w:r>
      </w:ins>
      <w:del w:id="3" w:author="Arthur Souza Rodrigues" w:date="2026-09-26T14:53:00Z" w16du:dateUtc="2026-09-26T18:53:00Z">
        <w:r>
          <w:delText>138</w:delText>
        </w:r>
      </w:del>
      <w:r>
        <w:rPr>
          <w:rFonts w:ascii="Arial" w:hAnsi="Arial"/>
          <w:b/>
          <w:sz w:val="28"/>
          <w:rPrChange w:id="4" w:author="Arthur Souza Rodrigues" w:date="2026-09-26T14:53:00Z" w16du:dateUtc="2026-09-26T18:53:00Z">
            <w:rPr/>
          </w:rPrChange>
        </w:rPr>
        <w:t>.docx</w:t>
      </w:r>
    </w:p>
    <w:p w14:paraId="18DF7CF0" w14:textId="4D103945" w:rsidR="003D7BBB" w:rsidRDefault="00DF72AC">
      <w:pPr>
        <w:rPr>
          <w:ins w:id="5" w:author="Arthur Souza Rodrigues" w:date="2026-09-26T14:53:00Z" w16du:dateUtc="2026-09-26T18:53:00Z"/>
        </w:rPr>
      </w:pPr>
      <w:ins w:id="6" w:author="Arthur Souza Rodrigues" w:date="2026-09-26T14:53:00Z" w16du:dateUtc="2026-09-26T18:53:00Z">
        <w:r>
          <w:rPr>
            <w:rFonts w:ascii="Arial" w:hAnsi="Arial" w:cs="Arial"/>
            <w:b/>
            <w:bCs/>
            <w:sz w:val="28"/>
            <w:szCs w:val="28"/>
          </w:rPr>
          <w:t>Heading 3 Style Demo</w:t>
        </w:r>
      </w:ins>
    </w:p>
    <w:p w14:paraId="50C8CD24" w14:textId="77777777" w:rsidR="003D7BBB" w:rsidRDefault="00DF72AC">
      <w:pPr>
        <w:spacing w:before="320" w:after="80" w:line="240" w:lineRule="auto"/>
        <w:rPr>
          <w:ins w:id="7" w:author="Arthur Souza Rodrigues" w:date="2026-09-26T14:53:00Z" w16du:dateUtc="2026-09-26T18:53:00Z"/>
        </w:rPr>
      </w:pPr>
      <w:ins w:id="8" w:author="Arthur Souza Rodrigues" w:date="2026-09-26T14:53:00Z" w16du:dateUtc="2026-09-26T18:53:00Z">
        <w:r>
          <w:rPr>
            <w:rFonts w:ascii="Arial" w:hAnsi="Arial" w:cs="Arial"/>
            <w:b/>
            <w:bCs/>
            <w:sz w:val="28"/>
            <w:szCs w:val="28"/>
          </w:rPr>
          <w:t>This document demonstrates Heading 3 paragraph style.</w:t>
        </w:r>
      </w:ins>
    </w:p>
    <w:p w14:paraId="214630AC" w14:textId="5D544A08" w:rsidR="00DF72AC" w:rsidRDefault="00DF72AC">
      <w:pPr>
        <w:spacing w:before="320" w:after="80" w:line="240" w:lineRule="auto"/>
        <w:pPrChange w:id="9" w:author="Arthur Souza Rodrigues" w:date="2026-09-26T14:53:00Z" w16du:dateUtc="2026-09-26T18:53:00Z">
          <w:pPr/>
        </w:pPrChange>
      </w:pPr>
      <w:ins w:id="10" w:author="Arthur Souza Rodrigues" w:date="2026-09-26T14:53:00Z" w16du:dateUtc="2026-09-26T18:53:00Z">
        <w:r>
          <w:rPr>
            <w:rFonts w:ascii="Arial" w:hAnsi="Arial" w:cs="Arial"/>
            <w:b/>
            <w:bCs/>
            <w:sz w:val="28"/>
            <w:szCs w:val="28"/>
          </w:rPr>
          <w:t>Heading 3 provides a third level of document hierarchy.</w:t>
        </w:r>
      </w:ins>
      <w:del w:id="11" w:author="Arthur Souza Rodrigues" w:date="2026-09-26T14:53:00Z" w16du:dateUtc="2026-09-26T18:53:00Z">
        <w:r w:rsidR="00BF0D64">
          <w:delText>Walking on imported air</w:delText>
        </w:r>
      </w:del>
    </w:p>
    <w:sectPr w:rsidR="007B372E">
      <w:pgSz w:w="12240" w:h="15840"/>
      <w:pgMar w:top="1440" w:right="1440" w:bottom="1440" w:left="1440" w:header="720" w:footer="720" w:gutter="0"/>
      <w:cols w:space="720"/>
      <w:docGrid w:linePitch="0"/>
      <w:sectPrChange w:id="12" w:author="Arthur Souza Rodrigues" w:date="2026-09-26T14:53:00Z" w16du:dateUtc="2026-09-26T18:53:00Z">
        <w:sectPr w:rsidR="007B372E">
          <w:pgSz w:w="11906" w:h="16838"/>
          <w:pgMar w:top="1440" w:right="1440" w:bottom="1440" w:left="1440" w:header="708" w:footer="708" w:gutter="0"/>
          <w:cols w:space="708"/>
          <w:docGrid w:linePitch="36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8269E"/>
    <w:rsid w:val="001A6D69"/>
    <w:rsid w:val="001E1635"/>
    <w:rsid w:val="00212576"/>
    <w:rsid w:val="002E08D4"/>
    <w:rsid w:val="002F5B90"/>
    <w:rsid w:val="00335B8A"/>
    <w:rsid w:val="003D7BBB"/>
    <w:rsid w:val="004857E5"/>
    <w:rsid w:val="004C77B7"/>
    <w:rsid w:val="004D3B4F"/>
    <w:rsid w:val="006A0FDE"/>
    <w:rsid w:val="0088269E"/>
    <w:rsid w:val="00BF0D64"/>
    <w:rsid w:val="00CE0D7A"/>
    <w:rsid w:val="00D53FE7"/>
    <w:rsid w:val="00EB0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17D96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Arthur Souza Rodrigues</cp:lastModifiedBy>
  <cp:revision>1</cp:revision>
  <dcterms:created xsi:type="dcterms:W3CDTF">2013-04-03T20:15:00Z</dcterms:created>
  <dcterms:modified xsi:type="dcterms:W3CDTF">2026-09-26T18:53:00Z</dcterms:modified>
</cp:coreProperties>
</file>