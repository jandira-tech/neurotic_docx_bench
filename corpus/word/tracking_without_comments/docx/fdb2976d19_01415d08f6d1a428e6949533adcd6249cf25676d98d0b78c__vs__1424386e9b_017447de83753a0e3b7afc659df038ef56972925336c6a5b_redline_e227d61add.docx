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5D8189" w14:textId="77777777" w:rsidR="0093225E" w:rsidRPr="00AA3834" w:rsidRDefault="00D1459B" w:rsidP="0093225E">
      <w:pPr>
        <w:spacing w:after="0" w:line="240" w:lineRule="auto"/>
        <w:rPr>
          <w:del w:id="0" w:author="Comparison" w:date="2026-09-22T13:00:00Z" w16du:dateUtc="2026-09-22T17:00:00Z"/>
          <w:rFonts w:ascii="Times New Roman" w:hAnsi="Times New Roman" w:cs="Times New Roman"/>
          <w:b/>
          <w:sz w:val="32"/>
          <w:szCs w:val="23"/>
        </w:rPr>
      </w:pPr>
      <w:ins w:id="1" w:author="Comparison" w:date="2026-09-22T13:00:00Z" w16du:dateUtc="2026-09-22T17:00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3:00:00Z" w16du:dateUtc="2026-09-22T17:00:00Z">
        <w:r w:rsidR="0093225E" w:rsidRPr="00AA3834">
          <w:rPr>
            <w:rFonts w:ascii="Times New Roman" w:hAnsi="Times New Roman" w:cs="Times New Roman"/>
            <w:b/>
            <w:sz w:val="32"/>
            <w:szCs w:val="23"/>
          </w:rPr>
          <w:delText>GALVESTON COUNTY PROBATE COURT</w:delText>
        </w:r>
      </w:del>
    </w:p>
    <w:p w14:paraId="753F4640" w14:textId="77777777" w:rsidR="0093225E" w:rsidRPr="00AA3834" w:rsidRDefault="0093225E" w:rsidP="0093225E">
      <w:pPr>
        <w:spacing w:after="0" w:line="240" w:lineRule="auto"/>
        <w:rPr>
          <w:del w:id="3" w:author="Comparison" w:date="2026-09-22T13:00:00Z" w16du:dateUtc="2026-09-22T17:00:00Z"/>
          <w:rFonts w:ascii="Times New Roman" w:hAnsi="Times New Roman" w:cs="Times New Roman"/>
          <w:sz w:val="23"/>
          <w:szCs w:val="23"/>
        </w:rPr>
      </w:pPr>
      <w:del w:id="4" w:author="Comparison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Galveston County Justice Center</w:delText>
        </w:r>
      </w:del>
    </w:p>
    <w:p w14:paraId="1776EB28" w14:textId="77777777" w:rsidR="0093225E" w:rsidRPr="00AA3834" w:rsidRDefault="0093225E" w:rsidP="0093225E">
      <w:pPr>
        <w:spacing w:after="0" w:line="240" w:lineRule="auto"/>
        <w:rPr>
          <w:del w:id="5" w:author="Comparison" w:date="2026-09-22T13:00:00Z" w16du:dateUtc="2026-09-22T17:00:00Z"/>
          <w:rFonts w:ascii="Times New Roman" w:hAnsi="Times New Roman" w:cs="Times New Roman"/>
          <w:sz w:val="23"/>
          <w:szCs w:val="23"/>
        </w:rPr>
      </w:pPr>
      <w:del w:id="6" w:author="Comparison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600 59</w:delText>
        </w:r>
        <w:r w:rsidRPr="00AA3834">
          <w:rPr>
            <w:rFonts w:ascii="Times New Roman" w:hAnsi="Times New Roman" w:cs="Times New Roman"/>
            <w:sz w:val="23"/>
            <w:szCs w:val="23"/>
            <w:vertAlign w:val="superscript"/>
          </w:rPr>
          <w:delText>th</w:delText>
        </w:r>
        <w:r w:rsidRPr="00AA3834">
          <w:rPr>
            <w:rFonts w:ascii="Times New Roman" w:hAnsi="Times New Roman" w:cs="Times New Roman"/>
            <w:sz w:val="23"/>
            <w:szCs w:val="23"/>
          </w:rPr>
          <w:delText xml:space="preserve"> Street, Suite 2305</w:delText>
        </w:r>
      </w:del>
    </w:p>
    <w:p w14:paraId="48281235" w14:textId="77777777" w:rsidR="0093225E" w:rsidRDefault="0093225E" w:rsidP="0093225E">
      <w:pPr>
        <w:pBdr>
          <w:bottom w:val="single" w:sz="12" w:space="1" w:color="auto"/>
        </w:pBdr>
        <w:spacing w:after="0" w:line="240" w:lineRule="auto"/>
        <w:rPr>
          <w:del w:id="7" w:author="Comparison" w:date="2026-09-22T13:00:00Z" w16du:dateUtc="2026-09-22T17:00:00Z"/>
          <w:rFonts w:ascii="Times New Roman" w:hAnsi="Times New Roman" w:cs="Times New Roman"/>
          <w:sz w:val="23"/>
          <w:szCs w:val="23"/>
        </w:rPr>
      </w:pPr>
      <w:del w:id="8" w:author="Comparison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Galveston, Texas 77551-4180</w:delText>
        </w:r>
      </w:del>
    </w:p>
    <w:p w14:paraId="444F4954" w14:textId="77777777" w:rsidR="0093225E" w:rsidRPr="00CB6FF2" w:rsidRDefault="0093225E" w:rsidP="0093225E">
      <w:pPr>
        <w:spacing w:after="0" w:line="240" w:lineRule="auto"/>
        <w:rPr>
          <w:del w:id="9" w:author="Comparison" w:date="2026-09-22T13:00:00Z" w16du:dateUtc="2026-09-22T17:00:00Z"/>
          <w:rFonts w:ascii="Times New Roman" w:hAnsi="Times New Roman" w:cs="Times New Roman"/>
          <w:szCs w:val="23"/>
        </w:rPr>
      </w:pPr>
    </w:p>
    <w:p w14:paraId="30BCFFB2" w14:textId="77777777" w:rsidR="0093225E" w:rsidRPr="00D50267" w:rsidRDefault="0093225E" w:rsidP="0093225E">
      <w:pPr>
        <w:spacing w:after="0" w:line="240" w:lineRule="auto"/>
        <w:jc w:val="center"/>
        <w:rPr>
          <w:del w:id="10" w:author="Comparison" w:date="2026-09-22T13:00:00Z" w16du:dateUtc="2026-09-22T17:00:00Z"/>
          <w:rFonts w:ascii="Times New Roman" w:hAnsi="Times New Roman" w:cs="Times New Roman"/>
          <w:b/>
          <w:sz w:val="32"/>
          <w:szCs w:val="24"/>
        </w:rPr>
      </w:pPr>
      <w:del w:id="11" w:author="Comparison" w:date="2026-09-22T13:00:00Z" w16du:dateUtc="2026-09-22T17:00:00Z">
        <w:r w:rsidRPr="00D50267">
          <w:rPr>
            <w:rFonts w:ascii="Times New Roman" w:hAnsi="Times New Roman" w:cs="Times New Roman"/>
            <w:b/>
            <w:sz w:val="32"/>
            <w:szCs w:val="24"/>
          </w:rPr>
          <w:delText>Submitting Paperwork for Will Prove-ups and Heirships</w:delText>
        </w:r>
      </w:del>
    </w:p>
    <w:p w14:paraId="5DAA23E2" w14:textId="77777777" w:rsidR="0093225E" w:rsidRPr="00D50267" w:rsidRDefault="0093225E" w:rsidP="0093225E">
      <w:pPr>
        <w:spacing w:after="0" w:line="240" w:lineRule="auto"/>
        <w:jc w:val="center"/>
        <w:rPr>
          <w:del w:id="12" w:author="Comparison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</w:p>
    <w:p w14:paraId="632F753C" w14:textId="77777777" w:rsidR="0093225E" w:rsidRDefault="0093225E" w:rsidP="0093225E">
      <w:pPr>
        <w:spacing w:after="0" w:line="240" w:lineRule="auto"/>
        <w:rPr>
          <w:del w:id="13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4" w:author="Comparison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>It is the Court’s policy to review, before the hearing, documents for probate prove-up hearings – not only for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uncontested-docket hearings, but also for most regular-docket probate prove-ups. By reviewing documents in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advance, the Court can ensure that hearings go more smoothly for participants who are already dealing with the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 xml:space="preserve">stress of someone’s death. </w:delText>
        </w:r>
      </w:del>
    </w:p>
    <w:p w14:paraId="2EB15A5C" w14:textId="77777777" w:rsidR="0093225E" w:rsidRPr="00D50267" w:rsidRDefault="0093225E" w:rsidP="0093225E">
      <w:pPr>
        <w:spacing w:after="0" w:line="240" w:lineRule="auto"/>
        <w:rPr>
          <w:del w:id="15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64E453E9" w14:textId="77777777" w:rsidR="0093225E" w:rsidRPr="00D50267" w:rsidRDefault="0093225E" w:rsidP="0093225E">
      <w:pPr>
        <w:spacing w:after="0" w:line="240" w:lineRule="auto"/>
        <w:rPr>
          <w:del w:id="16" w:author="Comparison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17" w:author="Comparison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1. Initial filing of the Application</w:delText>
        </w:r>
      </w:del>
    </w:p>
    <w:p w14:paraId="2673FF57" w14:textId="77777777" w:rsidR="0093225E" w:rsidRDefault="0093225E" w:rsidP="008106CE">
      <w:pPr>
        <w:pStyle w:val="ListParagraph"/>
        <w:numPr>
          <w:ilvl w:val="0"/>
          <w:numId w:val="1"/>
        </w:numPr>
        <w:spacing w:after="0" w:line="240" w:lineRule="auto"/>
        <w:rPr>
          <w:del w:id="18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9" w:author="Comparison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 xml:space="preserve">E-file </w:delText>
        </w:r>
        <w:r w:rsidR="008106CE">
          <w:rPr>
            <w:rFonts w:ascii="Times New Roman" w:hAnsi="Times New Roman" w:cs="Times New Roman"/>
            <w:sz w:val="24"/>
            <w:szCs w:val="24"/>
          </w:rPr>
          <w:delText>the application</w:delText>
        </w:r>
        <w:r w:rsidR="00433119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4B178372" w14:textId="77777777" w:rsidR="0093225E" w:rsidRPr="00D50267" w:rsidRDefault="0093225E" w:rsidP="0093225E">
      <w:pPr>
        <w:pStyle w:val="ListParagraph"/>
        <w:spacing w:after="0" w:line="240" w:lineRule="auto"/>
        <w:rPr>
          <w:del w:id="20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601A9A42" w14:textId="77777777" w:rsidR="0093225E" w:rsidRPr="00D50267" w:rsidRDefault="0093225E" w:rsidP="0093225E">
      <w:pPr>
        <w:spacing w:after="0" w:line="240" w:lineRule="auto"/>
        <w:rPr>
          <w:del w:id="21" w:author="Comparison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22" w:author="Comparison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2. D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 within 3 business days after E</w:delText>
        </w:r>
        <w:r w:rsidRPr="00D50267">
          <w:rPr>
            <w:rFonts w:ascii="Times New Roman" w:hAnsi="Times New Roman" w:cs="Times New Roman"/>
            <w:b/>
            <w:sz w:val="28"/>
            <w:szCs w:val="24"/>
          </w:rPr>
          <w:delText>-filin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g Application to Probate a Will</w:delText>
        </w:r>
      </w:del>
    </w:p>
    <w:p w14:paraId="779CBAC1" w14:textId="77777777" w:rsidR="0093225E" w:rsidRPr="00D50267" w:rsidRDefault="0093225E" w:rsidP="0093225E">
      <w:pPr>
        <w:pStyle w:val="ListParagraph"/>
        <w:numPr>
          <w:ilvl w:val="0"/>
          <w:numId w:val="2"/>
        </w:numPr>
        <w:spacing w:after="0" w:line="240" w:lineRule="auto"/>
        <w:rPr>
          <w:del w:id="23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  <w:del w:id="24" w:author="Comparison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>TRCP Rule 21(f)(12) requires that any original Will must be physically filed in the Clerk’s office within three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business days after the application is electronically filed.</w:delText>
        </w:r>
      </w:del>
    </w:p>
    <w:p w14:paraId="52B563B7" w14:textId="77777777" w:rsidR="0093225E" w:rsidRPr="00D50267" w:rsidRDefault="0093225E" w:rsidP="0093225E">
      <w:pPr>
        <w:pStyle w:val="ListParagraph"/>
        <w:spacing w:after="0" w:line="240" w:lineRule="auto"/>
        <w:rPr>
          <w:del w:id="25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13BF4903" w14:textId="039E4C97" w:rsidR="0093225E" w:rsidRPr="00D50267" w:rsidRDefault="0093225E" w:rsidP="0093225E">
      <w:pPr>
        <w:spacing w:after="0" w:line="240" w:lineRule="auto"/>
        <w:rPr>
          <w:del w:id="26" w:author="Comparison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27" w:author="Comparison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3. Do bef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ore setting an Heirship</w:delText>
        </w:r>
        <w:r w:rsidR="00030199">
          <w:rPr>
            <w:rFonts w:ascii="Times New Roman" w:hAnsi="Times New Roman" w:cs="Times New Roman"/>
            <w:b/>
            <w:sz w:val="28"/>
            <w:szCs w:val="24"/>
          </w:rPr>
          <w:delText>/Administration H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earing</w:delText>
        </w:r>
      </w:del>
    </w:p>
    <w:p w14:paraId="2C60B04A" w14:textId="77777777" w:rsidR="0093225E" w:rsidRPr="00DB0B23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28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  <w:del w:id="29" w:author="Comparison" w:date="2026-09-22T13:00:00Z" w16du:dateUtc="2026-09-22T17:00:00Z">
        <w:r w:rsidRPr="00DB0B23"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Service of C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itation on – or waiver from – all non-applicant heirs and other persons requiring notice under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Texas Estates Code §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202.008.</w:delText>
        </w:r>
      </w:del>
    </w:p>
    <w:p w14:paraId="1457C334" w14:textId="77777777" w:rsidR="0093225E" w:rsidRPr="00DB0B23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30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1" w:author="Comparison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Affidavit of </w:delText>
        </w:r>
        <w:r>
          <w:rPr>
            <w:rFonts w:ascii="Times New Roman" w:hAnsi="Times New Roman" w:cs="Times New Roman"/>
            <w:sz w:val="24"/>
            <w:szCs w:val="24"/>
          </w:rPr>
          <w:delText>Citation by P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ublication. (Clerk prepares citation; you publish and then file affidavit.)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 xml:space="preserve"> The Clerk’s Office will handle the citation by publication on the website maintained by OCA.</w:delText>
        </w:r>
      </w:del>
    </w:p>
    <w:p w14:paraId="05E85DD6" w14:textId="3E23EB04" w:rsidR="0093225E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32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3" w:author="Comparison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File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Section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§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202.057 </w:delText>
        </w:r>
        <w:r>
          <w:rPr>
            <w:rFonts w:ascii="Times New Roman" w:hAnsi="Times New Roman" w:cs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ffidavit or </w:delText>
        </w:r>
        <w:r>
          <w:rPr>
            <w:rFonts w:ascii="Times New Roman" w:hAnsi="Times New Roman" w:cs="Times New Roman"/>
            <w:sz w:val="24"/>
            <w:szCs w:val="24"/>
          </w:rPr>
          <w:delText>C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ertificate.</w:delText>
        </w:r>
      </w:del>
    </w:p>
    <w:p w14:paraId="3E649A35" w14:textId="6AECE28B" w:rsidR="0053569C" w:rsidRDefault="0053569C" w:rsidP="0053569C">
      <w:pPr>
        <w:pStyle w:val="ListParagraph"/>
        <w:numPr>
          <w:ilvl w:val="0"/>
          <w:numId w:val="4"/>
        </w:numPr>
        <w:spacing w:after="0" w:line="240" w:lineRule="auto"/>
        <w:rPr>
          <w:del w:id="34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5" w:author="Comparison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Consents from all heirs if seeking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>I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ndependent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dministration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 xml:space="preserve"> without Bond. Consents must be signed on or after the case has been on file with the court.  </w:delText>
        </w:r>
      </w:del>
    </w:p>
    <w:p w14:paraId="1CBBD659" w14:textId="43002D0B" w:rsidR="00030199" w:rsidRPr="0053569C" w:rsidRDefault="00030199" w:rsidP="0053569C">
      <w:pPr>
        <w:pStyle w:val="ListParagraph"/>
        <w:numPr>
          <w:ilvl w:val="0"/>
          <w:numId w:val="4"/>
        </w:numPr>
        <w:spacing w:after="0" w:line="240" w:lineRule="auto"/>
        <w:rPr>
          <w:del w:id="36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  <w:del w:id="37" w:author="Comparison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If you are seeking a Dependent Administration, please have all asset amounts so a Bond can be set. </w:delText>
        </w:r>
      </w:del>
    </w:p>
    <w:p w14:paraId="347CB753" w14:textId="77777777" w:rsidR="0093225E" w:rsidRDefault="0093225E" w:rsidP="0093225E">
      <w:pPr>
        <w:spacing w:after="0" w:line="240" w:lineRule="auto"/>
        <w:rPr>
          <w:del w:id="38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2F91BD5A" w14:textId="77777777" w:rsidR="0093225E" w:rsidRPr="00DB0B23" w:rsidRDefault="0093225E" w:rsidP="0093225E">
      <w:pPr>
        <w:spacing w:after="0" w:line="240" w:lineRule="auto"/>
        <w:rPr>
          <w:del w:id="39" w:author="Comparison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40" w:author="Comparison" w:date="2026-09-22T13:00:00Z" w16du:dateUtc="2026-09-22T17:00:00Z">
        <w:r w:rsidRPr="00DB0B23">
          <w:rPr>
            <w:rFonts w:ascii="Times New Roman" w:hAnsi="Times New Roman" w:cs="Times New Roman"/>
            <w:b/>
            <w:sz w:val="28"/>
            <w:szCs w:val="24"/>
          </w:rPr>
          <w:delText>4. Do as soon as you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 xml:space="preserve"> set a probate prove-up hearing</w:delText>
        </w:r>
      </w:del>
    </w:p>
    <w:p w14:paraId="0519E324" w14:textId="752B3B12" w:rsidR="0093225E" w:rsidRPr="00DB0B23" w:rsidRDefault="0093225E" w:rsidP="0093225E">
      <w:pPr>
        <w:pStyle w:val="ListParagraph"/>
        <w:numPr>
          <w:ilvl w:val="0"/>
          <w:numId w:val="3"/>
        </w:numPr>
        <w:spacing w:after="0" w:line="240" w:lineRule="auto"/>
        <w:rPr>
          <w:del w:id="41" w:author="Comparison" w:date="2026-09-22T13:00:00Z" w16du:dateUtc="2026-09-22T17:00:00Z"/>
          <w:rFonts w:ascii="Times New Roman" w:hAnsi="Times New Roman" w:cs="Times New Roman"/>
          <w:sz w:val="24"/>
          <w:szCs w:val="24"/>
        </w:rPr>
      </w:pPr>
      <w:del w:id="42" w:author="Comparison" w:date="2026-09-22T13:00:00Z" w16du:dateUtc="2026-09-22T17:00:00Z">
        <w:r w:rsidRPr="00DB0B23">
          <w:rPr>
            <w:rFonts w:ascii="Times New Roman" w:hAnsi="Times New Roman" w:cs="Times New Roman"/>
            <w:sz w:val="24"/>
            <w:szCs w:val="24"/>
          </w:rPr>
          <w:delText xml:space="preserve">As soon as you set the hearing, please E-file all proposed hearing documents to the Court. </w:delText>
        </w:r>
        <w:r>
          <w:rPr>
            <w:rFonts w:ascii="Times New Roman" w:hAnsi="Times New Roman" w:cs="Times New Roman"/>
            <w:sz w:val="24"/>
            <w:szCs w:val="24"/>
          </w:rPr>
          <w:delText>The court can now sign Orders electronically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 xml:space="preserve"> and is the preferred method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. We also have an electronic signature pad for all Oaths, Proofs and other documents the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c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lients/witnesses can sign.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 xml:space="preserve">Per Admin Order 2022-10, all documents must be on file 72 hours prior to the hearing or we will reset. </w:delText>
        </w:r>
      </w:del>
    </w:p>
    <w:p w14:paraId="4D2B8D75" w14:textId="77777777" w:rsidR="00D50267" w:rsidRPr="0093225E" w:rsidRDefault="00D50267" w:rsidP="0093225E"/>
    <w:sectPr w:rsidR="00D50267" w:rsidRPr="0093225E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52" w:author="Comparison" w:date="2026-09-22T13:00:00Z" w16du:dateUtc="2026-09-22T17:00:00Z">
        <w:sectPr w:rsidR="00D50267" w:rsidRPr="0093225E">
          <w:pgSz w:w="12240" w:h="15840"/>
          <w:pgMar w:top="90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E51F6E" w14:textId="77777777" w:rsidR="00D1459B" w:rsidRDefault="00D1459B" w:rsidP="00143604">
      <w:pPr>
        <w:spacing w:after="0" w:line="240" w:lineRule="auto"/>
      </w:pPr>
      <w:r>
        <w:separator/>
      </w:r>
    </w:p>
  </w:endnote>
  <w:endnote w:type="continuationSeparator" w:id="0">
    <w:p w14:paraId="64DD43C0" w14:textId="77777777" w:rsidR="00D1459B" w:rsidRDefault="00D1459B" w:rsidP="0014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E5A278" w14:textId="77777777" w:rsidR="00143604" w:rsidRDefault="00143604">
    <w:pPr>
      <w:pStyle w:val="FootnoteReference"/>
      <w:pPrChange w:id="51" w:author="Comparison" w:date="2026-09-22T13:00:00Z" w16du:dateUtc="2026-09-22T17:00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302D99" w14:textId="77777777" w:rsidR="00D1459B" w:rsidRDefault="00D1459B" w:rsidP="00143604">
      <w:pPr>
        <w:spacing w:after="0" w:line="240" w:lineRule="auto"/>
      </w:pPr>
      <w:r>
        <w:separator/>
      </w:r>
    </w:p>
  </w:footnote>
  <w:footnote w:type="continuationSeparator" w:id="0">
    <w:p w14:paraId="6490FC02" w14:textId="77777777" w:rsidR="00D1459B" w:rsidRDefault="00D1459B" w:rsidP="0014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3F0C2D" w14:paraId="5AAC3928" w14:textId="77777777">
      <w:tblPrEx>
        <w:tblCellMar>
          <w:top w:w="0" w:type="dxa"/>
          <w:bottom w:w="0" w:type="dxa"/>
        </w:tblCellMar>
      </w:tblPrEx>
      <w:trPr>
        <w:ins w:id="43" w:author="Comparison" w:date="2026-09-22T13:00:00Z" w16du:dateUtc="2026-09-22T17:00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5D1B4128" w14:textId="77777777" w:rsidR="003F0C2D" w:rsidRDefault="00D1459B">
          <w:pPr>
            <w:rPr>
              <w:ins w:id="44" w:author="Comparison" w:date="2026-09-22T13:00:00Z" w16du:dateUtc="2026-09-22T17:00:00Z"/>
            </w:rPr>
          </w:pPr>
          <w:ins w:id="45" w:author="Comparison" w:date="2026-09-22T13:00:00Z" w16du:dateUtc="2026-09-22T17:00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799F84A7" w14:textId="77777777" w:rsidR="003F0C2D" w:rsidRDefault="00D1459B">
          <w:pPr>
            <w:jc w:val="center"/>
            <w:rPr>
              <w:ins w:id="46" w:author="Comparison" w:date="2026-09-22T13:00:00Z" w16du:dateUtc="2026-09-22T17:00:00Z"/>
            </w:rPr>
          </w:pPr>
          <w:ins w:id="47" w:author="Comparison" w:date="2026-09-22T13:00:00Z" w16du:dateUtc="2026-09-22T17:00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77B0F4CC" w14:textId="77777777" w:rsidR="003F0C2D" w:rsidRDefault="00D1459B">
          <w:pPr>
            <w:jc w:val="right"/>
            <w:rPr>
              <w:ins w:id="48" w:author="Comparison" w:date="2026-09-22T13:00:00Z" w16du:dateUtc="2026-09-22T17:00:00Z"/>
            </w:rPr>
          </w:pPr>
          <w:ins w:id="49" w:author="Comparison" w:date="2026-09-22T13:00:00Z" w16du:dateUtc="2026-09-22T17:00:00Z">
            <w:r>
              <w:rPr>
                <w:color w:val="000000"/>
              </w:rPr>
              <w:t>07.12.2025</w:t>
            </w:r>
          </w:ins>
        </w:p>
      </w:tc>
    </w:tr>
  </w:tbl>
  <w:p w14:paraId="6E06F1EC" w14:textId="77777777" w:rsidR="00143604" w:rsidRDefault="00143604">
    <w:pPr>
      <w:pStyle w:val="Header"/>
      <w:rPr>
        <w:del w:id="50" w:author="Comparison" w:date="2026-09-22T13:00:00Z" w16du:dateUtc="2026-09-22T17:00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E03949"/>
    <w:multiLevelType w:val="hybridMultilevel"/>
    <w:tmpl w:val="2802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64773"/>
    <w:multiLevelType w:val="hybridMultilevel"/>
    <w:tmpl w:val="7118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AB0E4D"/>
    <w:multiLevelType w:val="hybridMultilevel"/>
    <w:tmpl w:val="9266C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03218"/>
    <w:multiLevelType w:val="hybridMultilevel"/>
    <w:tmpl w:val="BA40B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575866">
    <w:abstractNumId w:val="0"/>
  </w:num>
  <w:num w:numId="2" w16cid:durableId="1122575810">
    <w:abstractNumId w:val="1"/>
  </w:num>
  <w:num w:numId="3" w16cid:durableId="332220336">
    <w:abstractNumId w:val="2"/>
  </w:num>
  <w:num w:numId="4" w16cid:durableId="88421669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267"/>
    <w:rsid w:val="00030199"/>
    <w:rsid w:val="00143604"/>
    <w:rsid w:val="003F0C2D"/>
    <w:rsid w:val="00433119"/>
    <w:rsid w:val="004F7456"/>
    <w:rsid w:val="0053569C"/>
    <w:rsid w:val="007956B6"/>
    <w:rsid w:val="008054BB"/>
    <w:rsid w:val="008106CE"/>
    <w:rsid w:val="00875E83"/>
    <w:rsid w:val="0093225E"/>
    <w:rsid w:val="00D1459B"/>
    <w:rsid w:val="00D50267"/>
    <w:rsid w:val="00DB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846D"/>
  <w15:docId w15:val="{9FC68184-D477-4B06-8430-BE2B850B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267"/>
    <w:pPr>
      <w:ind w:left="720"/>
      <w:contextualSpacing/>
    </w:pPr>
  </w:style>
  <w:style w:type="character" w:styleId="FootnoteReference">
    <w:name w:val="footnote reference"/>
    <w:semiHidden/>
    <w:unhideWhenUsed/>
    <w:rsid w:val="0014360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4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604"/>
  </w:style>
  <w:style w:type="paragraph" w:styleId="Footer">
    <w:name w:val="footer"/>
    <w:basedOn w:val="Normal"/>
    <w:link w:val="FooterChar"/>
    <w:uiPriority w:val="99"/>
    <w:unhideWhenUsed/>
    <w:rsid w:val="0014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Galveston County</Company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Arthur Souza Rodrigues</cp:lastModifiedBy>
  <cp:revision>1</cp:revision>
  <dcterms:created xsi:type="dcterms:W3CDTF">2018-03-13T15:36:00Z</dcterms:created>
  <dcterms:modified xsi:type="dcterms:W3CDTF">2026-09-22T17:00:00Z</dcterms:modified>
</cp:coreProperties>
</file>