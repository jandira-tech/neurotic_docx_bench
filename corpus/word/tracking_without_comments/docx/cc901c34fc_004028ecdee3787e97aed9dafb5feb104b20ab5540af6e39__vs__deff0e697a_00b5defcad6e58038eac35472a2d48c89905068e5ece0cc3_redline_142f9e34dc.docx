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28:00Z" w16du:dateUtc="2026-09-22T16:28:00Z"/>
          <w:rFonts w:ascii="Californian FB" w:hAnsi="Californian FB"/>
        </w:rPr>
      </w:pPr>
      <w:ins w:id="2" w:author="NAZ, Mamoona (OLDHAM MEDICAL SERVICES)" w:date="2026-09-22T12:28:00Z" w16du:dateUtc="2026-09-22T16:28: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28:00Z" w16du:dateUtc="2026-09-22T16:28:00Z"/>
          <w:rFonts w:ascii="Californian FB" w:hAnsi="Californian FB"/>
          <w:b/>
          <w:bCs/>
        </w:rPr>
      </w:pPr>
    </w:p>
    <w:p w14:paraId="43260A16" w14:textId="77777777" w:rsidR="006F1C2D" w:rsidRDefault="006F1C2D" w:rsidP="006F1C2D">
      <w:pPr>
        <w:jc w:val="center"/>
        <w:rPr>
          <w:ins w:id="4" w:author="NAZ, Mamoona (OLDHAM MEDICAL SERVICES)" w:date="2026-09-22T12:28:00Z" w16du:dateUtc="2026-09-22T16:28:00Z"/>
          <w:rFonts w:cstheme="minorHAnsi"/>
          <w:b/>
          <w:bCs/>
          <w:sz w:val="28"/>
          <w:szCs w:val="28"/>
          <w:u w:val="single"/>
        </w:rPr>
      </w:pPr>
      <w:ins w:id="5" w:author="NAZ, Mamoona (OLDHAM MEDICAL SERVICES)" w:date="2026-09-22T12:28:00Z" w16du:dateUtc="2026-09-22T16:28: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28:00Z" w16du:dateUtc="2026-09-22T16:28:00Z"/>
          <w:rFonts w:cstheme="minorHAnsi"/>
          <w:b/>
          <w:bCs/>
          <w:sz w:val="28"/>
          <w:szCs w:val="28"/>
          <w:u w:val="single"/>
        </w:rPr>
      </w:pPr>
      <w:ins w:id="7" w:author="NAZ, Mamoona (OLDHAM MEDICAL SERVICES)" w:date="2026-09-22T12:28:00Z" w16du:dateUtc="2026-09-22T16:28: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28:00Z" w16du:dateUtc="2026-09-22T16:28:00Z"/>
          <w:rFonts w:cstheme="minorHAnsi"/>
          <w:b/>
          <w:bCs/>
          <w:sz w:val="28"/>
          <w:szCs w:val="28"/>
          <w:u w:val="single"/>
        </w:rPr>
      </w:pPr>
    </w:p>
    <w:p w14:paraId="1E230469" w14:textId="77777777" w:rsidR="006F1C2D" w:rsidRDefault="006F1C2D" w:rsidP="006F1C2D">
      <w:pPr>
        <w:rPr>
          <w:ins w:id="9" w:author="NAZ, Mamoona (OLDHAM MEDICAL SERVICES)" w:date="2026-09-22T12:28:00Z" w16du:dateUtc="2026-09-22T16:28:00Z"/>
          <w:rFonts w:cstheme="minorHAnsi"/>
          <w:b/>
          <w:bCs/>
        </w:rPr>
      </w:pPr>
      <w:ins w:id="10" w:author="NAZ, Mamoona (OLDHAM MEDICAL SERVICES)" w:date="2026-09-22T12:28:00Z" w16du:dateUtc="2026-09-22T16:28:00Z">
        <w:r w:rsidRPr="00FA0E32">
          <w:rPr>
            <w:rFonts w:cstheme="minorHAnsi"/>
            <w:b/>
            <w:bCs/>
          </w:rPr>
          <w:t>Attendees:</w:t>
        </w:r>
      </w:ins>
    </w:p>
    <w:p w14:paraId="406CF681" w14:textId="77777777" w:rsidR="006F1C2D" w:rsidRDefault="006F1C2D" w:rsidP="006F1C2D">
      <w:pPr>
        <w:rPr>
          <w:ins w:id="11" w:author="NAZ, Mamoona (OLDHAM MEDICAL SERVICES)" w:date="2026-09-22T12:28:00Z" w16du:dateUtc="2026-09-22T16:28:00Z"/>
          <w:rFonts w:cstheme="minorHAnsi"/>
        </w:rPr>
      </w:pPr>
      <w:ins w:id="12" w:author="NAZ, Mamoona (OLDHAM MEDICAL SERVICES)" w:date="2026-09-22T12:28:00Z" w16du:dateUtc="2026-09-22T16:28: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28:00Z" w16du:dateUtc="2026-09-22T16:28:00Z"/>
          <w:rFonts w:cstheme="minorHAnsi"/>
        </w:rPr>
      </w:pPr>
      <w:ins w:id="14" w:author="NAZ, Mamoona (OLDHAM MEDICAL SERVICES)" w:date="2026-09-22T12:28:00Z" w16du:dateUtc="2026-09-22T16:28:00Z">
        <w:r>
          <w:rPr>
            <w:rFonts w:cstheme="minorHAnsi"/>
          </w:rPr>
          <w:t xml:space="preserve">SA – Practice Manager </w:t>
        </w:r>
      </w:ins>
    </w:p>
    <w:p w14:paraId="4B50E429" w14:textId="77777777" w:rsidR="006F1C2D" w:rsidRDefault="006F1C2D" w:rsidP="006F1C2D">
      <w:pPr>
        <w:rPr>
          <w:ins w:id="15" w:author="NAZ, Mamoona (OLDHAM MEDICAL SERVICES)" w:date="2026-09-22T12:28:00Z" w16du:dateUtc="2026-09-22T16:28:00Z"/>
          <w:rFonts w:cstheme="minorHAnsi"/>
        </w:rPr>
      </w:pPr>
    </w:p>
    <w:p w14:paraId="5F6386BB" w14:textId="77777777" w:rsidR="0008331C" w:rsidRDefault="006F1C2D" w:rsidP="0008331C">
      <w:pPr>
        <w:rPr>
          <w:ins w:id="16" w:author="NAZ, Mamoona (OLDHAM MEDICAL SERVICES)" w:date="2026-09-22T12:28:00Z" w16du:dateUtc="2026-09-22T16:28:00Z"/>
        </w:rPr>
      </w:pPr>
      <w:ins w:id="17" w:author="NAZ, Mamoona (OLDHAM MEDICAL SERVICES)" w:date="2026-09-22T12:28:00Z" w16du:dateUtc="2026-09-22T16:28: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28:00Z" w16du:dateUtc="2026-09-22T16:28:00Z"/>
        </w:rPr>
      </w:pPr>
      <w:ins w:id="19" w:author="NAZ, Mamoona (OLDHAM MEDICAL SERVICES)" w:date="2026-09-22T12:28:00Z" w16du:dateUtc="2026-09-22T16:28: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28:00Z" w16du:dateUtc="2026-09-22T16:28:00Z"/>
          <w:rFonts w:cstheme="minorHAnsi"/>
        </w:rPr>
      </w:pPr>
    </w:p>
    <w:p w14:paraId="2302B3A6" w14:textId="77777777" w:rsidR="006F1C2D" w:rsidRPr="00FA0E32" w:rsidRDefault="006F1C2D" w:rsidP="006F1C2D">
      <w:pPr>
        <w:rPr>
          <w:ins w:id="21" w:author="NAZ, Mamoona (OLDHAM MEDICAL SERVICES)" w:date="2026-09-22T12:28:00Z" w16du:dateUtc="2026-09-22T16:28:00Z"/>
          <w:rFonts w:cstheme="minorHAnsi"/>
        </w:rPr>
      </w:pPr>
    </w:p>
    <w:p w14:paraId="794DD8CD" w14:textId="77777777" w:rsidR="006F1C2D" w:rsidRDefault="006F1C2D" w:rsidP="006F1C2D">
      <w:pPr>
        <w:rPr>
          <w:ins w:id="22" w:author="NAZ, Mamoona (OLDHAM MEDICAL SERVICES)" w:date="2026-09-22T12:28:00Z" w16du:dateUtc="2026-09-22T16:28:00Z"/>
          <w:rFonts w:cstheme="minorHAnsi"/>
          <w:b/>
          <w:bCs/>
        </w:rPr>
      </w:pPr>
      <w:ins w:id="23" w:author="NAZ, Mamoona (OLDHAM MEDICAL SERVICES)" w:date="2026-09-22T12:28:00Z" w16du:dateUtc="2026-09-22T16:28:00Z">
        <w:r w:rsidRPr="00FA0E32">
          <w:rPr>
            <w:rFonts w:cstheme="minorHAnsi"/>
            <w:b/>
            <w:bCs/>
          </w:rPr>
          <w:t>Apologies:</w:t>
        </w:r>
      </w:ins>
    </w:p>
    <w:p w14:paraId="50FA62A7" w14:textId="77777777" w:rsidR="00677B90" w:rsidRDefault="00677B90" w:rsidP="006F1C2D">
      <w:pPr>
        <w:rPr>
          <w:ins w:id="24" w:author="NAZ, Mamoona (OLDHAM MEDICAL SERVICES)" w:date="2026-09-22T12:28:00Z" w16du:dateUtc="2026-09-22T16:28:00Z"/>
          <w:rFonts w:cstheme="minorHAnsi"/>
          <w:b/>
          <w:bCs/>
        </w:rPr>
      </w:pPr>
    </w:p>
    <w:p w14:paraId="27E4F2EE" w14:textId="6226EC7C" w:rsidR="00677B90" w:rsidRPr="00677B90" w:rsidRDefault="00677B90" w:rsidP="006F1C2D">
      <w:pPr>
        <w:rPr>
          <w:ins w:id="25" w:author="NAZ, Mamoona (OLDHAM MEDICAL SERVICES)" w:date="2026-09-22T12:28:00Z" w16du:dateUtc="2026-09-22T16:28:00Z"/>
          <w:rFonts w:cstheme="minorHAnsi"/>
        </w:rPr>
      </w:pPr>
      <w:ins w:id="26" w:author="NAZ, Mamoona (OLDHAM MEDICAL SERVICES)" w:date="2026-09-22T12:28:00Z" w16du:dateUtc="2026-09-22T16:28:00Z">
        <w:r>
          <w:rPr>
            <w:rFonts w:cstheme="minorHAnsi"/>
          </w:rPr>
          <w:t>CC, AK, LU, MAS, DR</w:t>
        </w:r>
      </w:ins>
    </w:p>
    <w:p w14:paraId="1282E9CD" w14:textId="77777777" w:rsidR="00A8494F" w:rsidRDefault="00A8494F">
      <w:pPr>
        <w:rPr>
          <w:ins w:id="27" w:author="NAZ, Mamoona (OLDHAM MEDICAL SERVICES)" w:date="2026-09-22T12:28:00Z" w16du:dateUtc="2026-09-22T16:28:00Z"/>
        </w:rPr>
      </w:pPr>
    </w:p>
    <w:p w14:paraId="09A61C5A" w14:textId="77777777" w:rsidR="006F1C2D" w:rsidRDefault="006F1C2D">
      <w:pPr>
        <w:rPr>
          <w:ins w:id="28" w:author="NAZ, Mamoona (OLDHAM MEDICAL SERVICES)" w:date="2026-09-22T12:28:00Z" w16du:dateUtc="2026-09-22T16:28:00Z"/>
        </w:rPr>
      </w:pPr>
    </w:p>
    <w:p w14:paraId="71B1EB70" w14:textId="6B3B9867" w:rsidR="006F1C2D" w:rsidRDefault="00FD25EC" w:rsidP="006F1C2D">
      <w:pPr>
        <w:pStyle w:val="ListParagraph"/>
        <w:numPr>
          <w:ilvl w:val="0"/>
          <w:numId w:val="5"/>
        </w:numPr>
        <w:rPr>
          <w:ins w:id="29" w:author="NAZ, Mamoona (OLDHAM MEDICAL SERVICES)" w:date="2026-09-22T12:28:00Z" w16du:dateUtc="2026-09-22T16:28:00Z"/>
        </w:rPr>
      </w:pPr>
      <w:ins w:id="30" w:author="NAZ, Mamoona (OLDHAM MEDICAL SERVICES)" w:date="2026-09-22T12:28:00Z" w16du:dateUtc="2026-09-22T16:28:00Z">
        <w:r>
          <w:t>Review of last minutes of meeting – everyone agreed no changes were needed.</w:t>
        </w:r>
      </w:ins>
    </w:p>
    <w:p w14:paraId="2F83712F" w14:textId="53312079" w:rsidR="00FF174A" w:rsidRDefault="00FF174A" w:rsidP="00FF174A">
      <w:pPr>
        <w:pStyle w:val="ListParagraph"/>
        <w:numPr>
          <w:ilvl w:val="0"/>
          <w:numId w:val="5"/>
        </w:numPr>
        <w:rPr>
          <w:ins w:id="31" w:author="NAZ, Mamoona (OLDHAM MEDICAL SERVICES)" w:date="2026-09-22T12:28:00Z" w16du:dateUtc="2026-09-22T16:28:00Z"/>
        </w:rPr>
      </w:pPr>
      <w:ins w:id="32" w:author="NAZ, Mamoona (OLDHAM MEDICAL SERVICES)" w:date="2026-09-22T12:28:00Z" w16du:dateUtc="2026-09-22T16:28:00Z">
        <w:r>
          <w:t>Meeting started at 13:</w:t>
        </w:r>
        <w:r w:rsidR="00677B90">
          <w:t>13</w:t>
        </w:r>
      </w:ins>
    </w:p>
    <w:p w14:paraId="04EF1223" w14:textId="0C5D5E3B" w:rsidR="00677B90" w:rsidRDefault="00677B90" w:rsidP="00FF174A">
      <w:pPr>
        <w:pStyle w:val="ListParagraph"/>
        <w:numPr>
          <w:ilvl w:val="0"/>
          <w:numId w:val="5"/>
        </w:numPr>
        <w:rPr>
          <w:ins w:id="33" w:author="NAZ, Mamoona (OLDHAM MEDICAL SERVICES)" w:date="2026-09-22T12:28:00Z" w16du:dateUtc="2026-09-22T16:28:00Z"/>
        </w:rPr>
      </w:pPr>
      <w:ins w:id="34" w:author="NAZ, Mamoona (OLDHAM MEDICAL SERVICES)" w:date="2026-09-22T12:28:00Z" w16du:dateUtc="2026-09-22T16:28: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5"/>
        </w:numPr>
        <w:rPr>
          <w:ins w:id="35" w:author="NAZ, Mamoona (OLDHAM MEDICAL SERVICES)" w:date="2026-09-22T12:28:00Z" w16du:dateUtc="2026-09-22T16:28:00Z"/>
        </w:rPr>
      </w:pPr>
      <w:ins w:id="36" w:author="NAZ, Mamoona (OLDHAM MEDICAL SERVICES)" w:date="2026-09-22T12:28:00Z" w16du:dateUtc="2026-09-22T16:28: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5"/>
        </w:numPr>
        <w:rPr>
          <w:ins w:id="37" w:author="NAZ, Mamoona (OLDHAM MEDICAL SERVICES)" w:date="2026-09-22T12:28:00Z" w16du:dateUtc="2026-09-22T16:28:00Z"/>
        </w:rPr>
      </w:pPr>
      <w:ins w:id="38" w:author="NAZ, Mamoona (OLDHAM MEDICAL SERVICES)" w:date="2026-09-22T12:28:00Z" w16du:dateUtc="2026-09-22T16:28: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5"/>
        </w:numPr>
        <w:rPr>
          <w:ins w:id="39" w:author="NAZ, Mamoona (OLDHAM MEDICAL SERVICES)" w:date="2026-09-22T12:28:00Z" w16du:dateUtc="2026-09-22T16:28:00Z"/>
        </w:rPr>
      </w:pPr>
      <w:ins w:id="40" w:author="NAZ, Mamoona (OLDHAM MEDICAL SERVICES)" w:date="2026-09-22T12:28:00Z" w16du:dateUtc="2026-09-22T16:28: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5"/>
        </w:numPr>
        <w:rPr>
          <w:ins w:id="41" w:author="NAZ, Mamoona (OLDHAM MEDICAL SERVICES)" w:date="2026-09-22T12:28:00Z" w16du:dateUtc="2026-09-22T16:28:00Z"/>
        </w:rPr>
      </w:pPr>
      <w:ins w:id="42" w:author="NAZ, Mamoona (OLDHAM MEDICAL SERVICES)" w:date="2026-09-22T12:28:00Z" w16du:dateUtc="2026-09-22T16:28: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5"/>
        </w:numPr>
        <w:rPr>
          <w:ins w:id="43" w:author="NAZ, Mamoona (OLDHAM MEDICAL SERVICES)" w:date="2026-09-22T12:28:00Z" w16du:dateUtc="2026-09-22T16:28:00Z"/>
        </w:rPr>
      </w:pPr>
      <w:ins w:id="44" w:author="NAZ, Mamoona (OLDHAM MEDICAL SERVICES)" w:date="2026-09-22T12:28:00Z" w16du:dateUtc="2026-09-22T16:28: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5"/>
        </w:numPr>
        <w:rPr>
          <w:ins w:id="45" w:author="NAZ, Mamoona (OLDHAM MEDICAL SERVICES)" w:date="2026-09-22T12:28:00Z" w16du:dateUtc="2026-09-22T16:28:00Z"/>
        </w:rPr>
      </w:pPr>
      <w:ins w:id="46" w:author="NAZ, Mamoona (OLDHAM MEDICAL SERVICES)" w:date="2026-09-22T12:28:00Z" w16du:dateUtc="2026-09-22T16:28: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5"/>
        </w:numPr>
        <w:rPr>
          <w:ins w:id="47" w:author="NAZ, Mamoona (OLDHAM MEDICAL SERVICES)" w:date="2026-09-22T12:28:00Z" w16du:dateUtc="2026-09-22T16:28:00Z"/>
        </w:rPr>
      </w:pPr>
      <w:ins w:id="48" w:author="NAZ, Mamoona (OLDHAM MEDICAL SERVICES)" w:date="2026-09-22T12:28:00Z" w16du:dateUtc="2026-09-22T16:28: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5"/>
        </w:numPr>
        <w:rPr>
          <w:ins w:id="49" w:author="NAZ, Mamoona (OLDHAM MEDICAL SERVICES)" w:date="2026-09-22T12:28:00Z" w16du:dateUtc="2026-09-22T16:28:00Z"/>
        </w:rPr>
      </w:pPr>
      <w:ins w:id="50" w:author="NAZ, Mamoona (OLDHAM MEDICAL SERVICES)" w:date="2026-09-22T12:28:00Z" w16du:dateUtc="2026-09-22T16:28: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5"/>
        </w:numPr>
        <w:rPr>
          <w:ins w:id="51" w:author="NAZ, Mamoona (OLDHAM MEDICAL SERVICES)" w:date="2026-09-22T12:28:00Z" w16du:dateUtc="2026-09-22T16:28:00Z"/>
        </w:rPr>
      </w:pPr>
      <w:ins w:id="52" w:author="NAZ, Mamoona (OLDHAM MEDICAL SERVICES)" w:date="2026-09-22T12:28:00Z" w16du:dateUtc="2026-09-22T16:28: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5"/>
        </w:numPr>
        <w:rPr>
          <w:ins w:id="53" w:author="NAZ, Mamoona (OLDHAM MEDICAL SERVICES)" w:date="2026-09-22T12:28:00Z" w16du:dateUtc="2026-09-22T16:28:00Z"/>
        </w:rPr>
      </w:pPr>
      <w:ins w:id="54" w:author="NAZ, Mamoona (OLDHAM MEDICAL SERVICES)" w:date="2026-09-22T12:28:00Z" w16du:dateUtc="2026-09-22T16:28:00Z">
        <w:r>
          <w:t xml:space="preserve">Also decided to display notices before they get sent out. </w:t>
        </w:r>
      </w:ins>
    </w:p>
    <w:p w14:paraId="0AD56979" w14:textId="7FA4E76F" w:rsidR="00677B90" w:rsidRDefault="00677B90" w:rsidP="00FF174A">
      <w:pPr>
        <w:pStyle w:val="ListParagraph"/>
        <w:numPr>
          <w:ilvl w:val="0"/>
          <w:numId w:val="5"/>
        </w:numPr>
        <w:rPr>
          <w:ins w:id="55" w:author="NAZ, Mamoona (OLDHAM MEDICAL SERVICES)" w:date="2026-09-22T12:28:00Z" w16du:dateUtc="2026-09-22T16:28:00Z"/>
        </w:rPr>
      </w:pPr>
      <w:ins w:id="56" w:author="NAZ, Mamoona (OLDHAM MEDICAL SERVICES)" w:date="2026-09-22T12:28:00Z" w16du:dateUtc="2026-09-22T16:28: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5"/>
        </w:numPr>
        <w:rPr>
          <w:ins w:id="57" w:author="NAZ, Mamoona (OLDHAM MEDICAL SERVICES)" w:date="2026-09-22T12:28:00Z" w16du:dateUtc="2026-09-22T16:28:00Z"/>
        </w:rPr>
      </w:pPr>
      <w:ins w:id="58" w:author="NAZ, Mamoona (OLDHAM MEDICAL SERVICES)" w:date="2026-09-22T12:28:00Z" w16du:dateUtc="2026-09-22T16:28: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5"/>
        </w:numPr>
        <w:rPr>
          <w:ins w:id="59" w:author="NAZ, Mamoona (OLDHAM MEDICAL SERVICES)" w:date="2026-09-22T12:28:00Z" w16du:dateUtc="2026-09-22T16:28:00Z"/>
        </w:rPr>
      </w:pPr>
      <w:ins w:id="60" w:author="NAZ, Mamoona (OLDHAM MEDICAL SERVICES)" w:date="2026-09-22T12:28:00Z" w16du:dateUtc="2026-09-22T16:28:00Z">
        <w:r>
          <w:t xml:space="preserve">The Practice has not yet received a confirmation date of delivery for flu jabs. </w:t>
        </w:r>
      </w:ins>
    </w:p>
    <w:p w14:paraId="0CEABE06" w14:textId="159751B6" w:rsidR="00677B90" w:rsidRDefault="00677B90" w:rsidP="00FF174A">
      <w:pPr>
        <w:pStyle w:val="ListParagraph"/>
        <w:numPr>
          <w:ilvl w:val="0"/>
          <w:numId w:val="5"/>
        </w:numPr>
        <w:rPr>
          <w:ins w:id="61" w:author="NAZ, Mamoona (OLDHAM MEDICAL SERVICES)" w:date="2026-09-22T12:28:00Z" w16du:dateUtc="2026-09-22T16:28:00Z"/>
        </w:rPr>
      </w:pPr>
      <w:ins w:id="62" w:author="NAZ, Mamoona (OLDHAM MEDICAL SERVICES)" w:date="2026-09-22T12:28:00Z" w16du:dateUtc="2026-09-22T16:28:00Z">
        <w:r>
          <w:t xml:space="preserve">Updates around the PCN clinics were shared. </w:t>
        </w:r>
      </w:ins>
    </w:p>
    <w:p w14:paraId="02B8F5B2" w14:textId="001EA95A" w:rsidR="00677B90" w:rsidRDefault="00677B90" w:rsidP="00FF174A">
      <w:pPr>
        <w:pStyle w:val="ListParagraph"/>
        <w:numPr>
          <w:ilvl w:val="0"/>
          <w:numId w:val="5"/>
        </w:numPr>
        <w:rPr>
          <w:ins w:id="63" w:author="NAZ, Mamoona (OLDHAM MEDICAL SERVICES)" w:date="2026-09-22T12:28:00Z" w16du:dateUtc="2026-09-22T16:28:00Z"/>
        </w:rPr>
      </w:pPr>
      <w:ins w:id="64" w:author="NAZ, Mamoona (OLDHAM MEDICAL SERVICES)" w:date="2026-09-22T12:28:00Z" w16du:dateUtc="2026-09-22T16:28: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28:00Z" w16du:dateUtc="2026-09-22T16:28:00Z"/>
          <w:b/>
          <w:bCs/>
        </w:rPr>
      </w:pPr>
      <w:ins w:id="66" w:author="NAZ, Mamoona (OLDHAM MEDICAL SERVICES)" w:date="2026-09-22T12:28:00Z" w16du:dateUtc="2026-09-22T16:28: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28:00Z" w16du:dateUtc="2026-09-22T16:28:00Z"/>
          <w:b/>
          <w:bCs/>
        </w:rPr>
      </w:pPr>
    </w:p>
    <w:p w14:paraId="206323A8" w14:textId="77777777" w:rsidR="000A1987" w:rsidRDefault="006F1C2D" w:rsidP="009B6940">
      <w:pPr>
        <w:spacing w:line="276" w:lineRule="auto"/>
        <w:rPr>
          <w:del w:id="68" w:author="NAZ, Mamoona (OLDHAM MEDICAL SERVICES)" w:date="2026-09-22T12:28:00Z" w16du:dateUtc="2026-09-22T16:28:00Z"/>
          <w:rFonts w:ascii="Times New Roman" w:hAnsi="Times New Roman"/>
          <w:b/>
        </w:rPr>
      </w:pPr>
      <w:ins w:id="69" w:author="NAZ, Mamoona (OLDHAM MEDICAL SERVICES)" w:date="2026-09-22T12:28:00Z" w16du:dateUtc="2026-09-22T16:28: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28:00Z" w16du:dateUtc="2026-09-22T16:28:00Z">
        <w:r w:rsidR="000A1987" w:rsidRPr="000A1987">
          <w:rPr>
            <w:rFonts w:ascii="Times New Roman" w:hAnsi="Times New Roman"/>
            <w:b/>
          </w:rPr>
          <w:delText>Научно-практическая конференция с международным участием</w:delText>
        </w:r>
        <w:r w:rsidR="000A1987">
          <w:rPr>
            <w:rFonts w:ascii="Times New Roman" w:hAnsi="Times New Roman"/>
            <w:b/>
          </w:rPr>
          <w:delText>,</w:delText>
        </w:r>
        <w:r w:rsidR="000A1987" w:rsidRPr="000A1987">
          <w:rPr>
            <w:rFonts w:ascii="Times New Roman" w:hAnsi="Times New Roman"/>
            <w:b/>
          </w:rPr>
          <w:delText xml:space="preserve"> </w:delText>
        </w:r>
        <w:r w:rsidR="000A1987">
          <w:rPr>
            <w:rFonts w:ascii="Times New Roman" w:hAnsi="Times New Roman"/>
            <w:b/>
          </w:rPr>
          <w:delText>п</w:delText>
        </w:r>
        <w:r w:rsidR="000A1987" w:rsidRPr="000A1987">
          <w:rPr>
            <w:rFonts w:ascii="Times New Roman" w:hAnsi="Times New Roman"/>
            <w:b/>
          </w:rPr>
          <w:delText>освященная 105-летию Московского НИИ психиатрии «Наследие и будущее психиатрии и наркологии»</w:delText>
        </w:r>
      </w:del>
    </w:p>
    <w:p w14:paraId="165B982F" w14:textId="77777777" w:rsidR="009B6940" w:rsidRPr="000A1987" w:rsidRDefault="009B6940" w:rsidP="009B6940">
      <w:pPr>
        <w:spacing w:line="276" w:lineRule="auto"/>
        <w:rPr>
          <w:del w:id="71" w:author="NAZ, Mamoona (OLDHAM MEDICAL SERVICES)" w:date="2026-09-22T12:28:00Z" w16du:dateUtc="2026-09-22T16:28:00Z"/>
          <w:rFonts w:ascii="Times New Roman" w:hAnsi="Times New Roman"/>
          <w:b/>
        </w:rPr>
      </w:pPr>
    </w:p>
    <w:p w14:paraId="52EA06BC" w14:textId="77777777" w:rsidR="000A1987" w:rsidRDefault="00F26628" w:rsidP="009B6940">
      <w:pPr>
        <w:spacing w:line="276" w:lineRule="auto"/>
        <w:jc w:val="both"/>
        <w:rPr>
          <w:del w:id="72" w:author="NAZ, Mamoona (OLDHAM MEDICAL SERVICES)" w:date="2026-09-22T12:28:00Z" w16du:dateUtc="2026-09-22T16:28:00Z"/>
          <w:rFonts w:ascii="Times New Roman" w:hAnsi="Times New Roman"/>
        </w:rPr>
      </w:pPr>
      <w:del w:id="73" w:author="NAZ, Mamoona (OLDHAM MEDICAL SERVICES)" w:date="2026-09-22T12:28:00Z" w16du:dateUtc="2026-09-22T16:28:00Z">
        <w:r w:rsidRPr="00C946F8">
          <w:rPr>
            <w:rFonts w:ascii="Times New Roman" w:hAnsi="Times New Roman"/>
            <w:b/>
          </w:rPr>
          <w:delText>4 апреля 2025 года</w:delText>
        </w:r>
        <w:r>
          <w:rPr>
            <w:rFonts w:ascii="Times New Roman" w:hAnsi="Times New Roman"/>
          </w:rPr>
          <w:delText xml:space="preserve"> </w:delText>
        </w:r>
        <w:r w:rsidR="009B6940">
          <w:rPr>
            <w:rFonts w:ascii="Times New Roman" w:hAnsi="Times New Roman"/>
          </w:rPr>
          <w:delText xml:space="preserve">в Москве </w:delText>
        </w:r>
        <w:r>
          <w:rPr>
            <w:rFonts w:ascii="Times New Roman" w:hAnsi="Times New Roman"/>
          </w:rPr>
          <w:delText xml:space="preserve">состоится </w:delText>
        </w:r>
        <w:r w:rsidRPr="00C946F8">
          <w:rPr>
            <w:rFonts w:ascii="Times New Roman" w:hAnsi="Times New Roman"/>
            <w:b/>
          </w:rPr>
          <w:delText>Научно-практическая конференция с международным участием «Наследие и будущее психиатрии и наркологии»</w:delText>
        </w:r>
        <w:r>
          <w:rPr>
            <w:rFonts w:ascii="Times New Roman" w:hAnsi="Times New Roman"/>
          </w:rPr>
          <w:delText xml:space="preserve">. Проведение мероприятия приурочено к юбилейной дате – 105-летию </w:delText>
        </w:r>
        <w:r w:rsidR="000A1987">
          <w:rPr>
            <w:rFonts w:ascii="Times New Roman" w:hAnsi="Times New Roman"/>
          </w:rPr>
          <w:delText>Московского НИИ психиатрии</w:delText>
        </w:r>
        <w:r>
          <w:rPr>
            <w:rFonts w:ascii="Times New Roman" w:hAnsi="Times New Roman"/>
          </w:rPr>
          <w:delText>, ведущего научно-исследовательского и лечебно-диагн</w:delText>
        </w:r>
        <w:r w:rsidR="009B6940">
          <w:rPr>
            <w:rFonts w:ascii="Times New Roman" w:hAnsi="Times New Roman"/>
          </w:rPr>
          <w:delText>остического учреждения страны</w:delText>
        </w:r>
        <w:r w:rsidR="000A1987" w:rsidRPr="000A1987">
          <w:rPr>
            <w:rFonts w:ascii="Times New Roman" w:hAnsi="Times New Roman"/>
          </w:rPr>
          <w:delText>.</w:delText>
        </w:r>
      </w:del>
    </w:p>
    <w:p w14:paraId="771134F5" w14:textId="77777777" w:rsidR="00592BCC" w:rsidRDefault="00592BCC" w:rsidP="00592BCC">
      <w:pPr>
        <w:spacing w:line="276" w:lineRule="auto"/>
        <w:jc w:val="both"/>
        <w:rPr>
          <w:del w:id="74" w:author="NAZ, Mamoona (OLDHAM MEDICAL SERVICES)" w:date="2026-09-22T12:28:00Z" w16du:dateUtc="2026-09-22T16:28:00Z"/>
          <w:rFonts w:ascii="Times New Roman" w:hAnsi="Times New Roman"/>
        </w:rPr>
      </w:pPr>
      <w:del w:id="75" w:author="NAZ, Mamoona (OLDHAM MEDICAL SERVICES)" w:date="2026-09-22T12:28:00Z" w16du:dateUtc="2026-09-22T16:28:00Z">
        <w:r>
          <w:rPr>
            <w:rFonts w:ascii="Times New Roman" w:hAnsi="Times New Roman"/>
          </w:rPr>
          <w:delText>Конференция включена в план Министерства здравоохранения Российской</w:delText>
        </w:r>
        <w:r>
          <w:rPr>
            <w:rFonts w:ascii="Times New Roman" w:hAnsi="Times New Roman"/>
          </w:rPr>
          <w:tab/>
          <w:delText xml:space="preserve"> Федерации (приказ</w:delText>
        </w:r>
        <w:r w:rsidRPr="00592BCC">
          <w:rPr>
            <w:rFonts w:ascii="Times New Roman" w:hAnsi="Times New Roman"/>
          </w:rPr>
          <w:delText xml:space="preserve"> Министерства здравоохранения Российской Федерации № 756 от 28.12.2024 «Об утверждении плана научно-практических мероприятий Министерства здравоохранения Российской Федерации на 2025 год»</w:delText>
        </w:r>
        <w:r>
          <w:rPr>
            <w:rFonts w:ascii="Times New Roman" w:hAnsi="Times New Roman"/>
          </w:rPr>
          <w:delText xml:space="preserve">). </w:delText>
        </w:r>
      </w:del>
    </w:p>
    <w:p w14:paraId="6A2992F6" w14:textId="77777777" w:rsidR="003B608A" w:rsidRDefault="000A1987" w:rsidP="00592BCC">
      <w:pPr>
        <w:spacing w:line="276" w:lineRule="auto"/>
        <w:jc w:val="both"/>
        <w:rPr>
          <w:del w:id="76" w:author="NAZ, Mamoona (OLDHAM MEDICAL SERVICES)" w:date="2026-09-22T12:28:00Z" w16du:dateUtc="2026-09-22T16:28:00Z"/>
          <w:rFonts w:ascii="Times New Roman" w:hAnsi="Times New Roman"/>
        </w:rPr>
      </w:pPr>
      <w:del w:id="77" w:author="NAZ, Mamoona (OLDHAM MEDICAL SERVICES)" w:date="2026-09-22T12:28:00Z" w16du:dateUtc="2026-09-22T16:28:00Z">
        <w:r>
          <w:rPr>
            <w:rFonts w:ascii="Times New Roman" w:hAnsi="Times New Roman"/>
          </w:rPr>
          <w:delText>Организатор</w:delText>
        </w:r>
        <w:r w:rsidR="00F26628">
          <w:rPr>
            <w:rFonts w:ascii="Times New Roman" w:hAnsi="Times New Roman"/>
          </w:rPr>
          <w:delText>ами конференции выступают</w:delText>
        </w:r>
        <w:r>
          <w:rPr>
            <w:rFonts w:ascii="Times New Roman" w:hAnsi="Times New Roman"/>
          </w:rPr>
          <w:delText xml:space="preserve"> </w:delText>
        </w:r>
        <w:r w:rsidRPr="000A1987">
          <w:rPr>
            <w:rFonts w:ascii="Times New Roman" w:hAnsi="Times New Roman"/>
          </w:rPr>
          <w:delText>Министерство здравоохранения Российской Федерации</w:delText>
        </w:r>
        <w:r>
          <w:rPr>
            <w:rFonts w:ascii="Times New Roman" w:hAnsi="Times New Roman"/>
          </w:rPr>
          <w:delText xml:space="preserve"> и </w:delText>
        </w:r>
        <w:r w:rsidRPr="000A1987">
          <w:rPr>
            <w:rFonts w:ascii="Times New Roman" w:hAnsi="Times New Roman"/>
          </w:rPr>
          <w:delText>ФГБУ «НМИЦ психиатрии и наркологии им. В.П. Сербского» Минздрава России</w:delText>
        </w:r>
        <w:r>
          <w:rPr>
            <w:rFonts w:ascii="Times New Roman" w:hAnsi="Times New Roman"/>
          </w:rPr>
          <w:delText xml:space="preserve"> при поддержке Российского общества</w:delText>
        </w:r>
        <w:r w:rsidRPr="000A1987">
          <w:rPr>
            <w:rFonts w:ascii="Times New Roman" w:hAnsi="Times New Roman"/>
          </w:rPr>
          <w:delText xml:space="preserve"> психиатров</w:delText>
        </w:r>
        <w:r w:rsidR="003B608A">
          <w:rPr>
            <w:rFonts w:ascii="Times New Roman" w:hAnsi="Times New Roman"/>
          </w:rPr>
          <w:delText>.</w:delText>
        </w:r>
      </w:del>
    </w:p>
    <w:p w14:paraId="57F7E03A" w14:textId="77777777" w:rsidR="009B6940" w:rsidRDefault="00F26628" w:rsidP="009B6940">
      <w:pPr>
        <w:spacing w:line="276" w:lineRule="auto"/>
        <w:rPr>
          <w:del w:id="78" w:author="NAZ, Mamoona (OLDHAM MEDICAL SERVICES)" w:date="2026-09-22T12:28:00Z" w16du:dateUtc="2026-09-22T16:28:00Z"/>
          <w:rFonts w:ascii="Times New Roman" w:hAnsi="Times New Roman"/>
        </w:rPr>
      </w:pPr>
      <w:del w:id="79" w:author="NAZ, Mamoona (OLDHAM MEDICAL SERVICES)" w:date="2026-09-22T12:28:00Z" w16du:dateUtc="2026-09-22T16:28:00Z">
        <w:r w:rsidRPr="00C946F8">
          <w:rPr>
            <w:rFonts w:ascii="Times New Roman" w:hAnsi="Times New Roman"/>
            <w:b/>
          </w:rPr>
          <w:delText xml:space="preserve">Место проведения: </w:delText>
        </w:r>
        <w:r>
          <w:rPr>
            <w:rFonts w:ascii="Times New Roman" w:hAnsi="Times New Roman"/>
          </w:rPr>
          <w:delText>г</w:delText>
        </w:r>
        <w:r w:rsidRPr="00F26628">
          <w:rPr>
            <w:rFonts w:ascii="Times New Roman" w:hAnsi="Times New Roman"/>
          </w:rPr>
          <w:delText>остиница «Золотое кольцо»</w:delText>
        </w:r>
        <w:r>
          <w:rPr>
            <w:rFonts w:ascii="Times New Roman" w:hAnsi="Times New Roman"/>
          </w:rPr>
          <w:delText xml:space="preserve">, </w:delText>
        </w:r>
        <w:r w:rsidR="000A1987" w:rsidRPr="000A1987">
          <w:rPr>
            <w:rFonts w:ascii="Times New Roman" w:hAnsi="Times New Roman"/>
          </w:rPr>
          <w:delText>Москва, Смоленская ул., 5.</w:delText>
        </w:r>
        <w:r>
          <w:rPr>
            <w:rFonts w:ascii="Times New Roman" w:hAnsi="Times New Roman"/>
          </w:rPr>
          <w:delText xml:space="preserve"> </w:delText>
        </w:r>
      </w:del>
    </w:p>
    <w:p w14:paraId="5B61EA62" w14:textId="77777777" w:rsidR="009B6940" w:rsidRDefault="00F26628" w:rsidP="009B6940">
      <w:pPr>
        <w:spacing w:line="276" w:lineRule="auto"/>
        <w:rPr>
          <w:del w:id="80" w:author="NAZ, Mamoona (OLDHAM MEDICAL SERVICES)" w:date="2026-09-22T12:28:00Z" w16du:dateUtc="2026-09-22T16:28:00Z"/>
          <w:rFonts w:ascii="Times New Roman" w:hAnsi="Times New Roman"/>
        </w:rPr>
      </w:pPr>
      <w:del w:id="81" w:author="NAZ, Mamoona (OLDHAM MEDICAL SERVICES)" w:date="2026-09-22T12:28:00Z" w16du:dateUtc="2026-09-22T16:28:00Z">
        <w:r>
          <w:rPr>
            <w:rFonts w:ascii="Times New Roman" w:hAnsi="Times New Roman"/>
          </w:rPr>
          <w:delText xml:space="preserve">Помимо очной площадки, </w:delText>
        </w:r>
        <w:r w:rsidR="00DE0E33">
          <w:rPr>
            <w:rFonts w:ascii="Times New Roman" w:hAnsi="Times New Roman"/>
          </w:rPr>
          <w:delText>запланирована онлайн-трансляция мероприятия.</w:delText>
        </w:r>
      </w:del>
    </w:p>
    <w:p w14:paraId="56699F38" w14:textId="77777777" w:rsidR="003D3B03" w:rsidRDefault="00C946F8" w:rsidP="003D3B03">
      <w:pPr>
        <w:spacing w:line="276" w:lineRule="auto"/>
        <w:rPr>
          <w:del w:id="82" w:author="NAZ, Mamoona (OLDHAM MEDICAL SERVICES)" w:date="2026-09-22T12:28:00Z" w16du:dateUtc="2026-09-22T16:28:00Z"/>
          <w:rFonts w:ascii="Times New Roman" w:hAnsi="Times New Roman"/>
        </w:rPr>
      </w:pPr>
      <w:del w:id="83" w:author="NAZ, Mamoona (OLDHAM MEDICAL SERVICES)" w:date="2026-09-22T12:28:00Z" w16du:dateUtc="2026-09-22T16:28:00Z">
        <w:r>
          <w:rPr>
            <w:rFonts w:ascii="Times New Roman" w:hAnsi="Times New Roman"/>
          </w:rPr>
          <w:delText>Темы н</w:delText>
        </w:r>
        <w:r w:rsidR="009B6940">
          <w:rPr>
            <w:rFonts w:ascii="Times New Roman" w:hAnsi="Times New Roman"/>
          </w:rPr>
          <w:delText>аучной программы</w:delText>
        </w:r>
        <w:r w:rsidR="003B608A">
          <w:rPr>
            <w:rFonts w:ascii="Times New Roman" w:hAnsi="Times New Roman"/>
          </w:rPr>
          <w:delText>:</w:delText>
        </w:r>
        <w:r>
          <w:rPr>
            <w:rFonts w:ascii="Times New Roman" w:hAnsi="Times New Roman"/>
          </w:rPr>
          <w:delText xml:space="preserve"> </w:delText>
        </w:r>
      </w:del>
    </w:p>
    <w:p w14:paraId="2D0E1D95" w14:textId="77777777" w:rsidR="009B6940" w:rsidRPr="009B6940" w:rsidRDefault="009B6940" w:rsidP="009B6940">
      <w:pPr>
        <w:pStyle w:val="ListParagraph"/>
        <w:numPr>
          <w:ilvl w:val="0"/>
          <w:numId w:val="4"/>
        </w:numPr>
        <w:spacing w:line="276" w:lineRule="auto"/>
        <w:contextualSpacing w:val="0"/>
        <w:jc w:val="both"/>
        <w:rPr>
          <w:del w:id="84" w:author="NAZ, Mamoona (OLDHAM MEDICAL SERVICES)" w:date="2026-09-22T12:28:00Z" w16du:dateUtc="2026-09-22T16:28:00Z"/>
          <w:rFonts w:ascii="Times New Roman" w:hAnsi="Times New Roman"/>
        </w:rPr>
      </w:pPr>
      <w:del w:id="85" w:author="NAZ, Mamoona (OLDHAM MEDICAL SERVICES)" w:date="2026-09-22T12:28:00Z" w16du:dateUtc="2026-09-22T16:28:00Z">
        <w:r w:rsidRPr="009B6940">
          <w:rPr>
            <w:rFonts w:ascii="Times New Roman" w:hAnsi="Times New Roman"/>
          </w:rPr>
          <w:delText xml:space="preserve">Научное наследие Московского НИИ психиатрии </w:delText>
        </w:r>
      </w:del>
    </w:p>
    <w:p w14:paraId="1191A8BC" w14:textId="77777777" w:rsidR="009B6940" w:rsidRPr="009B6940" w:rsidRDefault="009B6940" w:rsidP="009B6940">
      <w:pPr>
        <w:pStyle w:val="ListParagraph"/>
        <w:numPr>
          <w:ilvl w:val="0"/>
          <w:numId w:val="4"/>
        </w:numPr>
        <w:spacing w:line="276" w:lineRule="auto"/>
        <w:contextualSpacing w:val="0"/>
        <w:jc w:val="both"/>
        <w:rPr>
          <w:del w:id="86" w:author="NAZ, Mamoona (OLDHAM MEDICAL SERVICES)" w:date="2026-09-22T12:28:00Z" w16du:dateUtc="2026-09-22T16:28:00Z"/>
          <w:rFonts w:ascii="Times New Roman" w:hAnsi="Times New Roman"/>
        </w:rPr>
      </w:pPr>
      <w:del w:id="87" w:author="NAZ, Mamoona (OLDHAM MEDICAL SERVICES)" w:date="2026-09-22T12:28:00Z" w16du:dateUtc="2026-09-22T16:28:00Z">
        <w:r w:rsidRPr="009B6940">
          <w:rPr>
            <w:rFonts w:ascii="Times New Roman" w:hAnsi="Times New Roman"/>
          </w:rPr>
          <w:delText>Московский НИИ психиатрии в годы Великой отечественной войны</w:delText>
        </w:r>
      </w:del>
    </w:p>
    <w:p w14:paraId="1C02F257" w14:textId="77777777" w:rsidR="009B6940" w:rsidRPr="009B6940" w:rsidRDefault="009B6940" w:rsidP="009B6940">
      <w:pPr>
        <w:pStyle w:val="ListParagraph"/>
        <w:numPr>
          <w:ilvl w:val="0"/>
          <w:numId w:val="4"/>
        </w:numPr>
        <w:spacing w:line="276" w:lineRule="auto"/>
        <w:contextualSpacing w:val="0"/>
        <w:jc w:val="both"/>
        <w:rPr>
          <w:del w:id="88" w:author="NAZ, Mamoona (OLDHAM MEDICAL SERVICES)" w:date="2026-09-22T12:28:00Z" w16du:dateUtc="2026-09-22T16:28:00Z"/>
          <w:rFonts w:ascii="Times New Roman" w:hAnsi="Times New Roman"/>
        </w:rPr>
      </w:pPr>
      <w:del w:id="89" w:author="NAZ, Mamoona (OLDHAM MEDICAL SERVICES)" w:date="2026-09-22T12:28:00Z" w16du:dateUtc="2026-09-22T16:28:00Z">
        <w:r w:rsidRPr="009B6940">
          <w:rPr>
            <w:rFonts w:ascii="Times New Roman" w:hAnsi="Times New Roman"/>
          </w:rPr>
          <w:delText>Цифровые технологии в сфере охраны психического здоровья</w:delText>
        </w:r>
      </w:del>
    </w:p>
    <w:p w14:paraId="3817B65E" w14:textId="77777777" w:rsidR="009B6940" w:rsidRPr="009B6940" w:rsidRDefault="009B6940" w:rsidP="009B6940">
      <w:pPr>
        <w:pStyle w:val="ListParagraph"/>
        <w:numPr>
          <w:ilvl w:val="0"/>
          <w:numId w:val="4"/>
        </w:numPr>
        <w:spacing w:line="276" w:lineRule="auto"/>
        <w:contextualSpacing w:val="0"/>
        <w:jc w:val="both"/>
        <w:rPr>
          <w:del w:id="90" w:author="NAZ, Mamoona (OLDHAM MEDICAL SERVICES)" w:date="2026-09-22T12:28:00Z" w16du:dateUtc="2026-09-22T16:28:00Z"/>
          <w:rFonts w:ascii="Times New Roman" w:hAnsi="Times New Roman"/>
        </w:rPr>
      </w:pPr>
      <w:del w:id="91" w:author="NAZ, Mamoona (OLDHAM MEDICAL SERVICES)" w:date="2026-09-22T12:28:00Z" w16du:dateUtc="2026-09-22T16:28:00Z">
        <w:r w:rsidRPr="009B6940">
          <w:rPr>
            <w:rFonts w:ascii="Times New Roman" w:hAnsi="Times New Roman"/>
          </w:rPr>
          <w:delText>Роль нейронаук в диагностике и лечении психических расстройств</w:delText>
        </w:r>
      </w:del>
    </w:p>
    <w:p w14:paraId="00BC07EC" w14:textId="77777777" w:rsidR="009B6940" w:rsidRPr="009B6940" w:rsidRDefault="009B6940" w:rsidP="009B6940">
      <w:pPr>
        <w:pStyle w:val="ListParagraph"/>
        <w:numPr>
          <w:ilvl w:val="0"/>
          <w:numId w:val="4"/>
        </w:numPr>
        <w:spacing w:line="276" w:lineRule="auto"/>
        <w:contextualSpacing w:val="0"/>
        <w:jc w:val="both"/>
        <w:rPr>
          <w:del w:id="92" w:author="NAZ, Mamoona (OLDHAM MEDICAL SERVICES)" w:date="2026-09-22T12:28:00Z" w16du:dateUtc="2026-09-22T16:28:00Z"/>
          <w:rFonts w:ascii="Times New Roman" w:hAnsi="Times New Roman"/>
        </w:rPr>
      </w:pPr>
      <w:del w:id="93" w:author="NAZ, Mamoona (OLDHAM MEDICAL SERVICES)" w:date="2026-09-22T12:28:00Z" w16du:dateUtc="2026-09-22T16:28:00Z">
        <w:r w:rsidRPr="009B6940">
          <w:rPr>
            <w:rFonts w:ascii="Times New Roman" w:hAnsi="Times New Roman"/>
          </w:rPr>
          <w:delText>Интеграция психиатрии и общесоматической медицины</w:delText>
        </w:r>
      </w:del>
    </w:p>
    <w:p w14:paraId="48889F0F" w14:textId="77777777" w:rsidR="009B6940" w:rsidRPr="009B6940" w:rsidRDefault="009B6940" w:rsidP="009B6940">
      <w:pPr>
        <w:pStyle w:val="ListParagraph"/>
        <w:numPr>
          <w:ilvl w:val="0"/>
          <w:numId w:val="4"/>
        </w:numPr>
        <w:spacing w:line="276" w:lineRule="auto"/>
        <w:contextualSpacing w:val="0"/>
        <w:jc w:val="both"/>
        <w:rPr>
          <w:del w:id="94" w:author="NAZ, Mamoona (OLDHAM MEDICAL SERVICES)" w:date="2026-09-22T12:28:00Z" w16du:dateUtc="2026-09-22T16:28:00Z"/>
          <w:rFonts w:ascii="Times New Roman" w:hAnsi="Times New Roman"/>
        </w:rPr>
      </w:pPr>
      <w:del w:id="95" w:author="NAZ, Mamoona (OLDHAM MEDICAL SERVICES)" w:date="2026-09-22T12:28:00Z" w16du:dateUtc="2026-09-22T16:28:00Z">
        <w:r w:rsidRPr="009B6940">
          <w:rPr>
            <w:rFonts w:ascii="Times New Roman" w:hAnsi="Times New Roman"/>
          </w:rPr>
          <w:delText>Современные проблемы аддиктологии</w:delText>
        </w:r>
      </w:del>
    </w:p>
    <w:p w14:paraId="3C4AD060" w14:textId="77777777" w:rsidR="009B6940" w:rsidRPr="009B6940" w:rsidRDefault="009B6940" w:rsidP="009B6940">
      <w:pPr>
        <w:pStyle w:val="ListParagraph"/>
        <w:numPr>
          <w:ilvl w:val="0"/>
          <w:numId w:val="4"/>
        </w:numPr>
        <w:spacing w:line="276" w:lineRule="auto"/>
        <w:contextualSpacing w:val="0"/>
        <w:jc w:val="both"/>
        <w:rPr>
          <w:del w:id="96" w:author="NAZ, Mamoona (OLDHAM MEDICAL SERVICES)" w:date="2026-09-22T12:28:00Z" w16du:dateUtc="2026-09-22T16:28:00Z"/>
          <w:rFonts w:ascii="Times New Roman" w:hAnsi="Times New Roman"/>
        </w:rPr>
      </w:pPr>
      <w:del w:id="97" w:author="NAZ, Mamoona (OLDHAM MEDICAL SERVICES)" w:date="2026-09-22T12:28:00Z" w16du:dateUtc="2026-09-22T16:28:00Z">
        <w:r w:rsidRPr="009B6940">
          <w:rPr>
            <w:rFonts w:ascii="Times New Roman" w:hAnsi="Times New Roman"/>
          </w:rPr>
          <w:delText xml:space="preserve">Медицинские аспекты стресса в </w:delText>
        </w:r>
        <w:r w:rsidRPr="009B6940">
          <w:rPr>
            <w:rFonts w:ascii="Times New Roman" w:hAnsi="Times New Roman"/>
            <w:lang w:val="en-US"/>
          </w:rPr>
          <w:delText>XXI</w:delText>
        </w:r>
        <w:r w:rsidRPr="009B6940">
          <w:rPr>
            <w:rFonts w:ascii="Times New Roman" w:hAnsi="Times New Roman"/>
          </w:rPr>
          <w:delText xml:space="preserve"> веке.</w:delText>
        </w:r>
      </w:del>
    </w:p>
    <w:p w14:paraId="1D28D495" w14:textId="77777777" w:rsidR="009B6940" w:rsidRDefault="009B6940" w:rsidP="009B6940">
      <w:pPr>
        <w:pStyle w:val="ListParagraph"/>
        <w:numPr>
          <w:ilvl w:val="0"/>
          <w:numId w:val="4"/>
        </w:numPr>
        <w:spacing w:line="276" w:lineRule="auto"/>
        <w:contextualSpacing w:val="0"/>
        <w:jc w:val="both"/>
        <w:rPr>
          <w:del w:id="98" w:author="NAZ, Mamoona (OLDHAM MEDICAL SERVICES)" w:date="2026-09-22T12:28:00Z" w16du:dateUtc="2026-09-22T16:28:00Z"/>
          <w:rFonts w:ascii="Times New Roman" w:hAnsi="Times New Roman"/>
        </w:rPr>
      </w:pPr>
      <w:del w:id="99" w:author="NAZ, Mamoona (OLDHAM MEDICAL SERVICES)" w:date="2026-09-22T12:28:00Z" w16du:dateUtc="2026-09-22T16:28:00Z">
        <w:r w:rsidRPr="009B6940">
          <w:rPr>
            <w:rFonts w:ascii="Times New Roman" w:hAnsi="Times New Roman"/>
          </w:rPr>
          <w:delText xml:space="preserve">Актуальные клинические и социальные </w:delText>
        </w:r>
        <w:r>
          <w:rPr>
            <w:rFonts w:ascii="Times New Roman" w:hAnsi="Times New Roman"/>
          </w:rPr>
          <w:delText>тенденции детской</w:delText>
        </w:r>
        <w:r w:rsidRPr="009B6940">
          <w:rPr>
            <w:rFonts w:ascii="Times New Roman" w:hAnsi="Times New Roman"/>
          </w:rPr>
          <w:delText xml:space="preserve"> психиатрии</w:delText>
        </w:r>
      </w:del>
    </w:p>
    <w:p w14:paraId="42702C93" w14:textId="77777777" w:rsidR="009B6940" w:rsidRPr="009B6940" w:rsidRDefault="009B6940" w:rsidP="009B6940">
      <w:pPr>
        <w:pStyle w:val="ListParagraph"/>
        <w:numPr>
          <w:ilvl w:val="0"/>
          <w:numId w:val="4"/>
        </w:numPr>
        <w:spacing w:line="276" w:lineRule="auto"/>
        <w:contextualSpacing w:val="0"/>
        <w:jc w:val="both"/>
        <w:rPr>
          <w:del w:id="100" w:author="NAZ, Mamoona (OLDHAM MEDICAL SERVICES)" w:date="2026-09-22T12:28:00Z" w16du:dateUtc="2026-09-22T16:28:00Z"/>
          <w:rFonts w:ascii="Times New Roman" w:hAnsi="Times New Roman"/>
        </w:rPr>
      </w:pPr>
      <w:del w:id="101" w:author="NAZ, Mamoona (OLDHAM MEDICAL SERVICES)" w:date="2026-09-22T12:28:00Z" w16du:dateUtc="2026-09-22T16:28:00Z">
        <w:r>
          <w:rPr>
            <w:rFonts w:ascii="Times New Roman" w:hAnsi="Times New Roman"/>
          </w:rPr>
          <w:delText>История и современность в области геронтопсихиатрии</w:delText>
        </w:r>
      </w:del>
    </w:p>
    <w:p w14:paraId="646AD213" w14:textId="77777777" w:rsidR="009B6940" w:rsidRPr="009B6940" w:rsidRDefault="009B6940" w:rsidP="009B6940">
      <w:pPr>
        <w:pStyle w:val="ListParagraph"/>
        <w:numPr>
          <w:ilvl w:val="0"/>
          <w:numId w:val="4"/>
        </w:numPr>
        <w:spacing w:line="276" w:lineRule="auto"/>
        <w:contextualSpacing w:val="0"/>
        <w:jc w:val="both"/>
        <w:rPr>
          <w:del w:id="102" w:author="NAZ, Mamoona (OLDHAM MEDICAL SERVICES)" w:date="2026-09-22T12:28:00Z" w16du:dateUtc="2026-09-22T16:28:00Z"/>
          <w:rFonts w:ascii="Times New Roman" w:hAnsi="Times New Roman"/>
        </w:rPr>
      </w:pPr>
      <w:del w:id="103" w:author="NAZ, Mamoona (OLDHAM MEDICAL SERVICES)" w:date="2026-09-22T12:28:00Z" w16du:dateUtc="2026-09-22T16:28:00Z">
        <w:r w:rsidRPr="009B6940">
          <w:rPr>
            <w:rFonts w:ascii="Times New Roman" w:hAnsi="Times New Roman"/>
          </w:rPr>
          <w:delText>Современные подходы в психотерапии.</w:delText>
        </w:r>
      </w:del>
    </w:p>
    <w:p w14:paraId="710A1876" w14:textId="77777777" w:rsidR="009B6940" w:rsidRDefault="009B6940" w:rsidP="009B6940">
      <w:pPr>
        <w:jc w:val="both"/>
        <w:rPr>
          <w:del w:id="104" w:author="NAZ, Mamoona (OLDHAM MEDICAL SERVICES)" w:date="2026-09-22T12:28:00Z" w16du:dateUtc="2026-09-22T16:28:00Z"/>
          <w:rFonts w:ascii="Times New Roman" w:hAnsi="Times New Roman"/>
          <w:sz w:val="28"/>
          <w:szCs w:val="28"/>
        </w:rPr>
      </w:pPr>
    </w:p>
    <w:p w14:paraId="2B5966D9" w14:textId="77777777" w:rsidR="00C24966" w:rsidRPr="003B608A" w:rsidRDefault="00C24966" w:rsidP="00C24966">
      <w:pPr>
        <w:spacing w:line="276" w:lineRule="auto"/>
        <w:ind w:firstLine="708"/>
        <w:rPr>
          <w:del w:id="105" w:author="NAZ, Mamoona (OLDHAM MEDICAL SERVICES)" w:date="2026-09-22T12:28:00Z" w16du:dateUtc="2026-09-22T16:28:00Z"/>
          <w:rFonts w:ascii="Times New Roman" w:hAnsi="Times New Roman"/>
        </w:rPr>
      </w:pPr>
      <w:del w:id="106" w:author="NAZ, Mamoona (OLDHAM MEDICAL SERVICES)" w:date="2026-09-22T12:28:00Z" w16du:dateUtc="2026-09-22T16:28:00Z">
        <w:r w:rsidRPr="003B608A">
          <w:rPr>
            <w:rFonts w:ascii="Times New Roman" w:hAnsi="Times New Roman"/>
          </w:rPr>
          <w:delText>В рамках конференции состоится</w:delText>
        </w:r>
        <w:r>
          <w:rPr>
            <w:rFonts w:ascii="Times New Roman" w:hAnsi="Times New Roman"/>
          </w:rPr>
          <w:delText xml:space="preserve"> </w:delText>
        </w:r>
        <w:r w:rsidRPr="003B608A">
          <w:rPr>
            <w:rFonts w:ascii="Times New Roman" w:hAnsi="Times New Roman"/>
            <w:b/>
          </w:rPr>
          <w:delText xml:space="preserve">заседание профильной комиссии Минздрава России </w:delText>
        </w:r>
        <w:r w:rsidRPr="003B608A">
          <w:rPr>
            <w:rFonts w:ascii="Times New Roman" w:hAnsi="Times New Roman"/>
          </w:rPr>
          <w:delText xml:space="preserve">по специальности </w:delText>
        </w:r>
        <w:r w:rsidRPr="003B608A">
          <w:rPr>
            <w:rFonts w:ascii="Times New Roman" w:hAnsi="Times New Roman"/>
            <w:b/>
          </w:rPr>
          <w:delText>«психиатрия»</w:delText>
        </w:r>
        <w:r w:rsidRPr="003B608A">
          <w:rPr>
            <w:rFonts w:ascii="Times New Roman" w:hAnsi="Times New Roman"/>
          </w:rPr>
          <w:delText>.</w:delText>
        </w:r>
      </w:del>
    </w:p>
    <w:p w14:paraId="1FCB4F9A" w14:textId="77777777" w:rsidR="009B6940" w:rsidRPr="009B6940" w:rsidRDefault="009B6940" w:rsidP="009B6940">
      <w:pPr>
        <w:ind w:firstLine="708"/>
        <w:jc w:val="both"/>
        <w:rPr>
          <w:del w:id="107" w:author="NAZ, Mamoona (OLDHAM MEDICAL SERVICES)" w:date="2026-09-22T12:28:00Z" w16du:dateUtc="2026-09-22T16:28:00Z"/>
          <w:rFonts w:ascii="Times New Roman" w:hAnsi="Times New Roman"/>
        </w:rPr>
      </w:pPr>
      <w:del w:id="108" w:author="NAZ, Mamoona (OLDHAM MEDICAL SERVICES)" w:date="2026-09-22T12:28:00Z" w16du:dateUtc="2026-09-22T16:28:00Z">
        <w:r w:rsidRPr="009B6940">
          <w:rPr>
            <w:rFonts w:ascii="Times New Roman" w:hAnsi="Times New Roman"/>
          </w:rPr>
          <w:delText>Кроме пленарного и секционных заседаний будут организованы мастер-классы и лекции ведущих специалистов в области психиатрии.</w:delText>
        </w:r>
      </w:del>
    </w:p>
    <w:p w14:paraId="55B98655" w14:textId="77777777" w:rsidR="003B608A" w:rsidRDefault="003B608A" w:rsidP="003B608A">
      <w:pPr>
        <w:spacing w:line="276" w:lineRule="auto"/>
        <w:rPr>
          <w:del w:id="109" w:author="NAZ, Mamoona (OLDHAM MEDICAL SERVICES)" w:date="2026-09-22T12:28:00Z" w16du:dateUtc="2026-09-22T16:28:00Z"/>
          <w:rFonts w:ascii="Times New Roman" w:hAnsi="Times New Roman"/>
        </w:rPr>
      </w:pPr>
    </w:p>
    <w:p w14:paraId="49635E58" w14:textId="77777777" w:rsidR="000A1987" w:rsidRPr="000A1987" w:rsidRDefault="000A1987" w:rsidP="000A1987">
      <w:pPr>
        <w:spacing w:line="276" w:lineRule="auto"/>
        <w:rPr>
          <w:del w:id="110" w:author="NAZ, Mamoona (OLDHAM MEDICAL SERVICES)" w:date="2026-09-22T12:28:00Z" w16du:dateUtc="2026-09-22T16:28:00Z"/>
          <w:rFonts w:ascii="Times New Roman" w:hAnsi="Times New Roman"/>
        </w:rPr>
      </w:pPr>
      <w:del w:id="111" w:author="NAZ, Mamoona (OLDHAM MEDICAL SERVICES)" w:date="2026-09-22T12:28:00Z" w16du:dateUtc="2026-09-22T16:28:00Z">
        <w:r w:rsidRPr="000A1987">
          <w:rPr>
            <w:rFonts w:ascii="Times New Roman" w:hAnsi="Times New Roman"/>
          </w:rPr>
          <w:delText>Уч</w:delText>
        </w:r>
        <w:r w:rsidR="00C946F8">
          <w:rPr>
            <w:rFonts w:ascii="Times New Roman" w:hAnsi="Times New Roman"/>
          </w:rPr>
          <w:delText>астие в конференции бесплатное</w:delText>
        </w:r>
        <w:r>
          <w:rPr>
            <w:rFonts w:ascii="Times New Roman" w:hAnsi="Times New Roman"/>
          </w:rPr>
          <w:delText>.</w:delText>
        </w:r>
        <w:r w:rsidR="00C946F8">
          <w:rPr>
            <w:rFonts w:ascii="Times New Roman" w:hAnsi="Times New Roman"/>
          </w:rPr>
          <w:delText xml:space="preserve"> Зарегистрироваться можно на сайте</w:delText>
        </w:r>
        <w:r>
          <w:rPr>
            <w:rFonts w:ascii="Times New Roman" w:hAnsi="Times New Roman"/>
          </w:rPr>
          <w:delText xml:space="preserve"> </w:delText>
        </w:r>
        <w:r>
          <w:fldChar w:fldCharType="begin"/>
        </w:r>
        <w:r>
          <w:delInstrText>HYPERLINK "https://serbsky-conf.ru/mniip"</w:delInstrText>
        </w:r>
        <w:r>
          <w:fldChar w:fldCharType="separate"/>
        </w:r>
        <w:r w:rsidRPr="0090107D">
          <w:rPr>
            <w:rStyle w:val="Hyperlink"/>
            <w:rFonts w:ascii="Times New Roman" w:hAnsi="Times New Roman"/>
          </w:rPr>
          <w:delText>https://serbsky-conf.ru/mniip</w:delText>
        </w:r>
        <w:r>
          <w:fldChar w:fldCharType="end"/>
        </w:r>
        <w:r w:rsidR="00C946F8">
          <w:rPr>
            <w:rFonts w:ascii="Times New Roman" w:hAnsi="Times New Roman"/>
          </w:rPr>
          <w:delText>.</w:delText>
        </w:r>
        <w:r>
          <w:rPr>
            <w:rFonts w:ascii="Times New Roman" w:hAnsi="Times New Roman"/>
          </w:rPr>
          <w:delText xml:space="preserve"> </w:delText>
        </w:r>
      </w:del>
    </w:p>
    <w:p w14:paraId="04272C4A" w14:textId="77777777" w:rsidR="000A1987" w:rsidRPr="006F1C2D" w:rsidRDefault="00C946F8" w:rsidP="006F1C2D">
      <w:pPr>
        <w:rPr>
          <w:b/>
          <w:rPrChange w:id="112" w:author="NAZ, Mamoona (OLDHAM MEDICAL SERVICES)" w:date="2026-09-22T12:28:00Z" w16du:dateUtc="2026-09-22T16:28:00Z">
            <w:rPr>
              <w:rFonts w:ascii="Times New Roman" w:hAnsi="Times New Roman" w:cs="Times New Roman"/>
              <w:sz w:val="24"/>
            </w:rPr>
          </w:rPrChange>
        </w:rPr>
        <w:pPrChange w:id="113" w:author="NAZ, Mamoona (OLDHAM MEDICAL SERVICES)" w:date="2026-09-22T12:28:00Z" w16du:dateUtc="2026-09-22T16:28:00Z">
          <w:pPr>
            <w:spacing w:line="276" w:lineRule="auto"/>
          </w:pPr>
        </w:pPrChange>
      </w:pPr>
      <w:del w:id="114" w:author="NAZ, Mamoona (OLDHAM MEDICAL SERVICES)" w:date="2026-09-22T12:28:00Z" w16du:dateUtc="2026-09-22T16:28:00Z">
        <w:r>
          <w:rPr>
            <w:rFonts w:ascii="Times New Roman" w:hAnsi="Times New Roman"/>
          </w:rPr>
          <w:delText xml:space="preserve">Документация мероприятия подана на аккредитацию </w:delText>
        </w:r>
        <w:r w:rsidR="000A1987" w:rsidRPr="000A1987">
          <w:rPr>
            <w:rFonts w:ascii="Times New Roman" w:hAnsi="Times New Roman"/>
          </w:rPr>
          <w:delText>баллами НМО</w:delText>
        </w:r>
        <w:r>
          <w:rPr>
            <w:rFonts w:ascii="Times New Roman" w:hAnsi="Times New Roman"/>
          </w:rPr>
          <w:delText>.</w:delText>
        </w:r>
      </w:del>
    </w:p>
    <w:sectPr w:rsidR="000A1987" w:rsidRPr="006F1C2D">
      <w:pgSz w:w="11906" w:h="16838"/>
      <w:pgMar w:top="1440" w:right="1440" w:bottom="1440" w:left="1440" w:header="708" w:footer="708" w:gutter="0"/>
      <w:cols w:space="708"/>
      <w:docGrid w:linePitch="360"/>
      <w:sectPrChange w:id="115" w:author="NAZ, Mamoona (OLDHAM MEDICAL SERVICES)" w:date="2026-09-22T12:28:00Z" w16du:dateUtc="2026-09-22T16:28:00Z">
        <w:sectPr w:rsidR="000A1987" w:rsidRPr="006F1C2D">
          <w:pgMar w:top="1134" w:right="850" w:bottom="1134"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075DFD"/>
    <w:multiLevelType w:val="hybridMultilevel"/>
    <w:tmpl w:val="D526CA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5311230"/>
    <w:multiLevelType w:val="hybridMultilevel"/>
    <w:tmpl w:val="EF5C1E52"/>
    <w:lvl w:ilvl="0" w:tplc="0419000F">
      <w:start w:val="1"/>
      <w:numFmt w:val="decimal"/>
      <w:lvlText w:val="%1."/>
      <w:lvlJc w:val="left"/>
      <w:pPr>
        <w:ind w:left="1068" w:hanging="360"/>
      </w:pPr>
      <w:rPr>
        <w:rFonts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54AC0E75"/>
    <w:multiLevelType w:val="multilevel"/>
    <w:tmpl w:val="B25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01189"/>
    <w:multiLevelType w:val="hybridMultilevel"/>
    <w:tmpl w:val="AA66936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2116555599">
    <w:abstractNumId w:val="3"/>
  </w:num>
  <w:num w:numId="2" w16cid:durableId="1373533171">
    <w:abstractNumId w:val="1"/>
  </w:num>
  <w:num w:numId="3" w16cid:durableId="142702640">
    <w:abstractNumId w:val="2"/>
  </w:num>
  <w:num w:numId="4" w16cid:durableId="179897306">
    <w:abstractNumId w:val="4"/>
  </w:num>
  <w:num w:numId="5"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4AAE"/>
    <w:rsid w:val="0008331C"/>
    <w:rsid w:val="000A1987"/>
    <w:rsid w:val="00211E8A"/>
    <w:rsid w:val="00254AB7"/>
    <w:rsid w:val="003B608A"/>
    <w:rsid w:val="003D3B03"/>
    <w:rsid w:val="0049597F"/>
    <w:rsid w:val="005457DA"/>
    <w:rsid w:val="00592BCC"/>
    <w:rsid w:val="00594AAE"/>
    <w:rsid w:val="00677B90"/>
    <w:rsid w:val="006F1C2D"/>
    <w:rsid w:val="006F5A53"/>
    <w:rsid w:val="00772D51"/>
    <w:rsid w:val="00796251"/>
    <w:rsid w:val="00874246"/>
    <w:rsid w:val="00875E83"/>
    <w:rsid w:val="008A5CF9"/>
    <w:rsid w:val="009337CB"/>
    <w:rsid w:val="009B6940"/>
    <w:rsid w:val="009B7CF8"/>
    <w:rsid w:val="00A8494F"/>
    <w:rsid w:val="00AE31EA"/>
    <w:rsid w:val="00B965C8"/>
    <w:rsid w:val="00C24966"/>
    <w:rsid w:val="00C946F8"/>
    <w:rsid w:val="00D32F72"/>
    <w:rsid w:val="00DE0E33"/>
    <w:rsid w:val="00EA75CD"/>
    <w:rsid w:val="00EB76BC"/>
    <w:rsid w:val="00F26628"/>
    <w:rsid w:val="00F26689"/>
    <w:rsid w:val="00F41C3B"/>
    <w:rsid w:val="00F67E37"/>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0618"/>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8:00Z">
        <w:pPr>
          <w:spacing w:after="160" w:line="259" w:lineRule="auto"/>
        </w:pPr>
      </w:pPrChange>
    </w:pPr>
    <w:rPr>
      <w:rFonts w:cs="Times New Roman"/>
      <w:sz w:val="24"/>
      <w:szCs w:val="24"/>
      <w:lang w:val="en-GB"/>
      <w:rPrChange w:id="0" w:author="NAZ, Mamoona (OLDHAM MEDICAL SERVICES)" w:date="2026-09-22T12:28:00Z">
        <w:rPr>
          <w:rFonts w:asciiTheme="minorHAnsi" w:eastAsiaTheme="minorHAnsi" w:hAnsiTheme="minorHAnsi" w:cstheme="minorBidi"/>
          <w:sz w:val="22"/>
          <w:szCs w:val="22"/>
          <w:lang w:val="ru-R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1987"/>
    <w:rPr>
      <w:color w:val="0563C1" w:themeColor="hyperlink"/>
      <w:u w:val="single"/>
    </w:rPr>
  </w:style>
  <w:style w:type="paragraph" w:styleId="ListParagraph">
    <w:name w:val="List Paragraph"/>
    <w:basedOn w:val="Normal"/>
    <w:uiPriority w:val="34"/>
    <w:qFormat/>
    <w:rsid w:val="003B60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7265329">
      <w:bodyDiv w:val="1"/>
      <w:marLeft w:val="0"/>
      <w:marRight w:val="0"/>
      <w:marTop w:val="0"/>
      <w:marBottom w:val="0"/>
      <w:divBdr>
        <w:top w:val="none" w:sz="0" w:space="0" w:color="auto"/>
        <w:left w:val="none" w:sz="0" w:space="0" w:color="auto"/>
        <w:bottom w:val="none" w:sz="0" w:space="0" w:color="auto"/>
        <w:right w:val="none" w:sz="0" w:space="0" w:color="auto"/>
      </w:divBdr>
    </w:div>
    <w:div w:id="2106613630">
      <w:bodyDiv w:val="1"/>
      <w:marLeft w:val="0"/>
      <w:marRight w:val="0"/>
      <w:marTop w:val="0"/>
      <w:marBottom w:val="0"/>
      <w:divBdr>
        <w:top w:val="none" w:sz="0" w:space="0" w:color="auto"/>
        <w:left w:val="none" w:sz="0" w:space="0" w:color="auto"/>
        <w:bottom w:val="none" w:sz="0" w:space="0" w:color="auto"/>
        <w:right w:val="none" w:sz="0" w:space="0" w:color="auto"/>
      </w:divBdr>
      <w:divsChild>
        <w:div w:id="6235397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747</Words>
  <Characters>4264</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Arthur Souza Rodrigues</cp:lastModifiedBy>
  <cp:revision>1</cp:revision>
  <dcterms:created xsi:type="dcterms:W3CDTF">2025-02-13T13:48:00Z</dcterms:created>
  <dcterms:modified xsi:type="dcterms:W3CDTF">2026-09-22T16:28:00Z</dcterms:modified>
</cp:coreProperties>
</file>