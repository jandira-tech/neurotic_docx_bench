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A39BC" w14:textId="77777777" w:rsidR="001753A0" w:rsidRDefault="001753A0">
      <w:r>
        <w:t>file_</w:t>
      </w:r>
      <w:ins w:id="6" w:author="Arthur Souza Rodrigues" w:date="2026-07-10T21:45:00Z" w16du:dateUtc="2026-07-11T01:45:00Z">
        <w:r w:rsidR="00011AEE">
          <w:t>77</w:t>
        </w:r>
      </w:ins>
      <w:del w:id="7" w:author="Arthur Souza Rodrigues" w:date="2026-07-10T21:45:00Z" w16du:dateUtc="2026-07-11T01:45:00Z">
        <w:r>
          <w:delText>76</w:delText>
        </w:r>
      </w:del>
      <w:r>
        <w:t>.docx</w:t>
      </w:r>
    </w:p>
    <w:p w14:paraId="4D48C7BC" w14:textId="201011DE" w:rsidR="009022CA" w:rsidRDefault="00E44D4B">
      <w:pPr>
        <w:rPr>
          <w:del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t>Ouch</w:t>
        </w:r>
        <w:r>
          <w:rPr>
            <w:rStyle w:val="Endnoteanchor"/>
          </w:rPr>
          <w:endnoteReference w:id="1"/>
        </w:r>
        <w:r>
          <w:t>.</w:t>
        </w:r>
        <w:r>
          <w:rPr>
            <w:rStyle w:val="Endnoteanchor"/>
          </w:rPr>
          <w:endnoteReference w:id="2"/>
        </w:r>
      </w:ins>
      <w:del w:id="12" w:author="Arthur Souza Rodrigues" w:date="2026-07-10T21:45:00Z" w16du:dateUtc="2026-07-11T01:45:00Z">
        <w:r w:rsidR="00D25355">
          <w:delText>Quarterly Performance Report</w:delText>
        </w:r>
      </w:del>
    </w:p>
    <w:p w14:paraId="7C2343B8" w14:textId="77777777" w:rsidR="009022CA" w:rsidRDefault="009022CA">
      <w:pPr>
        <w:rPr>
          <w:del w:id="13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del w:id="14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D25355">
            <w:pPr>
              <w:rPr>
                <w:del w:id="15" w:author="Arthur Souza Rodrigues" w:date="2026-07-10T21:45:00Z" w16du:dateUtc="2026-07-11T01:45:00Z"/>
              </w:rPr>
            </w:pPr>
            <w:del w:id="16" w:author="Arthur Souza Rodrigues" w:date="2026-07-10T21:45:00Z" w16du:dateUtc="2026-07-11T01:45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D25355">
            <w:pPr>
              <w:rPr>
                <w:del w:id="17" w:author="Arthur Souza Rodrigues" w:date="2026-07-10T21:45:00Z" w16du:dateUtc="2026-07-11T01:45:00Z"/>
              </w:rPr>
            </w:pPr>
            <w:del w:id="18" w:author="Arthur Souza Rodrigues" w:date="2026-07-10T21:45:00Z" w16du:dateUtc="2026-07-11T01:45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D25355">
            <w:pPr>
              <w:rPr>
                <w:del w:id="19" w:author="Arthur Souza Rodrigues" w:date="2026-07-10T21:45:00Z" w16du:dateUtc="2026-07-11T01:45:00Z"/>
              </w:rPr>
            </w:pPr>
            <w:del w:id="20" w:author="Arthur Souza Rodrigues" w:date="2026-07-10T21:45:00Z" w16du:dateUtc="2026-07-11T01:45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D25355">
            <w:pPr>
              <w:rPr>
                <w:del w:id="21" w:author="Arthur Souza Rodrigues" w:date="2026-07-10T21:45:00Z" w16du:dateUtc="2026-07-11T01:45:00Z"/>
              </w:rPr>
            </w:pPr>
            <w:del w:id="22" w:author="Arthur Souza Rodrigues" w:date="2026-07-10T21:45:00Z" w16du:dateUtc="2026-07-11T01:45:00Z">
              <w:r>
                <w:delText>Q3</w:delText>
              </w:r>
            </w:del>
          </w:p>
        </w:tc>
      </w:tr>
      <w:tr w:rsidR="009022CA" w14:paraId="7488C1D6" w14:textId="77777777">
        <w:trPr>
          <w:trHeight w:val="360"/>
          <w:del w:id="23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D25355">
            <w:pPr>
              <w:rPr>
                <w:del w:id="24" w:author="Arthur Souza Rodrigues" w:date="2026-07-10T21:45:00Z" w16du:dateUtc="2026-07-11T01:45:00Z"/>
              </w:rPr>
            </w:pPr>
            <w:del w:id="25" w:author="Arthur Souza Rodrigues" w:date="2026-07-10T21:45:00Z" w16du:dateUtc="2026-07-11T01:45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D25355">
            <w:pPr>
              <w:rPr>
                <w:del w:id="26" w:author="Arthur Souza Rodrigues" w:date="2026-07-10T21:45:00Z" w16du:dateUtc="2026-07-11T01:45:00Z"/>
              </w:rPr>
            </w:pPr>
            <w:del w:id="27" w:author="Arthur Souza Rodrigues" w:date="2026-07-10T21:45:00Z" w16du:dateUtc="2026-07-11T01:45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D25355">
            <w:pPr>
              <w:rPr>
                <w:del w:id="28" w:author="Arthur Souza Rodrigues" w:date="2026-07-10T21:45:00Z" w16du:dateUtc="2026-07-11T01:45:00Z"/>
              </w:rPr>
            </w:pPr>
            <w:del w:id="29" w:author="Arthur Souza Rodrigues" w:date="2026-07-10T21:45:00Z" w16du:dateUtc="2026-07-11T01:45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D25355">
            <w:pPr>
              <w:rPr>
                <w:del w:id="30" w:author="Arthur Souza Rodrigues" w:date="2026-07-10T21:45:00Z" w16du:dateUtc="2026-07-11T01:45:00Z"/>
              </w:rPr>
            </w:pPr>
            <w:del w:id="31" w:author="Arthur Souza Rodrigues" w:date="2026-07-10T21:45:00Z" w16du:dateUtc="2026-07-11T01:45:00Z">
              <w:r>
                <w:delText>$1.8M</w:delText>
              </w:r>
            </w:del>
          </w:p>
        </w:tc>
      </w:tr>
      <w:tr w:rsidR="009022CA" w14:paraId="2F563C48" w14:textId="77777777">
        <w:trPr>
          <w:trHeight w:val="360"/>
          <w:del w:id="32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D25355">
            <w:pPr>
              <w:rPr>
                <w:del w:id="33" w:author="Arthur Souza Rodrigues" w:date="2026-07-10T21:45:00Z" w16du:dateUtc="2026-07-11T01:45:00Z"/>
              </w:rPr>
            </w:pPr>
            <w:del w:id="34" w:author="Arthur Souza Rodrigues" w:date="2026-07-10T21:45:00Z" w16du:dateUtc="2026-07-11T01:45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D25355">
            <w:pPr>
              <w:rPr>
                <w:del w:id="35" w:author="Arthur Souza Rodrigues" w:date="2026-07-10T21:45:00Z" w16du:dateUtc="2026-07-11T01:45:00Z"/>
              </w:rPr>
            </w:pPr>
            <w:del w:id="36" w:author="Arthur Souza Rodrigues" w:date="2026-07-10T21:45:00Z" w16du:dateUtc="2026-07-11T01:45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D25355">
            <w:pPr>
              <w:rPr>
                <w:del w:id="37" w:author="Arthur Souza Rodrigues" w:date="2026-07-10T21:45:00Z" w16du:dateUtc="2026-07-11T01:45:00Z"/>
              </w:rPr>
            </w:pPr>
            <w:del w:id="38" w:author="Arthur Souza Rodrigues" w:date="2026-07-10T21:45:00Z" w16du:dateUtc="2026-07-11T01:45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D25355">
            <w:pPr>
              <w:rPr>
                <w:del w:id="39" w:author="Arthur Souza Rodrigues" w:date="2026-07-10T21:45:00Z" w16du:dateUtc="2026-07-11T01:45:00Z"/>
              </w:rPr>
            </w:pPr>
            <w:del w:id="40" w:author="Arthur Souza Rodrigues" w:date="2026-07-10T21:45:00Z" w16du:dateUtc="2026-07-11T01:45:00Z">
              <w:r>
                <w:delText>3,200</w:delText>
              </w:r>
            </w:del>
          </w:p>
        </w:tc>
      </w:tr>
      <w:tr w:rsidR="009022CA" w14:paraId="19CE65DA" w14:textId="77777777">
        <w:trPr>
          <w:trHeight w:val="360"/>
          <w:del w:id="4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D25355">
            <w:pPr>
              <w:rPr>
                <w:del w:id="42" w:author="Arthur Souza Rodrigues" w:date="2026-07-10T21:45:00Z" w16du:dateUtc="2026-07-11T01:45:00Z"/>
              </w:rPr>
            </w:pPr>
            <w:del w:id="43" w:author="Arthur Souza Rodrigues" w:date="2026-07-10T21:45:00Z" w16du:dateUtc="2026-07-11T01:45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D25355">
            <w:pPr>
              <w:rPr>
                <w:del w:id="44" w:author="Arthur Souza Rodrigues" w:date="2026-07-10T21:45:00Z" w16du:dateUtc="2026-07-11T01:45:00Z"/>
              </w:rPr>
            </w:pPr>
            <w:del w:id="45" w:author="Arthur Souza Rodrigues" w:date="2026-07-10T21:45:00Z" w16du:dateUtc="2026-07-11T01:45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D25355">
            <w:pPr>
              <w:rPr>
                <w:del w:id="46" w:author="Arthur Souza Rodrigues" w:date="2026-07-10T21:45:00Z" w16du:dateUtc="2026-07-11T01:45:00Z"/>
              </w:rPr>
            </w:pPr>
            <w:del w:id="47" w:author="Arthur Souza Rodrigues" w:date="2026-07-10T21:45:00Z" w16du:dateUtc="2026-07-11T01:45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D25355">
            <w:pPr>
              <w:rPr>
                <w:del w:id="48" w:author="Arthur Souza Rodrigues" w:date="2026-07-10T21:45:00Z" w16du:dateUtc="2026-07-11T01:45:00Z"/>
              </w:rPr>
            </w:pPr>
            <w:del w:id="49" w:author="Arthur Souza Rodrigues" w:date="2026-07-10T21:45:00Z" w16du:dateUtc="2026-07-11T01:45:00Z">
              <w:r>
                <w:delText>72</w:delText>
              </w:r>
            </w:del>
          </w:p>
        </w:tc>
      </w:tr>
      <w:tr w:rsidR="009022CA" w14:paraId="37F27054" w14:textId="77777777">
        <w:trPr>
          <w:trHeight w:val="360"/>
          <w:del w:id="50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D25355">
            <w:pPr>
              <w:rPr>
                <w:del w:id="51" w:author="Arthur Souza Rodrigues" w:date="2026-07-10T21:45:00Z" w16du:dateUtc="2026-07-11T01:45:00Z"/>
              </w:rPr>
            </w:pPr>
            <w:del w:id="52" w:author="Arthur Souza Rodrigues" w:date="2026-07-10T21:45:00Z" w16du:dateUtc="2026-07-11T01:45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D25355">
            <w:pPr>
              <w:rPr>
                <w:del w:id="53" w:author="Arthur Souza Rodrigues" w:date="2026-07-10T21:45:00Z" w16du:dateUtc="2026-07-11T01:45:00Z"/>
              </w:rPr>
            </w:pPr>
            <w:del w:id="54" w:author="Arthur Souza Rodrigues" w:date="2026-07-10T21:45:00Z" w16du:dateUtc="2026-07-11T01:45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D25355">
            <w:pPr>
              <w:rPr>
                <w:del w:id="55" w:author="Arthur Souza Rodrigues" w:date="2026-07-10T21:45:00Z" w16du:dateUtc="2026-07-11T01:45:00Z"/>
              </w:rPr>
            </w:pPr>
            <w:del w:id="56" w:author="Arthur Souza Rodrigues" w:date="2026-07-10T21:45:00Z" w16du:dateUtc="2026-07-11T01:45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D25355">
            <w:pPr>
              <w:rPr>
                <w:del w:id="57" w:author="Arthur Souza Rodrigues" w:date="2026-07-10T21:45:00Z" w16du:dateUtc="2026-07-11T01:45:00Z"/>
              </w:rPr>
            </w:pPr>
            <w:del w:id="58" w:author="Arthur Souza Rodrigues" w:date="2026-07-10T21:45:00Z" w16du:dateUtc="2026-07-11T01:45:00Z">
              <w:r>
                <w:delText>4%</w:delText>
              </w:r>
            </w:del>
          </w:p>
        </w:tc>
      </w:tr>
    </w:tbl>
    <w:p w14:paraId="6ACC1D5B" w14:textId="77777777" w:rsidR="009022CA" w:rsidRDefault="009022CA"/>
    <w:sectPr w:rsidR="009022CA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  <w:sectPrChange w:id="59" w:author="Arthur Souza Rodrigues" w:date="2026-07-10T21:45:00Z" w16du:dateUtc="2026-07-11T01:45:00Z">
        <w:sectPr w:rsidR="009022CA">
          <w:pgSz w:w="12240" w:h="15840"/>
          <w:pgMar w:top="1440" w:right="1440" w:bottom="1440" w:left="1440" w:header="720" w:footer="720" w:gutter="0"/>
          <w:formProt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D5907" w14:textId="77777777" w:rsidR="00D25355" w:rsidRDefault="00D25355" w:rsidP="0067297A">
      <w:r>
        <w:separator/>
      </w:r>
    </w:p>
  </w:endnote>
  <w:endnote w:type="continuationSeparator" w:id="0">
    <w:p w14:paraId="678E4F83" w14:textId="77777777" w:rsidR="00D25355" w:rsidRDefault="00D25355" w:rsidP="0067297A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ins w:id="10" w:author="Arthur Souza Rodrigues" w:date="2026-07-10T21:45:00Z" w16du:dateUtc="2026-07-11T01:45:00Z">
        <w:r>
          <w:endnoteRef/>
        </w:r>
        <w:r>
          <w:t>A tachyon walks into a bar.</w:t>
        </w:r>
      </w:ins>
    </w:p>
  </w:endnote>
  <w:endnote w:id="2">
    <w:p w14:paraId="4B3E6B64" w14:textId="77777777" w:rsidR="00AF2909" w:rsidRDefault="00E44D4B">
      <w:pPr>
        <w:pStyle w:val="Endnote"/>
      </w:pPr>
      <w:ins w:id="11" w:author="Arthur Souza Rodrigues" w:date="2026-07-10T21:45:00Z" w16du:dateUtc="2026-07-11T01:45:00Z">
        <w:r>
          <w:endnoteRef/>
        </w:r>
        <w:r>
          <w:t>Fin.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27745" w14:textId="77777777" w:rsidR="0067297A" w:rsidRDefault="00672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2195DF" w14:textId="77777777" w:rsidR="00D25355" w:rsidRDefault="00D25355">
      <w:pPr>
        <w:spacing w:after="0" w:line="240" w:lineRule="auto"/>
      </w:pPr>
      <w:r>
        <w:separator/>
      </w:r>
    </w:p>
  </w:footnote>
  <w:footnote w:type="continuationSeparator" w:id="0">
    <w:p w14:paraId="08AFE22D" w14:textId="77777777" w:rsidR="00D25355" w:rsidRDefault="00D25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0E13F" w14:textId="77777777" w:rsidR="0067297A" w:rsidRDefault="0067297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2CA"/>
    <w:rsid w:val="00011AEE"/>
    <w:rsid w:val="001753A0"/>
    <w:rsid w:val="0067297A"/>
    <w:rsid w:val="00673FBC"/>
    <w:rsid w:val="009022CA"/>
    <w:rsid w:val="00AF2909"/>
    <w:rsid w:val="00B705D7"/>
    <w:rsid w:val="00D25355"/>
    <w:rsid w:val="00D53FE7"/>
    <w:rsid w:val="00E4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F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45:00Z">
        <w:pPr>
          <w:spacing w:after="200" w:line="276" w:lineRule="auto"/>
        </w:pPr>
      </w:pPrChange>
    </w:pPr>
    <w:rPr>
      <w:rFonts w:ascii="Times New Roman" w:eastAsia="Droid Sans" w:hAnsi="Times New Roman" w:cs="FreeSans"/>
      <w:kern w:val="2"/>
      <w:sz w:val="24"/>
      <w:szCs w:val="24"/>
      <w:lang w:val="en-GB" w:eastAsia="zh-CN" w:bidi="hi-IN"/>
      <w14:ligatures w14:val="standardContextual"/>
      <w:rPrChange w:id="0" w:author="Arthur Souza Rodrigues" w:date="2026-07-10T21:45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67297A"/>
  </w:style>
  <w:style w:type="character" w:customStyle="1" w:styleId="Endnoteanchor">
    <w:name w:val="Endnote anchor"/>
    <w:rsid w:val="0067297A"/>
    <w:rPr>
      <w:vertAlign w:val="superscript"/>
    </w:rPr>
  </w:style>
  <w:style w:type="character" w:customStyle="1" w:styleId="Footnoteanchor">
    <w:name w:val="Footnote anchor"/>
    <w:rsid w:val="0067297A"/>
    <w:rPr>
      <w:vertAlign w:val="superscript"/>
    </w:rPr>
  </w:style>
  <w:style w:type="character" w:customStyle="1" w:styleId="FootnoteCharacters">
    <w:name w:val="Footnote Characters"/>
    <w:rsid w:val="0067297A"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7-10T21:4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Arial" w:hAnsi="Arial"/>
      <w:sz w:val="28"/>
      <w:szCs w:val="28"/>
      <w:rPrChange w:id="1" w:author="Arthur Souza Rodrigues" w:date="2026-07-10T21:45:00Z">
        <w:rPr>
          <w:rFonts w:ascii="Arial" w:eastAsia="Droid Sans" w:hAnsi="Arial" w:cs="FreeSans"/>
          <w:kern w:val="2"/>
          <w:sz w:val="28"/>
          <w:szCs w:val="28"/>
          <w:lang w:val="en-GB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7-10T21:4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67297A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7-10T21:45:00Z">
        <w:rPr>
          <w:rFonts w:eastAsia="Droid Sans" w:cs="FreeSans"/>
          <w:i/>
          <w:iCs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customStyle="1" w:styleId="Endnote">
    <w:name w:val="Endnote"/>
    <w:basedOn w:val="Normal"/>
    <w:pPr>
      <w:suppressLineNumbers/>
      <w:ind w:left="339" w:hanging="339"/>
      <w:pPrChange w:id="5" w:author="Arthur Souza Rodrigues" w:date="2026-07-10T21:4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  <w:ind w:left="339" w:hanging="339"/>
        </w:pPr>
      </w:pPrChange>
    </w:pPr>
    <w:rPr>
      <w:sz w:val="20"/>
      <w:szCs w:val="20"/>
      <w:rPrChange w:id="5" w:author="Arthur Souza Rodrigues" w:date="2026-07-10T21:45:00Z">
        <w:rPr>
          <w:rFonts w:eastAsia="Droid Sans" w:cs="FreeSans"/>
          <w:kern w:val="2"/>
          <w:szCs w:val="24"/>
          <w:lang w:val="en-GB" w:eastAsia="zh-CN" w:bidi="hi-IN"/>
          <w14:ligatures w14:val="standardContextual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97A"/>
  </w:style>
  <w:style w:type="paragraph" w:styleId="Footer">
    <w:name w:val="footer"/>
    <w:basedOn w:val="Normal"/>
    <w:link w:val="FooterChar"/>
    <w:uiPriority w:val="99"/>
    <w:unhideWhenUsed/>
    <w:rsid w:val="0067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2026-07-11T01:45:00Z</dcterms:modified>
</cp:coreProperties>
</file>