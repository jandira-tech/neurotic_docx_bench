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5579D3" w14:textId="77777777" w:rsidR="006E0107" w:rsidRDefault="002B1BE7">
      <w:pPr>
        <w:pStyle w:val="Heading1"/>
        <w:rPr>
          <w:ins w:id="27" w:author="Comparison" w:date="2026-09-26T14:42:00Z" w16du:dateUtc="2026-09-26T18:42:00Z"/>
        </w:rPr>
      </w:pPr>
      <w:ins w:id="28" w:author="Comparison" w:date="2026-09-26T14:42:00Z" w16du:dateUtc="2026-09-26T18:42:00Z">
        <w:r>
          <w:t>Auto Page Number Test Document</w:t>
        </w:r>
      </w:ins>
    </w:p>
    <w:p w14:paraId="562F8BFC" w14:textId="77777777" w:rsidR="006E0107" w:rsidRDefault="002B1BE7">
      <w:pPr>
        <w:rPr>
          <w:ins w:id="29" w:author="Comparison" w:date="2026-09-26T14:42:00Z" w16du:dateUtc="2026-09-26T18:42:00Z"/>
        </w:rPr>
      </w:pPr>
      <w:ins w:id="30" w:author="Comparison" w:date="2026-09-26T14:42:00Z" w16du:dateUtc="2026-09-26T18:42:00Z">
        <w:r>
          <w:t>Sample text to create more pages...</w:t>
        </w:r>
      </w:ins>
    </w:p>
    <w:p w14:paraId="791A37CE" w14:textId="77777777" w:rsidR="006E0107" w:rsidRDefault="002B1BE7">
      <w:pPr>
        <w:rPr>
          <w:ins w:id="31" w:author="Comparison" w:date="2026-09-26T14:42:00Z" w16du:dateUtc="2026-09-26T18:42:00Z"/>
        </w:rPr>
      </w:pPr>
      <w:ins w:id="32" w:author="Comparison" w:date="2026-09-26T14:42:00Z" w16du:dateUtc="2026-09-26T18:42:00Z">
        <w:r>
          <w:t>Sample text to create more pages...</w:t>
        </w:r>
      </w:ins>
    </w:p>
    <w:p w14:paraId="7DDBE44D" w14:textId="77777777" w:rsidR="006E0107" w:rsidRDefault="002B1BE7">
      <w:pPr>
        <w:rPr>
          <w:ins w:id="33" w:author="Comparison" w:date="2026-09-26T14:42:00Z" w16du:dateUtc="2026-09-26T18:42:00Z"/>
        </w:rPr>
      </w:pPr>
      <w:ins w:id="34" w:author="Comparison" w:date="2026-09-26T14:42:00Z" w16du:dateUtc="2026-09-26T18:42:00Z">
        <w:r>
          <w:t>Sample text to create more pages...</w:t>
        </w:r>
      </w:ins>
    </w:p>
    <w:p w14:paraId="77D25195" w14:textId="77777777" w:rsidR="006E0107" w:rsidRDefault="002B1BE7">
      <w:pPr>
        <w:rPr>
          <w:ins w:id="35" w:author="Comparison" w:date="2026-09-26T14:42:00Z" w16du:dateUtc="2026-09-26T18:42:00Z"/>
        </w:rPr>
      </w:pPr>
      <w:ins w:id="36" w:author="Comparison" w:date="2026-09-26T14:42:00Z" w16du:dateUtc="2026-09-26T18:42:00Z">
        <w:r>
          <w:t>Sample text to create more pages...</w:t>
        </w:r>
      </w:ins>
    </w:p>
    <w:p w14:paraId="5A90CBD2" w14:textId="77777777" w:rsidR="006E0107" w:rsidRDefault="002B1BE7">
      <w:pPr>
        <w:rPr>
          <w:ins w:id="37" w:author="Comparison" w:date="2026-09-26T14:42:00Z" w16du:dateUtc="2026-09-26T18:42:00Z"/>
        </w:rPr>
      </w:pPr>
      <w:ins w:id="38" w:author="Comparison" w:date="2026-09-26T14:42:00Z" w16du:dateUtc="2026-09-26T18:42:00Z">
        <w:r>
          <w:t>Sample text to create more pages...</w:t>
        </w:r>
      </w:ins>
    </w:p>
    <w:p w14:paraId="7FE81984" w14:textId="77777777" w:rsidR="006E0107" w:rsidRDefault="002B1BE7">
      <w:pPr>
        <w:rPr>
          <w:ins w:id="39" w:author="Comparison" w:date="2026-09-26T14:42:00Z" w16du:dateUtc="2026-09-26T18:42:00Z"/>
        </w:rPr>
      </w:pPr>
      <w:ins w:id="40" w:author="Comparison" w:date="2026-09-26T14:42:00Z" w16du:dateUtc="2026-09-26T18:42:00Z">
        <w:r>
          <w:br w:type="page"/>
        </w:r>
      </w:ins>
    </w:p>
    <w:p w14:paraId="0627E22E" w14:textId="77777777" w:rsidR="006E0107" w:rsidRDefault="006E0107">
      <w:pPr>
        <w:rPr>
          <w:ins w:id="41" w:author="Comparison" w:date="2026-09-26T14:42:00Z" w16du:dateUtc="2026-09-26T18:42:00Z"/>
        </w:rPr>
        <w:sectPr w:rsidR="006E0107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31CB08A" w14:textId="77777777" w:rsidR="006E0107" w:rsidRDefault="002B1BE7">
      <w:pPr>
        <w:rPr>
          <w:ins w:id="42" w:author="Comparison" w:date="2026-09-26T14:42:00Z" w16du:dateUtc="2026-09-26T18:42:00Z"/>
        </w:rPr>
      </w:pPr>
      <w:ins w:id="43" w:author="Comparison" w:date="2026-09-26T14:42:00Z" w16du:dateUtc="2026-09-26T18:42:00Z">
        <w:r>
          <w:lastRenderedPageBreak/>
          <w:t>More sample text for section 2...</w:t>
        </w:r>
      </w:ins>
    </w:p>
    <w:p w14:paraId="3EAD6FF4" w14:textId="77777777" w:rsidR="006E0107" w:rsidRDefault="002B1BE7">
      <w:pPr>
        <w:rPr>
          <w:ins w:id="44" w:author="Comparison" w:date="2026-09-26T14:42:00Z" w16du:dateUtc="2026-09-26T18:42:00Z"/>
        </w:rPr>
      </w:pPr>
      <w:ins w:id="45" w:author="Comparison" w:date="2026-09-26T14:42:00Z" w16du:dateUtc="2026-09-26T18:42:00Z">
        <w:r>
          <w:t>More sample text for section 2...</w:t>
        </w:r>
      </w:ins>
    </w:p>
    <w:p w14:paraId="1EACCAF8" w14:textId="77777777" w:rsidR="006E0107" w:rsidRDefault="002B1BE7">
      <w:pPr>
        <w:rPr>
          <w:ins w:id="46" w:author="Comparison" w:date="2026-09-26T14:42:00Z" w16du:dateUtc="2026-09-26T18:42:00Z"/>
        </w:rPr>
      </w:pPr>
      <w:ins w:id="47" w:author="Comparison" w:date="2026-09-26T14:42:00Z" w16du:dateUtc="2026-09-26T18:42:00Z">
        <w:r>
          <w:t>More sample text for section 2...</w:t>
        </w:r>
      </w:ins>
    </w:p>
    <w:p w14:paraId="65F35213" w14:textId="77777777" w:rsidR="006E0107" w:rsidRDefault="002B1BE7">
      <w:pPr>
        <w:rPr>
          <w:ins w:id="48" w:author="Comparison" w:date="2026-09-26T14:42:00Z" w16du:dateUtc="2026-09-26T18:42:00Z"/>
        </w:rPr>
      </w:pPr>
      <w:ins w:id="49" w:author="Comparison" w:date="2026-09-26T14:42:00Z" w16du:dateUtc="2026-09-26T18:42:00Z">
        <w:r>
          <w:t>More sample text for section 2...</w:t>
        </w:r>
      </w:ins>
    </w:p>
    <w:p w14:paraId="42A095C4" w14:textId="77777777" w:rsidR="006E0107" w:rsidRDefault="002B1BE7">
      <w:pPr>
        <w:rPr>
          <w:ins w:id="50" w:author="Comparison" w:date="2026-09-26T14:42:00Z" w16du:dateUtc="2026-09-26T18:42:00Z"/>
        </w:rPr>
      </w:pPr>
      <w:ins w:id="51" w:author="Comparison" w:date="2026-09-26T14:42:00Z" w16du:dateUtc="2026-09-26T18:42:00Z">
        <w:r>
          <w:t>More sample text for section 2...</w:t>
        </w:r>
      </w:ins>
    </w:p>
    <w:p w14:paraId="259E6B81" w14:textId="77777777" w:rsidR="006E0107" w:rsidRDefault="002B1BE7">
      <w:pPr>
        <w:rPr>
          <w:ins w:id="52" w:author="Comparison" w:date="2026-09-26T14:42:00Z" w16du:dateUtc="2026-09-26T18:42:00Z"/>
        </w:rPr>
      </w:pPr>
      <w:ins w:id="53" w:author="Comparison" w:date="2026-09-26T14:42:00Z" w16du:dateUtc="2026-09-26T18:42:00Z">
        <w:r>
          <w:br w:type="page"/>
        </w:r>
      </w:ins>
    </w:p>
    <w:p w14:paraId="498EEB89" w14:textId="77777777" w:rsidR="006E0107" w:rsidRDefault="006E0107">
      <w:pPr>
        <w:rPr>
          <w:ins w:id="54" w:author="Comparison" w:date="2026-09-26T14:42:00Z" w16du:dateUtc="2026-09-26T18:42:00Z"/>
        </w:rPr>
        <w:sectPr w:rsidR="006E0107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AEEBF0A" w14:textId="77777777" w:rsidR="006E0107" w:rsidRDefault="002B1BE7">
      <w:pPr>
        <w:rPr>
          <w:ins w:id="55" w:author="Comparison" w:date="2026-09-26T14:42:00Z" w16du:dateUtc="2026-09-26T18:42:00Z"/>
        </w:rPr>
      </w:pPr>
      <w:ins w:id="56" w:author="Comparison" w:date="2026-09-26T14:42:00Z" w16du:dateUtc="2026-09-26T18:42:00Z">
        <w:r>
          <w:t>More section 3 content...</w:t>
        </w:r>
      </w:ins>
    </w:p>
    <w:p w14:paraId="04239510" w14:textId="77777777" w:rsidR="006E0107" w:rsidRDefault="002B1BE7">
      <w:pPr>
        <w:rPr>
          <w:ins w:id="57" w:author="Comparison" w:date="2026-09-26T14:42:00Z" w16du:dateUtc="2026-09-26T18:42:00Z"/>
        </w:rPr>
      </w:pPr>
      <w:ins w:id="58" w:author="Comparison" w:date="2026-09-26T14:42:00Z" w16du:dateUtc="2026-09-26T18:42:00Z">
        <w:r>
          <w:t>More section 3 content...</w:t>
        </w:r>
      </w:ins>
    </w:p>
    <w:p w14:paraId="641A43A7" w14:textId="77777777" w:rsidR="006E0107" w:rsidRDefault="002B1BE7">
      <w:pPr>
        <w:rPr>
          <w:ins w:id="59" w:author="Comparison" w:date="2026-09-26T14:42:00Z" w16du:dateUtc="2026-09-26T18:42:00Z"/>
        </w:rPr>
      </w:pPr>
      <w:ins w:id="60" w:author="Comparison" w:date="2026-09-26T14:42:00Z" w16du:dateUtc="2026-09-26T18:42:00Z">
        <w:r>
          <w:t>More section 3 content...</w:t>
        </w:r>
      </w:ins>
    </w:p>
    <w:p w14:paraId="5EA24A63" w14:textId="77777777" w:rsidR="006E0107" w:rsidRDefault="002B1BE7">
      <w:pPr>
        <w:rPr>
          <w:ins w:id="61" w:author="Comparison" w:date="2026-09-26T14:42:00Z" w16du:dateUtc="2026-09-26T18:42:00Z"/>
        </w:rPr>
      </w:pPr>
      <w:ins w:id="62" w:author="Comparison" w:date="2026-09-26T14:42:00Z" w16du:dateUtc="2026-09-26T18:42:00Z">
        <w:r>
          <w:t>More section 3 content...</w:t>
        </w:r>
      </w:ins>
    </w:p>
    <w:p w14:paraId="2C93EA77" w14:textId="77777777" w:rsidR="003B3BA8" w:rsidRDefault="002B1BE7">
      <w:pPr>
        <w:rPr>
          <w:del w:id="63" w:author="Comparison" w:date="2026-09-26T14:42:00Z" w16du:dateUtc="2026-09-26T18:42:00Z"/>
        </w:rPr>
      </w:pPr>
      <w:ins w:id="64" w:author="Comparison" w:date="2026-09-26T14:42:00Z" w16du:dateUtc="2026-09-26T18:42:00Z">
        <w:r>
          <w:t>More section 3 content...</w:t>
        </w:r>
      </w:ins>
      <w:del w:id="65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</w:rPr>
          <w:delText>Open Sans Font Demo</w:delText>
        </w:r>
      </w:del>
    </w:p>
    <w:p w14:paraId="41969918" w14:textId="77777777" w:rsidR="003B3BA8" w:rsidRDefault="002B1BE7">
      <w:pPr>
        <w:rPr>
          <w:del w:id="66" w:author="Comparison" w:date="2026-09-26T14:42:00Z" w16du:dateUtc="2026-09-26T18:42:00Z"/>
        </w:rPr>
      </w:pPr>
      <w:del w:id="67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</w:rPr>
          <w:delText>This document uses the Open Sans font family.</w:delText>
        </w:r>
      </w:del>
    </w:p>
    <w:p w14:paraId="497BFA98" w14:textId="77777777" w:rsidR="003B3BA8" w:rsidRDefault="002B1BE7">
      <w:del w:id="68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</w:rPr>
          <w:delText>Open Sans is a clean, modern sans-serif typeface.</w:delText>
        </w:r>
      </w:del>
    </w:p>
    <w:sectPr w:rsidR="003B3BA8" w:rsidSect="00034616">
      <w:pgSz w:w="12240" w:h="15840"/>
      <w:pgMar w:top="1440" w:right="1800" w:bottom="1440" w:left="1800" w:header="720" w:footer="720" w:gutter="0"/>
      <w:cols w:space="720"/>
      <w:docGrid w:linePitch="360"/>
      <w:sectPrChange w:id="69" w:author="Comparison" w:date="2026-09-26T14:42:00Z" w16du:dateUtc="2026-09-26T18:42:00Z">
        <w:sectPr w:rsidR="003B3BA8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55CB2F" w14:textId="77777777" w:rsidR="002B1BE7" w:rsidRDefault="002B1BE7" w:rsidP="00AC1B52">
      <w:pPr>
        <w:spacing w:after="0" w:line="240" w:lineRule="auto"/>
      </w:pPr>
      <w:r>
        <w:separator/>
      </w:r>
    </w:p>
  </w:endnote>
  <w:endnote w:type="continuationSeparator" w:id="0">
    <w:p w14:paraId="54DB9E64" w14:textId="77777777" w:rsidR="002B1BE7" w:rsidRDefault="002B1BE7" w:rsidP="00AC1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7B5864" w14:textId="4E61286B" w:rsidR="006E0107" w:rsidRDefault="002B1BE7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AC1B52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AC1B5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AC1B5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E8A088" w14:textId="77777777" w:rsidR="002B1BE7" w:rsidRDefault="002B1BE7" w:rsidP="00AC1B52">
      <w:pPr>
        <w:spacing w:after="0" w:line="240" w:lineRule="auto"/>
      </w:pPr>
      <w:r>
        <w:separator/>
      </w:r>
    </w:p>
  </w:footnote>
  <w:footnote w:type="continuationSeparator" w:id="0">
    <w:p w14:paraId="55E18661" w14:textId="77777777" w:rsidR="002B1BE7" w:rsidRDefault="002B1BE7" w:rsidP="00AC1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2D5ECA" w14:textId="77777777" w:rsidR="00AC1B52" w:rsidRDefault="00AC1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9659705">
    <w:abstractNumId w:val="8"/>
  </w:num>
  <w:num w:numId="2" w16cid:durableId="2124568820">
    <w:abstractNumId w:val="6"/>
  </w:num>
  <w:num w:numId="3" w16cid:durableId="594628452">
    <w:abstractNumId w:val="5"/>
  </w:num>
  <w:num w:numId="4" w16cid:durableId="1611860738">
    <w:abstractNumId w:val="4"/>
  </w:num>
  <w:num w:numId="5" w16cid:durableId="272326064">
    <w:abstractNumId w:val="7"/>
  </w:num>
  <w:num w:numId="6" w16cid:durableId="1817607412">
    <w:abstractNumId w:val="3"/>
  </w:num>
  <w:num w:numId="7" w16cid:durableId="1658723538">
    <w:abstractNumId w:val="2"/>
  </w:num>
  <w:num w:numId="8" w16cid:durableId="2320814">
    <w:abstractNumId w:val="1"/>
  </w:num>
  <w:num w:numId="9" w16cid:durableId="8323326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BA8"/>
    <w:rsid w:val="00034616"/>
    <w:rsid w:val="0006063C"/>
    <w:rsid w:val="000F2881"/>
    <w:rsid w:val="0015074B"/>
    <w:rsid w:val="0029639D"/>
    <w:rsid w:val="002B1BE7"/>
    <w:rsid w:val="00326F90"/>
    <w:rsid w:val="003B3BA8"/>
    <w:rsid w:val="005017B3"/>
    <w:rsid w:val="00532A63"/>
    <w:rsid w:val="006E0107"/>
    <w:rsid w:val="00AA1D8D"/>
    <w:rsid w:val="00AC1B5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CB92C9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B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B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Comparison" w:date="2026-09-26T14:42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Comparison" w:date="2026-09-26T14:42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Comparison" w:date="2026-09-26T14:42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Comparison" w:date="2026-09-26T14:42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Comparison" w:date="2026-09-26T14:42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Comparison" w:date="2026-09-26T14:42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Comparison" w:date="2026-09-26T14:42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Comparison" w:date="2026-09-26T14:42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Comparison" w:date="2026-09-26T14:42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Comparison" w:date="2026-09-26T14:42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B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B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B52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C1B52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1B52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B52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B52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B52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B52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B52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B52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Comparison" w:date="2026-09-26T14:42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AC1B52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Comparison" w:date="2026-09-26T14:42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AC1B52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Comparison" w:date="2026-09-26T14:42:00Z">
        <w:pPr/>
      </w:pPrChange>
    </w:pPr>
    <w:rPr>
      <w:rFonts w:asciiTheme="minorHAnsi" w:eastAsiaTheme="minorEastAsia" w:hAnsiTheme="minorHAnsi" w:cstheme="minorBidi"/>
      <w:szCs w:val="22"/>
      <w:rPrChange w:id="7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AC1B52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C1B52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B52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C1B52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Comparison" w:date="2026-09-26T14:42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Comparison" w:date="2026-09-26T14:42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AC1B52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Comparison" w:date="2026-09-26T14:42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AC1B52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Comparison" w:date="2026-09-26T14:42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Comparison" w:date="2026-09-26T14:42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AC1B52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Comparison" w:date="2026-09-26T14:42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Comparison" w:date="2026-09-26T14:42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Comparison" w:date="2026-09-26T14:42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Comparison" w:date="2026-09-26T14:42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Comparison" w:date="2026-09-26T14:42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Comparison" w:date="2026-09-26T14:42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Comparison" w:date="2026-09-26T14:42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Comparison" w:date="2026-09-26T14:42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Comparison" w:date="2026-09-26T14:42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Comparison" w:date="2026-09-26T14:42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Comparison" w:date="2026-09-26T14:42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Comparison" w:date="2026-09-26T14:42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AC1B5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AC1B52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Comparison" w:date="2026-09-26T14:42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Comparison" w:date="2026-09-26T14:42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AC1B52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Comparison" w:date="2026-09-26T14:42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Comparison" w:date="2026-09-26T14:42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AC1B52"/>
    <w:rPr>
      <w:b/>
      <w:bCs/>
    </w:rPr>
  </w:style>
  <w:style w:type="character" w:styleId="Emphasis">
    <w:name w:val="Emphasis"/>
    <w:basedOn w:val="DefaultParagraphFont"/>
    <w:uiPriority w:val="20"/>
    <w:qFormat/>
    <w:rsid w:val="00AC1B5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Comparison" w:date="2026-09-26T14:42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Comparison" w:date="2026-09-26T14:42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B52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AC1B5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C1B52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AC1B52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C1B52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C1B5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1B52"/>
    <w:pPr>
      <w:outlineLvl w:val="9"/>
    </w:pPr>
  </w:style>
  <w:style w:type="table" w:styleId="TableGrid">
    <w:name w:val="Table Grid"/>
    <w:basedOn w:val="TableNormal"/>
    <w:uiPriority w:val="59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AC1B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AC1B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AC1B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AC1B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AC1B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AC1B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AC1B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AC1B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AC1B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AC1B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AC1B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AC1B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AC1B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AC1B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AC1B52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AC1B52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5AFB61-ABE2-3548-8AE1-AFF8D3BA8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2026-09-26T18:42:00Z</dcterms:modified>
</cp:coreProperties>
</file>