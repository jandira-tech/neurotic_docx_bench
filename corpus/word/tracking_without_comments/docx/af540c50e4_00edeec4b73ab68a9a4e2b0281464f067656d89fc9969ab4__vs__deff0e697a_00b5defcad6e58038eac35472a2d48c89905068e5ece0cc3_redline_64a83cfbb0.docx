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6" w:author="NAZ, Mamoona (OLDHAM MEDICAL SERVICES)" w:date="2026-09-22T12:52:00Z" w16du:dateUtc="2026-09-22T16:52:00Z"/>
          <w:rFonts w:ascii="Californian FB" w:hAnsi="Californian FB"/>
        </w:rPr>
      </w:pPr>
      <w:ins w:id="7" w:author="NAZ, Mamoona (OLDHAM MEDICAL SERVICES)" w:date="2026-09-22T12:52:00Z" w16du:dateUtc="2026-09-22T16:52: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8" w:author="NAZ, Mamoona (OLDHAM MEDICAL SERVICES)" w:date="2026-09-22T12:52:00Z" w16du:dateUtc="2026-09-22T16:52:00Z"/>
          <w:rFonts w:ascii="Californian FB" w:hAnsi="Californian FB"/>
          <w:b/>
          <w:bCs/>
        </w:rPr>
      </w:pPr>
    </w:p>
    <w:p w14:paraId="43260A16" w14:textId="77777777" w:rsidR="006F1C2D" w:rsidRDefault="006F1C2D" w:rsidP="006F1C2D">
      <w:pPr>
        <w:jc w:val="center"/>
        <w:rPr>
          <w:ins w:id="9" w:author="NAZ, Mamoona (OLDHAM MEDICAL SERVICES)" w:date="2026-09-22T12:52:00Z" w16du:dateUtc="2026-09-22T16:52:00Z"/>
          <w:rFonts w:cstheme="minorHAnsi"/>
          <w:b/>
          <w:bCs/>
          <w:sz w:val="28"/>
          <w:szCs w:val="28"/>
          <w:u w:val="single"/>
        </w:rPr>
      </w:pPr>
      <w:ins w:id="10" w:author="NAZ, Mamoona (OLDHAM MEDICAL SERVICES)" w:date="2026-09-22T12:52:00Z" w16du:dateUtc="2026-09-22T16:52:00Z">
        <w:r w:rsidRPr="00FA0E32">
          <w:rPr>
            <w:rFonts w:cstheme="minorHAnsi"/>
            <w:b/>
            <w:bCs/>
            <w:sz w:val="28"/>
            <w:szCs w:val="28"/>
            <w:u w:val="single"/>
          </w:rPr>
          <w:t>PPG Meeting</w:t>
        </w:r>
      </w:ins>
    </w:p>
    <w:p w14:paraId="255DC642" w14:textId="487ECD42" w:rsidR="006F1C2D" w:rsidRDefault="00677B90" w:rsidP="006F1C2D">
      <w:pPr>
        <w:jc w:val="center"/>
        <w:rPr>
          <w:ins w:id="11" w:author="NAZ, Mamoona (OLDHAM MEDICAL SERVICES)" w:date="2026-09-22T12:52:00Z" w16du:dateUtc="2026-09-22T16:52:00Z"/>
          <w:rFonts w:cstheme="minorHAnsi"/>
          <w:b/>
          <w:bCs/>
          <w:sz w:val="28"/>
          <w:szCs w:val="28"/>
          <w:u w:val="single"/>
        </w:rPr>
      </w:pPr>
      <w:ins w:id="12" w:author="NAZ, Mamoona (OLDHAM MEDICAL SERVICES)" w:date="2026-09-22T12:52:00Z" w16du:dateUtc="2026-09-22T16:52: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3" w:author="NAZ, Mamoona (OLDHAM MEDICAL SERVICES)" w:date="2026-09-22T12:52:00Z" w16du:dateUtc="2026-09-22T16:52:00Z"/>
          <w:rFonts w:cstheme="minorHAnsi"/>
          <w:b/>
          <w:bCs/>
          <w:sz w:val="28"/>
          <w:szCs w:val="28"/>
          <w:u w:val="single"/>
        </w:rPr>
      </w:pPr>
    </w:p>
    <w:p w14:paraId="1E230469" w14:textId="77777777" w:rsidR="006F1C2D" w:rsidRDefault="006F1C2D" w:rsidP="006F1C2D">
      <w:pPr>
        <w:rPr>
          <w:ins w:id="14" w:author="NAZ, Mamoona (OLDHAM MEDICAL SERVICES)" w:date="2026-09-22T12:52:00Z" w16du:dateUtc="2026-09-22T16:52:00Z"/>
          <w:rFonts w:cstheme="minorHAnsi"/>
          <w:b/>
          <w:bCs/>
        </w:rPr>
      </w:pPr>
      <w:ins w:id="15" w:author="NAZ, Mamoona (OLDHAM MEDICAL SERVICES)" w:date="2026-09-22T12:52:00Z" w16du:dateUtc="2026-09-22T16:52:00Z">
        <w:r w:rsidRPr="00FA0E32">
          <w:rPr>
            <w:rFonts w:cstheme="minorHAnsi"/>
            <w:b/>
            <w:bCs/>
          </w:rPr>
          <w:t>Attendees:</w:t>
        </w:r>
      </w:ins>
    </w:p>
    <w:p w14:paraId="406CF681" w14:textId="77777777" w:rsidR="006F1C2D" w:rsidRDefault="006F1C2D" w:rsidP="006F1C2D">
      <w:pPr>
        <w:rPr>
          <w:ins w:id="16" w:author="NAZ, Mamoona (OLDHAM MEDICAL SERVICES)" w:date="2026-09-22T12:52:00Z" w16du:dateUtc="2026-09-22T16:52:00Z"/>
          <w:rFonts w:cstheme="minorHAnsi"/>
        </w:rPr>
      </w:pPr>
      <w:ins w:id="17" w:author="NAZ, Mamoona (OLDHAM MEDICAL SERVICES)" w:date="2026-09-22T12:52:00Z" w16du:dateUtc="2026-09-22T16:52:00Z">
        <w:r w:rsidRPr="00FA0E32">
          <w:rPr>
            <w:rFonts w:cstheme="minorHAnsi"/>
          </w:rPr>
          <w:t>MN – Deputy Manager</w:t>
        </w:r>
      </w:ins>
    </w:p>
    <w:p w14:paraId="160FF56E" w14:textId="7F229838" w:rsidR="0008331C" w:rsidRPr="00FA0E32" w:rsidRDefault="0008331C" w:rsidP="006F1C2D">
      <w:pPr>
        <w:rPr>
          <w:ins w:id="18" w:author="NAZ, Mamoona (OLDHAM MEDICAL SERVICES)" w:date="2026-09-22T12:52:00Z" w16du:dateUtc="2026-09-22T16:52:00Z"/>
          <w:rFonts w:cstheme="minorHAnsi"/>
        </w:rPr>
      </w:pPr>
      <w:ins w:id="19" w:author="NAZ, Mamoona (OLDHAM MEDICAL SERVICES)" w:date="2026-09-22T12:52:00Z" w16du:dateUtc="2026-09-22T16:52:00Z">
        <w:r>
          <w:rPr>
            <w:rFonts w:cstheme="minorHAnsi"/>
          </w:rPr>
          <w:t xml:space="preserve">SA – Practice Manager </w:t>
        </w:r>
      </w:ins>
    </w:p>
    <w:p w14:paraId="4B50E429" w14:textId="77777777" w:rsidR="006F1C2D" w:rsidRDefault="006F1C2D" w:rsidP="006F1C2D">
      <w:pPr>
        <w:rPr>
          <w:ins w:id="20" w:author="NAZ, Mamoona (OLDHAM MEDICAL SERVICES)" w:date="2026-09-22T12:52:00Z" w16du:dateUtc="2026-09-22T16:52:00Z"/>
          <w:rFonts w:cstheme="minorHAnsi"/>
        </w:rPr>
      </w:pPr>
    </w:p>
    <w:p w14:paraId="5F6386BB" w14:textId="77777777" w:rsidR="0008331C" w:rsidRDefault="006F1C2D" w:rsidP="0008331C">
      <w:pPr>
        <w:rPr>
          <w:ins w:id="21" w:author="NAZ, Mamoona (OLDHAM MEDICAL SERVICES)" w:date="2026-09-22T12:52:00Z" w16du:dateUtc="2026-09-22T16:52:00Z"/>
        </w:rPr>
      </w:pPr>
      <w:ins w:id="22" w:author="NAZ, Mamoona (OLDHAM MEDICAL SERVICES)" w:date="2026-09-22T12:52:00Z" w16du:dateUtc="2026-09-22T16:52:00Z">
        <w:r>
          <w:rPr>
            <w:rFonts w:cstheme="minorHAnsi"/>
          </w:rPr>
          <w:t>MC, GM</w:t>
        </w:r>
        <w:r w:rsidR="0008331C">
          <w:rPr>
            <w:rFonts w:cstheme="minorHAnsi"/>
          </w:rPr>
          <w:t>,</w:t>
        </w:r>
      </w:ins>
    </w:p>
    <w:p w14:paraId="0834AD2C" w14:textId="13228619" w:rsidR="0008331C" w:rsidRDefault="0008331C" w:rsidP="0008331C">
      <w:pPr>
        <w:rPr>
          <w:ins w:id="23" w:author="NAZ, Mamoona (OLDHAM MEDICAL SERVICES)" w:date="2026-09-22T12:52:00Z" w16du:dateUtc="2026-09-22T16:52:00Z"/>
        </w:rPr>
      </w:pPr>
      <w:ins w:id="24" w:author="NAZ, Mamoona (OLDHAM MEDICAL SERVICES)" w:date="2026-09-22T12:52:00Z" w16du:dateUtc="2026-09-22T16:52:00Z">
        <w:r>
          <w:t>JB, BB, ZF</w:t>
        </w:r>
        <w:r>
          <w:rPr>
            <w:rFonts w:cstheme="minorHAnsi"/>
          </w:rPr>
          <w:t>, JS, SN</w:t>
        </w:r>
        <w:r w:rsidR="00FF174A">
          <w:rPr>
            <w:rFonts w:cstheme="minorHAnsi"/>
          </w:rPr>
          <w:t>, AW</w:t>
        </w:r>
      </w:ins>
    </w:p>
    <w:p w14:paraId="1D3A4916" w14:textId="67E42069" w:rsidR="006F1C2D" w:rsidRDefault="006F1C2D" w:rsidP="006F1C2D">
      <w:pPr>
        <w:rPr>
          <w:ins w:id="25" w:author="NAZ, Mamoona (OLDHAM MEDICAL SERVICES)" w:date="2026-09-22T12:52:00Z" w16du:dateUtc="2026-09-22T16:52:00Z"/>
          <w:rFonts w:cstheme="minorHAnsi"/>
        </w:rPr>
      </w:pPr>
    </w:p>
    <w:p w14:paraId="2302B3A6" w14:textId="77777777" w:rsidR="006F1C2D" w:rsidRPr="00FA0E32" w:rsidRDefault="006F1C2D" w:rsidP="006F1C2D">
      <w:pPr>
        <w:rPr>
          <w:ins w:id="26" w:author="NAZ, Mamoona (OLDHAM MEDICAL SERVICES)" w:date="2026-09-22T12:52:00Z" w16du:dateUtc="2026-09-22T16:52:00Z"/>
          <w:rFonts w:cstheme="minorHAnsi"/>
        </w:rPr>
      </w:pPr>
    </w:p>
    <w:p w14:paraId="794DD8CD" w14:textId="77777777" w:rsidR="006F1C2D" w:rsidRDefault="006F1C2D" w:rsidP="006F1C2D">
      <w:pPr>
        <w:rPr>
          <w:ins w:id="27" w:author="NAZ, Mamoona (OLDHAM MEDICAL SERVICES)" w:date="2026-09-22T12:52:00Z" w16du:dateUtc="2026-09-22T16:52:00Z"/>
          <w:rFonts w:cstheme="minorHAnsi"/>
          <w:b/>
          <w:bCs/>
        </w:rPr>
      </w:pPr>
      <w:ins w:id="28" w:author="NAZ, Mamoona (OLDHAM MEDICAL SERVICES)" w:date="2026-09-22T12:52:00Z" w16du:dateUtc="2026-09-22T16:52:00Z">
        <w:r w:rsidRPr="00FA0E32">
          <w:rPr>
            <w:rFonts w:cstheme="minorHAnsi"/>
            <w:b/>
            <w:bCs/>
          </w:rPr>
          <w:t>Apologies:</w:t>
        </w:r>
      </w:ins>
    </w:p>
    <w:p w14:paraId="50FA62A7" w14:textId="77777777" w:rsidR="00677B90" w:rsidRDefault="00677B90" w:rsidP="006F1C2D">
      <w:pPr>
        <w:rPr>
          <w:ins w:id="29" w:author="NAZ, Mamoona (OLDHAM MEDICAL SERVICES)" w:date="2026-09-22T12:52:00Z" w16du:dateUtc="2026-09-22T16:52:00Z"/>
          <w:rFonts w:cstheme="minorHAnsi"/>
          <w:b/>
          <w:bCs/>
        </w:rPr>
      </w:pPr>
    </w:p>
    <w:p w14:paraId="27E4F2EE" w14:textId="6226EC7C" w:rsidR="00677B90" w:rsidRPr="00677B90" w:rsidRDefault="00677B90" w:rsidP="006F1C2D">
      <w:pPr>
        <w:rPr>
          <w:ins w:id="30" w:author="NAZ, Mamoona (OLDHAM MEDICAL SERVICES)" w:date="2026-09-22T12:52:00Z" w16du:dateUtc="2026-09-22T16:52:00Z"/>
          <w:rFonts w:cstheme="minorHAnsi"/>
        </w:rPr>
      </w:pPr>
      <w:ins w:id="31" w:author="NAZ, Mamoona (OLDHAM MEDICAL SERVICES)" w:date="2026-09-22T12:52:00Z" w16du:dateUtc="2026-09-22T16:52:00Z">
        <w:r>
          <w:rPr>
            <w:rFonts w:cstheme="minorHAnsi"/>
          </w:rPr>
          <w:t>CC, AK, LU, MAS, DR</w:t>
        </w:r>
      </w:ins>
    </w:p>
    <w:p w14:paraId="1282E9CD" w14:textId="77777777" w:rsidR="00A8494F" w:rsidRDefault="00A8494F">
      <w:pPr>
        <w:rPr>
          <w:ins w:id="32" w:author="NAZ, Mamoona (OLDHAM MEDICAL SERVICES)" w:date="2026-09-22T12:52:00Z" w16du:dateUtc="2026-09-22T16:52:00Z"/>
        </w:rPr>
      </w:pPr>
    </w:p>
    <w:p w14:paraId="09A61C5A" w14:textId="77777777" w:rsidR="006F1C2D" w:rsidRDefault="006F1C2D">
      <w:pPr>
        <w:rPr>
          <w:ins w:id="33" w:author="NAZ, Mamoona (OLDHAM MEDICAL SERVICES)" w:date="2026-09-22T12:52:00Z" w16du:dateUtc="2026-09-22T16:52:00Z"/>
        </w:rPr>
      </w:pPr>
    </w:p>
    <w:p w14:paraId="71B1EB70" w14:textId="6B3B9867" w:rsidR="006F1C2D" w:rsidRDefault="00FD25EC" w:rsidP="006F1C2D">
      <w:pPr>
        <w:pStyle w:val="ListParagraph"/>
        <w:numPr>
          <w:ilvl w:val="0"/>
          <w:numId w:val="1"/>
        </w:numPr>
        <w:rPr>
          <w:ins w:id="34" w:author="NAZ, Mamoona (OLDHAM MEDICAL SERVICES)" w:date="2026-09-22T12:52:00Z" w16du:dateUtc="2026-09-22T16:52:00Z"/>
        </w:rPr>
      </w:pPr>
      <w:ins w:id="35" w:author="NAZ, Mamoona (OLDHAM MEDICAL SERVICES)" w:date="2026-09-22T12:52:00Z" w16du:dateUtc="2026-09-22T16:52:00Z">
        <w:r>
          <w:t>Review of last minutes of meeting – everyone agreed no changes were needed.</w:t>
        </w:r>
      </w:ins>
    </w:p>
    <w:p w14:paraId="2F83712F" w14:textId="53312079" w:rsidR="00FF174A" w:rsidRDefault="00FF174A" w:rsidP="00FF174A">
      <w:pPr>
        <w:pStyle w:val="ListParagraph"/>
        <w:numPr>
          <w:ilvl w:val="0"/>
          <w:numId w:val="1"/>
        </w:numPr>
        <w:rPr>
          <w:ins w:id="36" w:author="NAZ, Mamoona (OLDHAM MEDICAL SERVICES)" w:date="2026-09-22T12:52:00Z" w16du:dateUtc="2026-09-22T16:52:00Z"/>
        </w:rPr>
      </w:pPr>
      <w:ins w:id="37" w:author="NAZ, Mamoona (OLDHAM MEDICAL SERVICES)" w:date="2026-09-22T12:52:00Z" w16du:dateUtc="2026-09-22T16:52:00Z">
        <w:r>
          <w:t>Meeting started at 13:</w:t>
        </w:r>
        <w:r w:rsidR="00677B90">
          <w:t>13</w:t>
        </w:r>
      </w:ins>
    </w:p>
    <w:p w14:paraId="04EF1223" w14:textId="0C5D5E3B" w:rsidR="00677B90" w:rsidRDefault="00677B90" w:rsidP="00FF174A">
      <w:pPr>
        <w:pStyle w:val="ListParagraph"/>
        <w:numPr>
          <w:ilvl w:val="0"/>
          <w:numId w:val="1"/>
        </w:numPr>
        <w:rPr>
          <w:ins w:id="38" w:author="NAZ, Mamoona (OLDHAM MEDICAL SERVICES)" w:date="2026-09-22T12:52:00Z" w16du:dateUtc="2026-09-22T16:52:00Z"/>
        </w:rPr>
      </w:pPr>
      <w:ins w:id="39" w:author="NAZ, Mamoona (OLDHAM MEDICAL SERVICES)" w:date="2026-09-22T12:52:00Z" w16du:dateUtc="2026-09-22T16:52: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40" w:author="NAZ, Mamoona (OLDHAM MEDICAL SERVICES)" w:date="2026-09-22T12:52:00Z" w16du:dateUtc="2026-09-22T16:52:00Z"/>
        </w:rPr>
      </w:pPr>
      <w:ins w:id="41" w:author="NAZ, Mamoona (OLDHAM MEDICAL SERVICES)" w:date="2026-09-22T12:52:00Z" w16du:dateUtc="2026-09-22T16:52: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42" w:author="NAZ, Mamoona (OLDHAM MEDICAL SERVICES)" w:date="2026-09-22T12:52:00Z" w16du:dateUtc="2026-09-22T16:52:00Z"/>
        </w:rPr>
      </w:pPr>
      <w:ins w:id="43" w:author="NAZ, Mamoona (OLDHAM MEDICAL SERVICES)" w:date="2026-09-22T12:52:00Z" w16du:dateUtc="2026-09-22T16:52: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4" w:author="NAZ, Mamoona (OLDHAM MEDICAL SERVICES)" w:date="2026-09-22T12:52:00Z" w16du:dateUtc="2026-09-22T16:52:00Z"/>
        </w:rPr>
      </w:pPr>
      <w:ins w:id="45" w:author="NAZ, Mamoona (OLDHAM MEDICAL SERVICES)" w:date="2026-09-22T12:52:00Z" w16du:dateUtc="2026-09-22T16:52: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6" w:author="NAZ, Mamoona (OLDHAM MEDICAL SERVICES)" w:date="2026-09-22T12:52:00Z" w16du:dateUtc="2026-09-22T16:52:00Z"/>
        </w:rPr>
      </w:pPr>
      <w:ins w:id="47" w:author="NAZ, Mamoona (OLDHAM MEDICAL SERVICES)" w:date="2026-09-22T12:52:00Z" w16du:dateUtc="2026-09-22T16:52: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8" w:author="NAZ, Mamoona (OLDHAM MEDICAL SERVICES)" w:date="2026-09-22T12:52:00Z" w16du:dateUtc="2026-09-22T16:52:00Z"/>
        </w:rPr>
      </w:pPr>
      <w:ins w:id="49" w:author="NAZ, Mamoona (OLDHAM MEDICAL SERVICES)" w:date="2026-09-22T12:52:00Z" w16du:dateUtc="2026-09-22T16:52: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50" w:author="NAZ, Mamoona (OLDHAM MEDICAL SERVICES)" w:date="2026-09-22T12:52:00Z" w16du:dateUtc="2026-09-22T16:52:00Z"/>
        </w:rPr>
      </w:pPr>
      <w:ins w:id="51" w:author="NAZ, Mamoona (OLDHAM MEDICAL SERVICES)" w:date="2026-09-22T12:52:00Z" w16du:dateUtc="2026-09-22T16:52: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52" w:author="NAZ, Mamoona (OLDHAM MEDICAL SERVICES)" w:date="2026-09-22T12:52:00Z" w16du:dateUtc="2026-09-22T16:52:00Z"/>
        </w:rPr>
      </w:pPr>
      <w:ins w:id="53" w:author="NAZ, Mamoona (OLDHAM MEDICAL SERVICES)" w:date="2026-09-22T12:52:00Z" w16du:dateUtc="2026-09-22T16:52: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4" w:author="NAZ, Mamoona (OLDHAM MEDICAL SERVICES)" w:date="2026-09-22T12:52:00Z" w16du:dateUtc="2026-09-22T16:52:00Z"/>
        </w:rPr>
      </w:pPr>
      <w:ins w:id="55" w:author="NAZ, Mamoona (OLDHAM MEDICAL SERVICES)" w:date="2026-09-22T12:52:00Z" w16du:dateUtc="2026-09-22T16:52: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6" w:author="NAZ, Mamoona (OLDHAM MEDICAL SERVICES)" w:date="2026-09-22T12:52:00Z" w16du:dateUtc="2026-09-22T16:52:00Z"/>
        </w:rPr>
      </w:pPr>
      <w:ins w:id="57" w:author="NAZ, Mamoona (OLDHAM MEDICAL SERVICES)" w:date="2026-09-22T12:52:00Z" w16du:dateUtc="2026-09-22T16:52: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8" w:author="NAZ, Mamoona (OLDHAM MEDICAL SERVICES)" w:date="2026-09-22T12:52:00Z" w16du:dateUtc="2026-09-22T16:52:00Z"/>
        </w:rPr>
      </w:pPr>
      <w:ins w:id="59" w:author="NAZ, Mamoona (OLDHAM MEDICAL SERVICES)" w:date="2026-09-22T12:52:00Z" w16du:dateUtc="2026-09-22T16:52:00Z">
        <w:r>
          <w:t xml:space="preserve">Also decided to display notices before they get sent out. </w:t>
        </w:r>
      </w:ins>
    </w:p>
    <w:p w14:paraId="0AD56979" w14:textId="7FA4E76F" w:rsidR="00677B90" w:rsidRDefault="00677B90" w:rsidP="00FF174A">
      <w:pPr>
        <w:pStyle w:val="ListParagraph"/>
        <w:numPr>
          <w:ilvl w:val="0"/>
          <w:numId w:val="1"/>
        </w:numPr>
        <w:rPr>
          <w:ins w:id="60" w:author="NAZ, Mamoona (OLDHAM MEDICAL SERVICES)" w:date="2026-09-22T12:52:00Z" w16du:dateUtc="2026-09-22T16:52:00Z"/>
        </w:rPr>
      </w:pPr>
      <w:ins w:id="61" w:author="NAZ, Mamoona (OLDHAM MEDICAL SERVICES)" w:date="2026-09-22T12:52:00Z" w16du:dateUtc="2026-09-22T16:52: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62" w:author="NAZ, Mamoona (OLDHAM MEDICAL SERVICES)" w:date="2026-09-22T12:52:00Z" w16du:dateUtc="2026-09-22T16:52:00Z"/>
        </w:rPr>
      </w:pPr>
      <w:ins w:id="63" w:author="NAZ, Mamoona (OLDHAM MEDICAL SERVICES)" w:date="2026-09-22T12:52:00Z" w16du:dateUtc="2026-09-22T16:52: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4" w:author="NAZ, Mamoona (OLDHAM MEDICAL SERVICES)" w:date="2026-09-22T12:52:00Z" w16du:dateUtc="2026-09-22T16:52:00Z"/>
        </w:rPr>
      </w:pPr>
      <w:ins w:id="65" w:author="NAZ, Mamoona (OLDHAM MEDICAL SERVICES)" w:date="2026-09-22T12:52:00Z" w16du:dateUtc="2026-09-22T16:52: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6" w:author="NAZ, Mamoona (OLDHAM MEDICAL SERVICES)" w:date="2026-09-22T12:52:00Z" w16du:dateUtc="2026-09-22T16:52:00Z"/>
        </w:rPr>
      </w:pPr>
      <w:ins w:id="67" w:author="NAZ, Mamoona (OLDHAM MEDICAL SERVICES)" w:date="2026-09-22T12:52:00Z" w16du:dateUtc="2026-09-22T16:52:00Z">
        <w:r>
          <w:t xml:space="preserve">Updates around the PCN clinics were shared. </w:t>
        </w:r>
      </w:ins>
    </w:p>
    <w:p w14:paraId="02B8F5B2" w14:textId="001EA95A" w:rsidR="00677B90" w:rsidRDefault="00677B90" w:rsidP="00FF174A">
      <w:pPr>
        <w:pStyle w:val="ListParagraph"/>
        <w:numPr>
          <w:ilvl w:val="0"/>
          <w:numId w:val="1"/>
        </w:numPr>
        <w:rPr>
          <w:ins w:id="68" w:author="NAZ, Mamoona (OLDHAM MEDICAL SERVICES)" w:date="2026-09-22T12:52:00Z" w16du:dateUtc="2026-09-22T16:52:00Z"/>
        </w:rPr>
      </w:pPr>
      <w:ins w:id="69" w:author="NAZ, Mamoona (OLDHAM MEDICAL SERVICES)" w:date="2026-09-22T12:52:00Z" w16du:dateUtc="2026-09-22T16:52:00Z">
        <w:r>
          <w:t xml:space="preserve">Meeting was kept brief due to summer holidays and many apologies. </w:t>
        </w:r>
      </w:ins>
    </w:p>
    <w:p w14:paraId="447CCA8D" w14:textId="3472B07F" w:rsidR="006F1C2D" w:rsidRPr="006F1C2D" w:rsidRDefault="006F1C2D" w:rsidP="006F1C2D">
      <w:pPr>
        <w:rPr>
          <w:ins w:id="70" w:author="NAZ, Mamoona (OLDHAM MEDICAL SERVICES)" w:date="2026-09-22T12:52:00Z" w16du:dateUtc="2026-09-22T16:52:00Z"/>
          <w:b/>
          <w:bCs/>
        </w:rPr>
      </w:pPr>
      <w:ins w:id="71" w:author="NAZ, Mamoona (OLDHAM MEDICAL SERVICES)" w:date="2026-09-22T12:52:00Z" w16du:dateUtc="2026-09-22T16:52: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2" w:author="NAZ, Mamoona (OLDHAM MEDICAL SERVICES)" w:date="2026-09-22T12:52:00Z" w16du:dateUtc="2026-09-22T16:52:00Z"/>
          <w:b/>
          <w:bCs/>
        </w:rPr>
      </w:pPr>
    </w:p>
    <w:p w14:paraId="45D31F38" w14:textId="77777777" w:rsidR="00C428CF" w:rsidRPr="00C428CF" w:rsidRDefault="006F1C2D" w:rsidP="00691A0F">
      <w:pPr>
        <w:pBdr>
          <w:bottom w:val="single" w:sz="8" w:space="4" w:color="4F81BD" w:themeColor="accent1"/>
        </w:pBdr>
        <w:contextualSpacing/>
        <w:rPr>
          <w:del w:id="73" w:author="NAZ, Mamoona (OLDHAM MEDICAL SERVICES)" w:date="2026-09-22T12:52:00Z" w16du:dateUtc="2026-09-22T16:52:00Z"/>
          <w:rFonts w:asciiTheme="majorHAnsi" w:eastAsiaTheme="majorEastAsia" w:hAnsiTheme="majorHAnsi" w:cstheme="majorBidi"/>
          <w:color w:val="17365D" w:themeColor="text2" w:themeShade="BF"/>
          <w:spacing w:val="5"/>
          <w:kern w:val="28"/>
          <w:sz w:val="35"/>
          <w:szCs w:val="35"/>
        </w:rPr>
      </w:pPr>
      <w:ins w:id="74" w:author="NAZ, Mamoona (OLDHAM MEDICAL SERVICES)" w:date="2026-09-22T12:52:00Z" w16du:dateUtc="2026-09-22T16:52: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5" w:author="NAZ, Mamoona (OLDHAM MEDICAL SERVICES)" w:date="2026-09-22T12:52:00Z" w16du:dateUtc="2026-09-22T16:52:00Z">
        <w:r w:rsidR="00C428CF" w:rsidRPr="00C428CF">
          <w:rPr>
            <w:rFonts w:asciiTheme="majorHAnsi" w:eastAsiaTheme="majorEastAsia" w:hAnsiTheme="majorHAnsi" w:cstheme="majorBidi"/>
            <w:color w:val="17365D" w:themeColor="text2" w:themeShade="BF"/>
            <w:spacing w:val="5"/>
            <w:kern w:val="28"/>
            <w:sz w:val="35"/>
            <w:szCs w:val="35"/>
          </w:rPr>
          <w:delText>Vaping-Associated Pulmonary Injury Weekly Update Report</w:delText>
        </w:r>
      </w:del>
    </w:p>
    <w:p w14:paraId="4F619304" w14:textId="77777777" w:rsidR="00C428CF" w:rsidRPr="00C428CF" w:rsidRDefault="00921CBA" w:rsidP="00691A0F">
      <w:pPr>
        <w:pStyle w:val="Subtitle"/>
        <w:rPr>
          <w:del w:id="76" w:author="NAZ, Mamoona (OLDHAM MEDICAL SERVICES)" w:date="2026-09-22T12:52:00Z" w16du:dateUtc="2026-09-22T16:52:00Z"/>
        </w:rPr>
      </w:pPr>
      <w:del w:id="77" w:author="NAZ, Mamoona (OLDHAM MEDICAL SERVICES)" w:date="2026-09-22T12:52:00Z" w16du:dateUtc="2026-09-22T16:52:00Z">
        <w:r>
          <w:delText xml:space="preserve">As of October </w:delText>
        </w:r>
        <w:r w:rsidR="007666AF">
          <w:delText>30</w:delText>
        </w:r>
        <w:r w:rsidR="00C428CF" w:rsidRPr="00C428CF">
          <w:delText>, 2019</w:delText>
        </w:r>
      </w:del>
    </w:p>
    <w:p w14:paraId="6D51DAF7" w14:textId="77777777" w:rsidR="002A4083" w:rsidRDefault="00C428CF" w:rsidP="00C428CF">
      <w:pPr>
        <w:rPr>
          <w:del w:id="78" w:author="NAZ, Mamoona (OLDHAM MEDICAL SERVICES)" w:date="2026-09-22T12:52:00Z" w16du:dateUtc="2026-09-22T16:52:00Z"/>
        </w:rPr>
      </w:pPr>
      <w:del w:id="79" w:author="NAZ, Mamoona (OLDHAM MEDICAL SERVICES)" w:date="2026-09-22T12:52:00Z" w16du:dateUtc="2026-09-22T16:52:00Z">
        <w:r w:rsidRPr="00C428CF">
          <w:delText>This chart will be updated every Wednesday following reporting to the Centers for Disease Control and Prevention (CDC).</w:delText>
        </w:r>
      </w:del>
    </w:p>
    <w:p w14:paraId="784A1FC0" w14:textId="77777777" w:rsidR="002A4083" w:rsidRDefault="002A4083" w:rsidP="002A4083">
      <w:pPr>
        <w:pStyle w:val="Heading1"/>
        <w:spacing w:before="0"/>
        <w:rPr>
          <w:del w:id="80" w:author="NAZ, Mamoona (OLDHAM MEDICAL SERVICES)" w:date="2026-09-22T12:52:00Z" w16du:dateUtc="2026-09-22T16:52:00Z"/>
          <w:rFonts w:eastAsia="Times New Roman"/>
        </w:rPr>
      </w:pPr>
      <w:del w:id="81" w:author="NAZ, Mamoona (OLDHAM MEDICAL SERVICES)" w:date="2026-09-22T12:52:00Z" w16du:dateUtc="2026-09-22T16:52:00Z">
        <w:r w:rsidRPr="00A56EFB">
          <w:rPr>
            <w:rFonts w:eastAsia="Times New Roman"/>
          </w:rPr>
          <w:delText>Cases reported</w:delText>
        </w:r>
      </w:del>
    </w:p>
    <w:p w14:paraId="4EB109DA" w14:textId="77777777" w:rsidR="002A4083" w:rsidRDefault="002A4083" w:rsidP="002A4083">
      <w:pPr>
        <w:snapToGrid w:val="0"/>
        <w:rPr>
          <w:del w:id="82" w:author="NAZ, Mamoona (OLDHAM MEDICAL SERVICES)" w:date="2026-09-22T12:52:00Z" w16du:dateUtc="2026-09-22T16:52:00Z"/>
        </w:rPr>
      </w:pPr>
      <w:del w:id="83" w:author="NAZ, Mamoona (OLDHAM MEDICAL SERVICES)" w:date="2026-09-22T12:52:00Z" w16du:dateUtc="2026-09-22T16:52:00Z">
        <w:r w:rsidRPr="00A56EFB">
          <w:delText>Massachusetts cases* that meet the </w:delText>
        </w:r>
        <w:r>
          <w:fldChar w:fldCharType="begin"/>
        </w:r>
        <w:r>
          <w:delInstrText>HYPERLINK "https://www.cdc.gov/tobacco/basic_information/e-cigarettes/severe-lung-disease/health-departments/index.html" \l "primary-case-def"</w:delInstrText>
        </w:r>
        <w:r>
          <w:fldChar w:fldCharType="separate"/>
        </w:r>
        <w:r w:rsidRPr="00A56EFB">
          <w:rPr>
            <w:rStyle w:val="Hyperlink"/>
            <w:bCs/>
          </w:rPr>
          <w:delText>CDC definition of vaping-associated pulmonary injury</w:delText>
        </w:r>
        <w:r>
          <w:fldChar w:fldCharType="end"/>
        </w:r>
        <w:r>
          <w:delText>:</w:delText>
        </w:r>
      </w:del>
    </w:p>
    <w:tbl>
      <w:tblPr>
        <w:tblStyle w:val="TableGrid"/>
        <w:tblpPr w:leftFromText="180" w:rightFromText="180" w:vertAnchor="text" w:tblpY="1"/>
        <w:tblOverlap w:val="never"/>
        <w:tblW w:w="0" w:type="auto"/>
        <w:tblLook w:val="04A0" w:firstRow="1" w:lastRow="0" w:firstColumn="1" w:lastColumn="0" w:noHBand="0" w:noVBand="1"/>
      </w:tblPr>
      <w:tblGrid>
        <w:gridCol w:w="1345"/>
        <w:gridCol w:w="1440"/>
      </w:tblGrid>
      <w:tr w:rsidR="00AA7FB0" w14:paraId="159734B1" w14:textId="77777777" w:rsidTr="00AA7FB0">
        <w:trPr>
          <w:trHeight w:val="360"/>
          <w:del w:id="84" w:author="NAZ, Mamoona (OLDHAM MEDICAL SERVICES)" w:date="2026-09-22T12:52:00Z" w16du:dateUtc="2026-09-22T16:52:00Z"/>
        </w:trPr>
        <w:tc>
          <w:tcPr>
            <w:tcW w:w="1345" w:type="dxa"/>
            <w:shd w:val="clear" w:color="auto" w:fill="C6D9F1" w:themeFill="text2" w:themeFillTint="33"/>
            <w:vAlign w:val="center"/>
          </w:tcPr>
          <w:p w14:paraId="78D3C8D5" w14:textId="77777777" w:rsidR="00AA7FB0" w:rsidRPr="00AA7FB0" w:rsidRDefault="00AA7FB0" w:rsidP="00AA7FB0">
            <w:pPr>
              <w:pStyle w:val="Heading3"/>
              <w:rPr>
                <w:del w:id="85" w:author="NAZ, Mamoona (OLDHAM MEDICAL SERVICES)" w:date="2026-09-22T12:52:00Z" w16du:dateUtc="2026-09-22T16:52:00Z"/>
                <w:b/>
              </w:rPr>
            </w:pPr>
            <w:del w:id="86" w:author="NAZ, Mamoona (OLDHAM MEDICAL SERVICES)" w:date="2026-09-22T12:52:00Z" w16du:dateUtc="2026-09-22T16:52:00Z">
              <w:r w:rsidRPr="00AA7FB0">
                <w:rPr>
                  <w:b/>
                </w:rPr>
                <w:delText>Confirmed</w:delText>
              </w:r>
            </w:del>
          </w:p>
        </w:tc>
        <w:tc>
          <w:tcPr>
            <w:tcW w:w="1440" w:type="dxa"/>
            <w:shd w:val="clear" w:color="auto" w:fill="F2F2F2" w:themeFill="background1" w:themeFillShade="F2"/>
            <w:vAlign w:val="center"/>
          </w:tcPr>
          <w:p w14:paraId="6FCC8F02" w14:textId="77777777" w:rsidR="00AA7FB0" w:rsidRPr="005854FD" w:rsidRDefault="00921CBA" w:rsidP="00AA7FB0">
            <w:pPr>
              <w:jc w:val="center"/>
              <w:rPr>
                <w:del w:id="87" w:author="NAZ, Mamoona (OLDHAM MEDICAL SERVICES)" w:date="2026-09-22T12:52:00Z" w16du:dateUtc="2026-09-22T16:52:00Z"/>
                <w:rFonts w:cstheme="minorHAnsi"/>
              </w:rPr>
            </w:pPr>
            <w:del w:id="88" w:author="NAZ, Mamoona (OLDHAM MEDICAL SERVICES)" w:date="2026-09-22T12:52:00Z" w16du:dateUtc="2026-09-22T16:52:00Z">
              <w:r>
                <w:rPr>
                  <w:rFonts w:cstheme="minorHAnsi"/>
                </w:rPr>
                <w:delText>20</w:delText>
              </w:r>
            </w:del>
          </w:p>
        </w:tc>
      </w:tr>
      <w:tr w:rsidR="00AA7FB0" w14:paraId="44CCD6B9" w14:textId="77777777" w:rsidTr="00AA7FB0">
        <w:trPr>
          <w:trHeight w:val="360"/>
          <w:del w:id="89" w:author="NAZ, Mamoona (OLDHAM MEDICAL SERVICES)" w:date="2026-09-22T12:52:00Z" w16du:dateUtc="2026-09-22T16:52:00Z"/>
        </w:trPr>
        <w:tc>
          <w:tcPr>
            <w:tcW w:w="1345" w:type="dxa"/>
            <w:shd w:val="clear" w:color="auto" w:fill="C6D9F1" w:themeFill="text2" w:themeFillTint="33"/>
            <w:vAlign w:val="center"/>
          </w:tcPr>
          <w:p w14:paraId="64CD329B" w14:textId="77777777" w:rsidR="00AA7FB0" w:rsidRPr="00AA7FB0" w:rsidRDefault="00AA7FB0" w:rsidP="00AA7FB0">
            <w:pPr>
              <w:pStyle w:val="Heading3"/>
              <w:rPr>
                <w:del w:id="90" w:author="NAZ, Mamoona (OLDHAM MEDICAL SERVICES)" w:date="2026-09-22T12:52:00Z" w16du:dateUtc="2026-09-22T16:52:00Z"/>
                <w:b/>
              </w:rPr>
            </w:pPr>
            <w:del w:id="91" w:author="NAZ, Mamoona (OLDHAM MEDICAL SERVICES)" w:date="2026-09-22T12:52:00Z" w16du:dateUtc="2026-09-22T16:52:00Z">
              <w:r w:rsidRPr="00AA7FB0">
                <w:rPr>
                  <w:b/>
                </w:rPr>
                <w:delText>Probable</w:delText>
              </w:r>
            </w:del>
          </w:p>
        </w:tc>
        <w:tc>
          <w:tcPr>
            <w:tcW w:w="1440" w:type="dxa"/>
            <w:shd w:val="clear" w:color="auto" w:fill="F2F2F2" w:themeFill="background1" w:themeFillShade="F2"/>
            <w:vAlign w:val="center"/>
          </w:tcPr>
          <w:p w14:paraId="2F1B4903" w14:textId="77777777" w:rsidR="00AA7FB0" w:rsidRPr="005854FD" w:rsidRDefault="00921CBA" w:rsidP="00AA7FB0">
            <w:pPr>
              <w:jc w:val="center"/>
              <w:rPr>
                <w:del w:id="92" w:author="NAZ, Mamoona (OLDHAM MEDICAL SERVICES)" w:date="2026-09-22T12:52:00Z" w16du:dateUtc="2026-09-22T16:52:00Z"/>
                <w:rFonts w:cstheme="minorHAnsi"/>
              </w:rPr>
            </w:pPr>
            <w:del w:id="93" w:author="NAZ, Mamoona (OLDHAM MEDICAL SERVICES)" w:date="2026-09-22T12:52:00Z" w16du:dateUtc="2026-09-22T16:52:00Z">
              <w:r>
                <w:rPr>
                  <w:rFonts w:cstheme="minorHAnsi"/>
                </w:rPr>
                <w:delText>41</w:delText>
              </w:r>
            </w:del>
          </w:p>
        </w:tc>
      </w:tr>
    </w:tbl>
    <w:p w14:paraId="015660DC" w14:textId="77777777" w:rsidR="002A4083" w:rsidRPr="00C428CF" w:rsidRDefault="00AA7FB0" w:rsidP="00AA7FB0">
      <w:pPr>
        <w:rPr>
          <w:del w:id="94" w:author="NAZ, Mamoona (OLDHAM MEDICAL SERVICES)" w:date="2026-09-22T12:52:00Z" w16du:dateUtc="2026-09-22T16:52:00Z"/>
        </w:rPr>
      </w:pPr>
      <w:del w:id="95" w:author="NAZ, Mamoona (OLDHAM MEDICAL SERVICES)" w:date="2026-09-22T12:52:00Z" w16du:dateUtc="2026-09-22T16:52:00Z">
        <w:r>
          <w:br w:type="textWrapping" w:clear="all"/>
        </w:r>
      </w:del>
    </w:p>
    <w:p w14:paraId="69CE8FBE" w14:textId="77777777" w:rsidR="002A4083" w:rsidRPr="00A56EFB" w:rsidRDefault="002A4083" w:rsidP="00AA7FB0">
      <w:pPr>
        <w:pStyle w:val="Heading1"/>
        <w:spacing w:before="0"/>
        <w:rPr>
          <w:del w:id="96" w:author="NAZ, Mamoona (OLDHAM MEDICAL SERVICES)" w:date="2026-09-22T12:52:00Z" w16du:dateUtc="2026-09-22T16:52:00Z"/>
        </w:rPr>
      </w:pPr>
      <w:del w:id="97" w:author="NAZ, Mamoona (OLDHAM MEDICAL SERVICES)" w:date="2026-09-22T12:52:00Z" w16du:dateUtc="2026-09-22T16:52:00Z">
        <w:r w:rsidRPr="002A4083">
          <w:delText>Statistics</w:delText>
        </w:r>
      </w:del>
    </w:p>
    <w:p w14:paraId="346D523A" w14:textId="77777777" w:rsidR="002A4083" w:rsidRDefault="002A4083" w:rsidP="002A4083">
      <w:pPr>
        <w:rPr>
          <w:del w:id="98" w:author="NAZ, Mamoona (OLDHAM MEDICAL SERVICES)" w:date="2026-09-22T12:52:00Z" w16du:dateUtc="2026-09-22T16:52:00Z"/>
        </w:rPr>
      </w:pPr>
      <w:del w:id="99" w:author="NAZ, Mamoona (OLDHAM MEDICAL SERVICES)" w:date="2026-09-22T12:52:00Z" w16du:dateUtc="2026-09-22T16:52:00Z">
        <w:r w:rsidRPr="00A56EFB">
          <w:delText>Statistics based on above confirmed and probable cases:</w:delText>
        </w:r>
      </w:del>
    </w:p>
    <w:tbl>
      <w:tblPr>
        <w:tblStyle w:val="LightList-Accent1"/>
        <w:tblpPr w:leftFromText="187" w:rightFromText="187" w:vertAnchor="page" w:horzAnchor="margin" w:tblpY="62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3415"/>
        <w:gridCol w:w="2790"/>
        <w:gridCol w:w="1766"/>
      </w:tblGrid>
      <w:tr w:rsidR="00453FAF" w:rsidRPr="00A56EFB" w14:paraId="050D0209" w14:textId="77777777" w:rsidTr="00453FAF">
        <w:trPr>
          <w:cnfStyle w:val="100000000000" w:firstRow="1" w:lastRow="0" w:firstColumn="0" w:lastColumn="0" w:oddVBand="0" w:evenVBand="0" w:oddHBand="0" w:evenHBand="0" w:firstRowFirstColumn="0" w:firstRowLastColumn="0" w:lastRowFirstColumn="0" w:lastRowLastColumn="0"/>
          <w:trHeight w:val="622"/>
          <w:del w:id="100"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tcBorders>
              <w:bottom w:val="single" w:sz="4" w:space="0" w:color="auto"/>
            </w:tcBorders>
            <w:shd w:val="clear" w:color="auto" w:fill="365F91" w:themeFill="accent1" w:themeFillShade="BF"/>
            <w:vAlign w:val="center"/>
          </w:tcPr>
          <w:p w14:paraId="60F85715" w14:textId="77777777" w:rsidR="00453FAF" w:rsidRPr="00EE3545" w:rsidRDefault="00453FAF" w:rsidP="00453FAF">
            <w:pPr>
              <w:pStyle w:val="Heading1"/>
              <w:spacing w:before="0"/>
              <w:rPr>
                <w:del w:id="101" w:author="NAZ, Mamoona (OLDHAM MEDICAL SERVICES)" w:date="2026-09-22T12:52:00Z" w16du:dateUtc="2026-09-22T16:52:00Z"/>
                <w:rFonts w:asciiTheme="minorHAnsi" w:hAnsiTheme="minorHAnsi" w:cstheme="minorHAnsi"/>
                <w:color w:val="FFFFFF" w:themeColor="background1"/>
                <w:sz w:val="24"/>
                <w:szCs w:val="24"/>
              </w:rPr>
            </w:pPr>
            <w:del w:id="102" w:author="NAZ, Mamoona (OLDHAM MEDICAL SERVICES)" w:date="2026-09-22T12:52:00Z" w16du:dateUtc="2026-09-22T16:52:00Z">
              <w:r w:rsidRPr="00EE3545">
                <w:rPr>
                  <w:rFonts w:asciiTheme="minorHAnsi" w:hAnsiTheme="minorHAnsi" w:cstheme="minorHAnsi"/>
                  <w:color w:val="FFFFFF" w:themeColor="background1"/>
                  <w:sz w:val="24"/>
                  <w:szCs w:val="24"/>
                </w:rPr>
                <w:delText>CATEGORY</w:delText>
              </w:r>
            </w:del>
          </w:p>
        </w:tc>
        <w:tc>
          <w:tcPr>
            <w:tcW w:w="2790" w:type="dxa"/>
            <w:tcBorders>
              <w:bottom w:val="single" w:sz="4" w:space="0" w:color="auto"/>
            </w:tcBorders>
            <w:vAlign w:val="center"/>
          </w:tcPr>
          <w:p w14:paraId="32319C91" w14:textId="77777777" w:rsidR="00453FAF" w:rsidRPr="00EE3545" w:rsidRDefault="00453FAF" w:rsidP="00453FAF">
            <w:pPr>
              <w:pStyle w:val="Heading1"/>
              <w:spacing w:before="0" w:line="240" w:lineRule="exact"/>
              <w:jc w:val="center"/>
              <w:cnfStyle w:val="100000000000" w:firstRow="1" w:lastRow="0" w:firstColumn="0" w:lastColumn="0" w:oddVBand="0" w:evenVBand="0" w:oddHBand="0" w:evenHBand="0" w:firstRowFirstColumn="0" w:firstRowLastColumn="0" w:lastRowFirstColumn="0" w:lastRowLastColumn="0"/>
              <w:rPr>
                <w:del w:id="103" w:author="NAZ, Mamoona (OLDHAM MEDICAL SERVICES)" w:date="2026-09-22T12:52:00Z" w16du:dateUtc="2026-09-22T16:52:00Z"/>
                <w:rFonts w:asciiTheme="minorHAnsi" w:hAnsiTheme="minorHAnsi" w:cstheme="minorHAnsi"/>
                <w:color w:val="FFFFFF" w:themeColor="background1"/>
                <w:sz w:val="24"/>
                <w:szCs w:val="24"/>
              </w:rPr>
            </w:pPr>
            <w:del w:id="104" w:author="NAZ, Mamoona (OLDHAM MEDICAL SERVICES)" w:date="2026-09-22T12:52:00Z" w16du:dateUtc="2026-09-22T16:52:00Z">
              <w:r w:rsidRPr="00EE3545">
                <w:rPr>
                  <w:rFonts w:asciiTheme="minorHAnsi" w:hAnsiTheme="minorHAnsi" w:cstheme="minorHAnsi"/>
                  <w:color w:val="FFFFFF" w:themeColor="background1"/>
                  <w:sz w:val="24"/>
                  <w:szCs w:val="24"/>
                </w:rPr>
                <w:delText>NUMBER OF CONFIRMED AND PROBABLE CASES</w:delText>
              </w:r>
            </w:del>
          </w:p>
        </w:tc>
        <w:tc>
          <w:tcPr>
            <w:tcW w:w="1766" w:type="dxa"/>
            <w:tcBorders>
              <w:bottom w:val="single" w:sz="4" w:space="0" w:color="auto"/>
            </w:tcBorders>
            <w:vAlign w:val="center"/>
          </w:tcPr>
          <w:p w14:paraId="34503BA5" w14:textId="77777777" w:rsidR="00453FAF" w:rsidRPr="00EE3545" w:rsidRDefault="00453FAF" w:rsidP="00453FAF">
            <w:pPr>
              <w:pStyle w:val="Heading1"/>
              <w:spacing w:before="0"/>
              <w:jc w:val="center"/>
              <w:cnfStyle w:val="100000000000" w:firstRow="1" w:lastRow="0" w:firstColumn="0" w:lastColumn="0" w:oddVBand="0" w:evenVBand="0" w:oddHBand="0" w:evenHBand="0" w:firstRowFirstColumn="0" w:firstRowLastColumn="0" w:lastRowFirstColumn="0" w:lastRowLastColumn="0"/>
              <w:rPr>
                <w:del w:id="105" w:author="NAZ, Mamoona (OLDHAM MEDICAL SERVICES)" w:date="2026-09-22T12:52:00Z" w16du:dateUtc="2026-09-22T16:52:00Z"/>
                <w:rFonts w:asciiTheme="minorHAnsi" w:hAnsiTheme="minorHAnsi" w:cstheme="minorHAnsi"/>
                <w:color w:val="FFFFFF" w:themeColor="background1"/>
                <w:sz w:val="24"/>
                <w:szCs w:val="24"/>
              </w:rPr>
            </w:pPr>
            <w:del w:id="106" w:author="NAZ, Mamoona (OLDHAM MEDICAL SERVICES)" w:date="2026-09-22T12:52:00Z" w16du:dateUtc="2026-09-22T16:52:00Z">
              <w:r w:rsidRPr="00EE3545">
                <w:rPr>
                  <w:rFonts w:asciiTheme="minorHAnsi" w:hAnsiTheme="minorHAnsi" w:cstheme="minorHAnsi"/>
                  <w:color w:val="FFFFFF" w:themeColor="background1"/>
                  <w:sz w:val="24"/>
                  <w:szCs w:val="24"/>
                </w:rPr>
                <w:delText>PERCENTAGE**</w:delText>
              </w:r>
            </w:del>
          </w:p>
        </w:tc>
      </w:tr>
      <w:tr w:rsidR="00453FAF" w14:paraId="14914100" w14:textId="77777777" w:rsidTr="00453FAF">
        <w:trPr>
          <w:cnfStyle w:val="000000100000" w:firstRow="0" w:lastRow="0" w:firstColumn="0" w:lastColumn="0" w:oddVBand="0" w:evenVBand="0" w:oddHBand="1" w:evenHBand="0" w:firstRowFirstColumn="0" w:firstRowLastColumn="0" w:lastRowFirstColumn="0" w:lastRowLastColumn="0"/>
          <w:trHeight w:val="360"/>
          <w:del w:id="107"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7971"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F13C59F" w14:textId="77777777" w:rsidR="00453FAF" w:rsidRPr="00691A0F" w:rsidRDefault="00453FAF" w:rsidP="00453FAF">
            <w:pPr>
              <w:pStyle w:val="Heading2"/>
              <w:rPr>
                <w:del w:id="108" w:author="NAZ, Mamoona (OLDHAM MEDICAL SERVICES)" w:date="2026-09-22T12:52:00Z" w16du:dateUtc="2026-09-22T16:52:00Z"/>
              </w:rPr>
            </w:pPr>
            <w:del w:id="109" w:author="NAZ, Mamoona (OLDHAM MEDICAL SERVICES)" w:date="2026-09-22T12:52:00Z" w16du:dateUtc="2026-09-22T16:52:00Z">
              <w:r w:rsidRPr="00691A0F">
                <w:delText>Gender</w:delText>
              </w:r>
            </w:del>
          </w:p>
        </w:tc>
      </w:tr>
      <w:tr w:rsidR="00453FAF" w:rsidRPr="00B345CC" w14:paraId="3F734C3C" w14:textId="77777777" w:rsidTr="00453FAF">
        <w:trPr>
          <w:trHeight w:val="360"/>
          <w:del w:id="110"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tcBorders>
              <w:top w:val="single" w:sz="4" w:space="0" w:color="auto"/>
            </w:tcBorders>
            <w:shd w:val="clear" w:color="auto" w:fill="E5E5E5"/>
            <w:vAlign w:val="center"/>
          </w:tcPr>
          <w:p w14:paraId="2377677B" w14:textId="77777777" w:rsidR="00453FAF" w:rsidRPr="005854FD" w:rsidRDefault="00453FAF" w:rsidP="00453FAF">
            <w:pPr>
              <w:pStyle w:val="Heading3"/>
              <w:rPr>
                <w:del w:id="111" w:author="NAZ, Mamoona (OLDHAM MEDICAL SERVICES)" w:date="2026-09-22T12:52:00Z" w16du:dateUtc="2026-09-22T16:52:00Z"/>
                <w:b w:val="0"/>
              </w:rPr>
            </w:pPr>
            <w:del w:id="112" w:author="NAZ, Mamoona (OLDHAM MEDICAL SERVICES)" w:date="2026-09-22T12:52:00Z" w16du:dateUtc="2026-09-22T16:52:00Z">
              <w:r w:rsidRPr="005854FD">
                <w:rPr>
                  <w:b w:val="0"/>
                </w:rPr>
                <w:delText>Male</w:delText>
              </w:r>
            </w:del>
          </w:p>
        </w:tc>
        <w:tc>
          <w:tcPr>
            <w:tcW w:w="2790" w:type="dxa"/>
            <w:tcBorders>
              <w:top w:val="single" w:sz="4" w:space="0" w:color="auto"/>
            </w:tcBorders>
            <w:shd w:val="clear" w:color="auto" w:fill="F2F2F2" w:themeFill="background1" w:themeFillShade="F2"/>
            <w:vAlign w:val="center"/>
          </w:tcPr>
          <w:p w14:paraId="36C9A24A" w14:textId="77777777" w:rsidR="00453FAF" w:rsidRPr="005854FD" w:rsidRDefault="00453FAF" w:rsidP="00453FAF">
            <w:pPr>
              <w:jc w:val="center"/>
              <w:cnfStyle w:val="000000000000" w:firstRow="0" w:lastRow="0" w:firstColumn="0" w:lastColumn="0" w:oddVBand="0" w:evenVBand="0" w:oddHBand="0" w:evenHBand="0" w:firstRowFirstColumn="0" w:firstRowLastColumn="0" w:lastRowFirstColumn="0" w:lastRowLastColumn="0"/>
              <w:rPr>
                <w:del w:id="113" w:author="NAZ, Mamoona (OLDHAM MEDICAL SERVICES)" w:date="2026-09-22T12:52:00Z" w16du:dateUtc="2026-09-22T16:52:00Z"/>
                <w:rFonts w:cstheme="minorHAnsi"/>
              </w:rPr>
            </w:pPr>
            <w:del w:id="114" w:author="NAZ, Mamoona (OLDHAM MEDICAL SERVICES)" w:date="2026-09-22T12:52:00Z" w16du:dateUtc="2026-09-22T16:52:00Z">
              <w:r>
                <w:rPr>
                  <w:rFonts w:cstheme="minorHAnsi"/>
                </w:rPr>
                <w:delText>27</w:delText>
              </w:r>
            </w:del>
          </w:p>
        </w:tc>
        <w:tc>
          <w:tcPr>
            <w:tcW w:w="1766" w:type="dxa"/>
            <w:tcBorders>
              <w:top w:val="single" w:sz="4" w:space="0" w:color="auto"/>
            </w:tcBorders>
            <w:shd w:val="clear" w:color="auto" w:fill="F2F2F2" w:themeFill="background1" w:themeFillShade="F2"/>
            <w:vAlign w:val="center"/>
          </w:tcPr>
          <w:p w14:paraId="7063CB18" w14:textId="77777777" w:rsidR="00453FAF" w:rsidRPr="005854FD" w:rsidRDefault="00453FAF" w:rsidP="00453FAF">
            <w:pPr>
              <w:jc w:val="center"/>
              <w:cnfStyle w:val="000000000000" w:firstRow="0" w:lastRow="0" w:firstColumn="0" w:lastColumn="0" w:oddVBand="0" w:evenVBand="0" w:oddHBand="0" w:evenHBand="0" w:firstRowFirstColumn="0" w:firstRowLastColumn="0" w:lastRowFirstColumn="0" w:lastRowLastColumn="0"/>
              <w:rPr>
                <w:del w:id="115" w:author="NAZ, Mamoona (OLDHAM MEDICAL SERVICES)" w:date="2026-09-22T12:52:00Z" w16du:dateUtc="2026-09-22T16:52:00Z"/>
                <w:rFonts w:cstheme="minorHAnsi"/>
              </w:rPr>
            </w:pPr>
            <w:del w:id="116" w:author="NAZ, Mamoona (OLDHAM MEDICAL SERVICES)" w:date="2026-09-22T12:52:00Z" w16du:dateUtc="2026-09-22T16:52:00Z">
              <w:r>
                <w:rPr>
                  <w:rFonts w:cstheme="minorHAnsi"/>
                </w:rPr>
                <w:delText>44</w:delText>
              </w:r>
              <w:r w:rsidRPr="005854FD">
                <w:rPr>
                  <w:rFonts w:cstheme="minorHAnsi"/>
                </w:rPr>
                <w:delText>%</w:delText>
              </w:r>
            </w:del>
          </w:p>
        </w:tc>
      </w:tr>
      <w:tr w:rsidR="00453FAF" w:rsidRPr="00B345CC" w14:paraId="62A81D02" w14:textId="77777777" w:rsidTr="00453FAF">
        <w:trPr>
          <w:cnfStyle w:val="000000100000" w:firstRow="0" w:lastRow="0" w:firstColumn="0" w:lastColumn="0" w:oddVBand="0" w:evenVBand="0" w:oddHBand="1" w:evenHBand="0" w:firstRowFirstColumn="0" w:firstRowLastColumn="0" w:lastRowFirstColumn="0" w:lastRowLastColumn="0"/>
          <w:trHeight w:val="360"/>
          <w:del w:id="117"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tcBorders>
              <w:left w:val="single" w:sz="4" w:space="0" w:color="auto"/>
              <w:bottom w:val="single" w:sz="4" w:space="0" w:color="auto"/>
            </w:tcBorders>
            <w:shd w:val="clear" w:color="auto" w:fill="E5E5E5"/>
            <w:vAlign w:val="center"/>
          </w:tcPr>
          <w:p w14:paraId="45405EA8" w14:textId="77777777" w:rsidR="00453FAF" w:rsidRPr="005854FD" w:rsidRDefault="00453FAF" w:rsidP="00453FAF">
            <w:pPr>
              <w:pStyle w:val="Heading3"/>
              <w:rPr>
                <w:del w:id="118" w:author="NAZ, Mamoona (OLDHAM MEDICAL SERVICES)" w:date="2026-09-22T12:52:00Z" w16du:dateUtc="2026-09-22T16:52:00Z"/>
                <w:b w:val="0"/>
              </w:rPr>
            </w:pPr>
            <w:del w:id="119" w:author="NAZ, Mamoona (OLDHAM MEDICAL SERVICES)" w:date="2026-09-22T12:52:00Z" w16du:dateUtc="2026-09-22T16:52:00Z">
              <w:r w:rsidRPr="005854FD">
                <w:rPr>
                  <w:b w:val="0"/>
                </w:rPr>
                <w:delText>Female</w:delText>
              </w:r>
            </w:del>
          </w:p>
        </w:tc>
        <w:tc>
          <w:tcPr>
            <w:tcW w:w="2790" w:type="dxa"/>
            <w:tcBorders>
              <w:bottom w:val="single" w:sz="4" w:space="0" w:color="auto"/>
            </w:tcBorders>
            <w:shd w:val="clear" w:color="auto" w:fill="F2F2F2" w:themeFill="background1" w:themeFillShade="F2"/>
            <w:vAlign w:val="center"/>
          </w:tcPr>
          <w:p w14:paraId="517C2A19" w14:textId="77777777" w:rsidR="00453FAF" w:rsidRPr="005854FD" w:rsidRDefault="00453FAF" w:rsidP="00453FAF">
            <w:pPr>
              <w:jc w:val="center"/>
              <w:cnfStyle w:val="000000100000" w:firstRow="0" w:lastRow="0" w:firstColumn="0" w:lastColumn="0" w:oddVBand="0" w:evenVBand="0" w:oddHBand="1" w:evenHBand="0" w:firstRowFirstColumn="0" w:firstRowLastColumn="0" w:lastRowFirstColumn="0" w:lastRowLastColumn="0"/>
              <w:rPr>
                <w:del w:id="120" w:author="NAZ, Mamoona (OLDHAM MEDICAL SERVICES)" w:date="2026-09-22T12:52:00Z" w16du:dateUtc="2026-09-22T16:52:00Z"/>
                <w:rFonts w:cstheme="minorHAnsi"/>
              </w:rPr>
            </w:pPr>
            <w:del w:id="121" w:author="NAZ, Mamoona (OLDHAM MEDICAL SERVICES)" w:date="2026-09-22T12:52:00Z" w16du:dateUtc="2026-09-22T16:52:00Z">
              <w:r>
                <w:rPr>
                  <w:rFonts w:cstheme="minorHAnsi"/>
                </w:rPr>
                <w:delText>34</w:delText>
              </w:r>
            </w:del>
          </w:p>
        </w:tc>
        <w:tc>
          <w:tcPr>
            <w:tcW w:w="1766" w:type="dxa"/>
            <w:tcBorders>
              <w:bottom w:val="single" w:sz="4" w:space="0" w:color="auto"/>
              <w:right w:val="single" w:sz="4" w:space="0" w:color="auto"/>
            </w:tcBorders>
            <w:shd w:val="clear" w:color="auto" w:fill="F2F2F2" w:themeFill="background1" w:themeFillShade="F2"/>
            <w:vAlign w:val="center"/>
          </w:tcPr>
          <w:p w14:paraId="2367DD78" w14:textId="77777777" w:rsidR="00453FAF" w:rsidRPr="005854FD" w:rsidRDefault="00453FAF" w:rsidP="00453FAF">
            <w:pPr>
              <w:jc w:val="center"/>
              <w:cnfStyle w:val="000000100000" w:firstRow="0" w:lastRow="0" w:firstColumn="0" w:lastColumn="0" w:oddVBand="0" w:evenVBand="0" w:oddHBand="1" w:evenHBand="0" w:firstRowFirstColumn="0" w:firstRowLastColumn="0" w:lastRowFirstColumn="0" w:lastRowLastColumn="0"/>
              <w:rPr>
                <w:del w:id="122" w:author="NAZ, Mamoona (OLDHAM MEDICAL SERVICES)" w:date="2026-09-22T12:52:00Z" w16du:dateUtc="2026-09-22T16:52:00Z"/>
                <w:rFonts w:cstheme="minorHAnsi"/>
              </w:rPr>
            </w:pPr>
            <w:del w:id="123" w:author="NAZ, Mamoona (OLDHAM MEDICAL SERVICES)" w:date="2026-09-22T12:52:00Z" w16du:dateUtc="2026-09-22T16:52:00Z">
              <w:r>
                <w:rPr>
                  <w:rFonts w:cstheme="minorHAnsi"/>
                </w:rPr>
                <w:delText>56</w:delText>
              </w:r>
              <w:r w:rsidRPr="005854FD">
                <w:rPr>
                  <w:rFonts w:cstheme="minorHAnsi"/>
                </w:rPr>
                <w:delText>%</w:delText>
              </w:r>
            </w:del>
          </w:p>
        </w:tc>
      </w:tr>
      <w:tr w:rsidR="00453FAF" w14:paraId="1AE3891B" w14:textId="77777777" w:rsidTr="00453FAF">
        <w:trPr>
          <w:trHeight w:val="360"/>
          <w:del w:id="124"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7971"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66DBC74" w14:textId="77777777" w:rsidR="00453FAF" w:rsidRPr="00AA7FB0" w:rsidRDefault="00453FAF" w:rsidP="00453FAF">
            <w:pPr>
              <w:pStyle w:val="Heading2"/>
              <w:rPr>
                <w:del w:id="125" w:author="NAZ, Mamoona (OLDHAM MEDICAL SERVICES)" w:date="2026-09-22T12:52:00Z" w16du:dateUtc="2026-09-22T16:52:00Z"/>
              </w:rPr>
            </w:pPr>
            <w:del w:id="126" w:author="NAZ, Mamoona (OLDHAM MEDICAL SERVICES)" w:date="2026-09-22T12:52:00Z" w16du:dateUtc="2026-09-22T16:52:00Z">
              <w:r w:rsidRPr="00AA7FB0">
                <w:delText>Age</w:delText>
              </w:r>
            </w:del>
          </w:p>
        </w:tc>
      </w:tr>
      <w:tr w:rsidR="00453FAF" w14:paraId="0818EE28" w14:textId="77777777" w:rsidTr="00453FAF">
        <w:trPr>
          <w:cnfStyle w:val="000000100000" w:firstRow="0" w:lastRow="0" w:firstColumn="0" w:lastColumn="0" w:oddVBand="0" w:evenVBand="0" w:oddHBand="1" w:evenHBand="0" w:firstRowFirstColumn="0" w:firstRowLastColumn="0" w:lastRowFirstColumn="0" w:lastRowLastColumn="0"/>
          <w:trHeight w:val="360"/>
          <w:del w:id="127"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tcBorders>
              <w:top w:val="single" w:sz="4" w:space="0" w:color="auto"/>
              <w:left w:val="single" w:sz="4" w:space="0" w:color="auto"/>
            </w:tcBorders>
            <w:shd w:val="clear" w:color="auto" w:fill="E5E5E5"/>
            <w:vAlign w:val="center"/>
          </w:tcPr>
          <w:p w14:paraId="260F97EB" w14:textId="77777777" w:rsidR="00453FAF" w:rsidRPr="00AA7FB0" w:rsidRDefault="00453FAF" w:rsidP="00453FAF">
            <w:pPr>
              <w:pStyle w:val="Heading3"/>
              <w:rPr>
                <w:del w:id="128" w:author="NAZ, Mamoona (OLDHAM MEDICAL SERVICES)" w:date="2026-09-22T12:52:00Z" w16du:dateUtc="2026-09-22T16:52:00Z"/>
                <w:b w:val="0"/>
              </w:rPr>
            </w:pPr>
            <w:del w:id="129" w:author="NAZ, Mamoona (OLDHAM MEDICAL SERVICES)" w:date="2026-09-22T12:52:00Z" w16du:dateUtc="2026-09-22T16:52:00Z">
              <w:r w:rsidRPr="00AA7FB0">
                <w:rPr>
                  <w:b w:val="0"/>
                </w:rPr>
                <w:delText>Under age 30</w:delText>
              </w:r>
            </w:del>
          </w:p>
        </w:tc>
        <w:tc>
          <w:tcPr>
            <w:tcW w:w="2790" w:type="dxa"/>
            <w:tcBorders>
              <w:top w:val="single" w:sz="4" w:space="0" w:color="auto"/>
            </w:tcBorders>
            <w:shd w:val="clear" w:color="auto" w:fill="F2F2F2" w:themeFill="background1" w:themeFillShade="F2"/>
            <w:vAlign w:val="center"/>
          </w:tcPr>
          <w:p w14:paraId="3F43D44F" w14:textId="77777777" w:rsidR="00453FAF" w:rsidRPr="00AA7FB0" w:rsidRDefault="00453FAF" w:rsidP="00453FAF">
            <w:pPr>
              <w:jc w:val="center"/>
              <w:cnfStyle w:val="000000100000" w:firstRow="0" w:lastRow="0" w:firstColumn="0" w:lastColumn="0" w:oddVBand="0" w:evenVBand="0" w:oddHBand="1" w:evenHBand="0" w:firstRowFirstColumn="0" w:firstRowLastColumn="0" w:lastRowFirstColumn="0" w:lastRowLastColumn="0"/>
              <w:rPr>
                <w:del w:id="130" w:author="NAZ, Mamoona (OLDHAM MEDICAL SERVICES)" w:date="2026-09-22T12:52:00Z" w16du:dateUtc="2026-09-22T16:52:00Z"/>
                <w:rFonts w:cstheme="minorHAnsi"/>
              </w:rPr>
            </w:pPr>
            <w:del w:id="131" w:author="NAZ, Mamoona (OLDHAM MEDICAL SERVICES)" w:date="2026-09-22T12:52:00Z" w16du:dateUtc="2026-09-22T16:52:00Z">
              <w:r>
                <w:rPr>
                  <w:rFonts w:cstheme="minorHAnsi"/>
                </w:rPr>
                <w:delText>3</w:delText>
              </w:r>
              <w:r w:rsidRPr="00AA7FB0">
                <w:rPr>
                  <w:rFonts w:cstheme="minorHAnsi"/>
                </w:rPr>
                <w:delText>1</w:delText>
              </w:r>
            </w:del>
          </w:p>
        </w:tc>
        <w:tc>
          <w:tcPr>
            <w:tcW w:w="1766" w:type="dxa"/>
            <w:tcBorders>
              <w:top w:val="single" w:sz="4" w:space="0" w:color="auto"/>
              <w:right w:val="single" w:sz="4" w:space="0" w:color="auto"/>
            </w:tcBorders>
            <w:shd w:val="clear" w:color="auto" w:fill="F2F2F2" w:themeFill="background1" w:themeFillShade="F2"/>
            <w:vAlign w:val="center"/>
          </w:tcPr>
          <w:p w14:paraId="2834AE8C" w14:textId="77777777" w:rsidR="00453FAF" w:rsidRPr="00AA7FB0" w:rsidRDefault="00453FAF" w:rsidP="00453FAF">
            <w:pPr>
              <w:jc w:val="center"/>
              <w:cnfStyle w:val="000000100000" w:firstRow="0" w:lastRow="0" w:firstColumn="0" w:lastColumn="0" w:oddVBand="0" w:evenVBand="0" w:oddHBand="1" w:evenHBand="0" w:firstRowFirstColumn="0" w:firstRowLastColumn="0" w:lastRowFirstColumn="0" w:lastRowLastColumn="0"/>
              <w:rPr>
                <w:del w:id="132" w:author="NAZ, Mamoona (OLDHAM MEDICAL SERVICES)" w:date="2026-09-22T12:52:00Z" w16du:dateUtc="2026-09-22T16:52:00Z"/>
                <w:rFonts w:cstheme="minorHAnsi"/>
              </w:rPr>
            </w:pPr>
            <w:del w:id="133" w:author="NAZ, Mamoona (OLDHAM MEDICAL SERVICES)" w:date="2026-09-22T12:52:00Z" w16du:dateUtc="2026-09-22T16:52:00Z">
              <w:r>
                <w:rPr>
                  <w:rFonts w:cstheme="minorHAnsi"/>
                </w:rPr>
                <w:delText>51</w:delText>
              </w:r>
              <w:r w:rsidRPr="00AA7FB0">
                <w:rPr>
                  <w:rFonts w:cstheme="minorHAnsi"/>
                </w:rPr>
                <w:delText>%</w:delText>
              </w:r>
            </w:del>
          </w:p>
        </w:tc>
      </w:tr>
      <w:tr w:rsidR="00453FAF" w14:paraId="6A93883F" w14:textId="77777777" w:rsidTr="00453FAF">
        <w:trPr>
          <w:trHeight w:val="360"/>
          <w:del w:id="134"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shd w:val="clear" w:color="auto" w:fill="E5E5E5"/>
            <w:vAlign w:val="center"/>
          </w:tcPr>
          <w:p w14:paraId="3F7517F9" w14:textId="77777777" w:rsidR="00453FAF" w:rsidRPr="00AA7FB0" w:rsidRDefault="00453FAF" w:rsidP="00453FAF">
            <w:pPr>
              <w:pStyle w:val="Heading3"/>
              <w:rPr>
                <w:del w:id="135" w:author="NAZ, Mamoona (OLDHAM MEDICAL SERVICES)" w:date="2026-09-22T12:52:00Z" w16du:dateUtc="2026-09-22T16:52:00Z"/>
                <w:b w:val="0"/>
              </w:rPr>
            </w:pPr>
            <w:del w:id="136" w:author="NAZ, Mamoona (OLDHAM MEDICAL SERVICES)" w:date="2026-09-22T12:52:00Z" w16du:dateUtc="2026-09-22T16:52:00Z">
              <w:r w:rsidRPr="00AA7FB0">
                <w:rPr>
                  <w:b w:val="0"/>
                </w:rPr>
                <w:delText>Ages 30 – 49</w:delText>
              </w:r>
            </w:del>
          </w:p>
        </w:tc>
        <w:tc>
          <w:tcPr>
            <w:tcW w:w="2790" w:type="dxa"/>
            <w:shd w:val="clear" w:color="auto" w:fill="F2F2F2" w:themeFill="background1" w:themeFillShade="F2"/>
            <w:vAlign w:val="center"/>
          </w:tcPr>
          <w:p w14:paraId="0A258214" w14:textId="77777777" w:rsidR="00453FAF" w:rsidRPr="00AA7FB0" w:rsidRDefault="00453FAF" w:rsidP="00453FAF">
            <w:pPr>
              <w:jc w:val="center"/>
              <w:cnfStyle w:val="000000000000" w:firstRow="0" w:lastRow="0" w:firstColumn="0" w:lastColumn="0" w:oddVBand="0" w:evenVBand="0" w:oddHBand="0" w:evenHBand="0" w:firstRowFirstColumn="0" w:firstRowLastColumn="0" w:lastRowFirstColumn="0" w:lastRowLastColumn="0"/>
              <w:rPr>
                <w:del w:id="137" w:author="NAZ, Mamoona (OLDHAM MEDICAL SERVICES)" w:date="2026-09-22T12:52:00Z" w16du:dateUtc="2026-09-22T16:52:00Z"/>
                <w:rFonts w:cstheme="minorHAnsi"/>
              </w:rPr>
            </w:pPr>
            <w:del w:id="138" w:author="NAZ, Mamoona (OLDHAM MEDICAL SERVICES)" w:date="2026-09-22T12:52:00Z" w16du:dateUtc="2026-09-22T16:52:00Z">
              <w:r>
                <w:rPr>
                  <w:rFonts w:cstheme="minorHAnsi"/>
                </w:rPr>
                <w:delText>16</w:delText>
              </w:r>
            </w:del>
          </w:p>
        </w:tc>
        <w:tc>
          <w:tcPr>
            <w:tcW w:w="1766" w:type="dxa"/>
            <w:shd w:val="clear" w:color="auto" w:fill="F2F2F2" w:themeFill="background1" w:themeFillShade="F2"/>
            <w:vAlign w:val="center"/>
          </w:tcPr>
          <w:p w14:paraId="5BFBEBD7" w14:textId="77777777" w:rsidR="00453FAF" w:rsidRPr="00AA7FB0" w:rsidRDefault="00453FAF" w:rsidP="00453FAF">
            <w:pPr>
              <w:jc w:val="center"/>
              <w:cnfStyle w:val="000000000000" w:firstRow="0" w:lastRow="0" w:firstColumn="0" w:lastColumn="0" w:oddVBand="0" w:evenVBand="0" w:oddHBand="0" w:evenHBand="0" w:firstRowFirstColumn="0" w:firstRowLastColumn="0" w:lastRowFirstColumn="0" w:lastRowLastColumn="0"/>
              <w:rPr>
                <w:del w:id="139" w:author="NAZ, Mamoona (OLDHAM MEDICAL SERVICES)" w:date="2026-09-22T12:52:00Z" w16du:dateUtc="2026-09-22T16:52:00Z"/>
                <w:rFonts w:cstheme="minorHAnsi"/>
              </w:rPr>
            </w:pPr>
            <w:del w:id="140" w:author="NAZ, Mamoona (OLDHAM MEDICAL SERVICES)" w:date="2026-09-22T12:52:00Z" w16du:dateUtc="2026-09-22T16:52:00Z">
              <w:r>
                <w:rPr>
                  <w:rFonts w:cstheme="minorHAnsi"/>
                </w:rPr>
                <w:delText>26</w:delText>
              </w:r>
              <w:r w:rsidRPr="00AA7FB0">
                <w:rPr>
                  <w:rFonts w:cstheme="minorHAnsi"/>
                </w:rPr>
                <w:delText>%</w:delText>
              </w:r>
            </w:del>
          </w:p>
        </w:tc>
      </w:tr>
      <w:tr w:rsidR="00453FAF" w14:paraId="49CA8607" w14:textId="77777777" w:rsidTr="00453FAF">
        <w:trPr>
          <w:cnfStyle w:val="000000100000" w:firstRow="0" w:lastRow="0" w:firstColumn="0" w:lastColumn="0" w:oddVBand="0" w:evenVBand="0" w:oddHBand="1" w:evenHBand="0" w:firstRowFirstColumn="0" w:firstRowLastColumn="0" w:lastRowFirstColumn="0" w:lastRowLastColumn="0"/>
          <w:trHeight w:val="360"/>
          <w:del w:id="141"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tcBorders>
              <w:left w:val="single" w:sz="4" w:space="0" w:color="auto"/>
              <w:bottom w:val="single" w:sz="4" w:space="0" w:color="auto"/>
            </w:tcBorders>
            <w:shd w:val="clear" w:color="auto" w:fill="E5E5E5"/>
            <w:vAlign w:val="center"/>
          </w:tcPr>
          <w:p w14:paraId="38DEBD5E" w14:textId="77777777" w:rsidR="00453FAF" w:rsidRPr="00AA7FB0" w:rsidRDefault="00453FAF" w:rsidP="00453FAF">
            <w:pPr>
              <w:pStyle w:val="Heading3"/>
              <w:rPr>
                <w:del w:id="142" w:author="NAZ, Mamoona (OLDHAM MEDICAL SERVICES)" w:date="2026-09-22T12:52:00Z" w16du:dateUtc="2026-09-22T16:52:00Z"/>
                <w:b w:val="0"/>
              </w:rPr>
            </w:pPr>
            <w:del w:id="143" w:author="NAZ, Mamoona (OLDHAM MEDICAL SERVICES)" w:date="2026-09-22T12:52:00Z" w16du:dateUtc="2026-09-22T16:52:00Z">
              <w:r w:rsidRPr="00AA7FB0">
                <w:rPr>
                  <w:b w:val="0"/>
                </w:rPr>
                <w:delText>Ages 50+</w:delText>
              </w:r>
            </w:del>
          </w:p>
        </w:tc>
        <w:tc>
          <w:tcPr>
            <w:tcW w:w="2790" w:type="dxa"/>
            <w:tcBorders>
              <w:bottom w:val="single" w:sz="4" w:space="0" w:color="auto"/>
            </w:tcBorders>
            <w:shd w:val="clear" w:color="auto" w:fill="F2F2F2" w:themeFill="background1" w:themeFillShade="F2"/>
            <w:vAlign w:val="center"/>
          </w:tcPr>
          <w:p w14:paraId="541388E1" w14:textId="77777777" w:rsidR="00453FAF" w:rsidRPr="00AA7FB0" w:rsidRDefault="00453FAF" w:rsidP="00453FAF">
            <w:pPr>
              <w:jc w:val="center"/>
              <w:cnfStyle w:val="000000100000" w:firstRow="0" w:lastRow="0" w:firstColumn="0" w:lastColumn="0" w:oddVBand="0" w:evenVBand="0" w:oddHBand="1" w:evenHBand="0" w:firstRowFirstColumn="0" w:firstRowLastColumn="0" w:lastRowFirstColumn="0" w:lastRowLastColumn="0"/>
              <w:rPr>
                <w:del w:id="144" w:author="NAZ, Mamoona (OLDHAM MEDICAL SERVICES)" w:date="2026-09-22T12:52:00Z" w16du:dateUtc="2026-09-22T16:52:00Z"/>
                <w:rFonts w:cstheme="minorHAnsi"/>
              </w:rPr>
            </w:pPr>
            <w:del w:id="145" w:author="NAZ, Mamoona (OLDHAM MEDICAL SERVICES)" w:date="2026-09-22T12:52:00Z" w16du:dateUtc="2026-09-22T16:52:00Z">
              <w:r>
                <w:rPr>
                  <w:rFonts w:cstheme="minorHAnsi"/>
                </w:rPr>
                <w:delText>14</w:delText>
              </w:r>
            </w:del>
          </w:p>
        </w:tc>
        <w:tc>
          <w:tcPr>
            <w:tcW w:w="1766" w:type="dxa"/>
            <w:tcBorders>
              <w:bottom w:val="single" w:sz="4" w:space="0" w:color="auto"/>
              <w:right w:val="single" w:sz="4" w:space="0" w:color="auto"/>
            </w:tcBorders>
            <w:shd w:val="clear" w:color="auto" w:fill="F2F2F2" w:themeFill="background1" w:themeFillShade="F2"/>
            <w:vAlign w:val="center"/>
          </w:tcPr>
          <w:p w14:paraId="0C76EF64" w14:textId="77777777" w:rsidR="00453FAF" w:rsidRPr="00AA7FB0" w:rsidRDefault="00453FAF" w:rsidP="00453FAF">
            <w:pPr>
              <w:jc w:val="center"/>
              <w:cnfStyle w:val="000000100000" w:firstRow="0" w:lastRow="0" w:firstColumn="0" w:lastColumn="0" w:oddVBand="0" w:evenVBand="0" w:oddHBand="1" w:evenHBand="0" w:firstRowFirstColumn="0" w:firstRowLastColumn="0" w:lastRowFirstColumn="0" w:lastRowLastColumn="0"/>
              <w:rPr>
                <w:del w:id="146" w:author="NAZ, Mamoona (OLDHAM MEDICAL SERVICES)" w:date="2026-09-22T12:52:00Z" w16du:dateUtc="2026-09-22T16:52:00Z"/>
                <w:rFonts w:cstheme="minorHAnsi"/>
              </w:rPr>
            </w:pPr>
            <w:del w:id="147" w:author="NAZ, Mamoona (OLDHAM MEDICAL SERVICES)" w:date="2026-09-22T12:52:00Z" w16du:dateUtc="2026-09-22T16:52:00Z">
              <w:r>
                <w:rPr>
                  <w:rFonts w:cstheme="minorHAnsi"/>
                </w:rPr>
                <w:delText>23</w:delText>
              </w:r>
              <w:r w:rsidRPr="00AA7FB0">
                <w:rPr>
                  <w:rFonts w:cstheme="minorHAnsi"/>
                </w:rPr>
                <w:delText>%</w:delText>
              </w:r>
            </w:del>
          </w:p>
        </w:tc>
      </w:tr>
      <w:tr w:rsidR="00453FAF" w14:paraId="6BED1FEA" w14:textId="77777777" w:rsidTr="00453FAF">
        <w:trPr>
          <w:trHeight w:val="360"/>
          <w:del w:id="148"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7971"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98484F2" w14:textId="77777777" w:rsidR="00453FAF" w:rsidRPr="00AA7FB0" w:rsidRDefault="00453FAF" w:rsidP="00453FAF">
            <w:pPr>
              <w:pStyle w:val="Heading2"/>
              <w:rPr>
                <w:del w:id="149" w:author="NAZ, Mamoona (OLDHAM MEDICAL SERVICES)" w:date="2026-09-22T12:52:00Z" w16du:dateUtc="2026-09-22T16:52:00Z"/>
              </w:rPr>
            </w:pPr>
            <w:del w:id="150" w:author="NAZ, Mamoona (OLDHAM MEDICAL SERVICES)" w:date="2026-09-22T12:52:00Z" w16du:dateUtc="2026-09-22T16:52:00Z">
              <w:r w:rsidRPr="00AA7FB0">
                <w:delText>Did this case result in hospitalization?</w:delText>
              </w:r>
            </w:del>
          </w:p>
        </w:tc>
      </w:tr>
      <w:tr w:rsidR="00453FAF" w:rsidRPr="00B345CC" w14:paraId="22A9F5E4" w14:textId="77777777" w:rsidTr="00453FAF">
        <w:trPr>
          <w:cnfStyle w:val="000000100000" w:firstRow="0" w:lastRow="0" w:firstColumn="0" w:lastColumn="0" w:oddVBand="0" w:evenVBand="0" w:oddHBand="1" w:evenHBand="0" w:firstRowFirstColumn="0" w:firstRowLastColumn="0" w:lastRowFirstColumn="0" w:lastRowLastColumn="0"/>
          <w:trHeight w:val="360"/>
          <w:del w:id="151"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tcBorders>
              <w:top w:val="single" w:sz="4" w:space="0" w:color="auto"/>
              <w:left w:val="single" w:sz="4" w:space="0" w:color="auto"/>
            </w:tcBorders>
            <w:shd w:val="clear" w:color="auto" w:fill="E5E5E5"/>
            <w:vAlign w:val="center"/>
          </w:tcPr>
          <w:p w14:paraId="02EE3259" w14:textId="77777777" w:rsidR="00453FAF" w:rsidRPr="00AA7FB0" w:rsidRDefault="00453FAF" w:rsidP="00453FAF">
            <w:pPr>
              <w:pStyle w:val="Heading3"/>
              <w:rPr>
                <w:del w:id="152" w:author="NAZ, Mamoona (OLDHAM MEDICAL SERVICES)" w:date="2026-09-22T12:52:00Z" w16du:dateUtc="2026-09-22T16:52:00Z"/>
                <w:b w:val="0"/>
              </w:rPr>
            </w:pPr>
            <w:del w:id="153" w:author="NAZ, Mamoona (OLDHAM MEDICAL SERVICES)" w:date="2026-09-22T12:52:00Z" w16du:dateUtc="2026-09-22T16:52:00Z">
              <w:r w:rsidRPr="00AA7FB0">
                <w:rPr>
                  <w:b w:val="0"/>
                </w:rPr>
                <w:delText>Yes, patient was hospitalized</w:delText>
              </w:r>
            </w:del>
          </w:p>
        </w:tc>
        <w:tc>
          <w:tcPr>
            <w:tcW w:w="2790" w:type="dxa"/>
            <w:tcBorders>
              <w:top w:val="single" w:sz="4" w:space="0" w:color="auto"/>
            </w:tcBorders>
            <w:shd w:val="clear" w:color="auto" w:fill="F2F2F2" w:themeFill="background1" w:themeFillShade="F2"/>
            <w:vAlign w:val="center"/>
          </w:tcPr>
          <w:p w14:paraId="070E27D3" w14:textId="77777777" w:rsidR="00453FAF" w:rsidRPr="00AA7FB0" w:rsidRDefault="00453FAF" w:rsidP="00453FAF">
            <w:pPr>
              <w:spacing w:line="276" w:lineRule="auto"/>
              <w:jc w:val="center"/>
              <w:cnfStyle w:val="000000100000" w:firstRow="0" w:lastRow="0" w:firstColumn="0" w:lastColumn="0" w:oddVBand="0" w:evenVBand="0" w:oddHBand="1" w:evenHBand="0" w:firstRowFirstColumn="0" w:firstRowLastColumn="0" w:lastRowFirstColumn="0" w:lastRowLastColumn="0"/>
              <w:rPr>
                <w:del w:id="154" w:author="NAZ, Mamoona (OLDHAM MEDICAL SERVICES)" w:date="2026-09-22T12:52:00Z" w16du:dateUtc="2026-09-22T16:52:00Z"/>
                <w:rFonts w:cstheme="minorHAnsi"/>
              </w:rPr>
            </w:pPr>
            <w:del w:id="155" w:author="NAZ, Mamoona (OLDHAM MEDICAL SERVICES)" w:date="2026-09-22T12:52:00Z" w16du:dateUtc="2026-09-22T16:52:00Z">
              <w:r>
                <w:rPr>
                  <w:rFonts w:cstheme="minorHAnsi"/>
                </w:rPr>
                <w:delText>5</w:delText>
              </w:r>
              <w:r w:rsidRPr="00AA7FB0">
                <w:rPr>
                  <w:rFonts w:cstheme="minorHAnsi"/>
                </w:rPr>
                <w:delText>0</w:delText>
              </w:r>
            </w:del>
          </w:p>
        </w:tc>
        <w:tc>
          <w:tcPr>
            <w:tcW w:w="1766" w:type="dxa"/>
            <w:tcBorders>
              <w:top w:val="single" w:sz="4" w:space="0" w:color="auto"/>
              <w:right w:val="single" w:sz="4" w:space="0" w:color="auto"/>
            </w:tcBorders>
            <w:shd w:val="clear" w:color="auto" w:fill="F2F2F2" w:themeFill="background1" w:themeFillShade="F2"/>
            <w:vAlign w:val="center"/>
          </w:tcPr>
          <w:p w14:paraId="451A7291" w14:textId="77777777" w:rsidR="00453FAF" w:rsidRPr="00AA7FB0" w:rsidRDefault="00453FAF" w:rsidP="00453FAF">
            <w:pPr>
              <w:spacing w:line="276" w:lineRule="auto"/>
              <w:jc w:val="center"/>
              <w:cnfStyle w:val="000000100000" w:firstRow="0" w:lastRow="0" w:firstColumn="0" w:lastColumn="0" w:oddVBand="0" w:evenVBand="0" w:oddHBand="1" w:evenHBand="0" w:firstRowFirstColumn="0" w:firstRowLastColumn="0" w:lastRowFirstColumn="0" w:lastRowLastColumn="0"/>
              <w:rPr>
                <w:del w:id="156" w:author="NAZ, Mamoona (OLDHAM MEDICAL SERVICES)" w:date="2026-09-22T12:52:00Z" w16du:dateUtc="2026-09-22T16:52:00Z"/>
                <w:rFonts w:cstheme="minorHAnsi"/>
              </w:rPr>
            </w:pPr>
            <w:del w:id="157" w:author="NAZ, Mamoona (OLDHAM MEDICAL SERVICES)" w:date="2026-09-22T12:52:00Z" w16du:dateUtc="2026-09-22T16:52:00Z">
              <w:r>
                <w:rPr>
                  <w:rFonts w:cstheme="minorHAnsi"/>
                </w:rPr>
                <w:delText>82</w:delText>
              </w:r>
              <w:r w:rsidRPr="00AA7FB0">
                <w:rPr>
                  <w:rFonts w:cstheme="minorHAnsi"/>
                </w:rPr>
                <w:delText>%</w:delText>
              </w:r>
            </w:del>
          </w:p>
        </w:tc>
      </w:tr>
      <w:tr w:rsidR="00453FAF" w:rsidRPr="00B345CC" w14:paraId="78B2BC1B" w14:textId="77777777" w:rsidTr="00453FAF">
        <w:trPr>
          <w:trHeight w:val="360"/>
          <w:del w:id="158"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tcBorders>
              <w:bottom w:val="single" w:sz="4" w:space="0" w:color="auto"/>
            </w:tcBorders>
            <w:shd w:val="clear" w:color="auto" w:fill="E5E5E5"/>
            <w:vAlign w:val="center"/>
          </w:tcPr>
          <w:p w14:paraId="6D4AF27C" w14:textId="77777777" w:rsidR="00453FAF" w:rsidRPr="00AA7FB0" w:rsidRDefault="00453FAF" w:rsidP="00453FAF">
            <w:pPr>
              <w:pStyle w:val="Heading3"/>
              <w:rPr>
                <w:del w:id="159" w:author="NAZ, Mamoona (OLDHAM MEDICAL SERVICES)" w:date="2026-09-22T12:52:00Z" w16du:dateUtc="2026-09-22T16:52:00Z"/>
                <w:b w:val="0"/>
              </w:rPr>
            </w:pPr>
            <w:del w:id="160" w:author="NAZ, Mamoona (OLDHAM MEDICAL SERVICES)" w:date="2026-09-22T12:52:00Z" w16du:dateUtc="2026-09-22T16:52:00Z">
              <w:r w:rsidRPr="00AA7FB0">
                <w:rPr>
                  <w:b w:val="0"/>
                </w:rPr>
                <w:delText>No, patient was not hospitalized</w:delText>
              </w:r>
            </w:del>
          </w:p>
        </w:tc>
        <w:tc>
          <w:tcPr>
            <w:tcW w:w="2790" w:type="dxa"/>
            <w:tcBorders>
              <w:bottom w:val="single" w:sz="4" w:space="0" w:color="auto"/>
            </w:tcBorders>
            <w:shd w:val="clear" w:color="auto" w:fill="F2F2F2" w:themeFill="background1" w:themeFillShade="F2"/>
            <w:vAlign w:val="center"/>
          </w:tcPr>
          <w:p w14:paraId="6F4563E6" w14:textId="77777777" w:rsidR="00453FAF" w:rsidRPr="00AA7FB0" w:rsidRDefault="00453FAF" w:rsidP="00453FAF">
            <w:pPr>
              <w:spacing w:line="276" w:lineRule="auto"/>
              <w:jc w:val="center"/>
              <w:cnfStyle w:val="000000000000" w:firstRow="0" w:lastRow="0" w:firstColumn="0" w:lastColumn="0" w:oddVBand="0" w:evenVBand="0" w:oddHBand="0" w:evenHBand="0" w:firstRowFirstColumn="0" w:firstRowLastColumn="0" w:lastRowFirstColumn="0" w:lastRowLastColumn="0"/>
              <w:rPr>
                <w:del w:id="161" w:author="NAZ, Mamoona (OLDHAM MEDICAL SERVICES)" w:date="2026-09-22T12:52:00Z" w16du:dateUtc="2026-09-22T16:52:00Z"/>
                <w:rFonts w:cstheme="minorHAnsi"/>
              </w:rPr>
            </w:pPr>
            <w:del w:id="162" w:author="NAZ, Mamoona (OLDHAM MEDICAL SERVICES)" w:date="2026-09-22T12:52:00Z" w16du:dateUtc="2026-09-22T16:52:00Z">
              <w:r>
                <w:rPr>
                  <w:rFonts w:cstheme="minorHAnsi"/>
                </w:rPr>
                <w:delText>11</w:delText>
              </w:r>
            </w:del>
          </w:p>
        </w:tc>
        <w:tc>
          <w:tcPr>
            <w:tcW w:w="1766" w:type="dxa"/>
            <w:tcBorders>
              <w:bottom w:val="single" w:sz="4" w:space="0" w:color="auto"/>
            </w:tcBorders>
            <w:shd w:val="clear" w:color="auto" w:fill="F2F2F2" w:themeFill="background1" w:themeFillShade="F2"/>
            <w:vAlign w:val="center"/>
          </w:tcPr>
          <w:p w14:paraId="54165B20" w14:textId="77777777" w:rsidR="00453FAF" w:rsidRPr="00AA7FB0" w:rsidRDefault="00453FAF" w:rsidP="00453FAF">
            <w:pPr>
              <w:spacing w:line="276" w:lineRule="auto"/>
              <w:jc w:val="center"/>
              <w:cnfStyle w:val="000000000000" w:firstRow="0" w:lastRow="0" w:firstColumn="0" w:lastColumn="0" w:oddVBand="0" w:evenVBand="0" w:oddHBand="0" w:evenHBand="0" w:firstRowFirstColumn="0" w:firstRowLastColumn="0" w:lastRowFirstColumn="0" w:lastRowLastColumn="0"/>
              <w:rPr>
                <w:del w:id="163" w:author="NAZ, Mamoona (OLDHAM MEDICAL SERVICES)" w:date="2026-09-22T12:52:00Z" w16du:dateUtc="2026-09-22T16:52:00Z"/>
                <w:rFonts w:cstheme="minorHAnsi"/>
              </w:rPr>
            </w:pPr>
            <w:del w:id="164" w:author="NAZ, Mamoona (OLDHAM MEDICAL SERVICES)" w:date="2026-09-22T12:52:00Z" w16du:dateUtc="2026-09-22T16:52:00Z">
              <w:r>
                <w:rPr>
                  <w:rFonts w:cstheme="minorHAnsi"/>
                </w:rPr>
                <w:delText>18</w:delText>
              </w:r>
              <w:r w:rsidRPr="00AA7FB0">
                <w:rPr>
                  <w:rFonts w:cstheme="minorHAnsi"/>
                </w:rPr>
                <w:delText>%</w:delText>
              </w:r>
            </w:del>
          </w:p>
        </w:tc>
      </w:tr>
      <w:tr w:rsidR="00453FAF" w14:paraId="71374A27" w14:textId="77777777" w:rsidTr="00453FAF">
        <w:trPr>
          <w:cnfStyle w:val="000000100000" w:firstRow="0" w:lastRow="0" w:firstColumn="0" w:lastColumn="0" w:oddVBand="0" w:evenVBand="0" w:oddHBand="1" w:evenHBand="0" w:firstRowFirstColumn="0" w:firstRowLastColumn="0" w:lastRowFirstColumn="0" w:lastRowLastColumn="0"/>
          <w:trHeight w:val="360"/>
          <w:del w:id="165"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7971"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BE73DB5" w14:textId="77777777" w:rsidR="00453FAF" w:rsidRPr="00AA7FB0" w:rsidRDefault="00453FAF" w:rsidP="00453FAF">
            <w:pPr>
              <w:pStyle w:val="Heading2"/>
              <w:rPr>
                <w:del w:id="166" w:author="NAZ, Mamoona (OLDHAM MEDICAL SERVICES)" w:date="2026-09-22T12:52:00Z" w16du:dateUtc="2026-09-22T16:52:00Z"/>
              </w:rPr>
            </w:pPr>
            <w:del w:id="167" w:author="NAZ, Mamoona (OLDHAM MEDICAL SERVICES)" w:date="2026-09-22T12:52:00Z" w16du:dateUtc="2026-09-22T16:52:00Z">
              <w:r w:rsidRPr="00AA7FB0">
                <w:delText>Substance reported to have been vaped *</w:delText>
              </w:r>
            </w:del>
          </w:p>
        </w:tc>
      </w:tr>
      <w:tr w:rsidR="00453FAF" w:rsidRPr="00B345CC" w14:paraId="39948196" w14:textId="77777777" w:rsidTr="00453FAF">
        <w:trPr>
          <w:trHeight w:val="360"/>
          <w:del w:id="168"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tcBorders>
              <w:top w:val="single" w:sz="4" w:space="0" w:color="auto"/>
            </w:tcBorders>
            <w:shd w:val="clear" w:color="auto" w:fill="E5E5E5"/>
            <w:vAlign w:val="center"/>
          </w:tcPr>
          <w:p w14:paraId="7124AEAE" w14:textId="77777777" w:rsidR="00453FAF" w:rsidRPr="005854FD" w:rsidRDefault="00453FAF" w:rsidP="00453FAF">
            <w:pPr>
              <w:pStyle w:val="Heading3"/>
              <w:rPr>
                <w:del w:id="169" w:author="NAZ, Mamoona (OLDHAM MEDICAL SERVICES)" w:date="2026-09-22T12:52:00Z" w16du:dateUtc="2026-09-22T16:52:00Z"/>
                <w:b w:val="0"/>
              </w:rPr>
            </w:pPr>
            <w:del w:id="170" w:author="NAZ, Mamoona (OLDHAM MEDICAL SERVICES)" w:date="2026-09-22T12:52:00Z" w16du:dateUtc="2026-09-22T16:52:00Z">
              <w:r w:rsidRPr="005854FD">
                <w:rPr>
                  <w:b w:val="0"/>
                </w:rPr>
                <w:delText>Nicotine only</w:delText>
              </w:r>
            </w:del>
          </w:p>
        </w:tc>
        <w:tc>
          <w:tcPr>
            <w:tcW w:w="2790" w:type="dxa"/>
            <w:tcBorders>
              <w:top w:val="single" w:sz="4" w:space="0" w:color="auto"/>
            </w:tcBorders>
            <w:shd w:val="clear" w:color="auto" w:fill="F2F2F2" w:themeFill="background1" w:themeFillShade="F2"/>
            <w:vAlign w:val="center"/>
          </w:tcPr>
          <w:p w14:paraId="274E346F" w14:textId="77777777" w:rsidR="00453FAF" w:rsidRPr="005854FD" w:rsidRDefault="00453FAF" w:rsidP="00453FAF">
            <w:pPr>
              <w:spacing w:line="276" w:lineRule="auto"/>
              <w:jc w:val="center"/>
              <w:cnfStyle w:val="000000000000" w:firstRow="0" w:lastRow="0" w:firstColumn="0" w:lastColumn="0" w:oddVBand="0" w:evenVBand="0" w:oddHBand="0" w:evenHBand="0" w:firstRowFirstColumn="0" w:firstRowLastColumn="0" w:lastRowFirstColumn="0" w:lastRowLastColumn="0"/>
              <w:rPr>
                <w:del w:id="171" w:author="NAZ, Mamoona (OLDHAM MEDICAL SERVICES)" w:date="2026-09-22T12:52:00Z" w16du:dateUtc="2026-09-22T16:52:00Z"/>
                <w:rFonts w:cstheme="minorHAnsi"/>
              </w:rPr>
            </w:pPr>
            <w:del w:id="172" w:author="NAZ, Mamoona (OLDHAM MEDICAL SERVICES)" w:date="2026-09-22T12:52:00Z" w16du:dateUtc="2026-09-22T16:52:00Z">
              <w:r>
                <w:rPr>
                  <w:rFonts w:cstheme="minorHAnsi"/>
                </w:rPr>
                <w:delText>18</w:delText>
              </w:r>
            </w:del>
          </w:p>
        </w:tc>
        <w:tc>
          <w:tcPr>
            <w:tcW w:w="1766" w:type="dxa"/>
            <w:tcBorders>
              <w:top w:val="single" w:sz="4" w:space="0" w:color="auto"/>
            </w:tcBorders>
            <w:shd w:val="clear" w:color="auto" w:fill="F2F2F2" w:themeFill="background1" w:themeFillShade="F2"/>
            <w:vAlign w:val="center"/>
          </w:tcPr>
          <w:p w14:paraId="7E3E5D76" w14:textId="77777777" w:rsidR="00453FAF" w:rsidRPr="005854FD" w:rsidRDefault="00453FAF" w:rsidP="00453FAF">
            <w:pPr>
              <w:spacing w:line="276" w:lineRule="auto"/>
              <w:jc w:val="center"/>
              <w:cnfStyle w:val="000000000000" w:firstRow="0" w:lastRow="0" w:firstColumn="0" w:lastColumn="0" w:oddVBand="0" w:evenVBand="0" w:oddHBand="0" w:evenHBand="0" w:firstRowFirstColumn="0" w:firstRowLastColumn="0" w:lastRowFirstColumn="0" w:lastRowLastColumn="0"/>
              <w:rPr>
                <w:del w:id="173" w:author="NAZ, Mamoona (OLDHAM MEDICAL SERVICES)" w:date="2026-09-22T12:52:00Z" w16du:dateUtc="2026-09-22T16:52:00Z"/>
                <w:rFonts w:cstheme="minorHAnsi"/>
              </w:rPr>
            </w:pPr>
            <w:del w:id="174" w:author="NAZ, Mamoona (OLDHAM MEDICAL SERVICES)" w:date="2026-09-22T12:52:00Z" w16du:dateUtc="2026-09-22T16:52:00Z">
              <w:r>
                <w:rPr>
                  <w:rFonts w:cstheme="minorHAnsi"/>
                </w:rPr>
                <w:delText>30</w:delText>
              </w:r>
              <w:r w:rsidRPr="005854FD">
                <w:rPr>
                  <w:rFonts w:cstheme="minorHAnsi"/>
                </w:rPr>
                <w:delText>%</w:delText>
              </w:r>
            </w:del>
          </w:p>
        </w:tc>
      </w:tr>
      <w:tr w:rsidR="00453FAF" w:rsidRPr="00B345CC" w14:paraId="63E46B41" w14:textId="77777777" w:rsidTr="00453FAF">
        <w:trPr>
          <w:cnfStyle w:val="000000100000" w:firstRow="0" w:lastRow="0" w:firstColumn="0" w:lastColumn="0" w:oddVBand="0" w:evenVBand="0" w:oddHBand="1" w:evenHBand="0" w:firstRowFirstColumn="0" w:firstRowLastColumn="0" w:lastRowFirstColumn="0" w:lastRowLastColumn="0"/>
          <w:trHeight w:val="360"/>
          <w:del w:id="175"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tcBorders>
              <w:left w:val="single" w:sz="4" w:space="0" w:color="auto"/>
            </w:tcBorders>
            <w:shd w:val="clear" w:color="auto" w:fill="E5E5E5"/>
            <w:vAlign w:val="center"/>
          </w:tcPr>
          <w:p w14:paraId="113C2BCA" w14:textId="77777777" w:rsidR="00453FAF" w:rsidRPr="005854FD" w:rsidRDefault="00453FAF" w:rsidP="00453FAF">
            <w:pPr>
              <w:pStyle w:val="Heading3"/>
              <w:rPr>
                <w:del w:id="176" w:author="NAZ, Mamoona (OLDHAM MEDICAL SERVICES)" w:date="2026-09-22T12:52:00Z" w16du:dateUtc="2026-09-22T16:52:00Z"/>
                <w:b w:val="0"/>
              </w:rPr>
            </w:pPr>
            <w:del w:id="177" w:author="NAZ, Mamoona (OLDHAM MEDICAL SERVICES)" w:date="2026-09-22T12:52:00Z" w16du:dateUtc="2026-09-22T16:52:00Z">
              <w:r w:rsidRPr="005854FD">
                <w:rPr>
                  <w:b w:val="0"/>
                </w:rPr>
                <w:delText>THC only</w:delText>
              </w:r>
            </w:del>
          </w:p>
        </w:tc>
        <w:tc>
          <w:tcPr>
            <w:tcW w:w="2790" w:type="dxa"/>
            <w:shd w:val="clear" w:color="auto" w:fill="F2F2F2" w:themeFill="background1" w:themeFillShade="F2"/>
            <w:vAlign w:val="center"/>
          </w:tcPr>
          <w:p w14:paraId="4C68A51F" w14:textId="77777777" w:rsidR="00453FAF" w:rsidRPr="005854FD" w:rsidRDefault="00453FAF" w:rsidP="00453FAF">
            <w:pPr>
              <w:spacing w:line="276" w:lineRule="auto"/>
              <w:jc w:val="center"/>
              <w:cnfStyle w:val="000000100000" w:firstRow="0" w:lastRow="0" w:firstColumn="0" w:lastColumn="0" w:oddVBand="0" w:evenVBand="0" w:oddHBand="1" w:evenHBand="0" w:firstRowFirstColumn="0" w:firstRowLastColumn="0" w:lastRowFirstColumn="0" w:lastRowLastColumn="0"/>
              <w:rPr>
                <w:del w:id="178" w:author="NAZ, Mamoona (OLDHAM MEDICAL SERVICES)" w:date="2026-09-22T12:52:00Z" w16du:dateUtc="2026-09-22T16:52:00Z"/>
                <w:rFonts w:cstheme="minorHAnsi"/>
              </w:rPr>
            </w:pPr>
            <w:del w:id="179" w:author="NAZ, Mamoona (OLDHAM MEDICAL SERVICES)" w:date="2026-09-22T12:52:00Z" w16du:dateUtc="2026-09-22T16:52:00Z">
              <w:r>
                <w:rPr>
                  <w:rFonts w:cstheme="minorHAnsi"/>
                </w:rPr>
                <w:delText>24</w:delText>
              </w:r>
            </w:del>
          </w:p>
        </w:tc>
        <w:tc>
          <w:tcPr>
            <w:tcW w:w="1766" w:type="dxa"/>
            <w:tcBorders>
              <w:right w:val="single" w:sz="4" w:space="0" w:color="auto"/>
            </w:tcBorders>
            <w:shd w:val="clear" w:color="auto" w:fill="F2F2F2" w:themeFill="background1" w:themeFillShade="F2"/>
            <w:vAlign w:val="center"/>
          </w:tcPr>
          <w:p w14:paraId="65936DB3" w14:textId="77777777" w:rsidR="00453FAF" w:rsidRPr="005854FD" w:rsidRDefault="00453FAF" w:rsidP="00453FAF">
            <w:pPr>
              <w:spacing w:line="276" w:lineRule="auto"/>
              <w:jc w:val="center"/>
              <w:cnfStyle w:val="000000100000" w:firstRow="0" w:lastRow="0" w:firstColumn="0" w:lastColumn="0" w:oddVBand="0" w:evenVBand="0" w:oddHBand="1" w:evenHBand="0" w:firstRowFirstColumn="0" w:firstRowLastColumn="0" w:lastRowFirstColumn="0" w:lastRowLastColumn="0"/>
              <w:rPr>
                <w:del w:id="180" w:author="NAZ, Mamoona (OLDHAM MEDICAL SERVICES)" w:date="2026-09-22T12:52:00Z" w16du:dateUtc="2026-09-22T16:52:00Z"/>
                <w:rFonts w:cstheme="minorHAnsi"/>
              </w:rPr>
            </w:pPr>
            <w:del w:id="181" w:author="NAZ, Mamoona (OLDHAM MEDICAL SERVICES)" w:date="2026-09-22T12:52:00Z" w16du:dateUtc="2026-09-22T16:52:00Z">
              <w:r>
                <w:rPr>
                  <w:rFonts w:cstheme="minorHAnsi"/>
                </w:rPr>
                <w:delText>39</w:delText>
              </w:r>
              <w:r w:rsidRPr="005854FD">
                <w:rPr>
                  <w:rFonts w:cstheme="minorHAnsi"/>
                </w:rPr>
                <w:delText>%</w:delText>
              </w:r>
            </w:del>
          </w:p>
        </w:tc>
      </w:tr>
      <w:tr w:rsidR="00453FAF" w:rsidRPr="00B345CC" w14:paraId="6C117811" w14:textId="77777777" w:rsidTr="00453FAF">
        <w:trPr>
          <w:trHeight w:val="360"/>
          <w:del w:id="182"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shd w:val="clear" w:color="auto" w:fill="E5E5E5"/>
            <w:vAlign w:val="center"/>
          </w:tcPr>
          <w:p w14:paraId="4CF386C9" w14:textId="77777777" w:rsidR="00453FAF" w:rsidRPr="005854FD" w:rsidRDefault="00453FAF" w:rsidP="00453FAF">
            <w:pPr>
              <w:pStyle w:val="Heading3"/>
              <w:rPr>
                <w:del w:id="183" w:author="NAZ, Mamoona (OLDHAM MEDICAL SERVICES)" w:date="2026-09-22T12:52:00Z" w16du:dateUtc="2026-09-22T16:52:00Z"/>
                <w:b w:val="0"/>
              </w:rPr>
            </w:pPr>
            <w:del w:id="184" w:author="NAZ, Mamoona (OLDHAM MEDICAL SERVICES)" w:date="2026-09-22T12:52:00Z" w16du:dateUtc="2026-09-22T16:52:00Z">
              <w:r w:rsidRPr="005854FD">
                <w:rPr>
                  <w:b w:val="0"/>
                </w:rPr>
                <w:delText>Nicotine and THC</w:delText>
              </w:r>
            </w:del>
          </w:p>
        </w:tc>
        <w:tc>
          <w:tcPr>
            <w:tcW w:w="2790" w:type="dxa"/>
            <w:shd w:val="clear" w:color="auto" w:fill="F2F2F2" w:themeFill="background1" w:themeFillShade="F2"/>
            <w:vAlign w:val="center"/>
          </w:tcPr>
          <w:p w14:paraId="3586B59F" w14:textId="77777777" w:rsidR="00453FAF" w:rsidRPr="005854FD" w:rsidRDefault="00453FAF" w:rsidP="00453FAF">
            <w:pPr>
              <w:spacing w:line="276" w:lineRule="auto"/>
              <w:jc w:val="center"/>
              <w:cnfStyle w:val="000000000000" w:firstRow="0" w:lastRow="0" w:firstColumn="0" w:lastColumn="0" w:oddVBand="0" w:evenVBand="0" w:oddHBand="0" w:evenHBand="0" w:firstRowFirstColumn="0" w:firstRowLastColumn="0" w:lastRowFirstColumn="0" w:lastRowLastColumn="0"/>
              <w:rPr>
                <w:del w:id="185" w:author="NAZ, Mamoona (OLDHAM MEDICAL SERVICES)" w:date="2026-09-22T12:52:00Z" w16du:dateUtc="2026-09-22T16:52:00Z"/>
                <w:rFonts w:cstheme="minorHAnsi"/>
              </w:rPr>
            </w:pPr>
            <w:del w:id="186" w:author="NAZ, Mamoona (OLDHAM MEDICAL SERVICES)" w:date="2026-09-22T12:52:00Z" w16du:dateUtc="2026-09-22T16:52:00Z">
              <w:r>
                <w:rPr>
                  <w:rFonts w:cstheme="minorHAnsi"/>
                </w:rPr>
                <w:delText>15</w:delText>
              </w:r>
            </w:del>
          </w:p>
        </w:tc>
        <w:tc>
          <w:tcPr>
            <w:tcW w:w="1766" w:type="dxa"/>
            <w:shd w:val="clear" w:color="auto" w:fill="F2F2F2" w:themeFill="background1" w:themeFillShade="F2"/>
            <w:vAlign w:val="center"/>
          </w:tcPr>
          <w:p w14:paraId="0BF25E1F" w14:textId="77777777" w:rsidR="00453FAF" w:rsidRPr="005854FD" w:rsidRDefault="00453FAF" w:rsidP="00453FAF">
            <w:pPr>
              <w:spacing w:line="276" w:lineRule="auto"/>
              <w:jc w:val="center"/>
              <w:cnfStyle w:val="000000000000" w:firstRow="0" w:lastRow="0" w:firstColumn="0" w:lastColumn="0" w:oddVBand="0" w:evenVBand="0" w:oddHBand="0" w:evenHBand="0" w:firstRowFirstColumn="0" w:firstRowLastColumn="0" w:lastRowFirstColumn="0" w:lastRowLastColumn="0"/>
              <w:rPr>
                <w:del w:id="187" w:author="NAZ, Mamoona (OLDHAM MEDICAL SERVICES)" w:date="2026-09-22T12:52:00Z" w16du:dateUtc="2026-09-22T16:52:00Z"/>
                <w:rFonts w:cstheme="minorHAnsi"/>
              </w:rPr>
            </w:pPr>
            <w:del w:id="188" w:author="NAZ, Mamoona (OLDHAM MEDICAL SERVICES)" w:date="2026-09-22T12:52:00Z" w16du:dateUtc="2026-09-22T16:52:00Z">
              <w:r>
                <w:rPr>
                  <w:rFonts w:cstheme="minorHAnsi"/>
                </w:rPr>
                <w:delText>25</w:delText>
              </w:r>
              <w:r w:rsidRPr="005854FD">
                <w:rPr>
                  <w:rFonts w:cstheme="minorHAnsi"/>
                </w:rPr>
                <w:delText>%</w:delText>
              </w:r>
            </w:del>
          </w:p>
        </w:tc>
      </w:tr>
      <w:tr w:rsidR="00453FAF" w14:paraId="73193BEB" w14:textId="77777777" w:rsidTr="00453FAF">
        <w:trPr>
          <w:cnfStyle w:val="000000100000" w:firstRow="0" w:lastRow="0" w:firstColumn="0" w:lastColumn="0" w:oddVBand="0" w:evenVBand="0" w:oddHBand="1" w:evenHBand="0" w:firstRowFirstColumn="0" w:firstRowLastColumn="0" w:lastRowFirstColumn="0" w:lastRowLastColumn="0"/>
          <w:trHeight w:val="360"/>
          <w:del w:id="189"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tcBorders>
              <w:left w:val="single" w:sz="4" w:space="0" w:color="auto"/>
            </w:tcBorders>
            <w:shd w:val="clear" w:color="auto" w:fill="E5E5E5"/>
            <w:vAlign w:val="center"/>
          </w:tcPr>
          <w:p w14:paraId="753815D7" w14:textId="77777777" w:rsidR="00453FAF" w:rsidRPr="005854FD" w:rsidRDefault="00453FAF" w:rsidP="00453FAF">
            <w:pPr>
              <w:pStyle w:val="Heading3"/>
              <w:rPr>
                <w:del w:id="190" w:author="NAZ, Mamoona (OLDHAM MEDICAL SERVICES)" w:date="2026-09-22T12:52:00Z" w16du:dateUtc="2026-09-22T16:52:00Z"/>
                <w:b w:val="0"/>
              </w:rPr>
            </w:pPr>
            <w:del w:id="191" w:author="NAZ, Mamoona (OLDHAM MEDICAL SERVICES)" w:date="2026-09-22T12:52:00Z" w16du:dateUtc="2026-09-22T16:52:00Z">
              <w:r w:rsidRPr="005854FD">
                <w:rPr>
                  <w:b w:val="0"/>
                </w:rPr>
                <w:delText>CBD</w:delText>
              </w:r>
            </w:del>
          </w:p>
        </w:tc>
        <w:tc>
          <w:tcPr>
            <w:tcW w:w="2790" w:type="dxa"/>
            <w:shd w:val="clear" w:color="auto" w:fill="F2F2F2" w:themeFill="background1" w:themeFillShade="F2"/>
            <w:vAlign w:val="center"/>
          </w:tcPr>
          <w:p w14:paraId="03AAC814" w14:textId="77777777" w:rsidR="00453FAF" w:rsidRPr="005854FD" w:rsidRDefault="00453FAF" w:rsidP="00453FAF">
            <w:pPr>
              <w:jc w:val="center"/>
              <w:cnfStyle w:val="000000100000" w:firstRow="0" w:lastRow="0" w:firstColumn="0" w:lastColumn="0" w:oddVBand="0" w:evenVBand="0" w:oddHBand="1" w:evenHBand="0" w:firstRowFirstColumn="0" w:firstRowLastColumn="0" w:lastRowFirstColumn="0" w:lastRowLastColumn="0"/>
              <w:rPr>
                <w:del w:id="192" w:author="NAZ, Mamoona (OLDHAM MEDICAL SERVICES)" w:date="2026-09-22T12:52:00Z" w16du:dateUtc="2026-09-22T16:52:00Z"/>
                <w:rFonts w:cstheme="minorHAnsi"/>
              </w:rPr>
            </w:pPr>
            <w:del w:id="193" w:author="NAZ, Mamoona (OLDHAM MEDICAL SERVICES)" w:date="2026-09-22T12:52:00Z" w16du:dateUtc="2026-09-22T16:52:00Z">
              <w:r w:rsidRPr="005854FD">
                <w:rPr>
                  <w:rFonts w:cstheme="minorHAnsi"/>
                </w:rPr>
                <w:delText>&lt;5***</w:delText>
              </w:r>
            </w:del>
          </w:p>
        </w:tc>
        <w:tc>
          <w:tcPr>
            <w:tcW w:w="1766" w:type="dxa"/>
            <w:tcBorders>
              <w:right w:val="single" w:sz="4" w:space="0" w:color="auto"/>
            </w:tcBorders>
            <w:shd w:val="clear" w:color="auto" w:fill="F2F2F2" w:themeFill="background1" w:themeFillShade="F2"/>
            <w:vAlign w:val="center"/>
          </w:tcPr>
          <w:p w14:paraId="49CA5B31" w14:textId="77777777" w:rsidR="00453FAF" w:rsidRPr="005854FD" w:rsidRDefault="00453FAF" w:rsidP="00453FAF">
            <w:pPr>
              <w:jc w:val="center"/>
              <w:cnfStyle w:val="000000100000" w:firstRow="0" w:lastRow="0" w:firstColumn="0" w:lastColumn="0" w:oddVBand="0" w:evenVBand="0" w:oddHBand="1" w:evenHBand="0" w:firstRowFirstColumn="0" w:firstRowLastColumn="0" w:lastRowFirstColumn="0" w:lastRowLastColumn="0"/>
              <w:rPr>
                <w:del w:id="194" w:author="NAZ, Mamoona (OLDHAM MEDICAL SERVICES)" w:date="2026-09-22T12:52:00Z" w16du:dateUtc="2026-09-22T16:52:00Z"/>
                <w:rFonts w:cstheme="minorHAnsi"/>
              </w:rPr>
            </w:pPr>
          </w:p>
        </w:tc>
      </w:tr>
      <w:tr w:rsidR="00453FAF" w:rsidRPr="00B345CC" w14:paraId="54257A3B" w14:textId="77777777" w:rsidTr="00453FAF">
        <w:trPr>
          <w:trHeight w:val="360"/>
          <w:del w:id="195" w:author="NAZ, Mamoona (OLDHAM MEDICAL SERVICES)" w:date="2026-09-22T12:52:00Z" w16du:dateUtc="2026-09-22T16:52:00Z"/>
        </w:trPr>
        <w:tc>
          <w:tcPr>
            <w:cnfStyle w:val="001000000000" w:firstRow="0" w:lastRow="0" w:firstColumn="1" w:lastColumn="0" w:oddVBand="0" w:evenVBand="0" w:oddHBand="0" w:evenHBand="0" w:firstRowFirstColumn="0" w:firstRowLastColumn="0" w:lastRowFirstColumn="0" w:lastRowLastColumn="0"/>
            <w:tcW w:w="3415" w:type="dxa"/>
            <w:shd w:val="clear" w:color="auto" w:fill="E5E5E5"/>
            <w:vAlign w:val="center"/>
          </w:tcPr>
          <w:p w14:paraId="2A1C8D66" w14:textId="77777777" w:rsidR="00453FAF" w:rsidRPr="005854FD" w:rsidRDefault="00453FAF" w:rsidP="00453FAF">
            <w:pPr>
              <w:pStyle w:val="Heading3"/>
              <w:rPr>
                <w:del w:id="196" w:author="NAZ, Mamoona (OLDHAM MEDICAL SERVICES)" w:date="2026-09-22T12:52:00Z" w16du:dateUtc="2026-09-22T16:52:00Z"/>
                <w:b w:val="0"/>
              </w:rPr>
            </w:pPr>
            <w:del w:id="197" w:author="NAZ, Mamoona (OLDHAM MEDICAL SERVICES)" w:date="2026-09-22T12:52:00Z" w16du:dateUtc="2026-09-22T16:52:00Z">
              <w:r w:rsidRPr="005854FD">
                <w:rPr>
                  <w:b w:val="0"/>
                </w:rPr>
                <w:delText>Other/Unknown</w:delText>
              </w:r>
            </w:del>
          </w:p>
        </w:tc>
        <w:tc>
          <w:tcPr>
            <w:tcW w:w="2790" w:type="dxa"/>
            <w:shd w:val="clear" w:color="auto" w:fill="F2F2F2" w:themeFill="background1" w:themeFillShade="F2"/>
            <w:vAlign w:val="center"/>
          </w:tcPr>
          <w:p w14:paraId="2469529B" w14:textId="77777777" w:rsidR="00453FAF" w:rsidRPr="005854FD" w:rsidRDefault="00453FAF" w:rsidP="00453FAF">
            <w:pPr>
              <w:jc w:val="center"/>
              <w:cnfStyle w:val="000000000000" w:firstRow="0" w:lastRow="0" w:firstColumn="0" w:lastColumn="0" w:oddVBand="0" w:evenVBand="0" w:oddHBand="0" w:evenHBand="0" w:firstRowFirstColumn="0" w:firstRowLastColumn="0" w:lastRowFirstColumn="0" w:lastRowLastColumn="0"/>
              <w:rPr>
                <w:del w:id="198" w:author="NAZ, Mamoona (OLDHAM MEDICAL SERVICES)" w:date="2026-09-22T12:52:00Z" w16du:dateUtc="2026-09-22T16:52:00Z"/>
                <w:rFonts w:cstheme="minorHAnsi"/>
              </w:rPr>
            </w:pPr>
            <w:del w:id="199" w:author="NAZ, Mamoona (OLDHAM MEDICAL SERVICES)" w:date="2026-09-22T12:52:00Z" w16du:dateUtc="2026-09-22T16:52:00Z">
              <w:r w:rsidRPr="005854FD">
                <w:rPr>
                  <w:rFonts w:cstheme="minorHAnsi"/>
                </w:rPr>
                <w:delText>&lt;5***</w:delText>
              </w:r>
            </w:del>
          </w:p>
        </w:tc>
        <w:tc>
          <w:tcPr>
            <w:tcW w:w="1766" w:type="dxa"/>
            <w:shd w:val="clear" w:color="auto" w:fill="F2F2F2" w:themeFill="background1" w:themeFillShade="F2"/>
            <w:vAlign w:val="center"/>
          </w:tcPr>
          <w:p w14:paraId="7792C1E6" w14:textId="77777777" w:rsidR="00453FAF" w:rsidRPr="005854FD" w:rsidRDefault="00453FAF" w:rsidP="00453FAF">
            <w:pPr>
              <w:jc w:val="center"/>
              <w:cnfStyle w:val="000000000000" w:firstRow="0" w:lastRow="0" w:firstColumn="0" w:lastColumn="0" w:oddVBand="0" w:evenVBand="0" w:oddHBand="0" w:evenHBand="0" w:firstRowFirstColumn="0" w:firstRowLastColumn="0" w:lastRowFirstColumn="0" w:lastRowLastColumn="0"/>
              <w:rPr>
                <w:del w:id="200" w:author="NAZ, Mamoona (OLDHAM MEDICAL SERVICES)" w:date="2026-09-22T12:52:00Z" w16du:dateUtc="2026-09-22T16:52:00Z"/>
                <w:rFonts w:cstheme="minorHAnsi"/>
              </w:rPr>
            </w:pPr>
          </w:p>
        </w:tc>
      </w:tr>
    </w:tbl>
    <w:p w14:paraId="3CCF1601" w14:textId="77777777" w:rsidR="008755F4" w:rsidRDefault="008755F4">
      <w:pPr>
        <w:rPr>
          <w:del w:id="201" w:author="NAZ, Mamoona (OLDHAM MEDICAL SERVICES)" w:date="2026-09-22T12:52:00Z" w16du:dateUtc="2026-09-22T16:52:00Z"/>
        </w:rPr>
      </w:pPr>
    </w:p>
    <w:p w14:paraId="6F8C05C4" w14:textId="77777777" w:rsidR="00E41402" w:rsidRDefault="00E41402">
      <w:pPr>
        <w:rPr>
          <w:del w:id="202" w:author="NAZ, Mamoona (OLDHAM MEDICAL SERVICES)" w:date="2026-09-22T12:52:00Z" w16du:dateUtc="2026-09-22T16:52:00Z"/>
        </w:rPr>
      </w:pPr>
    </w:p>
    <w:p w14:paraId="69C63580" w14:textId="77777777" w:rsidR="00E41402" w:rsidRDefault="00E41402">
      <w:pPr>
        <w:rPr>
          <w:del w:id="203" w:author="NAZ, Mamoona (OLDHAM MEDICAL SERVICES)" w:date="2026-09-22T12:52:00Z" w16du:dateUtc="2026-09-22T16:52:00Z"/>
        </w:rPr>
      </w:pPr>
    </w:p>
    <w:p w14:paraId="73FF4EBB" w14:textId="77777777" w:rsidR="00C428CF" w:rsidRDefault="00C428CF">
      <w:pPr>
        <w:rPr>
          <w:del w:id="204" w:author="NAZ, Mamoona (OLDHAM MEDICAL SERVICES)" w:date="2026-09-22T12:52:00Z" w16du:dateUtc="2026-09-22T16:52:00Z"/>
        </w:rPr>
      </w:pPr>
    </w:p>
    <w:p w14:paraId="247C56F8" w14:textId="77777777" w:rsidR="00C428CF" w:rsidRDefault="00C428CF">
      <w:pPr>
        <w:rPr>
          <w:del w:id="205" w:author="NAZ, Mamoona (OLDHAM MEDICAL SERVICES)" w:date="2026-09-22T12:52:00Z" w16du:dateUtc="2026-09-22T16:52:00Z"/>
        </w:rPr>
      </w:pPr>
    </w:p>
    <w:p w14:paraId="5121254F" w14:textId="77777777" w:rsidR="00C428CF" w:rsidRDefault="00C428CF">
      <w:pPr>
        <w:rPr>
          <w:del w:id="206" w:author="NAZ, Mamoona (OLDHAM MEDICAL SERVICES)" w:date="2026-09-22T12:52:00Z" w16du:dateUtc="2026-09-22T16:52:00Z"/>
        </w:rPr>
      </w:pPr>
    </w:p>
    <w:p w14:paraId="7FA130E5" w14:textId="77777777" w:rsidR="00C428CF" w:rsidRDefault="00C428CF">
      <w:pPr>
        <w:rPr>
          <w:del w:id="207" w:author="NAZ, Mamoona (OLDHAM MEDICAL SERVICES)" w:date="2026-09-22T12:52:00Z" w16du:dateUtc="2026-09-22T16:52:00Z"/>
        </w:rPr>
      </w:pPr>
    </w:p>
    <w:p w14:paraId="65DDC24A" w14:textId="77777777" w:rsidR="00C428CF" w:rsidRDefault="00C428CF">
      <w:pPr>
        <w:rPr>
          <w:del w:id="208" w:author="NAZ, Mamoona (OLDHAM MEDICAL SERVICES)" w:date="2026-09-22T12:52:00Z" w16du:dateUtc="2026-09-22T16:52:00Z"/>
        </w:rPr>
      </w:pPr>
    </w:p>
    <w:p w14:paraId="07738FE4" w14:textId="77777777" w:rsidR="00C428CF" w:rsidRDefault="00C428CF">
      <w:pPr>
        <w:rPr>
          <w:del w:id="209" w:author="NAZ, Mamoona (OLDHAM MEDICAL SERVICES)" w:date="2026-09-22T12:52:00Z" w16du:dateUtc="2026-09-22T16:52:00Z"/>
        </w:rPr>
      </w:pPr>
    </w:p>
    <w:p w14:paraId="7763CCBB" w14:textId="77777777" w:rsidR="00C428CF" w:rsidRDefault="00C428CF">
      <w:pPr>
        <w:rPr>
          <w:del w:id="210" w:author="NAZ, Mamoona (OLDHAM MEDICAL SERVICES)" w:date="2026-09-22T12:52:00Z" w16du:dateUtc="2026-09-22T16:52:00Z"/>
        </w:rPr>
      </w:pPr>
    </w:p>
    <w:p w14:paraId="4AB216E5" w14:textId="77777777" w:rsidR="00C428CF" w:rsidRDefault="00C428CF">
      <w:pPr>
        <w:rPr>
          <w:del w:id="211" w:author="NAZ, Mamoona (OLDHAM MEDICAL SERVICES)" w:date="2026-09-22T12:52:00Z" w16du:dateUtc="2026-09-22T16:52:00Z"/>
        </w:rPr>
      </w:pPr>
    </w:p>
    <w:p w14:paraId="2D253DDD" w14:textId="77777777" w:rsidR="00C715C2" w:rsidRDefault="00C715C2">
      <w:pPr>
        <w:rPr>
          <w:del w:id="212" w:author="NAZ, Mamoona (OLDHAM MEDICAL SERVICES)" w:date="2026-09-22T12:52:00Z" w16du:dateUtc="2026-09-22T16:52:00Z"/>
        </w:rPr>
      </w:pPr>
    </w:p>
    <w:p w14:paraId="08C305A1" w14:textId="77777777" w:rsidR="00C428CF" w:rsidRDefault="00C428CF">
      <w:pPr>
        <w:rPr>
          <w:del w:id="213" w:author="NAZ, Mamoona (OLDHAM MEDICAL SERVICES)" w:date="2026-09-22T12:52:00Z" w16du:dateUtc="2026-09-22T16:52:00Z"/>
        </w:rPr>
      </w:pPr>
    </w:p>
    <w:p w14:paraId="3CBBA9C3" w14:textId="77777777" w:rsidR="00086263" w:rsidRDefault="00086263" w:rsidP="00E41402">
      <w:pPr>
        <w:rPr>
          <w:del w:id="214" w:author="NAZ, Mamoona (OLDHAM MEDICAL SERVICES)" w:date="2026-09-22T12:52:00Z" w16du:dateUtc="2026-09-22T16:52:00Z"/>
        </w:rPr>
      </w:pPr>
    </w:p>
    <w:p w14:paraId="066C6121" w14:textId="77777777" w:rsidR="00E41402" w:rsidRPr="00E41402" w:rsidRDefault="00E41402" w:rsidP="00E41402">
      <w:pPr>
        <w:rPr>
          <w:del w:id="215" w:author="NAZ, Mamoona (OLDHAM MEDICAL SERVICES)" w:date="2026-09-22T12:52:00Z" w16du:dateUtc="2026-09-22T16:52:00Z"/>
        </w:rPr>
      </w:pPr>
      <w:del w:id="216" w:author="NAZ, Mamoona (OLDHAM MEDICAL SERVICES)" w:date="2026-09-22T12:52:00Z" w16du:dateUtc="2026-09-22T16:52:00Z">
        <w:r w:rsidRPr="00E41402">
          <w:delText xml:space="preserve">* </w:delText>
        </w:r>
        <w:r w:rsidR="006D22FC">
          <w:delText>Case investigations are</w:delText>
        </w:r>
        <w:r w:rsidRPr="00E41402">
          <w:delText xml:space="preserve"> ongoing</w:delText>
        </w:r>
        <w:r w:rsidR="006D22FC">
          <w:delText xml:space="preserve"> and</w:delText>
        </w:r>
        <w:r w:rsidRPr="00E41402">
          <w:delText xml:space="preserve"> these data are subject to change.</w:delText>
        </w:r>
      </w:del>
    </w:p>
    <w:p w14:paraId="06D6E6D0" w14:textId="77777777" w:rsidR="00E41402" w:rsidRPr="00E41402" w:rsidRDefault="00E41402" w:rsidP="00E41402">
      <w:pPr>
        <w:rPr>
          <w:del w:id="217" w:author="NAZ, Mamoona (OLDHAM MEDICAL SERVICES)" w:date="2026-09-22T12:52:00Z" w16du:dateUtc="2026-09-22T16:52:00Z"/>
        </w:rPr>
      </w:pPr>
      <w:del w:id="218" w:author="NAZ, Mamoona (OLDHAM MEDICAL SERVICES)" w:date="2026-09-22T12:52:00Z" w16du:dateUtc="2026-09-22T16:52:00Z">
        <w:r w:rsidRPr="00E41402">
          <w:delText xml:space="preserve">** </w:delText>
        </w:r>
        <w:r w:rsidR="006D22FC">
          <w:delText>T</w:delText>
        </w:r>
        <w:r w:rsidRPr="00E41402">
          <w:delText>otal may not add up to 100 percent</w:delText>
        </w:r>
        <w:r w:rsidR="006D22FC">
          <w:delText xml:space="preserve"> due to rounding</w:delText>
        </w:r>
        <w:r w:rsidRPr="00E41402">
          <w:delText>.</w:delText>
        </w:r>
      </w:del>
    </w:p>
    <w:p w14:paraId="7D617966" w14:textId="77777777" w:rsidR="00E41402" w:rsidRPr="006F1C2D" w:rsidRDefault="00E41402" w:rsidP="007D3CB3">
      <w:pPr>
        <w:rPr>
          <w:b/>
          <w:rPrChange w:id="219" w:author="NAZ, Mamoona (OLDHAM MEDICAL SERVICES)" w:date="2026-09-22T12:52:00Z" w16du:dateUtc="2026-09-22T16:52:00Z">
            <w:rPr>
              <w:sz w:val="24"/>
              <w:szCs w:val="24"/>
            </w:rPr>
          </w:rPrChange>
        </w:rPr>
      </w:pPr>
      <w:del w:id="220" w:author="NAZ, Mamoona (OLDHAM MEDICAL SERVICES)" w:date="2026-09-22T12:52:00Z" w16du:dateUtc="2026-09-22T16:52:00Z">
        <w:r w:rsidRPr="00E41402">
          <w:delText xml:space="preserve">*** Numbers under 5 are suppressed </w:delText>
        </w:r>
        <w:r w:rsidR="006D22FC">
          <w:delText>consistent with Departmental patient privacy and confidentiality policies</w:delText>
        </w:r>
        <w:r w:rsidRPr="00E41402">
          <w:delText>.</w:delText>
        </w:r>
      </w:del>
    </w:p>
    <w:sectPr w:rsidR="00E41402" w:rsidRPr="006F1C2D">
      <w:headerReference w:type="default" r:id="rId9"/>
      <w:footerReference w:type="default" r:id="rId10"/>
      <w:pgSz w:w="11906" w:h="16838"/>
      <w:pgMar w:top="1440" w:right="1440" w:bottom="1440" w:left="1440" w:header="708" w:footer="708" w:gutter="0"/>
      <w:cols w:space="708"/>
      <w:docGrid w:linePitch="360"/>
      <w:sectPrChange w:id="225" w:author="NAZ, Mamoona (OLDHAM MEDICAL SERVICES)" w:date="2026-09-22T12:52:00Z" w16du:dateUtc="2026-09-22T16:52:00Z">
        <w:sectPr w:rsidR="00E41402" w:rsidRPr="006F1C2D">
          <w:pgSz w:w="12240" w:h="15840"/>
          <w:pgMar w:top="1458" w:right="1440" w:bottom="558" w:left="1440" w:header="720" w:footer="720" w:gutter="0"/>
          <w:cols w:space="72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B4FB6C" w14:textId="77777777" w:rsidR="008755F4" w:rsidRDefault="008755F4" w:rsidP="00C006BA">
      <w:pPr>
        <w:pPrChange w:id="4" w:author="NAZ, Mamoona (OLDHAM MEDICAL SERVICES)" w:date="2026-09-22T12:52:00Z" w16du:dateUtc="2026-09-22T16:52:00Z">
          <w:pPr>
            <w:spacing w:after="0" w:line="240" w:lineRule="auto"/>
          </w:pPr>
        </w:pPrChange>
      </w:pPr>
      <w:r>
        <w:separator/>
      </w:r>
    </w:p>
  </w:endnote>
  <w:endnote w:type="continuationSeparator" w:id="0">
    <w:p w14:paraId="3FD2E8A7" w14:textId="77777777" w:rsidR="008755F4" w:rsidRDefault="008755F4" w:rsidP="00C006BA">
      <w:pPr>
        <w:pPrChange w:id="5" w:author="NAZ, Mamoona (OLDHAM MEDICAL SERVICES)" w:date="2026-09-22T12:52:00Z" w16du:dateUtc="2026-09-22T16:52: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14C6BE" w14:textId="77777777" w:rsidR="007D3CB3" w:rsidRDefault="007D3CB3">
    <w:pPr>
      <w:pStyle w:val="LightList-Accent1"/>
      <w:pPrChange w:id="224" w:author="NAZ, Mamoona (OLDHAM MEDICAL SERVICES)" w:date="2026-09-22T12:52:00Z" w16du:dateUtc="2026-09-22T16:52: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070DCA" w14:textId="77777777" w:rsidR="008755F4" w:rsidRDefault="008755F4" w:rsidP="00C006BA">
      <w:pPr>
        <w:pPrChange w:id="2" w:author="NAZ, Mamoona (OLDHAM MEDICAL SERVICES)" w:date="2026-09-22T12:52:00Z" w16du:dateUtc="2026-09-22T16:52:00Z">
          <w:pPr>
            <w:spacing w:after="0" w:line="240" w:lineRule="auto"/>
          </w:pPr>
        </w:pPrChange>
      </w:pPr>
      <w:r>
        <w:separator/>
      </w:r>
    </w:p>
  </w:footnote>
  <w:footnote w:type="continuationSeparator" w:id="0">
    <w:p w14:paraId="22E90F77" w14:textId="77777777" w:rsidR="008755F4" w:rsidRDefault="008755F4" w:rsidP="00C006BA">
      <w:pPr>
        <w:pPrChange w:id="3" w:author="NAZ, Mamoona (OLDHAM MEDICAL SERVICES)" w:date="2026-09-22T12:52:00Z" w16du:dateUtc="2026-09-22T16:52: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81A5A0" w14:textId="77777777" w:rsidR="00C428CF" w:rsidRPr="005D201C" w:rsidRDefault="00691A0F" w:rsidP="00C428CF">
    <w:pPr>
      <w:rPr>
        <w:del w:id="221" w:author="NAZ, Mamoona (OLDHAM MEDICAL SERVICES)" w:date="2026-09-22T12:52:00Z" w16du:dateUtc="2026-09-22T16:52:00Z"/>
        <w:color w:val="595959" w:themeColor="text1" w:themeTint="A6"/>
      </w:rPr>
    </w:pPr>
    <w:del w:id="222" w:author="NAZ, Mamoona (OLDHAM MEDICAL SERVICES)" w:date="2026-09-22T12:52:00Z" w16du:dateUtc="2026-09-22T16:52:00Z">
      <w:r>
        <w:rPr>
          <w:noProof/>
          <w:color w:val="595959" w:themeColor="text1" w:themeTint="A6"/>
        </w:rPr>
        <w:drawing>
          <wp:anchor distT="0" distB="0" distL="114300" distR="114300" simplePos="0" relativeHeight="251658240" behindDoc="0" locked="0" layoutInCell="1" allowOverlap="1" wp14:anchorId="11EC7D4B" wp14:editId="388F5288">
            <wp:simplePos x="0" y="0"/>
            <wp:positionH relativeFrom="column">
              <wp:posOffset>5419090</wp:posOffset>
            </wp:positionH>
            <wp:positionV relativeFrom="paragraph">
              <wp:posOffset>-215900</wp:posOffset>
            </wp:positionV>
            <wp:extent cx="523875" cy="531912"/>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H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3875" cy="531912"/>
                    </a:xfrm>
                    <a:prstGeom prst="rect">
                      <a:avLst/>
                    </a:prstGeom>
                  </pic:spPr>
                </pic:pic>
              </a:graphicData>
            </a:graphic>
            <wp14:sizeRelH relativeFrom="page">
              <wp14:pctWidth>0</wp14:pctWidth>
            </wp14:sizeRelH>
            <wp14:sizeRelV relativeFrom="page">
              <wp14:pctHeight>0</wp14:pctHeight>
            </wp14:sizeRelV>
          </wp:anchor>
        </w:drawing>
      </w:r>
      <w:r w:rsidR="00AA7FB0" w:rsidRPr="005D201C">
        <w:rPr>
          <w:color w:val="595959" w:themeColor="text1" w:themeTint="A6"/>
        </w:rPr>
        <w:delText>MASSACHUSETTS DEPARTMENT OF PUBLIC HEALTH</w:delText>
      </w:r>
      <w:r>
        <w:rPr>
          <w:color w:val="595959" w:themeColor="text1" w:themeTint="A6"/>
        </w:rPr>
        <w:tab/>
      </w:r>
      <w:r>
        <w:rPr>
          <w:color w:val="595959" w:themeColor="text1" w:themeTint="A6"/>
        </w:rPr>
        <w:tab/>
      </w:r>
      <w:r>
        <w:rPr>
          <w:color w:val="595959" w:themeColor="text1" w:themeTint="A6"/>
        </w:rPr>
        <w:tab/>
      </w:r>
      <w:r>
        <w:rPr>
          <w:color w:val="595959" w:themeColor="text1" w:themeTint="A6"/>
        </w:rPr>
        <w:tab/>
      </w:r>
      <w:r>
        <w:rPr>
          <w:color w:val="595959" w:themeColor="text1" w:themeTint="A6"/>
        </w:rPr>
        <w:tab/>
      </w:r>
      <w:r w:rsidR="00AA7FB0" w:rsidRPr="005D201C">
        <w:rPr>
          <w:color w:val="595959" w:themeColor="text1" w:themeTint="A6"/>
        </w:rPr>
        <w:delText xml:space="preserve"> </w:delText>
      </w:r>
    </w:del>
  </w:p>
  <w:p w14:paraId="7CBB9382" w14:textId="77777777" w:rsidR="00C428CF" w:rsidRPr="00C428CF" w:rsidRDefault="00C428CF">
    <w:pPr>
      <w:pStyle w:val="MediumList1-Accent5"/>
      <w:pPrChange w:id="223" w:author="NAZ, Mamoona (OLDHAM MEDICAL SERVICES)" w:date="2026-09-22T12:52:00Z" w16du:dateUtc="2026-09-22T16:52: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54FD"/>
    <w:rsid w:val="00076BBC"/>
    <w:rsid w:val="0008331C"/>
    <w:rsid w:val="00086263"/>
    <w:rsid w:val="00211A15"/>
    <w:rsid w:val="00254AB7"/>
    <w:rsid w:val="00267B0F"/>
    <w:rsid w:val="002A4083"/>
    <w:rsid w:val="00324E61"/>
    <w:rsid w:val="003F00CD"/>
    <w:rsid w:val="00453FAF"/>
    <w:rsid w:val="004642F7"/>
    <w:rsid w:val="005854FD"/>
    <w:rsid w:val="005B7F1A"/>
    <w:rsid w:val="005D201C"/>
    <w:rsid w:val="00635548"/>
    <w:rsid w:val="006616C6"/>
    <w:rsid w:val="00677B90"/>
    <w:rsid w:val="00691A0F"/>
    <w:rsid w:val="006D22FC"/>
    <w:rsid w:val="006F1C2D"/>
    <w:rsid w:val="006F5CEB"/>
    <w:rsid w:val="007666AF"/>
    <w:rsid w:val="00796251"/>
    <w:rsid w:val="007D3CB3"/>
    <w:rsid w:val="008755F4"/>
    <w:rsid w:val="00875E83"/>
    <w:rsid w:val="00921CBA"/>
    <w:rsid w:val="009337CB"/>
    <w:rsid w:val="009371BC"/>
    <w:rsid w:val="00A757B6"/>
    <w:rsid w:val="00A8494F"/>
    <w:rsid w:val="00AA7FB0"/>
    <w:rsid w:val="00B90739"/>
    <w:rsid w:val="00C006BA"/>
    <w:rsid w:val="00C428CF"/>
    <w:rsid w:val="00C715C2"/>
    <w:rsid w:val="00D17B9F"/>
    <w:rsid w:val="00D44047"/>
    <w:rsid w:val="00D758C3"/>
    <w:rsid w:val="00E41402"/>
    <w:rsid w:val="00E45105"/>
    <w:rsid w:val="00E77954"/>
    <w:rsid w:val="00EA5B1B"/>
    <w:rsid w:val="00EB76BC"/>
    <w:rsid w:val="00EE3545"/>
    <w:rsid w:val="00F26689"/>
    <w:rsid w:val="00F324D4"/>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58E6D"/>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52:00Z">
        <w:pPr>
          <w:spacing w:after="200" w:line="276" w:lineRule="auto"/>
        </w:pPr>
      </w:pPrChange>
    </w:pPr>
    <w:rPr>
      <w:rFonts w:cs="Times New Roman"/>
      <w:sz w:val="24"/>
      <w:szCs w:val="24"/>
      <w:lang w:val="en-GB"/>
      <w:rPrChange w:id="0" w:author="NAZ, Mamoona (OLDHAM MEDICAL SERVICES)" w:date="2026-09-22T12:52:00Z">
        <w:rPr>
          <w:rFonts w:asciiTheme="minorHAnsi" w:eastAsiaTheme="minorHAnsi"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2A4083"/>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1A0F"/>
    <w:pPr>
      <w:keepNext/>
      <w:keepLines/>
      <w:outlineLvl w:val="1"/>
    </w:pPr>
    <w:rPr>
      <w:rFonts w:eastAsiaTheme="majorEastAsia" w:cstheme="majorBidi"/>
      <w:bCs/>
      <w:szCs w:val="26"/>
    </w:rPr>
  </w:style>
  <w:style w:type="paragraph" w:styleId="Heading3">
    <w:name w:val="heading 3"/>
    <w:basedOn w:val="Normal"/>
    <w:next w:val="Normal"/>
    <w:link w:val="Heading3Char"/>
    <w:uiPriority w:val="9"/>
    <w:unhideWhenUsed/>
    <w:qFormat/>
    <w:rsid w:val="005854FD"/>
    <w:pPr>
      <w:keepNext/>
      <w:keepLines/>
      <w:outlineLvl w:val="2"/>
    </w:pPr>
    <w:rPr>
      <w:rFonts w:eastAsiaTheme="majorEastAsia" w:cstheme="majorBidi"/>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85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Accent5">
    <w:name w:val="Medium List 1 Accent 5"/>
    <w:basedOn w:val="TableNormal"/>
    <w:uiPriority w:val="65"/>
    <w:rsid w:val="005854FD"/>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ghtGrid-Accent5">
    <w:name w:val="Light Grid Accent 5"/>
    <w:basedOn w:val="TableNormal"/>
    <w:uiPriority w:val="62"/>
    <w:rsid w:val="005854F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List-Accent1">
    <w:name w:val="Light List Accent 1"/>
    <w:basedOn w:val="TableNormal"/>
    <w:uiPriority w:val="61"/>
    <w:rsid w:val="005854F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1Char">
    <w:name w:val="Heading 1 Char"/>
    <w:basedOn w:val="DefaultParagraphFont"/>
    <w:link w:val="Heading1"/>
    <w:uiPriority w:val="9"/>
    <w:rsid w:val="002A40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91A0F"/>
    <w:rPr>
      <w:rFonts w:eastAsiaTheme="majorEastAsia" w:cstheme="majorBidi"/>
      <w:bCs/>
      <w:sz w:val="24"/>
      <w:szCs w:val="26"/>
    </w:rPr>
  </w:style>
  <w:style w:type="character" w:customStyle="1" w:styleId="Heading3Char">
    <w:name w:val="Heading 3 Char"/>
    <w:basedOn w:val="DefaultParagraphFont"/>
    <w:link w:val="Heading3"/>
    <w:uiPriority w:val="9"/>
    <w:rsid w:val="005854FD"/>
    <w:rPr>
      <w:rFonts w:eastAsiaTheme="majorEastAsia" w:cstheme="majorBidi"/>
      <w:bCs/>
      <w:color w:val="000000" w:themeColor="text1"/>
      <w:sz w:val="24"/>
    </w:rPr>
  </w:style>
  <w:style w:type="paragraph" w:styleId="Header">
    <w:name w:val="header"/>
    <w:basedOn w:val="Normal"/>
    <w:link w:val="HeaderChar"/>
    <w:uiPriority w:val="99"/>
    <w:unhideWhenUsed/>
    <w:rsid w:val="00C428CF"/>
    <w:pPr>
      <w:tabs>
        <w:tab w:val="center" w:pos="4680"/>
        <w:tab w:val="right" w:pos="9360"/>
      </w:tabs>
    </w:pPr>
  </w:style>
  <w:style w:type="character" w:customStyle="1" w:styleId="HeaderChar">
    <w:name w:val="Header Char"/>
    <w:basedOn w:val="DefaultParagraphFont"/>
    <w:link w:val="Header"/>
    <w:uiPriority w:val="99"/>
    <w:rsid w:val="00C428CF"/>
  </w:style>
  <w:style w:type="paragraph" w:styleId="Footer">
    <w:name w:val="footer"/>
    <w:basedOn w:val="Normal"/>
    <w:link w:val="FooterChar"/>
    <w:uiPriority w:val="99"/>
    <w:unhideWhenUsed/>
    <w:rsid w:val="00C428CF"/>
    <w:pPr>
      <w:tabs>
        <w:tab w:val="center" w:pos="4680"/>
        <w:tab w:val="right" w:pos="9360"/>
      </w:tabs>
    </w:pPr>
  </w:style>
  <w:style w:type="character" w:customStyle="1" w:styleId="FooterChar">
    <w:name w:val="Footer Char"/>
    <w:basedOn w:val="DefaultParagraphFont"/>
    <w:link w:val="Footer"/>
    <w:uiPriority w:val="99"/>
    <w:rsid w:val="00C428CF"/>
  </w:style>
  <w:style w:type="character" w:styleId="Hyperlink">
    <w:name w:val="Hyperlink"/>
    <w:basedOn w:val="DefaultParagraphFont"/>
    <w:uiPriority w:val="99"/>
    <w:unhideWhenUsed/>
    <w:rsid w:val="002A4083"/>
    <w:rPr>
      <w:color w:val="0000FF" w:themeColor="hyperlink"/>
      <w:u w:val="single"/>
    </w:rPr>
  </w:style>
  <w:style w:type="paragraph" w:styleId="Subtitle">
    <w:name w:val="Subtitle"/>
    <w:basedOn w:val="Normal"/>
    <w:next w:val="Normal"/>
    <w:link w:val="SubtitleChar"/>
    <w:uiPriority w:val="11"/>
    <w:qFormat/>
    <w:rsid w:val="00691A0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691A0F"/>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691A0F"/>
    <w:rPr>
      <w:rFonts w:ascii="Tahoma" w:hAnsi="Tahoma" w:cs="Tahoma"/>
      <w:sz w:val="16"/>
      <w:szCs w:val="16"/>
    </w:rPr>
  </w:style>
  <w:style w:type="character" w:customStyle="1" w:styleId="BalloonTextChar">
    <w:name w:val="Balloon Text Char"/>
    <w:basedOn w:val="DefaultParagraphFont"/>
    <w:link w:val="BalloonText"/>
    <w:uiPriority w:val="99"/>
    <w:semiHidden/>
    <w:rsid w:val="00691A0F"/>
    <w:rPr>
      <w:rFonts w:ascii="Tahoma" w:hAnsi="Tahoma" w:cs="Tahoma"/>
      <w:sz w:val="16"/>
      <w:szCs w:val="16"/>
    </w:rPr>
  </w:style>
  <w:style w:type="paragraph" w:styleId="ListParagraph">
    <w:name w:val="List Paragraph"/>
    <w:basedOn w:val="Normal"/>
    <w:uiPriority w:val="34"/>
    <w:qFormat/>
    <w:rsid w:val="006F1C2D"/>
    <w:pPr>
      <w:ind w:left="720"/>
      <w:contextualSpacing/>
      <w:pPrChange w:id="1" w:author="NAZ, Mamoona (OLDHAM MEDICAL SERVICES)" w:date="2026-09-22T12:52:00Z">
        <w:pPr>
          <w:ind w:left="720"/>
          <w:contextualSpacing/>
        </w:pPr>
      </w:pPrChange>
    </w:pPr>
    <w:rPr>
      <w:rPrChange w:id="1" w:author="NAZ, Mamoona (OLDHAM MEDICAL SERVICES)" w:date="2026-09-22T12:52: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FBD05-6BD0-46F6-8303-43CE4CD1B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Commonwealth of Massachusetts</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 Michelle A (DPH)</dc:creator>
  <cp:lastModifiedBy>Arthur Souza Rodrigues</cp:lastModifiedBy>
  <cp:revision>1</cp:revision>
  <dcterms:created xsi:type="dcterms:W3CDTF">2019-10-29T14:34:00Z</dcterms:created>
  <dcterms:modified xsi:type="dcterms:W3CDTF">2026-09-22T16:52:00Z</dcterms:modified>
</cp:coreProperties>
</file>