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5F180C" w14:textId="77777777" w:rsidR="0071600C" w:rsidRDefault="0071600C">
      <w:pPr>
        <w:rPr>
          <w:rFonts w:ascii="Roboto, sans-serif" w:hAnsi="Roboto, sans-serif"/>
          <w:rPrChange w:id="0" w:author="Arthur Souza Rodrigues" w:date="2026-07-10T21:42:00Z" w16du:dateUtc="2026-07-11T01:42:00Z"/>
        </w:rPr>
      </w:pPr>
      <w:r>
        <w:rPr>
          <w:rFonts w:ascii="Roboto, sans-serif" w:hAnsi="Roboto, sans-serif"/>
          <w:rPrChange w:id="1" w:author="Arthur Souza Rodrigues" w:date="2026-07-10T21:42:00Z" w16du:dateUtc="2026-07-11T01:42:00Z"/>
        </w:rPr>
        <w:t>file_</w:t>
      </w:r>
      <w:ins w:id="2" w:author="Arthur Souza Rodrigues" w:date="2026-07-10T21:42:00Z" w16du:dateUtc="2026-07-11T01:42:00Z">
        <w:r>
          <w:rPr>
            <w:rFonts w:ascii="Roboto, sans-serif" w:hAnsi="Roboto, sans-serif" w:cs="Roboto, sans-serif"/>
          </w:rPr>
          <w:t>13</w:t>
        </w:r>
      </w:ins>
      <w:del w:id="3" w:author="Arthur Souza Rodrigues" w:date="2026-07-10T21:42:00Z" w16du:dateUtc="2026-07-11T01:42:00Z">
        <w:r>
          <w:delText>12</w:delText>
        </w:r>
      </w:del>
      <w:r>
        <w:rPr>
          <w:rFonts w:ascii="Roboto, sans-serif" w:hAnsi="Roboto, sans-serif"/>
          <w:rPrChange w:id="4" w:author="Arthur Souza Rodrigues" w:date="2026-07-10T21:42:00Z" w16du:dateUtc="2026-07-11T01:42:00Z"/>
        </w:rPr>
        <w:t>.docx</w:t>
      </w:r>
    </w:p>
    <w:p w14:paraId="77FD2058" w14:textId="2D361052" w:rsidR="00DB68C3" w:rsidRDefault="00383C62">
      <w:pPr>
        <w:rPr>
          <w:ins w:id="5" w:author="Arthur Souza Rodrigues" w:date="2026-07-10T21:42:00Z" w16du:dateUtc="2026-07-11T01:42:00Z"/>
        </w:rPr>
      </w:pPr>
      <w:ins w:id="6" w:author="Arthur Souza Rodrigues" w:date="2026-07-10T21:42:00Z" w16du:dateUtc="2026-07-11T01:42:00Z">
        <w:r>
          <w:rPr>
            <w:rFonts w:ascii="Roboto, sans-serif" w:hAnsi="Roboto, sans-serif" w:cs="Roboto, sans-serif"/>
          </w:rPr>
          <w:t>Roboto Font Demo</w:t>
        </w:r>
      </w:ins>
    </w:p>
    <w:p w14:paraId="44CED737" w14:textId="77777777" w:rsidR="00DB68C3" w:rsidRDefault="00383C62">
      <w:pPr>
        <w:rPr>
          <w:ins w:id="7" w:author="Arthur Souza Rodrigues" w:date="2026-07-10T21:42:00Z" w16du:dateUtc="2026-07-11T01:42:00Z"/>
        </w:rPr>
      </w:pPr>
      <w:ins w:id="8" w:author="Arthur Souza Rodrigues" w:date="2026-07-10T21:42:00Z" w16du:dateUtc="2026-07-11T01:42:00Z">
        <w:r>
          <w:rPr>
            <w:rFonts w:ascii="Roboto, sans-serif" w:hAnsi="Roboto, sans-serif" w:cs="Roboto, sans-serif"/>
          </w:rPr>
          <w:t>This document demonstrates the Roboto font family.</w:t>
        </w:r>
      </w:ins>
    </w:p>
    <w:p w14:paraId="4B33799D" w14:textId="153AE490" w:rsidR="009610A2" w:rsidRDefault="00383C62">
      <w:pPr>
        <w:rPr>
          <w:del w:id="9" w:author="Arthur Souza Rodrigues" w:date="2026-07-10T21:42:00Z" w16du:dateUtc="2026-07-11T01:42:00Z"/>
        </w:rPr>
      </w:pPr>
      <w:ins w:id="10" w:author="Arthur Souza Rodrigues" w:date="2026-07-10T21:42:00Z" w16du:dateUtc="2026-07-11T01:42:00Z">
        <w:r>
          <w:rPr>
            <w:rFonts w:ascii="Roboto, sans-serif" w:hAnsi="Roboto, sans-serif" w:cs="Roboto, sans-serif"/>
          </w:rPr>
          <w:t>Roboto is a modern geometric sans-serif typeface by Google.</w:t>
        </w:r>
      </w:ins>
      <w:del w:id="11" w:author="Arthur Souza Rodrigues" w:date="2026-07-10T21:42:00Z" w16du:dateUtc="2026-07-11T01:42:00Z">
        <w:r>
          <w:rPr>
            <w:noProof/>
          </w:rPr>
          <w:pict w14:anchorId="4E25FE0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i1025" type="#_x0000_t75" style="width:7.85pt;height:7.85pt;visibility:visible;mso-wrap-style:square">
              <v:imagedata r:id="rId4" o:title=""/>
              <o:lock v:ext="edit" rotation="t" cropping="t" verticies="t"/>
            </v:shape>
          </w:pict>
        </w:r>
      </w:del>
    </w:p>
    <w:p w14:paraId="273C9178" w14:textId="0F92C745" w:rsidR="00946BAC" w:rsidRDefault="00946BAC">
      <w:del w:id="14" w:author="Arthur Souza Rodrigues" w:date="2026-07-10T21:42:00Z" w16du:dateUtc="2026-07-11T01:42:00Z">
        <w:r>
          <w:rPr>
            <w:sz w:val="22"/>
            <w:szCs w:val="22"/>
          </w:rPr>
          <w:delText xml:space="preserve">I love Microsoft word. It’s so fun to work with xml. </w:delText>
        </w:r>
      </w:del>
    </w:p>
    <w:sectPr w:rsidR="00946BAC">
      <w:pgSz w:w="12240" w:h="15840"/>
      <w:pgMar w:top="1440" w:right="1440" w:bottom="1440" w:left="1440" w:header="720" w:footer="720" w:gutter="0"/>
      <w:cols w:space="720"/>
      <w:docGrid w:linePitch="0"/>
      <w:sectPrChange w:id="15" w:author="Arthur Souza Rodrigues" w:date="2026-07-10T21:42:00Z" w16du:dateUtc="2026-07-11T01:42:00Z">
        <w:sectPr w:rsidR="00946BAC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F36521" w15:done="0"/>
  <w15:commentEx w15:paraId="404867FB" w15:paraIdParent="0CF365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932F851" w16cex:dateUtc="2026-07-05T03:17:00Z"/>
  <w16cex:commentExtensible w16cex:durableId="20C76EF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F36521" w16cid:durableId="1932F851"/>
  <w16cid:commentId w16cid:paraId="404867FB" w16cid:durableId="20C76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3AEC"/>
    <w:rsid w:val="00212576"/>
    <w:rsid w:val="00383C62"/>
    <w:rsid w:val="004320DA"/>
    <w:rsid w:val="00453AEC"/>
    <w:rsid w:val="004C4E92"/>
    <w:rsid w:val="004F2673"/>
    <w:rsid w:val="006A0FDE"/>
    <w:rsid w:val="006B4AFA"/>
    <w:rsid w:val="0071600C"/>
    <w:rsid w:val="00841BEC"/>
    <w:rsid w:val="00946BAC"/>
    <w:rsid w:val="009610A2"/>
    <w:rsid w:val="009742A3"/>
    <w:rsid w:val="00D53FE7"/>
    <w:rsid w:val="00DB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0F40"/>
  <w15:docId w15:val="{021779B3-1213-3547-8DB6-A19D774C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46B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B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B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B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2013-04-01T19:06:00Z</dcterms:created>
  <dcterms:modified xsi:type="dcterms:W3CDTF">2026-07-11T01:42:00Z</dcterms:modified>
</cp:coreProperties>
</file>