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2C28BB" w14:textId="77777777" w:rsidR="009704F6" w:rsidRDefault="009F5514">
      <w:r>
        <w:rPr>
          <w:rFonts w:ascii="Arial" w:hAnsi="Arial" w:cs="Arial"/>
          <w:b/>
          <w:bCs/>
          <w:sz w:val="32"/>
          <w:szCs w:val="32"/>
        </w:rPr>
        <w:t xml:space="preserve">Heading 2 </w:t>
      </w:r>
      <w:ins w:id="0" w:author="Author" w:date="2026-06-29T11:02:00Z" w16du:dateUtc="2026-06-29T15:02:00Z">
        <w:r>
          <w:rPr>
            <w:rFonts w:ascii="Arial" w:hAnsi="Arial" w:cs="Arial"/>
            <w:b/>
            <w:bCs/>
            <w:sz w:val="32"/>
            <w:szCs w:val="32"/>
          </w:rPr>
          <w:t>Style</w:t>
        </w:r>
      </w:ins>
      <w:del w:id="1" w:author="Author" w:date="2026-06-29T11:02:00Z" w16du:dateUtc="2026-06-29T15:02:00Z">
        <w:r>
          <w:rPr>
            <w:rFonts w:ascii="Arial" w:hAnsi="Arial" w:cs="Arial"/>
            <w:b/>
            <w:bCs/>
            <w:sz w:val="32"/>
            <w:szCs w:val="32"/>
          </w:rPr>
          <w:delText>Center</w:delText>
        </w:r>
      </w:del>
      <w:r>
        <w:rPr>
          <w:rFonts w:ascii="Arial" w:hAnsi="Arial" w:cs="Arial"/>
          <w:b/>
          <w:bCs/>
          <w:sz w:val="32"/>
          <w:szCs w:val="32"/>
        </w:rPr>
        <w:t xml:space="preserve"> Demo</w:t>
      </w:r>
    </w:p>
    <w:p w14:paraId="3E235C16" w14:textId="77777777" w:rsidR="009704F6" w:rsidRDefault="009F5514">
      <w:pPr>
        <w:spacing w:before="360" w:after="80" w:line="240" w:lineRule="auto"/>
      </w:pPr>
      <w:r>
        <w:rPr>
          <w:rFonts w:ascii="Arial" w:hAnsi="Arial" w:cs="Arial"/>
          <w:b/>
          <w:bCs/>
          <w:sz w:val="32"/>
          <w:szCs w:val="32"/>
        </w:rPr>
        <w:t xml:space="preserve">This document </w:t>
      </w:r>
      <w:ins w:id="2" w:author="Author" w:date="2026-06-29T11:02:00Z" w16du:dateUtc="2026-06-29T15:02:00Z">
        <w:r>
          <w:rPr>
            <w:rFonts w:ascii="Arial" w:hAnsi="Arial" w:cs="Arial"/>
            <w:b/>
            <w:bCs/>
            <w:sz w:val="32"/>
            <w:szCs w:val="32"/>
          </w:rPr>
          <w:t>demonstrates</w:t>
        </w:r>
      </w:ins>
      <w:del w:id="3" w:author="Author" w:date="2026-06-29T11:02:00Z" w16du:dateUtc="2026-06-29T15:02:00Z">
        <w:r>
          <w:rPr>
            <w:rFonts w:ascii="Arial" w:hAnsi="Arial" w:cs="Arial"/>
            <w:b/>
            <w:bCs/>
            <w:sz w:val="32"/>
            <w:szCs w:val="32"/>
          </w:rPr>
          <w:delText>shows</w:delText>
        </w:r>
      </w:del>
      <w:r>
        <w:rPr>
          <w:rFonts w:ascii="Arial" w:hAnsi="Arial" w:cs="Arial"/>
          <w:b/>
          <w:bCs/>
          <w:sz w:val="32"/>
          <w:szCs w:val="32"/>
        </w:rPr>
        <w:t xml:space="preserve"> Heading 2 </w:t>
      </w:r>
      <w:ins w:id="4" w:author="Author" w:date="2026-06-29T11:02:00Z" w16du:dateUtc="2026-06-29T15:02:00Z">
        <w:r>
          <w:rPr>
            <w:rFonts w:ascii="Arial" w:hAnsi="Arial" w:cs="Arial"/>
            <w:b/>
            <w:bCs/>
            <w:sz w:val="32"/>
            <w:szCs w:val="32"/>
          </w:rPr>
          <w:t xml:space="preserve">paragraph </w:t>
        </w:r>
      </w:ins>
      <w:r>
        <w:rPr>
          <w:rFonts w:ascii="Arial" w:hAnsi="Arial" w:cs="Arial"/>
          <w:b/>
          <w:bCs/>
          <w:sz w:val="32"/>
          <w:szCs w:val="32"/>
        </w:rPr>
        <w:t>style</w:t>
      </w:r>
      <w:del w:id="5" w:author="Author" w:date="2026-06-29T11:02:00Z" w16du:dateUtc="2026-06-29T15:02:00Z">
        <w:r>
          <w:rPr>
            <w:rFonts w:ascii="Arial" w:hAnsi="Arial" w:cs="Arial"/>
            <w:b/>
            <w:bCs/>
            <w:sz w:val="32"/>
            <w:szCs w:val="32"/>
          </w:rPr>
          <w:delText xml:space="preserve"> with center alignment</w:delText>
        </w:r>
      </w:del>
      <w:r>
        <w:rPr>
          <w:rFonts w:ascii="Arial" w:hAnsi="Arial" w:cs="Arial"/>
          <w:b/>
          <w:bCs/>
          <w:sz w:val="32"/>
          <w:szCs w:val="32"/>
        </w:rPr>
        <w:t>.</w:t>
      </w:r>
    </w:p>
    <w:p w14:paraId="6D907CC6" w14:textId="77777777" w:rsidR="009704F6" w:rsidRDefault="009F5514">
      <w:pPr>
        <w:spacing w:before="360" w:after="80" w:line="240" w:lineRule="auto"/>
      </w:pPr>
      <w:ins w:id="6" w:author="Author" w:date="2026-06-29T11:02:00Z" w16du:dateUtc="2026-06-29T15:02:00Z">
        <w:r>
          <w:rPr>
            <w:rFonts w:ascii="Arial" w:hAnsi="Arial" w:cs="Arial"/>
            <w:b/>
            <w:bCs/>
            <w:sz w:val="32"/>
            <w:szCs w:val="32"/>
          </w:rPr>
          <w:t>Subsection Title</w:t>
        </w:r>
      </w:ins>
      <w:del w:id="7" w:author="Author" w:date="2026-06-29T11:02:00Z" w16du:dateUtc="2026-06-29T15:02:00Z">
        <w:r>
          <w:rPr>
            <w:rFonts w:ascii="Arial" w:hAnsi="Arial" w:cs="Arial"/>
            <w:b/>
            <w:bCs/>
            <w:sz w:val="32"/>
            <w:szCs w:val="32"/>
          </w:rPr>
          <w:delText>Centered Heading 2 is useful for section titles in reports.</w:delText>
        </w:r>
      </w:del>
    </w:p>
    <w:sectPr w:rsidR="009704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4F6"/>
    <w:rsid w:val="002512DD"/>
    <w:rsid w:val="00701C9A"/>
    <w:rsid w:val="00914C6C"/>
    <w:rsid w:val="009704F6"/>
    <w:rsid w:val="009F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0691DE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2026-06-29T15:02:00Z</dcterms:modified>
</cp:coreProperties>
</file>