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662E0" w14:textId="77777777" w:rsidR="0079457A" w:rsidRDefault="0079457A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rFonts w:ascii="Aptos" w:hAnsi="Aptos"/>
          <w:b/>
          <w:sz w:val="20"/>
          <w:u w:val="single"/>
          <w:rPrChange w:id="10" w:author="Arthur Souza Rodrigues" w:date="2026-07-10T21:43:00Z" w16du:dateUtc="2026-07-11T01:43:00Z">
            <w:rPr>
              <w:rFonts w:ascii="&quot;Open Sans&quot;, sans-serif" w:hAnsi="&quot;Open Sans&quot;, sans-serif" w:cs="&quot;Open Sans&quot;, sans-serif"/>
            </w:rPr>
          </w:rPrChange>
        </w:rPr>
        <w:pPrChange w:id="11" w:author="Arthur Souza Rodrigues" w:date="2026-07-10T21:43:00Z" w16du:dateUtc="2026-07-11T01:43:00Z"/>
      </w:pPr>
      <w:r>
        <w:rPr>
          <w:rFonts w:ascii="Aptos" w:hAnsi="Aptos"/>
          <w:b/>
          <w:sz w:val="20"/>
          <w:u w:val="single"/>
          <w:rPrChange w:id="12" w:author="Arthur Souza Rodrigues" w:date="2026-07-10T21:43:00Z" w16du:dateUtc="2026-07-11T01:43:00Z">
            <w:rPr>
              <w:rFonts w:ascii="&quot;Open Sans&quot;, sans-serif" w:hAnsi="&quot;Open Sans&quot;, sans-serif" w:cs="&quot;Open Sans&quot;, sans-serif"/>
            </w:rPr>
          </w:rPrChange>
        </w:rPr>
        <w:t>file_</w:t>
      </w:r>
      <w:ins w:id="13" w:author="Arthur Souza Rodrigues" w:date="2026-07-10T21:43:00Z" w16du:dateUtc="2026-07-11T01:43:00Z">
        <w:r>
          <w:rPr>
            <w:rFonts w:ascii="Aptos" w:eastAsia="Aptos" w:hAnsi="Aptos" w:cs="Aptos"/>
            <w:b/>
            <w:sz w:val="20"/>
            <w:u w:val="single"/>
          </w:rPr>
          <w:t>30</w:t>
        </w:r>
      </w:ins>
      <w:del w:id="14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delText>29</w:delText>
        </w:r>
      </w:del>
      <w:r>
        <w:rPr>
          <w:rFonts w:ascii="Aptos" w:hAnsi="Aptos"/>
          <w:b/>
          <w:sz w:val="20"/>
          <w:u w:val="single"/>
          <w:rPrChange w:id="15" w:author="Arthur Souza Rodrigues" w:date="2026-07-10T21:43:00Z" w16du:dateUtc="2026-07-11T01:43:00Z">
            <w:rPr>
              <w:rFonts w:ascii="&quot;Open Sans&quot;, sans-serif" w:hAnsi="&quot;Open Sans&quot;, sans-serif" w:cs="&quot;Open Sans&quot;, sans-serif"/>
            </w:rPr>
          </w:rPrChange>
        </w:rPr>
        <w:t>.docx</w:t>
      </w:r>
    </w:p>
    <w:p w14:paraId="1880F851" w14:textId="134AEC75" w:rsidR="006A477D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ins w:id="16" w:author="Arthur Souza Rodrigues" w:date="2026-07-10T21:43:00Z" w16du:dateUtc="2026-07-11T01:43:00Z"/>
        </w:rPr>
      </w:pPr>
      <w:ins w:id="17" w:author="Arthur Souza Rodrigues" w:date="2026-07-10T21:43:00Z" w16du:dateUtc="2026-07-11T01:43:00Z">
        <w:r>
          <w:rPr>
            <w:rFonts w:ascii="Aptos" w:eastAsia="Aptos" w:hAnsi="Aptos" w:cs="Aptos"/>
            <w:b/>
            <w:sz w:val="20"/>
            <w:u w:val="single"/>
          </w:rPr>
          <w:t>ONE</w:t>
        </w:r>
      </w:ins>
    </w:p>
    <w:p w14:paraId="26C30C46" w14:textId="77777777" w:rsidR="006A477D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>
          <w:ins w:id="18" w:author="Arthur Souza Rodrigues" w:date="2026-07-10T21:43:00Z" w16du:dateUtc="2026-07-11T01:43:00Z"/>
        </w:rPr>
      </w:pPr>
      <w:ins w:id="19" w:author="Arthur Souza Rodrigues" w:date="2026-07-10T21:43:00Z" w16du:dateUtc="2026-07-11T01:43:00Z">
        <w:r>
          <w:rPr>
            <w:rFonts w:ascii="Aptos" w:eastAsia="Aptos" w:hAnsi="Aptos" w:cs="Aptos"/>
            <w:sz w:val="20"/>
            <w:u w:val="single"/>
          </w:rPr>
          <w:t>a</w:t>
        </w:r>
      </w:ins>
    </w:p>
    <w:p w14:paraId="2D48A250" w14:textId="405AC939" w:rsidR="00221597" w:rsidRDefault="00A61CF0">
      <w:pPr>
        <w:rPr>
          <w:del w:id="20" w:author="Arthur Souza Rodrigues" w:date="2026-07-10T21:43:00Z" w16du:dateUtc="2026-07-11T01:43:00Z"/>
        </w:rPr>
      </w:pPr>
      <w:del w:id="21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delText>Open Sans Font Demo</w:delText>
        </w:r>
      </w:del>
    </w:p>
    <w:p w14:paraId="5687A3B7" w14:textId="77777777" w:rsidR="00221597" w:rsidRDefault="00A61CF0">
      <w:pPr>
        <w:rPr>
          <w:del w:id="22" w:author="Arthur Souza Rodrigues" w:date="2026-07-10T21:43:00Z" w16du:dateUtc="2026-07-11T01:43:00Z"/>
        </w:rPr>
      </w:pPr>
      <w:del w:id="23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delText>This document demonstrates the Open Sans font family.</w:delText>
        </w:r>
      </w:del>
    </w:p>
    <w:p w14:paraId="2CA0765A" w14:textId="77777777" w:rsidR="00221597" w:rsidRDefault="00A61CF0">
      <w:pPr>
        <w:spacing w:after="0" w:line="240" w:lineRule="auto"/>
        <w:pPrChange w:id="24" w:author="Arthur Souza Rodrigues" w:date="2026-07-10T21:43:00Z" w16du:dateUtc="2026-07-11T01:43:00Z"/>
      </w:pPr>
      <w:del w:id="25" w:author="Arthur Souza Rodrigues" w:date="2026-07-10T21:43:00Z" w16du:dateUtc="2026-07-11T01:43:00Z">
        <w:r>
          <w:rPr>
            <w:rFonts w:ascii="&quot;Open Sans&quot;, sans-serif" w:hAnsi="&quot;Open Sans&quot;, sans-serif" w:cs="&quot;Open Sans&quot;, sans-serif"/>
          </w:rPr>
          <w:delText>Open Sans is a humanist sans-serif typeface for digital use.</w:delText>
        </w:r>
      </w:del>
    </w:p>
    <w:sectPr w:rsidR="00221597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41" w:author="Arthur Souza Rodrigues" w:date="2026-07-10T21:43:00Z" w16du:dateUtc="2026-07-11T01:43:00Z">
        <w:sectPr w:rsidR="00221597" w:rsidSect="00E86DCD">
          <w:type w:val="nextPage"/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F41891" w14:textId="77777777" w:rsidR="00A61CF0" w:rsidRDefault="00A61CF0" w:rsidP="008B4ABF">
      <w:pPr>
        <w:spacing w:after="0" w:line="240" w:lineRule="auto"/>
      </w:pPr>
      <w:r>
        <w:separator/>
      </w:r>
    </w:p>
  </w:endnote>
  <w:endnote w:type="continuationSeparator" w:id="0">
    <w:p w14:paraId="46F3420A" w14:textId="77777777" w:rsidR="00A61CF0" w:rsidRDefault="00A61CF0" w:rsidP="008B4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47B7E9" w14:textId="77777777" w:rsidR="008B4ABF" w:rsidRDefault="001B54A4">
    <w:pPr>
      <w:pStyle w:val="DocID"/>
      <w:pPrChange w:id="27" w:author="Arthur Souza Rodrigues" w:date="2026-07-10T21:43:00Z" w16du:dateUtc="2026-07-11T01:43:00Z">
        <w:pPr>
          <w:pStyle w:val="Footer"/>
        </w:pPr>
      </w:pPrChange>
    </w:pPr>
    <w:ins w:id="28" w:author="Arthur Souza Rodrigues" w:date="2026-07-10T21:43:00Z" w16du:dateUtc="2026-07-11T01:43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FF9A9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29" w:author="Arthur Souza Rodrigues" w:date="2026-07-10T21:43:00Z" w16du:dateUtc="2026-07-11T01:43:00Z"/>
        <w:rFonts w:eastAsia="Calibri" w:cs="Arial"/>
        <w:color w:val="7F7F7F"/>
        <w:sz w:val="18"/>
        <w:szCs w:val="18"/>
      </w:rPr>
    </w:pPr>
    <w:ins w:id="30" w:author="Arthur Souza Rodrigues" w:date="2026-07-10T21:43:00Z" w16du:dateUtc="2026-07-11T01:43:00Z">
      <w:r>
        <w:rPr>
          <w:rFonts w:eastAsia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3A29B737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31" w:author="Arthur Souza Rodrigues" w:date="2026-07-10T21:43:00Z" w16du:dateUtc="2026-07-11T01:43:00Z"/>
        <w:rFonts w:eastAsia="Calibri"/>
      </w:rPr>
    </w:pPr>
    <w:ins w:id="32" w:author="Arthur Souza Rodrigues" w:date="2026-07-10T21:43:00Z" w16du:dateUtc="2026-07-11T01:43:00Z">
      <w:r>
        <w:rPr>
          <w:rFonts w:eastAsia="Calibri" w:cs="Arial"/>
          <w:b/>
          <w:color w:val="7F7F7F"/>
          <w:sz w:val="18"/>
          <w:szCs w:val="18"/>
        </w:rPr>
        <w:t>insideAOA</w:t>
      </w:r>
      <w:r>
        <w:rPr>
          <w:rFonts w:eastAsia="Calibri" w:cs="Arial"/>
          <w:color w:val="7F7F7F"/>
          <w:sz w:val="18"/>
          <w:szCs w:val="18"/>
        </w:rPr>
        <w:t>.com</w:t>
      </w:r>
    </w:ins>
  </w:p>
  <w:p w14:paraId="6D668554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33" w:author="Arthur Souza Rodrigues" w:date="2026-07-10T21:43:00Z" w16du:dateUtc="2026-07-11T01:43:00Z"/>
        <w:rFonts w:ascii="Brandon Grotesque Black" w:hAnsi="Brandon Grotesque Black"/>
        <w:caps/>
        <w:noProof/>
        <w:sz w:val="20"/>
        <w:szCs w:val="20"/>
      </w:rPr>
    </w:pPr>
    <w:ins w:id="34" w:author="Arthur Souza Rodrigues" w:date="2026-07-10T21:43:00Z" w16du:dateUtc="2026-07-11T01:43:00Z">
      <w:r>
        <w:rPr>
          <w:rFonts w:ascii="Brandon Grotesque Black" w:hAnsi="Brandon Grotesque Black"/>
          <w:caps/>
          <w:sz w:val="20"/>
          <w:szCs w:val="20"/>
        </w:rPr>
        <w:fldChar w:fldCharType="begin"/>
      </w:r>
      <w:r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1115EB3E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35" w:author="Arthur Souza Rodrigues" w:date="2026-07-10T21:43:00Z" w16du:dateUtc="2026-07-11T01:43:00Z"/>
      </w:rPr>
    </w:pPr>
    <w:ins w:id="36" w:author="Arthur Souza Rodrigues" w:date="2026-07-10T21:43:00Z" w16du:dateUtc="2026-07-11T01:43:00Z">
      <w:r>
        <w:tab/>
      </w:r>
    </w:ins>
  </w:p>
  <w:p w14:paraId="655638B1" w14:textId="77777777" w:rsidR="008B4ABF" w:rsidRDefault="008B4ABF">
    <w:pPr>
      <w:pStyle w:val="DocID"/>
      <w:pPrChange w:id="37" w:author="Arthur Souza Rodrigues" w:date="2026-07-10T21:43:00Z" w16du:dateUtc="2026-07-11T01:43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1F66FE" w14:textId="77777777" w:rsidR="008B4ABF" w:rsidRDefault="001B54A4">
    <w:pPr>
      <w:pStyle w:val="DocID"/>
      <w:pPrChange w:id="39" w:author="Arthur Souza Rodrigues" w:date="2026-07-10T21:43:00Z" w16du:dateUtc="2026-07-11T01:43:00Z">
        <w:pPr>
          <w:pStyle w:val="Footer"/>
        </w:pPr>
      </w:pPrChange>
    </w:pPr>
    <w:ins w:id="40" w:author="Arthur Souza Rodrigues" w:date="2026-07-10T21:43:00Z" w16du:dateUtc="2026-07-11T01:43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60818F" w14:textId="77777777" w:rsidR="00A61CF0" w:rsidRDefault="00A61CF0" w:rsidP="008B4ABF">
      <w:pPr>
        <w:spacing w:after="0" w:line="240" w:lineRule="auto"/>
      </w:pPr>
      <w:r>
        <w:separator/>
      </w:r>
    </w:p>
  </w:footnote>
  <w:footnote w:type="continuationSeparator" w:id="0">
    <w:p w14:paraId="0E9BCCEA" w14:textId="77777777" w:rsidR="00A61CF0" w:rsidRDefault="00A61CF0" w:rsidP="008B4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E9B2BC" w14:textId="77777777" w:rsidR="008B4ABF" w:rsidRDefault="00A61CF0">
    <w:pPr>
      <w:pStyle w:val="Header"/>
    </w:pPr>
    <w:ins w:id="26" w:author="Arthur Souza Rodrigues" w:date="2026-07-10T21:43:00Z" w16du:dateUtc="2026-07-11T01:43:00Z">
      <w:r>
        <w:rPr>
          <w:noProof/>
        </w:rPr>
        <w:pict w14:anchorId="0C1CE4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3D1323" w14:textId="77777777" w:rsidR="008B4ABF" w:rsidRDefault="008B4A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5513C0" w14:textId="77777777" w:rsidR="008B4ABF" w:rsidRDefault="00A61CF0">
    <w:pPr>
      <w:pStyle w:val="Header"/>
    </w:pPr>
    <w:ins w:id="38" w:author="Arthur Souza Rodrigues" w:date="2026-07-10T21:43:00Z" w16du:dateUtc="2026-07-11T01:43:00Z">
      <w:r>
        <w:rPr>
          <w:noProof/>
        </w:rPr>
        <w:pict w14:anchorId="10D7EF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597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5C22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159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1EDD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77D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457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4ABF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603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1CF0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98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54C9"/>
    <w:rsid w:val="00D47567"/>
    <w:rsid w:val="00D5005F"/>
    <w:rsid w:val="00D50085"/>
    <w:rsid w:val="00D50366"/>
    <w:rsid w:val="00D518E0"/>
    <w:rsid w:val="00D521EB"/>
    <w:rsid w:val="00D530A2"/>
    <w:rsid w:val="00D53FE7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85F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BF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0" w:author="Arthur Souza Rodrigues" w:date="2026-07-10T21:43:00Z">
        <w:pPr>
          <w:keepNext/>
          <w:keepLines/>
          <w:spacing w:before="16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Arthur Souza Rodrigues" w:date="2026-07-10T21:43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BF"/>
    <w:rPr>
      <w:rFonts w:ascii="Arial" w:hAnsi="Arial" w:cs="Arial"/>
      <w:b/>
      <w:bCs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  <w:pPrChange w:id="1" w:author="Arthur Souza Rodrigues" w:date="2026-07-10T21:4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szCs w:val="22"/>
      <w:rPrChange w:id="1" w:author="Arthur Souza Rodrigues" w:date="2026-07-10T21:43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ABF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ABF"/>
    <w:rPr>
      <w:rFonts w:ascii="Tahoma" w:eastAsiaTheme="minorHAns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  <w:pPrChange w:id="2" w:author="Arthur Souza Rodrigues" w:date="2026-07-10T21:4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szCs w:val="22"/>
      <w:rPrChange w:id="2" w:author="Arthur Souza Rodrigues" w:date="2026-07-10T21:43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B4ABF"/>
    <w:rPr>
      <w:rFonts w:asciiTheme="minorHAnsi" w:eastAsiaTheme="minorHAnsi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  <w:pPrChange w:id="3" w:author="Arthur Souza Rodrigues" w:date="2026-07-10T21:4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szCs w:val="22"/>
      <w:rPrChange w:id="3" w:author="Arthur Souza Rodrigues" w:date="2026-07-10T21:43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B4ABF"/>
    <w:rPr>
      <w:rFonts w:asciiTheme="minorHAnsi" w:eastAsiaTheme="minorHAnsi" w:hAnsiTheme="minorHAnsi" w:cstheme="minorBidi"/>
      <w:szCs w:val="22"/>
    </w:rPr>
  </w:style>
  <w:style w:type="character" w:customStyle="1" w:styleId="apple-converted-space">
    <w:name w:val="apple-converted-space"/>
    <w:basedOn w:val="DefaultParagraphFont"/>
    <w:rsid w:val="008B4ABF"/>
  </w:style>
  <w:style w:type="character" w:styleId="Hyperlink">
    <w:name w:val="Hyperlink"/>
    <w:basedOn w:val="DefaultParagraphFont"/>
    <w:uiPriority w:val="99"/>
    <w:unhideWhenUsed/>
    <w:rsid w:val="008B4AB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8B4ABF"/>
    <w:pPr>
      <w:spacing w:after="24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B4ABF"/>
    <w:rPr>
      <w:rFonts w:ascii="Times New Roman" w:hAnsi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pPrChange w:id="4" w:author="Arthur Souza Rodrigues" w:date="2026-07-10T21:43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200" w:line="276" w:lineRule="auto"/>
        </w:pPr>
      </w:pPrChange>
    </w:pPr>
    <w:rPr>
      <w:rFonts w:eastAsia="Arial Unicode MS" w:cs="Arial Unicode MS"/>
      <w:color w:val="000000"/>
      <w:szCs w:val="22"/>
      <w:u w:color="000000"/>
      <w:bdr w:val="nil"/>
      <w:rPrChange w:id="4" w:author="Arthur Souza Rodrigues" w:date="2026-07-10T21:43:00Z">
        <w:rPr>
          <w:rFonts w:ascii="Calibri" w:eastAsia="Arial Unicode MS" w:hAnsi="Calibri" w:cs="Arial Unicode MS"/>
          <w:color w:val="000000"/>
          <w:sz w:val="22"/>
          <w:szCs w:val="22"/>
          <w:u w:color="000000"/>
          <w:bdr w:val="nil"/>
          <w:lang w:val="en-US" w:eastAsia="en-US" w:bidi="ar-SA"/>
        </w:rPr>
      </w:rPrChange>
    </w:rPr>
  </w:style>
  <w:style w:type="numbering" w:customStyle="1" w:styleId="ImportedStyle3">
    <w:name w:val="Imported Style 3"/>
    <w:rsid w:val="008B4ABF"/>
    <w:pPr>
      <w:numPr>
        <w:numId w:val="1"/>
      </w:numPr>
    </w:pPr>
  </w:style>
  <w:style w:type="numbering" w:customStyle="1" w:styleId="ImportedStyle7">
    <w:name w:val="Imported Style 7"/>
    <w:rsid w:val="008B4ABF"/>
    <w:pPr>
      <w:numPr>
        <w:numId w:val="2"/>
      </w:numPr>
    </w:pPr>
  </w:style>
  <w:style w:type="table" w:styleId="TableGrid">
    <w:name w:val="Table Grid"/>
    <w:basedOn w:val="TableNormal"/>
    <w:uiPriority w:val="59"/>
    <w:rsid w:val="008B4ABF"/>
    <w:pPr>
      <w:spacing w:after="0" w:line="240" w:lineRule="auto"/>
    </w:pPr>
    <w:rPr>
      <w:rFonts w:asciiTheme="minorHAnsi" w:eastAsiaTheme="minorHAnsi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8B4AB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8B4ABF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hAnsi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8B4ABF"/>
    <w:rPr>
      <w:rFonts w:ascii="Times New Roman" w:hAnsi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8B4AB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8B4ABF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hAnsi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8B4ABF"/>
    <w:rPr>
      <w:rFonts w:ascii="Times New Roman" w:hAnsi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8B4ABF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hAnsi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8B4ABF"/>
    <w:rPr>
      <w:rFonts w:ascii="Times New Roman" w:hAnsi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8B4AB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8B4ABF"/>
    <w:rPr>
      <w:rFonts w:ascii="Times New Roman" w:hAnsi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8B4ABF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hAnsi="Times New Roman"/>
      <w:sz w:val="24"/>
      <w:szCs w:val="24"/>
    </w:rPr>
  </w:style>
  <w:style w:type="character" w:styleId="PageNumber">
    <w:name w:val="page number"/>
    <w:uiPriority w:val="99"/>
    <w:rsid w:val="008B4ABF"/>
  </w:style>
  <w:style w:type="paragraph" w:customStyle="1" w:styleId="InsideAddress">
    <w:name w:val="Inside Address"/>
    <w:basedOn w:val="Normal"/>
    <w:rsid w:val="008B4AB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  <w:pPrChange w:id="5" w:author="Arthur Souza Rodrigues" w:date="2026-07-10T21:43:00Z">
        <w:pPr>
          <w:widowControl w:val="0"/>
          <w:numPr>
            <w:numId w:val="3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hAnsi="Times New Roman"/>
      <w:sz w:val="24"/>
      <w:szCs w:val="24"/>
      <w:rPrChange w:id="5" w:author="Arthur Souza Rodrigues" w:date="2026-07-10T21:43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8B4ABF"/>
  </w:style>
  <w:style w:type="paragraph" w:styleId="PlainText">
    <w:name w:val="Plain Text"/>
    <w:basedOn w:val="Normal"/>
    <w:link w:val="PlainTextChar"/>
    <w:uiPriority w:val="99"/>
    <w:rsid w:val="008B4AB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4ABF"/>
    <w:rPr>
      <w:rFonts w:ascii="Consolas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8B4ABF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hAnsi="Times New Roman"/>
      <w:color w:val="454849"/>
      <w:spacing w:val="15"/>
      <w:sz w:val="20"/>
    </w:rPr>
  </w:style>
  <w:style w:type="paragraph" w:styleId="BodyTextIndent3">
    <w:name w:val="Body Text Indent 3"/>
    <w:basedOn w:val="Normal"/>
    <w:link w:val="BodyTextIndent3Char"/>
    <w:uiPriority w:val="99"/>
    <w:rsid w:val="008B4ABF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hAnsi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B4ABF"/>
    <w:rPr>
      <w:rFonts w:ascii="Times New Roman" w:hAnsi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8B4ABF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8B4ABF"/>
    <w:rPr>
      <w:rFonts w:ascii="Times New Roman" w:hAnsi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8B4ABF"/>
    <w:pPr>
      <w:adjustRightInd w:val="0"/>
      <w:spacing w:after="0" w:line="240" w:lineRule="auto"/>
    </w:pPr>
    <w:rPr>
      <w:rFonts w:ascii="Times New Roman" w:hAnsi="Times New Roman"/>
      <w:sz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8B4ABF"/>
    <w:pPr>
      <w:adjustRightInd w:val="0"/>
      <w:spacing w:after="0" w:line="240" w:lineRule="auto"/>
    </w:pPr>
    <w:rPr>
      <w:rFonts w:ascii="Times New Roman" w:hAnsi="Times New Roman"/>
      <w:sz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8B4AB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  <w:pPrChange w:id="6" w:author="Arthur Souza Rodrigues" w:date="2026-07-10T21:43:00Z"/>
    </w:pPr>
    <w:rPr>
      <w:rFonts w:asciiTheme="minorHAnsi" w:eastAsiaTheme="minorHAnsi" w:hAnsiTheme="minorHAnsi" w:cstheme="minorBidi"/>
      <w:szCs w:val="22"/>
      <w:rPrChange w:id="6" w:author="Arthur Souza Rodrigues" w:date="2026-07-10T21:43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8B4A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  <w:pPrChange w:id="7" w:author="Arthur Souza Rodrigues" w:date="2026-07-10T21:43:00Z">
        <w:pPr>
          <w:spacing w:after="160"/>
        </w:pPr>
      </w:pPrChange>
    </w:pPr>
    <w:rPr>
      <w:rFonts w:asciiTheme="minorHAnsi" w:eastAsiaTheme="minorHAnsi" w:hAnsiTheme="minorHAnsi" w:cstheme="minorBidi"/>
      <w:kern w:val="2"/>
      <w:sz w:val="20"/>
      <w:rPrChange w:id="7" w:author="Arthur Souza Rodrigues" w:date="2026-07-10T21:43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8B4ABF"/>
    <w:rPr>
      <w:rFonts w:asciiTheme="minorHAnsi" w:eastAsiaTheme="minorHAnsi" w:hAnsiTheme="minorHAnsi" w:cstheme="minorBidi"/>
      <w:kern w:val="2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  <w:pPrChange w:id="8" w:author="Arthur Souza Rodrigues" w:date="2026-07-10T21:43:00Z">
        <w:pPr>
          <w:spacing w:after="200"/>
        </w:pPr>
      </w:pPrChange>
    </w:pPr>
    <w:rPr>
      <w:b/>
      <w:bCs/>
      <w:kern w:val="0"/>
      <w:rPrChange w:id="8" w:author="Arthur Souza Rodrigues" w:date="2026-07-10T21:43:00Z">
        <w:rPr>
          <w:rFonts w:asciiTheme="minorHAnsi" w:eastAsiaTheme="minorHAnsi" w:hAnsiTheme="minorHAnsi" w:cstheme="minorBidi"/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4ABF"/>
    <w:rPr>
      <w:rFonts w:asciiTheme="minorHAnsi" w:eastAsiaTheme="minorHAnsi" w:hAnsiTheme="minorHAnsi" w:cstheme="minorBidi"/>
      <w:b/>
      <w:bCs/>
      <w:kern w:val="2"/>
      <w:sz w:val="20"/>
    </w:rPr>
  </w:style>
  <w:style w:type="character" w:styleId="UnresolvedMention">
    <w:name w:val="Unresolved Mention"/>
    <w:basedOn w:val="DefaultParagraphFont"/>
    <w:uiPriority w:val="99"/>
    <w:rsid w:val="008B4AB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8B4A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9" w:author="Arthur Souza Rodrigues" w:date="2026-07-10T21:43:00Z">
        <w:pPr>
          <w:numPr>
            <w:ilvl w:val="1"/>
          </w:numPr>
          <w:spacing w:after="16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9" w:author="Arthur Souza Rodrigues" w:date="2026-07-10T21:43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4A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F2117C-AAC7-7B47-8F66-173F118D9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2026-07-11T01:43:00Z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