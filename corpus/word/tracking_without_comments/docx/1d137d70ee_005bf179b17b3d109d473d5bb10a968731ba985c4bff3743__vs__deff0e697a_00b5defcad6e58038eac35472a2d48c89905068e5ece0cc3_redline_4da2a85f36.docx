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32:00Z" w16du:dateUtc="2026-09-22T16:32:00Z"/>
          <w:rFonts w:ascii="Californian FB" w:hAnsi="Californian FB"/>
        </w:rPr>
      </w:pPr>
      <w:ins w:id="3" w:author="NAZ, Mamoona (OLDHAM MEDICAL SERVICES)" w:date="2026-09-22T12:32:00Z" w16du:dateUtc="2026-09-22T16:32: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32:00Z" w16du:dateUtc="2026-09-22T16:32:00Z"/>
          <w:rFonts w:ascii="Californian FB" w:hAnsi="Californian FB"/>
          <w:b/>
          <w:bCs/>
        </w:rPr>
      </w:pPr>
    </w:p>
    <w:p w14:paraId="43260A16" w14:textId="77777777" w:rsidR="006F1C2D" w:rsidRDefault="006F1C2D" w:rsidP="006F1C2D">
      <w:pPr>
        <w:jc w:val="center"/>
        <w:rPr>
          <w:ins w:id="5" w:author="NAZ, Mamoona (OLDHAM MEDICAL SERVICES)" w:date="2026-09-22T12:32:00Z" w16du:dateUtc="2026-09-22T16:32:00Z"/>
          <w:rFonts w:cstheme="minorHAnsi"/>
          <w:b/>
          <w:bCs/>
          <w:sz w:val="28"/>
          <w:szCs w:val="28"/>
          <w:u w:val="single"/>
        </w:rPr>
      </w:pPr>
      <w:ins w:id="6" w:author="NAZ, Mamoona (OLDHAM MEDICAL SERVICES)" w:date="2026-09-22T12:32:00Z" w16du:dateUtc="2026-09-22T16:32: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32:00Z" w16du:dateUtc="2026-09-22T16:32:00Z"/>
          <w:rFonts w:cstheme="minorHAnsi"/>
          <w:b/>
          <w:bCs/>
          <w:sz w:val="28"/>
          <w:szCs w:val="28"/>
          <w:u w:val="single"/>
        </w:rPr>
      </w:pPr>
      <w:ins w:id="8" w:author="NAZ, Mamoona (OLDHAM MEDICAL SERVICES)" w:date="2026-09-22T12:32:00Z" w16du:dateUtc="2026-09-22T16:32: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32:00Z" w16du:dateUtc="2026-09-22T16:32:00Z"/>
          <w:rFonts w:cstheme="minorHAnsi"/>
          <w:b/>
          <w:bCs/>
          <w:sz w:val="28"/>
          <w:szCs w:val="28"/>
          <w:u w:val="single"/>
        </w:rPr>
      </w:pPr>
    </w:p>
    <w:p w14:paraId="1E230469" w14:textId="77777777" w:rsidR="006F1C2D" w:rsidRDefault="006F1C2D" w:rsidP="006F1C2D">
      <w:pPr>
        <w:rPr>
          <w:ins w:id="10" w:author="NAZ, Mamoona (OLDHAM MEDICAL SERVICES)" w:date="2026-09-22T12:32:00Z" w16du:dateUtc="2026-09-22T16:32:00Z"/>
          <w:rFonts w:cstheme="minorHAnsi"/>
          <w:b/>
          <w:bCs/>
        </w:rPr>
      </w:pPr>
      <w:ins w:id="11" w:author="NAZ, Mamoona (OLDHAM MEDICAL SERVICES)" w:date="2026-09-22T12:32:00Z" w16du:dateUtc="2026-09-22T16:32:00Z">
        <w:r w:rsidRPr="00FA0E32">
          <w:rPr>
            <w:rFonts w:cstheme="minorHAnsi"/>
            <w:b/>
            <w:bCs/>
          </w:rPr>
          <w:t>Attendees:</w:t>
        </w:r>
      </w:ins>
    </w:p>
    <w:p w14:paraId="406CF681" w14:textId="77777777" w:rsidR="006F1C2D" w:rsidRDefault="006F1C2D" w:rsidP="006F1C2D">
      <w:pPr>
        <w:rPr>
          <w:ins w:id="12" w:author="NAZ, Mamoona (OLDHAM MEDICAL SERVICES)" w:date="2026-09-22T12:32:00Z" w16du:dateUtc="2026-09-22T16:32:00Z"/>
          <w:rFonts w:cstheme="minorHAnsi"/>
        </w:rPr>
      </w:pPr>
      <w:ins w:id="13" w:author="NAZ, Mamoona (OLDHAM MEDICAL SERVICES)" w:date="2026-09-22T12:32:00Z" w16du:dateUtc="2026-09-22T16:32: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32:00Z" w16du:dateUtc="2026-09-22T16:32:00Z"/>
          <w:rFonts w:cstheme="minorHAnsi"/>
        </w:rPr>
      </w:pPr>
      <w:ins w:id="15" w:author="NAZ, Mamoona (OLDHAM MEDICAL SERVICES)" w:date="2026-09-22T12:32:00Z" w16du:dateUtc="2026-09-22T16:32:00Z">
        <w:r>
          <w:rPr>
            <w:rFonts w:cstheme="minorHAnsi"/>
          </w:rPr>
          <w:t xml:space="preserve">SA – Practice Manager </w:t>
        </w:r>
      </w:ins>
    </w:p>
    <w:p w14:paraId="4B50E429" w14:textId="77777777" w:rsidR="006F1C2D" w:rsidRDefault="006F1C2D" w:rsidP="006F1C2D">
      <w:pPr>
        <w:rPr>
          <w:ins w:id="16" w:author="NAZ, Mamoona (OLDHAM MEDICAL SERVICES)" w:date="2026-09-22T12:32:00Z" w16du:dateUtc="2026-09-22T16:32:00Z"/>
          <w:rFonts w:cstheme="minorHAnsi"/>
        </w:rPr>
      </w:pPr>
    </w:p>
    <w:p w14:paraId="5F6386BB" w14:textId="77777777" w:rsidR="0008331C" w:rsidRDefault="006F1C2D" w:rsidP="0008331C">
      <w:pPr>
        <w:rPr>
          <w:ins w:id="17" w:author="NAZ, Mamoona (OLDHAM MEDICAL SERVICES)" w:date="2026-09-22T12:32:00Z" w16du:dateUtc="2026-09-22T16:32:00Z"/>
        </w:rPr>
      </w:pPr>
      <w:ins w:id="18" w:author="NAZ, Mamoona (OLDHAM MEDICAL SERVICES)" w:date="2026-09-22T12:32:00Z" w16du:dateUtc="2026-09-22T16:32: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32:00Z" w16du:dateUtc="2026-09-22T16:32:00Z"/>
        </w:rPr>
      </w:pPr>
      <w:ins w:id="20" w:author="NAZ, Mamoona (OLDHAM MEDICAL SERVICES)" w:date="2026-09-22T12:32:00Z" w16du:dateUtc="2026-09-22T16:32: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32:00Z" w16du:dateUtc="2026-09-22T16:32:00Z"/>
          <w:rFonts w:cstheme="minorHAnsi"/>
        </w:rPr>
      </w:pPr>
    </w:p>
    <w:p w14:paraId="2302B3A6" w14:textId="77777777" w:rsidR="006F1C2D" w:rsidRPr="00FA0E32" w:rsidRDefault="006F1C2D" w:rsidP="006F1C2D">
      <w:pPr>
        <w:rPr>
          <w:ins w:id="22" w:author="NAZ, Mamoona (OLDHAM MEDICAL SERVICES)" w:date="2026-09-22T12:32:00Z" w16du:dateUtc="2026-09-22T16:32:00Z"/>
          <w:rFonts w:cstheme="minorHAnsi"/>
        </w:rPr>
      </w:pPr>
    </w:p>
    <w:p w14:paraId="794DD8CD" w14:textId="77777777" w:rsidR="006F1C2D" w:rsidRDefault="006F1C2D" w:rsidP="006F1C2D">
      <w:pPr>
        <w:rPr>
          <w:ins w:id="23" w:author="NAZ, Mamoona (OLDHAM MEDICAL SERVICES)" w:date="2026-09-22T12:32:00Z" w16du:dateUtc="2026-09-22T16:32:00Z"/>
          <w:rFonts w:cstheme="minorHAnsi"/>
          <w:b/>
          <w:bCs/>
        </w:rPr>
      </w:pPr>
      <w:ins w:id="24" w:author="NAZ, Mamoona (OLDHAM MEDICAL SERVICES)" w:date="2026-09-22T12:32:00Z" w16du:dateUtc="2026-09-22T16:32:00Z">
        <w:r w:rsidRPr="00FA0E32">
          <w:rPr>
            <w:rFonts w:cstheme="minorHAnsi"/>
            <w:b/>
            <w:bCs/>
          </w:rPr>
          <w:t>Apologies:</w:t>
        </w:r>
      </w:ins>
    </w:p>
    <w:p w14:paraId="50FA62A7" w14:textId="77777777" w:rsidR="00677B90" w:rsidRDefault="00677B90" w:rsidP="006F1C2D">
      <w:pPr>
        <w:rPr>
          <w:ins w:id="25" w:author="NAZ, Mamoona (OLDHAM MEDICAL SERVICES)" w:date="2026-09-22T12:32:00Z" w16du:dateUtc="2026-09-22T16:32:00Z"/>
          <w:rFonts w:cstheme="minorHAnsi"/>
          <w:b/>
          <w:bCs/>
        </w:rPr>
      </w:pPr>
    </w:p>
    <w:p w14:paraId="27E4F2EE" w14:textId="6226EC7C" w:rsidR="00677B90" w:rsidRPr="00677B90" w:rsidRDefault="00677B90" w:rsidP="006F1C2D">
      <w:pPr>
        <w:rPr>
          <w:ins w:id="26" w:author="NAZ, Mamoona (OLDHAM MEDICAL SERVICES)" w:date="2026-09-22T12:32:00Z" w16du:dateUtc="2026-09-22T16:32:00Z"/>
          <w:rFonts w:cstheme="minorHAnsi"/>
        </w:rPr>
      </w:pPr>
      <w:ins w:id="27" w:author="NAZ, Mamoona (OLDHAM MEDICAL SERVICES)" w:date="2026-09-22T12:32:00Z" w16du:dateUtc="2026-09-22T16:32:00Z">
        <w:r>
          <w:rPr>
            <w:rFonts w:cstheme="minorHAnsi"/>
          </w:rPr>
          <w:t>CC, AK, LU, MAS, DR</w:t>
        </w:r>
      </w:ins>
    </w:p>
    <w:p w14:paraId="1282E9CD" w14:textId="77777777" w:rsidR="00A8494F" w:rsidRDefault="00A8494F">
      <w:pPr>
        <w:rPr>
          <w:ins w:id="28" w:author="NAZ, Mamoona (OLDHAM MEDICAL SERVICES)" w:date="2026-09-22T12:32:00Z" w16du:dateUtc="2026-09-22T16:32:00Z"/>
        </w:rPr>
      </w:pPr>
    </w:p>
    <w:p w14:paraId="09A61C5A" w14:textId="77777777" w:rsidR="006F1C2D" w:rsidRDefault="006F1C2D">
      <w:pPr>
        <w:rPr>
          <w:ins w:id="29" w:author="NAZ, Mamoona (OLDHAM MEDICAL SERVICES)" w:date="2026-09-22T12:32:00Z" w16du:dateUtc="2026-09-22T16:32:00Z"/>
        </w:rPr>
      </w:pPr>
    </w:p>
    <w:p w14:paraId="71B1EB70" w14:textId="6B3B9867" w:rsidR="006F1C2D" w:rsidRDefault="00FD25EC" w:rsidP="006F1C2D">
      <w:pPr>
        <w:pStyle w:val="ListParagraph"/>
        <w:numPr>
          <w:ilvl w:val="0"/>
          <w:numId w:val="1"/>
        </w:numPr>
        <w:rPr>
          <w:ins w:id="30" w:author="NAZ, Mamoona (OLDHAM MEDICAL SERVICES)" w:date="2026-09-22T12:32:00Z" w16du:dateUtc="2026-09-22T16:32:00Z"/>
        </w:rPr>
      </w:pPr>
      <w:ins w:id="31" w:author="NAZ, Mamoona (OLDHAM MEDICAL SERVICES)" w:date="2026-09-22T12:32:00Z" w16du:dateUtc="2026-09-22T16:32: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32:00Z" w16du:dateUtc="2026-09-22T16:32:00Z"/>
        </w:rPr>
      </w:pPr>
      <w:ins w:id="33" w:author="NAZ, Mamoona (OLDHAM MEDICAL SERVICES)" w:date="2026-09-22T12:32:00Z" w16du:dateUtc="2026-09-22T16:32: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32:00Z" w16du:dateUtc="2026-09-22T16:32:00Z"/>
        </w:rPr>
      </w:pPr>
      <w:ins w:id="35" w:author="NAZ, Mamoona (OLDHAM MEDICAL SERVICES)" w:date="2026-09-22T12:32:00Z" w16du:dateUtc="2026-09-22T16:32: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32:00Z" w16du:dateUtc="2026-09-22T16:32:00Z"/>
        </w:rPr>
      </w:pPr>
      <w:ins w:id="37" w:author="NAZ, Mamoona (OLDHAM MEDICAL SERVICES)" w:date="2026-09-22T12:32:00Z" w16du:dateUtc="2026-09-22T16:32: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32:00Z" w16du:dateUtc="2026-09-22T16:32:00Z"/>
        </w:rPr>
      </w:pPr>
      <w:ins w:id="39" w:author="NAZ, Mamoona (OLDHAM MEDICAL SERVICES)" w:date="2026-09-22T12:32:00Z" w16du:dateUtc="2026-09-22T16:32: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32:00Z" w16du:dateUtc="2026-09-22T16:32:00Z"/>
        </w:rPr>
      </w:pPr>
      <w:ins w:id="41" w:author="NAZ, Mamoona (OLDHAM MEDICAL SERVICES)" w:date="2026-09-22T12:32:00Z" w16du:dateUtc="2026-09-22T16:32: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32:00Z" w16du:dateUtc="2026-09-22T16:32:00Z"/>
        </w:rPr>
      </w:pPr>
      <w:ins w:id="43" w:author="NAZ, Mamoona (OLDHAM MEDICAL SERVICES)" w:date="2026-09-22T12:32:00Z" w16du:dateUtc="2026-09-22T16:32: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32:00Z" w16du:dateUtc="2026-09-22T16:32:00Z"/>
        </w:rPr>
      </w:pPr>
      <w:ins w:id="45" w:author="NAZ, Mamoona (OLDHAM MEDICAL SERVICES)" w:date="2026-09-22T12:32:00Z" w16du:dateUtc="2026-09-22T16:32: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32:00Z" w16du:dateUtc="2026-09-22T16:32:00Z"/>
        </w:rPr>
      </w:pPr>
      <w:ins w:id="47" w:author="NAZ, Mamoona (OLDHAM MEDICAL SERVICES)" w:date="2026-09-22T12:32:00Z" w16du:dateUtc="2026-09-22T16:32: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32:00Z" w16du:dateUtc="2026-09-22T16:32:00Z"/>
        </w:rPr>
      </w:pPr>
      <w:ins w:id="49" w:author="NAZ, Mamoona (OLDHAM MEDICAL SERVICES)" w:date="2026-09-22T12:32:00Z" w16du:dateUtc="2026-09-22T16:32: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32:00Z" w16du:dateUtc="2026-09-22T16:32:00Z"/>
        </w:rPr>
      </w:pPr>
      <w:ins w:id="51" w:author="NAZ, Mamoona (OLDHAM MEDICAL SERVICES)" w:date="2026-09-22T12:32:00Z" w16du:dateUtc="2026-09-22T16:32: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32:00Z" w16du:dateUtc="2026-09-22T16:32:00Z"/>
        </w:rPr>
      </w:pPr>
      <w:ins w:id="53" w:author="NAZ, Mamoona (OLDHAM MEDICAL SERVICES)" w:date="2026-09-22T12:32:00Z" w16du:dateUtc="2026-09-22T16:32: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32:00Z" w16du:dateUtc="2026-09-22T16:32:00Z"/>
        </w:rPr>
      </w:pPr>
      <w:ins w:id="55" w:author="NAZ, Mamoona (OLDHAM MEDICAL SERVICES)" w:date="2026-09-22T12:32:00Z" w16du:dateUtc="2026-09-22T16:32: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32:00Z" w16du:dateUtc="2026-09-22T16:32:00Z"/>
        </w:rPr>
      </w:pPr>
      <w:ins w:id="57" w:author="NAZ, Mamoona (OLDHAM MEDICAL SERVICES)" w:date="2026-09-22T12:32:00Z" w16du:dateUtc="2026-09-22T16:32: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32:00Z" w16du:dateUtc="2026-09-22T16:32:00Z"/>
        </w:rPr>
      </w:pPr>
      <w:ins w:id="59" w:author="NAZ, Mamoona (OLDHAM MEDICAL SERVICES)" w:date="2026-09-22T12:32:00Z" w16du:dateUtc="2026-09-22T16:32: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32:00Z" w16du:dateUtc="2026-09-22T16:32:00Z"/>
        </w:rPr>
      </w:pPr>
      <w:ins w:id="61" w:author="NAZ, Mamoona (OLDHAM MEDICAL SERVICES)" w:date="2026-09-22T12:32:00Z" w16du:dateUtc="2026-09-22T16:32: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32:00Z" w16du:dateUtc="2026-09-22T16:32:00Z"/>
        </w:rPr>
      </w:pPr>
      <w:ins w:id="63" w:author="NAZ, Mamoona (OLDHAM MEDICAL SERVICES)" w:date="2026-09-22T12:32:00Z" w16du:dateUtc="2026-09-22T16:32: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32:00Z" w16du:dateUtc="2026-09-22T16:32:00Z"/>
        </w:rPr>
      </w:pPr>
      <w:ins w:id="65" w:author="NAZ, Mamoona (OLDHAM MEDICAL SERVICES)" w:date="2026-09-22T12:32:00Z" w16du:dateUtc="2026-09-22T16:32: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32:00Z" w16du:dateUtc="2026-09-22T16:32:00Z"/>
          <w:b/>
          <w:bCs/>
        </w:rPr>
      </w:pPr>
      <w:ins w:id="67" w:author="NAZ, Mamoona (OLDHAM MEDICAL SERVICES)" w:date="2026-09-22T12:32:00Z" w16du:dateUtc="2026-09-22T16:32: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32:00Z" w16du:dateUtc="2026-09-22T16:32:00Z"/>
          <w:b/>
          <w:bCs/>
        </w:rPr>
      </w:pPr>
    </w:p>
    <w:p w14:paraId="7196C512" w14:textId="77777777" w:rsidR="008143E6" w:rsidRDefault="006F1C2D">
      <w:pPr>
        <w:rPr>
          <w:del w:id="69" w:author="NAZ, Mamoona (OLDHAM MEDICAL SERVICES)" w:date="2026-09-22T12:32:00Z" w16du:dateUtc="2026-09-22T16:32:00Z"/>
        </w:rPr>
      </w:pPr>
      <w:ins w:id="70" w:author="NAZ, Mamoona (OLDHAM MEDICAL SERVICES)" w:date="2026-09-22T12:32:00Z" w16du:dateUtc="2026-09-22T16:32: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bookmarkStart w:id="71" w:name="_Toc0"/>
      <w:del w:id="72" w:author="NAZ, Mamoona (OLDHAM MEDICAL SERVICES)" w:date="2026-09-22T12:32:00Z" w16du:dateUtc="2026-09-22T16:32:00Z">
        <w:r w:rsidR="00C64AF9">
          <w:delText>samedi 31 mars 2018 Samedi Saint</w:delText>
        </w:r>
        <w:bookmarkEnd w:id="71"/>
      </w:del>
    </w:p>
    <w:p w14:paraId="40133F79" w14:textId="77777777" w:rsidR="008143E6" w:rsidRDefault="00C64AF9">
      <w:pPr>
        <w:rPr>
          <w:del w:id="73" w:author="NAZ, Mamoona (OLDHAM MEDICAL SERVICES)" w:date="2026-09-22T12:32:00Z" w16du:dateUtc="2026-09-22T16:32:00Z"/>
        </w:rPr>
      </w:pPr>
      <w:bookmarkStart w:id="74" w:name="_Toc1"/>
      <w:del w:id="75" w:author="NAZ, Mamoona (OLDHAM MEDICAL SERVICES)" w:date="2026-09-22T12:32:00Z" w16du:dateUtc="2026-09-22T16:32:00Z">
        <w:r>
          <w:delText>Le Samedi saint, l'Église demeure auprès du tombeau dans le silence</w:delText>
        </w:r>
        <w:bookmarkEnd w:id="74"/>
      </w:del>
    </w:p>
    <w:p w14:paraId="3D76C911" w14:textId="77777777" w:rsidR="008143E6" w:rsidRPr="006F1C2D" w:rsidRDefault="00C64AF9">
      <w:pPr>
        <w:rPr>
          <w:b/>
          <w:rPrChange w:id="76" w:author="NAZ, Mamoona (OLDHAM MEDICAL SERVICES)" w:date="2026-09-22T12:32:00Z" w16du:dateUtc="2026-09-22T16:32:00Z">
            <w:rPr/>
          </w:rPrChange>
        </w:rPr>
      </w:pPr>
      <w:bookmarkStart w:id="77" w:name="_Toc2"/>
      <w:del w:id="78" w:author="NAZ, Mamoona (OLDHAM MEDICAL SERVICES)" w:date="2026-09-22T12:32:00Z" w16du:dateUtc="2026-09-22T16:32:00Z">
        <w:r>
          <w:delText>Pour la veillée pascale, voir au Dimanche de Pâques</w:delText>
        </w:r>
      </w:del>
      <w:bookmarkEnd w:id="77"/>
    </w:p>
    <w:sectPr w:rsidR="008143E6" w:rsidRPr="006F1C2D">
      <w:pgSz w:w="11906" w:h="16838"/>
      <w:pgMar w:top="1440" w:right="1440" w:bottom="1440" w:left="1440" w:header="708" w:footer="708" w:gutter="0"/>
      <w:cols w:space="708"/>
      <w:docGrid w:linePitch="360"/>
      <w:sectPrChange w:id="79" w:author="NAZ, Mamoona (OLDHAM MEDICAL SERVICES)" w:date="2026-09-22T12:32:00Z" w16du:dateUtc="2026-09-22T16:32:00Z">
        <w:sectPr w:rsidR="008143E6" w:rsidRPr="006F1C2D">
          <w:pgSz w:w="11905" w:h="16837"/>
          <w:pgMar w:top="1440" w:right="1440" w:bottom="1440" w:left="1440" w:header="720" w:footer="720" w:gutter="0"/>
          <w:cols w:space="720"/>
          <w:docGrid w:linePitch="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143E6"/>
    <w:rsid w:val="0008331C"/>
    <w:rsid w:val="00254AB7"/>
    <w:rsid w:val="00533B6D"/>
    <w:rsid w:val="00677B90"/>
    <w:rsid w:val="006F1C2D"/>
    <w:rsid w:val="00796251"/>
    <w:rsid w:val="008143E6"/>
    <w:rsid w:val="00875E83"/>
    <w:rsid w:val="009337CB"/>
    <w:rsid w:val="00A8494F"/>
    <w:rsid w:val="00DA13C2"/>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EEDD60"/>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32:00Z">
        <w:pPr>
          <w:spacing w:after="160" w:line="278" w:lineRule="auto"/>
        </w:pPr>
      </w:pPrChange>
    </w:pPr>
    <w:rPr>
      <w:rFonts w:asciiTheme="minorHAnsi" w:eastAsiaTheme="minorHAnsi" w:hAnsiTheme="minorHAnsi" w:cs="Times New Roman"/>
      <w:sz w:val="24"/>
      <w:szCs w:val="24"/>
      <w:lang w:val="en-GB"/>
      <w:rPrChange w:id="0" w:author="NAZ, Mamoona (OLDHAM MEDICAL SERVICES)" w:date="2026-09-22T12:32:00Z">
        <w:rPr>
          <w:rFonts w:ascii="Arial" w:eastAsia="Arial" w:hAnsi="Arial" w:cs="Arial"/>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Heading1">
    <w:name w:val="Heading_1"/>
    <w:rPr>
      <w:rFonts w:ascii="Tahoma" w:eastAsia="Tahoma" w:hAnsi="Tahoma" w:cs="Tahoma"/>
      <w:b/>
      <w:bCs/>
      <w:sz w:val="34"/>
      <w:szCs w:val="34"/>
    </w:rPr>
  </w:style>
  <w:style w:type="character" w:customStyle="1" w:styleId="Heading2">
    <w:name w:val="Heading_2"/>
    <w:rPr>
      <w:rFonts w:ascii="Tahoma" w:eastAsia="Tahoma" w:hAnsi="Tahoma" w:cs="Tahoma"/>
      <w:b/>
      <w:bCs/>
      <w:sz w:val="30"/>
      <w:szCs w:val="30"/>
    </w:rPr>
  </w:style>
  <w:style w:type="character" w:customStyle="1" w:styleId="Heading3">
    <w:name w:val="Heading_3"/>
    <w:rPr>
      <w:rFonts w:ascii="Tahoma" w:eastAsia="Tahoma" w:hAnsi="Tahoma" w:cs="Tahoma"/>
      <w:b/>
      <w:bCs/>
      <w:sz w:val="26"/>
      <w:szCs w:val="26"/>
    </w:rPr>
  </w:style>
  <w:style w:type="paragraph" w:styleId="ListParagraph">
    <w:name w:val="List Paragraph"/>
    <w:basedOn w:val="Normal"/>
    <w:uiPriority w:val="34"/>
    <w:qFormat/>
    <w:rsid w:val="006F1C2D"/>
    <w:pPr>
      <w:ind w:left="720"/>
      <w:contextualSpacing/>
      <w:pPrChange w:id="1" w:author="NAZ, Mamoona (OLDHAM MEDICAL SERVICES)" w:date="2026-09-22T12:32:00Z">
        <w:pPr>
          <w:ind w:left="720"/>
          <w:contextualSpacing/>
        </w:pPr>
      </w:pPrChange>
    </w:pPr>
    <w:rPr>
      <w:rPrChange w:id="1" w:author="NAZ, Mamoona (OLDHAM MEDICAL SERVICES)" w:date="2026-09-22T12:32: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2639</Characters>
  <Application>Microsoft Office Word</Application>
  <DocSecurity>0</DocSecurity>
  <Lines>21</Lines>
  <Paragraphs>6</Paragraphs>
  <ScaleCrop>false</ScaleCrop>
  <Manager/>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Arthur Souza Rodrigues</cp:lastModifiedBy>
  <cp:revision>1</cp:revision>
  <dcterms:created xsi:type="dcterms:W3CDTF">2025-02-12T07:45:00Z</dcterms:created>
  <dcterms:modified xsi:type="dcterms:W3CDTF">2026-09-22T16:32:00Z</dcterms:modified>
  <cp:category/>
</cp:coreProperties>
</file>