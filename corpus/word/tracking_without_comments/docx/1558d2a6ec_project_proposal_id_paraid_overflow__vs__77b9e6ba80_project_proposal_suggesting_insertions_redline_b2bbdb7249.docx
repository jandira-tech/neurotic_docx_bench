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B819E7" w14:textId="77777777" w:rsidR="00BC1465" w:rsidRDefault="00114C73">
      <w:r>
        <w:t>Project Proposal</w:t>
      </w:r>
    </w:p>
    <w:p w14:paraId="60C69B84" w14:textId="77777777" w:rsidR="00BC1465" w:rsidRDefault="00114C73">
      <w:r>
        <w:t xml:space="preserve">This project will be completed by the end of the </w:t>
      </w:r>
      <w:ins w:id="0" w:author="Comparison" w:date="2026-09-26T14:42:00Z" w16du:dateUtc="2026-09-26T18:42:00Z">
        <w:r>
          <w:t>month</w:t>
        </w:r>
      </w:ins>
      <w:del w:id="1" w:author="Comparison" w:date="2026-09-26T14:42:00Z" w16du:dateUtc="2026-09-26T18:42:00Z">
        <w:r>
          <w:delText>quarter</w:delText>
        </w:r>
      </w:del>
      <w:r>
        <w:t>.</w:t>
      </w:r>
    </w:p>
    <w:p w14:paraId="3E4906AC" w14:textId="77777777" w:rsidR="00BC1465" w:rsidRDefault="00114C73">
      <w:r>
        <w:t xml:space="preserve">The team consists of </w:t>
      </w:r>
      <w:ins w:id="2" w:author="Comparison" w:date="2026-09-26T14:42:00Z" w16du:dateUtc="2026-09-26T18:42:00Z">
        <w:r>
          <w:t>seven</w:t>
        </w:r>
      </w:ins>
      <w:del w:id="3" w:author="Comparison" w:date="2026-09-26T14:42:00Z" w16du:dateUtc="2026-09-26T18:42:00Z">
        <w:r>
          <w:delText>five</w:delText>
        </w:r>
      </w:del>
      <w:r>
        <w:t xml:space="preserve"> members.</w:t>
      </w:r>
    </w:p>
    <w:p w14:paraId="1291C7A8" w14:textId="77777777" w:rsidR="00BC1465" w:rsidRDefault="00114C73">
      <w:r>
        <w:t>Budget is estimated at ten thousand dollars.</w:t>
      </w:r>
      <w:ins w:id="4" w:author="Comparison" w:date="2026-09-26T14:42:00Z" w16du:dateUtc="2026-09-26T18:42:00Z">
        <w:r>
          <w:t xml:space="preserve"> Please review and approve.</w:t>
        </w:r>
      </w:ins>
    </w:p>
    <w:sectPr w:rsidR="00BC146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1465"/>
    <w:rsid w:val="00114C73"/>
    <w:rsid w:val="005017B3"/>
    <w:rsid w:val="00555CEB"/>
    <w:rsid w:val="00857587"/>
    <w:rsid w:val="00A2424A"/>
    <w:rsid w:val="00BC1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9BD09A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2026-05-14T18:14:00Z</dcterms:created>
  <dcterms:modified xsi:type="dcterms:W3CDTF">2026-09-26T18:42:00Z</dcterms:modified>
</cp:coreProperties>
</file>