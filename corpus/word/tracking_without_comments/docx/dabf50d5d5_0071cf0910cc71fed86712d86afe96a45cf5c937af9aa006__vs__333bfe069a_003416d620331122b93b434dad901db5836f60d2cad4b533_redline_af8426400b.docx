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8EAB84" w14:textId="77777777" w:rsidR="00BC32DD" w:rsidRPr="001A2552" w:rsidRDefault="00BC32DD" w:rsidP="00BC32DD">
      <w:pPr>
        <w:jc w:val="center"/>
        <w:rPr>
          <w:ins w:id="10" w:author="msi" w:date="2026-09-22T12:34:00Z" w16du:dateUtc="2026-09-22T16:34:00Z"/>
          <w:sz w:val="16"/>
          <w:szCs w:val="16"/>
        </w:rPr>
      </w:pPr>
      <w:ins w:id="11" w:author="msi" w:date="2026-09-22T12:34:00Z" w16du:dateUtc="2026-09-22T16:34:00Z">
        <w:r>
          <w:rPr>
            <w:b/>
            <w:sz w:val="16"/>
            <w:szCs w:val="16"/>
          </w:rPr>
          <w:t xml:space="preserve">Ankara </w:t>
        </w:r>
        <w:r w:rsidRPr="001A2552">
          <w:rPr>
            <w:b/>
            <w:sz w:val="16"/>
            <w:szCs w:val="16"/>
          </w:rPr>
          <w:t>Üniversitesi</w:t>
        </w:r>
        <w:r>
          <w:rPr>
            <w:b/>
            <w:sz w:val="16"/>
            <w:szCs w:val="16"/>
          </w:rPr>
          <w:br/>
          <w:t xml:space="preserve">Kütüphane ve Dokümantasyon Daire Başkanlığı </w:t>
        </w:r>
      </w:ins>
    </w:p>
    <w:p w14:paraId="7E56E44E" w14:textId="77777777" w:rsidR="00BC32DD" w:rsidRPr="001A2552" w:rsidRDefault="00BC32DD" w:rsidP="00BC32DD">
      <w:pPr>
        <w:jc w:val="center"/>
        <w:rPr>
          <w:ins w:id="12" w:author="msi" w:date="2026-09-22T12:34:00Z" w16du:dateUtc="2026-09-22T16:34:00Z"/>
          <w:b/>
          <w:sz w:val="16"/>
          <w:szCs w:val="16"/>
        </w:rPr>
      </w:pPr>
      <w:ins w:id="13" w:author="msi" w:date="2026-09-22T12:34:00Z" w16du:dateUtc="2026-09-22T16:34:00Z">
        <w:r w:rsidRPr="001A2552">
          <w:rPr>
            <w:b/>
            <w:sz w:val="16"/>
            <w:szCs w:val="16"/>
          </w:rPr>
          <w:t>Açık Ders Malzemeleri</w:t>
        </w:r>
      </w:ins>
    </w:p>
    <w:p w14:paraId="6681801E" w14:textId="77777777" w:rsidR="00BC32DD" w:rsidRDefault="00BC32DD" w:rsidP="00BC32DD">
      <w:pPr>
        <w:pStyle w:val="Basliklar"/>
        <w:jc w:val="center"/>
        <w:rPr>
          <w:ins w:id="14" w:author="msi" w:date="2026-09-22T12:34:00Z" w16du:dateUtc="2026-09-22T16:34:00Z"/>
          <w:sz w:val="16"/>
          <w:szCs w:val="16"/>
        </w:rPr>
      </w:pPr>
    </w:p>
    <w:p w14:paraId="111CDB70" w14:textId="77777777" w:rsidR="00BC32DD" w:rsidRPr="001A2552" w:rsidRDefault="00BC32DD" w:rsidP="00BC32DD">
      <w:pPr>
        <w:pStyle w:val="Basliklar"/>
        <w:jc w:val="center"/>
        <w:rPr>
          <w:ins w:id="15" w:author="msi" w:date="2026-09-22T12:34:00Z" w16du:dateUtc="2026-09-22T16:34:00Z"/>
          <w:sz w:val="16"/>
          <w:szCs w:val="16"/>
        </w:rPr>
      </w:pPr>
      <w:ins w:id="16" w:author="msi" w:date="2026-09-22T12:34:00Z" w16du:dateUtc="2026-09-22T16:34:00Z">
        <w:r>
          <w:rPr>
            <w:sz w:val="16"/>
            <w:szCs w:val="16"/>
          </w:rPr>
          <w:t>Ders izlence Formu</w:t>
        </w:r>
      </w:ins>
    </w:p>
    <w:p w14:paraId="1B1B17AE" w14:textId="77777777" w:rsidR="00BC32DD" w:rsidRPr="001A2552" w:rsidRDefault="00BC32DD" w:rsidP="00BC32DD">
      <w:pPr>
        <w:rPr>
          <w:ins w:id="17" w:author="msi" w:date="2026-09-22T12:34:00Z" w16du:dateUtc="2026-09-22T16:34:00Z"/>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45"/>
        <w:gridCol w:w="6068"/>
      </w:tblGrid>
      <w:tr w:rsidR="00BC32DD" w:rsidRPr="001A2552" w14:paraId="50D39548" w14:textId="77777777" w:rsidTr="00832AEF">
        <w:trPr>
          <w:jc w:val="center"/>
          <w:ins w:id="18" w:author="msi" w:date="2026-09-22T12:34:00Z" w16du:dateUtc="2026-09-22T16:34:00Z"/>
        </w:trPr>
        <w:tc>
          <w:tcPr>
            <w:tcW w:w="2745" w:type="dxa"/>
            <w:vAlign w:val="center"/>
          </w:tcPr>
          <w:p w14:paraId="79682654" w14:textId="77777777" w:rsidR="00BC32DD" w:rsidRPr="001A2552" w:rsidRDefault="00BC32DD" w:rsidP="00832AEF">
            <w:pPr>
              <w:pStyle w:val="DersBasliklar"/>
              <w:rPr>
                <w:ins w:id="19" w:author="msi" w:date="2026-09-22T12:34:00Z" w16du:dateUtc="2026-09-22T16:34:00Z"/>
                <w:szCs w:val="16"/>
              </w:rPr>
            </w:pPr>
            <w:ins w:id="20" w:author="msi" w:date="2026-09-22T12:34:00Z" w16du:dateUtc="2026-09-22T16:34:00Z">
              <w:r w:rsidRPr="001A2552">
                <w:rPr>
                  <w:szCs w:val="16"/>
                </w:rPr>
                <w:t>Dersin Kodu ve İsmi</w:t>
              </w:r>
            </w:ins>
          </w:p>
        </w:tc>
        <w:tc>
          <w:tcPr>
            <w:tcW w:w="6068" w:type="dxa"/>
          </w:tcPr>
          <w:p w14:paraId="2B936698" w14:textId="77777777" w:rsidR="00BC32DD" w:rsidRPr="00B00DF3" w:rsidRDefault="00CC0B85" w:rsidP="00F95BE5">
            <w:pPr>
              <w:pStyle w:val="DersBilgileri"/>
              <w:rPr>
                <w:ins w:id="21" w:author="msi" w:date="2026-09-22T12:34:00Z" w16du:dateUtc="2026-09-22T16:34:00Z"/>
                <w:bCs/>
                <w:szCs w:val="16"/>
              </w:rPr>
            </w:pPr>
            <w:ins w:id="22" w:author="msi" w:date="2026-09-22T12:34:00Z" w16du:dateUtc="2026-09-22T16:34:00Z">
              <w:r>
                <w:rPr>
                  <w:bCs/>
                  <w:szCs w:val="16"/>
                </w:rPr>
                <w:t>ASB307</w:t>
              </w:r>
              <w:r w:rsidR="00F911A6" w:rsidRPr="00B00DF3">
                <w:rPr>
                  <w:bCs/>
                  <w:szCs w:val="16"/>
                </w:rPr>
                <w:t xml:space="preserve"> İNSAN HAKLARI </w:t>
              </w:r>
              <w:r w:rsidR="00F95BE5">
                <w:rPr>
                  <w:bCs/>
                  <w:szCs w:val="16"/>
                </w:rPr>
                <w:t>DEMOKRASİ</w:t>
              </w:r>
            </w:ins>
          </w:p>
        </w:tc>
      </w:tr>
      <w:tr w:rsidR="00BC32DD" w:rsidRPr="001A2552" w14:paraId="59E49924" w14:textId="77777777" w:rsidTr="00832AEF">
        <w:trPr>
          <w:jc w:val="center"/>
          <w:ins w:id="23" w:author="msi" w:date="2026-09-22T12:34:00Z" w16du:dateUtc="2026-09-22T16:34:00Z"/>
        </w:trPr>
        <w:tc>
          <w:tcPr>
            <w:tcW w:w="2745" w:type="dxa"/>
            <w:vAlign w:val="center"/>
          </w:tcPr>
          <w:p w14:paraId="6012D09C" w14:textId="77777777" w:rsidR="00BC32DD" w:rsidRPr="001A2552" w:rsidRDefault="00BC32DD" w:rsidP="00832AEF">
            <w:pPr>
              <w:pStyle w:val="DersBasliklar"/>
              <w:rPr>
                <w:ins w:id="24" w:author="msi" w:date="2026-09-22T12:34:00Z" w16du:dateUtc="2026-09-22T16:34:00Z"/>
                <w:szCs w:val="16"/>
              </w:rPr>
            </w:pPr>
            <w:ins w:id="25" w:author="msi" w:date="2026-09-22T12:34:00Z" w16du:dateUtc="2026-09-22T16:34:00Z">
              <w:r w:rsidRPr="001A2552">
                <w:rPr>
                  <w:szCs w:val="16"/>
                </w:rPr>
                <w:t>Dersin Sorumlusu</w:t>
              </w:r>
            </w:ins>
          </w:p>
        </w:tc>
        <w:tc>
          <w:tcPr>
            <w:tcW w:w="6068" w:type="dxa"/>
          </w:tcPr>
          <w:p w14:paraId="4CD9C843" w14:textId="77777777" w:rsidR="00BC32DD" w:rsidRPr="00B00DF3" w:rsidRDefault="00F911A6" w:rsidP="00832AEF">
            <w:pPr>
              <w:pStyle w:val="DersBilgileri"/>
              <w:rPr>
                <w:ins w:id="26" w:author="msi" w:date="2026-09-22T12:34:00Z" w16du:dateUtc="2026-09-22T16:34:00Z"/>
                <w:szCs w:val="16"/>
              </w:rPr>
            </w:pPr>
            <w:ins w:id="27" w:author="msi" w:date="2026-09-22T12:34:00Z" w16du:dateUtc="2026-09-22T16:34:00Z">
              <w:r w:rsidRPr="00B00DF3">
                <w:rPr>
                  <w:szCs w:val="16"/>
                </w:rPr>
                <w:t>PROF. DR. YASEMİN KEPENEKCİ</w:t>
              </w:r>
            </w:ins>
          </w:p>
        </w:tc>
      </w:tr>
      <w:tr w:rsidR="00BC32DD" w:rsidRPr="001A2552" w14:paraId="11A41B95" w14:textId="77777777" w:rsidTr="00832AEF">
        <w:trPr>
          <w:jc w:val="center"/>
          <w:ins w:id="28" w:author="msi" w:date="2026-09-22T12:34:00Z" w16du:dateUtc="2026-09-22T16:34:00Z"/>
        </w:trPr>
        <w:tc>
          <w:tcPr>
            <w:tcW w:w="2745" w:type="dxa"/>
            <w:vAlign w:val="center"/>
          </w:tcPr>
          <w:p w14:paraId="31D3DC03" w14:textId="77777777" w:rsidR="00BC32DD" w:rsidRPr="001A2552" w:rsidRDefault="00BC32DD" w:rsidP="00832AEF">
            <w:pPr>
              <w:pStyle w:val="DersBasliklar"/>
              <w:rPr>
                <w:ins w:id="29" w:author="msi" w:date="2026-09-22T12:34:00Z" w16du:dateUtc="2026-09-22T16:34:00Z"/>
                <w:szCs w:val="16"/>
              </w:rPr>
            </w:pPr>
            <w:ins w:id="30" w:author="msi" w:date="2026-09-22T12:34:00Z" w16du:dateUtc="2026-09-22T16:34:00Z">
              <w:r w:rsidRPr="001A2552">
                <w:rPr>
                  <w:szCs w:val="16"/>
                </w:rPr>
                <w:t>Dersin Düzeyi</w:t>
              </w:r>
            </w:ins>
          </w:p>
        </w:tc>
        <w:tc>
          <w:tcPr>
            <w:tcW w:w="6068" w:type="dxa"/>
          </w:tcPr>
          <w:p w14:paraId="27AC2214" w14:textId="77777777" w:rsidR="00BC32DD" w:rsidRPr="00B00DF3" w:rsidRDefault="00F911A6" w:rsidP="00832AEF">
            <w:pPr>
              <w:pStyle w:val="DersBilgileri"/>
              <w:rPr>
                <w:ins w:id="31" w:author="msi" w:date="2026-09-22T12:34:00Z" w16du:dateUtc="2026-09-22T16:34:00Z"/>
                <w:szCs w:val="16"/>
              </w:rPr>
            </w:pPr>
            <w:ins w:id="32" w:author="msi" w:date="2026-09-22T12:34:00Z" w16du:dateUtc="2026-09-22T16:34:00Z">
              <w:r w:rsidRPr="00B00DF3">
                <w:rPr>
                  <w:szCs w:val="16"/>
                </w:rPr>
                <w:t>LİSANS</w:t>
              </w:r>
            </w:ins>
          </w:p>
        </w:tc>
      </w:tr>
      <w:tr w:rsidR="00BC32DD" w:rsidRPr="001A2552" w14:paraId="4DF5F375" w14:textId="77777777" w:rsidTr="00832AEF">
        <w:trPr>
          <w:jc w:val="center"/>
          <w:ins w:id="33" w:author="msi" w:date="2026-09-22T12:34:00Z" w16du:dateUtc="2026-09-22T16:34:00Z"/>
        </w:trPr>
        <w:tc>
          <w:tcPr>
            <w:tcW w:w="2745" w:type="dxa"/>
            <w:vAlign w:val="center"/>
          </w:tcPr>
          <w:p w14:paraId="5FC2CD16" w14:textId="77777777" w:rsidR="00BC32DD" w:rsidRPr="001A2552" w:rsidRDefault="00BC32DD" w:rsidP="00832AEF">
            <w:pPr>
              <w:pStyle w:val="DersBasliklar"/>
              <w:rPr>
                <w:ins w:id="34" w:author="msi" w:date="2026-09-22T12:34:00Z" w16du:dateUtc="2026-09-22T16:34:00Z"/>
                <w:szCs w:val="16"/>
              </w:rPr>
            </w:pPr>
            <w:ins w:id="35" w:author="msi" w:date="2026-09-22T12:34:00Z" w16du:dateUtc="2026-09-22T16:34:00Z">
              <w:r w:rsidRPr="001A2552">
                <w:rPr>
                  <w:szCs w:val="16"/>
                </w:rPr>
                <w:t>Dersin Kredisi</w:t>
              </w:r>
            </w:ins>
          </w:p>
        </w:tc>
        <w:tc>
          <w:tcPr>
            <w:tcW w:w="6068" w:type="dxa"/>
          </w:tcPr>
          <w:p w14:paraId="4F42BA67" w14:textId="77777777" w:rsidR="00BC32DD" w:rsidRPr="00B00DF3" w:rsidRDefault="00F911A6" w:rsidP="00832AEF">
            <w:pPr>
              <w:pStyle w:val="DersBilgileri"/>
              <w:rPr>
                <w:ins w:id="36" w:author="msi" w:date="2026-09-22T12:34:00Z" w16du:dateUtc="2026-09-22T16:34:00Z"/>
                <w:szCs w:val="16"/>
              </w:rPr>
            </w:pPr>
            <w:ins w:id="37" w:author="msi" w:date="2026-09-22T12:34:00Z" w16du:dateUtc="2026-09-22T16:34:00Z">
              <w:r w:rsidRPr="00B00DF3">
                <w:rPr>
                  <w:szCs w:val="16"/>
                </w:rPr>
                <w:t>8</w:t>
              </w:r>
            </w:ins>
          </w:p>
        </w:tc>
      </w:tr>
      <w:tr w:rsidR="00BC32DD" w:rsidRPr="001A2552" w14:paraId="67F54561" w14:textId="77777777" w:rsidTr="00832AEF">
        <w:trPr>
          <w:jc w:val="center"/>
          <w:ins w:id="38" w:author="msi" w:date="2026-09-22T12:34:00Z" w16du:dateUtc="2026-09-22T16:34:00Z"/>
        </w:trPr>
        <w:tc>
          <w:tcPr>
            <w:tcW w:w="2745" w:type="dxa"/>
            <w:vAlign w:val="center"/>
          </w:tcPr>
          <w:p w14:paraId="6F89BAE0" w14:textId="77777777" w:rsidR="00BC32DD" w:rsidRPr="001A2552" w:rsidRDefault="00BC32DD" w:rsidP="00832AEF">
            <w:pPr>
              <w:pStyle w:val="DersBasliklar"/>
              <w:rPr>
                <w:ins w:id="39" w:author="msi" w:date="2026-09-22T12:34:00Z" w16du:dateUtc="2026-09-22T16:34:00Z"/>
                <w:szCs w:val="16"/>
              </w:rPr>
            </w:pPr>
            <w:ins w:id="40" w:author="msi" w:date="2026-09-22T12:34:00Z" w16du:dateUtc="2026-09-22T16:34:00Z">
              <w:r w:rsidRPr="001A2552">
                <w:rPr>
                  <w:szCs w:val="16"/>
                </w:rPr>
                <w:t>Dersin Türü</w:t>
              </w:r>
            </w:ins>
          </w:p>
        </w:tc>
        <w:tc>
          <w:tcPr>
            <w:tcW w:w="6068" w:type="dxa"/>
          </w:tcPr>
          <w:p w14:paraId="11D30862" w14:textId="77777777" w:rsidR="00BC32DD" w:rsidRPr="00B00DF3" w:rsidRDefault="00F8234C" w:rsidP="00832AEF">
            <w:pPr>
              <w:pStyle w:val="DersBilgileri"/>
              <w:rPr>
                <w:ins w:id="41" w:author="msi" w:date="2026-09-22T12:34:00Z" w16du:dateUtc="2026-09-22T16:34:00Z"/>
                <w:szCs w:val="16"/>
              </w:rPr>
            </w:pPr>
            <w:ins w:id="42" w:author="msi" w:date="2026-09-22T12:34:00Z" w16du:dateUtc="2026-09-22T16:34:00Z">
              <w:r>
                <w:rPr>
                  <w:szCs w:val="16"/>
                </w:rPr>
                <w:t>SEÇMELİ</w:t>
              </w:r>
            </w:ins>
          </w:p>
        </w:tc>
      </w:tr>
      <w:tr w:rsidR="00BC32DD" w:rsidRPr="001A2552" w14:paraId="7FF0C533" w14:textId="77777777" w:rsidTr="00832AEF">
        <w:trPr>
          <w:jc w:val="center"/>
          <w:ins w:id="43" w:author="msi" w:date="2026-09-22T12:34:00Z" w16du:dateUtc="2026-09-22T16:34:00Z"/>
        </w:trPr>
        <w:tc>
          <w:tcPr>
            <w:tcW w:w="2745" w:type="dxa"/>
            <w:vAlign w:val="center"/>
          </w:tcPr>
          <w:p w14:paraId="477399C4" w14:textId="77777777" w:rsidR="00BC32DD" w:rsidRPr="001A2552" w:rsidRDefault="00BC32DD" w:rsidP="00832AEF">
            <w:pPr>
              <w:pStyle w:val="DersBasliklar"/>
              <w:rPr>
                <w:ins w:id="44" w:author="msi" w:date="2026-09-22T12:34:00Z" w16du:dateUtc="2026-09-22T16:34:00Z"/>
                <w:szCs w:val="16"/>
              </w:rPr>
            </w:pPr>
            <w:ins w:id="45" w:author="msi" w:date="2026-09-22T12:34:00Z" w16du:dateUtc="2026-09-22T16:34:00Z">
              <w:r w:rsidRPr="001A2552">
                <w:rPr>
                  <w:szCs w:val="16"/>
                </w:rPr>
                <w:t>Dersin İçeriği</w:t>
              </w:r>
            </w:ins>
          </w:p>
        </w:tc>
        <w:tc>
          <w:tcPr>
            <w:tcW w:w="6068" w:type="dxa"/>
          </w:tcPr>
          <w:p w14:paraId="38DED3E3" w14:textId="77777777" w:rsidR="00F911A6" w:rsidRPr="00B00DF3" w:rsidRDefault="00F911A6" w:rsidP="00F911A6">
            <w:pPr>
              <w:rPr>
                <w:ins w:id="46" w:author="msi" w:date="2026-09-22T12:34:00Z" w16du:dateUtc="2026-09-22T16:34:00Z"/>
                <w:sz w:val="16"/>
                <w:szCs w:val="16"/>
              </w:rPr>
            </w:pPr>
          </w:p>
          <w:p w14:paraId="57738394" w14:textId="77777777" w:rsidR="00F95BE5" w:rsidRPr="00F8234C" w:rsidRDefault="00F95BE5" w:rsidP="00F95BE5">
            <w:pPr>
              <w:numPr>
                <w:ilvl w:val="0"/>
                <w:numId w:val="8"/>
              </w:numPr>
              <w:autoSpaceDE w:val="0"/>
              <w:autoSpaceDN w:val="0"/>
              <w:adjustRightInd w:val="0"/>
              <w:jc w:val="left"/>
              <w:rPr>
                <w:ins w:id="47" w:author="msi" w:date="2026-09-22T12:34:00Z" w16du:dateUtc="2026-09-22T16:34:00Z"/>
                <w:sz w:val="16"/>
                <w:szCs w:val="16"/>
              </w:rPr>
            </w:pPr>
            <w:ins w:id="48" w:author="msi" w:date="2026-09-22T12:34:00Z" w16du:dateUtc="2026-09-22T16:34:00Z">
              <w:r w:rsidRPr="00F8234C">
                <w:rPr>
                  <w:sz w:val="16"/>
                  <w:szCs w:val="16"/>
                </w:rPr>
                <w:t xml:space="preserve">Temel hukuksal kavramlar bilgisi </w:t>
              </w:r>
            </w:ins>
          </w:p>
          <w:p w14:paraId="058BB5FC" w14:textId="77777777" w:rsidR="00F95BE5" w:rsidRPr="00F8234C" w:rsidRDefault="00F95BE5" w:rsidP="00F95BE5">
            <w:pPr>
              <w:numPr>
                <w:ilvl w:val="0"/>
                <w:numId w:val="8"/>
              </w:numPr>
              <w:autoSpaceDE w:val="0"/>
              <w:autoSpaceDN w:val="0"/>
              <w:adjustRightInd w:val="0"/>
              <w:jc w:val="left"/>
              <w:rPr>
                <w:ins w:id="49" w:author="msi" w:date="2026-09-22T12:34:00Z" w16du:dateUtc="2026-09-22T16:34:00Z"/>
                <w:sz w:val="16"/>
                <w:szCs w:val="16"/>
              </w:rPr>
            </w:pPr>
            <w:ins w:id="50" w:author="msi" w:date="2026-09-22T12:34:00Z" w16du:dateUtc="2026-09-22T16:34:00Z">
              <w:r w:rsidRPr="00F8234C">
                <w:rPr>
                  <w:sz w:val="16"/>
                  <w:szCs w:val="16"/>
                </w:rPr>
                <w:t xml:space="preserve">İnsan hakları ve demokrasi ile ilgili temel kavramlar bilgisi </w:t>
              </w:r>
            </w:ins>
          </w:p>
          <w:p w14:paraId="5BD149A1" w14:textId="77777777" w:rsidR="00F95BE5" w:rsidRPr="00F8234C" w:rsidRDefault="00B90493" w:rsidP="00F95BE5">
            <w:pPr>
              <w:numPr>
                <w:ilvl w:val="0"/>
                <w:numId w:val="8"/>
              </w:numPr>
              <w:autoSpaceDE w:val="0"/>
              <w:autoSpaceDN w:val="0"/>
              <w:adjustRightInd w:val="0"/>
              <w:jc w:val="left"/>
              <w:rPr>
                <w:ins w:id="51" w:author="msi" w:date="2026-09-22T12:34:00Z" w16du:dateUtc="2026-09-22T16:34:00Z"/>
                <w:sz w:val="16"/>
                <w:szCs w:val="16"/>
              </w:rPr>
            </w:pPr>
            <w:ins w:id="52" w:author="msi" w:date="2026-09-22T12:34:00Z" w16du:dateUtc="2026-09-22T16:34:00Z">
              <w:r w:rsidRPr="00F8234C">
                <w:rPr>
                  <w:sz w:val="16"/>
                  <w:szCs w:val="16"/>
                </w:rPr>
                <w:t>İnsan hakları ve demokrasinin</w:t>
              </w:r>
              <w:r w:rsidR="00F95BE5" w:rsidRPr="00F8234C">
                <w:rPr>
                  <w:sz w:val="16"/>
                  <w:szCs w:val="16"/>
                </w:rPr>
                <w:t xml:space="preserve"> Batı’daki tarihi gelişimi</w:t>
              </w:r>
            </w:ins>
          </w:p>
          <w:p w14:paraId="07029177" w14:textId="77777777" w:rsidR="00F95BE5" w:rsidRPr="00F8234C" w:rsidRDefault="00B90493" w:rsidP="00F95BE5">
            <w:pPr>
              <w:numPr>
                <w:ilvl w:val="0"/>
                <w:numId w:val="8"/>
              </w:numPr>
              <w:autoSpaceDE w:val="0"/>
              <w:autoSpaceDN w:val="0"/>
              <w:adjustRightInd w:val="0"/>
              <w:jc w:val="left"/>
              <w:rPr>
                <w:ins w:id="53" w:author="msi" w:date="2026-09-22T12:34:00Z" w16du:dateUtc="2026-09-22T16:34:00Z"/>
                <w:sz w:val="16"/>
                <w:szCs w:val="16"/>
              </w:rPr>
            </w:pPr>
            <w:ins w:id="54" w:author="msi" w:date="2026-09-22T12:34:00Z" w16du:dateUtc="2026-09-22T16:34:00Z">
              <w:r w:rsidRPr="00F8234C">
                <w:rPr>
                  <w:sz w:val="16"/>
                  <w:szCs w:val="16"/>
                </w:rPr>
                <w:t>İnsan hakları ve demokrasinin</w:t>
              </w:r>
              <w:r w:rsidR="00F95BE5" w:rsidRPr="00F8234C">
                <w:rPr>
                  <w:sz w:val="16"/>
                  <w:szCs w:val="16"/>
                </w:rPr>
                <w:t xml:space="preserve"> ülkemizdeki tarihi gelişimi </w:t>
              </w:r>
            </w:ins>
          </w:p>
          <w:p w14:paraId="08932BE5" w14:textId="77777777" w:rsidR="00F95BE5" w:rsidRPr="00F8234C" w:rsidRDefault="00B90493" w:rsidP="00F95BE5">
            <w:pPr>
              <w:numPr>
                <w:ilvl w:val="0"/>
                <w:numId w:val="8"/>
              </w:numPr>
              <w:autoSpaceDE w:val="0"/>
              <w:autoSpaceDN w:val="0"/>
              <w:adjustRightInd w:val="0"/>
              <w:jc w:val="left"/>
              <w:rPr>
                <w:ins w:id="55" w:author="msi" w:date="2026-09-22T12:34:00Z" w16du:dateUtc="2026-09-22T16:34:00Z"/>
                <w:sz w:val="16"/>
                <w:szCs w:val="16"/>
              </w:rPr>
            </w:pPr>
            <w:ins w:id="56" w:author="msi" w:date="2026-09-22T12:34:00Z" w16du:dateUtc="2026-09-22T16:34:00Z">
              <w:r w:rsidRPr="00F8234C">
                <w:rPr>
                  <w:sz w:val="16"/>
                  <w:szCs w:val="16"/>
                </w:rPr>
                <w:t>İnsan hakları ve demokrasinin</w:t>
              </w:r>
              <w:r w:rsidR="00F95BE5" w:rsidRPr="00F8234C">
                <w:rPr>
                  <w:sz w:val="16"/>
                  <w:szCs w:val="16"/>
                </w:rPr>
                <w:t xml:space="preserve"> uluslararası alana geçişi </w:t>
              </w:r>
            </w:ins>
          </w:p>
          <w:p w14:paraId="1107A35F" w14:textId="77777777" w:rsidR="00F911A6" w:rsidRPr="00F8234C" w:rsidRDefault="00F911A6" w:rsidP="00F95BE5">
            <w:pPr>
              <w:numPr>
                <w:ilvl w:val="0"/>
                <w:numId w:val="8"/>
              </w:numPr>
              <w:autoSpaceDE w:val="0"/>
              <w:autoSpaceDN w:val="0"/>
              <w:adjustRightInd w:val="0"/>
              <w:rPr>
                <w:ins w:id="57" w:author="msi" w:date="2026-09-22T12:34:00Z" w16du:dateUtc="2026-09-22T16:34:00Z"/>
                <w:sz w:val="16"/>
                <w:szCs w:val="16"/>
              </w:rPr>
            </w:pPr>
            <w:ins w:id="58" w:author="msi" w:date="2026-09-22T12:34:00Z" w16du:dateUtc="2026-09-22T16:34:00Z">
              <w:r w:rsidRPr="00F8234C">
                <w:rPr>
                  <w:sz w:val="16"/>
                  <w:szCs w:val="16"/>
                </w:rPr>
                <w:t xml:space="preserve">İnsan hakları </w:t>
              </w:r>
              <w:r w:rsidR="00B90493" w:rsidRPr="00F8234C">
                <w:rPr>
                  <w:sz w:val="16"/>
                  <w:szCs w:val="16"/>
                </w:rPr>
                <w:t xml:space="preserve">ve demokrasi </w:t>
              </w:r>
              <w:r w:rsidRPr="00F8234C">
                <w:rPr>
                  <w:sz w:val="16"/>
                  <w:szCs w:val="16"/>
                </w:rPr>
                <w:t xml:space="preserve">eğitiminin tanımı, amacı ve önemi </w:t>
              </w:r>
            </w:ins>
          </w:p>
          <w:p w14:paraId="6D13294F" w14:textId="77777777" w:rsidR="00B00DF3" w:rsidRPr="00F8234C" w:rsidRDefault="00B90493" w:rsidP="00F95BE5">
            <w:pPr>
              <w:numPr>
                <w:ilvl w:val="0"/>
                <w:numId w:val="8"/>
              </w:numPr>
              <w:tabs>
                <w:tab w:val="left" w:pos="9640"/>
              </w:tabs>
              <w:jc w:val="left"/>
              <w:rPr>
                <w:ins w:id="59" w:author="msi" w:date="2026-09-22T12:34:00Z" w16du:dateUtc="2026-09-22T16:34:00Z"/>
                <w:sz w:val="16"/>
                <w:szCs w:val="16"/>
              </w:rPr>
            </w:pPr>
            <w:ins w:id="60" w:author="msi" w:date="2026-09-22T12:34:00Z" w16du:dateUtc="2026-09-22T16:34:00Z">
              <w:r w:rsidRPr="00F8234C">
                <w:rPr>
                  <w:sz w:val="16"/>
                  <w:szCs w:val="16"/>
                </w:rPr>
                <w:t>İ</w:t>
              </w:r>
              <w:r w:rsidR="00F95BE5" w:rsidRPr="00F8234C">
                <w:rPr>
                  <w:sz w:val="16"/>
                  <w:szCs w:val="16"/>
                </w:rPr>
                <w:t>nsan hakları ve demokrasi eğitimi</w:t>
              </w:r>
              <w:r w:rsidRPr="00F8234C">
                <w:rPr>
                  <w:sz w:val="16"/>
                  <w:szCs w:val="16"/>
                </w:rPr>
                <w:t>nin etkililiği</w:t>
              </w:r>
            </w:ins>
          </w:p>
          <w:p w14:paraId="1324A593" w14:textId="77777777" w:rsidR="00BC32DD" w:rsidRPr="00B00DF3" w:rsidRDefault="00F911A6" w:rsidP="009D5F97">
            <w:pPr>
              <w:numPr>
                <w:ilvl w:val="0"/>
                <w:numId w:val="8"/>
              </w:numPr>
              <w:tabs>
                <w:tab w:val="left" w:pos="9640"/>
              </w:tabs>
              <w:jc w:val="left"/>
              <w:rPr>
                <w:ins w:id="61" w:author="msi" w:date="2026-09-22T12:34:00Z" w16du:dateUtc="2026-09-22T16:34:00Z"/>
                <w:szCs w:val="16"/>
              </w:rPr>
            </w:pPr>
            <w:ins w:id="62" w:author="msi" w:date="2026-09-22T12:34:00Z" w16du:dateUtc="2026-09-22T16:34:00Z">
              <w:r w:rsidRPr="00F8234C">
                <w:rPr>
                  <w:sz w:val="16"/>
                  <w:szCs w:val="16"/>
                </w:rPr>
                <w:t xml:space="preserve">Öğrencilerle birlikte belirlenecek değişik insan hakları </w:t>
              </w:r>
              <w:r w:rsidR="009D5F97" w:rsidRPr="00F8234C">
                <w:rPr>
                  <w:sz w:val="16"/>
                  <w:szCs w:val="16"/>
                </w:rPr>
                <w:t xml:space="preserve">ve demokrasi </w:t>
              </w:r>
              <w:r w:rsidRPr="00F8234C">
                <w:rPr>
                  <w:sz w:val="16"/>
                  <w:szCs w:val="16"/>
                </w:rPr>
                <w:t>konularının</w:t>
              </w:r>
              <w:r w:rsidRPr="00B00DF3">
                <w:rPr>
                  <w:sz w:val="16"/>
                  <w:szCs w:val="16"/>
                </w:rPr>
                <w:t xml:space="preserve"> (kadın hakları, çocuk hakları, yaşama hakkı, eğitim hakkı, özel hayatın gizliliği, seçme seçilme hakkı, barış hakkı, çevre hakkı gibi) örnek işlenişi </w:t>
              </w:r>
            </w:ins>
          </w:p>
        </w:tc>
      </w:tr>
      <w:tr w:rsidR="00BC32DD" w:rsidRPr="001A2552" w14:paraId="0F57EB44" w14:textId="77777777" w:rsidTr="00832AEF">
        <w:trPr>
          <w:jc w:val="center"/>
          <w:ins w:id="63" w:author="msi" w:date="2026-09-22T12:34:00Z" w16du:dateUtc="2026-09-22T16:34:00Z"/>
        </w:trPr>
        <w:tc>
          <w:tcPr>
            <w:tcW w:w="2745" w:type="dxa"/>
            <w:vAlign w:val="center"/>
          </w:tcPr>
          <w:p w14:paraId="52CA3CB2" w14:textId="77777777" w:rsidR="00BC32DD" w:rsidRPr="001A2552" w:rsidRDefault="00BC32DD" w:rsidP="00832AEF">
            <w:pPr>
              <w:pStyle w:val="DersBasliklar"/>
              <w:rPr>
                <w:ins w:id="64" w:author="msi" w:date="2026-09-22T12:34:00Z" w16du:dateUtc="2026-09-22T16:34:00Z"/>
                <w:szCs w:val="16"/>
              </w:rPr>
            </w:pPr>
            <w:ins w:id="65" w:author="msi" w:date="2026-09-22T12:34:00Z" w16du:dateUtc="2026-09-22T16:34:00Z">
              <w:r w:rsidRPr="001A2552">
                <w:rPr>
                  <w:szCs w:val="16"/>
                </w:rPr>
                <w:t>Dersin Amacı</w:t>
              </w:r>
            </w:ins>
          </w:p>
        </w:tc>
        <w:tc>
          <w:tcPr>
            <w:tcW w:w="6068" w:type="dxa"/>
          </w:tcPr>
          <w:p w14:paraId="33876C94" w14:textId="77777777" w:rsidR="009D5F97" w:rsidRPr="009D5F97" w:rsidRDefault="009D5F97" w:rsidP="009D5F97">
            <w:pPr>
              <w:pStyle w:val="ListParagraph"/>
              <w:numPr>
                <w:ilvl w:val="0"/>
                <w:numId w:val="13"/>
              </w:numPr>
              <w:autoSpaceDE w:val="0"/>
              <w:autoSpaceDN w:val="0"/>
              <w:adjustRightInd w:val="0"/>
              <w:jc w:val="left"/>
              <w:rPr>
                <w:ins w:id="66" w:author="msi" w:date="2026-09-22T12:34:00Z" w16du:dateUtc="2026-09-22T16:34:00Z"/>
                <w:sz w:val="16"/>
                <w:szCs w:val="16"/>
              </w:rPr>
            </w:pPr>
            <w:ins w:id="67" w:author="msi" w:date="2026-09-22T12:34:00Z" w16du:dateUtc="2026-09-22T16:34:00Z">
              <w:r w:rsidRPr="009D5F97">
                <w:rPr>
                  <w:sz w:val="16"/>
                  <w:szCs w:val="16"/>
                </w:rPr>
                <w:t xml:space="preserve">Hukuk, insan hakları ve demokrasi gibi konularda </w:t>
              </w:r>
              <w:r w:rsidR="00CC0B85">
                <w:rPr>
                  <w:sz w:val="16"/>
                  <w:szCs w:val="16"/>
                </w:rPr>
                <w:t>bilinmesi</w:t>
              </w:r>
              <w:r w:rsidRPr="009D5F97">
                <w:rPr>
                  <w:sz w:val="16"/>
                  <w:szCs w:val="16"/>
                </w:rPr>
                <w:t xml:space="preserve"> ve </w:t>
              </w:r>
              <w:r w:rsidR="00CC0B85">
                <w:rPr>
                  <w:sz w:val="16"/>
                  <w:szCs w:val="16"/>
                </w:rPr>
                <w:t>öğrencilerde</w:t>
              </w:r>
              <w:r w:rsidRPr="009D5F97">
                <w:rPr>
                  <w:sz w:val="16"/>
                  <w:szCs w:val="16"/>
                </w:rPr>
                <w:t xml:space="preserve"> insan haklarına saygı, hakları kullanma, koruma ve geliştirme bilincinin oluşturulması.</w:t>
              </w:r>
            </w:ins>
          </w:p>
          <w:p w14:paraId="6D5D4387" w14:textId="77777777" w:rsidR="00CC0B85" w:rsidRDefault="00CC0B85" w:rsidP="009D5F97">
            <w:pPr>
              <w:pStyle w:val="ListParagraph"/>
              <w:numPr>
                <w:ilvl w:val="0"/>
                <w:numId w:val="13"/>
              </w:numPr>
              <w:autoSpaceDE w:val="0"/>
              <w:autoSpaceDN w:val="0"/>
              <w:adjustRightInd w:val="0"/>
              <w:jc w:val="left"/>
              <w:rPr>
                <w:ins w:id="68" w:author="msi" w:date="2026-09-22T12:34:00Z" w16du:dateUtc="2026-09-22T16:34:00Z"/>
                <w:sz w:val="16"/>
                <w:szCs w:val="16"/>
              </w:rPr>
            </w:pPr>
            <w:ins w:id="69" w:author="msi" w:date="2026-09-22T12:34:00Z" w16du:dateUtc="2026-09-22T16:34:00Z">
              <w:r>
                <w:rPr>
                  <w:sz w:val="16"/>
                  <w:szCs w:val="16"/>
                </w:rPr>
                <w:t>İnsan hakları ve demokrasinin Batı’daki ve ülkemizdeki tarihsel gelişinin anlaşılması</w:t>
              </w:r>
            </w:ins>
          </w:p>
          <w:p w14:paraId="2DF4831C" w14:textId="77777777" w:rsidR="00CC0B85" w:rsidRDefault="00B90493" w:rsidP="009D5F97">
            <w:pPr>
              <w:pStyle w:val="ListParagraph"/>
              <w:numPr>
                <w:ilvl w:val="0"/>
                <w:numId w:val="13"/>
              </w:numPr>
              <w:autoSpaceDE w:val="0"/>
              <w:autoSpaceDN w:val="0"/>
              <w:adjustRightInd w:val="0"/>
              <w:jc w:val="left"/>
              <w:rPr>
                <w:ins w:id="70" w:author="msi" w:date="2026-09-22T12:34:00Z" w16du:dateUtc="2026-09-22T16:34:00Z"/>
                <w:sz w:val="16"/>
                <w:szCs w:val="16"/>
              </w:rPr>
            </w:pPr>
            <w:ins w:id="71" w:author="msi" w:date="2026-09-22T12:34:00Z" w16du:dateUtc="2026-09-22T16:34:00Z">
              <w:r>
                <w:rPr>
                  <w:sz w:val="16"/>
                  <w:szCs w:val="16"/>
                </w:rPr>
                <w:t>İnsan hakları ve demokrasinin</w:t>
              </w:r>
              <w:r w:rsidR="00CC0B85">
                <w:rPr>
                  <w:sz w:val="16"/>
                  <w:szCs w:val="16"/>
                </w:rPr>
                <w:t xml:space="preserve"> uluslararası alana geçişinin tartışılması</w:t>
              </w:r>
            </w:ins>
          </w:p>
          <w:p w14:paraId="1856A6C3" w14:textId="77777777" w:rsidR="00F911A6" w:rsidRPr="009D5F97" w:rsidRDefault="00F911A6" w:rsidP="009D5F97">
            <w:pPr>
              <w:pStyle w:val="ListParagraph"/>
              <w:numPr>
                <w:ilvl w:val="0"/>
                <w:numId w:val="13"/>
              </w:numPr>
              <w:autoSpaceDE w:val="0"/>
              <w:autoSpaceDN w:val="0"/>
              <w:adjustRightInd w:val="0"/>
              <w:jc w:val="left"/>
              <w:rPr>
                <w:ins w:id="72" w:author="msi" w:date="2026-09-22T12:34:00Z" w16du:dateUtc="2026-09-22T16:34:00Z"/>
                <w:sz w:val="16"/>
                <w:szCs w:val="16"/>
              </w:rPr>
            </w:pPr>
            <w:ins w:id="73" w:author="msi" w:date="2026-09-22T12:34:00Z" w16du:dateUtc="2026-09-22T16:34:00Z">
              <w:r w:rsidRPr="009D5F97">
                <w:rPr>
                  <w:sz w:val="16"/>
                  <w:szCs w:val="16"/>
                </w:rPr>
                <w:t xml:space="preserve">İnsan hakları </w:t>
              </w:r>
              <w:r w:rsidR="00B90493">
                <w:rPr>
                  <w:sz w:val="16"/>
                  <w:szCs w:val="16"/>
                </w:rPr>
                <w:t xml:space="preserve">ve demokrasi </w:t>
              </w:r>
              <w:r w:rsidRPr="009D5F97">
                <w:rPr>
                  <w:sz w:val="16"/>
                  <w:szCs w:val="16"/>
                </w:rPr>
                <w:t xml:space="preserve">eğitiminin öneminin anlaşılması </w:t>
              </w:r>
            </w:ins>
          </w:p>
          <w:p w14:paraId="4F48354B" w14:textId="77777777" w:rsidR="00F911A6" w:rsidRPr="009D5F97" w:rsidRDefault="00F911A6" w:rsidP="009D5F97">
            <w:pPr>
              <w:pStyle w:val="ListParagraph"/>
              <w:numPr>
                <w:ilvl w:val="0"/>
                <w:numId w:val="13"/>
              </w:numPr>
              <w:autoSpaceDE w:val="0"/>
              <w:autoSpaceDN w:val="0"/>
              <w:adjustRightInd w:val="0"/>
              <w:jc w:val="left"/>
              <w:rPr>
                <w:ins w:id="74" w:author="msi" w:date="2026-09-22T12:34:00Z" w16du:dateUtc="2026-09-22T16:34:00Z"/>
                <w:sz w:val="16"/>
                <w:szCs w:val="16"/>
              </w:rPr>
            </w:pPr>
            <w:ins w:id="75" w:author="msi" w:date="2026-09-22T12:34:00Z" w16du:dateUtc="2026-09-22T16:34:00Z">
              <w:r w:rsidRPr="009D5F97">
                <w:rPr>
                  <w:sz w:val="16"/>
                  <w:szCs w:val="16"/>
                </w:rPr>
                <w:t xml:space="preserve">İnsan hakları </w:t>
              </w:r>
              <w:r w:rsidR="00B90493">
                <w:rPr>
                  <w:sz w:val="16"/>
                  <w:szCs w:val="16"/>
                </w:rPr>
                <w:t xml:space="preserve">ve demokrasi </w:t>
              </w:r>
              <w:r w:rsidRPr="009D5F97">
                <w:rPr>
                  <w:sz w:val="16"/>
                  <w:szCs w:val="16"/>
                </w:rPr>
                <w:t>eğitiminde okul ikliminin öneminin anlaşılması</w:t>
              </w:r>
            </w:ins>
          </w:p>
          <w:p w14:paraId="20316FC4" w14:textId="77777777" w:rsidR="00F911A6" w:rsidRPr="009D5F97" w:rsidRDefault="00F911A6" w:rsidP="009D5F97">
            <w:pPr>
              <w:pStyle w:val="ListParagraph"/>
              <w:numPr>
                <w:ilvl w:val="0"/>
                <w:numId w:val="13"/>
              </w:numPr>
              <w:autoSpaceDE w:val="0"/>
              <w:autoSpaceDN w:val="0"/>
              <w:adjustRightInd w:val="0"/>
              <w:jc w:val="left"/>
              <w:rPr>
                <w:ins w:id="76" w:author="msi" w:date="2026-09-22T12:34:00Z" w16du:dateUtc="2026-09-22T16:34:00Z"/>
                <w:sz w:val="16"/>
                <w:szCs w:val="16"/>
              </w:rPr>
            </w:pPr>
            <w:ins w:id="77" w:author="msi" w:date="2026-09-22T12:34:00Z" w16du:dateUtc="2026-09-22T16:34:00Z">
              <w:r w:rsidRPr="009D5F97">
                <w:rPr>
                  <w:sz w:val="16"/>
                  <w:szCs w:val="16"/>
                </w:rPr>
                <w:t xml:space="preserve">İnsan hakları </w:t>
              </w:r>
              <w:r w:rsidR="00B90493">
                <w:rPr>
                  <w:sz w:val="16"/>
                  <w:szCs w:val="16"/>
                </w:rPr>
                <w:t xml:space="preserve">ve demokrasi </w:t>
              </w:r>
              <w:r w:rsidRPr="009D5F97">
                <w:rPr>
                  <w:sz w:val="16"/>
                  <w:szCs w:val="16"/>
                </w:rPr>
                <w:t>eğitiminde öğretmenin rolünün anlaşılması</w:t>
              </w:r>
            </w:ins>
          </w:p>
          <w:p w14:paraId="23996CCD" w14:textId="77777777" w:rsidR="00F911A6" w:rsidRPr="009D5F97" w:rsidRDefault="00F911A6" w:rsidP="009D5F97">
            <w:pPr>
              <w:pStyle w:val="ListParagraph"/>
              <w:numPr>
                <w:ilvl w:val="0"/>
                <w:numId w:val="13"/>
              </w:numPr>
              <w:autoSpaceDE w:val="0"/>
              <w:autoSpaceDN w:val="0"/>
              <w:adjustRightInd w:val="0"/>
              <w:jc w:val="left"/>
              <w:rPr>
                <w:ins w:id="78" w:author="msi" w:date="2026-09-22T12:34:00Z" w16du:dateUtc="2026-09-22T16:34:00Z"/>
                <w:sz w:val="16"/>
                <w:szCs w:val="16"/>
              </w:rPr>
            </w:pPr>
            <w:ins w:id="79" w:author="msi" w:date="2026-09-22T12:34:00Z" w16du:dateUtc="2026-09-22T16:34:00Z">
              <w:r w:rsidRPr="009D5F97">
                <w:rPr>
                  <w:sz w:val="16"/>
                  <w:szCs w:val="16"/>
                </w:rPr>
                <w:t xml:space="preserve">İnsan hakları </w:t>
              </w:r>
              <w:r w:rsidR="00B90493">
                <w:rPr>
                  <w:sz w:val="16"/>
                  <w:szCs w:val="16"/>
                </w:rPr>
                <w:t xml:space="preserve">ve demokrasi </w:t>
              </w:r>
              <w:r w:rsidRPr="009D5F97">
                <w:rPr>
                  <w:sz w:val="16"/>
                  <w:szCs w:val="16"/>
                </w:rPr>
                <w:t xml:space="preserve">eğitiminde diğer derslerden yararlanmanın öneminin anlaşılması </w:t>
              </w:r>
            </w:ins>
          </w:p>
          <w:p w14:paraId="4FEFA999" w14:textId="77777777" w:rsidR="00F911A6" w:rsidRPr="009D5F97" w:rsidRDefault="00F911A6" w:rsidP="009D5F97">
            <w:pPr>
              <w:pStyle w:val="ListParagraph"/>
              <w:numPr>
                <w:ilvl w:val="0"/>
                <w:numId w:val="13"/>
              </w:numPr>
              <w:autoSpaceDE w:val="0"/>
              <w:autoSpaceDN w:val="0"/>
              <w:adjustRightInd w:val="0"/>
              <w:jc w:val="left"/>
              <w:rPr>
                <w:ins w:id="80" w:author="msi" w:date="2026-09-22T12:34:00Z" w16du:dateUtc="2026-09-22T16:34:00Z"/>
                <w:sz w:val="16"/>
                <w:szCs w:val="16"/>
              </w:rPr>
            </w:pPr>
            <w:ins w:id="81" w:author="msi" w:date="2026-09-22T12:34:00Z" w16du:dateUtc="2026-09-22T16:34:00Z">
              <w:r w:rsidRPr="009D5F97">
                <w:rPr>
                  <w:sz w:val="16"/>
                  <w:szCs w:val="16"/>
                </w:rPr>
                <w:t xml:space="preserve">İnsan hakları </w:t>
              </w:r>
              <w:r w:rsidR="00B90493">
                <w:rPr>
                  <w:sz w:val="16"/>
                  <w:szCs w:val="16"/>
                </w:rPr>
                <w:t xml:space="preserve">ve demokrasi </w:t>
              </w:r>
              <w:r w:rsidRPr="009D5F97">
                <w:rPr>
                  <w:sz w:val="16"/>
                  <w:szCs w:val="16"/>
                </w:rPr>
                <w:t>derslerinin etkililiğinde, dersin içeriğinin, derste uygulanan etkinliklerin, kullanılan yöntem ve materyallerin ve ders sonunda yapılan değerlendirmenin öneminin anlaşılması</w:t>
              </w:r>
            </w:ins>
          </w:p>
          <w:p w14:paraId="384A241B" w14:textId="77777777" w:rsidR="00BC32DD" w:rsidRPr="00B00DF3" w:rsidRDefault="00BC32DD" w:rsidP="00832AEF">
            <w:pPr>
              <w:pStyle w:val="DersBilgileri"/>
              <w:rPr>
                <w:ins w:id="82" w:author="msi" w:date="2026-09-22T12:34:00Z" w16du:dateUtc="2026-09-22T16:34:00Z"/>
                <w:szCs w:val="16"/>
              </w:rPr>
            </w:pPr>
          </w:p>
        </w:tc>
      </w:tr>
      <w:tr w:rsidR="00BC32DD" w:rsidRPr="001A2552" w14:paraId="7084A4E9" w14:textId="77777777" w:rsidTr="00832AEF">
        <w:trPr>
          <w:jc w:val="center"/>
          <w:ins w:id="83" w:author="msi" w:date="2026-09-22T12:34:00Z" w16du:dateUtc="2026-09-22T16:34:00Z"/>
        </w:trPr>
        <w:tc>
          <w:tcPr>
            <w:tcW w:w="2745" w:type="dxa"/>
            <w:vAlign w:val="center"/>
          </w:tcPr>
          <w:p w14:paraId="3AE93FCF" w14:textId="77777777" w:rsidR="00BC32DD" w:rsidRPr="001A2552" w:rsidRDefault="00BC32DD" w:rsidP="00832AEF">
            <w:pPr>
              <w:pStyle w:val="DersBasliklar"/>
              <w:rPr>
                <w:ins w:id="84" w:author="msi" w:date="2026-09-22T12:34:00Z" w16du:dateUtc="2026-09-22T16:34:00Z"/>
                <w:szCs w:val="16"/>
              </w:rPr>
            </w:pPr>
            <w:ins w:id="85" w:author="msi" w:date="2026-09-22T12:34:00Z" w16du:dateUtc="2026-09-22T16:34:00Z">
              <w:r w:rsidRPr="001A2552">
                <w:rPr>
                  <w:szCs w:val="16"/>
                </w:rPr>
                <w:t>Dersin Süresi</w:t>
              </w:r>
            </w:ins>
          </w:p>
        </w:tc>
        <w:tc>
          <w:tcPr>
            <w:tcW w:w="6068" w:type="dxa"/>
          </w:tcPr>
          <w:p w14:paraId="2141B334" w14:textId="77777777" w:rsidR="00BC32DD" w:rsidRPr="00B00DF3" w:rsidRDefault="00F8234C" w:rsidP="00832AEF">
            <w:pPr>
              <w:pStyle w:val="DersBilgileri"/>
              <w:rPr>
                <w:ins w:id="86" w:author="msi" w:date="2026-09-22T12:34:00Z" w16du:dateUtc="2026-09-22T16:34:00Z"/>
                <w:szCs w:val="16"/>
              </w:rPr>
            </w:pPr>
            <w:ins w:id="87" w:author="msi" w:date="2026-09-22T12:34:00Z" w16du:dateUtc="2026-09-22T16:34:00Z">
              <w:r>
                <w:rPr>
                  <w:szCs w:val="16"/>
                </w:rPr>
                <w:t>2</w:t>
              </w:r>
              <w:r w:rsidR="00B00DF3" w:rsidRPr="00B00DF3">
                <w:rPr>
                  <w:szCs w:val="16"/>
                </w:rPr>
                <w:t xml:space="preserve"> SAAT/HAFTA</w:t>
              </w:r>
            </w:ins>
          </w:p>
        </w:tc>
      </w:tr>
      <w:tr w:rsidR="00BC32DD" w:rsidRPr="001A2552" w14:paraId="51F20BAC" w14:textId="77777777" w:rsidTr="00832AEF">
        <w:trPr>
          <w:jc w:val="center"/>
          <w:ins w:id="88" w:author="msi" w:date="2026-09-22T12:34:00Z" w16du:dateUtc="2026-09-22T16:34:00Z"/>
        </w:trPr>
        <w:tc>
          <w:tcPr>
            <w:tcW w:w="2745" w:type="dxa"/>
            <w:vAlign w:val="center"/>
          </w:tcPr>
          <w:p w14:paraId="2BB76260" w14:textId="77777777" w:rsidR="00BC32DD" w:rsidRPr="001A2552" w:rsidRDefault="00BC32DD" w:rsidP="00832AEF">
            <w:pPr>
              <w:pStyle w:val="DersBasliklar"/>
              <w:rPr>
                <w:ins w:id="89" w:author="msi" w:date="2026-09-22T12:34:00Z" w16du:dateUtc="2026-09-22T16:34:00Z"/>
                <w:szCs w:val="16"/>
              </w:rPr>
            </w:pPr>
            <w:ins w:id="90" w:author="msi" w:date="2026-09-22T12:34:00Z" w16du:dateUtc="2026-09-22T16:34:00Z">
              <w:r w:rsidRPr="001A2552">
                <w:rPr>
                  <w:szCs w:val="16"/>
                </w:rPr>
                <w:t>Eğitim Dili</w:t>
              </w:r>
            </w:ins>
          </w:p>
        </w:tc>
        <w:tc>
          <w:tcPr>
            <w:tcW w:w="6068" w:type="dxa"/>
          </w:tcPr>
          <w:p w14:paraId="3545CDB9" w14:textId="77777777" w:rsidR="00BC32DD" w:rsidRPr="00B00DF3" w:rsidRDefault="00B00DF3" w:rsidP="00832AEF">
            <w:pPr>
              <w:pStyle w:val="DersBilgileri"/>
              <w:rPr>
                <w:ins w:id="91" w:author="msi" w:date="2026-09-22T12:34:00Z" w16du:dateUtc="2026-09-22T16:34:00Z"/>
                <w:szCs w:val="16"/>
              </w:rPr>
            </w:pPr>
            <w:ins w:id="92" w:author="msi" w:date="2026-09-22T12:34:00Z" w16du:dateUtc="2026-09-22T16:34:00Z">
              <w:r w:rsidRPr="00B00DF3">
                <w:rPr>
                  <w:szCs w:val="16"/>
                </w:rPr>
                <w:t>TÜRKÇE</w:t>
              </w:r>
            </w:ins>
          </w:p>
        </w:tc>
      </w:tr>
      <w:tr w:rsidR="00BC32DD" w:rsidRPr="001A2552" w14:paraId="76B746D1" w14:textId="77777777" w:rsidTr="00832AEF">
        <w:trPr>
          <w:jc w:val="center"/>
          <w:ins w:id="93" w:author="msi" w:date="2026-09-22T12:34:00Z" w16du:dateUtc="2026-09-22T16:34:00Z"/>
        </w:trPr>
        <w:tc>
          <w:tcPr>
            <w:tcW w:w="2745" w:type="dxa"/>
            <w:vAlign w:val="center"/>
          </w:tcPr>
          <w:p w14:paraId="4DB69AAD" w14:textId="77777777" w:rsidR="00BC32DD" w:rsidRPr="001A2552" w:rsidRDefault="00BC32DD" w:rsidP="00832AEF">
            <w:pPr>
              <w:pStyle w:val="DersBasliklar"/>
              <w:rPr>
                <w:ins w:id="94" w:author="msi" w:date="2026-09-22T12:34:00Z" w16du:dateUtc="2026-09-22T16:34:00Z"/>
                <w:szCs w:val="16"/>
              </w:rPr>
            </w:pPr>
            <w:ins w:id="95" w:author="msi" w:date="2026-09-22T12:34:00Z" w16du:dateUtc="2026-09-22T16:34:00Z">
              <w:r w:rsidRPr="001A2552">
                <w:rPr>
                  <w:szCs w:val="16"/>
                </w:rPr>
                <w:t>Ön Koşul</w:t>
              </w:r>
            </w:ins>
          </w:p>
        </w:tc>
        <w:tc>
          <w:tcPr>
            <w:tcW w:w="6068" w:type="dxa"/>
          </w:tcPr>
          <w:p w14:paraId="7158CCD7" w14:textId="77777777" w:rsidR="00BC32DD" w:rsidRPr="00B00DF3" w:rsidRDefault="00BC32DD" w:rsidP="00832AEF">
            <w:pPr>
              <w:pStyle w:val="DersBilgileri"/>
              <w:rPr>
                <w:ins w:id="96" w:author="msi" w:date="2026-09-22T12:34:00Z" w16du:dateUtc="2026-09-22T16:34:00Z"/>
                <w:szCs w:val="16"/>
              </w:rPr>
            </w:pPr>
          </w:p>
        </w:tc>
      </w:tr>
      <w:tr w:rsidR="00BC32DD" w:rsidRPr="001A2552" w14:paraId="14975FD5" w14:textId="77777777" w:rsidTr="00832AEF">
        <w:trPr>
          <w:jc w:val="center"/>
          <w:ins w:id="97" w:author="msi" w:date="2026-09-22T12:34:00Z" w16du:dateUtc="2026-09-22T16:34:00Z"/>
        </w:trPr>
        <w:tc>
          <w:tcPr>
            <w:tcW w:w="2745" w:type="dxa"/>
            <w:vAlign w:val="center"/>
          </w:tcPr>
          <w:p w14:paraId="7024C3B9" w14:textId="77777777" w:rsidR="00BC32DD" w:rsidRPr="001A2552" w:rsidRDefault="00BC32DD" w:rsidP="00832AEF">
            <w:pPr>
              <w:pStyle w:val="DersBasliklar"/>
              <w:rPr>
                <w:ins w:id="98" w:author="msi" w:date="2026-09-22T12:34:00Z" w16du:dateUtc="2026-09-22T16:34:00Z"/>
                <w:szCs w:val="16"/>
              </w:rPr>
            </w:pPr>
            <w:ins w:id="99" w:author="msi" w:date="2026-09-22T12:34:00Z" w16du:dateUtc="2026-09-22T16:34:00Z">
              <w:r w:rsidRPr="001A2552">
                <w:rPr>
                  <w:szCs w:val="16"/>
                </w:rPr>
                <w:t>Önerilen Kaynaklar</w:t>
              </w:r>
            </w:ins>
          </w:p>
        </w:tc>
        <w:tc>
          <w:tcPr>
            <w:tcW w:w="6068" w:type="dxa"/>
          </w:tcPr>
          <w:p w14:paraId="4D757D87" w14:textId="77777777" w:rsidR="00B00DF3" w:rsidRPr="00B00DF3" w:rsidRDefault="00B00DF3" w:rsidP="00B00DF3">
            <w:pPr>
              <w:rPr>
                <w:ins w:id="100" w:author="msi" w:date="2026-09-22T12:34:00Z" w16du:dateUtc="2026-09-22T16:34:00Z"/>
                <w:sz w:val="16"/>
                <w:szCs w:val="16"/>
              </w:rPr>
            </w:pPr>
            <w:ins w:id="101" w:author="msi" w:date="2026-09-22T12:34:00Z" w16du:dateUtc="2026-09-22T16:34:00Z">
              <w:r w:rsidRPr="00B00DF3">
                <w:rPr>
                  <w:sz w:val="16"/>
                  <w:szCs w:val="16"/>
                </w:rPr>
                <w:t xml:space="preserve">-Karaman-Kepenekci, Y. (2000) </w:t>
              </w:r>
              <w:r w:rsidRPr="00B00DF3">
                <w:rPr>
                  <w:bCs/>
                  <w:sz w:val="16"/>
                  <w:szCs w:val="16"/>
                </w:rPr>
                <w:t>İnsan Hakları Eğitimi</w:t>
              </w:r>
              <w:r w:rsidRPr="00B00DF3">
                <w:rPr>
                  <w:sz w:val="16"/>
                  <w:szCs w:val="16"/>
                </w:rPr>
                <w:t>, Ankara: Anı Yayıncılık, 191 s.</w:t>
              </w:r>
            </w:ins>
          </w:p>
          <w:p w14:paraId="2F5D7E7C" w14:textId="77777777" w:rsidR="00B00DF3" w:rsidRPr="00B00DF3" w:rsidRDefault="00B00DF3" w:rsidP="00B00DF3">
            <w:pPr>
              <w:rPr>
                <w:ins w:id="102" w:author="msi" w:date="2026-09-22T12:34:00Z" w16du:dateUtc="2026-09-22T16:34:00Z"/>
                <w:sz w:val="16"/>
                <w:szCs w:val="16"/>
              </w:rPr>
            </w:pPr>
            <w:ins w:id="103" w:author="msi" w:date="2026-09-22T12:34:00Z" w16du:dateUtc="2026-09-22T16:34:00Z">
              <w:r w:rsidRPr="00B00DF3">
                <w:rPr>
                  <w:sz w:val="16"/>
                  <w:szCs w:val="16"/>
                </w:rPr>
                <w:t>-Karaman-Kepenekci, Y. (2014) Eğitimciler İçin İnsan Hakları ve Vatandaşlık (2. Baskı), Ankara: Siyasal Kitabevi, 296 s.</w:t>
              </w:r>
            </w:ins>
          </w:p>
          <w:p w14:paraId="30CA17BD" w14:textId="77777777" w:rsidR="00B00DF3" w:rsidRPr="00B00DF3" w:rsidRDefault="00B00DF3" w:rsidP="00B00DF3">
            <w:pPr>
              <w:rPr>
                <w:ins w:id="104" w:author="msi" w:date="2026-09-22T12:34:00Z" w16du:dateUtc="2026-09-22T16:34:00Z"/>
                <w:sz w:val="16"/>
                <w:szCs w:val="16"/>
              </w:rPr>
            </w:pPr>
            <w:ins w:id="105" w:author="msi" w:date="2026-09-22T12:34:00Z" w16du:dateUtc="2026-09-22T16:34:00Z">
              <w:r w:rsidRPr="00B00DF3">
                <w:rPr>
                  <w:sz w:val="16"/>
                  <w:szCs w:val="16"/>
                </w:rPr>
                <w:t>-Akyüz, E. (2015) Çocuk Hakları. Ankara: Pegem Yayınları.</w:t>
              </w:r>
            </w:ins>
          </w:p>
          <w:p w14:paraId="53FD8C72" w14:textId="77777777" w:rsidR="00B00DF3" w:rsidRPr="00B00DF3" w:rsidRDefault="00B00DF3" w:rsidP="00B00DF3">
            <w:pPr>
              <w:pStyle w:val="BodyText2"/>
              <w:jc w:val="both"/>
              <w:rPr>
                <w:ins w:id="106" w:author="msi" w:date="2026-09-22T12:34:00Z" w16du:dateUtc="2026-09-22T16:34:00Z"/>
                <w:rFonts w:ascii="Verdana" w:hAnsi="Verdana"/>
                <w:sz w:val="16"/>
                <w:szCs w:val="16"/>
              </w:rPr>
            </w:pPr>
            <w:ins w:id="107" w:author="msi" w:date="2026-09-22T12:34:00Z" w16du:dateUtc="2026-09-22T16:34:00Z">
              <w:r w:rsidRPr="00B00DF3">
                <w:rPr>
                  <w:rFonts w:ascii="Verdana" w:hAnsi="Verdana"/>
                  <w:sz w:val="16"/>
                  <w:szCs w:val="16"/>
                </w:rPr>
                <w:t>-Gemalmaz, M.S. (2002) Ulusal Üstü İnsan Hakları Hukukunun Genel Teorisine Giriş. İstanbul: Beta Yayıncılık.</w:t>
              </w:r>
            </w:ins>
          </w:p>
          <w:p w14:paraId="4101C2A3" w14:textId="77777777" w:rsidR="00B00DF3" w:rsidRPr="00B00DF3" w:rsidRDefault="00B00DF3" w:rsidP="00B00DF3">
            <w:pPr>
              <w:rPr>
                <w:ins w:id="108" w:author="msi" w:date="2026-09-22T12:34:00Z" w16du:dateUtc="2026-09-22T16:34:00Z"/>
                <w:sz w:val="16"/>
                <w:szCs w:val="16"/>
              </w:rPr>
            </w:pPr>
            <w:ins w:id="109" w:author="msi" w:date="2026-09-22T12:34:00Z" w16du:dateUtc="2026-09-22T16:34:00Z">
              <w:r w:rsidRPr="00B00DF3">
                <w:rPr>
                  <w:sz w:val="16"/>
                  <w:szCs w:val="16"/>
                </w:rPr>
                <w:t xml:space="preserve">-Gözübüyük, Ş. (2013) Hukuka Giriş. Ankara: Turhan Kitapevi. </w:t>
              </w:r>
            </w:ins>
          </w:p>
          <w:p w14:paraId="7B94BD27" w14:textId="77777777" w:rsidR="00B00DF3" w:rsidRPr="00B00DF3" w:rsidRDefault="00B00DF3" w:rsidP="00B00DF3">
            <w:pPr>
              <w:rPr>
                <w:ins w:id="110" w:author="msi" w:date="2026-09-22T12:34:00Z" w16du:dateUtc="2026-09-22T16:34:00Z"/>
                <w:sz w:val="16"/>
                <w:szCs w:val="16"/>
              </w:rPr>
            </w:pPr>
            <w:ins w:id="111" w:author="msi" w:date="2026-09-22T12:34:00Z" w16du:dateUtc="2026-09-22T16:34:00Z">
              <w:r w:rsidRPr="00B00DF3">
                <w:rPr>
                  <w:sz w:val="16"/>
                  <w:szCs w:val="16"/>
                </w:rPr>
                <w:t>-Kapani, M. (1981) Kamu Hürriyetleri. Ankara: A.Ü. Hukuk Fakültesi Yayınları.</w:t>
              </w:r>
            </w:ins>
          </w:p>
          <w:p w14:paraId="14298E7C" w14:textId="77777777" w:rsidR="00B00DF3" w:rsidRPr="00B00DF3" w:rsidRDefault="00B00DF3" w:rsidP="00B00DF3">
            <w:pPr>
              <w:rPr>
                <w:ins w:id="112" w:author="msi" w:date="2026-09-22T12:34:00Z" w16du:dateUtc="2026-09-22T16:34:00Z"/>
                <w:sz w:val="16"/>
                <w:szCs w:val="16"/>
              </w:rPr>
            </w:pPr>
            <w:ins w:id="113" w:author="msi" w:date="2026-09-22T12:34:00Z" w16du:dateUtc="2026-09-22T16:34:00Z">
              <w:r w:rsidRPr="00B00DF3">
                <w:rPr>
                  <w:sz w:val="16"/>
                  <w:szCs w:val="16"/>
                </w:rPr>
                <w:t>-Mumcu, A. (1994) İnsan Hakları ve Kamu Özgürlükleri. Ankara: Savaş Yayınları.</w:t>
              </w:r>
            </w:ins>
          </w:p>
          <w:p w14:paraId="194BF48E" w14:textId="77777777" w:rsidR="00B00DF3" w:rsidRPr="00B00DF3" w:rsidRDefault="00B00DF3" w:rsidP="00B00DF3">
            <w:pPr>
              <w:rPr>
                <w:ins w:id="114" w:author="msi" w:date="2026-09-22T12:34:00Z" w16du:dateUtc="2026-09-22T16:34:00Z"/>
                <w:sz w:val="16"/>
                <w:szCs w:val="16"/>
              </w:rPr>
            </w:pPr>
            <w:ins w:id="115" w:author="msi" w:date="2026-09-22T12:34:00Z" w16du:dateUtc="2026-09-22T16:34:00Z">
              <w:r w:rsidRPr="00B00DF3">
                <w:rPr>
                  <w:sz w:val="16"/>
                  <w:szCs w:val="16"/>
                </w:rPr>
                <w:lastRenderedPageBreak/>
                <w:t>-Reisoğlu, S. (2001) Uluslar arası Boyutlarıyla İnsan Hakları. İstanbul: Beta Yayıncılık.</w:t>
              </w:r>
            </w:ins>
          </w:p>
          <w:p w14:paraId="11F1A655" w14:textId="77777777" w:rsidR="00B00DF3" w:rsidRPr="00B00DF3" w:rsidRDefault="00B00DF3" w:rsidP="00B00DF3">
            <w:pPr>
              <w:rPr>
                <w:ins w:id="116" w:author="msi" w:date="2026-09-22T12:34:00Z" w16du:dateUtc="2026-09-22T16:34:00Z"/>
                <w:sz w:val="16"/>
                <w:szCs w:val="16"/>
              </w:rPr>
            </w:pPr>
            <w:ins w:id="117" w:author="msi" w:date="2026-09-22T12:34:00Z" w16du:dateUtc="2026-09-22T16:34:00Z">
              <w:r w:rsidRPr="00B00DF3">
                <w:rPr>
                  <w:sz w:val="16"/>
                  <w:szCs w:val="16"/>
                </w:rPr>
                <w:t>-İnsan hakları eğitimi konusunda yazılmış tüm diğer yerli ve yabancı kaynaklar</w:t>
              </w:r>
            </w:ins>
          </w:p>
          <w:p w14:paraId="7E86CDF0" w14:textId="77777777" w:rsidR="00BC32DD" w:rsidRPr="00B00DF3" w:rsidRDefault="00BC32DD" w:rsidP="00832AEF">
            <w:pPr>
              <w:pStyle w:val="Kaynakca"/>
              <w:rPr>
                <w:ins w:id="118" w:author="msi" w:date="2026-09-22T12:34:00Z" w16du:dateUtc="2026-09-22T16:34:00Z"/>
                <w:szCs w:val="16"/>
                <w:lang w:val="tr-TR"/>
              </w:rPr>
            </w:pPr>
          </w:p>
        </w:tc>
      </w:tr>
      <w:tr w:rsidR="00BC32DD" w:rsidRPr="001A2552" w14:paraId="067B50BF" w14:textId="77777777" w:rsidTr="00832AEF">
        <w:trPr>
          <w:jc w:val="center"/>
          <w:ins w:id="119" w:author="msi" w:date="2026-09-22T12:34:00Z" w16du:dateUtc="2026-09-22T16:34:00Z"/>
        </w:trPr>
        <w:tc>
          <w:tcPr>
            <w:tcW w:w="2745" w:type="dxa"/>
            <w:vAlign w:val="center"/>
          </w:tcPr>
          <w:p w14:paraId="0E443A96" w14:textId="77777777" w:rsidR="00BC32DD" w:rsidRPr="001A2552" w:rsidRDefault="00BC32DD" w:rsidP="00832AEF">
            <w:pPr>
              <w:pStyle w:val="DersBasliklar"/>
              <w:rPr>
                <w:ins w:id="120" w:author="msi" w:date="2026-09-22T12:34:00Z" w16du:dateUtc="2026-09-22T16:34:00Z"/>
                <w:szCs w:val="16"/>
              </w:rPr>
            </w:pPr>
            <w:ins w:id="121" w:author="msi" w:date="2026-09-22T12:34:00Z" w16du:dateUtc="2026-09-22T16:34:00Z">
              <w:r>
                <w:rPr>
                  <w:szCs w:val="16"/>
                </w:rPr>
                <w:lastRenderedPageBreak/>
                <w:t xml:space="preserve">Dersin </w:t>
              </w:r>
              <w:r w:rsidRPr="001A2552">
                <w:rPr>
                  <w:szCs w:val="16"/>
                </w:rPr>
                <w:t>Kredisi</w:t>
              </w:r>
            </w:ins>
          </w:p>
        </w:tc>
        <w:tc>
          <w:tcPr>
            <w:tcW w:w="6068" w:type="dxa"/>
            <w:vAlign w:val="center"/>
          </w:tcPr>
          <w:p w14:paraId="6A88358D" w14:textId="77777777" w:rsidR="00BC32DD" w:rsidRPr="001A2552" w:rsidRDefault="00B00DF3" w:rsidP="00832AEF">
            <w:pPr>
              <w:pStyle w:val="DersBilgileri"/>
              <w:rPr>
                <w:ins w:id="122" w:author="msi" w:date="2026-09-22T12:34:00Z" w16du:dateUtc="2026-09-22T16:34:00Z"/>
                <w:szCs w:val="16"/>
              </w:rPr>
            </w:pPr>
            <w:ins w:id="123" w:author="msi" w:date="2026-09-22T12:34:00Z" w16du:dateUtc="2026-09-22T16:34:00Z">
              <w:r>
                <w:rPr>
                  <w:szCs w:val="16"/>
                </w:rPr>
                <w:t>8</w:t>
              </w:r>
            </w:ins>
          </w:p>
        </w:tc>
      </w:tr>
      <w:tr w:rsidR="00BC32DD" w:rsidRPr="001A2552" w14:paraId="0CF85FE1" w14:textId="77777777" w:rsidTr="00832AEF">
        <w:trPr>
          <w:jc w:val="center"/>
          <w:ins w:id="124" w:author="msi" w:date="2026-09-22T12:34:00Z" w16du:dateUtc="2026-09-22T16:34:00Z"/>
        </w:trPr>
        <w:tc>
          <w:tcPr>
            <w:tcW w:w="2745" w:type="dxa"/>
            <w:vAlign w:val="center"/>
          </w:tcPr>
          <w:p w14:paraId="43D55FCA" w14:textId="77777777" w:rsidR="00BC32DD" w:rsidRPr="001A2552" w:rsidRDefault="00BC32DD" w:rsidP="00832AEF">
            <w:pPr>
              <w:pStyle w:val="DersBasliklar"/>
              <w:rPr>
                <w:ins w:id="125" w:author="msi" w:date="2026-09-22T12:34:00Z" w16du:dateUtc="2026-09-22T16:34:00Z"/>
                <w:szCs w:val="16"/>
              </w:rPr>
            </w:pPr>
            <w:ins w:id="126" w:author="msi" w:date="2026-09-22T12:34:00Z" w16du:dateUtc="2026-09-22T16:34:00Z">
              <w:r w:rsidRPr="001A2552">
                <w:rPr>
                  <w:szCs w:val="16"/>
                </w:rPr>
                <w:t>Laboratuvar</w:t>
              </w:r>
            </w:ins>
          </w:p>
        </w:tc>
        <w:tc>
          <w:tcPr>
            <w:tcW w:w="6068" w:type="dxa"/>
            <w:vAlign w:val="center"/>
          </w:tcPr>
          <w:p w14:paraId="6BC8AF42" w14:textId="77777777" w:rsidR="00BC32DD" w:rsidRPr="001A2552" w:rsidRDefault="00BC32DD" w:rsidP="00832AEF">
            <w:pPr>
              <w:pStyle w:val="DersBilgileri"/>
              <w:rPr>
                <w:ins w:id="127" w:author="msi" w:date="2026-09-22T12:34:00Z" w16du:dateUtc="2026-09-22T16:34:00Z"/>
                <w:szCs w:val="16"/>
              </w:rPr>
            </w:pPr>
          </w:p>
        </w:tc>
      </w:tr>
      <w:tr w:rsidR="00BC32DD" w:rsidRPr="001A2552" w14:paraId="15581071" w14:textId="77777777" w:rsidTr="00832AEF">
        <w:trPr>
          <w:jc w:val="center"/>
          <w:ins w:id="128" w:author="msi" w:date="2026-09-22T12:34:00Z" w16du:dateUtc="2026-09-22T16:34:00Z"/>
        </w:trPr>
        <w:tc>
          <w:tcPr>
            <w:tcW w:w="2745" w:type="dxa"/>
            <w:vAlign w:val="center"/>
          </w:tcPr>
          <w:p w14:paraId="2F82F99B" w14:textId="77777777" w:rsidR="00BC32DD" w:rsidRPr="001A2552" w:rsidRDefault="00BC32DD" w:rsidP="00832AEF">
            <w:pPr>
              <w:pStyle w:val="DersBasliklar"/>
              <w:rPr>
                <w:ins w:id="129" w:author="msi" w:date="2026-09-22T12:34:00Z" w16du:dateUtc="2026-09-22T16:34:00Z"/>
                <w:szCs w:val="16"/>
              </w:rPr>
            </w:pPr>
            <w:ins w:id="130" w:author="msi" w:date="2026-09-22T12:34:00Z" w16du:dateUtc="2026-09-22T16:34:00Z">
              <w:r w:rsidRPr="001A2552">
                <w:rPr>
                  <w:szCs w:val="16"/>
                </w:rPr>
                <w:t>Diğer-1</w:t>
              </w:r>
            </w:ins>
          </w:p>
        </w:tc>
        <w:tc>
          <w:tcPr>
            <w:tcW w:w="6068" w:type="dxa"/>
            <w:vAlign w:val="center"/>
          </w:tcPr>
          <w:p w14:paraId="4EAE71FF" w14:textId="77777777" w:rsidR="00BC32DD" w:rsidRPr="001A2552" w:rsidRDefault="00BC32DD" w:rsidP="00832AEF">
            <w:pPr>
              <w:pStyle w:val="DersBilgileri"/>
              <w:rPr>
                <w:ins w:id="131" w:author="msi" w:date="2026-09-22T12:34:00Z" w16du:dateUtc="2026-09-22T16:34:00Z"/>
                <w:szCs w:val="16"/>
              </w:rPr>
            </w:pPr>
          </w:p>
        </w:tc>
      </w:tr>
    </w:tbl>
    <w:p w14:paraId="6E7B797E" w14:textId="77777777" w:rsidR="00BC32DD" w:rsidRPr="001A2552" w:rsidRDefault="00BC32DD" w:rsidP="00BC32DD">
      <w:pPr>
        <w:rPr>
          <w:ins w:id="132" w:author="msi" w:date="2026-09-22T12:34:00Z" w16du:dateUtc="2026-09-22T16:34:00Z"/>
          <w:sz w:val="16"/>
          <w:szCs w:val="16"/>
        </w:rPr>
      </w:pPr>
    </w:p>
    <w:p w14:paraId="11F0CAB1" w14:textId="77777777" w:rsidR="00BC32DD" w:rsidRPr="001A2552" w:rsidRDefault="00BC32DD" w:rsidP="00BC32DD">
      <w:pPr>
        <w:rPr>
          <w:ins w:id="133" w:author="msi" w:date="2026-09-22T12:34:00Z" w16du:dateUtc="2026-09-22T16:34:00Z"/>
          <w:sz w:val="16"/>
          <w:szCs w:val="16"/>
        </w:rPr>
      </w:pPr>
    </w:p>
    <w:p w14:paraId="5D9C9BC6" w14:textId="77777777" w:rsidR="00BC32DD" w:rsidRPr="001A2552" w:rsidRDefault="00BC32DD" w:rsidP="00BC32DD">
      <w:pPr>
        <w:rPr>
          <w:ins w:id="134" w:author="msi" w:date="2026-09-22T12:34:00Z" w16du:dateUtc="2026-09-22T16:34:00Z"/>
          <w:sz w:val="16"/>
          <w:szCs w:val="16"/>
        </w:rPr>
      </w:pPr>
    </w:p>
    <w:p w14:paraId="5C10F2F7" w14:textId="77777777" w:rsidR="00BC32DD" w:rsidRDefault="00BC32DD" w:rsidP="00BC32DD">
      <w:pPr>
        <w:rPr>
          <w:ins w:id="135" w:author="msi" w:date="2026-09-22T12:34:00Z" w16du:dateUtc="2026-09-22T16:34:00Z"/>
        </w:rPr>
      </w:pPr>
    </w:p>
    <w:p w14:paraId="1797433C" w14:textId="77777777" w:rsidR="00262F63" w:rsidRPr="0060431D" w:rsidRDefault="008B5DD4" w:rsidP="00262F63">
      <w:pPr>
        <w:pStyle w:val="Heading1"/>
        <w:rPr>
          <w:del w:id="136" w:author="msi" w:date="2026-09-22T12:34:00Z" w16du:dateUtc="2026-09-22T16:34:00Z"/>
        </w:rPr>
      </w:pPr>
      <w:bookmarkStart w:id="137" w:name="_Toc337631366"/>
      <w:del w:id="138" w:author="msi" w:date="2026-09-22T12:34:00Z" w16du:dateUtc="2026-09-22T16:34:00Z">
        <w:r w:rsidRPr="008B5DD4">
          <w:delText xml:space="preserve">FFI e. V. und Pro Carton </w:delText>
        </w:r>
        <w:r w:rsidR="003215E7">
          <w:delText>auf der</w:delText>
        </w:r>
        <w:r>
          <w:br/>
        </w:r>
        <w:r w:rsidR="003215E7">
          <w:delText>FachPack 2015</w:delText>
        </w:r>
      </w:del>
    </w:p>
    <w:bookmarkEnd w:id="137"/>
    <w:p w14:paraId="20FB1503" w14:textId="77777777" w:rsidR="00AC23BC" w:rsidRPr="00087289" w:rsidRDefault="00AC23BC" w:rsidP="00AC23BC">
      <w:pPr>
        <w:pStyle w:val="Standardmedium"/>
        <w:rPr>
          <w:del w:id="139" w:author="msi" w:date="2026-09-22T12:34:00Z" w16du:dateUtc="2026-09-22T16:34:00Z"/>
        </w:rPr>
      </w:pPr>
    </w:p>
    <w:p w14:paraId="5B61E11D" w14:textId="77777777" w:rsidR="00C972B6" w:rsidRPr="00262F63" w:rsidRDefault="00262F63" w:rsidP="00C972B6">
      <w:pPr>
        <w:pStyle w:val="Title"/>
        <w:framePr w:wrap="around" w:hAnchor="page" w:x="2830" w:y="2161"/>
        <w:rPr>
          <w:del w:id="140" w:author="msi" w:date="2026-09-22T12:34:00Z" w16du:dateUtc="2026-09-22T16:34:00Z"/>
        </w:rPr>
      </w:pPr>
      <w:del w:id="141" w:author="msi" w:date="2026-09-22T12:34:00Z" w16du:dateUtc="2026-09-22T16:34:00Z">
        <w:r w:rsidRPr="00262F63">
          <w:delText xml:space="preserve">Pressemitteilung Nr. </w:delText>
        </w:r>
        <w:r w:rsidR="007868D9">
          <w:delText>4</w:delText>
        </w:r>
      </w:del>
    </w:p>
    <w:p w14:paraId="55060B3F" w14:textId="77777777" w:rsidR="003215E7" w:rsidRDefault="003215E7" w:rsidP="003215E7">
      <w:pPr>
        <w:pStyle w:val="Standardmedium"/>
        <w:spacing w:line="480" w:lineRule="auto"/>
        <w:jc w:val="left"/>
        <w:rPr>
          <w:del w:id="142" w:author="msi" w:date="2026-09-22T12:34:00Z" w16du:dateUtc="2026-09-22T16:34:00Z"/>
          <w:rFonts w:ascii="Tahoma" w:hAnsi="Tahoma" w:cs="Tahoma"/>
          <w:sz w:val="22"/>
        </w:rPr>
      </w:pPr>
      <w:del w:id="143" w:author="msi" w:date="2026-09-22T12:34:00Z" w16du:dateUtc="2026-09-22T16:34:00Z">
        <w:r>
          <w:rPr>
            <w:rFonts w:ascii="Tahoma" w:hAnsi="Tahoma" w:cs="Tahoma"/>
            <w:sz w:val="22"/>
          </w:rPr>
          <w:delText xml:space="preserve">FFI e. V. und Pro Carton sind auch in diesem Jahr wieder </w:delText>
        </w:r>
        <w:r w:rsidR="008B5DD4">
          <w:rPr>
            <w:rFonts w:ascii="Tahoma" w:hAnsi="Tahoma" w:cs="Tahoma"/>
            <w:sz w:val="22"/>
          </w:rPr>
          <w:delText xml:space="preserve">mit einem </w:delText>
        </w:r>
        <w:r w:rsidR="008B5DD4" w:rsidRPr="008B5DD4">
          <w:rPr>
            <w:rFonts w:ascii="Tahoma" w:hAnsi="Tahoma" w:cs="Tahoma"/>
            <w:sz w:val="22"/>
          </w:rPr>
          <w:delText xml:space="preserve">Verbände-Gemeinschaftsstand </w:delText>
        </w:r>
        <w:r>
          <w:rPr>
            <w:rFonts w:ascii="Tahoma" w:hAnsi="Tahoma" w:cs="Tahoma"/>
            <w:sz w:val="22"/>
          </w:rPr>
          <w:delText xml:space="preserve">auf der FachPack in Nürnberg. Gemeinsam </w:delText>
        </w:r>
        <w:r w:rsidR="00063B3A">
          <w:rPr>
            <w:rFonts w:ascii="Tahoma" w:hAnsi="Tahoma" w:cs="Tahoma"/>
            <w:sz w:val="22"/>
          </w:rPr>
          <w:delText>re</w:delText>
        </w:r>
        <w:r>
          <w:rPr>
            <w:rFonts w:ascii="Tahoma" w:hAnsi="Tahoma" w:cs="Tahoma"/>
            <w:sz w:val="22"/>
          </w:rPr>
          <w:delText>präsentieren die beiden Verbände die deutsche und die europäische Kartonindustrie.</w:delText>
        </w:r>
      </w:del>
    </w:p>
    <w:p w14:paraId="63EA5770" w14:textId="77777777" w:rsidR="00871DFE" w:rsidRPr="0060431D" w:rsidRDefault="00871DFE" w:rsidP="00871DFE">
      <w:pPr>
        <w:pStyle w:val="Heading2"/>
        <w:rPr>
          <w:del w:id="144" w:author="msi" w:date="2026-09-22T12:34:00Z" w16du:dateUtc="2026-09-22T16:34:00Z"/>
        </w:rPr>
      </w:pPr>
      <w:del w:id="145" w:author="msi" w:date="2026-09-22T12:34:00Z" w16du:dateUtc="2026-09-22T16:34:00Z">
        <w:r>
          <w:delText>Touchpoint Faltschachtel</w:delText>
        </w:r>
        <w:r w:rsidR="00063B3A">
          <w:delText xml:space="preserve"> -</w:delText>
        </w:r>
        <w:r w:rsidR="00063B3A" w:rsidRPr="00063B3A">
          <w:delText xml:space="preserve"> </w:delText>
        </w:r>
        <w:r w:rsidR="00063B3A">
          <w:br/>
        </w:r>
        <w:r w:rsidR="00063B3A" w:rsidRPr="00063B3A">
          <w:delText>Milliarden Kontakte für Ihren Erfolg</w:delText>
        </w:r>
        <w:r w:rsidR="00063B3A">
          <w:delText xml:space="preserve"> </w:delText>
        </w:r>
      </w:del>
    </w:p>
    <w:p w14:paraId="30293E94" w14:textId="77777777" w:rsidR="00871DFE" w:rsidRDefault="00871DFE" w:rsidP="00871DFE">
      <w:pPr>
        <w:pStyle w:val="Standardmedium"/>
        <w:spacing w:line="480" w:lineRule="auto"/>
        <w:jc w:val="left"/>
        <w:rPr>
          <w:del w:id="146" w:author="msi" w:date="2026-09-22T12:34:00Z" w16du:dateUtc="2026-09-22T16:34:00Z"/>
          <w:rFonts w:cs="Tahoma"/>
          <w:sz w:val="22"/>
        </w:rPr>
      </w:pPr>
      <w:del w:id="147" w:author="msi" w:date="2026-09-22T12:34:00Z" w16du:dateUtc="2026-09-22T16:34:00Z">
        <w:r>
          <w:rPr>
            <w:rFonts w:ascii="Tahoma" w:hAnsi="Tahoma" w:cs="Tahoma"/>
            <w:sz w:val="22"/>
          </w:rPr>
          <w:delText>Der Fokus liegt in diesem Jahr auf der aktuellen „Touchpoint-Studie 2015“,</w:delText>
        </w:r>
        <w:r w:rsidRPr="00871DFE">
          <w:rPr>
            <w:rFonts w:cs="Tahoma"/>
            <w:sz w:val="22"/>
          </w:rPr>
          <w:delText xml:space="preserve"> </w:delText>
        </w:r>
        <w:r>
          <w:rPr>
            <w:rFonts w:cs="Tahoma"/>
            <w:sz w:val="22"/>
          </w:rPr>
          <w:delText>des Fachverband</w:delText>
        </w:r>
        <w:r w:rsidR="00030EFD">
          <w:rPr>
            <w:rFonts w:cs="Tahoma"/>
            <w:sz w:val="22"/>
          </w:rPr>
          <w:delText>s</w:delText>
        </w:r>
        <w:r>
          <w:rPr>
            <w:rFonts w:cs="Tahoma"/>
            <w:sz w:val="22"/>
          </w:rPr>
          <w:delText xml:space="preserve"> Faltschachtel-Industrie e.V. (FFI). Sie liefert erstmals Zahlen zur Reichweite von Faltschachteln und Kennziffern für den Beitrag von Verpackungen zum Marketingerfolg. Mit Hilfe des im Rahmen der Studie entwickelten Media-Äquivalenzwertes lassen sich auf Basis der Bruttoreichweite einer Verpackung die Konsumentenkontakte</w:delText>
        </w:r>
        <w:r>
          <w:rPr>
            <w:rFonts w:cs="Tahoma"/>
            <w:color w:val="FA00F1"/>
            <w:sz w:val="22"/>
          </w:rPr>
          <w:delText xml:space="preserve"> </w:delText>
        </w:r>
        <w:r>
          <w:rPr>
            <w:rFonts w:cs="Tahoma"/>
            <w:sz w:val="22"/>
          </w:rPr>
          <w:delText>mit einem konkreten Wert hinterlegen. Dadurch wird ein Vergleich zu anderen Kommunikationskanälen ermöglicht. Markenartikler und Marketingverantwortliche</w:delText>
        </w:r>
        <w:r w:rsidRPr="00241D20">
          <w:rPr>
            <w:rFonts w:cs="Tahoma"/>
            <w:sz w:val="22"/>
          </w:rPr>
          <w:delText xml:space="preserve"> </w:delText>
        </w:r>
        <w:r>
          <w:rPr>
            <w:rFonts w:cs="Tahoma"/>
            <w:sz w:val="22"/>
          </w:rPr>
          <w:delText xml:space="preserve">können somit die Investition in die Verpackung ins Verhältnis zu ihrer </w:delText>
        </w:r>
        <w:r w:rsidR="00063B3A">
          <w:rPr>
            <w:rFonts w:cs="Tahoma"/>
            <w:sz w:val="22"/>
          </w:rPr>
          <w:delText>kommunikativen Leistung setzen.</w:delText>
        </w:r>
      </w:del>
    </w:p>
    <w:p w14:paraId="395273E8" w14:textId="77777777" w:rsidR="00871DFE" w:rsidRDefault="00871DFE" w:rsidP="003215E7">
      <w:pPr>
        <w:pStyle w:val="Standardmedium"/>
        <w:spacing w:line="480" w:lineRule="auto"/>
        <w:jc w:val="left"/>
        <w:rPr>
          <w:del w:id="148" w:author="msi" w:date="2026-09-22T12:34:00Z" w16du:dateUtc="2026-09-22T16:34:00Z"/>
          <w:rFonts w:ascii="Tahoma" w:hAnsi="Tahoma" w:cs="Tahoma"/>
          <w:sz w:val="22"/>
        </w:rPr>
      </w:pPr>
    </w:p>
    <w:p w14:paraId="2B355157" w14:textId="77777777" w:rsidR="00871DFE" w:rsidRDefault="004F7569" w:rsidP="00871DFE">
      <w:pPr>
        <w:pStyle w:val="Standardmedium"/>
        <w:spacing w:line="480" w:lineRule="auto"/>
        <w:jc w:val="left"/>
        <w:rPr>
          <w:del w:id="149" w:author="msi" w:date="2026-09-22T12:34:00Z" w16du:dateUtc="2026-09-22T16:34:00Z"/>
          <w:rFonts w:ascii="Tahoma" w:hAnsi="Tahoma" w:cs="Tahoma"/>
          <w:sz w:val="22"/>
        </w:rPr>
      </w:pPr>
      <w:del w:id="150" w:author="msi" w:date="2026-09-22T12:34:00Z" w16du:dateUtc="2026-09-22T16:34:00Z">
        <w:r>
          <w:rPr>
            <w:rFonts w:ascii="Tahoma" w:hAnsi="Tahoma" w:cs="Tahoma"/>
            <w:sz w:val="22"/>
          </w:rPr>
          <w:delText xml:space="preserve">Am „Touchpoint Faltschachtel“ </w:delText>
        </w:r>
        <w:r w:rsidRPr="00241D20">
          <w:rPr>
            <w:rFonts w:ascii="Tahoma" w:hAnsi="Tahoma" w:cs="Tahoma"/>
            <w:b/>
            <w:sz w:val="22"/>
          </w:rPr>
          <w:delText>in Halle 5, Stand 252,</w:delText>
        </w:r>
        <w:r>
          <w:rPr>
            <w:rFonts w:ascii="Tahoma" w:hAnsi="Tahoma" w:cs="Tahoma"/>
            <w:sz w:val="22"/>
          </w:rPr>
          <w:delText xml:space="preserve"> </w:delText>
        </w:r>
        <w:r w:rsidR="00871DFE">
          <w:rPr>
            <w:rFonts w:ascii="Tahoma" w:hAnsi="Tahoma" w:cs="Tahoma"/>
            <w:sz w:val="22"/>
          </w:rPr>
          <w:delText xml:space="preserve">erhalten </w:delText>
        </w:r>
        <w:r w:rsidR="008B5DD4">
          <w:rPr>
            <w:rFonts w:ascii="Tahoma" w:hAnsi="Tahoma" w:cs="Tahoma"/>
            <w:sz w:val="22"/>
          </w:rPr>
          <w:delText>die Besucher</w:delText>
        </w:r>
        <w:r w:rsidR="00063B3A">
          <w:rPr>
            <w:rFonts w:ascii="Tahoma" w:hAnsi="Tahoma" w:cs="Tahoma"/>
            <w:sz w:val="22"/>
          </w:rPr>
          <w:delText xml:space="preserve"> </w:delText>
        </w:r>
        <w:r w:rsidR="00871DFE">
          <w:rPr>
            <w:rFonts w:ascii="Tahoma" w:hAnsi="Tahoma" w:cs="Tahoma"/>
            <w:sz w:val="22"/>
          </w:rPr>
          <w:delText>neben topaktuellen Fachinformationen</w:delText>
        </w:r>
        <w:r w:rsidR="00D04F2B">
          <w:rPr>
            <w:rFonts w:ascii="Tahoma" w:hAnsi="Tahoma" w:cs="Tahoma"/>
            <w:sz w:val="22"/>
          </w:rPr>
          <w:delText xml:space="preserve"> und Studien</w:delText>
        </w:r>
        <w:r w:rsidR="00871DFE">
          <w:rPr>
            <w:rFonts w:ascii="Tahoma" w:hAnsi="Tahoma" w:cs="Tahoma"/>
            <w:sz w:val="22"/>
          </w:rPr>
          <w:delText xml:space="preserve"> auch umfangreich und individuell Auskunft </w:delText>
        </w:r>
        <w:r w:rsidR="00D04F2B">
          <w:rPr>
            <w:rFonts w:ascii="Tahoma" w:hAnsi="Tahoma" w:cs="Tahoma"/>
            <w:sz w:val="22"/>
          </w:rPr>
          <w:delText xml:space="preserve">sowohl </w:delText>
        </w:r>
        <w:r w:rsidR="00871DFE">
          <w:rPr>
            <w:rFonts w:ascii="Tahoma" w:hAnsi="Tahoma" w:cs="Tahoma"/>
            <w:sz w:val="22"/>
          </w:rPr>
          <w:delText>über die Branche an sich</w:delText>
        </w:r>
        <w:r w:rsidR="00D04F2B">
          <w:rPr>
            <w:rFonts w:ascii="Tahoma" w:hAnsi="Tahoma" w:cs="Tahoma"/>
            <w:sz w:val="22"/>
          </w:rPr>
          <w:delText xml:space="preserve"> und die Arbeit der Verbände als auch über die </w:delText>
        </w:r>
        <w:r w:rsidR="00871DFE">
          <w:rPr>
            <w:rFonts w:ascii="Tahoma" w:hAnsi="Tahoma" w:cs="Tahoma"/>
            <w:sz w:val="22"/>
          </w:rPr>
          <w:delText>Kompetenz</w:delText>
        </w:r>
        <w:r w:rsidR="00D04F2B">
          <w:rPr>
            <w:rFonts w:ascii="Tahoma" w:hAnsi="Tahoma" w:cs="Tahoma"/>
            <w:sz w:val="22"/>
          </w:rPr>
          <w:delText>en</w:delText>
        </w:r>
        <w:r w:rsidR="00871DFE">
          <w:rPr>
            <w:rFonts w:ascii="Tahoma" w:hAnsi="Tahoma" w:cs="Tahoma"/>
            <w:sz w:val="22"/>
          </w:rPr>
          <w:delText xml:space="preserve"> einzelner Mitgliedsbetriebe</w:delText>
        </w:r>
        <w:r w:rsidR="00D04F2B">
          <w:rPr>
            <w:rFonts w:ascii="Tahoma" w:hAnsi="Tahoma" w:cs="Tahoma"/>
            <w:sz w:val="22"/>
          </w:rPr>
          <w:delText>.</w:delText>
        </w:r>
      </w:del>
    </w:p>
    <w:p w14:paraId="377E4A14" w14:textId="77777777" w:rsidR="004F7569" w:rsidRPr="0060431D" w:rsidRDefault="004F7569" w:rsidP="004F7569">
      <w:pPr>
        <w:pStyle w:val="Heading2"/>
        <w:rPr>
          <w:del w:id="151" w:author="msi" w:date="2026-09-22T12:34:00Z" w16du:dateUtc="2026-09-22T16:34:00Z"/>
        </w:rPr>
      </w:pPr>
      <w:del w:id="152" w:author="msi" w:date="2026-09-22T12:34:00Z" w16du:dateUtc="2026-09-22T16:34:00Z">
        <w:r>
          <w:delText xml:space="preserve">10 </w:delText>
        </w:r>
        <w:r w:rsidR="00063B3A">
          <w:delText>Ausgezeichnete Verpackungslösungen aus Karton</w:delText>
        </w:r>
        <w:r>
          <w:delText xml:space="preserve"> </w:delText>
        </w:r>
      </w:del>
    </w:p>
    <w:p w14:paraId="02ECA215" w14:textId="77777777" w:rsidR="004F7569" w:rsidRDefault="004F7569" w:rsidP="00262F63">
      <w:pPr>
        <w:autoSpaceDE w:val="0"/>
        <w:autoSpaceDN w:val="0"/>
        <w:adjustRightInd w:val="0"/>
        <w:spacing w:line="480" w:lineRule="auto"/>
        <w:jc w:val="left"/>
        <w:rPr>
          <w:del w:id="153" w:author="msi" w:date="2026-09-22T12:34:00Z" w16du:dateUtc="2026-09-22T16:34:00Z"/>
          <w:rFonts w:ascii="Tahoma" w:hAnsi="Tahoma" w:cs="Tahoma"/>
          <w:sz w:val="22"/>
        </w:rPr>
      </w:pPr>
      <w:del w:id="154" w:author="msi" w:date="2026-09-22T12:34:00Z" w16du:dateUtc="2026-09-22T16:34:00Z">
        <w:r w:rsidRPr="004F7569">
          <w:rPr>
            <w:rFonts w:ascii="Tahoma" w:hAnsi="Tahoma" w:cs="Tahoma"/>
            <w:sz w:val="22"/>
          </w:rPr>
          <w:delText>Die jä</w:delText>
        </w:r>
        <w:r w:rsidR="000E3DFF">
          <w:rPr>
            <w:rFonts w:ascii="Tahoma" w:hAnsi="Tahoma" w:cs="Tahoma"/>
            <w:sz w:val="22"/>
          </w:rPr>
          <w:delText xml:space="preserve">hrlichen Pro Carton ECMA Awards </w:delText>
        </w:r>
        <w:r w:rsidRPr="004F7569">
          <w:rPr>
            <w:rFonts w:ascii="Tahoma" w:hAnsi="Tahoma" w:cs="Tahoma"/>
            <w:sz w:val="22"/>
          </w:rPr>
          <w:delText>für hervorragende Kartonverpackungen auf dem Markt gehören zu den bedeutendsten europäischen Verpackungspreisen</w:delText>
        </w:r>
        <w:r w:rsidR="008B5DD4">
          <w:rPr>
            <w:rFonts w:ascii="Tahoma" w:hAnsi="Tahoma" w:cs="Tahoma"/>
            <w:sz w:val="22"/>
          </w:rPr>
          <w:delText>.</w:delText>
        </w:r>
        <w:r>
          <w:rPr>
            <w:rFonts w:ascii="Tahoma" w:hAnsi="Tahoma" w:cs="Tahoma"/>
            <w:sz w:val="22"/>
          </w:rPr>
          <w:delText xml:space="preserve"> </w:delText>
        </w:r>
        <w:r w:rsidRPr="004F7569">
          <w:rPr>
            <w:rFonts w:ascii="Tahoma" w:hAnsi="Tahoma" w:cs="Tahoma"/>
            <w:sz w:val="22"/>
          </w:rPr>
          <w:delText xml:space="preserve">Die Preise werden </w:delText>
        </w:r>
        <w:r w:rsidR="000E3DFF">
          <w:rPr>
            <w:rFonts w:ascii="Tahoma" w:hAnsi="Tahoma" w:cs="Tahoma"/>
            <w:sz w:val="22"/>
          </w:rPr>
          <w:delText xml:space="preserve">zum 19ten Mal </w:delText>
        </w:r>
        <w:r w:rsidRPr="004F7569">
          <w:rPr>
            <w:rFonts w:ascii="Tahoma" w:hAnsi="Tahoma" w:cs="Tahoma"/>
            <w:sz w:val="22"/>
          </w:rPr>
          <w:delText>verliehen auf der Award Gala am 10.</w:delText>
        </w:r>
        <w:r w:rsidR="00241D20">
          <w:rPr>
            <w:rFonts w:ascii="Tahoma" w:hAnsi="Tahoma" w:cs="Tahoma"/>
            <w:sz w:val="22"/>
          </w:rPr>
          <w:delText>09.</w:delText>
        </w:r>
        <w:r w:rsidR="000E3DFF">
          <w:rPr>
            <w:rFonts w:ascii="Tahoma" w:hAnsi="Tahoma" w:cs="Tahoma"/>
            <w:sz w:val="22"/>
          </w:rPr>
          <w:delText>2015</w:delText>
        </w:r>
        <w:r w:rsidRPr="004F7569">
          <w:rPr>
            <w:rFonts w:ascii="Tahoma" w:hAnsi="Tahoma" w:cs="Tahoma"/>
            <w:sz w:val="22"/>
          </w:rPr>
          <w:delText xml:space="preserve"> im Rahmen des ECMA-Kongresses in Bukarest.</w:delText>
        </w:r>
        <w:r w:rsidR="000E3DFF">
          <w:rPr>
            <w:rFonts w:ascii="Tahoma" w:hAnsi="Tahoma" w:cs="Tahoma"/>
            <w:sz w:val="22"/>
          </w:rPr>
          <w:delText xml:space="preserve"> </w:delText>
        </w:r>
        <w:r w:rsidR="00063B3A">
          <w:rPr>
            <w:rFonts w:ascii="Tahoma" w:hAnsi="Tahoma" w:cs="Tahoma"/>
            <w:sz w:val="22"/>
          </w:rPr>
          <w:delText>Nur wenige Tage später präsentieren sich di</w:delText>
        </w:r>
        <w:r w:rsidR="000E3DFF">
          <w:rPr>
            <w:rFonts w:ascii="Tahoma" w:hAnsi="Tahoma" w:cs="Tahoma"/>
            <w:sz w:val="22"/>
          </w:rPr>
          <w:delText xml:space="preserve">e Preisträger </w:delText>
        </w:r>
        <w:r w:rsidR="00241D20">
          <w:rPr>
            <w:rFonts w:ascii="Tahoma" w:hAnsi="Tahoma" w:cs="Tahoma"/>
            <w:sz w:val="22"/>
          </w:rPr>
          <w:delText>erstmalig</w:delText>
        </w:r>
        <w:r w:rsidR="000E3DFF">
          <w:rPr>
            <w:rFonts w:ascii="Tahoma" w:hAnsi="Tahoma" w:cs="Tahoma"/>
            <w:sz w:val="22"/>
          </w:rPr>
          <w:delText xml:space="preserve"> </w:delText>
        </w:r>
        <w:r w:rsidR="00241D20">
          <w:rPr>
            <w:rFonts w:ascii="Tahoma" w:hAnsi="Tahoma" w:cs="Tahoma"/>
            <w:sz w:val="22"/>
          </w:rPr>
          <w:delText xml:space="preserve">der Öffentlichkeit </w:delText>
        </w:r>
        <w:r w:rsidR="000E3DFF">
          <w:rPr>
            <w:rFonts w:ascii="Tahoma" w:hAnsi="Tahoma" w:cs="Tahoma"/>
            <w:sz w:val="22"/>
          </w:rPr>
          <w:delText xml:space="preserve">auf </w:delText>
        </w:r>
        <w:r w:rsidR="00063B3A">
          <w:rPr>
            <w:rFonts w:ascii="Tahoma" w:hAnsi="Tahoma" w:cs="Tahoma"/>
            <w:sz w:val="22"/>
          </w:rPr>
          <w:delText>dem Gemeinschaftsstand von FFI und Pro Carton.</w:delText>
        </w:r>
        <w:r w:rsidR="008B5DD4">
          <w:rPr>
            <w:rFonts w:ascii="Tahoma" w:hAnsi="Tahoma" w:cs="Tahoma"/>
            <w:sz w:val="22"/>
          </w:rPr>
          <w:delText xml:space="preserve"> Daneben werde</w:delText>
        </w:r>
        <w:r w:rsidR="00030EFD">
          <w:rPr>
            <w:rFonts w:ascii="Tahoma" w:hAnsi="Tahoma" w:cs="Tahoma"/>
            <w:sz w:val="22"/>
          </w:rPr>
          <w:delText>n</w:delText>
        </w:r>
        <w:r w:rsidR="008B5DD4">
          <w:rPr>
            <w:rFonts w:ascii="Tahoma" w:hAnsi="Tahoma" w:cs="Tahoma"/>
            <w:sz w:val="22"/>
          </w:rPr>
          <w:delText xml:space="preserve"> viele weitere Best Practice-Beispiele ausgestellt.</w:delText>
        </w:r>
      </w:del>
    </w:p>
    <w:p w14:paraId="4B12B7AD" w14:textId="77777777" w:rsidR="00262F63" w:rsidRPr="0060431D" w:rsidRDefault="00262F63" w:rsidP="00E62B22">
      <w:pPr>
        <w:pStyle w:val="Heading2"/>
        <w:rPr>
          <w:del w:id="155" w:author="msi" w:date="2026-09-22T12:34:00Z" w16du:dateUtc="2026-09-22T16:34:00Z"/>
        </w:rPr>
      </w:pPr>
      <w:del w:id="156" w:author="msi" w:date="2026-09-22T12:34:00Z" w16du:dateUtc="2026-09-22T16:34:00Z">
        <w:r w:rsidRPr="0060431D">
          <w:delText>Über den Fachverband Faltschachtel-Industrie e.V. (FFI)</w:delText>
        </w:r>
      </w:del>
    </w:p>
    <w:p w14:paraId="281D3C98" w14:textId="77777777" w:rsidR="00D04F2B" w:rsidRDefault="00D04F2B" w:rsidP="00D04F2B">
      <w:pPr>
        <w:spacing w:line="480" w:lineRule="auto"/>
        <w:jc w:val="left"/>
        <w:rPr>
          <w:del w:id="157" w:author="msi" w:date="2026-09-22T12:34:00Z" w16du:dateUtc="2026-09-22T16:34:00Z"/>
          <w:rFonts w:cs="Tahoma"/>
          <w:sz w:val="22"/>
        </w:rPr>
      </w:pPr>
      <w:del w:id="158" w:author="msi" w:date="2026-09-22T12:34:00Z" w16du:dateUtc="2026-09-22T16:34:00Z">
        <w:r>
          <w:rPr>
            <w:rFonts w:cs="Tahoma"/>
            <w:sz w:val="22"/>
          </w:rPr>
          <w:delText>Der FFI –</w:delText>
        </w:r>
        <w:r w:rsidRPr="00456D2D">
          <w:rPr>
            <w:rFonts w:cs="Tahoma"/>
            <w:sz w:val="22"/>
          </w:rPr>
          <w:delText xml:space="preserve"> Fachverban</w:delText>
        </w:r>
        <w:r>
          <w:rPr>
            <w:rFonts w:cs="Tahoma"/>
            <w:sz w:val="22"/>
          </w:rPr>
          <w:delText>d Faltschachtel-Industrie e.V. –</w:delText>
        </w:r>
        <w:r w:rsidRPr="00456D2D">
          <w:rPr>
            <w:rFonts w:cs="Tahoma"/>
            <w:sz w:val="22"/>
          </w:rPr>
          <w:delText xml:space="preserve"> vertritt seit 1948 die Interessen von </w:delText>
        </w:r>
        <w:r>
          <w:rPr>
            <w:rFonts w:cs="Tahoma"/>
            <w:sz w:val="22"/>
          </w:rPr>
          <w:delText>knapp</w:delText>
        </w:r>
        <w:r w:rsidRPr="00456D2D">
          <w:rPr>
            <w:rFonts w:cs="Tahoma"/>
            <w:sz w:val="22"/>
          </w:rPr>
          <w:delText xml:space="preserve"> </w:delText>
        </w:r>
        <w:r w:rsidRPr="0010722A">
          <w:rPr>
            <w:rFonts w:cs="Tahoma"/>
            <w:sz w:val="22"/>
          </w:rPr>
          <w:delText>90</w:delText>
        </w:r>
        <w:r w:rsidRPr="00456D2D">
          <w:rPr>
            <w:rFonts w:cs="Tahoma"/>
            <w:sz w:val="22"/>
          </w:rPr>
          <w:delText xml:space="preserve"> Unternehmen dieses Industriezweigs, der jährlich ca. </w:delText>
        </w:r>
        <w:r>
          <w:rPr>
            <w:rFonts w:cs="Tahoma"/>
            <w:sz w:val="22"/>
          </w:rPr>
          <w:delText>840</w:delText>
        </w:r>
        <w:r w:rsidRPr="0010722A">
          <w:rPr>
            <w:rFonts w:cs="Tahoma"/>
            <w:sz w:val="22"/>
          </w:rPr>
          <w:delText>.000 Tonnen</w:delText>
        </w:r>
        <w:r w:rsidRPr="00456D2D">
          <w:rPr>
            <w:rFonts w:cs="Tahoma"/>
            <w:sz w:val="22"/>
          </w:rPr>
          <w:delText xml:space="preserve"> Faltschachteln produziert, was einem Produktionswert von </w:delText>
        </w:r>
        <w:r w:rsidRPr="0010722A">
          <w:rPr>
            <w:rFonts w:cs="Tahoma"/>
            <w:sz w:val="22"/>
          </w:rPr>
          <w:delText>rund 1,9 Mrd.</w:delText>
        </w:r>
        <w:r>
          <w:rPr>
            <w:rFonts w:cs="Tahoma"/>
            <w:sz w:val="22"/>
          </w:rPr>
          <w:delText xml:space="preserve"> Euro entspricht</w:delText>
        </w:r>
        <w:r w:rsidRPr="00456D2D">
          <w:rPr>
            <w:rFonts w:cs="Tahoma"/>
            <w:sz w:val="22"/>
          </w:rPr>
          <w:delText>. Die FFI</w:delText>
        </w:r>
        <w:r>
          <w:rPr>
            <w:rFonts w:cs="Tahoma"/>
            <w:sz w:val="22"/>
          </w:rPr>
          <w:delText xml:space="preserve"> </w:delText>
        </w:r>
        <w:r w:rsidRPr="00456D2D">
          <w:rPr>
            <w:rFonts w:cs="Tahoma"/>
            <w:sz w:val="22"/>
          </w:rPr>
          <w:delText xml:space="preserve">Mitglieder repräsentieren dabei rund </w:delText>
        </w:r>
        <w:r w:rsidRPr="0010722A">
          <w:rPr>
            <w:rFonts w:cs="Tahoma"/>
            <w:sz w:val="22"/>
          </w:rPr>
          <w:delText>75 % des</w:delText>
        </w:r>
        <w:r w:rsidRPr="00456D2D">
          <w:rPr>
            <w:rFonts w:cs="Tahoma"/>
            <w:sz w:val="22"/>
          </w:rPr>
          <w:delText xml:space="preserve"> Branchenumsatzes. Die Faltschachtelbranche beschäftigt ca. 9.500 Mitarbeiterinnen und Mitarbeiter in vielfältigen Berufsbildern. Branchenspezifische Berufe wie Verpackungsingenieur, Drucker, Packmitteltechnologe, Verpackungsentwickler oder Mediengestalter gehören ebenso dazu wie kaufmännische, technische und logistische Berufe. Traditionell zeigt sich die Industrie mit derzeit rund 700 Auszubildenden zukunftsorientiert und verantwortungsbewusst.</w:delText>
        </w:r>
      </w:del>
    </w:p>
    <w:p w14:paraId="04AA6E69" w14:textId="77777777" w:rsidR="00262F63" w:rsidRPr="00456D2D" w:rsidRDefault="00262F63" w:rsidP="00262F63">
      <w:pPr>
        <w:pStyle w:val="Standardmedium"/>
        <w:spacing w:line="480" w:lineRule="auto"/>
        <w:jc w:val="left"/>
        <w:rPr>
          <w:del w:id="159" w:author="msi" w:date="2026-09-22T12:34:00Z" w16du:dateUtc="2026-09-22T16:34:00Z"/>
          <w:rFonts w:ascii="Tahoma" w:hAnsi="Tahoma" w:cs="Tahoma"/>
          <w:sz w:val="22"/>
        </w:rPr>
      </w:pPr>
    </w:p>
    <w:p w14:paraId="195A67CC" w14:textId="77777777" w:rsidR="00262F63" w:rsidRPr="0060431D" w:rsidRDefault="00262F63" w:rsidP="00262F63">
      <w:pPr>
        <w:pStyle w:val="Standardmedium"/>
        <w:spacing w:line="480" w:lineRule="auto"/>
        <w:jc w:val="left"/>
        <w:rPr>
          <w:del w:id="160" w:author="msi" w:date="2026-09-22T12:34:00Z" w16du:dateUtc="2026-09-22T16:34:00Z"/>
          <w:rFonts w:ascii="Tahoma" w:hAnsi="Tahoma" w:cs="Tahoma"/>
          <w:sz w:val="22"/>
        </w:rPr>
      </w:pPr>
      <w:del w:id="161" w:author="msi" w:date="2026-09-22T12:34:00Z" w16du:dateUtc="2026-09-22T16:34:00Z">
        <w:r w:rsidRPr="0060431D">
          <w:rPr>
            <w:rFonts w:ascii="Tahoma" w:hAnsi="Tahoma" w:cs="Tahoma"/>
            <w:b/>
            <w:sz w:val="22"/>
          </w:rPr>
          <w:delText>Ihr Ansprechpartner beim FFI für Presse und Medien</w:delText>
        </w:r>
        <w:r w:rsidRPr="0060431D">
          <w:rPr>
            <w:rFonts w:ascii="Tahoma" w:hAnsi="Tahoma" w:cs="Tahoma"/>
            <w:b/>
            <w:sz w:val="22"/>
          </w:rPr>
          <w:br/>
        </w:r>
        <w:r w:rsidRPr="0060431D">
          <w:rPr>
            <w:rFonts w:ascii="Tahoma" w:hAnsi="Tahoma" w:cs="Tahoma"/>
            <w:sz w:val="22"/>
          </w:rPr>
          <w:delText>Christian Schiffers (Geschäftsführer)</w:delText>
        </w:r>
      </w:del>
    </w:p>
    <w:p w14:paraId="3C4CB2AF" w14:textId="77777777" w:rsidR="00262F63" w:rsidRPr="0060431D" w:rsidRDefault="00262F63" w:rsidP="00262F63">
      <w:pPr>
        <w:pStyle w:val="Standardmedium"/>
        <w:jc w:val="left"/>
        <w:rPr>
          <w:del w:id="162" w:author="msi" w:date="2026-09-22T12:34:00Z" w16du:dateUtc="2026-09-22T16:34:00Z"/>
          <w:rFonts w:ascii="Tahoma" w:hAnsi="Tahoma" w:cs="Tahoma"/>
          <w:sz w:val="22"/>
        </w:rPr>
      </w:pPr>
      <w:del w:id="163" w:author="msi" w:date="2026-09-22T12:34:00Z" w16du:dateUtc="2026-09-22T16:34:00Z">
        <w:r w:rsidRPr="0060431D">
          <w:rPr>
            <w:rFonts w:ascii="Tahoma" w:hAnsi="Tahoma" w:cs="Tahoma"/>
            <w:sz w:val="22"/>
          </w:rPr>
          <w:delText>T: +49 (0)69 / 89 01 2 – 101</w:delText>
        </w:r>
      </w:del>
    </w:p>
    <w:p w14:paraId="656FB88A" w14:textId="77777777" w:rsidR="00262F63" w:rsidRPr="0060431D" w:rsidRDefault="00262F63" w:rsidP="00262F63">
      <w:pPr>
        <w:pStyle w:val="Standardmedium"/>
        <w:jc w:val="left"/>
        <w:rPr>
          <w:del w:id="164" w:author="msi" w:date="2026-09-22T12:34:00Z" w16du:dateUtc="2026-09-22T16:34:00Z"/>
          <w:rFonts w:ascii="Tahoma" w:hAnsi="Tahoma" w:cs="Tahoma"/>
          <w:sz w:val="22"/>
        </w:rPr>
      </w:pPr>
      <w:del w:id="165" w:author="msi" w:date="2026-09-22T12:34:00Z" w16du:dateUtc="2026-09-22T16:34:00Z">
        <w:r w:rsidRPr="0060431D">
          <w:rPr>
            <w:rFonts w:ascii="Tahoma" w:hAnsi="Tahoma" w:cs="Tahoma"/>
            <w:sz w:val="22"/>
          </w:rPr>
          <w:delText>F: +49 (0)69 / 89 01 2 – 222</w:delText>
        </w:r>
      </w:del>
    </w:p>
    <w:p w14:paraId="0A078597" w14:textId="77777777" w:rsidR="00262F63" w:rsidRPr="0060431D" w:rsidRDefault="00262F63" w:rsidP="00262F63">
      <w:pPr>
        <w:pStyle w:val="Standardmedium"/>
        <w:jc w:val="left"/>
        <w:rPr>
          <w:del w:id="166" w:author="msi" w:date="2026-09-22T12:34:00Z" w16du:dateUtc="2026-09-22T16:34:00Z"/>
          <w:rFonts w:ascii="Tahoma" w:hAnsi="Tahoma" w:cs="Tahoma"/>
          <w:sz w:val="22"/>
        </w:rPr>
      </w:pPr>
      <w:del w:id="167" w:author="msi" w:date="2026-09-22T12:34:00Z" w16du:dateUtc="2026-09-22T16:34:00Z">
        <w:r w:rsidRPr="0060431D">
          <w:rPr>
            <w:rFonts w:ascii="Tahoma" w:hAnsi="Tahoma" w:cs="Tahoma"/>
            <w:sz w:val="22"/>
          </w:rPr>
          <w:delText>M: +49 (0)163 / 639 59 90</w:delText>
        </w:r>
      </w:del>
    </w:p>
    <w:p w14:paraId="5D9CA435" w14:textId="77777777" w:rsidR="00262F63" w:rsidRPr="0060431D" w:rsidRDefault="00262F63" w:rsidP="00262F63">
      <w:pPr>
        <w:pStyle w:val="Standardmedium"/>
        <w:jc w:val="left"/>
        <w:rPr>
          <w:del w:id="168" w:author="msi" w:date="2026-09-22T12:34:00Z" w16du:dateUtc="2026-09-22T16:34:00Z"/>
          <w:rFonts w:ascii="Tahoma" w:hAnsi="Tahoma" w:cs="Tahoma"/>
          <w:sz w:val="22"/>
        </w:rPr>
      </w:pPr>
      <w:del w:id="169" w:author="msi" w:date="2026-09-22T12:34:00Z" w16du:dateUtc="2026-09-22T16:34:00Z">
        <w:r w:rsidRPr="0060431D">
          <w:rPr>
            <w:rFonts w:ascii="Tahoma" w:hAnsi="Tahoma" w:cs="Tahoma"/>
            <w:sz w:val="22"/>
          </w:rPr>
          <w:delText xml:space="preserve">E: </w:delText>
        </w:r>
        <w:r>
          <w:fldChar w:fldCharType="begin"/>
        </w:r>
        <w:r>
          <w:delInstrText>HYPERLINK "mailto:christian.schiffers@ffi.de"</w:delInstrText>
        </w:r>
        <w:r>
          <w:fldChar w:fldCharType="separate"/>
        </w:r>
        <w:r w:rsidRPr="0060431D">
          <w:rPr>
            <w:rFonts w:ascii="Tahoma" w:hAnsi="Tahoma" w:cs="Tahoma"/>
            <w:color w:val="0000FF"/>
            <w:sz w:val="22"/>
            <w:u w:val="single"/>
          </w:rPr>
          <w:delText>christian.schiffers@ffi.de</w:delText>
        </w:r>
        <w:r>
          <w:fldChar w:fldCharType="end"/>
        </w:r>
      </w:del>
    </w:p>
    <w:p w14:paraId="5D54617D" w14:textId="77777777" w:rsidR="00262F63" w:rsidRDefault="00262F63">
      <w:pPr>
        <w:rPr>
          <w:rPrChange w:id="170" w:author="msi" w:date="2026-09-22T12:34:00Z" w16du:dateUtc="2026-09-22T16:34:00Z">
            <w:rPr>
              <w:rFonts w:ascii="Tahoma" w:hAnsi="Tahoma" w:cs="Tahoma"/>
              <w:sz w:val="22"/>
              <w:lang w:val="en-US"/>
            </w:rPr>
          </w:rPrChange>
        </w:rPr>
        <w:pPrChange w:id="171" w:author="msi" w:date="2026-09-22T12:34:00Z" w16du:dateUtc="2026-09-22T16:34:00Z">
          <w:pPr>
            <w:pStyle w:val="Standardmedium"/>
            <w:jc w:val="left"/>
          </w:pPr>
        </w:pPrChange>
      </w:pPr>
      <w:del w:id="172" w:author="msi" w:date="2026-09-22T12:34:00Z" w16du:dateUtc="2026-09-22T16:34:00Z">
        <w:r w:rsidRPr="0060431D">
          <w:rPr>
            <w:rFonts w:ascii="Tahoma" w:hAnsi="Tahoma" w:cs="Tahoma"/>
            <w:sz w:val="22"/>
            <w:lang w:val="en-US"/>
          </w:rPr>
          <w:delText xml:space="preserve">I: </w:delText>
        </w:r>
        <w:r>
          <w:fldChar w:fldCharType="begin"/>
        </w:r>
        <w:r>
          <w:delInstrText>HYPERLINK "http://www.ffi.de"</w:delInstrText>
        </w:r>
        <w:r>
          <w:fldChar w:fldCharType="separate"/>
        </w:r>
        <w:r w:rsidRPr="0060431D">
          <w:rPr>
            <w:rFonts w:ascii="Tahoma" w:hAnsi="Tahoma" w:cs="Tahoma"/>
            <w:color w:val="0000FF"/>
            <w:sz w:val="22"/>
            <w:u w:val="single"/>
            <w:lang w:val="en-US"/>
          </w:rPr>
          <w:delText>www.ffi.de</w:delText>
        </w:r>
        <w:r>
          <w:fldChar w:fldCharType="end"/>
        </w:r>
        <w:r w:rsidRPr="0060431D">
          <w:rPr>
            <w:rFonts w:ascii="Tahoma" w:hAnsi="Tahoma" w:cs="Tahoma"/>
            <w:sz w:val="22"/>
            <w:lang w:val="en-US"/>
          </w:rPr>
          <w:delText xml:space="preserve"> , </w:delText>
        </w:r>
        <w:r>
          <w:fldChar w:fldCharType="begin"/>
        </w:r>
        <w:r>
          <w:delInstrText>HYPERLINK "http://www.inspiration-verpackung.de"</w:delInstrText>
        </w:r>
        <w:r>
          <w:fldChar w:fldCharType="separate"/>
        </w:r>
        <w:r w:rsidRPr="0060431D">
          <w:rPr>
            <w:rFonts w:ascii="Tahoma" w:hAnsi="Tahoma" w:cs="Tahoma"/>
            <w:color w:val="0000FF"/>
            <w:sz w:val="22"/>
            <w:u w:val="single"/>
            <w:lang w:val="en-US"/>
          </w:rPr>
          <w:delText>www.inspiration-verpackung.de</w:delText>
        </w:r>
        <w:r>
          <w:fldChar w:fldCharType="end"/>
        </w:r>
        <w:r w:rsidRPr="0060431D">
          <w:rPr>
            <w:rFonts w:ascii="Tahoma" w:hAnsi="Tahoma" w:cs="Tahoma"/>
            <w:sz w:val="22"/>
            <w:lang w:val="en-US"/>
          </w:rPr>
          <w:delText xml:space="preserve"> </w:delText>
        </w:r>
      </w:del>
    </w:p>
    <w:sectPr w:rsidR="00262F63">
      <w:headerReference w:type="default" r:id="rId8"/>
      <w:footerReference w:type="default" r:id="rId9"/>
      <w:pgSz w:w="11906" w:h="16838"/>
      <w:pgMar w:top="1417" w:right="1417" w:bottom="1417" w:left="1417" w:header="708" w:footer="708" w:gutter="0"/>
      <w:cols w:space="708"/>
      <w:docGrid w:linePitch="360"/>
      <w:sectPrChange w:id="186" w:author="msi" w:date="2026-09-22T12:34:00Z" w16du:dateUtc="2026-09-22T16:34:00Z">
        <w:sectPr w:rsidR="00262F63">
          <w:pgMar w:top="4111" w:right="1134" w:bottom="1701" w:left="2835" w:header="782" w:footer="88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B2195C" w14:textId="77777777" w:rsidR="00E67155" w:rsidRDefault="00E67155" w:rsidP="00900BD4">
      <w:pPr>
        <w:pPrChange w:id="8" w:author="msi" w:date="2026-09-22T12:34:00Z" w16du:dateUtc="2026-09-22T16:34:00Z">
          <w:pPr>
            <w:spacing w:line="240" w:lineRule="auto"/>
          </w:pPr>
        </w:pPrChange>
      </w:pPr>
      <w:r>
        <w:separator/>
      </w:r>
    </w:p>
  </w:endnote>
  <w:endnote w:type="continuationSeparator" w:id="0">
    <w:p w14:paraId="2FC44019" w14:textId="77777777" w:rsidR="00E67155" w:rsidRDefault="00E67155" w:rsidP="00900BD4">
      <w:pPr>
        <w:pPrChange w:id="9" w:author="msi" w:date="2026-09-22T12:34:00Z" w16du:dateUtc="2026-09-22T16:34: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Folio Std Bold Condensed">
    <w:altName w:val="Calibri"/>
    <w:panose1 w:val="020B0604020202020204"/>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DC3FA2" w14:textId="77777777" w:rsidR="00725935" w:rsidRDefault="000F65D9">
    <w:pPr>
      <w:pStyle w:val="TitleChar"/>
      <w:rPr>
        <w:rPrChange w:id="183" w:author="msi" w:date="2026-09-22T12:34:00Z" w16du:dateUtc="2026-09-22T16:34:00Z">
          <w:rPr>
            <w:rFonts w:asciiTheme="minorHAnsi" w:hAnsiTheme="minorHAnsi" w:cstheme="minorHAnsi"/>
            <w:b/>
          </w:rPr>
        </w:rPrChange>
      </w:rPr>
      <w:pPrChange w:id="184" w:author="msi" w:date="2026-09-22T12:34:00Z" w16du:dateUtc="2026-09-22T16:34:00Z">
        <w:pPr>
          <w:pStyle w:val="Footer"/>
        </w:pPr>
      </w:pPrChange>
    </w:pPr>
    <w:del w:id="185" w:author="msi" w:date="2026-09-22T12:34:00Z" w16du:dateUtc="2026-09-22T16:34:00Z">
      <w:r w:rsidRPr="00EE5473">
        <w:rPr>
          <w:rFonts w:asciiTheme="minorHAnsi" w:hAnsiTheme="minorHAnsi" w:cstheme="minorHAnsi"/>
          <w:b/>
        </w:rPr>
        <w:fldChar w:fldCharType="begin"/>
      </w:r>
      <w:r w:rsidR="00725935" w:rsidRPr="00EE5473">
        <w:rPr>
          <w:rFonts w:asciiTheme="minorHAnsi" w:hAnsiTheme="minorHAnsi" w:cstheme="minorHAnsi"/>
          <w:b/>
        </w:rPr>
        <w:delInstrText xml:space="preserve"> PAGE  \* Arabic  \* MERGEFORMAT </w:delInstrText>
      </w:r>
      <w:r w:rsidRPr="00EE5473">
        <w:rPr>
          <w:rFonts w:asciiTheme="minorHAnsi" w:hAnsiTheme="minorHAnsi" w:cstheme="minorHAnsi"/>
          <w:b/>
        </w:rPr>
        <w:fldChar w:fldCharType="separate"/>
      </w:r>
      <w:r w:rsidR="00BF0FFD">
        <w:rPr>
          <w:rFonts w:asciiTheme="minorHAnsi" w:hAnsiTheme="minorHAnsi" w:cstheme="minorHAnsi"/>
          <w:b/>
          <w:noProof/>
        </w:rPr>
        <w:delText>3</w:delText>
      </w:r>
      <w:r w:rsidRPr="00EE5473">
        <w:rPr>
          <w:rFonts w:asciiTheme="minorHAnsi" w:hAnsiTheme="minorHAnsi" w:cstheme="minorHAnsi"/>
          <w:b/>
        </w:rP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B790EF" w14:textId="77777777" w:rsidR="00E67155" w:rsidRDefault="00E67155" w:rsidP="00900BD4">
      <w:pPr>
        <w:pPrChange w:id="6" w:author="msi" w:date="2026-09-22T12:34:00Z" w16du:dateUtc="2026-09-22T16:34:00Z">
          <w:pPr>
            <w:spacing w:line="240" w:lineRule="auto"/>
          </w:pPr>
        </w:pPrChange>
      </w:pPr>
      <w:r>
        <w:separator/>
      </w:r>
    </w:p>
  </w:footnote>
  <w:footnote w:type="continuationSeparator" w:id="0">
    <w:p w14:paraId="0D6C80DE" w14:textId="77777777" w:rsidR="00E67155" w:rsidRDefault="00E67155" w:rsidP="00900BD4">
      <w:pPr>
        <w:pPrChange w:id="7" w:author="msi" w:date="2026-09-22T12:34:00Z" w16du:dateUtc="2026-09-22T16:34: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DCB327" w14:textId="77777777" w:rsidR="00725935" w:rsidRPr="005E5701" w:rsidRDefault="00262F63">
    <w:pPr>
      <w:pStyle w:val="Heading2Char"/>
      <w:pPrChange w:id="173" w:author="msi" w:date="2026-09-22T12:34:00Z" w16du:dateUtc="2026-09-22T16:34:00Z">
        <w:pPr>
          <w:pStyle w:val="Header"/>
        </w:pPr>
      </w:pPrChange>
    </w:pPr>
    <w:del w:id="174" w:author="msi" w:date="2026-09-22T12:34:00Z" w16du:dateUtc="2026-09-22T16:34:00Z">
      <w:r>
        <w:rPr>
          <w:noProof/>
          <w:lang w:eastAsia="de-DE"/>
        </w:rPr>
        <mc:AlternateContent>
          <mc:Choice Requires="wps">
            <w:drawing>
              <wp:anchor distT="0" distB="0" distL="114300" distR="114300" simplePos="0" relativeHeight="251660288" behindDoc="0" locked="0" layoutInCell="1" allowOverlap="1" wp14:anchorId="11D40F12" wp14:editId="0F52D9EB">
                <wp:simplePos x="0" y="0"/>
                <wp:positionH relativeFrom="column">
                  <wp:posOffset>3882794</wp:posOffset>
                </wp:positionH>
                <wp:positionV relativeFrom="paragraph">
                  <wp:posOffset>1383607</wp:posOffset>
                </wp:positionV>
                <wp:extent cx="1205865" cy="353291"/>
                <wp:effectExtent l="0" t="0" r="0" b="889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5865" cy="3532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F1049E" w14:textId="77777777" w:rsidR="00725935" w:rsidRDefault="006F10F7" w:rsidP="00E62B22">
                            <w:pPr>
                              <w:spacing w:line="220" w:lineRule="atLeast"/>
                              <w:jc w:val="right"/>
                              <w:rPr>
                                <w:del w:id="175" w:author="msi" w:date="2026-09-22T12:34:00Z" w16du:dateUtc="2026-09-22T16:34:00Z"/>
                                <w:color w:val="6E6F71" w:themeColor="accent2"/>
                                <w:sz w:val="16"/>
                                <w:szCs w:val="16"/>
                              </w:rPr>
                            </w:pPr>
                            <w:del w:id="176" w:author="msi" w:date="2026-09-22T12:34:00Z" w16du:dateUtc="2026-09-22T16:34:00Z">
                              <w:r>
                                <w:rPr>
                                  <w:color w:val="6E6F71" w:themeColor="accent2"/>
                                  <w:sz w:val="16"/>
                                  <w:szCs w:val="16"/>
                                </w:rPr>
                                <w:delText>0</w:delText>
                              </w:r>
                              <w:r w:rsidR="00BF0FFD">
                                <w:rPr>
                                  <w:color w:val="6E6F71" w:themeColor="accent2"/>
                                  <w:sz w:val="16"/>
                                  <w:szCs w:val="16"/>
                                </w:rPr>
                                <w:delText>2</w:delText>
                              </w:r>
                              <w:r w:rsidR="00241D20">
                                <w:rPr>
                                  <w:color w:val="6E6F71" w:themeColor="accent2"/>
                                  <w:sz w:val="16"/>
                                  <w:szCs w:val="16"/>
                                </w:rPr>
                                <w:delText>.0</w:delText>
                              </w:r>
                              <w:r>
                                <w:rPr>
                                  <w:color w:val="6E6F71" w:themeColor="accent2"/>
                                  <w:sz w:val="16"/>
                                  <w:szCs w:val="16"/>
                                </w:rPr>
                                <w:delText>9</w:delText>
                              </w:r>
                              <w:r w:rsidR="00241D20">
                                <w:rPr>
                                  <w:color w:val="6E6F71" w:themeColor="accent2"/>
                                  <w:sz w:val="16"/>
                                  <w:szCs w:val="16"/>
                                </w:rPr>
                                <w:delText>.</w:delText>
                              </w:r>
                              <w:r w:rsidR="00262F63">
                                <w:rPr>
                                  <w:color w:val="6E6F71" w:themeColor="accent2"/>
                                  <w:sz w:val="16"/>
                                  <w:szCs w:val="16"/>
                                </w:rPr>
                                <w:delText>201</w:delText>
                              </w:r>
                              <w:r w:rsidR="003215E7">
                                <w:rPr>
                                  <w:color w:val="6E6F71" w:themeColor="accent2"/>
                                  <w:sz w:val="16"/>
                                  <w:szCs w:val="16"/>
                                </w:rPr>
                                <w:delText>5</w:delText>
                              </w:r>
                            </w:del>
                          </w:p>
                          <w:p w14:paraId="774AF4DE" w14:textId="77777777" w:rsidR="00262F63" w:rsidRPr="00C972B6" w:rsidRDefault="00262F63" w:rsidP="00E62B22">
                            <w:pPr>
                              <w:spacing w:line="220" w:lineRule="atLeast"/>
                              <w:jc w:val="right"/>
                              <w:rPr>
                                <w:del w:id="177" w:author="msi" w:date="2026-09-22T12:34:00Z" w16du:dateUtc="2026-09-22T16:34:00Z"/>
                                <w:color w:val="6E6F71" w:themeColor="accent2"/>
                                <w:sz w:val="16"/>
                                <w:szCs w:val="16"/>
                              </w:rPr>
                            </w:pPr>
                            <w:del w:id="178" w:author="msi" w:date="2026-09-22T12:34:00Z" w16du:dateUtc="2026-09-22T16:34:00Z">
                              <w:r>
                                <w:rPr>
                                  <w:color w:val="6E6F71" w:themeColor="accent2"/>
                                  <w:sz w:val="16"/>
                                  <w:szCs w:val="16"/>
                                </w:rPr>
                                <w:delText>Frankfurt am Main</w:delText>
                              </w:r>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40F12" id="Rechteck 5" o:spid="_x0000_s1026" style="position:absolute;left:0;text-align:left;margin-left:305.75pt;margin-top:108.95pt;width:94.95pt;height:2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" filled="f" stroked="f" strokeweight="2pt">
                <v:textbox inset="0,0,0,0">
                  <w:txbxContent>
                    <w:p w14:paraId="56F1049E" w14:textId="77777777" w:rsidR="00725935" w:rsidRDefault="006F10F7" w:rsidP="00E62B22">
                      <w:pPr>
                        <w:spacing w:line="220" w:lineRule="atLeast"/>
                        <w:jc w:val="right"/>
                        <w:rPr>
                          <w:del w:id="179" w:author="msi" w:date="2026-09-22T12:34:00Z" w16du:dateUtc="2026-09-22T16:34:00Z"/>
                          <w:color w:val="6E6F71" w:themeColor="accent2"/>
                          <w:sz w:val="16"/>
                          <w:szCs w:val="16"/>
                        </w:rPr>
                      </w:pPr>
                      <w:del w:id="180" w:author="msi" w:date="2026-09-22T12:34:00Z" w16du:dateUtc="2026-09-22T16:34:00Z">
                        <w:r>
                          <w:rPr>
                            <w:color w:val="6E6F71" w:themeColor="accent2"/>
                            <w:sz w:val="16"/>
                            <w:szCs w:val="16"/>
                          </w:rPr>
                          <w:delText>0</w:delText>
                        </w:r>
                        <w:r w:rsidR="00BF0FFD">
                          <w:rPr>
                            <w:color w:val="6E6F71" w:themeColor="accent2"/>
                            <w:sz w:val="16"/>
                            <w:szCs w:val="16"/>
                          </w:rPr>
                          <w:delText>2</w:delText>
                        </w:r>
                        <w:r w:rsidR="00241D20">
                          <w:rPr>
                            <w:color w:val="6E6F71" w:themeColor="accent2"/>
                            <w:sz w:val="16"/>
                            <w:szCs w:val="16"/>
                          </w:rPr>
                          <w:delText>.0</w:delText>
                        </w:r>
                        <w:r>
                          <w:rPr>
                            <w:color w:val="6E6F71" w:themeColor="accent2"/>
                            <w:sz w:val="16"/>
                            <w:szCs w:val="16"/>
                          </w:rPr>
                          <w:delText>9</w:delText>
                        </w:r>
                        <w:r w:rsidR="00241D20">
                          <w:rPr>
                            <w:color w:val="6E6F71" w:themeColor="accent2"/>
                            <w:sz w:val="16"/>
                            <w:szCs w:val="16"/>
                          </w:rPr>
                          <w:delText>.</w:delText>
                        </w:r>
                        <w:r w:rsidR="00262F63">
                          <w:rPr>
                            <w:color w:val="6E6F71" w:themeColor="accent2"/>
                            <w:sz w:val="16"/>
                            <w:szCs w:val="16"/>
                          </w:rPr>
                          <w:delText>201</w:delText>
                        </w:r>
                        <w:r w:rsidR="003215E7">
                          <w:rPr>
                            <w:color w:val="6E6F71" w:themeColor="accent2"/>
                            <w:sz w:val="16"/>
                            <w:szCs w:val="16"/>
                          </w:rPr>
                          <w:delText>5</w:delText>
                        </w:r>
                      </w:del>
                    </w:p>
                    <w:p w14:paraId="774AF4DE" w14:textId="77777777" w:rsidR="00262F63" w:rsidRPr="00C972B6" w:rsidRDefault="00262F63" w:rsidP="00E62B22">
                      <w:pPr>
                        <w:spacing w:line="220" w:lineRule="atLeast"/>
                        <w:jc w:val="right"/>
                        <w:rPr>
                          <w:del w:id="181" w:author="msi" w:date="2026-09-22T12:34:00Z" w16du:dateUtc="2026-09-22T16:34:00Z"/>
                          <w:color w:val="6E6F71" w:themeColor="accent2"/>
                          <w:sz w:val="16"/>
                          <w:szCs w:val="16"/>
                        </w:rPr>
                      </w:pPr>
                      <w:del w:id="182" w:author="msi" w:date="2026-09-22T12:34:00Z" w16du:dateUtc="2026-09-22T16:34:00Z">
                        <w:r>
                          <w:rPr>
                            <w:color w:val="6E6F71" w:themeColor="accent2"/>
                            <w:sz w:val="16"/>
                            <w:szCs w:val="16"/>
                          </w:rPr>
                          <w:delText>Frankfurt am Main</w:delText>
                        </w:r>
                      </w:del>
                    </w:p>
                  </w:txbxContent>
                </v:textbox>
              </v:rect>
            </w:pict>
          </mc:Fallback>
        </mc:AlternateContent>
      </w:r>
      <w:r w:rsidR="00871320">
        <w:rPr>
          <w:noProof/>
          <w:lang w:eastAsia="de-DE"/>
        </w:rPr>
        <w:drawing>
          <wp:anchor distT="0" distB="0" distL="114300" distR="114300" simplePos="0" relativeHeight="251662336" behindDoc="1" locked="0" layoutInCell="1" allowOverlap="1" wp14:anchorId="787EBE92" wp14:editId="3161DBB4">
            <wp:simplePos x="0" y="0"/>
            <wp:positionH relativeFrom="page">
              <wp:posOffset>0</wp:posOffset>
            </wp:positionH>
            <wp:positionV relativeFrom="page">
              <wp:posOffset>0</wp:posOffset>
            </wp:positionV>
            <wp:extent cx="7560000" cy="1800000"/>
            <wp:effectExtent l="0" t="0" r="3175" b="0"/>
            <wp:wrapNone/>
            <wp:docPr id="1" name="Bild 1" descr="SSD:Users:BenDo:Desktop:Drehscheibe:2012-10-10_FFI:Logo_mitText Kopi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D:Users:BenDo:Desktop:Drehscheibe:2012-10-10_FFI:Logo_mitText Kopie.pd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800000"/>
                    </a:xfrm>
                    <a:prstGeom prst="rect">
                      <a:avLst/>
                    </a:prstGeom>
                    <a:noFill/>
                    <a:ln>
                      <a:noFill/>
                    </a:ln>
                  </pic:spPr>
                </pic:pic>
              </a:graphicData>
            </a:graphic>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9E082F12"/>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1798876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7CDEDE66"/>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91BA0B84"/>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7B1731"/>
    <w:multiLevelType w:val="hybridMultilevel"/>
    <w:tmpl w:val="388A8916"/>
    <w:lvl w:ilvl="0" w:tplc="A7784C3A">
      <w:start w:val="1"/>
      <w:numFmt w:val="decimal"/>
      <w:pStyle w:val="Num123"/>
      <w:lvlText w:val="%1."/>
      <w:lvlJc w:val="left"/>
      <w:pPr>
        <w:ind w:left="720" w:hanging="360"/>
      </w:pPr>
      <w:rPr>
        <w:rFonts w:asciiTheme="majorHAnsi" w:hAnsiTheme="majorHAnsi" w:hint="default"/>
        <w:color w:val="E2201A"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E1908DD"/>
    <w:multiLevelType w:val="hybridMultilevel"/>
    <w:tmpl w:val="2154168C"/>
    <w:lvl w:ilvl="0" w:tplc="578E7818">
      <w:start w:val="1"/>
      <w:numFmt w:val="bullet"/>
      <w:pStyle w:val="NumStrich"/>
      <w:lvlText w:val="—"/>
      <w:lvlJc w:val="left"/>
      <w:pPr>
        <w:ind w:left="720" w:hanging="360"/>
      </w:pPr>
      <w:rPr>
        <w:rFonts w:ascii="Tahoma" w:hAnsi="Tahoma" w:hint="default"/>
        <w:color w:val="E2201A"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8E24A32"/>
    <w:multiLevelType w:val="hybridMultilevel"/>
    <w:tmpl w:val="346C9512"/>
    <w:lvl w:ilvl="0" w:tplc="3E908672">
      <w:start w:val="1"/>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7" w15:restartNumberingAfterBreak="0">
    <w:nsid w:val="24E46655"/>
    <w:multiLevelType w:val="hybridMultilevel"/>
    <w:tmpl w:val="389057B0"/>
    <w:lvl w:ilvl="0" w:tplc="290CFF3C">
      <w:start w:val="3"/>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 w15:restartNumberingAfterBreak="0">
    <w:nsid w:val="5BF93534"/>
    <w:multiLevelType w:val="hybridMultilevel"/>
    <w:tmpl w:val="869A20CE"/>
    <w:lvl w:ilvl="0" w:tplc="0409000F">
      <w:start w:val="1"/>
      <w:numFmt w:val="decimal"/>
      <w:lvlText w:val="%1."/>
      <w:lvlJc w:val="left"/>
      <w:pPr>
        <w:ind w:left="1019" w:hanging="360"/>
      </w:p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9" w15:restartNumberingAfterBreak="0">
    <w:nsid w:val="707E55E2"/>
    <w:multiLevelType w:val="hybridMultilevel"/>
    <w:tmpl w:val="250A7E36"/>
    <w:lvl w:ilvl="0" w:tplc="3E908672">
      <w:start w:val="1"/>
      <w:numFmt w:val="decimal"/>
      <w:lvlText w:val="%1"/>
      <w:lvlJc w:val="left"/>
      <w:pPr>
        <w:tabs>
          <w:tab w:val="num" w:pos="720"/>
        </w:tabs>
        <w:ind w:left="720" w:hanging="360"/>
      </w:pPr>
      <w:rPr>
        <w:rFonts w:ascii="Times New Roman" w:hAnsi="Times New Roman" w:hint="default"/>
        <w:b w:val="0"/>
        <w:i w:val="0"/>
        <w:sz w:val="24"/>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1D2440A"/>
    <w:multiLevelType w:val="hybridMultilevel"/>
    <w:tmpl w:val="B2DA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0F59F9"/>
    <w:multiLevelType w:val="hybridMultilevel"/>
    <w:tmpl w:val="B7A48CD4"/>
    <w:lvl w:ilvl="0" w:tplc="BDC2338C">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16cid:durableId="644164361">
    <w:abstractNumId w:val="3"/>
  </w:num>
  <w:num w:numId="2" w16cid:durableId="660084007">
    <w:abstractNumId w:val="2"/>
  </w:num>
  <w:num w:numId="3" w16cid:durableId="119957336">
    <w:abstractNumId w:val="1"/>
  </w:num>
  <w:num w:numId="4" w16cid:durableId="200094176">
    <w:abstractNumId w:val="0"/>
  </w:num>
  <w:num w:numId="5" w16cid:durableId="1377661590">
    <w:abstractNumId w:val="4"/>
  </w:num>
  <w:num w:numId="6" w16cid:durableId="1513257525">
    <w:abstractNumId w:val="5"/>
  </w:num>
  <w:num w:numId="7" w16cid:durableId="1723284914">
    <w:abstractNumId w:val="5"/>
    <w:lvlOverride w:ilvl="0">
      <w:startOverride w:val="1"/>
    </w:lvlOverride>
  </w:num>
  <w:num w:numId="8" w16cid:durableId="1193033381">
    <w:abstractNumId w:val="6"/>
  </w:num>
  <w:num w:numId="9" w16cid:durableId="2022974426">
    <w:abstractNumId w:val="7"/>
  </w:num>
  <w:num w:numId="10" w16cid:durableId="1436898188">
    <w:abstractNumId w:val="11"/>
  </w:num>
  <w:num w:numId="11" w16cid:durableId="1891304550">
    <w:abstractNumId w:val="9"/>
  </w:num>
  <w:num w:numId="12" w16cid:durableId="2098015267">
    <w:abstractNumId w:val="10"/>
  </w:num>
  <w:num w:numId="13" w16cid:durableId="156460514">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01363301-227C-4AA4-AA0A-E11D3ADB0392}"/>
    <w:docVar w:name="dgnword-eventsink" w:val="89371784"/>
  </w:docVars>
  <w:rsids>
    <w:rsidRoot w:val="003215E7"/>
    <w:rsid w:val="00030EFD"/>
    <w:rsid w:val="00063B3A"/>
    <w:rsid w:val="00087289"/>
    <w:rsid w:val="000A48ED"/>
    <w:rsid w:val="000A7438"/>
    <w:rsid w:val="000D1DB9"/>
    <w:rsid w:val="000D3359"/>
    <w:rsid w:val="000E3DFF"/>
    <w:rsid w:val="000F65D9"/>
    <w:rsid w:val="001F2178"/>
    <w:rsid w:val="001F3806"/>
    <w:rsid w:val="00241D20"/>
    <w:rsid w:val="00262F63"/>
    <w:rsid w:val="002A33CF"/>
    <w:rsid w:val="003215E7"/>
    <w:rsid w:val="00334276"/>
    <w:rsid w:val="00341D68"/>
    <w:rsid w:val="00341F8F"/>
    <w:rsid w:val="00353F81"/>
    <w:rsid w:val="00361CF1"/>
    <w:rsid w:val="004A1FFC"/>
    <w:rsid w:val="004F7569"/>
    <w:rsid w:val="005456C7"/>
    <w:rsid w:val="0056068A"/>
    <w:rsid w:val="005E5701"/>
    <w:rsid w:val="005E6702"/>
    <w:rsid w:val="00612312"/>
    <w:rsid w:val="006410C4"/>
    <w:rsid w:val="00657545"/>
    <w:rsid w:val="00660673"/>
    <w:rsid w:val="0069464C"/>
    <w:rsid w:val="006F10F7"/>
    <w:rsid w:val="00725935"/>
    <w:rsid w:val="00745206"/>
    <w:rsid w:val="007868D9"/>
    <w:rsid w:val="00791A71"/>
    <w:rsid w:val="007F3E6C"/>
    <w:rsid w:val="007F58D8"/>
    <w:rsid w:val="00832BE3"/>
    <w:rsid w:val="00871320"/>
    <w:rsid w:val="00871DFE"/>
    <w:rsid w:val="00875E83"/>
    <w:rsid w:val="00886A4E"/>
    <w:rsid w:val="008B5DD4"/>
    <w:rsid w:val="008E573B"/>
    <w:rsid w:val="00900BD4"/>
    <w:rsid w:val="009D5F97"/>
    <w:rsid w:val="00A77AEF"/>
    <w:rsid w:val="00AC23BC"/>
    <w:rsid w:val="00AE6216"/>
    <w:rsid w:val="00B00DF3"/>
    <w:rsid w:val="00B20EE6"/>
    <w:rsid w:val="00B411EF"/>
    <w:rsid w:val="00B63337"/>
    <w:rsid w:val="00B90493"/>
    <w:rsid w:val="00BB46E5"/>
    <w:rsid w:val="00BC32DD"/>
    <w:rsid w:val="00BF0FFD"/>
    <w:rsid w:val="00C26404"/>
    <w:rsid w:val="00C7139F"/>
    <w:rsid w:val="00C972B6"/>
    <w:rsid w:val="00CC0B85"/>
    <w:rsid w:val="00CF5683"/>
    <w:rsid w:val="00D04F2B"/>
    <w:rsid w:val="00D465CF"/>
    <w:rsid w:val="00D64D94"/>
    <w:rsid w:val="00DE1D52"/>
    <w:rsid w:val="00E62B22"/>
    <w:rsid w:val="00E67155"/>
    <w:rsid w:val="00EE5473"/>
    <w:rsid w:val="00F71481"/>
    <w:rsid w:val="00F811DF"/>
    <w:rsid w:val="00F8234C"/>
    <w:rsid w:val="00F911A6"/>
    <w:rsid w:val="00F95BE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FB120"/>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2DD"/>
    <w:pPr>
      <w:spacing w:after="0" w:line="240" w:lineRule="auto"/>
      <w:jc w:val="both"/>
      <w:pPrChange w:id="0" w:author="msi" w:date="2026-09-22T12:34:00Z">
        <w:pPr>
          <w:spacing w:line="260" w:lineRule="atLeast"/>
          <w:jc w:val="both"/>
        </w:pPr>
      </w:pPrChange>
    </w:pPr>
    <w:rPr>
      <w:rFonts w:ascii="Verdana" w:eastAsia="Times New Roman" w:hAnsi="Verdana" w:cs="Times New Roman"/>
      <w:sz w:val="20"/>
      <w:szCs w:val="24"/>
      <w:lang w:val="tr-TR" w:eastAsia="tr-TR"/>
      <w:rPrChange w:id="0" w:author="msi" w:date="2026-09-22T12:34:00Z">
        <w:rPr>
          <w:rFonts w:asciiTheme="minorHAnsi" w:eastAsiaTheme="minorHAnsi" w:hAnsiTheme="minorHAnsi" w:cstheme="minorBidi"/>
          <w:sz w:val="19"/>
          <w:szCs w:val="22"/>
          <w:lang w:val="de-DE" w:eastAsia="en-US" w:bidi="ar-SA"/>
        </w:rPr>
      </w:rPrChange>
    </w:rPr>
  </w:style>
  <w:style w:type="paragraph" w:styleId="Heading1">
    <w:name w:val="heading 1"/>
    <w:basedOn w:val="Normal"/>
    <w:next w:val="Normal"/>
    <w:link w:val="Heading1Char"/>
    <w:uiPriority w:val="9"/>
    <w:qFormat/>
    <w:rsid w:val="00C7139F"/>
    <w:pPr>
      <w:keepNext/>
      <w:keepLines/>
      <w:spacing w:after="260" w:line="520" w:lineRule="atLeast"/>
      <w:jc w:val="left"/>
      <w:outlineLvl w:val="0"/>
    </w:pPr>
    <w:rPr>
      <w:rFonts w:eastAsiaTheme="majorEastAsia" w:cstheme="majorBidi"/>
      <w:bCs/>
      <w:color w:val="E2201A" w:themeColor="accent1"/>
      <w:sz w:val="42"/>
      <w:szCs w:val="28"/>
    </w:rPr>
  </w:style>
  <w:style w:type="paragraph" w:styleId="Heading2">
    <w:name w:val="heading 2"/>
    <w:basedOn w:val="Normal"/>
    <w:next w:val="Normal"/>
    <w:link w:val="Heading2Char"/>
    <w:uiPriority w:val="9"/>
    <w:unhideWhenUsed/>
    <w:qFormat/>
    <w:rsid w:val="00BB46E5"/>
    <w:pPr>
      <w:spacing w:before="520" w:after="260"/>
      <w:jc w:val="left"/>
      <w:outlineLvl w:val="1"/>
    </w:pPr>
    <w:rPr>
      <w:caps/>
      <w:color w:val="E2201A" w:themeColor="accent1"/>
      <w:sz w:val="23"/>
      <w:szCs w:val="23"/>
    </w:rPr>
  </w:style>
  <w:style w:type="paragraph" w:styleId="Heading3">
    <w:name w:val="heading 3"/>
    <w:basedOn w:val="Standardmedium"/>
    <w:next w:val="Normal"/>
    <w:link w:val="Heading3Char"/>
    <w:uiPriority w:val="9"/>
    <w:unhideWhenUsed/>
    <w:qFormat/>
    <w:rsid w:val="00725935"/>
    <w:pPr>
      <w:spacing w:after="260"/>
      <w:jc w:val="left"/>
      <w:outlineLvl w:val="2"/>
    </w:pPr>
  </w:style>
  <w:style w:type="paragraph" w:styleId="Heading7">
    <w:name w:val="heading 7"/>
    <w:basedOn w:val="Normal"/>
    <w:next w:val="Normal"/>
    <w:link w:val="Heading7Char"/>
    <w:qFormat/>
    <w:rsid w:val="00886A4E"/>
    <w:pPr>
      <w:keepNext/>
      <w:spacing w:before="120" w:after="120" w:line="360" w:lineRule="auto"/>
      <w:jc w:val="left"/>
      <w:outlineLvl w:val="6"/>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1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5701"/>
    <w:pPr>
      <w:tabs>
        <w:tab w:val="center" w:pos="4513"/>
        <w:tab w:val="right" w:pos="9026"/>
      </w:tabs>
      <w:spacing w:line="400" w:lineRule="atLeast"/>
      <w:jc w:val="left"/>
    </w:pPr>
    <w:rPr>
      <w:rFonts w:cstheme="minorHAnsi"/>
      <w:spacing w:val="4"/>
      <w:sz w:val="32"/>
    </w:rPr>
  </w:style>
  <w:style w:type="character" w:customStyle="1" w:styleId="HeaderChar">
    <w:name w:val="Header Char"/>
    <w:basedOn w:val="DefaultParagraphFont"/>
    <w:link w:val="Header"/>
    <w:uiPriority w:val="99"/>
    <w:rsid w:val="005E5701"/>
    <w:rPr>
      <w:rFonts w:cstheme="minorHAnsi"/>
      <w:spacing w:val="4"/>
      <w:sz w:val="32"/>
    </w:rPr>
  </w:style>
  <w:style w:type="paragraph" w:styleId="Footer">
    <w:name w:val="footer"/>
    <w:basedOn w:val="Normal"/>
    <w:link w:val="FooterChar"/>
    <w:uiPriority w:val="99"/>
    <w:unhideWhenUsed/>
    <w:rsid w:val="00C972B6"/>
    <w:pPr>
      <w:tabs>
        <w:tab w:val="center" w:pos="4513"/>
        <w:tab w:val="right" w:pos="9026"/>
      </w:tabs>
      <w:jc w:val="left"/>
    </w:pPr>
    <w:rPr>
      <w:rFonts w:ascii="Folio Std Bold Condensed" w:hAnsi="Folio Std Bold Condensed"/>
      <w:color w:val="E2201A" w:themeColor="accent1"/>
      <w:sz w:val="16"/>
    </w:rPr>
  </w:style>
  <w:style w:type="character" w:customStyle="1" w:styleId="FooterChar">
    <w:name w:val="Footer Char"/>
    <w:basedOn w:val="DefaultParagraphFont"/>
    <w:link w:val="Footer"/>
    <w:uiPriority w:val="99"/>
    <w:rsid w:val="00C972B6"/>
    <w:rPr>
      <w:rFonts w:ascii="Folio Std Bold Condensed" w:hAnsi="Folio Std Bold Condensed"/>
      <w:color w:val="E2201A" w:themeColor="accent1"/>
      <w:sz w:val="16"/>
    </w:rPr>
  </w:style>
  <w:style w:type="character" w:customStyle="1" w:styleId="Heading1Char">
    <w:name w:val="Heading 1 Char"/>
    <w:basedOn w:val="DefaultParagraphFont"/>
    <w:link w:val="Heading1"/>
    <w:uiPriority w:val="9"/>
    <w:rsid w:val="00C7139F"/>
    <w:rPr>
      <w:rFonts w:eastAsiaTheme="majorEastAsia" w:cstheme="majorBidi"/>
      <w:bCs/>
      <w:color w:val="E2201A" w:themeColor="accent1"/>
      <w:sz w:val="42"/>
      <w:szCs w:val="28"/>
    </w:rPr>
  </w:style>
  <w:style w:type="character" w:styleId="Emphasis">
    <w:name w:val="Emphasis"/>
    <w:uiPriority w:val="20"/>
    <w:rsid w:val="00AC23BC"/>
    <w:rPr>
      <w:rFonts w:asciiTheme="majorHAnsi" w:hAnsiTheme="majorHAnsi"/>
    </w:rPr>
  </w:style>
  <w:style w:type="paragraph" w:customStyle="1" w:styleId="Standardmedium">
    <w:name w:val="Standard medium"/>
    <w:basedOn w:val="Normal"/>
    <w:qFormat/>
    <w:rsid w:val="00AC23BC"/>
    <w:rPr>
      <w:rFonts w:asciiTheme="majorHAnsi" w:hAnsiTheme="majorHAnsi"/>
    </w:rPr>
  </w:style>
  <w:style w:type="character" w:customStyle="1" w:styleId="Heading2Char">
    <w:name w:val="Heading 2 Char"/>
    <w:basedOn w:val="DefaultParagraphFont"/>
    <w:link w:val="Heading2"/>
    <w:uiPriority w:val="9"/>
    <w:rsid w:val="00BB46E5"/>
    <w:rPr>
      <w:caps/>
      <w:color w:val="E2201A" w:themeColor="accent1"/>
      <w:sz w:val="23"/>
      <w:szCs w:val="23"/>
    </w:rPr>
  </w:style>
  <w:style w:type="paragraph" w:styleId="Title">
    <w:name w:val="Title"/>
    <w:basedOn w:val="Normal"/>
    <w:next w:val="Normal"/>
    <w:link w:val="TitleChar"/>
    <w:uiPriority w:val="10"/>
    <w:qFormat/>
    <w:rsid w:val="00341D68"/>
    <w:pPr>
      <w:framePr w:w="5670" w:wrap="around" w:vAnchor="page" w:hAnchor="text" w:y="2156"/>
      <w:jc w:val="left"/>
    </w:pPr>
    <w:rPr>
      <w:color w:val="9B9C9E" w:themeColor="accent3"/>
      <w:sz w:val="56"/>
      <w:szCs w:val="56"/>
    </w:rPr>
  </w:style>
  <w:style w:type="character" w:customStyle="1" w:styleId="TitleChar">
    <w:name w:val="Title Char"/>
    <w:basedOn w:val="DefaultParagraphFont"/>
    <w:link w:val="Title"/>
    <w:uiPriority w:val="10"/>
    <w:rsid w:val="00341D68"/>
    <w:rPr>
      <w:color w:val="9B9C9E" w:themeColor="accent3"/>
      <w:sz w:val="56"/>
      <w:szCs w:val="56"/>
    </w:rPr>
  </w:style>
  <w:style w:type="character" w:customStyle="1" w:styleId="Heading3Char">
    <w:name w:val="Heading 3 Char"/>
    <w:basedOn w:val="DefaultParagraphFont"/>
    <w:link w:val="Heading3"/>
    <w:uiPriority w:val="9"/>
    <w:rsid w:val="00725935"/>
    <w:rPr>
      <w:rFonts w:asciiTheme="majorHAnsi" w:hAnsiTheme="majorHAnsi"/>
      <w:sz w:val="19"/>
    </w:rPr>
  </w:style>
  <w:style w:type="paragraph" w:styleId="TOC1">
    <w:name w:val="toc 1"/>
    <w:basedOn w:val="Normal"/>
    <w:next w:val="Normal"/>
    <w:autoRedefine/>
    <w:uiPriority w:val="39"/>
    <w:unhideWhenUsed/>
    <w:rsid w:val="00BB46E5"/>
    <w:pPr>
      <w:tabs>
        <w:tab w:val="right" w:pos="7927"/>
      </w:tabs>
      <w:spacing w:before="260" w:after="260"/>
      <w:ind w:right="1985"/>
      <w:jc w:val="left"/>
    </w:pPr>
    <w:rPr>
      <w:color w:val="6E6F71" w:themeColor="accent2"/>
      <w:sz w:val="24"/>
    </w:rPr>
  </w:style>
  <w:style w:type="paragraph" w:styleId="TOC2">
    <w:name w:val="toc 2"/>
    <w:basedOn w:val="Normal"/>
    <w:next w:val="Normal"/>
    <w:autoRedefine/>
    <w:uiPriority w:val="39"/>
    <w:unhideWhenUsed/>
    <w:rsid w:val="00725935"/>
    <w:pPr>
      <w:tabs>
        <w:tab w:val="right" w:pos="7927"/>
      </w:tabs>
      <w:jc w:val="left"/>
    </w:pPr>
  </w:style>
  <w:style w:type="character" w:styleId="Hyperlink">
    <w:name w:val="Hyperlink"/>
    <w:basedOn w:val="DefaultParagraphFont"/>
    <w:uiPriority w:val="99"/>
    <w:unhideWhenUsed/>
    <w:rsid w:val="00725935"/>
    <w:rPr>
      <w:color w:val="auto"/>
      <w:u w:val="none"/>
    </w:rPr>
  </w:style>
  <w:style w:type="paragraph" w:styleId="Caption">
    <w:name w:val="caption"/>
    <w:basedOn w:val="Normal"/>
    <w:next w:val="Normal"/>
    <w:uiPriority w:val="35"/>
    <w:unhideWhenUsed/>
    <w:qFormat/>
    <w:rsid w:val="00725935"/>
    <w:pPr>
      <w:spacing w:before="120" w:after="120" w:line="220" w:lineRule="atLeast"/>
    </w:pPr>
    <w:rPr>
      <w:color w:val="6E6F71" w:themeColor="accent2"/>
      <w:sz w:val="16"/>
      <w:szCs w:val="16"/>
    </w:rPr>
  </w:style>
  <w:style w:type="paragraph" w:styleId="ListParagraph">
    <w:name w:val="List Paragraph"/>
    <w:basedOn w:val="Normal"/>
    <w:uiPriority w:val="34"/>
    <w:qFormat/>
    <w:rsid w:val="00725935"/>
    <w:pPr>
      <w:ind w:left="720"/>
      <w:contextualSpacing/>
    </w:pPr>
  </w:style>
  <w:style w:type="paragraph" w:customStyle="1" w:styleId="Num123">
    <w:name w:val="Num_123"/>
    <w:basedOn w:val="ListParagraph"/>
    <w:qFormat/>
    <w:rsid w:val="007F58D8"/>
    <w:pPr>
      <w:numPr>
        <w:numId w:val="5"/>
      </w:numPr>
      <w:tabs>
        <w:tab w:val="left" w:pos="357"/>
      </w:tabs>
      <w:ind w:left="357" w:hanging="357"/>
      <w:jc w:val="left"/>
    </w:pPr>
  </w:style>
  <w:style w:type="paragraph" w:customStyle="1" w:styleId="NumStrich">
    <w:name w:val="Num_Strich"/>
    <w:basedOn w:val="ListParagraph"/>
    <w:qFormat/>
    <w:rsid w:val="00E62B22"/>
    <w:pPr>
      <w:numPr>
        <w:numId w:val="6"/>
      </w:numPr>
      <w:tabs>
        <w:tab w:val="left" w:pos="357"/>
      </w:tabs>
      <w:spacing w:line="480" w:lineRule="auto"/>
      <w:ind w:left="357" w:hanging="357"/>
      <w:jc w:val="left"/>
    </w:pPr>
    <w:rPr>
      <w:sz w:val="22"/>
    </w:rPr>
  </w:style>
  <w:style w:type="paragraph" w:styleId="BalloonText">
    <w:name w:val="Balloon Text"/>
    <w:basedOn w:val="Normal"/>
    <w:link w:val="BalloonTextChar"/>
    <w:uiPriority w:val="99"/>
    <w:semiHidden/>
    <w:unhideWhenUsed/>
    <w:rsid w:val="00EE5473"/>
    <w:rPr>
      <w:rFonts w:ascii="Tahoma" w:hAnsi="Tahoma" w:cs="Tahoma"/>
      <w:sz w:val="16"/>
      <w:szCs w:val="16"/>
    </w:rPr>
  </w:style>
  <w:style w:type="character" w:customStyle="1" w:styleId="BalloonTextChar">
    <w:name w:val="Balloon Text Char"/>
    <w:basedOn w:val="DefaultParagraphFont"/>
    <w:link w:val="BalloonText"/>
    <w:uiPriority w:val="99"/>
    <w:semiHidden/>
    <w:rsid w:val="00EE5473"/>
    <w:rPr>
      <w:rFonts w:ascii="Tahoma" w:hAnsi="Tahoma" w:cs="Tahoma"/>
      <w:sz w:val="16"/>
      <w:szCs w:val="16"/>
    </w:rPr>
  </w:style>
  <w:style w:type="paragraph" w:styleId="Revision">
    <w:name w:val="Revision"/>
    <w:hidden/>
    <w:uiPriority w:val="99"/>
    <w:semiHidden/>
    <w:rsid w:val="00030EFD"/>
    <w:pPr>
      <w:spacing w:after="0" w:line="240" w:lineRule="auto"/>
    </w:pPr>
    <w:rPr>
      <w:sz w:val="19"/>
    </w:rPr>
  </w:style>
  <w:style w:type="character" w:customStyle="1" w:styleId="Heading7Char">
    <w:name w:val="Heading 7 Char"/>
    <w:basedOn w:val="DefaultParagraphFont"/>
    <w:link w:val="Heading7"/>
    <w:rsid w:val="00886A4E"/>
    <w:rPr>
      <w:rFonts w:ascii="Times New Roman" w:eastAsia="Times New Roman" w:hAnsi="Times New Roman" w:cs="Times New Roman"/>
      <w:sz w:val="24"/>
      <w:szCs w:val="20"/>
      <w:lang w:val="tr-TR" w:eastAsia="tr-TR"/>
    </w:rPr>
  </w:style>
  <w:style w:type="paragraph" w:customStyle="1" w:styleId="DersBasliklar">
    <w:name w:val="Ders Basliklar"/>
    <w:basedOn w:val="Normal"/>
    <w:rsid w:val="00BC32DD"/>
    <w:pPr>
      <w:tabs>
        <w:tab w:val="left" w:pos="3060"/>
      </w:tabs>
      <w:spacing w:before="80" w:after="80"/>
      <w:ind w:left="144"/>
      <w:pPrChange w:id="1" w:author="msi" w:date="2026-09-22T12:34:00Z">
        <w:pPr>
          <w:tabs>
            <w:tab w:val="left" w:pos="3060"/>
          </w:tabs>
          <w:spacing w:before="80" w:after="80"/>
          <w:ind w:left="144"/>
          <w:jc w:val="both"/>
        </w:pPr>
      </w:pPrChange>
    </w:pPr>
    <w:rPr>
      <w:b/>
      <w:bCs/>
      <w:i/>
      <w:sz w:val="16"/>
      <w:rPrChange w:id="1" w:author="msi" w:date="2026-09-22T12:34:00Z">
        <w:rPr>
          <w:rFonts w:ascii="Verdana" w:hAnsi="Verdana"/>
          <w:b/>
          <w:bCs/>
          <w:i/>
          <w:sz w:val="16"/>
          <w:szCs w:val="24"/>
          <w:lang w:val="tr-TR" w:eastAsia="tr-TR" w:bidi="ar-SA"/>
        </w:rPr>
      </w:rPrChange>
    </w:rPr>
  </w:style>
  <w:style w:type="paragraph" w:customStyle="1" w:styleId="DersBilgileri">
    <w:name w:val="Ders Bilgileri"/>
    <w:basedOn w:val="Normal"/>
    <w:rsid w:val="00BC32DD"/>
    <w:pPr>
      <w:spacing w:before="80" w:after="80"/>
      <w:ind w:left="144" w:right="144"/>
      <w:pPrChange w:id="2" w:author="msi" w:date="2026-09-22T12:34:00Z">
        <w:pPr>
          <w:spacing w:before="80" w:after="80"/>
          <w:ind w:left="144" w:right="144"/>
          <w:jc w:val="both"/>
        </w:pPr>
      </w:pPrChange>
    </w:pPr>
    <w:rPr>
      <w:sz w:val="16"/>
      <w:rPrChange w:id="2" w:author="msi" w:date="2026-09-22T12:34:00Z">
        <w:rPr>
          <w:rFonts w:ascii="Verdana" w:hAnsi="Verdana"/>
          <w:sz w:val="16"/>
          <w:szCs w:val="24"/>
          <w:lang w:val="tr-TR" w:eastAsia="tr-TR" w:bidi="ar-SA"/>
        </w:rPr>
      </w:rPrChange>
    </w:rPr>
  </w:style>
  <w:style w:type="paragraph" w:customStyle="1" w:styleId="Basliklar">
    <w:name w:val="Basliklar"/>
    <w:basedOn w:val="Normal"/>
    <w:rsid w:val="00BC32DD"/>
    <w:pPr>
      <w:keepNext/>
      <w:spacing w:before="240" w:after="120"/>
      <w:jc w:val="left"/>
      <w:pPrChange w:id="3" w:author="msi" w:date="2026-09-22T12:34:00Z">
        <w:pPr>
          <w:keepNext/>
          <w:spacing w:before="240" w:after="120"/>
        </w:pPr>
      </w:pPrChange>
    </w:pPr>
    <w:rPr>
      <w:b/>
      <w:rPrChange w:id="3" w:author="msi" w:date="2026-09-22T12:34:00Z">
        <w:rPr>
          <w:rFonts w:ascii="Verdana" w:hAnsi="Verdana"/>
          <w:b/>
          <w:szCs w:val="24"/>
          <w:lang w:val="tr-TR" w:eastAsia="tr-TR" w:bidi="ar-SA"/>
        </w:rPr>
      </w:rPrChange>
    </w:rPr>
  </w:style>
  <w:style w:type="paragraph" w:customStyle="1" w:styleId="Kaynakca">
    <w:name w:val="Kaynakca"/>
    <w:basedOn w:val="Normal"/>
    <w:rsid w:val="00BC32DD"/>
    <w:pPr>
      <w:keepLines/>
      <w:spacing w:before="20" w:after="20"/>
      <w:ind w:left="432" w:hanging="288"/>
      <w:pPrChange w:id="4" w:author="msi" w:date="2026-09-22T12:34:00Z">
        <w:pPr>
          <w:keepLines/>
          <w:spacing w:before="20" w:after="20"/>
          <w:ind w:left="432" w:hanging="288"/>
          <w:jc w:val="both"/>
        </w:pPr>
      </w:pPrChange>
    </w:pPr>
    <w:rPr>
      <w:sz w:val="16"/>
      <w:szCs w:val="20"/>
      <w:lang w:val="en-US"/>
      <w:rPrChange w:id="4" w:author="msi" w:date="2026-09-22T12:34:00Z">
        <w:rPr>
          <w:rFonts w:ascii="Verdana" w:hAnsi="Verdana"/>
          <w:sz w:val="16"/>
          <w:lang w:val="en-US" w:eastAsia="tr-TR" w:bidi="ar-SA"/>
        </w:rPr>
      </w:rPrChange>
    </w:rPr>
  </w:style>
  <w:style w:type="paragraph" w:styleId="BodyText2">
    <w:name w:val="Body Text 2"/>
    <w:basedOn w:val="Normal"/>
    <w:link w:val="BodyText2Char"/>
    <w:semiHidden/>
    <w:rsid w:val="00B00DF3"/>
    <w:pPr>
      <w:jc w:val="left"/>
      <w:pPrChange w:id="5" w:author="msi" w:date="2026-09-22T12:34:00Z">
        <w:pPr/>
      </w:pPrChange>
    </w:pPr>
    <w:rPr>
      <w:rFonts w:ascii="Times New Roman" w:hAnsi="Times New Roman"/>
      <w:sz w:val="22"/>
      <w:szCs w:val="20"/>
      <w:rPrChange w:id="5" w:author="msi" w:date="2026-09-22T12:34:00Z">
        <w:rPr>
          <w:sz w:val="22"/>
          <w:lang w:val="tr-TR" w:eastAsia="tr-TR" w:bidi="ar-SA"/>
        </w:rPr>
      </w:rPrChange>
    </w:rPr>
  </w:style>
  <w:style w:type="character" w:customStyle="1" w:styleId="BodyText2Char">
    <w:name w:val="Body Text 2 Char"/>
    <w:basedOn w:val="DefaultParagraphFont"/>
    <w:link w:val="BodyText2"/>
    <w:semiHidden/>
    <w:rsid w:val="00886A4E"/>
    <w:rPr>
      <w:rFonts w:ascii="Times New Roman" w:eastAsia="Times New Roman" w:hAnsi="Times New Roman" w:cs="Times New Roman"/>
      <w:szCs w:val="20"/>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5751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wender\AppData\Roaming\Microsoft\Templates\FFI%20Presseinformation%20mit%20Logo%20Tahoma%202013%20NeuNeu.dotx" TargetMode="External"/></Relationships>
</file>

<file path=word/theme/theme1.xml><?xml version="1.0" encoding="utf-8"?>
<a:theme xmlns:a="http://schemas.openxmlformats.org/drawingml/2006/main" name="Larissa">
  <a:themeElements>
    <a:clrScheme name="FFI">
      <a:dk1>
        <a:sysClr val="windowText" lastClr="000000"/>
      </a:dk1>
      <a:lt1>
        <a:sysClr val="window" lastClr="FFFFFF"/>
      </a:lt1>
      <a:dk2>
        <a:srgbClr val="000000"/>
      </a:dk2>
      <a:lt2>
        <a:srgbClr val="FFFFFF"/>
      </a:lt2>
      <a:accent1>
        <a:srgbClr val="E2201A"/>
      </a:accent1>
      <a:accent2>
        <a:srgbClr val="6E6F71"/>
      </a:accent2>
      <a:accent3>
        <a:srgbClr val="9B9C9E"/>
      </a:accent3>
      <a:accent4>
        <a:srgbClr val="8064A2"/>
      </a:accent4>
      <a:accent5>
        <a:srgbClr val="4BACC6"/>
      </a:accent5>
      <a:accent6>
        <a:srgbClr val="F79646"/>
      </a:accent6>
      <a:hlink>
        <a:srgbClr val="0000FF"/>
      </a:hlink>
      <a:folHlink>
        <a:srgbClr val="800080"/>
      </a:folHlink>
    </a:clrScheme>
    <a:fontScheme name="Tahoma">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4DF46B-4ADB-4A65-9A95-526284FF2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C:\Users\Anwender\AppData\Roaming\Microsoft\Templates\FFI Presseinformation mit Logo Tahoma 2013 NeuNeu.dotx</Template>
  <TotalTime>0</TotalTime>
  <Pages>2</Pages>
  <Words>843</Words>
  <Characters>4810</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Titel</vt:lpstr>
    </vt:vector>
  </TitlesOfParts>
  <Company>Fachverband Faltschachtel-Industrie e.V.</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dc:title>
  <dc:creator>Anwender</dc:creator>
  <cp:lastModifiedBy>Arthur Souza Rodrigues</cp:lastModifiedBy>
  <cp:revision>1</cp:revision>
  <cp:lastPrinted>2015-09-02T10:53:00Z</cp:lastPrinted>
  <dcterms:created xsi:type="dcterms:W3CDTF">2015-09-02T08:18:00Z</dcterms:created>
  <dcterms:modified xsi:type="dcterms:W3CDTF">2026-09-22T16:34:00Z</dcterms:modified>
</cp:coreProperties>
</file>