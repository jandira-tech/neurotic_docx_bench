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2AE8D" w14:textId="77777777" w:rsidR="00675D49" w:rsidRPr="00A6542A" w:rsidRDefault="00675D49" w:rsidP="006261DA">
      <w:pPr>
        <w:pStyle w:val="NormalWeb"/>
        <w:spacing w:before="0" w:beforeAutospacing="0" w:after="0" w:afterAutospacing="0" w:line="360" w:lineRule="auto"/>
        <w:rPr>
          <w:del w:id="12" w:author="Api Ohouo" w:date="2026-09-25T20:09:00Z" w16du:dateUtc="2026-09-26T00:09:00Z"/>
          <w:rFonts w:ascii="Tahoma" w:hAnsi="Tahoma" w:cs="Tahoma"/>
          <w:b/>
          <w:bCs/>
        </w:rPr>
      </w:pPr>
      <w:del w:id="13" w:author="Api Ohouo" w:date="2026-09-25T20:09:00Z" w16du:dateUtc="2026-09-26T00:09:00Z">
        <w:r w:rsidRPr="00A6542A">
          <w:rPr>
            <w:rFonts w:ascii="Tahoma" w:hAnsi="Tahoma" w:cs="Tahoma"/>
            <w:b/>
            <w:bCs/>
          </w:rPr>
          <w:delText>NAME:…………………………………………</w:delText>
        </w:r>
        <w:r w:rsidR="00EA6A58" w:rsidRPr="00A6542A">
          <w:rPr>
            <w:rFonts w:ascii="Tahoma" w:hAnsi="Tahoma" w:cs="Tahoma"/>
            <w:b/>
            <w:bCs/>
          </w:rPr>
          <w:delText>…….</w:delText>
        </w:r>
        <w:r w:rsidR="00A122DA" w:rsidRPr="00A6542A">
          <w:rPr>
            <w:rFonts w:ascii="Tahoma" w:hAnsi="Tahoma" w:cs="Tahoma"/>
            <w:b/>
            <w:bCs/>
          </w:rPr>
          <w:delText xml:space="preserve">       </w:delText>
        </w:r>
        <w:r w:rsidR="00EA6A58" w:rsidRPr="00A6542A">
          <w:rPr>
            <w:rFonts w:ascii="Tahoma" w:hAnsi="Tahoma" w:cs="Tahoma"/>
            <w:b/>
            <w:bCs/>
          </w:rPr>
          <w:delText xml:space="preserve">ADM </w:delText>
        </w:r>
        <w:r w:rsidRPr="00A6542A">
          <w:rPr>
            <w:rFonts w:ascii="Tahoma" w:hAnsi="Tahoma" w:cs="Tahoma"/>
            <w:b/>
            <w:bCs/>
          </w:rPr>
          <w:delText>NO…………………………</w:delText>
        </w:r>
        <w:r w:rsidRPr="00A6542A">
          <w:rPr>
            <w:rFonts w:ascii="Tahoma" w:hAnsi="Tahoma" w:cs="Tahoma"/>
          </w:rPr>
          <w:br/>
        </w:r>
        <w:r w:rsidRPr="00A6542A">
          <w:rPr>
            <w:rFonts w:ascii="Tahoma" w:hAnsi="Tahoma" w:cs="Tahoma"/>
            <w:b/>
            <w:bCs/>
          </w:rPr>
          <w:delText>SCHOOL:…………………………………………..</w:delText>
        </w:r>
        <w:r w:rsidRPr="00A6542A">
          <w:rPr>
            <w:rFonts w:ascii="Tahoma" w:hAnsi="Tahoma" w:cs="Tahoma"/>
            <w:b/>
            <w:bCs/>
          </w:rPr>
          <w:tab/>
          <w:delText>DATE ……………………………</w:delText>
        </w:r>
      </w:del>
    </w:p>
    <w:p w14:paraId="584F1257" w14:textId="77777777" w:rsidR="00675D49" w:rsidRPr="00A6542A" w:rsidRDefault="00675D49" w:rsidP="006261DA">
      <w:pPr>
        <w:pStyle w:val="NormalWeb"/>
        <w:spacing w:before="0" w:beforeAutospacing="0" w:after="0" w:afterAutospacing="0" w:line="360" w:lineRule="auto"/>
        <w:ind w:left="5760"/>
        <w:rPr>
          <w:del w:id="14" w:author="Api Ohouo" w:date="2026-09-25T20:09:00Z" w16du:dateUtc="2026-09-26T00:09:00Z"/>
          <w:rFonts w:ascii="Tahoma" w:hAnsi="Tahoma" w:cs="Tahoma"/>
        </w:rPr>
      </w:pPr>
      <w:del w:id="15" w:author="Api Ohouo" w:date="2026-09-25T20:09:00Z" w16du:dateUtc="2026-09-26T00:09:00Z">
        <w:r w:rsidRPr="00A6542A">
          <w:rPr>
            <w:rFonts w:ascii="Tahoma" w:hAnsi="Tahoma" w:cs="Tahoma"/>
            <w:b/>
            <w:bCs/>
          </w:rPr>
          <w:br/>
        </w:r>
      </w:del>
    </w:p>
    <w:p w14:paraId="6C7F7981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16" w:author="Api Ohouo" w:date="2026-09-25T20:09:00Z" w16du:dateUtc="2026-09-26T00:09:00Z"/>
          <w:rFonts w:ascii="Tahoma" w:hAnsi="Tahoma" w:cs="Tahoma"/>
          <w:b/>
          <w:bCs/>
        </w:rPr>
      </w:pPr>
      <w:del w:id="17" w:author="Api Ohouo" w:date="2026-09-25T20:09:00Z" w16du:dateUtc="2026-09-26T00:09:00Z">
        <w:r w:rsidRPr="00A6542A">
          <w:rPr>
            <w:rFonts w:ascii="Tahoma" w:hAnsi="Tahoma" w:cs="Tahoma"/>
            <w:b/>
            <w:bCs/>
          </w:rPr>
          <w:delText>BUSINESS STUDIES (565/2)</w:delText>
        </w:r>
      </w:del>
    </w:p>
    <w:p w14:paraId="71654B43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18" w:author="Api Ohouo" w:date="2026-09-25T20:09:00Z" w16du:dateUtc="2026-09-26T00:09:00Z"/>
          <w:rFonts w:ascii="Tahoma" w:hAnsi="Tahoma" w:cs="Tahoma"/>
          <w:b/>
          <w:bCs/>
        </w:rPr>
      </w:pPr>
      <w:del w:id="19" w:author="Api Ohouo" w:date="2026-09-25T20:09:00Z" w16du:dateUtc="2026-09-26T00:09:00Z">
        <w:r w:rsidRPr="00A6542A">
          <w:rPr>
            <w:rFonts w:ascii="Tahoma" w:hAnsi="Tahoma" w:cs="Tahoma"/>
            <w:b/>
            <w:bCs/>
          </w:rPr>
          <w:delText>FORM 4 PAPER 2</w:delText>
        </w:r>
      </w:del>
    </w:p>
    <w:p w14:paraId="56053DDA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20" w:author="Api Ohouo" w:date="2026-09-25T20:09:00Z" w16du:dateUtc="2026-09-26T00:09:00Z"/>
          <w:rFonts w:ascii="Tahoma" w:hAnsi="Tahoma" w:cs="Tahoma"/>
          <w:b/>
          <w:bCs/>
        </w:rPr>
      </w:pPr>
      <w:del w:id="21" w:author="Api Ohouo" w:date="2026-09-25T20:09:00Z" w16du:dateUtc="2026-09-26T00:09:00Z">
        <w:r w:rsidRPr="00A6542A">
          <w:rPr>
            <w:rFonts w:ascii="Tahoma" w:hAnsi="Tahoma" w:cs="Tahoma"/>
            <w:b/>
          </w:rPr>
          <w:delText>END OF TERM 2 - 2020</w:delText>
        </w:r>
        <w:r w:rsidRPr="00A6542A">
          <w:rPr>
            <w:rFonts w:ascii="Tahoma" w:hAnsi="Tahoma" w:cs="Tahoma"/>
          </w:rPr>
          <w:br/>
        </w:r>
        <w:r w:rsidR="00135425" w:rsidRPr="00A6542A">
          <w:rPr>
            <w:rFonts w:ascii="Tahoma" w:hAnsi="Tahoma" w:cs="Tahoma"/>
            <w:b/>
            <w:bCs/>
          </w:rPr>
          <w:delText>Time: 2:</w:delText>
        </w:r>
        <w:r w:rsidR="00AD4368" w:rsidRPr="00A6542A">
          <w:rPr>
            <w:rFonts w:ascii="Tahoma" w:hAnsi="Tahoma" w:cs="Tahoma"/>
            <w:b/>
            <w:bCs/>
          </w:rPr>
          <w:delText>30</w:delText>
        </w:r>
        <w:r w:rsidRPr="00A6542A">
          <w:rPr>
            <w:rFonts w:ascii="Tahoma" w:hAnsi="Tahoma" w:cs="Tahoma"/>
            <w:b/>
            <w:bCs/>
          </w:rPr>
          <w:delText>Hours</w:delText>
        </w:r>
        <w:r w:rsidRPr="00A6542A">
          <w:rPr>
            <w:rFonts w:ascii="Tahoma" w:hAnsi="Tahoma" w:cs="Tahoma"/>
            <w:b/>
            <w:bCs/>
          </w:rPr>
          <w:br/>
        </w:r>
      </w:del>
    </w:p>
    <w:p w14:paraId="2222BF6B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22" w:author="Api Ohouo" w:date="2026-09-25T20:09:00Z" w16du:dateUtc="2026-09-26T00:09:00Z"/>
          <w:rFonts w:ascii="Tahoma" w:hAnsi="Tahoma" w:cs="Tahoma"/>
          <w:b/>
          <w:bCs/>
        </w:rPr>
      </w:pPr>
    </w:p>
    <w:p w14:paraId="2A1642F0" w14:textId="77777777" w:rsidR="00675D49" w:rsidRPr="00A6542A" w:rsidRDefault="00675D49" w:rsidP="006261DA">
      <w:pPr>
        <w:pStyle w:val="NoSpacing"/>
        <w:jc w:val="center"/>
        <w:rPr>
          <w:del w:id="23" w:author="Api Ohouo" w:date="2026-09-25T20:09:00Z" w16du:dateUtc="2026-09-26T00:09:00Z"/>
          <w:rFonts w:ascii="Tahoma" w:hAnsi="Tahoma" w:cs="Tahoma"/>
          <w:b/>
          <w:szCs w:val="24"/>
        </w:rPr>
      </w:pPr>
      <w:del w:id="24" w:author="Api Ohouo" w:date="2026-09-25T20:09:00Z" w16du:dateUtc="2026-09-26T00:09:00Z">
        <w:r w:rsidRPr="00A6542A">
          <w:rPr>
            <w:rFonts w:ascii="Tahoma" w:hAnsi="Tahoma" w:cs="Tahoma"/>
            <w:b/>
            <w:szCs w:val="24"/>
          </w:rPr>
          <w:delText>MERU C</w:delText>
        </w:r>
        <w:r w:rsidR="00F31FB6" w:rsidRPr="00A6542A">
          <w:rPr>
            <w:rFonts w:ascii="Tahoma" w:hAnsi="Tahoma" w:cs="Tahoma"/>
            <w:b/>
            <w:szCs w:val="24"/>
          </w:rPr>
          <w:delText>ENTRAL SUBCOUNTY</w:delText>
        </w:r>
        <w:r w:rsidRPr="00A6542A">
          <w:rPr>
            <w:rFonts w:ascii="Tahoma" w:hAnsi="Tahoma" w:cs="Tahoma"/>
            <w:b/>
            <w:szCs w:val="24"/>
          </w:rPr>
          <w:delText xml:space="preserve"> JOINT EXAMINATION(2020)</w:delText>
        </w:r>
      </w:del>
    </w:p>
    <w:p w14:paraId="3312CD93" w14:textId="77777777" w:rsidR="00675D49" w:rsidRPr="00A6542A" w:rsidRDefault="00675D49" w:rsidP="006261DA">
      <w:pPr>
        <w:pStyle w:val="NormalWeb"/>
        <w:spacing w:before="0" w:beforeAutospacing="0" w:after="0" w:afterAutospacing="0"/>
        <w:jc w:val="center"/>
        <w:rPr>
          <w:del w:id="25" w:author="Api Ohouo" w:date="2026-09-25T20:09:00Z" w16du:dateUtc="2026-09-26T00:09:00Z"/>
          <w:rFonts w:ascii="Tahoma" w:hAnsi="Tahoma" w:cs="Tahoma"/>
          <w:b/>
          <w:bCs/>
        </w:rPr>
      </w:pPr>
      <w:del w:id="26" w:author="Api Ohouo" w:date="2026-09-25T20:09:00Z" w16du:dateUtc="2026-09-26T00:09:00Z">
        <w:r w:rsidRPr="00A6542A">
          <w:rPr>
            <w:rFonts w:ascii="Tahoma" w:hAnsi="Tahoma" w:cs="Tahoma"/>
            <w:b/>
            <w:bCs/>
            <w:i/>
          </w:rPr>
          <w:br/>
        </w:r>
      </w:del>
    </w:p>
    <w:p w14:paraId="736558D1" w14:textId="77777777" w:rsidR="00675D49" w:rsidRPr="00A6542A" w:rsidRDefault="00675D49" w:rsidP="006261DA">
      <w:pPr>
        <w:pStyle w:val="NormalWeb"/>
        <w:spacing w:before="0" w:beforeAutospacing="0" w:after="0" w:afterAutospacing="0"/>
        <w:jc w:val="center"/>
        <w:rPr>
          <w:del w:id="27" w:author="Api Ohouo" w:date="2026-09-25T20:09:00Z" w16du:dateUtc="2026-09-26T00:09:00Z"/>
          <w:rFonts w:ascii="Tahoma" w:hAnsi="Tahoma" w:cs="Tahoma"/>
          <w:b/>
          <w:bCs/>
        </w:rPr>
      </w:pPr>
      <w:del w:id="28" w:author="Api Ohouo" w:date="2026-09-25T20:09:00Z" w16du:dateUtc="2026-09-26T00:09:00Z">
        <w:r w:rsidRPr="00A6542A">
          <w:rPr>
            <w:rFonts w:ascii="Tahoma" w:hAnsi="Tahoma" w:cs="Tahoma"/>
            <w:b/>
            <w:bCs/>
          </w:rPr>
          <w:br/>
        </w:r>
      </w:del>
    </w:p>
    <w:p w14:paraId="120D30A8" w14:textId="77777777" w:rsidR="00675D49" w:rsidRPr="00A6542A" w:rsidRDefault="00675D49" w:rsidP="006261DA">
      <w:pPr>
        <w:pStyle w:val="NormalWeb"/>
        <w:rPr>
          <w:del w:id="29" w:author="Api Ohouo" w:date="2026-09-25T20:09:00Z" w16du:dateUtc="2026-09-26T00:09:00Z"/>
          <w:rFonts w:ascii="Tahoma" w:hAnsi="Tahoma" w:cs="Tahoma"/>
          <w:b/>
          <w:bCs/>
          <w:u w:val="single"/>
        </w:rPr>
      </w:pPr>
      <w:del w:id="30" w:author="Api Ohouo" w:date="2026-09-25T20:09:00Z" w16du:dateUtc="2026-09-26T00:09:00Z">
        <w:r w:rsidRPr="00A6542A">
          <w:rPr>
            <w:rFonts w:ascii="Tahoma" w:hAnsi="Tahoma" w:cs="Tahoma"/>
          </w:rPr>
          <w:br/>
        </w:r>
        <w:r w:rsidRPr="00A6542A">
          <w:rPr>
            <w:rFonts w:ascii="Tahoma" w:hAnsi="Tahoma" w:cs="Tahoma"/>
            <w:b/>
            <w:bCs/>
            <w:u w:val="single"/>
          </w:rPr>
          <w:delText xml:space="preserve">INSTRUCTIONS TO CANDIDATES </w:delText>
        </w:r>
      </w:del>
    </w:p>
    <w:p w14:paraId="1F1051B5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1" w:author="Api Ohouo" w:date="2026-09-25T20:09:00Z" w16du:dateUtc="2026-09-26T00:09:00Z"/>
          <w:rFonts w:ascii="Tahoma" w:hAnsi="Tahoma" w:cs="Tahoma"/>
          <w:bCs/>
        </w:rPr>
      </w:pPr>
      <w:del w:id="32" w:author="Api Ohouo" w:date="2026-09-25T20:09:00Z" w16du:dateUtc="2026-09-26T00:09:00Z">
        <w:r w:rsidRPr="00A6542A">
          <w:rPr>
            <w:rFonts w:ascii="Tahoma" w:hAnsi="Tahoma" w:cs="Tahoma"/>
            <w:bCs/>
          </w:rPr>
          <w:delText>1.</w:delText>
        </w:r>
        <w:r w:rsidRPr="00A6542A">
          <w:rPr>
            <w:rFonts w:ascii="Tahoma" w:hAnsi="Tahoma" w:cs="Tahoma"/>
            <w:bCs/>
          </w:rPr>
          <w:tab/>
          <w:delText>Write your name and Admission number in the spaces provided above</w:delText>
        </w:r>
      </w:del>
    </w:p>
    <w:p w14:paraId="501B5AD4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3" w:author="Api Ohouo" w:date="2026-09-25T20:09:00Z" w16du:dateUtc="2026-09-26T00:09:00Z"/>
          <w:rFonts w:ascii="Tahoma" w:hAnsi="Tahoma" w:cs="Tahoma"/>
          <w:bCs/>
        </w:rPr>
      </w:pPr>
      <w:del w:id="34" w:author="Api Ohouo" w:date="2026-09-25T20:09:00Z" w16du:dateUtc="2026-09-26T00:09:00Z">
        <w:r w:rsidRPr="00A6542A">
          <w:rPr>
            <w:rFonts w:ascii="Tahoma" w:hAnsi="Tahoma" w:cs="Tahoma"/>
            <w:bCs/>
          </w:rPr>
          <w:delText>2.</w:delText>
        </w:r>
        <w:r w:rsidRPr="00A6542A">
          <w:rPr>
            <w:rFonts w:ascii="Tahoma" w:hAnsi="Tahoma" w:cs="Tahoma"/>
            <w:bCs/>
          </w:rPr>
          <w:tab/>
          <w:delText>Answer any five  questions</w:delText>
        </w:r>
      </w:del>
    </w:p>
    <w:p w14:paraId="44785B32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5" w:author="Api Ohouo" w:date="2026-09-25T20:09:00Z" w16du:dateUtc="2026-09-26T00:09:00Z"/>
          <w:rFonts w:ascii="Tahoma" w:hAnsi="Tahoma" w:cs="Tahoma"/>
          <w:bCs/>
        </w:rPr>
      </w:pPr>
    </w:p>
    <w:p w14:paraId="584F6162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6" w:author="Api Ohouo" w:date="2026-09-25T20:09:00Z" w16du:dateUtc="2026-09-26T00:09:00Z"/>
          <w:rFonts w:ascii="Tahoma" w:hAnsi="Tahoma" w:cs="Tahoma"/>
          <w:b/>
          <w:bCs/>
        </w:rPr>
      </w:pPr>
    </w:p>
    <w:p w14:paraId="7857CCBB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7" w:author="Api Ohouo" w:date="2026-09-25T20:09:00Z" w16du:dateUtc="2026-09-26T00:09:00Z"/>
          <w:rFonts w:ascii="Tahoma" w:hAnsi="Tahoma" w:cs="Tahoma"/>
          <w:b/>
          <w:bCs/>
        </w:rPr>
      </w:pPr>
    </w:p>
    <w:p w14:paraId="5B5623DC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8" w:author="Api Ohouo" w:date="2026-09-25T20:09:00Z" w16du:dateUtc="2026-09-26T00:09:00Z"/>
          <w:rFonts w:ascii="Tahoma" w:hAnsi="Tahoma" w:cs="Tahoma"/>
          <w:b/>
          <w:bCs/>
        </w:rPr>
      </w:pPr>
    </w:p>
    <w:p w14:paraId="12AA876A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39" w:author="Api Ohouo" w:date="2026-09-25T20:09:00Z" w16du:dateUtc="2026-09-26T00:09:00Z"/>
          <w:rFonts w:ascii="Tahoma" w:hAnsi="Tahoma" w:cs="Tahoma"/>
          <w:b/>
          <w:bCs/>
        </w:rPr>
      </w:pPr>
    </w:p>
    <w:p w14:paraId="3319B4D7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40" w:author="Api Ohouo" w:date="2026-09-25T20:09:00Z" w16du:dateUtc="2026-09-26T00:09:00Z"/>
          <w:rFonts w:ascii="Tahoma" w:hAnsi="Tahoma" w:cs="Tahoma"/>
          <w:b/>
          <w:bCs/>
        </w:rPr>
      </w:pPr>
    </w:p>
    <w:p w14:paraId="7C3B72F2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41" w:author="Api Ohouo" w:date="2026-09-25T20:09:00Z" w16du:dateUtc="2026-09-26T00:09:00Z"/>
          <w:rFonts w:ascii="Tahoma" w:hAnsi="Tahoma" w:cs="Tahoma"/>
          <w:b/>
          <w:bCs/>
        </w:rPr>
      </w:pPr>
    </w:p>
    <w:p w14:paraId="0FB59BC3" w14:textId="77777777" w:rsidR="00675D49" w:rsidRPr="00A6542A" w:rsidRDefault="00675D49" w:rsidP="006261DA">
      <w:pPr>
        <w:pStyle w:val="NormalWeb"/>
        <w:spacing w:before="0" w:beforeAutospacing="0" w:after="0" w:afterAutospacing="0"/>
        <w:rPr>
          <w:del w:id="42" w:author="Api Ohouo" w:date="2026-09-25T20:09:00Z" w16du:dateUtc="2026-09-26T00:09:00Z"/>
          <w:rFonts w:ascii="Tahoma" w:hAnsi="Tahoma" w:cs="Tahoma"/>
          <w:b/>
          <w:bCs/>
        </w:rPr>
      </w:pPr>
    </w:p>
    <w:p w14:paraId="45254641" w14:textId="77777777" w:rsidR="00675D49" w:rsidRPr="00A6542A" w:rsidRDefault="00675D49">
      <w:pPr>
        <w:rPr>
          <w:del w:id="43" w:author="Api Ohouo" w:date="2026-09-25T20:09:00Z" w16du:dateUtc="2026-09-26T00:09:00Z"/>
          <w:rFonts w:ascii="Tahoma" w:hAnsi="Tahoma" w:cs="Tahoma"/>
        </w:rPr>
      </w:pPr>
    </w:p>
    <w:p w14:paraId="42051137" w14:textId="77777777" w:rsidR="004158CE" w:rsidRPr="00A6542A" w:rsidRDefault="004158CE">
      <w:pPr>
        <w:rPr>
          <w:del w:id="44" w:author="Api Ohouo" w:date="2026-09-25T20:09:00Z" w16du:dateUtc="2026-09-26T00:09:00Z"/>
          <w:rFonts w:ascii="Tahoma" w:hAnsi="Tahoma" w:cs="Tahoma"/>
        </w:rPr>
      </w:pPr>
    </w:p>
    <w:p w14:paraId="57725082" w14:textId="77777777" w:rsidR="004158CE" w:rsidRPr="00A6542A" w:rsidRDefault="004158CE">
      <w:pPr>
        <w:rPr>
          <w:del w:id="45" w:author="Api Ohouo" w:date="2026-09-25T20:09:00Z" w16du:dateUtc="2026-09-26T00:09:00Z"/>
          <w:rFonts w:ascii="Tahoma" w:hAnsi="Tahoma" w:cs="Tahoma"/>
        </w:rPr>
      </w:pPr>
    </w:p>
    <w:p w14:paraId="578769C9" w14:textId="77777777" w:rsidR="004158CE" w:rsidRPr="00A6542A" w:rsidRDefault="004158CE">
      <w:pPr>
        <w:rPr>
          <w:del w:id="46" w:author="Api Ohouo" w:date="2026-09-25T20:09:00Z" w16du:dateUtc="2026-09-26T00:09:00Z"/>
          <w:rFonts w:ascii="Tahoma" w:hAnsi="Tahoma" w:cs="Tahoma"/>
        </w:rPr>
      </w:pPr>
    </w:p>
    <w:p w14:paraId="00F226B4" w14:textId="77777777" w:rsidR="004158CE" w:rsidRPr="00A6542A" w:rsidRDefault="004158CE">
      <w:pPr>
        <w:rPr>
          <w:del w:id="47" w:author="Api Ohouo" w:date="2026-09-25T20:09:00Z" w16du:dateUtc="2026-09-26T00:09:00Z"/>
          <w:rFonts w:ascii="Tahoma" w:hAnsi="Tahoma" w:cs="Tahoma"/>
        </w:rPr>
      </w:pPr>
    </w:p>
    <w:p w14:paraId="64C38355" w14:textId="77777777" w:rsidR="004158CE" w:rsidRPr="00A6542A" w:rsidRDefault="004158CE">
      <w:pPr>
        <w:rPr>
          <w:del w:id="48" w:author="Api Ohouo" w:date="2026-09-25T20:09:00Z" w16du:dateUtc="2026-09-26T00:09:00Z"/>
          <w:rFonts w:ascii="Tahoma" w:hAnsi="Tahoma" w:cs="Tahoma"/>
        </w:rPr>
      </w:pPr>
    </w:p>
    <w:p w14:paraId="3B9239B5" w14:textId="77777777" w:rsidR="004158CE" w:rsidRPr="00A6542A" w:rsidRDefault="004158CE">
      <w:pPr>
        <w:rPr>
          <w:del w:id="49" w:author="Api Ohouo" w:date="2026-09-25T20:09:00Z" w16du:dateUtc="2026-09-26T00:09:00Z"/>
          <w:rFonts w:ascii="Tahoma" w:hAnsi="Tahoma" w:cs="Tahoma"/>
        </w:rPr>
      </w:pPr>
    </w:p>
    <w:p w14:paraId="73BCB449" w14:textId="77777777" w:rsidR="004158CE" w:rsidRPr="00A6542A" w:rsidRDefault="004158CE">
      <w:pPr>
        <w:rPr>
          <w:del w:id="50" w:author="Api Ohouo" w:date="2026-09-25T20:09:00Z" w16du:dateUtc="2026-09-26T00:09:00Z"/>
          <w:rFonts w:ascii="Tahoma" w:hAnsi="Tahoma" w:cs="Tahoma"/>
        </w:rPr>
      </w:pPr>
    </w:p>
    <w:p w14:paraId="295D4510" w14:textId="77777777" w:rsidR="004158CE" w:rsidRPr="00A6542A" w:rsidRDefault="004158CE">
      <w:pPr>
        <w:rPr>
          <w:del w:id="51" w:author="Api Ohouo" w:date="2026-09-25T20:09:00Z" w16du:dateUtc="2026-09-26T00:09:00Z"/>
          <w:rFonts w:ascii="Tahoma" w:hAnsi="Tahoma" w:cs="Tahoma"/>
        </w:rPr>
      </w:pPr>
    </w:p>
    <w:p w14:paraId="7A2F49E8" w14:textId="77777777" w:rsidR="006C349F" w:rsidRPr="00A6542A" w:rsidRDefault="00B24537" w:rsidP="006261DA">
      <w:pPr>
        <w:pStyle w:val="NormalWeb"/>
        <w:spacing w:before="0" w:beforeAutospacing="0" w:after="0" w:afterAutospacing="0"/>
        <w:rPr>
          <w:del w:id="52" w:author="Api Ohouo" w:date="2026-09-25T20:09:00Z" w16du:dateUtc="2026-09-26T00:09:00Z"/>
          <w:rFonts w:ascii="Tahoma" w:hAnsi="Tahoma" w:cs="Tahoma"/>
        </w:rPr>
      </w:pPr>
      <w:del w:id="53" w:author="Api Ohouo" w:date="2026-09-25T20:09:00Z" w16du:dateUtc="2026-09-26T00:09:00Z">
        <w:r w:rsidRPr="00A6542A">
          <w:rPr>
            <w:rFonts w:ascii="Tahoma" w:hAnsi="Tahoma" w:cs="Tahoma"/>
          </w:rPr>
          <w:delText>1 a)</w:delText>
        </w:r>
        <w:r w:rsidR="007D2C8E" w:rsidRPr="00A6542A">
          <w:rPr>
            <w:rFonts w:ascii="Tahoma" w:hAnsi="Tahoma" w:cs="Tahoma"/>
          </w:rPr>
          <w:delText xml:space="preserve">Describe five </w:delText>
        </w:r>
        <w:r w:rsidR="00B51E82" w:rsidRPr="00A6542A">
          <w:rPr>
            <w:rFonts w:ascii="Tahoma" w:hAnsi="Tahoma" w:cs="Tahoma"/>
          </w:rPr>
          <w:delText>features of economic resources</w:delText>
        </w:r>
        <w:r w:rsidR="00E617BF" w:rsidRPr="00A6542A">
          <w:rPr>
            <w:rFonts w:ascii="Tahoma" w:hAnsi="Tahoma" w:cs="Tahoma"/>
          </w:rPr>
          <w:delText xml:space="preserve">                      </w:delText>
        </w:r>
        <w:r w:rsidR="00971D6B" w:rsidRPr="00A6542A">
          <w:rPr>
            <w:rFonts w:ascii="Tahoma" w:hAnsi="Tahoma" w:cs="Tahoma"/>
          </w:rPr>
          <w:delText xml:space="preserve"> </w:delText>
        </w:r>
        <w:r w:rsidR="00922D4F" w:rsidRPr="00A6542A">
          <w:rPr>
            <w:rFonts w:ascii="Tahoma" w:hAnsi="Tahoma" w:cs="Tahoma"/>
          </w:rPr>
          <w:delText xml:space="preserve">             </w:delText>
        </w:r>
        <w:r w:rsidR="00B66D4E" w:rsidRPr="00A6542A">
          <w:rPr>
            <w:rFonts w:ascii="Tahoma" w:hAnsi="Tahoma" w:cs="Tahoma"/>
          </w:rPr>
          <w:delText xml:space="preserve">    </w:delText>
        </w:r>
        <w:r w:rsidR="001C5D77" w:rsidRPr="00A6542A">
          <w:rPr>
            <w:rFonts w:ascii="Tahoma" w:hAnsi="Tahoma" w:cs="Tahoma"/>
          </w:rPr>
          <w:delText>(</w:delText>
        </w:r>
        <w:r w:rsidR="00F02710" w:rsidRPr="00A6542A">
          <w:rPr>
            <w:rFonts w:ascii="Tahoma" w:hAnsi="Tahoma" w:cs="Tahoma"/>
          </w:rPr>
          <w:delText>10</w:delText>
        </w:r>
        <w:r w:rsidR="00ED6488" w:rsidRPr="00A6542A">
          <w:rPr>
            <w:rFonts w:ascii="Tahoma" w:hAnsi="Tahoma" w:cs="Tahoma"/>
          </w:rPr>
          <w:delText>marks</w:delText>
        </w:r>
        <w:r w:rsidR="001C5D77" w:rsidRPr="00A6542A">
          <w:rPr>
            <w:rFonts w:ascii="Tahoma" w:hAnsi="Tahoma" w:cs="Tahoma"/>
          </w:rPr>
          <w:delText>)</w:delText>
        </w:r>
      </w:del>
    </w:p>
    <w:p w14:paraId="033333FC" w14:textId="77777777" w:rsidR="00C35015" w:rsidRPr="00A6542A" w:rsidRDefault="00A1462A" w:rsidP="006261DA">
      <w:pPr>
        <w:pStyle w:val="NormalWeb"/>
        <w:spacing w:before="0" w:beforeAutospacing="0" w:after="0" w:afterAutospacing="0"/>
        <w:rPr>
          <w:del w:id="54" w:author="Api Ohouo" w:date="2026-09-25T20:09:00Z" w16du:dateUtc="2026-09-26T00:09:00Z"/>
          <w:rFonts w:ascii="Tahoma" w:hAnsi="Tahoma" w:cs="Tahoma"/>
          <w:bCs/>
        </w:rPr>
      </w:pPr>
      <w:del w:id="55" w:author="Api Ohouo" w:date="2026-09-25T20:09:00Z" w16du:dateUtc="2026-09-26T00:09:00Z">
        <w:r w:rsidRPr="00A6542A">
          <w:rPr>
            <w:rFonts w:ascii="Tahoma" w:hAnsi="Tahoma" w:cs="Tahoma"/>
          </w:rPr>
          <w:delText xml:space="preserve">    b)</w:delText>
        </w:r>
        <w:r w:rsidR="00B217DB" w:rsidRPr="00A6542A">
          <w:rPr>
            <w:rFonts w:ascii="Tahoma" w:hAnsi="Tahoma" w:cs="Tahoma"/>
          </w:rPr>
          <w:delText>Explain five internal economies of scale that a firm can enjoy as its scale of production increases</w:delText>
        </w:r>
        <w:r w:rsidR="004452A4" w:rsidRPr="00A6542A">
          <w:rPr>
            <w:rFonts w:ascii="Tahoma" w:hAnsi="Tahoma" w:cs="Tahoma"/>
            <w:bCs/>
          </w:rPr>
          <w:delText>.</w:delText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481AA4" w:rsidRPr="00A6542A">
          <w:rPr>
            <w:rFonts w:ascii="Tahoma" w:hAnsi="Tahoma" w:cs="Tahoma"/>
            <w:bCs/>
          </w:rPr>
          <w:tab/>
        </w:r>
        <w:r w:rsidR="00E04895" w:rsidRPr="00A6542A">
          <w:rPr>
            <w:rFonts w:ascii="Tahoma" w:hAnsi="Tahoma" w:cs="Tahoma"/>
            <w:bCs/>
          </w:rPr>
          <w:delText xml:space="preserve">    </w:delText>
        </w:r>
        <w:r w:rsidR="00F11C5C" w:rsidRPr="00A6542A">
          <w:rPr>
            <w:rFonts w:ascii="Tahoma" w:hAnsi="Tahoma" w:cs="Tahoma"/>
            <w:bCs/>
          </w:rPr>
          <w:delText>(10marks)</w:delText>
        </w:r>
      </w:del>
    </w:p>
    <w:p w14:paraId="5E5DF0D5" w14:textId="77777777" w:rsidR="00EE39B6" w:rsidRPr="00A6542A" w:rsidRDefault="00EE39B6" w:rsidP="006261DA">
      <w:pPr>
        <w:pStyle w:val="NormalWeb"/>
        <w:spacing w:before="0" w:beforeAutospacing="0" w:after="0" w:afterAutospacing="0"/>
        <w:rPr>
          <w:del w:id="56" w:author="Api Ohouo" w:date="2026-09-25T20:09:00Z" w16du:dateUtc="2026-09-26T00:09:00Z"/>
          <w:rFonts w:ascii="Tahoma" w:hAnsi="Tahoma" w:cs="Tahoma"/>
          <w:bCs/>
        </w:rPr>
      </w:pPr>
    </w:p>
    <w:p w14:paraId="54ED149D" w14:textId="77777777" w:rsidR="0066485A" w:rsidRPr="00A6542A" w:rsidRDefault="00F575C2" w:rsidP="006261DA">
      <w:pPr>
        <w:pStyle w:val="NormalWeb"/>
        <w:spacing w:before="0" w:beforeAutospacing="0" w:after="0" w:afterAutospacing="0"/>
        <w:rPr>
          <w:del w:id="57" w:author="Api Ohouo" w:date="2026-09-25T20:09:00Z" w16du:dateUtc="2026-09-26T00:09:00Z"/>
          <w:rFonts w:ascii="Tahoma" w:hAnsi="Tahoma" w:cs="Tahoma"/>
          <w:bCs/>
        </w:rPr>
      </w:pPr>
      <w:del w:id="58" w:author="Api Ohouo" w:date="2026-09-25T20:09:00Z" w16du:dateUtc="2026-09-26T00:09:00Z">
        <w:r w:rsidRPr="00A6542A">
          <w:rPr>
            <w:rFonts w:ascii="Tahoma" w:hAnsi="Tahoma" w:cs="Tahoma"/>
            <w:bCs/>
          </w:rPr>
          <w:delText>2</w:delText>
        </w:r>
        <w:r w:rsidR="0066485A" w:rsidRPr="00A6542A">
          <w:rPr>
            <w:rFonts w:ascii="Tahoma" w:hAnsi="Tahoma" w:cs="Tahoma"/>
            <w:bCs/>
          </w:rPr>
          <w:delText>a) Explain five important of filing documents in an organization</w:delText>
        </w:r>
        <w:r w:rsidR="0066485A" w:rsidRPr="00A6542A">
          <w:rPr>
            <w:rFonts w:ascii="Tahoma" w:hAnsi="Tahoma" w:cs="Tahoma"/>
            <w:bCs/>
          </w:rPr>
          <w:tab/>
        </w:r>
        <w:r w:rsidR="00686C66" w:rsidRPr="00A6542A">
          <w:rPr>
            <w:rFonts w:ascii="Tahoma" w:hAnsi="Tahoma" w:cs="Tahoma"/>
            <w:bCs/>
          </w:rPr>
          <w:delText xml:space="preserve">             </w:delText>
        </w:r>
        <w:r w:rsidR="00412FAE" w:rsidRPr="00A6542A">
          <w:rPr>
            <w:rFonts w:ascii="Tahoma" w:hAnsi="Tahoma" w:cs="Tahoma"/>
            <w:bCs/>
          </w:rPr>
          <w:delText xml:space="preserve"> </w:delText>
        </w:r>
        <w:r w:rsidR="00686C66" w:rsidRPr="00A6542A">
          <w:rPr>
            <w:rFonts w:ascii="Tahoma" w:hAnsi="Tahoma" w:cs="Tahoma"/>
            <w:bCs/>
          </w:rPr>
          <w:delText>(</w:delText>
        </w:r>
        <w:r w:rsidR="0066485A" w:rsidRPr="00A6542A">
          <w:rPr>
            <w:rFonts w:ascii="Tahoma" w:hAnsi="Tahoma" w:cs="Tahoma"/>
            <w:bCs/>
          </w:rPr>
          <w:delText>10m</w:delText>
        </w:r>
        <w:r w:rsidR="00EE46A0" w:rsidRPr="00A6542A">
          <w:rPr>
            <w:rFonts w:ascii="Tahoma" w:hAnsi="Tahoma" w:cs="Tahoma"/>
            <w:bCs/>
          </w:rPr>
          <w:delText>ar</w:delText>
        </w:r>
        <w:r w:rsidR="0066485A" w:rsidRPr="00A6542A">
          <w:rPr>
            <w:rFonts w:ascii="Tahoma" w:hAnsi="Tahoma" w:cs="Tahoma"/>
            <w:bCs/>
          </w:rPr>
          <w:delText xml:space="preserve">ks) </w:delText>
        </w:r>
      </w:del>
    </w:p>
    <w:p w14:paraId="263CB7D5" w14:textId="77777777" w:rsidR="00565120" w:rsidRPr="00A6542A" w:rsidRDefault="0066485A">
      <w:pPr>
        <w:rPr>
          <w:del w:id="59" w:author="Api Ohouo" w:date="2026-09-25T20:09:00Z" w16du:dateUtc="2026-09-26T00:09:00Z"/>
          <w:rFonts w:ascii="Tahoma" w:hAnsi="Tahoma" w:cs="Tahoma"/>
          <w:bCs/>
        </w:rPr>
      </w:pPr>
      <w:del w:id="60" w:author="Api Ohouo" w:date="2026-09-25T20:09:00Z" w16du:dateUtc="2026-09-26T00:09:00Z">
        <w:r w:rsidRPr="00A6542A">
          <w:rPr>
            <w:rFonts w:ascii="Tahoma" w:hAnsi="Tahoma" w:cs="Tahoma"/>
            <w:bCs/>
          </w:rPr>
          <w:delText xml:space="preserve">b) Explain five factors that determine the size of a firm </w:delText>
        </w:r>
        <w:r w:rsidRPr="00A6542A">
          <w:rPr>
            <w:rFonts w:ascii="Tahoma" w:hAnsi="Tahoma" w:cs="Tahoma"/>
            <w:bCs/>
          </w:rPr>
          <w:tab/>
        </w:r>
        <w:r w:rsidRPr="00A6542A">
          <w:rPr>
            <w:rFonts w:ascii="Tahoma" w:hAnsi="Tahoma" w:cs="Tahoma"/>
            <w:bCs/>
          </w:rPr>
          <w:tab/>
        </w:r>
        <w:r w:rsidRPr="00A6542A">
          <w:rPr>
            <w:rFonts w:ascii="Tahoma" w:hAnsi="Tahoma" w:cs="Tahoma"/>
            <w:bCs/>
          </w:rPr>
          <w:tab/>
        </w:r>
        <w:r w:rsidR="00A70F65" w:rsidRPr="00A6542A">
          <w:rPr>
            <w:rFonts w:ascii="Tahoma" w:hAnsi="Tahoma" w:cs="Tahoma"/>
            <w:bCs/>
          </w:rPr>
          <w:delText xml:space="preserve">    </w:delText>
        </w:r>
        <w:r w:rsidR="00A067CD" w:rsidRPr="00A6542A">
          <w:rPr>
            <w:rFonts w:ascii="Tahoma" w:hAnsi="Tahoma" w:cs="Tahoma"/>
            <w:bCs/>
          </w:rPr>
          <w:delText>(</w:delText>
        </w:r>
        <w:r w:rsidRPr="00A6542A">
          <w:rPr>
            <w:rFonts w:ascii="Tahoma" w:hAnsi="Tahoma" w:cs="Tahoma"/>
            <w:bCs/>
          </w:rPr>
          <w:delText>10m</w:delText>
        </w:r>
        <w:r w:rsidR="00852261" w:rsidRPr="00A6542A">
          <w:rPr>
            <w:rFonts w:ascii="Tahoma" w:hAnsi="Tahoma" w:cs="Tahoma"/>
            <w:bCs/>
          </w:rPr>
          <w:delText>ar</w:delText>
        </w:r>
        <w:r w:rsidRPr="00A6542A">
          <w:rPr>
            <w:rFonts w:ascii="Tahoma" w:hAnsi="Tahoma" w:cs="Tahoma"/>
            <w:bCs/>
          </w:rPr>
          <w:delText>ks</w:delText>
        </w:r>
        <w:r w:rsidR="00B96CE9" w:rsidRPr="00A6542A">
          <w:rPr>
            <w:rFonts w:ascii="Tahoma" w:hAnsi="Tahoma" w:cs="Tahoma"/>
            <w:bCs/>
          </w:rPr>
          <w:delText>)</w:delText>
        </w:r>
      </w:del>
    </w:p>
    <w:p w14:paraId="02653655" w14:textId="77777777" w:rsidR="00EE39B6" w:rsidRPr="00A6542A" w:rsidRDefault="00EE39B6">
      <w:pPr>
        <w:rPr>
          <w:del w:id="61" w:author="Api Ohouo" w:date="2026-09-25T20:09:00Z" w16du:dateUtc="2026-09-26T00:09:00Z"/>
          <w:rFonts w:ascii="Tahoma" w:hAnsi="Tahoma" w:cs="Tahoma"/>
          <w:bCs/>
        </w:rPr>
      </w:pPr>
    </w:p>
    <w:p w14:paraId="7FE20715" w14:textId="77777777" w:rsidR="00AB5BE5" w:rsidRPr="00A6542A" w:rsidRDefault="005E55C1" w:rsidP="006261DA">
      <w:pPr>
        <w:pStyle w:val="NormalWeb"/>
        <w:spacing w:before="0" w:beforeAutospacing="0" w:after="0" w:afterAutospacing="0"/>
        <w:rPr>
          <w:del w:id="62" w:author="Api Ohouo" w:date="2026-09-25T20:09:00Z" w16du:dateUtc="2026-09-26T00:09:00Z"/>
          <w:rFonts w:ascii="Tahoma" w:hAnsi="Tahoma" w:cs="Tahoma"/>
          <w:bCs/>
        </w:rPr>
      </w:pPr>
      <w:del w:id="63" w:author="Api Ohouo" w:date="2026-09-25T20:09:00Z" w16du:dateUtc="2026-09-26T00:09:00Z">
        <w:r w:rsidRPr="00A6542A">
          <w:rPr>
            <w:rFonts w:ascii="Tahoma" w:hAnsi="Tahoma" w:cs="Tahoma"/>
            <w:bCs/>
          </w:rPr>
          <w:delText>3</w:delText>
        </w:r>
        <w:r w:rsidR="00AB5BE5" w:rsidRPr="00A6542A">
          <w:rPr>
            <w:rFonts w:ascii="Tahoma" w:hAnsi="Tahoma" w:cs="Tahoma"/>
            <w:bCs/>
          </w:rPr>
          <w:delText>a) The following trial balance was prepared from the books of Muranga traders as at 31</w:delText>
        </w:r>
        <w:r w:rsidR="00AB5BE5" w:rsidRPr="00A6542A">
          <w:rPr>
            <w:rFonts w:ascii="Tahoma" w:hAnsi="Tahoma" w:cs="Tahoma"/>
            <w:bCs/>
            <w:vertAlign w:val="superscript"/>
          </w:rPr>
          <w:delText>st</w:delText>
        </w:r>
        <w:r w:rsidR="00AB5BE5" w:rsidRPr="00A6542A">
          <w:rPr>
            <w:rFonts w:ascii="Tahoma" w:hAnsi="Tahoma" w:cs="Tahoma"/>
            <w:bCs/>
          </w:rPr>
          <w:delText xml:space="preserve"> Dec 2018</w:delText>
        </w:r>
      </w:del>
    </w:p>
    <w:p w14:paraId="1D36B748" w14:textId="77777777" w:rsidR="00AB5BE5" w:rsidRPr="00A6542A" w:rsidRDefault="00AB5BE5" w:rsidP="006261DA">
      <w:pPr>
        <w:pStyle w:val="NormalWeb"/>
        <w:spacing w:before="0" w:beforeAutospacing="0" w:after="0" w:afterAutospacing="0"/>
        <w:rPr>
          <w:del w:id="64" w:author="Api Ohouo" w:date="2026-09-25T20:09:00Z" w16du:dateUtc="2026-09-26T00:09:00Z"/>
          <w:rFonts w:ascii="Tahoma" w:hAnsi="Tahoma" w:cs="Tahoma"/>
          <w:bCs/>
        </w:rPr>
      </w:pPr>
    </w:p>
    <w:p w14:paraId="5721F8EE" w14:textId="77777777" w:rsidR="00AB5BE5" w:rsidRPr="00A6542A" w:rsidRDefault="00AB5BE5" w:rsidP="006261DA">
      <w:pPr>
        <w:pStyle w:val="NormalWeb"/>
        <w:spacing w:before="0" w:beforeAutospacing="0" w:after="0" w:afterAutospacing="0"/>
        <w:jc w:val="center"/>
        <w:rPr>
          <w:del w:id="65" w:author="Api Ohouo" w:date="2026-09-25T20:09:00Z" w16du:dateUtc="2026-09-26T00:09:00Z"/>
          <w:rFonts w:ascii="Tahoma" w:hAnsi="Tahoma" w:cs="Tahoma"/>
          <w:bCs/>
        </w:rPr>
      </w:pPr>
      <w:del w:id="66" w:author="Api Ohouo" w:date="2026-09-25T20:09:00Z" w16du:dateUtc="2026-09-26T00:09:00Z">
        <w:r w:rsidRPr="00A6542A">
          <w:rPr>
            <w:rFonts w:ascii="Tahoma" w:hAnsi="Tahoma" w:cs="Tahoma"/>
            <w:bCs/>
          </w:rPr>
          <w:delText>Muranga traders</w:delText>
        </w:r>
      </w:del>
    </w:p>
    <w:p w14:paraId="4D57B001" w14:textId="77777777" w:rsidR="00AB5BE5" w:rsidRPr="00A6542A" w:rsidRDefault="00AB5BE5" w:rsidP="006261DA">
      <w:pPr>
        <w:pStyle w:val="NormalWeb"/>
        <w:spacing w:before="0" w:beforeAutospacing="0" w:after="0" w:afterAutospacing="0"/>
        <w:jc w:val="center"/>
        <w:rPr>
          <w:del w:id="67" w:author="Api Ohouo" w:date="2026-09-25T20:09:00Z" w16du:dateUtc="2026-09-26T00:09:00Z"/>
          <w:rFonts w:ascii="Tahoma" w:hAnsi="Tahoma" w:cs="Tahoma"/>
          <w:bCs/>
        </w:rPr>
      </w:pPr>
      <w:del w:id="68" w:author="Api Ohouo" w:date="2026-09-25T20:09:00Z" w16du:dateUtc="2026-09-26T00:09:00Z">
        <w:r w:rsidRPr="00A6542A">
          <w:rPr>
            <w:rFonts w:ascii="Tahoma" w:hAnsi="Tahoma" w:cs="Tahoma"/>
            <w:bCs/>
          </w:rPr>
          <w:delText>Trial balance</w:delText>
        </w:r>
      </w:del>
    </w:p>
    <w:p w14:paraId="380805A2" w14:textId="77777777" w:rsidR="00AB5BE5" w:rsidRPr="00A6542A" w:rsidRDefault="00AB5BE5" w:rsidP="006261DA">
      <w:pPr>
        <w:pStyle w:val="NormalWeb"/>
        <w:spacing w:before="0" w:beforeAutospacing="0" w:after="0" w:afterAutospacing="0"/>
        <w:jc w:val="center"/>
        <w:rPr>
          <w:del w:id="69" w:author="Api Ohouo" w:date="2026-09-25T20:09:00Z" w16du:dateUtc="2026-09-26T00:09:00Z"/>
          <w:rFonts w:ascii="Tahoma" w:hAnsi="Tahoma" w:cs="Tahoma"/>
          <w:bCs/>
        </w:rPr>
      </w:pPr>
      <w:del w:id="70" w:author="Api Ohouo" w:date="2026-09-25T20:09:00Z" w16du:dateUtc="2026-09-26T00:09:00Z">
        <w:r w:rsidRPr="00A6542A">
          <w:rPr>
            <w:rFonts w:ascii="Tahoma" w:hAnsi="Tahoma" w:cs="Tahoma"/>
            <w:bCs/>
          </w:rPr>
          <w:delText>As at 31</w:delText>
        </w:r>
        <w:r w:rsidRPr="00A6542A">
          <w:rPr>
            <w:rFonts w:ascii="Tahoma" w:hAnsi="Tahoma" w:cs="Tahoma"/>
            <w:bCs/>
            <w:vertAlign w:val="superscript"/>
          </w:rPr>
          <w:delText>st</w:delText>
        </w:r>
        <w:r w:rsidRPr="00A6542A">
          <w:rPr>
            <w:rFonts w:ascii="Tahoma" w:hAnsi="Tahoma" w:cs="Tahoma"/>
            <w:bCs/>
          </w:rPr>
          <w:delText xml:space="preserve"> Dec 2018</w:delText>
        </w:r>
      </w:del>
    </w:p>
    <w:tbl>
      <w:tblPr>
        <w:tblW w:w="10609" w:type="dxa"/>
        <w:tblInd w:w="281" w:type="dxa"/>
        <w:tblLayout w:type="fixed"/>
        <w:tblLook w:val="0000" w:firstRow="0" w:lastRow="0" w:firstColumn="0" w:lastColumn="0" w:noHBand="0" w:noVBand="0"/>
        <w:tblPrChange w:id="71" w:author="Api Ohouo" w:date="2026-09-25T20:09:00Z" w16du:dateUtc="2026-09-26T00:09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537"/>
        <w:gridCol w:w="3536"/>
        <w:gridCol w:w="3536"/>
        <w:tblGridChange w:id="72">
          <w:tblGrid>
            <w:gridCol w:w="276"/>
            <w:gridCol w:w="2840"/>
            <w:gridCol w:w="697"/>
            <w:gridCol w:w="2420"/>
            <w:gridCol w:w="1116"/>
            <w:gridCol w:w="2001"/>
            <w:gridCol w:w="1535"/>
          </w:tblGrid>
        </w:tblGridChange>
      </w:tblGrid>
      <w:tr w:rsidR="00AB5BE5" w:rsidRPr="00A6542A" w14:paraId="78A4F0AE" w14:textId="77777777" w:rsidTr="00565C11">
        <w:trPr>
          <w:trHeight w:val="720"/>
          <w:trPrChange w:id="73" w:author="Api Ohouo" w:date="2026-09-25T20:09:00Z" w16du:dateUtc="2026-09-26T00:09:00Z">
            <w:trPr>
              <w:gridAfter w:val="1"/>
            </w:trPr>
          </w:trPrChange>
        </w:trPr>
        <w:tc>
          <w:tcPr>
            <w:tcW w:w="10602" w:type="dxa"/>
            <w:tcPrChange w:id="74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26CCE794" w14:textId="77777777" w:rsidR="00AB5BE5" w:rsidRDefault="0054713F" w:rsidP="00A4402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rPrChange w:id="75" w:author="Api Ohouo" w:date="2026-09-25T20:09:00Z" w16du:dateUtc="2026-09-26T00:09:00Z">
                  <w:rPr>
                    <w:rFonts w:ascii="Tahoma" w:hAnsi="Tahoma" w:cs="Tahoma"/>
                    <w:bCs/>
                  </w:rPr>
                </w:rPrChange>
              </w:rPr>
              <w:pPrChange w:id="76" w:author="Api Ohouo" w:date="2026-09-25T20:09:00Z" w16du:dateUtc="2026-09-26T00:09:00Z">
                <w:pPr>
                  <w:pStyle w:val="NormalWeb"/>
                  <w:spacing w:before="0" w:beforeAutospacing="0" w:after="0" w:afterAutospacing="0"/>
                </w:pPr>
              </w:pPrChange>
            </w:pPr>
            <w:ins w:id="77" w:author="Api Ohouo" w:date="2026-09-25T20:09:00Z" w16du:dateUtc="2026-09-26T00:09:00Z">
              <w:r>
                <w:rPr>
                  <w:rFonts w:ascii="Arial" w:hAnsi="Arial" w:cs="Arial"/>
                  <w:b/>
                  <w:bCs/>
                </w:rPr>
                <w:t>Instructions for Completing the</w:t>
              </w:r>
              <w:r w:rsidR="002921A3">
                <w:rPr>
                  <w:rFonts w:ascii="Arial" w:hAnsi="Arial" w:cs="Arial"/>
                  <w:b/>
                  <w:bCs/>
                </w:rPr>
                <w:br/>
              </w:r>
              <w:r w:rsidR="00A44023">
                <w:rPr>
                  <w:rFonts w:ascii="Arial" w:hAnsi="Arial" w:cs="Arial"/>
                  <w:b/>
                </w:rPr>
                <w:t>Monthly SDVOB Compliance Report</w:t>
              </w:r>
              <w:r w:rsidR="00E740E3">
                <w:rPr>
                  <w:rFonts w:ascii="Arial" w:hAnsi="Arial" w:cs="Arial"/>
                  <w:b/>
                </w:rPr>
                <w:t xml:space="preserve"> – SDVOB 101</w:t>
              </w:r>
              <w:r w:rsidR="00942370">
                <w:rPr>
                  <w:rFonts w:ascii="Arial" w:hAnsi="Arial" w:cs="Arial"/>
                  <w:b/>
                </w:rPr>
                <w:t xml:space="preserve"> - </w:t>
              </w:r>
              <w:r w:rsidR="00B64578">
                <w:rPr>
                  <w:rFonts w:ascii="Arial" w:hAnsi="Arial" w:cs="Arial"/>
                  <w:b/>
                </w:rPr>
                <w:t>Vendors</w:t>
              </w:r>
            </w:ins>
          </w:p>
        </w:tc>
        <w:tc>
          <w:tcPr>
            <w:tcW w:w="10602" w:type="dxa"/>
            <w:tcPrChange w:id="78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1DDCD66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79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Dr  (shs)</w:delText>
              </w:r>
            </w:del>
          </w:p>
        </w:tc>
        <w:tc>
          <w:tcPr>
            <w:tcW w:w="10602" w:type="dxa"/>
            <w:tcPrChange w:id="80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3C1B269C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81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Cr  (shs)</w:delText>
              </w:r>
            </w:del>
          </w:p>
        </w:tc>
      </w:tr>
      <w:tr w:rsidR="00AB5BE5" w:rsidRPr="00A6542A" w14:paraId="05FAD649" w14:textId="77777777" w:rsidTr="00565C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  <w:trPrChange w:id="82" w:author="Api Ohouo" w:date="2026-09-25T20:09:00Z" w16du:dateUtc="2026-09-26T00:09:00Z">
            <w:trPr>
              <w:gridAfter w:val="1"/>
              <w:trHeight w:val="4598"/>
            </w:trPr>
          </w:trPrChange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PrChange w:id="83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6AB24463" w14:textId="77777777" w:rsidR="00AB5BE5" w:rsidRPr="00A6542A" w:rsidRDefault="0054713F" w:rsidP="006261DA">
            <w:pPr>
              <w:pStyle w:val="NormalWeb"/>
              <w:spacing w:before="0" w:beforeAutospacing="0" w:after="0" w:afterAutospacing="0"/>
              <w:rPr>
                <w:del w:id="84" w:author="Api Ohouo" w:date="2026-09-25T20:09:00Z" w16du:dateUtc="2026-09-26T00:09:00Z"/>
                <w:rFonts w:ascii="Tahoma" w:hAnsi="Tahoma" w:cs="Tahoma"/>
                <w:bCs/>
              </w:rPr>
            </w:pPr>
            <w:ins w:id="85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The </w:t>
              </w:r>
              <w:r w:rsidR="00746BCA">
                <w:rPr>
                  <w:rFonts w:ascii="Arial" w:hAnsi="Arial" w:cs="Arial"/>
                  <w:sz w:val="18"/>
                  <w:szCs w:val="18"/>
                </w:rPr>
                <w:t>SDVOB Monthly Reporting Form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is to be completed by the Contractor/Vendor, and </w:t>
              </w:r>
              <w:r w:rsidRPr="005C00AE">
                <w:rPr>
                  <w:rFonts w:ascii="Arial" w:hAnsi="Arial" w:cs="Arial"/>
                  <w:sz w:val="18"/>
                  <w:szCs w:val="18"/>
                </w:rPr>
                <w:t>submitted by the 10</w:t>
              </w:r>
              <w:r w:rsidRPr="005C00AE">
                <w:rPr>
                  <w:rFonts w:ascii="Arial" w:hAnsi="Arial" w:cs="Arial"/>
                  <w:sz w:val="18"/>
                  <w:szCs w:val="18"/>
                  <w:vertAlign w:val="superscript"/>
                </w:rPr>
                <w:t>th</w:t>
              </w:r>
              <w:r w:rsidRPr="005C00AE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="00195913" w:rsidRPr="005C00AE">
                <w:rPr>
                  <w:rFonts w:ascii="Arial" w:hAnsi="Arial" w:cs="Arial"/>
                  <w:sz w:val="18"/>
                  <w:szCs w:val="18"/>
                </w:rPr>
                <w:t xml:space="preserve">day </w:t>
              </w:r>
              <w:r w:rsidRPr="005C00AE">
                <w:rPr>
                  <w:rFonts w:ascii="Arial" w:hAnsi="Arial" w:cs="Arial"/>
                  <w:sz w:val="18"/>
                  <w:szCs w:val="18"/>
                </w:rPr>
                <w:t xml:space="preserve">of </w:t>
              </w:r>
              <w:r w:rsidRPr="005C00AE">
                <w:rPr>
                  <w:rFonts w:ascii="Arial" w:hAnsi="Arial" w:cs="Arial"/>
                  <w:i/>
                  <w:sz w:val="18"/>
                  <w:szCs w:val="18"/>
                </w:rPr>
                <w:t>each</w:t>
              </w:r>
              <w:r w:rsidRPr="005C00AE">
                <w:rPr>
                  <w:rFonts w:ascii="Arial" w:hAnsi="Arial" w:cs="Arial"/>
                  <w:sz w:val="18"/>
                  <w:szCs w:val="18"/>
                </w:rPr>
                <w:t xml:space="preserve"> month for the duration of the </w:t>
              </w:r>
              <w:r w:rsidR="00195913" w:rsidRPr="005C00AE">
                <w:rPr>
                  <w:rFonts w:ascii="Arial" w:hAnsi="Arial" w:cs="Arial"/>
                  <w:sz w:val="18"/>
                  <w:szCs w:val="18"/>
                </w:rPr>
                <w:t>C</w:t>
              </w:r>
              <w:r w:rsidRPr="005C00AE">
                <w:rPr>
                  <w:rFonts w:ascii="Arial" w:hAnsi="Arial" w:cs="Arial"/>
                  <w:sz w:val="18"/>
                  <w:szCs w:val="18"/>
                </w:rPr>
                <w:t>ontract.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This form should include </w:t>
              </w:r>
              <w:r w:rsidRPr="00007426">
                <w:rPr>
                  <w:rFonts w:ascii="Arial" w:hAnsi="Arial" w:cs="Arial"/>
                  <w:b/>
                  <w:bCs/>
                  <w:sz w:val="18"/>
                  <w:szCs w:val="18"/>
                </w:rPr>
                <w:t xml:space="preserve">all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(e.g. </w:t>
              </w:r>
              <w:r w:rsidR="00746BCA">
                <w:rPr>
                  <w:rFonts w:ascii="Arial" w:hAnsi="Arial" w:cs="Arial"/>
                  <w:sz w:val="18"/>
                  <w:szCs w:val="18"/>
                </w:rPr>
                <w:t>SDVOB and non SDVOB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) Subcontractors </w:t>
              </w:r>
              <w:r w:rsidR="00050D96" w:rsidRPr="00007426">
                <w:rPr>
                  <w:rFonts w:ascii="Arial" w:hAnsi="Arial" w:cs="Arial"/>
                  <w:sz w:val="18"/>
                  <w:szCs w:val="18"/>
                </w:rPr>
                <w:t>and/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or Suppliers assigned by the Contractor/Vendor</w:t>
              </w:r>
              <w:r w:rsidR="00926C11" w:rsidRPr="00007426">
                <w:rPr>
                  <w:rFonts w:ascii="Arial" w:hAnsi="Arial" w:cs="Arial"/>
                  <w:sz w:val="18"/>
                  <w:szCs w:val="18"/>
                </w:rPr>
                <w:t xml:space="preserve"> to perform work during the contract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.</w:t>
              </w:r>
              <w:r w:rsidR="00661799" w:rsidRPr="00007426">
                <w:rPr>
                  <w:rFonts w:ascii="Arial" w:hAnsi="Arial" w:cs="Arial"/>
                  <w:sz w:val="18"/>
                  <w:szCs w:val="18"/>
                </w:rPr>
                <w:t xml:space="preserve"> This report</w:t>
              </w:r>
              <w:r w:rsidR="00050D96" w:rsidRPr="00007426">
                <w:rPr>
                  <w:rFonts w:ascii="Arial" w:hAnsi="Arial" w:cs="Arial"/>
                  <w:sz w:val="18"/>
                  <w:szCs w:val="18"/>
                </w:rPr>
                <w:t>ing</w:t>
              </w:r>
              <w:r w:rsidR="00661799" w:rsidRPr="00007426">
                <w:rPr>
                  <w:rFonts w:ascii="Arial" w:hAnsi="Arial" w:cs="Arial"/>
                  <w:sz w:val="18"/>
                  <w:szCs w:val="18"/>
                </w:rPr>
                <w:t xml:space="preserve"> should </w:t>
              </w:r>
              <w:r w:rsidR="00050D96" w:rsidRPr="00007426">
                <w:rPr>
                  <w:rFonts w:ascii="Arial" w:hAnsi="Arial" w:cs="Arial"/>
                  <w:sz w:val="18"/>
                  <w:szCs w:val="18"/>
                </w:rPr>
                <w:t xml:space="preserve">also </w:t>
              </w:r>
              <w:r w:rsidR="00661799" w:rsidRPr="00007426">
                <w:rPr>
                  <w:rFonts w:ascii="Arial" w:hAnsi="Arial" w:cs="Arial"/>
                  <w:sz w:val="18"/>
                  <w:szCs w:val="18"/>
                </w:rPr>
                <w:t xml:space="preserve">include payments made by your Subcontractors and/or Suppliers to </w:t>
              </w:r>
              <w:r w:rsidR="00746BCA">
                <w:rPr>
                  <w:rFonts w:ascii="Arial" w:hAnsi="Arial" w:cs="Arial"/>
                  <w:sz w:val="18"/>
                  <w:szCs w:val="18"/>
                </w:rPr>
                <w:t>SDVOB</w:t>
              </w:r>
              <w:r w:rsidR="00661799" w:rsidRPr="00007426">
                <w:rPr>
                  <w:rFonts w:ascii="Arial" w:hAnsi="Arial" w:cs="Arial"/>
                  <w:sz w:val="18"/>
                  <w:szCs w:val="18"/>
                </w:rPr>
                <w:t xml:space="preserve"> firms.</w:t>
              </w:r>
            </w:ins>
            <w:del w:id="86" w:author="Api Ohouo" w:date="2026-09-25T20:09:00Z" w16du:dateUtc="2026-09-26T00:09:00Z">
              <w:r w:rsidR="00AB5BE5" w:rsidRPr="00A6542A">
                <w:rPr>
                  <w:rFonts w:ascii="Tahoma" w:hAnsi="Tahoma" w:cs="Tahoma"/>
                  <w:bCs/>
                </w:rPr>
                <w:delText>Sales</w:delText>
              </w:r>
            </w:del>
          </w:p>
          <w:p w14:paraId="53F6697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87" w:author="Api Ohouo" w:date="2026-09-25T20:09:00Z" w16du:dateUtc="2026-09-26T00:09:00Z"/>
                <w:rFonts w:ascii="Tahoma" w:hAnsi="Tahoma" w:cs="Tahoma"/>
                <w:bCs/>
              </w:rPr>
            </w:pPr>
            <w:del w:id="88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Purchases</w:delText>
              </w:r>
            </w:del>
          </w:p>
          <w:p w14:paraId="2F3A1DAE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89" w:author="Api Ohouo" w:date="2026-09-25T20:09:00Z" w16du:dateUtc="2026-09-26T00:09:00Z"/>
                <w:rFonts w:ascii="Tahoma" w:hAnsi="Tahoma" w:cs="Tahoma"/>
                <w:bCs/>
              </w:rPr>
            </w:pPr>
            <w:del w:id="90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Returns</w:delText>
              </w:r>
            </w:del>
          </w:p>
          <w:p w14:paraId="63916F4E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91" w:author="Api Ohouo" w:date="2026-09-25T20:09:00Z" w16du:dateUtc="2026-09-26T00:09:00Z"/>
                <w:rFonts w:ascii="Tahoma" w:hAnsi="Tahoma" w:cs="Tahoma"/>
                <w:bCs/>
              </w:rPr>
            </w:pPr>
            <w:del w:id="92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Carriage inwards</w:delText>
              </w:r>
            </w:del>
          </w:p>
          <w:p w14:paraId="5D67EE08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93" w:author="Api Ohouo" w:date="2026-09-25T20:09:00Z" w16du:dateUtc="2026-09-26T00:09:00Z"/>
                <w:rFonts w:ascii="Tahoma" w:hAnsi="Tahoma" w:cs="Tahoma"/>
                <w:bCs/>
              </w:rPr>
            </w:pPr>
            <w:del w:id="94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Carriage outwards</w:delText>
              </w:r>
            </w:del>
          </w:p>
          <w:p w14:paraId="77239BEB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95" w:author="Api Ohouo" w:date="2026-09-25T20:09:00Z" w16du:dateUtc="2026-09-26T00:09:00Z"/>
                <w:rFonts w:ascii="Tahoma" w:hAnsi="Tahoma" w:cs="Tahoma"/>
                <w:bCs/>
              </w:rPr>
            </w:pPr>
            <w:del w:id="96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Stock (jan 2018)</w:delText>
              </w:r>
            </w:del>
          </w:p>
          <w:p w14:paraId="2C217F9B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97" w:author="Api Ohouo" w:date="2026-09-25T20:09:00Z" w16du:dateUtc="2026-09-26T00:09:00Z"/>
                <w:rFonts w:ascii="Tahoma" w:hAnsi="Tahoma" w:cs="Tahoma"/>
                <w:bCs/>
              </w:rPr>
            </w:pPr>
            <w:del w:id="98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Rent</w:delText>
              </w:r>
            </w:del>
          </w:p>
          <w:p w14:paraId="1C29331B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99" w:author="Api Ohouo" w:date="2026-09-25T20:09:00Z" w16du:dateUtc="2026-09-26T00:09:00Z"/>
                <w:rFonts w:ascii="Tahoma" w:hAnsi="Tahoma" w:cs="Tahoma"/>
                <w:bCs/>
              </w:rPr>
            </w:pPr>
            <w:del w:id="100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Delivery van</w:delText>
              </w:r>
            </w:del>
          </w:p>
          <w:p w14:paraId="739A457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01" w:author="Api Ohouo" w:date="2026-09-25T20:09:00Z" w16du:dateUtc="2026-09-26T00:09:00Z"/>
                <w:rFonts w:ascii="Tahoma" w:hAnsi="Tahoma" w:cs="Tahoma"/>
                <w:bCs/>
              </w:rPr>
            </w:pPr>
            <w:del w:id="102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Bank</w:delText>
              </w:r>
            </w:del>
          </w:p>
          <w:p w14:paraId="0067919E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03" w:author="Api Ohouo" w:date="2026-09-25T20:09:00Z" w16du:dateUtc="2026-09-26T00:09:00Z"/>
                <w:rFonts w:ascii="Tahoma" w:hAnsi="Tahoma" w:cs="Tahoma"/>
                <w:bCs/>
              </w:rPr>
            </w:pPr>
            <w:del w:id="104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Creditors </w:delText>
              </w:r>
            </w:del>
          </w:p>
          <w:p w14:paraId="204A1478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05" w:author="Api Ohouo" w:date="2026-09-25T20:09:00Z" w16du:dateUtc="2026-09-26T00:09:00Z"/>
                <w:rFonts w:ascii="Tahoma" w:hAnsi="Tahoma" w:cs="Tahoma"/>
                <w:bCs/>
              </w:rPr>
            </w:pPr>
            <w:del w:id="106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Debtors </w:delText>
              </w:r>
            </w:del>
          </w:p>
          <w:p w14:paraId="550010AB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07" w:author="Api Ohouo" w:date="2026-09-25T20:09:00Z" w16du:dateUtc="2026-09-26T00:09:00Z"/>
                <w:rFonts w:ascii="Tahoma" w:hAnsi="Tahoma" w:cs="Tahoma"/>
                <w:bCs/>
              </w:rPr>
            </w:pPr>
            <w:del w:id="108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Interest </w:delText>
              </w:r>
            </w:del>
          </w:p>
          <w:p w14:paraId="7E8C4683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09" w:author="Api Ohouo" w:date="2026-09-25T20:09:00Z" w16du:dateUtc="2026-09-26T00:09:00Z"/>
                <w:rFonts w:ascii="Tahoma" w:hAnsi="Tahoma" w:cs="Tahoma"/>
                <w:bCs/>
              </w:rPr>
            </w:pPr>
            <w:del w:id="110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General expenses</w:delText>
              </w:r>
            </w:del>
          </w:p>
          <w:p w14:paraId="6679F9FC" w14:textId="77777777" w:rsidR="00AB5BE5" w:rsidRPr="00007426" w:rsidRDefault="00AB5BE5" w:rsidP="0019591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Arial" w:hAnsi="Arial"/>
                <w:sz w:val="18"/>
                <w:rPrChange w:id="111" w:author="Api Ohouo" w:date="2026-09-25T20:09:00Z" w16du:dateUtc="2026-09-26T00:09:00Z">
                  <w:rPr>
                    <w:rFonts w:ascii="Tahoma" w:hAnsi="Tahoma" w:cs="Tahoma"/>
                    <w:bCs/>
                  </w:rPr>
                </w:rPrChange>
              </w:rPr>
              <w:pPrChange w:id="112" w:author="Api Ohouo" w:date="2026-09-25T20:09:00Z" w16du:dateUtc="2026-09-26T00:09:00Z">
                <w:pPr>
                  <w:pStyle w:val="NormalWeb"/>
                  <w:spacing w:before="0" w:beforeAutospacing="0" w:after="0" w:afterAutospacing="0"/>
                </w:pPr>
              </w:pPrChange>
            </w:pPr>
            <w:del w:id="113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Capital</w:delText>
              </w:r>
            </w:del>
          </w:p>
        </w:tc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PrChange w:id="114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7078360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15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4EBE7414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16" w:author="Api Ohouo" w:date="2026-09-25T20:09:00Z" w16du:dateUtc="2026-09-26T00:09:00Z"/>
                <w:rFonts w:ascii="Tahoma" w:hAnsi="Tahoma" w:cs="Tahoma"/>
                <w:bCs/>
              </w:rPr>
            </w:pPr>
            <w:del w:id="117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500,000</w:delText>
              </w:r>
            </w:del>
          </w:p>
          <w:p w14:paraId="7B77F78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18" w:author="Api Ohouo" w:date="2026-09-25T20:09:00Z" w16du:dateUtc="2026-09-26T00:09:00Z"/>
                <w:rFonts w:ascii="Tahoma" w:hAnsi="Tahoma" w:cs="Tahoma"/>
                <w:bCs/>
              </w:rPr>
            </w:pPr>
            <w:del w:id="119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60,000</w:delText>
              </w:r>
            </w:del>
          </w:p>
          <w:p w14:paraId="4461100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20" w:author="Api Ohouo" w:date="2026-09-25T20:09:00Z" w16du:dateUtc="2026-09-26T00:09:00Z"/>
                <w:rFonts w:ascii="Tahoma" w:hAnsi="Tahoma" w:cs="Tahoma"/>
                <w:bCs/>
              </w:rPr>
            </w:pPr>
            <w:del w:id="121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30,000</w:delText>
              </w:r>
            </w:del>
          </w:p>
          <w:p w14:paraId="5AB19A2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22" w:author="Api Ohouo" w:date="2026-09-25T20:09:00Z" w16du:dateUtc="2026-09-26T00:09:00Z"/>
                <w:rFonts w:ascii="Tahoma" w:hAnsi="Tahoma" w:cs="Tahoma"/>
                <w:bCs/>
              </w:rPr>
            </w:pPr>
            <w:del w:id="123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  3,000</w:delText>
              </w:r>
            </w:del>
          </w:p>
          <w:p w14:paraId="6A74161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24" w:author="Api Ohouo" w:date="2026-09-25T20:09:00Z" w16du:dateUtc="2026-09-26T00:09:00Z"/>
                <w:rFonts w:ascii="Tahoma" w:hAnsi="Tahoma" w:cs="Tahoma"/>
                <w:bCs/>
              </w:rPr>
            </w:pPr>
            <w:del w:id="125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100 ,000</w:delText>
              </w:r>
            </w:del>
          </w:p>
          <w:p w14:paraId="02818D70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26" w:author="Api Ohouo" w:date="2026-09-25T20:09:00Z" w16du:dateUtc="2026-09-26T00:09:00Z"/>
                <w:rFonts w:ascii="Tahoma" w:hAnsi="Tahoma" w:cs="Tahoma"/>
                <w:bCs/>
              </w:rPr>
            </w:pPr>
            <w:del w:id="127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12,000</w:delText>
              </w:r>
            </w:del>
          </w:p>
          <w:p w14:paraId="3F1BC3E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28" w:author="Api Ohouo" w:date="2026-09-25T20:09:00Z" w16du:dateUtc="2026-09-26T00:09:00Z"/>
                <w:rFonts w:ascii="Tahoma" w:hAnsi="Tahoma" w:cs="Tahoma"/>
                <w:bCs/>
              </w:rPr>
            </w:pPr>
            <w:del w:id="129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300,000</w:delText>
              </w:r>
            </w:del>
          </w:p>
          <w:p w14:paraId="2738247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30" w:author="Api Ohouo" w:date="2026-09-25T20:09:00Z" w16du:dateUtc="2026-09-26T00:09:00Z"/>
                <w:rFonts w:ascii="Tahoma" w:hAnsi="Tahoma" w:cs="Tahoma"/>
                <w:bCs/>
              </w:rPr>
            </w:pPr>
            <w:del w:id="131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60,000</w:delText>
              </w:r>
            </w:del>
          </w:p>
          <w:p w14:paraId="2FDB6051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32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0E0AC5A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33" w:author="Api Ohouo" w:date="2026-09-25T20:09:00Z" w16du:dateUtc="2026-09-26T00:09:00Z"/>
                <w:rFonts w:ascii="Tahoma" w:hAnsi="Tahoma" w:cs="Tahoma"/>
                <w:bCs/>
              </w:rPr>
            </w:pPr>
            <w:del w:id="134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100 000</w:delText>
              </w:r>
            </w:del>
          </w:p>
          <w:p w14:paraId="4E4DD41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35" w:author="Api Ohouo" w:date="2026-09-25T20:09:00Z" w16du:dateUtc="2026-09-26T00:09:00Z"/>
                <w:rFonts w:ascii="Tahoma" w:hAnsi="Tahoma" w:cs="Tahoma"/>
                <w:bCs/>
              </w:rPr>
            </w:pPr>
            <w:del w:id="136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18,000</w:delText>
              </w:r>
            </w:del>
          </w:p>
          <w:p w14:paraId="1ACF2FB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137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  7,000</w:delText>
              </w:r>
            </w:del>
          </w:p>
        </w:tc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PrChange w:id="138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1965FE0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39" w:author="Api Ohouo" w:date="2026-09-25T20:09:00Z" w16du:dateUtc="2026-09-26T00:09:00Z"/>
                <w:rFonts w:ascii="Tahoma" w:hAnsi="Tahoma" w:cs="Tahoma"/>
                <w:bCs/>
              </w:rPr>
            </w:pPr>
            <w:del w:id="140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900,000</w:delText>
              </w:r>
            </w:del>
          </w:p>
          <w:p w14:paraId="78D04DF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1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6A4C696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2" w:author="Api Ohouo" w:date="2026-09-25T20:09:00Z" w16du:dateUtc="2026-09-26T00:09:00Z"/>
                <w:rFonts w:ascii="Tahoma" w:hAnsi="Tahoma" w:cs="Tahoma"/>
                <w:bCs/>
              </w:rPr>
            </w:pPr>
            <w:del w:id="143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20,000</w:delText>
              </w:r>
            </w:del>
          </w:p>
          <w:p w14:paraId="1075734F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4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04D5691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5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0A2CF3C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6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79907553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7" w:author="Api Ohouo" w:date="2026-09-25T20:09:00Z" w16du:dateUtc="2026-09-26T00:09:00Z"/>
                <w:rFonts w:ascii="Tahoma" w:hAnsi="Tahoma" w:cs="Tahoma"/>
                <w:bCs/>
              </w:rPr>
            </w:pPr>
            <w:del w:id="148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60,000</w:delText>
              </w:r>
            </w:del>
          </w:p>
          <w:p w14:paraId="35F1EA2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49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1CB10E39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50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4F7B66B0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51" w:author="Api Ohouo" w:date="2026-09-25T20:09:00Z" w16du:dateUtc="2026-09-26T00:09:00Z"/>
                <w:rFonts w:ascii="Tahoma" w:hAnsi="Tahoma" w:cs="Tahoma"/>
                <w:bCs/>
              </w:rPr>
            </w:pPr>
            <w:del w:id="152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 50,000</w:delText>
              </w:r>
            </w:del>
          </w:p>
          <w:p w14:paraId="4C1F60CD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53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6AD183C5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54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02B8FA9B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del w:id="155" w:author="Api Ohouo" w:date="2026-09-25T20:09:00Z" w16du:dateUtc="2026-09-26T00:09:00Z"/>
                <w:rFonts w:ascii="Tahoma" w:hAnsi="Tahoma" w:cs="Tahoma"/>
                <w:bCs/>
              </w:rPr>
            </w:pPr>
          </w:p>
          <w:p w14:paraId="0D72BE4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156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 xml:space="preserve"> 178,000</w:delText>
              </w:r>
            </w:del>
          </w:p>
        </w:tc>
      </w:tr>
      <w:tr w:rsidR="00AB5BE5" w:rsidRPr="00A6542A" w14:paraId="45942923" w14:textId="77777777" w:rsidTr="00565C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1"/>
          <w:trPrChange w:id="157" w:author="Api Ohouo" w:date="2026-09-25T20:09:00Z" w16du:dateUtc="2026-09-26T00:09:00Z">
            <w:trPr>
              <w:gridAfter w:val="1"/>
            </w:trPr>
          </w:trPrChange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left w:w="115" w:type="dxa"/>
              <w:bottom w:w="72" w:type="dxa"/>
              <w:right w:w="115" w:type="dxa"/>
            </w:tcMar>
            <w:tcPrChange w:id="158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02FB57E2" w14:textId="77777777" w:rsidR="00AB5BE5" w:rsidRPr="00007426" w:rsidRDefault="008300A1" w:rsidP="0068665C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rFonts w:ascii="Arial" w:hAnsi="Arial"/>
                <w:sz w:val="18"/>
                <w:rPrChange w:id="159" w:author="Api Ohouo" w:date="2026-09-25T20:09:00Z" w16du:dateUtc="2026-09-26T00:09:00Z">
                  <w:rPr>
                    <w:rFonts w:ascii="Tahoma" w:hAnsi="Tahoma" w:cs="Tahoma"/>
                    <w:bCs/>
                  </w:rPr>
                </w:rPrChange>
              </w:rPr>
              <w:pPrChange w:id="160" w:author="Api Ohouo" w:date="2026-09-25T20:09:00Z" w16du:dateUtc="2026-09-26T00:09:00Z">
                <w:pPr>
                  <w:pStyle w:val="NormalWeb"/>
                  <w:spacing w:before="0" w:beforeAutospacing="0" w:after="0" w:afterAutospacing="0"/>
                </w:pPr>
              </w:pPrChange>
            </w:pPr>
            <w:ins w:id="161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Complete the form as specified below.</w:t>
              </w:r>
            </w:ins>
          </w:p>
        </w:tc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left w:w="115" w:type="dxa"/>
              <w:bottom w:w="72" w:type="dxa"/>
              <w:right w:w="115" w:type="dxa"/>
            </w:tcMar>
            <w:tcPrChange w:id="162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7F6736C4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163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1,190,000</w:delText>
              </w:r>
            </w:del>
          </w:p>
        </w:tc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left w:w="115" w:type="dxa"/>
              <w:bottom w:w="72" w:type="dxa"/>
              <w:right w:w="115" w:type="dxa"/>
            </w:tcMar>
            <w:tcPrChange w:id="164" w:author="Api Ohouo" w:date="2026-09-25T20:09:00Z" w16du:dateUtc="2026-09-26T00:09:00Z">
              <w:tcPr>
                <w:tcW w:w="3192" w:type="dxa"/>
                <w:gridSpan w:val="2"/>
              </w:tcPr>
            </w:tcPrChange>
          </w:tcPr>
          <w:p w14:paraId="35ACE9DA" w14:textId="77777777" w:rsidR="00AB5BE5" w:rsidRPr="00A6542A" w:rsidRDefault="00AB5BE5" w:rsidP="006261DA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bCs/>
              </w:rPr>
            </w:pPr>
            <w:del w:id="165" w:author="Api Ohouo" w:date="2026-09-25T20:09:00Z" w16du:dateUtc="2026-09-26T00:09:00Z">
              <w:r w:rsidRPr="00A6542A">
                <w:rPr>
                  <w:rFonts w:ascii="Tahoma" w:hAnsi="Tahoma" w:cs="Tahoma"/>
                  <w:bCs/>
                </w:rPr>
                <w:delText>1,190,000</w:delText>
              </w:r>
            </w:del>
          </w:p>
        </w:tc>
      </w:tr>
      <w:tr w:rsidR="00050D96" w:rsidRPr="00007426" w14:paraId="7A914B2E" w14:textId="77777777" w:rsidTr="00565C11">
        <w:trPr>
          <w:trHeight w:val="432"/>
          <w:ins w:id="166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58" w:type="dxa"/>
              <w:right w:w="115" w:type="dxa"/>
            </w:tcMar>
          </w:tcPr>
          <w:p w14:paraId="56E5910B" w14:textId="77777777"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ins w:id="167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68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Contract No.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58" w:type="dxa"/>
              <w:right w:w="115" w:type="dxa"/>
            </w:tcMar>
          </w:tcPr>
          <w:p w14:paraId="3FFA2604" w14:textId="77777777"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ins w:id="169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70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Indicate 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 xml:space="preserve">the </w:t>
              </w:r>
              <w:r w:rsidR="00762FCC">
                <w:rPr>
                  <w:rFonts w:ascii="Arial" w:hAnsi="Arial" w:cs="Arial"/>
                  <w:sz w:val="18"/>
                  <w:szCs w:val="18"/>
                </w:rPr>
                <w:t>DOS</w:t>
              </w:r>
              <w:r w:rsidR="00447F03" w:rsidRPr="00447F03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Contract No.</w:t>
              </w:r>
            </w:ins>
          </w:p>
        </w:tc>
      </w:tr>
      <w:tr w:rsidR="00050D96" w:rsidRPr="00007426" w14:paraId="06895F1F" w14:textId="77777777" w:rsidTr="00565C11">
        <w:trPr>
          <w:trHeight w:val="432"/>
          <w:ins w:id="171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14A21213" w14:textId="77777777" w:rsidR="00050D96" w:rsidRPr="00007426" w:rsidRDefault="00050D96" w:rsidP="006E2537">
            <w:pPr>
              <w:pStyle w:val="Header"/>
              <w:tabs>
                <w:tab w:val="clear" w:pos="4320"/>
                <w:tab w:val="clear" w:pos="8640"/>
              </w:tabs>
              <w:rPr>
                <w:ins w:id="17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73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Contractor/Vendor Name and Address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289C12C9" w14:textId="77777777" w:rsidR="00050D96" w:rsidRPr="00007426" w:rsidRDefault="00050D96" w:rsidP="006E2537">
            <w:pPr>
              <w:pStyle w:val="Header"/>
              <w:tabs>
                <w:tab w:val="clear" w:pos="4320"/>
                <w:tab w:val="clear" w:pos="8640"/>
              </w:tabs>
              <w:rPr>
                <w:ins w:id="17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75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Provide </w:t>
              </w:r>
              <w:r w:rsidR="00B74F0A" w:rsidRPr="00007426">
                <w:rPr>
                  <w:rFonts w:ascii="Arial" w:hAnsi="Arial" w:cs="Arial"/>
                  <w:sz w:val="18"/>
                  <w:szCs w:val="18"/>
                </w:rPr>
                <w:t xml:space="preserve">your </w:t>
              </w:r>
              <w:r w:rsidR="006E2537" w:rsidRPr="00007426">
                <w:rPr>
                  <w:rFonts w:ascii="Arial" w:hAnsi="Arial" w:cs="Arial"/>
                  <w:sz w:val="18"/>
                  <w:szCs w:val="18"/>
                </w:rPr>
                <w:t xml:space="preserve">firm’s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name and address.</w:t>
              </w:r>
            </w:ins>
          </w:p>
        </w:tc>
      </w:tr>
      <w:tr w:rsidR="00050D96" w:rsidRPr="00007426" w14:paraId="13B93496" w14:textId="77777777" w:rsidTr="00565C11">
        <w:trPr>
          <w:trHeight w:val="468"/>
          <w:ins w:id="176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73744A17" w14:textId="77777777"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ins w:id="177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78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Federal ID No.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4F4B383C" w14:textId="77777777" w:rsidR="00050D96" w:rsidRPr="00007426" w:rsidRDefault="008300A1" w:rsidP="00750886">
            <w:pPr>
              <w:pStyle w:val="Header"/>
              <w:tabs>
                <w:tab w:val="clear" w:pos="4320"/>
                <w:tab w:val="clear" w:pos="8640"/>
              </w:tabs>
              <w:rPr>
                <w:ins w:id="179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80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Enter</w:t>
              </w:r>
              <w:r w:rsidR="00050D96" w:rsidRPr="00007426">
                <w:rPr>
                  <w:rFonts w:ascii="Arial" w:hAnsi="Arial" w:cs="Arial"/>
                  <w:sz w:val="18"/>
                  <w:szCs w:val="18"/>
                </w:rPr>
                <w:t xml:space="preserve"> your </w:t>
              </w:r>
              <w:r w:rsidR="006E2537" w:rsidRPr="00007426">
                <w:rPr>
                  <w:rFonts w:ascii="Arial" w:hAnsi="Arial" w:cs="Arial"/>
                  <w:sz w:val="18"/>
                  <w:szCs w:val="18"/>
                </w:rPr>
                <w:t xml:space="preserve">firm’s </w:t>
              </w:r>
              <w:r w:rsidR="00050D96" w:rsidRPr="00007426">
                <w:rPr>
                  <w:rFonts w:ascii="Arial" w:hAnsi="Arial" w:cs="Arial"/>
                  <w:sz w:val="18"/>
                  <w:szCs w:val="18"/>
                </w:rPr>
                <w:t xml:space="preserve">Federal ID No. </w:t>
              </w:r>
            </w:ins>
          </w:p>
        </w:tc>
      </w:tr>
      <w:tr w:rsidR="0054713F" w:rsidRPr="00007426" w14:paraId="3388E2FC" w14:textId="77777777" w:rsidTr="00565C11">
        <w:trPr>
          <w:trHeight w:val="432"/>
          <w:ins w:id="181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61BDA500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18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83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Goals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436FCFEF" w14:textId="77777777" w:rsidR="0054713F" w:rsidRPr="00007426" w:rsidRDefault="0054713F" w:rsidP="00746BCA">
            <w:pPr>
              <w:pStyle w:val="Header"/>
              <w:tabs>
                <w:tab w:val="clear" w:pos="4320"/>
                <w:tab w:val="clear" w:pos="8640"/>
              </w:tabs>
              <w:rPr>
                <w:ins w:id="18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85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Indicate </w:t>
              </w:r>
              <w:r w:rsidR="00746BCA">
                <w:rPr>
                  <w:rFonts w:ascii="Arial" w:hAnsi="Arial" w:cs="Arial"/>
                  <w:sz w:val="18"/>
                  <w:szCs w:val="18"/>
                </w:rPr>
                <w:t>SDVOB</w:t>
              </w:r>
              <w:r w:rsidR="00D45197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participation goals.</w:t>
              </w:r>
            </w:ins>
          </w:p>
        </w:tc>
      </w:tr>
      <w:tr w:rsidR="0054713F" w:rsidRPr="00007426" w14:paraId="76822CCC" w14:textId="77777777" w:rsidTr="00565C11">
        <w:trPr>
          <w:trHeight w:val="576"/>
          <w:ins w:id="186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2A832873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187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88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Reporting Period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04B38857" w14:textId="77777777" w:rsidR="0054713F" w:rsidRPr="00007426" w:rsidRDefault="008300A1">
            <w:pPr>
              <w:pStyle w:val="Header"/>
              <w:tabs>
                <w:tab w:val="clear" w:pos="4320"/>
                <w:tab w:val="clear" w:pos="8640"/>
              </w:tabs>
              <w:rPr>
                <w:ins w:id="189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90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Fill in the 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>month and year of reporting period</w:t>
              </w:r>
              <w:r w:rsidR="009C4E19">
                <w:rPr>
                  <w:rFonts w:ascii="Arial" w:hAnsi="Arial" w:cs="Arial"/>
                  <w:sz w:val="18"/>
                  <w:szCs w:val="18"/>
                </w:rPr>
                <w:t>.</w:t>
              </w:r>
            </w:ins>
          </w:p>
        </w:tc>
      </w:tr>
      <w:tr w:rsidR="00050D96" w:rsidRPr="00007426" w14:paraId="39CD6717" w14:textId="77777777" w:rsidTr="00565C11">
        <w:trPr>
          <w:trHeight w:val="432"/>
          <w:ins w:id="191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2F17DB3F" w14:textId="77777777" w:rsidR="00050D96" w:rsidRPr="00007426" w:rsidRDefault="00050D96" w:rsidP="00345CDA">
            <w:pPr>
              <w:pStyle w:val="Header"/>
              <w:tabs>
                <w:tab w:val="clear" w:pos="4320"/>
                <w:tab w:val="clear" w:pos="8640"/>
              </w:tabs>
              <w:rPr>
                <w:ins w:id="19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93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Description of </w:t>
              </w:r>
              <w:r w:rsidR="00B038AD" w:rsidRPr="00007426">
                <w:rPr>
                  <w:rFonts w:ascii="Arial" w:hAnsi="Arial" w:cs="Arial"/>
                  <w:sz w:val="18"/>
                  <w:szCs w:val="18"/>
                </w:rPr>
                <w:t>Project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4142C6B2" w14:textId="77777777" w:rsidR="00050D96" w:rsidRPr="00007426" w:rsidRDefault="00BE1E59" w:rsidP="00750886">
            <w:pPr>
              <w:pStyle w:val="Header"/>
              <w:tabs>
                <w:tab w:val="clear" w:pos="4320"/>
                <w:tab w:val="clear" w:pos="8640"/>
              </w:tabs>
              <w:rPr>
                <w:ins w:id="19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95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Briefly describe the work you are providing under the terms of this contract.</w:t>
              </w:r>
            </w:ins>
          </w:p>
        </w:tc>
      </w:tr>
      <w:tr w:rsidR="0054713F" w:rsidRPr="00007426" w14:paraId="6E5181CC" w14:textId="77777777" w:rsidTr="00565C11">
        <w:trPr>
          <w:trHeight w:val="567"/>
          <w:ins w:id="196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0B7A23C0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197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198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Firm Name and Address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67BA3A0A" w14:textId="77777777" w:rsidR="0054713F" w:rsidRPr="00007426" w:rsidRDefault="0054713F" w:rsidP="00750886">
            <w:pPr>
              <w:pStyle w:val="Header"/>
              <w:tabs>
                <w:tab w:val="clear" w:pos="4320"/>
                <w:tab w:val="clear" w:pos="8640"/>
              </w:tabs>
              <w:rPr>
                <w:ins w:id="199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00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Provide the name</w:t>
              </w:r>
              <w:r w:rsidR="00750886" w:rsidRPr="00007426">
                <w:rPr>
                  <w:rFonts w:ascii="Arial" w:hAnsi="Arial" w:cs="Arial"/>
                  <w:sz w:val="18"/>
                  <w:szCs w:val="18"/>
                </w:rPr>
                <w:t>,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address</w:t>
              </w:r>
              <w:r w:rsidR="00750886" w:rsidRPr="00007426">
                <w:rPr>
                  <w:rFonts w:ascii="Arial" w:hAnsi="Arial" w:cs="Arial"/>
                  <w:sz w:val="18"/>
                  <w:szCs w:val="18"/>
                </w:rPr>
                <w:t xml:space="preserve"> and phone number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of </w:t>
              </w:r>
              <w:r w:rsidRPr="00007426">
                <w:rPr>
                  <w:rFonts w:ascii="Arial" w:hAnsi="Arial" w:cs="Arial"/>
                  <w:b/>
                  <w:sz w:val="18"/>
                  <w:szCs w:val="18"/>
                </w:rPr>
                <w:t>all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Subcontractors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>/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Suppliers assigned by the Contractor/Vendor on this contract</w:t>
              </w:r>
              <w:r w:rsidR="00B74F0A" w:rsidRPr="00007426">
                <w:rPr>
                  <w:rFonts w:ascii="Arial" w:hAnsi="Arial" w:cs="Arial"/>
                  <w:sz w:val="18"/>
                  <w:szCs w:val="18"/>
                </w:rPr>
                <w:t xml:space="preserve"> or purchase agreement(s).</w:t>
              </w:r>
            </w:ins>
          </w:p>
        </w:tc>
      </w:tr>
      <w:tr w:rsidR="0054713F" w:rsidRPr="00007426" w14:paraId="7C4048D7" w14:textId="77777777" w:rsidTr="00565C11">
        <w:trPr>
          <w:trHeight w:val="765"/>
          <w:ins w:id="201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6F8EEF62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20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03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Federal ID No.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59827145" w14:textId="77777777" w:rsidR="0054713F" w:rsidRPr="00007426" w:rsidRDefault="008300A1" w:rsidP="00B038AD">
            <w:pPr>
              <w:pStyle w:val="Header"/>
              <w:tabs>
                <w:tab w:val="clear" w:pos="4320"/>
                <w:tab w:val="clear" w:pos="8640"/>
              </w:tabs>
              <w:rPr>
                <w:ins w:id="20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05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Enter the Subcontractor’s/Supplier’s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 xml:space="preserve"> Federal ID No. If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no 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 xml:space="preserve">Federal ID No. has been assigned, provide </w:t>
              </w:r>
              <w:r w:rsidR="00B038AD" w:rsidRPr="00007426">
                <w:rPr>
                  <w:rFonts w:ascii="Arial" w:hAnsi="Arial" w:cs="Arial"/>
                  <w:sz w:val="18"/>
                  <w:szCs w:val="18"/>
                </w:rPr>
                <w:t xml:space="preserve">only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the owner’s </w:t>
              </w:r>
              <w:r w:rsidR="00B038AD" w:rsidRPr="00007426">
                <w:rPr>
                  <w:rFonts w:ascii="Arial" w:hAnsi="Arial" w:cs="Arial"/>
                  <w:sz w:val="18"/>
                  <w:szCs w:val="18"/>
                </w:rPr>
                <w:t xml:space="preserve">last four (4) digits of his or her 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>Social Security No.</w:t>
              </w:r>
            </w:ins>
          </w:p>
        </w:tc>
      </w:tr>
      <w:tr w:rsidR="0054713F" w:rsidRPr="00007426" w14:paraId="2BA479DE" w14:textId="77777777" w:rsidTr="00565C11">
        <w:trPr>
          <w:trHeight w:val="738"/>
          <w:ins w:id="206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272A5E34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207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08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Payment This Month</w:t>
              </w:r>
            </w:ins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1F6CCA95" w14:textId="77777777" w:rsidR="0054713F" w:rsidRPr="00007426" w:rsidRDefault="0054713F" w:rsidP="00750886">
            <w:pPr>
              <w:pStyle w:val="Header"/>
              <w:tabs>
                <w:tab w:val="clear" w:pos="4320"/>
                <w:tab w:val="clear" w:pos="8640"/>
              </w:tabs>
              <w:rPr>
                <w:ins w:id="209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10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Indicate 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 xml:space="preserve">the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amount paid </w:t>
              </w:r>
              <w:r w:rsidRPr="00007426">
                <w:rPr>
                  <w:rFonts w:ascii="Arial" w:hAnsi="Arial" w:cs="Arial"/>
                  <w:i/>
                  <w:sz w:val="18"/>
                  <w:szCs w:val="18"/>
                </w:rPr>
                <w:t>this month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 to each Subcontractor</w:t>
              </w:r>
              <w:r w:rsidR="00B74F0A" w:rsidRPr="00007426">
                <w:rPr>
                  <w:rFonts w:ascii="Arial" w:hAnsi="Arial" w:cs="Arial"/>
                  <w:sz w:val="18"/>
                  <w:szCs w:val="18"/>
                </w:rPr>
                <w:t>/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Supplier. If there was no income activity for a Subcontractor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>/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Supplier, please 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 xml:space="preserve">check 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the box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 xml:space="preserve"> indicating “No Payment This Month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.</w:t>
              </w:r>
              <w:r w:rsidR="0068665C" w:rsidRPr="00007426">
                <w:rPr>
                  <w:rFonts w:ascii="Arial" w:hAnsi="Arial" w:cs="Arial"/>
                  <w:sz w:val="18"/>
                  <w:szCs w:val="18"/>
                </w:rPr>
                <w:t>”</w:t>
              </w:r>
            </w:ins>
          </w:p>
        </w:tc>
      </w:tr>
      <w:tr w:rsidR="0054713F" w:rsidRPr="00007426" w14:paraId="118C04B7" w14:textId="77777777" w:rsidTr="00565C11">
        <w:trPr>
          <w:trHeight w:val="558"/>
          <w:ins w:id="211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72" w:type="dxa"/>
              <w:right w:w="115" w:type="dxa"/>
            </w:tcMar>
          </w:tcPr>
          <w:p w14:paraId="05DBADBE" w14:textId="77777777"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ins w:id="21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13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Contract Amount</w:t>
              </w:r>
            </w:ins>
          </w:p>
          <w:p w14:paraId="57A51874" w14:textId="77777777" w:rsidR="00750886" w:rsidRPr="00007426" w:rsidRDefault="00750886">
            <w:pPr>
              <w:pStyle w:val="Header"/>
              <w:tabs>
                <w:tab w:val="clear" w:pos="4320"/>
                <w:tab w:val="clear" w:pos="8640"/>
              </w:tabs>
              <w:rPr>
                <w:ins w:id="21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22" w:type="dxa"/>
            <w:gridSpan w:val="2"/>
            <w:tcMar>
              <w:left w:w="115" w:type="dxa"/>
              <w:bottom w:w="72" w:type="dxa"/>
              <w:right w:w="115" w:type="dxa"/>
            </w:tcMar>
          </w:tcPr>
          <w:p w14:paraId="73A81073" w14:textId="77777777" w:rsidR="00750886" w:rsidRPr="00007426" w:rsidRDefault="0068665C" w:rsidP="00380D37">
            <w:pPr>
              <w:pStyle w:val="Header"/>
              <w:tabs>
                <w:tab w:val="clear" w:pos="4320"/>
                <w:tab w:val="clear" w:pos="8640"/>
              </w:tabs>
              <w:rPr>
                <w:ins w:id="215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16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 xml:space="preserve">Enter 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>the total contract amount or purchase agreement(s)</w:t>
              </w:r>
              <w:r w:rsidR="00195913">
                <w:rPr>
                  <w:rFonts w:ascii="Arial" w:hAnsi="Arial" w:cs="Arial"/>
                  <w:sz w:val="18"/>
                  <w:szCs w:val="18"/>
                </w:rPr>
                <w:t xml:space="preserve"> amount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 xml:space="preserve"> for each Subcontractor</w:t>
              </w:r>
              <w:r w:rsidRPr="00007426">
                <w:rPr>
                  <w:rFonts w:ascii="Arial" w:hAnsi="Arial" w:cs="Arial"/>
                  <w:sz w:val="18"/>
                  <w:szCs w:val="18"/>
                </w:rPr>
                <w:t>/</w:t>
              </w:r>
              <w:r w:rsidR="0054713F" w:rsidRPr="00007426">
                <w:rPr>
                  <w:rFonts w:ascii="Arial" w:hAnsi="Arial" w:cs="Arial"/>
                  <w:sz w:val="18"/>
                  <w:szCs w:val="18"/>
                </w:rPr>
                <w:t>Supplier.</w:t>
              </w:r>
            </w:ins>
          </w:p>
        </w:tc>
      </w:tr>
      <w:tr w:rsidR="00380D37" w:rsidRPr="00007426" w14:paraId="1C637AF6" w14:textId="77777777" w:rsidTr="00565C11">
        <w:trPr>
          <w:cantSplit/>
          <w:trHeight w:val="432"/>
          <w:ins w:id="217" w:author="Api Ohouo" w:date="2026-09-25T20:09:00Z" w16du:dateUtc="2026-09-26T00:09:00Z"/>
        </w:trPr>
        <w:tc>
          <w:tcPr>
            <w:tcW w:w="3787" w:type="dxa"/>
            <w:tcMar>
              <w:left w:w="115" w:type="dxa"/>
              <w:bottom w:w="144" w:type="dxa"/>
              <w:right w:w="115" w:type="dxa"/>
            </w:tcMar>
          </w:tcPr>
          <w:p w14:paraId="53714FB9" w14:textId="77777777" w:rsidR="00380D37" w:rsidRDefault="00380D37">
            <w:pPr>
              <w:pStyle w:val="Header"/>
              <w:tabs>
                <w:tab w:val="clear" w:pos="4320"/>
                <w:tab w:val="clear" w:pos="8640"/>
              </w:tabs>
              <w:rPr>
                <w:ins w:id="218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19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Description of Work/Supplies</w:t>
              </w:r>
            </w:ins>
          </w:p>
        </w:tc>
        <w:tc>
          <w:tcPr>
            <w:tcW w:w="6822" w:type="dxa"/>
            <w:gridSpan w:val="2"/>
          </w:tcPr>
          <w:p w14:paraId="3D0C4FF0" w14:textId="77777777" w:rsidR="00380D37" w:rsidRDefault="00380D37">
            <w:pPr>
              <w:pStyle w:val="Header"/>
              <w:tabs>
                <w:tab w:val="clear" w:pos="4320"/>
                <w:tab w:val="clear" w:pos="8640"/>
              </w:tabs>
              <w:rPr>
                <w:ins w:id="220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21" w:author="Api Ohouo" w:date="2026-09-25T20:09:00Z" w16du:dateUtc="2026-09-26T00:09:00Z">
              <w:r w:rsidRPr="00007426">
                <w:rPr>
                  <w:rFonts w:ascii="Arial" w:hAnsi="Arial" w:cs="Arial"/>
                  <w:sz w:val="18"/>
                  <w:szCs w:val="18"/>
                </w:rPr>
                <w:t>Briefly describe the work performed or supplies provided by each Subcontractor/Supplier.</w:t>
              </w:r>
            </w:ins>
          </w:p>
        </w:tc>
      </w:tr>
      <w:tr w:rsidR="0054713F" w:rsidRPr="00007426" w14:paraId="70071968" w14:textId="77777777" w:rsidTr="00565C11">
        <w:trPr>
          <w:cantSplit/>
          <w:trHeight w:val="432"/>
          <w:ins w:id="222" w:author="Api Ohouo" w:date="2026-09-25T20:09:00Z" w16du:dateUtc="2026-09-26T00:09:00Z"/>
        </w:trPr>
        <w:tc>
          <w:tcPr>
            <w:tcW w:w="10609" w:type="dxa"/>
            <w:gridSpan w:val="3"/>
            <w:tcMar>
              <w:left w:w="115" w:type="dxa"/>
              <w:bottom w:w="144" w:type="dxa"/>
              <w:right w:w="115" w:type="dxa"/>
            </w:tcMar>
          </w:tcPr>
          <w:p w14:paraId="76902DEA" w14:textId="77777777" w:rsidR="00C2615A" w:rsidRDefault="00C2615A">
            <w:pPr>
              <w:pStyle w:val="Header"/>
              <w:tabs>
                <w:tab w:val="clear" w:pos="4320"/>
                <w:tab w:val="clear" w:pos="8640"/>
              </w:tabs>
              <w:rPr>
                <w:ins w:id="223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</w:p>
          <w:p w14:paraId="143E6FAF" w14:textId="77777777" w:rsidR="00DC2D56" w:rsidRDefault="00DC2D56" w:rsidP="00DC2D56">
            <w:pPr>
              <w:pStyle w:val="Header"/>
              <w:tabs>
                <w:tab w:val="clear" w:pos="4320"/>
                <w:tab w:val="clear" w:pos="8640"/>
              </w:tabs>
              <w:rPr>
                <w:ins w:id="224" w:author="Api Ohouo" w:date="2026-09-25T20:09:00Z" w16du:dateUtc="2026-09-26T00:09:00Z"/>
                <w:rStyle w:val="Hyperlink"/>
                <w:rFonts w:ascii="Arial" w:hAnsi="Arial" w:cs="Arial"/>
                <w:sz w:val="18"/>
                <w:szCs w:val="18"/>
              </w:rPr>
            </w:pPr>
            <w:ins w:id="225" w:author="Api Ohouo" w:date="2026-09-25T20:09:00Z" w16du:dateUtc="2026-09-26T00:09:00Z">
              <w:r>
                <w:rPr>
                  <w:rFonts w:ascii="Arial" w:hAnsi="Arial" w:cs="Arial"/>
                  <w:sz w:val="18"/>
                  <w:szCs w:val="18"/>
                </w:rPr>
                <w:t xml:space="preserve">Submit to: </w:t>
              </w:r>
              <w:r>
                <w:fldChar w:fldCharType="begin"/>
              </w:r>
              <w:r>
                <w:instrText>HYPERLINK "mailto:dos.sm.sdvob@dos.ny.gov"</w:instrText>
              </w:r>
              <w:r>
                <w:fldChar w:fldCharType="separate"/>
              </w:r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dos.sm.sdvob@dos.ny.gov</w:t>
              </w:r>
              <w:r>
                <w:fldChar w:fldCharType="end"/>
              </w:r>
            </w:ins>
          </w:p>
          <w:p w14:paraId="3A4F41D9" w14:textId="77777777" w:rsidR="00DC2D56" w:rsidRPr="00271A4D" w:rsidRDefault="00DC2D56" w:rsidP="00DC2D56">
            <w:pPr>
              <w:pStyle w:val="Header"/>
              <w:tabs>
                <w:tab w:val="clear" w:pos="4320"/>
                <w:tab w:val="clear" w:pos="8640"/>
              </w:tabs>
              <w:rPr>
                <w:ins w:id="226" w:author="Api Ohouo" w:date="2026-09-25T20:09:00Z" w16du:dateUtc="2026-09-26T00:09:00Z"/>
                <w:rStyle w:val="Hyperlink"/>
                <w:rFonts w:ascii="Arial" w:hAnsi="Arial" w:cs="Arial"/>
                <w:b/>
                <w:sz w:val="18"/>
                <w:szCs w:val="18"/>
              </w:rPr>
            </w:pPr>
          </w:p>
          <w:p w14:paraId="0D9E014B" w14:textId="77777777" w:rsidR="00DC2D56" w:rsidRDefault="00DC2D56" w:rsidP="00DC2D56">
            <w:pPr>
              <w:rPr>
                <w:ins w:id="227" w:author="Api Ohouo" w:date="2026-09-25T20:09:00Z" w16du:dateUtc="2026-09-26T00:09:00Z"/>
                <w:rFonts w:ascii="Arial" w:hAnsi="Arial" w:cs="Arial"/>
                <w:b/>
                <w:sz w:val="18"/>
                <w:szCs w:val="18"/>
              </w:rPr>
            </w:pPr>
          </w:p>
          <w:p w14:paraId="01A45D76" w14:textId="77777777" w:rsidR="00DC2D56" w:rsidRPr="00271A4D" w:rsidRDefault="00DC2D56" w:rsidP="00DC2D56">
            <w:pPr>
              <w:rPr>
                <w:ins w:id="228" w:author="Api Ohouo" w:date="2026-09-25T20:09:00Z" w16du:dateUtc="2026-09-26T00:09:00Z"/>
                <w:rFonts w:ascii="Arial" w:hAnsi="Arial" w:cs="Arial"/>
                <w:b/>
                <w:sz w:val="18"/>
                <w:szCs w:val="18"/>
              </w:rPr>
            </w:pPr>
            <w:ins w:id="229" w:author="Api Ohouo" w:date="2026-09-25T20:09:00Z" w16du:dateUtc="2026-09-26T00:09:00Z">
              <w:r w:rsidRPr="00271A4D">
                <w:rPr>
                  <w:rFonts w:ascii="Arial" w:hAnsi="Arial" w:cs="Arial"/>
                  <w:b/>
                  <w:sz w:val="18"/>
                  <w:szCs w:val="18"/>
                </w:rPr>
                <w:t>Additional Information</w:t>
              </w:r>
            </w:ins>
          </w:p>
          <w:p w14:paraId="19A228B9" w14:textId="77777777" w:rsidR="00DC2D56" w:rsidRPr="00487766" w:rsidRDefault="00DC2D56" w:rsidP="00DC2D56">
            <w:pPr>
              <w:pStyle w:val="ListParagraph"/>
              <w:numPr>
                <w:ilvl w:val="0"/>
                <w:numId w:val="5"/>
              </w:numPr>
              <w:rPr>
                <w:ins w:id="230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31" w:author="Api Ohouo" w:date="2026-09-25T20:09:00Z" w16du:dateUtc="2026-09-26T00:09:00Z">
              <w:r>
                <w:rPr>
                  <w:rFonts w:ascii="Arial" w:hAnsi="Arial" w:cs="Arial"/>
                  <w:sz w:val="18"/>
                  <w:szCs w:val="18"/>
                </w:rPr>
                <w:t>Lin</w:t>
              </w:r>
              <w:r w:rsidRPr="00487766">
                <w:rPr>
                  <w:rFonts w:ascii="Arial" w:hAnsi="Arial" w:cs="Arial"/>
                  <w:sz w:val="18"/>
                  <w:szCs w:val="18"/>
                </w:rPr>
                <w:t xml:space="preserve">k to the Directory of NYS certified SDVOB firms: </w:t>
              </w:r>
              <w:r>
                <w:fldChar w:fldCharType="begin"/>
              </w:r>
              <w:r>
                <w:instrText>HYPERLINK "https://online.ogs.ny.gov/SDVOB/search"</w:instrText>
              </w:r>
              <w:r>
                <w:fldChar w:fldCharType="separate"/>
              </w:r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https://online.ogs.ny.gov/SDVOB/search</w:t>
              </w:r>
              <w:r>
                <w:fldChar w:fldCharType="end"/>
              </w:r>
            </w:ins>
          </w:p>
          <w:p w14:paraId="7D01052A" w14:textId="77777777" w:rsidR="00DC2D56" w:rsidRPr="00487766" w:rsidRDefault="00DC2D56" w:rsidP="00DC2D56">
            <w:pPr>
              <w:pStyle w:val="ListParagraph"/>
              <w:numPr>
                <w:ilvl w:val="0"/>
                <w:numId w:val="5"/>
              </w:numPr>
              <w:rPr>
                <w:ins w:id="232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  <w:ins w:id="233" w:author="Api Ohouo" w:date="2026-09-25T20:09:00Z" w16du:dateUtc="2026-09-26T00:09:00Z">
              <w:r w:rsidRPr="00487766">
                <w:rPr>
                  <w:rFonts w:ascii="Arial" w:hAnsi="Arial" w:cs="Arial"/>
                  <w:sz w:val="18"/>
                  <w:szCs w:val="18"/>
                </w:rPr>
                <w:t xml:space="preserve">If you have any questions, contact the DOS </w:t>
              </w:r>
              <w:r>
                <w:rPr>
                  <w:rFonts w:ascii="Arial" w:hAnsi="Arial" w:cs="Arial"/>
                  <w:sz w:val="18"/>
                  <w:szCs w:val="18"/>
                </w:rPr>
                <w:t>SDVOB</w:t>
              </w:r>
              <w:r w:rsidRPr="00487766">
                <w:rPr>
                  <w:rFonts w:ascii="Arial" w:hAnsi="Arial" w:cs="Arial"/>
                  <w:sz w:val="18"/>
                  <w:szCs w:val="18"/>
                </w:rPr>
                <w:t xml:space="preserve"> Program by email at </w:t>
              </w:r>
              <w:r>
                <w:fldChar w:fldCharType="begin"/>
              </w:r>
              <w:r>
                <w:instrText>HYPERLINK "mailto:dos.sm.sdvob@dos.ny.gov"</w:instrText>
              </w:r>
              <w:r>
                <w:fldChar w:fldCharType="separate"/>
              </w:r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dos.sm.sdvob@dos.ny.gov</w:t>
              </w:r>
              <w:r>
                <w:fldChar w:fldCharType="end"/>
              </w:r>
              <w:r w:rsidRPr="00487766">
                <w:rPr>
                  <w:rFonts w:ascii="Arial" w:hAnsi="Arial" w:cs="Arial"/>
                  <w:sz w:val="18"/>
                  <w:szCs w:val="18"/>
                </w:rPr>
                <w:t xml:space="preserve"> or by phone at 518-474-2754.</w:t>
              </w:r>
            </w:ins>
          </w:p>
          <w:p w14:paraId="2B301E4C" w14:textId="77777777" w:rsidR="00CE2479" w:rsidRPr="00007426" w:rsidRDefault="00CE2479">
            <w:pPr>
              <w:pStyle w:val="Header"/>
              <w:tabs>
                <w:tab w:val="clear" w:pos="4320"/>
                <w:tab w:val="clear" w:pos="8640"/>
              </w:tabs>
              <w:rPr>
                <w:ins w:id="234" w:author="Api Ohouo" w:date="2026-09-25T20:09:00Z" w16du:dateUtc="2026-09-26T00:09:00Z"/>
                <w:rFonts w:ascii="Arial" w:hAnsi="Arial" w:cs="Arial"/>
                <w:sz w:val="18"/>
                <w:szCs w:val="18"/>
              </w:rPr>
            </w:pPr>
          </w:p>
        </w:tc>
      </w:tr>
    </w:tbl>
    <w:p w14:paraId="5FFAEE7E" w14:textId="77777777" w:rsidR="00AB5BE5" w:rsidRPr="00A6542A" w:rsidRDefault="00AB5BE5" w:rsidP="006261DA">
      <w:pPr>
        <w:pStyle w:val="NormalWeb"/>
        <w:spacing w:before="0" w:beforeAutospacing="0" w:after="0" w:afterAutospacing="0"/>
        <w:rPr>
          <w:del w:id="235" w:author="Api Ohouo" w:date="2026-09-25T20:09:00Z" w16du:dateUtc="2026-09-26T00:09:00Z"/>
          <w:rFonts w:ascii="Tahoma" w:hAnsi="Tahoma" w:cs="Tahoma"/>
          <w:bCs/>
        </w:rPr>
      </w:pPr>
    </w:p>
    <w:p w14:paraId="389C3C41" w14:textId="77777777" w:rsidR="00AB5BE5" w:rsidRPr="00A6542A" w:rsidRDefault="00AB5BE5" w:rsidP="006261DA">
      <w:pPr>
        <w:pStyle w:val="NormalWeb"/>
        <w:spacing w:before="0" w:beforeAutospacing="0" w:after="0" w:afterAutospacing="0"/>
        <w:rPr>
          <w:del w:id="236" w:author="Api Ohouo" w:date="2026-09-25T20:09:00Z" w16du:dateUtc="2026-09-26T00:09:00Z"/>
          <w:rFonts w:ascii="Tahoma" w:hAnsi="Tahoma" w:cs="Tahoma"/>
          <w:bCs/>
        </w:rPr>
      </w:pPr>
      <w:del w:id="237" w:author="Api Ohouo" w:date="2026-09-25T20:09:00Z" w16du:dateUtc="2026-09-26T00:09:00Z">
        <w:r w:rsidRPr="00A6542A">
          <w:rPr>
            <w:rFonts w:ascii="Tahoma" w:hAnsi="Tahoma" w:cs="Tahoma"/>
            <w:bCs/>
          </w:rPr>
          <w:delText>Stock on 31</w:delText>
        </w:r>
        <w:r w:rsidRPr="00A6542A">
          <w:rPr>
            <w:rFonts w:ascii="Tahoma" w:hAnsi="Tahoma" w:cs="Tahoma"/>
            <w:bCs/>
            <w:vertAlign w:val="superscript"/>
          </w:rPr>
          <w:delText>st</w:delText>
        </w:r>
        <w:r w:rsidRPr="00A6542A">
          <w:rPr>
            <w:rFonts w:ascii="Tahoma" w:hAnsi="Tahoma" w:cs="Tahoma"/>
            <w:bCs/>
          </w:rPr>
          <w:delText xml:space="preserve"> Dec 2018 was at sh.130,000 required,</w:delText>
        </w:r>
      </w:del>
    </w:p>
    <w:p w14:paraId="5CC05357" w14:textId="77777777" w:rsidR="00AB5BE5" w:rsidRPr="00A6542A" w:rsidRDefault="00AB5BE5" w:rsidP="006261DA">
      <w:pPr>
        <w:pStyle w:val="NormalWeb"/>
        <w:spacing w:before="0" w:beforeAutospacing="0" w:after="0" w:afterAutospacing="0"/>
        <w:rPr>
          <w:del w:id="238" w:author="Api Ohouo" w:date="2026-09-25T20:09:00Z" w16du:dateUtc="2026-09-26T00:09:00Z"/>
          <w:rFonts w:ascii="Tahoma" w:hAnsi="Tahoma" w:cs="Tahoma"/>
          <w:bCs/>
        </w:rPr>
      </w:pPr>
      <w:del w:id="239" w:author="Api Ohouo" w:date="2026-09-25T20:09:00Z" w16du:dateUtc="2026-09-26T00:09:00Z">
        <w:r w:rsidRPr="00A6542A">
          <w:rPr>
            <w:rFonts w:ascii="Tahoma" w:hAnsi="Tahoma" w:cs="Tahoma"/>
            <w:bCs/>
          </w:rPr>
          <w:delText>Prepare a trading profit and loss account for the year ended 31</w:delText>
        </w:r>
        <w:r w:rsidRPr="00A6542A">
          <w:rPr>
            <w:rFonts w:ascii="Tahoma" w:hAnsi="Tahoma" w:cs="Tahoma"/>
            <w:bCs/>
            <w:vertAlign w:val="superscript"/>
          </w:rPr>
          <w:delText>st</w:delText>
        </w:r>
        <w:r w:rsidRPr="00A6542A">
          <w:rPr>
            <w:rFonts w:ascii="Tahoma" w:hAnsi="Tahoma" w:cs="Tahoma"/>
            <w:bCs/>
          </w:rPr>
          <w:delText xml:space="preserve"> Dec 2018</w:delText>
        </w:r>
        <w:r w:rsidR="0041589A" w:rsidRPr="00A6542A">
          <w:rPr>
            <w:rFonts w:ascii="Tahoma" w:hAnsi="Tahoma" w:cs="Tahoma"/>
            <w:bCs/>
          </w:rPr>
          <w:delText>9</w:delText>
        </w:r>
        <w:r w:rsidR="00105B37" w:rsidRPr="00A6542A">
          <w:rPr>
            <w:rFonts w:ascii="Tahoma" w:hAnsi="Tahoma" w:cs="Tahoma"/>
            <w:bCs/>
          </w:rPr>
          <w:delText xml:space="preserve">. </w:delText>
        </w:r>
        <w:r w:rsidR="00345BE5" w:rsidRPr="00A6542A">
          <w:rPr>
            <w:rFonts w:ascii="Tahoma" w:hAnsi="Tahoma" w:cs="Tahoma"/>
            <w:bCs/>
          </w:rPr>
          <w:delText>(</w:delText>
        </w:r>
        <w:r w:rsidR="008E78E9" w:rsidRPr="00A6542A">
          <w:rPr>
            <w:rFonts w:ascii="Tahoma" w:hAnsi="Tahoma" w:cs="Tahoma"/>
            <w:bCs/>
          </w:rPr>
          <w:delText>10</w:delText>
        </w:r>
        <w:r w:rsidR="00873DEF" w:rsidRPr="00A6542A">
          <w:rPr>
            <w:rFonts w:ascii="Tahoma" w:hAnsi="Tahoma" w:cs="Tahoma"/>
            <w:bCs/>
          </w:rPr>
          <w:delText>marks)</w:delText>
        </w:r>
      </w:del>
    </w:p>
    <w:p w14:paraId="594A269E" w14:textId="77777777" w:rsidR="004F2B94" w:rsidRPr="00A6542A" w:rsidRDefault="00CE74F6" w:rsidP="006261DA">
      <w:pPr>
        <w:pStyle w:val="NormalWeb"/>
        <w:spacing w:before="0" w:beforeAutospacing="0" w:after="0" w:afterAutospacing="0"/>
        <w:rPr>
          <w:del w:id="240" w:author="Api Ohouo" w:date="2026-09-25T20:09:00Z" w16du:dateUtc="2026-09-26T00:09:00Z"/>
          <w:rFonts w:ascii="Tahoma" w:hAnsi="Tahoma" w:cs="Tahoma"/>
          <w:bCs/>
        </w:rPr>
      </w:pPr>
      <w:del w:id="241" w:author="Api Ohouo" w:date="2026-09-25T20:09:00Z" w16du:dateUtc="2026-09-26T00:09:00Z">
        <w:r w:rsidRPr="00A6542A">
          <w:rPr>
            <w:rFonts w:ascii="Tahoma" w:hAnsi="Tahoma" w:cs="Tahoma"/>
            <w:bCs/>
          </w:rPr>
          <w:delText xml:space="preserve">                                                                                   </w:delText>
        </w:r>
        <w:r w:rsidR="00EB38F7" w:rsidRPr="00A6542A">
          <w:rPr>
            <w:rFonts w:ascii="Tahoma" w:hAnsi="Tahoma" w:cs="Tahoma"/>
            <w:bCs/>
          </w:rPr>
          <w:delText xml:space="preserve">    </w:delText>
        </w:r>
        <w:r w:rsidR="00345BE5" w:rsidRPr="00A6542A">
          <w:rPr>
            <w:rFonts w:ascii="Tahoma" w:hAnsi="Tahoma" w:cs="Tahoma"/>
            <w:bCs/>
          </w:rPr>
          <w:delText xml:space="preserve">                        </w:delText>
        </w:r>
      </w:del>
    </w:p>
    <w:p w14:paraId="0CB85876" w14:textId="77777777" w:rsidR="00AB5BE5" w:rsidRPr="00A6542A" w:rsidRDefault="00B4199E" w:rsidP="006261DA">
      <w:pPr>
        <w:pStyle w:val="NormalWeb"/>
        <w:spacing w:before="0" w:beforeAutospacing="0" w:after="0" w:afterAutospacing="0"/>
        <w:rPr>
          <w:del w:id="242" w:author="Api Ohouo" w:date="2026-09-25T20:09:00Z" w16du:dateUtc="2026-09-26T00:09:00Z"/>
          <w:rFonts w:ascii="Tahoma" w:hAnsi="Tahoma" w:cs="Tahoma"/>
          <w:bCs/>
        </w:rPr>
      </w:pPr>
      <w:del w:id="243" w:author="Api Ohouo" w:date="2026-09-25T20:09:00Z" w16du:dateUtc="2026-09-26T00:09:00Z">
        <w:r w:rsidRPr="00A6542A">
          <w:rPr>
            <w:rFonts w:ascii="Tahoma" w:hAnsi="Tahoma" w:cs="Tahoma"/>
            <w:bCs/>
          </w:rPr>
          <w:delText>3</w:delText>
        </w:r>
        <w:r w:rsidR="00AB5BE5" w:rsidRPr="00A6542A">
          <w:rPr>
            <w:rFonts w:ascii="Tahoma" w:hAnsi="Tahoma" w:cs="Tahoma"/>
            <w:bCs/>
          </w:rPr>
          <w:delText xml:space="preserve">b) Explain any five limitations of advertising goods in newspapers </w:delText>
        </w:r>
        <w:r w:rsidR="00AB5BE5" w:rsidRPr="00A6542A">
          <w:rPr>
            <w:rFonts w:ascii="Tahoma" w:hAnsi="Tahoma" w:cs="Tahoma"/>
            <w:bCs/>
          </w:rPr>
          <w:tab/>
        </w:r>
        <w:r w:rsidR="009945E7" w:rsidRPr="00A6542A">
          <w:rPr>
            <w:rFonts w:ascii="Tahoma" w:hAnsi="Tahoma" w:cs="Tahoma"/>
            <w:bCs/>
          </w:rPr>
          <w:delText xml:space="preserve">   </w:delText>
        </w:r>
        <w:r w:rsidR="00D31589" w:rsidRPr="00A6542A">
          <w:rPr>
            <w:rFonts w:ascii="Tahoma" w:hAnsi="Tahoma" w:cs="Tahoma"/>
            <w:bCs/>
          </w:rPr>
          <w:delText xml:space="preserve">         </w:delText>
        </w:r>
        <w:r w:rsidR="009945E7" w:rsidRPr="00A6542A">
          <w:rPr>
            <w:rFonts w:ascii="Tahoma" w:hAnsi="Tahoma" w:cs="Tahoma"/>
            <w:bCs/>
          </w:rPr>
          <w:delText xml:space="preserve"> </w:delText>
        </w:r>
        <w:r w:rsidR="00BE392A" w:rsidRPr="00A6542A">
          <w:rPr>
            <w:rFonts w:ascii="Tahoma" w:hAnsi="Tahoma" w:cs="Tahoma"/>
            <w:bCs/>
          </w:rPr>
          <w:delText>(</w:delText>
        </w:r>
        <w:r w:rsidR="00AB5BE5" w:rsidRPr="00A6542A">
          <w:rPr>
            <w:rFonts w:ascii="Tahoma" w:hAnsi="Tahoma" w:cs="Tahoma"/>
            <w:bCs/>
          </w:rPr>
          <w:delText>10m</w:delText>
        </w:r>
        <w:r w:rsidR="00BE392A" w:rsidRPr="00A6542A">
          <w:rPr>
            <w:rFonts w:ascii="Tahoma" w:hAnsi="Tahoma" w:cs="Tahoma"/>
            <w:bCs/>
          </w:rPr>
          <w:delText>ar</w:delText>
        </w:r>
        <w:r w:rsidR="00AB5BE5" w:rsidRPr="00A6542A">
          <w:rPr>
            <w:rFonts w:ascii="Tahoma" w:hAnsi="Tahoma" w:cs="Tahoma"/>
            <w:bCs/>
          </w:rPr>
          <w:delText>ks)</w:delText>
        </w:r>
      </w:del>
    </w:p>
    <w:p w14:paraId="17267146" w14:textId="77777777" w:rsidR="00975B9C" w:rsidRPr="00A6542A" w:rsidRDefault="00975B9C" w:rsidP="006261DA">
      <w:pPr>
        <w:pStyle w:val="NormalWeb"/>
        <w:spacing w:before="0" w:beforeAutospacing="0" w:after="0" w:afterAutospacing="0"/>
        <w:rPr>
          <w:del w:id="244" w:author="Api Ohouo" w:date="2026-09-25T20:09:00Z" w16du:dateUtc="2026-09-26T00:09:00Z"/>
          <w:rFonts w:ascii="Tahoma" w:hAnsi="Tahoma" w:cs="Tahoma"/>
          <w:bCs/>
        </w:rPr>
      </w:pPr>
    </w:p>
    <w:p w14:paraId="38D44C11" w14:textId="77777777" w:rsidR="00EE39B6" w:rsidRPr="00A6542A" w:rsidRDefault="00EE39B6" w:rsidP="00550329">
      <w:pPr>
        <w:jc w:val="both"/>
        <w:rPr>
          <w:del w:id="245" w:author="Api Ohouo" w:date="2026-09-25T20:09:00Z" w16du:dateUtc="2026-09-26T00:09:00Z"/>
          <w:rFonts w:ascii="Tahoma" w:hAnsi="Tahoma" w:cs="Tahoma"/>
        </w:rPr>
      </w:pPr>
    </w:p>
    <w:p w14:paraId="43770683" w14:textId="77777777" w:rsidR="00846B28" w:rsidRPr="00A6542A" w:rsidRDefault="00BC263E" w:rsidP="00550329">
      <w:pPr>
        <w:jc w:val="both"/>
        <w:rPr>
          <w:del w:id="246" w:author="Api Ohouo" w:date="2026-09-25T20:09:00Z" w16du:dateUtc="2026-09-26T00:09:00Z"/>
          <w:rFonts w:ascii="Tahoma" w:hAnsi="Tahoma" w:cs="Tahoma"/>
        </w:rPr>
      </w:pPr>
      <w:del w:id="247" w:author="Api Ohouo" w:date="2026-09-25T20:09:00Z" w16du:dateUtc="2026-09-26T00:09:00Z">
        <w:r w:rsidRPr="00A6542A">
          <w:rPr>
            <w:rFonts w:ascii="Tahoma" w:hAnsi="Tahoma" w:cs="Tahoma"/>
          </w:rPr>
          <w:delText xml:space="preserve">4a) </w:delText>
        </w:r>
        <w:r w:rsidR="00846B28" w:rsidRPr="00A6542A">
          <w:rPr>
            <w:rFonts w:ascii="Tahoma" w:hAnsi="Tahoma" w:cs="Tahoma"/>
          </w:rPr>
          <w:delText>Explain 5 ways of correcting balance of p</w:delText>
        </w:r>
        <w:r w:rsidR="008B6E75" w:rsidRPr="00A6542A">
          <w:rPr>
            <w:rFonts w:ascii="Tahoma" w:hAnsi="Tahoma" w:cs="Tahoma"/>
          </w:rPr>
          <w:delText xml:space="preserve">ayment deficit.       </w:delText>
        </w:r>
        <w:r w:rsidR="00846B28" w:rsidRPr="00A6542A">
          <w:rPr>
            <w:rFonts w:ascii="Tahoma" w:hAnsi="Tahoma" w:cs="Tahoma"/>
          </w:rPr>
          <w:tab/>
        </w:r>
        <w:r w:rsidR="001E0343" w:rsidRPr="00A6542A">
          <w:rPr>
            <w:rFonts w:ascii="Tahoma" w:hAnsi="Tahoma" w:cs="Tahoma"/>
          </w:rPr>
          <w:delText xml:space="preserve">              </w:delText>
        </w:r>
        <w:r w:rsidR="006679FF" w:rsidRPr="00A6542A">
          <w:rPr>
            <w:rFonts w:ascii="Tahoma" w:hAnsi="Tahoma" w:cs="Tahoma"/>
          </w:rPr>
          <w:delText>(10mar</w:delText>
        </w:r>
        <w:r w:rsidR="00F964DC" w:rsidRPr="00A6542A">
          <w:rPr>
            <w:rFonts w:ascii="Tahoma" w:hAnsi="Tahoma" w:cs="Tahoma"/>
          </w:rPr>
          <w:delText>ks</w:delText>
        </w:r>
        <w:r w:rsidR="0099383B" w:rsidRPr="00A6542A">
          <w:rPr>
            <w:rFonts w:ascii="Tahoma" w:hAnsi="Tahoma" w:cs="Tahoma"/>
          </w:rPr>
          <w:delText>)</w:delText>
        </w:r>
      </w:del>
    </w:p>
    <w:p w14:paraId="48419D5D" w14:textId="77777777" w:rsidR="00846B28" w:rsidRPr="00A6542A" w:rsidRDefault="00846B28" w:rsidP="006261DA">
      <w:pPr>
        <w:pStyle w:val="ListParagraph"/>
        <w:spacing w:after="0" w:line="240" w:lineRule="auto"/>
        <w:ind w:left="1080"/>
        <w:jc w:val="both"/>
        <w:rPr>
          <w:del w:id="248" w:author="Api Ohouo" w:date="2026-09-25T20:09:00Z" w16du:dateUtc="2026-09-26T00:09:00Z"/>
          <w:rFonts w:ascii="Tahoma" w:hAnsi="Tahoma" w:cs="Tahoma"/>
          <w:sz w:val="24"/>
          <w:szCs w:val="24"/>
        </w:rPr>
      </w:pPr>
    </w:p>
    <w:p w14:paraId="183EE775" w14:textId="77777777" w:rsidR="00846B28" w:rsidRPr="00A6542A" w:rsidRDefault="002F69A1" w:rsidP="00B7023C">
      <w:pPr>
        <w:jc w:val="both"/>
        <w:rPr>
          <w:del w:id="249" w:author="Api Ohouo" w:date="2026-09-25T20:09:00Z" w16du:dateUtc="2026-09-26T00:09:00Z"/>
          <w:rFonts w:ascii="Tahoma" w:hAnsi="Tahoma" w:cs="Tahoma"/>
        </w:rPr>
      </w:pPr>
      <w:del w:id="250" w:author="Api Ohouo" w:date="2026-09-25T20:09:00Z" w16du:dateUtc="2026-09-26T00:09:00Z">
        <w:r w:rsidRPr="00A6542A">
          <w:rPr>
            <w:rFonts w:ascii="Tahoma" w:hAnsi="Tahoma" w:cs="Tahoma"/>
          </w:rPr>
          <w:delText xml:space="preserve"> </w:delText>
        </w:r>
        <w:r w:rsidR="00B7023C" w:rsidRPr="00A6542A">
          <w:rPr>
            <w:rFonts w:ascii="Tahoma" w:hAnsi="Tahoma" w:cs="Tahoma"/>
          </w:rPr>
          <w:delText xml:space="preserve"> b)</w:delText>
        </w:r>
        <w:r w:rsidR="00846B28" w:rsidRPr="00A6542A">
          <w:rPr>
            <w:rFonts w:ascii="Tahoma" w:hAnsi="Tahoma" w:cs="Tahoma"/>
          </w:rPr>
          <w:delText xml:space="preserve">Explain five factors that are likely to lead to high birth rate in Kenya.     </w:delText>
        </w:r>
        <w:r w:rsidR="002148FE" w:rsidRPr="00A6542A">
          <w:rPr>
            <w:rFonts w:ascii="Tahoma" w:hAnsi="Tahoma" w:cs="Tahoma"/>
          </w:rPr>
          <w:delText xml:space="preserve">     </w:delText>
        </w:r>
        <w:r w:rsidR="00272C41" w:rsidRPr="00A6542A">
          <w:rPr>
            <w:rFonts w:ascii="Tahoma" w:hAnsi="Tahoma" w:cs="Tahoma"/>
          </w:rPr>
          <w:delText>(</w:delText>
        </w:r>
        <w:r w:rsidR="002148FE" w:rsidRPr="00A6542A">
          <w:rPr>
            <w:rFonts w:ascii="Tahoma" w:hAnsi="Tahoma" w:cs="Tahoma"/>
          </w:rPr>
          <w:delText>10</w:delText>
        </w:r>
        <w:r w:rsidR="00010A90" w:rsidRPr="00A6542A">
          <w:rPr>
            <w:rFonts w:ascii="Tahoma" w:hAnsi="Tahoma" w:cs="Tahoma"/>
          </w:rPr>
          <w:delText xml:space="preserve"> </w:delText>
        </w:r>
        <w:r w:rsidR="00A47535" w:rsidRPr="00A6542A">
          <w:rPr>
            <w:rFonts w:ascii="Tahoma" w:hAnsi="Tahoma" w:cs="Tahoma"/>
          </w:rPr>
          <w:delText>m</w:delText>
        </w:r>
        <w:r w:rsidR="00471D17" w:rsidRPr="00A6542A">
          <w:rPr>
            <w:rFonts w:ascii="Tahoma" w:hAnsi="Tahoma" w:cs="Tahoma"/>
          </w:rPr>
          <w:delText>arks)</w:delText>
        </w:r>
        <w:r w:rsidR="00010A90" w:rsidRPr="00A6542A">
          <w:rPr>
            <w:rFonts w:ascii="Tahoma" w:hAnsi="Tahoma" w:cs="Tahoma"/>
          </w:rPr>
          <w:delText xml:space="preserve">       </w:delText>
        </w:r>
        <w:r w:rsidR="002271B9" w:rsidRPr="00A6542A">
          <w:rPr>
            <w:rFonts w:ascii="Tahoma" w:hAnsi="Tahoma" w:cs="Tahoma"/>
          </w:rPr>
          <w:delText xml:space="preserve">   </w:delText>
        </w:r>
        <w:r w:rsidR="00BA012D" w:rsidRPr="00A6542A">
          <w:rPr>
            <w:rFonts w:ascii="Tahoma" w:hAnsi="Tahoma" w:cs="Tahoma"/>
          </w:rPr>
          <w:delText xml:space="preserve"> </w:delText>
        </w:r>
      </w:del>
    </w:p>
    <w:p w14:paraId="404231D8" w14:textId="77777777" w:rsidR="00846B28" w:rsidRPr="00A6542A" w:rsidRDefault="00846B28" w:rsidP="006261DA">
      <w:pPr>
        <w:pStyle w:val="ListParagraph"/>
        <w:rPr>
          <w:del w:id="251" w:author="Api Ohouo" w:date="2026-09-25T20:09:00Z" w16du:dateUtc="2026-09-26T00:09:00Z"/>
          <w:rFonts w:ascii="Tahoma" w:hAnsi="Tahoma" w:cs="Tahoma"/>
          <w:sz w:val="24"/>
          <w:szCs w:val="24"/>
        </w:rPr>
      </w:pPr>
    </w:p>
    <w:p w14:paraId="467F0A1A" w14:textId="77777777" w:rsidR="00846B28" w:rsidRPr="00A6542A" w:rsidRDefault="00846B28" w:rsidP="006261DA">
      <w:pPr>
        <w:pStyle w:val="ListParagraph"/>
        <w:spacing w:after="0" w:line="240" w:lineRule="auto"/>
        <w:ind w:left="1080"/>
        <w:jc w:val="both"/>
        <w:rPr>
          <w:del w:id="252" w:author="Api Ohouo" w:date="2026-09-25T20:09:00Z" w16du:dateUtc="2026-09-26T00:09:00Z"/>
          <w:rFonts w:ascii="Tahoma" w:hAnsi="Tahoma" w:cs="Tahoma"/>
          <w:sz w:val="24"/>
          <w:szCs w:val="24"/>
        </w:rPr>
      </w:pPr>
    </w:p>
    <w:p w14:paraId="12B37119" w14:textId="77777777" w:rsidR="00846B28" w:rsidRPr="00A6542A" w:rsidRDefault="00846B28" w:rsidP="00BE392A">
      <w:pPr>
        <w:jc w:val="both"/>
        <w:rPr>
          <w:del w:id="253" w:author="Api Ohouo" w:date="2026-09-25T20:09:00Z" w16du:dateUtc="2026-09-26T00:09:00Z"/>
          <w:rFonts w:ascii="Tahoma" w:hAnsi="Tahoma" w:cs="Tahoma"/>
        </w:rPr>
      </w:pPr>
    </w:p>
    <w:p w14:paraId="090683E8" w14:textId="77777777" w:rsidR="00846B28" w:rsidRPr="00A6542A" w:rsidRDefault="00846B28" w:rsidP="006261DA">
      <w:pPr>
        <w:pStyle w:val="NormalWeb"/>
        <w:spacing w:before="0" w:beforeAutospacing="0" w:after="0" w:afterAutospacing="0"/>
        <w:rPr>
          <w:del w:id="254" w:author="Api Ohouo" w:date="2026-09-25T20:09:00Z" w16du:dateUtc="2026-09-26T00:09:00Z"/>
          <w:rFonts w:ascii="Tahoma" w:hAnsi="Tahoma" w:cs="Tahoma"/>
          <w:bCs/>
        </w:rPr>
      </w:pPr>
    </w:p>
    <w:p w14:paraId="59FF1B1E" w14:textId="77777777" w:rsidR="00A563E6" w:rsidRPr="00E11AFC" w:rsidRDefault="00A563E6" w:rsidP="00E11AFC">
      <w:pPr>
        <w:rPr>
          <w:del w:id="255" w:author="Api Ohouo" w:date="2026-09-25T20:09:00Z" w16du:dateUtc="2026-09-26T00:09:00Z"/>
          <w:rFonts w:ascii="Tahoma" w:hAnsi="Tahoma" w:cs="Tahoma"/>
        </w:rPr>
      </w:pPr>
    </w:p>
    <w:p w14:paraId="2AC044D0" w14:textId="77777777" w:rsidR="00A563E6" w:rsidRPr="00E11AFC" w:rsidRDefault="00EF710B" w:rsidP="00E11AFC">
      <w:pPr>
        <w:rPr>
          <w:del w:id="256" w:author="Api Ohouo" w:date="2026-09-25T20:09:00Z" w16du:dateUtc="2026-09-26T00:09:00Z"/>
          <w:rFonts w:ascii="Tahoma" w:hAnsi="Tahoma" w:cs="Tahoma"/>
        </w:rPr>
      </w:pPr>
      <w:del w:id="257" w:author="Api Ohouo" w:date="2026-09-25T20:09:00Z" w16du:dateUtc="2026-09-26T00:09:00Z">
        <w:r>
          <w:rPr>
            <w:rFonts w:ascii="Tahoma" w:hAnsi="Tahoma" w:cs="Tahoma"/>
          </w:rPr>
          <w:delText>5a)</w:delText>
        </w:r>
        <w:r w:rsidR="00E11AFC">
          <w:rPr>
            <w:rFonts w:ascii="Tahoma" w:hAnsi="Tahoma" w:cs="Tahoma"/>
          </w:rPr>
          <w:delText>Explain five</w:delText>
        </w:r>
        <w:r w:rsidR="00A563E6" w:rsidRPr="00E11AFC">
          <w:rPr>
            <w:rFonts w:ascii="Tahoma" w:hAnsi="Tahoma" w:cs="Tahoma"/>
          </w:rPr>
          <w:delText xml:space="preserve"> challenges that may be faced by a producer who sells goods directly to consumers.</w:delText>
        </w:r>
        <w:r>
          <w:rPr>
            <w:rFonts w:ascii="Tahoma" w:hAnsi="Tahoma" w:cs="Tahoma"/>
          </w:rPr>
          <w:delText xml:space="preserve">                                                        </w:delText>
        </w:r>
        <w:r w:rsidR="006847EF">
          <w:rPr>
            <w:rFonts w:ascii="Tahoma" w:hAnsi="Tahoma" w:cs="Tahoma"/>
          </w:rPr>
          <w:delText xml:space="preserve">                                </w:delText>
        </w:r>
        <w:r w:rsidR="00165F4C">
          <w:rPr>
            <w:rFonts w:ascii="Tahoma" w:hAnsi="Tahoma" w:cs="Tahoma"/>
          </w:rPr>
          <w:delText xml:space="preserve"> </w:delText>
        </w:r>
        <w:r w:rsidR="00C65579">
          <w:rPr>
            <w:rFonts w:ascii="Tahoma" w:hAnsi="Tahoma" w:cs="Tahoma"/>
          </w:rPr>
          <w:delText>( 10 marks)</w:delText>
        </w:r>
      </w:del>
    </w:p>
    <w:p w14:paraId="2D1C9D28" w14:textId="77777777" w:rsidR="00F26F48" w:rsidRPr="00A6542A" w:rsidRDefault="00BB5D6A" w:rsidP="00F26F48">
      <w:pPr>
        <w:rPr>
          <w:del w:id="258" w:author="Api Ohouo" w:date="2026-09-25T20:09:00Z" w16du:dateUtc="2026-09-26T00:09:00Z"/>
          <w:rFonts w:ascii="Tahoma" w:hAnsi="Tahoma" w:cs="Tahoma"/>
        </w:rPr>
      </w:pPr>
      <w:del w:id="259" w:author="Api Ohouo" w:date="2026-09-25T20:09:00Z" w16du:dateUtc="2026-09-26T00:09:00Z">
        <w:r>
          <w:rPr>
            <w:rFonts w:ascii="Tahoma" w:hAnsi="Tahoma" w:cs="Tahoma"/>
          </w:rPr>
          <w:delText xml:space="preserve"> </w:delText>
        </w:r>
        <w:r w:rsidR="00EF710B">
          <w:rPr>
            <w:rFonts w:ascii="Tahoma" w:hAnsi="Tahoma" w:cs="Tahoma"/>
          </w:rPr>
          <w:delText xml:space="preserve">  </w:delText>
        </w:r>
      </w:del>
    </w:p>
    <w:p w14:paraId="3DC5C6D9" w14:textId="77777777" w:rsidR="00F26F48" w:rsidRPr="00A6542A" w:rsidRDefault="00F26F48" w:rsidP="001A0245">
      <w:pPr>
        <w:rPr>
          <w:del w:id="260" w:author="Api Ohouo" w:date="2026-09-25T20:09:00Z" w16du:dateUtc="2026-09-26T00:09:00Z"/>
          <w:rFonts w:ascii="Tahoma" w:hAnsi="Tahoma" w:cs="Tahoma"/>
        </w:rPr>
      </w:pPr>
      <w:del w:id="261" w:author="Api Ohouo" w:date="2026-09-25T20:09:00Z" w16du:dateUtc="2026-09-26T00:09:00Z">
        <w:r w:rsidRPr="00A6542A">
          <w:rPr>
            <w:rFonts w:ascii="Tahoma" w:hAnsi="Tahoma" w:cs="Tahoma"/>
          </w:rPr>
          <w:delText>b) On March 1 2017, Lyon had cash in hand sh.87,000 and cash at bank sh.250,000.  During  the month, the following transactions took place:</w:delText>
        </w:r>
      </w:del>
    </w:p>
    <w:p w14:paraId="676A38F6" w14:textId="77777777" w:rsidR="00F26F48" w:rsidRPr="00A6542A" w:rsidRDefault="00F26F48" w:rsidP="006261DA">
      <w:pPr>
        <w:pStyle w:val="ListParagraph"/>
        <w:rPr>
          <w:del w:id="262" w:author="Api Ohouo" w:date="2026-09-25T20:09:00Z" w16du:dateUtc="2026-09-26T00:09:00Z"/>
          <w:rFonts w:ascii="Tahoma" w:hAnsi="Tahoma" w:cs="Tahoma"/>
          <w:b/>
          <w:sz w:val="24"/>
          <w:szCs w:val="24"/>
          <w:u w:val="single"/>
        </w:rPr>
      </w:pPr>
      <w:del w:id="263" w:author="Api Ohouo" w:date="2026-09-25T20:09:00Z" w16du:dateUtc="2026-09-26T00:09:00Z">
        <w:r w:rsidRPr="00A6542A">
          <w:rPr>
            <w:rFonts w:ascii="Tahoma" w:hAnsi="Tahoma" w:cs="Tahoma"/>
            <w:b/>
            <w:sz w:val="24"/>
            <w:szCs w:val="24"/>
            <w:u w:val="single"/>
          </w:rPr>
          <w:delText>2017</w:delText>
        </w:r>
      </w:del>
    </w:p>
    <w:p w14:paraId="7118362B" w14:textId="77777777" w:rsidR="00F26F48" w:rsidRPr="00A6542A" w:rsidRDefault="00F26F48" w:rsidP="006261DA">
      <w:pPr>
        <w:pStyle w:val="ListParagraph"/>
        <w:rPr>
          <w:del w:id="264" w:author="Api Ohouo" w:date="2026-09-25T20:09:00Z" w16du:dateUtc="2026-09-26T00:09:00Z"/>
          <w:rFonts w:ascii="Tahoma" w:hAnsi="Tahoma" w:cs="Tahoma"/>
          <w:sz w:val="24"/>
          <w:szCs w:val="24"/>
        </w:rPr>
      </w:pPr>
      <w:del w:id="265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>March 2:</w:delText>
        </w:r>
        <w:r w:rsidRPr="00A6542A">
          <w:rPr>
            <w:rFonts w:ascii="Tahoma" w:hAnsi="Tahoma" w:cs="Tahoma"/>
            <w:sz w:val="24"/>
            <w:szCs w:val="24"/>
          </w:rPr>
          <w:tab/>
          <w:delText>Cash sales sh.60,000</w:delText>
        </w:r>
      </w:del>
    </w:p>
    <w:p w14:paraId="48E2F2AD" w14:textId="77777777" w:rsidR="00F26F48" w:rsidRPr="00A6542A" w:rsidRDefault="00F26F48" w:rsidP="006261DA">
      <w:pPr>
        <w:pStyle w:val="ListParagraph"/>
        <w:rPr>
          <w:del w:id="266" w:author="Api Ohouo" w:date="2026-09-25T20:09:00Z" w16du:dateUtc="2026-09-26T00:09:00Z"/>
          <w:rFonts w:ascii="Tahoma" w:hAnsi="Tahoma" w:cs="Tahoma"/>
          <w:sz w:val="24"/>
          <w:szCs w:val="24"/>
        </w:rPr>
      </w:pPr>
      <w:del w:id="267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tab/>
          <w:delText xml:space="preserve">3: </w:delText>
        </w:r>
        <w:r w:rsidRPr="00A6542A">
          <w:rPr>
            <w:rFonts w:ascii="Tahoma" w:hAnsi="Tahoma" w:cs="Tahoma"/>
            <w:sz w:val="24"/>
            <w:szCs w:val="24"/>
          </w:rPr>
          <w:tab/>
          <w:delText>Paid salaries sh.101,500 by cheque</w:delText>
        </w:r>
      </w:del>
    </w:p>
    <w:p w14:paraId="4584B5A2" w14:textId="77777777" w:rsidR="00F26F48" w:rsidRPr="00A6542A" w:rsidRDefault="00F26F48" w:rsidP="006261DA">
      <w:pPr>
        <w:pStyle w:val="ListParagraph"/>
        <w:ind w:left="2160" w:hanging="1440"/>
        <w:rPr>
          <w:del w:id="268" w:author="Api Ohouo" w:date="2026-09-25T20:09:00Z" w16du:dateUtc="2026-09-26T00:09:00Z"/>
          <w:rFonts w:ascii="Tahoma" w:hAnsi="Tahoma" w:cs="Tahoma"/>
          <w:sz w:val="24"/>
          <w:szCs w:val="24"/>
        </w:rPr>
      </w:pPr>
      <w:del w:id="269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 xml:space="preserve">           7:</w:delText>
        </w:r>
        <w:r w:rsidRPr="00A6542A">
          <w:rPr>
            <w:rFonts w:ascii="Tahoma" w:hAnsi="Tahoma" w:cs="Tahoma"/>
            <w:sz w:val="24"/>
            <w:szCs w:val="24"/>
          </w:rPr>
          <w:tab/>
          <w:delText>Received a cheque of sh.76,000 from Henry after allowing him a cash discount of 5%</w:delText>
        </w:r>
      </w:del>
    </w:p>
    <w:p w14:paraId="0F38D914" w14:textId="77777777" w:rsidR="00F26F48" w:rsidRPr="00A6542A" w:rsidRDefault="00F26F48" w:rsidP="006261DA">
      <w:pPr>
        <w:pStyle w:val="ListParagraph"/>
        <w:ind w:left="2160" w:hanging="1440"/>
        <w:rPr>
          <w:del w:id="270" w:author="Api Ohouo" w:date="2026-09-25T20:09:00Z" w16du:dateUtc="2026-09-26T00:09:00Z"/>
          <w:rFonts w:ascii="Tahoma" w:hAnsi="Tahoma" w:cs="Tahoma"/>
          <w:sz w:val="24"/>
          <w:szCs w:val="24"/>
        </w:rPr>
      </w:pPr>
      <w:del w:id="271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 xml:space="preserve">          13: </w:delText>
        </w:r>
        <w:r w:rsidRPr="00A6542A">
          <w:rPr>
            <w:rFonts w:ascii="Tahoma" w:hAnsi="Tahoma" w:cs="Tahoma"/>
            <w:sz w:val="24"/>
            <w:szCs w:val="24"/>
          </w:rPr>
          <w:tab/>
          <w:delText>Bought office furniture by cheque sh.86,000</w:delText>
        </w:r>
      </w:del>
    </w:p>
    <w:p w14:paraId="12EC83D9" w14:textId="77777777" w:rsidR="00F26F48" w:rsidRPr="00A6542A" w:rsidRDefault="00F26F48" w:rsidP="006261DA">
      <w:pPr>
        <w:pStyle w:val="ListParagraph"/>
        <w:ind w:left="2160" w:hanging="1440"/>
        <w:rPr>
          <w:del w:id="272" w:author="Api Ohouo" w:date="2026-09-25T20:09:00Z" w16du:dateUtc="2026-09-26T00:09:00Z"/>
          <w:rFonts w:ascii="Tahoma" w:hAnsi="Tahoma" w:cs="Tahoma"/>
          <w:sz w:val="24"/>
          <w:szCs w:val="24"/>
        </w:rPr>
      </w:pPr>
      <w:del w:id="273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 xml:space="preserve">          17:</w:delText>
        </w:r>
        <w:r w:rsidRPr="00A6542A">
          <w:rPr>
            <w:rFonts w:ascii="Tahoma" w:hAnsi="Tahoma" w:cs="Tahoma"/>
            <w:sz w:val="24"/>
            <w:szCs w:val="24"/>
          </w:rPr>
          <w:tab/>
          <w:delText>Settled Marita’s account for sh.34,200 in cash, having deducted sh.800 cash discount.</w:delText>
        </w:r>
      </w:del>
    </w:p>
    <w:p w14:paraId="168ADC6C" w14:textId="77777777" w:rsidR="00F26F48" w:rsidRPr="00A6542A" w:rsidRDefault="00F26F48" w:rsidP="006261DA">
      <w:pPr>
        <w:pStyle w:val="ListParagraph"/>
        <w:ind w:left="1440" w:hanging="1440"/>
        <w:rPr>
          <w:del w:id="274" w:author="Api Ohouo" w:date="2026-09-25T20:09:00Z" w16du:dateUtc="2026-09-26T00:09:00Z"/>
          <w:rFonts w:ascii="Tahoma" w:hAnsi="Tahoma" w:cs="Tahoma"/>
          <w:sz w:val="24"/>
          <w:szCs w:val="24"/>
        </w:rPr>
      </w:pPr>
      <w:del w:id="275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tab/>
          <w:delText>20:</w:delText>
        </w:r>
        <w:r w:rsidRPr="00A6542A">
          <w:rPr>
            <w:rFonts w:ascii="Tahoma" w:hAnsi="Tahoma" w:cs="Tahoma"/>
            <w:sz w:val="24"/>
            <w:szCs w:val="24"/>
          </w:rPr>
          <w:tab/>
          <w:delText>Received a cheque for sh.165,000 in respect of cash sales.</w:delText>
        </w:r>
      </w:del>
    </w:p>
    <w:p w14:paraId="6836E4BD" w14:textId="77777777" w:rsidR="00F26F48" w:rsidRPr="00A6542A" w:rsidRDefault="00F26F48" w:rsidP="006261DA">
      <w:pPr>
        <w:pStyle w:val="ListParagraph"/>
        <w:ind w:left="1440" w:hanging="1440"/>
        <w:rPr>
          <w:del w:id="276" w:author="Api Ohouo" w:date="2026-09-25T20:09:00Z" w16du:dateUtc="2026-09-26T00:09:00Z"/>
          <w:rFonts w:ascii="Tahoma" w:hAnsi="Tahoma" w:cs="Tahoma"/>
          <w:sz w:val="24"/>
          <w:szCs w:val="24"/>
        </w:rPr>
      </w:pPr>
      <w:del w:id="277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tab/>
          <w:delText>22:</w:delText>
        </w:r>
        <w:r w:rsidRPr="00A6542A">
          <w:rPr>
            <w:rFonts w:ascii="Tahoma" w:hAnsi="Tahoma" w:cs="Tahoma"/>
            <w:sz w:val="24"/>
            <w:szCs w:val="24"/>
          </w:rPr>
          <w:tab/>
          <w:delText>Paid wages sh,25,000 in cash.</w:delText>
        </w:r>
      </w:del>
    </w:p>
    <w:p w14:paraId="1CF207C5" w14:textId="77777777" w:rsidR="00F26F48" w:rsidRPr="00A6542A" w:rsidRDefault="00F26F48" w:rsidP="006261DA">
      <w:pPr>
        <w:pStyle w:val="ListParagraph"/>
        <w:ind w:left="1440" w:hanging="1440"/>
        <w:rPr>
          <w:del w:id="278" w:author="Api Ohouo" w:date="2026-09-25T20:09:00Z" w16du:dateUtc="2026-09-26T00:09:00Z"/>
          <w:rFonts w:ascii="Tahoma" w:hAnsi="Tahoma" w:cs="Tahoma"/>
          <w:sz w:val="24"/>
          <w:szCs w:val="24"/>
        </w:rPr>
      </w:pPr>
      <w:del w:id="279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tab/>
          <w:delText>24:</w:delText>
        </w:r>
        <w:r w:rsidRPr="00A6542A">
          <w:rPr>
            <w:rFonts w:ascii="Tahoma" w:hAnsi="Tahoma" w:cs="Tahoma"/>
            <w:sz w:val="24"/>
            <w:szCs w:val="24"/>
          </w:rPr>
          <w:tab/>
          <w:delText>Withdrew sh.32,000 from the bank for office use.</w:delText>
        </w:r>
      </w:del>
    </w:p>
    <w:p w14:paraId="0C20D3A1" w14:textId="77777777" w:rsidR="00F26F48" w:rsidRPr="00A6542A" w:rsidRDefault="00F26F48" w:rsidP="006261DA">
      <w:pPr>
        <w:pStyle w:val="ListParagraph"/>
        <w:ind w:left="1440" w:hanging="1440"/>
        <w:rPr>
          <w:del w:id="280" w:author="Api Ohouo" w:date="2026-09-25T20:09:00Z" w16du:dateUtc="2026-09-26T00:09:00Z"/>
          <w:rFonts w:ascii="Tahoma" w:hAnsi="Tahoma" w:cs="Tahoma"/>
          <w:sz w:val="24"/>
          <w:szCs w:val="24"/>
        </w:rPr>
      </w:pPr>
      <w:del w:id="281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tab/>
          <w:delText>25:</w:delText>
        </w:r>
        <w:r w:rsidRPr="00A6542A">
          <w:rPr>
            <w:rFonts w:ascii="Tahoma" w:hAnsi="Tahoma" w:cs="Tahoma"/>
            <w:sz w:val="24"/>
            <w:szCs w:val="24"/>
          </w:rPr>
          <w:tab/>
          <w:delText>Withdrew sh.4000 cash for personal use</w:delText>
        </w:r>
      </w:del>
    </w:p>
    <w:p w14:paraId="626390C4" w14:textId="77777777" w:rsidR="00F26F48" w:rsidRPr="00A6542A" w:rsidRDefault="00F26F48" w:rsidP="006261DA">
      <w:pPr>
        <w:pStyle w:val="ListParagraph"/>
        <w:ind w:left="2160" w:hanging="720"/>
        <w:rPr>
          <w:del w:id="282" w:author="Api Ohouo" w:date="2026-09-25T20:09:00Z" w16du:dateUtc="2026-09-26T00:09:00Z"/>
          <w:rFonts w:ascii="Tahoma" w:hAnsi="Tahoma" w:cs="Tahoma"/>
          <w:sz w:val="24"/>
          <w:szCs w:val="24"/>
        </w:rPr>
      </w:pPr>
      <w:del w:id="283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>29:</w:delText>
        </w:r>
        <w:r w:rsidRPr="00A6542A">
          <w:rPr>
            <w:rFonts w:ascii="Tahoma" w:hAnsi="Tahoma" w:cs="Tahoma"/>
            <w:sz w:val="24"/>
            <w:szCs w:val="24"/>
          </w:rPr>
          <w:tab/>
          <w:delText>received sh.17,000 cash form Alvin in settlement of his account less  sh.1000 cash discount.</w:delText>
        </w:r>
      </w:del>
    </w:p>
    <w:p w14:paraId="20B5A1C5" w14:textId="77777777" w:rsidR="00F26F48" w:rsidRPr="00A6542A" w:rsidRDefault="00F26F48" w:rsidP="006261DA">
      <w:pPr>
        <w:pStyle w:val="ListParagraph"/>
        <w:ind w:left="2160" w:hanging="720"/>
        <w:rPr>
          <w:del w:id="284" w:author="Api Ohouo" w:date="2026-09-25T20:09:00Z" w16du:dateUtc="2026-09-26T00:09:00Z"/>
          <w:rFonts w:ascii="Tahoma" w:hAnsi="Tahoma" w:cs="Tahoma"/>
          <w:sz w:val="24"/>
          <w:szCs w:val="24"/>
        </w:rPr>
      </w:pPr>
      <w:del w:id="285" w:author="Api Ohouo" w:date="2026-09-25T20:09:00Z" w16du:dateUtc="2026-09-26T00:09:00Z">
        <w:r w:rsidRPr="00A6542A">
          <w:rPr>
            <w:rFonts w:ascii="Tahoma" w:hAnsi="Tahoma" w:cs="Tahoma"/>
            <w:sz w:val="24"/>
            <w:szCs w:val="24"/>
          </w:rPr>
          <w:delText>31:</w:delText>
        </w:r>
        <w:r w:rsidRPr="00A6542A">
          <w:rPr>
            <w:rFonts w:ascii="Tahoma" w:hAnsi="Tahoma" w:cs="Tahoma"/>
            <w:sz w:val="24"/>
            <w:szCs w:val="24"/>
          </w:rPr>
          <w:tab/>
          <w:delText>Deposited all the money into the bank except sh.24,000.</w:delText>
        </w:r>
      </w:del>
    </w:p>
    <w:p w14:paraId="730BD1FD" w14:textId="77777777" w:rsidR="00F26F48" w:rsidRPr="00A6542A" w:rsidRDefault="00F26F48" w:rsidP="006261DA">
      <w:pPr>
        <w:rPr>
          <w:del w:id="286" w:author="Api Ohouo" w:date="2026-09-25T20:09:00Z" w16du:dateUtc="2026-09-26T00:09:00Z"/>
          <w:rFonts w:ascii="Tahoma" w:hAnsi="Tahoma" w:cs="Tahoma"/>
        </w:rPr>
      </w:pPr>
      <w:del w:id="287" w:author="Api Ohouo" w:date="2026-09-25T20:09:00Z" w16du:dateUtc="2026-09-26T00:09:00Z">
        <w:r w:rsidRPr="00A6542A">
          <w:rPr>
            <w:rFonts w:ascii="Tahoma" w:hAnsi="Tahoma" w:cs="Tahoma"/>
            <w:b/>
            <w:u w:val="single"/>
          </w:rPr>
          <w:delText>Required</w:delText>
        </w:r>
        <w:r w:rsidRPr="00A6542A">
          <w:rPr>
            <w:rFonts w:ascii="Tahoma" w:hAnsi="Tahoma" w:cs="Tahoma"/>
          </w:rPr>
          <w:delText>:</w:delText>
        </w:r>
      </w:del>
    </w:p>
    <w:p w14:paraId="2783C56E" w14:textId="77777777" w:rsidR="00F26F48" w:rsidRPr="00A6542A" w:rsidRDefault="00F26F48" w:rsidP="006261DA">
      <w:pPr>
        <w:rPr>
          <w:del w:id="288" w:author="Api Ohouo" w:date="2026-09-25T20:09:00Z" w16du:dateUtc="2026-09-26T00:09:00Z"/>
          <w:rFonts w:ascii="Tahoma" w:hAnsi="Tahoma" w:cs="Tahoma"/>
        </w:rPr>
      </w:pPr>
      <w:del w:id="289" w:author="Api Ohouo" w:date="2026-09-25T20:09:00Z" w16du:dateUtc="2026-09-26T00:09:00Z">
        <w:r w:rsidRPr="00A6542A">
          <w:rPr>
            <w:rFonts w:ascii="Tahoma" w:hAnsi="Tahoma" w:cs="Tahoma"/>
          </w:rPr>
          <w:delText>Prepare a three column cash book duly balanced.</w:delText>
        </w:r>
        <w:r w:rsidR="00A845B1" w:rsidRPr="00A6542A">
          <w:rPr>
            <w:rFonts w:ascii="Tahoma" w:hAnsi="Tahoma" w:cs="Tahoma"/>
          </w:rPr>
          <w:tab/>
        </w:r>
        <w:r w:rsidR="00A845B1" w:rsidRPr="00A6542A">
          <w:rPr>
            <w:rFonts w:ascii="Tahoma" w:hAnsi="Tahoma" w:cs="Tahoma"/>
          </w:rPr>
          <w:tab/>
        </w:r>
        <w:r w:rsidR="00A845B1" w:rsidRPr="00A6542A">
          <w:rPr>
            <w:rFonts w:ascii="Tahoma" w:hAnsi="Tahoma" w:cs="Tahoma"/>
          </w:rPr>
          <w:tab/>
        </w:r>
        <w:r w:rsidR="00962988" w:rsidRPr="00A6542A">
          <w:rPr>
            <w:rFonts w:ascii="Tahoma" w:hAnsi="Tahoma" w:cs="Tahoma"/>
          </w:rPr>
          <w:delText xml:space="preserve">        </w:delText>
        </w:r>
        <w:r w:rsidR="00DD46C7" w:rsidRPr="00A6542A">
          <w:rPr>
            <w:rFonts w:ascii="Tahoma" w:hAnsi="Tahoma" w:cs="Tahoma"/>
          </w:rPr>
          <w:delText>(</w:delText>
        </w:r>
        <w:r w:rsidR="00A22301" w:rsidRPr="00A6542A">
          <w:rPr>
            <w:rFonts w:ascii="Tahoma" w:hAnsi="Tahoma" w:cs="Tahoma"/>
          </w:rPr>
          <w:delText>10</w:delText>
        </w:r>
        <w:r w:rsidR="00E56E4E" w:rsidRPr="00A6542A">
          <w:rPr>
            <w:rFonts w:ascii="Tahoma" w:hAnsi="Tahoma" w:cs="Tahoma"/>
          </w:rPr>
          <w:delText xml:space="preserve"> marks)</w:delText>
        </w:r>
      </w:del>
    </w:p>
    <w:p w14:paraId="0539E3CF" w14:textId="77777777" w:rsidR="00EE39B6" w:rsidRPr="00A6542A" w:rsidRDefault="00EE39B6" w:rsidP="006261DA">
      <w:pPr>
        <w:rPr>
          <w:del w:id="290" w:author="Api Ohouo" w:date="2026-09-25T20:09:00Z" w16du:dateUtc="2026-09-26T00:09:00Z"/>
          <w:rFonts w:ascii="Tahoma" w:hAnsi="Tahoma" w:cs="Tahoma"/>
        </w:rPr>
      </w:pPr>
    </w:p>
    <w:p w14:paraId="18E51D52" w14:textId="77777777" w:rsidR="00EE39B6" w:rsidRPr="00A6542A" w:rsidRDefault="00EE39B6" w:rsidP="006261DA">
      <w:pPr>
        <w:rPr>
          <w:del w:id="291" w:author="Api Ohouo" w:date="2026-09-25T20:09:00Z" w16du:dateUtc="2026-09-26T00:09:00Z"/>
          <w:rFonts w:ascii="Tahoma" w:hAnsi="Tahoma" w:cs="Tahoma"/>
        </w:rPr>
      </w:pPr>
    </w:p>
    <w:p w14:paraId="28A29135" w14:textId="77777777" w:rsidR="00667A81" w:rsidRPr="00A6542A" w:rsidRDefault="00667A81" w:rsidP="006261DA">
      <w:pPr>
        <w:rPr>
          <w:del w:id="292" w:author="Api Ohouo" w:date="2026-09-25T20:09:00Z" w16du:dateUtc="2026-09-26T00:09:00Z"/>
          <w:rFonts w:ascii="Tahoma" w:hAnsi="Tahoma" w:cs="Tahoma"/>
        </w:rPr>
      </w:pPr>
    </w:p>
    <w:p w14:paraId="7FA95D7D" w14:textId="77777777" w:rsidR="00A45588" w:rsidRPr="00A6542A" w:rsidRDefault="00BC38AD" w:rsidP="006261DA">
      <w:pPr>
        <w:pStyle w:val="NormalWeb"/>
        <w:spacing w:before="0" w:beforeAutospacing="0" w:after="0" w:afterAutospacing="0"/>
        <w:rPr>
          <w:del w:id="293" w:author="Api Ohouo" w:date="2026-09-25T20:09:00Z" w16du:dateUtc="2026-09-26T00:09:00Z"/>
          <w:rFonts w:ascii="Tahoma" w:hAnsi="Tahoma" w:cs="Tahoma"/>
          <w:bCs/>
        </w:rPr>
      </w:pPr>
      <w:del w:id="294" w:author="Api Ohouo" w:date="2026-09-25T20:09:00Z" w16du:dateUtc="2026-09-26T00:09:00Z">
        <w:r w:rsidRPr="00A6542A">
          <w:rPr>
            <w:rFonts w:ascii="Tahoma" w:hAnsi="Tahoma" w:cs="Tahoma"/>
          </w:rPr>
          <w:delText>6a)</w:delText>
        </w:r>
        <w:r w:rsidR="00A45588" w:rsidRPr="00A6542A">
          <w:rPr>
            <w:rFonts w:ascii="Tahoma" w:hAnsi="Tahoma" w:cs="Tahoma"/>
            <w:bCs/>
          </w:rPr>
          <w:delText xml:space="preserve"> Differentiate between life assurance and property insurance</w:delText>
        </w:r>
        <w:r w:rsidR="00A45588" w:rsidRPr="00A6542A">
          <w:rPr>
            <w:rFonts w:ascii="Tahoma" w:hAnsi="Tahoma" w:cs="Tahoma"/>
            <w:bCs/>
          </w:rPr>
          <w:tab/>
        </w:r>
        <w:r w:rsidR="00A45588" w:rsidRPr="00A6542A">
          <w:rPr>
            <w:rFonts w:ascii="Tahoma" w:hAnsi="Tahoma" w:cs="Tahoma"/>
            <w:bCs/>
          </w:rPr>
          <w:tab/>
        </w:r>
        <w:r w:rsidR="0068795F" w:rsidRPr="00A6542A">
          <w:rPr>
            <w:rFonts w:ascii="Tahoma" w:hAnsi="Tahoma" w:cs="Tahoma"/>
            <w:bCs/>
          </w:rPr>
          <w:delText>(</w:delText>
        </w:r>
        <w:r w:rsidR="00A45588" w:rsidRPr="00A6542A">
          <w:rPr>
            <w:rFonts w:ascii="Tahoma" w:hAnsi="Tahoma" w:cs="Tahoma"/>
            <w:bCs/>
          </w:rPr>
          <w:delText>10m</w:delText>
        </w:r>
        <w:r w:rsidR="002F2DE7" w:rsidRPr="00A6542A">
          <w:rPr>
            <w:rFonts w:ascii="Tahoma" w:hAnsi="Tahoma" w:cs="Tahoma"/>
            <w:bCs/>
          </w:rPr>
          <w:delText>ar</w:delText>
        </w:r>
        <w:r w:rsidR="00A45588" w:rsidRPr="00A6542A">
          <w:rPr>
            <w:rFonts w:ascii="Tahoma" w:hAnsi="Tahoma" w:cs="Tahoma"/>
            <w:bCs/>
          </w:rPr>
          <w:delText>ks)</w:delText>
        </w:r>
      </w:del>
    </w:p>
    <w:p w14:paraId="1F74904E" w14:textId="77777777" w:rsidR="00F26F48" w:rsidRPr="00A6542A" w:rsidRDefault="00BC466C" w:rsidP="007928FC">
      <w:pPr>
        <w:pStyle w:val="NormalWeb"/>
        <w:spacing w:before="0" w:beforeAutospacing="0" w:after="0" w:afterAutospacing="0"/>
        <w:rPr>
          <w:del w:id="295" w:author="Api Ohouo" w:date="2026-09-25T20:09:00Z" w16du:dateUtc="2026-09-26T00:09:00Z"/>
          <w:rFonts w:ascii="Tahoma" w:hAnsi="Tahoma" w:cs="Tahoma"/>
        </w:rPr>
      </w:pPr>
      <w:del w:id="296" w:author="Api Ohouo" w:date="2026-09-25T20:09:00Z" w16du:dateUtc="2026-09-26T00:09:00Z">
        <w:r w:rsidRPr="00A6542A">
          <w:rPr>
            <w:rFonts w:ascii="Tahoma" w:hAnsi="Tahoma" w:cs="Tahoma"/>
            <w:bCs/>
          </w:rPr>
          <w:delText xml:space="preserve">  </w:delText>
        </w:r>
        <w:r w:rsidR="00E32412" w:rsidRPr="00A6542A">
          <w:rPr>
            <w:rFonts w:ascii="Tahoma" w:hAnsi="Tahoma" w:cs="Tahoma"/>
            <w:bCs/>
          </w:rPr>
          <w:delText>b</w:delText>
        </w:r>
        <w:r w:rsidR="00EE7ABD" w:rsidRPr="00A6542A">
          <w:rPr>
            <w:rFonts w:ascii="Tahoma" w:hAnsi="Tahoma" w:cs="Tahoma"/>
            <w:bCs/>
          </w:rPr>
          <w:delText>)</w:delText>
        </w:r>
        <w:r w:rsidR="007928FC" w:rsidRPr="00A6542A">
          <w:rPr>
            <w:rFonts w:ascii="Tahoma" w:hAnsi="Tahoma" w:cs="Tahoma"/>
          </w:rPr>
          <w:delText xml:space="preserve"> Explain five circumstances under which personal selling may be most </w:delText>
        </w:r>
        <w:r w:rsidR="00D65F72" w:rsidRPr="00A6542A">
          <w:rPr>
            <w:rFonts w:ascii="Tahoma" w:hAnsi="Tahoma" w:cs="Tahoma"/>
          </w:rPr>
          <w:delText>appropriate.</w:delText>
        </w:r>
        <w:r w:rsidR="00D363B6" w:rsidRPr="00A6542A">
          <w:rPr>
            <w:rFonts w:ascii="Tahoma" w:hAnsi="Tahoma" w:cs="Tahoma"/>
          </w:rPr>
          <w:delText xml:space="preserve">  </w:delText>
        </w:r>
        <w:r w:rsidR="005A5E02" w:rsidRPr="00A6542A">
          <w:rPr>
            <w:rFonts w:ascii="Tahoma" w:hAnsi="Tahoma" w:cs="Tahoma"/>
          </w:rPr>
          <w:delText xml:space="preserve">  </w:delText>
        </w:r>
        <w:r w:rsidR="002745EE" w:rsidRPr="00A6542A">
          <w:rPr>
            <w:rFonts w:ascii="Tahoma" w:hAnsi="Tahoma" w:cs="Tahoma"/>
          </w:rPr>
          <w:delText xml:space="preserve">     </w:delText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</w:r>
        <w:r w:rsidR="00A664A2" w:rsidRPr="00A6542A">
          <w:rPr>
            <w:rFonts w:ascii="Tahoma" w:hAnsi="Tahoma" w:cs="Tahoma"/>
          </w:rPr>
          <w:tab/>
          <w:delText>(</w:delText>
        </w:r>
        <w:r w:rsidR="00B41D2F" w:rsidRPr="00A6542A">
          <w:rPr>
            <w:rFonts w:ascii="Tahoma" w:hAnsi="Tahoma" w:cs="Tahoma"/>
          </w:rPr>
          <w:delText>10 marks)</w:delText>
        </w:r>
      </w:del>
    </w:p>
    <w:p w14:paraId="55D0B89B" w14:textId="77777777" w:rsidR="00D64F2D" w:rsidRPr="00B74F0A" w:rsidRDefault="00D64F2D">
      <w:pPr>
        <w:pStyle w:val="Header"/>
        <w:tabs>
          <w:tab w:val="clear" w:pos="4320"/>
          <w:tab w:val="clear" w:pos="8640"/>
        </w:tabs>
        <w:rPr>
          <w:rFonts w:ascii="Arial" w:hAnsi="Arial"/>
          <w:sz w:val="16"/>
          <w:rPrChange w:id="297" w:author="Api Ohouo" w:date="2026-09-25T20:09:00Z" w16du:dateUtc="2026-09-26T00:09:00Z">
            <w:rPr>
              <w:rFonts w:ascii="Tahoma" w:hAnsi="Tahoma" w:cs="Tahoma"/>
              <w:sz w:val="24"/>
              <w:szCs w:val="24"/>
            </w:rPr>
          </w:rPrChange>
        </w:rPr>
        <w:pPrChange w:id="298" w:author="Api Ohouo" w:date="2026-09-25T20:09:00Z" w16du:dateUtc="2026-09-26T00:09:00Z">
          <w:pPr/>
        </w:pPrChange>
      </w:pPr>
    </w:p>
    <w:sectPr w:rsidR="00D64F2D" w:rsidRPr="00B74F0A" w:rsidSect="006E25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720" w:footer="720" w:gutter="0"/>
      <w:cols w:space="720"/>
      <w:docGrid w:linePitch="360"/>
      <w:sectPrChange w:id="310" w:author="Api Ohouo" w:date="2026-09-25T20:09:00Z" w16du:dateUtc="2026-09-26T00:09:00Z">
        <w:sectPr w:rsidR="00D64F2D" w:rsidRPr="00B74F0A" w:rsidSect="006E2537">
          <w:pgSz w:code="0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53D5F0" w14:textId="77777777" w:rsidR="00F32F33" w:rsidRDefault="00F32F33">
      <w:pPr>
        <w:pPrChange w:id="10" w:author="Api Ohouo" w:date="2026-09-25T20:09:00Z" w16du:dateUtc="2026-09-26T00:0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CF6D04B" w14:textId="77777777" w:rsidR="00F32F33" w:rsidRDefault="00F32F33">
      <w:pPr>
        <w:pPrChange w:id="11" w:author="Api Ohouo" w:date="2026-09-25T20:09:00Z" w16du:dateUtc="2026-09-26T00:0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8EEA16" w14:textId="77777777" w:rsidR="00507FD5" w:rsidRDefault="00507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88" w:type="dxa"/>
      <w:tblLook w:val="0000" w:firstRow="0" w:lastRow="0" w:firstColumn="0" w:lastColumn="0" w:noHBand="0" w:noVBand="0"/>
    </w:tblPr>
    <w:tblGrid>
      <w:gridCol w:w="4960"/>
      <w:gridCol w:w="5148"/>
    </w:tblGrid>
    <w:tr w:rsidR="00D45197" w14:paraId="33199FEF" w14:textId="77777777" w:rsidTr="00B74F0A">
      <w:trPr>
        <w:trHeight w:val="144"/>
        <w:ins w:id="301" w:author="Api Ohouo" w:date="2026-09-25T20:09:00Z" w16du:dateUtc="2026-09-26T00:09:00Z"/>
      </w:trPr>
      <w:tc>
        <w:tcPr>
          <w:tcW w:w="4960" w:type="dxa"/>
          <w:tcMar>
            <w:left w:w="0" w:type="dxa"/>
            <w:right w:w="115" w:type="dxa"/>
          </w:tcMar>
        </w:tcPr>
        <w:p w14:paraId="2C20F60F" w14:textId="77777777" w:rsidR="00D45197" w:rsidRPr="00D832AC" w:rsidRDefault="00A44023" w:rsidP="00D832AC">
          <w:pPr>
            <w:pStyle w:val="Footer"/>
            <w:rPr>
              <w:ins w:id="302" w:author="Api Ohouo" w:date="2026-09-25T20:09:00Z" w16du:dateUtc="2026-09-26T00:09:00Z"/>
              <w:rFonts w:ascii="Arial" w:hAnsi="Arial" w:cs="Arial"/>
              <w:b/>
              <w:bCs/>
              <w:sz w:val="16"/>
            </w:rPr>
          </w:pPr>
          <w:ins w:id="303" w:author="Api Ohouo" w:date="2026-09-25T20:09:00Z" w16du:dateUtc="2026-09-26T00:09:00Z">
            <w:r>
              <w:rPr>
                <w:rFonts w:ascii="Arial" w:hAnsi="Arial" w:cs="Arial"/>
                <w:b/>
                <w:bCs/>
                <w:sz w:val="16"/>
              </w:rPr>
              <w:t>Monthly SDVOB Compliance</w:t>
            </w:r>
            <w:r w:rsidR="00D832AC" w:rsidRPr="00D832AC">
              <w:rPr>
                <w:rFonts w:ascii="Arial" w:hAnsi="Arial" w:cs="Arial"/>
                <w:b/>
                <w:bCs/>
                <w:sz w:val="16"/>
              </w:rPr>
              <w:t xml:space="preserve"> Form </w:t>
            </w:r>
            <w:r w:rsidR="00D45197" w:rsidRPr="00D832AC">
              <w:rPr>
                <w:rFonts w:ascii="Arial" w:hAnsi="Arial" w:cs="Arial"/>
                <w:b/>
                <w:bCs/>
                <w:sz w:val="16"/>
              </w:rPr>
              <w:t>Instr.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(9</w:t>
            </w:r>
            <w:r w:rsidR="00E740E3">
              <w:rPr>
                <w:rFonts w:ascii="Arial" w:hAnsi="Arial" w:cs="Arial"/>
                <w:b/>
                <w:bCs/>
                <w:sz w:val="16"/>
              </w:rPr>
              <w:t>/16)</w:t>
            </w:r>
            <w:r w:rsidR="00D45197" w:rsidRPr="00D832AC"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</w:ins>
        </w:p>
      </w:tc>
      <w:tc>
        <w:tcPr>
          <w:tcW w:w="5148" w:type="dxa"/>
        </w:tcPr>
        <w:p w14:paraId="078C7964" w14:textId="77777777" w:rsidR="00D45197" w:rsidRPr="00B74F0A" w:rsidRDefault="008F1623" w:rsidP="008F1623">
          <w:pPr>
            <w:pStyle w:val="Footer"/>
            <w:jc w:val="right"/>
            <w:rPr>
              <w:ins w:id="304" w:author="Api Ohouo" w:date="2026-09-25T20:09:00Z" w16du:dateUtc="2026-09-26T00:09:00Z"/>
              <w:rFonts w:ascii="Arial" w:hAnsi="Arial" w:cs="Arial"/>
              <w:sz w:val="16"/>
              <w:szCs w:val="16"/>
            </w:rPr>
          </w:pPr>
          <w:ins w:id="305" w:author="Api Ohouo" w:date="2026-09-25T20:09:00Z" w16du:dateUtc="2026-09-26T00:09:00Z">
            <w:r>
              <w:rPr>
                <w:rFonts w:ascii="Arial" w:hAnsi="Arial" w:cs="Arial"/>
                <w:sz w:val="16"/>
                <w:szCs w:val="16"/>
              </w:rPr>
              <w:t>Rev 02/2019</w:t>
            </w:r>
          </w:ins>
        </w:p>
      </w:tc>
    </w:tr>
    <w:tr w:rsidR="00D832AC" w14:paraId="05D80673" w14:textId="77777777" w:rsidTr="00B74F0A">
      <w:trPr>
        <w:trHeight w:val="144"/>
        <w:ins w:id="306" w:author="Api Ohouo" w:date="2026-09-25T20:09:00Z" w16du:dateUtc="2026-09-26T00:09:00Z"/>
      </w:trPr>
      <w:tc>
        <w:tcPr>
          <w:tcW w:w="4960" w:type="dxa"/>
          <w:tcMar>
            <w:left w:w="0" w:type="dxa"/>
            <w:right w:w="115" w:type="dxa"/>
          </w:tcMar>
        </w:tcPr>
        <w:p w14:paraId="79196CE9" w14:textId="77777777" w:rsidR="00D832AC" w:rsidRDefault="00D832AC" w:rsidP="00EA4AA9">
          <w:pPr>
            <w:pStyle w:val="Footer"/>
            <w:rPr>
              <w:ins w:id="307" w:author="Api Ohouo" w:date="2026-09-25T20:09:00Z" w16du:dateUtc="2026-09-26T00:09:00Z"/>
              <w:rFonts w:ascii="Arial" w:hAnsi="Arial" w:cs="Arial"/>
              <w:b/>
              <w:bCs/>
              <w:sz w:val="16"/>
            </w:rPr>
          </w:pPr>
        </w:p>
      </w:tc>
      <w:tc>
        <w:tcPr>
          <w:tcW w:w="5148" w:type="dxa"/>
        </w:tcPr>
        <w:p w14:paraId="5F7425B9" w14:textId="77777777" w:rsidR="00D832AC" w:rsidRPr="00B74F0A" w:rsidRDefault="00D832AC">
          <w:pPr>
            <w:pStyle w:val="Footer"/>
            <w:rPr>
              <w:ins w:id="308" w:author="Api Ohouo" w:date="2026-09-25T20:09:00Z" w16du:dateUtc="2026-09-26T00:09:00Z"/>
              <w:rFonts w:ascii="Arial" w:hAnsi="Arial" w:cs="Arial"/>
              <w:sz w:val="16"/>
              <w:szCs w:val="16"/>
            </w:rPr>
          </w:pPr>
        </w:p>
      </w:tc>
    </w:tr>
  </w:tbl>
  <w:p w14:paraId="575D7BAD" w14:textId="77777777" w:rsidR="00507FD5" w:rsidRPr="00B74F0A" w:rsidRDefault="00507FD5">
    <w:pPr>
      <w:pStyle w:val="Footer"/>
      <w:rPr>
        <w:rFonts w:ascii="Arial" w:hAnsi="Arial"/>
        <w:sz w:val="4"/>
        <w:rPrChange w:id="309" w:author="Api Ohouo" w:date="2026-09-25T20:09:00Z" w16du:dateUtc="2026-09-26T00:09:00Z">
          <w:rPr/>
        </w:rPrChange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745A01" w14:textId="77777777" w:rsidR="00507FD5" w:rsidRDefault="00507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25955A" w14:textId="77777777" w:rsidR="00F32F33" w:rsidRDefault="00F32F33">
      <w:pPr>
        <w:pPrChange w:id="8" w:author="Api Ohouo" w:date="2026-09-25T20:09:00Z" w16du:dateUtc="2026-09-26T00:0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C5C2998" w14:textId="77777777" w:rsidR="00F32F33" w:rsidRDefault="00F32F33">
      <w:pPr>
        <w:pPrChange w:id="9" w:author="Api Ohouo" w:date="2026-09-25T20:09:00Z" w16du:dateUtc="2026-09-26T00:0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D5871A" w14:textId="77777777" w:rsidR="00507FD5" w:rsidRDefault="00507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92AF96" w14:textId="77777777" w:rsidR="00507FD5" w:rsidRDefault="00507FD5" w:rsidP="00EA4AA9">
    <w:pPr>
      <w:pStyle w:val="Header"/>
      <w:spacing w:after="360"/>
      <w:jc w:val="center"/>
      <w:rPr>
        <w:sz w:val="8"/>
        <w:rPrChange w:id="299" w:author="Api Ohouo" w:date="2026-09-25T20:09:00Z" w16du:dateUtc="2026-09-26T00:09:00Z">
          <w:rPr/>
        </w:rPrChange>
      </w:rPr>
      <w:pPrChange w:id="300" w:author="Api Ohouo" w:date="2026-09-25T20:09:00Z" w16du:dateUtc="2026-09-26T00:09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96B9E" w14:textId="77777777" w:rsidR="00507FD5" w:rsidRDefault="00507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AC0BC5"/>
    <w:multiLevelType w:val="hybridMultilevel"/>
    <w:tmpl w:val="6E04ED04"/>
    <w:lvl w:ilvl="0" w:tplc="FFFFFFFF">
      <w:start w:val="4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3A465122"/>
    <w:multiLevelType w:val="hybridMultilevel"/>
    <w:tmpl w:val="3B8CE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D6490"/>
    <w:multiLevelType w:val="hybridMultilevel"/>
    <w:tmpl w:val="66CC337A"/>
    <w:lvl w:ilvl="0" w:tplc="2F4A96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012AC2"/>
    <w:multiLevelType w:val="hybridMultilevel"/>
    <w:tmpl w:val="E446E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B6585"/>
    <w:multiLevelType w:val="hybridMultilevel"/>
    <w:tmpl w:val="D552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842153">
    <w:abstractNumId w:val="1"/>
  </w:num>
  <w:num w:numId="2" w16cid:durableId="271012446">
    <w:abstractNumId w:val="3"/>
  </w:num>
  <w:num w:numId="3" w16cid:durableId="2046447612">
    <w:abstractNumId w:val="2"/>
  </w:num>
  <w:num w:numId="4" w16cid:durableId="833060499">
    <w:abstractNumId w:val="0"/>
  </w:num>
  <w:num w:numId="5" w16cid:durableId="108071673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49"/>
    <w:rsid w:val="00003526"/>
    <w:rsid w:val="00007426"/>
    <w:rsid w:val="00010A90"/>
    <w:rsid w:val="0004554D"/>
    <w:rsid w:val="00050D96"/>
    <w:rsid w:val="00086B78"/>
    <w:rsid w:val="000B5A3C"/>
    <w:rsid w:val="000D5A82"/>
    <w:rsid w:val="00105B37"/>
    <w:rsid w:val="00114C36"/>
    <w:rsid w:val="00122590"/>
    <w:rsid w:val="00135425"/>
    <w:rsid w:val="00142897"/>
    <w:rsid w:val="00146EC7"/>
    <w:rsid w:val="00165F4C"/>
    <w:rsid w:val="00195913"/>
    <w:rsid w:val="00196B83"/>
    <w:rsid w:val="001A0245"/>
    <w:rsid w:val="001A585C"/>
    <w:rsid w:val="001B1837"/>
    <w:rsid w:val="001C5D77"/>
    <w:rsid w:val="001D05F2"/>
    <w:rsid w:val="001D7D11"/>
    <w:rsid w:val="001E0343"/>
    <w:rsid w:val="002001F0"/>
    <w:rsid w:val="002034F5"/>
    <w:rsid w:val="002148FE"/>
    <w:rsid w:val="002271B9"/>
    <w:rsid w:val="00251A17"/>
    <w:rsid w:val="00272C41"/>
    <w:rsid w:val="002745EE"/>
    <w:rsid w:val="00275CF4"/>
    <w:rsid w:val="00276F96"/>
    <w:rsid w:val="002921A3"/>
    <w:rsid w:val="002C67D6"/>
    <w:rsid w:val="002E41CE"/>
    <w:rsid w:val="002E4510"/>
    <w:rsid w:val="002F2DE7"/>
    <w:rsid w:val="002F3EED"/>
    <w:rsid w:val="002F69A1"/>
    <w:rsid w:val="00345BE5"/>
    <w:rsid w:val="00345CDA"/>
    <w:rsid w:val="00380D37"/>
    <w:rsid w:val="003918CD"/>
    <w:rsid w:val="003A26CE"/>
    <w:rsid w:val="003A3177"/>
    <w:rsid w:val="003A5A61"/>
    <w:rsid w:val="003B2ABC"/>
    <w:rsid w:val="003C3896"/>
    <w:rsid w:val="003D6C94"/>
    <w:rsid w:val="003E5B3A"/>
    <w:rsid w:val="00412FAE"/>
    <w:rsid w:val="0041589A"/>
    <w:rsid w:val="004158CE"/>
    <w:rsid w:val="0043254C"/>
    <w:rsid w:val="00436FB4"/>
    <w:rsid w:val="004452A4"/>
    <w:rsid w:val="00447F03"/>
    <w:rsid w:val="00471D17"/>
    <w:rsid w:val="00474C49"/>
    <w:rsid w:val="0047554B"/>
    <w:rsid w:val="00481069"/>
    <w:rsid w:val="00481AA4"/>
    <w:rsid w:val="004B3D68"/>
    <w:rsid w:val="004B78C1"/>
    <w:rsid w:val="004C1511"/>
    <w:rsid w:val="004C174C"/>
    <w:rsid w:val="004D7249"/>
    <w:rsid w:val="004E6E1E"/>
    <w:rsid w:val="004F2B94"/>
    <w:rsid w:val="00500090"/>
    <w:rsid w:val="00507FD5"/>
    <w:rsid w:val="0054713F"/>
    <w:rsid w:val="00550329"/>
    <w:rsid w:val="00565120"/>
    <w:rsid w:val="00565C11"/>
    <w:rsid w:val="0056601B"/>
    <w:rsid w:val="005773CE"/>
    <w:rsid w:val="005939B9"/>
    <w:rsid w:val="005A5E02"/>
    <w:rsid w:val="005B4DEA"/>
    <w:rsid w:val="005C00AE"/>
    <w:rsid w:val="005D73DD"/>
    <w:rsid w:val="005E33BB"/>
    <w:rsid w:val="005E55C1"/>
    <w:rsid w:val="005F0B88"/>
    <w:rsid w:val="0060232D"/>
    <w:rsid w:val="0061602A"/>
    <w:rsid w:val="0062159B"/>
    <w:rsid w:val="006243B8"/>
    <w:rsid w:val="00637D5E"/>
    <w:rsid w:val="00644E84"/>
    <w:rsid w:val="00661799"/>
    <w:rsid w:val="0066485A"/>
    <w:rsid w:val="00667539"/>
    <w:rsid w:val="006679FF"/>
    <w:rsid w:val="00667A81"/>
    <w:rsid w:val="00673F99"/>
    <w:rsid w:val="00675D49"/>
    <w:rsid w:val="0067691F"/>
    <w:rsid w:val="006847EF"/>
    <w:rsid w:val="0068665C"/>
    <w:rsid w:val="00686C66"/>
    <w:rsid w:val="0068795F"/>
    <w:rsid w:val="006A30C8"/>
    <w:rsid w:val="006C1D98"/>
    <w:rsid w:val="006C33FD"/>
    <w:rsid w:val="006C349F"/>
    <w:rsid w:val="006D7FC3"/>
    <w:rsid w:val="006E044E"/>
    <w:rsid w:val="006E2537"/>
    <w:rsid w:val="006F5B90"/>
    <w:rsid w:val="006F671D"/>
    <w:rsid w:val="00706CB5"/>
    <w:rsid w:val="00746BCA"/>
    <w:rsid w:val="00750886"/>
    <w:rsid w:val="00753E0E"/>
    <w:rsid w:val="007613DE"/>
    <w:rsid w:val="00762FCC"/>
    <w:rsid w:val="007928FC"/>
    <w:rsid w:val="00795B72"/>
    <w:rsid w:val="007B3DE4"/>
    <w:rsid w:val="007B65B4"/>
    <w:rsid w:val="007C4E8E"/>
    <w:rsid w:val="007D2C8E"/>
    <w:rsid w:val="007F4A82"/>
    <w:rsid w:val="008300A1"/>
    <w:rsid w:val="00844302"/>
    <w:rsid w:val="00846B28"/>
    <w:rsid w:val="00852261"/>
    <w:rsid w:val="00873DEF"/>
    <w:rsid w:val="00876E93"/>
    <w:rsid w:val="00894D15"/>
    <w:rsid w:val="008A1CD2"/>
    <w:rsid w:val="008B25FB"/>
    <w:rsid w:val="008B6E75"/>
    <w:rsid w:val="008D1F00"/>
    <w:rsid w:val="008E78E9"/>
    <w:rsid w:val="008F1623"/>
    <w:rsid w:val="008F298C"/>
    <w:rsid w:val="00922D4F"/>
    <w:rsid w:val="00926C11"/>
    <w:rsid w:val="00932221"/>
    <w:rsid w:val="00941991"/>
    <w:rsid w:val="00942370"/>
    <w:rsid w:val="00962988"/>
    <w:rsid w:val="00971D6B"/>
    <w:rsid w:val="00975B9C"/>
    <w:rsid w:val="0099383B"/>
    <w:rsid w:val="009945E7"/>
    <w:rsid w:val="00994C80"/>
    <w:rsid w:val="009A4D02"/>
    <w:rsid w:val="009A7BA1"/>
    <w:rsid w:val="009B4D62"/>
    <w:rsid w:val="009B501E"/>
    <w:rsid w:val="009C4E19"/>
    <w:rsid w:val="009D1553"/>
    <w:rsid w:val="009F62F0"/>
    <w:rsid w:val="009F72EF"/>
    <w:rsid w:val="00A067CD"/>
    <w:rsid w:val="00A07484"/>
    <w:rsid w:val="00A11A11"/>
    <w:rsid w:val="00A122DA"/>
    <w:rsid w:val="00A1462A"/>
    <w:rsid w:val="00A159C3"/>
    <w:rsid w:val="00A1621E"/>
    <w:rsid w:val="00A22301"/>
    <w:rsid w:val="00A27CBB"/>
    <w:rsid w:val="00A31AB5"/>
    <w:rsid w:val="00A44023"/>
    <w:rsid w:val="00A45588"/>
    <w:rsid w:val="00A47535"/>
    <w:rsid w:val="00A563E6"/>
    <w:rsid w:val="00A56DC9"/>
    <w:rsid w:val="00A6542A"/>
    <w:rsid w:val="00A664A2"/>
    <w:rsid w:val="00A70F65"/>
    <w:rsid w:val="00A845B1"/>
    <w:rsid w:val="00A86E4A"/>
    <w:rsid w:val="00AB27A4"/>
    <w:rsid w:val="00AB3940"/>
    <w:rsid w:val="00AB5BE5"/>
    <w:rsid w:val="00AD4368"/>
    <w:rsid w:val="00AE3C3B"/>
    <w:rsid w:val="00B038AD"/>
    <w:rsid w:val="00B103E9"/>
    <w:rsid w:val="00B1076A"/>
    <w:rsid w:val="00B217DB"/>
    <w:rsid w:val="00B24537"/>
    <w:rsid w:val="00B3020A"/>
    <w:rsid w:val="00B4199E"/>
    <w:rsid w:val="00B41D2F"/>
    <w:rsid w:val="00B51E82"/>
    <w:rsid w:val="00B51F8D"/>
    <w:rsid w:val="00B64578"/>
    <w:rsid w:val="00B66D4E"/>
    <w:rsid w:val="00B7023C"/>
    <w:rsid w:val="00B74F0A"/>
    <w:rsid w:val="00B81C01"/>
    <w:rsid w:val="00B96CE9"/>
    <w:rsid w:val="00BA012D"/>
    <w:rsid w:val="00BB5D6A"/>
    <w:rsid w:val="00BB6EBB"/>
    <w:rsid w:val="00BB701E"/>
    <w:rsid w:val="00BC263E"/>
    <w:rsid w:val="00BC38AD"/>
    <w:rsid w:val="00BC466C"/>
    <w:rsid w:val="00BE1E59"/>
    <w:rsid w:val="00BE392A"/>
    <w:rsid w:val="00C0422C"/>
    <w:rsid w:val="00C2615A"/>
    <w:rsid w:val="00C35015"/>
    <w:rsid w:val="00C36E89"/>
    <w:rsid w:val="00C65579"/>
    <w:rsid w:val="00C65951"/>
    <w:rsid w:val="00C749C4"/>
    <w:rsid w:val="00C76488"/>
    <w:rsid w:val="00C76EAD"/>
    <w:rsid w:val="00C95E68"/>
    <w:rsid w:val="00CD64CF"/>
    <w:rsid w:val="00CE2479"/>
    <w:rsid w:val="00CE74F6"/>
    <w:rsid w:val="00CF01F4"/>
    <w:rsid w:val="00D01FC1"/>
    <w:rsid w:val="00D0464A"/>
    <w:rsid w:val="00D10081"/>
    <w:rsid w:val="00D12F0F"/>
    <w:rsid w:val="00D31589"/>
    <w:rsid w:val="00D363B6"/>
    <w:rsid w:val="00D45197"/>
    <w:rsid w:val="00D64F2D"/>
    <w:rsid w:val="00D65114"/>
    <w:rsid w:val="00D65F72"/>
    <w:rsid w:val="00D6680D"/>
    <w:rsid w:val="00D74ED4"/>
    <w:rsid w:val="00D832AC"/>
    <w:rsid w:val="00D83517"/>
    <w:rsid w:val="00D95AFE"/>
    <w:rsid w:val="00D975E6"/>
    <w:rsid w:val="00DC2D56"/>
    <w:rsid w:val="00DD46C7"/>
    <w:rsid w:val="00E04895"/>
    <w:rsid w:val="00E04912"/>
    <w:rsid w:val="00E11AFC"/>
    <w:rsid w:val="00E207F7"/>
    <w:rsid w:val="00E248B0"/>
    <w:rsid w:val="00E32412"/>
    <w:rsid w:val="00E56E4E"/>
    <w:rsid w:val="00E617BF"/>
    <w:rsid w:val="00E740E3"/>
    <w:rsid w:val="00E9642E"/>
    <w:rsid w:val="00E97A29"/>
    <w:rsid w:val="00EA4AA9"/>
    <w:rsid w:val="00EA6A58"/>
    <w:rsid w:val="00EB38F7"/>
    <w:rsid w:val="00EC6104"/>
    <w:rsid w:val="00ED6488"/>
    <w:rsid w:val="00EE39B6"/>
    <w:rsid w:val="00EE46A0"/>
    <w:rsid w:val="00EE7ABD"/>
    <w:rsid w:val="00EF6E0C"/>
    <w:rsid w:val="00EF710B"/>
    <w:rsid w:val="00F02710"/>
    <w:rsid w:val="00F03020"/>
    <w:rsid w:val="00F038D8"/>
    <w:rsid w:val="00F06FF1"/>
    <w:rsid w:val="00F11984"/>
    <w:rsid w:val="00F11C5C"/>
    <w:rsid w:val="00F26F48"/>
    <w:rsid w:val="00F31FB6"/>
    <w:rsid w:val="00F32F33"/>
    <w:rsid w:val="00F42CD9"/>
    <w:rsid w:val="00F42E68"/>
    <w:rsid w:val="00F57519"/>
    <w:rsid w:val="00F575C2"/>
    <w:rsid w:val="00F60CEC"/>
    <w:rsid w:val="00F660E7"/>
    <w:rsid w:val="00F964DC"/>
    <w:rsid w:val="00F970D7"/>
    <w:rsid w:val="00FC05A5"/>
    <w:rsid w:val="00FC2BEB"/>
    <w:rsid w:val="00FF0A44"/>
    <w:rsid w:val="00FF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1E4EDEA-4345-6945-BB15-DB84C06D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F99"/>
    <w:pPr>
      <w:spacing w:after="0" w:line="240" w:lineRule="auto"/>
      <w:pPrChange w:id="0" w:author="Api Ohouo" w:date="2026-09-25T20:09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0" w:author="Api Ohouo" w:date="2026-09-25T20:0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A4AA9"/>
    <w:pPr>
      <w:keepNext/>
      <w:overflowPunct w:val="0"/>
      <w:autoSpaceDE w:val="0"/>
      <w:autoSpaceDN w:val="0"/>
      <w:adjustRightInd w:val="0"/>
      <w:jc w:val="right"/>
      <w:textAlignment w:val="baseline"/>
      <w:outlineLvl w:val="1"/>
      <w:pPrChange w:id="1" w:author="Api Ohouo" w:date="2026-09-25T20:09:00Z">
        <w:pPr>
          <w:keepNext/>
          <w:overflowPunct w:val="0"/>
          <w:autoSpaceDE w:val="0"/>
          <w:autoSpaceDN w:val="0"/>
          <w:adjustRightInd w:val="0"/>
          <w:jc w:val="right"/>
          <w:textAlignment w:val="baseline"/>
          <w:outlineLvl w:val="1"/>
        </w:pPr>
      </w:pPrChange>
    </w:pPr>
    <w:rPr>
      <w:rFonts w:ascii="Arial" w:hAnsi="Arial" w:cs="Arial"/>
      <w:i/>
      <w:iCs/>
      <w:sz w:val="14"/>
      <w:szCs w:val="18"/>
      <w:rPrChange w:id="1" w:author="Api Ohouo" w:date="2026-09-25T20:09:00Z">
        <w:rPr>
          <w:rFonts w:ascii="Arial" w:hAnsi="Arial" w:cs="Arial"/>
          <w:i/>
          <w:iCs/>
          <w:sz w:val="14"/>
          <w:szCs w:val="18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75D49"/>
    <w:pPr>
      <w:spacing w:before="100" w:beforeAutospacing="1" w:after="100" w:afterAutospacing="1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75D49"/>
    <w:rPr>
      <w:rFonts w:ascii="Times New Roman" w:hAnsi="Times New Roman"/>
      <w:sz w:val="24"/>
    </w:rPr>
  </w:style>
  <w:style w:type="paragraph" w:styleId="NoSpacing">
    <w:name w:val="No Spacing"/>
    <w:link w:val="NoSpacingChar"/>
    <w:uiPriority w:val="1"/>
    <w:qFormat/>
    <w:rsid w:val="00675D49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AB5BE5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C2D56"/>
    <w:pPr>
      <w:spacing w:after="200" w:line="276" w:lineRule="auto"/>
      <w:ind w:left="720"/>
      <w:contextualSpacing/>
      <w:pPrChange w:id="2" w:author="Api Ohouo" w:date="2026-09-25T20:09:00Z">
        <w:pPr>
          <w:spacing w:after="200" w:line="276" w:lineRule="auto"/>
          <w:ind w:left="720"/>
          <w:contextualSpacing/>
        </w:pPr>
      </w:pPrChange>
    </w:pPr>
    <w:rPr>
      <w:rFonts w:ascii="Calibri" w:eastAsia="Calibri" w:hAnsi="Calibri"/>
      <w:sz w:val="22"/>
      <w:szCs w:val="22"/>
      <w:rPrChange w:id="2" w:author="Api Ohouo" w:date="2026-09-25T20:09:00Z">
        <w:rPr>
          <w:rFonts w:eastAsiaTheme="minorHAnsi"/>
          <w:sz w:val="24"/>
          <w:szCs w:val="24"/>
          <w:lang w:val="en-US" w:eastAsia="en-US" w:bidi="ar-SA"/>
        </w:rPr>
      </w:rPrChange>
    </w:rPr>
  </w:style>
  <w:style w:type="character" w:customStyle="1" w:styleId="Heading2Char">
    <w:name w:val="Heading 2 Char"/>
    <w:basedOn w:val="DefaultParagraphFont"/>
    <w:link w:val="Heading2"/>
    <w:rsid w:val="00507FD5"/>
    <w:rPr>
      <w:rFonts w:ascii="Arial" w:eastAsia="Times New Roman" w:hAnsi="Arial" w:cs="Arial"/>
      <w:i/>
      <w:iCs/>
      <w:sz w:val="14"/>
      <w:szCs w:val="18"/>
    </w:rPr>
  </w:style>
  <w:style w:type="paragraph" w:styleId="Header">
    <w:name w:val="header"/>
    <w:basedOn w:val="Normal"/>
    <w:link w:val="HeaderChar"/>
    <w:rsid w:val="00673F99"/>
    <w:pPr>
      <w:tabs>
        <w:tab w:val="center" w:pos="4320"/>
        <w:tab w:val="right" w:pos="8640"/>
      </w:tabs>
      <w:pPrChange w:id="3" w:author="Api Ohouo" w:date="2026-09-25T20:09:00Z">
        <w:pPr>
          <w:tabs>
            <w:tab w:val="center" w:pos="4320"/>
            <w:tab w:val="right" w:pos="8640"/>
          </w:tabs>
        </w:pPr>
      </w:pPrChange>
    </w:pPr>
    <w:rPr>
      <w:rPrChange w:id="3" w:author="Api Ohouo" w:date="2026-09-25T20:09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507F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673F99"/>
    <w:pPr>
      <w:tabs>
        <w:tab w:val="center" w:pos="4320"/>
        <w:tab w:val="right" w:pos="8640"/>
      </w:tabs>
      <w:pPrChange w:id="4" w:author="Api Ohouo" w:date="2026-09-25T20:09:00Z">
        <w:pPr>
          <w:tabs>
            <w:tab w:val="center" w:pos="4320"/>
            <w:tab w:val="right" w:pos="8640"/>
          </w:tabs>
        </w:pPr>
      </w:pPrChange>
    </w:pPr>
    <w:rPr>
      <w:rPrChange w:id="4" w:author="Api Ohouo" w:date="2026-09-25T20:09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507FD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926C11"/>
    <w:pPr>
      <w:pPrChange w:id="5" w:author="Api Ohouo" w:date="2026-09-25T20:09:00Z">
        <w:pPr/>
      </w:pPrChange>
    </w:pPr>
    <w:rPr>
      <w:rFonts w:ascii="Tahoma" w:hAnsi="Tahoma" w:cs="Tahoma"/>
      <w:sz w:val="16"/>
      <w:szCs w:val="16"/>
      <w:rPrChange w:id="5" w:author="Api Ohouo" w:date="2026-09-25T20:09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507FD5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507F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6C11"/>
    <w:pPr>
      <w:pPrChange w:id="6" w:author="Api Ohouo" w:date="2026-09-25T20:09:00Z">
        <w:pPr/>
      </w:pPrChange>
    </w:pPr>
    <w:rPr>
      <w:sz w:val="20"/>
      <w:szCs w:val="20"/>
      <w:rPrChange w:id="6" w:author="Api Ohouo" w:date="2026-09-25T20:09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507FD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07F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07FD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EA4AA9"/>
    <w:pPr>
      <w:overflowPunct w:val="0"/>
      <w:autoSpaceDE w:val="0"/>
      <w:autoSpaceDN w:val="0"/>
      <w:adjustRightInd w:val="0"/>
      <w:spacing w:before="120"/>
      <w:textAlignment w:val="baseline"/>
      <w:pPrChange w:id="7" w:author="Api Ohouo" w:date="2026-09-25T20:09:00Z">
        <w:pPr>
          <w:overflowPunct w:val="0"/>
          <w:autoSpaceDE w:val="0"/>
          <w:autoSpaceDN w:val="0"/>
          <w:adjustRightInd w:val="0"/>
          <w:spacing w:before="120"/>
          <w:textAlignment w:val="baseline"/>
        </w:pPr>
      </w:pPrChange>
    </w:pPr>
    <w:rPr>
      <w:rFonts w:ascii="Arial" w:hAnsi="Arial"/>
      <w:b/>
      <w:i/>
      <w:sz w:val="16"/>
      <w:szCs w:val="20"/>
      <w:rPrChange w:id="7" w:author="Api Ohouo" w:date="2026-09-25T20:09:00Z">
        <w:rPr>
          <w:rFonts w:ascii="Arial" w:hAnsi="Arial"/>
          <w:b/>
          <w:i/>
          <w:sz w:val="16"/>
          <w:lang w:val="en-US" w:eastAsia="en-US" w:bidi="ar-SA"/>
        </w:rPr>
      </w:rPrChange>
    </w:rPr>
  </w:style>
  <w:style w:type="character" w:styleId="Hyperlink">
    <w:name w:val="Hyperlink"/>
    <w:basedOn w:val="DefaultParagraphFont"/>
    <w:unhideWhenUsed/>
    <w:rsid w:val="00507F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6D2A2-F57B-FF4F-B33D-EEF8E7686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ndirangupg@gmail.com</dc:creator>
  <cp:keywords/>
  <dc:description/>
  <cp:lastModifiedBy>Arthur Souza Rodrigues</cp:lastModifiedBy>
  <cp:revision>1</cp:revision>
  <dcterms:created xsi:type="dcterms:W3CDTF">2020-12-03T09:09:00Z</dcterms:created>
  <dcterms:modified xsi:type="dcterms:W3CDTF">2026-09-26T00:09:00Z</dcterms:modified>
</cp:coreProperties>
</file>