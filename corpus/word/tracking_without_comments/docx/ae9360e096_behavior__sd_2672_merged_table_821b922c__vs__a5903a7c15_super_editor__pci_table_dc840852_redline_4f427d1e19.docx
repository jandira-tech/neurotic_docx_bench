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E0E2" w14:textId="504DBCCA" w:rsidR="00DE0A42" w:rsidRDefault="008659AD" w:rsidP="008659AD">
      <w:pPr>
        <w:pStyle w:val="Heading1"/>
        <w:rPr>
          <w:del w:id="3" w:author="Teo Azzollini" w:date="2026-08-03T22:29:00Z" w16du:dateUtc="2026-08-04T02:29:00Z"/>
        </w:rPr>
      </w:pPr>
      <w:del w:id="4" w:author="Teo Azzollini" w:date="2026-08-03T22:29:00Z" w16du:dateUtc="2026-08-04T02:29:00Z">
        <w:r>
          <w:delText>SD-2672 merged</w:delText>
        </w:r>
      </w:del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  <w:tblPrChange w:id="5" w:author="Teo Azzollini" w:date="2026-08-03T22:29:00Z" w16du:dateUtc="2026-08-04T02:29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693"/>
        <w:gridCol w:w="1708"/>
        <w:gridCol w:w="2671"/>
        <w:gridCol w:w="3288"/>
        <w:tblGridChange w:id="6">
          <w:tblGrid>
            <w:gridCol w:w="1693"/>
            <w:gridCol w:w="1427"/>
            <w:gridCol w:w="281"/>
            <w:gridCol w:w="2671"/>
            <w:gridCol w:w="168"/>
            <w:gridCol w:w="3120"/>
          </w:tblGrid>
        </w:tblGridChange>
      </w:tblGrid>
      <w:tr w:rsidR="008659AD" w14:paraId="5192E672" w14:textId="77777777" w:rsidTr="00991A1A">
        <w:trPr>
          <w:cantSplit/>
          <w:tblHeader/>
        </w:trPr>
        <w:tc>
          <w:tcPr>
            <w:tcW w:w="3420" w:type="dxa"/>
            <w:gridSpan w:val="3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  <w:tcPrChange w:id="7" w:author="Teo Azzollini" w:date="2026-08-03T22:29:00Z" w16du:dateUtc="2026-08-04T02:29:00Z">
              <w:tcPr>
                <w:tcW w:w="6240" w:type="dxa"/>
                <w:gridSpan w:val="5"/>
              </w:tcPr>
            </w:tcPrChange>
          </w:tcPr>
          <w:p w14:paraId="71C309DC" w14:textId="559394C2" w:rsidR="008659AD" w:rsidRPr="0072594F" w:rsidRDefault="00FC3464" w:rsidP="00991A1A">
            <w:pPr>
              <w:pStyle w:val="TableBody"/>
              <w:rPr>
                <w:rStyle w:val="BoldCharacter"/>
                <w:rPrChange w:id="8" w:author="Teo Azzollini" w:date="2026-08-03T22:29:00Z" w16du:dateUtc="2026-08-04T02:29:00Z">
                  <w:rPr/>
                </w:rPrChange>
              </w:rPr>
              <w:pPrChange w:id="9" w:author="Teo Azzollini" w:date="2026-08-03T22:29:00Z" w16du:dateUtc="2026-08-04T02:29:00Z">
                <w:pPr/>
              </w:pPrChange>
            </w:pPr>
            <w:ins w:id="10" w:author="Teo Azzollini" w:date="2026-08-03T22:29:00Z" w16du:dateUtc="2026-08-04T02:29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  <w:del w:id="11" w:author="Teo Azzollini" w:date="2026-08-03T22:29:00Z" w16du:dateUtc="2026-08-04T02:29:00Z">
              <w:r w:rsidR="008659AD">
                <w:delText>top-span</w:delText>
              </w:r>
            </w:del>
          </w:p>
        </w:tc>
        <w:tc>
          <w:tcPr>
            <w:tcW w:w="9530" w:type="dxa"/>
            <w:tcBorders>
              <w:top w:val="nil"/>
              <w:left w:val="nil"/>
              <w:right w:val="nil"/>
            </w:tcBorders>
            <w:tcPrChange w:id="12" w:author="Teo Azzollini" w:date="2026-08-03T22:29:00Z" w16du:dateUtc="2026-08-04T02:29:00Z">
              <w:tcPr>
                <w:tcW w:w="3120" w:type="dxa"/>
              </w:tcPr>
            </w:tcPrChange>
          </w:tcPr>
          <w:p w14:paraId="625E2A8A" w14:textId="19BEBFC1" w:rsidR="008659AD" w:rsidRDefault="008659AD" w:rsidP="00991A1A">
            <w:pPr>
              <w:pStyle w:val="TableBody"/>
              <w:rPr>
                <w:i/>
                <w:rPrChange w:id="13" w:author="Teo Azzollini" w:date="2026-08-03T22:29:00Z" w16du:dateUtc="2026-08-04T02:29:00Z">
                  <w:rPr/>
                </w:rPrChange>
              </w:rPr>
              <w:pPrChange w:id="14" w:author="Teo Azzollini" w:date="2026-08-03T22:29:00Z" w16du:dateUtc="2026-08-04T02:29:00Z">
                <w:pPr/>
              </w:pPrChange>
            </w:pPr>
            <w:del w:id="15" w:author="Teo Azzollini" w:date="2026-08-03T22:29:00Z" w16du:dateUtc="2026-08-04T02:29:00Z">
              <w:r>
                <w:delText>r0c2</w:delText>
              </w:r>
            </w:del>
            <w:bookmarkStart w:id="16" w:name="row_b7d33a53727d4ed8b9cfc4bd599d514e"/>
            <w:bookmarkEnd w:id="16"/>
          </w:p>
        </w:tc>
      </w:tr>
      <w:tr w:rsidR="008659AD" w14:paraId="32CE1234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  <w:tcPrChange w:id="17" w:author="Teo Azzollini" w:date="2026-08-03T22:29:00Z" w16du:dateUtc="2026-08-04T02:29:00Z">
              <w:tcPr>
                <w:tcW w:w="3120" w:type="dxa"/>
                <w:gridSpan w:val="2"/>
              </w:tcPr>
            </w:tcPrChange>
          </w:tcPr>
          <w:p w14:paraId="3D3119A6" w14:textId="77777777" w:rsidR="00FC3464" w:rsidRDefault="00FC3464" w:rsidP="00991A1A">
            <w:pPr>
              <w:pStyle w:val="TableBody"/>
              <w:rPr>
                <w:ins w:id="18" w:author="Teo Azzollini" w:date="2026-08-03T22:29:00Z" w16du:dateUtc="2026-08-04T02:29:00Z"/>
              </w:rPr>
            </w:pPr>
            <w:ins w:id="19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4F7BAFF9" w14:textId="77777777" w:rsidR="008659AD" w:rsidRDefault="00FC3464" w:rsidP="008659AD">
            <w:pPr>
              <w:rPr>
                <w:del w:id="20" w:author="Teo Azzollini" w:date="2026-08-03T22:29:00Z" w16du:dateUtc="2026-08-04T02:29:00Z"/>
              </w:rPr>
            </w:pPr>
            <w:ins w:id="21" w:author="Teo Azzollini" w:date="2026-08-03T22:29:00Z" w16du:dateUtc="2026-08-04T02:29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  <w:p w14:paraId="0B9F75FD" w14:textId="66B882B8" w:rsidR="008659AD" w:rsidRDefault="008659AD" w:rsidP="00991A1A">
            <w:pPr>
              <w:pStyle w:val="TableBody"/>
              <w:pPrChange w:id="22" w:author="Teo Azzollini" w:date="2026-08-03T22:29:00Z" w16du:dateUtc="2026-08-04T02:29:00Z">
                <w:pPr/>
              </w:pPrChange>
            </w:pPr>
            <w:del w:id="23" w:author="Teo Azzollini" w:date="2026-08-03T22:29:00Z" w16du:dateUtc="2026-08-04T02:29:00Z">
              <w:r>
                <w:delText>left-span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24" w:author="Teo Azzollini" w:date="2026-08-03T22:29:00Z" w16du:dateUtc="2026-08-04T02:29:00Z">
              <w:tcPr>
                <w:tcW w:w="3120" w:type="dxa"/>
                <w:gridSpan w:val="3"/>
              </w:tcPr>
            </w:tcPrChange>
          </w:tcPr>
          <w:p w14:paraId="7F7E24D4" w14:textId="32D0FEF3" w:rsidR="008659AD" w:rsidRDefault="00FC3464" w:rsidP="00991A1A">
            <w:pPr>
              <w:pStyle w:val="TableBody"/>
              <w:rPr>
                <w:i/>
                <w:rPrChange w:id="25" w:author="Teo Azzollini" w:date="2026-08-03T22:29:00Z" w16du:dateUtc="2026-08-04T02:29:00Z">
                  <w:rPr/>
                </w:rPrChange>
              </w:rPr>
              <w:pPrChange w:id="26" w:author="Teo Azzollini" w:date="2026-08-03T22:29:00Z" w16du:dateUtc="2026-08-04T02:29:00Z">
                <w:pPr/>
              </w:pPrChange>
            </w:pPr>
            <w:ins w:id="27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  <w:del w:id="28" w:author="Teo Azzollini" w:date="2026-08-03T22:29:00Z" w16du:dateUtc="2026-08-04T02:29:00Z">
              <w:r w:rsidR="008659AD">
                <w:delText>r1c1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29" w:author="Teo Azzollini" w:date="2026-08-03T22:29:00Z" w16du:dateUtc="2026-08-04T02:29:00Z">
              <w:tcPr>
                <w:tcW w:w="3120" w:type="dxa"/>
              </w:tcPr>
            </w:tcPrChange>
          </w:tcPr>
          <w:p w14:paraId="2557C284" w14:textId="16D17EF4" w:rsidR="008659AD" w:rsidRDefault="008659AD" w:rsidP="008659AD">
            <w:del w:id="30" w:author="Teo Azzollini" w:date="2026-08-03T22:29:00Z" w16du:dateUtc="2026-08-04T02:29:00Z">
              <w:r>
                <w:delText>r1c2</w:delText>
              </w:r>
            </w:del>
          </w:p>
        </w:tc>
      </w:tr>
      <w:tr w:rsidR="008659AD" w14:paraId="1E3BFD33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  <w:tcPrChange w:id="31" w:author="Teo Azzollini" w:date="2026-08-03T22:29:00Z" w16du:dateUtc="2026-08-04T02:29:00Z">
              <w:tcPr>
                <w:tcW w:w="3120" w:type="dxa"/>
                <w:gridSpan w:val="2"/>
              </w:tcPr>
            </w:tcPrChange>
          </w:tcPr>
          <w:p w14:paraId="6A644872" w14:textId="77777777" w:rsidR="00FC3464" w:rsidRDefault="00FC3464" w:rsidP="00991A1A">
            <w:pPr>
              <w:pStyle w:val="TableBody"/>
              <w:rPr>
                <w:ins w:id="32" w:author="Teo Azzollini" w:date="2026-08-03T22:29:00Z" w16du:dateUtc="2026-08-04T02:29:00Z"/>
              </w:rPr>
            </w:pPr>
            <w:ins w:id="33" w:author="Teo Azzollini" w:date="2026-08-03T22:29:00Z" w16du:dateUtc="2026-08-04T02:29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69D1CF9" w14:textId="77777777" w:rsidR="008659AD" w:rsidRDefault="00FC3464" w:rsidP="00991A1A">
            <w:pPr>
              <w:pStyle w:val="TableBody"/>
              <w:pPrChange w:id="34" w:author="Teo Azzollini" w:date="2026-08-03T22:29:00Z" w16du:dateUtc="2026-08-04T02:29:00Z">
                <w:pPr/>
              </w:pPrChange>
            </w:pPr>
            <w:ins w:id="35" w:author="Teo Azzollini" w:date="2026-08-03T22:29:00Z" w16du:dateUtc="2026-08-04T02:29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36" w:author="Teo Azzollini" w:date="2026-08-03T22:29:00Z" w16du:dateUtc="2026-08-04T02:29:00Z">
              <w:tcPr>
                <w:tcW w:w="3120" w:type="dxa"/>
                <w:gridSpan w:val="3"/>
              </w:tcPr>
            </w:tcPrChange>
          </w:tcPr>
          <w:p w14:paraId="746D4C41" w14:textId="7E0025D6" w:rsidR="008659AD" w:rsidRDefault="00FC3464" w:rsidP="00991A1A">
            <w:pPr>
              <w:pStyle w:val="TableBody"/>
              <w:rPr>
                <w:i/>
                <w:rPrChange w:id="37" w:author="Teo Azzollini" w:date="2026-08-03T22:29:00Z" w16du:dateUtc="2026-08-04T02:29:00Z">
                  <w:rPr/>
                </w:rPrChange>
              </w:rPr>
              <w:pPrChange w:id="38" w:author="Teo Azzollini" w:date="2026-08-03T22:29:00Z" w16du:dateUtc="2026-08-04T02:29:00Z">
                <w:pPr/>
              </w:pPrChange>
            </w:pPr>
            <w:ins w:id="39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  <w:del w:id="40" w:author="Teo Azzollini" w:date="2026-08-03T22:29:00Z" w16du:dateUtc="2026-08-04T02:29:00Z">
              <w:r w:rsidR="008659AD">
                <w:delText>r2c2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41" w:author="Teo Azzollini" w:date="2026-08-03T22:29:00Z" w16du:dateUtc="2026-08-04T02:29:00Z">
              <w:tcPr>
                <w:tcW w:w="3120" w:type="dxa"/>
              </w:tcPr>
            </w:tcPrChange>
          </w:tcPr>
          <w:p w14:paraId="2013449D" w14:textId="77777777" w:rsidR="008659AD" w:rsidRDefault="008659AD" w:rsidP="008659AD"/>
        </w:tc>
      </w:tr>
      <w:tr w:rsidR="00FC3464" w:rsidRPr="00A019B8" w14:paraId="02D1CC97" w14:textId="77777777" w:rsidTr="00991A1A">
        <w:trPr>
          <w:cantSplit/>
          <w:ins w:id="42" w:author="Teo Azzollini" w:date="2026-08-03T22:29:00Z" w16du:dateUtc="2026-08-04T02:29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D868A43" w14:textId="77777777" w:rsidR="00FC3464" w:rsidRPr="00A019B8" w:rsidRDefault="00FC3464" w:rsidP="00991A1A">
            <w:pPr>
              <w:pStyle w:val="TableBody"/>
              <w:rPr>
                <w:ins w:id="43" w:author="Teo Azzollini" w:date="2026-08-03T22:29:00Z" w16du:dateUtc="2026-08-04T02:29:00Z"/>
              </w:rPr>
            </w:pPr>
            <w:ins w:id="44" w:author="Teo Azzollini" w:date="2026-08-03T22:29:00Z" w16du:dateUtc="2026-08-04T02:29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7313F7" w14:textId="77777777" w:rsidR="00FC3464" w:rsidRDefault="00FC3464" w:rsidP="00991A1A">
            <w:pPr>
              <w:pStyle w:val="TableBody"/>
              <w:rPr>
                <w:ins w:id="45" w:author="Teo Azzollini" w:date="2026-08-03T22:29:00Z" w16du:dateUtc="2026-08-04T02:29:00Z"/>
                <w:i/>
                <w:iCs/>
              </w:rPr>
            </w:pPr>
            <w:ins w:id="46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313BF28" w14:textId="77777777" w:rsidTr="00991A1A">
        <w:trPr>
          <w:cantSplit/>
          <w:ins w:id="47" w:author="Teo Azzollini" w:date="2026-08-03T22:29:00Z" w16du:dateUtc="2026-08-04T02:29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A278DF" w14:textId="77777777" w:rsidR="00FC3464" w:rsidRPr="00A019B8" w:rsidRDefault="00FC3464" w:rsidP="00991A1A">
            <w:pPr>
              <w:pStyle w:val="TableBody"/>
              <w:rPr>
                <w:ins w:id="48" w:author="Teo Azzollini" w:date="2026-08-03T22:29:00Z" w16du:dateUtc="2026-08-04T02:29:00Z"/>
              </w:rPr>
            </w:pPr>
            <w:ins w:id="49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03EFD0" w14:textId="77777777" w:rsidR="00FC3464" w:rsidRDefault="00FC3464" w:rsidP="00991A1A">
            <w:pPr>
              <w:pStyle w:val="TableBody"/>
              <w:rPr>
                <w:ins w:id="50" w:author="Teo Azzollini" w:date="2026-08-03T22:29:00Z" w16du:dateUtc="2026-08-04T02:29:00Z"/>
                <w:i/>
                <w:iCs/>
              </w:rPr>
            </w:pPr>
            <w:ins w:id="51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07048" w14:textId="77777777" w:rsidTr="00991A1A">
        <w:trPr>
          <w:cantSplit/>
          <w:ins w:id="52" w:author="Teo Azzollini" w:date="2026-08-03T22:29:00Z" w16du:dateUtc="2026-08-04T02:29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79904AD" w14:textId="77777777" w:rsidR="00FC3464" w:rsidRPr="00A019B8" w:rsidRDefault="00FC3464" w:rsidP="00991A1A">
            <w:pPr>
              <w:pStyle w:val="TableBody"/>
              <w:rPr>
                <w:ins w:id="53" w:author="Teo Azzollini" w:date="2026-08-03T22:29:00Z" w16du:dateUtc="2026-08-04T02:29:00Z"/>
              </w:rPr>
            </w:pPr>
            <w:ins w:id="54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4551B98" w14:textId="77777777" w:rsidR="00FC3464" w:rsidRDefault="00FC3464" w:rsidP="00991A1A">
            <w:pPr>
              <w:pStyle w:val="TableBody"/>
              <w:rPr>
                <w:ins w:id="55" w:author="Teo Azzollini" w:date="2026-08-03T22:29:00Z" w16du:dateUtc="2026-08-04T02:29:00Z"/>
                <w:i/>
                <w:iCs/>
              </w:rPr>
            </w:pPr>
            <w:ins w:id="56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1465F7C" w14:textId="77777777" w:rsidTr="00991A1A">
        <w:trPr>
          <w:cantSplit/>
          <w:ins w:id="57" w:author="Teo Azzollini" w:date="2026-08-03T22:29:00Z" w16du:dateUtc="2026-08-04T02:29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1B060BB" w14:textId="77777777" w:rsidR="00FC3464" w:rsidRPr="00A019B8" w:rsidRDefault="00FC3464" w:rsidP="00991A1A">
            <w:pPr>
              <w:pStyle w:val="TableBody"/>
              <w:rPr>
                <w:ins w:id="58" w:author="Teo Azzollini" w:date="2026-08-03T22:29:00Z" w16du:dateUtc="2026-08-04T02:29:00Z"/>
              </w:rPr>
            </w:pPr>
            <w:ins w:id="59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767BD952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60" w:author="Teo Azzollini" w:date="2026-08-03T22:29:00Z" w16du:dateUtc="2026-08-04T02:29:00Z"/>
                <w:lang w:val="en-US"/>
              </w:rPr>
            </w:pPr>
            <w:ins w:id="61" w:author="Teo Azzollini" w:date="2026-08-03T22:29:00Z" w16du:dateUtc="2026-08-04T02:29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084D148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62" w:author="Teo Azzollini" w:date="2026-08-03T22:29:00Z" w16du:dateUtc="2026-08-04T02:29:00Z"/>
                <w:lang w:val="en-US"/>
              </w:rPr>
            </w:pPr>
            <w:ins w:id="63" w:author="Teo Azzollini" w:date="2026-08-03T22:29:00Z" w16du:dateUtc="2026-08-04T02:29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0185A21" w14:textId="77777777" w:rsidR="00FC3464" w:rsidRDefault="00FC3464" w:rsidP="00991A1A">
            <w:pPr>
              <w:pStyle w:val="TableBody"/>
              <w:rPr>
                <w:ins w:id="64" w:author="Teo Azzollini" w:date="2026-08-03T22:29:00Z" w16du:dateUtc="2026-08-04T02:29:00Z"/>
                <w:i/>
                <w:iCs/>
              </w:rPr>
            </w:pPr>
            <w:ins w:id="65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498998B" w14:textId="77777777" w:rsidTr="00991A1A">
        <w:trPr>
          <w:cantSplit/>
          <w:ins w:id="66" w:author="Teo Azzollini" w:date="2026-08-03T22:29:00Z" w16du:dateUtc="2026-08-04T02:29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F8D832" w14:textId="77777777" w:rsidR="00FC3464" w:rsidRPr="00A019B8" w:rsidRDefault="00FC3464" w:rsidP="00991A1A">
            <w:pPr>
              <w:pStyle w:val="TableBody"/>
              <w:keepNext/>
              <w:rPr>
                <w:ins w:id="67" w:author="Teo Azzollini" w:date="2026-08-03T22:29:00Z" w16du:dateUtc="2026-08-04T02:29:00Z"/>
              </w:rPr>
            </w:pPr>
            <w:ins w:id="68" w:author="Teo Azzollini" w:date="2026-08-03T22:29:00Z" w16du:dateUtc="2026-08-04T02:29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F8AC1B1" w14:textId="77777777" w:rsidR="00FC3464" w:rsidRPr="00A019B8" w:rsidRDefault="00FC3464" w:rsidP="00991A1A">
            <w:pPr>
              <w:pStyle w:val="TableNote"/>
              <w:keepNext/>
              <w:rPr>
                <w:ins w:id="69" w:author="Teo Azzollini" w:date="2026-08-03T22:29:00Z" w16du:dateUtc="2026-08-04T02:29:00Z"/>
              </w:rPr>
            </w:pPr>
            <w:ins w:id="70" w:author="Teo Azzollini" w:date="2026-08-03T22:29:00Z" w16du:dateUtc="2026-08-04T02:29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693580BC" w14:textId="77777777" w:rsidR="00FC3464" w:rsidRPr="00A019B8" w:rsidRDefault="00FC3464" w:rsidP="00991A1A">
            <w:pPr>
              <w:pStyle w:val="TableNote"/>
              <w:keepNext/>
              <w:rPr>
                <w:ins w:id="71" w:author="Teo Azzollini" w:date="2026-08-03T22:29:00Z" w16du:dateUtc="2026-08-04T02:29:00Z"/>
              </w:rPr>
            </w:pPr>
            <w:ins w:id="72" w:author="Teo Azzollini" w:date="2026-08-03T22:29:00Z" w16du:dateUtc="2026-08-04T02:29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2F51882D" w14:textId="77777777" w:rsidTr="00991A1A">
        <w:trPr>
          <w:cantSplit/>
          <w:trHeight w:val="410"/>
          <w:ins w:id="73" w:author="Teo Azzollini" w:date="2026-08-03T22:29:00Z" w16du:dateUtc="2026-08-04T02:29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473CE5" w14:textId="77777777" w:rsidR="00FC3464" w:rsidRPr="00A019B8" w:rsidRDefault="00FC3464" w:rsidP="00991A1A">
            <w:pPr>
              <w:pStyle w:val="TableBody"/>
              <w:keepNext/>
              <w:rPr>
                <w:ins w:id="74" w:author="Teo Azzollini" w:date="2026-08-03T22:29:00Z" w16du:dateUtc="2026-08-04T02:29:00Z"/>
              </w:rPr>
            </w:pPr>
            <w:ins w:id="75" w:author="Teo Azzollini" w:date="2026-08-03T22:29:00Z" w16du:dateUtc="2026-08-04T02:29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F7D70A" w14:textId="77777777" w:rsidR="00FC3464" w:rsidRPr="00A019B8" w:rsidRDefault="00FC3464" w:rsidP="00991A1A">
            <w:pPr>
              <w:pStyle w:val="TableBody"/>
              <w:rPr>
                <w:ins w:id="76" w:author="Teo Azzollini" w:date="2026-08-03T22:29:00Z" w16du:dateUtc="2026-08-04T02:29:00Z"/>
              </w:rPr>
            </w:pPr>
            <w:ins w:id="77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F0156CC" w14:textId="77777777" w:rsidR="00FC3464" w:rsidRPr="006D5563" w:rsidRDefault="00FC3464" w:rsidP="00991A1A">
            <w:pPr>
              <w:pStyle w:val="TableBody"/>
              <w:rPr>
                <w:ins w:id="78" w:author="Teo Azzollini" w:date="2026-08-03T22:29:00Z" w16du:dateUtc="2026-08-04T02:29:00Z"/>
                <w:i/>
                <w:iCs/>
              </w:rPr>
            </w:pPr>
            <w:ins w:id="79" w:author="Teo Azzollini" w:date="2026-08-03T22:29:00Z" w16du:dateUtc="2026-08-04T02:29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16BCAD7" w14:textId="77777777" w:rsidR="00FC3464" w:rsidRDefault="00FC3464" w:rsidP="00991A1A">
            <w:pPr>
              <w:pStyle w:val="TableBody"/>
              <w:rPr>
                <w:ins w:id="80" w:author="Teo Azzollini" w:date="2026-08-03T22:29:00Z" w16du:dateUtc="2026-08-04T02:29:00Z"/>
                <w:i/>
                <w:iCs/>
              </w:rPr>
            </w:pPr>
            <w:ins w:id="81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C5D7AE6" w14:textId="77777777" w:rsidTr="00991A1A">
        <w:trPr>
          <w:cantSplit/>
          <w:trHeight w:val="410"/>
          <w:ins w:id="82" w:author="Teo Azzollini" w:date="2026-08-03T22:29:00Z" w16du:dateUtc="2026-08-04T02:29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5E1F9AA" w14:textId="77777777" w:rsidR="00FC3464" w:rsidRDefault="00FC3464" w:rsidP="00991A1A">
            <w:pPr>
              <w:pStyle w:val="TableBody"/>
              <w:keepNext/>
              <w:rPr>
                <w:ins w:id="83" w:author="Teo Azzollini" w:date="2026-08-03T22:29:00Z" w16du:dateUtc="2026-08-04T02:29:00Z"/>
              </w:rPr>
            </w:pPr>
            <w:ins w:id="84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933EE5D" w14:textId="77777777" w:rsidR="00FC3464" w:rsidRPr="00A019B8" w:rsidRDefault="00FC3464" w:rsidP="00991A1A">
            <w:pPr>
              <w:pStyle w:val="TableBody"/>
              <w:rPr>
                <w:ins w:id="85" w:author="Teo Azzollini" w:date="2026-08-03T22:29:00Z" w16du:dateUtc="2026-08-04T02:29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84C2613" w14:textId="77777777" w:rsidR="00FC3464" w:rsidRPr="00A019B8" w:rsidRDefault="00FC3464" w:rsidP="00991A1A">
            <w:pPr>
              <w:pStyle w:val="TableBody"/>
              <w:rPr>
                <w:ins w:id="86" w:author="Teo Azzollini" w:date="2026-08-03T22:29:00Z" w16du:dateUtc="2026-08-04T02:29:00Z"/>
                <w:i/>
                <w:iCs/>
              </w:rPr>
            </w:pPr>
          </w:p>
        </w:tc>
      </w:tr>
      <w:tr w:rsidR="00FC3464" w:rsidRPr="00A019B8" w14:paraId="39353D09" w14:textId="77777777" w:rsidTr="00991A1A">
        <w:trPr>
          <w:cantSplit/>
          <w:ins w:id="87" w:author="Teo Azzollini" w:date="2026-08-03T22:29:00Z" w16du:dateUtc="2026-08-04T02:29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94094C9" w14:textId="77777777" w:rsidR="00FC3464" w:rsidRPr="00A019B8" w:rsidRDefault="00FC3464" w:rsidP="00991A1A">
            <w:pPr>
              <w:pStyle w:val="TableBody"/>
              <w:rPr>
                <w:ins w:id="88" w:author="Teo Azzollini" w:date="2026-08-03T22:29:00Z" w16du:dateUtc="2026-08-04T02:29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98A495" w14:textId="77777777" w:rsidR="00FC3464" w:rsidRPr="00A019B8" w:rsidRDefault="00FC3464" w:rsidP="00991A1A">
            <w:pPr>
              <w:pStyle w:val="TableBody"/>
              <w:rPr>
                <w:ins w:id="89" w:author="Teo Azzollini" w:date="2026-08-03T22:29:00Z" w16du:dateUtc="2026-08-04T02:29:00Z"/>
              </w:rPr>
            </w:pPr>
            <w:ins w:id="90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EEBF7F" w14:textId="77777777" w:rsidR="00FC3464" w:rsidRDefault="00FC3464" w:rsidP="00991A1A">
            <w:pPr>
              <w:pStyle w:val="TableBody"/>
              <w:rPr>
                <w:ins w:id="91" w:author="Teo Azzollini" w:date="2026-08-03T22:29:00Z" w16du:dateUtc="2026-08-04T02:29:00Z"/>
                <w:i/>
                <w:iCs/>
              </w:rPr>
            </w:pPr>
            <w:ins w:id="92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13907B0" w14:textId="77777777" w:rsidTr="00991A1A">
        <w:trPr>
          <w:cantSplit/>
          <w:ins w:id="93" w:author="Teo Azzollini" w:date="2026-08-03T22:29:00Z" w16du:dateUtc="2026-08-04T02:29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734A33" w14:textId="77777777" w:rsidR="00FC3464" w:rsidRPr="00A019B8" w:rsidRDefault="00FC3464" w:rsidP="00991A1A">
            <w:pPr>
              <w:pStyle w:val="TableBody"/>
              <w:rPr>
                <w:ins w:id="94" w:author="Teo Azzollini" w:date="2026-08-03T22:29:00Z" w16du:dateUtc="2026-08-04T02:29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F26EC1" w14:textId="77777777" w:rsidR="00FC3464" w:rsidRPr="00A019B8" w:rsidRDefault="00FC3464" w:rsidP="00991A1A">
            <w:pPr>
              <w:pStyle w:val="TableBody"/>
              <w:rPr>
                <w:ins w:id="95" w:author="Teo Azzollini" w:date="2026-08-03T22:29:00Z" w16du:dateUtc="2026-08-04T02:29:00Z"/>
              </w:rPr>
            </w:pPr>
            <w:ins w:id="96" w:author="Teo Azzollini" w:date="2026-08-03T22:29:00Z" w16du:dateUtc="2026-08-04T02:29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8FAEFD" w14:textId="77777777" w:rsidR="00FC3464" w:rsidRDefault="00FC3464" w:rsidP="00991A1A">
            <w:pPr>
              <w:pStyle w:val="TableBody"/>
              <w:rPr>
                <w:ins w:id="97" w:author="Teo Azzollini" w:date="2026-08-03T22:29:00Z" w16du:dateUtc="2026-08-04T02:29:00Z"/>
                <w:i/>
                <w:iCs/>
              </w:rPr>
            </w:pPr>
            <w:ins w:id="98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530EF16" w14:textId="77777777" w:rsidTr="00991A1A">
        <w:trPr>
          <w:cantSplit/>
          <w:ins w:id="99" w:author="Teo Azzollini" w:date="2026-08-03T22:29:00Z" w16du:dateUtc="2026-08-04T02:29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E8B45E" w14:textId="77777777" w:rsidR="00FC3464" w:rsidRPr="00A019B8" w:rsidRDefault="00FC3464" w:rsidP="00991A1A">
            <w:pPr>
              <w:pStyle w:val="TableBody"/>
              <w:keepNext/>
              <w:rPr>
                <w:ins w:id="100" w:author="Teo Azzollini" w:date="2026-08-03T22:29:00Z" w16du:dateUtc="2026-08-04T02:29:00Z"/>
              </w:rPr>
            </w:pPr>
            <w:ins w:id="101" w:author="Teo Azzollini" w:date="2026-08-03T22:29:00Z" w16du:dateUtc="2026-08-04T02:29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15C544A" w14:textId="77777777" w:rsidR="00FC3464" w:rsidRPr="00A019B8" w:rsidRDefault="00FC3464" w:rsidP="00991A1A">
            <w:pPr>
              <w:pStyle w:val="TableNote"/>
              <w:keepNext/>
              <w:rPr>
                <w:ins w:id="102" w:author="Teo Azzollini" w:date="2026-08-03T22:29:00Z" w16du:dateUtc="2026-08-04T02:29:00Z"/>
              </w:rPr>
            </w:pPr>
            <w:ins w:id="103" w:author="Teo Azzollini" w:date="2026-08-03T22:29:00Z" w16du:dateUtc="2026-08-04T02:29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6E1A6210" w14:textId="77777777" w:rsidR="00FC3464" w:rsidRPr="00A019B8" w:rsidRDefault="00FC3464" w:rsidP="00991A1A">
            <w:pPr>
              <w:pStyle w:val="TableNote"/>
              <w:keepNext/>
              <w:rPr>
                <w:ins w:id="104" w:author="Teo Azzollini" w:date="2026-08-03T22:29:00Z" w16du:dateUtc="2026-08-04T02:29:00Z"/>
              </w:rPr>
            </w:pPr>
            <w:ins w:id="105" w:author="Teo Azzollini" w:date="2026-08-03T22:29:00Z" w16du:dateUtc="2026-08-04T02:29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4ACDAF39" w14:textId="77777777" w:rsidTr="00991A1A">
        <w:trPr>
          <w:cantSplit/>
          <w:trHeight w:val="410"/>
          <w:ins w:id="106" w:author="Teo Azzollini" w:date="2026-08-03T22:29:00Z" w16du:dateUtc="2026-08-04T02:29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150C86E" w14:textId="77777777" w:rsidR="00FC3464" w:rsidRPr="00A019B8" w:rsidRDefault="00FC3464" w:rsidP="00991A1A">
            <w:pPr>
              <w:pStyle w:val="TableBody"/>
              <w:keepNext/>
              <w:rPr>
                <w:ins w:id="107" w:author="Teo Azzollini" w:date="2026-08-03T22:29:00Z" w16du:dateUtc="2026-08-04T02:29:00Z"/>
              </w:rPr>
            </w:pPr>
            <w:ins w:id="108" w:author="Teo Azzollini" w:date="2026-08-03T22:29:00Z" w16du:dateUtc="2026-08-04T02:29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25E898" w14:textId="77777777" w:rsidR="00FC3464" w:rsidRPr="00A019B8" w:rsidRDefault="00FC3464" w:rsidP="00991A1A">
            <w:pPr>
              <w:pStyle w:val="TableBody"/>
              <w:keepNext/>
              <w:rPr>
                <w:ins w:id="109" w:author="Teo Azzollini" w:date="2026-08-03T22:29:00Z" w16du:dateUtc="2026-08-04T02:29:00Z"/>
              </w:rPr>
            </w:pPr>
            <w:ins w:id="110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7058F7BE" w14:textId="77777777" w:rsidR="00FC3464" w:rsidRPr="00A019B8" w:rsidRDefault="00FC3464" w:rsidP="00991A1A">
            <w:pPr>
              <w:pStyle w:val="TableBody"/>
              <w:keepNext/>
              <w:rPr>
                <w:ins w:id="111" w:author="Teo Azzollini" w:date="2026-08-03T22:29:00Z" w16du:dateUtc="2026-08-04T02:29:00Z"/>
              </w:rPr>
            </w:pPr>
            <w:ins w:id="112" w:author="Teo Azzollini" w:date="2026-08-03T22:29:00Z" w16du:dateUtc="2026-08-04T02:29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251CC7" w14:textId="77777777" w:rsidR="00FC3464" w:rsidRDefault="00FC3464" w:rsidP="00991A1A">
            <w:pPr>
              <w:pStyle w:val="TableBody"/>
              <w:keepNext/>
              <w:rPr>
                <w:ins w:id="113" w:author="Teo Azzollini" w:date="2026-08-03T22:29:00Z" w16du:dateUtc="2026-08-04T02:29:00Z"/>
                <w:i/>
                <w:iCs/>
              </w:rPr>
            </w:pPr>
            <w:ins w:id="114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68C18FC" w14:textId="77777777" w:rsidTr="00991A1A">
        <w:trPr>
          <w:cantSplit/>
          <w:trHeight w:val="410"/>
          <w:ins w:id="115" w:author="Teo Azzollini" w:date="2026-08-03T22:29:00Z" w16du:dateUtc="2026-08-04T02:29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7E8A2" w14:textId="77777777" w:rsidR="00FC3464" w:rsidRDefault="00FC3464" w:rsidP="00991A1A">
            <w:pPr>
              <w:pStyle w:val="TableBody"/>
              <w:keepNext/>
              <w:rPr>
                <w:ins w:id="116" w:author="Teo Azzollini" w:date="2026-08-03T22:29:00Z" w16du:dateUtc="2026-08-04T02:29:00Z"/>
              </w:rPr>
            </w:pPr>
            <w:ins w:id="117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348144" w14:textId="77777777" w:rsidR="00FC3464" w:rsidRPr="00A019B8" w:rsidRDefault="00FC3464" w:rsidP="00991A1A">
            <w:pPr>
              <w:pStyle w:val="TableBody"/>
              <w:keepNext/>
              <w:rPr>
                <w:ins w:id="118" w:author="Teo Azzollini" w:date="2026-08-03T22:29:00Z" w16du:dateUtc="2026-08-04T02:29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04FF58E" w14:textId="77777777" w:rsidR="00FC3464" w:rsidRPr="00A019B8" w:rsidRDefault="00FC3464" w:rsidP="00991A1A">
            <w:pPr>
              <w:pStyle w:val="TableBody"/>
              <w:keepNext/>
              <w:rPr>
                <w:ins w:id="119" w:author="Teo Azzollini" w:date="2026-08-03T22:29:00Z" w16du:dateUtc="2026-08-04T02:29:00Z"/>
                <w:i/>
                <w:iCs/>
              </w:rPr>
            </w:pPr>
          </w:p>
        </w:tc>
      </w:tr>
      <w:tr w:rsidR="00FC3464" w:rsidRPr="00A019B8" w14:paraId="738C4431" w14:textId="77777777" w:rsidTr="00991A1A">
        <w:trPr>
          <w:cantSplit/>
          <w:ins w:id="120" w:author="Teo Azzollini" w:date="2026-08-03T22:29:00Z" w16du:dateUtc="2026-08-04T02:29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A75190" w14:textId="77777777" w:rsidR="00FC3464" w:rsidRPr="00A019B8" w:rsidRDefault="00FC3464" w:rsidP="00991A1A">
            <w:pPr>
              <w:pStyle w:val="TableBody"/>
              <w:rPr>
                <w:ins w:id="121" w:author="Teo Azzollini" w:date="2026-08-03T22:29:00Z" w16du:dateUtc="2026-08-04T02:29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8F0EF3C" w14:textId="77777777" w:rsidR="00FC3464" w:rsidRPr="00A019B8" w:rsidRDefault="00FC3464" w:rsidP="00991A1A">
            <w:pPr>
              <w:pStyle w:val="TableBody"/>
              <w:rPr>
                <w:ins w:id="122" w:author="Teo Azzollini" w:date="2026-08-03T22:29:00Z" w16du:dateUtc="2026-08-04T02:29:00Z"/>
              </w:rPr>
            </w:pPr>
            <w:ins w:id="123" w:author="Teo Azzollini" w:date="2026-08-03T22:29:00Z" w16du:dateUtc="2026-08-04T02:29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E16962E" w14:textId="77777777" w:rsidR="00FC3464" w:rsidRDefault="00FC3464" w:rsidP="00991A1A">
            <w:pPr>
              <w:pStyle w:val="TableBody"/>
              <w:rPr>
                <w:ins w:id="124" w:author="Teo Azzollini" w:date="2026-08-03T22:29:00Z" w16du:dateUtc="2026-08-04T02:29:00Z"/>
                <w:i/>
                <w:iCs/>
              </w:rPr>
            </w:pPr>
            <w:ins w:id="125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F7028C" w14:textId="77777777" w:rsidTr="00991A1A">
        <w:trPr>
          <w:cantSplit/>
          <w:ins w:id="126" w:author="Teo Azzollini" w:date="2026-08-03T22:29:00Z" w16du:dateUtc="2026-08-04T02:29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20F1C7" w14:textId="77777777" w:rsidR="00FC3464" w:rsidRPr="00A019B8" w:rsidRDefault="00FC3464" w:rsidP="00991A1A">
            <w:pPr>
              <w:pStyle w:val="TableBody"/>
              <w:rPr>
                <w:ins w:id="127" w:author="Teo Azzollini" w:date="2026-08-03T22:29:00Z" w16du:dateUtc="2026-08-04T02:29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5E8415F" w14:textId="77777777" w:rsidR="00FC3464" w:rsidRPr="00A019B8" w:rsidRDefault="00FC3464" w:rsidP="00991A1A">
            <w:pPr>
              <w:pStyle w:val="TableBody"/>
              <w:rPr>
                <w:ins w:id="128" w:author="Teo Azzollini" w:date="2026-08-03T22:29:00Z" w16du:dateUtc="2026-08-04T02:29:00Z"/>
              </w:rPr>
            </w:pPr>
            <w:ins w:id="129" w:author="Teo Azzollini" w:date="2026-08-03T22:29:00Z" w16du:dateUtc="2026-08-04T02:29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20D0CC" w14:textId="77777777" w:rsidR="00FC3464" w:rsidRDefault="00FC3464" w:rsidP="00991A1A">
            <w:pPr>
              <w:pStyle w:val="TableBody"/>
              <w:rPr>
                <w:ins w:id="130" w:author="Teo Azzollini" w:date="2026-08-03T22:29:00Z" w16du:dateUtc="2026-08-04T02:29:00Z"/>
                <w:i/>
                <w:iCs/>
              </w:rPr>
            </w:pPr>
            <w:ins w:id="131" w:author="Teo Azzollini" w:date="2026-08-03T22:29:00Z" w16du:dateUtc="2026-08-04T02:29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F5533"/>
    <w:rsid w:val="002031F9"/>
    <w:rsid w:val="00297DB3"/>
    <w:rsid w:val="002C2D94"/>
    <w:rsid w:val="003D268B"/>
    <w:rsid w:val="00435D55"/>
    <w:rsid w:val="004D63CE"/>
    <w:rsid w:val="006C7D23"/>
    <w:rsid w:val="00744453"/>
    <w:rsid w:val="00792C28"/>
    <w:rsid w:val="008659AD"/>
    <w:rsid w:val="0088488D"/>
    <w:rsid w:val="00913A55"/>
    <w:rsid w:val="00A16521"/>
    <w:rsid w:val="00A572E1"/>
    <w:rsid w:val="00CB6FC9"/>
    <w:rsid w:val="00DE0A42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8-03T22:29:00Z">
        <w:pPr>
          <w:spacing w:after="160" w:line="278" w:lineRule="auto"/>
        </w:pPr>
      </w:pPrChange>
    </w:pPr>
    <w:rPr>
      <w:rFonts w:ascii="Arial" w:eastAsiaTheme="minorEastAsia" w:hAnsi="Arial"/>
      <w:kern w:val="0"/>
      <w:sz w:val="20"/>
      <w:szCs w:val="22"/>
      <w14:ligatures w14:val="none"/>
      <w:rPrChange w:id="0" w:author="Teo Azzollini" w:date="2026-08-03T22:2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" w:author="Teo Azzollini" w:date="2026-08-03T22:29:00Z">
        <w:pPr>
          <w:spacing w:after="60"/>
        </w:pPr>
      </w:pPrChange>
    </w:pPr>
    <w:rPr>
      <w:sz w:val="18"/>
      <w:rPrChange w:id="1" w:author="Teo Azzollini" w:date="2026-08-03T22:29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2C2D94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2" w:author="Teo Azzollini" w:date="2026-08-03T22:29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2" w:author="Teo Azzollini" w:date="2026-08-03T22:29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2C2D94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2C2D94"/>
    <w:rPr>
      <w:b/>
    </w:rPr>
  </w:style>
  <w:style w:type="paragraph" w:customStyle="1" w:styleId="TableNote">
    <w:name w:val="Table Note"/>
    <w:basedOn w:val="TableBody"/>
    <w:qFormat/>
    <w:rsid w:val="002C2D94"/>
    <w:rPr>
      <w:i/>
    </w:rPr>
  </w:style>
  <w:style w:type="character" w:customStyle="1" w:styleId="TableBodyChar">
    <w:name w:val="Table Body Char"/>
    <w:basedOn w:val="DefaultParagraphFont"/>
    <w:link w:val="TableBody"/>
    <w:rsid w:val="002C2D94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2026-08-04T02:29:00Z</dcterms:modified>
</cp:coreProperties>
</file>