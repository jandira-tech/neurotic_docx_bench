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D79F40" w14:textId="77777777" w:rsidR="003F3435" w:rsidRDefault="0032493E">
      <w:pPr>
        <w:spacing w:line="480" w:lineRule="auto"/>
        <w:jc w:val="center"/>
        <w:rPr>
          <w:ins w:id="11" w:author="SALSA" w:date="2026-09-25T21:07:00Z" w16du:dateUtc="2026-09-26T01:07:00Z"/>
        </w:rPr>
      </w:pPr>
      <w:ins w:id="12" w:author="SALSA" w:date="2026-09-25T21:07:00Z" w16du:dateUtc="2026-09-26T01:07:00Z">
        <w:r>
          <w:t>FAMILY CODE</w:t>
        </w:r>
      </w:ins>
    </w:p>
    <w:p w14:paraId="3105483F" w14:textId="77777777" w:rsidR="003F3435" w:rsidRDefault="0032493E">
      <w:pPr>
        <w:spacing w:line="480" w:lineRule="auto"/>
        <w:jc w:val="center"/>
        <w:rPr>
          <w:ins w:id="13" w:author="SALSA" w:date="2026-09-25T21:07:00Z" w16du:dateUtc="2026-09-26T01:07:00Z"/>
        </w:rPr>
      </w:pPr>
      <w:ins w:id="14" w:author="SALSA" w:date="2026-09-25T21:07:00Z" w16du:dateUtc="2026-09-26T01:07:00Z">
        <w:r>
          <w:t>TITLE 2. CHILD IN RELATION TO THE FAMILY</w:t>
        </w:r>
      </w:ins>
    </w:p>
    <w:p w14:paraId="32B1653D" w14:textId="77777777" w:rsidR="003F3435" w:rsidRDefault="0032493E">
      <w:pPr>
        <w:spacing w:line="480" w:lineRule="auto"/>
        <w:jc w:val="center"/>
        <w:rPr>
          <w:ins w:id="15" w:author="SALSA" w:date="2026-09-25T21:07:00Z" w16du:dateUtc="2026-09-26T01:07:00Z"/>
        </w:rPr>
      </w:pPr>
      <w:ins w:id="16" w:author="SALSA" w:date="2026-09-25T21:07:00Z" w16du:dateUtc="2026-09-26T01:07:00Z">
        <w:r>
          <w:t>SUBTITLE A. LIMITATIONS OF MINORITY</w:t>
        </w:r>
      </w:ins>
    </w:p>
    <w:p w14:paraId="5A85B285" w14:textId="77777777" w:rsidR="003F3435" w:rsidRDefault="0032493E">
      <w:pPr>
        <w:spacing w:line="480" w:lineRule="auto"/>
        <w:jc w:val="center"/>
        <w:rPr>
          <w:ins w:id="17" w:author="SALSA" w:date="2026-09-25T21:07:00Z" w16du:dateUtc="2026-09-26T01:07:00Z"/>
        </w:rPr>
      </w:pPr>
      <w:ins w:id="18" w:author="SALSA" w:date="2026-09-25T21:07:00Z" w16du:dateUtc="2026-09-26T01:07:00Z">
        <w:r>
          <w:t>CHAPTER 34.  AUTHORIZATION AGREEMENT FOR NONPARENT ADULT CAREGIVER</w:t>
        </w:r>
      </w:ins>
    </w:p>
    <w:p w14:paraId="561E7E98" w14:textId="77777777" w:rsidR="003F3435" w:rsidRDefault="0032493E">
      <w:pPr>
        <w:spacing w:line="480" w:lineRule="auto"/>
        <w:jc w:val="both"/>
        <w:rPr>
          <w:ins w:id="19" w:author="SALSA" w:date="2026-09-25T21:07:00Z" w16du:dateUtc="2026-09-26T01:07:00Z"/>
        </w:rPr>
      </w:pPr>
      <w:ins w:id="20" w:author="SALSA" w:date="2026-09-25T21:07:00Z" w16du:dateUtc="2026-09-26T01:07:00Z">
        <w:r>
          <w:t xml:space="preserve">                </w:t>
        </w:r>
      </w:ins>
    </w:p>
    <w:p w14:paraId="6AEB64BC" w14:textId="77777777" w:rsidR="003F3435" w:rsidRDefault="0032493E">
      <w:pPr>
        <w:spacing w:line="480" w:lineRule="auto"/>
        <w:ind w:firstLine="720"/>
        <w:jc w:val="both"/>
        <w:rPr>
          <w:ins w:id="21" w:author="SALSA" w:date="2026-09-25T21:07:00Z" w16du:dateUtc="2026-09-26T01:07:00Z"/>
        </w:rPr>
      </w:pPr>
      <w:ins w:id="22" w:author="SALSA" w:date="2026-09-25T21:07:00Z" w16du:dateUtc="2026-09-26T01:07:00Z">
        <w:r>
          <w:t>Sec. 34.0015.  DEFINITIONS.  In this chapter:</w:t>
        </w:r>
      </w:ins>
    </w:p>
    <w:p w14:paraId="63846021" w14:textId="77777777" w:rsidR="003F3435" w:rsidRDefault="0032493E">
      <w:pPr>
        <w:spacing w:line="480" w:lineRule="auto"/>
        <w:ind w:firstLine="1440"/>
        <w:jc w:val="both"/>
        <w:rPr>
          <w:ins w:id="23" w:author="SALSA" w:date="2026-09-25T21:07:00Z" w16du:dateUtc="2026-09-26T01:07:00Z"/>
        </w:rPr>
      </w:pPr>
      <w:ins w:id="24" w:author="SALSA" w:date="2026-09-25T21:07:00Z" w16du:dateUtc="2026-09-26T01:07:00Z">
        <w:r>
          <w:t>(1)  "Adult caregiver" means an adult person whom a parent has authorized to provide temporary care for a child under this chapter.</w:t>
        </w:r>
      </w:ins>
    </w:p>
    <w:p w14:paraId="6868B81D" w14:textId="77777777" w:rsidR="003F3435" w:rsidRDefault="0032493E">
      <w:pPr>
        <w:spacing w:line="480" w:lineRule="auto"/>
        <w:ind w:firstLine="1440"/>
        <w:jc w:val="both"/>
        <w:rPr>
          <w:ins w:id="25" w:author="SALSA" w:date="2026-09-25T21:07:00Z" w16du:dateUtc="2026-09-26T01:07:00Z"/>
        </w:rPr>
      </w:pPr>
      <w:ins w:id="26" w:author="SALSA" w:date="2026-09-25T21:07:00Z" w16du:dateUtc="2026-09-26T01:07:00Z">
        <w:r>
          <w:t>(2)  "Parent" has the meaning assigned by Section 101.024.</w:t>
        </w:r>
      </w:ins>
    </w:p>
    <w:p w14:paraId="146C207B" w14:textId="77777777" w:rsidR="003F3435" w:rsidRDefault="0032493E">
      <w:pPr>
        <w:spacing w:line="480" w:lineRule="auto"/>
        <w:jc w:val="both"/>
        <w:rPr>
          <w:ins w:id="27" w:author="SALSA" w:date="2026-09-25T21:07:00Z" w16du:dateUtc="2026-09-26T01:07:00Z"/>
        </w:rPr>
      </w:pPr>
      <w:ins w:id="28" w:author="SALSA" w:date="2026-09-25T21:07:00Z" w16du:dateUtc="2026-09-26T01:07:00Z">
        <w:r>
          <w:t xml:space="preserve">Added by Acts 2011, 82nd Leg., R.S., Ch. 897 (S.B. </w:t>
        </w:r>
        <w:r>
          <w:fldChar w:fldCharType="begin"/>
        </w:r>
        <w:r>
          <w:instrText>HYPERLINK "http://www.legis.state.tx.us/tlodocs/82R/billtext/html/SB00482F.HTM" \s "table" \h</w:instrText>
        </w:r>
        <w:r>
          <w:fldChar w:fldCharType="separate"/>
        </w:r>
        <w:r>
          <w:rPr>
            <w:rStyle w:val="Hyperlink"/>
          </w:rPr>
          <w:t>482</w:t>
        </w:r>
        <w:r>
          <w:fldChar w:fldCharType="end"/>
        </w:r>
        <w:r>
          <w:t>), Sec. 1, eff. September 1, 2011.</w:t>
        </w:r>
      </w:ins>
    </w:p>
    <w:p w14:paraId="1326D066" w14:textId="77777777" w:rsidR="003F3435" w:rsidRDefault="0032493E">
      <w:pPr>
        <w:spacing w:line="480" w:lineRule="auto"/>
        <w:jc w:val="both"/>
        <w:rPr>
          <w:ins w:id="29" w:author="SALSA" w:date="2026-09-25T21:07:00Z" w16du:dateUtc="2026-09-26T01:07:00Z"/>
        </w:rPr>
      </w:pPr>
      <w:ins w:id="30" w:author="SALSA" w:date="2026-09-25T21:07:00Z" w16du:dateUtc="2026-09-26T01:07:00Z">
        <w:r>
          <w:t xml:space="preserve">Amended by: </w:t>
        </w:r>
      </w:ins>
    </w:p>
    <w:p w14:paraId="531597FE" w14:textId="77777777" w:rsidR="003F3435" w:rsidRDefault="0032493E">
      <w:pPr>
        <w:spacing w:line="480" w:lineRule="auto"/>
        <w:ind w:firstLine="720"/>
        <w:jc w:val="both"/>
        <w:rPr>
          <w:ins w:id="31" w:author="SALSA" w:date="2026-09-25T21:07:00Z" w16du:dateUtc="2026-09-26T01:07:00Z"/>
        </w:rPr>
      </w:pPr>
      <w:ins w:id="32" w:author="SALSA" w:date="2026-09-25T21:07:00Z" w16du:dateUtc="2026-09-26T01:07:00Z">
        <w:r>
          <w:t xml:space="preserve">Acts 2017, 85th Leg., R.S., Ch. 244 (H.B. </w:t>
        </w:r>
        <w:r>
          <w:fldChar w:fldCharType="begin"/>
        </w:r>
        <w:r>
          <w:instrText>HYPERLINK "http://www.legis.state.tx.us/tlodocs/85R/billtext/html/HB00871F.HTM" \s "table" \h</w:instrText>
        </w:r>
        <w:r>
          <w:fldChar w:fldCharType="separate"/>
        </w:r>
        <w:r>
          <w:rPr>
            <w:rStyle w:val="Hyperlink"/>
          </w:rPr>
          <w:t>871</w:t>
        </w:r>
        <w:r>
          <w:fldChar w:fldCharType="end"/>
        </w:r>
        <w:r>
          <w:t>), Sec. 2, eff. September 1, 2017.</w:t>
        </w:r>
      </w:ins>
    </w:p>
    <w:p w14:paraId="7E74DB4A" w14:textId="77777777" w:rsidR="003F3435" w:rsidRDefault="0032493E">
      <w:pPr>
        <w:spacing w:line="480" w:lineRule="auto"/>
        <w:jc w:val="both"/>
        <w:rPr>
          <w:ins w:id="33" w:author="SALSA" w:date="2026-09-25T21:07:00Z" w16du:dateUtc="2026-09-26T01:07:00Z"/>
        </w:rPr>
      </w:pPr>
      <w:ins w:id="34" w:author="SALSA" w:date="2026-09-25T21:07:00Z" w16du:dateUtc="2026-09-26T01:07:00Z">
        <w:r>
          <w:t xml:space="preserve">                </w:t>
        </w:r>
      </w:ins>
    </w:p>
    <w:p w14:paraId="640D94ED" w14:textId="77777777" w:rsidR="003F3435" w:rsidRDefault="0032493E">
      <w:pPr>
        <w:spacing w:line="480" w:lineRule="auto"/>
        <w:ind w:firstLine="720"/>
        <w:jc w:val="both"/>
        <w:rPr>
          <w:ins w:id="35" w:author="SALSA" w:date="2026-09-25T21:07:00Z" w16du:dateUtc="2026-09-26T01:07:00Z"/>
        </w:rPr>
      </w:pPr>
      <w:ins w:id="36" w:author="SALSA" w:date="2026-09-25T21:07:00Z" w16du:dateUtc="2026-09-26T01:07:00Z">
        <w:r>
          <w:t>Sec. 34.002.  AUTHORIZATION AGREEMENT.  (a)  A parent or both parents of a child may enter into an authorization agreement with an adult caregiver to authorize the adult caregiver to perform the following acts in regard to the child:</w:t>
        </w:r>
      </w:ins>
    </w:p>
    <w:p w14:paraId="78172947" w14:textId="77777777" w:rsidR="003F3435" w:rsidRDefault="0032493E">
      <w:pPr>
        <w:spacing w:line="480" w:lineRule="auto"/>
        <w:ind w:firstLine="1440"/>
        <w:jc w:val="both"/>
        <w:rPr>
          <w:ins w:id="37" w:author="SALSA" w:date="2026-09-25T21:07:00Z" w16du:dateUtc="2026-09-26T01:07:00Z"/>
        </w:rPr>
      </w:pPr>
      <w:ins w:id="38" w:author="SALSA" w:date="2026-09-25T21:07:00Z" w16du:dateUtc="2026-09-26T01:07:00Z">
        <w:r>
          <w:t xml:space="preserve">(1)  to authorize medical, dental, psychological, or surgical treatment and immunization of the child, including executing any consents or authorizations for the release of information as required by law relating to the treatment or </w:t>
        </w:r>
        <w:r>
          <w:lastRenderedPageBreak/>
          <w:t>immunization;</w:t>
        </w:r>
      </w:ins>
    </w:p>
    <w:p w14:paraId="2B977930" w14:textId="77777777" w:rsidR="003F3435" w:rsidRDefault="0032493E">
      <w:pPr>
        <w:spacing w:line="480" w:lineRule="auto"/>
        <w:ind w:firstLine="1440"/>
        <w:jc w:val="both"/>
        <w:rPr>
          <w:ins w:id="39" w:author="SALSA" w:date="2026-09-25T21:07:00Z" w16du:dateUtc="2026-09-26T01:07:00Z"/>
        </w:rPr>
      </w:pPr>
      <w:ins w:id="40" w:author="SALSA" w:date="2026-09-25T21:07:00Z" w16du:dateUtc="2026-09-26T01:07:00Z">
        <w:r>
          <w:t>(2)  to obtain and maintain health insurance coverage for the child and automobile insurance coverage for the child, if appropriate;</w:t>
        </w:r>
      </w:ins>
    </w:p>
    <w:p w14:paraId="6D10EB98" w14:textId="77777777" w:rsidR="003F3435" w:rsidRDefault="0032493E">
      <w:pPr>
        <w:spacing w:line="480" w:lineRule="auto"/>
        <w:ind w:firstLine="1440"/>
        <w:jc w:val="both"/>
        <w:rPr>
          <w:ins w:id="41" w:author="SALSA" w:date="2026-09-25T21:07:00Z" w16du:dateUtc="2026-09-26T01:07:00Z"/>
        </w:rPr>
      </w:pPr>
      <w:ins w:id="42" w:author="SALSA" w:date="2026-09-25T21:07:00Z" w16du:dateUtc="2026-09-26T01:07:00Z">
        <w:r>
          <w:t>(3)  to enroll the child in a day-care program or preschool or in a public or private elementary or secondary school;</w:t>
        </w:r>
      </w:ins>
    </w:p>
    <w:p w14:paraId="3D2B1929" w14:textId="77777777" w:rsidR="003F3435" w:rsidRDefault="0032493E">
      <w:pPr>
        <w:spacing w:line="480" w:lineRule="auto"/>
        <w:ind w:firstLine="1440"/>
        <w:jc w:val="both"/>
        <w:rPr>
          <w:ins w:id="43" w:author="SALSA" w:date="2026-09-25T21:07:00Z" w16du:dateUtc="2026-09-26T01:07:00Z"/>
        </w:rPr>
      </w:pPr>
      <w:ins w:id="44" w:author="SALSA" w:date="2026-09-25T21:07:00Z" w16du:dateUtc="2026-09-26T01:07:00Z">
        <w:r>
          <w:t>(4)  to authorize the child to participate in age-appropriate extracurricular, civic, social, or recreational activities, including athletic activities;</w:t>
        </w:r>
      </w:ins>
    </w:p>
    <w:p w14:paraId="397105CC" w14:textId="77777777" w:rsidR="003F3435" w:rsidRDefault="0032493E">
      <w:pPr>
        <w:spacing w:line="480" w:lineRule="auto"/>
        <w:ind w:firstLine="1440"/>
        <w:jc w:val="both"/>
        <w:rPr>
          <w:ins w:id="45" w:author="SALSA" w:date="2026-09-25T21:07:00Z" w16du:dateUtc="2026-09-26T01:07:00Z"/>
        </w:rPr>
      </w:pPr>
      <w:ins w:id="46" w:author="SALSA" w:date="2026-09-25T21:07:00Z" w16du:dateUtc="2026-09-26T01:07:00Z">
        <w:r>
          <w:t>(5)  to authorize the child to obtain a learner's permit, driver's license, or state-issued identification card;</w:t>
        </w:r>
      </w:ins>
    </w:p>
    <w:p w14:paraId="3FF83D06" w14:textId="77777777" w:rsidR="003F3435" w:rsidRDefault="0032493E">
      <w:pPr>
        <w:spacing w:line="480" w:lineRule="auto"/>
        <w:ind w:firstLine="1440"/>
        <w:jc w:val="both"/>
        <w:rPr>
          <w:ins w:id="47" w:author="SALSA" w:date="2026-09-25T21:07:00Z" w16du:dateUtc="2026-09-26T01:07:00Z"/>
        </w:rPr>
      </w:pPr>
      <w:ins w:id="48" w:author="SALSA" w:date="2026-09-25T21:07:00Z" w16du:dateUtc="2026-09-26T01:07:00Z">
        <w:r>
          <w:t>(6)  to authorize employment of the child;</w:t>
        </w:r>
      </w:ins>
    </w:p>
    <w:p w14:paraId="3149E7D2" w14:textId="77777777" w:rsidR="003F3435" w:rsidRDefault="0032493E">
      <w:pPr>
        <w:spacing w:line="480" w:lineRule="auto"/>
        <w:ind w:firstLine="1440"/>
        <w:jc w:val="both"/>
        <w:rPr>
          <w:ins w:id="49" w:author="SALSA" w:date="2026-09-25T21:07:00Z" w16du:dateUtc="2026-09-26T01:07:00Z"/>
        </w:rPr>
      </w:pPr>
      <w:ins w:id="50" w:author="SALSA" w:date="2026-09-25T21:07:00Z" w16du:dateUtc="2026-09-26T01:07:00Z">
        <w:r>
          <w:t>(7)  to apply for and receive public benefits on behalf of the child; and</w:t>
        </w:r>
      </w:ins>
    </w:p>
    <w:p w14:paraId="7B4F388E" w14:textId="77777777" w:rsidR="003F3435" w:rsidRDefault="0032493E">
      <w:pPr>
        <w:spacing w:line="480" w:lineRule="auto"/>
        <w:ind w:firstLine="1440"/>
        <w:jc w:val="both"/>
        <w:rPr>
          <w:ins w:id="51" w:author="SALSA" w:date="2026-09-25T21:07:00Z" w16du:dateUtc="2026-09-26T01:07:00Z"/>
        </w:rPr>
      </w:pPr>
      <w:ins w:id="52" w:author="SALSA" w:date="2026-09-25T21:07:00Z" w16du:dateUtc="2026-09-26T01:07:00Z">
        <w:r>
          <w:t>(8)  to obtain:</w:t>
        </w:r>
      </w:ins>
    </w:p>
    <w:p w14:paraId="2939948D" w14:textId="77777777" w:rsidR="003F3435" w:rsidRDefault="0032493E">
      <w:pPr>
        <w:spacing w:line="480" w:lineRule="auto"/>
        <w:ind w:firstLine="2160"/>
        <w:jc w:val="both"/>
        <w:rPr>
          <w:ins w:id="53" w:author="SALSA" w:date="2026-09-25T21:07:00Z" w16du:dateUtc="2026-09-26T01:07:00Z"/>
        </w:rPr>
      </w:pPr>
      <w:ins w:id="54" w:author="SALSA" w:date="2026-09-25T21:07:00Z" w16du:dateUtc="2026-09-26T01:07:00Z">
        <w:r>
          <w:t>(A)  copies or originals of state-issued personal identification documents for the child, including the child's birth certificate; and</w:t>
        </w:r>
      </w:ins>
    </w:p>
    <w:p w14:paraId="2104AD88" w14:textId="77777777" w:rsidR="003F3435" w:rsidRDefault="0032493E">
      <w:pPr>
        <w:spacing w:line="480" w:lineRule="auto"/>
        <w:ind w:firstLine="2160"/>
        <w:jc w:val="both"/>
        <w:rPr>
          <w:ins w:id="55" w:author="SALSA" w:date="2026-09-25T21:07:00Z" w16du:dateUtc="2026-09-26T01:07:00Z"/>
        </w:rPr>
      </w:pPr>
      <w:ins w:id="56" w:author="SALSA" w:date="2026-09-25T21:07:00Z" w16du:dateUtc="2026-09-26T01:07:00Z">
        <w:r>
          <w:t>(B)  to the extent authorized under federal law, copies or originals of federally issued personal identification documents for the child, including the child's social security card.</w:t>
        </w:r>
      </w:ins>
    </w:p>
    <w:p w14:paraId="4B81F8BF" w14:textId="77777777" w:rsidR="003F3435" w:rsidRDefault="0032493E">
      <w:pPr>
        <w:spacing w:line="480" w:lineRule="auto"/>
        <w:ind w:firstLine="720"/>
        <w:jc w:val="both"/>
        <w:rPr>
          <w:ins w:id="57" w:author="SALSA" w:date="2026-09-25T21:07:00Z" w16du:dateUtc="2026-09-26T01:07:00Z"/>
        </w:rPr>
      </w:pPr>
      <w:ins w:id="58" w:author="SALSA" w:date="2026-09-25T21:07:00Z" w16du:dateUtc="2026-09-26T01:07:00Z">
        <w:r>
          <w:t>(b)  To the extent of any conflict or inconsistency between this chapter and any other law relating to the eligibility requirements other than parental consent to obtain a service under Subsection (a), the other law controls.</w:t>
        </w:r>
      </w:ins>
    </w:p>
    <w:p w14:paraId="54309605" w14:textId="77777777" w:rsidR="003F3435" w:rsidRDefault="0032493E">
      <w:pPr>
        <w:spacing w:line="480" w:lineRule="auto"/>
        <w:ind w:firstLine="720"/>
        <w:jc w:val="both"/>
        <w:rPr>
          <w:ins w:id="59" w:author="SALSA" w:date="2026-09-25T21:07:00Z" w16du:dateUtc="2026-09-26T01:07:00Z"/>
        </w:rPr>
      </w:pPr>
      <w:ins w:id="60" w:author="SALSA" w:date="2026-09-25T21:07:00Z" w16du:dateUtc="2026-09-26T01:07:00Z">
        <w:r>
          <w:t>(c)  An authorization agreement under this chapter does not confer on an adult caregiver the right to authorize the performance of an abortion on the child or the administration of emergency contraception to the child.</w:t>
        </w:r>
      </w:ins>
    </w:p>
    <w:p w14:paraId="66F82777" w14:textId="77777777" w:rsidR="003F3435" w:rsidRDefault="0032493E">
      <w:pPr>
        <w:spacing w:line="480" w:lineRule="auto"/>
        <w:ind w:firstLine="720"/>
        <w:jc w:val="both"/>
        <w:rPr>
          <w:ins w:id="61" w:author="SALSA" w:date="2026-09-25T21:07:00Z" w16du:dateUtc="2026-09-26T01:07:00Z"/>
        </w:rPr>
      </w:pPr>
      <w:ins w:id="62" w:author="SALSA" w:date="2026-09-25T21:07:00Z" w16du:dateUtc="2026-09-26T01:07:00Z">
        <w:r>
          <w:t>(d)  Only one authorization agreement may be in effect for a child at any time.  An authorization agreement is void if it is executed while a prior authorization agreement remains in effect.</w:t>
        </w:r>
      </w:ins>
    </w:p>
    <w:p w14:paraId="590EDE6A" w14:textId="77777777" w:rsidR="003F3435" w:rsidRDefault="0032493E">
      <w:pPr>
        <w:spacing w:line="480" w:lineRule="auto"/>
        <w:jc w:val="both"/>
        <w:rPr>
          <w:ins w:id="63" w:author="SALSA" w:date="2026-09-25T21:07:00Z" w16du:dateUtc="2026-09-26T01:07:00Z"/>
        </w:rPr>
      </w:pPr>
      <w:ins w:id="64" w:author="SALSA" w:date="2026-09-25T21:07:00Z" w16du:dateUtc="2026-09-26T01:07:00Z">
        <w:r>
          <w:t xml:space="preserve">Added by Acts 2009, 81st Leg., R.S., Ch. 815 (S.B. </w:t>
        </w:r>
        <w:r>
          <w:fldChar w:fldCharType="begin"/>
        </w:r>
        <w:r>
          <w:instrText>HYPERLINK "http://www.legis.state.tx.us/tlodocs/81R/billtext/html/SB01598F.HTM" \s "table" \h</w:instrText>
        </w:r>
        <w:r>
          <w:fldChar w:fldCharType="separate"/>
        </w:r>
        <w:r>
          <w:rPr>
            <w:rStyle w:val="Hyperlink"/>
          </w:rPr>
          <w:t>1598</w:t>
        </w:r>
        <w:r>
          <w:fldChar w:fldCharType="end"/>
        </w:r>
        <w:r>
          <w:t>), Sec. 1, eff. June 19, 2009.</w:t>
        </w:r>
      </w:ins>
    </w:p>
    <w:p w14:paraId="2A776EB6" w14:textId="77777777" w:rsidR="003F3435" w:rsidRDefault="0032493E">
      <w:pPr>
        <w:spacing w:line="480" w:lineRule="auto"/>
        <w:jc w:val="both"/>
        <w:rPr>
          <w:ins w:id="65" w:author="SALSA" w:date="2026-09-25T21:07:00Z" w16du:dateUtc="2026-09-26T01:07:00Z"/>
        </w:rPr>
      </w:pPr>
      <w:ins w:id="66" w:author="SALSA" w:date="2026-09-25T21:07:00Z" w16du:dateUtc="2026-09-26T01:07:00Z">
        <w:r>
          <w:t xml:space="preserve">Amended by: </w:t>
        </w:r>
      </w:ins>
    </w:p>
    <w:p w14:paraId="42DF0CAA" w14:textId="77777777" w:rsidR="003F3435" w:rsidRDefault="0032493E">
      <w:pPr>
        <w:spacing w:line="480" w:lineRule="auto"/>
        <w:ind w:firstLine="720"/>
        <w:jc w:val="both"/>
        <w:rPr>
          <w:ins w:id="67" w:author="SALSA" w:date="2026-09-25T21:07:00Z" w16du:dateUtc="2026-09-26T01:07:00Z"/>
        </w:rPr>
      </w:pPr>
      <w:ins w:id="68" w:author="SALSA" w:date="2026-09-25T21:07:00Z" w16du:dateUtc="2026-09-26T01:07:00Z">
        <w:r>
          <w:t xml:space="preserve">Acts 2011, 82nd Leg., R.S., Ch. 484 (H.B. </w:t>
        </w:r>
        <w:r>
          <w:fldChar w:fldCharType="begin"/>
        </w:r>
        <w:r>
          <w:instrText>HYPERLINK "http://www.legis.state.tx.us/tlodocs/82R/billtext/html/HB00848F.HTM" \s "table" \h</w:instrText>
        </w:r>
        <w:r>
          <w:fldChar w:fldCharType="separate"/>
        </w:r>
        <w:r>
          <w:rPr>
            <w:rStyle w:val="Hyperlink"/>
          </w:rPr>
          <w:t>848</w:t>
        </w:r>
        <w:r>
          <w:fldChar w:fldCharType="end"/>
        </w:r>
        <w:r>
          <w:t>), Sec. 2, eff. September 1, 2011.</w:t>
        </w:r>
      </w:ins>
    </w:p>
    <w:p w14:paraId="01F5B9B7" w14:textId="77777777" w:rsidR="003F3435" w:rsidRDefault="0032493E">
      <w:pPr>
        <w:spacing w:line="480" w:lineRule="auto"/>
        <w:ind w:firstLine="720"/>
        <w:jc w:val="both"/>
        <w:rPr>
          <w:ins w:id="69" w:author="SALSA" w:date="2026-09-25T21:07:00Z" w16du:dateUtc="2026-09-26T01:07:00Z"/>
        </w:rPr>
      </w:pPr>
      <w:ins w:id="70" w:author="SALSA" w:date="2026-09-25T21:07:00Z" w16du:dateUtc="2026-09-26T01:07:00Z">
        <w:r>
          <w:t xml:space="preserve">Acts 2011, 82nd Leg., R.S., Ch. 897 (S.B. </w:t>
        </w:r>
        <w:r>
          <w:fldChar w:fldCharType="begin"/>
        </w:r>
        <w:r>
          <w:instrText>HYPERLINK "http://www.legis.state.tx.us/tlodocs/82R/billtext/html/SB00482F.HTM" \s "table" \h</w:instrText>
        </w:r>
        <w:r>
          <w:fldChar w:fldCharType="separate"/>
        </w:r>
        <w:r>
          <w:rPr>
            <w:rStyle w:val="Hyperlink"/>
          </w:rPr>
          <w:t>482</w:t>
        </w:r>
        <w:r>
          <w:fldChar w:fldCharType="end"/>
        </w:r>
        <w:r>
          <w:t>), Sec. 2, eff. September 1, 2011.</w:t>
        </w:r>
      </w:ins>
    </w:p>
    <w:p w14:paraId="4AE260CB" w14:textId="77777777" w:rsidR="003F3435" w:rsidRDefault="0032493E">
      <w:pPr>
        <w:spacing w:line="480" w:lineRule="auto"/>
        <w:ind w:firstLine="720"/>
        <w:jc w:val="both"/>
        <w:rPr>
          <w:ins w:id="71" w:author="SALSA" w:date="2026-09-25T21:07:00Z" w16du:dateUtc="2026-09-26T01:07:00Z"/>
        </w:rPr>
      </w:pPr>
      <w:ins w:id="72" w:author="SALSA" w:date="2026-09-25T21:07:00Z" w16du:dateUtc="2026-09-26T01:07:00Z">
        <w:r>
          <w:t xml:space="preserve">Acts 2015, 84th Leg., R.S., Ch. 1167 (S.B. </w:t>
        </w:r>
        <w:r>
          <w:fldChar w:fldCharType="begin"/>
        </w:r>
        <w:r>
          <w:instrText>HYPERLINK "http://www.legis.state.tx.us/tlodocs/84R/billtext/html/SB00821F.HTM" \s "table" \h</w:instrText>
        </w:r>
        <w:r>
          <w:fldChar w:fldCharType="separate"/>
        </w:r>
        <w:r>
          <w:rPr>
            <w:rStyle w:val="Hyperlink"/>
          </w:rPr>
          <w:t>821</w:t>
        </w:r>
        <w:r>
          <w:fldChar w:fldCharType="end"/>
        </w:r>
        <w:r>
          <w:t>), Sec. 1, eff. September 1, 2015.</w:t>
        </w:r>
      </w:ins>
    </w:p>
    <w:p w14:paraId="69A8383E" w14:textId="77777777" w:rsidR="003F3435" w:rsidRDefault="0032493E">
      <w:pPr>
        <w:spacing w:line="480" w:lineRule="auto"/>
        <w:ind w:firstLine="720"/>
        <w:jc w:val="both"/>
        <w:rPr>
          <w:ins w:id="73" w:author="SALSA" w:date="2026-09-25T21:07:00Z" w16du:dateUtc="2026-09-26T01:07:00Z"/>
        </w:rPr>
      </w:pPr>
      <w:ins w:id="74" w:author="SALSA" w:date="2026-09-25T21:07:00Z" w16du:dateUtc="2026-09-26T01:07:00Z">
        <w:r>
          <w:t xml:space="preserve">Acts 2017, 85th Leg., R.S., Ch. 244 (H.B. </w:t>
        </w:r>
        <w:r>
          <w:fldChar w:fldCharType="begin"/>
        </w:r>
        <w:r>
          <w:instrText>HYPERLINK "http://www.legis.state.tx.us/tlodocs/85R/billtext/html/HB00871F.HTM" \s "table" \h</w:instrText>
        </w:r>
        <w:r>
          <w:fldChar w:fldCharType="separate"/>
        </w:r>
        <w:r>
          <w:rPr>
            <w:rStyle w:val="Hyperlink"/>
          </w:rPr>
          <w:t>871</w:t>
        </w:r>
        <w:r>
          <w:fldChar w:fldCharType="end"/>
        </w:r>
        <w:r>
          <w:t>), Sec. 3, eff. September 1, 2017.</w:t>
        </w:r>
      </w:ins>
    </w:p>
    <w:p w14:paraId="758293F6" w14:textId="77777777" w:rsidR="003F3435" w:rsidRDefault="0032493E">
      <w:pPr>
        <w:spacing w:line="480" w:lineRule="auto"/>
        <w:ind w:firstLine="720"/>
        <w:jc w:val="both"/>
        <w:rPr>
          <w:ins w:id="75" w:author="SALSA" w:date="2026-09-25T21:07:00Z" w16du:dateUtc="2026-09-26T01:07:00Z"/>
        </w:rPr>
      </w:pPr>
      <w:ins w:id="76" w:author="SALSA" w:date="2026-09-25T21:07:00Z" w16du:dateUtc="2026-09-26T01:07:00Z">
        <w:r>
          <w:t xml:space="preserve">Acts 2017, 85th Leg., R.S., Ch. 885 (H.B. </w:t>
        </w:r>
        <w:r>
          <w:fldChar w:fldCharType="begin"/>
        </w:r>
        <w:r>
          <w:instrText>HYPERLINK "http://www.legis.state.tx.us/tlodocs/85R/billtext/html/HB03052F.HTM" \s "table" \h</w:instrText>
        </w:r>
        <w:r>
          <w:fldChar w:fldCharType="separate"/>
        </w:r>
        <w:r>
          <w:rPr>
            <w:rStyle w:val="Hyperlink"/>
          </w:rPr>
          <w:t>3052</w:t>
        </w:r>
        <w:r>
          <w:fldChar w:fldCharType="end"/>
        </w:r>
        <w:r>
          <w:t>), Sec. 2, eff. September 1, 2017.</w:t>
        </w:r>
      </w:ins>
    </w:p>
    <w:p w14:paraId="2D7344B9" w14:textId="77777777" w:rsidR="003F3435" w:rsidRDefault="0032493E">
      <w:pPr>
        <w:spacing w:line="480" w:lineRule="auto"/>
        <w:jc w:val="both"/>
        <w:rPr>
          <w:ins w:id="77" w:author="SALSA" w:date="2026-09-25T21:07:00Z" w16du:dateUtc="2026-09-26T01:07:00Z"/>
        </w:rPr>
      </w:pPr>
      <w:ins w:id="78" w:author="SALSA" w:date="2026-09-25T21:07:00Z" w16du:dateUtc="2026-09-26T01:07:00Z">
        <w:r>
          <w:t xml:space="preserve">                </w:t>
        </w:r>
      </w:ins>
    </w:p>
    <w:p w14:paraId="3A202687" w14:textId="77777777" w:rsidR="003F3435" w:rsidRDefault="0032493E">
      <w:pPr>
        <w:spacing w:line="480" w:lineRule="auto"/>
        <w:ind w:firstLine="720"/>
        <w:jc w:val="both"/>
        <w:rPr>
          <w:ins w:id="79" w:author="SALSA" w:date="2026-09-25T21:07:00Z" w16du:dateUtc="2026-09-26T01:07:00Z"/>
        </w:rPr>
      </w:pPr>
      <w:ins w:id="80" w:author="SALSA" w:date="2026-09-25T21:07:00Z" w16du:dateUtc="2026-09-26T01:07:00Z">
        <w:r>
          <w:t>Sec. 34.0021.  AUTHORIZATION AGREEMENT BY PARENT IN CHILD PROTECTIVE SERVICES CASE.  A parent may enter into an authorization agreement with an adult caregiver with whom a child is placed under a parental child safety placement agreement approved by the Department of Family and Protective Services to allow the person to perform the acts described by Section 34.002(a) with regard to the child:</w:t>
        </w:r>
      </w:ins>
    </w:p>
    <w:p w14:paraId="7E72E128" w14:textId="77777777" w:rsidR="003F3435" w:rsidRDefault="0032493E">
      <w:pPr>
        <w:spacing w:line="480" w:lineRule="auto"/>
        <w:ind w:firstLine="1440"/>
        <w:jc w:val="both"/>
        <w:rPr>
          <w:ins w:id="81" w:author="SALSA" w:date="2026-09-25T21:07:00Z" w16du:dateUtc="2026-09-26T01:07:00Z"/>
        </w:rPr>
      </w:pPr>
      <w:ins w:id="82" w:author="SALSA" w:date="2026-09-25T21:07:00Z" w16du:dateUtc="2026-09-26T01:07:00Z">
        <w:r>
          <w:t>(1)  during an investigation of abuse or neglect; or</w:t>
        </w:r>
      </w:ins>
    </w:p>
    <w:p w14:paraId="1834ACC0" w14:textId="77777777" w:rsidR="003F3435" w:rsidRDefault="0032493E">
      <w:pPr>
        <w:spacing w:line="480" w:lineRule="auto"/>
        <w:ind w:firstLine="1440"/>
        <w:jc w:val="both"/>
        <w:rPr>
          <w:ins w:id="83" w:author="SALSA" w:date="2026-09-25T21:07:00Z" w16du:dateUtc="2026-09-26T01:07:00Z"/>
        </w:rPr>
      </w:pPr>
      <w:ins w:id="84" w:author="SALSA" w:date="2026-09-25T21:07:00Z" w16du:dateUtc="2026-09-26T01:07:00Z">
        <w:r>
          <w:t>(2)  while the department is providing services to the parent.</w:t>
        </w:r>
      </w:ins>
    </w:p>
    <w:p w14:paraId="37D406E9" w14:textId="77777777" w:rsidR="003F3435" w:rsidRDefault="0032493E">
      <w:pPr>
        <w:spacing w:line="480" w:lineRule="auto"/>
        <w:jc w:val="both"/>
        <w:rPr>
          <w:ins w:id="85" w:author="SALSA" w:date="2026-09-25T21:07:00Z" w16du:dateUtc="2026-09-26T01:07:00Z"/>
        </w:rPr>
      </w:pPr>
      <w:ins w:id="86" w:author="SALSA" w:date="2026-09-25T21:07:00Z" w16du:dateUtc="2026-09-26T01:07:00Z">
        <w:r>
          <w:t xml:space="preserve">Added by Acts 2011, 82nd Leg., R.S., Ch. 484 (H.B. </w:t>
        </w:r>
        <w:r>
          <w:fldChar w:fldCharType="begin"/>
        </w:r>
        <w:r>
          <w:instrText>HYPERLINK "http://www.legis.state.tx.us/tlodocs/82R/billtext/html/HB00848F.HTM" \s "table" \h</w:instrText>
        </w:r>
        <w:r>
          <w:fldChar w:fldCharType="separate"/>
        </w:r>
        <w:r>
          <w:rPr>
            <w:rStyle w:val="Hyperlink"/>
          </w:rPr>
          <w:t>848</w:t>
        </w:r>
        <w:r>
          <w:fldChar w:fldCharType="end"/>
        </w:r>
        <w:r>
          <w:t>), Sec. 3, eff. September 1, 2011.</w:t>
        </w:r>
      </w:ins>
    </w:p>
    <w:p w14:paraId="5C19E538" w14:textId="77777777" w:rsidR="003F3435" w:rsidRDefault="0032493E">
      <w:pPr>
        <w:spacing w:line="480" w:lineRule="auto"/>
        <w:jc w:val="both"/>
        <w:rPr>
          <w:ins w:id="87" w:author="SALSA" w:date="2026-09-25T21:07:00Z" w16du:dateUtc="2026-09-26T01:07:00Z"/>
        </w:rPr>
      </w:pPr>
      <w:ins w:id="88" w:author="SALSA" w:date="2026-09-25T21:07:00Z" w16du:dateUtc="2026-09-26T01:07:00Z">
        <w:r>
          <w:t xml:space="preserve">Amended by: </w:t>
        </w:r>
      </w:ins>
    </w:p>
    <w:p w14:paraId="687B879B" w14:textId="77777777" w:rsidR="003F3435" w:rsidRDefault="0032493E">
      <w:pPr>
        <w:spacing w:line="480" w:lineRule="auto"/>
        <w:ind w:firstLine="720"/>
        <w:jc w:val="both"/>
        <w:rPr>
          <w:ins w:id="89" w:author="SALSA" w:date="2026-09-25T21:07:00Z" w16du:dateUtc="2026-09-26T01:07:00Z"/>
        </w:rPr>
      </w:pPr>
      <w:ins w:id="90" w:author="SALSA" w:date="2026-09-25T21:07:00Z" w16du:dateUtc="2026-09-26T01:07:00Z">
        <w:r>
          <w:t xml:space="preserve">Acts 2017, 85th Leg., R.S., Ch. 244 (H.B. </w:t>
        </w:r>
        <w:r>
          <w:fldChar w:fldCharType="begin"/>
        </w:r>
        <w:r>
          <w:instrText>HYPERLINK "http://www.legis.state.tx.us/tlodocs/85R/billtext/html/HB00871F.HTM" \s "table" \h</w:instrText>
        </w:r>
        <w:r>
          <w:fldChar w:fldCharType="separate"/>
        </w:r>
        <w:r>
          <w:rPr>
            <w:rStyle w:val="Hyperlink"/>
          </w:rPr>
          <w:t>871</w:t>
        </w:r>
        <w:r>
          <w:fldChar w:fldCharType="end"/>
        </w:r>
        <w:r>
          <w:t>), Sec. 4, eff. September 1, 2017.</w:t>
        </w:r>
      </w:ins>
    </w:p>
    <w:p w14:paraId="660E4595" w14:textId="77777777" w:rsidR="003F3435" w:rsidRDefault="0032493E">
      <w:pPr>
        <w:spacing w:line="480" w:lineRule="auto"/>
        <w:jc w:val="both"/>
        <w:rPr>
          <w:ins w:id="91" w:author="SALSA" w:date="2026-09-25T21:07:00Z" w16du:dateUtc="2026-09-26T01:07:00Z"/>
        </w:rPr>
      </w:pPr>
      <w:ins w:id="92" w:author="SALSA" w:date="2026-09-25T21:07:00Z" w16du:dateUtc="2026-09-26T01:07:00Z">
        <w:r>
          <w:t xml:space="preserve">                </w:t>
        </w:r>
      </w:ins>
    </w:p>
    <w:p w14:paraId="4C906422" w14:textId="77777777" w:rsidR="003F3435" w:rsidRDefault="0032493E">
      <w:pPr>
        <w:spacing w:line="480" w:lineRule="auto"/>
        <w:ind w:firstLine="720"/>
        <w:jc w:val="both"/>
        <w:rPr>
          <w:ins w:id="93" w:author="SALSA" w:date="2026-09-25T21:07:00Z" w16du:dateUtc="2026-09-26T01:07:00Z"/>
        </w:rPr>
      </w:pPr>
      <w:ins w:id="94" w:author="SALSA" w:date="2026-09-25T21:07:00Z" w16du:dateUtc="2026-09-26T01:07:00Z">
        <w:r>
          <w:t>Sec. 34.0022.  INAPPLICABILITY OF CERTAIN LAWS.  (a)  An authorization agreement executed under this chapter between a child's parent and an adult caregiver does not subject the adult caregiver to any law or rule governing the licensing or regulation of a residential child-care facility under Chapter 42, Human Resources Code.</w:t>
        </w:r>
      </w:ins>
    </w:p>
    <w:p w14:paraId="5A5E419E" w14:textId="77777777" w:rsidR="003F3435" w:rsidRDefault="0032493E">
      <w:pPr>
        <w:spacing w:line="480" w:lineRule="auto"/>
        <w:ind w:firstLine="720"/>
        <w:jc w:val="both"/>
        <w:rPr>
          <w:ins w:id="95" w:author="SALSA" w:date="2026-09-25T21:07:00Z" w16du:dateUtc="2026-09-26T01:07:00Z"/>
        </w:rPr>
      </w:pPr>
      <w:ins w:id="96" w:author="SALSA" w:date="2026-09-25T21:07:00Z" w16du:dateUtc="2026-09-26T01:07:00Z">
        <w:r>
          <w:t>(b)  A child who is the subject of an authorization agreement executed under this chapter is not considered to be placed in foster care and the parties to the authorization agreement are not subject to any law or rule governing foster care providers.</w:t>
        </w:r>
      </w:ins>
    </w:p>
    <w:p w14:paraId="6D083F5C" w14:textId="77777777" w:rsidR="003F3435" w:rsidRDefault="0032493E">
      <w:pPr>
        <w:spacing w:line="480" w:lineRule="auto"/>
        <w:jc w:val="both"/>
        <w:rPr>
          <w:ins w:id="97" w:author="SALSA" w:date="2026-09-25T21:07:00Z" w16du:dateUtc="2026-09-26T01:07:00Z"/>
        </w:rPr>
      </w:pPr>
      <w:ins w:id="98" w:author="SALSA" w:date="2026-09-25T21:07:00Z" w16du:dateUtc="2026-09-26T01:07:00Z">
        <w:r>
          <w:t xml:space="preserve">Added by Acts 2017, 85th Leg., R.S., Ch. 244 (H.B. </w:t>
        </w:r>
        <w:r>
          <w:fldChar w:fldCharType="begin"/>
        </w:r>
        <w:r>
          <w:instrText>HYPERLINK "http://www.legis.state.tx.us/tlodocs/85R/billtext/html/HB00871F.HTM" \s "table" \h</w:instrText>
        </w:r>
        <w:r>
          <w:fldChar w:fldCharType="separate"/>
        </w:r>
        <w:r>
          <w:rPr>
            <w:rStyle w:val="Hyperlink"/>
          </w:rPr>
          <w:t>871</w:t>
        </w:r>
        <w:r>
          <w:fldChar w:fldCharType="end"/>
        </w:r>
        <w:r>
          <w:t>), Sec. 5, eff. September 1, 2017.</w:t>
        </w:r>
      </w:ins>
    </w:p>
    <w:p w14:paraId="70739B03" w14:textId="77777777" w:rsidR="003F3435" w:rsidRDefault="0032493E">
      <w:pPr>
        <w:spacing w:line="480" w:lineRule="auto"/>
        <w:jc w:val="both"/>
        <w:rPr>
          <w:ins w:id="99" w:author="SALSA" w:date="2026-09-25T21:07:00Z" w16du:dateUtc="2026-09-26T01:07:00Z"/>
        </w:rPr>
      </w:pPr>
      <w:ins w:id="100" w:author="SALSA" w:date="2026-09-25T21:07:00Z" w16du:dateUtc="2026-09-26T01:07:00Z">
        <w:r>
          <w:t xml:space="preserve">                </w:t>
        </w:r>
      </w:ins>
    </w:p>
    <w:p w14:paraId="1E0EC631" w14:textId="77777777" w:rsidR="003F3435" w:rsidRDefault="0032493E">
      <w:pPr>
        <w:spacing w:line="480" w:lineRule="auto"/>
        <w:ind w:firstLine="720"/>
        <w:jc w:val="both"/>
        <w:rPr>
          <w:ins w:id="101" w:author="SALSA" w:date="2026-09-25T21:07:00Z" w16du:dateUtc="2026-09-26T01:07:00Z"/>
        </w:rPr>
      </w:pPr>
      <w:ins w:id="102" w:author="SALSA" w:date="2026-09-25T21:07:00Z" w16du:dateUtc="2026-09-26T01:07:00Z">
        <w:r>
          <w:t>Sec. 34.003.  CONTENTS OF AUTHORIZATION AGREEMENT.  (a)  The authorization agreement must contain:</w:t>
        </w:r>
      </w:ins>
    </w:p>
    <w:p w14:paraId="37D60245" w14:textId="77777777" w:rsidR="003F3435" w:rsidRDefault="0032493E">
      <w:pPr>
        <w:spacing w:line="480" w:lineRule="auto"/>
        <w:ind w:firstLine="1440"/>
        <w:jc w:val="both"/>
        <w:rPr>
          <w:ins w:id="103" w:author="SALSA" w:date="2026-09-25T21:07:00Z" w16du:dateUtc="2026-09-26T01:07:00Z"/>
        </w:rPr>
      </w:pPr>
      <w:ins w:id="104" w:author="SALSA" w:date="2026-09-25T21:07:00Z" w16du:dateUtc="2026-09-26T01:07:00Z">
        <w:r>
          <w:t>(1)  the following information from the adult caregiver:</w:t>
        </w:r>
      </w:ins>
    </w:p>
    <w:p w14:paraId="2821DAF3" w14:textId="77777777" w:rsidR="003F3435" w:rsidRDefault="0032493E">
      <w:pPr>
        <w:spacing w:line="480" w:lineRule="auto"/>
        <w:ind w:firstLine="2160"/>
        <w:jc w:val="both"/>
        <w:rPr>
          <w:ins w:id="105" w:author="SALSA" w:date="2026-09-25T21:07:00Z" w16du:dateUtc="2026-09-26T01:07:00Z"/>
        </w:rPr>
      </w:pPr>
      <w:ins w:id="106" w:author="SALSA" w:date="2026-09-25T21:07:00Z" w16du:dateUtc="2026-09-26T01:07:00Z">
        <w:r>
          <w:t>(A)  the name and signature of the adult caregiver;</w:t>
        </w:r>
      </w:ins>
    </w:p>
    <w:p w14:paraId="35D95380" w14:textId="77777777" w:rsidR="003F3435" w:rsidRDefault="0032493E">
      <w:pPr>
        <w:spacing w:line="480" w:lineRule="auto"/>
        <w:ind w:firstLine="2160"/>
        <w:jc w:val="both"/>
        <w:rPr>
          <w:ins w:id="107" w:author="SALSA" w:date="2026-09-25T21:07:00Z" w16du:dateUtc="2026-09-26T01:07:00Z"/>
        </w:rPr>
      </w:pPr>
      <w:ins w:id="108" w:author="SALSA" w:date="2026-09-25T21:07:00Z" w16du:dateUtc="2026-09-26T01:07:00Z">
        <w:r>
          <w:t>(B)  the adult caregiver's relationship to the child; and</w:t>
        </w:r>
      </w:ins>
    </w:p>
    <w:p w14:paraId="6D652A51" w14:textId="77777777" w:rsidR="003F3435" w:rsidRDefault="0032493E">
      <w:pPr>
        <w:spacing w:line="480" w:lineRule="auto"/>
        <w:ind w:firstLine="2160"/>
        <w:jc w:val="both"/>
        <w:rPr>
          <w:ins w:id="109" w:author="SALSA" w:date="2026-09-25T21:07:00Z" w16du:dateUtc="2026-09-26T01:07:00Z"/>
        </w:rPr>
      </w:pPr>
      <w:ins w:id="110" w:author="SALSA" w:date="2026-09-25T21:07:00Z" w16du:dateUtc="2026-09-26T01:07:00Z">
        <w:r>
          <w:t>(C)  the adult caregiver's current physical address and telephone number or the best way to contact the adult caregiver;</w:t>
        </w:r>
      </w:ins>
    </w:p>
    <w:p w14:paraId="5D1556F1" w14:textId="77777777" w:rsidR="003F3435" w:rsidRDefault="0032493E">
      <w:pPr>
        <w:spacing w:line="480" w:lineRule="auto"/>
        <w:ind w:firstLine="1440"/>
        <w:jc w:val="both"/>
        <w:rPr>
          <w:ins w:id="111" w:author="SALSA" w:date="2026-09-25T21:07:00Z" w16du:dateUtc="2026-09-26T01:07:00Z"/>
        </w:rPr>
      </w:pPr>
      <w:ins w:id="112" w:author="SALSA" w:date="2026-09-25T21:07:00Z" w16du:dateUtc="2026-09-26T01:07:00Z">
        <w:r>
          <w:t>(2)  the following information from the parent:</w:t>
        </w:r>
      </w:ins>
    </w:p>
    <w:p w14:paraId="16B53C96" w14:textId="77777777" w:rsidR="003F3435" w:rsidRDefault="0032493E">
      <w:pPr>
        <w:spacing w:line="480" w:lineRule="auto"/>
        <w:ind w:firstLine="2160"/>
        <w:jc w:val="both"/>
        <w:rPr>
          <w:ins w:id="113" w:author="SALSA" w:date="2026-09-25T21:07:00Z" w16du:dateUtc="2026-09-26T01:07:00Z"/>
        </w:rPr>
      </w:pPr>
      <w:ins w:id="114" w:author="SALSA" w:date="2026-09-25T21:07:00Z" w16du:dateUtc="2026-09-26T01:07:00Z">
        <w:r>
          <w:t>(A)  the name and signature of the parent; and</w:t>
        </w:r>
      </w:ins>
    </w:p>
    <w:p w14:paraId="41E20296" w14:textId="77777777" w:rsidR="003F3435" w:rsidRDefault="0032493E">
      <w:pPr>
        <w:spacing w:line="480" w:lineRule="auto"/>
        <w:ind w:firstLine="2160"/>
        <w:jc w:val="both"/>
        <w:rPr>
          <w:ins w:id="115" w:author="SALSA" w:date="2026-09-25T21:07:00Z" w16du:dateUtc="2026-09-26T01:07:00Z"/>
        </w:rPr>
      </w:pPr>
      <w:ins w:id="116" w:author="SALSA" w:date="2026-09-25T21:07:00Z" w16du:dateUtc="2026-09-26T01:07:00Z">
        <w:r>
          <w:t>(B)  the parent's current address and telephone number or the best way to contact the parent;</w:t>
        </w:r>
      </w:ins>
    </w:p>
    <w:p w14:paraId="168A01E5" w14:textId="77777777" w:rsidR="003F3435" w:rsidRDefault="0032493E">
      <w:pPr>
        <w:spacing w:line="480" w:lineRule="auto"/>
        <w:ind w:firstLine="1440"/>
        <w:jc w:val="both"/>
        <w:rPr>
          <w:ins w:id="117" w:author="SALSA" w:date="2026-09-25T21:07:00Z" w16du:dateUtc="2026-09-26T01:07:00Z"/>
        </w:rPr>
      </w:pPr>
      <w:ins w:id="118" w:author="SALSA" w:date="2026-09-25T21:07:00Z" w16du:dateUtc="2026-09-26T01:07:00Z">
        <w:r>
          <w:t>(3)  the information in Subdivision (2) with respect to the other parent, if applicable;</w:t>
        </w:r>
      </w:ins>
    </w:p>
    <w:p w14:paraId="47777A05" w14:textId="77777777" w:rsidR="003F3435" w:rsidRDefault="0032493E">
      <w:pPr>
        <w:spacing w:line="480" w:lineRule="auto"/>
        <w:ind w:firstLine="1440"/>
        <w:jc w:val="both"/>
        <w:rPr>
          <w:ins w:id="119" w:author="SALSA" w:date="2026-09-25T21:07:00Z" w16du:dateUtc="2026-09-26T01:07:00Z"/>
        </w:rPr>
      </w:pPr>
      <w:ins w:id="120" w:author="SALSA" w:date="2026-09-25T21:07:00Z" w16du:dateUtc="2026-09-26T01:07:00Z">
        <w:r>
          <w:t>(4)  a statement that the adult caregiver has been given authorization to perform the functions listed in Section 34.002(a) as a result of a voluntary action of the parent and that the adult caregiver has voluntarily assumed the responsibility of performing those functions;</w:t>
        </w:r>
      </w:ins>
    </w:p>
    <w:p w14:paraId="4D90E4C3" w14:textId="77777777" w:rsidR="003F3435" w:rsidRDefault="0032493E">
      <w:pPr>
        <w:spacing w:line="480" w:lineRule="auto"/>
        <w:ind w:firstLine="1440"/>
        <w:jc w:val="both"/>
        <w:rPr>
          <w:ins w:id="121" w:author="SALSA" w:date="2026-09-25T21:07:00Z" w16du:dateUtc="2026-09-26T01:07:00Z"/>
        </w:rPr>
      </w:pPr>
      <w:ins w:id="122" w:author="SALSA" w:date="2026-09-25T21:07:00Z" w16du:dateUtc="2026-09-26T01:07:00Z">
        <w:r>
          <w:t>(5)  statements that neither the parent nor the adult caregiver has knowledge that a parent, guardian, custodian, licensed child-placing agency, or other authorized agency asserts any claim or authority inconsistent with the authorization agreement under this chapter with regard to actual physical possession or care, custody, or control of the child;</w:t>
        </w:r>
      </w:ins>
    </w:p>
    <w:p w14:paraId="4AA4E99A" w14:textId="77777777" w:rsidR="003F3435" w:rsidRDefault="0032493E">
      <w:pPr>
        <w:spacing w:line="480" w:lineRule="auto"/>
        <w:ind w:firstLine="1440"/>
        <w:jc w:val="both"/>
        <w:rPr>
          <w:ins w:id="123" w:author="SALSA" w:date="2026-09-25T21:07:00Z" w16du:dateUtc="2026-09-26T01:07:00Z"/>
        </w:rPr>
      </w:pPr>
      <w:ins w:id="124" w:author="SALSA" w:date="2026-09-25T21:07:00Z" w16du:dateUtc="2026-09-26T01:07:00Z">
        <w:r>
          <w:t>(6)  statements that:</w:t>
        </w:r>
      </w:ins>
    </w:p>
    <w:p w14:paraId="33A28DD7" w14:textId="77777777" w:rsidR="003F3435" w:rsidRDefault="0032493E">
      <w:pPr>
        <w:spacing w:line="480" w:lineRule="auto"/>
        <w:ind w:firstLine="2160"/>
        <w:jc w:val="both"/>
        <w:rPr>
          <w:ins w:id="125" w:author="SALSA" w:date="2026-09-25T21:07:00Z" w16du:dateUtc="2026-09-26T01:07:00Z"/>
        </w:rPr>
      </w:pPr>
      <w:ins w:id="126" w:author="SALSA" w:date="2026-09-25T21:07:00Z" w16du:dateUtc="2026-09-26T01:07:00Z">
        <w:r>
          <w:t>(A)  to the best of the parent's and adult caregiver's knowledge:</w:t>
        </w:r>
      </w:ins>
    </w:p>
    <w:p w14:paraId="7E284339" w14:textId="77777777" w:rsidR="003F3435" w:rsidRDefault="0032493E">
      <w:pPr>
        <w:spacing w:line="480" w:lineRule="auto"/>
        <w:ind w:firstLine="2880"/>
        <w:jc w:val="both"/>
        <w:rPr>
          <w:ins w:id="127" w:author="SALSA" w:date="2026-09-25T21:07:00Z" w16du:dateUtc="2026-09-26T01:07:00Z"/>
        </w:rPr>
      </w:pPr>
      <w:ins w:id="128" w:author="SALSA" w:date="2026-09-25T21:07:00Z" w16du:dateUtc="2026-09-26T01:07:00Z">
        <w:r>
          <w:t>(i)  there is no court order or pending suit affecting the parent-child relationship concerning the child;</w:t>
        </w:r>
      </w:ins>
    </w:p>
    <w:p w14:paraId="69A7E4E7" w14:textId="77777777" w:rsidR="003F3435" w:rsidRDefault="0032493E">
      <w:pPr>
        <w:spacing w:line="480" w:lineRule="auto"/>
        <w:ind w:firstLine="2880"/>
        <w:jc w:val="both"/>
        <w:rPr>
          <w:ins w:id="129" w:author="SALSA" w:date="2026-09-25T21:07:00Z" w16du:dateUtc="2026-09-26T01:07:00Z"/>
        </w:rPr>
      </w:pPr>
      <w:ins w:id="130" w:author="SALSA" w:date="2026-09-25T21:07:00Z" w16du:dateUtc="2026-09-26T01:07:00Z">
        <w:r>
          <w:t>(ii)  there is no pending litigation in any court concerning:</w:t>
        </w:r>
      </w:ins>
    </w:p>
    <w:p w14:paraId="69057437" w14:textId="77777777" w:rsidR="003F3435" w:rsidRDefault="0032493E">
      <w:pPr>
        <w:spacing w:line="480" w:lineRule="auto"/>
        <w:ind w:firstLine="3600"/>
        <w:jc w:val="both"/>
        <w:rPr>
          <w:ins w:id="131" w:author="SALSA" w:date="2026-09-25T21:07:00Z" w16du:dateUtc="2026-09-26T01:07:00Z"/>
        </w:rPr>
      </w:pPr>
      <w:ins w:id="132" w:author="SALSA" w:date="2026-09-25T21:07:00Z" w16du:dateUtc="2026-09-26T01:07:00Z">
        <w:r>
          <w:t>(a)  custody, possession, or placement of the child; or</w:t>
        </w:r>
      </w:ins>
    </w:p>
    <w:p w14:paraId="11485D51" w14:textId="77777777" w:rsidR="003F3435" w:rsidRDefault="0032493E">
      <w:pPr>
        <w:spacing w:line="480" w:lineRule="auto"/>
        <w:ind w:firstLine="3600"/>
        <w:jc w:val="both"/>
        <w:rPr>
          <w:ins w:id="133" w:author="SALSA" w:date="2026-09-25T21:07:00Z" w16du:dateUtc="2026-09-26T01:07:00Z"/>
        </w:rPr>
      </w:pPr>
      <w:ins w:id="134" w:author="SALSA" w:date="2026-09-25T21:07:00Z" w16du:dateUtc="2026-09-26T01:07:00Z">
        <w:r>
          <w:t>(b)  access to or visitation with the child; and</w:t>
        </w:r>
      </w:ins>
    </w:p>
    <w:p w14:paraId="20309F28" w14:textId="77777777" w:rsidR="003F3435" w:rsidRDefault="0032493E">
      <w:pPr>
        <w:spacing w:line="480" w:lineRule="auto"/>
        <w:ind w:firstLine="2880"/>
        <w:jc w:val="both"/>
        <w:rPr>
          <w:ins w:id="135" w:author="SALSA" w:date="2026-09-25T21:07:00Z" w16du:dateUtc="2026-09-26T01:07:00Z"/>
        </w:rPr>
      </w:pPr>
      <w:ins w:id="136" w:author="SALSA" w:date="2026-09-25T21:07:00Z" w16du:dateUtc="2026-09-26T01:07:00Z">
        <w:r>
          <w:t>(iii)  a court does not have continuing jurisdiction concerning the child; or</w:t>
        </w:r>
      </w:ins>
    </w:p>
    <w:p w14:paraId="045673E3" w14:textId="77777777" w:rsidR="003F3435" w:rsidRDefault="0032493E">
      <w:pPr>
        <w:spacing w:line="480" w:lineRule="auto"/>
        <w:ind w:firstLine="2160"/>
        <w:jc w:val="both"/>
        <w:rPr>
          <w:ins w:id="137" w:author="SALSA" w:date="2026-09-25T21:07:00Z" w16du:dateUtc="2026-09-26T01:07:00Z"/>
        </w:rPr>
      </w:pPr>
      <w:ins w:id="138" w:author="SALSA" w:date="2026-09-25T21:07:00Z" w16du:dateUtc="2026-09-26T01:07:00Z">
        <w:r>
          <w:t>(B)  the court with continuing jurisdiction concerning the child has given written approval for the execution of the authorization agreement accompanied by the following information:</w:t>
        </w:r>
      </w:ins>
    </w:p>
    <w:p w14:paraId="03A88158" w14:textId="77777777" w:rsidR="003F3435" w:rsidRDefault="0032493E">
      <w:pPr>
        <w:spacing w:line="480" w:lineRule="auto"/>
        <w:ind w:firstLine="2880"/>
        <w:jc w:val="both"/>
        <w:rPr>
          <w:ins w:id="139" w:author="SALSA" w:date="2026-09-25T21:07:00Z" w16du:dateUtc="2026-09-26T01:07:00Z"/>
        </w:rPr>
      </w:pPr>
      <w:ins w:id="140" w:author="SALSA" w:date="2026-09-25T21:07:00Z" w16du:dateUtc="2026-09-26T01:07:00Z">
        <w:r>
          <w:t>(i)  the county in which the court is located;</w:t>
        </w:r>
      </w:ins>
    </w:p>
    <w:p w14:paraId="7276B115" w14:textId="77777777" w:rsidR="003F3435" w:rsidRDefault="0032493E">
      <w:pPr>
        <w:spacing w:line="480" w:lineRule="auto"/>
        <w:ind w:firstLine="2880"/>
        <w:jc w:val="both"/>
        <w:rPr>
          <w:ins w:id="141" w:author="SALSA" w:date="2026-09-25T21:07:00Z" w16du:dateUtc="2026-09-26T01:07:00Z"/>
        </w:rPr>
      </w:pPr>
      <w:ins w:id="142" w:author="SALSA" w:date="2026-09-25T21:07:00Z" w16du:dateUtc="2026-09-26T01:07:00Z">
        <w:r>
          <w:t>(ii)  the number of the court; and</w:t>
        </w:r>
      </w:ins>
    </w:p>
    <w:p w14:paraId="4E746199" w14:textId="77777777" w:rsidR="003F3435" w:rsidRDefault="0032493E">
      <w:pPr>
        <w:spacing w:line="480" w:lineRule="auto"/>
        <w:ind w:firstLine="2880"/>
        <w:jc w:val="both"/>
        <w:rPr>
          <w:ins w:id="143" w:author="SALSA" w:date="2026-09-25T21:07:00Z" w16du:dateUtc="2026-09-26T01:07:00Z"/>
        </w:rPr>
      </w:pPr>
      <w:ins w:id="144" w:author="SALSA" w:date="2026-09-25T21:07:00Z" w16du:dateUtc="2026-09-26T01:07:00Z">
        <w:r>
          <w:t>(iii)  the cause number in which the order was issued or the litigation is pending;</w:t>
        </w:r>
      </w:ins>
    </w:p>
    <w:p w14:paraId="61D104DE" w14:textId="77777777" w:rsidR="003F3435" w:rsidRDefault="0032493E">
      <w:pPr>
        <w:spacing w:line="480" w:lineRule="auto"/>
        <w:ind w:firstLine="1440"/>
        <w:jc w:val="both"/>
        <w:rPr>
          <w:ins w:id="145" w:author="SALSA" w:date="2026-09-25T21:07:00Z" w16du:dateUtc="2026-09-26T01:07:00Z"/>
        </w:rPr>
      </w:pPr>
      <w:ins w:id="146" w:author="SALSA" w:date="2026-09-25T21:07:00Z" w16du:dateUtc="2026-09-26T01:07:00Z">
        <w:r>
          <w:t>(7)  a statement that to the best of the parent's and adult caregiver's knowledge there is no current, valid authorization agreement regarding the child;</w:t>
        </w:r>
      </w:ins>
    </w:p>
    <w:p w14:paraId="2AB4B422" w14:textId="77777777" w:rsidR="003F3435" w:rsidRDefault="0032493E">
      <w:pPr>
        <w:spacing w:line="480" w:lineRule="auto"/>
        <w:ind w:firstLine="1440"/>
        <w:jc w:val="both"/>
        <w:rPr>
          <w:ins w:id="147" w:author="SALSA" w:date="2026-09-25T21:07:00Z" w16du:dateUtc="2026-09-26T01:07:00Z"/>
        </w:rPr>
      </w:pPr>
      <w:ins w:id="148" w:author="SALSA" w:date="2026-09-25T21:07:00Z" w16du:dateUtc="2026-09-26T01:07:00Z">
        <w:r>
          <w:t>(8)  a statement that the authorization is made in conformance with this chapter;</w:t>
        </w:r>
      </w:ins>
    </w:p>
    <w:p w14:paraId="716F3D03" w14:textId="77777777" w:rsidR="003F3435" w:rsidRDefault="0032493E">
      <w:pPr>
        <w:spacing w:line="480" w:lineRule="auto"/>
        <w:ind w:firstLine="1440"/>
        <w:jc w:val="both"/>
        <w:rPr>
          <w:ins w:id="149" w:author="SALSA" w:date="2026-09-25T21:07:00Z" w16du:dateUtc="2026-09-26T01:07:00Z"/>
        </w:rPr>
      </w:pPr>
      <w:ins w:id="150" w:author="SALSA" w:date="2026-09-25T21:07:00Z" w16du:dateUtc="2026-09-26T01:07:00Z">
        <w:r>
          <w:t>(9)  a statement that the parent and the adult caregiver understand that each party to the authorization agreement is required by law to immediately provide to each other party information regarding any change in the party's address or contact information;</w:t>
        </w:r>
      </w:ins>
    </w:p>
    <w:p w14:paraId="538492ED" w14:textId="77777777" w:rsidR="003F3435" w:rsidRDefault="0032493E">
      <w:pPr>
        <w:spacing w:line="480" w:lineRule="auto"/>
        <w:ind w:firstLine="1440"/>
        <w:jc w:val="both"/>
        <w:rPr>
          <w:ins w:id="151" w:author="SALSA" w:date="2026-09-25T21:07:00Z" w16du:dateUtc="2026-09-26T01:07:00Z"/>
        </w:rPr>
      </w:pPr>
      <w:ins w:id="152" w:author="SALSA" w:date="2026-09-25T21:07:00Z" w16du:dateUtc="2026-09-26T01:07:00Z">
        <w:r>
          <w:t>(10)  a statement by the parent that:</w:t>
        </w:r>
      </w:ins>
    </w:p>
    <w:p w14:paraId="20056B16" w14:textId="77777777" w:rsidR="003F3435" w:rsidRDefault="0032493E">
      <w:pPr>
        <w:spacing w:line="480" w:lineRule="auto"/>
        <w:ind w:firstLine="2160"/>
        <w:jc w:val="both"/>
        <w:rPr>
          <w:ins w:id="153" w:author="SALSA" w:date="2026-09-25T21:07:00Z" w16du:dateUtc="2026-09-26T01:07:00Z"/>
        </w:rPr>
      </w:pPr>
      <w:ins w:id="154" w:author="SALSA" w:date="2026-09-25T21:07:00Z" w16du:dateUtc="2026-09-26T01:07:00Z">
        <w:r>
          <w:t>(A)  indicates the authorization agreement is for a term of:</w:t>
        </w:r>
      </w:ins>
    </w:p>
    <w:p w14:paraId="0AE9EE6E" w14:textId="77777777" w:rsidR="003F3435" w:rsidRDefault="0032493E">
      <w:pPr>
        <w:spacing w:line="480" w:lineRule="auto"/>
        <w:ind w:firstLine="2880"/>
        <w:jc w:val="both"/>
        <w:rPr>
          <w:ins w:id="155" w:author="SALSA" w:date="2026-09-25T21:07:00Z" w16du:dateUtc="2026-09-26T01:07:00Z"/>
        </w:rPr>
      </w:pPr>
      <w:ins w:id="156" w:author="SALSA" w:date="2026-09-25T21:07:00Z" w16du:dateUtc="2026-09-26T01:07:00Z">
        <w:r>
          <w:t>(i)  six months from the date the parties enter into the agreement, which renews automatically for six-month terms unless the agreement is terminated as provided by Section 34.008; or</w:t>
        </w:r>
      </w:ins>
    </w:p>
    <w:p w14:paraId="4B6CB7B8" w14:textId="77777777" w:rsidR="003F3435" w:rsidRDefault="0032493E">
      <w:pPr>
        <w:spacing w:line="480" w:lineRule="auto"/>
        <w:ind w:firstLine="2880"/>
        <w:jc w:val="both"/>
        <w:rPr>
          <w:ins w:id="157" w:author="SALSA" w:date="2026-09-25T21:07:00Z" w16du:dateUtc="2026-09-26T01:07:00Z"/>
        </w:rPr>
      </w:pPr>
      <w:ins w:id="158" w:author="SALSA" w:date="2026-09-25T21:07:00Z" w16du:dateUtc="2026-09-26T01:07:00Z">
        <w:r>
          <w:t>(ii)  the time provided in the agreement with a specific expiration date earlier than six months after the date the parties enter into the agreement; and</w:t>
        </w:r>
      </w:ins>
    </w:p>
    <w:p w14:paraId="24D0EBCE" w14:textId="77777777" w:rsidR="003F3435" w:rsidRDefault="0032493E">
      <w:pPr>
        <w:spacing w:line="480" w:lineRule="auto"/>
        <w:ind w:firstLine="2160"/>
        <w:jc w:val="both"/>
        <w:rPr>
          <w:ins w:id="159" w:author="SALSA" w:date="2026-09-25T21:07:00Z" w16du:dateUtc="2026-09-26T01:07:00Z"/>
        </w:rPr>
      </w:pPr>
      <w:ins w:id="160" w:author="SALSA" w:date="2026-09-25T21:07:00Z" w16du:dateUtc="2026-09-26T01:07:00Z">
        <w:r>
          <w:t>(B)  identifies the circumstances under which the authorization agreement may be:</w:t>
        </w:r>
      </w:ins>
    </w:p>
    <w:p w14:paraId="7DF30F21" w14:textId="77777777" w:rsidR="003F3435" w:rsidRDefault="0032493E">
      <w:pPr>
        <w:spacing w:line="480" w:lineRule="auto"/>
        <w:ind w:firstLine="2880"/>
        <w:jc w:val="both"/>
        <w:rPr>
          <w:ins w:id="161" w:author="SALSA" w:date="2026-09-25T21:07:00Z" w16du:dateUtc="2026-09-26T01:07:00Z"/>
        </w:rPr>
      </w:pPr>
      <w:ins w:id="162" w:author="SALSA" w:date="2026-09-25T21:07:00Z" w16du:dateUtc="2026-09-26T01:07:00Z">
        <w:r>
          <w:t>(i)  terminated as provided by Section 34.008 before the term of the agreement expires; or</w:t>
        </w:r>
      </w:ins>
    </w:p>
    <w:p w14:paraId="70986843" w14:textId="77777777" w:rsidR="003F3435" w:rsidRDefault="0032493E">
      <w:pPr>
        <w:spacing w:line="480" w:lineRule="auto"/>
        <w:ind w:firstLine="2880"/>
        <w:jc w:val="both"/>
        <w:rPr>
          <w:ins w:id="163" w:author="SALSA" w:date="2026-09-25T21:07:00Z" w16du:dateUtc="2026-09-26T01:07:00Z"/>
        </w:rPr>
      </w:pPr>
      <w:ins w:id="164" w:author="SALSA" w:date="2026-09-25T21:07:00Z" w16du:dateUtc="2026-09-26T01:07:00Z">
        <w:r>
          <w:t>(ii)  continued beyond the term of the agreement by a court as provided by Section 34.008(b); and</w:t>
        </w:r>
      </w:ins>
    </w:p>
    <w:p w14:paraId="21E4B52C" w14:textId="77777777" w:rsidR="003F3435" w:rsidRDefault="0032493E">
      <w:pPr>
        <w:spacing w:line="480" w:lineRule="auto"/>
        <w:ind w:firstLine="1440"/>
        <w:jc w:val="both"/>
        <w:rPr>
          <w:ins w:id="165" w:author="SALSA" w:date="2026-09-25T21:07:00Z" w16du:dateUtc="2026-09-26T01:07:00Z"/>
        </w:rPr>
      </w:pPr>
      <w:ins w:id="166" w:author="SALSA" w:date="2026-09-25T21:07:00Z" w16du:dateUtc="2026-09-26T01:07:00Z">
        <w:r>
          <w:t>(11)  space for the signature and seal of a notary public.</w:t>
        </w:r>
      </w:ins>
    </w:p>
    <w:p w14:paraId="5E0722F0" w14:textId="77777777" w:rsidR="003F3435" w:rsidRDefault="0032493E">
      <w:pPr>
        <w:spacing w:line="480" w:lineRule="auto"/>
        <w:ind w:firstLine="720"/>
        <w:jc w:val="both"/>
        <w:rPr>
          <w:ins w:id="167" w:author="SALSA" w:date="2026-09-25T21:07:00Z" w16du:dateUtc="2026-09-26T01:07:00Z"/>
        </w:rPr>
      </w:pPr>
      <w:ins w:id="168" w:author="SALSA" w:date="2026-09-25T21:07:00Z" w16du:dateUtc="2026-09-26T01:07:00Z">
        <w:r>
          <w:t>(b)  The authorization agreement must contain the following warnings and disclosures:</w:t>
        </w:r>
      </w:ins>
    </w:p>
    <w:p w14:paraId="52D435BE" w14:textId="77777777" w:rsidR="003F3435" w:rsidRDefault="0032493E">
      <w:pPr>
        <w:spacing w:line="480" w:lineRule="auto"/>
        <w:ind w:firstLine="1440"/>
        <w:jc w:val="both"/>
        <w:rPr>
          <w:ins w:id="169" w:author="SALSA" w:date="2026-09-25T21:07:00Z" w16du:dateUtc="2026-09-26T01:07:00Z"/>
        </w:rPr>
      </w:pPr>
      <w:ins w:id="170" w:author="SALSA" w:date="2026-09-25T21:07:00Z" w16du:dateUtc="2026-09-26T01:07:00Z">
        <w:r>
          <w:t>(1)  that the authorization agreement is an important legal document;</w:t>
        </w:r>
      </w:ins>
    </w:p>
    <w:p w14:paraId="321E8AB9" w14:textId="77777777" w:rsidR="003F3435" w:rsidRDefault="0032493E">
      <w:pPr>
        <w:spacing w:line="480" w:lineRule="auto"/>
        <w:ind w:firstLine="1440"/>
        <w:jc w:val="both"/>
        <w:rPr>
          <w:ins w:id="171" w:author="SALSA" w:date="2026-09-25T21:07:00Z" w16du:dateUtc="2026-09-26T01:07:00Z"/>
        </w:rPr>
      </w:pPr>
      <w:ins w:id="172" w:author="SALSA" w:date="2026-09-25T21:07:00Z" w16du:dateUtc="2026-09-26T01:07:00Z">
        <w:r>
          <w:t>(2)  that the parent and the adult caregiver must read all of the warnings and disclosures before signing the authorization agreement;</w:t>
        </w:r>
      </w:ins>
    </w:p>
    <w:p w14:paraId="58BCA6BC" w14:textId="77777777" w:rsidR="003F3435" w:rsidRDefault="0032493E">
      <w:pPr>
        <w:spacing w:line="480" w:lineRule="auto"/>
        <w:ind w:firstLine="1440"/>
        <w:jc w:val="both"/>
        <w:rPr>
          <w:ins w:id="173" w:author="SALSA" w:date="2026-09-25T21:07:00Z" w16du:dateUtc="2026-09-26T01:07:00Z"/>
        </w:rPr>
      </w:pPr>
      <w:ins w:id="174" w:author="SALSA" w:date="2026-09-25T21:07:00Z" w16du:dateUtc="2026-09-26T01:07:00Z">
        <w:r>
          <w:t>(3)  that the persons signing the authorization agreement are not required to consult an attorney but are advised to do so;</w:t>
        </w:r>
      </w:ins>
    </w:p>
    <w:p w14:paraId="585557BB" w14:textId="77777777" w:rsidR="003F3435" w:rsidRDefault="0032493E">
      <w:pPr>
        <w:spacing w:line="480" w:lineRule="auto"/>
        <w:ind w:firstLine="1440"/>
        <w:jc w:val="both"/>
        <w:rPr>
          <w:ins w:id="175" w:author="SALSA" w:date="2026-09-25T21:07:00Z" w16du:dateUtc="2026-09-26T01:07:00Z"/>
        </w:rPr>
      </w:pPr>
      <w:ins w:id="176" w:author="SALSA" w:date="2026-09-25T21:07:00Z" w16du:dateUtc="2026-09-26T01:07:00Z">
        <w:r>
          <w:t>(4)  that the parent's rights as a parent may be adversely affected by placing or leaving the parent's child with another person;</w:t>
        </w:r>
      </w:ins>
    </w:p>
    <w:p w14:paraId="5D138E2D" w14:textId="77777777" w:rsidR="003F3435" w:rsidRDefault="0032493E">
      <w:pPr>
        <w:spacing w:line="480" w:lineRule="auto"/>
        <w:ind w:firstLine="1440"/>
        <w:jc w:val="both"/>
        <w:rPr>
          <w:ins w:id="177" w:author="SALSA" w:date="2026-09-25T21:07:00Z" w16du:dateUtc="2026-09-26T01:07:00Z"/>
        </w:rPr>
      </w:pPr>
      <w:ins w:id="178" w:author="SALSA" w:date="2026-09-25T21:07:00Z" w16du:dateUtc="2026-09-26T01:07:00Z">
        <w:r>
          <w:t>(5)  that the authorization agreement does not confer on the adult caregiver the rights of a managing or possessory conservator or legal guardian;</w:t>
        </w:r>
      </w:ins>
    </w:p>
    <w:p w14:paraId="52424E1B" w14:textId="77777777" w:rsidR="003F3435" w:rsidRDefault="0032493E">
      <w:pPr>
        <w:spacing w:line="480" w:lineRule="auto"/>
        <w:ind w:firstLine="1440"/>
        <w:jc w:val="both"/>
        <w:rPr>
          <w:ins w:id="179" w:author="SALSA" w:date="2026-09-25T21:07:00Z" w16du:dateUtc="2026-09-26T01:07:00Z"/>
        </w:rPr>
      </w:pPr>
      <w:ins w:id="180" w:author="SALSA" w:date="2026-09-25T21:07:00Z" w16du:dateUtc="2026-09-26T01:07:00Z">
        <w:r>
          <w:t>(6)  that a parent who is a party to the authorization agreement may terminate the authorization agreement and resume custody, possession, care, and control of the child on demand and that at any time the parent may request the return of the child;</w:t>
        </w:r>
      </w:ins>
    </w:p>
    <w:p w14:paraId="54BB4204" w14:textId="77777777" w:rsidR="003F3435" w:rsidRDefault="0032493E">
      <w:pPr>
        <w:spacing w:line="480" w:lineRule="auto"/>
        <w:ind w:firstLine="1440"/>
        <w:jc w:val="both"/>
        <w:rPr>
          <w:ins w:id="181" w:author="SALSA" w:date="2026-09-25T21:07:00Z" w16du:dateUtc="2026-09-26T01:07:00Z"/>
        </w:rPr>
      </w:pPr>
      <w:ins w:id="182" w:author="SALSA" w:date="2026-09-25T21:07:00Z" w16du:dateUtc="2026-09-26T01:07:00Z">
        <w:r>
          <w:t>(7)  that failure by the adult caregiver to return the child to the parent immediately on request may have criminal and civil consequences;</w:t>
        </w:r>
      </w:ins>
    </w:p>
    <w:p w14:paraId="2EE075FC" w14:textId="77777777" w:rsidR="003F3435" w:rsidRDefault="0032493E">
      <w:pPr>
        <w:spacing w:line="480" w:lineRule="auto"/>
        <w:ind w:firstLine="1440"/>
        <w:jc w:val="both"/>
        <w:rPr>
          <w:ins w:id="183" w:author="SALSA" w:date="2026-09-25T21:07:00Z" w16du:dateUtc="2026-09-26T01:07:00Z"/>
        </w:rPr>
      </w:pPr>
      <w:ins w:id="184" w:author="SALSA" w:date="2026-09-25T21:07:00Z" w16du:dateUtc="2026-09-26T01:07:00Z">
        <w:r>
          <w:t>(8)  that, under other applicable law, the adult caregiver may be liable for certain expenses relating to the child in the adult caregiver's care but that the parent still retains the parental obligation to support the child;</w:t>
        </w:r>
      </w:ins>
    </w:p>
    <w:p w14:paraId="741B18EA" w14:textId="77777777" w:rsidR="003F3435" w:rsidRDefault="0032493E">
      <w:pPr>
        <w:spacing w:line="480" w:lineRule="auto"/>
        <w:ind w:firstLine="1440"/>
        <w:jc w:val="both"/>
        <w:rPr>
          <w:ins w:id="185" w:author="SALSA" w:date="2026-09-25T21:07:00Z" w16du:dateUtc="2026-09-26T01:07:00Z"/>
        </w:rPr>
      </w:pPr>
      <w:ins w:id="186" w:author="SALSA" w:date="2026-09-25T21:07:00Z" w16du:dateUtc="2026-09-26T01:07:00Z">
        <w:r>
          <w:t>(9)  that, in certain circumstances, the authorization agreement may not be entered into without written permission of the court;</w:t>
        </w:r>
      </w:ins>
    </w:p>
    <w:p w14:paraId="4E97B714" w14:textId="77777777" w:rsidR="003F3435" w:rsidRDefault="0032493E">
      <w:pPr>
        <w:spacing w:line="480" w:lineRule="auto"/>
        <w:ind w:firstLine="1440"/>
        <w:jc w:val="both"/>
        <w:rPr>
          <w:ins w:id="187" w:author="SALSA" w:date="2026-09-25T21:07:00Z" w16du:dateUtc="2026-09-26T01:07:00Z"/>
        </w:rPr>
      </w:pPr>
      <w:ins w:id="188" w:author="SALSA" w:date="2026-09-25T21:07:00Z" w16du:dateUtc="2026-09-26T01:07:00Z">
        <w:r>
          <w:t>(10)  that the authorization agreement may be terminated by certain court orders affecting the child;</w:t>
        </w:r>
      </w:ins>
    </w:p>
    <w:p w14:paraId="2D574DAA" w14:textId="77777777" w:rsidR="003F3435" w:rsidRDefault="0032493E">
      <w:pPr>
        <w:spacing w:line="480" w:lineRule="auto"/>
        <w:ind w:firstLine="1440"/>
        <w:jc w:val="both"/>
        <w:rPr>
          <w:ins w:id="189" w:author="SALSA" w:date="2026-09-25T21:07:00Z" w16du:dateUtc="2026-09-26T01:07:00Z"/>
        </w:rPr>
      </w:pPr>
      <w:ins w:id="190" w:author="SALSA" w:date="2026-09-25T21:07:00Z" w16du:dateUtc="2026-09-26T01:07:00Z">
        <w:r>
          <w:t>(11)  that the authorization agreement does not supersede, invalidate, or terminate any prior authorization agreement regarding the child;</w:t>
        </w:r>
      </w:ins>
    </w:p>
    <w:p w14:paraId="094B2C9B" w14:textId="77777777" w:rsidR="003F3435" w:rsidRDefault="0032493E">
      <w:pPr>
        <w:spacing w:line="480" w:lineRule="auto"/>
        <w:ind w:firstLine="1440"/>
        <w:jc w:val="both"/>
        <w:rPr>
          <w:ins w:id="191" w:author="SALSA" w:date="2026-09-25T21:07:00Z" w16du:dateUtc="2026-09-26T01:07:00Z"/>
        </w:rPr>
      </w:pPr>
      <w:ins w:id="192" w:author="SALSA" w:date="2026-09-25T21:07:00Z" w16du:dateUtc="2026-09-26T01:07:00Z">
        <w:r>
          <w:t>(12)  that the authorization agreement is void if a prior authorization agreement regarding the child is in effect and has not expired or been terminated;</w:t>
        </w:r>
      </w:ins>
    </w:p>
    <w:p w14:paraId="23FAF27A" w14:textId="77777777" w:rsidR="003F3435" w:rsidRDefault="0032493E">
      <w:pPr>
        <w:spacing w:line="480" w:lineRule="auto"/>
        <w:ind w:firstLine="1440"/>
        <w:jc w:val="both"/>
        <w:rPr>
          <w:ins w:id="193" w:author="SALSA" w:date="2026-09-25T21:07:00Z" w16du:dateUtc="2026-09-26T01:07:00Z"/>
        </w:rPr>
      </w:pPr>
      <w:ins w:id="194" w:author="SALSA" w:date="2026-09-25T21:07:00Z" w16du:dateUtc="2026-09-26T01:07:00Z">
        <w:r>
          <w:t>(13)  that, except as provided by Section 34.005(a-2), the authorization agreement is void unless not later than the 10th day after the date the authorization agreement is signed, the parties mail to a parent who was not a party to the authorization agreement at the parent's last known address, if the parent is living and the parent's parental rights have not been terminated:</w:t>
        </w:r>
      </w:ins>
    </w:p>
    <w:p w14:paraId="6D3506B0" w14:textId="77777777" w:rsidR="003F3435" w:rsidRDefault="0032493E">
      <w:pPr>
        <w:spacing w:line="480" w:lineRule="auto"/>
        <w:ind w:firstLine="2160"/>
        <w:jc w:val="both"/>
        <w:rPr>
          <w:ins w:id="195" w:author="SALSA" w:date="2026-09-25T21:07:00Z" w16du:dateUtc="2026-09-26T01:07:00Z"/>
        </w:rPr>
      </w:pPr>
      <w:ins w:id="196" w:author="SALSA" w:date="2026-09-25T21:07:00Z" w16du:dateUtc="2026-09-26T01:07:00Z">
        <w:r>
          <w:t>(A)  one copy of the authorization agreement by certified mail, return receipt requested, or international registered mail, return receipt requested, as applicable; and</w:t>
        </w:r>
      </w:ins>
    </w:p>
    <w:p w14:paraId="264E7C02" w14:textId="77777777" w:rsidR="003F3435" w:rsidRDefault="0032493E">
      <w:pPr>
        <w:spacing w:line="480" w:lineRule="auto"/>
        <w:ind w:firstLine="2160"/>
        <w:jc w:val="both"/>
        <w:rPr>
          <w:ins w:id="197" w:author="SALSA" w:date="2026-09-25T21:07:00Z" w16du:dateUtc="2026-09-26T01:07:00Z"/>
        </w:rPr>
      </w:pPr>
      <w:ins w:id="198" w:author="SALSA" w:date="2026-09-25T21:07:00Z" w16du:dateUtc="2026-09-26T01:07:00Z">
        <w:r>
          <w:t>(B)  one  copy of the authorization agreement by first class mail or international first class mail, as applicable; and</w:t>
        </w:r>
      </w:ins>
    </w:p>
    <w:p w14:paraId="2BF82C20" w14:textId="77777777" w:rsidR="003F3435" w:rsidRDefault="0032493E">
      <w:pPr>
        <w:spacing w:line="480" w:lineRule="auto"/>
        <w:ind w:firstLine="1440"/>
        <w:jc w:val="both"/>
        <w:rPr>
          <w:ins w:id="199" w:author="SALSA" w:date="2026-09-25T21:07:00Z" w16du:dateUtc="2026-09-26T01:07:00Z"/>
        </w:rPr>
      </w:pPr>
      <w:ins w:id="200" w:author="SALSA" w:date="2026-09-25T21:07:00Z" w16du:dateUtc="2026-09-26T01:07:00Z">
        <w:r>
          <w:t>(14)  that the authorization agreement does not confer on an adult caregiver the right to authorize the performance of an abortion on the child or the administration of emergency contraception to the child.</w:t>
        </w:r>
      </w:ins>
    </w:p>
    <w:p w14:paraId="6AC18178" w14:textId="77777777" w:rsidR="003F3435" w:rsidRDefault="0032493E">
      <w:pPr>
        <w:spacing w:line="480" w:lineRule="auto"/>
        <w:jc w:val="both"/>
        <w:rPr>
          <w:ins w:id="201" w:author="SALSA" w:date="2026-09-25T21:07:00Z" w16du:dateUtc="2026-09-26T01:07:00Z"/>
        </w:rPr>
      </w:pPr>
      <w:ins w:id="202" w:author="SALSA" w:date="2026-09-25T21:07:00Z" w16du:dateUtc="2026-09-26T01:07:00Z">
        <w:r>
          <w:t xml:space="preserve">Added by Acts 2009, 81st Leg., R.S., Ch. 815 (S.B. </w:t>
        </w:r>
        <w:r>
          <w:fldChar w:fldCharType="begin"/>
        </w:r>
        <w:r>
          <w:instrText>HYPERLINK "http://www.legis.state.tx.us/tlodocs/81R/billtext/html/SB01598F.HTM" \s "table" \h</w:instrText>
        </w:r>
        <w:r>
          <w:fldChar w:fldCharType="separate"/>
        </w:r>
        <w:r>
          <w:rPr>
            <w:rStyle w:val="Hyperlink"/>
          </w:rPr>
          <w:t>1598</w:t>
        </w:r>
        <w:r>
          <w:fldChar w:fldCharType="end"/>
        </w:r>
        <w:r>
          <w:t>), Sec. 1, eff. June 19, 2009.</w:t>
        </w:r>
      </w:ins>
    </w:p>
    <w:p w14:paraId="1C90BB20" w14:textId="77777777" w:rsidR="003F3435" w:rsidRDefault="0032493E">
      <w:pPr>
        <w:spacing w:line="480" w:lineRule="auto"/>
        <w:jc w:val="both"/>
        <w:rPr>
          <w:ins w:id="203" w:author="SALSA" w:date="2026-09-25T21:07:00Z" w16du:dateUtc="2026-09-26T01:07:00Z"/>
        </w:rPr>
      </w:pPr>
      <w:ins w:id="204" w:author="SALSA" w:date="2026-09-25T21:07:00Z" w16du:dateUtc="2026-09-26T01:07:00Z">
        <w:r>
          <w:t xml:space="preserve">Amended by: </w:t>
        </w:r>
      </w:ins>
    </w:p>
    <w:p w14:paraId="77678EFE" w14:textId="77777777" w:rsidR="003F3435" w:rsidRDefault="0032493E">
      <w:pPr>
        <w:spacing w:line="480" w:lineRule="auto"/>
        <w:ind w:firstLine="720"/>
        <w:jc w:val="both"/>
        <w:rPr>
          <w:ins w:id="205" w:author="SALSA" w:date="2026-09-25T21:07:00Z" w16du:dateUtc="2026-09-26T01:07:00Z"/>
        </w:rPr>
      </w:pPr>
      <w:ins w:id="206" w:author="SALSA" w:date="2026-09-25T21:07:00Z" w16du:dateUtc="2026-09-26T01:07:00Z">
        <w:r>
          <w:t xml:space="preserve">Acts 2011, 82nd Leg., R.S., Ch. 897 (S.B. </w:t>
        </w:r>
        <w:r>
          <w:fldChar w:fldCharType="begin"/>
        </w:r>
        <w:r>
          <w:instrText>HYPERLINK "http://www.legis.state.tx.us/tlodocs/82R/billtext/html/SB00482F.HTM" \s "table" \h</w:instrText>
        </w:r>
        <w:r>
          <w:fldChar w:fldCharType="separate"/>
        </w:r>
        <w:r>
          <w:rPr>
            <w:rStyle w:val="Hyperlink"/>
          </w:rPr>
          <w:t>482</w:t>
        </w:r>
        <w:r>
          <w:fldChar w:fldCharType="end"/>
        </w:r>
        <w:r>
          <w:t>), Sec. 3, eff. September 1, 2011.</w:t>
        </w:r>
      </w:ins>
    </w:p>
    <w:p w14:paraId="5AE59457" w14:textId="77777777" w:rsidR="003F3435" w:rsidRDefault="0032493E">
      <w:pPr>
        <w:spacing w:line="480" w:lineRule="auto"/>
        <w:ind w:firstLine="720"/>
        <w:jc w:val="both"/>
        <w:rPr>
          <w:ins w:id="207" w:author="SALSA" w:date="2026-09-25T21:07:00Z" w16du:dateUtc="2026-09-26T01:07:00Z"/>
        </w:rPr>
      </w:pPr>
      <w:ins w:id="208" w:author="SALSA" w:date="2026-09-25T21:07:00Z" w16du:dateUtc="2026-09-26T01:07:00Z">
        <w:r>
          <w:t xml:space="preserve">Acts 2017, 85th Leg., R.S., Ch. 244 (H.B. </w:t>
        </w:r>
        <w:r>
          <w:fldChar w:fldCharType="begin"/>
        </w:r>
        <w:r>
          <w:instrText>HYPERLINK "http://www.legis.state.tx.us/tlodocs/85R/billtext/html/HB00871F.HTM" \s "table" \h</w:instrText>
        </w:r>
        <w:r>
          <w:fldChar w:fldCharType="separate"/>
        </w:r>
        <w:r>
          <w:rPr>
            <w:rStyle w:val="Hyperlink"/>
          </w:rPr>
          <w:t>871</w:t>
        </w:r>
        <w:r>
          <w:fldChar w:fldCharType="end"/>
        </w:r>
        <w:r>
          <w:t>), Sec. 6, eff. September 1, 2017.</w:t>
        </w:r>
      </w:ins>
    </w:p>
    <w:p w14:paraId="3478C75D" w14:textId="77777777" w:rsidR="003F3435" w:rsidRDefault="0032493E">
      <w:pPr>
        <w:spacing w:line="480" w:lineRule="auto"/>
        <w:ind w:firstLine="720"/>
        <w:jc w:val="both"/>
        <w:rPr>
          <w:ins w:id="209" w:author="SALSA" w:date="2026-09-25T21:07:00Z" w16du:dateUtc="2026-09-26T01:07:00Z"/>
        </w:rPr>
      </w:pPr>
      <w:ins w:id="210" w:author="SALSA" w:date="2026-09-25T21:07:00Z" w16du:dateUtc="2026-09-26T01:07:00Z">
        <w:r>
          <w:t xml:space="preserve">Acts 2017, 85th Leg., R.S., Ch. 885 (H.B. </w:t>
        </w:r>
        <w:r>
          <w:fldChar w:fldCharType="begin"/>
        </w:r>
        <w:r>
          <w:instrText>HYPERLINK "http://www.legis.state.tx.us/tlodocs/85R/billtext/html/HB03052F.HTM" \s "table" \h</w:instrText>
        </w:r>
        <w:r>
          <w:fldChar w:fldCharType="separate"/>
        </w:r>
        <w:r>
          <w:rPr>
            <w:rStyle w:val="Hyperlink"/>
          </w:rPr>
          <w:t>3052</w:t>
        </w:r>
        <w:r>
          <w:fldChar w:fldCharType="end"/>
        </w:r>
        <w:r>
          <w:t>), Sec. 3, eff. September 1, 2017.</w:t>
        </w:r>
      </w:ins>
    </w:p>
    <w:p w14:paraId="18851AFF" w14:textId="77777777" w:rsidR="003F3435" w:rsidRDefault="0032493E">
      <w:pPr>
        <w:spacing w:line="480" w:lineRule="auto"/>
        <w:jc w:val="both"/>
        <w:rPr>
          <w:ins w:id="211" w:author="SALSA" w:date="2026-09-25T21:07:00Z" w16du:dateUtc="2026-09-26T01:07:00Z"/>
        </w:rPr>
      </w:pPr>
      <w:ins w:id="212" w:author="SALSA" w:date="2026-09-25T21:07:00Z" w16du:dateUtc="2026-09-26T01:07:00Z">
        <w:r>
          <w:t xml:space="preserve">                </w:t>
        </w:r>
      </w:ins>
    </w:p>
    <w:p w14:paraId="456964CE" w14:textId="77777777" w:rsidR="003F3435" w:rsidRDefault="0032493E">
      <w:pPr>
        <w:spacing w:line="480" w:lineRule="auto"/>
        <w:ind w:firstLine="720"/>
        <w:jc w:val="both"/>
        <w:rPr>
          <w:ins w:id="213" w:author="SALSA" w:date="2026-09-25T21:07:00Z" w16du:dateUtc="2026-09-26T01:07:00Z"/>
        </w:rPr>
      </w:pPr>
      <w:ins w:id="214" w:author="SALSA" w:date="2026-09-25T21:07:00Z" w16du:dateUtc="2026-09-26T01:07:00Z">
        <w:r>
          <w:t>Sec. 34.004.  EXECUTION OF AUTHORIZATION AGREEMENT.  (a)  The authorization agreement must be signed and sworn to before a notary public by the parent and the adult caregiver.</w:t>
        </w:r>
      </w:ins>
    </w:p>
    <w:p w14:paraId="774D0734" w14:textId="77777777" w:rsidR="003F3435" w:rsidRDefault="0032493E">
      <w:pPr>
        <w:spacing w:line="480" w:lineRule="auto"/>
        <w:ind w:firstLine="720"/>
        <w:jc w:val="both"/>
        <w:rPr>
          <w:ins w:id="215" w:author="SALSA" w:date="2026-09-25T21:07:00Z" w16du:dateUtc="2026-09-26T01:07:00Z"/>
        </w:rPr>
      </w:pPr>
      <w:ins w:id="216" w:author="SALSA" w:date="2026-09-25T21:07:00Z" w16du:dateUtc="2026-09-26T01:07:00Z">
        <w:r>
          <w:t>(b)  A parent may not execute an authorization agreement without a written order by the appropriate court if:</w:t>
        </w:r>
      </w:ins>
    </w:p>
    <w:p w14:paraId="611A43F5" w14:textId="77777777" w:rsidR="003F3435" w:rsidRDefault="0032493E">
      <w:pPr>
        <w:spacing w:line="480" w:lineRule="auto"/>
        <w:ind w:firstLine="1440"/>
        <w:jc w:val="both"/>
        <w:rPr>
          <w:ins w:id="217" w:author="SALSA" w:date="2026-09-25T21:07:00Z" w16du:dateUtc="2026-09-26T01:07:00Z"/>
        </w:rPr>
      </w:pPr>
      <w:ins w:id="218" w:author="SALSA" w:date="2026-09-25T21:07:00Z" w16du:dateUtc="2026-09-26T01:07:00Z">
        <w:r>
          <w:t>(1)  there is a court order or pending suit affecting the parent-child relationship concerning the child;</w:t>
        </w:r>
      </w:ins>
    </w:p>
    <w:p w14:paraId="47AE07C3" w14:textId="77777777" w:rsidR="003F3435" w:rsidRDefault="0032493E">
      <w:pPr>
        <w:spacing w:line="480" w:lineRule="auto"/>
        <w:ind w:firstLine="1440"/>
        <w:jc w:val="both"/>
        <w:rPr>
          <w:ins w:id="219" w:author="SALSA" w:date="2026-09-25T21:07:00Z" w16du:dateUtc="2026-09-26T01:07:00Z"/>
        </w:rPr>
      </w:pPr>
      <w:ins w:id="220" w:author="SALSA" w:date="2026-09-25T21:07:00Z" w16du:dateUtc="2026-09-26T01:07:00Z">
        <w:r>
          <w:t>(2)  there is pending litigation in any court concerning:</w:t>
        </w:r>
      </w:ins>
    </w:p>
    <w:p w14:paraId="7A6CA40B" w14:textId="77777777" w:rsidR="003F3435" w:rsidRDefault="0032493E">
      <w:pPr>
        <w:spacing w:line="480" w:lineRule="auto"/>
        <w:ind w:firstLine="2160"/>
        <w:jc w:val="both"/>
        <w:rPr>
          <w:ins w:id="221" w:author="SALSA" w:date="2026-09-25T21:07:00Z" w16du:dateUtc="2026-09-26T01:07:00Z"/>
        </w:rPr>
      </w:pPr>
      <w:ins w:id="222" w:author="SALSA" w:date="2026-09-25T21:07:00Z" w16du:dateUtc="2026-09-26T01:07:00Z">
        <w:r>
          <w:t>(A)  custody, possession, or placement of the child; or</w:t>
        </w:r>
      </w:ins>
    </w:p>
    <w:p w14:paraId="34DE42E4" w14:textId="77777777" w:rsidR="003F3435" w:rsidRDefault="0032493E">
      <w:pPr>
        <w:spacing w:line="480" w:lineRule="auto"/>
        <w:ind w:firstLine="2160"/>
        <w:jc w:val="both"/>
        <w:rPr>
          <w:ins w:id="223" w:author="SALSA" w:date="2026-09-25T21:07:00Z" w16du:dateUtc="2026-09-26T01:07:00Z"/>
        </w:rPr>
      </w:pPr>
      <w:ins w:id="224" w:author="SALSA" w:date="2026-09-25T21:07:00Z" w16du:dateUtc="2026-09-26T01:07:00Z">
        <w:r>
          <w:t>(B)  access to or visitation with the child; or</w:t>
        </w:r>
      </w:ins>
    </w:p>
    <w:p w14:paraId="4DB8F946" w14:textId="77777777" w:rsidR="003F3435" w:rsidRDefault="0032493E">
      <w:pPr>
        <w:spacing w:line="480" w:lineRule="auto"/>
        <w:ind w:firstLine="1440"/>
        <w:jc w:val="both"/>
        <w:rPr>
          <w:ins w:id="225" w:author="SALSA" w:date="2026-09-25T21:07:00Z" w16du:dateUtc="2026-09-26T01:07:00Z"/>
        </w:rPr>
      </w:pPr>
      <w:ins w:id="226" w:author="SALSA" w:date="2026-09-25T21:07:00Z" w16du:dateUtc="2026-09-26T01:07:00Z">
        <w:r>
          <w:t>(3)  a court has continuing, exclusive jurisdiction over the child.</w:t>
        </w:r>
      </w:ins>
    </w:p>
    <w:p w14:paraId="4C3FC11B" w14:textId="77777777" w:rsidR="003F3435" w:rsidRDefault="0032493E">
      <w:pPr>
        <w:spacing w:line="480" w:lineRule="auto"/>
        <w:ind w:firstLine="720"/>
        <w:jc w:val="both"/>
        <w:rPr>
          <w:ins w:id="227" w:author="SALSA" w:date="2026-09-25T21:07:00Z" w16du:dateUtc="2026-09-26T01:07:00Z"/>
        </w:rPr>
      </w:pPr>
      <w:ins w:id="228" w:author="SALSA" w:date="2026-09-25T21:07:00Z" w16du:dateUtc="2026-09-26T01:07:00Z">
        <w:r>
          <w:t>(c)  An authorization agreement obtained in violation of Subsection (b) is void.</w:t>
        </w:r>
      </w:ins>
    </w:p>
    <w:p w14:paraId="44DFF802" w14:textId="77777777" w:rsidR="003F3435" w:rsidRDefault="0032493E">
      <w:pPr>
        <w:spacing w:line="480" w:lineRule="auto"/>
        <w:jc w:val="both"/>
        <w:rPr>
          <w:ins w:id="229" w:author="SALSA" w:date="2026-09-25T21:07:00Z" w16du:dateUtc="2026-09-26T01:07:00Z"/>
        </w:rPr>
      </w:pPr>
      <w:ins w:id="230" w:author="SALSA" w:date="2026-09-25T21:07:00Z" w16du:dateUtc="2026-09-26T01:07:00Z">
        <w:r>
          <w:t xml:space="preserve">Added by Acts 2009, 81st Leg., R.S., Ch. 815 (S.B. </w:t>
        </w:r>
        <w:r>
          <w:fldChar w:fldCharType="begin"/>
        </w:r>
        <w:r>
          <w:instrText>HYPERLINK "http://www.legis.state.tx.us/tlodocs/81R/billtext/html/SB01598F.HTM" \s "table" \h</w:instrText>
        </w:r>
        <w:r>
          <w:fldChar w:fldCharType="separate"/>
        </w:r>
        <w:r>
          <w:rPr>
            <w:rStyle w:val="Hyperlink"/>
          </w:rPr>
          <w:t>1598</w:t>
        </w:r>
        <w:r>
          <w:fldChar w:fldCharType="end"/>
        </w:r>
        <w:r>
          <w:t>), Sec. 1, eff. June 19, 2009.</w:t>
        </w:r>
      </w:ins>
    </w:p>
    <w:p w14:paraId="5F3A3E57" w14:textId="77777777" w:rsidR="003F3435" w:rsidRDefault="0032493E">
      <w:pPr>
        <w:spacing w:line="480" w:lineRule="auto"/>
        <w:jc w:val="both"/>
        <w:rPr>
          <w:ins w:id="231" w:author="SALSA" w:date="2026-09-25T21:07:00Z" w16du:dateUtc="2026-09-26T01:07:00Z"/>
        </w:rPr>
      </w:pPr>
      <w:ins w:id="232" w:author="SALSA" w:date="2026-09-25T21:07:00Z" w16du:dateUtc="2026-09-26T01:07:00Z">
        <w:r>
          <w:t xml:space="preserve">Amended by: </w:t>
        </w:r>
      </w:ins>
    </w:p>
    <w:p w14:paraId="587672BC" w14:textId="77777777" w:rsidR="003F3435" w:rsidRDefault="0032493E">
      <w:pPr>
        <w:spacing w:line="480" w:lineRule="auto"/>
        <w:ind w:firstLine="720"/>
        <w:jc w:val="both"/>
        <w:rPr>
          <w:ins w:id="233" w:author="SALSA" w:date="2026-09-25T21:07:00Z" w16du:dateUtc="2026-09-26T01:07:00Z"/>
        </w:rPr>
      </w:pPr>
      <w:ins w:id="234" w:author="SALSA" w:date="2026-09-25T21:07:00Z" w16du:dateUtc="2026-09-26T01:07:00Z">
        <w:r>
          <w:t xml:space="preserve">Acts 2017, 85th Leg., R.S., Ch. 244 (H.B. </w:t>
        </w:r>
        <w:r>
          <w:fldChar w:fldCharType="begin"/>
        </w:r>
        <w:r>
          <w:instrText>HYPERLINK "http://www.legis.state.tx.us/tlodocs/85R/billtext/html/HB00871F.HTM" \s "table" \h</w:instrText>
        </w:r>
        <w:r>
          <w:fldChar w:fldCharType="separate"/>
        </w:r>
        <w:r>
          <w:rPr>
            <w:rStyle w:val="Hyperlink"/>
          </w:rPr>
          <w:t>871</w:t>
        </w:r>
        <w:r>
          <w:fldChar w:fldCharType="end"/>
        </w:r>
        <w:r>
          <w:t>), Sec. 7, eff. September 1, 2017.</w:t>
        </w:r>
      </w:ins>
    </w:p>
    <w:p w14:paraId="531C7C0C" w14:textId="77777777" w:rsidR="003F3435" w:rsidRDefault="0032493E">
      <w:pPr>
        <w:spacing w:line="480" w:lineRule="auto"/>
        <w:ind w:firstLine="720"/>
        <w:jc w:val="both"/>
        <w:rPr>
          <w:ins w:id="235" w:author="SALSA" w:date="2026-09-25T21:07:00Z" w16du:dateUtc="2026-09-26T01:07:00Z"/>
        </w:rPr>
      </w:pPr>
      <w:ins w:id="236" w:author="SALSA" w:date="2026-09-25T21:07:00Z" w16du:dateUtc="2026-09-26T01:07:00Z">
        <w:r>
          <w:t xml:space="preserve">Acts 2017, 85th Leg., R.S., Ch. 885 (H.B. </w:t>
        </w:r>
        <w:r>
          <w:fldChar w:fldCharType="begin"/>
        </w:r>
        <w:r>
          <w:instrText>HYPERLINK "http://www.legis.state.tx.us/tlodocs/85R/billtext/html/HB03052F.HTM" \s "table" \h</w:instrText>
        </w:r>
        <w:r>
          <w:fldChar w:fldCharType="separate"/>
        </w:r>
        <w:r>
          <w:rPr>
            <w:rStyle w:val="Hyperlink"/>
          </w:rPr>
          <w:t>3052</w:t>
        </w:r>
        <w:r>
          <w:fldChar w:fldCharType="end"/>
        </w:r>
        <w:r>
          <w:t>), Sec. 4, eff. September 1, 2017.</w:t>
        </w:r>
      </w:ins>
    </w:p>
    <w:p w14:paraId="06CFCBD4" w14:textId="77777777" w:rsidR="003F3435" w:rsidRDefault="0032493E">
      <w:pPr>
        <w:spacing w:line="480" w:lineRule="auto"/>
        <w:jc w:val="both"/>
        <w:rPr>
          <w:ins w:id="237" w:author="SALSA" w:date="2026-09-25T21:07:00Z" w16du:dateUtc="2026-09-26T01:07:00Z"/>
        </w:rPr>
      </w:pPr>
      <w:ins w:id="238" w:author="SALSA" w:date="2026-09-25T21:07:00Z" w16du:dateUtc="2026-09-26T01:07:00Z">
        <w:r>
          <w:t xml:space="preserve">                </w:t>
        </w:r>
      </w:ins>
    </w:p>
    <w:p w14:paraId="6CCB33F8" w14:textId="77777777" w:rsidR="003F3435" w:rsidRDefault="0032493E">
      <w:pPr>
        <w:spacing w:line="480" w:lineRule="auto"/>
        <w:ind w:firstLine="720"/>
        <w:jc w:val="both"/>
        <w:rPr>
          <w:ins w:id="239" w:author="SALSA" w:date="2026-09-25T21:07:00Z" w16du:dateUtc="2026-09-26T01:07:00Z"/>
        </w:rPr>
      </w:pPr>
      <w:ins w:id="240" w:author="SALSA" w:date="2026-09-25T21:07:00Z" w16du:dateUtc="2026-09-26T01:07:00Z">
        <w:r>
          <w:t>Sec. 34.005.  DUTIES OF PARTIES TO AUTHORIZATION AGREEMENT.  (a)  If both parents did not sign the authorization agreement, not later than the 10th day after the date the authorization agreement is executed the parties shall mail to the parent who was not a party to the authorization agreement at the parent's last known address, if that parent is living and that parent's parental rights have not been terminated:</w:t>
        </w:r>
      </w:ins>
    </w:p>
    <w:p w14:paraId="4A959486" w14:textId="77777777" w:rsidR="003F3435" w:rsidRDefault="0032493E">
      <w:pPr>
        <w:spacing w:line="480" w:lineRule="auto"/>
        <w:ind w:firstLine="1440"/>
        <w:jc w:val="both"/>
        <w:rPr>
          <w:ins w:id="241" w:author="SALSA" w:date="2026-09-25T21:07:00Z" w16du:dateUtc="2026-09-26T01:07:00Z"/>
        </w:rPr>
      </w:pPr>
      <w:ins w:id="242" w:author="SALSA" w:date="2026-09-25T21:07:00Z" w16du:dateUtc="2026-09-26T01:07:00Z">
        <w:r>
          <w:t>(1)  one copy of the executed authorization agreement by certified mail, return receipt requested, or international registered mail, return receipt requested, as applicable; and</w:t>
        </w:r>
      </w:ins>
    </w:p>
    <w:p w14:paraId="676FB404" w14:textId="77777777" w:rsidR="003F3435" w:rsidRDefault="0032493E">
      <w:pPr>
        <w:spacing w:line="480" w:lineRule="auto"/>
        <w:ind w:firstLine="1440"/>
        <w:jc w:val="both"/>
        <w:rPr>
          <w:ins w:id="243" w:author="SALSA" w:date="2026-09-25T21:07:00Z" w16du:dateUtc="2026-09-26T01:07:00Z"/>
        </w:rPr>
      </w:pPr>
      <w:ins w:id="244" w:author="SALSA" w:date="2026-09-25T21:07:00Z" w16du:dateUtc="2026-09-26T01:07:00Z">
        <w:r>
          <w:t>(2)  one copy of the executed authorization agreement by first class mail or international first class mail, as applicable.</w:t>
        </w:r>
      </w:ins>
    </w:p>
    <w:p w14:paraId="4359E767" w14:textId="77777777" w:rsidR="003F3435" w:rsidRDefault="0032493E">
      <w:pPr>
        <w:spacing w:line="480" w:lineRule="auto"/>
        <w:ind w:firstLine="720"/>
        <w:jc w:val="both"/>
        <w:rPr>
          <w:ins w:id="245" w:author="SALSA" w:date="2026-09-25T21:07:00Z" w16du:dateUtc="2026-09-26T01:07:00Z"/>
        </w:rPr>
      </w:pPr>
      <w:ins w:id="246" w:author="SALSA" w:date="2026-09-25T21:07:00Z" w16du:dateUtc="2026-09-26T01:07:00Z">
        <w:r>
          <w:t>(a-1)  Except as otherwise provided by Subsection (a-2), an authorization agreement is void if the parties fail to comply with Subsection (a).</w:t>
        </w:r>
      </w:ins>
    </w:p>
    <w:p w14:paraId="6B0F2E1C" w14:textId="77777777" w:rsidR="003F3435" w:rsidRDefault="0032493E">
      <w:pPr>
        <w:spacing w:line="480" w:lineRule="auto"/>
        <w:ind w:firstLine="720"/>
        <w:jc w:val="both"/>
        <w:rPr>
          <w:ins w:id="247" w:author="SALSA" w:date="2026-09-25T21:07:00Z" w16du:dateUtc="2026-09-26T01:07:00Z"/>
        </w:rPr>
      </w:pPr>
      <w:ins w:id="248" w:author="SALSA" w:date="2026-09-25T21:07:00Z" w16du:dateUtc="2026-09-26T01:07:00Z">
        <w:r>
          <w:t>(a-2)  Subsection (a) does not apply to an authorization agreement if the parent who was not a party to the authorization agreement:</w:t>
        </w:r>
      </w:ins>
    </w:p>
    <w:p w14:paraId="4068E441" w14:textId="77777777" w:rsidR="003F3435" w:rsidRDefault="0032493E">
      <w:pPr>
        <w:spacing w:line="480" w:lineRule="auto"/>
        <w:ind w:firstLine="1440"/>
        <w:jc w:val="both"/>
        <w:rPr>
          <w:ins w:id="249" w:author="SALSA" w:date="2026-09-25T21:07:00Z" w16du:dateUtc="2026-09-26T01:07:00Z"/>
        </w:rPr>
      </w:pPr>
      <w:ins w:id="250" w:author="SALSA" w:date="2026-09-25T21:07:00Z" w16du:dateUtc="2026-09-26T01:07:00Z">
        <w:r>
          <w:t>(1)  does not have court-ordered possession of or access to the child who is the subject of the authorization agreement; and</w:t>
        </w:r>
      </w:ins>
    </w:p>
    <w:p w14:paraId="130963AA" w14:textId="77777777" w:rsidR="003F3435" w:rsidRDefault="0032493E">
      <w:pPr>
        <w:spacing w:line="480" w:lineRule="auto"/>
        <w:ind w:firstLine="1440"/>
        <w:jc w:val="both"/>
        <w:rPr>
          <w:ins w:id="251" w:author="SALSA" w:date="2026-09-25T21:07:00Z" w16du:dateUtc="2026-09-26T01:07:00Z"/>
        </w:rPr>
      </w:pPr>
      <w:ins w:id="252" w:author="SALSA" w:date="2026-09-25T21:07:00Z" w16du:dateUtc="2026-09-26T01:07:00Z">
        <w:r>
          <w:t>(2)  has previously committed an act of family violence, as defined by Section 71.004, or assault against the parent who is a party to the authorization agreement, the child who is the subject of the authorization agreement, or another child of the parent who is a party to the authorization agreement, as documented by one or more of the following:</w:t>
        </w:r>
      </w:ins>
    </w:p>
    <w:p w14:paraId="6A412043" w14:textId="77777777" w:rsidR="003F3435" w:rsidRDefault="0032493E">
      <w:pPr>
        <w:spacing w:line="480" w:lineRule="auto"/>
        <w:ind w:firstLine="2160"/>
        <w:jc w:val="both"/>
        <w:rPr>
          <w:ins w:id="253" w:author="SALSA" w:date="2026-09-25T21:07:00Z" w16du:dateUtc="2026-09-26T01:07:00Z"/>
        </w:rPr>
      </w:pPr>
      <w:ins w:id="254" w:author="SALSA" w:date="2026-09-25T21:07:00Z" w16du:dateUtc="2026-09-26T01:07:00Z">
        <w:r>
          <w:t>(A)  the issuance of a protective order against the parent who was not a party to the authorization agreement as provided under Chapter 85 or under a similar law of another state; or</w:t>
        </w:r>
      </w:ins>
    </w:p>
    <w:p w14:paraId="5F7F8A52" w14:textId="77777777" w:rsidR="003F3435" w:rsidRDefault="0032493E">
      <w:pPr>
        <w:spacing w:line="480" w:lineRule="auto"/>
        <w:ind w:firstLine="2160"/>
        <w:jc w:val="both"/>
        <w:rPr>
          <w:ins w:id="255" w:author="SALSA" w:date="2026-09-25T21:07:00Z" w16du:dateUtc="2026-09-26T01:07:00Z"/>
        </w:rPr>
      </w:pPr>
      <w:ins w:id="256" w:author="SALSA" w:date="2026-09-25T21:07:00Z" w16du:dateUtc="2026-09-26T01:07:00Z">
        <w:r>
          <w:t>(B)  the conviction of the parent who was not a party to the authorization agreement of an offense under Title 5, Penal Code, or of another criminal offense in this state or in another state an element of which involves a violent act or prohibited sexual conduct.</w:t>
        </w:r>
      </w:ins>
    </w:p>
    <w:p w14:paraId="3AEA5FC7" w14:textId="77777777" w:rsidR="003F3435" w:rsidRDefault="0032493E">
      <w:pPr>
        <w:spacing w:line="480" w:lineRule="auto"/>
        <w:ind w:firstLine="720"/>
        <w:jc w:val="both"/>
        <w:rPr>
          <w:ins w:id="257" w:author="SALSA" w:date="2026-09-25T21:07:00Z" w16du:dateUtc="2026-09-26T01:07:00Z"/>
        </w:rPr>
      </w:pPr>
      <w:ins w:id="258" w:author="SALSA" w:date="2026-09-25T21:07:00Z" w16du:dateUtc="2026-09-26T01:07:00Z">
        <w:r>
          <w:t>(b)  A party to the authorization agreement shall immediately inform each other party of any change in the party's address or contact information.  If a party fails to comply with this subsection, the authorization agreement is voidable by the other party.</w:t>
        </w:r>
      </w:ins>
    </w:p>
    <w:p w14:paraId="4C693606" w14:textId="77777777" w:rsidR="003F3435" w:rsidRDefault="0032493E">
      <w:pPr>
        <w:spacing w:line="480" w:lineRule="auto"/>
        <w:jc w:val="both"/>
        <w:rPr>
          <w:ins w:id="259" w:author="SALSA" w:date="2026-09-25T21:07:00Z" w16du:dateUtc="2026-09-26T01:07:00Z"/>
        </w:rPr>
      </w:pPr>
      <w:ins w:id="260" w:author="SALSA" w:date="2026-09-25T21:07:00Z" w16du:dateUtc="2026-09-26T01:07:00Z">
        <w:r>
          <w:t xml:space="preserve">Added by Acts 2009, 81st Leg., R.S., Ch. 815 (S.B. </w:t>
        </w:r>
        <w:r>
          <w:fldChar w:fldCharType="begin"/>
        </w:r>
        <w:r>
          <w:instrText>HYPERLINK "http://www.legis.state.tx.us/tlodocs/81R/billtext/html/SB01598F.HTM" \s "table" \h</w:instrText>
        </w:r>
        <w:r>
          <w:fldChar w:fldCharType="separate"/>
        </w:r>
        <w:r>
          <w:rPr>
            <w:rStyle w:val="Hyperlink"/>
          </w:rPr>
          <w:t>1598</w:t>
        </w:r>
        <w:r>
          <w:fldChar w:fldCharType="end"/>
        </w:r>
        <w:r>
          <w:t>), Sec. 1, eff. June 19, 2009.</w:t>
        </w:r>
      </w:ins>
    </w:p>
    <w:p w14:paraId="7B4A711F" w14:textId="77777777" w:rsidR="003F3435" w:rsidRDefault="0032493E">
      <w:pPr>
        <w:spacing w:line="480" w:lineRule="auto"/>
        <w:jc w:val="both"/>
        <w:rPr>
          <w:ins w:id="261" w:author="SALSA" w:date="2026-09-25T21:07:00Z" w16du:dateUtc="2026-09-26T01:07:00Z"/>
        </w:rPr>
      </w:pPr>
      <w:ins w:id="262" w:author="SALSA" w:date="2026-09-25T21:07:00Z" w16du:dateUtc="2026-09-26T01:07:00Z">
        <w:r>
          <w:t xml:space="preserve">Amended by: </w:t>
        </w:r>
      </w:ins>
    </w:p>
    <w:p w14:paraId="71E2B682" w14:textId="77777777" w:rsidR="003F3435" w:rsidRDefault="0032493E">
      <w:pPr>
        <w:spacing w:line="480" w:lineRule="auto"/>
        <w:ind w:firstLine="720"/>
        <w:jc w:val="both"/>
        <w:rPr>
          <w:ins w:id="263" w:author="SALSA" w:date="2026-09-25T21:07:00Z" w16du:dateUtc="2026-09-26T01:07:00Z"/>
        </w:rPr>
      </w:pPr>
      <w:ins w:id="264" w:author="SALSA" w:date="2026-09-25T21:07:00Z" w16du:dateUtc="2026-09-26T01:07:00Z">
        <w:r>
          <w:t xml:space="preserve">Acts 2011, 82nd Leg., R.S., Ch. 897 (S.B. </w:t>
        </w:r>
        <w:r>
          <w:fldChar w:fldCharType="begin"/>
        </w:r>
        <w:r>
          <w:instrText>HYPERLINK "http://www.legis.state.tx.us/tlodocs/82R/billtext/html/SB00482F.HTM" \s "table" \h</w:instrText>
        </w:r>
        <w:r>
          <w:fldChar w:fldCharType="separate"/>
        </w:r>
        <w:r>
          <w:rPr>
            <w:rStyle w:val="Hyperlink"/>
          </w:rPr>
          <w:t>482</w:t>
        </w:r>
        <w:r>
          <w:fldChar w:fldCharType="end"/>
        </w:r>
        <w:r>
          <w:t>), Sec. 4, eff. September 1, 2011.</w:t>
        </w:r>
      </w:ins>
    </w:p>
    <w:p w14:paraId="218089FF" w14:textId="77777777" w:rsidR="003F3435" w:rsidRDefault="0032493E">
      <w:pPr>
        <w:spacing w:line="480" w:lineRule="auto"/>
        <w:ind w:firstLine="720"/>
        <w:jc w:val="both"/>
        <w:rPr>
          <w:ins w:id="265" w:author="SALSA" w:date="2026-09-25T21:07:00Z" w16du:dateUtc="2026-09-26T01:07:00Z"/>
        </w:rPr>
      </w:pPr>
      <w:ins w:id="266" w:author="SALSA" w:date="2026-09-25T21:07:00Z" w16du:dateUtc="2026-09-26T01:07:00Z">
        <w:r>
          <w:t xml:space="preserve">Acts 2017, 85th Leg., R.S., Ch. 885 (H.B. </w:t>
        </w:r>
        <w:r>
          <w:fldChar w:fldCharType="begin"/>
        </w:r>
        <w:r>
          <w:instrText>HYPERLINK "http://www.legis.state.tx.us/tlodocs/85R/billtext/html/HB03052F.HTM" \s "table" \h</w:instrText>
        </w:r>
        <w:r>
          <w:fldChar w:fldCharType="separate"/>
        </w:r>
        <w:r>
          <w:rPr>
            <w:rStyle w:val="Hyperlink"/>
          </w:rPr>
          <w:t>3052</w:t>
        </w:r>
        <w:r>
          <w:fldChar w:fldCharType="end"/>
        </w:r>
        <w:r>
          <w:t>), Sec. 5, eff. September 1, 2017.</w:t>
        </w:r>
      </w:ins>
    </w:p>
    <w:p w14:paraId="5B3ABD59" w14:textId="77777777" w:rsidR="003F3435" w:rsidRDefault="0032493E">
      <w:pPr>
        <w:spacing w:line="480" w:lineRule="auto"/>
        <w:jc w:val="both"/>
        <w:rPr>
          <w:ins w:id="267" w:author="SALSA" w:date="2026-09-25T21:07:00Z" w16du:dateUtc="2026-09-26T01:07:00Z"/>
        </w:rPr>
      </w:pPr>
      <w:ins w:id="268" w:author="SALSA" w:date="2026-09-25T21:07:00Z" w16du:dateUtc="2026-09-26T01:07:00Z">
        <w:r>
          <w:t xml:space="preserve">                </w:t>
        </w:r>
      </w:ins>
    </w:p>
    <w:p w14:paraId="777EE4A2" w14:textId="77777777" w:rsidR="003F3435" w:rsidRDefault="0032493E">
      <w:pPr>
        <w:spacing w:line="480" w:lineRule="auto"/>
        <w:ind w:firstLine="720"/>
        <w:jc w:val="both"/>
        <w:rPr>
          <w:ins w:id="269" w:author="SALSA" w:date="2026-09-25T21:07:00Z" w16du:dateUtc="2026-09-26T01:07:00Z"/>
        </w:rPr>
      </w:pPr>
      <w:ins w:id="270" w:author="SALSA" w:date="2026-09-25T21:07:00Z" w16du:dateUtc="2026-09-26T01:07:00Z">
        <w:r>
          <w:t>Sec. 34.006.  AUTHORIZATION VOIDABLE.  An authorization agreement is voidable by a party if the other party knowingly:</w:t>
        </w:r>
      </w:ins>
    </w:p>
    <w:p w14:paraId="5A160ADE" w14:textId="77777777" w:rsidR="003F3435" w:rsidRDefault="0032493E">
      <w:pPr>
        <w:spacing w:line="480" w:lineRule="auto"/>
        <w:ind w:firstLine="1440"/>
        <w:jc w:val="both"/>
        <w:rPr>
          <w:ins w:id="271" w:author="SALSA" w:date="2026-09-25T21:07:00Z" w16du:dateUtc="2026-09-26T01:07:00Z"/>
        </w:rPr>
      </w:pPr>
      <w:ins w:id="272" w:author="SALSA" w:date="2026-09-25T21:07:00Z" w16du:dateUtc="2026-09-26T01:07:00Z">
        <w:r>
          <w:t>(1)  obtained the authorization agreement by fraud, duress, or misrepresentation; or</w:t>
        </w:r>
      </w:ins>
    </w:p>
    <w:p w14:paraId="1AABD5C5" w14:textId="77777777" w:rsidR="003F3435" w:rsidRDefault="0032493E">
      <w:pPr>
        <w:spacing w:line="480" w:lineRule="auto"/>
        <w:ind w:firstLine="1440"/>
        <w:jc w:val="both"/>
        <w:rPr>
          <w:ins w:id="273" w:author="SALSA" w:date="2026-09-25T21:07:00Z" w16du:dateUtc="2026-09-26T01:07:00Z"/>
        </w:rPr>
      </w:pPr>
      <w:ins w:id="274" w:author="SALSA" w:date="2026-09-25T21:07:00Z" w16du:dateUtc="2026-09-26T01:07:00Z">
        <w:r>
          <w:t>(2)  made a false statement on the authorization agreement.</w:t>
        </w:r>
      </w:ins>
    </w:p>
    <w:p w14:paraId="4D34A85A" w14:textId="77777777" w:rsidR="003F3435" w:rsidRDefault="0032493E">
      <w:pPr>
        <w:spacing w:line="480" w:lineRule="auto"/>
        <w:jc w:val="both"/>
        <w:rPr>
          <w:ins w:id="275" w:author="SALSA" w:date="2026-09-25T21:07:00Z" w16du:dateUtc="2026-09-26T01:07:00Z"/>
        </w:rPr>
      </w:pPr>
      <w:ins w:id="276" w:author="SALSA" w:date="2026-09-25T21:07:00Z" w16du:dateUtc="2026-09-26T01:07:00Z">
        <w:r>
          <w:t xml:space="preserve">Added by Acts 2009, 81st Leg., R.S., Ch. 815 (S.B. </w:t>
        </w:r>
        <w:r>
          <w:fldChar w:fldCharType="begin"/>
        </w:r>
        <w:r>
          <w:instrText>HYPERLINK "http://www.legis.state.tx.us/tlodocs/81R/billtext/html/SB01598F.HTM" \s "table" \h</w:instrText>
        </w:r>
        <w:r>
          <w:fldChar w:fldCharType="separate"/>
        </w:r>
        <w:r>
          <w:rPr>
            <w:rStyle w:val="Hyperlink"/>
          </w:rPr>
          <w:t>1598</w:t>
        </w:r>
        <w:r>
          <w:fldChar w:fldCharType="end"/>
        </w:r>
        <w:r>
          <w:t>), Sec. 1, eff. June 19, 2009.</w:t>
        </w:r>
      </w:ins>
    </w:p>
    <w:p w14:paraId="782B70F7" w14:textId="77777777" w:rsidR="003F3435" w:rsidRDefault="0032493E">
      <w:pPr>
        <w:spacing w:line="480" w:lineRule="auto"/>
        <w:jc w:val="both"/>
        <w:rPr>
          <w:ins w:id="277" w:author="SALSA" w:date="2026-09-25T21:07:00Z" w16du:dateUtc="2026-09-26T01:07:00Z"/>
        </w:rPr>
      </w:pPr>
      <w:ins w:id="278" w:author="SALSA" w:date="2026-09-25T21:07:00Z" w16du:dateUtc="2026-09-26T01:07:00Z">
        <w:r>
          <w:t xml:space="preserve">                </w:t>
        </w:r>
      </w:ins>
    </w:p>
    <w:p w14:paraId="35999FA1" w14:textId="77777777" w:rsidR="003F3435" w:rsidRDefault="0032493E">
      <w:pPr>
        <w:spacing w:line="480" w:lineRule="auto"/>
        <w:ind w:firstLine="720"/>
        <w:jc w:val="both"/>
        <w:rPr>
          <w:ins w:id="279" w:author="SALSA" w:date="2026-09-25T21:07:00Z" w16du:dateUtc="2026-09-26T01:07:00Z"/>
        </w:rPr>
      </w:pPr>
      <w:ins w:id="280" w:author="SALSA" w:date="2026-09-25T21:07:00Z" w16du:dateUtc="2026-09-26T01:07:00Z">
        <w:r>
          <w:t>Sec. 34.007.  EFFECT OF AUTHORIZATION AGREEMENT.  (a)  A person who is not a party to the authorization agreement who relies in good faith on an authorization agreement under this chapter, without actual knowledge that the authorization agreement is void, revoked, or invalid, is not subject to civil or criminal liability to any person, and is not subject to professional disciplinary action, for that reliance if the agreement is completed as required by this chapter.</w:t>
        </w:r>
      </w:ins>
    </w:p>
    <w:p w14:paraId="618DAC8B" w14:textId="77777777" w:rsidR="003F3435" w:rsidRDefault="0032493E">
      <w:pPr>
        <w:spacing w:line="480" w:lineRule="auto"/>
        <w:ind w:firstLine="720"/>
        <w:jc w:val="both"/>
        <w:rPr>
          <w:ins w:id="281" w:author="SALSA" w:date="2026-09-25T21:07:00Z" w16du:dateUtc="2026-09-26T01:07:00Z"/>
        </w:rPr>
      </w:pPr>
      <w:ins w:id="282" w:author="SALSA" w:date="2026-09-25T21:07:00Z" w16du:dateUtc="2026-09-26T01:07:00Z">
        <w:r>
          <w:t>(b)  The authorization agreement does not affect the rights of the child's parent or legal guardian regarding the care, custody, and control of the child, and does not mean that the adult caregiver has legal custody of the child.</w:t>
        </w:r>
      </w:ins>
    </w:p>
    <w:p w14:paraId="13212E29" w14:textId="77777777" w:rsidR="003F3435" w:rsidRDefault="0032493E">
      <w:pPr>
        <w:spacing w:line="480" w:lineRule="auto"/>
        <w:ind w:firstLine="720"/>
        <w:jc w:val="both"/>
        <w:rPr>
          <w:ins w:id="283" w:author="SALSA" w:date="2026-09-25T21:07:00Z" w16du:dateUtc="2026-09-26T01:07:00Z"/>
        </w:rPr>
      </w:pPr>
      <w:ins w:id="284" w:author="SALSA" w:date="2026-09-25T21:07:00Z" w16du:dateUtc="2026-09-26T01:07:00Z">
        <w:r>
          <w:t>(c)  An authorization agreement executed under this chapter does not confer or affect standing or a right of intervention in any proceeding under Title 5.</w:t>
        </w:r>
      </w:ins>
    </w:p>
    <w:p w14:paraId="7AF49051" w14:textId="77777777" w:rsidR="003F3435" w:rsidRDefault="0032493E">
      <w:pPr>
        <w:spacing w:line="480" w:lineRule="auto"/>
        <w:jc w:val="both"/>
        <w:rPr>
          <w:ins w:id="285" w:author="SALSA" w:date="2026-09-25T21:07:00Z" w16du:dateUtc="2026-09-26T01:07:00Z"/>
        </w:rPr>
      </w:pPr>
      <w:ins w:id="286" w:author="SALSA" w:date="2026-09-25T21:07:00Z" w16du:dateUtc="2026-09-26T01:07:00Z">
        <w:r>
          <w:t xml:space="preserve">Added by Acts 2009, 81st Leg., R.S., Ch. 815 (S.B. </w:t>
        </w:r>
        <w:r>
          <w:fldChar w:fldCharType="begin"/>
        </w:r>
        <w:r>
          <w:instrText>HYPERLINK "http://www.legis.state.tx.us/tlodocs/81R/billtext/html/SB01598F.HTM" \s "table" \h</w:instrText>
        </w:r>
        <w:r>
          <w:fldChar w:fldCharType="separate"/>
        </w:r>
        <w:r>
          <w:rPr>
            <w:rStyle w:val="Hyperlink"/>
          </w:rPr>
          <w:t>1598</w:t>
        </w:r>
        <w:r>
          <w:fldChar w:fldCharType="end"/>
        </w:r>
        <w:r>
          <w:t>), Sec. 1, eff. June 19, 2009.</w:t>
        </w:r>
      </w:ins>
    </w:p>
    <w:p w14:paraId="135160D3" w14:textId="77777777" w:rsidR="003F3435" w:rsidRDefault="0032493E">
      <w:pPr>
        <w:spacing w:line="480" w:lineRule="auto"/>
        <w:jc w:val="both"/>
        <w:rPr>
          <w:ins w:id="287" w:author="SALSA" w:date="2026-09-25T21:07:00Z" w16du:dateUtc="2026-09-26T01:07:00Z"/>
        </w:rPr>
      </w:pPr>
      <w:ins w:id="288" w:author="SALSA" w:date="2026-09-25T21:07:00Z" w16du:dateUtc="2026-09-26T01:07:00Z">
        <w:r>
          <w:t xml:space="preserve">Amended by: </w:t>
        </w:r>
      </w:ins>
    </w:p>
    <w:p w14:paraId="33FC399F" w14:textId="77777777" w:rsidR="003F3435" w:rsidRDefault="0032493E">
      <w:pPr>
        <w:spacing w:line="480" w:lineRule="auto"/>
        <w:ind w:firstLine="720"/>
        <w:jc w:val="both"/>
        <w:rPr>
          <w:ins w:id="289" w:author="SALSA" w:date="2026-09-25T21:07:00Z" w16du:dateUtc="2026-09-26T01:07:00Z"/>
        </w:rPr>
      </w:pPr>
      <w:ins w:id="290" w:author="SALSA" w:date="2026-09-25T21:07:00Z" w16du:dateUtc="2026-09-26T01:07:00Z">
        <w:r>
          <w:t xml:space="preserve">Acts 2017, 85th Leg., R.S., Ch. 244 (H.B. </w:t>
        </w:r>
        <w:r>
          <w:fldChar w:fldCharType="begin"/>
        </w:r>
        <w:r>
          <w:instrText>HYPERLINK "http://www.legis.state.tx.us/tlodocs/85R/billtext/html/HB00871F.HTM" \s "table" \h</w:instrText>
        </w:r>
        <w:r>
          <w:fldChar w:fldCharType="separate"/>
        </w:r>
        <w:r>
          <w:rPr>
            <w:rStyle w:val="Hyperlink"/>
          </w:rPr>
          <w:t>871</w:t>
        </w:r>
        <w:r>
          <w:fldChar w:fldCharType="end"/>
        </w:r>
        <w:r>
          <w:t>), Sec. 8, eff. September 1, 2017.</w:t>
        </w:r>
      </w:ins>
    </w:p>
    <w:p w14:paraId="6E3B60BA" w14:textId="77777777" w:rsidR="003F3435" w:rsidRDefault="0032493E">
      <w:pPr>
        <w:spacing w:line="480" w:lineRule="auto"/>
        <w:jc w:val="both"/>
        <w:rPr>
          <w:ins w:id="291" w:author="SALSA" w:date="2026-09-25T21:07:00Z" w16du:dateUtc="2026-09-26T01:07:00Z"/>
        </w:rPr>
      </w:pPr>
      <w:ins w:id="292" w:author="SALSA" w:date="2026-09-25T21:07:00Z" w16du:dateUtc="2026-09-26T01:07:00Z">
        <w:r>
          <w:t xml:space="preserve">                </w:t>
        </w:r>
      </w:ins>
    </w:p>
    <w:p w14:paraId="76FAA2D9" w14:textId="77777777" w:rsidR="003F3435" w:rsidRDefault="0032493E">
      <w:pPr>
        <w:spacing w:line="480" w:lineRule="auto"/>
        <w:ind w:firstLine="720"/>
        <w:jc w:val="both"/>
        <w:rPr>
          <w:ins w:id="293" w:author="SALSA" w:date="2026-09-25T21:07:00Z" w16du:dateUtc="2026-09-26T01:07:00Z"/>
        </w:rPr>
      </w:pPr>
      <w:ins w:id="294" w:author="SALSA" w:date="2026-09-25T21:07:00Z" w16du:dateUtc="2026-09-26T01:07:00Z">
        <w:r>
          <w:t>Sec. 34.0075.  TERM OF AUTHORIZATION AGREEMENT.  An authorization agreement executed under this chapter is for a term of six months from the date the parties enter into the agreement and renews automatically for six-month terms unless:</w:t>
        </w:r>
      </w:ins>
    </w:p>
    <w:p w14:paraId="0846529A" w14:textId="77777777" w:rsidR="003F3435" w:rsidRDefault="0032493E">
      <w:pPr>
        <w:spacing w:line="480" w:lineRule="auto"/>
        <w:ind w:firstLine="1440"/>
        <w:jc w:val="both"/>
        <w:rPr>
          <w:ins w:id="295" w:author="SALSA" w:date="2026-09-25T21:07:00Z" w16du:dateUtc="2026-09-26T01:07:00Z"/>
        </w:rPr>
      </w:pPr>
      <w:ins w:id="296" w:author="SALSA" w:date="2026-09-25T21:07:00Z" w16du:dateUtc="2026-09-26T01:07:00Z">
        <w:r>
          <w:t xml:space="preserve">(1)  an earlier expiration date is stated in the authorization agreement; </w:t>
        </w:r>
      </w:ins>
    </w:p>
    <w:p w14:paraId="0CDB837D" w14:textId="77777777" w:rsidR="003F3435" w:rsidRDefault="0032493E">
      <w:pPr>
        <w:spacing w:line="480" w:lineRule="auto"/>
        <w:ind w:firstLine="1440"/>
        <w:jc w:val="both"/>
        <w:rPr>
          <w:ins w:id="297" w:author="SALSA" w:date="2026-09-25T21:07:00Z" w16du:dateUtc="2026-09-26T01:07:00Z"/>
        </w:rPr>
      </w:pPr>
      <w:ins w:id="298" w:author="SALSA" w:date="2026-09-25T21:07:00Z" w16du:dateUtc="2026-09-26T01:07:00Z">
        <w:r>
          <w:t>(2)  the authorization agreement is terminated as provided by Section 34.008; or</w:t>
        </w:r>
      </w:ins>
    </w:p>
    <w:p w14:paraId="5C5005F6" w14:textId="77777777" w:rsidR="003F3435" w:rsidRDefault="0032493E">
      <w:pPr>
        <w:spacing w:line="480" w:lineRule="auto"/>
        <w:ind w:firstLine="1440"/>
        <w:jc w:val="both"/>
        <w:rPr>
          <w:ins w:id="299" w:author="SALSA" w:date="2026-09-25T21:07:00Z" w16du:dateUtc="2026-09-26T01:07:00Z"/>
        </w:rPr>
      </w:pPr>
      <w:ins w:id="300" w:author="SALSA" w:date="2026-09-25T21:07:00Z" w16du:dateUtc="2026-09-26T01:07:00Z">
        <w:r>
          <w:t xml:space="preserve">(3)  a court authorizes the continuation of the agreement as provided by Section 34.008(b). </w:t>
        </w:r>
      </w:ins>
    </w:p>
    <w:p w14:paraId="05018703" w14:textId="77777777" w:rsidR="003F3435" w:rsidRDefault="0032493E">
      <w:pPr>
        <w:spacing w:line="480" w:lineRule="auto"/>
        <w:jc w:val="both"/>
        <w:rPr>
          <w:ins w:id="301" w:author="SALSA" w:date="2026-09-25T21:07:00Z" w16du:dateUtc="2026-09-26T01:07:00Z"/>
        </w:rPr>
      </w:pPr>
      <w:ins w:id="302" w:author="SALSA" w:date="2026-09-25T21:07:00Z" w16du:dateUtc="2026-09-26T01:07:00Z">
        <w:r>
          <w:t xml:space="preserve">Added by Acts 2017, 85th Leg., R.S., Ch. 244 (H.B. </w:t>
        </w:r>
        <w:r>
          <w:fldChar w:fldCharType="begin"/>
        </w:r>
        <w:r>
          <w:instrText>HYPERLINK "http://www.legis.state.tx.us/tlodocs/85R/billtext/html/HB00871F.HTM" \s "table" \h</w:instrText>
        </w:r>
        <w:r>
          <w:fldChar w:fldCharType="separate"/>
        </w:r>
        <w:r>
          <w:rPr>
            <w:rStyle w:val="Hyperlink"/>
          </w:rPr>
          <w:t>871</w:t>
        </w:r>
        <w:r>
          <w:fldChar w:fldCharType="end"/>
        </w:r>
        <w:r>
          <w:t>), Sec. 9, eff. September 1, 2017.</w:t>
        </w:r>
      </w:ins>
    </w:p>
    <w:p w14:paraId="26A52CFF" w14:textId="77777777" w:rsidR="003F3435" w:rsidRDefault="0032493E">
      <w:pPr>
        <w:spacing w:line="480" w:lineRule="auto"/>
        <w:jc w:val="both"/>
        <w:rPr>
          <w:ins w:id="303" w:author="SALSA" w:date="2026-09-25T21:07:00Z" w16du:dateUtc="2026-09-26T01:07:00Z"/>
        </w:rPr>
      </w:pPr>
      <w:ins w:id="304" w:author="SALSA" w:date="2026-09-25T21:07:00Z" w16du:dateUtc="2026-09-26T01:07:00Z">
        <w:r>
          <w:t xml:space="preserve">                </w:t>
        </w:r>
      </w:ins>
    </w:p>
    <w:p w14:paraId="29BC013D" w14:textId="77777777" w:rsidR="003F3435" w:rsidRDefault="0032493E">
      <w:pPr>
        <w:spacing w:line="480" w:lineRule="auto"/>
        <w:ind w:firstLine="720"/>
        <w:jc w:val="both"/>
        <w:rPr>
          <w:ins w:id="305" w:author="SALSA" w:date="2026-09-25T21:07:00Z" w16du:dateUtc="2026-09-26T01:07:00Z"/>
        </w:rPr>
      </w:pPr>
      <w:ins w:id="306" w:author="SALSA" w:date="2026-09-25T21:07:00Z" w16du:dateUtc="2026-09-26T01:07:00Z">
        <w:r>
          <w:t>Sec. 34.008.  TERMINATION OF AUTHORIZATION AGREEMENT.  (a)  Except as provided by Subsection (b), an authorization agreement under this chapter terminates if, after the execution of the authorization agreement, a court enters an order:</w:t>
        </w:r>
      </w:ins>
    </w:p>
    <w:p w14:paraId="2C884964" w14:textId="77777777" w:rsidR="003F3435" w:rsidRDefault="0032493E">
      <w:pPr>
        <w:spacing w:line="480" w:lineRule="auto"/>
        <w:ind w:firstLine="1440"/>
        <w:jc w:val="both"/>
        <w:rPr>
          <w:ins w:id="307" w:author="SALSA" w:date="2026-09-25T21:07:00Z" w16du:dateUtc="2026-09-26T01:07:00Z"/>
        </w:rPr>
      </w:pPr>
      <w:ins w:id="308" w:author="SALSA" w:date="2026-09-25T21:07:00Z" w16du:dateUtc="2026-09-26T01:07:00Z">
        <w:r>
          <w:t>(1)  affecting the parent-child relationship;</w:t>
        </w:r>
      </w:ins>
    </w:p>
    <w:p w14:paraId="03745F11" w14:textId="77777777" w:rsidR="003F3435" w:rsidRDefault="0032493E">
      <w:pPr>
        <w:spacing w:line="480" w:lineRule="auto"/>
        <w:ind w:firstLine="1440"/>
        <w:jc w:val="both"/>
        <w:rPr>
          <w:ins w:id="309" w:author="SALSA" w:date="2026-09-25T21:07:00Z" w16du:dateUtc="2026-09-26T01:07:00Z"/>
        </w:rPr>
      </w:pPr>
      <w:ins w:id="310" w:author="SALSA" w:date="2026-09-25T21:07:00Z" w16du:dateUtc="2026-09-26T01:07:00Z">
        <w:r>
          <w:t>(2)  concerning custody, possession, or placement of the child;</w:t>
        </w:r>
      </w:ins>
    </w:p>
    <w:p w14:paraId="226FCB92" w14:textId="77777777" w:rsidR="003F3435" w:rsidRDefault="0032493E">
      <w:pPr>
        <w:spacing w:line="480" w:lineRule="auto"/>
        <w:ind w:firstLine="1440"/>
        <w:jc w:val="both"/>
        <w:rPr>
          <w:ins w:id="311" w:author="SALSA" w:date="2026-09-25T21:07:00Z" w16du:dateUtc="2026-09-26T01:07:00Z"/>
        </w:rPr>
      </w:pPr>
      <w:ins w:id="312" w:author="SALSA" w:date="2026-09-25T21:07:00Z" w16du:dateUtc="2026-09-26T01:07:00Z">
        <w:r>
          <w:t>(3)  concerning access to or visitation with the child; or</w:t>
        </w:r>
      </w:ins>
    </w:p>
    <w:p w14:paraId="35E162F3" w14:textId="77777777" w:rsidR="003F3435" w:rsidRDefault="0032493E">
      <w:pPr>
        <w:spacing w:line="480" w:lineRule="auto"/>
        <w:ind w:firstLine="1440"/>
        <w:jc w:val="both"/>
        <w:rPr>
          <w:ins w:id="313" w:author="SALSA" w:date="2026-09-25T21:07:00Z" w16du:dateUtc="2026-09-26T01:07:00Z"/>
        </w:rPr>
      </w:pPr>
      <w:ins w:id="314" w:author="SALSA" w:date="2026-09-25T21:07:00Z" w16du:dateUtc="2026-09-26T01:07:00Z">
        <w:r>
          <w:t>(4)  regarding the appointment of a guardian for the child under Subchapter B, Chapter 1104, Estates Code.</w:t>
        </w:r>
      </w:ins>
    </w:p>
    <w:p w14:paraId="229DE5FC" w14:textId="77777777" w:rsidR="003F3435" w:rsidRDefault="0032493E">
      <w:pPr>
        <w:spacing w:line="480" w:lineRule="auto"/>
        <w:ind w:firstLine="720"/>
        <w:jc w:val="both"/>
        <w:rPr>
          <w:ins w:id="315" w:author="SALSA" w:date="2026-09-25T21:07:00Z" w16du:dateUtc="2026-09-26T01:07:00Z"/>
        </w:rPr>
      </w:pPr>
      <w:ins w:id="316" w:author="SALSA" w:date="2026-09-25T21:07:00Z" w16du:dateUtc="2026-09-26T01:07:00Z">
        <w:r>
          <w:t>(b)  An authorization agreement may continue after a court order described by Subsection (a) is entered if the court entering the order gives written permission.</w:t>
        </w:r>
      </w:ins>
    </w:p>
    <w:p w14:paraId="1E8CC8FE" w14:textId="77777777" w:rsidR="003F3435" w:rsidRDefault="0032493E">
      <w:pPr>
        <w:spacing w:line="480" w:lineRule="auto"/>
        <w:ind w:firstLine="720"/>
        <w:jc w:val="both"/>
        <w:rPr>
          <w:ins w:id="317" w:author="SALSA" w:date="2026-09-25T21:07:00Z" w16du:dateUtc="2026-09-26T01:07:00Z"/>
        </w:rPr>
      </w:pPr>
      <w:ins w:id="318" w:author="SALSA" w:date="2026-09-25T21:07:00Z" w16du:dateUtc="2026-09-26T01:07:00Z">
        <w:r>
          <w:t>(c)  An authorization agreement under this chapter terminates on written revocation by a party to the authorization agreement if the party:</w:t>
        </w:r>
      </w:ins>
    </w:p>
    <w:p w14:paraId="1A0786F3" w14:textId="77777777" w:rsidR="003F3435" w:rsidRDefault="0032493E">
      <w:pPr>
        <w:spacing w:line="480" w:lineRule="auto"/>
        <w:ind w:firstLine="1440"/>
        <w:jc w:val="both"/>
        <w:rPr>
          <w:ins w:id="319" w:author="SALSA" w:date="2026-09-25T21:07:00Z" w16du:dateUtc="2026-09-26T01:07:00Z"/>
        </w:rPr>
      </w:pPr>
      <w:ins w:id="320" w:author="SALSA" w:date="2026-09-25T21:07:00Z" w16du:dateUtc="2026-09-26T01:07:00Z">
        <w:r>
          <w:t>(1)  gives each party written notice of the revocation;</w:t>
        </w:r>
      </w:ins>
    </w:p>
    <w:p w14:paraId="2DD0E77A" w14:textId="77777777" w:rsidR="003F3435" w:rsidRDefault="0032493E">
      <w:pPr>
        <w:spacing w:line="480" w:lineRule="auto"/>
        <w:ind w:firstLine="1440"/>
        <w:jc w:val="both"/>
        <w:rPr>
          <w:ins w:id="321" w:author="SALSA" w:date="2026-09-25T21:07:00Z" w16du:dateUtc="2026-09-26T01:07:00Z"/>
        </w:rPr>
      </w:pPr>
      <w:ins w:id="322" w:author="SALSA" w:date="2026-09-25T21:07:00Z" w16du:dateUtc="2026-09-26T01:07:00Z">
        <w:r>
          <w:t>(2)  files the written revocation with the clerk of the county in which:</w:t>
        </w:r>
      </w:ins>
    </w:p>
    <w:p w14:paraId="424D0CEF" w14:textId="77777777" w:rsidR="003F3435" w:rsidRDefault="0032493E">
      <w:pPr>
        <w:spacing w:line="480" w:lineRule="auto"/>
        <w:ind w:firstLine="2160"/>
        <w:jc w:val="both"/>
        <w:rPr>
          <w:ins w:id="323" w:author="SALSA" w:date="2026-09-25T21:07:00Z" w16du:dateUtc="2026-09-26T01:07:00Z"/>
        </w:rPr>
      </w:pPr>
      <w:ins w:id="324" w:author="SALSA" w:date="2026-09-25T21:07:00Z" w16du:dateUtc="2026-09-26T01:07:00Z">
        <w:r>
          <w:t>(A)  the child resides;</w:t>
        </w:r>
      </w:ins>
    </w:p>
    <w:p w14:paraId="20F60FF5" w14:textId="77777777" w:rsidR="003F3435" w:rsidRDefault="0032493E">
      <w:pPr>
        <w:spacing w:line="480" w:lineRule="auto"/>
        <w:ind w:firstLine="2160"/>
        <w:jc w:val="both"/>
        <w:rPr>
          <w:ins w:id="325" w:author="SALSA" w:date="2026-09-25T21:07:00Z" w16du:dateUtc="2026-09-26T01:07:00Z"/>
        </w:rPr>
      </w:pPr>
      <w:ins w:id="326" w:author="SALSA" w:date="2026-09-25T21:07:00Z" w16du:dateUtc="2026-09-26T01:07:00Z">
        <w:r>
          <w:t>(B)  the child resided at the time the authorization agreement was executed; or</w:t>
        </w:r>
      </w:ins>
    </w:p>
    <w:p w14:paraId="1ACEE965" w14:textId="77777777" w:rsidR="003F3435" w:rsidRDefault="0032493E">
      <w:pPr>
        <w:spacing w:line="480" w:lineRule="auto"/>
        <w:ind w:firstLine="2160"/>
        <w:jc w:val="both"/>
        <w:rPr>
          <w:ins w:id="327" w:author="SALSA" w:date="2026-09-25T21:07:00Z" w16du:dateUtc="2026-09-26T01:07:00Z"/>
        </w:rPr>
      </w:pPr>
      <w:ins w:id="328" w:author="SALSA" w:date="2026-09-25T21:07:00Z" w16du:dateUtc="2026-09-26T01:07:00Z">
        <w:r>
          <w:t>(C)  the adult caregiver resides; and</w:t>
        </w:r>
      </w:ins>
    </w:p>
    <w:p w14:paraId="0EDC94CC" w14:textId="77777777" w:rsidR="003F3435" w:rsidRDefault="0032493E">
      <w:pPr>
        <w:spacing w:line="480" w:lineRule="auto"/>
        <w:ind w:firstLine="1440"/>
        <w:jc w:val="both"/>
        <w:rPr>
          <w:ins w:id="329" w:author="SALSA" w:date="2026-09-25T21:07:00Z" w16du:dateUtc="2026-09-26T01:07:00Z"/>
        </w:rPr>
      </w:pPr>
      <w:ins w:id="330" w:author="SALSA" w:date="2026-09-25T21:07:00Z" w16du:dateUtc="2026-09-26T01:07:00Z">
        <w:r>
          <w:t>(3)  files the written revocation with the clerk of each court:</w:t>
        </w:r>
      </w:ins>
    </w:p>
    <w:p w14:paraId="3F450610" w14:textId="77777777" w:rsidR="003F3435" w:rsidRDefault="0032493E">
      <w:pPr>
        <w:spacing w:line="480" w:lineRule="auto"/>
        <w:ind w:firstLine="2160"/>
        <w:jc w:val="both"/>
        <w:rPr>
          <w:ins w:id="331" w:author="SALSA" w:date="2026-09-25T21:07:00Z" w16du:dateUtc="2026-09-26T01:07:00Z"/>
        </w:rPr>
      </w:pPr>
      <w:ins w:id="332" w:author="SALSA" w:date="2026-09-25T21:07:00Z" w16du:dateUtc="2026-09-26T01:07:00Z">
        <w:r>
          <w:t>(A)  that has continuing, exclusive jurisdiction over the child;</w:t>
        </w:r>
      </w:ins>
    </w:p>
    <w:p w14:paraId="5606773E" w14:textId="77777777" w:rsidR="003F3435" w:rsidRDefault="0032493E">
      <w:pPr>
        <w:spacing w:line="480" w:lineRule="auto"/>
        <w:ind w:firstLine="2160"/>
        <w:jc w:val="both"/>
        <w:rPr>
          <w:ins w:id="333" w:author="SALSA" w:date="2026-09-25T21:07:00Z" w16du:dateUtc="2026-09-26T01:07:00Z"/>
        </w:rPr>
      </w:pPr>
      <w:ins w:id="334" w:author="SALSA" w:date="2026-09-25T21:07:00Z" w16du:dateUtc="2026-09-26T01:07:00Z">
        <w:r>
          <w:t>(B)  in which there is a court order or pending suit affecting the parent-child relationship concerning the child;</w:t>
        </w:r>
      </w:ins>
    </w:p>
    <w:p w14:paraId="511960C9" w14:textId="77777777" w:rsidR="003F3435" w:rsidRDefault="0032493E">
      <w:pPr>
        <w:spacing w:line="480" w:lineRule="auto"/>
        <w:ind w:firstLine="2160"/>
        <w:jc w:val="both"/>
        <w:rPr>
          <w:ins w:id="335" w:author="SALSA" w:date="2026-09-25T21:07:00Z" w16du:dateUtc="2026-09-26T01:07:00Z"/>
        </w:rPr>
      </w:pPr>
      <w:ins w:id="336" w:author="SALSA" w:date="2026-09-25T21:07:00Z" w16du:dateUtc="2026-09-26T01:07:00Z">
        <w:r>
          <w:t>(C)  in which there is pending litigation concerning:</w:t>
        </w:r>
      </w:ins>
    </w:p>
    <w:p w14:paraId="55A2E200" w14:textId="77777777" w:rsidR="003F3435" w:rsidRDefault="0032493E">
      <w:pPr>
        <w:spacing w:line="480" w:lineRule="auto"/>
        <w:ind w:firstLine="2880"/>
        <w:jc w:val="both"/>
        <w:rPr>
          <w:ins w:id="337" w:author="SALSA" w:date="2026-09-25T21:07:00Z" w16du:dateUtc="2026-09-26T01:07:00Z"/>
        </w:rPr>
      </w:pPr>
      <w:ins w:id="338" w:author="SALSA" w:date="2026-09-25T21:07:00Z" w16du:dateUtc="2026-09-26T01:07:00Z">
        <w:r>
          <w:t>(i)  custody, possession, or placement of the child; or</w:t>
        </w:r>
      </w:ins>
    </w:p>
    <w:p w14:paraId="64C4F1D0" w14:textId="77777777" w:rsidR="003F3435" w:rsidRDefault="0032493E">
      <w:pPr>
        <w:spacing w:line="480" w:lineRule="auto"/>
        <w:ind w:firstLine="2880"/>
        <w:jc w:val="both"/>
        <w:rPr>
          <w:ins w:id="339" w:author="SALSA" w:date="2026-09-25T21:07:00Z" w16du:dateUtc="2026-09-26T01:07:00Z"/>
        </w:rPr>
      </w:pPr>
      <w:ins w:id="340" w:author="SALSA" w:date="2026-09-25T21:07:00Z" w16du:dateUtc="2026-09-26T01:07:00Z">
        <w:r>
          <w:t>(ii)  access to or visitation with the child; or</w:t>
        </w:r>
      </w:ins>
    </w:p>
    <w:p w14:paraId="727DB444" w14:textId="77777777" w:rsidR="003F3435" w:rsidRDefault="0032493E">
      <w:pPr>
        <w:spacing w:line="480" w:lineRule="auto"/>
        <w:ind w:firstLine="2160"/>
        <w:jc w:val="both"/>
        <w:rPr>
          <w:ins w:id="341" w:author="SALSA" w:date="2026-09-25T21:07:00Z" w16du:dateUtc="2026-09-26T01:07:00Z"/>
        </w:rPr>
      </w:pPr>
      <w:ins w:id="342" w:author="SALSA" w:date="2026-09-25T21:07:00Z" w16du:dateUtc="2026-09-26T01:07:00Z">
        <w:r>
          <w:t>(D)  that has entered an order regarding the appointment of a guardian for the child under Subchapter B, Chapter 1104, Estates Code.</w:t>
        </w:r>
      </w:ins>
    </w:p>
    <w:p w14:paraId="5B7990A2" w14:textId="77777777" w:rsidR="003F3435" w:rsidRDefault="0032493E">
      <w:pPr>
        <w:spacing w:line="480" w:lineRule="auto"/>
        <w:ind w:firstLine="720"/>
        <w:jc w:val="both"/>
        <w:rPr>
          <w:ins w:id="343" w:author="SALSA" w:date="2026-09-25T21:07:00Z" w16du:dateUtc="2026-09-26T01:07:00Z"/>
        </w:rPr>
      </w:pPr>
      <w:ins w:id="344" w:author="SALSA" w:date="2026-09-25T21:07:00Z" w16du:dateUtc="2026-09-26T01:07:00Z">
        <w:r>
          <w:t xml:space="preserve">(d)  Repealed by Acts 2017, 85th Leg., R.S., Ch. 244 (H.B. </w:t>
        </w:r>
        <w:r>
          <w:fldChar w:fldCharType="begin"/>
        </w:r>
        <w:r>
          <w:instrText>HYPERLINK "http://www.legis.state.tx.us/tlodocs/85R/billtext/html/HB00871F.HTM" \s "table" \h</w:instrText>
        </w:r>
        <w:r>
          <w:fldChar w:fldCharType="separate"/>
        </w:r>
        <w:r>
          <w:rPr>
            <w:rStyle w:val="Hyperlink"/>
          </w:rPr>
          <w:t>871</w:t>
        </w:r>
        <w:r>
          <w:fldChar w:fldCharType="end"/>
        </w:r>
        <w:r>
          <w:t>), Sec. 13, eff. September 1, 2017.</w:t>
        </w:r>
      </w:ins>
    </w:p>
    <w:p w14:paraId="61AE8153" w14:textId="77777777" w:rsidR="003F3435" w:rsidRDefault="0032493E">
      <w:pPr>
        <w:spacing w:line="480" w:lineRule="auto"/>
        <w:ind w:firstLine="720"/>
        <w:jc w:val="both"/>
        <w:rPr>
          <w:ins w:id="345" w:author="SALSA" w:date="2026-09-25T21:07:00Z" w16du:dateUtc="2026-09-26T01:07:00Z"/>
        </w:rPr>
      </w:pPr>
      <w:ins w:id="346" w:author="SALSA" w:date="2026-09-25T21:07:00Z" w16du:dateUtc="2026-09-26T01:07:00Z">
        <w:r>
          <w:t>(e)  If both parents have signed the authorization agreement, either parent may revoke the authorization agreement without the other parent's consent.</w:t>
        </w:r>
      </w:ins>
    </w:p>
    <w:p w14:paraId="7EA42B42" w14:textId="77777777" w:rsidR="003F3435" w:rsidRDefault="0032493E">
      <w:pPr>
        <w:spacing w:line="480" w:lineRule="auto"/>
        <w:ind w:firstLine="720"/>
        <w:jc w:val="both"/>
        <w:rPr>
          <w:ins w:id="347" w:author="SALSA" w:date="2026-09-25T21:07:00Z" w16du:dateUtc="2026-09-26T01:07:00Z"/>
        </w:rPr>
      </w:pPr>
      <w:ins w:id="348" w:author="SALSA" w:date="2026-09-25T21:07:00Z" w16du:dateUtc="2026-09-26T01:07:00Z">
        <w:r>
          <w:t>(f)  Execution of a subsequent authorization agreement does not by itself supersede, invalidate, or terminate a prior authorization agreement.</w:t>
        </w:r>
      </w:ins>
    </w:p>
    <w:p w14:paraId="7B1C8892" w14:textId="77777777" w:rsidR="003F3435" w:rsidRDefault="0032493E">
      <w:pPr>
        <w:spacing w:line="480" w:lineRule="auto"/>
        <w:jc w:val="both"/>
        <w:rPr>
          <w:ins w:id="349" w:author="SALSA" w:date="2026-09-25T21:07:00Z" w16du:dateUtc="2026-09-26T01:07:00Z"/>
        </w:rPr>
      </w:pPr>
      <w:ins w:id="350" w:author="SALSA" w:date="2026-09-25T21:07:00Z" w16du:dateUtc="2026-09-26T01:07:00Z">
        <w:r>
          <w:t xml:space="preserve">Added by Acts 2009, 81st Leg., R.S., Ch. 815 (S.B. </w:t>
        </w:r>
        <w:r>
          <w:fldChar w:fldCharType="begin"/>
        </w:r>
        <w:r>
          <w:instrText>HYPERLINK "http://www.legis.state.tx.us/tlodocs/81R/billtext/html/SB01598F.HTM" \s "table" \h</w:instrText>
        </w:r>
        <w:r>
          <w:fldChar w:fldCharType="separate"/>
        </w:r>
        <w:r>
          <w:rPr>
            <w:rStyle w:val="Hyperlink"/>
          </w:rPr>
          <w:t>1598</w:t>
        </w:r>
        <w:r>
          <w:fldChar w:fldCharType="end"/>
        </w:r>
        <w:r>
          <w:t>), Sec. 1, eff. June 19, 2009.</w:t>
        </w:r>
      </w:ins>
    </w:p>
    <w:p w14:paraId="10B04426" w14:textId="77777777" w:rsidR="003F3435" w:rsidRDefault="0032493E">
      <w:pPr>
        <w:spacing w:line="480" w:lineRule="auto"/>
        <w:jc w:val="both"/>
        <w:rPr>
          <w:ins w:id="351" w:author="SALSA" w:date="2026-09-25T21:07:00Z" w16du:dateUtc="2026-09-26T01:07:00Z"/>
        </w:rPr>
      </w:pPr>
      <w:ins w:id="352" w:author="SALSA" w:date="2026-09-25T21:07:00Z" w16du:dateUtc="2026-09-26T01:07:00Z">
        <w:r>
          <w:t xml:space="preserve">Amended by: </w:t>
        </w:r>
      </w:ins>
    </w:p>
    <w:p w14:paraId="55332A10" w14:textId="77777777" w:rsidR="003F3435" w:rsidRDefault="0032493E">
      <w:pPr>
        <w:spacing w:line="480" w:lineRule="auto"/>
        <w:ind w:firstLine="720"/>
        <w:jc w:val="both"/>
        <w:rPr>
          <w:ins w:id="353" w:author="SALSA" w:date="2026-09-25T21:07:00Z" w16du:dateUtc="2026-09-26T01:07:00Z"/>
        </w:rPr>
      </w:pPr>
      <w:ins w:id="354" w:author="SALSA" w:date="2026-09-25T21:07:00Z" w16du:dateUtc="2026-09-26T01:07:00Z">
        <w:r>
          <w:t xml:space="preserve">Acts 2011, 82nd Leg., R.S., Ch. 897 (S.B. </w:t>
        </w:r>
        <w:r>
          <w:fldChar w:fldCharType="begin"/>
        </w:r>
        <w:r>
          <w:instrText>HYPERLINK "http://www.legis.state.tx.us/tlodocs/82R/billtext/html/SB00482F.HTM" \s "table" \h</w:instrText>
        </w:r>
        <w:r>
          <w:fldChar w:fldCharType="separate"/>
        </w:r>
        <w:r>
          <w:rPr>
            <w:rStyle w:val="Hyperlink"/>
          </w:rPr>
          <w:t>482</w:t>
        </w:r>
        <w:r>
          <w:fldChar w:fldCharType="end"/>
        </w:r>
        <w:r>
          <w:t>), Sec. 5, eff. September 1, 2011.</w:t>
        </w:r>
      </w:ins>
    </w:p>
    <w:p w14:paraId="26E193DC" w14:textId="77777777" w:rsidR="003F3435" w:rsidRDefault="0032493E">
      <w:pPr>
        <w:spacing w:line="480" w:lineRule="auto"/>
        <w:ind w:firstLine="720"/>
        <w:jc w:val="both"/>
        <w:rPr>
          <w:ins w:id="355" w:author="SALSA" w:date="2026-09-25T21:07:00Z" w16du:dateUtc="2026-09-26T01:07:00Z"/>
        </w:rPr>
      </w:pPr>
      <w:ins w:id="356" w:author="SALSA" w:date="2026-09-25T21:07:00Z" w16du:dateUtc="2026-09-26T01:07:00Z">
        <w:r>
          <w:t xml:space="preserve">Acts 2017, 85th Leg., R.S., Ch. 244 (H.B. </w:t>
        </w:r>
        <w:r>
          <w:fldChar w:fldCharType="begin"/>
        </w:r>
        <w:r>
          <w:instrText>HYPERLINK "http://www.legis.state.tx.us/tlodocs/85R/billtext/html/HB00871F.HTM" \s "table" \h</w:instrText>
        </w:r>
        <w:r>
          <w:fldChar w:fldCharType="separate"/>
        </w:r>
        <w:r>
          <w:rPr>
            <w:rStyle w:val="Hyperlink"/>
          </w:rPr>
          <w:t>871</w:t>
        </w:r>
        <w:r>
          <w:fldChar w:fldCharType="end"/>
        </w:r>
        <w:r>
          <w:t>), Sec. 10, eff. September 1, 2017.</w:t>
        </w:r>
      </w:ins>
    </w:p>
    <w:p w14:paraId="36F235EA" w14:textId="77777777" w:rsidR="003F3435" w:rsidRDefault="0032493E">
      <w:pPr>
        <w:spacing w:line="480" w:lineRule="auto"/>
        <w:ind w:firstLine="720"/>
        <w:jc w:val="both"/>
        <w:rPr>
          <w:ins w:id="357" w:author="SALSA" w:date="2026-09-25T21:07:00Z" w16du:dateUtc="2026-09-26T01:07:00Z"/>
        </w:rPr>
      </w:pPr>
      <w:ins w:id="358" w:author="SALSA" w:date="2026-09-25T21:07:00Z" w16du:dateUtc="2026-09-26T01:07:00Z">
        <w:r>
          <w:t xml:space="preserve">Acts 2017, 85th Leg., R.S., Ch. 244 (H.B. </w:t>
        </w:r>
        <w:r>
          <w:fldChar w:fldCharType="begin"/>
        </w:r>
        <w:r>
          <w:instrText>HYPERLINK "http://www.legis.state.tx.us/tlodocs/85R/billtext/html/HB00871F.HTM" \s "table" \h</w:instrText>
        </w:r>
        <w:r>
          <w:fldChar w:fldCharType="separate"/>
        </w:r>
        <w:r>
          <w:rPr>
            <w:rStyle w:val="Hyperlink"/>
          </w:rPr>
          <w:t>871</w:t>
        </w:r>
        <w:r>
          <w:fldChar w:fldCharType="end"/>
        </w:r>
        <w:r>
          <w:t>), Sec. 13, eff. September 1, 2017.</w:t>
        </w:r>
      </w:ins>
    </w:p>
    <w:p w14:paraId="050B276E" w14:textId="77777777" w:rsidR="003F3435" w:rsidRDefault="0032493E">
      <w:pPr>
        <w:spacing w:line="480" w:lineRule="auto"/>
        <w:ind w:firstLine="720"/>
        <w:jc w:val="both"/>
        <w:rPr>
          <w:ins w:id="359" w:author="SALSA" w:date="2026-09-25T21:07:00Z" w16du:dateUtc="2026-09-26T01:07:00Z"/>
        </w:rPr>
      </w:pPr>
      <w:ins w:id="360" w:author="SALSA" w:date="2026-09-25T21:07:00Z" w16du:dateUtc="2026-09-26T01:07:00Z">
        <w:r>
          <w:t xml:space="preserve">Acts 2017, 85th Leg., R.S., Ch. 324 (S.B. </w:t>
        </w:r>
        <w:r>
          <w:fldChar w:fldCharType="begin"/>
        </w:r>
        <w:r>
          <w:instrText>HYPERLINK "http://www.legis.state.tx.us/tlodocs/85R/billtext/html/SB01488F.HTM" \s "table" \h</w:instrText>
        </w:r>
        <w:r>
          <w:fldChar w:fldCharType="separate"/>
        </w:r>
        <w:r>
          <w:rPr>
            <w:rStyle w:val="Hyperlink"/>
          </w:rPr>
          <w:t>1488</w:t>
        </w:r>
        <w:r>
          <w:fldChar w:fldCharType="end"/>
        </w:r>
        <w:r>
          <w:t>), Sec. 22.017, eff. September 1, 2017.</w:t>
        </w:r>
      </w:ins>
    </w:p>
    <w:p w14:paraId="17F45D23" w14:textId="77777777" w:rsidR="003F3435" w:rsidRDefault="0032493E">
      <w:pPr>
        <w:spacing w:line="480" w:lineRule="auto"/>
        <w:jc w:val="both"/>
        <w:rPr>
          <w:ins w:id="361" w:author="SALSA" w:date="2026-09-25T21:07:00Z" w16du:dateUtc="2026-09-26T01:07:00Z"/>
        </w:rPr>
      </w:pPr>
      <w:ins w:id="362" w:author="SALSA" w:date="2026-09-25T21:07:00Z" w16du:dateUtc="2026-09-26T01:07:00Z">
        <w:r>
          <w:t xml:space="preserve">                </w:t>
        </w:r>
      </w:ins>
    </w:p>
    <w:p w14:paraId="14A5C7B5" w14:textId="77777777" w:rsidR="003F3435" w:rsidRDefault="0032493E">
      <w:pPr>
        <w:spacing w:line="480" w:lineRule="auto"/>
        <w:ind w:firstLine="720"/>
        <w:jc w:val="both"/>
        <w:rPr>
          <w:ins w:id="363" w:author="SALSA" w:date="2026-09-25T21:07:00Z" w16du:dateUtc="2026-09-26T01:07:00Z"/>
        </w:rPr>
      </w:pPr>
      <w:ins w:id="364" w:author="SALSA" w:date="2026-09-25T21:07:00Z" w16du:dateUtc="2026-09-26T01:07:00Z">
        <w:r>
          <w:t>Sec. 34.009.  PENALTY.  (a)  A person commits an offense if the person knowingly:</w:t>
        </w:r>
      </w:ins>
    </w:p>
    <w:p w14:paraId="36EB22E0" w14:textId="77777777" w:rsidR="003F3435" w:rsidRDefault="0032493E">
      <w:pPr>
        <w:spacing w:line="480" w:lineRule="auto"/>
        <w:ind w:firstLine="1440"/>
        <w:jc w:val="both"/>
        <w:rPr>
          <w:ins w:id="365" w:author="SALSA" w:date="2026-09-25T21:07:00Z" w16du:dateUtc="2026-09-26T01:07:00Z"/>
        </w:rPr>
      </w:pPr>
      <w:ins w:id="366" w:author="SALSA" w:date="2026-09-25T21:07:00Z" w16du:dateUtc="2026-09-26T01:07:00Z">
        <w:r>
          <w:t>(1)  presents a document that is not a valid authorization agreement as a valid authorization agreement under this chapter;</w:t>
        </w:r>
      </w:ins>
    </w:p>
    <w:p w14:paraId="75A5C716" w14:textId="77777777" w:rsidR="003F3435" w:rsidRDefault="0032493E">
      <w:pPr>
        <w:spacing w:line="480" w:lineRule="auto"/>
        <w:ind w:firstLine="1440"/>
        <w:jc w:val="both"/>
        <w:rPr>
          <w:ins w:id="367" w:author="SALSA" w:date="2026-09-25T21:07:00Z" w16du:dateUtc="2026-09-26T01:07:00Z"/>
        </w:rPr>
      </w:pPr>
      <w:ins w:id="368" w:author="SALSA" w:date="2026-09-25T21:07:00Z" w16du:dateUtc="2026-09-26T01:07:00Z">
        <w:r>
          <w:t>(2)  makes a false statement on an authorization agreement; or</w:t>
        </w:r>
      </w:ins>
    </w:p>
    <w:p w14:paraId="73D37D6B" w14:textId="77777777" w:rsidR="003F3435" w:rsidRDefault="0032493E">
      <w:pPr>
        <w:spacing w:line="480" w:lineRule="auto"/>
        <w:ind w:firstLine="1440"/>
        <w:jc w:val="both"/>
        <w:rPr>
          <w:ins w:id="369" w:author="SALSA" w:date="2026-09-25T21:07:00Z" w16du:dateUtc="2026-09-26T01:07:00Z"/>
        </w:rPr>
      </w:pPr>
      <w:ins w:id="370" w:author="SALSA" w:date="2026-09-25T21:07:00Z" w16du:dateUtc="2026-09-26T01:07:00Z">
        <w:r>
          <w:t>(3)  obtains an authorization agreement by fraud, duress, or misrepresentation.</w:t>
        </w:r>
      </w:ins>
    </w:p>
    <w:p w14:paraId="137F5767" w14:textId="77777777" w:rsidR="003F3435" w:rsidRDefault="0032493E">
      <w:pPr>
        <w:spacing w:line="480" w:lineRule="auto"/>
        <w:ind w:firstLine="720"/>
        <w:jc w:val="both"/>
        <w:rPr>
          <w:ins w:id="371" w:author="SALSA" w:date="2026-09-25T21:07:00Z" w16du:dateUtc="2026-09-26T01:07:00Z"/>
        </w:rPr>
      </w:pPr>
      <w:ins w:id="372" w:author="SALSA" w:date="2026-09-25T21:07:00Z" w16du:dateUtc="2026-09-26T01:07:00Z">
        <w:r>
          <w:t>(b)  An offense under this section is a Class B misdemeanor.</w:t>
        </w:r>
      </w:ins>
    </w:p>
    <w:p w14:paraId="4F568C06" w14:textId="77777777" w:rsidR="007E0914" w:rsidRDefault="0032493E" w:rsidP="00E87B42">
      <w:pPr>
        <w:rPr>
          <w:del w:id="373" w:author="SALSA" w:date="2026-09-25T21:07:00Z" w16du:dateUtc="2026-09-26T01:07:00Z"/>
          <w:rFonts w:ascii="Times New Roman" w:hAnsi="Times New Roman"/>
          <w:lang w:val="en" w:eastAsia="en-GB"/>
        </w:rPr>
      </w:pPr>
      <w:ins w:id="374" w:author="SALSA" w:date="2026-09-25T21:07:00Z" w16du:dateUtc="2026-09-26T01:07:00Z">
        <w:r>
          <w:t xml:space="preserve">Added by Acts 2009, 81st Leg., R.S., Ch. 815 (S.B. </w:t>
        </w:r>
        <w:r>
          <w:fldChar w:fldCharType="begin"/>
        </w:r>
        <w:r>
          <w:instrText>HYPERLINK "http://www.legis.state.tx.us/tlodocs/81R/billtext/html/SB01598F.HTM" \s "table" \h</w:instrText>
        </w:r>
        <w:r>
          <w:fldChar w:fldCharType="separate"/>
        </w:r>
        <w:r>
          <w:rPr>
            <w:rStyle w:val="Hyperlink"/>
          </w:rPr>
          <w:t>1598</w:t>
        </w:r>
        <w:r>
          <w:fldChar w:fldCharType="end"/>
        </w:r>
        <w:r>
          <w:t>), Sec. 1, eff. June 19, 2009.</w:t>
        </w:r>
      </w:ins>
    </w:p>
    <w:tbl>
      <w:tblPr>
        <w:tblW w:w="9540"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3960"/>
        <w:gridCol w:w="1800"/>
        <w:gridCol w:w="3780"/>
      </w:tblGrid>
      <w:tr w:rsidR="001F267D" w:rsidRPr="00612B8D" w14:paraId="0C158966" w14:textId="77777777" w:rsidTr="00CD11BD">
        <w:trPr>
          <w:cantSplit/>
          <w:trHeight w:val="1070"/>
          <w:del w:id="375" w:author="SALSA" w:date="2026-09-25T21:07:00Z" w16du:dateUtc="2026-09-26T01:07:00Z"/>
        </w:trPr>
        <w:tc>
          <w:tcPr>
            <w:tcW w:w="3960" w:type="dxa"/>
            <w:tcBorders>
              <w:right w:val="single" w:sz="4" w:space="0" w:color="auto"/>
            </w:tcBorders>
            <w:vAlign w:val="center"/>
          </w:tcPr>
          <w:p w14:paraId="4646A0D0" w14:textId="77777777" w:rsidR="001F267D" w:rsidRPr="00612B8D" w:rsidRDefault="001F267D" w:rsidP="00CD11BD">
            <w:pPr>
              <w:keepNext/>
              <w:spacing w:line="360" w:lineRule="auto"/>
              <w:jc w:val="both"/>
              <w:outlineLvl w:val="3"/>
              <w:rPr>
                <w:del w:id="376" w:author="SALSA" w:date="2026-09-25T21:07:00Z" w16du:dateUtc="2026-09-26T01:07:00Z"/>
                <w:rFonts w:ascii="Arial" w:hAnsi="Arial" w:cs="Arial"/>
                <w:b/>
                <w:bCs/>
                <w:lang w:eastAsia="en-GB"/>
              </w:rPr>
            </w:pPr>
            <w:del w:id="377" w:author="SALSA" w:date="2026-09-25T21:07:00Z" w16du:dateUtc="2026-09-26T01:07:00Z">
              <w:r w:rsidRPr="00612B8D">
                <w:rPr>
                  <w:rFonts w:ascii="Arial" w:hAnsi="Arial" w:cs="Arial"/>
                  <w:b/>
                  <w:bCs/>
                  <w:lang w:eastAsia="en-GB"/>
                </w:rPr>
                <w:delText xml:space="preserve">    AFRICAN UNION</w:delText>
              </w:r>
            </w:del>
          </w:p>
        </w:tc>
        <w:tc>
          <w:tcPr>
            <w:tcW w:w="1800" w:type="dxa"/>
            <w:vMerge w:val="restart"/>
            <w:tcBorders>
              <w:left w:val="single" w:sz="4" w:space="0" w:color="auto"/>
              <w:right w:val="single" w:sz="4" w:space="0" w:color="auto"/>
            </w:tcBorders>
            <w:vAlign w:val="center"/>
          </w:tcPr>
          <w:p w14:paraId="1E943537" w14:textId="77777777" w:rsidR="001F267D" w:rsidRPr="00612B8D" w:rsidRDefault="001F267D" w:rsidP="00CD11BD">
            <w:pPr>
              <w:spacing w:line="360" w:lineRule="auto"/>
              <w:jc w:val="center"/>
              <w:rPr>
                <w:del w:id="378" w:author="SALSA" w:date="2026-09-25T21:07:00Z" w16du:dateUtc="2026-09-26T01:07:00Z"/>
                <w:rFonts w:ascii="Arial" w:hAnsi="Arial" w:cs="Arial"/>
                <w:lang w:eastAsia="fr-FR"/>
              </w:rPr>
            </w:pPr>
          </w:p>
          <w:p w14:paraId="36CA36CE" w14:textId="77777777" w:rsidR="001F267D" w:rsidRPr="00612B8D" w:rsidRDefault="001F267D" w:rsidP="00CD11BD">
            <w:pPr>
              <w:spacing w:line="360" w:lineRule="auto"/>
              <w:jc w:val="center"/>
              <w:rPr>
                <w:del w:id="379" w:author="SALSA" w:date="2026-09-25T21:07:00Z" w16du:dateUtc="2026-09-26T01:07:00Z"/>
                <w:rFonts w:ascii="Arial" w:hAnsi="Arial" w:cs="Arial"/>
                <w:lang w:eastAsia="fr-FR"/>
              </w:rPr>
            </w:pPr>
            <w:del w:id="380" w:author="SALSA" w:date="2026-09-25T21:07:00Z" w16du:dateUtc="2026-09-26T01:07:00Z">
              <w:r w:rsidRPr="00612B8D">
                <w:rPr>
                  <w:rFonts w:ascii="Arial" w:hAnsi="Arial" w:cs="Arial"/>
                  <w:noProof/>
                  <w:lang w:eastAsia="en-GB"/>
                </w:rPr>
                <w:drawing>
                  <wp:inline distT="0" distB="0" distL="0" distR="0" wp14:anchorId="7784D94E" wp14:editId="3E918564">
                    <wp:extent cx="781050" cy="914400"/>
                    <wp:effectExtent l="0" t="0" r="0" b="0"/>
                    <wp:docPr id="1" name="Picture 4" descr="Description: Description: Description: Description: AU Cour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Description: AU Court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914400"/>
                            </a:xfrm>
                            <a:prstGeom prst="rect">
                              <a:avLst/>
                            </a:prstGeom>
                            <a:noFill/>
                            <a:ln>
                              <a:noFill/>
                            </a:ln>
                          </pic:spPr>
                        </pic:pic>
                      </a:graphicData>
                    </a:graphic>
                  </wp:inline>
                </w:drawing>
              </w:r>
            </w:del>
          </w:p>
        </w:tc>
        <w:tc>
          <w:tcPr>
            <w:tcW w:w="3780" w:type="dxa"/>
            <w:tcBorders>
              <w:left w:val="single" w:sz="4" w:space="0" w:color="auto"/>
            </w:tcBorders>
            <w:vAlign w:val="center"/>
          </w:tcPr>
          <w:p w14:paraId="06A53CAE" w14:textId="77777777" w:rsidR="001F267D" w:rsidRPr="00612B8D" w:rsidRDefault="001F267D" w:rsidP="00CD11BD">
            <w:pPr>
              <w:keepNext/>
              <w:spacing w:line="360" w:lineRule="auto"/>
              <w:jc w:val="center"/>
              <w:outlineLvl w:val="3"/>
              <w:rPr>
                <w:del w:id="381" w:author="SALSA" w:date="2026-09-25T21:07:00Z" w16du:dateUtc="2026-09-26T01:07:00Z"/>
                <w:rFonts w:ascii="Arial" w:hAnsi="Arial" w:cs="Arial"/>
                <w:b/>
                <w:bCs/>
                <w:lang w:eastAsia="en-GB"/>
              </w:rPr>
            </w:pPr>
            <w:del w:id="382" w:author="SALSA" w:date="2026-09-25T21:07:00Z" w16du:dateUtc="2026-09-26T01:07:00Z">
              <w:r w:rsidRPr="00612B8D">
                <w:rPr>
                  <w:rFonts w:ascii="Arial" w:hAnsi="Arial" w:cs="Arial"/>
                  <w:b/>
                  <w:bCs/>
                  <w:lang w:eastAsia="en-GB"/>
                </w:rPr>
                <w:delText>UNION AFRICAINE</w:delText>
              </w:r>
            </w:del>
          </w:p>
        </w:tc>
      </w:tr>
      <w:tr w:rsidR="001F267D" w:rsidRPr="00612B8D" w14:paraId="240D8EA2" w14:textId="77777777" w:rsidTr="00CD11BD">
        <w:trPr>
          <w:cantSplit/>
          <w:trHeight w:val="1448"/>
          <w:del w:id="383" w:author="SALSA" w:date="2026-09-25T21:07:00Z" w16du:dateUtc="2026-09-26T01:07:00Z"/>
        </w:trPr>
        <w:tc>
          <w:tcPr>
            <w:tcW w:w="3960" w:type="dxa"/>
            <w:tcBorders>
              <w:right w:val="single" w:sz="4" w:space="0" w:color="auto"/>
            </w:tcBorders>
            <w:vAlign w:val="center"/>
            <w:hideMark/>
          </w:tcPr>
          <w:p w14:paraId="3144CBA6" w14:textId="77777777" w:rsidR="001F267D" w:rsidRPr="00612B8D" w:rsidRDefault="001F267D" w:rsidP="00CD11BD">
            <w:pPr>
              <w:spacing w:line="360" w:lineRule="auto"/>
              <w:jc w:val="center"/>
              <w:rPr>
                <w:del w:id="384" w:author="SALSA" w:date="2026-09-25T21:07:00Z" w16du:dateUtc="2026-09-26T01:07:00Z"/>
                <w:rFonts w:ascii="Arial" w:hAnsi="Arial" w:cs="Arial"/>
                <w:lang w:eastAsia="fr-FR"/>
              </w:rPr>
            </w:pPr>
            <w:del w:id="385" w:author="SALSA" w:date="2026-09-25T21:07:00Z" w16du:dateUtc="2026-09-26T01:07:00Z">
              <w:r w:rsidRPr="00612B8D">
                <w:rPr>
                  <w:rFonts w:ascii="Arial" w:hAnsi="Arial" w:cs="Arial"/>
                  <w:noProof/>
                  <w:lang w:eastAsia="en-GB"/>
                </w:rPr>
                <w:drawing>
                  <wp:inline distT="0" distB="0" distL="0" distR="0" wp14:anchorId="6FB71123" wp14:editId="5D195450">
                    <wp:extent cx="1143000" cy="390525"/>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0" cy="390525"/>
                            </a:xfrm>
                            <a:prstGeom prst="rect">
                              <a:avLst/>
                            </a:prstGeom>
                            <a:noFill/>
                            <a:ln>
                              <a:noFill/>
                            </a:ln>
                          </pic:spPr>
                        </pic:pic>
                      </a:graphicData>
                    </a:graphic>
                  </wp:inline>
                </w:drawing>
              </w:r>
            </w:del>
          </w:p>
        </w:tc>
        <w:tc>
          <w:tcPr>
            <w:tcW w:w="1800" w:type="dxa"/>
            <w:vMerge/>
            <w:tcBorders>
              <w:left w:val="single" w:sz="4" w:space="0" w:color="auto"/>
              <w:right w:val="single" w:sz="4" w:space="0" w:color="auto"/>
            </w:tcBorders>
            <w:vAlign w:val="center"/>
            <w:hideMark/>
          </w:tcPr>
          <w:p w14:paraId="37455E9F" w14:textId="77777777" w:rsidR="001F267D" w:rsidRPr="00612B8D" w:rsidRDefault="001F267D" w:rsidP="00CD11BD">
            <w:pPr>
              <w:spacing w:line="360" w:lineRule="auto"/>
              <w:jc w:val="center"/>
              <w:rPr>
                <w:del w:id="386" w:author="SALSA" w:date="2026-09-25T21:07:00Z" w16du:dateUtc="2026-09-26T01:07:00Z"/>
                <w:rFonts w:ascii="Arial" w:hAnsi="Arial" w:cs="Arial"/>
                <w:lang w:eastAsia="fr-FR"/>
              </w:rPr>
            </w:pPr>
          </w:p>
        </w:tc>
        <w:tc>
          <w:tcPr>
            <w:tcW w:w="3780" w:type="dxa"/>
            <w:tcBorders>
              <w:left w:val="single" w:sz="4" w:space="0" w:color="auto"/>
            </w:tcBorders>
            <w:vAlign w:val="center"/>
          </w:tcPr>
          <w:p w14:paraId="7B4BBFE4" w14:textId="77777777" w:rsidR="001F267D" w:rsidRPr="00612B8D" w:rsidRDefault="001F267D" w:rsidP="00CD11BD">
            <w:pPr>
              <w:keepNext/>
              <w:spacing w:line="360" w:lineRule="auto"/>
              <w:jc w:val="center"/>
              <w:outlineLvl w:val="3"/>
              <w:rPr>
                <w:del w:id="387" w:author="SALSA" w:date="2026-09-25T21:07:00Z" w16du:dateUtc="2026-09-26T01:07:00Z"/>
                <w:rFonts w:ascii="Arial" w:hAnsi="Arial" w:cs="Arial"/>
                <w:b/>
                <w:bCs/>
                <w:lang w:eastAsia="en-GB"/>
              </w:rPr>
            </w:pPr>
            <w:del w:id="388" w:author="SALSA" w:date="2026-09-25T21:07:00Z" w16du:dateUtc="2026-09-26T01:07:00Z">
              <w:r w:rsidRPr="00612B8D">
                <w:rPr>
                  <w:rFonts w:ascii="Arial" w:hAnsi="Arial" w:cs="Arial"/>
                  <w:b/>
                  <w:bCs/>
                  <w:lang w:eastAsia="en-GB"/>
                </w:rPr>
                <w:delText>UNIÃO AFRICANA</w:delText>
              </w:r>
            </w:del>
          </w:p>
        </w:tc>
      </w:tr>
      <w:tr w:rsidR="001F267D" w:rsidRPr="00844895" w14:paraId="1AA82D46" w14:textId="77777777" w:rsidTr="00CD11BD">
        <w:trPr>
          <w:cantSplit/>
          <w:trHeight w:val="1628"/>
          <w:del w:id="389" w:author="SALSA" w:date="2026-09-25T21:07:00Z" w16du:dateUtc="2026-09-26T01:07:00Z"/>
        </w:trPr>
        <w:tc>
          <w:tcPr>
            <w:tcW w:w="9540" w:type="dxa"/>
            <w:gridSpan w:val="3"/>
            <w:vAlign w:val="center"/>
            <w:hideMark/>
          </w:tcPr>
          <w:p w14:paraId="3725999F" w14:textId="77777777" w:rsidR="001F267D" w:rsidRPr="00612B8D" w:rsidRDefault="001F267D" w:rsidP="00CD11BD">
            <w:pPr>
              <w:spacing w:line="360" w:lineRule="auto"/>
              <w:jc w:val="center"/>
              <w:rPr>
                <w:del w:id="390" w:author="SALSA" w:date="2026-09-25T21:07:00Z" w16du:dateUtc="2026-09-26T01:07:00Z"/>
                <w:rFonts w:ascii="Arial" w:hAnsi="Arial" w:cs="Arial"/>
                <w:b/>
                <w:lang w:eastAsia="fr-FR"/>
              </w:rPr>
            </w:pPr>
            <w:del w:id="391" w:author="SALSA" w:date="2026-09-25T21:07:00Z" w16du:dateUtc="2026-09-26T01:07:00Z">
              <w:r w:rsidRPr="00612B8D">
                <w:rPr>
                  <w:rFonts w:ascii="Arial" w:hAnsi="Arial" w:cs="Arial"/>
                  <w:b/>
                  <w:lang w:eastAsia="en-GB"/>
                </w:rPr>
                <w:delText>AFRICAN COURT ON HUMAN AND PEOPLES’ RIGHTS</w:delText>
              </w:r>
            </w:del>
          </w:p>
          <w:p w14:paraId="38832827" w14:textId="77777777" w:rsidR="001F267D" w:rsidRPr="001F267D" w:rsidRDefault="001F267D" w:rsidP="00CD11BD">
            <w:pPr>
              <w:spacing w:line="360" w:lineRule="auto"/>
              <w:jc w:val="center"/>
              <w:rPr>
                <w:del w:id="392" w:author="SALSA" w:date="2026-09-25T21:07:00Z" w16du:dateUtc="2026-09-26T01:07:00Z"/>
                <w:rFonts w:ascii="Arial" w:hAnsi="Arial" w:cs="Arial"/>
                <w:b/>
                <w:lang w:val="fr-FR" w:eastAsia="en-GB"/>
              </w:rPr>
            </w:pPr>
            <w:del w:id="393" w:author="SALSA" w:date="2026-09-25T21:07:00Z" w16du:dateUtc="2026-09-26T01:07:00Z">
              <w:r w:rsidRPr="001F267D">
                <w:rPr>
                  <w:rFonts w:ascii="Arial" w:hAnsi="Arial" w:cs="Arial"/>
                  <w:b/>
                  <w:lang w:val="fr-FR" w:eastAsia="en-GB"/>
                </w:rPr>
                <w:delText>COUR AFRICAINE DES DROITS DE L’HOMME ET DES PEUPLES</w:delText>
              </w:r>
            </w:del>
          </w:p>
        </w:tc>
      </w:tr>
    </w:tbl>
    <w:p w14:paraId="40DD8662" w14:textId="77777777" w:rsidR="001F267D" w:rsidRPr="001F267D" w:rsidRDefault="001F267D" w:rsidP="001F267D">
      <w:pPr>
        <w:spacing w:line="360" w:lineRule="auto"/>
        <w:jc w:val="center"/>
        <w:rPr>
          <w:del w:id="394" w:author="SALSA" w:date="2026-09-25T21:07:00Z" w16du:dateUtc="2026-09-26T01:07:00Z"/>
          <w:rFonts w:ascii="Arial" w:eastAsia="Arial Unicode MS" w:hAnsi="Arial" w:cs="Arial"/>
          <w:b/>
          <w:bCs/>
          <w:sz w:val="28"/>
          <w:szCs w:val="28"/>
          <w:lang w:val="fr-FR"/>
        </w:rPr>
      </w:pPr>
    </w:p>
    <w:p w14:paraId="0D794109" w14:textId="77777777" w:rsidR="00A11F55" w:rsidRPr="00E42975" w:rsidRDefault="00A11F55" w:rsidP="00A11F55">
      <w:pPr>
        <w:tabs>
          <w:tab w:val="left" w:pos="7608"/>
        </w:tabs>
        <w:spacing w:line="360" w:lineRule="auto"/>
        <w:jc w:val="right"/>
        <w:rPr>
          <w:del w:id="395" w:author="SALSA" w:date="2026-09-25T21:07:00Z" w16du:dateUtc="2026-09-26T01:07:00Z"/>
          <w:rFonts w:ascii="Arial" w:hAnsi="Arial" w:cs="Arial"/>
          <w:b/>
          <w:sz w:val="28"/>
          <w:szCs w:val="28"/>
          <w:lang w:val="fr-FR" w:eastAsia="da-DK"/>
        </w:rPr>
      </w:pPr>
    </w:p>
    <w:p w14:paraId="7FC0AB2A" w14:textId="77777777" w:rsidR="00A11F55" w:rsidRPr="00E42975" w:rsidRDefault="00A11F55" w:rsidP="00A11F55">
      <w:pPr>
        <w:tabs>
          <w:tab w:val="left" w:pos="7608"/>
        </w:tabs>
        <w:spacing w:line="360" w:lineRule="auto"/>
        <w:rPr>
          <w:del w:id="396" w:author="SALSA" w:date="2026-09-25T21:07:00Z" w16du:dateUtc="2026-09-26T01:07:00Z"/>
          <w:rFonts w:ascii="Arial" w:hAnsi="Arial" w:cs="Arial"/>
          <w:b/>
          <w:sz w:val="28"/>
          <w:szCs w:val="28"/>
          <w:lang w:val="fr-FR" w:eastAsia="da-DK"/>
        </w:rPr>
      </w:pPr>
    </w:p>
    <w:p w14:paraId="1D73739B" w14:textId="77777777" w:rsidR="001F267D" w:rsidRPr="001F267D" w:rsidRDefault="001F267D" w:rsidP="00A11F55">
      <w:pPr>
        <w:spacing w:line="360" w:lineRule="auto"/>
        <w:jc w:val="center"/>
        <w:rPr>
          <w:del w:id="397" w:author="SALSA" w:date="2026-09-25T21:07:00Z" w16du:dateUtc="2026-09-26T01:07:00Z"/>
          <w:rFonts w:ascii="Arial" w:hAnsi="Arial" w:cs="Arial"/>
          <w:b/>
          <w:sz w:val="28"/>
          <w:szCs w:val="28"/>
          <w:lang w:eastAsia="da-DK"/>
        </w:rPr>
      </w:pPr>
      <w:del w:id="398" w:author="SALSA" w:date="2026-09-25T21:07:00Z" w16du:dateUtc="2026-09-26T01:07:00Z">
        <w:r w:rsidRPr="001F267D">
          <w:rPr>
            <w:rFonts w:ascii="Arial" w:hAnsi="Arial" w:cs="Arial"/>
            <w:b/>
            <w:sz w:val="28"/>
            <w:szCs w:val="28"/>
            <w:lang w:eastAsia="da-DK"/>
          </w:rPr>
          <w:delText xml:space="preserve">MATTER OF </w:delText>
        </w:r>
      </w:del>
    </w:p>
    <w:p w14:paraId="7126B2D5" w14:textId="77777777" w:rsidR="001F267D" w:rsidRPr="001F267D" w:rsidRDefault="001F267D" w:rsidP="001F267D">
      <w:pPr>
        <w:spacing w:line="360" w:lineRule="auto"/>
        <w:jc w:val="center"/>
        <w:rPr>
          <w:del w:id="399" w:author="SALSA" w:date="2026-09-25T21:07:00Z" w16du:dateUtc="2026-09-26T01:07:00Z"/>
          <w:rFonts w:ascii="Arial" w:hAnsi="Arial" w:cs="Arial"/>
          <w:b/>
          <w:sz w:val="28"/>
          <w:szCs w:val="28"/>
          <w:lang w:eastAsia="da-DK"/>
        </w:rPr>
      </w:pPr>
    </w:p>
    <w:p w14:paraId="74A7980D" w14:textId="77777777" w:rsidR="001F267D" w:rsidRPr="001F267D" w:rsidRDefault="001F267D" w:rsidP="004C484C">
      <w:pPr>
        <w:jc w:val="center"/>
        <w:rPr>
          <w:del w:id="400" w:author="SALSA" w:date="2026-09-25T21:07:00Z" w16du:dateUtc="2026-09-26T01:07:00Z"/>
          <w:rFonts w:ascii="Arial" w:eastAsia="Arial Unicode MS" w:hAnsi="Arial" w:cs="Arial"/>
          <w:b/>
          <w:bCs/>
          <w:sz w:val="28"/>
          <w:szCs w:val="28"/>
        </w:rPr>
      </w:pPr>
      <w:del w:id="401" w:author="SALSA" w:date="2026-09-25T21:07:00Z" w16du:dateUtc="2026-09-26T01:07:00Z">
        <w:r w:rsidRPr="001F267D">
          <w:rPr>
            <w:rFonts w:ascii="Arial" w:hAnsi="Arial" w:cs="Arial"/>
            <w:b/>
            <w:bCs/>
            <w:sz w:val="28"/>
            <w:szCs w:val="28"/>
            <w:lang w:eastAsia="da-DK"/>
          </w:rPr>
          <w:delText xml:space="preserve">SUY BI GOHORE EMILE </w:delText>
        </w:r>
        <w:r w:rsidR="004C484C">
          <w:rPr>
            <w:rFonts w:ascii="Arial" w:hAnsi="Arial" w:cs="Arial"/>
            <w:b/>
            <w:bCs/>
            <w:sz w:val="28"/>
            <w:szCs w:val="28"/>
            <w:lang w:eastAsia="da-DK"/>
          </w:rPr>
          <w:delText xml:space="preserve">AND </w:delText>
        </w:r>
        <w:r w:rsidRPr="001F267D">
          <w:rPr>
            <w:rFonts w:ascii="Arial" w:hAnsi="Arial" w:cs="Arial"/>
            <w:b/>
            <w:bCs/>
            <w:sz w:val="28"/>
            <w:szCs w:val="28"/>
            <w:lang w:eastAsia="da-DK"/>
          </w:rPr>
          <w:delText>OTHERS</w:delText>
        </w:r>
      </w:del>
    </w:p>
    <w:p w14:paraId="5C812288" w14:textId="77777777" w:rsidR="001F267D" w:rsidRPr="001F267D" w:rsidRDefault="001F267D" w:rsidP="001F267D">
      <w:pPr>
        <w:spacing w:line="360" w:lineRule="auto"/>
        <w:rPr>
          <w:del w:id="402" w:author="SALSA" w:date="2026-09-25T21:07:00Z" w16du:dateUtc="2026-09-26T01:07:00Z"/>
          <w:rFonts w:ascii="Arial" w:hAnsi="Arial" w:cs="Arial"/>
          <w:b/>
          <w:sz w:val="28"/>
          <w:szCs w:val="28"/>
          <w:lang w:eastAsia="da-DK"/>
        </w:rPr>
      </w:pPr>
      <w:del w:id="403" w:author="SALSA" w:date="2026-09-25T21:07:00Z" w16du:dateUtc="2026-09-26T01:07:00Z">
        <w:r w:rsidRPr="001F267D">
          <w:rPr>
            <w:rFonts w:ascii="Arial" w:hAnsi="Arial" w:cs="Arial"/>
            <w:b/>
            <w:bCs/>
            <w:sz w:val="28"/>
            <w:szCs w:val="28"/>
            <w:lang w:eastAsia="da-DK"/>
          </w:rPr>
          <w:delText xml:space="preserve">    </w:delText>
        </w:r>
      </w:del>
    </w:p>
    <w:p w14:paraId="6116A654" w14:textId="77777777" w:rsidR="001F267D" w:rsidRPr="00BC3642" w:rsidRDefault="001339A0" w:rsidP="001F267D">
      <w:pPr>
        <w:spacing w:line="360" w:lineRule="auto"/>
        <w:jc w:val="center"/>
        <w:rPr>
          <w:del w:id="404" w:author="SALSA" w:date="2026-09-25T21:07:00Z" w16du:dateUtc="2026-09-26T01:07:00Z"/>
          <w:rFonts w:ascii="Arial" w:hAnsi="Arial" w:cs="Arial"/>
          <w:b/>
          <w:sz w:val="28"/>
          <w:szCs w:val="28"/>
        </w:rPr>
      </w:pPr>
      <w:del w:id="405" w:author="SALSA" w:date="2026-09-25T21:07:00Z" w16du:dateUtc="2026-09-26T01:07:00Z">
        <w:r w:rsidRPr="00BC3642">
          <w:rPr>
            <w:rFonts w:ascii="Arial" w:hAnsi="Arial" w:cs="Arial"/>
            <w:b/>
            <w:sz w:val="28"/>
            <w:szCs w:val="28"/>
          </w:rPr>
          <w:delText>V</w:delText>
        </w:r>
        <w:r w:rsidR="001F267D" w:rsidRPr="00BC3642">
          <w:rPr>
            <w:rFonts w:ascii="Arial" w:hAnsi="Arial" w:cs="Arial"/>
            <w:b/>
            <w:sz w:val="28"/>
            <w:szCs w:val="28"/>
          </w:rPr>
          <w:delText>.</w:delText>
        </w:r>
      </w:del>
    </w:p>
    <w:p w14:paraId="3CF7C613" w14:textId="77777777" w:rsidR="001F267D" w:rsidRPr="00BC3642" w:rsidRDefault="001F267D" w:rsidP="001F267D">
      <w:pPr>
        <w:spacing w:line="360" w:lineRule="auto"/>
        <w:jc w:val="center"/>
        <w:rPr>
          <w:del w:id="406" w:author="SALSA" w:date="2026-09-25T21:07:00Z" w16du:dateUtc="2026-09-26T01:07:00Z"/>
          <w:rFonts w:ascii="Arial" w:hAnsi="Arial" w:cs="Arial"/>
          <w:b/>
          <w:sz w:val="28"/>
          <w:szCs w:val="28"/>
        </w:rPr>
      </w:pPr>
    </w:p>
    <w:p w14:paraId="08768D6A" w14:textId="77777777" w:rsidR="001F267D" w:rsidRPr="00BC3642" w:rsidRDefault="001339A0" w:rsidP="001F267D">
      <w:pPr>
        <w:spacing w:line="360" w:lineRule="auto"/>
        <w:jc w:val="center"/>
        <w:rPr>
          <w:del w:id="407" w:author="SALSA" w:date="2026-09-25T21:07:00Z" w16du:dateUtc="2026-09-26T01:07:00Z"/>
          <w:rFonts w:ascii="Arial" w:hAnsi="Arial" w:cs="Arial"/>
          <w:b/>
          <w:sz w:val="28"/>
          <w:szCs w:val="28"/>
        </w:rPr>
      </w:pPr>
      <w:del w:id="408" w:author="SALSA" w:date="2026-09-25T21:07:00Z" w16du:dateUtc="2026-09-26T01:07:00Z">
        <w:r w:rsidRPr="00BC3642">
          <w:rPr>
            <w:rFonts w:ascii="Arial" w:hAnsi="Arial" w:cs="Arial"/>
            <w:b/>
            <w:sz w:val="28"/>
            <w:szCs w:val="28"/>
          </w:rPr>
          <w:delText>REPUBLIC OF</w:delText>
        </w:r>
        <w:r w:rsidR="001F267D" w:rsidRPr="00BC3642">
          <w:rPr>
            <w:rFonts w:ascii="Arial" w:hAnsi="Arial" w:cs="Arial"/>
            <w:b/>
            <w:sz w:val="28"/>
            <w:szCs w:val="28"/>
          </w:rPr>
          <w:delText xml:space="preserve"> CÔTE D’IVOIRE</w:delText>
        </w:r>
      </w:del>
    </w:p>
    <w:p w14:paraId="471BCC10" w14:textId="77777777" w:rsidR="001F267D" w:rsidRPr="00BC3642" w:rsidRDefault="001F267D" w:rsidP="001F267D">
      <w:pPr>
        <w:tabs>
          <w:tab w:val="left" w:pos="3195"/>
        </w:tabs>
        <w:spacing w:line="360" w:lineRule="auto"/>
        <w:rPr>
          <w:del w:id="409" w:author="SALSA" w:date="2026-09-25T21:07:00Z" w16du:dateUtc="2026-09-26T01:07:00Z"/>
          <w:rFonts w:ascii="Arial" w:hAnsi="Arial" w:cs="Arial"/>
          <w:b/>
          <w:bCs/>
          <w:sz w:val="28"/>
          <w:szCs w:val="28"/>
        </w:rPr>
      </w:pPr>
    </w:p>
    <w:p w14:paraId="10705044" w14:textId="77777777" w:rsidR="001F267D" w:rsidRPr="00BC3642" w:rsidRDefault="001F267D" w:rsidP="001F267D">
      <w:pPr>
        <w:tabs>
          <w:tab w:val="left" w:pos="3195"/>
        </w:tabs>
        <w:spacing w:line="360" w:lineRule="auto"/>
        <w:rPr>
          <w:del w:id="410" w:author="SALSA" w:date="2026-09-25T21:07:00Z" w16du:dateUtc="2026-09-26T01:07:00Z"/>
          <w:rFonts w:ascii="Arial" w:hAnsi="Arial" w:cs="Arial"/>
          <w:b/>
          <w:sz w:val="28"/>
          <w:szCs w:val="28"/>
        </w:rPr>
      </w:pPr>
      <w:del w:id="411" w:author="SALSA" w:date="2026-09-25T21:07:00Z" w16du:dateUtc="2026-09-26T01:07:00Z">
        <w:r w:rsidRPr="00BC3642">
          <w:rPr>
            <w:rFonts w:ascii="Arial" w:hAnsi="Arial" w:cs="Arial"/>
            <w:b/>
            <w:sz w:val="28"/>
            <w:szCs w:val="28"/>
          </w:rPr>
          <w:tab/>
        </w:r>
      </w:del>
    </w:p>
    <w:p w14:paraId="3FC3FAFF" w14:textId="77777777" w:rsidR="001F267D" w:rsidRPr="001339A0" w:rsidRDefault="001339A0" w:rsidP="001F267D">
      <w:pPr>
        <w:spacing w:line="360" w:lineRule="auto"/>
        <w:jc w:val="center"/>
        <w:rPr>
          <w:del w:id="412" w:author="SALSA" w:date="2026-09-25T21:07:00Z" w16du:dateUtc="2026-09-26T01:07:00Z"/>
          <w:rFonts w:ascii="Arial" w:hAnsi="Arial" w:cs="Arial"/>
          <w:b/>
          <w:sz w:val="28"/>
          <w:szCs w:val="28"/>
        </w:rPr>
      </w:pPr>
      <w:del w:id="413" w:author="SALSA" w:date="2026-09-25T21:07:00Z" w16du:dateUtc="2026-09-26T01:07:00Z">
        <w:r w:rsidRPr="001339A0">
          <w:rPr>
            <w:rFonts w:ascii="Arial" w:hAnsi="Arial" w:cs="Arial"/>
            <w:b/>
            <w:sz w:val="28"/>
            <w:szCs w:val="28"/>
          </w:rPr>
          <w:delText xml:space="preserve">APPLICATION No. </w:delText>
        </w:r>
        <w:r w:rsidR="001F267D" w:rsidRPr="001339A0">
          <w:rPr>
            <w:rFonts w:ascii="Arial" w:hAnsi="Arial" w:cs="Arial"/>
            <w:b/>
            <w:sz w:val="28"/>
            <w:szCs w:val="28"/>
          </w:rPr>
          <w:delText>044/2019</w:delText>
        </w:r>
      </w:del>
    </w:p>
    <w:p w14:paraId="5C80EE9D" w14:textId="77777777" w:rsidR="001F267D" w:rsidRPr="001339A0" w:rsidRDefault="001F267D" w:rsidP="001F267D">
      <w:pPr>
        <w:spacing w:line="360" w:lineRule="auto"/>
        <w:jc w:val="center"/>
        <w:rPr>
          <w:del w:id="414" w:author="SALSA" w:date="2026-09-25T21:07:00Z" w16du:dateUtc="2026-09-26T01:07:00Z"/>
          <w:rFonts w:ascii="Arial" w:hAnsi="Arial" w:cs="Arial"/>
          <w:b/>
          <w:sz w:val="28"/>
          <w:szCs w:val="28"/>
        </w:rPr>
      </w:pPr>
    </w:p>
    <w:p w14:paraId="594EDF0A" w14:textId="77777777" w:rsidR="001F267D" w:rsidRPr="001339A0" w:rsidRDefault="001F267D" w:rsidP="001F267D">
      <w:pPr>
        <w:spacing w:line="360" w:lineRule="auto"/>
        <w:jc w:val="center"/>
        <w:rPr>
          <w:del w:id="415" w:author="SALSA" w:date="2026-09-25T21:07:00Z" w16du:dateUtc="2026-09-26T01:07:00Z"/>
          <w:rFonts w:ascii="Arial" w:hAnsi="Arial" w:cs="Arial"/>
          <w:b/>
          <w:sz w:val="28"/>
          <w:szCs w:val="28"/>
        </w:rPr>
      </w:pPr>
    </w:p>
    <w:p w14:paraId="41CF72F3" w14:textId="77777777" w:rsidR="001F267D" w:rsidRPr="001339A0" w:rsidRDefault="001F267D" w:rsidP="001F267D">
      <w:pPr>
        <w:spacing w:line="360" w:lineRule="auto"/>
        <w:jc w:val="center"/>
        <w:rPr>
          <w:del w:id="416" w:author="SALSA" w:date="2026-09-25T21:07:00Z" w16du:dateUtc="2026-09-26T01:07:00Z"/>
          <w:rFonts w:ascii="Arial" w:hAnsi="Arial" w:cs="Arial"/>
          <w:b/>
          <w:sz w:val="28"/>
          <w:szCs w:val="28"/>
        </w:rPr>
      </w:pPr>
    </w:p>
    <w:p w14:paraId="4E79B8D5" w14:textId="77777777" w:rsidR="001F267D" w:rsidRPr="001339A0" w:rsidRDefault="001F267D" w:rsidP="001339A0">
      <w:pPr>
        <w:spacing w:line="360" w:lineRule="auto"/>
        <w:jc w:val="center"/>
        <w:rPr>
          <w:del w:id="417" w:author="SALSA" w:date="2026-09-25T21:07:00Z" w16du:dateUtc="2026-09-26T01:07:00Z"/>
          <w:rFonts w:ascii="Arial" w:hAnsi="Arial" w:cs="Arial"/>
          <w:b/>
          <w:sz w:val="28"/>
          <w:szCs w:val="28"/>
        </w:rPr>
      </w:pPr>
      <w:del w:id="418" w:author="SALSA" w:date="2026-09-25T21:07:00Z" w16du:dateUtc="2026-09-26T01:07:00Z">
        <w:r w:rsidRPr="001339A0">
          <w:rPr>
            <w:rFonts w:ascii="Arial" w:hAnsi="Arial" w:cs="Arial"/>
            <w:b/>
            <w:sz w:val="28"/>
            <w:szCs w:val="28"/>
          </w:rPr>
          <w:delText>ORD</w:delText>
        </w:r>
        <w:r w:rsidR="001339A0" w:rsidRPr="001339A0">
          <w:rPr>
            <w:rFonts w:ascii="Arial" w:hAnsi="Arial" w:cs="Arial"/>
            <w:b/>
            <w:sz w:val="28"/>
            <w:szCs w:val="28"/>
          </w:rPr>
          <w:delText xml:space="preserve">ER OF </w:delText>
        </w:r>
        <w:r w:rsidR="001339A0" w:rsidRPr="00705926">
          <w:rPr>
            <w:rFonts w:ascii="Arial" w:hAnsi="Arial" w:cs="Arial"/>
            <w:b/>
            <w:sz w:val="28"/>
            <w:szCs w:val="28"/>
          </w:rPr>
          <w:delText>PROVISIONAL</w:delText>
        </w:r>
        <w:r w:rsidR="001339A0" w:rsidRPr="001339A0">
          <w:rPr>
            <w:rFonts w:ascii="Arial" w:hAnsi="Arial" w:cs="Arial"/>
            <w:b/>
            <w:sz w:val="28"/>
            <w:szCs w:val="28"/>
          </w:rPr>
          <w:delText xml:space="preserve"> MEASURES </w:delText>
        </w:r>
      </w:del>
    </w:p>
    <w:p w14:paraId="2EB49414" w14:textId="77777777" w:rsidR="001F267D" w:rsidRPr="001339A0" w:rsidRDefault="001F267D" w:rsidP="001F267D">
      <w:pPr>
        <w:spacing w:line="360" w:lineRule="auto"/>
        <w:jc w:val="center"/>
        <w:rPr>
          <w:del w:id="419" w:author="SALSA" w:date="2026-09-25T21:07:00Z" w16du:dateUtc="2026-09-26T01:07:00Z"/>
          <w:rFonts w:ascii="Arial" w:hAnsi="Arial" w:cs="Arial"/>
          <w:b/>
          <w:sz w:val="28"/>
          <w:szCs w:val="28"/>
        </w:rPr>
      </w:pPr>
      <w:del w:id="420" w:author="SALSA" w:date="2026-09-25T21:07:00Z" w16du:dateUtc="2026-09-26T01:07:00Z">
        <w:r w:rsidRPr="001339A0">
          <w:rPr>
            <w:rFonts w:ascii="Arial" w:hAnsi="Arial" w:cs="Arial"/>
            <w:b/>
            <w:sz w:val="28"/>
            <w:szCs w:val="28"/>
          </w:rPr>
          <w:delText xml:space="preserve"> </w:delText>
        </w:r>
        <w:r w:rsidR="00475FED">
          <w:rPr>
            <w:rFonts w:ascii="Arial" w:hAnsi="Arial" w:cs="Arial"/>
            <w:b/>
            <w:sz w:val="28"/>
            <w:szCs w:val="28"/>
          </w:rPr>
          <w:delText>2</w:delText>
        </w:r>
        <w:r w:rsidR="00BC3080">
          <w:rPr>
            <w:rFonts w:ascii="Arial" w:hAnsi="Arial" w:cs="Arial"/>
            <w:b/>
            <w:sz w:val="28"/>
            <w:szCs w:val="28"/>
          </w:rPr>
          <w:delText>8</w:delText>
        </w:r>
        <w:r w:rsidR="00475FED">
          <w:rPr>
            <w:rFonts w:ascii="Arial" w:hAnsi="Arial" w:cs="Arial"/>
            <w:b/>
            <w:sz w:val="28"/>
            <w:szCs w:val="28"/>
          </w:rPr>
          <w:delText xml:space="preserve"> </w:delText>
        </w:r>
        <w:r w:rsidRPr="001339A0">
          <w:rPr>
            <w:rFonts w:ascii="Arial" w:hAnsi="Arial" w:cs="Arial"/>
            <w:b/>
            <w:sz w:val="28"/>
            <w:szCs w:val="28"/>
          </w:rPr>
          <w:delText>NOV</w:delText>
        </w:r>
        <w:r w:rsidR="001339A0" w:rsidRPr="001339A0">
          <w:rPr>
            <w:rFonts w:ascii="Arial" w:hAnsi="Arial" w:cs="Arial"/>
            <w:b/>
            <w:sz w:val="28"/>
            <w:szCs w:val="28"/>
          </w:rPr>
          <w:delText>EMBER</w:delText>
        </w:r>
        <w:r w:rsidRPr="001339A0">
          <w:rPr>
            <w:rFonts w:ascii="Arial" w:hAnsi="Arial" w:cs="Arial"/>
            <w:b/>
            <w:sz w:val="28"/>
            <w:szCs w:val="28"/>
          </w:rPr>
          <w:delText xml:space="preserve"> 2019 </w:delText>
        </w:r>
      </w:del>
    </w:p>
    <w:p w14:paraId="60A18ECB" w14:textId="77777777" w:rsidR="001F267D" w:rsidRPr="001339A0" w:rsidRDefault="001F267D" w:rsidP="001F267D">
      <w:pPr>
        <w:rPr>
          <w:del w:id="421" w:author="SALSA" w:date="2026-09-25T21:07:00Z" w16du:dateUtc="2026-09-26T01:07:00Z"/>
          <w:rFonts w:ascii="Arial" w:hAnsi="Arial" w:cs="Arial"/>
          <w:b/>
        </w:rPr>
      </w:pPr>
      <w:del w:id="422" w:author="SALSA" w:date="2026-09-25T21:07:00Z" w16du:dateUtc="2026-09-26T01:07:00Z">
        <w:r w:rsidRPr="001339A0">
          <w:rPr>
            <w:rFonts w:ascii="Arial" w:hAnsi="Arial" w:cs="Arial"/>
            <w:b/>
          </w:rPr>
          <w:br w:type="page"/>
        </w:r>
      </w:del>
    </w:p>
    <w:p w14:paraId="30EFDF2F" w14:textId="77777777" w:rsidR="001F267D" w:rsidRPr="001339A0" w:rsidRDefault="001F267D" w:rsidP="001F267D">
      <w:pPr>
        <w:pBdr>
          <w:top w:val="nil"/>
          <w:left w:val="nil"/>
          <w:bottom w:val="nil"/>
          <w:right w:val="nil"/>
          <w:between w:val="nil"/>
          <w:bar w:val="nil"/>
        </w:pBdr>
        <w:spacing w:line="360" w:lineRule="auto"/>
        <w:jc w:val="both"/>
        <w:rPr>
          <w:del w:id="423" w:author="SALSA" w:date="2026-09-25T21:07:00Z" w16du:dateUtc="2026-09-26T01:07:00Z"/>
          <w:rFonts w:ascii="Arial" w:eastAsia="Arial Unicode MS" w:hAnsi="Arial" w:cs="Arial"/>
          <w:b/>
          <w:bdr w:val="nil"/>
        </w:rPr>
        <w:sectPr w:rsidR="001F267D" w:rsidRPr="001339A0" w:rsidSect="00071591">
          <w:headerReference w:type="default" r:id="rId10"/>
          <w:footerReference w:type="default" r:id="rId11"/>
          <w:footerReference w:type="first" r:id="rId12"/>
          <w:pgSz w:w="11906" w:h="16838"/>
          <w:pgMar w:top="1440" w:right="1440" w:bottom="1440" w:left="1440" w:header="708" w:footer="708" w:gutter="0"/>
          <w:pgNumType w:start="0"/>
          <w:cols w:space="708"/>
          <w:titlePg/>
          <w:docGrid w:linePitch="360"/>
        </w:sectPr>
      </w:pPr>
    </w:p>
    <w:p w14:paraId="7D51D4F4" w14:textId="77777777" w:rsidR="001F267D" w:rsidRPr="002F7480" w:rsidRDefault="001339A0" w:rsidP="00F56B8C">
      <w:pPr>
        <w:pBdr>
          <w:top w:val="nil"/>
          <w:left w:val="nil"/>
          <w:bottom w:val="nil"/>
          <w:right w:val="nil"/>
          <w:between w:val="nil"/>
          <w:bar w:val="nil"/>
        </w:pBdr>
        <w:spacing w:line="360" w:lineRule="auto"/>
        <w:jc w:val="both"/>
        <w:rPr>
          <w:del w:id="434" w:author="SALSA" w:date="2026-09-25T21:07:00Z" w16du:dateUtc="2026-09-26T01:07:00Z"/>
          <w:rFonts w:ascii="Arial" w:eastAsia="Arial Unicode MS" w:hAnsi="Arial" w:cs="Arial"/>
          <w:bdr w:val="nil"/>
        </w:rPr>
      </w:pPr>
      <w:del w:id="435" w:author="SALSA" w:date="2026-09-25T21:07:00Z" w16du:dateUtc="2026-09-26T01:07:00Z">
        <w:r>
          <w:rPr>
            <w:rFonts w:ascii="Arial" w:eastAsia="Arial Unicode MS" w:hAnsi="Arial" w:cs="Arial"/>
            <w:b/>
            <w:bdr w:val="nil"/>
          </w:rPr>
          <w:delText>The Court composed of</w:delText>
        </w:r>
        <w:r w:rsidR="001F267D" w:rsidRPr="001339A0">
          <w:rPr>
            <w:rFonts w:ascii="Arial" w:eastAsia="Arial Unicode MS" w:hAnsi="Arial" w:cs="Arial"/>
            <w:b/>
            <w:bdr w:val="nil"/>
          </w:rPr>
          <w:delText>:</w:delText>
        </w:r>
        <w:r>
          <w:rPr>
            <w:rFonts w:ascii="Arial" w:eastAsia="Arial Unicode MS" w:hAnsi="Arial" w:cs="Arial"/>
            <w:bdr w:val="nil"/>
          </w:rPr>
          <w:delText xml:space="preserve"> Ben KIOKO, Vice-President</w:delText>
        </w:r>
        <w:r w:rsidR="001F267D" w:rsidRPr="001339A0">
          <w:rPr>
            <w:rFonts w:ascii="Arial" w:eastAsia="Arial Unicode MS" w:hAnsi="Arial" w:cs="Arial"/>
            <w:bdr w:val="nil"/>
          </w:rPr>
          <w:delText>; Rafaâ BEN ACH</w:delText>
        </w:r>
        <w:r w:rsidR="001F267D" w:rsidRPr="002F7480">
          <w:rPr>
            <w:rFonts w:ascii="Arial" w:eastAsia="Arial Unicode MS" w:hAnsi="Arial" w:cs="Arial"/>
            <w:bdr w:val="nil"/>
          </w:rPr>
          <w:delText xml:space="preserve">OUR, </w:delText>
        </w:r>
        <w:r w:rsidR="001F267D" w:rsidRPr="002F7480">
          <w:rPr>
            <w:rFonts w:ascii="Arial" w:eastAsia="Arial Unicode MS" w:hAnsi="Arial" w:cs="Arial"/>
            <w:spacing w:val="-4"/>
            <w:bdr w:val="none" w:sz="0" w:space="0" w:color="auto" w:frame="1"/>
          </w:rPr>
          <w:delText xml:space="preserve">Ângelo </w:delText>
        </w:r>
        <w:r w:rsidR="001F267D" w:rsidRPr="002F7480">
          <w:rPr>
            <w:rFonts w:ascii="Arial" w:eastAsia="Arial Unicode MS" w:hAnsi="Arial" w:cs="Arial"/>
            <w:bdr w:val="nil"/>
          </w:rPr>
          <w:delText xml:space="preserve">V. MATUSSE, </w:delText>
        </w:r>
        <w:r w:rsidR="001F267D" w:rsidRPr="002F7480">
          <w:rPr>
            <w:rFonts w:ascii="Arial" w:eastAsia="Arial Unicode MS" w:hAnsi="Arial" w:cs="Arial"/>
            <w:spacing w:val="-4"/>
            <w:bdr w:val="nil"/>
          </w:rPr>
          <w:delText xml:space="preserve">Suzanne MENGUE, M-Thérèse MUKAMULISA, Tujilane R. CHIZUMILA, Chafika BENSAOULA, Blaise TCHIKAYA, Stella I. ANUKAM, </w:delText>
        </w:r>
        <w:r w:rsidR="001F267D" w:rsidRPr="002F7480">
          <w:rPr>
            <w:rFonts w:ascii="Arial" w:eastAsia="Arial Unicode MS" w:hAnsi="Arial" w:cs="Arial"/>
            <w:bdr w:val="nil"/>
          </w:rPr>
          <w:delText xml:space="preserve">Imani D. ABOUD </w:delText>
        </w:r>
        <w:r w:rsidR="001F267D" w:rsidRPr="002F7480">
          <w:rPr>
            <w:rFonts w:ascii="Arial" w:eastAsia="Arial Unicode MS" w:hAnsi="Arial" w:cs="Arial"/>
            <w:spacing w:val="-4"/>
            <w:bdr w:val="nil"/>
          </w:rPr>
          <w:delText>– Ju</w:delText>
        </w:r>
        <w:r>
          <w:rPr>
            <w:rFonts w:ascii="Arial" w:eastAsia="Arial Unicode MS" w:hAnsi="Arial" w:cs="Arial"/>
            <w:spacing w:val="-4"/>
            <w:bdr w:val="nil"/>
          </w:rPr>
          <w:delText>dges; and</w:delText>
        </w:r>
        <w:r w:rsidR="001F267D" w:rsidRPr="002F7480">
          <w:rPr>
            <w:rFonts w:ascii="Arial" w:eastAsia="Arial Unicode MS" w:hAnsi="Arial" w:cs="Arial"/>
            <w:spacing w:val="-4"/>
            <w:bdr w:val="nil"/>
          </w:rPr>
          <w:delText xml:space="preserve"> Robert ENO,</w:delText>
        </w:r>
        <w:r>
          <w:rPr>
            <w:rFonts w:ascii="Arial" w:eastAsia="Arial Unicode MS" w:hAnsi="Arial" w:cs="Arial"/>
            <w:bdr w:val="nil"/>
          </w:rPr>
          <w:delText xml:space="preserve"> Registrar,</w:delText>
        </w:r>
      </w:del>
    </w:p>
    <w:p w14:paraId="47638E66" w14:textId="77777777" w:rsidR="001F267D" w:rsidRPr="001339A0" w:rsidRDefault="001F267D" w:rsidP="00F56B8C">
      <w:pPr>
        <w:pBdr>
          <w:top w:val="nil"/>
          <w:left w:val="nil"/>
          <w:bottom w:val="nil"/>
          <w:right w:val="nil"/>
          <w:between w:val="nil"/>
          <w:bar w:val="nil"/>
        </w:pBdr>
        <w:spacing w:line="360" w:lineRule="auto"/>
        <w:jc w:val="both"/>
        <w:rPr>
          <w:del w:id="436" w:author="SALSA" w:date="2026-09-25T21:07:00Z" w16du:dateUtc="2026-09-26T01:07:00Z"/>
          <w:rFonts w:ascii="Arial" w:eastAsia="Arial Unicode MS" w:hAnsi="Arial" w:cs="Arial"/>
          <w:bdr w:val="nil"/>
        </w:rPr>
      </w:pPr>
    </w:p>
    <w:p w14:paraId="515ABF56" w14:textId="77777777" w:rsidR="001F267D" w:rsidRPr="001339A0" w:rsidRDefault="001339A0" w:rsidP="00F56B8C">
      <w:pPr>
        <w:pBdr>
          <w:top w:val="nil"/>
          <w:left w:val="nil"/>
          <w:bottom w:val="nil"/>
          <w:right w:val="nil"/>
          <w:between w:val="nil"/>
          <w:bar w:val="nil"/>
        </w:pBdr>
        <w:spacing w:line="360" w:lineRule="auto"/>
        <w:jc w:val="both"/>
        <w:rPr>
          <w:del w:id="437" w:author="SALSA" w:date="2026-09-25T21:07:00Z" w16du:dateUtc="2026-09-26T01:07:00Z"/>
          <w:rFonts w:ascii="Arial" w:eastAsia="Arial Unicode MS" w:hAnsi="Arial" w:cs="Arial"/>
          <w:bdr w:val="nil"/>
        </w:rPr>
      </w:pPr>
      <w:del w:id="438" w:author="SALSA" w:date="2026-09-25T21:07:00Z" w16du:dateUtc="2026-09-26T01:07:00Z">
        <w:r w:rsidRPr="001339A0">
          <w:rPr>
            <w:rStyle w:val="tlid-translation"/>
            <w:rFonts w:ascii="Arial" w:hAnsi="Arial" w:cs="Arial"/>
            <w:lang w:val="en"/>
          </w:rPr>
          <w:delText>In accordance with Art</w:delText>
        </w:r>
        <w:r>
          <w:rPr>
            <w:rStyle w:val="tlid-translation"/>
            <w:rFonts w:ascii="Arial" w:hAnsi="Arial" w:cs="Arial"/>
            <w:lang w:val="en"/>
          </w:rPr>
          <w:delText>icle 22 of the Protocol</w:delText>
        </w:r>
        <w:r w:rsidRPr="001339A0">
          <w:rPr>
            <w:rStyle w:val="tlid-translation"/>
            <w:rFonts w:ascii="Arial" w:hAnsi="Arial" w:cs="Arial"/>
            <w:lang w:val="en"/>
          </w:rPr>
          <w:delText xml:space="preserve"> to the African Charter on Human and Peoples</w:delText>
        </w:r>
        <w:r w:rsidR="001C0F79">
          <w:rPr>
            <w:rStyle w:val="tlid-translation"/>
            <w:rFonts w:ascii="Arial" w:hAnsi="Arial" w:cs="Arial"/>
            <w:lang w:val="en"/>
          </w:rPr>
          <w:delText>’</w:delText>
        </w:r>
        <w:r w:rsidRPr="001339A0">
          <w:rPr>
            <w:rStyle w:val="tlid-translation"/>
            <w:rFonts w:ascii="Arial" w:hAnsi="Arial" w:cs="Arial"/>
            <w:lang w:val="en"/>
          </w:rPr>
          <w:delText xml:space="preserve"> Rights on the Establishment of an African Court on Human and Peoples' Rights (hereinafter referred to as "the Protocol") and </w:delText>
        </w:r>
        <w:r w:rsidR="00203B96">
          <w:rPr>
            <w:rStyle w:val="tlid-translation"/>
            <w:rFonts w:ascii="Arial" w:hAnsi="Arial" w:cs="Arial"/>
            <w:lang w:val="en"/>
          </w:rPr>
          <w:delText>Rule</w:delText>
        </w:r>
        <w:r w:rsidR="001C0F79">
          <w:rPr>
            <w:rStyle w:val="tlid-translation"/>
            <w:rFonts w:ascii="Arial" w:hAnsi="Arial" w:cs="Arial"/>
            <w:lang w:val="en"/>
          </w:rPr>
          <w:delText xml:space="preserve"> 8(2) of the Rules of </w:delText>
        </w:r>
        <w:r w:rsidRPr="001339A0">
          <w:rPr>
            <w:rStyle w:val="tlid-translation"/>
            <w:rFonts w:ascii="Arial" w:hAnsi="Arial" w:cs="Arial"/>
            <w:lang w:val="en"/>
          </w:rPr>
          <w:delText>Court (hereinafter referred to as "th</w:delText>
        </w:r>
        <w:r w:rsidR="001C0F79">
          <w:rPr>
            <w:rStyle w:val="tlid-translation"/>
            <w:rFonts w:ascii="Arial" w:hAnsi="Arial" w:cs="Arial"/>
            <w:lang w:val="en"/>
          </w:rPr>
          <w:delText xml:space="preserve">e Rules"), Judge Sylvain ORÉ, </w:delText>
        </w:r>
        <w:r w:rsidRPr="001339A0">
          <w:rPr>
            <w:rStyle w:val="tlid-translation"/>
            <w:rFonts w:ascii="Arial" w:hAnsi="Arial" w:cs="Arial"/>
            <w:lang w:val="en"/>
          </w:rPr>
          <w:delText xml:space="preserve">member of the </w:delText>
        </w:r>
        <w:r w:rsidR="00203B96">
          <w:rPr>
            <w:rStyle w:val="tlid-translation"/>
            <w:rFonts w:ascii="Arial" w:hAnsi="Arial" w:cs="Arial"/>
            <w:lang w:val="en"/>
          </w:rPr>
          <w:delText>Court and national</w:delText>
        </w:r>
        <w:r w:rsidR="001C0F79">
          <w:rPr>
            <w:rStyle w:val="tlid-translation"/>
            <w:rFonts w:ascii="Arial" w:hAnsi="Arial" w:cs="Arial"/>
            <w:lang w:val="en"/>
          </w:rPr>
          <w:delText xml:space="preserve"> of C</w:delText>
        </w:r>
        <w:r w:rsidR="004A27BC">
          <w:rPr>
            <w:rStyle w:val="tlid-translation"/>
            <w:rFonts w:ascii="Arial" w:hAnsi="Arial" w:cs="Arial"/>
            <w:lang w:val="en"/>
          </w:rPr>
          <w:delText>ô</w:delText>
        </w:r>
        <w:r w:rsidR="001C0F79">
          <w:rPr>
            <w:rStyle w:val="tlid-translation"/>
            <w:rFonts w:ascii="Arial" w:hAnsi="Arial" w:cs="Arial"/>
            <w:lang w:val="en"/>
          </w:rPr>
          <w:delText>te d’Ivoire</w:delText>
        </w:r>
        <w:r w:rsidR="00475FED">
          <w:rPr>
            <w:rStyle w:val="tlid-translation"/>
            <w:rFonts w:ascii="Arial" w:hAnsi="Arial" w:cs="Arial"/>
            <w:lang w:val="en"/>
          </w:rPr>
          <w:delText xml:space="preserve"> did not hear the case</w:delText>
        </w:r>
        <w:r w:rsidRPr="001339A0">
          <w:rPr>
            <w:rStyle w:val="tlid-translation"/>
            <w:rFonts w:ascii="Arial" w:hAnsi="Arial" w:cs="Arial"/>
            <w:lang w:val="en"/>
          </w:rPr>
          <w:delText>.</w:delText>
        </w:r>
      </w:del>
    </w:p>
    <w:p w14:paraId="216B2FBE" w14:textId="77777777" w:rsidR="001339A0" w:rsidRPr="001339A0" w:rsidRDefault="001339A0" w:rsidP="00F56B8C">
      <w:pPr>
        <w:pBdr>
          <w:top w:val="nil"/>
          <w:left w:val="nil"/>
          <w:bottom w:val="nil"/>
          <w:right w:val="nil"/>
          <w:between w:val="nil"/>
          <w:bar w:val="nil"/>
        </w:pBdr>
        <w:spacing w:line="360" w:lineRule="auto"/>
        <w:jc w:val="both"/>
        <w:rPr>
          <w:del w:id="439" w:author="SALSA" w:date="2026-09-25T21:07:00Z" w16du:dateUtc="2026-09-26T01:07:00Z"/>
          <w:rFonts w:ascii="Arial" w:eastAsia="Arial Unicode MS" w:hAnsi="Arial" w:cs="Arial"/>
          <w:bdr w:val="nil"/>
        </w:rPr>
      </w:pPr>
    </w:p>
    <w:p w14:paraId="28135C46" w14:textId="77777777" w:rsidR="001F267D" w:rsidRPr="001C0F79" w:rsidRDefault="001C0F79" w:rsidP="00F56B8C">
      <w:pPr>
        <w:pBdr>
          <w:top w:val="nil"/>
          <w:left w:val="nil"/>
          <w:bottom w:val="nil"/>
          <w:right w:val="nil"/>
          <w:between w:val="nil"/>
          <w:bar w:val="nil"/>
        </w:pBdr>
        <w:spacing w:line="360" w:lineRule="auto"/>
        <w:jc w:val="both"/>
        <w:rPr>
          <w:del w:id="440" w:author="SALSA" w:date="2026-09-25T21:07:00Z" w16du:dateUtc="2026-09-26T01:07:00Z"/>
          <w:rFonts w:ascii="Arial" w:eastAsia="Arial Unicode MS" w:hAnsi="Arial" w:cs="Arial"/>
          <w:bdr w:val="nil"/>
        </w:rPr>
      </w:pPr>
      <w:del w:id="441" w:author="SALSA" w:date="2026-09-25T21:07:00Z" w16du:dateUtc="2026-09-26T01:07:00Z">
        <w:r>
          <w:rPr>
            <w:rFonts w:ascii="Arial" w:eastAsia="Arial Unicode MS" w:hAnsi="Arial" w:cs="Arial"/>
            <w:bdr w:val="nil"/>
          </w:rPr>
          <w:delText>In the matter of</w:delText>
        </w:r>
        <w:r w:rsidR="001F267D" w:rsidRPr="001C0F79">
          <w:rPr>
            <w:rFonts w:ascii="Arial" w:eastAsia="Arial Unicode MS" w:hAnsi="Arial" w:cs="Arial"/>
            <w:bdr w:val="nil"/>
          </w:rPr>
          <w:delText>:</w:delText>
        </w:r>
      </w:del>
    </w:p>
    <w:p w14:paraId="09C7B184" w14:textId="77777777" w:rsidR="001F267D" w:rsidRPr="001C0F79" w:rsidRDefault="001F267D" w:rsidP="00F56B8C">
      <w:pPr>
        <w:pBdr>
          <w:top w:val="nil"/>
          <w:left w:val="nil"/>
          <w:bottom w:val="nil"/>
          <w:right w:val="nil"/>
          <w:between w:val="nil"/>
          <w:bar w:val="nil"/>
        </w:pBdr>
        <w:spacing w:line="360" w:lineRule="auto"/>
        <w:jc w:val="both"/>
        <w:rPr>
          <w:del w:id="442" w:author="SALSA" w:date="2026-09-25T21:07:00Z" w16du:dateUtc="2026-09-26T01:07:00Z"/>
          <w:rFonts w:ascii="Arial" w:eastAsia="Arial Unicode MS" w:hAnsi="Arial" w:cs="Arial"/>
          <w:bdr w:val="nil"/>
        </w:rPr>
      </w:pPr>
      <w:del w:id="443" w:author="SALSA" w:date="2026-09-25T21:07:00Z" w16du:dateUtc="2026-09-26T01:07:00Z">
        <w:r w:rsidRPr="001C0F79">
          <w:rPr>
            <w:rFonts w:ascii="Arial" w:eastAsia="Arial Unicode MS" w:hAnsi="Arial" w:cs="Arial"/>
            <w:bdr w:val="nil"/>
          </w:rPr>
          <w:delText xml:space="preserve"> </w:delText>
        </w:r>
      </w:del>
    </w:p>
    <w:p w14:paraId="4CF1BE63" w14:textId="77777777" w:rsidR="001F267D" w:rsidRPr="001C0F79" w:rsidRDefault="001C0F79" w:rsidP="00F56B8C">
      <w:pPr>
        <w:pBdr>
          <w:top w:val="nil"/>
          <w:left w:val="nil"/>
          <w:bottom w:val="nil"/>
          <w:right w:val="nil"/>
          <w:between w:val="nil"/>
          <w:bar w:val="nil"/>
        </w:pBdr>
        <w:spacing w:line="360" w:lineRule="auto"/>
        <w:jc w:val="both"/>
        <w:rPr>
          <w:del w:id="444" w:author="SALSA" w:date="2026-09-25T21:07:00Z" w16du:dateUtc="2026-09-26T01:07:00Z"/>
          <w:rFonts w:ascii="Arial" w:eastAsia="Arial Unicode MS" w:hAnsi="Arial" w:cs="Arial"/>
          <w:bdr w:val="nil"/>
        </w:rPr>
      </w:pPr>
      <w:del w:id="445" w:author="SALSA" w:date="2026-09-25T21:07:00Z" w16du:dateUtc="2026-09-26T01:07:00Z">
        <w:r w:rsidRPr="001C0F79">
          <w:rPr>
            <w:rFonts w:ascii="Arial" w:eastAsia="Arial Unicode MS" w:hAnsi="Arial" w:cs="Arial"/>
            <w:bdr w:val="nil"/>
          </w:rPr>
          <w:delText xml:space="preserve">SUY BI GOHORE EMILE </w:delText>
        </w:r>
        <w:r w:rsidR="004E018F">
          <w:rPr>
            <w:rFonts w:ascii="Arial" w:eastAsia="Arial Unicode MS" w:hAnsi="Arial" w:cs="Arial"/>
            <w:bdr w:val="nil"/>
          </w:rPr>
          <w:delText>AND</w:delText>
        </w:r>
        <w:r w:rsidRPr="001C0F79">
          <w:rPr>
            <w:rFonts w:ascii="Arial" w:eastAsia="Arial Unicode MS" w:hAnsi="Arial" w:cs="Arial"/>
            <w:bdr w:val="nil"/>
          </w:rPr>
          <w:delText xml:space="preserve"> </w:delText>
        </w:r>
        <w:r w:rsidR="004A2548">
          <w:rPr>
            <w:rFonts w:ascii="Arial" w:eastAsia="Arial Unicode MS" w:hAnsi="Arial" w:cs="Arial"/>
            <w:bdr w:val="nil"/>
          </w:rPr>
          <w:delText>7</w:delText>
        </w:r>
        <w:r w:rsidRPr="001C0F79">
          <w:rPr>
            <w:rFonts w:ascii="Arial" w:eastAsia="Arial Unicode MS" w:hAnsi="Arial" w:cs="Arial"/>
            <w:bdr w:val="nil"/>
          </w:rPr>
          <w:delText xml:space="preserve"> OTHERS</w:delText>
        </w:r>
      </w:del>
    </w:p>
    <w:p w14:paraId="7121C6F6" w14:textId="77777777" w:rsidR="001C0F79" w:rsidRPr="00BC3642" w:rsidRDefault="001C0F79" w:rsidP="00F56B8C">
      <w:pPr>
        <w:pBdr>
          <w:top w:val="nil"/>
          <w:left w:val="nil"/>
          <w:bottom w:val="nil"/>
          <w:right w:val="nil"/>
          <w:between w:val="nil"/>
          <w:bar w:val="nil"/>
        </w:pBdr>
        <w:spacing w:line="360" w:lineRule="auto"/>
        <w:jc w:val="both"/>
        <w:rPr>
          <w:del w:id="446" w:author="SALSA" w:date="2026-09-25T21:07:00Z" w16du:dateUtc="2026-09-26T01:07:00Z"/>
          <w:rFonts w:ascii="Arial" w:eastAsia="Arial Unicode MS" w:hAnsi="Arial" w:cs="Arial"/>
          <w:bCs/>
          <w:i/>
          <w:bdr w:val="nil"/>
        </w:rPr>
      </w:pPr>
    </w:p>
    <w:p w14:paraId="37DAB3E5" w14:textId="77777777" w:rsidR="001F267D" w:rsidRPr="001C0F79" w:rsidRDefault="001C0F79" w:rsidP="00F56B8C">
      <w:pPr>
        <w:pBdr>
          <w:top w:val="nil"/>
          <w:left w:val="nil"/>
          <w:bottom w:val="nil"/>
          <w:right w:val="nil"/>
          <w:between w:val="nil"/>
          <w:bar w:val="nil"/>
        </w:pBdr>
        <w:spacing w:line="360" w:lineRule="auto"/>
        <w:jc w:val="both"/>
        <w:rPr>
          <w:del w:id="447" w:author="SALSA" w:date="2026-09-25T21:07:00Z" w16du:dateUtc="2026-09-26T01:07:00Z"/>
          <w:rFonts w:ascii="Arial" w:eastAsia="Arial Unicode MS" w:hAnsi="Arial" w:cs="Arial"/>
          <w:bCs/>
          <w:i/>
          <w:bdr w:val="nil"/>
        </w:rPr>
      </w:pPr>
      <w:del w:id="448" w:author="SALSA" w:date="2026-09-25T21:07:00Z" w16du:dateUtc="2026-09-26T01:07:00Z">
        <w:r w:rsidRPr="001C0F79">
          <w:rPr>
            <w:rFonts w:ascii="Arial" w:eastAsia="Arial Unicode MS" w:hAnsi="Arial" w:cs="Arial"/>
            <w:bCs/>
            <w:i/>
            <w:bdr w:val="nil"/>
          </w:rPr>
          <w:delText>represented by</w:delText>
        </w:r>
        <w:r w:rsidR="00E1684D">
          <w:rPr>
            <w:rFonts w:ascii="Arial" w:eastAsia="Arial Unicode MS" w:hAnsi="Arial" w:cs="Arial"/>
            <w:bCs/>
            <w:i/>
            <w:bdr w:val="nil"/>
          </w:rPr>
          <w:delText>:</w:delText>
        </w:r>
        <w:r w:rsidR="001F267D" w:rsidRPr="001C0F79">
          <w:rPr>
            <w:rFonts w:ascii="Arial" w:eastAsia="Arial Unicode MS" w:hAnsi="Arial" w:cs="Arial"/>
            <w:bCs/>
            <w:i/>
            <w:bdr w:val="nil"/>
          </w:rPr>
          <w:delText xml:space="preserve"> </w:delText>
        </w:r>
        <w:r w:rsidR="00705926" w:rsidRPr="00F2436E">
          <w:rPr>
            <w:rFonts w:ascii="Arial" w:eastAsia="Arial Unicode MS" w:hAnsi="Arial" w:cs="Arial"/>
            <w:iCs/>
            <w:bdr w:val="nil"/>
          </w:rPr>
          <w:delText>Jean-Chrysostome</w:delText>
        </w:r>
        <w:r w:rsidR="004A2548" w:rsidRPr="004A2548">
          <w:rPr>
            <w:rFonts w:ascii="Arial" w:eastAsia="Arial Unicode MS" w:hAnsi="Arial" w:cs="Arial"/>
            <w:iCs/>
            <w:bdr w:val="nil"/>
          </w:rPr>
          <w:delText xml:space="preserve"> </w:delText>
        </w:r>
        <w:r w:rsidR="004A2548" w:rsidRPr="00F2436E">
          <w:rPr>
            <w:rFonts w:ascii="Arial" w:eastAsia="Arial Unicode MS" w:hAnsi="Arial" w:cs="Arial"/>
            <w:iCs/>
            <w:bdr w:val="nil"/>
          </w:rPr>
          <w:delText>BLESSEY</w:delText>
        </w:r>
        <w:r w:rsidR="004A2548">
          <w:rPr>
            <w:rFonts w:ascii="Arial" w:eastAsia="Arial Unicode MS" w:hAnsi="Arial" w:cs="Arial"/>
            <w:iCs/>
            <w:bdr w:val="nil"/>
          </w:rPr>
          <w:delText xml:space="preserve"> </w:delText>
        </w:r>
        <w:r w:rsidR="00456A0B" w:rsidRPr="00456A0B">
          <w:rPr>
            <w:rFonts w:ascii="Arial" w:eastAsia="Arial Unicode MS" w:hAnsi="Arial" w:cs="Arial"/>
            <w:bCs/>
            <w:iCs/>
            <w:bdr w:val="nil"/>
          </w:rPr>
          <w:delText>, Advocate</w:delText>
        </w:r>
      </w:del>
    </w:p>
    <w:p w14:paraId="5C341AA7" w14:textId="77777777" w:rsidR="001F267D" w:rsidRPr="001C0F79" w:rsidRDefault="001F267D" w:rsidP="00F56B8C">
      <w:pPr>
        <w:pBdr>
          <w:top w:val="nil"/>
          <w:left w:val="nil"/>
          <w:bottom w:val="nil"/>
          <w:right w:val="nil"/>
          <w:between w:val="nil"/>
          <w:bar w:val="nil"/>
        </w:pBdr>
        <w:spacing w:line="360" w:lineRule="auto"/>
        <w:jc w:val="both"/>
        <w:rPr>
          <w:del w:id="449" w:author="SALSA" w:date="2026-09-25T21:07:00Z" w16du:dateUtc="2026-09-26T01:07:00Z"/>
          <w:rFonts w:ascii="Arial" w:eastAsia="Arial Unicode MS" w:hAnsi="Arial" w:cs="Arial"/>
          <w:bCs/>
          <w:i/>
          <w:bdr w:val="nil"/>
        </w:rPr>
      </w:pPr>
    </w:p>
    <w:p w14:paraId="55EF56ED" w14:textId="77777777" w:rsidR="001F267D" w:rsidRPr="001C0F79" w:rsidRDefault="001C0F79" w:rsidP="00F56B8C">
      <w:pPr>
        <w:pBdr>
          <w:top w:val="nil"/>
          <w:left w:val="nil"/>
          <w:bottom w:val="nil"/>
          <w:right w:val="nil"/>
          <w:between w:val="nil"/>
          <w:bar w:val="nil"/>
        </w:pBdr>
        <w:spacing w:line="360" w:lineRule="auto"/>
        <w:jc w:val="both"/>
        <w:rPr>
          <w:del w:id="450" w:author="SALSA" w:date="2026-09-25T21:07:00Z" w16du:dateUtc="2026-09-26T01:07:00Z"/>
          <w:rFonts w:ascii="Arial" w:eastAsia="Arial Unicode MS" w:hAnsi="Arial" w:cs="Arial"/>
          <w:bCs/>
          <w:i/>
          <w:bdr w:val="nil"/>
        </w:rPr>
      </w:pPr>
      <w:del w:id="451" w:author="SALSA" w:date="2026-09-25T21:07:00Z" w16du:dateUtc="2026-09-26T01:07:00Z">
        <w:r w:rsidRPr="001C0F79">
          <w:rPr>
            <w:rFonts w:ascii="Arial" w:eastAsia="Arial Unicode MS" w:hAnsi="Arial" w:cs="Arial"/>
            <w:bCs/>
            <w:i/>
            <w:bdr w:val="nil"/>
          </w:rPr>
          <w:delText>versus</w:delText>
        </w:r>
      </w:del>
    </w:p>
    <w:p w14:paraId="59E6AF44" w14:textId="77777777" w:rsidR="001F267D" w:rsidRPr="001C0F79" w:rsidRDefault="001F267D" w:rsidP="00F56B8C">
      <w:pPr>
        <w:pBdr>
          <w:top w:val="nil"/>
          <w:left w:val="nil"/>
          <w:bottom w:val="nil"/>
          <w:right w:val="nil"/>
          <w:between w:val="nil"/>
          <w:bar w:val="nil"/>
        </w:pBdr>
        <w:tabs>
          <w:tab w:val="left" w:pos="6612"/>
        </w:tabs>
        <w:spacing w:line="360" w:lineRule="auto"/>
        <w:jc w:val="both"/>
        <w:rPr>
          <w:del w:id="452" w:author="SALSA" w:date="2026-09-25T21:07:00Z" w16du:dateUtc="2026-09-26T01:07:00Z"/>
          <w:rFonts w:ascii="Arial" w:eastAsia="Arial Unicode MS" w:hAnsi="Arial" w:cs="Arial"/>
          <w:bCs/>
          <w:i/>
          <w:bdr w:val="nil"/>
        </w:rPr>
      </w:pPr>
      <w:del w:id="453" w:author="SALSA" w:date="2026-09-25T21:07:00Z" w16du:dateUtc="2026-09-26T01:07:00Z">
        <w:r w:rsidRPr="001C0F79">
          <w:rPr>
            <w:rFonts w:ascii="Arial" w:eastAsia="Arial Unicode MS" w:hAnsi="Arial" w:cs="Arial"/>
            <w:bCs/>
            <w:i/>
            <w:bdr w:val="nil"/>
          </w:rPr>
          <w:tab/>
        </w:r>
      </w:del>
    </w:p>
    <w:p w14:paraId="01DEB67F" w14:textId="77777777" w:rsidR="001F267D" w:rsidRDefault="00456A0B" w:rsidP="00F56B8C">
      <w:pPr>
        <w:pBdr>
          <w:top w:val="nil"/>
          <w:left w:val="nil"/>
          <w:bottom w:val="nil"/>
          <w:right w:val="nil"/>
          <w:between w:val="nil"/>
          <w:bar w:val="nil"/>
        </w:pBdr>
        <w:spacing w:line="360" w:lineRule="auto"/>
        <w:jc w:val="both"/>
        <w:rPr>
          <w:del w:id="454" w:author="SALSA" w:date="2026-09-25T21:07:00Z" w16du:dateUtc="2026-09-26T01:07:00Z"/>
          <w:rFonts w:ascii="Arial" w:eastAsia="Arial Unicode MS" w:hAnsi="Arial" w:cs="Arial"/>
          <w:bCs/>
          <w:bdr w:val="nil"/>
        </w:rPr>
      </w:pPr>
      <w:del w:id="455" w:author="SALSA" w:date="2026-09-25T21:07:00Z" w16du:dateUtc="2026-09-26T01:07:00Z">
        <w:r>
          <w:rPr>
            <w:rFonts w:ascii="Arial" w:eastAsia="Arial Unicode MS" w:hAnsi="Arial" w:cs="Arial"/>
            <w:bCs/>
            <w:bdr w:val="nil"/>
          </w:rPr>
          <w:delText xml:space="preserve">REPUBLIC </w:delText>
        </w:r>
        <w:r w:rsidR="001C0F79" w:rsidRPr="001C0F79">
          <w:rPr>
            <w:rFonts w:ascii="Arial" w:eastAsia="Arial Unicode MS" w:hAnsi="Arial" w:cs="Arial"/>
            <w:bCs/>
            <w:bdr w:val="nil"/>
          </w:rPr>
          <w:delText>OF</w:delText>
        </w:r>
        <w:r w:rsidR="001F267D" w:rsidRPr="001C0F79">
          <w:rPr>
            <w:rFonts w:ascii="Arial" w:eastAsia="Arial Unicode MS" w:hAnsi="Arial" w:cs="Arial"/>
            <w:bCs/>
            <w:bdr w:val="nil"/>
          </w:rPr>
          <w:delText xml:space="preserve"> CÔTE D’IVOIRE </w:delText>
        </w:r>
      </w:del>
    </w:p>
    <w:p w14:paraId="580BE41A" w14:textId="77777777" w:rsidR="004A2548" w:rsidRDefault="008B49A7" w:rsidP="00F56B8C">
      <w:pPr>
        <w:pBdr>
          <w:top w:val="nil"/>
          <w:left w:val="nil"/>
          <w:bottom w:val="nil"/>
          <w:right w:val="nil"/>
          <w:between w:val="nil"/>
          <w:bar w:val="nil"/>
        </w:pBdr>
        <w:spacing w:line="360" w:lineRule="auto"/>
        <w:jc w:val="both"/>
        <w:rPr>
          <w:del w:id="456" w:author="SALSA" w:date="2026-09-25T21:07:00Z" w16du:dateUtc="2026-09-26T01:07:00Z"/>
          <w:rFonts w:ascii="Arial" w:eastAsia="Arial Unicode MS" w:hAnsi="Arial" w:cs="Arial"/>
          <w:bCs/>
          <w:i/>
          <w:iCs/>
          <w:bdr w:val="nil"/>
        </w:rPr>
      </w:pPr>
      <w:del w:id="457" w:author="SALSA" w:date="2026-09-25T21:07:00Z" w16du:dateUtc="2026-09-26T01:07:00Z">
        <w:r w:rsidRPr="00F2436E">
          <w:rPr>
            <w:rFonts w:ascii="Arial" w:eastAsia="Arial Unicode MS" w:hAnsi="Arial" w:cs="Arial"/>
            <w:bCs/>
            <w:i/>
            <w:iCs/>
            <w:bdr w:val="nil"/>
          </w:rPr>
          <w:delText>represented by</w:delText>
        </w:r>
        <w:r w:rsidR="00E1684D">
          <w:rPr>
            <w:rFonts w:ascii="Arial" w:eastAsia="Arial Unicode MS" w:hAnsi="Arial" w:cs="Arial"/>
            <w:bCs/>
            <w:i/>
            <w:iCs/>
            <w:bdr w:val="nil"/>
          </w:rPr>
          <w:delText>:</w:delText>
        </w:r>
        <w:r w:rsidRPr="00F2436E">
          <w:rPr>
            <w:rFonts w:ascii="Arial" w:eastAsia="Arial Unicode MS" w:hAnsi="Arial" w:cs="Arial"/>
            <w:bCs/>
            <w:i/>
            <w:iCs/>
            <w:bdr w:val="nil"/>
          </w:rPr>
          <w:delText xml:space="preserve"> </w:delText>
        </w:r>
      </w:del>
    </w:p>
    <w:p w14:paraId="5B3A9B9A" w14:textId="77777777" w:rsidR="004C484C" w:rsidRDefault="004C484C" w:rsidP="004C484C">
      <w:pPr>
        <w:pStyle w:val="ListParagraph"/>
        <w:numPr>
          <w:ilvl w:val="0"/>
          <w:numId w:val="9"/>
        </w:numPr>
        <w:pBdr>
          <w:top w:val="nil"/>
          <w:left w:val="nil"/>
          <w:bottom w:val="nil"/>
          <w:right w:val="nil"/>
          <w:between w:val="nil"/>
          <w:bar w:val="nil"/>
        </w:pBdr>
        <w:spacing w:line="360" w:lineRule="auto"/>
        <w:jc w:val="both"/>
        <w:rPr>
          <w:del w:id="458" w:author="SALSA" w:date="2026-09-25T21:07:00Z" w16du:dateUtc="2026-09-26T01:07:00Z"/>
          <w:rFonts w:ascii="Arial" w:eastAsia="Arial Unicode MS" w:hAnsi="Arial" w:cs="Arial"/>
          <w:bCs/>
          <w:bdr w:val="nil"/>
        </w:rPr>
      </w:pPr>
    </w:p>
    <w:p w14:paraId="727051D6" w14:textId="77777777" w:rsidR="004A2548" w:rsidRPr="00F56B8C" w:rsidRDefault="00F56B8C" w:rsidP="00F56B8C">
      <w:pPr>
        <w:pStyle w:val="ListParagraph"/>
        <w:numPr>
          <w:ilvl w:val="0"/>
          <w:numId w:val="21"/>
        </w:numPr>
        <w:pBdr>
          <w:top w:val="nil"/>
          <w:left w:val="nil"/>
          <w:bottom w:val="nil"/>
          <w:right w:val="nil"/>
          <w:between w:val="nil"/>
          <w:bar w:val="nil"/>
        </w:pBdr>
        <w:spacing w:line="360" w:lineRule="auto"/>
        <w:jc w:val="both"/>
        <w:rPr>
          <w:del w:id="459" w:author="SALSA" w:date="2026-09-25T21:07:00Z" w16du:dateUtc="2026-09-26T01:07:00Z"/>
          <w:rFonts w:ascii="Arial" w:eastAsia="Arial Unicode MS" w:hAnsi="Arial" w:cs="Arial"/>
          <w:bCs/>
          <w:bdr w:val="nil"/>
        </w:rPr>
      </w:pPr>
      <w:del w:id="460" w:author="SALSA" w:date="2026-09-25T21:07:00Z" w16du:dateUtc="2026-09-26T01:07:00Z">
        <w:r w:rsidRPr="00F56B8C">
          <w:rPr>
            <w:rFonts w:ascii="Arial" w:eastAsia="Arial Unicode MS" w:hAnsi="Arial" w:cs="Arial"/>
            <w:bCs/>
            <w:bdr w:val="nil"/>
          </w:rPr>
          <w:delText>M</w:delText>
        </w:r>
        <w:r w:rsidR="008B49A7" w:rsidRPr="00F56B8C">
          <w:rPr>
            <w:rFonts w:ascii="Arial" w:eastAsia="Arial Unicode MS" w:hAnsi="Arial" w:cs="Arial"/>
            <w:bCs/>
            <w:bdr w:val="nil"/>
          </w:rPr>
          <w:delText>r. Delbe Z</w:delText>
        </w:r>
        <w:r w:rsidR="004A2548" w:rsidRPr="00F56B8C">
          <w:rPr>
            <w:rFonts w:ascii="Arial" w:eastAsia="Arial Unicode MS" w:hAnsi="Arial" w:cs="Arial"/>
            <w:bCs/>
            <w:bdr w:val="nil"/>
          </w:rPr>
          <w:delText>IRIGNON</w:delText>
        </w:r>
        <w:r w:rsidR="008B49A7" w:rsidRPr="00F56B8C">
          <w:rPr>
            <w:rFonts w:ascii="Arial" w:eastAsia="Arial Unicode MS" w:hAnsi="Arial" w:cs="Arial"/>
            <w:bCs/>
            <w:bdr w:val="nil"/>
          </w:rPr>
          <w:delText xml:space="preserve"> C</w:delText>
        </w:r>
        <w:r w:rsidR="004A2548" w:rsidRPr="00F56B8C">
          <w:rPr>
            <w:rFonts w:ascii="Arial" w:eastAsia="Arial Unicode MS" w:hAnsi="Arial" w:cs="Arial"/>
            <w:bCs/>
            <w:bdr w:val="nil"/>
          </w:rPr>
          <w:delText>ONSTANT</w:delText>
        </w:r>
        <w:r w:rsidR="008B49A7" w:rsidRPr="00F56B8C">
          <w:rPr>
            <w:rFonts w:ascii="Arial" w:eastAsia="Arial Unicode MS" w:hAnsi="Arial" w:cs="Arial"/>
            <w:bCs/>
            <w:bdr w:val="nil"/>
          </w:rPr>
          <w:delText>, Magistrate, Technical Adviser to the Keeper of the Seals, Minister of Justice and Human Rights</w:delText>
        </w:r>
        <w:r w:rsidR="00475FED" w:rsidRPr="00F56B8C">
          <w:rPr>
            <w:rFonts w:ascii="Arial" w:eastAsia="Arial Unicode MS" w:hAnsi="Arial" w:cs="Arial"/>
            <w:bCs/>
            <w:bdr w:val="nil"/>
          </w:rPr>
          <w:delText>;</w:delText>
        </w:r>
        <w:r w:rsidR="008B49A7" w:rsidRPr="00F56B8C">
          <w:rPr>
            <w:rFonts w:ascii="Arial" w:eastAsia="Arial Unicode MS" w:hAnsi="Arial" w:cs="Arial"/>
            <w:bCs/>
            <w:bdr w:val="nil"/>
          </w:rPr>
          <w:delText xml:space="preserve"> and </w:delText>
        </w:r>
      </w:del>
    </w:p>
    <w:p w14:paraId="5A007859" w14:textId="77777777" w:rsidR="004C484C" w:rsidRPr="004C484C" w:rsidRDefault="004C484C" w:rsidP="00F56B8C">
      <w:pPr>
        <w:pBdr>
          <w:top w:val="nil"/>
          <w:left w:val="nil"/>
          <w:bottom w:val="nil"/>
          <w:right w:val="nil"/>
          <w:between w:val="nil"/>
          <w:bar w:val="nil"/>
        </w:pBdr>
        <w:spacing w:line="360" w:lineRule="auto"/>
        <w:ind w:left="142"/>
        <w:jc w:val="both"/>
        <w:rPr>
          <w:del w:id="461" w:author="SALSA" w:date="2026-09-25T21:07:00Z" w16du:dateUtc="2026-09-26T01:07:00Z"/>
          <w:rFonts w:ascii="Arial" w:eastAsia="Arial Unicode MS" w:hAnsi="Arial" w:cs="Arial"/>
          <w:bCs/>
          <w:bdr w:val="nil"/>
        </w:rPr>
      </w:pPr>
    </w:p>
    <w:p w14:paraId="5F15E70A" w14:textId="77777777" w:rsidR="008B49A7" w:rsidRPr="00F56B8C" w:rsidRDefault="00E1684D" w:rsidP="00F56B8C">
      <w:pPr>
        <w:pStyle w:val="ListParagraph"/>
        <w:numPr>
          <w:ilvl w:val="0"/>
          <w:numId w:val="21"/>
        </w:numPr>
        <w:pBdr>
          <w:top w:val="nil"/>
          <w:left w:val="nil"/>
          <w:bottom w:val="nil"/>
          <w:right w:val="nil"/>
          <w:between w:val="nil"/>
          <w:bar w:val="nil"/>
        </w:pBdr>
        <w:spacing w:line="360" w:lineRule="auto"/>
        <w:jc w:val="both"/>
        <w:rPr>
          <w:del w:id="462" w:author="SALSA" w:date="2026-09-25T21:07:00Z" w16du:dateUtc="2026-09-26T01:07:00Z"/>
          <w:rFonts w:ascii="Arial" w:eastAsia="Arial Unicode MS" w:hAnsi="Arial" w:cs="Arial"/>
          <w:bCs/>
          <w:bdr w:val="nil"/>
        </w:rPr>
      </w:pPr>
      <w:del w:id="463" w:author="SALSA" w:date="2026-09-25T21:07:00Z" w16du:dateUtc="2026-09-26T01:07:00Z">
        <w:r w:rsidRPr="00F56B8C">
          <w:rPr>
            <w:rFonts w:ascii="Arial" w:eastAsia="Arial Unicode MS" w:hAnsi="Arial" w:cs="Arial"/>
            <w:bCs/>
            <w:bdr w:val="nil"/>
          </w:rPr>
          <w:delText>M</w:delText>
        </w:r>
        <w:r w:rsidR="008B49A7" w:rsidRPr="00F56B8C">
          <w:rPr>
            <w:rFonts w:ascii="Arial" w:eastAsia="Arial Unicode MS" w:hAnsi="Arial" w:cs="Arial"/>
            <w:bCs/>
            <w:bdr w:val="nil"/>
          </w:rPr>
          <w:delText>r.</w:delText>
        </w:r>
        <w:r w:rsidR="004A2548" w:rsidRPr="00F56B8C">
          <w:rPr>
            <w:rFonts w:ascii="Arial" w:eastAsia="Arial Unicode MS" w:hAnsi="Arial" w:cs="Arial"/>
            <w:bCs/>
            <w:bdr w:val="nil"/>
          </w:rPr>
          <w:delText xml:space="preserve"> Abdoulaye MEITE</w:delText>
        </w:r>
        <w:r w:rsidR="008B49A7" w:rsidRPr="00F56B8C">
          <w:rPr>
            <w:rFonts w:ascii="Arial" w:eastAsia="Arial Unicode MS" w:hAnsi="Arial" w:cs="Arial"/>
            <w:bCs/>
            <w:bdr w:val="nil"/>
          </w:rPr>
          <w:delText>, Advocate, Member of the Bar of Côte d’Ivoire;</w:delText>
        </w:r>
      </w:del>
    </w:p>
    <w:p w14:paraId="664D5C5F" w14:textId="77777777" w:rsidR="008B49A7" w:rsidRPr="008B49A7" w:rsidRDefault="008B49A7" w:rsidP="001F267D">
      <w:pPr>
        <w:pBdr>
          <w:top w:val="nil"/>
          <w:left w:val="nil"/>
          <w:bottom w:val="nil"/>
          <w:right w:val="nil"/>
          <w:between w:val="nil"/>
          <w:bar w:val="nil"/>
        </w:pBdr>
        <w:spacing w:line="360" w:lineRule="auto"/>
        <w:jc w:val="both"/>
        <w:rPr>
          <w:del w:id="464" w:author="SALSA" w:date="2026-09-25T21:07:00Z" w16du:dateUtc="2026-09-26T01:07:00Z"/>
          <w:rFonts w:ascii="Arial" w:eastAsia="Arial Unicode MS" w:hAnsi="Arial" w:cs="Arial"/>
          <w:bCs/>
          <w:bdr w:val="nil"/>
        </w:rPr>
      </w:pPr>
    </w:p>
    <w:p w14:paraId="40DD9E60" w14:textId="77777777" w:rsidR="001F267D" w:rsidRPr="008B49A7" w:rsidRDefault="001F267D" w:rsidP="001F267D">
      <w:pPr>
        <w:pBdr>
          <w:top w:val="nil"/>
          <w:left w:val="nil"/>
          <w:bottom w:val="nil"/>
          <w:right w:val="nil"/>
          <w:between w:val="nil"/>
          <w:bar w:val="nil"/>
        </w:pBdr>
        <w:spacing w:line="360" w:lineRule="auto"/>
        <w:jc w:val="both"/>
        <w:rPr>
          <w:del w:id="465" w:author="SALSA" w:date="2026-09-25T21:07:00Z" w16du:dateUtc="2026-09-26T01:07:00Z"/>
          <w:rFonts w:ascii="Arial" w:eastAsia="Arial Unicode MS" w:hAnsi="Arial" w:cs="Arial"/>
          <w:bCs/>
          <w:bdr w:val="nil"/>
        </w:rPr>
      </w:pPr>
    </w:p>
    <w:p w14:paraId="11119801" w14:textId="77777777" w:rsidR="001F267D" w:rsidRPr="001C0F79" w:rsidRDefault="00705926" w:rsidP="001F267D">
      <w:pPr>
        <w:pBdr>
          <w:top w:val="nil"/>
          <w:left w:val="nil"/>
          <w:bottom w:val="nil"/>
          <w:right w:val="nil"/>
          <w:between w:val="nil"/>
          <w:bar w:val="nil"/>
        </w:pBdr>
        <w:spacing w:line="360" w:lineRule="auto"/>
        <w:jc w:val="both"/>
        <w:rPr>
          <w:del w:id="466" w:author="SALSA" w:date="2026-09-25T21:07:00Z" w16du:dateUtc="2026-09-26T01:07:00Z"/>
          <w:rFonts w:ascii="Arial" w:eastAsia="Arial Unicode MS" w:hAnsi="Arial" w:cs="Arial"/>
          <w:bCs/>
          <w:bdr w:val="nil"/>
        </w:rPr>
      </w:pPr>
      <w:del w:id="467" w:author="SALSA" w:date="2026-09-25T21:07:00Z" w16du:dateUtc="2026-09-26T01:07:00Z">
        <w:r>
          <w:rPr>
            <w:rFonts w:ascii="Arial" w:eastAsia="Arial Unicode MS" w:hAnsi="Arial" w:cs="Arial"/>
            <w:bCs/>
            <w:bdr w:val="nil"/>
          </w:rPr>
          <w:delText>A</w:delText>
        </w:r>
        <w:r w:rsidR="004A27BC">
          <w:rPr>
            <w:rFonts w:ascii="Arial" w:eastAsia="Arial Unicode MS" w:hAnsi="Arial" w:cs="Arial"/>
            <w:bCs/>
            <w:bdr w:val="nil"/>
          </w:rPr>
          <w:delText>fter deliberation</w:delText>
        </w:r>
        <w:r w:rsidR="001F267D" w:rsidRPr="001C0F79">
          <w:rPr>
            <w:rFonts w:ascii="Arial" w:eastAsia="Arial Unicode MS" w:hAnsi="Arial" w:cs="Arial"/>
            <w:bCs/>
            <w:bdr w:val="nil"/>
          </w:rPr>
          <w:delText>,</w:delText>
        </w:r>
      </w:del>
    </w:p>
    <w:p w14:paraId="6B010AA5" w14:textId="77777777" w:rsidR="001F267D" w:rsidRPr="001C0F79" w:rsidRDefault="001F267D" w:rsidP="001F267D">
      <w:pPr>
        <w:pBdr>
          <w:top w:val="nil"/>
          <w:left w:val="nil"/>
          <w:bottom w:val="nil"/>
          <w:right w:val="nil"/>
          <w:between w:val="nil"/>
          <w:bar w:val="nil"/>
        </w:pBdr>
        <w:spacing w:line="360" w:lineRule="auto"/>
        <w:jc w:val="both"/>
        <w:rPr>
          <w:del w:id="468" w:author="SALSA" w:date="2026-09-25T21:07:00Z" w16du:dateUtc="2026-09-26T01:07:00Z"/>
          <w:rFonts w:ascii="Arial" w:eastAsia="Arial Unicode MS" w:hAnsi="Arial" w:cs="Arial"/>
          <w:bCs/>
          <w:bdr w:val="nil"/>
        </w:rPr>
      </w:pPr>
    </w:p>
    <w:p w14:paraId="22024332" w14:textId="77777777" w:rsidR="001F267D" w:rsidRPr="002F7480" w:rsidRDefault="001C0F79" w:rsidP="001C0F79">
      <w:pPr>
        <w:pBdr>
          <w:top w:val="nil"/>
          <w:left w:val="nil"/>
          <w:bottom w:val="nil"/>
          <w:right w:val="nil"/>
          <w:between w:val="nil"/>
          <w:bar w:val="nil"/>
        </w:pBdr>
        <w:spacing w:line="360" w:lineRule="auto"/>
        <w:jc w:val="both"/>
        <w:rPr>
          <w:del w:id="469" w:author="SALSA" w:date="2026-09-25T21:07:00Z" w16du:dateUtc="2026-09-26T01:07:00Z"/>
          <w:rFonts w:ascii="Arial" w:eastAsia="Arial Unicode MS" w:hAnsi="Arial" w:cs="Arial"/>
          <w:bCs/>
          <w:bdr w:val="nil"/>
        </w:rPr>
      </w:pPr>
      <w:del w:id="470" w:author="SALSA" w:date="2026-09-25T21:07:00Z" w16du:dateUtc="2026-09-26T01:07:00Z">
        <w:r>
          <w:rPr>
            <w:rFonts w:ascii="Arial" w:eastAsia="Arial Unicode MS" w:hAnsi="Arial" w:cs="Arial"/>
            <w:bCs/>
            <w:bdr w:val="nil"/>
          </w:rPr>
          <w:delText>makes the following Order:</w:delText>
        </w:r>
      </w:del>
    </w:p>
    <w:p w14:paraId="4BD89454" w14:textId="77777777" w:rsidR="007E0914" w:rsidRDefault="007E0914" w:rsidP="00E87B42">
      <w:pPr>
        <w:rPr>
          <w:del w:id="471" w:author="SALSA" w:date="2026-09-25T21:07:00Z" w16du:dateUtc="2026-09-26T01:07:00Z"/>
          <w:rFonts w:ascii="Times New Roman" w:hAnsi="Times New Roman"/>
          <w:lang w:val="en" w:eastAsia="en-GB"/>
        </w:rPr>
      </w:pPr>
    </w:p>
    <w:p w14:paraId="4EBF3913" w14:textId="77777777" w:rsidR="007E0914" w:rsidRDefault="007E0914" w:rsidP="00E87B42">
      <w:pPr>
        <w:rPr>
          <w:del w:id="472" w:author="SALSA" w:date="2026-09-25T21:07:00Z" w16du:dateUtc="2026-09-26T01:07:00Z"/>
          <w:rFonts w:ascii="Times New Roman" w:hAnsi="Times New Roman"/>
          <w:lang w:val="en" w:eastAsia="en-GB"/>
        </w:rPr>
      </w:pPr>
    </w:p>
    <w:p w14:paraId="18FD7096" w14:textId="77777777" w:rsidR="005B6B04" w:rsidRDefault="005B6B04" w:rsidP="00E87B42">
      <w:pPr>
        <w:rPr>
          <w:del w:id="473" w:author="SALSA" w:date="2026-09-25T21:07:00Z" w16du:dateUtc="2026-09-26T01:07:00Z"/>
          <w:rFonts w:ascii="Times New Roman" w:hAnsi="Times New Roman"/>
          <w:lang w:val="en" w:eastAsia="en-GB"/>
        </w:rPr>
      </w:pPr>
    </w:p>
    <w:p w14:paraId="4DD4E66F" w14:textId="77777777" w:rsidR="007E0914" w:rsidRDefault="007E0914" w:rsidP="00E87B42">
      <w:pPr>
        <w:rPr>
          <w:del w:id="474" w:author="SALSA" w:date="2026-09-25T21:07:00Z" w16du:dateUtc="2026-09-26T01:07:00Z"/>
          <w:rFonts w:ascii="Times New Roman" w:hAnsi="Times New Roman"/>
          <w:lang w:val="en" w:eastAsia="en-GB"/>
        </w:rPr>
      </w:pPr>
    </w:p>
    <w:p w14:paraId="7B991626" w14:textId="77777777" w:rsidR="007E0914" w:rsidRPr="00456A0B" w:rsidRDefault="00E87B42" w:rsidP="007E0914">
      <w:pPr>
        <w:spacing w:line="360" w:lineRule="auto"/>
        <w:jc w:val="both"/>
        <w:rPr>
          <w:del w:id="475" w:author="SALSA" w:date="2026-09-25T21:07:00Z" w16du:dateUtc="2026-09-26T01:07:00Z"/>
          <w:rFonts w:ascii="Arial" w:hAnsi="Arial" w:cs="Arial"/>
          <w:b/>
          <w:bCs/>
          <w:lang w:val="en" w:eastAsia="en-GB"/>
        </w:rPr>
      </w:pPr>
      <w:del w:id="476" w:author="SALSA" w:date="2026-09-25T21:07:00Z" w16du:dateUtc="2026-09-26T01:07:00Z">
        <w:r w:rsidRPr="00456A0B">
          <w:rPr>
            <w:rFonts w:ascii="Arial" w:hAnsi="Arial" w:cs="Arial"/>
            <w:b/>
            <w:bCs/>
            <w:lang w:val="en" w:eastAsia="en-GB"/>
          </w:rPr>
          <w:delText>I. THE PARTIES</w:delText>
        </w:r>
      </w:del>
    </w:p>
    <w:p w14:paraId="3AF3AA3D" w14:textId="77777777" w:rsidR="007E0914" w:rsidRDefault="007E0914" w:rsidP="007E0914">
      <w:pPr>
        <w:spacing w:line="360" w:lineRule="auto"/>
        <w:jc w:val="both"/>
        <w:rPr>
          <w:del w:id="477" w:author="SALSA" w:date="2026-09-25T21:07:00Z" w16du:dateUtc="2026-09-26T01:07:00Z"/>
          <w:rFonts w:ascii="Arial" w:hAnsi="Arial" w:cs="Arial"/>
          <w:lang w:val="en" w:eastAsia="en-GB"/>
        </w:rPr>
      </w:pPr>
    </w:p>
    <w:p w14:paraId="30D6B882" w14:textId="77777777" w:rsidR="007E0914" w:rsidRPr="004E018F" w:rsidRDefault="004A2548" w:rsidP="00F2436E">
      <w:pPr>
        <w:pStyle w:val="ListParagraph"/>
        <w:numPr>
          <w:ilvl w:val="0"/>
          <w:numId w:val="4"/>
        </w:numPr>
        <w:spacing w:line="360" w:lineRule="auto"/>
        <w:jc w:val="both"/>
        <w:rPr>
          <w:del w:id="478" w:author="SALSA" w:date="2026-09-25T21:07:00Z" w16du:dateUtc="2026-09-26T01:07:00Z"/>
          <w:rFonts w:ascii="Arial" w:hAnsi="Arial" w:cs="Arial"/>
          <w:lang w:val="en" w:eastAsia="en-GB"/>
        </w:rPr>
      </w:pPr>
      <w:del w:id="479" w:author="SALSA" w:date="2026-09-25T21:07:00Z" w16du:dateUtc="2026-09-26T01:07:00Z">
        <w:r>
          <w:rPr>
            <w:rFonts w:ascii="Arial" w:hAnsi="Arial" w:cs="Arial"/>
            <w:lang w:val="en" w:eastAsia="en-GB"/>
          </w:rPr>
          <w:delText>Suy Bi</w:delText>
        </w:r>
        <w:r w:rsidR="00E87B42" w:rsidRPr="004E018F">
          <w:rPr>
            <w:rFonts w:ascii="Arial" w:hAnsi="Arial" w:cs="Arial"/>
            <w:lang w:val="en" w:eastAsia="en-GB"/>
          </w:rPr>
          <w:delText xml:space="preserve"> G</w:delText>
        </w:r>
        <w:r w:rsidR="004E018F" w:rsidRPr="004E018F">
          <w:rPr>
            <w:rFonts w:ascii="Arial" w:hAnsi="Arial" w:cs="Arial"/>
            <w:lang w:val="en" w:eastAsia="en-GB"/>
          </w:rPr>
          <w:delText>ohoré</w:delText>
        </w:r>
        <w:r w:rsidR="00E87B42" w:rsidRPr="004E018F">
          <w:rPr>
            <w:rFonts w:ascii="Arial" w:hAnsi="Arial" w:cs="Arial"/>
            <w:lang w:val="en" w:eastAsia="en-GB"/>
          </w:rPr>
          <w:delText xml:space="preserve"> Emile</w:delText>
        </w:r>
        <w:r w:rsidR="004E018F" w:rsidRPr="004E018F">
          <w:rPr>
            <w:rFonts w:ascii="Arial" w:hAnsi="Arial" w:cs="Arial"/>
            <w:lang w:val="en" w:eastAsia="en-GB"/>
          </w:rPr>
          <w:delText>,</w:delText>
        </w:r>
        <w:r w:rsidR="00E87B42" w:rsidRPr="004E018F">
          <w:rPr>
            <w:rFonts w:ascii="Arial" w:hAnsi="Arial" w:cs="Arial"/>
            <w:lang w:val="en" w:eastAsia="en-GB"/>
          </w:rPr>
          <w:delText xml:space="preserve"> </w:delText>
        </w:r>
        <w:r w:rsidR="004E018F" w:rsidRPr="004E018F">
          <w:rPr>
            <w:rFonts w:ascii="Arial" w:hAnsi="Arial" w:cs="Arial"/>
            <w:lang w:val="en" w:eastAsia="en-GB"/>
          </w:rPr>
          <w:delText xml:space="preserve">Kakou Guikahué Maurice, Kouassi Kouamé Patrice, Kouadjo François, Yao N’guessan Justin Innocent, Gnokonte Gnessoa Désiré, Djedje Mady Alphonse, Soro Kigbafori Guillaume, </w:delText>
        </w:r>
        <w:r w:rsidR="00E87B42" w:rsidRPr="004E018F">
          <w:rPr>
            <w:rFonts w:ascii="Arial" w:hAnsi="Arial" w:cs="Arial"/>
            <w:lang w:val="en" w:eastAsia="en-GB"/>
          </w:rPr>
          <w:delText>(hereinafter referred to as "the Applicants")</w:delText>
        </w:r>
        <w:r w:rsidR="00265000" w:rsidRPr="004E018F">
          <w:rPr>
            <w:rFonts w:ascii="Arial" w:hAnsi="Arial" w:cs="Arial"/>
            <w:lang w:val="en" w:eastAsia="en-GB"/>
          </w:rPr>
          <w:delText xml:space="preserve"> are </w:delText>
        </w:r>
        <w:r w:rsidR="00475FED">
          <w:rPr>
            <w:rFonts w:ascii="Arial" w:hAnsi="Arial" w:cs="Arial"/>
            <w:lang w:val="en" w:eastAsia="en-GB"/>
          </w:rPr>
          <w:delText xml:space="preserve">professionals of </w:delText>
        </w:r>
        <w:r w:rsidR="00265000" w:rsidRPr="004E018F">
          <w:rPr>
            <w:rFonts w:ascii="Arial" w:hAnsi="Arial" w:cs="Arial"/>
            <w:lang w:val="en" w:eastAsia="en-GB"/>
          </w:rPr>
          <w:delText xml:space="preserve">Ivorian </w:delText>
        </w:r>
        <w:r w:rsidR="00475FED">
          <w:rPr>
            <w:rFonts w:ascii="Arial" w:hAnsi="Arial" w:cs="Arial"/>
            <w:lang w:val="en" w:eastAsia="en-GB"/>
          </w:rPr>
          <w:delText xml:space="preserve">origin </w:delText>
        </w:r>
        <w:r w:rsidR="00E87B42" w:rsidRPr="004E018F">
          <w:rPr>
            <w:rFonts w:ascii="Arial" w:hAnsi="Arial" w:cs="Arial"/>
            <w:lang w:val="en" w:eastAsia="en-GB"/>
          </w:rPr>
          <w:delText>.</w:delText>
        </w:r>
      </w:del>
    </w:p>
    <w:p w14:paraId="38711E9B" w14:textId="77777777" w:rsidR="007E0914" w:rsidRDefault="007E0914" w:rsidP="007E0914">
      <w:pPr>
        <w:spacing w:line="360" w:lineRule="auto"/>
        <w:jc w:val="both"/>
        <w:rPr>
          <w:del w:id="480" w:author="SALSA" w:date="2026-09-25T21:07:00Z" w16du:dateUtc="2026-09-26T01:07:00Z"/>
          <w:rFonts w:ascii="Arial" w:hAnsi="Arial" w:cs="Arial"/>
          <w:lang w:val="en" w:eastAsia="en-GB"/>
        </w:rPr>
      </w:pPr>
    </w:p>
    <w:p w14:paraId="66AFEFCE" w14:textId="77777777" w:rsidR="007E0914" w:rsidRPr="00456A0B" w:rsidRDefault="00E00272" w:rsidP="00203B96">
      <w:pPr>
        <w:pStyle w:val="ListParagraph"/>
        <w:numPr>
          <w:ilvl w:val="0"/>
          <w:numId w:val="4"/>
        </w:numPr>
        <w:spacing w:line="360" w:lineRule="auto"/>
        <w:jc w:val="both"/>
        <w:rPr>
          <w:del w:id="481" w:author="SALSA" w:date="2026-09-25T21:07:00Z" w16du:dateUtc="2026-09-26T01:07:00Z"/>
          <w:rFonts w:ascii="Arial" w:hAnsi="Arial" w:cs="Arial"/>
          <w:lang w:val="en" w:eastAsia="en-GB"/>
        </w:rPr>
      </w:pPr>
      <w:del w:id="482" w:author="SALSA" w:date="2026-09-25T21:07:00Z" w16du:dateUtc="2026-09-26T01:07:00Z">
        <w:r>
          <w:rPr>
            <w:rFonts w:ascii="Arial" w:hAnsi="Arial" w:cs="Arial"/>
            <w:lang w:val="en" w:eastAsia="en-GB"/>
          </w:rPr>
          <w:delText xml:space="preserve">The </w:delText>
        </w:r>
        <w:r w:rsidR="00C621CF">
          <w:rPr>
            <w:rFonts w:ascii="Arial" w:hAnsi="Arial" w:cs="Arial"/>
            <w:lang w:val="en" w:eastAsia="en-GB"/>
          </w:rPr>
          <w:delText>A</w:delText>
        </w:r>
        <w:r w:rsidR="004A27BC">
          <w:rPr>
            <w:rFonts w:ascii="Arial" w:hAnsi="Arial" w:cs="Arial"/>
            <w:lang w:val="en" w:eastAsia="en-GB"/>
          </w:rPr>
          <w:delText>pplication was filed</w:delText>
        </w:r>
        <w:r w:rsidR="00E87B42" w:rsidRPr="00456A0B">
          <w:rPr>
            <w:rFonts w:ascii="Arial" w:hAnsi="Arial" w:cs="Arial"/>
            <w:lang w:val="en" w:eastAsia="en-GB"/>
          </w:rPr>
          <w:delText xml:space="preserve"> against the Republic of Côte d'Ivoire (h</w:delText>
        </w:r>
        <w:r w:rsidR="00456A0B">
          <w:rPr>
            <w:rFonts w:ascii="Arial" w:hAnsi="Arial" w:cs="Arial"/>
            <w:lang w:val="en" w:eastAsia="en-GB"/>
          </w:rPr>
          <w:delText>ereinafter referred to as "the R</w:delText>
        </w:r>
        <w:r w:rsidR="00E87B42" w:rsidRPr="00456A0B">
          <w:rPr>
            <w:rFonts w:ascii="Arial" w:hAnsi="Arial" w:cs="Arial"/>
            <w:lang w:val="en" w:eastAsia="en-GB"/>
          </w:rPr>
          <w:delText xml:space="preserve">espondent State") which became a </w:delText>
        </w:r>
        <w:r w:rsidR="00F56B8C">
          <w:rPr>
            <w:rFonts w:ascii="Arial" w:hAnsi="Arial" w:cs="Arial"/>
            <w:lang w:val="en" w:eastAsia="en-GB"/>
          </w:rPr>
          <w:delText>p</w:delText>
        </w:r>
        <w:r w:rsidR="00E87B42" w:rsidRPr="00456A0B">
          <w:rPr>
            <w:rFonts w:ascii="Arial" w:hAnsi="Arial" w:cs="Arial"/>
            <w:lang w:val="en" w:eastAsia="en-GB"/>
          </w:rPr>
          <w:delText>arty to the African Charter on Human and Peoples' Rights (here</w:delText>
        </w:r>
        <w:r w:rsidR="00456A0B">
          <w:rPr>
            <w:rFonts w:ascii="Arial" w:hAnsi="Arial" w:cs="Arial"/>
            <w:lang w:val="en" w:eastAsia="en-GB"/>
          </w:rPr>
          <w:delText xml:space="preserve">inafter referred to as "the </w:delText>
        </w:r>
        <w:r w:rsidR="00705926" w:rsidRPr="00456A0B">
          <w:rPr>
            <w:rFonts w:ascii="Arial" w:hAnsi="Arial" w:cs="Arial"/>
            <w:lang w:val="en" w:eastAsia="en-GB"/>
          </w:rPr>
          <w:delText xml:space="preserve">Charter) </w:delText>
        </w:r>
        <w:r w:rsidR="00705926">
          <w:rPr>
            <w:rFonts w:ascii="Arial" w:hAnsi="Arial" w:cs="Arial"/>
            <w:lang w:val="en" w:eastAsia="en-GB"/>
          </w:rPr>
          <w:delText>on</w:delText>
        </w:r>
        <w:r w:rsidR="00E87B42" w:rsidRPr="00456A0B">
          <w:rPr>
            <w:rFonts w:ascii="Arial" w:hAnsi="Arial" w:cs="Arial"/>
            <w:lang w:val="en" w:eastAsia="en-GB"/>
          </w:rPr>
          <w:delText xml:space="preserve"> 31 March 1992 </w:delText>
        </w:r>
        <w:r w:rsidR="00456A0B">
          <w:rPr>
            <w:rFonts w:ascii="Arial" w:hAnsi="Arial" w:cs="Arial"/>
            <w:lang w:val="en" w:eastAsia="en-GB"/>
          </w:rPr>
          <w:delText xml:space="preserve">and to </w:delText>
        </w:r>
        <w:r w:rsidR="00E87B42" w:rsidRPr="00456A0B">
          <w:rPr>
            <w:rFonts w:ascii="Arial" w:hAnsi="Arial" w:cs="Arial"/>
            <w:lang w:val="en" w:eastAsia="en-GB"/>
          </w:rPr>
          <w:delText xml:space="preserve">the Protocol </w:delText>
        </w:r>
        <w:r w:rsidR="00456A0B">
          <w:rPr>
            <w:rFonts w:ascii="Arial" w:hAnsi="Arial" w:cs="Arial"/>
            <w:lang w:val="en" w:eastAsia="en-GB"/>
          </w:rPr>
          <w:delText xml:space="preserve">on 25 </w:delText>
        </w:r>
        <w:r w:rsidR="00BC3080">
          <w:rPr>
            <w:rFonts w:ascii="Arial" w:hAnsi="Arial" w:cs="Arial"/>
            <w:lang w:val="en" w:eastAsia="en-GB"/>
          </w:rPr>
          <w:delText>January 2004</w:delText>
        </w:r>
        <w:r w:rsidR="00456A0B">
          <w:rPr>
            <w:rFonts w:ascii="Arial" w:hAnsi="Arial" w:cs="Arial"/>
            <w:lang w:val="en" w:eastAsia="en-GB"/>
          </w:rPr>
          <w:delText>. The R</w:delText>
        </w:r>
        <w:r w:rsidR="00E87B42" w:rsidRPr="00456A0B">
          <w:rPr>
            <w:rFonts w:ascii="Arial" w:hAnsi="Arial" w:cs="Arial"/>
            <w:lang w:val="en" w:eastAsia="en-GB"/>
          </w:rPr>
          <w:delText xml:space="preserve">espondent State also filed the </w:delText>
        </w:r>
        <w:r w:rsidR="00475FED">
          <w:rPr>
            <w:rFonts w:ascii="Arial" w:hAnsi="Arial" w:cs="Arial"/>
            <w:lang w:val="en" w:eastAsia="en-GB"/>
          </w:rPr>
          <w:delText>D</w:delText>
        </w:r>
        <w:r w:rsidR="00E87B42" w:rsidRPr="00456A0B">
          <w:rPr>
            <w:rFonts w:ascii="Arial" w:hAnsi="Arial" w:cs="Arial"/>
            <w:lang w:val="en" w:eastAsia="en-GB"/>
          </w:rPr>
          <w:delText>eclaration p</w:delText>
        </w:r>
        <w:r w:rsidR="00456A0B">
          <w:rPr>
            <w:rFonts w:ascii="Arial" w:hAnsi="Arial" w:cs="Arial"/>
            <w:lang w:val="en" w:eastAsia="en-GB"/>
          </w:rPr>
          <w:delText>rescribed under Article 3</w:delText>
        </w:r>
        <w:r w:rsidR="00EB3691">
          <w:rPr>
            <w:rFonts w:ascii="Arial" w:hAnsi="Arial" w:cs="Arial"/>
            <w:lang w:val="en" w:eastAsia="en-GB"/>
          </w:rPr>
          <w:delText>4(6) of the Protocol by which</w:delText>
        </w:r>
        <w:r w:rsidR="00E87B42" w:rsidRPr="00456A0B">
          <w:rPr>
            <w:rFonts w:ascii="Arial" w:hAnsi="Arial" w:cs="Arial"/>
            <w:lang w:val="en" w:eastAsia="en-GB"/>
          </w:rPr>
          <w:delText xml:space="preserve"> it accepts the jurisdiction of the Court to receive app</w:delText>
        </w:r>
        <w:r w:rsidR="00EB3691">
          <w:rPr>
            <w:rFonts w:ascii="Arial" w:hAnsi="Arial" w:cs="Arial"/>
            <w:lang w:val="en" w:eastAsia="en-GB"/>
          </w:rPr>
          <w:delText>lications from individuals and Non-Governmental O</w:delText>
        </w:r>
        <w:r w:rsidR="00E87B42" w:rsidRPr="00456A0B">
          <w:rPr>
            <w:rFonts w:ascii="Arial" w:hAnsi="Arial" w:cs="Arial"/>
            <w:lang w:val="en" w:eastAsia="en-GB"/>
          </w:rPr>
          <w:delText>rganizations.</w:delText>
        </w:r>
      </w:del>
    </w:p>
    <w:p w14:paraId="068FA754" w14:textId="77777777" w:rsidR="007E0914" w:rsidRDefault="007E0914" w:rsidP="007E0914">
      <w:pPr>
        <w:spacing w:line="360" w:lineRule="auto"/>
        <w:jc w:val="both"/>
        <w:rPr>
          <w:del w:id="483" w:author="SALSA" w:date="2026-09-25T21:07:00Z" w16du:dateUtc="2026-09-26T01:07:00Z"/>
          <w:rFonts w:ascii="Arial" w:hAnsi="Arial" w:cs="Arial"/>
          <w:lang w:val="en" w:eastAsia="en-GB"/>
        </w:rPr>
      </w:pPr>
    </w:p>
    <w:p w14:paraId="5012EDCC" w14:textId="77777777" w:rsidR="00521E81" w:rsidRPr="00EB3691" w:rsidRDefault="00EB3691" w:rsidP="00521E81">
      <w:pPr>
        <w:spacing w:line="360" w:lineRule="auto"/>
        <w:jc w:val="both"/>
        <w:rPr>
          <w:del w:id="484" w:author="SALSA" w:date="2026-09-25T21:07:00Z" w16du:dateUtc="2026-09-26T01:07:00Z"/>
          <w:rFonts w:ascii="Arial" w:hAnsi="Arial" w:cs="Arial"/>
          <w:b/>
          <w:bCs/>
          <w:lang w:val="en" w:eastAsia="en-GB"/>
        </w:rPr>
      </w:pPr>
      <w:del w:id="485" w:author="SALSA" w:date="2026-09-25T21:07:00Z" w16du:dateUtc="2026-09-26T01:07:00Z">
        <w:r w:rsidRPr="00EB3691">
          <w:rPr>
            <w:rFonts w:ascii="Arial" w:hAnsi="Arial" w:cs="Arial"/>
            <w:b/>
            <w:bCs/>
            <w:lang w:val="en" w:eastAsia="en-GB"/>
          </w:rPr>
          <w:delText>II. SUBJECT OF THE APPLICATION</w:delText>
        </w:r>
      </w:del>
    </w:p>
    <w:p w14:paraId="0139925D" w14:textId="77777777" w:rsidR="00521E81" w:rsidRDefault="00521E81" w:rsidP="00521E81">
      <w:pPr>
        <w:spacing w:line="360" w:lineRule="auto"/>
        <w:jc w:val="both"/>
        <w:rPr>
          <w:del w:id="486" w:author="SALSA" w:date="2026-09-25T21:07:00Z" w16du:dateUtc="2026-09-26T01:07:00Z"/>
          <w:rFonts w:ascii="Arial" w:hAnsi="Arial" w:cs="Arial"/>
          <w:lang w:val="en" w:eastAsia="en-GB"/>
        </w:rPr>
      </w:pPr>
    </w:p>
    <w:p w14:paraId="18B0B8CD" w14:textId="77777777" w:rsidR="00D665A3" w:rsidRDefault="00EB3691" w:rsidP="005F391E">
      <w:pPr>
        <w:pStyle w:val="ListParagraph"/>
        <w:numPr>
          <w:ilvl w:val="0"/>
          <w:numId w:val="4"/>
        </w:numPr>
        <w:spacing w:line="360" w:lineRule="auto"/>
        <w:jc w:val="both"/>
        <w:rPr>
          <w:del w:id="487" w:author="SALSA" w:date="2026-09-25T21:07:00Z" w16du:dateUtc="2026-09-26T01:07:00Z"/>
          <w:rFonts w:ascii="Arial" w:hAnsi="Arial" w:cs="Arial"/>
          <w:lang w:val="en" w:eastAsia="en-GB"/>
        </w:rPr>
      </w:pPr>
      <w:del w:id="488" w:author="SALSA" w:date="2026-09-25T21:07:00Z" w16du:dateUtc="2026-09-26T01:07:00Z">
        <w:r>
          <w:rPr>
            <w:rFonts w:ascii="Arial" w:hAnsi="Arial" w:cs="Arial"/>
            <w:lang w:val="en" w:eastAsia="en-GB"/>
          </w:rPr>
          <w:delText xml:space="preserve"> The present Application </w:delText>
        </w:r>
        <w:r w:rsidR="005A27D6">
          <w:rPr>
            <w:rFonts w:ascii="Arial" w:hAnsi="Arial" w:cs="Arial"/>
            <w:lang w:val="en" w:eastAsia="en-GB"/>
          </w:rPr>
          <w:delText>filed</w:delText>
        </w:r>
        <w:r w:rsidR="003B17F2">
          <w:rPr>
            <w:rFonts w:ascii="Arial" w:hAnsi="Arial" w:cs="Arial"/>
            <w:lang w:val="en" w:eastAsia="en-GB"/>
          </w:rPr>
          <w:delText xml:space="preserve"> </w:delText>
        </w:r>
        <w:r w:rsidR="00E87B42" w:rsidRPr="007E0914">
          <w:rPr>
            <w:rFonts w:ascii="Arial" w:hAnsi="Arial" w:cs="Arial"/>
            <w:lang w:val="en" w:eastAsia="en-GB"/>
          </w:rPr>
          <w:delText xml:space="preserve">on </w:delText>
        </w:r>
        <w:r w:rsidR="005F391E">
          <w:rPr>
            <w:rFonts w:ascii="Arial" w:hAnsi="Arial" w:cs="Arial"/>
            <w:lang w:val="en" w:eastAsia="en-GB"/>
          </w:rPr>
          <w:delText>10 September 2019</w:delText>
        </w:r>
        <w:r w:rsidR="005A27D6">
          <w:rPr>
            <w:rFonts w:ascii="Arial" w:hAnsi="Arial" w:cs="Arial"/>
            <w:lang w:val="en" w:eastAsia="en-GB"/>
          </w:rPr>
          <w:delText xml:space="preserve"> is in respect </w:delText>
        </w:r>
        <w:r w:rsidR="005A27D6" w:rsidRPr="00F56B8C">
          <w:rPr>
            <w:rFonts w:ascii="Arial" w:hAnsi="Arial" w:cs="Arial"/>
            <w:b/>
            <w:bCs/>
            <w:lang w:val="en" w:eastAsia="en-GB"/>
          </w:rPr>
          <w:delText>of requests</w:delText>
        </w:r>
        <w:r w:rsidR="003E75AD" w:rsidRPr="00F56B8C">
          <w:rPr>
            <w:rFonts w:ascii="Arial" w:hAnsi="Arial" w:cs="Arial"/>
            <w:b/>
            <w:bCs/>
            <w:lang w:val="en" w:eastAsia="en-GB"/>
          </w:rPr>
          <w:delText xml:space="preserve"> for provisional measures.</w:delText>
        </w:r>
        <w:r w:rsidR="003E75AD">
          <w:rPr>
            <w:rFonts w:ascii="Arial" w:hAnsi="Arial" w:cs="Arial"/>
            <w:lang w:val="en" w:eastAsia="en-GB"/>
          </w:rPr>
          <w:delText xml:space="preserve"> </w:delText>
        </w:r>
        <w:r w:rsidR="005A27D6">
          <w:rPr>
            <w:rFonts w:ascii="Arial" w:hAnsi="Arial" w:cs="Arial"/>
            <w:lang w:val="en" w:eastAsia="en-GB"/>
          </w:rPr>
          <w:delText xml:space="preserve"> The substantive matter concerns a </w:delText>
        </w:r>
        <w:r w:rsidR="00E87B42" w:rsidRPr="007E0914">
          <w:rPr>
            <w:rFonts w:ascii="Arial" w:hAnsi="Arial" w:cs="Arial"/>
            <w:lang w:val="en" w:eastAsia="en-GB"/>
          </w:rPr>
          <w:delText>new law adopted b</w:delText>
        </w:r>
        <w:r>
          <w:rPr>
            <w:rFonts w:ascii="Arial" w:hAnsi="Arial" w:cs="Arial"/>
            <w:lang w:val="en" w:eastAsia="en-GB"/>
          </w:rPr>
          <w:delText>y the National Assembly of the R</w:delText>
        </w:r>
        <w:r w:rsidR="00E87B42" w:rsidRPr="007E0914">
          <w:rPr>
            <w:rFonts w:ascii="Arial" w:hAnsi="Arial" w:cs="Arial"/>
            <w:lang w:val="en" w:eastAsia="en-GB"/>
          </w:rPr>
          <w:delText>espondent State in the context of the reform of the Independent Elect</w:delText>
        </w:r>
        <w:r w:rsidR="00203B96">
          <w:rPr>
            <w:rFonts w:ascii="Arial" w:hAnsi="Arial" w:cs="Arial"/>
            <w:lang w:val="en" w:eastAsia="en-GB"/>
          </w:rPr>
          <w:delText xml:space="preserve">oral Commission </w:delText>
        </w:r>
        <w:r w:rsidR="003B17F2">
          <w:rPr>
            <w:rFonts w:ascii="Arial" w:hAnsi="Arial" w:cs="Arial"/>
            <w:lang w:val="en" w:eastAsia="en-GB"/>
          </w:rPr>
          <w:delText>Law</w:delText>
        </w:r>
        <w:r w:rsidR="00203B96">
          <w:rPr>
            <w:rFonts w:ascii="Arial" w:hAnsi="Arial" w:cs="Arial"/>
            <w:lang w:val="en" w:eastAsia="en-GB"/>
          </w:rPr>
          <w:delText>. Moreover</w:delText>
        </w:r>
        <w:r w:rsidR="005A27D6">
          <w:rPr>
            <w:rFonts w:ascii="Arial" w:hAnsi="Arial" w:cs="Arial"/>
            <w:lang w:val="en" w:eastAsia="en-GB"/>
          </w:rPr>
          <w:delText>, this</w:delText>
        </w:r>
        <w:r w:rsidR="00E87B42" w:rsidRPr="007E0914">
          <w:rPr>
            <w:rFonts w:ascii="Arial" w:hAnsi="Arial" w:cs="Arial"/>
            <w:lang w:val="en" w:eastAsia="en-GB"/>
          </w:rPr>
          <w:delText xml:space="preserve"> Court </w:delText>
        </w:r>
        <w:r w:rsidR="00756703" w:rsidRPr="007E0914">
          <w:rPr>
            <w:rFonts w:ascii="Arial" w:hAnsi="Arial" w:cs="Arial"/>
            <w:lang w:val="en" w:eastAsia="en-GB"/>
          </w:rPr>
          <w:delText>on 18 November</w:delText>
        </w:r>
        <w:r w:rsidR="00756703">
          <w:rPr>
            <w:rFonts w:ascii="Arial" w:hAnsi="Arial" w:cs="Arial"/>
            <w:lang w:val="en" w:eastAsia="en-GB"/>
          </w:rPr>
          <w:delText xml:space="preserve"> 2016</w:delText>
        </w:r>
        <w:r w:rsidR="00E87B42" w:rsidRPr="007E0914">
          <w:rPr>
            <w:rFonts w:ascii="Arial" w:hAnsi="Arial" w:cs="Arial"/>
            <w:lang w:val="en" w:eastAsia="en-GB"/>
          </w:rPr>
          <w:delText xml:space="preserve"> already delivered on the merits</w:delText>
        </w:r>
        <w:r w:rsidR="00756703">
          <w:rPr>
            <w:rFonts w:ascii="Arial" w:hAnsi="Arial" w:cs="Arial"/>
            <w:lang w:val="en" w:eastAsia="en-GB"/>
          </w:rPr>
          <w:delText xml:space="preserve"> of this </w:delText>
        </w:r>
        <w:r w:rsidR="003B17F2">
          <w:rPr>
            <w:rFonts w:ascii="Arial" w:hAnsi="Arial" w:cs="Arial"/>
            <w:lang w:val="en" w:eastAsia="en-GB"/>
          </w:rPr>
          <w:delText>matter</w:delText>
        </w:r>
        <w:r w:rsidR="003B17F2" w:rsidRPr="007E0914">
          <w:rPr>
            <w:rFonts w:ascii="Arial" w:hAnsi="Arial" w:cs="Arial"/>
            <w:lang w:val="en" w:eastAsia="en-GB"/>
          </w:rPr>
          <w:delText xml:space="preserve"> </w:delText>
        </w:r>
        <w:r w:rsidR="003B17F2">
          <w:rPr>
            <w:rFonts w:ascii="Arial" w:hAnsi="Arial" w:cs="Arial"/>
            <w:lang w:val="en" w:eastAsia="en-GB"/>
          </w:rPr>
          <w:delText>a</w:delText>
        </w:r>
        <w:r w:rsidR="00756703">
          <w:rPr>
            <w:rFonts w:ascii="Arial" w:hAnsi="Arial" w:cs="Arial"/>
            <w:lang w:val="en" w:eastAsia="en-GB"/>
          </w:rPr>
          <w:delText xml:space="preserve"> judgment on Application</w:delText>
        </w:r>
        <w:r w:rsidR="00E87B42" w:rsidRPr="007E0914">
          <w:rPr>
            <w:rFonts w:ascii="Arial" w:hAnsi="Arial" w:cs="Arial"/>
            <w:lang w:val="en" w:eastAsia="en-GB"/>
          </w:rPr>
          <w:delText xml:space="preserve"> No. 001/2014 </w:delText>
        </w:r>
        <w:r w:rsidR="00756703">
          <w:rPr>
            <w:rFonts w:ascii="Arial" w:hAnsi="Arial" w:cs="Arial"/>
            <w:lang w:val="en" w:eastAsia="en-GB"/>
          </w:rPr>
          <w:delText xml:space="preserve">- </w:delText>
        </w:r>
        <w:r w:rsidR="00E87B42" w:rsidRPr="00756703">
          <w:rPr>
            <w:rFonts w:ascii="Arial" w:hAnsi="Arial" w:cs="Arial"/>
            <w:i/>
            <w:iCs/>
            <w:lang w:val="en" w:eastAsia="en-GB"/>
          </w:rPr>
          <w:delText>Action for the Pro</w:delText>
        </w:r>
        <w:r w:rsidR="00756703">
          <w:rPr>
            <w:rFonts w:ascii="Arial" w:hAnsi="Arial" w:cs="Arial"/>
            <w:i/>
            <w:iCs/>
            <w:lang w:val="en" w:eastAsia="en-GB"/>
          </w:rPr>
          <w:delText>tection of Human Rights (APDH) v</w:delText>
        </w:r>
        <w:r w:rsidR="00E87B42" w:rsidRPr="00756703">
          <w:rPr>
            <w:rFonts w:ascii="Arial" w:hAnsi="Arial" w:cs="Arial"/>
            <w:i/>
            <w:iCs/>
            <w:lang w:val="en" w:eastAsia="en-GB"/>
          </w:rPr>
          <w:delText>. Republic of Côte d'Ivoire</w:delText>
        </w:r>
        <w:r w:rsidR="00E87B42" w:rsidRPr="007E0914">
          <w:rPr>
            <w:rFonts w:ascii="Arial" w:hAnsi="Arial" w:cs="Arial"/>
            <w:lang w:val="en" w:eastAsia="en-GB"/>
          </w:rPr>
          <w:delText xml:space="preserve"> concerning the composition of the</w:delText>
        </w:r>
        <w:r w:rsidR="005F391E" w:rsidRPr="005F391E">
          <w:rPr>
            <w:rFonts w:ascii="Arial" w:hAnsi="Arial" w:cs="Arial"/>
            <w:lang w:val="en" w:eastAsia="en-GB"/>
          </w:rPr>
          <w:delText xml:space="preserve"> </w:delText>
        </w:r>
        <w:r w:rsidR="005F391E">
          <w:rPr>
            <w:rFonts w:ascii="Arial" w:hAnsi="Arial" w:cs="Arial"/>
            <w:lang w:val="en" w:eastAsia="en-GB"/>
          </w:rPr>
          <w:delText>R</w:delText>
        </w:r>
        <w:r w:rsidR="005F391E" w:rsidRPr="007E0914">
          <w:rPr>
            <w:rFonts w:ascii="Arial" w:hAnsi="Arial" w:cs="Arial"/>
            <w:lang w:val="en" w:eastAsia="en-GB"/>
          </w:rPr>
          <w:delText>espo</w:delText>
        </w:r>
        <w:r w:rsidR="005F391E">
          <w:rPr>
            <w:rFonts w:ascii="Arial" w:hAnsi="Arial" w:cs="Arial"/>
            <w:lang w:val="en" w:eastAsia="en-GB"/>
          </w:rPr>
          <w:delText>ndent State’s</w:delText>
        </w:r>
        <w:r w:rsidR="00E87B42" w:rsidRPr="007E0914">
          <w:rPr>
            <w:rFonts w:ascii="Arial" w:hAnsi="Arial" w:cs="Arial"/>
            <w:lang w:val="en" w:eastAsia="en-GB"/>
          </w:rPr>
          <w:delText xml:space="preserve"> Independe</w:delText>
        </w:r>
        <w:r w:rsidR="005F391E">
          <w:rPr>
            <w:rFonts w:ascii="Arial" w:hAnsi="Arial" w:cs="Arial"/>
            <w:lang w:val="en" w:eastAsia="en-GB"/>
          </w:rPr>
          <w:delText>nt Electoral Commission.</w:delText>
        </w:r>
        <w:r w:rsidR="00C259F0">
          <w:rPr>
            <w:rFonts w:ascii="Arial" w:hAnsi="Arial" w:cs="Arial"/>
            <w:lang w:val="en" w:eastAsia="en-GB"/>
          </w:rPr>
          <w:delText xml:space="preserve"> The Court found</w:delText>
        </w:r>
        <w:r w:rsidR="00E87B42" w:rsidRPr="007E0914">
          <w:rPr>
            <w:rFonts w:ascii="Arial" w:hAnsi="Arial" w:cs="Arial"/>
            <w:lang w:val="en" w:eastAsia="en-GB"/>
          </w:rPr>
          <w:delText xml:space="preserve"> that the composition of the Ivorian electoral bo</w:delText>
        </w:r>
        <w:r w:rsidR="00B42D73">
          <w:rPr>
            <w:rFonts w:ascii="Arial" w:hAnsi="Arial" w:cs="Arial"/>
            <w:lang w:val="en" w:eastAsia="en-GB"/>
          </w:rPr>
          <w:delText>dy was imbalanced and that this</w:delText>
        </w:r>
        <w:r w:rsidR="00C259F0">
          <w:rPr>
            <w:rFonts w:ascii="Arial" w:hAnsi="Arial" w:cs="Arial"/>
            <w:lang w:val="en" w:eastAsia="en-GB"/>
          </w:rPr>
          <w:delText xml:space="preserve"> </w:delText>
        </w:r>
        <w:r w:rsidR="00E87B42" w:rsidRPr="007E0914">
          <w:rPr>
            <w:rFonts w:ascii="Arial" w:hAnsi="Arial" w:cs="Arial"/>
            <w:lang w:val="en" w:eastAsia="en-GB"/>
          </w:rPr>
          <w:delText>affect</w:delText>
        </w:r>
        <w:r w:rsidR="002F73BA">
          <w:rPr>
            <w:rFonts w:ascii="Arial" w:hAnsi="Arial" w:cs="Arial"/>
            <w:lang w:val="en" w:eastAsia="en-GB"/>
          </w:rPr>
          <w:delText>ed</w:delText>
        </w:r>
        <w:r w:rsidR="00E87B42" w:rsidRPr="007E0914">
          <w:rPr>
            <w:rFonts w:ascii="Arial" w:hAnsi="Arial" w:cs="Arial"/>
            <w:lang w:val="en" w:eastAsia="en-GB"/>
          </w:rPr>
          <w:delText xml:space="preserve"> its independence and impart</w:delText>
        </w:r>
        <w:r w:rsidR="00756703">
          <w:rPr>
            <w:rFonts w:ascii="Arial" w:hAnsi="Arial" w:cs="Arial"/>
            <w:lang w:val="en" w:eastAsia="en-GB"/>
          </w:rPr>
          <w:delText>iality. The Court also held</w:delText>
        </w:r>
        <w:r w:rsidR="00E87B42" w:rsidRPr="007E0914">
          <w:rPr>
            <w:rFonts w:ascii="Arial" w:hAnsi="Arial" w:cs="Arial"/>
            <w:lang w:val="en" w:eastAsia="en-GB"/>
          </w:rPr>
          <w:delText xml:space="preserve"> that Law No. 2014-335 of 18</w:delText>
        </w:r>
        <w:r w:rsidR="00756703">
          <w:rPr>
            <w:rFonts w:ascii="Arial" w:hAnsi="Arial" w:cs="Arial"/>
            <w:lang w:val="en" w:eastAsia="en-GB"/>
          </w:rPr>
          <w:delText xml:space="preserve"> June 2014 violated Articles 10(3) and 17</w:delText>
        </w:r>
        <w:r w:rsidR="00E87B42" w:rsidRPr="007E0914">
          <w:rPr>
            <w:rFonts w:ascii="Arial" w:hAnsi="Arial" w:cs="Arial"/>
            <w:lang w:val="en" w:eastAsia="en-GB"/>
          </w:rPr>
          <w:delText>(1) of t</w:delText>
        </w:r>
        <w:r w:rsidR="00756703">
          <w:rPr>
            <w:rFonts w:ascii="Arial" w:hAnsi="Arial" w:cs="Arial"/>
            <w:lang w:val="en" w:eastAsia="en-GB"/>
          </w:rPr>
          <w:delText xml:space="preserve">he Charter and Article 3 of </w:delText>
        </w:r>
        <w:r w:rsidR="00E87B42" w:rsidRPr="007E0914">
          <w:rPr>
            <w:rFonts w:ascii="Arial" w:hAnsi="Arial" w:cs="Arial"/>
            <w:lang w:val="en" w:eastAsia="en-GB"/>
          </w:rPr>
          <w:delText>ECOWAS</w:delText>
        </w:r>
        <w:r w:rsidR="00756703">
          <w:rPr>
            <w:rFonts w:ascii="Arial" w:hAnsi="Arial" w:cs="Arial"/>
            <w:lang w:val="en" w:eastAsia="en-GB"/>
          </w:rPr>
          <w:delText xml:space="preserve"> </w:delText>
        </w:r>
        <w:r w:rsidR="00756703" w:rsidRPr="007E0914">
          <w:rPr>
            <w:rFonts w:ascii="Arial" w:hAnsi="Arial" w:cs="Arial"/>
            <w:lang w:val="en" w:eastAsia="en-GB"/>
          </w:rPr>
          <w:delText xml:space="preserve">Democracy </w:delText>
        </w:r>
        <w:r w:rsidR="00E87B42" w:rsidRPr="007E0914">
          <w:rPr>
            <w:rFonts w:ascii="Arial" w:hAnsi="Arial" w:cs="Arial"/>
            <w:lang w:val="en" w:eastAsia="en-GB"/>
          </w:rPr>
          <w:delText>Protocol</w:delText>
        </w:r>
        <w:r w:rsidR="00756703">
          <w:rPr>
            <w:rFonts w:ascii="Arial" w:hAnsi="Arial" w:cs="Arial"/>
            <w:lang w:val="en" w:eastAsia="en-GB"/>
          </w:rPr>
          <w:delText>. The Court consequently</w:delText>
        </w:r>
        <w:r w:rsidR="00E87B42" w:rsidRPr="007E0914">
          <w:rPr>
            <w:rFonts w:ascii="Arial" w:hAnsi="Arial" w:cs="Arial"/>
            <w:lang w:val="en" w:eastAsia="en-GB"/>
          </w:rPr>
          <w:delText xml:space="preserve"> ordered the Respondent State to amend Law No. 2014-335 of 18 June 2014 on the Independent Electo</w:delText>
        </w:r>
        <w:r w:rsidR="00C259F0">
          <w:rPr>
            <w:rFonts w:ascii="Arial" w:hAnsi="Arial" w:cs="Arial"/>
            <w:lang w:val="en" w:eastAsia="en-GB"/>
          </w:rPr>
          <w:delText>ral Commission to make it compliant</w:delText>
        </w:r>
        <w:r w:rsidR="00756703">
          <w:rPr>
            <w:rFonts w:ascii="Arial" w:hAnsi="Arial" w:cs="Arial"/>
            <w:lang w:val="en" w:eastAsia="en-GB"/>
          </w:rPr>
          <w:delText xml:space="preserve"> with the afore-mentioned instruments.</w:delText>
        </w:r>
      </w:del>
    </w:p>
    <w:p w14:paraId="4EAE6119" w14:textId="77777777" w:rsidR="00D665A3" w:rsidRDefault="00D665A3" w:rsidP="00D665A3">
      <w:pPr>
        <w:pStyle w:val="ListParagraph"/>
        <w:spacing w:line="360" w:lineRule="auto"/>
        <w:jc w:val="both"/>
        <w:rPr>
          <w:del w:id="489" w:author="SALSA" w:date="2026-09-25T21:07:00Z" w16du:dateUtc="2026-09-26T01:07:00Z"/>
          <w:rFonts w:ascii="Arial" w:hAnsi="Arial" w:cs="Arial"/>
          <w:lang w:val="en" w:eastAsia="en-GB"/>
        </w:rPr>
      </w:pPr>
    </w:p>
    <w:p w14:paraId="12CFCC25" w14:textId="77777777" w:rsidR="00FA5491" w:rsidRDefault="00E87B42" w:rsidP="00FA5491">
      <w:pPr>
        <w:pStyle w:val="ListParagraph"/>
        <w:numPr>
          <w:ilvl w:val="0"/>
          <w:numId w:val="4"/>
        </w:numPr>
        <w:spacing w:line="360" w:lineRule="auto"/>
        <w:jc w:val="both"/>
        <w:rPr>
          <w:del w:id="490" w:author="SALSA" w:date="2026-09-25T21:07:00Z" w16du:dateUtc="2026-09-26T01:07:00Z"/>
          <w:rFonts w:ascii="Arial" w:hAnsi="Arial" w:cs="Arial"/>
          <w:lang w:val="en" w:eastAsia="en-GB"/>
        </w:rPr>
      </w:pPr>
      <w:del w:id="491" w:author="SALSA" w:date="2026-09-25T21:07:00Z" w16du:dateUtc="2026-09-26T01:07:00Z">
        <w:r w:rsidRPr="00D665A3">
          <w:rPr>
            <w:rFonts w:ascii="Arial" w:hAnsi="Arial" w:cs="Arial"/>
            <w:lang w:val="en" w:eastAsia="en-GB"/>
          </w:rPr>
          <w:delText xml:space="preserve">On </w:delText>
        </w:r>
        <w:r w:rsidR="00C259F0" w:rsidRPr="00D665A3">
          <w:rPr>
            <w:rFonts w:ascii="Arial" w:hAnsi="Arial" w:cs="Arial"/>
            <w:lang w:val="en" w:eastAsia="en-GB"/>
          </w:rPr>
          <w:delText>04 May 2017, the Respondent State requested</w:delText>
        </w:r>
        <w:r w:rsidRPr="00D665A3">
          <w:rPr>
            <w:rFonts w:ascii="Arial" w:hAnsi="Arial" w:cs="Arial"/>
            <w:lang w:val="en" w:eastAsia="en-GB"/>
          </w:rPr>
          <w:delText xml:space="preserve"> interpretation of the judgment of 18 November 2016. On 28 November 2017, the</w:delText>
        </w:r>
        <w:r w:rsidR="00FA5491">
          <w:rPr>
            <w:rFonts w:ascii="Arial" w:hAnsi="Arial" w:cs="Arial"/>
            <w:lang w:val="en" w:eastAsia="en-GB"/>
          </w:rPr>
          <w:delText xml:space="preserve"> Court declared this request</w:delText>
        </w:r>
        <w:r w:rsidRPr="00D665A3">
          <w:rPr>
            <w:rFonts w:ascii="Arial" w:hAnsi="Arial" w:cs="Arial"/>
            <w:lang w:val="en" w:eastAsia="en-GB"/>
          </w:rPr>
          <w:delText xml:space="preserve"> inadmissible.</w:delText>
        </w:r>
      </w:del>
    </w:p>
    <w:p w14:paraId="48D77152" w14:textId="77777777" w:rsidR="00FA5491" w:rsidRPr="00FA5491" w:rsidRDefault="00FA5491" w:rsidP="00FA5491">
      <w:pPr>
        <w:pStyle w:val="ListParagraph"/>
        <w:rPr>
          <w:del w:id="492" w:author="SALSA" w:date="2026-09-25T21:07:00Z" w16du:dateUtc="2026-09-26T01:07:00Z"/>
          <w:rFonts w:ascii="Arial" w:hAnsi="Arial" w:cs="Arial"/>
          <w:lang w:val="en" w:eastAsia="en-GB"/>
        </w:rPr>
      </w:pPr>
    </w:p>
    <w:p w14:paraId="0C233461" w14:textId="77777777" w:rsidR="00FA5491" w:rsidRDefault="00E87B42" w:rsidP="00FA5491">
      <w:pPr>
        <w:pStyle w:val="ListParagraph"/>
        <w:numPr>
          <w:ilvl w:val="0"/>
          <w:numId w:val="4"/>
        </w:numPr>
        <w:spacing w:line="360" w:lineRule="auto"/>
        <w:jc w:val="both"/>
        <w:rPr>
          <w:del w:id="493" w:author="SALSA" w:date="2026-09-25T21:07:00Z" w16du:dateUtc="2026-09-26T01:07:00Z"/>
          <w:rFonts w:ascii="Arial" w:hAnsi="Arial" w:cs="Arial"/>
          <w:lang w:val="en" w:eastAsia="en-GB"/>
        </w:rPr>
      </w:pPr>
      <w:del w:id="494" w:author="SALSA" w:date="2026-09-25T21:07:00Z" w16du:dateUtc="2026-09-26T01:07:00Z">
        <w:r w:rsidRPr="00FA5491">
          <w:rPr>
            <w:rFonts w:ascii="Arial" w:hAnsi="Arial" w:cs="Arial"/>
            <w:lang w:val="en" w:eastAsia="en-GB"/>
          </w:rPr>
          <w:delText>In 2019, the Respondent State decided to reform the Independent Electoral Commission (IE</w:delText>
        </w:r>
        <w:r w:rsidR="00FA5491">
          <w:rPr>
            <w:rFonts w:ascii="Arial" w:hAnsi="Arial" w:cs="Arial"/>
            <w:lang w:val="en" w:eastAsia="en-GB"/>
          </w:rPr>
          <w:delText>C). T</w:delText>
        </w:r>
        <w:r w:rsidRPr="00FA5491">
          <w:rPr>
            <w:rFonts w:ascii="Arial" w:hAnsi="Arial" w:cs="Arial"/>
            <w:lang w:val="en" w:eastAsia="en-GB"/>
          </w:rPr>
          <w:delText>he opposition refused to participate</w:delText>
        </w:r>
        <w:r w:rsidR="00D229A8" w:rsidRPr="00FA5491">
          <w:rPr>
            <w:rFonts w:ascii="Arial" w:hAnsi="Arial" w:cs="Arial"/>
            <w:lang w:val="en" w:eastAsia="en-GB"/>
          </w:rPr>
          <w:delText xml:space="preserve"> in the</w:delText>
        </w:r>
        <w:r w:rsidR="00FA5491">
          <w:rPr>
            <w:rFonts w:ascii="Arial" w:hAnsi="Arial" w:cs="Arial"/>
            <w:lang w:val="en" w:eastAsia="en-GB"/>
          </w:rPr>
          <w:delText xml:space="preserve"> reform</w:delText>
        </w:r>
        <w:r w:rsidR="00D229A8" w:rsidRPr="00FA5491">
          <w:rPr>
            <w:rFonts w:ascii="Arial" w:hAnsi="Arial" w:cs="Arial"/>
            <w:lang w:val="en" w:eastAsia="en-GB"/>
          </w:rPr>
          <w:delText xml:space="preserve"> process on the grounds of</w:delText>
        </w:r>
        <w:r w:rsidRPr="00FA5491">
          <w:rPr>
            <w:rFonts w:ascii="Arial" w:hAnsi="Arial" w:cs="Arial"/>
            <w:lang w:val="en" w:eastAsia="en-GB"/>
          </w:rPr>
          <w:delText xml:space="preserve"> lack of clear </w:delText>
        </w:r>
        <w:r w:rsidR="00FA5491">
          <w:rPr>
            <w:rFonts w:ascii="Arial" w:hAnsi="Arial" w:cs="Arial"/>
            <w:lang w:val="en" w:eastAsia="en-GB"/>
          </w:rPr>
          <w:delText>terms of reference to serve as basis for discussion</w:delText>
        </w:r>
        <w:r w:rsidRPr="00FA5491">
          <w:rPr>
            <w:rFonts w:ascii="Arial" w:hAnsi="Arial" w:cs="Arial"/>
            <w:lang w:val="en" w:eastAsia="en-GB"/>
          </w:rPr>
          <w:delText>.</w:delText>
        </w:r>
      </w:del>
    </w:p>
    <w:p w14:paraId="3D9D1BB2" w14:textId="77777777" w:rsidR="00FA5491" w:rsidRPr="00FA5491" w:rsidRDefault="00FA5491" w:rsidP="00FA5491">
      <w:pPr>
        <w:pStyle w:val="ListParagraph"/>
        <w:rPr>
          <w:del w:id="495" w:author="SALSA" w:date="2026-09-25T21:07:00Z" w16du:dateUtc="2026-09-26T01:07:00Z"/>
          <w:rFonts w:ascii="Arial" w:hAnsi="Arial" w:cs="Arial"/>
          <w:lang w:val="en" w:eastAsia="en-GB"/>
        </w:rPr>
      </w:pPr>
    </w:p>
    <w:p w14:paraId="4F3C46D1" w14:textId="77777777" w:rsidR="00FA5491" w:rsidRDefault="00D229A8" w:rsidP="00500B95">
      <w:pPr>
        <w:pStyle w:val="ListParagraph"/>
        <w:numPr>
          <w:ilvl w:val="0"/>
          <w:numId w:val="4"/>
        </w:numPr>
        <w:spacing w:line="360" w:lineRule="auto"/>
        <w:jc w:val="both"/>
        <w:rPr>
          <w:del w:id="496" w:author="SALSA" w:date="2026-09-25T21:07:00Z" w16du:dateUtc="2026-09-26T01:07:00Z"/>
          <w:rFonts w:ascii="Arial" w:hAnsi="Arial" w:cs="Arial"/>
          <w:lang w:val="en" w:eastAsia="en-GB"/>
        </w:rPr>
      </w:pPr>
      <w:del w:id="497" w:author="SALSA" w:date="2026-09-25T21:07:00Z" w16du:dateUtc="2026-09-26T01:07:00Z">
        <w:r w:rsidRPr="00FA5491">
          <w:rPr>
            <w:rFonts w:ascii="Arial" w:hAnsi="Arial" w:cs="Arial"/>
            <w:lang w:val="en" w:eastAsia="en-GB"/>
          </w:rPr>
          <w:delText xml:space="preserve">Faced with </w:delText>
        </w:r>
        <w:r w:rsidR="00E87B42" w:rsidRPr="00FA5491">
          <w:rPr>
            <w:rFonts w:ascii="Arial" w:hAnsi="Arial" w:cs="Arial"/>
            <w:lang w:val="en" w:eastAsia="en-GB"/>
          </w:rPr>
          <w:delText>the opposition parties</w:delText>
        </w:r>
        <w:r w:rsidRPr="00FA5491">
          <w:rPr>
            <w:rFonts w:ascii="Arial" w:hAnsi="Arial" w:cs="Arial"/>
            <w:lang w:val="en" w:eastAsia="en-GB"/>
          </w:rPr>
          <w:delText>’ refusal to participate in the</w:delText>
        </w:r>
        <w:r w:rsidR="00E87B42" w:rsidRPr="00FA5491">
          <w:rPr>
            <w:rFonts w:ascii="Arial" w:hAnsi="Arial" w:cs="Arial"/>
            <w:lang w:val="en" w:eastAsia="en-GB"/>
          </w:rPr>
          <w:delText xml:space="preserve"> process,</w:delText>
        </w:r>
        <w:r w:rsidR="00FA5491">
          <w:rPr>
            <w:rFonts w:ascii="Arial" w:hAnsi="Arial" w:cs="Arial"/>
            <w:lang w:val="en" w:eastAsia="en-GB"/>
          </w:rPr>
          <w:delText xml:space="preserve"> the Respondent State pursued the exercise</w:delText>
        </w:r>
        <w:r w:rsidR="00500B95">
          <w:rPr>
            <w:rFonts w:ascii="Arial" w:hAnsi="Arial" w:cs="Arial"/>
            <w:lang w:val="en" w:eastAsia="en-GB"/>
          </w:rPr>
          <w:delText>. It</w:delText>
        </w:r>
        <w:r w:rsidR="00E87B42" w:rsidRPr="00FA5491">
          <w:rPr>
            <w:rFonts w:ascii="Arial" w:hAnsi="Arial" w:cs="Arial"/>
            <w:lang w:val="en" w:eastAsia="en-GB"/>
          </w:rPr>
          <w:delText xml:space="preserve"> introduced </w:delText>
        </w:r>
        <w:r w:rsidR="007859D8">
          <w:rPr>
            <w:rFonts w:ascii="Arial" w:hAnsi="Arial" w:cs="Arial"/>
            <w:lang w:val="en" w:eastAsia="en-GB"/>
          </w:rPr>
          <w:delText>Bill</w:delText>
        </w:r>
        <w:r w:rsidR="00E87B42" w:rsidRPr="00FA5491">
          <w:rPr>
            <w:rFonts w:ascii="Arial" w:hAnsi="Arial" w:cs="Arial"/>
            <w:lang w:val="en" w:eastAsia="en-GB"/>
          </w:rPr>
          <w:delText xml:space="preserve"> No. 2019-708 of </w:delText>
        </w:r>
        <w:r w:rsidRPr="00FA5491">
          <w:rPr>
            <w:rFonts w:ascii="Arial" w:hAnsi="Arial" w:cs="Arial"/>
            <w:lang w:val="en" w:eastAsia="en-GB"/>
          </w:rPr>
          <w:delText>0</w:delText>
        </w:r>
        <w:r w:rsidR="00E87B42" w:rsidRPr="00FA5491">
          <w:rPr>
            <w:rFonts w:ascii="Arial" w:hAnsi="Arial" w:cs="Arial"/>
            <w:lang w:val="en" w:eastAsia="en-GB"/>
          </w:rPr>
          <w:delText>5 August 2019 before the</w:delText>
        </w:r>
        <w:r w:rsidR="00500B95">
          <w:rPr>
            <w:rFonts w:ascii="Arial" w:hAnsi="Arial" w:cs="Arial"/>
            <w:lang w:val="en" w:eastAsia="en-GB"/>
          </w:rPr>
          <w:delText xml:space="preserve"> two houses</w:delText>
        </w:r>
        <w:r w:rsidRPr="00FA5491">
          <w:rPr>
            <w:rFonts w:ascii="Arial" w:hAnsi="Arial" w:cs="Arial"/>
            <w:lang w:val="en" w:eastAsia="en-GB"/>
          </w:rPr>
          <w:delText xml:space="preserve"> of </w:delText>
        </w:r>
        <w:r w:rsidR="00FA5491">
          <w:rPr>
            <w:rFonts w:ascii="Arial" w:hAnsi="Arial" w:cs="Arial"/>
            <w:lang w:val="en" w:eastAsia="en-GB"/>
          </w:rPr>
          <w:delText>Parliament -</w:delText>
        </w:r>
        <w:r w:rsidR="00E87B42" w:rsidRPr="00FA5491">
          <w:rPr>
            <w:rFonts w:ascii="Arial" w:hAnsi="Arial" w:cs="Arial"/>
            <w:lang w:val="en" w:eastAsia="en-GB"/>
          </w:rPr>
          <w:delText xml:space="preserve"> the Natio</w:delText>
        </w:r>
        <w:r w:rsidR="00FA5491">
          <w:rPr>
            <w:rFonts w:ascii="Arial" w:hAnsi="Arial" w:cs="Arial"/>
            <w:lang w:val="en" w:eastAsia="en-GB"/>
          </w:rPr>
          <w:delText>nal Assembly and the Senate, both</w:delText>
        </w:r>
        <w:r w:rsidR="00E87B42" w:rsidRPr="00FA5491">
          <w:rPr>
            <w:rFonts w:ascii="Arial" w:hAnsi="Arial" w:cs="Arial"/>
            <w:lang w:val="en" w:eastAsia="en-GB"/>
          </w:rPr>
          <w:delText xml:space="preserve"> of which are controlled by the ruling </w:delText>
        </w:r>
        <w:r w:rsidRPr="00FA5491">
          <w:rPr>
            <w:rFonts w:ascii="Arial" w:hAnsi="Arial" w:cs="Arial"/>
            <w:lang w:val="en" w:eastAsia="en-GB"/>
          </w:rPr>
          <w:delText>political coalition</w:delText>
        </w:r>
        <w:r w:rsidR="00EF6E6A">
          <w:rPr>
            <w:rFonts w:ascii="Arial" w:hAnsi="Arial" w:cs="Arial"/>
            <w:lang w:val="en" w:eastAsia="en-GB"/>
          </w:rPr>
          <w:delText xml:space="preserve">, </w:delText>
        </w:r>
        <w:r w:rsidR="00EF6E6A" w:rsidRPr="00F2436E">
          <w:rPr>
            <w:rFonts w:ascii="Arial" w:hAnsi="Arial" w:cs="Arial"/>
            <w:bCs/>
            <w:lang w:val="en" w:eastAsia="en-GB"/>
          </w:rPr>
          <w:delText>according to the Applicants</w:delText>
        </w:r>
        <w:r w:rsidRPr="00F2436E">
          <w:rPr>
            <w:rFonts w:ascii="Arial" w:hAnsi="Arial" w:cs="Arial"/>
            <w:bCs/>
            <w:lang w:val="en" w:eastAsia="en-GB"/>
          </w:rPr>
          <w:delText>.</w:delText>
        </w:r>
        <w:r w:rsidRPr="00FA5491">
          <w:rPr>
            <w:rFonts w:ascii="Arial" w:hAnsi="Arial" w:cs="Arial"/>
            <w:lang w:val="en" w:eastAsia="en-GB"/>
          </w:rPr>
          <w:delText xml:space="preserve"> On Tuesday</w:delText>
        </w:r>
        <w:r w:rsidR="00E87B42" w:rsidRPr="00FA5491">
          <w:rPr>
            <w:rFonts w:ascii="Arial" w:hAnsi="Arial" w:cs="Arial"/>
            <w:lang w:val="en" w:eastAsia="en-GB"/>
          </w:rPr>
          <w:delText xml:space="preserve"> </w:delText>
        </w:r>
        <w:r w:rsidRPr="00FA5491">
          <w:rPr>
            <w:rFonts w:ascii="Arial" w:hAnsi="Arial" w:cs="Arial"/>
            <w:lang w:val="en" w:eastAsia="en-GB"/>
          </w:rPr>
          <w:delText xml:space="preserve">30 July </w:delText>
        </w:r>
        <w:r w:rsidR="00E87B42" w:rsidRPr="00FA5491">
          <w:rPr>
            <w:rFonts w:ascii="Arial" w:hAnsi="Arial" w:cs="Arial"/>
            <w:lang w:val="en" w:eastAsia="en-GB"/>
          </w:rPr>
          <w:delText xml:space="preserve">2019, the </w:delText>
        </w:r>
        <w:r w:rsidR="00982FE9">
          <w:rPr>
            <w:rFonts w:ascii="Arial" w:hAnsi="Arial" w:cs="Arial"/>
            <w:lang w:val="en" w:eastAsia="en-GB"/>
          </w:rPr>
          <w:delText>B</w:delText>
        </w:r>
        <w:r w:rsidR="007859D8">
          <w:rPr>
            <w:rFonts w:ascii="Arial" w:hAnsi="Arial" w:cs="Arial"/>
            <w:lang w:val="en" w:eastAsia="en-GB"/>
          </w:rPr>
          <w:delText>ill</w:delText>
        </w:r>
        <w:r w:rsidR="00E87B42" w:rsidRPr="00FA5491">
          <w:rPr>
            <w:rFonts w:ascii="Arial" w:hAnsi="Arial" w:cs="Arial"/>
            <w:lang w:val="en" w:eastAsia="en-GB"/>
          </w:rPr>
          <w:delText xml:space="preserve"> was </w:delText>
        </w:r>
        <w:r w:rsidR="00982FE9">
          <w:rPr>
            <w:rFonts w:ascii="Arial" w:hAnsi="Arial" w:cs="Arial"/>
            <w:lang w:val="en" w:eastAsia="en-GB"/>
          </w:rPr>
          <w:delText>adopted</w:delText>
        </w:r>
        <w:r w:rsidR="00E87B42" w:rsidRPr="00FA5491">
          <w:rPr>
            <w:rFonts w:ascii="Arial" w:hAnsi="Arial" w:cs="Arial"/>
            <w:lang w:val="en" w:eastAsia="en-GB"/>
          </w:rPr>
          <w:delText xml:space="preserve"> by the National Assembly</w:delText>
        </w:r>
        <w:r w:rsidR="00FA5491">
          <w:rPr>
            <w:rFonts w:ascii="Arial" w:hAnsi="Arial" w:cs="Arial"/>
            <w:lang w:val="en" w:eastAsia="en-GB"/>
          </w:rPr>
          <w:delText>;</w:delText>
        </w:r>
        <w:r w:rsidRPr="00FA5491">
          <w:rPr>
            <w:rFonts w:ascii="Arial" w:hAnsi="Arial" w:cs="Arial"/>
            <w:lang w:val="en" w:eastAsia="en-GB"/>
          </w:rPr>
          <w:delText xml:space="preserve"> and on Friday 2 August</w:delText>
        </w:r>
        <w:r w:rsidR="00E87B42" w:rsidRPr="00FA5491">
          <w:rPr>
            <w:rFonts w:ascii="Arial" w:hAnsi="Arial" w:cs="Arial"/>
            <w:lang w:val="en" w:eastAsia="en-GB"/>
          </w:rPr>
          <w:delText xml:space="preserve"> 2019, </w:delText>
        </w:r>
        <w:r w:rsidR="00982FE9">
          <w:rPr>
            <w:rFonts w:ascii="Arial" w:hAnsi="Arial" w:cs="Arial"/>
            <w:lang w:val="en" w:eastAsia="en-GB"/>
          </w:rPr>
          <w:delText xml:space="preserve">by </w:delText>
        </w:r>
        <w:r w:rsidR="00E87B42" w:rsidRPr="00FA5491">
          <w:rPr>
            <w:rFonts w:ascii="Arial" w:hAnsi="Arial" w:cs="Arial"/>
            <w:lang w:val="en" w:eastAsia="en-GB"/>
          </w:rPr>
          <w:delText>the Senate.</w:delText>
        </w:r>
      </w:del>
    </w:p>
    <w:p w14:paraId="5675A0E2" w14:textId="77777777" w:rsidR="00FA5491" w:rsidRPr="00FA5491" w:rsidRDefault="00FA5491" w:rsidP="00FA5491">
      <w:pPr>
        <w:pStyle w:val="ListParagraph"/>
        <w:rPr>
          <w:del w:id="498" w:author="SALSA" w:date="2026-09-25T21:07:00Z" w16du:dateUtc="2026-09-26T01:07:00Z"/>
          <w:rFonts w:ascii="Arial" w:hAnsi="Arial" w:cs="Arial"/>
          <w:lang w:val="en" w:eastAsia="en-GB"/>
        </w:rPr>
      </w:pPr>
    </w:p>
    <w:p w14:paraId="79A9D996" w14:textId="77777777" w:rsidR="00F01ABC" w:rsidRDefault="00E87B42" w:rsidP="00F01ABC">
      <w:pPr>
        <w:pStyle w:val="ListParagraph"/>
        <w:numPr>
          <w:ilvl w:val="0"/>
          <w:numId w:val="4"/>
        </w:numPr>
        <w:spacing w:line="360" w:lineRule="auto"/>
        <w:jc w:val="both"/>
        <w:rPr>
          <w:del w:id="499" w:author="SALSA" w:date="2026-09-25T21:07:00Z" w16du:dateUtc="2026-09-26T01:07:00Z"/>
          <w:rFonts w:ascii="Arial" w:hAnsi="Arial" w:cs="Arial"/>
          <w:lang w:val="en" w:eastAsia="en-GB"/>
        </w:rPr>
      </w:pPr>
      <w:del w:id="500" w:author="SALSA" w:date="2026-09-25T21:07:00Z" w16du:dateUtc="2026-09-26T01:07:00Z">
        <w:r w:rsidRPr="00FA5491">
          <w:rPr>
            <w:rFonts w:ascii="Arial" w:hAnsi="Arial" w:cs="Arial"/>
            <w:lang w:val="en" w:eastAsia="en-GB"/>
          </w:rPr>
          <w:delText xml:space="preserve">On </w:delText>
        </w:r>
        <w:r w:rsidR="00D229A8" w:rsidRPr="00FA5491">
          <w:rPr>
            <w:rFonts w:ascii="Arial" w:hAnsi="Arial" w:cs="Arial"/>
            <w:lang w:val="en" w:eastAsia="en-GB"/>
          </w:rPr>
          <w:delText xml:space="preserve">02 August </w:delText>
        </w:r>
        <w:r w:rsidRPr="00FA5491">
          <w:rPr>
            <w:rFonts w:ascii="Arial" w:hAnsi="Arial" w:cs="Arial"/>
            <w:lang w:val="en" w:eastAsia="en-GB"/>
          </w:rPr>
          <w:delText>2019, sixty-six (66) members o</w:delText>
        </w:r>
        <w:r w:rsidR="00FA5491">
          <w:rPr>
            <w:rFonts w:ascii="Arial" w:hAnsi="Arial" w:cs="Arial"/>
            <w:lang w:val="en" w:eastAsia="en-GB"/>
          </w:rPr>
          <w:delText>f the National Assembly brought the matter before</w:delText>
        </w:r>
        <w:r w:rsidRPr="00FA5491">
          <w:rPr>
            <w:rFonts w:ascii="Arial" w:hAnsi="Arial" w:cs="Arial"/>
            <w:lang w:val="en" w:eastAsia="en-GB"/>
          </w:rPr>
          <w:delText xml:space="preserve"> the Constitutional Co</w:delText>
        </w:r>
        <w:r w:rsidR="00DE367C" w:rsidRPr="00FA5491">
          <w:rPr>
            <w:rFonts w:ascii="Arial" w:hAnsi="Arial" w:cs="Arial"/>
            <w:lang w:val="en" w:eastAsia="en-GB"/>
          </w:rPr>
          <w:delText xml:space="preserve">uncil </w:delText>
        </w:r>
        <w:r w:rsidR="00FA5491">
          <w:rPr>
            <w:rFonts w:ascii="Arial" w:hAnsi="Arial" w:cs="Arial"/>
            <w:lang w:val="en" w:eastAsia="en-GB"/>
          </w:rPr>
          <w:delText xml:space="preserve">requesting the latter </w:delText>
        </w:r>
        <w:r w:rsidR="00371B9A">
          <w:rPr>
            <w:rFonts w:ascii="Arial" w:hAnsi="Arial" w:cs="Arial"/>
            <w:lang w:val="en" w:eastAsia="en-GB"/>
          </w:rPr>
          <w:delText xml:space="preserve">to determine, </w:delText>
        </w:r>
        <w:r w:rsidR="00DE367C" w:rsidRPr="00FA5491">
          <w:rPr>
            <w:rFonts w:ascii="Arial" w:hAnsi="Arial" w:cs="Arial"/>
            <w:lang w:val="en" w:eastAsia="en-GB"/>
          </w:rPr>
          <w:delText>adjudge</w:delText>
        </w:r>
        <w:r w:rsidR="00371B9A">
          <w:rPr>
            <w:rFonts w:ascii="Arial" w:hAnsi="Arial" w:cs="Arial"/>
            <w:lang w:val="en" w:eastAsia="en-GB"/>
          </w:rPr>
          <w:delText xml:space="preserve"> and declare</w:delText>
        </w:r>
        <w:r w:rsidRPr="00FA5491">
          <w:rPr>
            <w:rFonts w:ascii="Arial" w:hAnsi="Arial" w:cs="Arial"/>
            <w:lang w:val="en" w:eastAsia="en-GB"/>
          </w:rPr>
          <w:delText xml:space="preserve"> </w:delText>
        </w:r>
        <w:r w:rsidR="00371B9A">
          <w:rPr>
            <w:rFonts w:ascii="Arial" w:hAnsi="Arial" w:cs="Arial"/>
            <w:lang w:val="en" w:eastAsia="en-GB"/>
          </w:rPr>
          <w:delText xml:space="preserve">that </w:delText>
        </w:r>
        <w:r w:rsidRPr="00FA5491">
          <w:rPr>
            <w:rFonts w:ascii="Arial" w:hAnsi="Arial" w:cs="Arial"/>
            <w:lang w:val="en" w:eastAsia="en-GB"/>
          </w:rPr>
          <w:delText>Articles 5, 6 and 17 of L</w:delText>
        </w:r>
        <w:r w:rsidR="00DE367C" w:rsidRPr="00FA5491">
          <w:rPr>
            <w:rFonts w:ascii="Arial" w:hAnsi="Arial" w:cs="Arial"/>
            <w:lang w:val="en" w:eastAsia="en-GB"/>
          </w:rPr>
          <w:delText>aw No. 2</w:delText>
        </w:r>
        <w:r w:rsidR="00371B9A">
          <w:rPr>
            <w:rFonts w:ascii="Arial" w:hAnsi="Arial" w:cs="Arial"/>
            <w:lang w:val="en" w:eastAsia="en-GB"/>
          </w:rPr>
          <w:delText>014-135 of 18 June 2014 are</w:delText>
        </w:r>
        <w:r w:rsidR="00DE367C" w:rsidRPr="00FA5491">
          <w:rPr>
            <w:rFonts w:ascii="Arial" w:hAnsi="Arial" w:cs="Arial"/>
            <w:lang w:val="en" w:eastAsia="en-GB"/>
          </w:rPr>
          <w:delText xml:space="preserve"> at variance with Articles 4 and 53 of the </w:delText>
        </w:r>
        <w:r w:rsidRPr="00FA5491">
          <w:rPr>
            <w:rFonts w:ascii="Arial" w:hAnsi="Arial" w:cs="Arial"/>
            <w:lang w:val="en" w:eastAsia="en-GB"/>
          </w:rPr>
          <w:delText>Ivorian Constitution.</w:delText>
        </w:r>
      </w:del>
    </w:p>
    <w:p w14:paraId="040D4762" w14:textId="77777777" w:rsidR="00F01ABC" w:rsidRPr="00F01ABC" w:rsidRDefault="00F01ABC" w:rsidP="00F01ABC">
      <w:pPr>
        <w:pStyle w:val="ListParagraph"/>
        <w:rPr>
          <w:del w:id="501" w:author="SALSA" w:date="2026-09-25T21:07:00Z" w16du:dateUtc="2026-09-26T01:07:00Z"/>
          <w:rFonts w:ascii="Arial" w:hAnsi="Arial" w:cs="Arial"/>
          <w:lang w:val="en" w:eastAsia="en-GB"/>
        </w:rPr>
      </w:pPr>
    </w:p>
    <w:p w14:paraId="0C781FB2" w14:textId="77777777" w:rsidR="00E87B42" w:rsidRPr="00F01ABC" w:rsidRDefault="00E87B42" w:rsidP="00F01ABC">
      <w:pPr>
        <w:pStyle w:val="ListParagraph"/>
        <w:numPr>
          <w:ilvl w:val="0"/>
          <w:numId w:val="4"/>
        </w:numPr>
        <w:spacing w:line="360" w:lineRule="auto"/>
        <w:jc w:val="both"/>
        <w:rPr>
          <w:del w:id="502" w:author="SALSA" w:date="2026-09-25T21:07:00Z" w16du:dateUtc="2026-09-26T01:07:00Z"/>
          <w:rFonts w:ascii="Arial" w:hAnsi="Arial" w:cs="Arial"/>
          <w:lang w:val="en" w:eastAsia="en-GB"/>
        </w:rPr>
      </w:pPr>
      <w:del w:id="503" w:author="SALSA" w:date="2026-09-25T21:07:00Z" w16du:dateUtc="2026-09-26T01:07:00Z">
        <w:r w:rsidRPr="00F01ABC">
          <w:rPr>
            <w:rFonts w:ascii="Arial" w:hAnsi="Arial" w:cs="Arial"/>
            <w:lang w:val="en" w:eastAsia="en-GB"/>
          </w:rPr>
          <w:delText>By two decisions (No. CI-201</w:delText>
        </w:r>
        <w:r w:rsidR="00DE367C" w:rsidRPr="00F01ABC">
          <w:rPr>
            <w:rFonts w:ascii="Arial" w:hAnsi="Arial" w:cs="Arial"/>
            <w:lang w:val="en" w:eastAsia="en-GB"/>
          </w:rPr>
          <w:delText>9-005/DCC/05-08/CC/</w:delText>
        </w:r>
        <w:r w:rsidRPr="00F01ABC">
          <w:rPr>
            <w:rFonts w:ascii="Arial" w:hAnsi="Arial" w:cs="Arial"/>
            <w:lang w:val="en" w:eastAsia="en-GB"/>
          </w:rPr>
          <w:delText xml:space="preserve">SG of </w:delText>
        </w:r>
        <w:r w:rsidR="00DE367C" w:rsidRPr="00F01ABC">
          <w:rPr>
            <w:rFonts w:ascii="Arial" w:hAnsi="Arial" w:cs="Arial"/>
            <w:lang w:val="en" w:eastAsia="en-GB"/>
          </w:rPr>
          <w:delText xml:space="preserve">05 August </w:delText>
        </w:r>
        <w:r w:rsidRPr="00F01ABC">
          <w:rPr>
            <w:rFonts w:ascii="Arial" w:hAnsi="Arial" w:cs="Arial"/>
            <w:lang w:val="en" w:eastAsia="en-GB"/>
          </w:rPr>
          <w:delText>2019</w:delText>
        </w:r>
        <w:r w:rsidR="00DE367C" w:rsidRPr="00F01ABC">
          <w:rPr>
            <w:rFonts w:ascii="Arial" w:hAnsi="Arial" w:cs="Arial"/>
            <w:lang w:val="en" w:eastAsia="en-GB"/>
          </w:rPr>
          <w:delText xml:space="preserve"> an</w:delText>
        </w:r>
        <w:r w:rsidR="003640C5" w:rsidRPr="00F01ABC">
          <w:rPr>
            <w:rFonts w:ascii="Arial" w:hAnsi="Arial" w:cs="Arial"/>
            <w:lang w:val="en" w:eastAsia="en-GB"/>
          </w:rPr>
          <w:delText xml:space="preserve">d No. </w:delText>
        </w:r>
        <w:r w:rsidR="00DE367C" w:rsidRPr="00F01ABC">
          <w:rPr>
            <w:rFonts w:ascii="Arial" w:hAnsi="Arial" w:cs="Arial"/>
            <w:lang w:val="en" w:eastAsia="en-GB"/>
          </w:rPr>
          <w:delText>CI-2019-006/DCC/13-08/CC/</w:delText>
        </w:r>
        <w:r w:rsidRPr="00F01ABC">
          <w:rPr>
            <w:rFonts w:ascii="Arial" w:hAnsi="Arial" w:cs="Arial"/>
            <w:lang w:val="en" w:eastAsia="en-GB"/>
          </w:rPr>
          <w:delText xml:space="preserve">SG of </w:delText>
        </w:r>
        <w:r w:rsidR="00DE367C" w:rsidRPr="00F01ABC">
          <w:rPr>
            <w:rFonts w:ascii="Arial" w:hAnsi="Arial" w:cs="Arial"/>
            <w:lang w:val="en" w:eastAsia="en-GB"/>
          </w:rPr>
          <w:delText xml:space="preserve">13 August </w:delText>
        </w:r>
        <w:r w:rsidRPr="00F01ABC">
          <w:rPr>
            <w:rFonts w:ascii="Arial" w:hAnsi="Arial" w:cs="Arial"/>
            <w:lang w:val="en" w:eastAsia="en-GB"/>
          </w:rPr>
          <w:delText>2019</w:delText>
        </w:r>
        <w:r w:rsidR="003640C5" w:rsidRPr="00F01ABC">
          <w:rPr>
            <w:rFonts w:ascii="Arial" w:hAnsi="Arial" w:cs="Arial"/>
            <w:lang w:val="en" w:eastAsia="en-GB"/>
          </w:rPr>
          <w:delText>)</w:delText>
        </w:r>
        <w:r w:rsidRPr="00F01ABC">
          <w:rPr>
            <w:rFonts w:ascii="Arial" w:hAnsi="Arial" w:cs="Arial"/>
            <w:lang w:val="en" w:eastAsia="en-GB"/>
          </w:rPr>
          <w:delText xml:space="preserve"> the Constitutional Council declar</w:delText>
        </w:r>
        <w:r w:rsidR="003640C5" w:rsidRPr="00F01ABC">
          <w:rPr>
            <w:rFonts w:ascii="Arial" w:hAnsi="Arial" w:cs="Arial"/>
            <w:lang w:val="en" w:eastAsia="en-GB"/>
          </w:rPr>
          <w:delText>ed inadmissible the Applicants</w:delText>
        </w:r>
        <w:r w:rsidR="00F01ABC">
          <w:rPr>
            <w:rFonts w:ascii="Arial" w:hAnsi="Arial" w:cs="Arial"/>
            <w:lang w:val="en" w:eastAsia="en-GB"/>
          </w:rPr>
          <w:delText>’</w:delText>
        </w:r>
        <w:r w:rsidR="003640C5" w:rsidRPr="00F01ABC">
          <w:rPr>
            <w:rFonts w:ascii="Arial" w:hAnsi="Arial" w:cs="Arial"/>
            <w:lang w:val="en" w:eastAsia="en-GB"/>
          </w:rPr>
          <w:delText xml:space="preserve"> </w:delText>
        </w:r>
        <w:r w:rsidR="00F01ABC">
          <w:rPr>
            <w:rFonts w:ascii="Arial" w:hAnsi="Arial" w:cs="Arial"/>
            <w:lang w:val="en" w:eastAsia="en-GB"/>
          </w:rPr>
          <w:delText xml:space="preserve">petition regarding </w:delText>
        </w:r>
        <w:r w:rsidRPr="00F01ABC">
          <w:rPr>
            <w:rFonts w:ascii="Arial" w:hAnsi="Arial" w:cs="Arial"/>
            <w:lang w:val="en" w:eastAsia="en-GB"/>
          </w:rPr>
          <w:delText xml:space="preserve">the constitutionality of the new law on the composition of the Independent </w:delText>
        </w:r>
        <w:r w:rsidR="00F01ABC" w:rsidRPr="00F01ABC">
          <w:rPr>
            <w:rFonts w:ascii="Arial" w:hAnsi="Arial" w:cs="Arial"/>
            <w:lang w:val="en" w:eastAsia="en-GB"/>
          </w:rPr>
          <w:delText xml:space="preserve">National </w:delText>
        </w:r>
        <w:r w:rsidRPr="00F01ABC">
          <w:rPr>
            <w:rFonts w:ascii="Arial" w:hAnsi="Arial" w:cs="Arial"/>
            <w:lang w:val="en" w:eastAsia="en-GB"/>
          </w:rPr>
          <w:delText>Electoral Commission, citing various "</w:delText>
        </w:r>
        <w:r w:rsidR="007859D8">
          <w:rPr>
            <w:rFonts w:ascii="Arial" w:hAnsi="Arial" w:cs="Arial"/>
            <w:lang w:val="en" w:eastAsia="en-GB"/>
          </w:rPr>
          <w:delText xml:space="preserve">shortcomings” </w:delText>
        </w:r>
        <w:r w:rsidRPr="00F01ABC">
          <w:rPr>
            <w:rFonts w:ascii="Arial" w:hAnsi="Arial" w:cs="Arial"/>
            <w:lang w:val="en" w:eastAsia="en-GB"/>
          </w:rPr>
          <w:delText>of form and on the grounds that the</w:delText>
        </w:r>
        <w:r w:rsidR="003640C5" w:rsidRPr="00F01ABC">
          <w:rPr>
            <w:rFonts w:ascii="Arial" w:hAnsi="Arial" w:cs="Arial"/>
            <w:lang w:val="en" w:eastAsia="en-GB"/>
          </w:rPr>
          <w:delText xml:space="preserve"> impugned law </w:delText>
        </w:r>
        <w:r w:rsidRPr="00F01ABC">
          <w:rPr>
            <w:rFonts w:ascii="Arial" w:hAnsi="Arial" w:cs="Arial"/>
            <w:lang w:val="en" w:eastAsia="en-GB"/>
          </w:rPr>
          <w:delText>had already been promulgated b</w:delText>
        </w:r>
        <w:r w:rsidR="003640C5" w:rsidRPr="00F01ABC">
          <w:rPr>
            <w:rFonts w:ascii="Arial" w:hAnsi="Arial" w:cs="Arial"/>
            <w:lang w:val="en" w:eastAsia="en-GB"/>
          </w:rPr>
          <w:delText xml:space="preserve">y the President of the Republic on the night of </w:delText>
        </w:r>
        <w:r w:rsidR="00F01ABC">
          <w:rPr>
            <w:rFonts w:ascii="Arial" w:hAnsi="Arial" w:cs="Arial"/>
            <w:lang w:val="en" w:eastAsia="en-GB"/>
          </w:rPr>
          <w:delText>05 August 2019.</w:delText>
        </w:r>
      </w:del>
    </w:p>
    <w:p w14:paraId="77649FC4" w14:textId="77777777" w:rsidR="00521E81" w:rsidRDefault="00521E81" w:rsidP="00521E81">
      <w:pPr>
        <w:rPr>
          <w:del w:id="504" w:author="SALSA" w:date="2026-09-25T21:07:00Z" w16du:dateUtc="2026-09-26T01:07:00Z"/>
          <w:rFonts w:ascii="Times New Roman" w:hAnsi="Times New Roman"/>
          <w:lang w:val="en" w:eastAsia="en-GB"/>
        </w:rPr>
      </w:pPr>
    </w:p>
    <w:p w14:paraId="6A521391" w14:textId="77777777" w:rsidR="003640C5" w:rsidRDefault="003640C5" w:rsidP="00521E81">
      <w:pPr>
        <w:rPr>
          <w:del w:id="505" w:author="SALSA" w:date="2026-09-25T21:07:00Z" w16du:dateUtc="2026-09-26T01:07:00Z"/>
          <w:rFonts w:ascii="Times New Roman" w:hAnsi="Times New Roman"/>
          <w:lang w:val="en" w:eastAsia="en-GB"/>
        </w:rPr>
      </w:pPr>
    </w:p>
    <w:p w14:paraId="69C59B22" w14:textId="77777777" w:rsidR="00521E81" w:rsidRPr="003640C5" w:rsidRDefault="00E87B42" w:rsidP="00521E81">
      <w:pPr>
        <w:rPr>
          <w:del w:id="506" w:author="SALSA" w:date="2026-09-25T21:07:00Z" w16du:dateUtc="2026-09-26T01:07:00Z"/>
          <w:rFonts w:ascii="Arial" w:hAnsi="Arial" w:cs="Arial"/>
          <w:b/>
          <w:bCs/>
          <w:lang w:val="en" w:eastAsia="en-GB"/>
        </w:rPr>
      </w:pPr>
      <w:del w:id="507" w:author="SALSA" w:date="2026-09-25T21:07:00Z" w16du:dateUtc="2026-09-26T01:07:00Z">
        <w:r w:rsidRPr="003640C5">
          <w:rPr>
            <w:rFonts w:ascii="Arial" w:hAnsi="Arial" w:cs="Arial"/>
            <w:b/>
            <w:bCs/>
            <w:lang w:val="en" w:eastAsia="en-GB"/>
          </w:rPr>
          <w:delText>III. ALLEGED VIOLATIONS</w:delText>
        </w:r>
      </w:del>
    </w:p>
    <w:p w14:paraId="5CDD520C" w14:textId="77777777" w:rsidR="003640C5" w:rsidRDefault="003640C5" w:rsidP="00521E81">
      <w:pPr>
        <w:spacing w:line="360" w:lineRule="auto"/>
        <w:jc w:val="both"/>
        <w:rPr>
          <w:del w:id="508" w:author="SALSA" w:date="2026-09-25T21:07:00Z" w16du:dateUtc="2026-09-26T01:07:00Z"/>
          <w:rFonts w:ascii="Arial" w:hAnsi="Arial" w:cs="Arial"/>
          <w:lang w:val="en" w:eastAsia="en-GB"/>
        </w:rPr>
      </w:pPr>
    </w:p>
    <w:p w14:paraId="31A18960" w14:textId="77777777" w:rsidR="00521E81" w:rsidRDefault="00BC22EF" w:rsidP="00F01ABC">
      <w:pPr>
        <w:pStyle w:val="ListParagraph"/>
        <w:numPr>
          <w:ilvl w:val="0"/>
          <w:numId w:val="4"/>
        </w:numPr>
        <w:spacing w:line="360" w:lineRule="auto"/>
        <w:jc w:val="both"/>
        <w:rPr>
          <w:del w:id="509" w:author="SALSA" w:date="2026-09-25T21:07:00Z" w16du:dateUtc="2026-09-26T01:07:00Z"/>
          <w:rFonts w:ascii="Arial" w:hAnsi="Arial" w:cs="Arial"/>
          <w:lang w:val="en" w:eastAsia="en-GB"/>
        </w:rPr>
      </w:pPr>
      <w:del w:id="510" w:author="SALSA" w:date="2026-09-25T21:07:00Z" w16du:dateUtc="2026-09-26T01:07:00Z">
        <w:r>
          <w:rPr>
            <w:rFonts w:ascii="Arial" w:hAnsi="Arial" w:cs="Arial"/>
            <w:lang w:val="en" w:eastAsia="en-GB"/>
          </w:rPr>
          <w:delText xml:space="preserve"> The Applicants</w:delText>
        </w:r>
        <w:r w:rsidR="00E87B42" w:rsidRPr="00521E81">
          <w:rPr>
            <w:rFonts w:ascii="Arial" w:hAnsi="Arial" w:cs="Arial"/>
            <w:lang w:val="en" w:eastAsia="en-GB"/>
          </w:rPr>
          <w:delText xml:space="preserve"> allege that the Respondent State </w:delText>
        </w:r>
        <w:r w:rsidR="00D85288">
          <w:rPr>
            <w:rFonts w:ascii="Arial" w:hAnsi="Arial" w:cs="Arial"/>
            <w:lang w:val="en" w:eastAsia="en-GB"/>
          </w:rPr>
          <w:delText xml:space="preserve">has </w:delText>
        </w:r>
        <w:r w:rsidR="00E87B42" w:rsidRPr="00521E81">
          <w:rPr>
            <w:rFonts w:ascii="Arial" w:hAnsi="Arial" w:cs="Arial"/>
            <w:lang w:val="en" w:eastAsia="en-GB"/>
          </w:rPr>
          <w:delText>viol</w:delText>
        </w:r>
        <w:r w:rsidR="00597615">
          <w:rPr>
            <w:rFonts w:ascii="Arial" w:hAnsi="Arial" w:cs="Arial"/>
            <w:lang w:val="en" w:eastAsia="en-GB"/>
          </w:rPr>
          <w:delText>ated</w:delText>
        </w:r>
        <w:r w:rsidR="009B60A3">
          <w:rPr>
            <w:rFonts w:ascii="Arial" w:hAnsi="Arial" w:cs="Arial"/>
            <w:lang w:val="en" w:eastAsia="en-GB"/>
          </w:rPr>
          <w:delText xml:space="preserve"> the following: </w:delText>
        </w:r>
      </w:del>
    </w:p>
    <w:p w14:paraId="1D1FFAC0" w14:textId="77777777" w:rsidR="00521E81" w:rsidRDefault="00521E81" w:rsidP="00521E81">
      <w:pPr>
        <w:spacing w:line="360" w:lineRule="auto"/>
        <w:jc w:val="both"/>
        <w:rPr>
          <w:del w:id="511" w:author="SALSA" w:date="2026-09-25T21:07:00Z" w16du:dateUtc="2026-09-26T01:07:00Z"/>
          <w:rFonts w:ascii="Arial" w:hAnsi="Arial" w:cs="Arial"/>
          <w:lang w:val="en" w:eastAsia="en-GB"/>
        </w:rPr>
      </w:pPr>
    </w:p>
    <w:p w14:paraId="6EE3472D" w14:textId="77777777" w:rsidR="00521E81" w:rsidRDefault="007859D8" w:rsidP="00BC22EF">
      <w:pPr>
        <w:spacing w:line="360" w:lineRule="auto"/>
        <w:ind w:left="993"/>
        <w:jc w:val="both"/>
        <w:rPr>
          <w:del w:id="512" w:author="SALSA" w:date="2026-09-25T21:07:00Z" w16du:dateUtc="2026-09-26T01:07:00Z"/>
          <w:rFonts w:ascii="Arial" w:hAnsi="Arial" w:cs="Arial"/>
          <w:lang w:val="en" w:eastAsia="en-GB"/>
        </w:rPr>
      </w:pPr>
      <w:del w:id="513" w:author="SALSA" w:date="2026-09-25T21:07:00Z" w16du:dateUtc="2026-09-26T01:07:00Z">
        <w:r>
          <w:rPr>
            <w:rFonts w:ascii="Arial" w:hAnsi="Arial" w:cs="Arial"/>
            <w:lang w:val="en" w:eastAsia="en-GB"/>
          </w:rPr>
          <w:delText>“</w:delText>
        </w:r>
        <w:r w:rsidR="006F38A2">
          <w:rPr>
            <w:rFonts w:ascii="Arial" w:hAnsi="Arial" w:cs="Arial"/>
            <w:lang w:val="en" w:eastAsia="en-GB"/>
          </w:rPr>
          <w:delText xml:space="preserve">i. </w:delText>
        </w:r>
        <w:r w:rsidR="00D85288">
          <w:rPr>
            <w:rFonts w:ascii="Arial" w:hAnsi="Arial" w:cs="Arial"/>
            <w:lang w:val="en" w:eastAsia="en-GB"/>
          </w:rPr>
          <w:delText>i</w:delText>
        </w:r>
        <w:r w:rsidR="00BC22EF">
          <w:rPr>
            <w:rFonts w:ascii="Arial" w:hAnsi="Arial" w:cs="Arial"/>
            <w:lang w:val="en" w:eastAsia="en-GB"/>
          </w:rPr>
          <w:delText xml:space="preserve">ts commitment </w:delText>
        </w:r>
        <w:r w:rsidR="00E87B42" w:rsidRPr="00521E81">
          <w:rPr>
            <w:rFonts w:ascii="Arial" w:hAnsi="Arial" w:cs="Arial"/>
            <w:lang w:val="en" w:eastAsia="en-GB"/>
          </w:rPr>
          <w:delText xml:space="preserve">to comply with the </w:delText>
        </w:r>
        <w:r w:rsidR="00D85288">
          <w:rPr>
            <w:rFonts w:ascii="Arial" w:hAnsi="Arial" w:cs="Arial"/>
            <w:lang w:val="en" w:eastAsia="en-GB"/>
          </w:rPr>
          <w:delText>Court’s decisions</w:delText>
        </w:r>
        <w:r w:rsidR="00E87B42" w:rsidRPr="00521E81">
          <w:rPr>
            <w:rFonts w:ascii="Arial" w:hAnsi="Arial" w:cs="Arial"/>
            <w:lang w:val="en" w:eastAsia="en-GB"/>
          </w:rPr>
          <w:delText xml:space="preserve"> to which </w:delText>
        </w:r>
        <w:r w:rsidR="009B60A3">
          <w:rPr>
            <w:rFonts w:ascii="Arial" w:hAnsi="Arial" w:cs="Arial"/>
            <w:lang w:val="en" w:eastAsia="en-GB"/>
          </w:rPr>
          <w:delText xml:space="preserve">it was a party and </w:delText>
        </w:r>
        <w:r w:rsidR="00F01ABC">
          <w:rPr>
            <w:rFonts w:ascii="Arial" w:hAnsi="Arial" w:cs="Arial"/>
            <w:lang w:val="en" w:eastAsia="en-GB"/>
          </w:rPr>
          <w:delText>ensure their</w:delText>
        </w:r>
        <w:r w:rsidR="00E87B42" w:rsidRPr="00521E81">
          <w:rPr>
            <w:rFonts w:ascii="Arial" w:hAnsi="Arial" w:cs="Arial"/>
            <w:lang w:val="en" w:eastAsia="en-GB"/>
          </w:rPr>
          <w:delText xml:space="preserve"> full implementation within a</w:delText>
        </w:r>
        <w:r w:rsidR="00BC22EF">
          <w:rPr>
            <w:rFonts w:ascii="Arial" w:hAnsi="Arial" w:cs="Arial"/>
            <w:lang w:val="en" w:eastAsia="en-GB"/>
          </w:rPr>
          <w:delText xml:space="preserve"> specified period, pursuant to</w:delText>
        </w:r>
        <w:r w:rsidR="00E87B42" w:rsidRPr="00521E81">
          <w:rPr>
            <w:rFonts w:ascii="Arial" w:hAnsi="Arial" w:cs="Arial"/>
            <w:lang w:val="en" w:eastAsia="en-GB"/>
          </w:rPr>
          <w:delText xml:space="preserve"> Article 30 of the Protocol;</w:delText>
        </w:r>
      </w:del>
    </w:p>
    <w:p w14:paraId="202E88BA" w14:textId="77777777" w:rsidR="00521E81" w:rsidRDefault="00521E81" w:rsidP="00BC22EF">
      <w:pPr>
        <w:spacing w:line="360" w:lineRule="auto"/>
        <w:ind w:left="993"/>
        <w:jc w:val="both"/>
        <w:rPr>
          <w:del w:id="514" w:author="SALSA" w:date="2026-09-25T21:07:00Z" w16du:dateUtc="2026-09-26T01:07:00Z"/>
          <w:rFonts w:ascii="Arial" w:hAnsi="Arial" w:cs="Arial"/>
          <w:lang w:val="en" w:eastAsia="en-GB"/>
        </w:rPr>
      </w:pPr>
    </w:p>
    <w:p w14:paraId="34401951" w14:textId="77777777" w:rsidR="00521E81" w:rsidRDefault="00BC22EF" w:rsidP="00D94853">
      <w:pPr>
        <w:spacing w:line="360" w:lineRule="auto"/>
        <w:ind w:left="993"/>
        <w:jc w:val="both"/>
        <w:rPr>
          <w:del w:id="515" w:author="SALSA" w:date="2026-09-25T21:07:00Z" w16du:dateUtc="2026-09-26T01:07:00Z"/>
          <w:rFonts w:ascii="Arial" w:hAnsi="Arial" w:cs="Arial"/>
          <w:lang w:val="en" w:eastAsia="en-GB"/>
        </w:rPr>
      </w:pPr>
      <w:del w:id="516" w:author="SALSA" w:date="2026-09-25T21:07:00Z" w16du:dateUtc="2026-09-26T01:07:00Z">
        <w:r>
          <w:rPr>
            <w:rFonts w:ascii="Arial" w:hAnsi="Arial" w:cs="Arial"/>
            <w:lang w:val="en" w:eastAsia="en-GB"/>
          </w:rPr>
          <w:delText>ii. i</w:delText>
        </w:r>
        <w:r w:rsidR="00E87B42" w:rsidRPr="00521E81">
          <w:rPr>
            <w:rFonts w:ascii="Arial" w:hAnsi="Arial" w:cs="Arial"/>
            <w:lang w:val="en" w:eastAsia="en-GB"/>
          </w:rPr>
          <w:delText xml:space="preserve">ts obligation to create an impartial and independent National Electoral Commission within the meaning of Article 17 of the African Charter on </w:delText>
        </w:r>
        <w:r>
          <w:rPr>
            <w:rFonts w:ascii="Arial" w:hAnsi="Arial" w:cs="Arial"/>
            <w:lang w:val="en" w:eastAsia="en-GB"/>
          </w:rPr>
          <w:delText xml:space="preserve">Democracy, Elections </w:delText>
        </w:r>
        <w:r w:rsidR="00D94853">
          <w:rPr>
            <w:rFonts w:ascii="Arial" w:hAnsi="Arial" w:cs="Arial"/>
            <w:lang w:val="en" w:eastAsia="en-GB"/>
          </w:rPr>
          <w:delText>and Governance (</w:delText>
        </w:r>
        <w:r w:rsidR="00E87B42" w:rsidRPr="00521E81">
          <w:rPr>
            <w:rFonts w:ascii="Arial" w:hAnsi="Arial" w:cs="Arial"/>
            <w:lang w:val="en" w:eastAsia="en-GB"/>
          </w:rPr>
          <w:delText>A</w:delText>
        </w:r>
        <w:r w:rsidR="00D94853">
          <w:rPr>
            <w:rFonts w:ascii="Arial" w:hAnsi="Arial" w:cs="Arial"/>
            <w:lang w:val="en" w:eastAsia="en-GB"/>
          </w:rPr>
          <w:delText xml:space="preserve">CDEG) and Article 3 </w:delText>
        </w:r>
        <w:r w:rsidR="006F38A2">
          <w:rPr>
            <w:rFonts w:ascii="Arial" w:hAnsi="Arial" w:cs="Arial"/>
            <w:lang w:val="en" w:eastAsia="en-GB"/>
          </w:rPr>
          <w:delText xml:space="preserve">of </w:delText>
        </w:r>
        <w:r w:rsidR="006F38A2" w:rsidRPr="00521E81">
          <w:rPr>
            <w:rFonts w:ascii="Arial" w:hAnsi="Arial" w:cs="Arial"/>
            <w:lang w:val="en" w:eastAsia="en-GB"/>
          </w:rPr>
          <w:delText>ECOWAS</w:delText>
        </w:r>
        <w:r w:rsidR="00D94853" w:rsidRPr="00D94853">
          <w:rPr>
            <w:rFonts w:ascii="Arial" w:hAnsi="Arial" w:cs="Arial"/>
            <w:lang w:val="en" w:eastAsia="en-GB"/>
          </w:rPr>
          <w:delText xml:space="preserve"> </w:delText>
        </w:r>
        <w:r w:rsidR="00D94853" w:rsidRPr="00521E81">
          <w:rPr>
            <w:rFonts w:ascii="Arial" w:hAnsi="Arial" w:cs="Arial"/>
            <w:lang w:val="en" w:eastAsia="en-GB"/>
          </w:rPr>
          <w:delText>Democracy</w:delText>
        </w:r>
        <w:r w:rsidR="00E87B42" w:rsidRPr="00521E81">
          <w:rPr>
            <w:rFonts w:ascii="Arial" w:hAnsi="Arial" w:cs="Arial"/>
            <w:lang w:val="en" w:eastAsia="en-GB"/>
          </w:rPr>
          <w:delText xml:space="preserve"> Protocol;</w:delText>
        </w:r>
      </w:del>
    </w:p>
    <w:p w14:paraId="1A1818C9" w14:textId="77777777" w:rsidR="00521E81" w:rsidRDefault="00521E81" w:rsidP="00BC22EF">
      <w:pPr>
        <w:spacing w:line="360" w:lineRule="auto"/>
        <w:ind w:left="993"/>
        <w:jc w:val="both"/>
        <w:rPr>
          <w:del w:id="517" w:author="SALSA" w:date="2026-09-25T21:07:00Z" w16du:dateUtc="2026-09-26T01:07:00Z"/>
          <w:rFonts w:ascii="Arial" w:hAnsi="Arial" w:cs="Arial"/>
          <w:lang w:val="en" w:eastAsia="en-GB"/>
        </w:rPr>
      </w:pPr>
    </w:p>
    <w:p w14:paraId="297BA120" w14:textId="77777777" w:rsidR="00D94853" w:rsidRDefault="00D94853" w:rsidP="00BC22EF">
      <w:pPr>
        <w:spacing w:line="360" w:lineRule="auto"/>
        <w:ind w:left="993"/>
        <w:jc w:val="both"/>
        <w:rPr>
          <w:del w:id="518" w:author="SALSA" w:date="2026-09-25T21:07:00Z" w16du:dateUtc="2026-09-26T01:07:00Z"/>
          <w:rFonts w:ascii="Arial" w:hAnsi="Arial" w:cs="Arial"/>
          <w:lang w:val="en" w:eastAsia="en-GB"/>
        </w:rPr>
      </w:pPr>
      <w:del w:id="519" w:author="SALSA" w:date="2026-09-25T21:07:00Z" w16du:dateUtc="2026-09-26T01:07:00Z">
        <w:r>
          <w:rPr>
            <w:rFonts w:ascii="Arial" w:hAnsi="Arial" w:cs="Arial"/>
            <w:lang w:val="en" w:eastAsia="en-GB"/>
          </w:rPr>
          <w:delText>iii. i</w:delText>
        </w:r>
        <w:r w:rsidR="00E87B42" w:rsidRPr="00521E81">
          <w:rPr>
            <w:rFonts w:ascii="Arial" w:hAnsi="Arial" w:cs="Arial"/>
            <w:lang w:val="en" w:eastAsia="en-GB"/>
          </w:rPr>
          <w:delText>ts obligation to protect the right of citizens to participate freely in the government of t</w:delText>
        </w:r>
        <w:r>
          <w:rPr>
            <w:rFonts w:ascii="Arial" w:hAnsi="Arial" w:cs="Arial"/>
            <w:lang w:val="en" w:eastAsia="en-GB"/>
          </w:rPr>
          <w:delText>heir country, as provided under Article 13</w:delText>
        </w:r>
        <w:r w:rsidR="00E87B42" w:rsidRPr="00521E81">
          <w:rPr>
            <w:rFonts w:ascii="Arial" w:hAnsi="Arial" w:cs="Arial"/>
            <w:lang w:val="en" w:eastAsia="en-GB"/>
          </w:rPr>
          <w:delText>(1) and (2) of the Charter;</w:delText>
        </w:r>
      </w:del>
    </w:p>
    <w:p w14:paraId="06E114C2" w14:textId="77777777" w:rsidR="00521E81" w:rsidRDefault="00E87B42" w:rsidP="00BC22EF">
      <w:pPr>
        <w:spacing w:line="360" w:lineRule="auto"/>
        <w:ind w:left="993"/>
        <w:jc w:val="both"/>
        <w:rPr>
          <w:del w:id="520" w:author="SALSA" w:date="2026-09-25T21:07:00Z" w16du:dateUtc="2026-09-26T01:07:00Z"/>
          <w:rFonts w:ascii="Arial" w:hAnsi="Arial" w:cs="Arial"/>
          <w:lang w:val="en" w:eastAsia="en-GB"/>
        </w:rPr>
      </w:pPr>
      <w:del w:id="521" w:author="SALSA" w:date="2026-09-25T21:07:00Z" w16du:dateUtc="2026-09-26T01:07:00Z">
        <w:r w:rsidRPr="00E87B42">
          <w:rPr>
            <w:rFonts w:ascii="Arial" w:hAnsi="Arial" w:cs="Arial"/>
            <w:lang w:val="en" w:eastAsia="en-GB"/>
          </w:rPr>
          <w:br/>
        </w:r>
        <w:r w:rsidR="00D94853">
          <w:rPr>
            <w:rFonts w:ascii="Arial" w:hAnsi="Arial" w:cs="Arial"/>
            <w:lang w:val="en" w:eastAsia="en-GB"/>
          </w:rPr>
          <w:delText>iv. i</w:delText>
        </w:r>
        <w:r w:rsidRPr="00521E81">
          <w:rPr>
            <w:rFonts w:ascii="Arial" w:hAnsi="Arial" w:cs="Arial"/>
            <w:lang w:val="en" w:eastAsia="en-GB"/>
          </w:rPr>
          <w:delText>ts obligation to protect the right to equality before the law and equal prote</w:delText>
        </w:r>
        <w:r w:rsidR="00D94853">
          <w:rPr>
            <w:rFonts w:ascii="Arial" w:hAnsi="Arial" w:cs="Arial"/>
            <w:lang w:val="en" w:eastAsia="en-GB"/>
          </w:rPr>
          <w:delText xml:space="preserve">ction of the law, </w:delText>
        </w:r>
        <w:r w:rsidR="006F38A2">
          <w:rPr>
            <w:rFonts w:ascii="Arial" w:hAnsi="Arial" w:cs="Arial"/>
            <w:lang w:val="en" w:eastAsia="en-GB"/>
          </w:rPr>
          <w:delText>pursuant to</w:delText>
        </w:r>
        <w:r w:rsidR="00D94853">
          <w:rPr>
            <w:rFonts w:ascii="Arial" w:hAnsi="Arial" w:cs="Arial"/>
            <w:lang w:val="en" w:eastAsia="en-GB"/>
          </w:rPr>
          <w:delText xml:space="preserve"> Article 10(3) of </w:delText>
        </w:r>
        <w:r w:rsidRPr="00521E81">
          <w:rPr>
            <w:rFonts w:ascii="Arial" w:hAnsi="Arial" w:cs="Arial"/>
            <w:lang w:val="en" w:eastAsia="en-GB"/>
          </w:rPr>
          <w:delText>A</w:delText>
        </w:r>
        <w:r w:rsidR="00D94853">
          <w:rPr>
            <w:rFonts w:ascii="Arial" w:hAnsi="Arial" w:cs="Arial"/>
            <w:lang w:val="en" w:eastAsia="en-GB"/>
          </w:rPr>
          <w:delText>C</w:delText>
        </w:r>
        <w:r w:rsidRPr="00521E81">
          <w:rPr>
            <w:rFonts w:ascii="Arial" w:hAnsi="Arial" w:cs="Arial"/>
            <w:lang w:val="en" w:eastAsia="en-GB"/>
          </w:rPr>
          <w:delText>DEG, Article 3 (2) of the Charter and Article 26</w:delText>
        </w:r>
        <w:r w:rsidR="005B5DD0">
          <w:rPr>
            <w:rFonts w:ascii="Arial" w:hAnsi="Arial" w:cs="Arial"/>
            <w:lang w:val="en" w:eastAsia="en-GB"/>
          </w:rPr>
          <w:delText xml:space="preserve"> of</w:delText>
        </w:r>
        <w:r w:rsidRPr="00521E81">
          <w:rPr>
            <w:rFonts w:ascii="Arial" w:hAnsi="Arial" w:cs="Arial"/>
            <w:lang w:val="en" w:eastAsia="en-GB"/>
          </w:rPr>
          <w:delText xml:space="preserve"> the International Covenant on Economic, Social and Cultural Rights (ICESCR);</w:delText>
        </w:r>
      </w:del>
    </w:p>
    <w:p w14:paraId="03E5F893" w14:textId="77777777" w:rsidR="00521E81" w:rsidRPr="00FA0675" w:rsidRDefault="00521E81" w:rsidP="00BC22EF">
      <w:pPr>
        <w:spacing w:line="360" w:lineRule="auto"/>
        <w:ind w:left="993"/>
        <w:jc w:val="both"/>
        <w:rPr>
          <w:del w:id="522" w:author="SALSA" w:date="2026-09-25T21:07:00Z" w16du:dateUtc="2026-09-26T01:07:00Z"/>
          <w:rFonts w:ascii="Arial" w:hAnsi="Arial" w:cs="Arial"/>
          <w:b/>
          <w:bCs/>
          <w:lang w:val="en" w:eastAsia="en-GB"/>
        </w:rPr>
      </w:pPr>
    </w:p>
    <w:p w14:paraId="287DC551" w14:textId="77777777" w:rsidR="00521E81" w:rsidRPr="008E5337" w:rsidRDefault="00597615" w:rsidP="00E73747">
      <w:pPr>
        <w:spacing w:line="360" w:lineRule="auto"/>
        <w:ind w:left="993"/>
        <w:jc w:val="both"/>
        <w:rPr>
          <w:del w:id="523" w:author="SALSA" w:date="2026-09-25T21:07:00Z" w16du:dateUtc="2026-09-26T01:07:00Z"/>
          <w:rFonts w:ascii="Arial" w:hAnsi="Arial" w:cs="Arial"/>
          <w:lang w:val="en" w:eastAsia="en-GB"/>
        </w:rPr>
      </w:pPr>
      <w:del w:id="524" w:author="SALSA" w:date="2026-09-25T21:07:00Z" w16du:dateUtc="2026-09-26T01:07:00Z">
        <w:r w:rsidRPr="008E5337">
          <w:rPr>
            <w:rFonts w:ascii="Arial" w:hAnsi="Arial" w:cs="Arial"/>
            <w:lang w:val="en" w:eastAsia="en-GB"/>
          </w:rPr>
          <w:delText xml:space="preserve">v. </w:delText>
        </w:r>
        <w:r w:rsidR="00052633" w:rsidRPr="008E5337">
          <w:rPr>
            <w:rFonts w:ascii="Arial" w:hAnsi="Arial" w:cs="Arial"/>
            <w:lang w:val="en" w:eastAsia="en-GB"/>
          </w:rPr>
          <w:delText xml:space="preserve">its obligation to comply with </w:delText>
        </w:r>
        <w:r w:rsidRPr="008E5337">
          <w:rPr>
            <w:rFonts w:ascii="Arial" w:hAnsi="Arial" w:cs="Arial"/>
            <w:lang w:val="en" w:eastAsia="en-GB"/>
          </w:rPr>
          <w:delText xml:space="preserve">Article 17 of </w:delText>
        </w:r>
        <w:r w:rsidR="00D94853" w:rsidRPr="008E5337">
          <w:rPr>
            <w:rFonts w:ascii="Arial" w:hAnsi="Arial" w:cs="Arial"/>
            <w:lang w:val="en" w:eastAsia="en-GB"/>
          </w:rPr>
          <w:delText>A</w:delText>
        </w:r>
        <w:r w:rsidRPr="008E5337">
          <w:rPr>
            <w:rFonts w:ascii="Arial" w:hAnsi="Arial" w:cs="Arial"/>
            <w:lang w:val="en" w:eastAsia="en-GB"/>
          </w:rPr>
          <w:delText>C</w:delText>
        </w:r>
        <w:r w:rsidR="00D94853" w:rsidRPr="008E5337">
          <w:rPr>
            <w:rFonts w:ascii="Arial" w:hAnsi="Arial" w:cs="Arial"/>
            <w:lang w:val="en" w:eastAsia="en-GB"/>
          </w:rPr>
          <w:delText>DEG, Article 3 of Protocol A/SPI/</w:delText>
        </w:r>
        <w:r w:rsidR="00E87B42" w:rsidRPr="008E5337">
          <w:rPr>
            <w:rFonts w:ascii="Arial" w:hAnsi="Arial" w:cs="Arial"/>
            <w:lang w:val="en" w:eastAsia="en-GB"/>
          </w:rPr>
          <w:delText>12/01 on Democracy and Good Governance and</w:delText>
        </w:r>
        <w:r w:rsidR="00D94853" w:rsidRPr="008E5337">
          <w:rPr>
            <w:rFonts w:ascii="Arial" w:hAnsi="Arial" w:cs="Arial"/>
            <w:lang w:val="en" w:eastAsia="en-GB"/>
          </w:rPr>
          <w:delText xml:space="preserve"> Article</w:delText>
        </w:r>
        <w:r w:rsidR="007D08FE" w:rsidRPr="008E5337">
          <w:rPr>
            <w:rFonts w:ascii="Arial" w:hAnsi="Arial" w:cs="Arial"/>
            <w:lang w:val="en" w:eastAsia="en-GB"/>
          </w:rPr>
          <w:delText xml:space="preserve">s 4 and </w:delText>
        </w:r>
        <w:r w:rsidR="00E87B42" w:rsidRPr="008E5337">
          <w:rPr>
            <w:rFonts w:ascii="Arial" w:hAnsi="Arial" w:cs="Arial"/>
            <w:lang w:val="en" w:eastAsia="en-GB"/>
          </w:rPr>
          <w:delText>53 of the</w:delText>
        </w:r>
        <w:r w:rsidR="00317AC9" w:rsidRPr="008E5337">
          <w:rPr>
            <w:rFonts w:ascii="Arial" w:hAnsi="Arial" w:cs="Arial"/>
            <w:lang w:val="en" w:eastAsia="en-GB"/>
          </w:rPr>
          <w:delText xml:space="preserve"> Respondent State’s</w:delText>
        </w:r>
        <w:r w:rsidR="00E87B42" w:rsidRPr="008E5337">
          <w:rPr>
            <w:rFonts w:ascii="Arial" w:hAnsi="Arial" w:cs="Arial"/>
            <w:lang w:val="en" w:eastAsia="en-GB"/>
          </w:rPr>
          <w:delText xml:space="preserve"> </w:delText>
        </w:r>
        <w:r w:rsidR="00E73747">
          <w:rPr>
            <w:rFonts w:ascii="Arial" w:hAnsi="Arial" w:cs="Arial"/>
            <w:lang w:val="en" w:eastAsia="en-GB"/>
          </w:rPr>
          <w:delText>8 November 2016 Constitution</w:delText>
        </w:r>
        <w:r w:rsidR="00052633" w:rsidRPr="008E5337">
          <w:rPr>
            <w:rFonts w:ascii="Arial" w:hAnsi="Arial" w:cs="Arial"/>
            <w:lang w:val="en" w:eastAsia="en-GB"/>
          </w:rPr>
          <w:delText>”</w:delText>
        </w:r>
        <w:r w:rsidR="00982FE9" w:rsidRPr="008E5337">
          <w:rPr>
            <w:rFonts w:ascii="Arial" w:hAnsi="Arial" w:cs="Arial"/>
            <w:lang w:val="en" w:eastAsia="en-GB"/>
          </w:rPr>
          <w:delText>.</w:delText>
        </w:r>
      </w:del>
    </w:p>
    <w:p w14:paraId="7C078AD1" w14:textId="77777777" w:rsidR="00D94853" w:rsidRPr="00FA0675" w:rsidRDefault="00D94853" w:rsidP="00BC22EF">
      <w:pPr>
        <w:spacing w:line="360" w:lineRule="auto"/>
        <w:ind w:left="993"/>
        <w:jc w:val="both"/>
        <w:rPr>
          <w:del w:id="525" w:author="SALSA" w:date="2026-09-25T21:07:00Z" w16du:dateUtc="2026-09-26T01:07:00Z"/>
          <w:rFonts w:ascii="Arial" w:hAnsi="Arial" w:cs="Arial"/>
          <w:b/>
          <w:bCs/>
          <w:lang w:eastAsia="en-GB"/>
        </w:rPr>
      </w:pPr>
    </w:p>
    <w:p w14:paraId="48655E53" w14:textId="77777777" w:rsidR="00521E81" w:rsidRPr="00701534" w:rsidRDefault="00521E81" w:rsidP="00521E81">
      <w:pPr>
        <w:spacing w:line="360" w:lineRule="auto"/>
        <w:jc w:val="both"/>
        <w:rPr>
          <w:del w:id="526" w:author="SALSA" w:date="2026-09-25T21:07:00Z" w16du:dateUtc="2026-09-26T01:07:00Z"/>
          <w:rFonts w:ascii="Arial" w:hAnsi="Arial" w:cs="Arial"/>
          <w:lang w:eastAsia="en-GB"/>
        </w:rPr>
      </w:pPr>
    </w:p>
    <w:p w14:paraId="73E06D4B" w14:textId="77777777" w:rsidR="00521E81" w:rsidRPr="005B5DD0" w:rsidRDefault="005B5DD0" w:rsidP="00521E81">
      <w:pPr>
        <w:spacing w:line="360" w:lineRule="auto"/>
        <w:jc w:val="both"/>
        <w:rPr>
          <w:del w:id="527" w:author="SALSA" w:date="2026-09-25T21:07:00Z" w16du:dateUtc="2026-09-26T01:07:00Z"/>
          <w:rFonts w:ascii="Arial" w:hAnsi="Arial" w:cs="Arial"/>
          <w:b/>
          <w:bCs/>
          <w:lang w:val="en" w:eastAsia="en-GB"/>
        </w:rPr>
      </w:pPr>
      <w:del w:id="528" w:author="SALSA" w:date="2026-09-25T21:07:00Z" w16du:dateUtc="2026-09-26T01:07:00Z">
        <w:r w:rsidRPr="005B5DD0">
          <w:rPr>
            <w:rFonts w:ascii="Arial" w:hAnsi="Arial" w:cs="Arial"/>
            <w:b/>
            <w:bCs/>
            <w:lang w:val="en" w:eastAsia="en-GB"/>
          </w:rPr>
          <w:delText>IV. SUMMARY OF THE PROCED</w:delText>
        </w:r>
        <w:r w:rsidR="00317AC9">
          <w:rPr>
            <w:rFonts w:ascii="Arial" w:hAnsi="Arial" w:cs="Arial"/>
            <w:b/>
            <w:bCs/>
            <w:lang w:val="en" w:eastAsia="en-GB"/>
          </w:rPr>
          <w:delText>URE</w:delText>
        </w:r>
        <w:r w:rsidRPr="005B5DD0">
          <w:rPr>
            <w:rFonts w:ascii="Arial" w:hAnsi="Arial" w:cs="Arial"/>
            <w:b/>
            <w:bCs/>
            <w:lang w:val="en" w:eastAsia="en-GB"/>
          </w:rPr>
          <w:delText xml:space="preserve"> BEFORE THE COURT </w:delText>
        </w:r>
      </w:del>
    </w:p>
    <w:p w14:paraId="03CDB99B" w14:textId="77777777" w:rsidR="00521E81" w:rsidRDefault="00521E81" w:rsidP="00521E81">
      <w:pPr>
        <w:spacing w:line="360" w:lineRule="auto"/>
        <w:jc w:val="both"/>
        <w:rPr>
          <w:del w:id="529" w:author="SALSA" w:date="2026-09-25T21:07:00Z" w16du:dateUtc="2026-09-26T01:07:00Z"/>
          <w:rFonts w:ascii="Arial" w:hAnsi="Arial" w:cs="Arial"/>
          <w:lang w:val="en" w:eastAsia="en-GB"/>
        </w:rPr>
      </w:pPr>
    </w:p>
    <w:p w14:paraId="06561D65" w14:textId="77777777" w:rsidR="0013738C" w:rsidRPr="00F2436E" w:rsidRDefault="0005178A" w:rsidP="00526ADB">
      <w:pPr>
        <w:pStyle w:val="ListParagraph"/>
        <w:numPr>
          <w:ilvl w:val="0"/>
          <w:numId w:val="4"/>
        </w:numPr>
        <w:spacing w:line="360" w:lineRule="auto"/>
        <w:jc w:val="both"/>
        <w:rPr>
          <w:del w:id="530" w:author="SALSA" w:date="2026-09-25T21:07:00Z" w16du:dateUtc="2026-09-26T01:07:00Z"/>
          <w:rFonts w:ascii="Arial" w:hAnsi="Arial" w:cs="Arial"/>
          <w:lang w:val="en" w:eastAsia="en-GB"/>
        </w:rPr>
      </w:pPr>
      <w:del w:id="531" w:author="SALSA" w:date="2026-09-25T21:07:00Z" w16du:dateUtc="2026-09-26T01:07:00Z">
        <w:r>
          <w:rPr>
            <w:rFonts w:ascii="Arial" w:hAnsi="Arial" w:cs="Arial"/>
            <w:lang w:val="en" w:eastAsia="en-GB"/>
          </w:rPr>
          <w:delText xml:space="preserve"> </w:delText>
        </w:r>
        <w:r w:rsidR="0013738C" w:rsidRPr="00F2436E">
          <w:rPr>
            <w:rFonts w:ascii="Arial" w:hAnsi="Arial" w:cs="Arial"/>
            <w:lang w:val="en" w:eastAsia="en-GB"/>
          </w:rPr>
          <w:delText xml:space="preserve">On 17 September 2019, the Registry acknowledged receipt of </w:delText>
        </w:r>
        <w:r w:rsidR="007A2614" w:rsidRPr="00F2436E">
          <w:rPr>
            <w:rFonts w:ascii="Arial" w:hAnsi="Arial" w:cs="Arial"/>
            <w:lang w:val="en" w:eastAsia="en-GB"/>
          </w:rPr>
          <w:delText>the Application</w:delText>
        </w:r>
        <w:r w:rsidR="00526ADB">
          <w:rPr>
            <w:rFonts w:ascii="Arial" w:hAnsi="Arial" w:cs="Arial"/>
            <w:lang w:val="en" w:eastAsia="en-GB"/>
          </w:rPr>
          <w:delText xml:space="preserve">, registered </w:delText>
        </w:r>
        <w:r w:rsidR="00BC3080">
          <w:rPr>
            <w:rFonts w:ascii="Arial" w:hAnsi="Arial" w:cs="Arial"/>
            <w:lang w:val="en" w:eastAsia="en-GB"/>
          </w:rPr>
          <w:delText>and served it on the Respondent State on 19 September 2019</w:delText>
        </w:r>
        <w:r w:rsidR="00A15BDE">
          <w:rPr>
            <w:rFonts w:ascii="Arial" w:hAnsi="Arial" w:cs="Arial"/>
            <w:lang w:val="en" w:eastAsia="en-GB"/>
          </w:rPr>
          <w:delText>, and granted</w:delText>
        </w:r>
        <w:r w:rsidR="00BC3080">
          <w:rPr>
            <w:rFonts w:ascii="Arial" w:hAnsi="Arial" w:cs="Arial"/>
            <w:lang w:val="en" w:eastAsia="en-GB"/>
          </w:rPr>
          <w:delText xml:space="preserve"> the la</w:delText>
        </w:r>
        <w:r w:rsidR="00526ADB">
          <w:rPr>
            <w:rFonts w:ascii="Arial" w:hAnsi="Arial" w:cs="Arial"/>
            <w:lang w:val="en" w:eastAsia="en-GB"/>
          </w:rPr>
          <w:delText>tter sixty (60) days to file a</w:delText>
        </w:r>
        <w:r w:rsidR="00BC3080">
          <w:rPr>
            <w:rFonts w:ascii="Arial" w:hAnsi="Arial" w:cs="Arial"/>
            <w:lang w:val="en" w:eastAsia="en-GB"/>
          </w:rPr>
          <w:delText xml:space="preserve"> Re</w:delText>
        </w:r>
        <w:r w:rsidR="00156E6D">
          <w:rPr>
            <w:rFonts w:ascii="Arial" w:hAnsi="Arial" w:cs="Arial"/>
            <w:lang w:val="en" w:eastAsia="en-GB"/>
          </w:rPr>
          <w:delText>sp</w:delText>
        </w:r>
        <w:r w:rsidR="00BC3080">
          <w:rPr>
            <w:rFonts w:ascii="Arial" w:hAnsi="Arial" w:cs="Arial"/>
            <w:lang w:val="en" w:eastAsia="en-GB"/>
          </w:rPr>
          <w:delText>onse</w:delText>
        </w:r>
        <w:r w:rsidR="0013738C" w:rsidRPr="00F2436E">
          <w:rPr>
            <w:rFonts w:ascii="Arial" w:hAnsi="Arial" w:cs="Arial"/>
            <w:lang w:val="en" w:eastAsia="en-GB"/>
          </w:rPr>
          <w:delText>.</w:delText>
        </w:r>
        <w:r w:rsidR="00BC3080">
          <w:rPr>
            <w:rFonts w:ascii="Arial" w:hAnsi="Arial" w:cs="Arial"/>
            <w:lang w:val="en" w:eastAsia="en-GB"/>
          </w:rPr>
          <w:delText xml:space="preserve"> A deadline of seven (7) days was granted to th</w:delText>
        </w:r>
        <w:r w:rsidR="00526ADB">
          <w:rPr>
            <w:rFonts w:ascii="Arial" w:hAnsi="Arial" w:cs="Arial"/>
            <w:lang w:val="en" w:eastAsia="en-GB"/>
          </w:rPr>
          <w:delText>e Respondent State to file its R</w:delText>
        </w:r>
        <w:r w:rsidR="00122498">
          <w:rPr>
            <w:rFonts w:ascii="Arial" w:hAnsi="Arial" w:cs="Arial"/>
            <w:lang w:val="en" w:eastAsia="en-GB"/>
          </w:rPr>
          <w:delText>esponse to</w:delText>
        </w:r>
        <w:r w:rsidR="00BC3080">
          <w:rPr>
            <w:rFonts w:ascii="Arial" w:hAnsi="Arial" w:cs="Arial"/>
            <w:lang w:val="en" w:eastAsia="en-GB"/>
          </w:rPr>
          <w:delText xml:space="preserve"> the request for provisional measures. </w:delText>
        </w:r>
      </w:del>
    </w:p>
    <w:p w14:paraId="30B25401" w14:textId="77777777" w:rsidR="0013738C" w:rsidRPr="0013738C" w:rsidRDefault="0013738C" w:rsidP="0013738C">
      <w:pPr>
        <w:pStyle w:val="ListParagraph"/>
        <w:spacing w:line="360" w:lineRule="auto"/>
        <w:jc w:val="both"/>
        <w:rPr>
          <w:del w:id="532" w:author="SALSA" w:date="2026-09-25T21:07:00Z" w16du:dateUtc="2026-09-26T01:07:00Z"/>
          <w:rFonts w:ascii="Arial" w:hAnsi="Arial" w:cs="Arial"/>
          <w:strike/>
          <w:lang w:val="en" w:eastAsia="en-GB"/>
        </w:rPr>
      </w:pPr>
    </w:p>
    <w:p w14:paraId="444D7990" w14:textId="77777777" w:rsidR="00521E81" w:rsidRPr="00F2436E" w:rsidRDefault="00521E81" w:rsidP="005B5DD0">
      <w:pPr>
        <w:spacing w:line="360" w:lineRule="auto"/>
        <w:ind w:left="567"/>
        <w:jc w:val="both"/>
        <w:rPr>
          <w:del w:id="533" w:author="SALSA" w:date="2026-09-25T21:07:00Z" w16du:dateUtc="2026-09-26T01:07:00Z"/>
          <w:rFonts w:ascii="Arial" w:hAnsi="Arial" w:cs="Arial"/>
          <w:bCs/>
          <w:lang w:val="en" w:eastAsia="en-GB"/>
        </w:rPr>
      </w:pPr>
    </w:p>
    <w:p w14:paraId="6B3D62ED" w14:textId="77777777" w:rsidR="007A2614" w:rsidRPr="00F2436E" w:rsidRDefault="0013738C" w:rsidP="00A15BDE">
      <w:pPr>
        <w:pStyle w:val="ListParagraph"/>
        <w:numPr>
          <w:ilvl w:val="0"/>
          <w:numId w:val="4"/>
        </w:numPr>
        <w:spacing w:line="360" w:lineRule="auto"/>
        <w:jc w:val="both"/>
        <w:rPr>
          <w:del w:id="534" w:author="SALSA" w:date="2026-09-25T21:07:00Z" w16du:dateUtc="2026-09-26T01:07:00Z"/>
          <w:rFonts w:ascii="Arial" w:hAnsi="Arial" w:cs="Arial"/>
          <w:bCs/>
          <w:lang w:val="en" w:eastAsia="en-GB"/>
        </w:rPr>
      </w:pPr>
      <w:del w:id="535" w:author="SALSA" w:date="2026-09-25T21:07:00Z" w16du:dateUtc="2026-09-26T01:07:00Z">
        <w:r w:rsidRPr="00F2436E">
          <w:rPr>
            <w:rFonts w:ascii="Arial" w:hAnsi="Arial" w:cs="Arial"/>
            <w:bCs/>
            <w:lang w:val="en" w:eastAsia="en-GB"/>
          </w:rPr>
          <w:delText>On 25 September 2019</w:delText>
        </w:r>
        <w:r w:rsidR="00F24BE8" w:rsidRPr="00F2436E">
          <w:rPr>
            <w:rFonts w:ascii="Arial" w:hAnsi="Arial" w:cs="Arial"/>
            <w:bCs/>
            <w:lang w:val="en" w:eastAsia="en-GB"/>
          </w:rPr>
          <w:delText>,</w:delText>
        </w:r>
        <w:r w:rsidRPr="00F2436E">
          <w:rPr>
            <w:rFonts w:ascii="Arial" w:hAnsi="Arial" w:cs="Arial"/>
            <w:bCs/>
            <w:lang w:val="en" w:eastAsia="en-GB"/>
          </w:rPr>
          <w:delText xml:space="preserve"> the Registry acknowledged receipt of a new version of </w:delText>
        </w:r>
        <w:r w:rsidR="00317AC9" w:rsidRPr="00F2436E">
          <w:rPr>
            <w:rFonts w:ascii="Arial" w:hAnsi="Arial" w:cs="Arial"/>
            <w:bCs/>
            <w:lang w:val="en" w:eastAsia="en-GB"/>
          </w:rPr>
          <w:delText xml:space="preserve">the </w:delText>
        </w:r>
        <w:r w:rsidRPr="00F2436E">
          <w:rPr>
            <w:rFonts w:ascii="Arial" w:hAnsi="Arial" w:cs="Arial"/>
            <w:bCs/>
            <w:lang w:val="en" w:eastAsia="en-GB"/>
          </w:rPr>
          <w:delText xml:space="preserve">Application </w:delText>
        </w:r>
        <w:r w:rsidR="00BC3080">
          <w:rPr>
            <w:rFonts w:ascii="Arial" w:hAnsi="Arial" w:cs="Arial"/>
            <w:bCs/>
            <w:lang w:val="en" w:eastAsia="en-GB"/>
          </w:rPr>
          <w:delText xml:space="preserve">which the Applicants sent </w:delText>
        </w:r>
        <w:r w:rsidRPr="00F2436E">
          <w:rPr>
            <w:rFonts w:ascii="Arial" w:hAnsi="Arial" w:cs="Arial"/>
            <w:bCs/>
            <w:lang w:val="en" w:eastAsia="en-GB"/>
          </w:rPr>
          <w:delText>in replacement of th</w:delText>
        </w:r>
        <w:r w:rsidR="00317AC9" w:rsidRPr="00F2436E">
          <w:rPr>
            <w:rFonts w:ascii="Arial" w:hAnsi="Arial" w:cs="Arial"/>
            <w:bCs/>
            <w:lang w:val="en" w:eastAsia="en-GB"/>
          </w:rPr>
          <w:delText>e first version. By notice</w:delText>
        </w:r>
        <w:r w:rsidRPr="00F2436E">
          <w:rPr>
            <w:rFonts w:ascii="Arial" w:hAnsi="Arial" w:cs="Arial"/>
            <w:bCs/>
            <w:lang w:val="en" w:eastAsia="en-GB"/>
          </w:rPr>
          <w:delText xml:space="preserve"> </w:delText>
        </w:r>
        <w:r w:rsidR="00156E6D">
          <w:rPr>
            <w:rFonts w:ascii="Arial" w:hAnsi="Arial" w:cs="Arial"/>
            <w:bCs/>
            <w:lang w:val="en" w:eastAsia="en-GB"/>
          </w:rPr>
          <w:delText xml:space="preserve">of the same </w:delText>
        </w:r>
        <w:r w:rsidRPr="00F2436E">
          <w:rPr>
            <w:rFonts w:ascii="Arial" w:hAnsi="Arial" w:cs="Arial"/>
            <w:bCs/>
            <w:lang w:val="en" w:eastAsia="en-GB"/>
          </w:rPr>
          <w:delText>date</w:delText>
        </w:r>
        <w:r w:rsidR="007445BA" w:rsidRPr="00F2436E">
          <w:rPr>
            <w:rFonts w:ascii="Arial" w:hAnsi="Arial" w:cs="Arial"/>
            <w:bCs/>
            <w:lang w:val="en" w:eastAsia="en-GB"/>
          </w:rPr>
          <w:delText>,</w:delText>
        </w:r>
        <w:r w:rsidRPr="00F2436E">
          <w:rPr>
            <w:rFonts w:ascii="Arial" w:hAnsi="Arial" w:cs="Arial"/>
            <w:bCs/>
            <w:lang w:val="en" w:eastAsia="en-GB"/>
          </w:rPr>
          <w:delText xml:space="preserve"> the said Application was forwarded to the Respondent State </w:delText>
        </w:r>
        <w:r w:rsidR="007A2614" w:rsidRPr="00F2436E">
          <w:rPr>
            <w:rFonts w:ascii="Arial" w:hAnsi="Arial" w:cs="Arial"/>
            <w:bCs/>
            <w:lang w:val="en" w:eastAsia="en-GB"/>
          </w:rPr>
          <w:delText>which was given</w:delText>
        </w:r>
        <w:r w:rsidR="00F24BE8" w:rsidRPr="00F2436E">
          <w:rPr>
            <w:rFonts w:ascii="Arial" w:hAnsi="Arial" w:cs="Arial"/>
            <w:bCs/>
            <w:lang w:val="en" w:eastAsia="en-GB"/>
          </w:rPr>
          <w:delText xml:space="preserve"> </w:delText>
        </w:r>
        <w:r w:rsidRPr="00F2436E">
          <w:rPr>
            <w:rFonts w:ascii="Arial" w:hAnsi="Arial" w:cs="Arial"/>
            <w:bCs/>
            <w:lang w:val="en" w:eastAsia="en-GB"/>
          </w:rPr>
          <w:delText xml:space="preserve">fifteen (15) days </w:delText>
        </w:r>
        <w:r w:rsidR="007A2614" w:rsidRPr="00F2436E">
          <w:rPr>
            <w:rFonts w:ascii="Arial" w:hAnsi="Arial" w:cs="Arial"/>
            <w:bCs/>
            <w:lang w:val="en" w:eastAsia="en-GB"/>
          </w:rPr>
          <w:delText xml:space="preserve">to submit its </w:delText>
        </w:r>
        <w:r w:rsidR="00793D25">
          <w:rPr>
            <w:rFonts w:ascii="Arial" w:hAnsi="Arial" w:cs="Arial"/>
            <w:bCs/>
            <w:lang w:val="en" w:eastAsia="en-GB"/>
          </w:rPr>
          <w:delText>R</w:delText>
        </w:r>
        <w:r w:rsidR="007F4E81" w:rsidRPr="00F2436E">
          <w:rPr>
            <w:rFonts w:ascii="Arial" w:hAnsi="Arial" w:cs="Arial"/>
            <w:bCs/>
            <w:lang w:val="en" w:eastAsia="en-GB"/>
          </w:rPr>
          <w:delText xml:space="preserve">esponse </w:delText>
        </w:r>
        <w:r w:rsidR="00F2008A" w:rsidRPr="00F2436E">
          <w:rPr>
            <w:rFonts w:ascii="Arial" w:hAnsi="Arial" w:cs="Arial"/>
            <w:bCs/>
            <w:lang w:val="en" w:eastAsia="en-GB"/>
          </w:rPr>
          <w:delText>in respect</w:delText>
        </w:r>
        <w:r w:rsidR="007F4E81" w:rsidRPr="00F2436E">
          <w:rPr>
            <w:rFonts w:ascii="Arial" w:hAnsi="Arial" w:cs="Arial"/>
            <w:bCs/>
            <w:lang w:val="en" w:eastAsia="en-GB"/>
          </w:rPr>
          <w:delText xml:space="preserve"> of</w:delText>
        </w:r>
        <w:r w:rsidR="00A15BDE">
          <w:rPr>
            <w:rFonts w:ascii="Arial" w:hAnsi="Arial" w:cs="Arial"/>
            <w:bCs/>
            <w:lang w:val="en" w:eastAsia="en-GB"/>
          </w:rPr>
          <w:delText xml:space="preserve"> </w:delText>
        </w:r>
        <w:r w:rsidR="007445BA" w:rsidRPr="00F2436E">
          <w:rPr>
            <w:rFonts w:ascii="Arial" w:hAnsi="Arial" w:cs="Arial"/>
            <w:bCs/>
            <w:lang w:val="en" w:eastAsia="en-GB"/>
          </w:rPr>
          <w:delText>provisional</w:delText>
        </w:r>
        <w:r w:rsidR="007A2614" w:rsidRPr="00F2436E">
          <w:rPr>
            <w:rFonts w:ascii="Arial" w:hAnsi="Arial" w:cs="Arial"/>
            <w:bCs/>
            <w:lang w:val="en" w:eastAsia="en-GB"/>
          </w:rPr>
          <w:delText xml:space="preserve"> measures.</w:delText>
        </w:r>
      </w:del>
    </w:p>
    <w:p w14:paraId="2D09013B" w14:textId="77777777" w:rsidR="007A2614" w:rsidRPr="007A2614" w:rsidRDefault="007A2614" w:rsidP="007A2614">
      <w:pPr>
        <w:pStyle w:val="ListParagraph"/>
        <w:rPr>
          <w:del w:id="536" w:author="SALSA" w:date="2026-09-25T21:07:00Z" w16du:dateUtc="2026-09-26T01:07:00Z"/>
          <w:rFonts w:ascii="Arial" w:hAnsi="Arial" w:cs="Arial"/>
          <w:lang w:val="en" w:eastAsia="en-GB"/>
        </w:rPr>
      </w:pPr>
    </w:p>
    <w:p w14:paraId="4D80F3E6" w14:textId="77777777" w:rsidR="004E2414" w:rsidRPr="007623E7" w:rsidRDefault="004E2414" w:rsidP="004E2414">
      <w:pPr>
        <w:pStyle w:val="ListParagraph"/>
        <w:rPr>
          <w:del w:id="537" w:author="SALSA" w:date="2026-09-25T21:07:00Z" w16du:dateUtc="2026-09-26T01:07:00Z"/>
          <w:rFonts w:ascii="Arial" w:hAnsi="Arial" w:cs="Arial"/>
          <w:lang w:val="en" w:eastAsia="en-GB"/>
        </w:rPr>
      </w:pPr>
    </w:p>
    <w:p w14:paraId="6719929F" w14:textId="77777777" w:rsidR="004E2414" w:rsidRDefault="00E87B42" w:rsidP="00DF360E">
      <w:pPr>
        <w:pStyle w:val="ListParagraph"/>
        <w:numPr>
          <w:ilvl w:val="0"/>
          <w:numId w:val="4"/>
        </w:numPr>
        <w:spacing w:line="360" w:lineRule="auto"/>
        <w:jc w:val="both"/>
        <w:rPr>
          <w:del w:id="538" w:author="SALSA" w:date="2026-09-25T21:07:00Z" w16du:dateUtc="2026-09-26T01:07:00Z"/>
          <w:rFonts w:ascii="Arial" w:hAnsi="Arial" w:cs="Arial"/>
          <w:bCs/>
          <w:lang w:val="en" w:eastAsia="en-GB"/>
        </w:rPr>
      </w:pPr>
      <w:del w:id="539" w:author="SALSA" w:date="2026-09-25T21:07:00Z" w16du:dateUtc="2026-09-26T01:07:00Z">
        <w:r w:rsidRPr="00F2436E">
          <w:rPr>
            <w:rFonts w:ascii="Arial" w:hAnsi="Arial" w:cs="Arial"/>
            <w:bCs/>
            <w:lang w:val="en" w:eastAsia="en-GB"/>
          </w:rPr>
          <w:delText xml:space="preserve">On 01 October 2019, </w:delText>
        </w:r>
        <w:r w:rsidR="00E6289A" w:rsidRPr="00F2436E">
          <w:rPr>
            <w:rFonts w:ascii="Arial" w:hAnsi="Arial" w:cs="Arial"/>
            <w:bCs/>
            <w:lang w:val="en" w:eastAsia="en-GB"/>
          </w:rPr>
          <w:delText xml:space="preserve">the Registry received from the Respondent State </w:delText>
        </w:r>
        <w:r w:rsidR="00F24BE8" w:rsidRPr="00F2436E">
          <w:rPr>
            <w:rFonts w:ascii="Arial" w:hAnsi="Arial" w:cs="Arial"/>
            <w:bCs/>
            <w:lang w:val="en" w:eastAsia="en-GB"/>
          </w:rPr>
          <w:delText xml:space="preserve">a </w:delText>
        </w:r>
        <w:r w:rsidR="00BC3080">
          <w:rPr>
            <w:rFonts w:ascii="Arial" w:hAnsi="Arial" w:cs="Arial"/>
            <w:bCs/>
            <w:lang w:val="en" w:eastAsia="en-GB"/>
          </w:rPr>
          <w:delText>R</w:delText>
        </w:r>
        <w:r w:rsidR="00F24BE8" w:rsidRPr="00F2436E">
          <w:rPr>
            <w:rFonts w:ascii="Arial" w:hAnsi="Arial" w:cs="Arial"/>
            <w:bCs/>
            <w:lang w:val="en" w:eastAsia="en-GB"/>
          </w:rPr>
          <w:delText>esponse</w:delText>
        </w:r>
        <w:r w:rsidR="00DF360E" w:rsidRPr="00F2436E">
          <w:rPr>
            <w:rFonts w:ascii="Arial" w:hAnsi="Arial" w:cs="Arial"/>
            <w:bCs/>
            <w:lang w:val="en" w:eastAsia="en-GB"/>
          </w:rPr>
          <w:delText xml:space="preserve"> </w:delText>
        </w:r>
        <w:r w:rsidR="00F24BE8" w:rsidRPr="00F2436E">
          <w:rPr>
            <w:rFonts w:ascii="Arial" w:hAnsi="Arial" w:cs="Arial"/>
            <w:bCs/>
            <w:lang w:val="en" w:eastAsia="en-GB"/>
          </w:rPr>
          <w:delText xml:space="preserve">to </w:delText>
        </w:r>
        <w:r w:rsidR="00E6289A" w:rsidRPr="00F2436E">
          <w:rPr>
            <w:rFonts w:ascii="Arial" w:hAnsi="Arial" w:cs="Arial"/>
            <w:bCs/>
            <w:lang w:val="en" w:eastAsia="en-GB"/>
          </w:rPr>
          <w:delText xml:space="preserve">the first version of the </w:delText>
        </w:r>
        <w:r w:rsidR="008E5337">
          <w:rPr>
            <w:rFonts w:ascii="Arial" w:hAnsi="Arial" w:cs="Arial"/>
            <w:bCs/>
            <w:lang w:val="en" w:eastAsia="en-GB"/>
          </w:rPr>
          <w:delText>a</w:delText>
        </w:r>
        <w:r w:rsidR="00E6289A" w:rsidRPr="00F2436E">
          <w:rPr>
            <w:rFonts w:ascii="Arial" w:hAnsi="Arial" w:cs="Arial"/>
            <w:bCs/>
            <w:lang w:val="en" w:eastAsia="en-GB"/>
          </w:rPr>
          <w:delText>pplication</w:delText>
        </w:r>
        <w:r w:rsidR="00F2008A" w:rsidRPr="00F2436E">
          <w:rPr>
            <w:rFonts w:ascii="Arial" w:hAnsi="Arial" w:cs="Arial"/>
            <w:bCs/>
            <w:lang w:val="en" w:eastAsia="en-GB"/>
          </w:rPr>
          <w:delText xml:space="preserve"> </w:delText>
        </w:r>
        <w:r w:rsidR="00156E6D">
          <w:rPr>
            <w:rFonts w:ascii="Arial" w:hAnsi="Arial" w:cs="Arial"/>
            <w:bCs/>
            <w:lang w:val="en" w:eastAsia="en-GB"/>
          </w:rPr>
          <w:delText xml:space="preserve">for </w:delText>
        </w:r>
        <w:r w:rsidR="007445BA" w:rsidRPr="00F2436E">
          <w:rPr>
            <w:rFonts w:ascii="Arial" w:hAnsi="Arial" w:cs="Arial"/>
            <w:bCs/>
            <w:lang w:val="en" w:eastAsia="en-GB"/>
          </w:rPr>
          <w:delText>provisional</w:delText>
        </w:r>
        <w:r w:rsidR="007A2614" w:rsidRPr="00F2436E">
          <w:rPr>
            <w:rFonts w:ascii="Arial" w:hAnsi="Arial" w:cs="Arial"/>
            <w:bCs/>
            <w:lang w:val="en" w:eastAsia="en-GB"/>
          </w:rPr>
          <w:delText xml:space="preserve"> measures</w:delText>
        </w:r>
        <w:r w:rsidR="00DF360E" w:rsidRPr="00F2436E">
          <w:rPr>
            <w:rFonts w:ascii="Arial" w:hAnsi="Arial" w:cs="Arial"/>
            <w:bCs/>
            <w:lang w:val="en" w:eastAsia="en-GB"/>
          </w:rPr>
          <w:delText xml:space="preserve"> and acknowledged receipt thereof</w:delText>
        </w:r>
        <w:r w:rsidR="00540FFC" w:rsidRPr="00F2436E">
          <w:rPr>
            <w:rFonts w:ascii="Arial" w:hAnsi="Arial" w:cs="Arial"/>
            <w:bCs/>
            <w:lang w:val="en" w:eastAsia="en-GB"/>
          </w:rPr>
          <w:delText xml:space="preserve">. </w:delText>
        </w:r>
        <w:r w:rsidR="00A15BDE">
          <w:rPr>
            <w:rFonts w:ascii="Arial" w:hAnsi="Arial" w:cs="Arial"/>
            <w:bCs/>
            <w:lang w:val="en" w:eastAsia="en-GB"/>
          </w:rPr>
          <w:delText xml:space="preserve">By </w:delText>
        </w:r>
        <w:r w:rsidR="00156E6D">
          <w:rPr>
            <w:rFonts w:ascii="Arial" w:hAnsi="Arial" w:cs="Arial"/>
            <w:bCs/>
            <w:lang w:val="en" w:eastAsia="en-GB"/>
          </w:rPr>
          <w:delText xml:space="preserve">notice of </w:delText>
        </w:r>
        <w:r w:rsidR="00540FFC" w:rsidRPr="00F2436E">
          <w:rPr>
            <w:rFonts w:ascii="Arial" w:hAnsi="Arial" w:cs="Arial"/>
            <w:bCs/>
            <w:lang w:val="en" w:eastAsia="en-GB"/>
          </w:rPr>
          <w:delText xml:space="preserve">the same </w:delText>
        </w:r>
        <w:r w:rsidR="00156E6D">
          <w:rPr>
            <w:rFonts w:ascii="Arial" w:hAnsi="Arial" w:cs="Arial"/>
            <w:bCs/>
            <w:lang w:val="en" w:eastAsia="en-GB"/>
          </w:rPr>
          <w:delText>date</w:delText>
        </w:r>
        <w:r w:rsidRPr="00F2436E">
          <w:rPr>
            <w:rFonts w:ascii="Arial" w:hAnsi="Arial" w:cs="Arial"/>
            <w:bCs/>
            <w:lang w:val="en" w:eastAsia="en-GB"/>
          </w:rPr>
          <w:delText xml:space="preserve">, the Registry </w:delText>
        </w:r>
        <w:r w:rsidR="00F2008A" w:rsidRPr="00F2436E">
          <w:rPr>
            <w:rFonts w:ascii="Arial" w:hAnsi="Arial" w:cs="Arial"/>
            <w:bCs/>
            <w:lang w:val="en" w:eastAsia="en-GB"/>
          </w:rPr>
          <w:delText>served</w:delText>
        </w:r>
        <w:r w:rsidR="002714FB" w:rsidRPr="00F2436E">
          <w:rPr>
            <w:rFonts w:ascii="Arial" w:hAnsi="Arial" w:cs="Arial"/>
            <w:bCs/>
            <w:lang w:val="en" w:eastAsia="en-GB"/>
          </w:rPr>
          <w:delText xml:space="preserve"> </w:delText>
        </w:r>
        <w:r w:rsidR="00F24BE8" w:rsidRPr="00F2436E">
          <w:rPr>
            <w:rFonts w:ascii="Arial" w:hAnsi="Arial" w:cs="Arial"/>
            <w:bCs/>
            <w:lang w:val="en" w:eastAsia="en-GB"/>
          </w:rPr>
          <w:delText xml:space="preserve">this </w:delText>
        </w:r>
        <w:r w:rsidR="00A15BDE">
          <w:rPr>
            <w:rFonts w:ascii="Arial" w:hAnsi="Arial" w:cs="Arial"/>
            <w:bCs/>
            <w:lang w:val="en" w:eastAsia="en-GB"/>
          </w:rPr>
          <w:delText>R</w:delText>
        </w:r>
        <w:r w:rsidR="00156E6D">
          <w:rPr>
            <w:rFonts w:ascii="Arial" w:hAnsi="Arial" w:cs="Arial"/>
            <w:bCs/>
            <w:lang w:val="en" w:eastAsia="en-GB"/>
          </w:rPr>
          <w:delText xml:space="preserve">esponse </w:delText>
        </w:r>
        <w:r w:rsidR="00F2008A" w:rsidRPr="00F2436E">
          <w:rPr>
            <w:rFonts w:ascii="Arial" w:hAnsi="Arial" w:cs="Arial"/>
            <w:bCs/>
            <w:lang w:val="en" w:eastAsia="en-GB"/>
          </w:rPr>
          <w:delText>on</w:delText>
        </w:r>
        <w:r w:rsidR="007A2614" w:rsidRPr="00F2436E">
          <w:rPr>
            <w:rFonts w:ascii="Arial" w:hAnsi="Arial" w:cs="Arial"/>
            <w:bCs/>
            <w:lang w:val="en" w:eastAsia="en-GB"/>
          </w:rPr>
          <w:delText xml:space="preserve"> </w:delText>
        </w:r>
        <w:r w:rsidRPr="00F2436E">
          <w:rPr>
            <w:rFonts w:ascii="Arial" w:hAnsi="Arial" w:cs="Arial"/>
            <w:bCs/>
            <w:lang w:val="en" w:eastAsia="en-GB"/>
          </w:rPr>
          <w:delText>the Applicant</w:delText>
        </w:r>
        <w:r w:rsidR="00F24BE8" w:rsidRPr="00F2436E">
          <w:rPr>
            <w:rFonts w:ascii="Arial" w:hAnsi="Arial" w:cs="Arial"/>
            <w:bCs/>
            <w:lang w:val="en" w:eastAsia="en-GB"/>
          </w:rPr>
          <w:delText>s</w:delText>
        </w:r>
        <w:r w:rsidR="006667D4">
          <w:rPr>
            <w:rFonts w:ascii="Arial" w:hAnsi="Arial" w:cs="Arial"/>
            <w:bCs/>
            <w:lang w:val="en" w:eastAsia="en-GB"/>
          </w:rPr>
          <w:delText xml:space="preserve"> </w:delText>
        </w:r>
        <w:r w:rsidRPr="00F2436E">
          <w:rPr>
            <w:rFonts w:ascii="Arial" w:hAnsi="Arial" w:cs="Arial"/>
            <w:bCs/>
            <w:lang w:val="en" w:eastAsia="en-GB"/>
          </w:rPr>
          <w:delText xml:space="preserve">for </w:delText>
        </w:r>
        <w:r w:rsidR="00E6289A" w:rsidRPr="00F2436E">
          <w:rPr>
            <w:rFonts w:ascii="Arial" w:hAnsi="Arial" w:cs="Arial"/>
            <w:bCs/>
            <w:lang w:val="en" w:eastAsia="en-GB"/>
          </w:rPr>
          <w:delText xml:space="preserve">a </w:delText>
        </w:r>
        <w:r w:rsidRPr="00F2436E">
          <w:rPr>
            <w:rFonts w:ascii="Arial" w:hAnsi="Arial" w:cs="Arial"/>
            <w:bCs/>
            <w:lang w:val="en" w:eastAsia="en-GB"/>
          </w:rPr>
          <w:delText xml:space="preserve">reply </w:delText>
        </w:r>
        <w:r w:rsidR="006667D4">
          <w:rPr>
            <w:rFonts w:ascii="Arial" w:hAnsi="Arial" w:cs="Arial"/>
            <w:bCs/>
            <w:lang w:val="en" w:eastAsia="en-GB"/>
          </w:rPr>
          <w:delText>thereto</w:delText>
        </w:r>
        <w:r w:rsidR="00156E6D">
          <w:rPr>
            <w:rFonts w:ascii="Arial" w:hAnsi="Arial" w:cs="Arial"/>
            <w:bCs/>
            <w:lang w:val="en" w:eastAsia="en-GB"/>
          </w:rPr>
          <w:delText xml:space="preserve"> </w:delText>
        </w:r>
        <w:r w:rsidRPr="00F2436E">
          <w:rPr>
            <w:rFonts w:ascii="Arial" w:hAnsi="Arial" w:cs="Arial"/>
            <w:bCs/>
            <w:lang w:val="en" w:eastAsia="en-GB"/>
          </w:rPr>
          <w:delText>within fifteen (15) days.</w:delText>
        </w:r>
      </w:del>
    </w:p>
    <w:p w14:paraId="5B1AD652" w14:textId="77777777" w:rsidR="00376540" w:rsidRDefault="00376540" w:rsidP="00376540">
      <w:pPr>
        <w:pStyle w:val="ListParagraph"/>
        <w:spacing w:line="360" w:lineRule="auto"/>
        <w:ind w:left="810"/>
        <w:jc w:val="both"/>
        <w:rPr>
          <w:del w:id="540" w:author="SALSA" w:date="2026-09-25T21:07:00Z" w16du:dateUtc="2026-09-26T01:07:00Z"/>
          <w:rFonts w:ascii="Arial" w:hAnsi="Arial" w:cs="Arial"/>
          <w:bCs/>
          <w:lang w:val="en" w:eastAsia="en-GB"/>
        </w:rPr>
      </w:pPr>
    </w:p>
    <w:p w14:paraId="2F9CEB98" w14:textId="77777777" w:rsidR="00376540" w:rsidRPr="00376540" w:rsidRDefault="00376540" w:rsidP="00376540">
      <w:pPr>
        <w:pStyle w:val="ListParagraph"/>
        <w:numPr>
          <w:ilvl w:val="0"/>
          <w:numId w:val="4"/>
        </w:numPr>
        <w:spacing w:line="360" w:lineRule="auto"/>
        <w:jc w:val="both"/>
        <w:rPr>
          <w:del w:id="541" w:author="SALSA" w:date="2026-09-25T21:07:00Z" w16du:dateUtc="2026-09-26T01:07:00Z"/>
          <w:rFonts w:ascii="Arial" w:hAnsi="Arial" w:cs="Arial"/>
          <w:bCs/>
          <w:lang w:val="en" w:eastAsia="en-GB"/>
        </w:rPr>
      </w:pPr>
      <w:del w:id="542" w:author="SALSA" w:date="2026-09-25T21:07:00Z" w16du:dateUtc="2026-09-26T01:07:00Z">
        <w:r w:rsidRPr="00376540">
          <w:rPr>
            <w:rStyle w:val="tlid-translation"/>
            <w:rFonts w:ascii="Arial" w:hAnsi="Arial" w:cs="Arial"/>
            <w:lang w:val="en"/>
          </w:rPr>
          <w:delText xml:space="preserve">On 03 October 2019, the Registry acknowledged receipt of the </w:delText>
        </w:r>
        <w:r w:rsidR="00A15BDE">
          <w:rPr>
            <w:rStyle w:val="tlid-translation"/>
            <w:rFonts w:ascii="Arial" w:hAnsi="Arial" w:cs="Arial"/>
            <w:lang w:val="en"/>
          </w:rPr>
          <w:delText xml:space="preserve">list of </w:delText>
        </w:r>
        <w:r>
          <w:rPr>
            <w:rStyle w:val="tlid-translation"/>
            <w:rFonts w:ascii="Arial" w:hAnsi="Arial" w:cs="Arial"/>
            <w:lang w:val="en"/>
          </w:rPr>
          <w:delText>the R</w:delText>
        </w:r>
        <w:r w:rsidRPr="00376540">
          <w:rPr>
            <w:rStyle w:val="tlid-translation"/>
            <w:rFonts w:ascii="Arial" w:hAnsi="Arial" w:cs="Arial"/>
            <w:lang w:val="en"/>
          </w:rPr>
          <w:delText>espondent State</w:delText>
        </w:r>
        <w:r w:rsidR="00A15BDE">
          <w:rPr>
            <w:rStyle w:val="tlid-translation"/>
            <w:rFonts w:ascii="Arial" w:hAnsi="Arial" w:cs="Arial"/>
            <w:lang w:val="en"/>
          </w:rPr>
          <w:delText>’s representatives</w:delText>
        </w:r>
        <w:r w:rsidRPr="00376540">
          <w:rPr>
            <w:rStyle w:val="tlid-translation"/>
            <w:rFonts w:ascii="Arial" w:hAnsi="Arial" w:cs="Arial"/>
            <w:lang w:val="en"/>
          </w:rPr>
          <w:delText>. On the same day, the names of the representatives were duly transmitted to the Applicants.</w:delText>
        </w:r>
      </w:del>
    </w:p>
    <w:p w14:paraId="3206FDF6" w14:textId="77777777" w:rsidR="006667D4" w:rsidRDefault="006667D4" w:rsidP="006667D4">
      <w:pPr>
        <w:pStyle w:val="ListParagraph"/>
        <w:spacing w:line="360" w:lineRule="auto"/>
        <w:ind w:left="810"/>
        <w:jc w:val="both"/>
        <w:rPr>
          <w:del w:id="543" w:author="SALSA" w:date="2026-09-25T21:07:00Z" w16du:dateUtc="2026-09-26T01:07:00Z"/>
          <w:rFonts w:ascii="Arial" w:hAnsi="Arial" w:cs="Arial"/>
          <w:bCs/>
          <w:lang w:val="en" w:eastAsia="en-GB"/>
        </w:rPr>
      </w:pPr>
    </w:p>
    <w:p w14:paraId="514994BE" w14:textId="77777777" w:rsidR="00341461" w:rsidRDefault="00E87B42" w:rsidP="00341461">
      <w:pPr>
        <w:pStyle w:val="ListParagraph"/>
        <w:numPr>
          <w:ilvl w:val="0"/>
          <w:numId w:val="4"/>
        </w:numPr>
        <w:spacing w:line="360" w:lineRule="auto"/>
        <w:jc w:val="both"/>
        <w:rPr>
          <w:del w:id="544" w:author="SALSA" w:date="2026-09-25T21:07:00Z" w16du:dateUtc="2026-09-26T01:07:00Z"/>
          <w:rFonts w:ascii="Arial" w:hAnsi="Arial" w:cs="Arial"/>
          <w:lang w:val="en" w:eastAsia="en-GB"/>
        </w:rPr>
      </w:pPr>
      <w:del w:id="545" w:author="SALSA" w:date="2026-09-25T21:07:00Z" w16du:dateUtc="2026-09-26T01:07:00Z">
        <w:r w:rsidRPr="007623E7">
          <w:rPr>
            <w:rFonts w:ascii="Arial" w:hAnsi="Arial" w:cs="Arial"/>
            <w:lang w:val="en" w:eastAsia="en-GB"/>
          </w:rPr>
          <w:delText>On 15 October 2019,</w:delText>
        </w:r>
        <w:r w:rsidR="00E6289A" w:rsidRPr="007623E7">
          <w:rPr>
            <w:rFonts w:ascii="Arial" w:hAnsi="Arial" w:cs="Arial"/>
            <w:lang w:val="en" w:eastAsia="en-GB"/>
          </w:rPr>
          <w:delText xml:space="preserve"> the Registry received</w:delText>
        </w:r>
        <w:r w:rsidR="00EA5905">
          <w:rPr>
            <w:rFonts w:ascii="Arial" w:hAnsi="Arial" w:cs="Arial"/>
            <w:lang w:val="en" w:eastAsia="en-GB"/>
          </w:rPr>
          <w:delText xml:space="preserve"> a second R</w:delText>
        </w:r>
        <w:r w:rsidRPr="007623E7">
          <w:rPr>
            <w:rFonts w:ascii="Arial" w:hAnsi="Arial" w:cs="Arial"/>
            <w:lang w:val="en" w:eastAsia="en-GB"/>
          </w:rPr>
          <w:delText>esponse from</w:delText>
        </w:r>
        <w:r w:rsidR="004E2414" w:rsidRPr="007623E7">
          <w:rPr>
            <w:rFonts w:ascii="Arial" w:hAnsi="Arial" w:cs="Arial"/>
            <w:lang w:val="en" w:eastAsia="en-GB"/>
          </w:rPr>
          <w:delText xml:space="preserve"> the Respondent State as regards</w:delText>
        </w:r>
        <w:r w:rsidRPr="007623E7">
          <w:rPr>
            <w:rFonts w:ascii="Arial" w:hAnsi="Arial" w:cs="Arial"/>
            <w:lang w:val="en" w:eastAsia="en-GB"/>
          </w:rPr>
          <w:delText xml:space="preserve"> </w:delText>
        </w:r>
        <w:r w:rsidRPr="001470D6">
          <w:rPr>
            <w:rFonts w:ascii="Arial" w:hAnsi="Arial" w:cs="Arial"/>
            <w:lang w:val="en" w:eastAsia="en-GB"/>
          </w:rPr>
          <w:delText>provisional</w:delText>
        </w:r>
        <w:r w:rsidRPr="007623E7">
          <w:rPr>
            <w:rFonts w:ascii="Arial" w:hAnsi="Arial" w:cs="Arial"/>
            <w:lang w:val="en" w:eastAsia="en-GB"/>
          </w:rPr>
          <w:delText xml:space="preserve"> measures</w:delText>
        </w:r>
        <w:r w:rsidR="00E6289A" w:rsidRPr="007623E7">
          <w:rPr>
            <w:rFonts w:ascii="Arial" w:hAnsi="Arial" w:cs="Arial"/>
            <w:lang w:val="en" w:eastAsia="en-GB"/>
          </w:rPr>
          <w:delText xml:space="preserve">. </w:delText>
        </w:r>
      </w:del>
    </w:p>
    <w:p w14:paraId="0EDC16B7" w14:textId="77777777" w:rsidR="00341461" w:rsidRPr="00341461" w:rsidRDefault="00341461" w:rsidP="00341461">
      <w:pPr>
        <w:pStyle w:val="ListParagraph"/>
        <w:spacing w:line="360" w:lineRule="auto"/>
        <w:rPr>
          <w:del w:id="546" w:author="SALSA" w:date="2026-09-25T21:07:00Z" w16du:dateUtc="2026-09-26T01:07:00Z"/>
          <w:rFonts w:ascii="Arial" w:hAnsi="Arial" w:cs="Arial"/>
          <w:lang w:val="en" w:eastAsia="en-GB"/>
        </w:rPr>
      </w:pPr>
    </w:p>
    <w:p w14:paraId="2C602E38" w14:textId="77777777" w:rsidR="00341461" w:rsidRPr="00F2436E" w:rsidRDefault="00E87B42" w:rsidP="00817D46">
      <w:pPr>
        <w:pStyle w:val="ListParagraph"/>
        <w:numPr>
          <w:ilvl w:val="0"/>
          <w:numId w:val="4"/>
        </w:numPr>
        <w:spacing w:line="360" w:lineRule="auto"/>
        <w:jc w:val="both"/>
        <w:rPr>
          <w:del w:id="547" w:author="SALSA" w:date="2026-09-25T21:07:00Z" w16du:dateUtc="2026-09-26T01:07:00Z"/>
          <w:rFonts w:ascii="Arial" w:hAnsi="Arial" w:cs="Arial"/>
          <w:lang w:val="en" w:eastAsia="en-GB"/>
        </w:rPr>
      </w:pPr>
      <w:del w:id="548" w:author="SALSA" w:date="2026-09-25T21:07:00Z" w16du:dateUtc="2026-09-26T01:07:00Z">
        <w:r w:rsidRPr="00341461">
          <w:rPr>
            <w:rFonts w:ascii="Arial" w:hAnsi="Arial" w:cs="Arial"/>
            <w:lang w:val="en" w:eastAsia="en-GB"/>
          </w:rPr>
          <w:delText>On 21 October 2019</w:delText>
        </w:r>
        <w:r w:rsidR="004E2414" w:rsidRPr="00341461">
          <w:rPr>
            <w:rFonts w:ascii="Arial" w:hAnsi="Arial" w:cs="Arial"/>
            <w:lang w:val="en" w:eastAsia="en-GB"/>
          </w:rPr>
          <w:delText>,</w:delText>
        </w:r>
        <w:r w:rsidRPr="00341461">
          <w:rPr>
            <w:rFonts w:ascii="Arial" w:hAnsi="Arial" w:cs="Arial"/>
            <w:lang w:val="en" w:eastAsia="en-GB"/>
          </w:rPr>
          <w:delText xml:space="preserve"> the Registry received </w:delText>
        </w:r>
        <w:r w:rsidR="004E2414" w:rsidRPr="00341461">
          <w:rPr>
            <w:rFonts w:ascii="Arial" w:hAnsi="Arial" w:cs="Arial"/>
            <w:lang w:val="en" w:eastAsia="en-GB"/>
          </w:rPr>
          <w:delText>the</w:delText>
        </w:r>
        <w:r w:rsidR="00B36D58">
          <w:rPr>
            <w:rFonts w:ascii="Arial" w:hAnsi="Arial" w:cs="Arial"/>
            <w:lang w:val="en" w:eastAsia="en-GB"/>
          </w:rPr>
          <w:delText xml:space="preserve"> Applicants’</w:delText>
        </w:r>
        <w:r w:rsidR="00817D46">
          <w:rPr>
            <w:rFonts w:ascii="Arial" w:hAnsi="Arial" w:cs="Arial"/>
            <w:lang w:val="en" w:eastAsia="en-GB"/>
          </w:rPr>
          <w:delText xml:space="preserve"> rejoinder</w:delText>
        </w:r>
        <w:r w:rsidR="004E2414" w:rsidRPr="00341461">
          <w:rPr>
            <w:rFonts w:ascii="Arial" w:hAnsi="Arial" w:cs="Arial"/>
            <w:lang w:val="en" w:eastAsia="en-GB"/>
          </w:rPr>
          <w:delText xml:space="preserve"> as regards</w:delText>
        </w:r>
        <w:r w:rsidR="001F683C" w:rsidRPr="00341461">
          <w:rPr>
            <w:rFonts w:ascii="Arial" w:hAnsi="Arial" w:cs="Arial"/>
            <w:lang w:val="en" w:eastAsia="en-GB"/>
          </w:rPr>
          <w:delText xml:space="preserve"> </w:delText>
        </w:r>
        <w:r w:rsidR="00896C58">
          <w:rPr>
            <w:rFonts w:ascii="Arial" w:hAnsi="Arial" w:cs="Arial"/>
            <w:lang w:val="en" w:eastAsia="en-GB"/>
          </w:rPr>
          <w:delText xml:space="preserve">the </w:delText>
        </w:r>
        <w:r w:rsidR="001F683C" w:rsidRPr="00AF4A36">
          <w:rPr>
            <w:rFonts w:ascii="Arial" w:hAnsi="Arial" w:cs="Arial"/>
            <w:lang w:val="en" w:eastAsia="en-GB"/>
          </w:rPr>
          <w:delText>provisional</w:delText>
        </w:r>
        <w:r w:rsidRPr="00341461">
          <w:rPr>
            <w:rFonts w:ascii="Arial" w:hAnsi="Arial" w:cs="Arial"/>
            <w:lang w:val="en" w:eastAsia="en-GB"/>
          </w:rPr>
          <w:delText xml:space="preserve"> measures.</w:delText>
        </w:r>
        <w:r w:rsidR="00341461" w:rsidRPr="00341461">
          <w:rPr>
            <w:rFonts w:ascii="Arial" w:hAnsi="Arial" w:cs="Arial"/>
            <w:lang w:val="en" w:eastAsia="en-GB"/>
          </w:rPr>
          <w:delText xml:space="preserve"> </w:delText>
        </w:r>
        <w:r w:rsidR="00341461" w:rsidRPr="00F2436E">
          <w:rPr>
            <w:rFonts w:ascii="Arial" w:hAnsi="Arial" w:cs="Arial"/>
            <w:lang w:val="en" w:eastAsia="en-GB"/>
          </w:rPr>
          <w:delText xml:space="preserve">On 23 October </w:delText>
        </w:r>
        <w:r w:rsidR="003F5705">
          <w:rPr>
            <w:rFonts w:ascii="Arial" w:hAnsi="Arial" w:cs="Arial"/>
            <w:lang w:val="en" w:eastAsia="en-GB"/>
          </w:rPr>
          <w:delText>2019, the Registry</w:delText>
        </w:r>
        <w:r w:rsidR="00896C58" w:rsidRPr="00F2436E">
          <w:rPr>
            <w:rFonts w:ascii="Arial" w:hAnsi="Arial" w:cs="Arial"/>
            <w:lang w:val="en" w:eastAsia="en-GB"/>
          </w:rPr>
          <w:delText xml:space="preserve"> </w:delText>
        </w:r>
        <w:r w:rsidR="00341461" w:rsidRPr="00F2436E">
          <w:rPr>
            <w:rFonts w:ascii="Arial" w:hAnsi="Arial" w:cs="Arial"/>
            <w:lang w:val="en" w:eastAsia="en-GB"/>
          </w:rPr>
          <w:delText>acknowledged receipt of th</w:delText>
        </w:r>
        <w:r w:rsidR="00B36D58" w:rsidRPr="00F2436E">
          <w:rPr>
            <w:rFonts w:ascii="Arial" w:hAnsi="Arial" w:cs="Arial"/>
            <w:lang w:val="en" w:eastAsia="en-GB"/>
          </w:rPr>
          <w:delText>e Applicant</w:delText>
        </w:r>
        <w:r w:rsidR="00341461" w:rsidRPr="00F2436E">
          <w:rPr>
            <w:rFonts w:ascii="Arial" w:hAnsi="Arial" w:cs="Arial"/>
            <w:lang w:val="en" w:eastAsia="en-GB"/>
          </w:rPr>
          <w:delText>s</w:delText>
        </w:r>
        <w:r w:rsidR="00B36D58" w:rsidRPr="00F2436E">
          <w:rPr>
            <w:rFonts w:ascii="Arial" w:hAnsi="Arial" w:cs="Arial"/>
            <w:lang w:val="en" w:eastAsia="en-GB"/>
          </w:rPr>
          <w:delText>’</w:delText>
        </w:r>
        <w:r w:rsidR="00341461" w:rsidRPr="00F2436E">
          <w:rPr>
            <w:rFonts w:ascii="Arial" w:hAnsi="Arial" w:cs="Arial"/>
            <w:lang w:val="en" w:eastAsia="en-GB"/>
          </w:rPr>
          <w:delText xml:space="preserve"> rejoinder on the Respondent State's first </w:delText>
        </w:r>
        <w:r w:rsidR="00817D46" w:rsidRPr="00F2436E">
          <w:rPr>
            <w:rFonts w:ascii="Arial" w:hAnsi="Arial" w:cs="Arial"/>
            <w:lang w:val="en" w:eastAsia="en-GB"/>
          </w:rPr>
          <w:delText>Response to the request</w:delText>
        </w:r>
        <w:r w:rsidR="00341461" w:rsidRPr="00F2436E">
          <w:rPr>
            <w:rFonts w:ascii="Arial" w:hAnsi="Arial" w:cs="Arial"/>
            <w:lang w:val="en" w:eastAsia="en-GB"/>
          </w:rPr>
          <w:delText xml:space="preserve"> for provisional</w:delText>
        </w:r>
        <w:r w:rsidR="00B36D58" w:rsidRPr="00F2436E">
          <w:rPr>
            <w:rFonts w:ascii="Arial" w:hAnsi="Arial" w:cs="Arial"/>
            <w:lang w:val="en" w:eastAsia="en-GB"/>
          </w:rPr>
          <w:delText xml:space="preserve"> measures as well as</w:delText>
        </w:r>
        <w:r w:rsidR="00817D46" w:rsidRPr="00F2436E">
          <w:rPr>
            <w:rFonts w:ascii="Arial" w:hAnsi="Arial" w:cs="Arial"/>
            <w:lang w:val="en" w:eastAsia="en-GB"/>
          </w:rPr>
          <w:delText xml:space="preserve"> the Respondent State's second R</w:delText>
        </w:r>
        <w:r w:rsidR="00341461" w:rsidRPr="00F2436E">
          <w:rPr>
            <w:rFonts w:ascii="Arial" w:hAnsi="Arial" w:cs="Arial"/>
            <w:lang w:val="en" w:eastAsia="en-GB"/>
          </w:rPr>
          <w:delText>esponse. The said briefs were s</w:delText>
        </w:r>
        <w:r w:rsidR="00817D46" w:rsidRPr="00F2436E">
          <w:rPr>
            <w:rFonts w:ascii="Arial" w:hAnsi="Arial" w:cs="Arial"/>
            <w:lang w:val="en" w:eastAsia="en-GB"/>
          </w:rPr>
          <w:delText>erved on both parties for</w:delText>
        </w:r>
        <w:r w:rsidR="00341461" w:rsidRPr="00F2436E">
          <w:rPr>
            <w:rFonts w:ascii="Arial" w:hAnsi="Arial" w:cs="Arial"/>
            <w:lang w:val="en" w:eastAsia="en-GB"/>
          </w:rPr>
          <w:delText xml:space="preserve"> response within fifteen (15) days.</w:delText>
        </w:r>
      </w:del>
    </w:p>
    <w:p w14:paraId="00D9D59E" w14:textId="77777777" w:rsidR="00341461" w:rsidRPr="00F2436E" w:rsidRDefault="00341461" w:rsidP="00341461">
      <w:pPr>
        <w:pStyle w:val="ListParagraph"/>
        <w:rPr>
          <w:del w:id="549" w:author="SALSA" w:date="2026-09-25T21:07:00Z" w16du:dateUtc="2026-09-26T01:07:00Z"/>
          <w:rFonts w:ascii="Times New Roman" w:hAnsi="Times New Roman"/>
          <w:lang w:val="en" w:eastAsia="en-GB"/>
        </w:rPr>
      </w:pPr>
    </w:p>
    <w:p w14:paraId="3FE4B583" w14:textId="77777777" w:rsidR="00341461" w:rsidRPr="00F2436E" w:rsidRDefault="00B36D58" w:rsidP="00B36D58">
      <w:pPr>
        <w:pStyle w:val="ListParagraph"/>
        <w:numPr>
          <w:ilvl w:val="0"/>
          <w:numId w:val="4"/>
        </w:numPr>
        <w:spacing w:line="360" w:lineRule="auto"/>
        <w:jc w:val="both"/>
        <w:rPr>
          <w:del w:id="550" w:author="SALSA" w:date="2026-09-25T21:07:00Z" w16du:dateUtc="2026-09-26T01:07:00Z"/>
          <w:rFonts w:ascii="Arial" w:hAnsi="Arial" w:cs="Arial"/>
          <w:lang w:val="en" w:eastAsia="en-GB"/>
        </w:rPr>
      </w:pPr>
      <w:del w:id="551" w:author="SALSA" w:date="2026-09-25T21:07:00Z" w16du:dateUtc="2026-09-26T01:07:00Z">
        <w:r w:rsidRPr="00F2436E">
          <w:rPr>
            <w:rFonts w:ascii="Arial" w:hAnsi="Arial" w:cs="Arial"/>
            <w:lang w:val="en" w:eastAsia="en-GB"/>
          </w:rPr>
          <w:delText>On 15</w:delText>
        </w:r>
        <w:r w:rsidR="00341461" w:rsidRPr="00F2436E">
          <w:rPr>
            <w:rFonts w:ascii="Arial" w:hAnsi="Arial" w:cs="Arial"/>
            <w:lang w:val="en" w:eastAsia="en-GB"/>
          </w:rPr>
          <w:delText xml:space="preserve"> November 2019, the Registry </w:delText>
        </w:r>
        <w:r w:rsidR="00896C58" w:rsidRPr="00F2436E">
          <w:rPr>
            <w:rFonts w:ascii="Arial" w:hAnsi="Arial" w:cs="Arial"/>
            <w:lang w:val="en" w:eastAsia="en-GB"/>
          </w:rPr>
          <w:delText xml:space="preserve">acknowledged receipt of </w:delText>
        </w:r>
        <w:r w:rsidRPr="00F2436E">
          <w:rPr>
            <w:rFonts w:ascii="Arial" w:hAnsi="Arial" w:cs="Arial"/>
            <w:lang w:val="en" w:eastAsia="en-GB"/>
          </w:rPr>
          <w:delText>a second rejoinder from the Respondent State</w:delText>
        </w:r>
        <w:r w:rsidR="003F0609" w:rsidRPr="00F2436E">
          <w:rPr>
            <w:rFonts w:ascii="Arial" w:hAnsi="Arial" w:cs="Arial"/>
            <w:lang w:val="en" w:eastAsia="en-GB"/>
          </w:rPr>
          <w:delText xml:space="preserve"> in respect of</w:delText>
        </w:r>
        <w:r w:rsidR="00F2008A" w:rsidRPr="00F2436E">
          <w:rPr>
            <w:rFonts w:ascii="Arial" w:hAnsi="Arial" w:cs="Arial"/>
            <w:lang w:val="en" w:eastAsia="en-GB"/>
          </w:rPr>
          <w:delText xml:space="preserve"> the provisional</w:delText>
        </w:r>
        <w:r w:rsidR="00896C58" w:rsidRPr="00F2436E">
          <w:rPr>
            <w:rFonts w:ascii="Arial" w:hAnsi="Arial" w:cs="Arial"/>
            <w:lang w:val="en" w:eastAsia="en-GB"/>
          </w:rPr>
          <w:delText xml:space="preserve"> measure</w:delText>
        </w:r>
        <w:r w:rsidR="003F0609" w:rsidRPr="00F2436E">
          <w:rPr>
            <w:rFonts w:ascii="Arial" w:hAnsi="Arial" w:cs="Arial"/>
            <w:lang w:val="en" w:eastAsia="en-GB"/>
          </w:rPr>
          <w:delText>s. On t</w:delText>
        </w:r>
        <w:r w:rsidR="00896C58" w:rsidRPr="00F2436E">
          <w:rPr>
            <w:rFonts w:ascii="Arial" w:hAnsi="Arial" w:cs="Arial"/>
            <w:lang w:val="en" w:eastAsia="en-GB"/>
          </w:rPr>
          <w:delText>he same day</w:delText>
        </w:r>
        <w:r w:rsidR="003F0609" w:rsidRPr="00F2436E">
          <w:rPr>
            <w:rFonts w:ascii="Arial" w:hAnsi="Arial" w:cs="Arial"/>
            <w:lang w:val="en" w:eastAsia="en-GB"/>
          </w:rPr>
          <w:delText>,</w:delText>
        </w:r>
        <w:r w:rsidR="00EA5905">
          <w:rPr>
            <w:rFonts w:ascii="Arial" w:hAnsi="Arial" w:cs="Arial"/>
            <w:lang w:val="en" w:eastAsia="en-GB"/>
          </w:rPr>
          <w:delText xml:space="preserve"> the said R</w:delText>
        </w:r>
        <w:r w:rsidR="00896C58" w:rsidRPr="00F2436E">
          <w:rPr>
            <w:rFonts w:ascii="Arial" w:hAnsi="Arial" w:cs="Arial"/>
            <w:lang w:val="en" w:eastAsia="en-GB"/>
          </w:rPr>
          <w:delText>esponse was forwarde</w:delText>
        </w:r>
        <w:r w:rsidR="00EA5905">
          <w:rPr>
            <w:rFonts w:ascii="Arial" w:hAnsi="Arial" w:cs="Arial"/>
            <w:lang w:val="en" w:eastAsia="en-GB"/>
          </w:rPr>
          <w:delText>d to the Applicants for a reply</w:delText>
        </w:r>
        <w:r w:rsidR="00896C58" w:rsidRPr="00F2436E">
          <w:rPr>
            <w:rFonts w:ascii="Arial" w:hAnsi="Arial" w:cs="Arial"/>
            <w:lang w:val="en" w:eastAsia="en-GB"/>
          </w:rPr>
          <w:delText xml:space="preserve"> within seven (7) days of</w:delText>
        </w:r>
        <w:r w:rsidR="003F5705">
          <w:rPr>
            <w:rFonts w:ascii="Arial" w:hAnsi="Arial" w:cs="Arial"/>
            <w:lang w:val="en" w:eastAsia="en-GB"/>
          </w:rPr>
          <w:delText xml:space="preserve"> the</w:delText>
        </w:r>
        <w:r w:rsidR="00896C58" w:rsidRPr="00F2436E">
          <w:rPr>
            <w:rFonts w:ascii="Arial" w:hAnsi="Arial" w:cs="Arial"/>
            <w:lang w:val="en" w:eastAsia="en-GB"/>
          </w:rPr>
          <w:delText xml:space="preserve"> notification. </w:delText>
        </w:r>
      </w:del>
    </w:p>
    <w:p w14:paraId="44143563" w14:textId="77777777" w:rsidR="00E87B42" w:rsidRPr="00521E81" w:rsidRDefault="00E87B42" w:rsidP="00521E81">
      <w:pPr>
        <w:spacing w:line="360" w:lineRule="auto"/>
        <w:jc w:val="both"/>
        <w:rPr>
          <w:del w:id="552" w:author="SALSA" w:date="2026-09-25T21:07:00Z" w16du:dateUtc="2026-09-26T01:07:00Z"/>
          <w:rFonts w:ascii="Arial" w:hAnsi="Arial" w:cs="Arial"/>
          <w:lang w:eastAsia="en-GB"/>
        </w:rPr>
      </w:pPr>
    </w:p>
    <w:p w14:paraId="5650F141" w14:textId="77777777" w:rsidR="00E87B42" w:rsidRPr="001F683C" w:rsidRDefault="001F683C" w:rsidP="00521E81">
      <w:pPr>
        <w:spacing w:line="360" w:lineRule="auto"/>
        <w:jc w:val="both"/>
        <w:rPr>
          <w:del w:id="553" w:author="SALSA" w:date="2026-09-25T21:07:00Z" w16du:dateUtc="2026-09-26T01:07:00Z"/>
          <w:rFonts w:ascii="Arial" w:hAnsi="Arial" w:cs="Arial"/>
          <w:b/>
          <w:bCs/>
          <w:lang w:eastAsia="en-GB"/>
        </w:rPr>
      </w:pPr>
      <w:del w:id="554" w:author="SALSA" w:date="2026-09-25T21:07:00Z" w16du:dateUtc="2026-09-26T01:07:00Z">
        <w:r w:rsidRPr="001F683C">
          <w:rPr>
            <w:rFonts w:ascii="Arial" w:hAnsi="Arial" w:cs="Arial"/>
            <w:b/>
            <w:bCs/>
            <w:lang w:eastAsia="en-GB"/>
          </w:rPr>
          <w:delText>V. JURISDICTION OF THE COURT</w:delText>
        </w:r>
      </w:del>
    </w:p>
    <w:p w14:paraId="7A441FBB" w14:textId="77777777" w:rsidR="004E2414" w:rsidRDefault="00BE2225" w:rsidP="00AF4A36">
      <w:pPr>
        <w:pStyle w:val="ListParagraph"/>
        <w:numPr>
          <w:ilvl w:val="0"/>
          <w:numId w:val="4"/>
        </w:numPr>
        <w:spacing w:line="360" w:lineRule="auto"/>
        <w:jc w:val="both"/>
        <w:rPr>
          <w:del w:id="555" w:author="SALSA" w:date="2026-09-25T21:07:00Z" w16du:dateUtc="2026-09-26T01:07:00Z"/>
          <w:rStyle w:val="tlid-translation"/>
          <w:rFonts w:ascii="Arial" w:hAnsi="Arial" w:cs="Arial"/>
          <w:lang w:val="en"/>
        </w:rPr>
      </w:pPr>
      <w:del w:id="556" w:author="SALSA" w:date="2026-09-25T21:07:00Z" w16du:dateUtc="2026-09-26T01:07:00Z">
        <w:r w:rsidRPr="00BE2225">
          <w:rPr>
            <w:rStyle w:val="tlid-translation"/>
            <w:rFonts w:ascii="Arial" w:hAnsi="Arial" w:cs="Arial"/>
            <w:lang w:val="en"/>
          </w:rPr>
          <w:delText xml:space="preserve">In considering an application, the Court must ensure that it has jurisdiction to hear the </w:delText>
        </w:r>
        <w:r w:rsidR="003F5705">
          <w:rPr>
            <w:rStyle w:val="tlid-translation"/>
            <w:rFonts w:ascii="Arial" w:hAnsi="Arial" w:cs="Arial"/>
            <w:lang w:val="en"/>
          </w:rPr>
          <w:delText xml:space="preserve">case, pursuant to Articles 3, 5(3) and </w:delText>
        </w:r>
        <w:r w:rsidR="00AB10C9">
          <w:rPr>
            <w:rStyle w:val="tlid-translation"/>
            <w:rFonts w:ascii="Arial" w:hAnsi="Arial" w:cs="Arial"/>
            <w:lang w:val="en"/>
          </w:rPr>
          <w:delText>34(6)</w:delText>
        </w:r>
        <w:r w:rsidR="00EA6950">
          <w:rPr>
            <w:rStyle w:val="tlid-translation"/>
            <w:rFonts w:ascii="Arial" w:hAnsi="Arial" w:cs="Arial"/>
            <w:lang w:val="en"/>
          </w:rPr>
          <w:delText xml:space="preserve"> of the Protocol and Rules 39 and 40 of the Rules.</w:delText>
        </w:r>
      </w:del>
    </w:p>
    <w:p w14:paraId="22822FF6" w14:textId="77777777" w:rsidR="00AB10C9" w:rsidRPr="00AF4A36" w:rsidRDefault="00AB10C9" w:rsidP="00E42975">
      <w:pPr>
        <w:pStyle w:val="ListParagraph"/>
        <w:spacing w:line="360" w:lineRule="auto"/>
        <w:ind w:left="810"/>
        <w:jc w:val="both"/>
        <w:rPr>
          <w:del w:id="557" w:author="SALSA" w:date="2026-09-25T21:07:00Z" w16du:dateUtc="2026-09-26T01:07:00Z"/>
          <w:rStyle w:val="tlid-translation"/>
          <w:rFonts w:ascii="Arial" w:hAnsi="Arial" w:cs="Arial"/>
          <w:lang w:val="en"/>
        </w:rPr>
      </w:pPr>
    </w:p>
    <w:p w14:paraId="7776C0E9" w14:textId="77777777" w:rsidR="00B80388" w:rsidRDefault="00BE2225" w:rsidP="0033442D">
      <w:pPr>
        <w:pStyle w:val="ListParagraph"/>
        <w:numPr>
          <w:ilvl w:val="0"/>
          <w:numId w:val="4"/>
        </w:numPr>
        <w:spacing w:line="360" w:lineRule="auto"/>
        <w:jc w:val="both"/>
        <w:rPr>
          <w:del w:id="558" w:author="SALSA" w:date="2026-09-25T21:07:00Z" w16du:dateUtc="2026-09-26T01:07:00Z"/>
          <w:rStyle w:val="tlid-translation"/>
          <w:rFonts w:ascii="Arial" w:hAnsi="Arial" w:cs="Arial"/>
          <w:lang w:val="en"/>
        </w:rPr>
      </w:pPr>
      <w:del w:id="559" w:author="SALSA" w:date="2026-09-25T21:07:00Z" w16du:dateUtc="2026-09-26T01:07:00Z">
        <w:r w:rsidRPr="004E2414">
          <w:rPr>
            <w:rStyle w:val="tlid-translation"/>
            <w:rFonts w:ascii="Arial" w:hAnsi="Arial" w:cs="Arial"/>
            <w:lang w:val="en"/>
          </w:rPr>
          <w:delText xml:space="preserve">However, with regard to </w:delText>
        </w:r>
        <w:r w:rsidRPr="00F2008A">
          <w:rPr>
            <w:rStyle w:val="tlid-translation"/>
            <w:rFonts w:ascii="Arial" w:hAnsi="Arial" w:cs="Arial"/>
            <w:lang w:val="en"/>
          </w:rPr>
          <w:delText>provisional</w:delText>
        </w:r>
        <w:r w:rsidRPr="004E2414">
          <w:rPr>
            <w:rStyle w:val="tlid-translation"/>
            <w:rFonts w:ascii="Arial" w:hAnsi="Arial" w:cs="Arial"/>
            <w:lang w:val="en"/>
          </w:rPr>
          <w:delText xml:space="preserve"> measures, the Court need not satisfy itself that it has jurisdiction on the merits of the </w:delText>
        </w:r>
        <w:r w:rsidR="00E35087">
          <w:rPr>
            <w:rStyle w:val="tlid-translation"/>
            <w:rFonts w:ascii="Arial" w:hAnsi="Arial" w:cs="Arial"/>
            <w:lang w:val="en"/>
          </w:rPr>
          <w:delText>case, but simply</w:delText>
        </w:r>
        <w:r w:rsidR="0033442D">
          <w:rPr>
            <w:rStyle w:val="tlid-translation"/>
            <w:rFonts w:ascii="Arial" w:hAnsi="Arial" w:cs="Arial"/>
            <w:lang w:val="en"/>
          </w:rPr>
          <w:delText xml:space="preserve"> </w:delText>
        </w:r>
        <w:r w:rsidRPr="004E2414">
          <w:rPr>
            <w:rStyle w:val="tlid-translation"/>
            <w:rFonts w:ascii="Arial" w:hAnsi="Arial" w:cs="Arial"/>
            <w:lang w:val="en"/>
          </w:rPr>
          <w:delText>that it has</w:delText>
        </w:r>
        <w:r w:rsidR="0033442D" w:rsidRPr="0033442D">
          <w:rPr>
            <w:rStyle w:val="tlid-translation"/>
            <w:rFonts w:ascii="Arial" w:hAnsi="Arial" w:cs="Arial"/>
            <w:i/>
            <w:iCs/>
            <w:lang w:val="en"/>
          </w:rPr>
          <w:delText xml:space="preserve"> </w:delText>
        </w:r>
        <w:r w:rsidR="0033442D" w:rsidRPr="004E2414">
          <w:rPr>
            <w:rStyle w:val="tlid-translation"/>
            <w:rFonts w:ascii="Arial" w:hAnsi="Arial" w:cs="Arial"/>
            <w:i/>
            <w:iCs/>
            <w:lang w:val="en"/>
          </w:rPr>
          <w:delText>prima facie</w:delText>
        </w:r>
        <w:r w:rsidR="0033442D" w:rsidRPr="00EA5905">
          <w:rPr>
            <w:rStyle w:val="FootnoteReference"/>
            <w:rFonts w:ascii="Arial" w:hAnsi="Arial" w:cs="Arial"/>
            <w:lang w:val="en"/>
          </w:rPr>
          <w:footnoteReference w:id="1"/>
        </w:r>
        <w:r w:rsidR="0033442D" w:rsidRPr="004E2414">
          <w:rPr>
            <w:rStyle w:val="tlid-translation"/>
            <w:rFonts w:ascii="Arial" w:hAnsi="Arial" w:cs="Arial"/>
            <w:lang w:val="en"/>
          </w:rPr>
          <w:delText xml:space="preserve"> </w:delText>
        </w:r>
        <w:r w:rsidRPr="004E2414">
          <w:rPr>
            <w:rStyle w:val="tlid-translation"/>
            <w:rFonts w:ascii="Arial" w:hAnsi="Arial" w:cs="Arial"/>
            <w:lang w:val="en"/>
          </w:rPr>
          <w:delText xml:space="preserve"> jurisdiction.</w:delText>
        </w:r>
      </w:del>
    </w:p>
    <w:p w14:paraId="21D3B4F7" w14:textId="77777777" w:rsidR="00B80388" w:rsidRPr="00B80388" w:rsidRDefault="00B80388" w:rsidP="00B80388">
      <w:pPr>
        <w:pStyle w:val="ListParagraph"/>
        <w:rPr>
          <w:del w:id="561" w:author="SALSA" w:date="2026-09-25T21:07:00Z" w16du:dateUtc="2026-09-26T01:07:00Z"/>
          <w:rStyle w:val="tlid-translation"/>
          <w:rFonts w:ascii="Arial" w:hAnsi="Arial" w:cs="Arial"/>
          <w:lang w:val="en"/>
        </w:rPr>
      </w:pPr>
    </w:p>
    <w:p w14:paraId="51D22732" w14:textId="77777777" w:rsidR="00BE2225" w:rsidRPr="00C06D65" w:rsidRDefault="00C06D65" w:rsidP="0033442D">
      <w:pPr>
        <w:pStyle w:val="ListParagraph"/>
        <w:numPr>
          <w:ilvl w:val="0"/>
          <w:numId w:val="4"/>
        </w:numPr>
        <w:spacing w:line="360" w:lineRule="auto"/>
        <w:jc w:val="both"/>
        <w:rPr>
          <w:del w:id="562" w:author="SALSA" w:date="2026-09-25T21:07:00Z" w16du:dateUtc="2026-09-26T01:07:00Z"/>
          <w:rStyle w:val="tlid-translation"/>
          <w:rFonts w:ascii="Arial" w:hAnsi="Arial" w:cs="Arial"/>
          <w:lang w:val="en"/>
        </w:rPr>
      </w:pPr>
      <w:del w:id="563" w:author="SALSA" w:date="2026-09-25T21:07:00Z" w16du:dateUtc="2026-09-26T01:07:00Z">
        <w:r>
          <w:rPr>
            <w:rStyle w:val="tlid-translation"/>
            <w:rFonts w:ascii="Arial" w:hAnsi="Arial" w:cs="Arial"/>
            <w:lang w:val="en"/>
          </w:rPr>
          <w:delText>In terms of</w:delText>
        </w:r>
        <w:r w:rsidR="0033442D">
          <w:rPr>
            <w:rStyle w:val="tlid-translation"/>
            <w:rFonts w:ascii="Arial" w:hAnsi="Arial" w:cs="Arial"/>
            <w:lang w:val="en"/>
          </w:rPr>
          <w:delText xml:space="preserve"> Article 5</w:delText>
        </w:r>
        <w:r w:rsidR="00BE2225" w:rsidRPr="00B80388">
          <w:rPr>
            <w:rStyle w:val="tlid-translation"/>
            <w:rFonts w:ascii="Arial" w:hAnsi="Arial" w:cs="Arial"/>
            <w:lang w:val="en"/>
          </w:rPr>
          <w:delText>(3) of the Protocol</w:delText>
        </w:r>
        <w:r w:rsidR="00BE2225" w:rsidRPr="00C06D65">
          <w:rPr>
            <w:rStyle w:val="tlid-translation"/>
            <w:rFonts w:ascii="Arial" w:hAnsi="Arial" w:cs="Arial"/>
            <w:lang w:val="en"/>
          </w:rPr>
          <w:delText>, "The Court may entitle relevant Non-Governmental organizations (NGOs) with observer status before the Commission and individuals to institute cases directly before it, in accordance with article 34(6) of this Protocol.”</w:delText>
        </w:r>
      </w:del>
    </w:p>
    <w:p w14:paraId="06367D3D" w14:textId="77777777" w:rsidR="00BE2225" w:rsidRDefault="00BE2225" w:rsidP="002D7083">
      <w:pPr>
        <w:pStyle w:val="NoSpacing"/>
        <w:rPr>
          <w:del w:id="564" w:author="SALSA" w:date="2026-09-25T21:07:00Z" w16du:dateUtc="2026-09-26T01:07:00Z"/>
          <w:lang w:val="en" w:eastAsia="en-GB"/>
        </w:rPr>
      </w:pPr>
    </w:p>
    <w:p w14:paraId="736F38FE" w14:textId="77777777" w:rsidR="0005002D" w:rsidRDefault="00BE2225" w:rsidP="00E35087">
      <w:pPr>
        <w:pStyle w:val="ListParagraph"/>
        <w:numPr>
          <w:ilvl w:val="0"/>
          <w:numId w:val="4"/>
        </w:numPr>
        <w:spacing w:line="360" w:lineRule="auto"/>
        <w:jc w:val="both"/>
        <w:rPr>
          <w:del w:id="565" w:author="SALSA" w:date="2026-09-25T21:07:00Z" w16du:dateUtc="2026-09-26T01:07:00Z"/>
          <w:rFonts w:ascii="Arial" w:hAnsi="Arial" w:cs="Arial"/>
          <w:lang w:val="en" w:eastAsia="en-GB"/>
        </w:rPr>
      </w:pPr>
      <w:del w:id="566" w:author="SALSA" w:date="2026-09-25T21:07:00Z" w16du:dateUtc="2026-09-26T01:07:00Z">
        <w:r w:rsidRPr="00D73C54">
          <w:rPr>
            <w:rFonts w:ascii="Arial" w:hAnsi="Arial" w:cs="Arial"/>
            <w:lang w:val="en" w:eastAsia="en-GB"/>
          </w:rPr>
          <w:delText xml:space="preserve">As mentioned in </w:delText>
        </w:r>
        <w:r>
          <w:rPr>
            <w:rFonts w:ascii="Arial" w:hAnsi="Arial" w:cs="Arial"/>
            <w:lang w:val="en" w:eastAsia="en-GB"/>
          </w:rPr>
          <w:delText>paragraph 2 of this Order, the R</w:delText>
        </w:r>
        <w:r w:rsidRPr="00D73C54">
          <w:rPr>
            <w:rFonts w:ascii="Arial" w:hAnsi="Arial" w:cs="Arial"/>
            <w:lang w:val="en" w:eastAsia="en-GB"/>
          </w:rPr>
          <w:delText xml:space="preserve">espondent </w:delText>
        </w:r>
        <w:r>
          <w:rPr>
            <w:rFonts w:ascii="Arial" w:hAnsi="Arial" w:cs="Arial"/>
            <w:lang w:val="en" w:eastAsia="en-GB"/>
          </w:rPr>
          <w:delText xml:space="preserve">State is a party to the Charter and </w:delText>
        </w:r>
        <w:r w:rsidRPr="00D73C54">
          <w:rPr>
            <w:rFonts w:ascii="Arial" w:hAnsi="Arial" w:cs="Arial"/>
            <w:lang w:val="en" w:eastAsia="en-GB"/>
          </w:rPr>
          <w:delText xml:space="preserve">the Protocol and has also made the declaration accepting the jurisdiction of the Court to receive applications from individuals and </w:delText>
        </w:r>
        <w:r w:rsidR="00AF4A36">
          <w:rPr>
            <w:rFonts w:ascii="Arial" w:hAnsi="Arial" w:cs="Arial"/>
            <w:lang w:val="en" w:eastAsia="en-GB"/>
          </w:rPr>
          <w:delText>N</w:delText>
        </w:r>
        <w:r w:rsidRPr="00D73C54">
          <w:rPr>
            <w:rFonts w:ascii="Arial" w:hAnsi="Arial" w:cs="Arial"/>
            <w:lang w:val="en" w:eastAsia="en-GB"/>
          </w:rPr>
          <w:delText>on-</w:delText>
        </w:r>
        <w:r w:rsidR="00AF4A36">
          <w:rPr>
            <w:rFonts w:ascii="Arial" w:hAnsi="Arial" w:cs="Arial"/>
            <w:lang w:val="en" w:eastAsia="en-GB"/>
          </w:rPr>
          <w:delText>G</w:delText>
        </w:r>
        <w:r w:rsidRPr="00D73C54">
          <w:rPr>
            <w:rFonts w:ascii="Arial" w:hAnsi="Arial" w:cs="Arial"/>
            <w:lang w:val="en" w:eastAsia="en-GB"/>
          </w:rPr>
          <w:delText xml:space="preserve">overnmental </w:delText>
        </w:r>
        <w:r w:rsidR="00AF4A36">
          <w:rPr>
            <w:rFonts w:ascii="Arial" w:hAnsi="Arial" w:cs="Arial"/>
            <w:lang w:val="en" w:eastAsia="en-GB"/>
          </w:rPr>
          <w:delText>O</w:delText>
        </w:r>
        <w:r w:rsidRPr="00D73C54">
          <w:rPr>
            <w:rFonts w:ascii="Arial" w:hAnsi="Arial" w:cs="Arial"/>
            <w:lang w:val="en" w:eastAsia="en-GB"/>
          </w:rPr>
          <w:delText>rga</w:delText>
        </w:r>
        <w:r>
          <w:rPr>
            <w:rFonts w:ascii="Arial" w:hAnsi="Arial" w:cs="Arial"/>
            <w:lang w:val="en" w:eastAsia="en-GB"/>
          </w:rPr>
          <w:delText>nizations in accordance with</w:delText>
        </w:r>
        <w:r w:rsidR="00E35087">
          <w:rPr>
            <w:rFonts w:ascii="Arial" w:hAnsi="Arial" w:cs="Arial"/>
            <w:lang w:val="en" w:eastAsia="en-GB"/>
          </w:rPr>
          <w:delText xml:space="preserve"> Article 34(</w:delText>
        </w:r>
        <w:r w:rsidRPr="00D73C54">
          <w:rPr>
            <w:rFonts w:ascii="Arial" w:hAnsi="Arial" w:cs="Arial"/>
            <w:lang w:val="en" w:eastAsia="en-GB"/>
          </w:rPr>
          <w:delText>6) of the Protocol read in conjunction wi</w:delText>
        </w:r>
        <w:r>
          <w:rPr>
            <w:rFonts w:ascii="Arial" w:hAnsi="Arial" w:cs="Arial"/>
            <w:lang w:val="en" w:eastAsia="en-GB"/>
          </w:rPr>
          <w:delText>th Article 5(3) thereof</w:delText>
        </w:r>
        <w:r w:rsidRPr="00D73C54">
          <w:rPr>
            <w:rFonts w:ascii="Arial" w:hAnsi="Arial" w:cs="Arial"/>
            <w:lang w:val="en" w:eastAsia="en-GB"/>
          </w:rPr>
          <w:delText>.</w:delText>
        </w:r>
      </w:del>
    </w:p>
    <w:p w14:paraId="0CEA4C15" w14:textId="77777777" w:rsidR="0005002D" w:rsidRPr="0005002D" w:rsidRDefault="0005002D" w:rsidP="0005002D">
      <w:pPr>
        <w:pStyle w:val="ListParagraph"/>
        <w:rPr>
          <w:del w:id="567" w:author="SALSA" w:date="2026-09-25T21:07:00Z" w16du:dateUtc="2026-09-26T01:07:00Z"/>
          <w:rFonts w:ascii="Arial" w:hAnsi="Arial" w:cs="Arial"/>
          <w:lang w:val="en" w:eastAsia="en-GB"/>
        </w:rPr>
      </w:pPr>
    </w:p>
    <w:p w14:paraId="13757302" w14:textId="77777777" w:rsidR="0005002D" w:rsidRDefault="00BE2225" w:rsidP="0005002D">
      <w:pPr>
        <w:pStyle w:val="ListParagraph"/>
        <w:numPr>
          <w:ilvl w:val="0"/>
          <w:numId w:val="4"/>
        </w:numPr>
        <w:spacing w:line="360" w:lineRule="auto"/>
        <w:jc w:val="both"/>
        <w:rPr>
          <w:del w:id="568" w:author="SALSA" w:date="2026-09-25T21:07:00Z" w16du:dateUtc="2026-09-26T01:07:00Z"/>
          <w:rFonts w:ascii="Arial" w:hAnsi="Arial" w:cs="Arial"/>
          <w:lang w:val="en" w:eastAsia="en-GB"/>
        </w:rPr>
      </w:pPr>
      <w:del w:id="569" w:author="SALSA" w:date="2026-09-25T21:07:00Z" w16du:dateUtc="2026-09-26T01:07:00Z">
        <w:r>
          <w:rPr>
            <w:rFonts w:ascii="Arial" w:hAnsi="Arial" w:cs="Arial"/>
            <w:lang w:val="en" w:eastAsia="en-GB"/>
          </w:rPr>
          <w:delText xml:space="preserve"> In the instant</w:delText>
        </w:r>
        <w:r w:rsidRPr="00D73C54">
          <w:rPr>
            <w:rFonts w:ascii="Arial" w:hAnsi="Arial" w:cs="Arial"/>
            <w:lang w:val="en" w:eastAsia="en-GB"/>
          </w:rPr>
          <w:delText xml:space="preserve"> case, the rights claimed by the Applicant </w:delText>
        </w:r>
        <w:r>
          <w:rPr>
            <w:rFonts w:ascii="Arial" w:hAnsi="Arial" w:cs="Arial"/>
            <w:lang w:val="en" w:eastAsia="en-GB"/>
          </w:rPr>
          <w:delText xml:space="preserve">as having been violated </w:delText>
        </w:r>
        <w:r w:rsidRPr="00D73C54">
          <w:rPr>
            <w:rFonts w:ascii="Arial" w:hAnsi="Arial" w:cs="Arial"/>
            <w:lang w:val="en" w:eastAsia="en-GB"/>
          </w:rPr>
          <w:delText>a</w:delText>
        </w:r>
        <w:r>
          <w:rPr>
            <w:rFonts w:ascii="Arial" w:hAnsi="Arial" w:cs="Arial"/>
            <w:lang w:val="en" w:eastAsia="en-GB"/>
          </w:rPr>
          <w:delText xml:space="preserve">re protected by the Charter, </w:delText>
        </w:r>
        <w:r w:rsidR="00C461C8">
          <w:rPr>
            <w:rFonts w:ascii="Arial" w:hAnsi="Arial" w:cs="Arial"/>
            <w:lang w:val="en" w:eastAsia="en-GB"/>
          </w:rPr>
          <w:delText>ICESCR and</w:delText>
        </w:r>
        <w:r w:rsidR="0004117B">
          <w:rPr>
            <w:rFonts w:ascii="Arial" w:hAnsi="Arial" w:cs="Arial"/>
            <w:lang w:val="en" w:eastAsia="en-GB"/>
          </w:rPr>
          <w:delText xml:space="preserve"> ECOWAS Protocol -</w:delText>
        </w:r>
        <w:r w:rsidRPr="00D73C54">
          <w:rPr>
            <w:rFonts w:ascii="Arial" w:hAnsi="Arial" w:cs="Arial"/>
            <w:lang w:val="en" w:eastAsia="en-GB"/>
          </w:rPr>
          <w:delText xml:space="preserve"> instruments that the Court is</w:delText>
        </w:r>
        <w:r>
          <w:rPr>
            <w:rFonts w:ascii="Arial" w:hAnsi="Arial" w:cs="Arial"/>
            <w:lang w:val="en" w:eastAsia="en-GB"/>
          </w:rPr>
          <w:delText xml:space="preserve"> empowered</w:delText>
        </w:r>
        <w:r w:rsidRPr="00D73C54">
          <w:rPr>
            <w:rFonts w:ascii="Arial" w:hAnsi="Arial" w:cs="Arial"/>
            <w:lang w:val="en" w:eastAsia="en-GB"/>
          </w:rPr>
          <w:delText xml:space="preserve"> to inte</w:delText>
        </w:r>
        <w:r>
          <w:rPr>
            <w:rFonts w:ascii="Arial" w:hAnsi="Arial" w:cs="Arial"/>
            <w:lang w:val="en" w:eastAsia="en-GB"/>
          </w:rPr>
          <w:delText>rpret and apply under Article 3</w:delText>
        </w:r>
        <w:r w:rsidRPr="00D73C54">
          <w:rPr>
            <w:rFonts w:ascii="Arial" w:hAnsi="Arial" w:cs="Arial"/>
            <w:lang w:val="en" w:eastAsia="en-GB"/>
          </w:rPr>
          <w:delText>(1) of the Protocol.</w:delText>
        </w:r>
      </w:del>
    </w:p>
    <w:p w14:paraId="1BC9E21B" w14:textId="77777777" w:rsidR="0005002D" w:rsidRPr="0005002D" w:rsidRDefault="0005002D" w:rsidP="0005002D">
      <w:pPr>
        <w:pStyle w:val="ListParagraph"/>
        <w:rPr>
          <w:del w:id="570" w:author="SALSA" w:date="2026-09-25T21:07:00Z" w16du:dateUtc="2026-09-26T01:07:00Z"/>
          <w:rFonts w:ascii="Arial" w:hAnsi="Arial" w:cs="Arial"/>
          <w:lang w:val="en" w:eastAsia="en-GB"/>
        </w:rPr>
      </w:pPr>
    </w:p>
    <w:p w14:paraId="2AF3D923" w14:textId="77777777" w:rsidR="00BE2225" w:rsidRPr="0005002D" w:rsidRDefault="00BE2225" w:rsidP="0005002D">
      <w:pPr>
        <w:pStyle w:val="ListParagraph"/>
        <w:numPr>
          <w:ilvl w:val="0"/>
          <w:numId w:val="4"/>
        </w:numPr>
        <w:spacing w:line="360" w:lineRule="auto"/>
        <w:jc w:val="both"/>
        <w:rPr>
          <w:del w:id="571" w:author="SALSA" w:date="2026-09-25T21:07:00Z" w16du:dateUtc="2026-09-26T01:07:00Z"/>
          <w:rFonts w:ascii="Arial" w:hAnsi="Arial" w:cs="Arial"/>
          <w:lang w:val="en" w:eastAsia="en-GB"/>
        </w:rPr>
      </w:pPr>
      <w:del w:id="572" w:author="SALSA" w:date="2026-09-25T21:07:00Z" w16du:dateUtc="2026-09-26T01:07:00Z">
        <w:r w:rsidRPr="0005002D">
          <w:rPr>
            <w:rFonts w:ascii="Arial" w:hAnsi="Arial" w:cs="Arial"/>
            <w:lang w:val="en" w:eastAsia="en-GB"/>
          </w:rPr>
          <w:delText xml:space="preserve">In light of the foregoing, the Court notes that it has </w:delText>
        </w:r>
        <w:r w:rsidRPr="0005002D">
          <w:rPr>
            <w:rFonts w:ascii="Arial" w:hAnsi="Arial" w:cs="Arial"/>
            <w:i/>
            <w:iCs/>
            <w:lang w:val="en" w:eastAsia="en-GB"/>
          </w:rPr>
          <w:delText>prima facie</w:delText>
        </w:r>
        <w:r w:rsidRPr="0005002D">
          <w:rPr>
            <w:rFonts w:ascii="Arial" w:hAnsi="Arial" w:cs="Arial"/>
            <w:lang w:val="en" w:eastAsia="en-GB"/>
          </w:rPr>
          <w:delText xml:space="preserve"> jurisdiction to hear the Application.</w:delText>
        </w:r>
      </w:del>
    </w:p>
    <w:p w14:paraId="67DDD773" w14:textId="77777777" w:rsidR="001F683C" w:rsidRDefault="001F683C" w:rsidP="00521E81">
      <w:pPr>
        <w:spacing w:line="360" w:lineRule="auto"/>
        <w:jc w:val="both"/>
        <w:rPr>
          <w:del w:id="573" w:author="SALSA" w:date="2026-09-25T21:07:00Z" w16du:dateUtc="2026-09-26T01:07:00Z"/>
          <w:rFonts w:ascii="Arial" w:hAnsi="Arial" w:cs="Arial"/>
          <w:lang w:val="en" w:eastAsia="en-GB"/>
        </w:rPr>
      </w:pPr>
    </w:p>
    <w:p w14:paraId="449F3869" w14:textId="77777777" w:rsidR="0004117B" w:rsidRPr="0004117B" w:rsidRDefault="0004117B" w:rsidP="00521E81">
      <w:pPr>
        <w:spacing w:line="360" w:lineRule="auto"/>
        <w:jc w:val="both"/>
        <w:rPr>
          <w:del w:id="574" w:author="SALSA" w:date="2026-09-25T21:07:00Z" w16du:dateUtc="2026-09-26T01:07:00Z"/>
          <w:rFonts w:ascii="Arial" w:hAnsi="Arial" w:cs="Arial"/>
          <w:b/>
          <w:bCs/>
          <w:lang w:val="en" w:eastAsia="en-GB"/>
        </w:rPr>
      </w:pPr>
      <w:del w:id="575" w:author="SALSA" w:date="2026-09-25T21:07:00Z" w16du:dateUtc="2026-09-26T01:07:00Z">
        <w:r w:rsidRPr="0004117B">
          <w:rPr>
            <w:rFonts w:ascii="Arial" w:hAnsi="Arial" w:cs="Arial"/>
            <w:b/>
            <w:bCs/>
            <w:lang w:val="en" w:eastAsia="en-GB"/>
          </w:rPr>
          <w:delText>VI. MEASURES REQUESTED</w:delText>
        </w:r>
      </w:del>
    </w:p>
    <w:p w14:paraId="2B43E19F" w14:textId="77777777" w:rsidR="00BB15E8" w:rsidRDefault="0004117B" w:rsidP="00521E81">
      <w:pPr>
        <w:spacing w:line="360" w:lineRule="auto"/>
        <w:jc w:val="both"/>
        <w:rPr>
          <w:del w:id="576" w:author="SALSA" w:date="2026-09-25T21:07:00Z" w16du:dateUtc="2026-09-26T01:07:00Z"/>
          <w:rFonts w:ascii="Arial" w:hAnsi="Arial" w:cs="Arial"/>
          <w:lang w:eastAsia="en-GB"/>
        </w:rPr>
      </w:pPr>
      <w:del w:id="577" w:author="SALSA" w:date="2026-09-25T21:07:00Z" w16du:dateUtc="2026-09-26T01:07:00Z">
        <w:r>
          <w:rPr>
            <w:rFonts w:ascii="Arial" w:hAnsi="Arial" w:cs="Arial"/>
            <w:lang w:eastAsia="en-GB"/>
          </w:rPr>
          <w:delText xml:space="preserve">    </w:delText>
        </w:r>
      </w:del>
    </w:p>
    <w:p w14:paraId="6633638E" w14:textId="77777777" w:rsidR="001F683C" w:rsidRDefault="0004117B" w:rsidP="00361097">
      <w:pPr>
        <w:pStyle w:val="ListParagraph"/>
        <w:numPr>
          <w:ilvl w:val="0"/>
          <w:numId w:val="4"/>
        </w:numPr>
        <w:spacing w:line="360" w:lineRule="auto"/>
        <w:jc w:val="both"/>
        <w:rPr>
          <w:del w:id="578" w:author="SALSA" w:date="2026-09-25T21:07:00Z" w16du:dateUtc="2026-09-26T01:07:00Z"/>
          <w:rFonts w:ascii="Arial" w:hAnsi="Arial" w:cs="Arial"/>
          <w:lang w:eastAsia="en-GB"/>
        </w:rPr>
      </w:pPr>
      <w:del w:id="579" w:author="SALSA" w:date="2026-09-25T21:07:00Z" w16du:dateUtc="2026-09-26T01:07:00Z">
        <w:r w:rsidRPr="00361097">
          <w:rPr>
            <w:rFonts w:ascii="Arial" w:hAnsi="Arial" w:cs="Arial"/>
            <w:lang w:val="en" w:eastAsia="en-GB"/>
          </w:rPr>
          <w:delText xml:space="preserve"> </w:delText>
        </w:r>
        <w:r w:rsidRPr="0005002D">
          <w:rPr>
            <w:rFonts w:ascii="Arial" w:hAnsi="Arial" w:cs="Arial"/>
            <w:lang w:val="en" w:eastAsia="en-GB"/>
          </w:rPr>
          <w:delText>The</w:delText>
        </w:r>
        <w:r>
          <w:rPr>
            <w:rFonts w:ascii="Arial" w:hAnsi="Arial" w:cs="Arial"/>
            <w:lang w:eastAsia="en-GB"/>
          </w:rPr>
          <w:delText xml:space="preserve"> Applicants pray the Court to:</w:delText>
        </w:r>
      </w:del>
    </w:p>
    <w:p w14:paraId="5C7F33C6" w14:textId="77777777" w:rsidR="0004117B" w:rsidRPr="00BB15E8" w:rsidRDefault="0004117B" w:rsidP="00BB15E8">
      <w:pPr>
        <w:spacing w:line="360" w:lineRule="auto"/>
        <w:jc w:val="both"/>
        <w:rPr>
          <w:del w:id="580" w:author="SALSA" w:date="2026-09-25T21:07:00Z" w16du:dateUtc="2026-09-26T01:07:00Z"/>
          <w:rFonts w:ascii="Arial" w:hAnsi="Arial" w:cs="Arial"/>
          <w:lang w:eastAsia="en-GB"/>
        </w:rPr>
      </w:pPr>
    </w:p>
    <w:p w14:paraId="16F21012" w14:textId="77777777" w:rsidR="00BB15E8" w:rsidRDefault="0004117B" w:rsidP="00143E32">
      <w:pPr>
        <w:spacing w:line="360" w:lineRule="auto"/>
        <w:ind w:left="851"/>
        <w:jc w:val="both"/>
        <w:rPr>
          <w:del w:id="581" w:author="SALSA" w:date="2026-09-25T21:07:00Z" w16du:dateUtc="2026-09-26T01:07:00Z"/>
          <w:rFonts w:ascii="Arial" w:hAnsi="Arial" w:cs="Arial"/>
          <w:lang w:val="en" w:eastAsia="en-GB"/>
        </w:rPr>
      </w:pPr>
      <w:del w:id="582" w:author="SALSA" w:date="2026-09-25T21:07:00Z" w16du:dateUtc="2026-09-26T01:07:00Z">
        <w:r w:rsidRPr="00BB15E8">
          <w:rPr>
            <w:rFonts w:ascii="Arial" w:hAnsi="Arial" w:cs="Arial"/>
            <w:lang w:eastAsia="en-GB"/>
          </w:rPr>
          <w:delText>“</w:delText>
        </w:r>
        <w:r w:rsidR="00BB15E8">
          <w:rPr>
            <w:rFonts w:ascii="Arial" w:hAnsi="Arial" w:cs="Arial"/>
            <w:lang w:val="en" w:eastAsia="en-GB"/>
          </w:rPr>
          <w:delText>i. o</w:delText>
        </w:r>
        <w:r w:rsidR="00BB15E8" w:rsidRPr="00BB15E8">
          <w:rPr>
            <w:rFonts w:ascii="Arial" w:hAnsi="Arial" w:cs="Arial"/>
            <w:lang w:val="en" w:eastAsia="en-GB"/>
          </w:rPr>
          <w:delText>rder the Republic of Côte d'Ivoire, before any election whatsoever, to amend Law No. 20</w:delText>
        </w:r>
        <w:r w:rsidR="00BB15E8">
          <w:rPr>
            <w:rFonts w:ascii="Arial" w:hAnsi="Arial" w:cs="Arial"/>
            <w:lang w:val="en" w:eastAsia="en-GB"/>
          </w:rPr>
          <w:delText xml:space="preserve">19-708 of 5 August 2019 on the </w:delText>
        </w:r>
        <w:r w:rsidR="00143E32">
          <w:rPr>
            <w:rFonts w:ascii="Arial" w:hAnsi="Arial" w:cs="Arial"/>
            <w:lang w:val="en" w:eastAsia="en-GB"/>
          </w:rPr>
          <w:delText xml:space="preserve">reconstitution </w:delText>
        </w:r>
        <w:r w:rsidR="008D3971">
          <w:rPr>
            <w:rFonts w:ascii="Arial" w:hAnsi="Arial" w:cs="Arial"/>
            <w:lang w:val="en" w:eastAsia="en-GB"/>
          </w:rPr>
          <w:delText xml:space="preserve">of </w:delText>
        </w:r>
        <w:r w:rsidR="008D3971" w:rsidRPr="00BB15E8">
          <w:rPr>
            <w:rFonts w:ascii="Arial" w:hAnsi="Arial" w:cs="Arial"/>
            <w:lang w:val="en" w:eastAsia="en-GB"/>
          </w:rPr>
          <w:delText>the</w:delText>
        </w:r>
        <w:r w:rsidR="00BB15E8" w:rsidRPr="00BB15E8">
          <w:rPr>
            <w:rFonts w:ascii="Arial" w:hAnsi="Arial" w:cs="Arial"/>
            <w:lang w:val="en" w:eastAsia="en-GB"/>
          </w:rPr>
          <w:delText xml:space="preserve"> Independent Electoral C</w:delText>
        </w:r>
        <w:r w:rsidR="00935DB2">
          <w:rPr>
            <w:rFonts w:ascii="Arial" w:hAnsi="Arial" w:cs="Arial"/>
            <w:lang w:val="en" w:eastAsia="en-GB"/>
          </w:rPr>
          <w:delText>ommission (IEC)</w:delText>
        </w:r>
        <w:r w:rsidR="00143E32">
          <w:rPr>
            <w:rFonts w:ascii="Arial" w:hAnsi="Arial" w:cs="Arial"/>
            <w:lang w:val="en" w:eastAsia="en-GB"/>
          </w:rPr>
          <w:delText xml:space="preserve"> to make that law</w:delText>
        </w:r>
        <w:r w:rsidR="00935DB2">
          <w:rPr>
            <w:rFonts w:ascii="Arial" w:hAnsi="Arial" w:cs="Arial"/>
            <w:lang w:val="en" w:eastAsia="en-GB"/>
          </w:rPr>
          <w:delText xml:space="preserve"> compliant with the i</w:delText>
        </w:r>
        <w:r w:rsidR="0005002D">
          <w:rPr>
            <w:rFonts w:ascii="Arial" w:hAnsi="Arial" w:cs="Arial"/>
            <w:lang w:val="en" w:eastAsia="en-GB"/>
          </w:rPr>
          <w:delText xml:space="preserve">nstruments to </w:delText>
        </w:r>
        <w:r w:rsidR="00935DB2">
          <w:rPr>
            <w:rFonts w:ascii="Arial" w:hAnsi="Arial" w:cs="Arial"/>
            <w:lang w:val="en" w:eastAsia="en-GB"/>
          </w:rPr>
          <w:delText xml:space="preserve">which </w:delText>
        </w:r>
        <w:r w:rsidR="00143E32" w:rsidRPr="00BB15E8">
          <w:rPr>
            <w:rFonts w:ascii="Arial" w:hAnsi="Arial" w:cs="Arial"/>
            <w:lang w:val="en" w:eastAsia="en-GB"/>
          </w:rPr>
          <w:delText>Côte d'Ivoire</w:delText>
        </w:r>
        <w:r w:rsidR="00935DB2">
          <w:rPr>
            <w:rFonts w:ascii="Arial" w:hAnsi="Arial" w:cs="Arial"/>
            <w:lang w:val="en" w:eastAsia="en-GB"/>
          </w:rPr>
          <w:delText xml:space="preserve"> is a party</w:delText>
        </w:r>
        <w:r w:rsidR="00BB15E8" w:rsidRPr="00BB15E8">
          <w:rPr>
            <w:rFonts w:ascii="Arial" w:hAnsi="Arial" w:cs="Arial"/>
            <w:lang w:val="en" w:eastAsia="en-GB"/>
          </w:rPr>
          <w:delText>;</w:delText>
        </w:r>
      </w:del>
    </w:p>
    <w:p w14:paraId="5F5F2D8C" w14:textId="77777777" w:rsidR="0004117B" w:rsidRDefault="00C461C8" w:rsidP="00804B15">
      <w:pPr>
        <w:spacing w:line="360" w:lineRule="auto"/>
        <w:ind w:left="851"/>
        <w:jc w:val="both"/>
        <w:rPr>
          <w:del w:id="583" w:author="SALSA" w:date="2026-09-25T21:07:00Z" w16du:dateUtc="2026-09-26T01:07:00Z"/>
          <w:rFonts w:ascii="Arial" w:hAnsi="Arial" w:cs="Arial"/>
          <w:lang w:val="en" w:eastAsia="en-GB"/>
        </w:rPr>
      </w:pPr>
      <w:del w:id="584" w:author="SALSA" w:date="2026-09-25T21:07:00Z" w16du:dateUtc="2026-09-26T01:07:00Z">
        <w:r>
          <w:rPr>
            <w:rFonts w:ascii="Arial" w:hAnsi="Arial" w:cs="Arial"/>
            <w:lang w:val="en" w:eastAsia="en-GB"/>
          </w:rPr>
          <w:delText xml:space="preserve">ii. order </w:delText>
        </w:r>
        <w:r w:rsidR="002D43EB">
          <w:rPr>
            <w:rFonts w:ascii="Arial" w:hAnsi="Arial" w:cs="Arial"/>
            <w:lang w:val="en" w:eastAsia="en-GB"/>
          </w:rPr>
          <w:delText xml:space="preserve">a </w:delText>
        </w:r>
        <w:r w:rsidR="00935DB2">
          <w:rPr>
            <w:rFonts w:ascii="Arial" w:hAnsi="Arial" w:cs="Arial"/>
            <w:lang w:val="en" w:eastAsia="en-GB"/>
          </w:rPr>
          <w:delText>provisional</w:delText>
        </w:r>
        <w:r w:rsidR="00BB15E8" w:rsidRPr="00BB15E8">
          <w:rPr>
            <w:rFonts w:ascii="Arial" w:hAnsi="Arial" w:cs="Arial"/>
            <w:lang w:val="en" w:eastAsia="en-GB"/>
          </w:rPr>
          <w:delText xml:space="preserve"> measu</w:delText>
        </w:r>
        <w:r w:rsidR="00935DB2">
          <w:rPr>
            <w:rFonts w:ascii="Arial" w:hAnsi="Arial" w:cs="Arial"/>
            <w:lang w:val="en" w:eastAsia="en-GB"/>
          </w:rPr>
          <w:delText>re requiring</w:delText>
        </w:r>
        <w:r w:rsidR="00BB15E8" w:rsidRPr="00BB15E8">
          <w:rPr>
            <w:rFonts w:ascii="Arial" w:hAnsi="Arial" w:cs="Arial"/>
            <w:lang w:val="en" w:eastAsia="en-GB"/>
          </w:rPr>
          <w:delText xml:space="preserve"> the State of Côte d'Ivoi</w:delText>
        </w:r>
        <w:r w:rsidR="00935DB2">
          <w:rPr>
            <w:rFonts w:ascii="Arial" w:hAnsi="Arial" w:cs="Arial"/>
            <w:lang w:val="en" w:eastAsia="en-GB"/>
          </w:rPr>
          <w:delText>re to temporarily stay</w:delText>
        </w:r>
        <w:r w:rsidR="00BB15E8" w:rsidRPr="00BB15E8">
          <w:rPr>
            <w:rFonts w:ascii="Arial" w:hAnsi="Arial" w:cs="Arial"/>
            <w:lang w:val="en" w:eastAsia="en-GB"/>
          </w:rPr>
          <w:delText xml:space="preserve"> im</w:delText>
        </w:r>
        <w:r w:rsidR="00935DB2">
          <w:rPr>
            <w:rFonts w:ascii="Arial" w:hAnsi="Arial" w:cs="Arial"/>
            <w:lang w:val="en" w:eastAsia="en-GB"/>
          </w:rPr>
          <w:delText xml:space="preserve">plementation </w:delText>
        </w:r>
        <w:r w:rsidR="00BB15E8" w:rsidRPr="00BB15E8">
          <w:rPr>
            <w:rFonts w:ascii="Arial" w:hAnsi="Arial" w:cs="Arial"/>
            <w:lang w:val="en" w:eastAsia="en-GB"/>
          </w:rPr>
          <w:delText>of the Inde</w:delText>
        </w:r>
        <w:r w:rsidR="00935DB2">
          <w:rPr>
            <w:rFonts w:ascii="Arial" w:hAnsi="Arial" w:cs="Arial"/>
            <w:lang w:val="en" w:eastAsia="en-GB"/>
          </w:rPr>
          <w:delText xml:space="preserve">pendent Electoral Commission decisions </w:delText>
        </w:r>
        <w:r w:rsidR="00143E32">
          <w:rPr>
            <w:rFonts w:ascii="Arial" w:hAnsi="Arial" w:cs="Arial"/>
            <w:lang w:val="en" w:eastAsia="en-GB"/>
          </w:rPr>
          <w:delText xml:space="preserve">stemming </w:delText>
        </w:r>
        <w:r w:rsidR="00935DB2">
          <w:rPr>
            <w:rFonts w:ascii="Arial" w:hAnsi="Arial" w:cs="Arial"/>
            <w:lang w:val="en" w:eastAsia="en-GB"/>
          </w:rPr>
          <w:delText>from the impugned</w:delText>
        </w:r>
        <w:r w:rsidR="00BB15E8" w:rsidRPr="00BB15E8">
          <w:rPr>
            <w:rFonts w:ascii="Arial" w:hAnsi="Arial" w:cs="Arial"/>
            <w:lang w:val="en" w:eastAsia="en-GB"/>
          </w:rPr>
          <w:delText xml:space="preserve"> law, for </w:delText>
        </w:r>
        <w:r w:rsidR="00143E32">
          <w:rPr>
            <w:rFonts w:ascii="Arial" w:hAnsi="Arial" w:cs="Arial"/>
            <w:lang w:val="en" w:eastAsia="en-GB"/>
          </w:rPr>
          <w:delText>whatsoever</w:delText>
        </w:r>
        <w:r w:rsidR="00BB15E8" w:rsidRPr="00BB15E8">
          <w:rPr>
            <w:rFonts w:ascii="Arial" w:hAnsi="Arial" w:cs="Arial"/>
            <w:lang w:val="en" w:eastAsia="en-GB"/>
          </w:rPr>
          <w:delText xml:space="preserve"> election</w:delText>
        </w:r>
        <w:r w:rsidR="00CE7300">
          <w:rPr>
            <w:rFonts w:ascii="Arial" w:hAnsi="Arial" w:cs="Arial"/>
            <w:lang w:val="en" w:eastAsia="en-GB"/>
          </w:rPr>
          <w:delText>,</w:delText>
        </w:r>
        <w:r w:rsidR="00143E32">
          <w:rPr>
            <w:rFonts w:ascii="Arial" w:hAnsi="Arial" w:cs="Arial"/>
            <w:lang w:val="en" w:eastAsia="en-GB"/>
          </w:rPr>
          <w:delText xml:space="preserve"> </w:delText>
        </w:r>
        <w:r w:rsidR="00BB15E8" w:rsidRPr="00BB15E8">
          <w:rPr>
            <w:rFonts w:ascii="Arial" w:hAnsi="Arial" w:cs="Arial"/>
            <w:lang w:val="en" w:eastAsia="en-GB"/>
          </w:rPr>
          <w:delText>until the Court renders its decision on the merits</w:delText>
        </w:r>
        <w:r w:rsidR="001B40CA">
          <w:rPr>
            <w:rFonts w:ascii="Arial" w:hAnsi="Arial" w:cs="Arial"/>
            <w:lang w:val="en" w:eastAsia="en-GB"/>
          </w:rPr>
          <w:delText xml:space="preserve"> of</w:delText>
        </w:r>
        <w:r>
          <w:rPr>
            <w:rFonts w:ascii="Arial" w:hAnsi="Arial" w:cs="Arial"/>
            <w:lang w:val="en" w:eastAsia="en-GB"/>
          </w:rPr>
          <w:delText xml:space="preserve"> the matter</w:delText>
        </w:r>
        <w:r w:rsidR="00BB15E8" w:rsidRPr="00BB15E8">
          <w:rPr>
            <w:rFonts w:ascii="Arial" w:hAnsi="Arial" w:cs="Arial"/>
            <w:lang w:val="en" w:eastAsia="en-GB"/>
          </w:rPr>
          <w:delText>;</w:delText>
        </w:r>
      </w:del>
    </w:p>
    <w:p w14:paraId="616337BD" w14:textId="77777777" w:rsidR="00905A0F" w:rsidRPr="00F2436E" w:rsidRDefault="0012771A" w:rsidP="00595F1A">
      <w:pPr>
        <w:spacing w:line="360" w:lineRule="auto"/>
        <w:ind w:left="851"/>
        <w:jc w:val="both"/>
        <w:rPr>
          <w:del w:id="585" w:author="SALSA" w:date="2026-09-25T21:07:00Z" w16du:dateUtc="2026-09-26T01:07:00Z"/>
          <w:rFonts w:ascii="Arial" w:hAnsi="Arial" w:cs="Arial"/>
          <w:lang w:val="en" w:eastAsia="en-GB"/>
        </w:rPr>
      </w:pPr>
      <w:del w:id="586" w:author="SALSA" w:date="2026-09-25T21:07:00Z" w16du:dateUtc="2026-09-26T01:07:00Z">
        <w:r w:rsidRPr="00F2436E">
          <w:rPr>
            <w:rFonts w:ascii="Arial" w:hAnsi="Arial" w:cs="Arial"/>
            <w:lang w:val="en" w:eastAsia="en-GB"/>
          </w:rPr>
          <w:delText xml:space="preserve">iii. </w:delText>
        </w:r>
        <w:r w:rsidR="00905A0F" w:rsidRPr="00F2436E">
          <w:rPr>
            <w:rFonts w:ascii="Arial" w:hAnsi="Arial" w:cs="Arial"/>
            <w:lang w:val="en" w:eastAsia="en-GB"/>
          </w:rPr>
          <w:delText>not</w:delText>
        </w:r>
        <w:r w:rsidR="00595F1A">
          <w:rPr>
            <w:rFonts w:ascii="Arial" w:hAnsi="Arial" w:cs="Arial"/>
            <w:lang w:val="en" w:eastAsia="en-GB"/>
          </w:rPr>
          <w:delText xml:space="preserve"> s</w:delText>
        </w:r>
        <w:r w:rsidR="00905A0F" w:rsidRPr="00F2436E">
          <w:rPr>
            <w:rFonts w:ascii="Arial" w:hAnsi="Arial" w:cs="Arial"/>
            <w:lang w:val="en" w:eastAsia="en-GB"/>
          </w:rPr>
          <w:delText>et up the Independent Electoral Commission on the basis of Law No. 2019-708 of 05 August 2019 titled Reconstitution of  the Independent Electoral Commission;</w:delText>
        </w:r>
      </w:del>
    </w:p>
    <w:p w14:paraId="365E2C5F" w14:textId="77777777" w:rsidR="00905A0F" w:rsidRPr="00844895" w:rsidRDefault="001B40CA" w:rsidP="00595F1A">
      <w:pPr>
        <w:spacing w:line="360" w:lineRule="auto"/>
        <w:ind w:left="851"/>
        <w:jc w:val="both"/>
        <w:rPr>
          <w:del w:id="587" w:author="SALSA" w:date="2026-09-25T21:07:00Z" w16du:dateUtc="2026-09-26T01:07:00Z"/>
          <w:rFonts w:ascii="Arial" w:hAnsi="Arial" w:cs="Arial"/>
          <w:lang w:val="en" w:eastAsia="en-GB"/>
        </w:rPr>
      </w:pPr>
      <w:del w:id="588" w:author="SALSA" w:date="2026-09-25T21:07:00Z" w16du:dateUtc="2026-09-26T01:07:00Z">
        <w:r w:rsidRPr="00844895">
          <w:rPr>
            <w:rFonts w:ascii="Arial" w:hAnsi="Arial" w:cs="Arial"/>
            <w:lang w:val="en" w:eastAsia="en-GB"/>
          </w:rPr>
          <w:delText xml:space="preserve">iv. </w:delText>
        </w:r>
        <w:r w:rsidR="00844895" w:rsidRPr="00844895">
          <w:rPr>
            <w:rFonts w:ascii="Arial" w:hAnsi="Arial" w:cs="Arial"/>
            <w:lang w:val="en" w:eastAsia="en-GB"/>
          </w:rPr>
          <w:delText xml:space="preserve">enjoin </w:delText>
        </w:r>
        <w:r w:rsidR="00905A0F" w:rsidRPr="00844895">
          <w:rPr>
            <w:rFonts w:ascii="Arial" w:hAnsi="Arial" w:cs="Arial"/>
            <w:lang w:val="en" w:eastAsia="en-GB"/>
          </w:rPr>
          <w:delText>the various organs of the State of Côte d'Ivoire targeted  by Law No. 2019-708 of 05 August 2019, including the Presidency of the Republic and the Ministry of Territorial Administration</w:delText>
        </w:r>
        <w:r w:rsidR="00595F1A" w:rsidRPr="00844895">
          <w:rPr>
            <w:rFonts w:ascii="Arial" w:hAnsi="Arial" w:cs="Arial"/>
            <w:lang w:val="en" w:eastAsia="en-GB"/>
          </w:rPr>
          <w:delText xml:space="preserve"> n</w:delText>
        </w:r>
        <w:r w:rsidR="008A113D" w:rsidRPr="00844895">
          <w:rPr>
            <w:rFonts w:ascii="Arial" w:hAnsi="Arial" w:cs="Arial"/>
            <w:lang w:val="en" w:eastAsia="en-GB"/>
          </w:rPr>
          <w:delText>ot</w:delText>
        </w:r>
        <w:r w:rsidR="00844895" w:rsidRPr="00844895">
          <w:rPr>
            <w:rFonts w:ascii="Arial" w:hAnsi="Arial" w:cs="Arial"/>
            <w:lang w:val="en" w:eastAsia="en-GB"/>
          </w:rPr>
          <w:delText xml:space="preserve"> to</w:delText>
        </w:r>
        <w:r w:rsidR="008A113D" w:rsidRPr="00844895">
          <w:rPr>
            <w:rFonts w:ascii="Arial" w:hAnsi="Arial" w:cs="Arial"/>
            <w:lang w:val="en" w:eastAsia="en-GB"/>
          </w:rPr>
          <w:delText xml:space="preserve"> </w:delText>
        </w:r>
        <w:r w:rsidR="00905A0F" w:rsidRPr="00844895">
          <w:rPr>
            <w:rFonts w:ascii="Arial" w:hAnsi="Arial" w:cs="Arial"/>
            <w:lang w:val="en" w:eastAsia="en-GB"/>
          </w:rPr>
          <w:delText xml:space="preserve">proceed with the appointment of members of the Independent </w:delText>
        </w:r>
        <w:r w:rsidR="00595F1A" w:rsidRPr="00844895">
          <w:rPr>
            <w:rFonts w:ascii="Arial" w:hAnsi="Arial" w:cs="Arial"/>
            <w:lang w:val="en" w:eastAsia="en-GB"/>
          </w:rPr>
          <w:delText xml:space="preserve">Electoral Commission; </w:delText>
        </w:r>
      </w:del>
    </w:p>
    <w:p w14:paraId="55D902C4" w14:textId="77777777" w:rsidR="00E02F3F" w:rsidRPr="00844895" w:rsidRDefault="00905A0F" w:rsidP="008A113D">
      <w:pPr>
        <w:spacing w:line="360" w:lineRule="auto"/>
        <w:ind w:left="851"/>
        <w:jc w:val="both"/>
        <w:rPr>
          <w:del w:id="589" w:author="SALSA" w:date="2026-09-25T21:07:00Z" w16du:dateUtc="2026-09-26T01:07:00Z"/>
          <w:rFonts w:ascii="Arial" w:hAnsi="Arial" w:cs="Arial"/>
          <w:lang w:val="en" w:eastAsia="en-GB"/>
        </w:rPr>
      </w:pPr>
      <w:del w:id="590" w:author="SALSA" w:date="2026-09-25T21:07:00Z" w16du:dateUtc="2026-09-26T01:07:00Z">
        <w:r w:rsidRPr="00844895">
          <w:rPr>
            <w:rFonts w:ascii="Arial" w:hAnsi="Arial" w:cs="Arial"/>
            <w:lang w:val="en" w:eastAsia="en-GB"/>
          </w:rPr>
          <w:delText>v</w:delText>
        </w:r>
        <w:r w:rsidR="001B40CA" w:rsidRPr="00844895">
          <w:rPr>
            <w:rFonts w:ascii="Arial" w:hAnsi="Arial" w:cs="Arial"/>
            <w:lang w:val="en" w:eastAsia="en-GB"/>
          </w:rPr>
          <w:delText>i</w:delText>
        </w:r>
        <w:r w:rsidR="008A113D" w:rsidRPr="00844895">
          <w:rPr>
            <w:rFonts w:ascii="Arial" w:hAnsi="Arial" w:cs="Arial"/>
            <w:lang w:val="en" w:eastAsia="en-GB"/>
          </w:rPr>
          <w:delText xml:space="preserve">. </w:delText>
        </w:r>
        <w:r w:rsidRPr="00844895">
          <w:rPr>
            <w:rFonts w:ascii="Arial" w:hAnsi="Arial" w:cs="Arial"/>
            <w:lang w:val="en" w:eastAsia="en-GB"/>
          </w:rPr>
          <w:delText>enjoin the various organs of the State of Côte d'Ivoire, including the Presidency of the Republic and the Ministry of Territorial Administration, not to take their seat in the Independent Electoral Commission</w:delText>
        </w:r>
        <w:r w:rsidR="008A113D" w:rsidRPr="00844895">
          <w:rPr>
            <w:rFonts w:ascii="Arial" w:hAnsi="Arial" w:cs="Arial"/>
            <w:lang w:val="en" w:eastAsia="en-GB"/>
          </w:rPr>
          <w:delText>;</w:delText>
        </w:r>
      </w:del>
    </w:p>
    <w:p w14:paraId="014BF345" w14:textId="77777777" w:rsidR="00905A0F" w:rsidRPr="00F2436E" w:rsidRDefault="008A113D" w:rsidP="00E02F3F">
      <w:pPr>
        <w:spacing w:line="360" w:lineRule="auto"/>
        <w:ind w:left="851"/>
        <w:jc w:val="both"/>
        <w:rPr>
          <w:del w:id="591" w:author="SALSA" w:date="2026-09-25T21:07:00Z" w16du:dateUtc="2026-09-26T01:07:00Z"/>
          <w:rFonts w:ascii="Arial" w:hAnsi="Arial" w:cs="Arial"/>
          <w:lang w:val="en" w:eastAsia="en-GB"/>
        </w:rPr>
      </w:pPr>
      <w:del w:id="592" w:author="SALSA" w:date="2026-09-25T21:07:00Z" w16du:dateUtc="2026-09-26T01:07:00Z">
        <w:r w:rsidRPr="00844895">
          <w:rPr>
            <w:rFonts w:ascii="Arial" w:hAnsi="Arial" w:cs="Arial"/>
            <w:lang w:val="en" w:eastAsia="en-GB"/>
          </w:rPr>
          <w:delText xml:space="preserve">(…) </w:delText>
        </w:r>
        <w:r w:rsidR="00E02F3F" w:rsidRPr="00844895">
          <w:rPr>
            <w:rFonts w:ascii="Arial" w:hAnsi="Arial" w:cs="Arial"/>
            <w:lang w:val="en" w:eastAsia="en-GB"/>
          </w:rPr>
          <w:delText>and this</w:delText>
        </w:r>
        <w:r w:rsidR="006D7A24" w:rsidRPr="00844895">
          <w:rPr>
            <w:rFonts w:ascii="Arial" w:hAnsi="Arial" w:cs="Arial"/>
            <w:lang w:val="en" w:eastAsia="en-GB"/>
          </w:rPr>
          <w:delText>,</w:delText>
        </w:r>
        <w:r w:rsidR="00905A0F" w:rsidRPr="00844895">
          <w:rPr>
            <w:rFonts w:ascii="Arial" w:hAnsi="Arial" w:cs="Arial"/>
            <w:lang w:val="en" w:eastAsia="en-GB"/>
          </w:rPr>
          <w:delText xml:space="preserve"> until the Court has rendered its decision on the merits”.</w:delText>
        </w:r>
      </w:del>
    </w:p>
    <w:p w14:paraId="59C05E47" w14:textId="77777777" w:rsidR="002D7083" w:rsidRPr="00804B15" w:rsidRDefault="00E87B42" w:rsidP="00804B15">
      <w:pPr>
        <w:spacing w:line="360" w:lineRule="auto"/>
        <w:jc w:val="center"/>
        <w:rPr>
          <w:del w:id="593" w:author="SALSA" w:date="2026-09-25T21:07:00Z" w16du:dateUtc="2026-09-26T01:07:00Z"/>
          <w:rFonts w:ascii="Arial" w:hAnsi="Arial" w:cs="Arial"/>
          <w:lang w:val="en" w:eastAsia="en-GB"/>
        </w:rPr>
      </w:pPr>
      <w:del w:id="594" w:author="SALSA" w:date="2026-09-25T21:07:00Z" w16du:dateUtc="2026-09-26T01:07:00Z">
        <w:r w:rsidRPr="00521E81">
          <w:rPr>
            <w:rFonts w:ascii="Arial" w:hAnsi="Arial" w:cs="Arial"/>
            <w:lang w:val="en" w:eastAsia="en-GB"/>
          </w:rPr>
          <w:delText>***</w:delText>
        </w:r>
      </w:del>
    </w:p>
    <w:p w14:paraId="43EDBD2F" w14:textId="77777777" w:rsidR="006127D5" w:rsidRPr="00905A0F" w:rsidRDefault="00E02FB8" w:rsidP="000B7C1D">
      <w:pPr>
        <w:pStyle w:val="ListParagraph"/>
        <w:numPr>
          <w:ilvl w:val="0"/>
          <w:numId w:val="4"/>
        </w:numPr>
        <w:spacing w:line="360" w:lineRule="auto"/>
        <w:jc w:val="both"/>
        <w:rPr>
          <w:del w:id="595" w:author="SALSA" w:date="2026-09-25T21:07:00Z" w16du:dateUtc="2026-09-26T01:07:00Z"/>
          <w:rFonts w:ascii="Arial" w:eastAsia="Arial" w:hAnsi="Arial" w:cs="Arial"/>
          <w:bCs/>
        </w:rPr>
      </w:pPr>
      <w:del w:id="596" w:author="SALSA" w:date="2026-09-25T21:07:00Z" w16du:dateUtc="2026-09-26T01:07:00Z">
        <w:r>
          <w:rPr>
            <w:rFonts w:ascii="Arial" w:hAnsi="Arial" w:cs="Arial"/>
            <w:lang w:val="en" w:eastAsia="en-GB"/>
          </w:rPr>
          <w:delText>The Court notes that Article 27</w:delText>
        </w:r>
        <w:r w:rsidR="006127D5" w:rsidRPr="00E02FB8">
          <w:rPr>
            <w:rFonts w:ascii="Arial" w:hAnsi="Arial" w:cs="Arial"/>
            <w:lang w:val="en" w:eastAsia="en-GB"/>
          </w:rPr>
          <w:delText xml:space="preserve">(2) of the Protocol provides that: </w:delText>
        </w:r>
        <w:r w:rsidR="006127D5" w:rsidRPr="00905A0F">
          <w:rPr>
            <w:rFonts w:ascii="Arial" w:eastAsia="Arial" w:hAnsi="Arial" w:cs="Arial"/>
            <w:bCs/>
          </w:rPr>
          <w:delText>“in cases of extreme gravity or urgency, and when necessary to avoid irreparable harm to persons, the Court shall adopt such provisional measures as it deems necessary”.</w:delText>
        </w:r>
      </w:del>
    </w:p>
    <w:p w14:paraId="127F8EE4" w14:textId="77777777" w:rsidR="006127D5" w:rsidRPr="0074703D" w:rsidRDefault="006127D5" w:rsidP="002C000F">
      <w:pPr>
        <w:pStyle w:val="ListParagraph"/>
        <w:spacing w:after="240" w:line="360" w:lineRule="auto"/>
        <w:ind w:left="993"/>
        <w:jc w:val="both"/>
        <w:rPr>
          <w:del w:id="597" w:author="SALSA" w:date="2026-09-25T21:07:00Z" w16du:dateUtc="2026-09-26T01:07:00Z"/>
          <w:rFonts w:ascii="Arial" w:hAnsi="Arial" w:cs="Arial"/>
          <w:lang w:eastAsia="en-GB"/>
        </w:rPr>
      </w:pPr>
    </w:p>
    <w:p w14:paraId="42997A00" w14:textId="77777777" w:rsidR="006127D5" w:rsidRPr="00905A0F" w:rsidRDefault="002C000F" w:rsidP="000B7C1D">
      <w:pPr>
        <w:pStyle w:val="ListParagraph"/>
        <w:numPr>
          <w:ilvl w:val="0"/>
          <w:numId w:val="4"/>
        </w:numPr>
        <w:spacing w:line="360" w:lineRule="auto"/>
        <w:jc w:val="both"/>
        <w:rPr>
          <w:del w:id="598" w:author="SALSA" w:date="2026-09-25T21:07:00Z" w16du:dateUtc="2026-09-26T01:07:00Z"/>
          <w:rFonts w:ascii="Arial" w:eastAsia="Arial" w:hAnsi="Arial" w:cs="Arial"/>
          <w:bCs/>
        </w:rPr>
      </w:pPr>
      <w:del w:id="599" w:author="SALSA" w:date="2026-09-25T21:07:00Z" w16du:dateUtc="2026-09-26T01:07:00Z">
        <w:r>
          <w:rPr>
            <w:rFonts w:ascii="Arial" w:hAnsi="Arial" w:cs="Arial"/>
            <w:lang w:val="en" w:eastAsia="en-GB"/>
          </w:rPr>
          <w:delText xml:space="preserve">Furthermore, </w:delText>
        </w:r>
        <w:r w:rsidR="006127D5" w:rsidRPr="00D73C54">
          <w:rPr>
            <w:rFonts w:ascii="Arial" w:hAnsi="Arial" w:cs="Arial"/>
            <w:lang w:val="en" w:eastAsia="en-GB"/>
          </w:rPr>
          <w:delText>Rule 5</w:delText>
        </w:r>
        <w:r>
          <w:rPr>
            <w:rFonts w:ascii="Arial" w:hAnsi="Arial" w:cs="Arial"/>
            <w:lang w:val="en" w:eastAsia="en-GB"/>
          </w:rPr>
          <w:delText>1(1) of the Rules</w:delText>
        </w:r>
        <w:r w:rsidR="006127D5" w:rsidRPr="00D73C54">
          <w:rPr>
            <w:rFonts w:ascii="Arial" w:hAnsi="Arial" w:cs="Arial"/>
            <w:lang w:val="en" w:eastAsia="en-GB"/>
          </w:rPr>
          <w:delText xml:space="preserve"> provides that:</w:delText>
        </w:r>
        <w:r w:rsidR="006127D5">
          <w:rPr>
            <w:rFonts w:ascii="Arial" w:hAnsi="Arial" w:cs="Arial"/>
            <w:lang w:val="en" w:eastAsia="en-GB"/>
          </w:rPr>
          <w:delText xml:space="preserve"> </w:delText>
        </w:r>
        <w:r w:rsidR="006127D5" w:rsidRPr="00905A0F">
          <w:rPr>
            <w:rFonts w:ascii="Arial" w:eastAsia="Arial" w:hAnsi="Arial" w:cs="Arial"/>
            <w:bCs/>
          </w:rPr>
          <w:delText>“pursuant to Article 27(2) of the Protocol, the Court may, at the request of a party, the Commission, or on its own accord, prescribe to the parties any interim measure which it deems necessary to adopt in the interest of the parties or of justice”.</w:delText>
        </w:r>
      </w:del>
    </w:p>
    <w:p w14:paraId="14EA1C2F" w14:textId="77777777" w:rsidR="006127D5" w:rsidRPr="00EC2638" w:rsidRDefault="006127D5" w:rsidP="002C000F">
      <w:pPr>
        <w:pStyle w:val="ListParagraph"/>
        <w:spacing w:line="360" w:lineRule="auto"/>
        <w:ind w:left="993"/>
        <w:jc w:val="both"/>
        <w:rPr>
          <w:del w:id="600" w:author="SALSA" w:date="2026-09-25T21:07:00Z" w16du:dateUtc="2026-09-26T01:07:00Z"/>
          <w:rFonts w:ascii="Arial" w:eastAsia="Arial" w:hAnsi="Arial" w:cs="Arial"/>
          <w:bCs/>
        </w:rPr>
      </w:pPr>
    </w:p>
    <w:p w14:paraId="7447E3CE" w14:textId="77777777" w:rsidR="006127D5" w:rsidRPr="00785988" w:rsidRDefault="006127D5" w:rsidP="000B7C1D">
      <w:pPr>
        <w:pStyle w:val="ListParagraph"/>
        <w:numPr>
          <w:ilvl w:val="0"/>
          <w:numId w:val="4"/>
        </w:numPr>
        <w:spacing w:line="360" w:lineRule="auto"/>
        <w:jc w:val="both"/>
        <w:rPr>
          <w:del w:id="601" w:author="SALSA" w:date="2026-09-25T21:07:00Z" w16du:dateUtc="2026-09-26T01:07:00Z"/>
          <w:rFonts w:ascii="Arial" w:eastAsia="Arial" w:hAnsi="Arial" w:cs="Arial"/>
          <w:bCs/>
        </w:rPr>
      </w:pPr>
      <w:del w:id="602" w:author="SALSA" w:date="2026-09-25T21:07:00Z" w16du:dateUtc="2026-09-26T01:07:00Z">
        <w:r w:rsidRPr="00785988">
          <w:rPr>
            <w:rFonts w:ascii="Arial" w:eastAsia="Arial" w:hAnsi="Arial" w:cs="Arial"/>
            <w:bCs/>
          </w:rPr>
          <w:delText xml:space="preserve">The Court </w:delText>
        </w:r>
        <w:r>
          <w:rPr>
            <w:rFonts w:ascii="Arial" w:eastAsia="Arial" w:hAnsi="Arial" w:cs="Arial"/>
            <w:bCs/>
          </w:rPr>
          <w:delText>notes</w:delText>
        </w:r>
        <w:r w:rsidRPr="00785988">
          <w:rPr>
            <w:rFonts w:ascii="Arial" w:eastAsia="Arial" w:hAnsi="Arial" w:cs="Arial"/>
            <w:bCs/>
          </w:rPr>
          <w:delText xml:space="preserve"> that it has th</w:delText>
        </w:r>
        <w:r w:rsidR="002C000F">
          <w:rPr>
            <w:rFonts w:ascii="Arial" w:eastAsia="Arial" w:hAnsi="Arial" w:cs="Arial"/>
            <w:bCs/>
          </w:rPr>
          <w:delText>e duty to decide in each case whether</w:delText>
        </w:r>
        <w:r w:rsidRPr="00785988">
          <w:rPr>
            <w:rFonts w:ascii="Arial" w:eastAsia="Arial" w:hAnsi="Arial" w:cs="Arial"/>
            <w:bCs/>
          </w:rPr>
          <w:delText xml:space="preserve"> in light of the</w:delText>
        </w:r>
        <w:r w:rsidR="002C000F">
          <w:rPr>
            <w:rFonts w:ascii="Arial" w:eastAsia="Arial" w:hAnsi="Arial" w:cs="Arial"/>
            <w:bCs/>
          </w:rPr>
          <w:delText xml:space="preserve"> particular circumstances of a</w:delText>
        </w:r>
        <w:r w:rsidRPr="00785988">
          <w:rPr>
            <w:rFonts w:ascii="Arial" w:eastAsia="Arial" w:hAnsi="Arial" w:cs="Arial"/>
            <w:bCs/>
          </w:rPr>
          <w:delText xml:space="preserve"> case, it has to ex</w:delText>
        </w:r>
        <w:r>
          <w:rPr>
            <w:rFonts w:ascii="Arial" w:eastAsia="Arial" w:hAnsi="Arial" w:cs="Arial"/>
            <w:bCs/>
          </w:rPr>
          <w:delText xml:space="preserve">ercise the jurisdiction </w:delText>
        </w:r>
        <w:r w:rsidR="00804B15">
          <w:rPr>
            <w:rFonts w:ascii="Arial" w:eastAsia="Arial" w:hAnsi="Arial" w:cs="Arial"/>
            <w:bCs/>
          </w:rPr>
          <w:delText>conferred on it by the abov</w:delText>
        </w:r>
        <w:r w:rsidR="00822AD5">
          <w:rPr>
            <w:rFonts w:ascii="Arial" w:eastAsia="Arial" w:hAnsi="Arial" w:cs="Arial"/>
            <w:bCs/>
          </w:rPr>
          <w:delText>e</w:delText>
        </w:r>
        <w:r w:rsidR="00804B15">
          <w:rPr>
            <w:rFonts w:ascii="Arial" w:eastAsia="Arial" w:hAnsi="Arial" w:cs="Arial"/>
            <w:bCs/>
          </w:rPr>
          <w:delText>-</w:delText>
        </w:r>
        <w:r w:rsidRPr="00785988">
          <w:rPr>
            <w:rFonts w:ascii="Arial" w:eastAsia="Arial" w:hAnsi="Arial" w:cs="Arial"/>
            <w:bCs/>
          </w:rPr>
          <w:delText xml:space="preserve">mentioned provisions.  </w:delText>
        </w:r>
      </w:del>
    </w:p>
    <w:p w14:paraId="04FB408A" w14:textId="77777777" w:rsidR="006127D5" w:rsidRPr="00785988" w:rsidRDefault="006127D5" w:rsidP="002C000F">
      <w:pPr>
        <w:pStyle w:val="ListParagraph"/>
        <w:spacing w:after="240" w:line="360" w:lineRule="auto"/>
        <w:ind w:left="993"/>
        <w:jc w:val="both"/>
        <w:rPr>
          <w:del w:id="603" w:author="SALSA" w:date="2026-09-25T21:07:00Z" w16du:dateUtc="2026-09-26T01:07:00Z"/>
          <w:rFonts w:ascii="Arial" w:hAnsi="Arial" w:cs="Arial"/>
          <w:lang w:eastAsia="en-GB"/>
        </w:rPr>
      </w:pPr>
    </w:p>
    <w:p w14:paraId="35E7946C" w14:textId="77777777" w:rsidR="006127D5" w:rsidRPr="009F17AA" w:rsidRDefault="006127D5" w:rsidP="000B7C1D">
      <w:pPr>
        <w:pStyle w:val="ListParagraph"/>
        <w:numPr>
          <w:ilvl w:val="0"/>
          <w:numId w:val="4"/>
        </w:numPr>
        <w:spacing w:line="360" w:lineRule="auto"/>
        <w:jc w:val="both"/>
        <w:rPr>
          <w:del w:id="604" w:author="SALSA" w:date="2026-09-25T21:07:00Z" w16du:dateUtc="2026-09-26T01:07:00Z"/>
          <w:rFonts w:ascii="Arial" w:eastAsia="Arial" w:hAnsi="Arial" w:cs="Arial"/>
          <w:bCs/>
        </w:rPr>
      </w:pPr>
      <w:del w:id="605" w:author="SALSA" w:date="2026-09-25T21:07:00Z" w16du:dateUtc="2026-09-26T01:07:00Z">
        <w:r w:rsidRPr="009F17AA">
          <w:rPr>
            <w:rFonts w:ascii="Arial" w:hAnsi="Arial" w:cs="Arial"/>
          </w:rPr>
          <w:delText>The Court take</w:delText>
        </w:r>
        <w:r w:rsidR="00AB10C9">
          <w:rPr>
            <w:rFonts w:ascii="Arial" w:hAnsi="Arial" w:cs="Arial"/>
          </w:rPr>
          <w:delText>s</w:delText>
        </w:r>
        <w:r w:rsidRPr="009F17AA">
          <w:rPr>
            <w:rFonts w:ascii="Arial" w:hAnsi="Arial" w:cs="Arial"/>
          </w:rPr>
          <w:delText xml:space="preserve"> into consideration the applicable law </w:delText>
        </w:r>
        <w:r w:rsidR="007244A3">
          <w:rPr>
            <w:rFonts w:ascii="Arial" w:hAnsi="Arial" w:cs="Arial"/>
          </w:rPr>
          <w:delText>with</w:delText>
        </w:r>
        <w:r w:rsidRPr="009F17AA">
          <w:rPr>
            <w:rFonts w:ascii="Arial" w:hAnsi="Arial" w:cs="Arial"/>
          </w:rPr>
          <w:delText xml:space="preserve"> regard to provisional measures which</w:delText>
        </w:r>
        <w:r w:rsidR="009F17AA" w:rsidRPr="009F17AA">
          <w:rPr>
            <w:rFonts w:ascii="Arial" w:hAnsi="Arial" w:cs="Arial"/>
          </w:rPr>
          <w:delText xml:space="preserve"> are specific.</w:delText>
        </w:r>
        <w:r w:rsidRPr="009F17AA">
          <w:rPr>
            <w:rFonts w:ascii="Arial" w:hAnsi="Arial" w:cs="Arial"/>
          </w:rPr>
          <w:delText xml:space="preserve"> The Court cannot issue an Order </w:delText>
        </w:r>
        <w:r w:rsidRPr="009F17AA">
          <w:rPr>
            <w:rFonts w:ascii="Arial" w:hAnsi="Arial" w:cs="Arial"/>
            <w:i/>
            <w:iCs/>
          </w:rPr>
          <w:delText>pendente lite</w:delText>
        </w:r>
        <w:r w:rsidRPr="009F17AA">
          <w:rPr>
            <w:rFonts w:ascii="Arial" w:hAnsi="Arial" w:cs="Arial"/>
          </w:rPr>
          <w:delText xml:space="preserve"> except the basic requisite conditions have been</w:delText>
        </w:r>
        <w:r w:rsidR="00245496" w:rsidRPr="009F17AA">
          <w:rPr>
            <w:rFonts w:ascii="Arial" w:hAnsi="Arial" w:cs="Arial"/>
          </w:rPr>
          <w:delText xml:space="preserve"> met, i.e.</w:delText>
        </w:r>
        <w:r w:rsidRPr="009F17AA">
          <w:rPr>
            <w:rFonts w:ascii="Arial" w:hAnsi="Arial" w:cs="Arial"/>
          </w:rPr>
          <w:delText xml:space="preserve"> extreme gravity, urgency and prevention of irreparable harm to persons.</w:delText>
        </w:r>
      </w:del>
    </w:p>
    <w:p w14:paraId="1035C61C" w14:textId="77777777" w:rsidR="006127D5" w:rsidRPr="00785988" w:rsidRDefault="006127D5" w:rsidP="002C000F">
      <w:pPr>
        <w:pStyle w:val="ListParagraph"/>
        <w:spacing w:after="240" w:line="360" w:lineRule="auto"/>
        <w:ind w:left="993"/>
        <w:jc w:val="both"/>
        <w:rPr>
          <w:del w:id="606" w:author="SALSA" w:date="2026-09-25T21:07:00Z" w16du:dateUtc="2026-09-26T01:07:00Z"/>
          <w:rFonts w:ascii="Arial" w:hAnsi="Arial" w:cs="Arial"/>
          <w:lang w:eastAsia="en-GB"/>
        </w:rPr>
      </w:pPr>
    </w:p>
    <w:p w14:paraId="79FDCF99" w14:textId="77777777" w:rsidR="001F267D" w:rsidRDefault="002C000F" w:rsidP="000B7C1D">
      <w:pPr>
        <w:pStyle w:val="ListParagraph"/>
        <w:numPr>
          <w:ilvl w:val="0"/>
          <w:numId w:val="4"/>
        </w:numPr>
        <w:spacing w:line="360" w:lineRule="auto"/>
        <w:jc w:val="both"/>
        <w:rPr>
          <w:del w:id="607" w:author="SALSA" w:date="2026-09-25T21:07:00Z" w16du:dateUtc="2026-09-26T01:07:00Z"/>
          <w:rFonts w:ascii="Arial" w:hAnsi="Arial" w:cs="Arial"/>
          <w:lang w:val="en" w:eastAsia="en-GB"/>
        </w:rPr>
      </w:pPr>
      <w:del w:id="608" w:author="SALSA" w:date="2026-09-25T21:07:00Z" w16du:dateUtc="2026-09-26T01:07:00Z">
        <w:r>
          <w:rPr>
            <w:rFonts w:ascii="Arial" w:hAnsi="Arial" w:cs="Arial"/>
            <w:lang w:val="en" w:eastAsia="en-GB"/>
          </w:rPr>
          <w:delText>In the instant</w:delText>
        </w:r>
        <w:r w:rsidR="00E87B42" w:rsidRPr="00521E81">
          <w:rPr>
            <w:rFonts w:ascii="Arial" w:hAnsi="Arial" w:cs="Arial"/>
            <w:lang w:val="en" w:eastAsia="en-GB"/>
          </w:rPr>
          <w:delText xml:space="preserve"> case</w:delText>
        </w:r>
        <w:r w:rsidR="00245496">
          <w:rPr>
            <w:rFonts w:ascii="Arial" w:hAnsi="Arial" w:cs="Arial"/>
            <w:lang w:val="en" w:eastAsia="en-GB"/>
          </w:rPr>
          <w:delText>,</w:delText>
        </w:r>
        <w:r w:rsidR="00E87B42" w:rsidRPr="00521E81">
          <w:rPr>
            <w:rFonts w:ascii="Arial" w:hAnsi="Arial" w:cs="Arial"/>
            <w:lang w:val="en" w:eastAsia="en-GB"/>
          </w:rPr>
          <w:delText xml:space="preserve"> the Court notes that the Applicant</w:delText>
        </w:r>
        <w:r w:rsidR="00245496">
          <w:rPr>
            <w:rFonts w:ascii="Arial" w:hAnsi="Arial" w:cs="Arial"/>
            <w:lang w:val="en" w:eastAsia="en-GB"/>
          </w:rPr>
          <w:delText>s made several requests in the A</w:delText>
        </w:r>
        <w:r w:rsidR="00E87B42" w:rsidRPr="00521E81">
          <w:rPr>
            <w:rFonts w:ascii="Arial" w:hAnsi="Arial" w:cs="Arial"/>
            <w:lang w:val="en" w:eastAsia="en-GB"/>
          </w:rPr>
          <w:delText>pplication for provisional measures.</w:delText>
        </w:r>
      </w:del>
    </w:p>
    <w:p w14:paraId="19121FF6" w14:textId="77777777" w:rsidR="001F267D" w:rsidRDefault="001F267D" w:rsidP="002C000F">
      <w:pPr>
        <w:spacing w:line="360" w:lineRule="auto"/>
        <w:ind w:left="993"/>
        <w:jc w:val="both"/>
        <w:rPr>
          <w:del w:id="609" w:author="SALSA" w:date="2026-09-25T21:07:00Z" w16du:dateUtc="2026-09-26T01:07:00Z"/>
          <w:rFonts w:ascii="Arial" w:hAnsi="Arial" w:cs="Arial"/>
          <w:lang w:val="en" w:eastAsia="en-GB"/>
        </w:rPr>
      </w:pPr>
    </w:p>
    <w:p w14:paraId="6760F21D" w14:textId="77777777" w:rsidR="001F267D" w:rsidRDefault="00E87B42" w:rsidP="000B7C1D">
      <w:pPr>
        <w:pStyle w:val="ListParagraph"/>
        <w:numPr>
          <w:ilvl w:val="0"/>
          <w:numId w:val="4"/>
        </w:numPr>
        <w:spacing w:line="360" w:lineRule="auto"/>
        <w:jc w:val="both"/>
        <w:rPr>
          <w:del w:id="610" w:author="SALSA" w:date="2026-09-25T21:07:00Z" w16du:dateUtc="2026-09-26T01:07:00Z"/>
          <w:rFonts w:ascii="Arial" w:hAnsi="Arial" w:cs="Arial"/>
          <w:lang w:val="en" w:eastAsia="en-GB"/>
        </w:rPr>
      </w:pPr>
      <w:del w:id="611" w:author="SALSA" w:date="2026-09-25T21:07:00Z" w16du:dateUtc="2026-09-26T01:07:00Z">
        <w:r w:rsidRPr="00521E81">
          <w:rPr>
            <w:rFonts w:ascii="Arial" w:hAnsi="Arial" w:cs="Arial"/>
            <w:lang w:val="en" w:eastAsia="en-GB"/>
          </w:rPr>
          <w:delText>As th</w:delText>
        </w:r>
        <w:r w:rsidR="00245496">
          <w:rPr>
            <w:rFonts w:ascii="Arial" w:hAnsi="Arial" w:cs="Arial"/>
            <w:lang w:val="en" w:eastAsia="en-GB"/>
          </w:rPr>
          <w:delText>e Court has already ruled that it has</w:delText>
        </w:r>
        <w:r w:rsidRPr="00521E81">
          <w:rPr>
            <w:rFonts w:ascii="Arial" w:hAnsi="Arial" w:cs="Arial"/>
            <w:lang w:val="en" w:eastAsia="en-GB"/>
          </w:rPr>
          <w:delText xml:space="preserve"> </w:delText>
        </w:r>
        <w:r w:rsidRPr="00245496">
          <w:rPr>
            <w:rFonts w:ascii="Arial" w:hAnsi="Arial" w:cs="Arial"/>
            <w:i/>
            <w:iCs/>
            <w:lang w:val="en" w:eastAsia="en-GB"/>
          </w:rPr>
          <w:delText xml:space="preserve">prima facie </w:delText>
        </w:r>
        <w:r w:rsidRPr="00521E81">
          <w:rPr>
            <w:rFonts w:ascii="Arial" w:hAnsi="Arial" w:cs="Arial"/>
            <w:lang w:val="en" w:eastAsia="en-GB"/>
          </w:rPr>
          <w:delText xml:space="preserve">jurisdiction, it </w:delText>
        </w:r>
        <w:r w:rsidR="00245496">
          <w:rPr>
            <w:rFonts w:ascii="Arial" w:hAnsi="Arial" w:cs="Arial"/>
            <w:lang w:val="en" w:eastAsia="en-GB"/>
          </w:rPr>
          <w:delText>will proceed to examine</w:delText>
        </w:r>
        <w:r w:rsidRPr="00521E81">
          <w:rPr>
            <w:rFonts w:ascii="Arial" w:hAnsi="Arial" w:cs="Arial"/>
            <w:lang w:val="en" w:eastAsia="en-GB"/>
          </w:rPr>
          <w:delText xml:space="preserve"> the provisional measures requested.</w:delText>
        </w:r>
      </w:del>
    </w:p>
    <w:p w14:paraId="0D3522E5" w14:textId="77777777" w:rsidR="001F267D" w:rsidRDefault="001F267D" w:rsidP="002C000F">
      <w:pPr>
        <w:spacing w:line="360" w:lineRule="auto"/>
        <w:ind w:left="993"/>
        <w:jc w:val="both"/>
        <w:rPr>
          <w:del w:id="612" w:author="SALSA" w:date="2026-09-25T21:07:00Z" w16du:dateUtc="2026-09-26T01:07:00Z"/>
          <w:rFonts w:ascii="Arial" w:hAnsi="Arial" w:cs="Arial"/>
          <w:lang w:val="en" w:eastAsia="en-GB"/>
        </w:rPr>
      </w:pPr>
    </w:p>
    <w:p w14:paraId="4A88754C" w14:textId="77777777" w:rsidR="00E03DA1" w:rsidRPr="004D62AC" w:rsidRDefault="00E03DA1" w:rsidP="009F0CE0">
      <w:pPr>
        <w:pStyle w:val="ListParagraph"/>
        <w:numPr>
          <w:ilvl w:val="0"/>
          <w:numId w:val="4"/>
        </w:numPr>
        <w:spacing w:line="360" w:lineRule="auto"/>
        <w:jc w:val="both"/>
        <w:rPr>
          <w:del w:id="613" w:author="SALSA" w:date="2026-09-25T21:07:00Z" w16du:dateUtc="2026-09-26T01:07:00Z"/>
          <w:rStyle w:val="tlid-translation"/>
          <w:rFonts w:ascii="Arial" w:hAnsi="Arial" w:cs="Arial"/>
          <w:lang w:val="en" w:eastAsia="en-GB"/>
        </w:rPr>
      </w:pPr>
      <w:del w:id="614" w:author="SALSA" w:date="2026-09-25T21:07:00Z" w16du:dateUtc="2026-09-26T01:07:00Z">
        <w:r w:rsidRPr="00E03DA1">
          <w:rPr>
            <w:rStyle w:val="tlid-translation"/>
            <w:rFonts w:ascii="Arial" w:hAnsi="Arial" w:cs="Arial"/>
            <w:lang w:val="en"/>
          </w:rPr>
          <w:delText>The Court notes that the Applica</w:delText>
        </w:r>
        <w:r w:rsidR="00B55D6F">
          <w:rPr>
            <w:rStyle w:val="tlid-translation"/>
            <w:rFonts w:ascii="Arial" w:hAnsi="Arial" w:cs="Arial"/>
            <w:lang w:val="en"/>
          </w:rPr>
          <w:delText xml:space="preserve">nts in the </w:delText>
        </w:r>
        <w:r w:rsidR="00804B15">
          <w:rPr>
            <w:rStyle w:val="tlid-translation"/>
            <w:rFonts w:ascii="Arial" w:hAnsi="Arial" w:cs="Arial"/>
            <w:lang w:val="en"/>
          </w:rPr>
          <w:delText>present</w:delText>
        </w:r>
        <w:r>
          <w:rPr>
            <w:rStyle w:val="tlid-translation"/>
            <w:rFonts w:ascii="Arial" w:hAnsi="Arial" w:cs="Arial"/>
            <w:lang w:val="en"/>
          </w:rPr>
          <w:delText xml:space="preserve"> case are requesting </w:delText>
        </w:r>
        <w:r w:rsidRPr="00E03DA1">
          <w:rPr>
            <w:rStyle w:val="tlid-translation"/>
            <w:rFonts w:ascii="Arial" w:hAnsi="Arial" w:cs="Arial"/>
            <w:lang w:val="en"/>
          </w:rPr>
          <w:delText>the Court</w:delText>
        </w:r>
        <w:r w:rsidR="00B55D6F">
          <w:rPr>
            <w:rStyle w:val="tlid-translation"/>
            <w:rFonts w:ascii="Arial" w:hAnsi="Arial" w:cs="Arial"/>
            <w:lang w:val="en"/>
          </w:rPr>
          <w:delText>, pursuant to</w:delText>
        </w:r>
        <w:r w:rsidRPr="00E03DA1">
          <w:rPr>
            <w:rStyle w:val="tlid-translation"/>
            <w:rFonts w:ascii="Arial" w:hAnsi="Arial" w:cs="Arial"/>
            <w:lang w:val="en"/>
          </w:rPr>
          <w:delText xml:space="preserve"> Article 27 of the Protocol and R</w:delText>
        </w:r>
        <w:r w:rsidR="00B55D6F">
          <w:rPr>
            <w:rStyle w:val="tlid-translation"/>
            <w:rFonts w:ascii="Arial" w:hAnsi="Arial" w:cs="Arial"/>
            <w:lang w:val="en"/>
          </w:rPr>
          <w:delText>ule 51 of the Rules</w:delText>
        </w:r>
        <w:r w:rsidR="00822AD5">
          <w:rPr>
            <w:rStyle w:val="tlid-translation"/>
            <w:rFonts w:ascii="Arial" w:hAnsi="Arial" w:cs="Arial"/>
            <w:lang w:val="en"/>
          </w:rPr>
          <w:delText>,</w:delText>
        </w:r>
        <w:r w:rsidR="006D7A24">
          <w:rPr>
            <w:rStyle w:val="tlid-translation"/>
            <w:rFonts w:ascii="Arial" w:hAnsi="Arial" w:cs="Arial"/>
            <w:lang w:val="en"/>
          </w:rPr>
          <w:delText xml:space="preserve"> to order </w:delText>
        </w:r>
        <w:r w:rsidRPr="00E03DA1">
          <w:rPr>
            <w:rStyle w:val="tlid-translation"/>
            <w:rFonts w:ascii="Arial" w:hAnsi="Arial" w:cs="Arial"/>
            <w:lang w:val="en"/>
          </w:rPr>
          <w:delText>the followi</w:delText>
        </w:r>
        <w:r w:rsidR="00B55D6F">
          <w:rPr>
            <w:rStyle w:val="tlid-translation"/>
            <w:rFonts w:ascii="Arial" w:hAnsi="Arial" w:cs="Arial"/>
            <w:lang w:val="en"/>
          </w:rPr>
          <w:delText xml:space="preserve">ng provisional measures: </w:delText>
        </w:r>
        <w:r w:rsidR="009F0CE0">
          <w:rPr>
            <w:rStyle w:val="tlid-translation"/>
            <w:rFonts w:ascii="Arial" w:hAnsi="Arial" w:cs="Arial"/>
            <w:lang w:val="en"/>
          </w:rPr>
          <w:delText xml:space="preserve">- </w:delText>
        </w:r>
        <w:r w:rsidRPr="00E03DA1">
          <w:rPr>
            <w:rStyle w:val="tlid-translation"/>
            <w:rFonts w:ascii="Arial" w:hAnsi="Arial" w:cs="Arial"/>
            <w:lang w:val="en"/>
          </w:rPr>
          <w:delText xml:space="preserve">the various organs of the </w:delText>
        </w:r>
        <w:r w:rsidR="004D62AC">
          <w:rPr>
            <w:rStyle w:val="tlid-translation"/>
            <w:rFonts w:ascii="Arial" w:hAnsi="Arial" w:cs="Arial"/>
            <w:lang w:val="en"/>
          </w:rPr>
          <w:delText>State of Côte d'Ivoire, including</w:delText>
        </w:r>
        <w:r w:rsidRPr="00E03DA1">
          <w:rPr>
            <w:rStyle w:val="tlid-translation"/>
            <w:rFonts w:ascii="Arial" w:hAnsi="Arial" w:cs="Arial"/>
            <w:lang w:val="en"/>
          </w:rPr>
          <w:delText xml:space="preserve"> the Presidency of the Republic and the Ministry of Territ</w:delText>
        </w:r>
        <w:r w:rsidR="004D62AC">
          <w:rPr>
            <w:rStyle w:val="tlid-translation"/>
            <w:rFonts w:ascii="Arial" w:hAnsi="Arial" w:cs="Arial"/>
            <w:lang w:val="en"/>
          </w:rPr>
          <w:delText>orial Ad</w:delText>
        </w:r>
        <w:r w:rsidR="00151078">
          <w:rPr>
            <w:rStyle w:val="tlid-translation"/>
            <w:rFonts w:ascii="Arial" w:hAnsi="Arial" w:cs="Arial"/>
            <w:lang w:val="en"/>
          </w:rPr>
          <w:delText xml:space="preserve">ministration, not </w:delText>
        </w:r>
        <w:r w:rsidR="004D62AC">
          <w:rPr>
            <w:rStyle w:val="tlid-translation"/>
            <w:rFonts w:ascii="Arial" w:hAnsi="Arial" w:cs="Arial"/>
            <w:lang w:val="en"/>
          </w:rPr>
          <w:delText>to take their seat</w:delText>
        </w:r>
        <w:r w:rsidRPr="00E03DA1">
          <w:rPr>
            <w:rStyle w:val="tlid-translation"/>
            <w:rFonts w:ascii="Arial" w:hAnsi="Arial" w:cs="Arial"/>
            <w:lang w:val="en"/>
          </w:rPr>
          <w:delText xml:space="preserve"> in the IEC.</w:delText>
        </w:r>
      </w:del>
    </w:p>
    <w:p w14:paraId="7008B0BC" w14:textId="77777777" w:rsidR="00E03DA1" w:rsidRPr="00E03DA1" w:rsidRDefault="00E03DA1" w:rsidP="00E03DA1">
      <w:pPr>
        <w:pStyle w:val="ListParagraph"/>
        <w:rPr>
          <w:del w:id="615" w:author="SALSA" w:date="2026-09-25T21:07:00Z" w16du:dateUtc="2026-09-26T01:07:00Z"/>
          <w:rStyle w:val="tlid-translation"/>
          <w:rFonts w:ascii="Arial" w:hAnsi="Arial" w:cs="Arial"/>
          <w:lang w:val="en"/>
        </w:rPr>
      </w:pPr>
    </w:p>
    <w:p w14:paraId="18710B1E" w14:textId="77777777" w:rsidR="00E03DA1" w:rsidRPr="00E03DA1" w:rsidRDefault="00E03DA1" w:rsidP="00694092">
      <w:pPr>
        <w:pStyle w:val="ListParagraph"/>
        <w:numPr>
          <w:ilvl w:val="0"/>
          <w:numId w:val="4"/>
        </w:numPr>
        <w:spacing w:line="360" w:lineRule="auto"/>
        <w:jc w:val="both"/>
        <w:rPr>
          <w:del w:id="616" w:author="SALSA" w:date="2026-09-25T21:07:00Z" w16du:dateUtc="2026-09-26T01:07:00Z"/>
          <w:rStyle w:val="tlid-translation"/>
          <w:rFonts w:ascii="Arial" w:hAnsi="Arial" w:cs="Arial"/>
          <w:lang w:val="en" w:eastAsia="en-GB"/>
        </w:rPr>
      </w:pPr>
      <w:del w:id="617" w:author="SALSA" w:date="2026-09-25T21:07:00Z" w16du:dateUtc="2026-09-26T01:07:00Z">
        <w:r w:rsidRPr="00E03DA1">
          <w:rPr>
            <w:rStyle w:val="tlid-translation"/>
            <w:rFonts w:ascii="Arial" w:hAnsi="Arial" w:cs="Arial"/>
            <w:lang w:val="en"/>
          </w:rPr>
          <w:delText>The Applicants argue that s</w:delText>
        </w:r>
        <w:r w:rsidR="004D62AC">
          <w:rPr>
            <w:rStyle w:val="tlid-translation"/>
            <w:rFonts w:ascii="Arial" w:hAnsi="Arial" w:cs="Arial"/>
            <w:lang w:val="en"/>
          </w:rPr>
          <w:delText>uch measures are</w:delText>
        </w:r>
        <w:r w:rsidRPr="00E03DA1">
          <w:rPr>
            <w:rStyle w:val="tlid-translation"/>
            <w:rFonts w:ascii="Arial" w:hAnsi="Arial" w:cs="Arial"/>
            <w:lang w:val="en"/>
          </w:rPr>
          <w:delText xml:space="preserve"> imperative in</w:delText>
        </w:r>
        <w:r w:rsidR="004D62AC">
          <w:rPr>
            <w:rStyle w:val="tlid-translation"/>
            <w:rFonts w:ascii="Arial" w:hAnsi="Arial" w:cs="Arial"/>
            <w:lang w:val="en"/>
          </w:rPr>
          <w:delText xml:space="preserve"> as much as </w:delText>
        </w:r>
        <w:r w:rsidR="007244A3">
          <w:rPr>
            <w:rStyle w:val="tlid-translation"/>
            <w:rFonts w:ascii="Arial" w:hAnsi="Arial" w:cs="Arial"/>
            <w:lang w:val="en"/>
          </w:rPr>
          <w:delText xml:space="preserve">the </w:delText>
        </w:r>
        <w:r w:rsidR="00F71474">
          <w:rPr>
            <w:rStyle w:val="tlid-translation"/>
            <w:rFonts w:ascii="Arial" w:hAnsi="Arial" w:cs="Arial"/>
            <w:lang w:val="en"/>
          </w:rPr>
          <w:delText xml:space="preserve">Electoral </w:delText>
        </w:r>
        <w:r w:rsidR="007244A3">
          <w:rPr>
            <w:rStyle w:val="tlid-translation"/>
            <w:rFonts w:ascii="Arial" w:hAnsi="Arial" w:cs="Arial"/>
            <w:lang w:val="en"/>
          </w:rPr>
          <w:delText>Commission</w:delText>
        </w:r>
        <w:r w:rsidRPr="00E03DA1">
          <w:rPr>
            <w:rStyle w:val="tlid-translation"/>
            <w:rFonts w:ascii="Arial" w:hAnsi="Arial" w:cs="Arial"/>
            <w:lang w:val="en"/>
          </w:rPr>
          <w:delText xml:space="preserve"> does not meet the requirements of indepen</w:delText>
        </w:r>
        <w:r w:rsidR="004D62AC">
          <w:rPr>
            <w:rStyle w:val="tlid-translation"/>
            <w:rFonts w:ascii="Arial" w:hAnsi="Arial" w:cs="Arial"/>
            <w:lang w:val="en"/>
          </w:rPr>
          <w:delText>dence and impartiality. Furthermore, in their view,</w:delText>
        </w:r>
        <w:r w:rsidRPr="00E03DA1">
          <w:rPr>
            <w:rStyle w:val="tlid-translation"/>
            <w:rFonts w:ascii="Arial" w:hAnsi="Arial" w:cs="Arial"/>
            <w:lang w:val="en"/>
          </w:rPr>
          <w:delText xml:space="preserve"> </w:delText>
        </w:r>
        <w:r w:rsidR="002F6DE7">
          <w:rPr>
            <w:rStyle w:val="tlid-translation"/>
            <w:rFonts w:ascii="Arial" w:hAnsi="Arial" w:cs="Arial"/>
            <w:lang w:val="en"/>
          </w:rPr>
          <w:delText>it is necessary to bear in mind</w:delText>
        </w:r>
        <w:r w:rsidRPr="00E03DA1">
          <w:rPr>
            <w:rStyle w:val="tlid-translation"/>
            <w:rFonts w:ascii="Arial" w:hAnsi="Arial" w:cs="Arial"/>
            <w:lang w:val="en"/>
          </w:rPr>
          <w:delText xml:space="preserve"> that this</w:delText>
        </w:r>
        <w:r w:rsidR="004D62AC">
          <w:rPr>
            <w:rStyle w:val="tlid-translation"/>
            <w:rFonts w:ascii="Arial" w:hAnsi="Arial" w:cs="Arial"/>
            <w:lang w:val="en"/>
          </w:rPr>
          <w:delText xml:space="preserve"> reform</w:delText>
        </w:r>
        <w:r w:rsidR="00E82620">
          <w:rPr>
            <w:rStyle w:val="tlid-translation"/>
            <w:rFonts w:ascii="Arial" w:hAnsi="Arial" w:cs="Arial"/>
            <w:lang w:val="en"/>
          </w:rPr>
          <w:delText xml:space="preserve"> is supposed to respond to the </w:delText>
        </w:r>
        <w:r w:rsidRPr="00E03DA1">
          <w:rPr>
            <w:rStyle w:val="tlid-translation"/>
            <w:rFonts w:ascii="Arial" w:hAnsi="Arial" w:cs="Arial"/>
            <w:lang w:val="en"/>
          </w:rPr>
          <w:delText>Court</w:delText>
        </w:r>
        <w:r w:rsidR="00E82620">
          <w:rPr>
            <w:rStyle w:val="tlid-translation"/>
            <w:rFonts w:ascii="Arial" w:hAnsi="Arial" w:cs="Arial"/>
            <w:lang w:val="en"/>
          </w:rPr>
          <w:delText xml:space="preserve">’s injunction </w:delText>
        </w:r>
        <w:r w:rsidRPr="00E03DA1">
          <w:rPr>
            <w:rStyle w:val="tlid-translation"/>
            <w:rFonts w:ascii="Arial" w:hAnsi="Arial" w:cs="Arial"/>
            <w:lang w:val="en"/>
          </w:rPr>
          <w:delText>to the R</w:delText>
        </w:r>
        <w:r w:rsidR="00E82620">
          <w:rPr>
            <w:rStyle w:val="tlid-translation"/>
            <w:rFonts w:ascii="Arial" w:hAnsi="Arial" w:cs="Arial"/>
            <w:lang w:val="en"/>
          </w:rPr>
          <w:delText xml:space="preserve">epublic of Côte d'Ivoire </w:delText>
        </w:r>
        <w:r w:rsidRPr="00E03DA1">
          <w:rPr>
            <w:rStyle w:val="tlid-translation"/>
            <w:rFonts w:ascii="Arial" w:hAnsi="Arial" w:cs="Arial"/>
            <w:lang w:val="en"/>
          </w:rPr>
          <w:delText>to reform i</w:delText>
        </w:r>
        <w:r w:rsidR="00E82620">
          <w:rPr>
            <w:rStyle w:val="tlid-translation"/>
            <w:rFonts w:ascii="Arial" w:hAnsi="Arial" w:cs="Arial"/>
            <w:lang w:val="en"/>
          </w:rPr>
          <w:delText>ts law to make it compliant</w:delText>
        </w:r>
        <w:r w:rsidRPr="00E03DA1">
          <w:rPr>
            <w:rStyle w:val="tlid-translation"/>
            <w:rFonts w:ascii="Arial" w:hAnsi="Arial" w:cs="Arial"/>
            <w:lang w:val="en"/>
          </w:rPr>
          <w:delText xml:space="preserve"> with the internation</w:delText>
        </w:r>
        <w:r w:rsidR="00E82620">
          <w:rPr>
            <w:rStyle w:val="tlid-translation"/>
            <w:rFonts w:ascii="Arial" w:hAnsi="Arial" w:cs="Arial"/>
            <w:lang w:val="en"/>
          </w:rPr>
          <w:delText>al legal instruments to which the country</w:delText>
        </w:r>
        <w:r w:rsidRPr="00E03DA1">
          <w:rPr>
            <w:rStyle w:val="tlid-translation"/>
            <w:rFonts w:ascii="Arial" w:hAnsi="Arial" w:cs="Arial"/>
            <w:lang w:val="en"/>
          </w:rPr>
          <w:delText xml:space="preserve"> is </w:delText>
        </w:r>
        <w:r w:rsidR="00E82620">
          <w:rPr>
            <w:rStyle w:val="tlid-translation"/>
            <w:rFonts w:ascii="Arial" w:hAnsi="Arial" w:cs="Arial"/>
            <w:lang w:val="en"/>
          </w:rPr>
          <w:delText>a party. It is noteworthy</w:delText>
        </w:r>
        <w:r w:rsidRPr="00E03DA1">
          <w:rPr>
            <w:rStyle w:val="tlid-translation"/>
            <w:rFonts w:ascii="Arial" w:hAnsi="Arial" w:cs="Arial"/>
            <w:lang w:val="en"/>
          </w:rPr>
          <w:delText xml:space="preserve"> that</w:delText>
        </w:r>
        <w:r w:rsidR="00E82620">
          <w:rPr>
            <w:rStyle w:val="tlid-translation"/>
            <w:rFonts w:ascii="Arial" w:hAnsi="Arial" w:cs="Arial"/>
            <w:lang w:val="en"/>
          </w:rPr>
          <w:delText xml:space="preserve">, in 2010, the </w:delText>
        </w:r>
        <w:r w:rsidRPr="00E03DA1">
          <w:rPr>
            <w:rStyle w:val="tlid-translation"/>
            <w:rFonts w:ascii="Arial" w:hAnsi="Arial" w:cs="Arial"/>
            <w:lang w:val="en"/>
          </w:rPr>
          <w:delText>I</w:delText>
        </w:r>
        <w:r w:rsidR="00E82620">
          <w:rPr>
            <w:rStyle w:val="tlid-translation"/>
            <w:rFonts w:ascii="Arial" w:hAnsi="Arial" w:cs="Arial"/>
            <w:lang w:val="en"/>
          </w:rPr>
          <w:delText>EC</w:delText>
        </w:r>
        <w:r w:rsidRPr="00E03DA1">
          <w:rPr>
            <w:rStyle w:val="tlid-translation"/>
            <w:rFonts w:ascii="Arial" w:hAnsi="Arial" w:cs="Arial"/>
            <w:lang w:val="en"/>
          </w:rPr>
          <w:delText xml:space="preserve"> was at the center of the electoral </w:delText>
        </w:r>
        <w:r w:rsidR="00E82620">
          <w:rPr>
            <w:rStyle w:val="tlid-translation"/>
            <w:rFonts w:ascii="Arial" w:hAnsi="Arial" w:cs="Arial"/>
            <w:lang w:val="en"/>
          </w:rPr>
          <w:delText>dispute that culminated in a civil war</w:delText>
        </w:r>
        <w:r w:rsidR="002F6DE7">
          <w:rPr>
            <w:rStyle w:val="tlid-translation"/>
            <w:rFonts w:ascii="Arial" w:hAnsi="Arial" w:cs="Arial"/>
            <w:lang w:val="en"/>
          </w:rPr>
          <w:delText xml:space="preserve"> which</w:delText>
        </w:r>
        <w:r w:rsidR="00804B15">
          <w:rPr>
            <w:rStyle w:val="tlid-translation"/>
            <w:rFonts w:ascii="Arial" w:hAnsi="Arial" w:cs="Arial"/>
            <w:lang w:val="en"/>
          </w:rPr>
          <w:delText>,</w:delText>
        </w:r>
        <w:r w:rsidR="002F6DE7">
          <w:rPr>
            <w:rStyle w:val="tlid-translation"/>
            <w:rFonts w:ascii="Arial" w:hAnsi="Arial" w:cs="Arial"/>
            <w:lang w:val="en"/>
          </w:rPr>
          <w:delText xml:space="preserve"> </w:delText>
        </w:r>
        <w:r w:rsidR="00804B15" w:rsidRPr="00E03DA1">
          <w:rPr>
            <w:rStyle w:val="tlid-translation"/>
            <w:rFonts w:ascii="Arial" w:hAnsi="Arial" w:cs="Arial"/>
            <w:lang w:val="en"/>
          </w:rPr>
          <w:delText>accord</w:delText>
        </w:r>
        <w:r w:rsidR="00804B15">
          <w:rPr>
            <w:rStyle w:val="tlid-translation"/>
            <w:rFonts w:ascii="Arial" w:hAnsi="Arial" w:cs="Arial"/>
            <w:lang w:val="en"/>
          </w:rPr>
          <w:delText xml:space="preserve">ing to official figures, </w:delText>
        </w:r>
        <w:r w:rsidR="00E82620">
          <w:rPr>
            <w:rStyle w:val="tlid-translation"/>
            <w:rFonts w:ascii="Arial" w:hAnsi="Arial" w:cs="Arial"/>
            <w:lang w:val="en"/>
          </w:rPr>
          <w:delText>claimed the lives of over</w:delText>
        </w:r>
        <w:r w:rsidRPr="00E03DA1">
          <w:rPr>
            <w:rStyle w:val="tlid-translation"/>
            <w:rFonts w:ascii="Arial" w:hAnsi="Arial" w:cs="Arial"/>
            <w:lang w:val="en"/>
          </w:rPr>
          <w:delText xml:space="preserve"> 3,248 people</w:delText>
        </w:r>
        <w:r w:rsidR="00804B15">
          <w:rPr>
            <w:rStyle w:val="tlid-translation"/>
            <w:rFonts w:ascii="Arial" w:hAnsi="Arial" w:cs="Arial"/>
            <w:lang w:val="en"/>
          </w:rPr>
          <w:delText>.</w:delText>
        </w:r>
        <w:r w:rsidR="00822AD5">
          <w:rPr>
            <w:rStyle w:val="tlid-translation"/>
            <w:rFonts w:ascii="Arial" w:hAnsi="Arial" w:cs="Arial"/>
            <w:lang w:val="en"/>
          </w:rPr>
          <w:delText xml:space="preserve"> </w:delText>
        </w:r>
        <w:r w:rsidR="00E82620">
          <w:rPr>
            <w:rStyle w:val="tlid-translation"/>
            <w:rFonts w:ascii="Arial" w:hAnsi="Arial" w:cs="Arial"/>
            <w:lang w:val="en"/>
          </w:rPr>
          <w:delText xml:space="preserve">Moreover, </w:delText>
        </w:r>
        <w:r w:rsidRPr="00E03DA1">
          <w:rPr>
            <w:rStyle w:val="tlid-translation"/>
            <w:rFonts w:ascii="Arial" w:hAnsi="Arial" w:cs="Arial"/>
            <w:lang w:val="en"/>
          </w:rPr>
          <w:delText xml:space="preserve">Côte d'Ivoire </w:delText>
        </w:r>
        <w:r w:rsidR="007244A3">
          <w:rPr>
            <w:rStyle w:val="tlid-translation"/>
            <w:rFonts w:ascii="Arial" w:hAnsi="Arial" w:cs="Arial"/>
            <w:lang w:val="en"/>
          </w:rPr>
          <w:delText xml:space="preserve">will in </w:delText>
        </w:r>
        <w:r w:rsidRPr="00E03DA1">
          <w:rPr>
            <w:rStyle w:val="tlid-translation"/>
            <w:rFonts w:ascii="Arial" w:hAnsi="Arial" w:cs="Arial"/>
            <w:lang w:val="en"/>
          </w:rPr>
          <w:delText xml:space="preserve">October </w:delText>
        </w:r>
        <w:r w:rsidR="002F6DE7">
          <w:rPr>
            <w:rStyle w:val="tlid-translation"/>
            <w:rFonts w:ascii="Arial" w:hAnsi="Arial" w:cs="Arial"/>
            <w:lang w:val="en"/>
          </w:rPr>
          <w:delText xml:space="preserve">2020 </w:delText>
        </w:r>
        <w:r w:rsidRPr="00E03DA1">
          <w:rPr>
            <w:rStyle w:val="tlid-translation"/>
            <w:rFonts w:ascii="Arial" w:hAnsi="Arial" w:cs="Arial"/>
            <w:lang w:val="en"/>
          </w:rPr>
          <w:delText>have its</w:delText>
        </w:r>
        <w:r w:rsidR="00694092">
          <w:rPr>
            <w:rStyle w:val="tlid-translation"/>
            <w:rFonts w:ascii="Arial" w:hAnsi="Arial" w:cs="Arial"/>
            <w:lang w:val="en"/>
          </w:rPr>
          <w:delText xml:space="preserve"> high stake</w:delText>
        </w:r>
        <w:r w:rsidRPr="00E03DA1">
          <w:rPr>
            <w:rStyle w:val="tlid-translation"/>
            <w:rFonts w:ascii="Arial" w:hAnsi="Arial" w:cs="Arial"/>
            <w:lang w:val="en"/>
          </w:rPr>
          <w:delText xml:space="preserve"> first el</w:delText>
        </w:r>
        <w:r w:rsidR="00694092">
          <w:rPr>
            <w:rStyle w:val="tlid-translation"/>
            <w:rFonts w:ascii="Arial" w:hAnsi="Arial" w:cs="Arial"/>
            <w:lang w:val="en"/>
          </w:rPr>
          <w:delText xml:space="preserve">ection </w:delText>
        </w:r>
        <w:r w:rsidR="00E82620">
          <w:rPr>
            <w:rStyle w:val="tlid-translation"/>
            <w:rFonts w:ascii="Arial" w:hAnsi="Arial" w:cs="Arial"/>
            <w:lang w:val="en"/>
          </w:rPr>
          <w:delText>since th</w:delText>
        </w:r>
        <w:r w:rsidR="00694092">
          <w:rPr>
            <w:rStyle w:val="tlid-translation"/>
            <w:rFonts w:ascii="Arial" w:hAnsi="Arial" w:cs="Arial"/>
            <w:lang w:val="en"/>
          </w:rPr>
          <w:delText>at</w:delText>
        </w:r>
        <w:r w:rsidR="002F6DE7">
          <w:rPr>
            <w:rStyle w:val="tlid-translation"/>
            <w:rFonts w:ascii="Arial" w:hAnsi="Arial" w:cs="Arial"/>
            <w:lang w:val="en"/>
          </w:rPr>
          <w:delText xml:space="preserve"> </w:delText>
        </w:r>
        <w:r w:rsidR="00694092">
          <w:rPr>
            <w:rStyle w:val="tlid-translation"/>
            <w:rFonts w:ascii="Arial" w:hAnsi="Arial" w:cs="Arial"/>
            <w:lang w:val="en"/>
          </w:rPr>
          <w:delText>unfortunate post-electoral</w:delText>
        </w:r>
        <w:r w:rsidRPr="00E03DA1">
          <w:rPr>
            <w:rStyle w:val="tlid-translation"/>
            <w:rFonts w:ascii="Arial" w:hAnsi="Arial" w:cs="Arial"/>
            <w:lang w:val="en"/>
          </w:rPr>
          <w:delText xml:space="preserve"> crisis</w:delText>
        </w:r>
        <w:r w:rsidR="002F6DE7">
          <w:rPr>
            <w:rStyle w:val="tlid-translation"/>
            <w:rFonts w:ascii="Arial" w:hAnsi="Arial" w:cs="Arial"/>
            <w:lang w:val="en"/>
          </w:rPr>
          <w:delText xml:space="preserve"> of 2010/2011</w:delText>
        </w:r>
        <w:r w:rsidR="00F71474">
          <w:rPr>
            <w:rStyle w:val="tlid-translation"/>
            <w:rFonts w:ascii="Arial" w:hAnsi="Arial" w:cs="Arial"/>
            <w:lang w:val="en"/>
          </w:rPr>
          <w:delText>.</w:delText>
        </w:r>
        <w:r w:rsidRPr="00E03DA1">
          <w:rPr>
            <w:rStyle w:val="tlid-translation"/>
            <w:rFonts w:ascii="Arial" w:hAnsi="Arial" w:cs="Arial"/>
            <w:lang w:val="en"/>
          </w:rPr>
          <w:delText xml:space="preserve"> </w:delText>
        </w:r>
      </w:del>
    </w:p>
    <w:p w14:paraId="43C44A40" w14:textId="77777777" w:rsidR="00E03DA1" w:rsidRPr="00E03DA1" w:rsidRDefault="00E03DA1" w:rsidP="00694092">
      <w:pPr>
        <w:pStyle w:val="ListParagraph"/>
        <w:spacing w:line="360" w:lineRule="auto"/>
        <w:jc w:val="both"/>
        <w:rPr>
          <w:del w:id="618" w:author="SALSA" w:date="2026-09-25T21:07:00Z" w16du:dateUtc="2026-09-26T01:07:00Z"/>
          <w:rStyle w:val="tlid-translation"/>
          <w:rFonts w:ascii="Arial" w:hAnsi="Arial" w:cs="Arial"/>
          <w:lang w:val="en" w:eastAsia="en-GB"/>
        </w:rPr>
      </w:pPr>
    </w:p>
    <w:p w14:paraId="5C61569C" w14:textId="77777777" w:rsidR="007244A3" w:rsidRPr="00D04F46" w:rsidRDefault="00F71474" w:rsidP="00866EE7">
      <w:pPr>
        <w:pStyle w:val="ListParagraph"/>
        <w:numPr>
          <w:ilvl w:val="0"/>
          <w:numId w:val="4"/>
        </w:numPr>
        <w:spacing w:line="360" w:lineRule="auto"/>
        <w:jc w:val="both"/>
        <w:rPr>
          <w:del w:id="619" w:author="SALSA" w:date="2026-09-25T21:07:00Z" w16du:dateUtc="2026-09-26T01:07:00Z"/>
          <w:rFonts w:ascii="Arial" w:hAnsi="Arial" w:cs="Arial"/>
          <w:lang w:val="en" w:eastAsia="en-GB"/>
        </w:rPr>
      </w:pPr>
      <w:del w:id="620" w:author="SALSA" w:date="2026-09-25T21:07:00Z" w16du:dateUtc="2026-09-26T01:07:00Z">
        <w:r>
          <w:rPr>
            <w:rStyle w:val="tlid-translation"/>
            <w:rFonts w:ascii="Arial" w:hAnsi="Arial" w:cs="Arial"/>
            <w:lang w:val="en"/>
          </w:rPr>
          <w:delText xml:space="preserve">The Court notes that the Respondent State </w:delText>
        </w:r>
        <w:r w:rsidR="00615EC9">
          <w:rPr>
            <w:rStyle w:val="tlid-translation"/>
            <w:rFonts w:ascii="Arial" w:hAnsi="Arial" w:cs="Arial"/>
            <w:lang w:val="en"/>
          </w:rPr>
          <w:delText xml:space="preserve">seeks a ruling </w:delText>
        </w:r>
        <w:r>
          <w:rPr>
            <w:rStyle w:val="tlid-translation"/>
            <w:rFonts w:ascii="Arial" w:hAnsi="Arial" w:cs="Arial"/>
            <w:lang w:val="en"/>
          </w:rPr>
          <w:delText>that the A</w:delText>
        </w:r>
        <w:r w:rsidR="007244A3" w:rsidRPr="00D04F46">
          <w:rPr>
            <w:rStyle w:val="tlid-translation"/>
            <w:rFonts w:ascii="Arial" w:hAnsi="Arial" w:cs="Arial"/>
            <w:lang w:val="en"/>
          </w:rPr>
          <w:delText xml:space="preserve">pplication for </w:delText>
        </w:r>
        <w:r w:rsidR="00D04F46" w:rsidRPr="00D04F46">
          <w:rPr>
            <w:rStyle w:val="tlid-translation"/>
            <w:rFonts w:ascii="Arial" w:hAnsi="Arial" w:cs="Arial"/>
            <w:lang w:val="en"/>
          </w:rPr>
          <w:delText>provisional</w:delText>
        </w:r>
        <w:r w:rsidR="00107388">
          <w:rPr>
            <w:rStyle w:val="tlid-translation"/>
            <w:rFonts w:ascii="Arial" w:hAnsi="Arial" w:cs="Arial"/>
            <w:lang w:val="en"/>
          </w:rPr>
          <w:delText xml:space="preserve"> measures is in respect of</w:delText>
        </w:r>
        <w:r w:rsidR="00E61766">
          <w:rPr>
            <w:rStyle w:val="tlid-translation"/>
            <w:rFonts w:ascii="Arial" w:hAnsi="Arial" w:cs="Arial"/>
            <w:lang w:val="en"/>
          </w:rPr>
          <w:delText xml:space="preserve"> a law already enacted</w:delText>
        </w:r>
        <w:r w:rsidR="007244A3" w:rsidRPr="00D04F46">
          <w:rPr>
            <w:rStyle w:val="tlid-translation"/>
            <w:rFonts w:ascii="Arial" w:hAnsi="Arial" w:cs="Arial"/>
            <w:lang w:val="en"/>
          </w:rPr>
          <w:delText xml:space="preserve">, </w:delText>
        </w:r>
        <w:r w:rsidR="00AA1E2B">
          <w:rPr>
            <w:rStyle w:val="tlid-translation"/>
            <w:rFonts w:ascii="Arial" w:hAnsi="Arial" w:cs="Arial"/>
            <w:lang w:val="en"/>
          </w:rPr>
          <w:delText>that the members of the</w:delText>
        </w:r>
        <w:r w:rsidR="009B7029">
          <w:rPr>
            <w:rStyle w:val="tlid-translation"/>
            <w:rFonts w:ascii="Arial" w:hAnsi="Arial" w:cs="Arial"/>
            <w:lang w:val="en"/>
          </w:rPr>
          <w:delText xml:space="preserve"> Electoral</w:delText>
        </w:r>
        <w:r w:rsidR="00D04F46" w:rsidRPr="00D04F46">
          <w:rPr>
            <w:rStyle w:val="tlid-translation"/>
            <w:rFonts w:ascii="Arial" w:hAnsi="Arial" w:cs="Arial"/>
            <w:lang w:val="en"/>
          </w:rPr>
          <w:delText xml:space="preserve"> </w:delText>
        </w:r>
        <w:r w:rsidR="009B7029">
          <w:rPr>
            <w:rStyle w:val="tlid-translation"/>
            <w:rFonts w:ascii="Arial" w:hAnsi="Arial" w:cs="Arial"/>
            <w:lang w:val="en"/>
          </w:rPr>
          <w:delText>Commission</w:delText>
        </w:r>
        <w:r w:rsidR="001332BB">
          <w:rPr>
            <w:rStyle w:val="tlid-translation"/>
            <w:rFonts w:ascii="Arial" w:hAnsi="Arial" w:cs="Arial"/>
            <w:lang w:val="en"/>
          </w:rPr>
          <w:delText xml:space="preserve"> have been</w:delText>
        </w:r>
        <w:r w:rsidR="007244A3" w:rsidRPr="00D04F46">
          <w:rPr>
            <w:rStyle w:val="tlid-translation"/>
            <w:rFonts w:ascii="Arial" w:hAnsi="Arial" w:cs="Arial"/>
            <w:lang w:val="en"/>
          </w:rPr>
          <w:delText xml:space="preserve"> sworn </w:delText>
        </w:r>
        <w:r w:rsidR="001332BB">
          <w:rPr>
            <w:rStyle w:val="tlid-translation"/>
            <w:rFonts w:ascii="Arial" w:hAnsi="Arial" w:cs="Arial"/>
            <w:lang w:val="en"/>
          </w:rPr>
          <w:delText xml:space="preserve">in </w:delText>
        </w:r>
        <w:r w:rsidR="007244A3" w:rsidRPr="00D04F46">
          <w:rPr>
            <w:rStyle w:val="tlid-translation"/>
            <w:rFonts w:ascii="Arial" w:hAnsi="Arial" w:cs="Arial"/>
            <w:lang w:val="en"/>
          </w:rPr>
          <w:delText xml:space="preserve">before the Constitutional Council, </w:delText>
        </w:r>
        <w:r>
          <w:rPr>
            <w:rStyle w:val="tlid-translation"/>
            <w:rFonts w:ascii="Arial" w:hAnsi="Arial" w:cs="Arial"/>
            <w:lang w:val="en"/>
          </w:rPr>
          <w:delText xml:space="preserve">and </w:delText>
        </w:r>
        <w:r w:rsidR="007244A3" w:rsidRPr="00D04F46">
          <w:rPr>
            <w:rStyle w:val="tlid-translation"/>
            <w:rFonts w:ascii="Arial" w:hAnsi="Arial" w:cs="Arial"/>
            <w:lang w:val="en"/>
          </w:rPr>
          <w:delText xml:space="preserve">that the </w:delText>
        </w:r>
        <w:r>
          <w:rPr>
            <w:rStyle w:val="tlid-translation"/>
            <w:rFonts w:ascii="Arial" w:hAnsi="Arial" w:cs="Arial"/>
            <w:lang w:val="en"/>
          </w:rPr>
          <w:delText>B</w:delText>
        </w:r>
        <w:r w:rsidR="00D04F46" w:rsidRPr="00D04F46">
          <w:rPr>
            <w:rStyle w:val="tlid-translation"/>
            <w:rFonts w:ascii="Arial" w:hAnsi="Arial" w:cs="Arial"/>
            <w:lang w:val="en"/>
          </w:rPr>
          <w:delText>ureau</w:delText>
        </w:r>
        <w:r w:rsidR="009B7029">
          <w:rPr>
            <w:rStyle w:val="tlid-translation"/>
            <w:rFonts w:ascii="Arial" w:hAnsi="Arial" w:cs="Arial"/>
            <w:lang w:val="en"/>
          </w:rPr>
          <w:delText xml:space="preserve"> of the</w:delText>
        </w:r>
        <w:r w:rsidR="007244A3" w:rsidRPr="00D04F46">
          <w:rPr>
            <w:rStyle w:val="tlid-translation"/>
            <w:rFonts w:ascii="Arial" w:hAnsi="Arial" w:cs="Arial"/>
            <w:lang w:val="en"/>
          </w:rPr>
          <w:delText xml:space="preserve"> Electoral Commission was established on</w:delText>
        </w:r>
        <w:r>
          <w:rPr>
            <w:rStyle w:val="tlid-translation"/>
            <w:rFonts w:ascii="Arial" w:hAnsi="Arial" w:cs="Arial"/>
            <w:lang w:val="en"/>
          </w:rPr>
          <w:delText xml:space="preserve"> Monday 30 September 2019. The</w:delText>
        </w:r>
        <w:r w:rsidR="00866EE7">
          <w:rPr>
            <w:rStyle w:val="tlid-translation"/>
            <w:rFonts w:ascii="Arial" w:hAnsi="Arial" w:cs="Arial"/>
            <w:lang w:val="en"/>
          </w:rPr>
          <w:delText xml:space="preserve"> Court also notes that </w:delText>
        </w:r>
        <w:r w:rsidR="009B7029">
          <w:rPr>
            <w:rStyle w:val="tlid-translation"/>
            <w:rFonts w:ascii="Arial" w:hAnsi="Arial" w:cs="Arial"/>
            <w:lang w:val="en"/>
          </w:rPr>
          <w:delText xml:space="preserve">the </w:delText>
        </w:r>
        <w:r>
          <w:rPr>
            <w:rStyle w:val="tlid-translation"/>
            <w:rFonts w:ascii="Arial" w:hAnsi="Arial" w:cs="Arial"/>
            <w:lang w:val="en"/>
          </w:rPr>
          <w:delText>R</w:delText>
        </w:r>
        <w:r w:rsidR="00866EE7">
          <w:rPr>
            <w:rStyle w:val="tlid-translation"/>
            <w:rFonts w:ascii="Arial" w:hAnsi="Arial" w:cs="Arial"/>
            <w:lang w:val="en"/>
          </w:rPr>
          <w:delText>espondent State has contended</w:delText>
        </w:r>
        <w:r w:rsidR="007244A3" w:rsidRPr="00D04F46">
          <w:rPr>
            <w:rStyle w:val="tlid-translation"/>
            <w:rFonts w:ascii="Arial" w:hAnsi="Arial" w:cs="Arial"/>
            <w:lang w:val="en"/>
          </w:rPr>
          <w:delText xml:space="preserve"> that the provisional measures requested</w:delText>
        </w:r>
        <w:r w:rsidR="00866EE7">
          <w:rPr>
            <w:rStyle w:val="tlid-translation"/>
            <w:rFonts w:ascii="Arial" w:hAnsi="Arial" w:cs="Arial"/>
            <w:lang w:val="en"/>
          </w:rPr>
          <w:delText xml:space="preserve"> do not meet the requirements </w:delText>
        </w:r>
        <w:r w:rsidR="00AA1E2B">
          <w:rPr>
            <w:rStyle w:val="tlid-translation"/>
            <w:rFonts w:ascii="Arial" w:hAnsi="Arial" w:cs="Arial"/>
            <w:lang w:val="en"/>
          </w:rPr>
          <w:delText>set forth</w:delText>
        </w:r>
        <w:r w:rsidR="00866EE7">
          <w:rPr>
            <w:rStyle w:val="tlid-translation"/>
            <w:rFonts w:ascii="Arial" w:hAnsi="Arial" w:cs="Arial"/>
            <w:lang w:val="en"/>
          </w:rPr>
          <w:delText xml:space="preserve"> in Article 27 of the Protocol, </w:delText>
        </w:r>
        <w:r w:rsidR="007244A3" w:rsidRPr="00D04F46">
          <w:rPr>
            <w:rStyle w:val="tlid-translation"/>
            <w:rFonts w:ascii="Arial" w:hAnsi="Arial" w:cs="Arial"/>
            <w:lang w:val="en"/>
          </w:rPr>
          <w:delText>that the Applicants' pleas and argument</w:delText>
        </w:r>
        <w:r w:rsidR="00AB10C9">
          <w:rPr>
            <w:rStyle w:val="tlid-translation"/>
            <w:rFonts w:ascii="Arial" w:hAnsi="Arial" w:cs="Arial"/>
            <w:lang w:val="en"/>
          </w:rPr>
          <w:delText>s</w:delText>
        </w:r>
        <w:r w:rsidR="007244A3" w:rsidRPr="00D04F46">
          <w:rPr>
            <w:rStyle w:val="tlid-translation"/>
            <w:rFonts w:ascii="Arial" w:hAnsi="Arial" w:cs="Arial"/>
            <w:lang w:val="en"/>
          </w:rPr>
          <w:delText xml:space="preserve"> are based solely on </w:delText>
        </w:r>
        <w:r w:rsidR="00151078">
          <w:rPr>
            <w:rStyle w:val="tlid-translation"/>
            <w:rFonts w:ascii="Arial" w:hAnsi="Arial" w:cs="Arial"/>
            <w:lang w:val="en"/>
          </w:rPr>
          <w:delText xml:space="preserve">fears </w:delText>
        </w:r>
        <w:r w:rsidR="007244A3" w:rsidRPr="00D04F46">
          <w:rPr>
            <w:rStyle w:val="tlid-translation"/>
            <w:rFonts w:ascii="Arial" w:hAnsi="Arial" w:cs="Arial"/>
            <w:lang w:val="en"/>
          </w:rPr>
          <w:delText>without any real dir</w:delText>
        </w:r>
        <w:r w:rsidR="00107388">
          <w:rPr>
            <w:rStyle w:val="tlid-translation"/>
            <w:rFonts w:ascii="Arial" w:hAnsi="Arial" w:cs="Arial"/>
            <w:lang w:val="en"/>
          </w:rPr>
          <w:delText>ect relationship with the impugned</w:delText>
        </w:r>
        <w:r w:rsidR="00866EE7">
          <w:rPr>
            <w:rStyle w:val="tlid-translation"/>
            <w:rFonts w:ascii="Arial" w:hAnsi="Arial" w:cs="Arial"/>
            <w:lang w:val="en"/>
          </w:rPr>
          <w:delText xml:space="preserve"> situation,</w:delText>
        </w:r>
        <w:r w:rsidR="007244A3" w:rsidRPr="00D04F46">
          <w:rPr>
            <w:rStyle w:val="tlid-translation"/>
            <w:rFonts w:ascii="Arial" w:hAnsi="Arial" w:cs="Arial"/>
            <w:lang w:val="en"/>
          </w:rPr>
          <w:delText xml:space="preserve"> </w:delText>
        </w:r>
        <w:r w:rsidR="00E61766">
          <w:rPr>
            <w:rStyle w:val="tlid-translation"/>
            <w:rFonts w:ascii="Arial" w:hAnsi="Arial" w:cs="Arial"/>
            <w:lang w:val="en"/>
          </w:rPr>
          <w:delText>and that the Applicants</w:delText>
        </w:r>
        <w:r w:rsidR="00107388">
          <w:rPr>
            <w:rStyle w:val="tlid-translation"/>
            <w:rFonts w:ascii="Arial" w:hAnsi="Arial" w:cs="Arial"/>
            <w:lang w:val="en"/>
          </w:rPr>
          <w:delText xml:space="preserve"> </w:delText>
        </w:r>
        <w:r w:rsidR="007244A3" w:rsidRPr="00D04F46">
          <w:rPr>
            <w:rStyle w:val="tlid-translation"/>
            <w:rFonts w:ascii="Arial" w:hAnsi="Arial" w:cs="Arial"/>
            <w:lang w:val="en"/>
          </w:rPr>
          <w:delText>have not been able to</w:delText>
        </w:r>
        <w:r w:rsidR="00107388">
          <w:rPr>
            <w:rStyle w:val="tlid-translation"/>
            <w:rFonts w:ascii="Arial" w:hAnsi="Arial" w:cs="Arial"/>
            <w:lang w:val="en"/>
          </w:rPr>
          <w:delText xml:space="preserve"> sufficiently demonstrate that</w:delText>
        </w:r>
        <w:r w:rsidR="00151078">
          <w:rPr>
            <w:rStyle w:val="tlid-translation"/>
            <w:rFonts w:ascii="Arial" w:hAnsi="Arial" w:cs="Arial"/>
            <w:lang w:val="en"/>
          </w:rPr>
          <w:delText xml:space="preserve"> the conditions set forth</w:delText>
        </w:r>
        <w:r w:rsidR="00107388">
          <w:rPr>
            <w:rStyle w:val="tlid-translation"/>
            <w:rFonts w:ascii="Arial" w:hAnsi="Arial" w:cs="Arial"/>
            <w:lang w:val="en"/>
          </w:rPr>
          <w:delText xml:space="preserve"> by Article 27 of the Protocol have been met.</w:delText>
        </w:r>
      </w:del>
    </w:p>
    <w:p w14:paraId="1D4484F4" w14:textId="77777777" w:rsidR="00E03DA1" w:rsidRPr="00E03DA1" w:rsidRDefault="00E03DA1" w:rsidP="00E03DA1">
      <w:pPr>
        <w:pStyle w:val="ListParagraph"/>
        <w:rPr>
          <w:del w:id="621" w:author="SALSA" w:date="2026-09-25T21:07:00Z" w16du:dateUtc="2026-09-26T01:07:00Z"/>
          <w:rFonts w:ascii="Arial" w:hAnsi="Arial" w:cs="Arial"/>
          <w:lang w:val="en" w:eastAsia="en-GB"/>
        </w:rPr>
      </w:pPr>
    </w:p>
    <w:p w14:paraId="68AD35CB" w14:textId="77777777" w:rsidR="001F267D" w:rsidRPr="00D04F46" w:rsidRDefault="00D04F46" w:rsidP="000B7C1D">
      <w:pPr>
        <w:pStyle w:val="ListParagraph"/>
        <w:numPr>
          <w:ilvl w:val="0"/>
          <w:numId w:val="4"/>
        </w:numPr>
        <w:spacing w:line="360" w:lineRule="auto"/>
        <w:jc w:val="both"/>
        <w:rPr>
          <w:del w:id="622" w:author="SALSA" w:date="2026-09-25T21:07:00Z" w16du:dateUtc="2026-09-26T01:07:00Z"/>
          <w:rStyle w:val="tlid-translation"/>
          <w:rFonts w:ascii="Arial" w:hAnsi="Arial" w:cs="Arial"/>
          <w:lang w:val="en" w:eastAsia="en-GB"/>
        </w:rPr>
      </w:pPr>
      <w:del w:id="623" w:author="SALSA" w:date="2026-09-25T21:07:00Z" w16du:dateUtc="2026-09-26T01:07:00Z">
        <w:r w:rsidRPr="00D04F46">
          <w:rPr>
            <w:rStyle w:val="tlid-translation"/>
            <w:lang w:val="en"/>
          </w:rPr>
          <w:delText xml:space="preserve"> </w:delText>
        </w:r>
        <w:r w:rsidRPr="00D04F46">
          <w:rPr>
            <w:rStyle w:val="tlid-translation"/>
            <w:rFonts w:ascii="Arial" w:hAnsi="Arial" w:cs="Arial"/>
            <w:lang w:val="en"/>
          </w:rPr>
          <w:delText xml:space="preserve">The Court </w:delText>
        </w:r>
        <w:r w:rsidR="00E61766">
          <w:rPr>
            <w:rStyle w:val="tlid-translation"/>
            <w:rFonts w:ascii="Arial" w:hAnsi="Arial" w:cs="Arial"/>
            <w:lang w:val="en"/>
          </w:rPr>
          <w:delText>notes that the A</w:delText>
        </w:r>
        <w:r w:rsidRPr="00D04F46">
          <w:rPr>
            <w:rStyle w:val="tlid-translation"/>
            <w:rFonts w:ascii="Arial" w:hAnsi="Arial" w:cs="Arial"/>
            <w:lang w:val="en"/>
          </w:rPr>
          <w:delText>pplica</w:delText>
        </w:r>
        <w:r w:rsidR="00E61766">
          <w:rPr>
            <w:rStyle w:val="tlid-translation"/>
            <w:rFonts w:ascii="Arial" w:hAnsi="Arial" w:cs="Arial"/>
            <w:lang w:val="en"/>
          </w:rPr>
          <w:delText>tion for provisional measures seeking to</w:delText>
        </w:r>
        <w:r w:rsidRPr="00D04F46">
          <w:rPr>
            <w:rStyle w:val="tlid-translation"/>
            <w:rFonts w:ascii="Arial" w:hAnsi="Arial" w:cs="Arial"/>
            <w:lang w:val="en"/>
          </w:rPr>
          <w:delText xml:space="preserve"> prevent the application of the said law has become irrelevant following the establishment of the Inde</w:delText>
        </w:r>
        <w:r w:rsidR="00844895">
          <w:rPr>
            <w:rStyle w:val="tlid-translation"/>
            <w:rFonts w:ascii="Arial" w:hAnsi="Arial" w:cs="Arial"/>
            <w:lang w:val="en"/>
          </w:rPr>
          <w:delText>pendent Electoral Commission as well as</w:delText>
        </w:r>
        <w:r w:rsidRPr="00D04F46">
          <w:rPr>
            <w:rStyle w:val="tlid-translation"/>
            <w:rFonts w:ascii="Arial" w:hAnsi="Arial" w:cs="Arial"/>
            <w:lang w:val="en"/>
          </w:rPr>
          <w:delText xml:space="preserve"> the appointment of its members and the personalities proposed by the dif</w:delText>
        </w:r>
        <w:r w:rsidR="00E61766">
          <w:rPr>
            <w:rStyle w:val="tlid-translation"/>
            <w:rFonts w:ascii="Arial" w:hAnsi="Arial" w:cs="Arial"/>
            <w:lang w:val="en"/>
          </w:rPr>
          <w:delText>ferent organs of the Respondent S</w:delText>
        </w:r>
        <w:r w:rsidRPr="00D04F46">
          <w:rPr>
            <w:rStyle w:val="tlid-translation"/>
            <w:rFonts w:ascii="Arial" w:hAnsi="Arial" w:cs="Arial"/>
            <w:lang w:val="en"/>
          </w:rPr>
          <w:delText>tate</w:delText>
        </w:r>
        <w:r>
          <w:rPr>
            <w:rStyle w:val="tlid-translation"/>
            <w:rFonts w:ascii="Arial" w:hAnsi="Arial" w:cs="Arial"/>
            <w:lang w:val="en"/>
          </w:rPr>
          <w:delText>.</w:delText>
        </w:r>
      </w:del>
    </w:p>
    <w:p w14:paraId="57F58C94" w14:textId="77777777" w:rsidR="00D04F46" w:rsidRPr="00D04F46" w:rsidRDefault="00D04F46" w:rsidP="00D04F46">
      <w:pPr>
        <w:pStyle w:val="ListParagraph"/>
        <w:rPr>
          <w:del w:id="624" w:author="SALSA" w:date="2026-09-25T21:07:00Z" w16du:dateUtc="2026-09-26T01:07:00Z"/>
          <w:rFonts w:ascii="Arial" w:hAnsi="Arial" w:cs="Arial"/>
          <w:lang w:val="en" w:eastAsia="en-GB"/>
        </w:rPr>
      </w:pPr>
    </w:p>
    <w:p w14:paraId="021EEFD2" w14:textId="77777777" w:rsidR="001F267D" w:rsidRPr="00AD7D33" w:rsidRDefault="0087755F" w:rsidP="00AD7D33">
      <w:pPr>
        <w:pStyle w:val="ListParagraph"/>
        <w:numPr>
          <w:ilvl w:val="0"/>
          <w:numId w:val="4"/>
        </w:numPr>
        <w:spacing w:line="360" w:lineRule="auto"/>
        <w:jc w:val="both"/>
        <w:rPr>
          <w:del w:id="625" w:author="SALSA" w:date="2026-09-25T21:07:00Z" w16du:dateUtc="2026-09-26T01:07:00Z"/>
          <w:rStyle w:val="tlid-translation"/>
          <w:rFonts w:ascii="Arial" w:hAnsi="Arial" w:cs="Arial"/>
          <w:b/>
          <w:bCs/>
          <w:lang w:val="en" w:eastAsia="en-GB"/>
        </w:rPr>
      </w:pPr>
      <w:del w:id="626" w:author="SALSA" w:date="2026-09-25T21:07:00Z" w16du:dateUtc="2026-09-26T01:07:00Z">
        <w:r w:rsidRPr="00AD7D33">
          <w:rPr>
            <w:rStyle w:val="tlid-translation"/>
            <w:rFonts w:ascii="Arial" w:hAnsi="Arial" w:cs="Arial"/>
            <w:b/>
            <w:bCs/>
            <w:lang w:val="en"/>
          </w:rPr>
          <w:delText>The Court holds</w:delText>
        </w:r>
        <w:r w:rsidR="00D04F46" w:rsidRPr="00AD7D33">
          <w:rPr>
            <w:rStyle w:val="tlid-translation"/>
            <w:rFonts w:ascii="Arial" w:hAnsi="Arial" w:cs="Arial"/>
            <w:b/>
            <w:bCs/>
            <w:lang w:val="en"/>
          </w:rPr>
          <w:delText xml:space="preserve"> that in view of the facts of this case as reported by the Applicants and the Respondent State</w:delText>
        </w:r>
        <w:r w:rsidR="00E61766" w:rsidRPr="00AD7D33">
          <w:rPr>
            <w:rStyle w:val="tlid-translation"/>
            <w:rFonts w:ascii="Arial" w:hAnsi="Arial" w:cs="Arial"/>
            <w:b/>
            <w:bCs/>
            <w:lang w:val="en"/>
          </w:rPr>
          <w:delText xml:space="preserve">, </w:delText>
        </w:r>
        <w:r w:rsidR="0014780A" w:rsidRPr="00AD7D33">
          <w:rPr>
            <w:rStyle w:val="tlid-translation"/>
            <w:rFonts w:ascii="Arial" w:hAnsi="Arial" w:cs="Arial"/>
            <w:b/>
            <w:bCs/>
            <w:lang w:val="en"/>
          </w:rPr>
          <w:delText>the circumstances</w:delText>
        </w:r>
        <w:r w:rsidR="00D04F46" w:rsidRPr="00AD7D33">
          <w:rPr>
            <w:rStyle w:val="tlid-translation"/>
            <w:rFonts w:ascii="Arial" w:hAnsi="Arial" w:cs="Arial"/>
            <w:b/>
            <w:bCs/>
            <w:lang w:val="en"/>
          </w:rPr>
          <w:delText xml:space="preserve"> do not </w:delText>
        </w:r>
        <w:r w:rsidR="0014780A" w:rsidRPr="00AD7D33">
          <w:rPr>
            <w:rStyle w:val="tlid-translation"/>
            <w:rFonts w:ascii="Arial" w:hAnsi="Arial" w:cs="Arial"/>
            <w:b/>
            <w:bCs/>
            <w:lang w:val="en"/>
          </w:rPr>
          <w:delText>reveal</w:delText>
        </w:r>
        <w:r w:rsidR="00D04F46" w:rsidRPr="00AD7D33">
          <w:rPr>
            <w:rStyle w:val="tlid-translation"/>
            <w:rFonts w:ascii="Arial" w:hAnsi="Arial" w:cs="Arial"/>
            <w:b/>
            <w:bCs/>
            <w:lang w:val="en"/>
          </w:rPr>
          <w:delText xml:space="preserve"> a situ</w:delText>
        </w:r>
        <w:r w:rsidR="00E61766" w:rsidRPr="00AD7D33">
          <w:rPr>
            <w:rStyle w:val="tlid-translation"/>
            <w:rFonts w:ascii="Arial" w:hAnsi="Arial" w:cs="Arial"/>
            <w:b/>
            <w:bCs/>
            <w:lang w:val="en"/>
          </w:rPr>
          <w:delText xml:space="preserve">ation </w:delText>
        </w:r>
        <w:r w:rsidR="0014780A" w:rsidRPr="00AD7D33">
          <w:rPr>
            <w:rStyle w:val="tlid-translation"/>
            <w:rFonts w:ascii="Arial" w:hAnsi="Arial" w:cs="Arial"/>
            <w:b/>
            <w:bCs/>
            <w:lang w:val="en"/>
          </w:rPr>
          <w:delText xml:space="preserve">of which </w:delText>
        </w:r>
        <w:r w:rsidR="00E61766" w:rsidRPr="00AD7D33">
          <w:rPr>
            <w:rStyle w:val="tlid-translation"/>
            <w:rFonts w:ascii="Arial" w:hAnsi="Arial" w:cs="Arial"/>
            <w:b/>
            <w:bCs/>
            <w:lang w:val="en"/>
          </w:rPr>
          <w:delText>the gravity and urgency</w:delText>
        </w:r>
        <w:r w:rsidR="00D04F46" w:rsidRPr="00AD7D33">
          <w:rPr>
            <w:rStyle w:val="tlid-translation"/>
            <w:rFonts w:ascii="Arial" w:hAnsi="Arial" w:cs="Arial"/>
            <w:b/>
            <w:bCs/>
            <w:lang w:val="en"/>
          </w:rPr>
          <w:delText xml:space="preserve"> would pose a risk of irreparable harm to the Applicants or </w:delText>
        </w:r>
        <w:r w:rsidRPr="00AD7D33">
          <w:rPr>
            <w:rStyle w:val="tlid-translation"/>
            <w:rFonts w:ascii="Arial" w:hAnsi="Arial" w:cs="Arial"/>
            <w:b/>
            <w:bCs/>
            <w:lang w:val="en"/>
          </w:rPr>
          <w:delText xml:space="preserve">trigger </w:delText>
        </w:r>
        <w:r w:rsidR="00D04F46" w:rsidRPr="00AD7D33">
          <w:rPr>
            <w:rStyle w:val="tlid-translation"/>
            <w:rFonts w:ascii="Arial" w:hAnsi="Arial" w:cs="Arial"/>
            <w:b/>
            <w:bCs/>
            <w:lang w:val="en"/>
          </w:rPr>
          <w:delText>an immediate social disorder.</w:delText>
        </w:r>
        <w:r w:rsidR="00AD7D33" w:rsidRPr="00AD7D33">
          <w:rPr>
            <w:rStyle w:val="tlid-translation"/>
            <w:rFonts w:ascii="Arial" w:hAnsi="Arial" w:cs="Arial"/>
            <w:b/>
            <w:bCs/>
            <w:lang w:val="en"/>
          </w:rPr>
          <w:delText xml:space="preserve"> </w:delText>
        </w:r>
        <w:r w:rsidRPr="00AD7D33">
          <w:rPr>
            <w:rStyle w:val="tlid-translation"/>
            <w:rFonts w:ascii="Arial" w:hAnsi="Arial" w:cs="Arial"/>
            <w:b/>
            <w:bCs/>
            <w:lang w:val="en"/>
          </w:rPr>
          <w:delText xml:space="preserve">The Court </w:delText>
        </w:r>
        <w:r w:rsidR="00134EC1" w:rsidRPr="00AD7D33">
          <w:rPr>
            <w:rStyle w:val="tlid-translation"/>
            <w:rFonts w:ascii="Arial" w:hAnsi="Arial" w:cs="Arial"/>
            <w:b/>
            <w:bCs/>
            <w:lang w:val="en"/>
          </w:rPr>
          <w:delText>also</w:delText>
        </w:r>
        <w:r w:rsidRPr="00AD7D33">
          <w:rPr>
            <w:rStyle w:val="tlid-translation"/>
            <w:rFonts w:ascii="Arial" w:hAnsi="Arial" w:cs="Arial"/>
            <w:b/>
            <w:bCs/>
            <w:lang w:val="en"/>
          </w:rPr>
          <w:delText xml:space="preserve"> holds</w:delText>
        </w:r>
        <w:r w:rsidR="00E87B42" w:rsidRPr="00AD7D33">
          <w:rPr>
            <w:rStyle w:val="tlid-translation"/>
            <w:rFonts w:ascii="Arial" w:hAnsi="Arial" w:cs="Arial"/>
            <w:b/>
            <w:bCs/>
            <w:lang w:val="en"/>
          </w:rPr>
          <w:delText xml:space="preserve"> that since the Applican</w:delText>
        </w:r>
        <w:r w:rsidR="009F2B94" w:rsidRPr="00AD7D33">
          <w:rPr>
            <w:rStyle w:val="tlid-translation"/>
            <w:rFonts w:ascii="Arial" w:hAnsi="Arial" w:cs="Arial"/>
            <w:b/>
            <w:bCs/>
            <w:lang w:val="en"/>
          </w:rPr>
          <w:delText>ts have not provided evidence as to</w:delText>
        </w:r>
        <w:r w:rsidR="00E87B42" w:rsidRPr="00AD7D33">
          <w:rPr>
            <w:rStyle w:val="tlid-translation"/>
            <w:rFonts w:ascii="Arial" w:hAnsi="Arial" w:cs="Arial"/>
            <w:b/>
            <w:bCs/>
            <w:lang w:val="en"/>
          </w:rPr>
          <w:delText xml:space="preserve"> the extreme</w:delText>
        </w:r>
        <w:r w:rsidR="009F2B94" w:rsidRPr="00AD7D33">
          <w:rPr>
            <w:rStyle w:val="tlid-translation"/>
            <w:rFonts w:ascii="Arial" w:hAnsi="Arial" w:cs="Arial"/>
            <w:b/>
            <w:bCs/>
            <w:lang w:val="en"/>
          </w:rPr>
          <w:delText xml:space="preserve"> gravity of the situation and given</w:delText>
        </w:r>
        <w:r w:rsidR="00E87B42" w:rsidRPr="00AD7D33">
          <w:rPr>
            <w:rStyle w:val="tlid-translation"/>
            <w:rFonts w:ascii="Arial" w:hAnsi="Arial" w:cs="Arial"/>
            <w:b/>
            <w:bCs/>
            <w:lang w:val="en"/>
          </w:rPr>
          <w:delText xml:space="preserve"> the circumstances of</w:delText>
        </w:r>
        <w:r w:rsidR="00134EC1" w:rsidRPr="00AD7D33">
          <w:rPr>
            <w:rStyle w:val="tlid-translation"/>
            <w:rFonts w:ascii="Arial" w:hAnsi="Arial" w:cs="Arial"/>
            <w:b/>
            <w:bCs/>
            <w:lang w:val="en"/>
          </w:rPr>
          <w:delText xml:space="preserve"> this case, the request for </w:delText>
        </w:r>
        <w:r w:rsidR="00E87B42" w:rsidRPr="00AD7D33">
          <w:rPr>
            <w:rStyle w:val="tlid-translation"/>
            <w:rFonts w:ascii="Arial" w:hAnsi="Arial" w:cs="Arial"/>
            <w:b/>
            <w:bCs/>
            <w:lang w:val="en"/>
          </w:rPr>
          <w:delText>mea</w:delText>
        </w:r>
        <w:r w:rsidR="00134EC1" w:rsidRPr="00AD7D33">
          <w:rPr>
            <w:rStyle w:val="tlid-translation"/>
            <w:rFonts w:ascii="Arial" w:hAnsi="Arial" w:cs="Arial"/>
            <w:b/>
            <w:bCs/>
            <w:lang w:val="en"/>
          </w:rPr>
          <w:delText>sures to be ordered prior to consideration</w:delText>
        </w:r>
        <w:r w:rsidR="00E87B42" w:rsidRPr="00AD7D33">
          <w:rPr>
            <w:rStyle w:val="tlid-translation"/>
            <w:rFonts w:ascii="Arial" w:hAnsi="Arial" w:cs="Arial"/>
            <w:b/>
            <w:bCs/>
            <w:lang w:val="en"/>
          </w:rPr>
          <w:delText xml:space="preserve"> of</w:delText>
        </w:r>
        <w:r w:rsidR="00134EC1" w:rsidRPr="00AD7D33">
          <w:rPr>
            <w:rStyle w:val="tlid-translation"/>
            <w:rFonts w:ascii="Arial" w:hAnsi="Arial" w:cs="Arial"/>
            <w:b/>
            <w:bCs/>
            <w:lang w:val="en"/>
          </w:rPr>
          <w:delText xml:space="preserve"> the merits</w:delText>
        </w:r>
        <w:r w:rsidR="00E87B42" w:rsidRPr="00AD7D33">
          <w:rPr>
            <w:rStyle w:val="tlid-translation"/>
            <w:rFonts w:ascii="Arial" w:hAnsi="Arial" w:cs="Arial"/>
            <w:b/>
            <w:bCs/>
            <w:lang w:val="en"/>
          </w:rPr>
          <w:delText xml:space="preserve"> is not just</w:delText>
        </w:r>
        <w:r w:rsidR="00F2192E" w:rsidRPr="00AD7D33">
          <w:rPr>
            <w:rStyle w:val="tlid-translation"/>
            <w:rFonts w:ascii="Arial" w:hAnsi="Arial" w:cs="Arial"/>
            <w:b/>
            <w:bCs/>
            <w:lang w:val="en"/>
          </w:rPr>
          <w:delText>ified. T</w:delText>
        </w:r>
        <w:r w:rsidR="00134EC1" w:rsidRPr="00AD7D33">
          <w:rPr>
            <w:rStyle w:val="tlid-translation"/>
            <w:rFonts w:ascii="Arial" w:hAnsi="Arial" w:cs="Arial"/>
            <w:b/>
            <w:bCs/>
            <w:lang w:val="en"/>
          </w:rPr>
          <w:delText xml:space="preserve">he Application is </w:delText>
        </w:r>
        <w:r w:rsidR="00F2192E" w:rsidRPr="00AD7D33">
          <w:rPr>
            <w:rStyle w:val="tlid-translation"/>
            <w:rFonts w:ascii="Arial" w:hAnsi="Arial" w:cs="Arial"/>
            <w:b/>
            <w:bCs/>
            <w:lang w:val="en"/>
          </w:rPr>
          <w:delText xml:space="preserve">consequently </w:delText>
        </w:r>
        <w:r w:rsidR="00134EC1" w:rsidRPr="00AD7D33">
          <w:rPr>
            <w:rStyle w:val="tlid-translation"/>
            <w:rFonts w:ascii="Arial" w:hAnsi="Arial" w:cs="Arial"/>
            <w:b/>
            <w:bCs/>
            <w:lang w:val="en"/>
          </w:rPr>
          <w:delText>dismissed</w:delText>
        </w:r>
        <w:r w:rsidR="00E87B42" w:rsidRPr="00AD7D33">
          <w:rPr>
            <w:rStyle w:val="tlid-translation"/>
            <w:rFonts w:ascii="Arial" w:hAnsi="Arial" w:cs="Arial"/>
            <w:b/>
            <w:bCs/>
            <w:lang w:val="en"/>
          </w:rPr>
          <w:delText>.</w:delText>
        </w:r>
      </w:del>
    </w:p>
    <w:p w14:paraId="77E30DE6" w14:textId="77777777" w:rsidR="001F267D" w:rsidRDefault="001F267D" w:rsidP="00245496">
      <w:pPr>
        <w:spacing w:line="360" w:lineRule="auto"/>
        <w:ind w:left="1276"/>
        <w:jc w:val="both"/>
        <w:rPr>
          <w:del w:id="627" w:author="SALSA" w:date="2026-09-25T21:07:00Z" w16du:dateUtc="2026-09-26T01:07:00Z"/>
          <w:rStyle w:val="tlid-translation"/>
          <w:rFonts w:ascii="Arial" w:hAnsi="Arial" w:cs="Arial"/>
          <w:lang w:val="en"/>
        </w:rPr>
      </w:pPr>
    </w:p>
    <w:p w14:paraId="5C991CC1" w14:textId="77777777" w:rsidR="001F267D" w:rsidRDefault="00B064E1" w:rsidP="000B7C1D">
      <w:pPr>
        <w:pStyle w:val="ListParagraph"/>
        <w:numPr>
          <w:ilvl w:val="0"/>
          <w:numId w:val="4"/>
        </w:numPr>
        <w:spacing w:line="360" w:lineRule="auto"/>
        <w:jc w:val="both"/>
        <w:rPr>
          <w:del w:id="628" w:author="SALSA" w:date="2026-09-25T21:07:00Z" w16du:dateUtc="2026-09-26T01:07:00Z"/>
          <w:rStyle w:val="tlid-translation"/>
          <w:rFonts w:ascii="Arial" w:hAnsi="Arial" w:cs="Arial"/>
          <w:lang w:val="en"/>
        </w:rPr>
      </w:pPr>
      <w:del w:id="629" w:author="SALSA" w:date="2026-09-25T21:07:00Z" w16du:dateUtc="2026-09-26T01:07:00Z">
        <w:r>
          <w:rPr>
            <w:rStyle w:val="tlid-translation"/>
            <w:rFonts w:ascii="Arial" w:hAnsi="Arial" w:cs="Arial"/>
            <w:lang w:val="en"/>
          </w:rPr>
          <w:delText>This O</w:delText>
        </w:r>
        <w:r w:rsidR="00134EC1">
          <w:rPr>
            <w:rStyle w:val="tlid-translation"/>
            <w:rFonts w:ascii="Arial" w:hAnsi="Arial" w:cs="Arial"/>
            <w:lang w:val="en"/>
          </w:rPr>
          <w:delText>rder of</w:delText>
        </w:r>
        <w:r w:rsidR="00E87B42" w:rsidRPr="00521E81">
          <w:rPr>
            <w:rStyle w:val="tlid-translation"/>
            <w:rFonts w:ascii="Arial" w:hAnsi="Arial" w:cs="Arial"/>
            <w:lang w:val="en"/>
          </w:rPr>
          <w:delText xml:space="preserve"> </w:delText>
        </w:r>
        <w:r w:rsidR="00C84DA2">
          <w:rPr>
            <w:rStyle w:val="tlid-translation"/>
            <w:rFonts w:ascii="Arial" w:hAnsi="Arial" w:cs="Arial"/>
            <w:lang w:val="en"/>
          </w:rPr>
          <w:delText>provisional</w:delText>
        </w:r>
        <w:r w:rsidR="00E87B42" w:rsidRPr="00521E81">
          <w:rPr>
            <w:rStyle w:val="tlid-translation"/>
            <w:rFonts w:ascii="Arial" w:hAnsi="Arial" w:cs="Arial"/>
            <w:lang w:val="en"/>
          </w:rPr>
          <w:delText xml:space="preserve"> measures remains provisional</w:delText>
        </w:r>
        <w:r w:rsidR="00134EC1">
          <w:rPr>
            <w:rStyle w:val="tlid-translation"/>
            <w:rFonts w:ascii="Arial" w:hAnsi="Arial" w:cs="Arial"/>
            <w:lang w:val="en"/>
          </w:rPr>
          <w:delText xml:space="preserve"> in nature</w:delText>
        </w:r>
        <w:r w:rsidR="00E87B42" w:rsidRPr="00521E81">
          <w:rPr>
            <w:rStyle w:val="tlid-translation"/>
            <w:rFonts w:ascii="Arial" w:hAnsi="Arial" w:cs="Arial"/>
            <w:lang w:val="en"/>
          </w:rPr>
          <w:delText xml:space="preserve"> and in no way prejudges the Cour</w:delText>
        </w:r>
        <w:r w:rsidR="005F391E">
          <w:rPr>
            <w:rStyle w:val="tlid-translation"/>
            <w:rFonts w:ascii="Arial" w:hAnsi="Arial" w:cs="Arial"/>
            <w:lang w:val="en"/>
          </w:rPr>
          <w:delText>t's decisions</w:delText>
        </w:r>
        <w:r w:rsidR="00E87B42" w:rsidRPr="00521E81">
          <w:rPr>
            <w:rStyle w:val="tlid-translation"/>
            <w:rFonts w:ascii="Arial" w:hAnsi="Arial" w:cs="Arial"/>
            <w:lang w:val="en"/>
          </w:rPr>
          <w:delText xml:space="preserve"> on the merits of the case.</w:delText>
        </w:r>
      </w:del>
    </w:p>
    <w:p w14:paraId="78F0EDC1" w14:textId="77777777" w:rsidR="001F267D" w:rsidRDefault="001F267D" w:rsidP="001F267D">
      <w:pPr>
        <w:spacing w:line="360" w:lineRule="auto"/>
        <w:jc w:val="both"/>
        <w:rPr>
          <w:del w:id="630" w:author="SALSA" w:date="2026-09-25T21:07:00Z" w16du:dateUtc="2026-09-26T01:07:00Z"/>
          <w:rStyle w:val="tlid-translation"/>
          <w:rFonts w:ascii="Arial" w:hAnsi="Arial" w:cs="Arial"/>
          <w:lang w:val="en"/>
        </w:rPr>
      </w:pPr>
    </w:p>
    <w:p w14:paraId="4DDDF68E" w14:textId="77777777" w:rsidR="001F267D" w:rsidRPr="00134EC1" w:rsidRDefault="00134EC1" w:rsidP="001F267D">
      <w:pPr>
        <w:spacing w:line="360" w:lineRule="auto"/>
        <w:jc w:val="both"/>
        <w:rPr>
          <w:del w:id="631" w:author="SALSA" w:date="2026-09-25T21:07:00Z" w16du:dateUtc="2026-09-26T01:07:00Z"/>
          <w:rStyle w:val="tlid-translation"/>
          <w:rFonts w:ascii="Arial" w:hAnsi="Arial" w:cs="Arial"/>
          <w:b/>
          <w:bCs/>
          <w:lang w:val="en"/>
        </w:rPr>
      </w:pPr>
      <w:del w:id="632" w:author="SALSA" w:date="2026-09-25T21:07:00Z" w16du:dateUtc="2026-09-26T01:07:00Z">
        <w:r w:rsidRPr="00134EC1">
          <w:rPr>
            <w:rStyle w:val="tlid-translation"/>
            <w:rFonts w:ascii="Arial" w:hAnsi="Arial" w:cs="Arial"/>
            <w:b/>
            <w:bCs/>
            <w:lang w:val="en"/>
          </w:rPr>
          <w:delText>IV. OPERATIVE PART</w:delText>
        </w:r>
      </w:del>
    </w:p>
    <w:p w14:paraId="57487FB9" w14:textId="77777777" w:rsidR="001F267D" w:rsidRDefault="001F267D" w:rsidP="001F267D">
      <w:pPr>
        <w:spacing w:line="360" w:lineRule="auto"/>
        <w:jc w:val="both"/>
        <w:rPr>
          <w:del w:id="633" w:author="SALSA" w:date="2026-09-25T21:07:00Z" w16du:dateUtc="2026-09-26T01:07:00Z"/>
          <w:rStyle w:val="tlid-translation"/>
          <w:rFonts w:ascii="Arial" w:hAnsi="Arial" w:cs="Arial"/>
          <w:lang w:val="en"/>
        </w:rPr>
      </w:pPr>
    </w:p>
    <w:p w14:paraId="1358C9C1" w14:textId="77777777" w:rsidR="001F267D" w:rsidRDefault="00E87B42" w:rsidP="000B7C1D">
      <w:pPr>
        <w:pStyle w:val="ListParagraph"/>
        <w:numPr>
          <w:ilvl w:val="0"/>
          <w:numId w:val="4"/>
        </w:numPr>
        <w:spacing w:line="360" w:lineRule="auto"/>
        <w:jc w:val="both"/>
        <w:rPr>
          <w:del w:id="634" w:author="SALSA" w:date="2026-09-25T21:07:00Z" w16du:dateUtc="2026-09-26T01:07:00Z"/>
          <w:rStyle w:val="tlid-translation"/>
          <w:rFonts w:ascii="Arial" w:hAnsi="Arial" w:cs="Arial"/>
          <w:lang w:val="en"/>
        </w:rPr>
      </w:pPr>
      <w:del w:id="635" w:author="SALSA" w:date="2026-09-25T21:07:00Z" w16du:dateUtc="2026-09-26T01:07:00Z">
        <w:r w:rsidRPr="00521E81">
          <w:rPr>
            <w:rStyle w:val="tlid-translation"/>
            <w:rFonts w:ascii="Arial" w:hAnsi="Arial" w:cs="Arial"/>
            <w:lang w:val="en"/>
          </w:rPr>
          <w:delText>For these reasons,</w:delText>
        </w:r>
      </w:del>
    </w:p>
    <w:p w14:paraId="5040BA05" w14:textId="77777777" w:rsidR="001F267D" w:rsidRDefault="001F267D" w:rsidP="00134EC1">
      <w:pPr>
        <w:spacing w:line="360" w:lineRule="auto"/>
        <w:ind w:left="1418"/>
        <w:jc w:val="both"/>
        <w:rPr>
          <w:del w:id="636" w:author="SALSA" w:date="2026-09-25T21:07:00Z" w16du:dateUtc="2026-09-26T01:07:00Z"/>
          <w:rStyle w:val="tlid-translation"/>
          <w:rFonts w:ascii="Arial" w:hAnsi="Arial" w:cs="Arial"/>
          <w:lang w:val="en"/>
        </w:rPr>
      </w:pPr>
    </w:p>
    <w:p w14:paraId="5E2D218A" w14:textId="77777777" w:rsidR="001F267D" w:rsidRDefault="00134EC1" w:rsidP="000B7C1D">
      <w:pPr>
        <w:spacing w:line="360" w:lineRule="auto"/>
        <w:jc w:val="both"/>
        <w:rPr>
          <w:del w:id="637" w:author="SALSA" w:date="2026-09-25T21:07:00Z" w16du:dateUtc="2026-09-26T01:07:00Z"/>
          <w:rStyle w:val="tlid-translation"/>
          <w:rFonts w:ascii="Arial" w:hAnsi="Arial" w:cs="Arial"/>
          <w:lang w:val="en"/>
        </w:rPr>
      </w:pPr>
      <w:del w:id="638" w:author="SALSA" w:date="2026-09-25T21:07:00Z" w16du:dateUtc="2026-09-26T01:07:00Z">
        <w:r>
          <w:rPr>
            <w:rStyle w:val="tlid-translation"/>
            <w:rFonts w:ascii="Arial" w:hAnsi="Arial" w:cs="Arial"/>
            <w:lang w:val="en"/>
          </w:rPr>
          <w:delText>THE COURT</w:delText>
        </w:r>
        <w:r w:rsidR="00E87B42" w:rsidRPr="00521E81">
          <w:rPr>
            <w:rStyle w:val="tlid-translation"/>
            <w:rFonts w:ascii="Arial" w:hAnsi="Arial" w:cs="Arial"/>
            <w:lang w:val="en"/>
          </w:rPr>
          <w:delText>,</w:delText>
        </w:r>
      </w:del>
    </w:p>
    <w:p w14:paraId="046C8F2B" w14:textId="77777777" w:rsidR="001F267D" w:rsidRDefault="001F267D" w:rsidP="000B7C1D">
      <w:pPr>
        <w:spacing w:line="360" w:lineRule="auto"/>
        <w:jc w:val="both"/>
        <w:rPr>
          <w:del w:id="639" w:author="SALSA" w:date="2026-09-25T21:07:00Z" w16du:dateUtc="2026-09-26T01:07:00Z"/>
          <w:rStyle w:val="tlid-translation"/>
          <w:rFonts w:ascii="Arial" w:hAnsi="Arial" w:cs="Arial"/>
          <w:lang w:val="en"/>
        </w:rPr>
      </w:pPr>
    </w:p>
    <w:p w14:paraId="53BD048A" w14:textId="77777777" w:rsidR="001F267D" w:rsidRDefault="00134EC1" w:rsidP="000B7C1D">
      <w:pPr>
        <w:spacing w:line="360" w:lineRule="auto"/>
        <w:jc w:val="both"/>
        <w:rPr>
          <w:del w:id="640" w:author="SALSA" w:date="2026-09-25T21:07:00Z" w16du:dateUtc="2026-09-26T01:07:00Z"/>
          <w:rStyle w:val="tlid-translation"/>
          <w:rFonts w:ascii="Arial" w:hAnsi="Arial" w:cs="Arial"/>
          <w:i/>
          <w:iCs/>
          <w:lang w:val="en"/>
        </w:rPr>
      </w:pPr>
      <w:del w:id="641" w:author="SALSA" w:date="2026-09-25T21:07:00Z" w16du:dateUtc="2026-09-26T01:07:00Z">
        <w:r>
          <w:rPr>
            <w:rStyle w:val="tlid-translation"/>
            <w:rFonts w:ascii="Arial" w:hAnsi="Arial" w:cs="Arial"/>
            <w:i/>
            <w:iCs/>
            <w:lang w:val="en"/>
          </w:rPr>
          <w:delText>u</w:delText>
        </w:r>
        <w:r w:rsidR="00E87B42" w:rsidRPr="00134EC1">
          <w:rPr>
            <w:rStyle w:val="tlid-translation"/>
            <w:rFonts w:ascii="Arial" w:hAnsi="Arial" w:cs="Arial"/>
            <w:i/>
            <w:iCs/>
            <w:lang w:val="en"/>
          </w:rPr>
          <w:delText>nanimously,</w:delText>
        </w:r>
      </w:del>
    </w:p>
    <w:p w14:paraId="15640A83" w14:textId="77777777" w:rsidR="00134EC1" w:rsidRPr="00134EC1" w:rsidRDefault="00134EC1" w:rsidP="000B7C1D">
      <w:pPr>
        <w:spacing w:line="360" w:lineRule="auto"/>
        <w:jc w:val="both"/>
        <w:rPr>
          <w:del w:id="642" w:author="SALSA" w:date="2026-09-25T21:07:00Z" w16du:dateUtc="2026-09-26T01:07:00Z"/>
          <w:rStyle w:val="tlid-translation"/>
          <w:rFonts w:ascii="Arial" w:hAnsi="Arial" w:cs="Arial"/>
          <w:i/>
          <w:iCs/>
          <w:lang w:val="en"/>
        </w:rPr>
      </w:pPr>
    </w:p>
    <w:p w14:paraId="39F3F80A" w14:textId="77777777" w:rsidR="001F267D" w:rsidRDefault="00E87B42" w:rsidP="000B7C1D">
      <w:pPr>
        <w:spacing w:line="360" w:lineRule="auto"/>
        <w:jc w:val="both"/>
        <w:rPr>
          <w:del w:id="643" w:author="SALSA" w:date="2026-09-25T21:07:00Z" w16du:dateUtc="2026-09-26T01:07:00Z"/>
          <w:rStyle w:val="tlid-translation"/>
          <w:rFonts w:ascii="Arial" w:hAnsi="Arial" w:cs="Arial"/>
          <w:lang w:val="en"/>
        </w:rPr>
      </w:pPr>
      <w:del w:id="644" w:author="SALSA" w:date="2026-09-25T21:07:00Z" w16du:dateUtc="2026-09-26T01:07:00Z">
        <w:r w:rsidRPr="0087755F">
          <w:rPr>
            <w:rStyle w:val="tlid-translation"/>
            <w:rFonts w:ascii="Arial" w:hAnsi="Arial" w:cs="Arial"/>
            <w:i/>
            <w:iCs/>
            <w:lang w:val="en"/>
          </w:rPr>
          <w:delText>Rejects</w:delText>
        </w:r>
        <w:r w:rsidRPr="00521E81">
          <w:rPr>
            <w:rStyle w:val="tlid-translation"/>
            <w:rFonts w:ascii="Arial" w:hAnsi="Arial" w:cs="Arial"/>
            <w:lang w:val="en"/>
          </w:rPr>
          <w:delText xml:space="preserve"> the provisional measures requested</w:delText>
        </w:r>
        <w:r w:rsidR="00AD7D33">
          <w:rPr>
            <w:rStyle w:val="tlid-translation"/>
            <w:rFonts w:ascii="Arial" w:hAnsi="Arial" w:cs="Arial"/>
            <w:lang w:val="en"/>
          </w:rPr>
          <w:delText>;</w:delText>
        </w:r>
      </w:del>
    </w:p>
    <w:p w14:paraId="5F7F772A" w14:textId="77777777" w:rsidR="00C82557" w:rsidRDefault="00C82557" w:rsidP="001F267D">
      <w:pPr>
        <w:spacing w:line="360" w:lineRule="auto"/>
        <w:jc w:val="both"/>
        <w:rPr>
          <w:del w:id="645" w:author="SALSA" w:date="2026-09-25T21:07:00Z" w16du:dateUtc="2026-09-26T01:07:00Z"/>
          <w:rStyle w:val="tlid-translation"/>
          <w:rFonts w:ascii="Arial" w:hAnsi="Arial" w:cs="Arial"/>
          <w:lang w:val="en"/>
        </w:rPr>
      </w:pPr>
    </w:p>
    <w:p w14:paraId="380B76CD" w14:textId="77777777" w:rsidR="001F267D" w:rsidRDefault="00134EC1" w:rsidP="001F267D">
      <w:pPr>
        <w:spacing w:line="360" w:lineRule="auto"/>
        <w:jc w:val="both"/>
        <w:rPr>
          <w:del w:id="646" w:author="SALSA" w:date="2026-09-25T21:07:00Z" w16du:dateUtc="2026-09-26T01:07:00Z"/>
          <w:rStyle w:val="tlid-translation"/>
          <w:rFonts w:ascii="Arial" w:hAnsi="Arial" w:cs="Arial"/>
          <w:lang w:val="en"/>
        </w:rPr>
      </w:pPr>
      <w:del w:id="647" w:author="SALSA" w:date="2026-09-25T21:07:00Z" w16du:dateUtc="2026-09-26T01:07:00Z">
        <w:r>
          <w:rPr>
            <w:rStyle w:val="tlid-translation"/>
            <w:rFonts w:ascii="Arial" w:hAnsi="Arial" w:cs="Arial"/>
            <w:lang w:val="en"/>
          </w:rPr>
          <w:delText>S</w:delText>
        </w:r>
        <w:r w:rsidR="00C97CC1">
          <w:rPr>
            <w:rStyle w:val="tlid-translation"/>
            <w:rFonts w:ascii="Arial" w:hAnsi="Arial" w:cs="Arial"/>
            <w:lang w:val="en"/>
          </w:rPr>
          <w:delText>igned</w:delText>
        </w:r>
        <w:r w:rsidR="00E87B42" w:rsidRPr="00521E81">
          <w:rPr>
            <w:rStyle w:val="tlid-translation"/>
            <w:rFonts w:ascii="Arial" w:hAnsi="Arial" w:cs="Arial"/>
            <w:lang w:val="en"/>
          </w:rPr>
          <w:delText>:</w:delText>
        </w:r>
      </w:del>
    </w:p>
    <w:p w14:paraId="2AD96992" w14:textId="77777777" w:rsidR="00C82557" w:rsidRDefault="00C82557" w:rsidP="001F267D">
      <w:pPr>
        <w:spacing w:line="360" w:lineRule="auto"/>
        <w:jc w:val="both"/>
        <w:rPr>
          <w:del w:id="648" w:author="SALSA" w:date="2026-09-25T21:07:00Z" w16du:dateUtc="2026-09-26T01:07:00Z"/>
          <w:rStyle w:val="tlid-translation"/>
          <w:rFonts w:ascii="Arial" w:hAnsi="Arial" w:cs="Arial"/>
          <w:lang w:val="en"/>
        </w:rPr>
      </w:pPr>
    </w:p>
    <w:p w14:paraId="71B3CA5F" w14:textId="77777777" w:rsidR="001F267D" w:rsidRDefault="00E87B42" w:rsidP="001F267D">
      <w:pPr>
        <w:spacing w:line="360" w:lineRule="auto"/>
        <w:jc w:val="both"/>
        <w:rPr>
          <w:del w:id="649" w:author="SALSA" w:date="2026-09-25T21:07:00Z" w16du:dateUtc="2026-09-26T01:07:00Z"/>
          <w:rStyle w:val="tlid-translation"/>
          <w:rFonts w:ascii="Arial" w:hAnsi="Arial" w:cs="Arial"/>
          <w:lang w:val="en"/>
        </w:rPr>
      </w:pPr>
      <w:del w:id="650" w:author="SALSA" w:date="2026-09-25T21:07:00Z" w16du:dateUtc="2026-09-26T01:07:00Z">
        <w:r w:rsidRPr="00521E81">
          <w:rPr>
            <w:rStyle w:val="tlid-translation"/>
            <w:rFonts w:ascii="Arial" w:hAnsi="Arial" w:cs="Arial"/>
            <w:lang w:val="en"/>
          </w:rPr>
          <w:delText>Ben KIOKO, Vice President;</w:delText>
        </w:r>
      </w:del>
    </w:p>
    <w:p w14:paraId="19679188" w14:textId="77777777" w:rsidR="00C82557" w:rsidRDefault="00C82557" w:rsidP="001F267D">
      <w:pPr>
        <w:spacing w:line="360" w:lineRule="auto"/>
        <w:jc w:val="both"/>
        <w:rPr>
          <w:del w:id="651" w:author="SALSA" w:date="2026-09-25T21:07:00Z" w16du:dateUtc="2026-09-26T01:07:00Z"/>
          <w:rStyle w:val="tlid-translation"/>
          <w:rFonts w:ascii="Arial" w:hAnsi="Arial" w:cs="Arial"/>
          <w:lang w:val="en"/>
        </w:rPr>
      </w:pPr>
    </w:p>
    <w:p w14:paraId="3546BAFD" w14:textId="77777777" w:rsidR="001F267D" w:rsidRDefault="00C82557" w:rsidP="001F267D">
      <w:pPr>
        <w:spacing w:line="360" w:lineRule="auto"/>
        <w:jc w:val="both"/>
        <w:rPr>
          <w:del w:id="652" w:author="SALSA" w:date="2026-09-25T21:07:00Z" w16du:dateUtc="2026-09-26T01:07:00Z"/>
          <w:rStyle w:val="tlid-translation"/>
          <w:rFonts w:ascii="Arial" w:hAnsi="Arial" w:cs="Arial"/>
          <w:lang w:val="en"/>
        </w:rPr>
      </w:pPr>
      <w:del w:id="653" w:author="SALSA" w:date="2026-09-25T21:07:00Z" w16du:dateUtc="2026-09-26T01:07:00Z">
        <w:r>
          <w:rPr>
            <w:rStyle w:val="tlid-translation"/>
            <w:rFonts w:ascii="Arial" w:hAnsi="Arial" w:cs="Arial"/>
            <w:lang w:val="en"/>
          </w:rPr>
          <w:delText>and Robert ENO, Registrar.</w:delText>
        </w:r>
      </w:del>
    </w:p>
    <w:p w14:paraId="758058AB" w14:textId="77777777" w:rsidR="001F267D" w:rsidRDefault="001F267D" w:rsidP="001F267D">
      <w:pPr>
        <w:spacing w:line="360" w:lineRule="auto"/>
        <w:jc w:val="both"/>
        <w:rPr>
          <w:del w:id="654" w:author="SALSA" w:date="2026-09-25T21:07:00Z" w16du:dateUtc="2026-09-26T01:07:00Z"/>
          <w:rStyle w:val="tlid-translation"/>
          <w:rFonts w:ascii="Arial" w:hAnsi="Arial" w:cs="Arial"/>
          <w:lang w:val="en"/>
        </w:rPr>
      </w:pPr>
    </w:p>
    <w:p w14:paraId="57D69361" w14:textId="77777777" w:rsidR="00196A4A" w:rsidRDefault="00196A4A" w:rsidP="001F267D">
      <w:pPr>
        <w:spacing w:line="360" w:lineRule="auto"/>
        <w:jc w:val="both"/>
        <w:rPr>
          <w:del w:id="655" w:author="SALSA" w:date="2026-09-25T21:07:00Z" w16du:dateUtc="2026-09-26T01:07:00Z"/>
          <w:rStyle w:val="tlid-translation"/>
          <w:rFonts w:ascii="Arial" w:hAnsi="Arial" w:cs="Arial"/>
          <w:lang w:val="en"/>
        </w:rPr>
      </w:pPr>
    </w:p>
    <w:p w14:paraId="5DE0C26F" w14:textId="77777777" w:rsidR="00196A4A" w:rsidRPr="00004B21" w:rsidRDefault="00196A4A" w:rsidP="001F267D">
      <w:pPr>
        <w:spacing w:line="360" w:lineRule="auto"/>
        <w:jc w:val="both"/>
        <w:rPr>
          <w:del w:id="656" w:author="SALSA" w:date="2026-09-25T21:07:00Z" w16du:dateUtc="2026-09-26T01:07:00Z"/>
          <w:rStyle w:val="tlid-translation"/>
          <w:rFonts w:ascii="Arial" w:hAnsi="Arial" w:cs="Arial"/>
          <w:lang w:val="en"/>
        </w:rPr>
      </w:pPr>
    </w:p>
    <w:p w14:paraId="12900022" w14:textId="77777777" w:rsidR="00E87B42" w:rsidRPr="00E42975" w:rsidRDefault="00E87B42" w:rsidP="001F267D">
      <w:pPr>
        <w:spacing w:line="360" w:lineRule="auto"/>
        <w:jc w:val="both"/>
        <w:rPr>
          <w:del w:id="657" w:author="SALSA" w:date="2026-09-25T21:07:00Z" w16du:dateUtc="2026-09-26T01:07:00Z"/>
          <w:rFonts w:ascii="Arial" w:hAnsi="Arial" w:cs="Arial"/>
          <w:lang w:eastAsia="en-GB"/>
        </w:rPr>
      </w:pPr>
      <w:del w:id="658" w:author="SALSA" w:date="2026-09-25T21:07:00Z" w16du:dateUtc="2026-09-26T01:07:00Z">
        <w:r w:rsidRPr="00E42975">
          <w:rPr>
            <w:rStyle w:val="tlid-translation"/>
            <w:rFonts w:ascii="Arial" w:hAnsi="Arial" w:cs="Arial"/>
            <w:lang w:val="en"/>
          </w:rPr>
          <w:delText xml:space="preserve">Done at </w:delText>
        </w:r>
        <w:r w:rsidR="00C97CC1" w:rsidRPr="00E42975">
          <w:rPr>
            <w:rStyle w:val="tlid-translation"/>
            <w:rFonts w:ascii="Arial" w:hAnsi="Arial" w:cs="Arial"/>
            <w:lang w:val="en"/>
          </w:rPr>
          <w:delText>Zanzibar</w:delText>
        </w:r>
        <w:r w:rsidRPr="00E42975">
          <w:rPr>
            <w:rStyle w:val="tlid-translation"/>
            <w:rFonts w:ascii="Arial" w:hAnsi="Arial" w:cs="Arial"/>
            <w:lang w:val="en"/>
          </w:rPr>
          <w:delText xml:space="preserve">, this </w:delText>
        </w:r>
        <w:r w:rsidR="00844895">
          <w:rPr>
            <w:rStyle w:val="tlid-translation"/>
            <w:rFonts w:ascii="Arial" w:hAnsi="Arial" w:cs="Arial"/>
            <w:lang w:val="en"/>
          </w:rPr>
          <w:delText>…..D</w:delText>
        </w:r>
        <w:r w:rsidRPr="00E42975">
          <w:rPr>
            <w:rStyle w:val="tlid-translation"/>
            <w:rFonts w:ascii="Arial" w:hAnsi="Arial" w:cs="Arial"/>
            <w:lang w:val="en"/>
          </w:rPr>
          <w:delText xml:space="preserve">ay of </w:delText>
        </w:r>
        <w:r w:rsidR="00A509D3">
          <w:rPr>
            <w:rStyle w:val="tlid-translation"/>
            <w:rFonts w:ascii="Arial" w:hAnsi="Arial" w:cs="Arial"/>
            <w:lang w:val="en"/>
          </w:rPr>
          <w:delText>November 2019</w:delText>
        </w:r>
        <w:r w:rsidR="00C82557" w:rsidRPr="00E42975">
          <w:rPr>
            <w:rStyle w:val="tlid-translation"/>
            <w:rFonts w:ascii="Arial" w:hAnsi="Arial" w:cs="Arial"/>
            <w:lang w:val="en"/>
          </w:rPr>
          <w:delText xml:space="preserve"> in English and</w:delText>
        </w:r>
        <w:r w:rsidRPr="00E42975">
          <w:rPr>
            <w:rStyle w:val="tlid-translation"/>
            <w:rFonts w:ascii="Arial" w:hAnsi="Arial" w:cs="Arial"/>
            <w:lang w:val="en"/>
          </w:rPr>
          <w:delText xml:space="preserve"> French, the French text</w:delText>
        </w:r>
        <w:r w:rsidR="00844895">
          <w:rPr>
            <w:rStyle w:val="tlid-translation"/>
            <w:rFonts w:ascii="Arial" w:hAnsi="Arial" w:cs="Arial"/>
            <w:lang w:val="en"/>
          </w:rPr>
          <w:delText xml:space="preserve"> being authoritative</w:delText>
        </w:r>
        <w:r w:rsidR="006B6E41">
          <w:rPr>
            <w:rStyle w:val="tlid-translation"/>
            <w:rFonts w:ascii="Arial" w:hAnsi="Arial" w:cs="Arial"/>
            <w:lang w:val="en"/>
          </w:rPr>
          <w:delText>.</w:delText>
        </w:r>
      </w:del>
    </w:p>
    <w:p w14:paraId="3961C9BB" w14:textId="77777777" w:rsidR="00B063CA" w:rsidRDefault="00B063CA">
      <w:pPr>
        <w:spacing w:line="480" w:lineRule="auto"/>
        <w:jc w:val="both"/>
        <w:rPr>
          <w:rPrChange w:id="659" w:author="SALSA" w:date="2026-09-25T21:07:00Z" w16du:dateUtc="2026-09-26T01:07:00Z">
            <w:rPr>
              <w:rFonts w:ascii="Arial" w:hAnsi="Arial" w:cs="Arial"/>
              <w:sz w:val="24"/>
              <w:szCs w:val="24"/>
            </w:rPr>
          </w:rPrChange>
        </w:rPr>
        <w:pPrChange w:id="660" w:author="SALSA" w:date="2026-09-25T21:07:00Z" w16du:dateUtc="2026-09-26T01:07:00Z">
          <w:pPr>
            <w:spacing w:line="360" w:lineRule="auto"/>
            <w:jc w:val="both"/>
          </w:pPr>
        </w:pPrChange>
      </w:pPr>
    </w:p>
    <w:sectPr w:rsidR="00B063CA" w:rsidSect="003F3435">
      <w:headerReference w:type="first" r:id="rId13"/>
      <w:pgSz w:w="12240" w:h="20160" w:code="5"/>
      <w:pgMar w:top="1440" w:right="1440" w:bottom="1080" w:left="1440" w:header="0" w:footer="1440" w:gutter="0"/>
      <w:cols w:space="720"/>
      <w:titlePg/>
      <w:docGrid w:linePitch="360"/>
      <w:sectPrChange w:id="661" w:author="SALSA" w:date="2026-09-25T21:07:00Z" w16du:dateUtc="2026-09-26T01:07:00Z">
        <w:sectPr w:rsidR="00B063CA" w:rsidSect="003F3435">
          <w:pgSz w:w="11906" w:h="16838" w:code="0"/>
          <w:pgMar w:top="1440" w:right="1440" w:bottom="1440" w:left="1440" w:header="720" w:footer="720" w:gutter="0"/>
          <w:titlePg w:val="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41B6A8" w14:textId="77777777" w:rsidR="00143FF9" w:rsidRDefault="00143FF9">
      <w:pPr>
        <w:pPrChange w:id="9" w:author="SALSA" w:date="2026-09-25T21:07:00Z" w16du:dateUtc="2026-09-26T01:07:00Z">
          <w:pPr>
            <w:spacing w:after="0" w:line="240" w:lineRule="auto"/>
          </w:pPr>
        </w:pPrChange>
      </w:pPr>
      <w:r>
        <w:separator/>
      </w:r>
    </w:p>
  </w:endnote>
  <w:endnote w:type="continuationSeparator" w:id="0">
    <w:p w14:paraId="61E3FBAD" w14:textId="77777777" w:rsidR="00143FF9" w:rsidRDefault="00143FF9">
      <w:pPr>
        <w:pPrChange w:id="10" w:author="SALSA" w:date="2026-09-25T21:07:00Z" w16du:dateUtc="2026-09-26T01:07:00Z">
          <w:pPr>
            <w:spacing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992FAE" w14:textId="77777777" w:rsidR="003F3435" w:rsidRDefault="003F3435">
    <w:pPr>
      <w:rPr>
        <w:ins w:id="425" w:author="SALSA" w:date="2026-09-25T21:07:00Z" w16du:dateUtc="2026-09-26T01:07:00Z"/>
      </w:rPr>
    </w:pPr>
  </w:p>
  <w:p w14:paraId="31C6E60D" w14:textId="77777777" w:rsidR="003F3435" w:rsidRDefault="003F3435">
    <w:pPr>
      <w:rPr>
        <w:ins w:id="426" w:author="SALSA" w:date="2026-09-25T21:07:00Z" w16du:dateUtc="2026-09-26T01:07:00Z"/>
      </w:rPr>
    </w:pPr>
  </w:p>
  <w:p w14:paraId="390D740E" w14:textId="77777777" w:rsidR="00143FF9" w:rsidRDefault="0032493E" w:rsidP="00071591">
    <w:pPr>
      <w:pStyle w:val="Footer"/>
      <w:jc w:val="center"/>
      <w:rPr>
        <w:ins w:id="427" w:author="SALSA" w:date="2026-09-25T21:07:00Z" w16du:dateUtc="2026-09-26T01:07:00Z"/>
      </w:rPr>
    </w:pPr>
    <w:ins w:id="428" w:author="SALSA" w:date="2026-09-25T21:07:00Z" w16du:dateUtc="2026-09-26T01:07:00Z">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ins>
  </w:p>
  <w:sdt>
    <w:sdtPr>
      <w:id w:val="-2134392476"/>
      <w:docPartObj>
        <w:docPartGallery w:val="Page Numbers (Bottom of Page)"/>
        <w:docPartUnique/>
      </w:docPartObj>
    </w:sdtPr>
    <w:sdtEndPr>
      <w:rPr>
        <w:rFonts w:ascii="Arial" w:hAnsi="Arial" w:cs="Arial"/>
        <w:noProof/>
      </w:rPr>
    </w:sdtEndPr>
    <w:sdtContent>
      <w:p w14:paraId="4D8AED45" w14:textId="55FBD454" w:rsidR="001F53AC" w:rsidRPr="00071591" w:rsidRDefault="001F53AC" w:rsidP="00071591">
        <w:pPr>
          <w:pStyle w:val="Footer"/>
          <w:jc w:val="center"/>
          <w:rPr>
            <w:rFonts w:ascii="Arial" w:hAnsi="Arial" w:cs="Arial"/>
          </w:rPr>
        </w:pPr>
        <w:del w:id="429" w:author="SALSA" w:date="2026-09-25T21:07:00Z" w16du:dateUtc="2026-09-26T01:07:00Z">
          <w:r w:rsidRPr="00071591">
            <w:rPr>
              <w:rFonts w:ascii="Arial" w:hAnsi="Arial" w:cs="Arial"/>
            </w:rPr>
            <w:fldChar w:fldCharType="begin"/>
          </w:r>
          <w:r w:rsidRPr="00071591">
            <w:rPr>
              <w:rFonts w:ascii="Arial" w:hAnsi="Arial" w:cs="Arial"/>
            </w:rPr>
            <w:delInstrText xml:space="preserve"> PAGE   \* MERGEFORMAT </w:delInstrText>
          </w:r>
          <w:r w:rsidRPr="00071591">
            <w:rPr>
              <w:rFonts w:ascii="Arial" w:hAnsi="Arial" w:cs="Arial"/>
            </w:rPr>
            <w:fldChar w:fldCharType="separate"/>
          </w:r>
          <w:r w:rsidR="007328AD">
            <w:rPr>
              <w:rFonts w:ascii="Arial" w:hAnsi="Arial" w:cs="Arial"/>
              <w:noProof/>
            </w:rPr>
            <w:delText>1</w:delText>
          </w:r>
          <w:r w:rsidRPr="00071591">
            <w:rPr>
              <w:rFonts w:ascii="Arial" w:hAnsi="Arial" w:cs="Arial"/>
              <w:noProof/>
            </w:rPr>
            <w:fldChar w:fldCharType="end"/>
          </w:r>
        </w:del>
      </w:p>
    </w:sdtContent>
  </w:sdt>
  <w:p w14:paraId="65BD41F6" w14:textId="77777777" w:rsidR="00143FF9" w:rsidRDefault="00143F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ECA746" w14:textId="77777777" w:rsidR="003F3435" w:rsidRDefault="003F3435">
    <w:pPr>
      <w:rPr>
        <w:ins w:id="430" w:author="SALSA" w:date="2026-09-25T21:07:00Z" w16du:dateUtc="2026-09-26T01:07:00Z"/>
      </w:rPr>
    </w:pPr>
  </w:p>
  <w:p w14:paraId="49D9DC81" w14:textId="77777777" w:rsidR="003F3435" w:rsidRDefault="003F3435">
    <w:pPr>
      <w:rPr>
        <w:ins w:id="431" w:author="SALSA" w:date="2026-09-25T21:07:00Z" w16du:dateUtc="2026-09-26T01:07:00Z"/>
      </w:rPr>
    </w:pPr>
  </w:p>
  <w:p w14:paraId="79F4039E" w14:textId="77777777" w:rsidR="00071591" w:rsidRDefault="0032493E">
    <w:pPr>
      <w:pStyle w:val="Footer"/>
      <w:pPrChange w:id="432" w:author="SALSA" w:date="2026-09-25T21:07:00Z" w16du:dateUtc="2026-09-26T01:07:00Z">
        <w:pPr>
          <w:pStyle w:val="Footer"/>
          <w:jc w:val="center"/>
        </w:pPr>
      </w:pPrChange>
    </w:pPr>
    <w:ins w:id="433" w:author="SALSA" w:date="2026-09-25T21:07:00Z" w16du:dateUtc="2026-09-26T01:07:00Z">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3D1FD1" w14:textId="77777777" w:rsidR="00143FF9" w:rsidRDefault="00143FF9">
      <w:pPr>
        <w:pPrChange w:id="7" w:author="SALSA" w:date="2026-09-25T21:07:00Z" w16du:dateUtc="2026-09-26T01:07:00Z">
          <w:pPr>
            <w:spacing w:after="0" w:line="240" w:lineRule="auto"/>
          </w:pPr>
        </w:pPrChange>
      </w:pPr>
      <w:r>
        <w:separator/>
      </w:r>
    </w:p>
  </w:footnote>
  <w:footnote w:type="continuationSeparator" w:id="0">
    <w:p w14:paraId="46A5CDDC" w14:textId="77777777" w:rsidR="00143FF9" w:rsidRDefault="00143FF9">
      <w:pPr>
        <w:pPrChange w:id="8" w:author="SALSA" w:date="2026-09-25T21:07:00Z" w16du:dateUtc="2026-09-26T01:07:00Z">
          <w:pPr>
            <w:spacing w:after="0" w:line="240" w:lineRule="auto"/>
          </w:pPr>
        </w:pPrChange>
      </w:pPr>
      <w:r>
        <w:continuationSeparator/>
      </w:r>
    </w:p>
  </w:footnote>
  <w:footnote w:id="1">
    <w:p w14:paraId="393DCC72" w14:textId="77777777" w:rsidR="0033442D" w:rsidRPr="002F0AFB" w:rsidRDefault="0033442D" w:rsidP="0033442D">
      <w:pPr>
        <w:pStyle w:val="FootnoteText"/>
        <w:jc w:val="both"/>
      </w:pPr>
      <w:del w:id="560" w:author="SALSA" w:date="2026-09-25T21:07:00Z" w16du:dateUtc="2026-09-26T01:07:00Z">
        <w:r>
          <w:rPr>
            <w:rStyle w:val="FootnoteReference"/>
          </w:rPr>
          <w:footnoteRef/>
        </w:r>
        <w:r>
          <w:delText xml:space="preserve"> </w:delText>
        </w:r>
        <w:r w:rsidR="00E35087">
          <w:rPr>
            <w:rStyle w:val="tlid-translation"/>
            <w:lang w:val="en"/>
          </w:rPr>
          <w:delText>Application No. 002/2013.</w:delText>
        </w:r>
        <w:r>
          <w:rPr>
            <w:rStyle w:val="tlid-translation"/>
            <w:lang w:val="en"/>
          </w:rPr>
          <w:delText xml:space="preserve"> Order of Pr</w:delText>
        </w:r>
        <w:r w:rsidR="005770E9">
          <w:rPr>
            <w:rStyle w:val="tlid-translation"/>
            <w:lang w:val="en"/>
          </w:rPr>
          <w:delText xml:space="preserve">ovisional Measures, 15/3/2013, </w:delText>
        </w:r>
        <w:r w:rsidRPr="00E35087">
          <w:rPr>
            <w:rStyle w:val="tlid-translation"/>
            <w:i/>
            <w:iCs/>
            <w:lang w:val="en"/>
          </w:rPr>
          <w:delText>African Commission on Human and Peoples' Rights v. Libya</w:delText>
        </w:r>
        <w:r>
          <w:rPr>
            <w:rStyle w:val="tlid-translation"/>
            <w:lang w:val="en"/>
          </w:rPr>
          <w:delText xml:space="preserve"> (hereinafter referred to as </w:delText>
        </w:r>
        <w:r w:rsidRPr="00A96517">
          <w:rPr>
            <w:rStyle w:val="tlid-translation"/>
            <w:i/>
            <w:iCs/>
            <w:lang w:val="en"/>
          </w:rPr>
          <w:delText>"African Commission on Hum</w:delText>
        </w:r>
        <w:r w:rsidR="00595F1A">
          <w:rPr>
            <w:rStyle w:val="tlid-translation"/>
            <w:i/>
            <w:iCs/>
            <w:lang w:val="en"/>
          </w:rPr>
          <w:delText>an and Peoples' Rights v. Libya,</w:delText>
        </w:r>
        <w:r w:rsidRPr="00A96517">
          <w:rPr>
            <w:rStyle w:val="tlid-translation"/>
            <w:i/>
            <w:iCs/>
            <w:lang w:val="en"/>
          </w:rPr>
          <w:delText xml:space="preserve"> Order of Provisional Measures</w:delText>
        </w:r>
        <w:r>
          <w:rPr>
            <w:rStyle w:val="tlid-translation"/>
            <w:lang w:val="en"/>
          </w:rPr>
          <w:delText>")</w:delText>
        </w:r>
        <w:r w:rsidR="00E35087">
          <w:rPr>
            <w:rStyle w:val="tlid-translation"/>
            <w:lang w:val="en"/>
          </w:rPr>
          <w:delText xml:space="preserve"> § 10; Application No. 024/2016.</w:delText>
        </w:r>
        <w:r>
          <w:rPr>
            <w:rStyle w:val="tlid-translation"/>
            <w:lang w:val="en"/>
          </w:rPr>
          <w:delText xml:space="preserve"> Order of Provisional Measures, 03/6/2016, </w:delText>
        </w:r>
        <w:r w:rsidRPr="00E35087">
          <w:rPr>
            <w:rStyle w:val="tlid-translation"/>
            <w:i/>
            <w:iCs/>
            <w:lang w:val="en"/>
          </w:rPr>
          <w:delText>Amini Juma v. United Republic of Tanz</w:delText>
        </w:r>
        <w:r w:rsidRPr="00E35087">
          <w:rPr>
            <w:i/>
            <w:iCs/>
            <w:noProof/>
            <w:lang w:eastAsia="en-GB"/>
          </w:rPr>
          <w:delText>ania</w:delText>
        </w:r>
        <w:r>
          <w:rPr>
            <w:rStyle w:val="tlid-translation"/>
            <w:lang w:val="en"/>
          </w:rPr>
          <w:delText xml:space="preserve"> hereinafter referred to as </w:delText>
        </w:r>
        <w:r w:rsidRPr="00B11475">
          <w:rPr>
            <w:rStyle w:val="tlid-translation"/>
            <w:i/>
            <w:iCs/>
            <w:lang w:val="en"/>
          </w:rPr>
          <w:delText>Amini Juma v. United Republic of Tanzania, Order of Provisional Measures)</w:delText>
        </w:r>
        <w:r>
          <w:rPr>
            <w:rStyle w:val="tlid-translation"/>
            <w:lang w:val="en"/>
          </w:rPr>
          <w:delText>, § 8.</w:delText>
        </w:r>
      </w:del>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7FF4AC" w14:textId="77777777" w:rsidR="00143FF9" w:rsidRDefault="00143FF9">
    <w:pPr>
      <w:pStyle w:val="Header"/>
      <w:rPr>
        <w:del w:id="424" w:author="SALSA" w:date="2026-09-25T21:07:00Z" w16du:dateUtc="2026-09-26T01:07:00Z"/>
      </w:rPr>
    </w:pPr>
  </w:p>
  <w:p w14:paraId="01DA1A5E" w14:textId="77777777" w:rsidR="00143FF9" w:rsidRDefault="00143F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77060F" w14:textId="77777777" w:rsidR="00D53119" w:rsidRDefault="00D531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384239"/>
    <w:multiLevelType w:val="hybridMultilevel"/>
    <w:tmpl w:val="87DC97D6"/>
    <w:lvl w:ilvl="0" w:tplc="04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C218E9"/>
    <w:multiLevelType w:val="hybridMultilevel"/>
    <w:tmpl w:val="A054471E"/>
    <w:lvl w:ilvl="0" w:tplc="0809000F">
      <w:start w:val="1"/>
      <w:numFmt w:val="decimal"/>
      <w:lvlText w:val="%1."/>
      <w:lvlJc w:val="left"/>
      <w:pPr>
        <w:ind w:left="81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1AC2BD4"/>
    <w:multiLevelType w:val="hybridMultilevel"/>
    <w:tmpl w:val="5D6C964E"/>
    <w:lvl w:ilvl="0" w:tplc="0409001B">
      <w:start w:val="1"/>
      <w:numFmt w:val="lowerRoman"/>
      <w:lvlText w:val="%1."/>
      <w:lvlJc w:val="right"/>
      <w:pPr>
        <w:ind w:left="1260" w:hanging="360"/>
      </w:pPr>
      <w:rPr>
        <w:rFont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 w15:restartNumberingAfterBreak="0">
    <w:nsid w:val="16C70D23"/>
    <w:multiLevelType w:val="hybridMultilevel"/>
    <w:tmpl w:val="6834F174"/>
    <w:lvl w:ilvl="0" w:tplc="04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C8542C2"/>
    <w:multiLevelType w:val="hybridMultilevel"/>
    <w:tmpl w:val="3474C5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0AD4531"/>
    <w:multiLevelType w:val="hybridMultilevel"/>
    <w:tmpl w:val="3CD8A7CC"/>
    <w:lvl w:ilvl="0" w:tplc="5A2CA466">
      <w:start w:val="1"/>
      <w:numFmt w:val="lowerRoman"/>
      <w:lvlText w:val="%1."/>
      <w:lvlJc w:val="left"/>
      <w:pPr>
        <w:ind w:left="862" w:hanging="360"/>
      </w:pPr>
      <w:rPr>
        <w:rFonts w:hint="default"/>
      </w:r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abstractNum w:abstractNumId="6" w15:restartNumberingAfterBreak="0">
    <w:nsid w:val="24575725"/>
    <w:multiLevelType w:val="hybridMultilevel"/>
    <w:tmpl w:val="BA4816A0"/>
    <w:lvl w:ilvl="0" w:tplc="04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9D3002D"/>
    <w:multiLevelType w:val="hybridMultilevel"/>
    <w:tmpl w:val="E210363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ECE02C0"/>
    <w:multiLevelType w:val="hybridMultilevel"/>
    <w:tmpl w:val="43EAD37A"/>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3843A3D"/>
    <w:multiLevelType w:val="hybridMultilevel"/>
    <w:tmpl w:val="C7300E42"/>
    <w:lvl w:ilvl="0" w:tplc="04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71336C4"/>
    <w:multiLevelType w:val="hybridMultilevel"/>
    <w:tmpl w:val="6B62F9F2"/>
    <w:lvl w:ilvl="0" w:tplc="0809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598D4782"/>
    <w:multiLevelType w:val="hybridMultilevel"/>
    <w:tmpl w:val="30324EA4"/>
    <w:lvl w:ilvl="0" w:tplc="0409001B">
      <w:start w:val="1"/>
      <w:numFmt w:val="lowerRoman"/>
      <w:lvlText w:val="%1."/>
      <w:lvlJc w:val="right"/>
      <w:pPr>
        <w:ind w:left="862" w:hanging="360"/>
      </w:p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abstractNum w:abstractNumId="12" w15:restartNumberingAfterBreak="0">
    <w:nsid w:val="5ABE6FEA"/>
    <w:multiLevelType w:val="hybridMultilevel"/>
    <w:tmpl w:val="19E00E46"/>
    <w:lvl w:ilvl="0" w:tplc="08090013">
      <w:start w:val="1"/>
      <w:numFmt w:val="upperRoman"/>
      <w:lvlText w:val="%1."/>
      <w:lvlJc w:val="right"/>
      <w:pPr>
        <w:ind w:left="720" w:hanging="360"/>
      </w:pPr>
    </w:lvl>
    <w:lvl w:ilvl="1" w:tplc="0BAAD5AC">
      <w:start w:val="1"/>
      <w:numFmt w:val="lowerRoman"/>
      <w:lvlText w:val="%2."/>
      <w:lvlJc w:val="left"/>
      <w:pPr>
        <w:ind w:left="1800" w:hanging="72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60C7778D"/>
    <w:multiLevelType w:val="hybridMultilevel"/>
    <w:tmpl w:val="5FD0194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614A1631"/>
    <w:multiLevelType w:val="hybridMultilevel"/>
    <w:tmpl w:val="28B058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5177A1D"/>
    <w:multiLevelType w:val="hybridMultilevel"/>
    <w:tmpl w:val="0D4A46FE"/>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76E3FB3"/>
    <w:multiLevelType w:val="hybridMultilevel"/>
    <w:tmpl w:val="0A606656"/>
    <w:lvl w:ilvl="0" w:tplc="08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6A7D12E2"/>
    <w:multiLevelType w:val="hybridMultilevel"/>
    <w:tmpl w:val="3460D0A0"/>
    <w:lvl w:ilvl="0" w:tplc="0809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70C87FFE"/>
    <w:multiLevelType w:val="hybridMultilevel"/>
    <w:tmpl w:val="3174A6CE"/>
    <w:lvl w:ilvl="0" w:tplc="04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21865D3"/>
    <w:multiLevelType w:val="hybridMultilevel"/>
    <w:tmpl w:val="3B2672E4"/>
    <w:lvl w:ilvl="0" w:tplc="04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520237C"/>
    <w:multiLevelType w:val="hybridMultilevel"/>
    <w:tmpl w:val="F20A2D14"/>
    <w:lvl w:ilvl="0" w:tplc="0809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460608459">
    <w:abstractNumId w:val="14"/>
  </w:num>
  <w:num w:numId="2" w16cid:durableId="363793372">
    <w:abstractNumId w:val="4"/>
  </w:num>
  <w:num w:numId="3" w16cid:durableId="531039716">
    <w:abstractNumId w:val="13"/>
  </w:num>
  <w:num w:numId="4" w16cid:durableId="1382443055">
    <w:abstractNumId w:val="1"/>
  </w:num>
  <w:num w:numId="5" w16cid:durableId="807166975">
    <w:abstractNumId w:val="2"/>
  </w:num>
  <w:num w:numId="6" w16cid:durableId="46730898">
    <w:abstractNumId w:val="7"/>
  </w:num>
  <w:num w:numId="7" w16cid:durableId="1690792886">
    <w:abstractNumId w:val="20"/>
  </w:num>
  <w:num w:numId="8" w16cid:durableId="2115050039">
    <w:abstractNumId w:val="10"/>
  </w:num>
  <w:num w:numId="9" w16cid:durableId="704446702">
    <w:abstractNumId w:val="12"/>
  </w:num>
  <w:num w:numId="10" w16cid:durableId="997733263">
    <w:abstractNumId w:val="17"/>
  </w:num>
  <w:num w:numId="11" w16cid:durableId="2117940890">
    <w:abstractNumId w:val="16"/>
  </w:num>
  <w:num w:numId="12" w16cid:durableId="1149401275">
    <w:abstractNumId w:val="6"/>
  </w:num>
  <w:num w:numId="13" w16cid:durableId="1965429706">
    <w:abstractNumId w:val="3"/>
  </w:num>
  <w:num w:numId="14" w16cid:durableId="1573664484">
    <w:abstractNumId w:val="19"/>
  </w:num>
  <w:num w:numId="15" w16cid:durableId="1346520789">
    <w:abstractNumId w:val="18"/>
  </w:num>
  <w:num w:numId="16" w16cid:durableId="785780378">
    <w:abstractNumId w:val="9"/>
  </w:num>
  <w:num w:numId="17" w16cid:durableId="1975136499">
    <w:abstractNumId w:val="0"/>
  </w:num>
  <w:num w:numId="18" w16cid:durableId="1553076699">
    <w:abstractNumId w:val="15"/>
  </w:num>
  <w:num w:numId="19" w16cid:durableId="870651019">
    <w:abstractNumId w:val="8"/>
  </w:num>
  <w:num w:numId="20" w16cid:durableId="144054605">
    <w:abstractNumId w:val="11"/>
  </w:num>
  <w:num w:numId="21" w16cid:durableId="1712074993">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B42"/>
    <w:rsid w:val="00004B21"/>
    <w:rsid w:val="000346CE"/>
    <w:rsid w:val="0004117B"/>
    <w:rsid w:val="0005002D"/>
    <w:rsid w:val="0005178A"/>
    <w:rsid w:val="00052633"/>
    <w:rsid w:val="00060B4E"/>
    <w:rsid w:val="00071591"/>
    <w:rsid w:val="0009096B"/>
    <w:rsid w:val="000B7C1D"/>
    <w:rsid w:val="000C687B"/>
    <w:rsid w:val="000D70C3"/>
    <w:rsid w:val="000F2ED5"/>
    <w:rsid w:val="000F53A9"/>
    <w:rsid w:val="00107388"/>
    <w:rsid w:val="00122498"/>
    <w:rsid w:val="0012771A"/>
    <w:rsid w:val="001332BB"/>
    <w:rsid w:val="001339A0"/>
    <w:rsid w:val="00134EC1"/>
    <w:rsid w:val="00136E63"/>
    <w:rsid w:val="0013738C"/>
    <w:rsid w:val="00143E32"/>
    <w:rsid w:val="00143FF9"/>
    <w:rsid w:val="00144D99"/>
    <w:rsid w:val="001470D6"/>
    <w:rsid w:val="0014780A"/>
    <w:rsid w:val="00151078"/>
    <w:rsid w:val="00156E6D"/>
    <w:rsid w:val="00170444"/>
    <w:rsid w:val="00180434"/>
    <w:rsid w:val="00196A4A"/>
    <w:rsid w:val="001B40CA"/>
    <w:rsid w:val="001C0F79"/>
    <w:rsid w:val="001D09B7"/>
    <w:rsid w:val="001D3C6D"/>
    <w:rsid w:val="001E3B37"/>
    <w:rsid w:val="001F267D"/>
    <w:rsid w:val="001F53AC"/>
    <w:rsid w:val="001F683C"/>
    <w:rsid w:val="00203B96"/>
    <w:rsid w:val="0022684E"/>
    <w:rsid w:val="00245496"/>
    <w:rsid w:val="00252305"/>
    <w:rsid w:val="00265000"/>
    <w:rsid w:val="002714FB"/>
    <w:rsid w:val="002A7590"/>
    <w:rsid w:val="002C000F"/>
    <w:rsid w:val="002D43EB"/>
    <w:rsid w:val="002D7083"/>
    <w:rsid w:val="002F6DE7"/>
    <w:rsid w:val="002F73BA"/>
    <w:rsid w:val="002F7BA8"/>
    <w:rsid w:val="00317AC9"/>
    <w:rsid w:val="0032493E"/>
    <w:rsid w:val="0033442D"/>
    <w:rsid w:val="00341461"/>
    <w:rsid w:val="00361097"/>
    <w:rsid w:val="003640C5"/>
    <w:rsid w:val="00371B9A"/>
    <w:rsid w:val="0037454E"/>
    <w:rsid w:val="00376540"/>
    <w:rsid w:val="00384FA3"/>
    <w:rsid w:val="00391B72"/>
    <w:rsid w:val="003B17F2"/>
    <w:rsid w:val="003C722A"/>
    <w:rsid w:val="003E75AD"/>
    <w:rsid w:val="003F0609"/>
    <w:rsid w:val="003F3435"/>
    <w:rsid w:val="003F5705"/>
    <w:rsid w:val="0040052E"/>
    <w:rsid w:val="004056A8"/>
    <w:rsid w:val="00422E28"/>
    <w:rsid w:val="00456A0B"/>
    <w:rsid w:val="00462B39"/>
    <w:rsid w:val="00466BFE"/>
    <w:rsid w:val="00475FED"/>
    <w:rsid w:val="00483A2A"/>
    <w:rsid w:val="004A2548"/>
    <w:rsid w:val="004A27BC"/>
    <w:rsid w:val="004C484C"/>
    <w:rsid w:val="004D62AC"/>
    <w:rsid w:val="004E018F"/>
    <w:rsid w:val="004E2414"/>
    <w:rsid w:val="004E5B79"/>
    <w:rsid w:val="004F7054"/>
    <w:rsid w:val="00500B95"/>
    <w:rsid w:val="00521E81"/>
    <w:rsid w:val="00526ADB"/>
    <w:rsid w:val="00540FFC"/>
    <w:rsid w:val="0054404A"/>
    <w:rsid w:val="00552C53"/>
    <w:rsid w:val="005770E9"/>
    <w:rsid w:val="00595F1A"/>
    <w:rsid w:val="00597615"/>
    <w:rsid w:val="005A27D6"/>
    <w:rsid w:val="005B5DD0"/>
    <w:rsid w:val="005B6B04"/>
    <w:rsid w:val="005F391E"/>
    <w:rsid w:val="006127D5"/>
    <w:rsid w:val="00615EC9"/>
    <w:rsid w:val="006347BA"/>
    <w:rsid w:val="00642AAB"/>
    <w:rsid w:val="00660C0F"/>
    <w:rsid w:val="00663040"/>
    <w:rsid w:val="006667D4"/>
    <w:rsid w:val="00694092"/>
    <w:rsid w:val="006A4EF7"/>
    <w:rsid w:val="006B6E41"/>
    <w:rsid w:val="006D5A47"/>
    <w:rsid w:val="006D7A24"/>
    <w:rsid w:val="006E040A"/>
    <w:rsid w:val="006F226C"/>
    <w:rsid w:val="006F2FA7"/>
    <w:rsid w:val="006F38A2"/>
    <w:rsid w:val="00701534"/>
    <w:rsid w:val="00705926"/>
    <w:rsid w:val="007244A3"/>
    <w:rsid w:val="007328AD"/>
    <w:rsid w:val="00736321"/>
    <w:rsid w:val="007445BA"/>
    <w:rsid w:val="00756703"/>
    <w:rsid w:val="007623E7"/>
    <w:rsid w:val="00776479"/>
    <w:rsid w:val="007859D8"/>
    <w:rsid w:val="00790028"/>
    <w:rsid w:val="00793D25"/>
    <w:rsid w:val="007A2614"/>
    <w:rsid w:val="007D08FE"/>
    <w:rsid w:val="007E0914"/>
    <w:rsid w:val="007F0238"/>
    <w:rsid w:val="007F4E81"/>
    <w:rsid w:val="007F5228"/>
    <w:rsid w:val="00804B15"/>
    <w:rsid w:val="00817D46"/>
    <w:rsid w:val="00822AD5"/>
    <w:rsid w:val="00844895"/>
    <w:rsid w:val="00866EE7"/>
    <w:rsid w:val="0087755F"/>
    <w:rsid w:val="00896C58"/>
    <w:rsid w:val="008A113D"/>
    <w:rsid w:val="008A75EB"/>
    <w:rsid w:val="008B49A7"/>
    <w:rsid w:val="008D3971"/>
    <w:rsid w:val="008E5337"/>
    <w:rsid w:val="00905A0F"/>
    <w:rsid w:val="00916E4C"/>
    <w:rsid w:val="00925E26"/>
    <w:rsid w:val="00931D64"/>
    <w:rsid w:val="00935DB2"/>
    <w:rsid w:val="00965BF4"/>
    <w:rsid w:val="00972C62"/>
    <w:rsid w:val="00972DD3"/>
    <w:rsid w:val="00982FE9"/>
    <w:rsid w:val="0099333A"/>
    <w:rsid w:val="00995136"/>
    <w:rsid w:val="009B60A3"/>
    <w:rsid w:val="009B7029"/>
    <w:rsid w:val="009B750E"/>
    <w:rsid w:val="009F0CE0"/>
    <w:rsid w:val="009F17AA"/>
    <w:rsid w:val="009F2B94"/>
    <w:rsid w:val="00A11F55"/>
    <w:rsid w:val="00A15BDE"/>
    <w:rsid w:val="00A4038E"/>
    <w:rsid w:val="00A509D3"/>
    <w:rsid w:val="00A61EAB"/>
    <w:rsid w:val="00A84F78"/>
    <w:rsid w:val="00AA1E2B"/>
    <w:rsid w:val="00AA55CF"/>
    <w:rsid w:val="00AB10C9"/>
    <w:rsid w:val="00AD3C00"/>
    <w:rsid w:val="00AD7D33"/>
    <w:rsid w:val="00AE4500"/>
    <w:rsid w:val="00AF4A36"/>
    <w:rsid w:val="00B063CA"/>
    <w:rsid w:val="00B064E1"/>
    <w:rsid w:val="00B2447D"/>
    <w:rsid w:val="00B36D58"/>
    <w:rsid w:val="00B403DF"/>
    <w:rsid w:val="00B42D73"/>
    <w:rsid w:val="00B44A1C"/>
    <w:rsid w:val="00B55D6F"/>
    <w:rsid w:val="00B62AF9"/>
    <w:rsid w:val="00B80388"/>
    <w:rsid w:val="00BB15E8"/>
    <w:rsid w:val="00BB5721"/>
    <w:rsid w:val="00BB6E66"/>
    <w:rsid w:val="00BC22EF"/>
    <w:rsid w:val="00BC3080"/>
    <w:rsid w:val="00BC3642"/>
    <w:rsid w:val="00BE2225"/>
    <w:rsid w:val="00C06D65"/>
    <w:rsid w:val="00C259F0"/>
    <w:rsid w:val="00C461C8"/>
    <w:rsid w:val="00C621CF"/>
    <w:rsid w:val="00C824A3"/>
    <w:rsid w:val="00C82557"/>
    <w:rsid w:val="00C84DA2"/>
    <w:rsid w:val="00C97CC1"/>
    <w:rsid w:val="00CE0857"/>
    <w:rsid w:val="00CE7300"/>
    <w:rsid w:val="00D04F46"/>
    <w:rsid w:val="00D07E97"/>
    <w:rsid w:val="00D229A8"/>
    <w:rsid w:val="00D53119"/>
    <w:rsid w:val="00D6561C"/>
    <w:rsid w:val="00D665A3"/>
    <w:rsid w:val="00D83982"/>
    <w:rsid w:val="00D85288"/>
    <w:rsid w:val="00D94853"/>
    <w:rsid w:val="00DD3F3F"/>
    <w:rsid w:val="00DE367C"/>
    <w:rsid w:val="00DF0C2F"/>
    <w:rsid w:val="00DF360E"/>
    <w:rsid w:val="00E00272"/>
    <w:rsid w:val="00E02F3F"/>
    <w:rsid w:val="00E02FB8"/>
    <w:rsid w:val="00E03DA1"/>
    <w:rsid w:val="00E1684D"/>
    <w:rsid w:val="00E35087"/>
    <w:rsid w:val="00E42975"/>
    <w:rsid w:val="00E61766"/>
    <w:rsid w:val="00E6289A"/>
    <w:rsid w:val="00E6506B"/>
    <w:rsid w:val="00E73747"/>
    <w:rsid w:val="00E8000C"/>
    <w:rsid w:val="00E82620"/>
    <w:rsid w:val="00E87B42"/>
    <w:rsid w:val="00EA5905"/>
    <w:rsid w:val="00EA6950"/>
    <w:rsid w:val="00EA7C1A"/>
    <w:rsid w:val="00EB3691"/>
    <w:rsid w:val="00EF3A36"/>
    <w:rsid w:val="00EF6E6A"/>
    <w:rsid w:val="00F01ABC"/>
    <w:rsid w:val="00F2008A"/>
    <w:rsid w:val="00F2192E"/>
    <w:rsid w:val="00F2436E"/>
    <w:rsid w:val="00F24BE8"/>
    <w:rsid w:val="00F25816"/>
    <w:rsid w:val="00F56B8C"/>
    <w:rsid w:val="00F71474"/>
    <w:rsid w:val="00FA0675"/>
    <w:rsid w:val="00FA1352"/>
    <w:rsid w:val="00FA5491"/>
    <w:rsid w:val="00FA7F00"/>
    <w:rsid w:val="00FB5044"/>
    <w:rsid w:val="00FF215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4877F"/>
  <w15:docId w15:val="{C97AD553-9D32-4453-B6E1-98B4DCD0E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DDB"/>
    <w:pPr>
      <w:widowControl w:val="0"/>
      <w:autoSpaceDE w:val="0"/>
      <w:autoSpaceDN w:val="0"/>
      <w:adjustRightInd w:val="0"/>
      <w:spacing w:after="0" w:line="240" w:lineRule="auto"/>
      <w:pPrChange w:id="0" w:author="SALSA" w:date="2026-09-25T21:07:00Z">
        <w:pPr>
          <w:spacing w:after="200" w:line="276" w:lineRule="auto"/>
        </w:pPr>
      </w:pPrChange>
    </w:pPr>
    <w:rPr>
      <w:rFonts w:ascii="Courier New" w:eastAsia="Times New Roman" w:hAnsi="Courier New" w:cs="Times New Roman"/>
      <w:sz w:val="24"/>
      <w:szCs w:val="24"/>
      <w:lang w:val="en-US"/>
      <w:rPrChange w:id="0" w:author="SALSA" w:date="2026-09-25T21:07:00Z">
        <w:rPr>
          <w:rFonts w:asciiTheme="minorHAnsi" w:eastAsiaTheme="minorHAnsi" w:hAnsiTheme="minorHAnsi" w:cstheme="minorBidi"/>
          <w:sz w:val="22"/>
          <w:szCs w:val="22"/>
          <w:lang w:val="en-GB"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lid-translation">
    <w:name w:val="tlid-translation"/>
    <w:basedOn w:val="DefaultParagraphFont"/>
    <w:rsid w:val="00E87B42"/>
  </w:style>
  <w:style w:type="character" w:styleId="Hyperlink">
    <w:name w:val="Hyperlink"/>
    <w:basedOn w:val="DefaultParagraphFont"/>
    <w:rPr>
      <w:color w:val="0000FF"/>
      <w:u w:val="single"/>
      <w:rPrChange w:id="1" w:author="SALSA" w:date="2026-09-25T21:07:00Z">
        <w:rPr>
          <w:color w:val="0000FF"/>
          <w:u w:val="single"/>
        </w:rPr>
      </w:rPrChange>
    </w:rPr>
  </w:style>
  <w:style w:type="paragraph" w:styleId="ListParagraph">
    <w:name w:val="List Paragraph"/>
    <w:aliases w:val="Párrafo de lista1"/>
    <w:basedOn w:val="Normal"/>
    <w:link w:val="ListParagraphChar"/>
    <w:uiPriority w:val="34"/>
    <w:qFormat/>
    <w:rsid w:val="00521E81"/>
    <w:pPr>
      <w:ind w:left="720"/>
      <w:contextualSpacing/>
    </w:pPr>
  </w:style>
  <w:style w:type="paragraph" w:styleId="Footer">
    <w:name w:val="footer"/>
    <w:basedOn w:val="Normal"/>
    <w:link w:val="FooterChar"/>
    <w:rsid w:val="003F3435"/>
    <w:pPr>
      <w:tabs>
        <w:tab w:val="center" w:pos="4320"/>
        <w:tab w:val="right" w:pos="8640"/>
      </w:tabs>
      <w:pPrChange w:id="2" w:author="SALSA" w:date="2026-09-25T21:07:00Z">
        <w:pPr>
          <w:widowControl w:val="0"/>
          <w:tabs>
            <w:tab w:val="center" w:pos="4680"/>
            <w:tab w:val="right" w:pos="9360"/>
          </w:tabs>
          <w:autoSpaceDE w:val="0"/>
          <w:autoSpaceDN w:val="0"/>
          <w:adjustRightInd w:val="0"/>
        </w:pPr>
      </w:pPrChange>
    </w:pPr>
    <w:rPr>
      <w:rPrChange w:id="2" w:author="SALSA" w:date="2026-09-25T21:07:00Z">
        <w:rPr>
          <w:rFonts w:ascii="Courier New" w:hAnsi="Courier New"/>
          <w:sz w:val="24"/>
          <w:szCs w:val="24"/>
          <w:lang w:val="fr-FR" w:eastAsia="en-US" w:bidi="ar-SA"/>
        </w:rPr>
      </w:rPrChange>
    </w:rPr>
  </w:style>
  <w:style w:type="character" w:customStyle="1" w:styleId="FooterChar">
    <w:name w:val="Footer Char"/>
    <w:basedOn w:val="DefaultParagraphFont"/>
    <w:link w:val="Footer"/>
    <w:rsid w:val="001F267D"/>
    <w:rPr>
      <w:rFonts w:ascii="Courier New" w:eastAsia="Times New Roman" w:hAnsi="Courier New" w:cs="Times New Roman"/>
      <w:sz w:val="24"/>
      <w:szCs w:val="24"/>
      <w:lang w:val="en-US"/>
    </w:rPr>
  </w:style>
  <w:style w:type="paragraph" w:styleId="Header">
    <w:name w:val="header"/>
    <w:basedOn w:val="Normal"/>
    <w:link w:val="HeaderChar"/>
    <w:uiPriority w:val="99"/>
    <w:unhideWhenUsed/>
    <w:rsid w:val="000C687B"/>
    <w:pPr>
      <w:tabs>
        <w:tab w:val="center" w:pos="4680"/>
        <w:tab w:val="right" w:pos="9360"/>
      </w:tabs>
      <w:pPrChange w:id="3" w:author="SALSA" w:date="2026-09-25T21:07:00Z">
        <w:pPr>
          <w:widowControl w:val="0"/>
          <w:tabs>
            <w:tab w:val="center" w:pos="4680"/>
            <w:tab w:val="right" w:pos="9360"/>
          </w:tabs>
          <w:autoSpaceDE w:val="0"/>
          <w:autoSpaceDN w:val="0"/>
          <w:adjustRightInd w:val="0"/>
        </w:pPr>
      </w:pPrChange>
    </w:pPr>
    <w:rPr>
      <w:rPrChange w:id="3" w:author="SALSA" w:date="2026-09-25T21:07:00Z">
        <w:rPr>
          <w:rFonts w:ascii="Courier New" w:hAnsi="Courier New"/>
          <w:sz w:val="24"/>
          <w:szCs w:val="24"/>
          <w:lang w:val="fr-FR" w:eastAsia="en-US" w:bidi="ar-SA"/>
        </w:rPr>
      </w:rPrChange>
    </w:rPr>
  </w:style>
  <w:style w:type="character" w:customStyle="1" w:styleId="HeaderChar">
    <w:name w:val="Header Char"/>
    <w:basedOn w:val="DefaultParagraphFont"/>
    <w:link w:val="Header"/>
    <w:uiPriority w:val="99"/>
    <w:rsid w:val="001F267D"/>
    <w:rPr>
      <w:rFonts w:ascii="Courier New" w:eastAsia="Times New Roman" w:hAnsi="Courier New" w:cs="Times New Roman"/>
      <w:sz w:val="24"/>
      <w:szCs w:val="24"/>
      <w:lang w:val="en-US"/>
    </w:rPr>
  </w:style>
  <w:style w:type="paragraph" w:styleId="BalloonText">
    <w:name w:val="Balloon Text"/>
    <w:basedOn w:val="Normal"/>
    <w:link w:val="BalloonTextChar"/>
    <w:uiPriority w:val="99"/>
    <w:semiHidden/>
    <w:unhideWhenUsed/>
    <w:rsid w:val="001F267D"/>
    <w:rPr>
      <w:rFonts w:ascii="Tahoma" w:hAnsi="Tahoma" w:cs="Tahoma"/>
      <w:sz w:val="16"/>
      <w:szCs w:val="16"/>
    </w:rPr>
  </w:style>
  <w:style w:type="character" w:customStyle="1" w:styleId="BalloonTextChar">
    <w:name w:val="Balloon Text Char"/>
    <w:basedOn w:val="DefaultParagraphFont"/>
    <w:link w:val="BalloonText"/>
    <w:uiPriority w:val="99"/>
    <w:semiHidden/>
    <w:rsid w:val="001F267D"/>
    <w:rPr>
      <w:rFonts w:ascii="Tahoma" w:hAnsi="Tahoma" w:cs="Tahoma"/>
      <w:sz w:val="16"/>
      <w:szCs w:val="16"/>
    </w:rPr>
  </w:style>
  <w:style w:type="paragraph" w:styleId="FootnoteText">
    <w:name w:val="footnote text"/>
    <w:basedOn w:val="Normal"/>
    <w:link w:val="FootnoteTextChar"/>
    <w:uiPriority w:val="99"/>
    <w:semiHidden/>
    <w:unhideWhenUsed/>
    <w:rsid w:val="00BE2225"/>
    <w:rPr>
      <w:sz w:val="20"/>
      <w:szCs w:val="20"/>
    </w:rPr>
  </w:style>
  <w:style w:type="character" w:customStyle="1" w:styleId="FootnoteTextChar">
    <w:name w:val="Footnote Text Char"/>
    <w:basedOn w:val="DefaultParagraphFont"/>
    <w:link w:val="FootnoteText"/>
    <w:uiPriority w:val="99"/>
    <w:semiHidden/>
    <w:rsid w:val="00BE2225"/>
    <w:rPr>
      <w:sz w:val="20"/>
      <w:szCs w:val="20"/>
    </w:rPr>
  </w:style>
  <w:style w:type="character" w:styleId="FootnoteReference">
    <w:name w:val="footnote reference"/>
    <w:semiHidden/>
    <w:rsid w:val="00741DDB"/>
    <w:rPr>
      <w:rPrChange w:id="4" w:author="SALSA" w:date="2026-09-25T21:07:00Z">
        <w:rPr>
          <w:vertAlign w:val="superscript"/>
        </w:rPr>
      </w:rPrChange>
    </w:rPr>
  </w:style>
  <w:style w:type="character" w:customStyle="1" w:styleId="ListParagraphChar">
    <w:name w:val="List Paragraph Char"/>
    <w:aliases w:val="Párrafo de lista1 Char"/>
    <w:link w:val="ListParagraph"/>
    <w:uiPriority w:val="34"/>
    <w:locked/>
    <w:rsid w:val="006127D5"/>
  </w:style>
  <w:style w:type="paragraph" w:styleId="NoSpacing">
    <w:name w:val="No Spacing"/>
    <w:uiPriority w:val="1"/>
    <w:qFormat/>
    <w:rsid w:val="002D7083"/>
    <w:pPr>
      <w:spacing w:after="0" w:line="240" w:lineRule="auto"/>
    </w:pPr>
  </w:style>
  <w:style w:type="character" w:styleId="CommentReference">
    <w:name w:val="annotation reference"/>
    <w:basedOn w:val="DefaultParagraphFont"/>
    <w:uiPriority w:val="99"/>
    <w:semiHidden/>
    <w:unhideWhenUsed/>
    <w:rsid w:val="008B49A7"/>
    <w:rPr>
      <w:sz w:val="16"/>
      <w:szCs w:val="16"/>
    </w:rPr>
  </w:style>
  <w:style w:type="paragraph" w:styleId="CommentText">
    <w:name w:val="annotation text"/>
    <w:basedOn w:val="Normal"/>
    <w:link w:val="CommentTextChar"/>
    <w:uiPriority w:val="99"/>
    <w:semiHidden/>
    <w:unhideWhenUsed/>
    <w:rsid w:val="008B49A7"/>
    <w:rPr>
      <w:sz w:val="20"/>
      <w:szCs w:val="20"/>
    </w:rPr>
  </w:style>
  <w:style w:type="character" w:customStyle="1" w:styleId="CommentTextChar">
    <w:name w:val="Comment Text Char"/>
    <w:basedOn w:val="DefaultParagraphFont"/>
    <w:link w:val="CommentText"/>
    <w:uiPriority w:val="99"/>
    <w:semiHidden/>
    <w:rsid w:val="008B49A7"/>
    <w:rPr>
      <w:sz w:val="20"/>
      <w:szCs w:val="20"/>
    </w:rPr>
  </w:style>
  <w:style w:type="paragraph" w:styleId="CommentSubject">
    <w:name w:val="annotation subject"/>
    <w:basedOn w:val="CommentText"/>
    <w:next w:val="CommentText"/>
    <w:link w:val="CommentSubjectChar"/>
    <w:uiPriority w:val="99"/>
    <w:semiHidden/>
    <w:unhideWhenUsed/>
    <w:rsid w:val="008B49A7"/>
    <w:rPr>
      <w:b/>
      <w:bCs/>
    </w:rPr>
  </w:style>
  <w:style w:type="character" w:customStyle="1" w:styleId="CommentSubjectChar">
    <w:name w:val="Comment Subject Char"/>
    <w:basedOn w:val="CommentTextChar"/>
    <w:link w:val="CommentSubject"/>
    <w:uiPriority w:val="99"/>
    <w:semiHidden/>
    <w:rsid w:val="008B49A7"/>
    <w:rPr>
      <w:b/>
      <w:bCs/>
      <w:sz w:val="20"/>
      <w:szCs w:val="20"/>
    </w:rPr>
  </w:style>
  <w:style w:type="character" w:styleId="LineNumber">
    <w:name w:val="line number"/>
    <w:basedOn w:val="DefaultParagraphFont"/>
    <w:rsid w:val="00D53119"/>
    <w:rPr>
      <w:rFonts w:ascii="Courier New" w:hAnsi="Courier New"/>
      <w:b/>
      <w:sz w:val="24"/>
      <w:szCs w:val="24"/>
    </w:rPr>
  </w:style>
  <w:style w:type="character" w:customStyle="1" w:styleId="StyleCourierNew">
    <w:name w:val="Style Courier New"/>
    <w:basedOn w:val="DefaultParagraphFont"/>
    <w:rsid w:val="00D53119"/>
  </w:style>
  <w:style w:type="paragraph" w:customStyle="1" w:styleId="NormalText">
    <w:name w:val="NormalText"/>
    <w:basedOn w:val="Normal"/>
    <w:rsid w:val="00513B28"/>
    <w:pPr>
      <w:spacing w:line="480" w:lineRule="auto"/>
      <w:ind w:firstLine="720"/>
      <w:jc w:val="both"/>
      <w:pPrChange w:id="5" w:author="SALSA" w:date="2026-09-25T21:07:00Z">
        <w:pPr>
          <w:widowControl w:val="0"/>
          <w:autoSpaceDE w:val="0"/>
          <w:autoSpaceDN w:val="0"/>
          <w:adjustRightInd w:val="0"/>
          <w:spacing w:line="480" w:lineRule="auto"/>
          <w:ind w:firstLine="720"/>
          <w:jc w:val="both"/>
        </w:pPr>
      </w:pPrChange>
    </w:pPr>
    <w:rPr>
      <w:szCs w:val="20"/>
      <w:rPrChange w:id="5" w:author="SALSA" w:date="2026-09-25T21:07:00Z">
        <w:rPr>
          <w:rFonts w:ascii="Courier New" w:hAnsi="Courier New"/>
          <w:sz w:val="24"/>
          <w:lang w:val="en-US" w:eastAsia="en-US" w:bidi="ar-SA"/>
        </w:rPr>
      </w:rPrChange>
    </w:rPr>
  </w:style>
  <w:style w:type="character" w:customStyle="1" w:styleId="StruckText">
    <w:name w:val="StruckText"/>
    <w:basedOn w:val="DefaultParagraphFont"/>
    <w:rsid w:val="00D53119"/>
    <w:rPr>
      <w:rFonts w:ascii="Courier New" w:hAnsi="Courier New"/>
      <w:strike/>
    </w:rPr>
  </w:style>
  <w:style w:type="character" w:customStyle="1" w:styleId="InsertedText">
    <w:name w:val="InsertedText"/>
    <w:basedOn w:val="DefaultParagraphFont"/>
    <w:rsid w:val="003F3435"/>
    <w:rPr>
      <w:rFonts w:ascii="Courier New" w:hAnsi="Courier New"/>
      <w:rPrChange w:id="6" w:author="SALSA" w:date="2026-09-25T21:07:00Z">
        <w:rPr>
          <w:rFonts w:ascii="Courier New" w:hAnsi="Courier New"/>
          <w:u w:val="single"/>
        </w:rPr>
      </w:rPrChange>
    </w:rPr>
  </w:style>
  <w:style w:type="character" w:customStyle="1" w:styleId="HardSp">
    <w:name w:val="HardSp"/>
    <w:basedOn w:val="DefaultParagraphFont"/>
    <w:rsid w:val="00D53119"/>
    <w:rPr>
      <w:rFonts w:ascii="Courier New" w:hAnsi="Courier New"/>
    </w:rPr>
  </w:style>
  <w:style w:type="character" w:customStyle="1" w:styleId="SoftSp">
    <w:name w:val="SoftSp"/>
    <w:basedOn w:val="DefaultParagraphFont"/>
    <w:rsid w:val="00D53119"/>
    <w:rPr>
      <w:rFonts w:ascii="Courier New" w:hAnsi="Courier New"/>
    </w:rPr>
  </w:style>
  <w:style w:type="paragraph" w:customStyle="1" w:styleId="NormalPara">
    <w:name w:val="NormalPara"/>
    <w:basedOn w:val="NormalText"/>
    <w:rsid w:val="00D531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5575030">
      <w:bodyDiv w:val="1"/>
      <w:marLeft w:val="0"/>
      <w:marRight w:val="0"/>
      <w:marTop w:val="0"/>
      <w:marBottom w:val="0"/>
      <w:divBdr>
        <w:top w:val="none" w:sz="0" w:space="0" w:color="auto"/>
        <w:left w:val="none" w:sz="0" w:space="0" w:color="auto"/>
        <w:bottom w:val="none" w:sz="0" w:space="0" w:color="auto"/>
        <w:right w:val="none" w:sz="0" w:space="0" w:color="auto"/>
      </w:divBdr>
      <w:divsChild>
        <w:div w:id="716398265">
          <w:marLeft w:val="0"/>
          <w:marRight w:val="0"/>
          <w:marTop w:val="0"/>
          <w:marBottom w:val="0"/>
          <w:divBdr>
            <w:top w:val="none" w:sz="0" w:space="0" w:color="auto"/>
            <w:left w:val="none" w:sz="0" w:space="0" w:color="auto"/>
            <w:bottom w:val="none" w:sz="0" w:space="0" w:color="auto"/>
            <w:right w:val="none" w:sz="0" w:space="0" w:color="auto"/>
          </w:divBdr>
          <w:divsChild>
            <w:div w:id="804615084">
              <w:marLeft w:val="0"/>
              <w:marRight w:val="0"/>
              <w:marTop w:val="0"/>
              <w:marBottom w:val="0"/>
              <w:divBdr>
                <w:top w:val="none" w:sz="0" w:space="0" w:color="auto"/>
                <w:left w:val="none" w:sz="0" w:space="0" w:color="auto"/>
                <w:bottom w:val="none" w:sz="0" w:space="0" w:color="auto"/>
                <w:right w:val="none" w:sz="0" w:space="0" w:color="auto"/>
              </w:divBdr>
            </w:div>
          </w:divsChild>
        </w:div>
        <w:div w:id="628127272">
          <w:marLeft w:val="0"/>
          <w:marRight w:val="0"/>
          <w:marTop w:val="0"/>
          <w:marBottom w:val="0"/>
          <w:divBdr>
            <w:top w:val="none" w:sz="0" w:space="0" w:color="auto"/>
            <w:left w:val="none" w:sz="0" w:space="0" w:color="auto"/>
            <w:bottom w:val="none" w:sz="0" w:space="0" w:color="auto"/>
            <w:right w:val="none" w:sz="0" w:space="0" w:color="auto"/>
          </w:divBdr>
          <w:divsChild>
            <w:div w:id="1930851344">
              <w:marLeft w:val="0"/>
              <w:marRight w:val="0"/>
              <w:marTop w:val="0"/>
              <w:marBottom w:val="0"/>
              <w:divBdr>
                <w:top w:val="none" w:sz="0" w:space="0" w:color="auto"/>
                <w:left w:val="none" w:sz="0" w:space="0" w:color="auto"/>
                <w:bottom w:val="none" w:sz="0" w:space="0" w:color="auto"/>
                <w:right w:val="none" w:sz="0" w:space="0" w:color="auto"/>
              </w:divBdr>
            </w:div>
          </w:divsChild>
        </w:div>
        <w:div w:id="1387215089">
          <w:marLeft w:val="0"/>
          <w:marRight w:val="0"/>
          <w:marTop w:val="0"/>
          <w:marBottom w:val="0"/>
          <w:divBdr>
            <w:top w:val="none" w:sz="0" w:space="0" w:color="auto"/>
            <w:left w:val="none" w:sz="0" w:space="0" w:color="auto"/>
            <w:bottom w:val="none" w:sz="0" w:space="0" w:color="auto"/>
            <w:right w:val="none" w:sz="0" w:space="0" w:color="auto"/>
          </w:divBdr>
          <w:divsChild>
            <w:div w:id="1741293254">
              <w:marLeft w:val="0"/>
              <w:marRight w:val="0"/>
              <w:marTop w:val="0"/>
              <w:marBottom w:val="0"/>
              <w:divBdr>
                <w:top w:val="none" w:sz="0" w:space="0" w:color="auto"/>
                <w:left w:val="none" w:sz="0" w:space="0" w:color="auto"/>
                <w:bottom w:val="none" w:sz="0" w:space="0" w:color="auto"/>
                <w:right w:val="none" w:sz="0" w:space="0" w:color="auto"/>
              </w:divBdr>
              <w:divsChild>
                <w:div w:id="857694420">
                  <w:marLeft w:val="0"/>
                  <w:marRight w:val="0"/>
                  <w:marTop w:val="0"/>
                  <w:marBottom w:val="0"/>
                  <w:divBdr>
                    <w:top w:val="none" w:sz="0" w:space="0" w:color="auto"/>
                    <w:left w:val="none" w:sz="0" w:space="0" w:color="auto"/>
                    <w:bottom w:val="none" w:sz="0" w:space="0" w:color="auto"/>
                    <w:right w:val="none" w:sz="0" w:space="0" w:color="auto"/>
                  </w:divBdr>
                  <w:divsChild>
                    <w:div w:id="706952614">
                      <w:marLeft w:val="0"/>
                      <w:marRight w:val="0"/>
                      <w:marTop w:val="0"/>
                      <w:marBottom w:val="0"/>
                      <w:divBdr>
                        <w:top w:val="none" w:sz="0" w:space="0" w:color="auto"/>
                        <w:left w:val="none" w:sz="0" w:space="0" w:color="auto"/>
                        <w:bottom w:val="none" w:sz="0" w:space="0" w:color="auto"/>
                        <w:right w:val="none" w:sz="0" w:space="0" w:color="auto"/>
                      </w:divBdr>
                      <w:divsChild>
                        <w:div w:id="11163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779319">
                  <w:marLeft w:val="0"/>
                  <w:marRight w:val="0"/>
                  <w:marTop w:val="0"/>
                  <w:marBottom w:val="0"/>
                  <w:divBdr>
                    <w:top w:val="none" w:sz="0" w:space="0" w:color="auto"/>
                    <w:left w:val="none" w:sz="0" w:space="0" w:color="auto"/>
                    <w:bottom w:val="none" w:sz="0" w:space="0" w:color="auto"/>
                    <w:right w:val="none" w:sz="0" w:space="0" w:color="auto"/>
                  </w:divBdr>
                  <w:divsChild>
                    <w:div w:id="340090075">
                      <w:marLeft w:val="0"/>
                      <w:marRight w:val="0"/>
                      <w:marTop w:val="0"/>
                      <w:marBottom w:val="0"/>
                      <w:divBdr>
                        <w:top w:val="none" w:sz="0" w:space="0" w:color="auto"/>
                        <w:left w:val="none" w:sz="0" w:space="0" w:color="auto"/>
                        <w:bottom w:val="none" w:sz="0" w:space="0" w:color="auto"/>
                        <w:right w:val="none" w:sz="0" w:space="0" w:color="auto"/>
                      </w:divBdr>
                      <w:divsChild>
                        <w:div w:id="26662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127222">
      <w:bodyDiv w:val="1"/>
      <w:marLeft w:val="0"/>
      <w:marRight w:val="0"/>
      <w:marTop w:val="0"/>
      <w:marBottom w:val="0"/>
      <w:divBdr>
        <w:top w:val="none" w:sz="0" w:space="0" w:color="auto"/>
        <w:left w:val="none" w:sz="0" w:space="0" w:color="auto"/>
        <w:bottom w:val="none" w:sz="0" w:space="0" w:color="auto"/>
        <w:right w:val="none" w:sz="0" w:space="0" w:color="auto"/>
      </w:divBdr>
      <w:divsChild>
        <w:div w:id="2056464782">
          <w:marLeft w:val="0"/>
          <w:marRight w:val="0"/>
          <w:marTop w:val="0"/>
          <w:marBottom w:val="0"/>
          <w:divBdr>
            <w:top w:val="none" w:sz="0" w:space="0" w:color="auto"/>
            <w:left w:val="none" w:sz="0" w:space="0" w:color="auto"/>
            <w:bottom w:val="none" w:sz="0" w:space="0" w:color="auto"/>
            <w:right w:val="none" w:sz="0" w:space="0" w:color="auto"/>
          </w:divBdr>
          <w:divsChild>
            <w:div w:id="32316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652204">
      <w:bodyDiv w:val="1"/>
      <w:marLeft w:val="0"/>
      <w:marRight w:val="0"/>
      <w:marTop w:val="0"/>
      <w:marBottom w:val="0"/>
      <w:divBdr>
        <w:top w:val="none" w:sz="0" w:space="0" w:color="auto"/>
        <w:left w:val="none" w:sz="0" w:space="0" w:color="auto"/>
        <w:bottom w:val="none" w:sz="0" w:space="0" w:color="auto"/>
        <w:right w:val="none" w:sz="0" w:space="0" w:color="auto"/>
      </w:divBdr>
      <w:divsChild>
        <w:div w:id="1551990738">
          <w:marLeft w:val="0"/>
          <w:marRight w:val="0"/>
          <w:marTop w:val="0"/>
          <w:marBottom w:val="0"/>
          <w:divBdr>
            <w:top w:val="none" w:sz="0" w:space="0" w:color="auto"/>
            <w:left w:val="none" w:sz="0" w:space="0" w:color="auto"/>
            <w:bottom w:val="none" w:sz="0" w:space="0" w:color="auto"/>
            <w:right w:val="none" w:sz="0" w:space="0" w:color="auto"/>
          </w:divBdr>
          <w:divsChild>
            <w:div w:id="2702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299784">
      <w:bodyDiv w:val="1"/>
      <w:marLeft w:val="0"/>
      <w:marRight w:val="0"/>
      <w:marTop w:val="0"/>
      <w:marBottom w:val="0"/>
      <w:divBdr>
        <w:top w:val="none" w:sz="0" w:space="0" w:color="auto"/>
        <w:left w:val="none" w:sz="0" w:space="0" w:color="auto"/>
        <w:bottom w:val="none" w:sz="0" w:space="0" w:color="auto"/>
        <w:right w:val="none" w:sz="0" w:space="0" w:color="auto"/>
      </w:divBdr>
      <w:divsChild>
        <w:div w:id="800347235">
          <w:marLeft w:val="0"/>
          <w:marRight w:val="0"/>
          <w:marTop w:val="0"/>
          <w:marBottom w:val="0"/>
          <w:divBdr>
            <w:top w:val="none" w:sz="0" w:space="0" w:color="auto"/>
            <w:left w:val="none" w:sz="0" w:space="0" w:color="auto"/>
            <w:bottom w:val="none" w:sz="0" w:space="0" w:color="auto"/>
            <w:right w:val="none" w:sz="0" w:space="0" w:color="auto"/>
          </w:divBdr>
          <w:divsChild>
            <w:div w:id="1378162901">
              <w:marLeft w:val="0"/>
              <w:marRight w:val="0"/>
              <w:marTop w:val="0"/>
              <w:marBottom w:val="0"/>
              <w:divBdr>
                <w:top w:val="none" w:sz="0" w:space="0" w:color="auto"/>
                <w:left w:val="none" w:sz="0" w:space="0" w:color="auto"/>
                <w:bottom w:val="none" w:sz="0" w:space="0" w:color="auto"/>
                <w:right w:val="none" w:sz="0" w:space="0" w:color="auto"/>
              </w:divBdr>
            </w:div>
          </w:divsChild>
        </w:div>
        <w:div w:id="745104717">
          <w:marLeft w:val="0"/>
          <w:marRight w:val="0"/>
          <w:marTop w:val="0"/>
          <w:marBottom w:val="0"/>
          <w:divBdr>
            <w:top w:val="none" w:sz="0" w:space="0" w:color="auto"/>
            <w:left w:val="none" w:sz="0" w:space="0" w:color="auto"/>
            <w:bottom w:val="none" w:sz="0" w:space="0" w:color="auto"/>
            <w:right w:val="none" w:sz="0" w:space="0" w:color="auto"/>
          </w:divBdr>
          <w:divsChild>
            <w:div w:id="116917873">
              <w:marLeft w:val="0"/>
              <w:marRight w:val="0"/>
              <w:marTop w:val="0"/>
              <w:marBottom w:val="0"/>
              <w:divBdr>
                <w:top w:val="none" w:sz="0" w:space="0" w:color="auto"/>
                <w:left w:val="none" w:sz="0" w:space="0" w:color="auto"/>
                <w:bottom w:val="none" w:sz="0" w:space="0" w:color="auto"/>
                <w:right w:val="none" w:sz="0" w:space="0" w:color="auto"/>
              </w:divBdr>
            </w:div>
          </w:divsChild>
        </w:div>
        <w:div w:id="550114317">
          <w:marLeft w:val="0"/>
          <w:marRight w:val="0"/>
          <w:marTop w:val="0"/>
          <w:marBottom w:val="0"/>
          <w:divBdr>
            <w:top w:val="none" w:sz="0" w:space="0" w:color="auto"/>
            <w:left w:val="none" w:sz="0" w:space="0" w:color="auto"/>
            <w:bottom w:val="none" w:sz="0" w:space="0" w:color="auto"/>
            <w:right w:val="none" w:sz="0" w:space="0" w:color="auto"/>
          </w:divBdr>
          <w:divsChild>
            <w:div w:id="172234457">
              <w:marLeft w:val="0"/>
              <w:marRight w:val="0"/>
              <w:marTop w:val="0"/>
              <w:marBottom w:val="0"/>
              <w:divBdr>
                <w:top w:val="none" w:sz="0" w:space="0" w:color="auto"/>
                <w:left w:val="none" w:sz="0" w:space="0" w:color="auto"/>
                <w:bottom w:val="none" w:sz="0" w:space="0" w:color="auto"/>
                <w:right w:val="none" w:sz="0" w:space="0" w:color="auto"/>
              </w:divBdr>
              <w:divsChild>
                <w:div w:id="1158305586">
                  <w:marLeft w:val="0"/>
                  <w:marRight w:val="0"/>
                  <w:marTop w:val="0"/>
                  <w:marBottom w:val="0"/>
                  <w:divBdr>
                    <w:top w:val="none" w:sz="0" w:space="0" w:color="auto"/>
                    <w:left w:val="none" w:sz="0" w:space="0" w:color="auto"/>
                    <w:bottom w:val="none" w:sz="0" w:space="0" w:color="auto"/>
                    <w:right w:val="none" w:sz="0" w:space="0" w:color="auto"/>
                  </w:divBdr>
                  <w:divsChild>
                    <w:div w:id="1661423303">
                      <w:marLeft w:val="0"/>
                      <w:marRight w:val="0"/>
                      <w:marTop w:val="0"/>
                      <w:marBottom w:val="0"/>
                      <w:divBdr>
                        <w:top w:val="none" w:sz="0" w:space="0" w:color="auto"/>
                        <w:left w:val="none" w:sz="0" w:space="0" w:color="auto"/>
                        <w:bottom w:val="none" w:sz="0" w:space="0" w:color="auto"/>
                        <w:right w:val="none" w:sz="0" w:space="0" w:color="auto"/>
                      </w:divBdr>
                      <w:divsChild>
                        <w:div w:id="37801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172073">
                  <w:marLeft w:val="0"/>
                  <w:marRight w:val="0"/>
                  <w:marTop w:val="0"/>
                  <w:marBottom w:val="0"/>
                  <w:divBdr>
                    <w:top w:val="none" w:sz="0" w:space="0" w:color="auto"/>
                    <w:left w:val="none" w:sz="0" w:space="0" w:color="auto"/>
                    <w:bottom w:val="none" w:sz="0" w:space="0" w:color="auto"/>
                    <w:right w:val="none" w:sz="0" w:space="0" w:color="auto"/>
                  </w:divBdr>
                  <w:divsChild>
                    <w:div w:id="1530754545">
                      <w:marLeft w:val="0"/>
                      <w:marRight w:val="0"/>
                      <w:marTop w:val="0"/>
                      <w:marBottom w:val="0"/>
                      <w:divBdr>
                        <w:top w:val="none" w:sz="0" w:space="0" w:color="auto"/>
                        <w:left w:val="none" w:sz="0" w:space="0" w:color="auto"/>
                        <w:bottom w:val="none" w:sz="0" w:space="0" w:color="auto"/>
                        <w:right w:val="none" w:sz="0" w:space="0" w:color="auto"/>
                      </w:divBdr>
                      <w:divsChild>
                        <w:div w:id="74661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996179">
                  <w:marLeft w:val="0"/>
                  <w:marRight w:val="0"/>
                  <w:marTop w:val="0"/>
                  <w:marBottom w:val="0"/>
                  <w:divBdr>
                    <w:top w:val="none" w:sz="0" w:space="0" w:color="auto"/>
                    <w:left w:val="none" w:sz="0" w:space="0" w:color="auto"/>
                    <w:bottom w:val="none" w:sz="0" w:space="0" w:color="auto"/>
                    <w:right w:val="none" w:sz="0" w:space="0" w:color="auto"/>
                  </w:divBdr>
                  <w:divsChild>
                    <w:div w:id="2043508517">
                      <w:marLeft w:val="0"/>
                      <w:marRight w:val="0"/>
                      <w:marTop w:val="0"/>
                      <w:marBottom w:val="0"/>
                      <w:divBdr>
                        <w:top w:val="none" w:sz="0" w:space="0" w:color="auto"/>
                        <w:left w:val="none" w:sz="0" w:space="0" w:color="auto"/>
                        <w:bottom w:val="none" w:sz="0" w:space="0" w:color="auto"/>
                        <w:right w:val="none" w:sz="0" w:space="0" w:color="auto"/>
                      </w:divBdr>
                      <w:divsChild>
                        <w:div w:id="82354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4321578">
      <w:bodyDiv w:val="1"/>
      <w:marLeft w:val="0"/>
      <w:marRight w:val="0"/>
      <w:marTop w:val="0"/>
      <w:marBottom w:val="0"/>
      <w:divBdr>
        <w:top w:val="none" w:sz="0" w:space="0" w:color="auto"/>
        <w:left w:val="none" w:sz="0" w:space="0" w:color="auto"/>
        <w:bottom w:val="none" w:sz="0" w:space="0" w:color="auto"/>
        <w:right w:val="none" w:sz="0" w:space="0" w:color="auto"/>
      </w:divBdr>
      <w:divsChild>
        <w:div w:id="2061974805">
          <w:marLeft w:val="0"/>
          <w:marRight w:val="0"/>
          <w:marTop w:val="0"/>
          <w:marBottom w:val="0"/>
          <w:divBdr>
            <w:top w:val="none" w:sz="0" w:space="0" w:color="auto"/>
            <w:left w:val="none" w:sz="0" w:space="0" w:color="auto"/>
            <w:bottom w:val="none" w:sz="0" w:space="0" w:color="auto"/>
            <w:right w:val="none" w:sz="0" w:space="0" w:color="auto"/>
          </w:divBdr>
          <w:divsChild>
            <w:div w:id="102408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69F371-5729-486E-A273-089347825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5651</Words>
  <Characters>32213</Characters>
  <Application>Microsoft Office Word</Application>
  <DocSecurity>0</DocSecurity>
  <Lines>268</Lines>
  <Paragraphs>75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Microsoft</Company>
  <LinksUpToDate>false</LinksUpToDate>
  <CharactersWithSpaces>37789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Dominic Obiaja</dc:creator>
  <cp:lastModifiedBy>Arthur Souza Rodrigues</cp:lastModifiedBy>
  <cp:revision>1</cp:revision>
  <cp:lastPrinted>2020-03-18T08:17:00Z</cp:lastPrinted>
  <dcterms:created xsi:type="dcterms:W3CDTF">2020-03-18T08:18:00Z</dcterms:created>
  <dcterms:modified xsi:type="dcterms:W3CDTF">2026-09-26T01:07:00Z</dcterms:modified>
</cp:coreProperties>
</file>