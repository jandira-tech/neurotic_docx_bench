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30DCAD" w14:textId="77777777" w:rsidR="002B5D7E" w:rsidRDefault="001F0970">
      <w:ins w:id="0" w:author="Author" w:date="2026-06-29T11:10:00Z" w16du:dateUtc="2026-06-29T15:10:00Z">
        <w:r>
          <w:t>Justified</w:t>
        </w:r>
      </w:ins>
      <w:del w:id="1" w:author="Author" w:date="2026-06-29T11:10:00Z" w16du:dateUtc="2026-06-29T15:10:00Z">
        <w:r>
          <w:rPr>
            <w:i/>
            <w:iCs/>
            <w:u w:val="single"/>
          </w:rPr>
          <w:delText>Italic</w:delText>
        </w:r>
      </w:del>
      <w:r>
        <w:rPr>
          <w:rPrChange w:id="2" w:author="Author" w:date="2026-06-29T11:10:00Z" w16du:dateUtc="2026-06-29T15:10:00Z">
            <w:rPr>
              <w:i/>
              <w:iCs/>
              <w:u w:val="single"/>
            </w:rPr>
          </w:rPrChange>
        </w:rPr>
        <w:t xml:space="preserve"> Underline </w:t>
      </w:r>
      <w:del w:id="3" w:author="Author" w:date="2026-06-29T11:10:00Z" w16du:dateUtc="2026-06-29T15:10:00Z">
        <w:r>
          <w:rPr>
            <w:i/>
            <w:iCs/>
            <w:u w:val="single"/>
          </w:rPr>
          <w:delText xml:space="preserve">Combined </w:delText>
        </w:r>
      </w:del>
      <w:r>
        <w:rPr>
          <w:rPrChange w:id="4" w:author="Author" w:date="2026-06-29T11:10:00Z" w16du:dateUtc="2026-06-29T15:10:00Z">
            <w:rPr>
              <w:i/>
              <w:iCs/>
              <w:u w:val="single"/>
            </w:rPr>
          </w:rPrChange>
        </w:rPr>
        <w:t>Demo</w:t>
      </w:r>
    </w:p>
    <w:p w14:paraId="758EABDE" w14:textId="77777777" w:rsidR="002B5D7E" w:rsidRDefault="001F0970">
      <w:pPr>
        <w:rPr>
          <w:del w:id="5" w:author="Author" w:date="2026-06-29T11:10:00Z" w16du:dateUtc="2026-06-29T15:10:00Z"/>
        </w:rPr>
      </w:pPr>
      <w:r>
        <w:rPr>
          <w:rPrChange w:id="6" w:author="Author" w:date="2026-06-29T11:10:00Z" w16du:dateUtc="2026-06-29T15:10:00Z">
            <w:rPr>
              <w:i/>
              <w:iCs/>
              <w:u w:val="single"/>
            </w:rPr>
          </w:rPrChange>
        </w:rPr>
        <w:t xml:space="preserve">This document combines </w:t>
      </w:r>
      <w:ins w:id="7" w:author="Author" w:date="2026-06-29T11:10:00Z" w16du:dateUtc="2026-06-29T15:10:00Z">
        <w:r>
          <w:t>justify alignment with</w:t>
        </w:r>
      </w:ins>
      <w:del w:id="8" w:author="Author" w:date="2026-06-29T11:10:00Z" w16du:dateUtc="2026-06-29T15:10:00Z">
        <w:r>
          <w:rPr>
            <w:i/>
            <w:iCs/>
            <w:u w:val="single"/>
          </w:rPr>
          <w:delText>italic and</w:delText>
        </w:r>
      </w:del>
      <w:r>
        <w:rPr>
          <w:rPrChange w:id="9" w:author="Author" w:date="2026-06-29T11:10:00Z" w16du:dateUtc="2026-06-29T15:10:00Z">
            <w:rPr>
              <w:i/>
              <w:iCs/>
              <w:u w:val="single"/>
            </w:rPr>
          </w:rPrChange>
        </w:rPr>
        <w:t xml:space="preserve"> underline formatting</w:t>
      </w:r>
      <w:del w:id="10" w:author="Author" w:date="2026-06-29T11:10:00Z" w16du:dateUtc="2026-06-29T15:10:00Z">
        <w:r>
          <w:rPr>
            <w:i/>
            <w:iCs/>
            <w:u w:val="single"/>
          </w:rPr>
          <w:delText>.</w:delText>
        </w:r>
      </w:del>
    </w:p>
    <w:p w14:paraId="7D645E61" w14:textId="77777777" w:rsidR="002B5D7E" w:rsidRDefault="001F0970">
      <w:del w:id="11" w:author="Author" w:date="2026-06-29T11:10:00Z" w16du:dateUtc="2026-06-29T15:10:00Z">
        <w:r>
          <w:rPr>
            <w:i/>
            <w:iCs/>
            <w:u w:val="single"/>
          </w:rPr>
          <w:delText>Italic underlined text is often used</w:delText>
        </w:r>
      </w:del>
      <w:r>
        <w:rPr>
          <w:rPrChange w:id="12" w:author="Author" w:date="2026-06-29T11:10:00Z" w16du:dateUtc="2026-06-29T15:10:00Z">
            <w:rPr>
              <w:i/>
              <w:iCs/>
              <w:u w:val="single"/>
            </w:rPr>
          </w:rPrChange>
        </w:rPr>
        <w:t xml:space="preserve"> for </w:t>
      </w:r>
      <w:ins w:id="13" w:author="Author" w:date="2026-06-29T11:10:00Z" w16du:dateUtc="2026-06-29T15:10:00Z">
        <w:r>
          <w:t>a formal document look</w:t>
        </w:r>
      </w:ins>
      <w:del w:id="14" w:author="Author" w:date="2026-06-29T11:10:00Z" w16du:dateUtc="2026-06-29T15:10:00Z">
        <w:r>
          <w:rPr>
            <w:i/>
            <w:iCs/>
            <w:u w:val="single"/>
          </w:rPr>
          <w:delText>titles and citations</w:delText>
        </w:r>
      </w:del>
      <w:r>
        <w:rPr>
          <w:rPrChange w:id="15" w:author="Author" w:date="2026-06-29T11:10:00Z" w16du:dateUtc="2026-06-29T15:10:00Z">
            <w:rPr>
              <w:i/>
              <w:iCs/>
              <w:u w:val="single"/>
            </w:rPr>
          </w:rPrChange>
        </w:rPr>
        <w:t>.</w:t>
      </w:r>
    </w:p>
    <w:sectPr w:rsidR="002B5D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5D7E"/>
    <w:rsid w:val="001F0970"/>
    <w:rsid w:val="002B5D7E"/>
    <w:rsid w:val="00325BC5"/>
    <w:rsid w:val="00AD0252"/>
    <w:rsid w:val="00DC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5B88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2026-06-29T15:10:00Z</dcterms:modified>
</cp:coreProperties>
</file>