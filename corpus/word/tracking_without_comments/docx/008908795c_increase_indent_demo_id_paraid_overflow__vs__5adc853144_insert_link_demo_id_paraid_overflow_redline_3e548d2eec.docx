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6DCF7E" w14:textId="77777777" w:rsidR="00291DED" w:rsidRDefault="000D6704">
      <w:ins w:id="0" w:author="Comparison" w:date="2026-09-26T14:41:00Z" w16du:dateUtc="2026-09-26T18:41:00Z">
        <w:r>
          <w:t>Insert Link</w:t>
        </w:r>
      </w:ins>
      <w:del w:id="1" w:author="Comparison" w:date="2026-09-26T14:41:00Z" w16du:dateUtc="2026-09-26T18:41:00Z">
        <w:r>
          <w:delText>Increase Indent</w:delText>
        </w:r>
      </w:del>
      <w:r>
        <w:t xml:space="preserve"> Demo</w:t>
      </w:r>
    </w:p>
    <w:p w14:paraId="4C822715" w14:textId="77777777" w:rsidR="0041466C" w:rsidRDefault="000D6704">
      <w:pPr>
        <w:rPr>
          <w:ins w:id="2" w:author="Comparison" w:date="2026-09-26T14:41:00Z" w16du:dateUtc="2026-09-26T18:41:00Z"/>
        </w:rPr>
      </w:pPr>
      <w:ins w:id="3" w:author="Comparison" w:date="2026-09-26T14:41:00Z" w16du:dateUtc="2026-09-26T18:41:00Z">
        <w:r>
          <w:t>This document demonstrates inserting hyperlinks.</w:t>
        </w:r>
      </w:ins>
    </w:p>
    <w:p w14:paraId="53BDC69A" w14:textId="77777777" w:rsidR="00291DED" w:rsidRDefault="000D6704">
      <w:pPr>
        <w:ind w:left="720"/>
        <w:rPr>
          <w:del w:id="4" w:author="Comparison" w:date="2026-09-26T14:41:00Z" w16du:dateUtc="2026-09-26T18:41:00Z"/>
        </w:rPr>
      </w:pPr>
      <w:ins w:id="5" w:author="Comparison" w:date="2026-09-26T14:41:00Z" w16du:dateUtc="2026-09-26T18:41:00Z">
        <w:r>
          <w:fldChar w:fldCharType="begin"/>
        </w:r>
        <w:r>
          <w:instrText>HYPERLINK "https://example.com" \h</w:instrText>
        </w:r>
        <w:r>
          <w:fldChar w:fldCharType="separate"/>
        </w:r>
        <w:r>
          <w:t>Click here to visit example.com</w:t>
        </w:r>
        <w:r>
          <w:fldChar w:fldCharType="end"/>
        </w:r>
      </w:ins>
      <w:del w:id="6" w:author="Comparison" w:date="2026-09-26T14:41:00Z" w16du:dateUtc="2026-09-26T18:41:00Z">
        <w:r>
          <w:delText>This text will be indented.</w:delText>
        </w:r>
      </w:del>
    </w:p>
    <w:p w14:paraId="3278D3C5" w14:textId="77777777" w:rsidR="00291DED" w:rsidRDefault="000D6704">
      <w:pPr>
        <w:ind w:left="720"/>
        <w:rPr>
          <w:del w:id="7" w:author="Comparison" w:date="2026-09-26T14:41:00Z" w16du:dateUtc="2026-09-26T18:41:00Z"/>
        </w:rPr>
      </w:pPr>
      <w:del w:id="8" w:author="Comparison" w:date="2026-09-26T14:41:00Z" w16du:dateUtc="2026-09-26T18:41:00Z">
        <w:r>
          <w:delText>This line is indented once.</w:delText>
        </w:r>
      </w:del>
    </w:p>
    <w:p w14:paraId="6060ED87" w14:textId="77777777" w:rsidR="00291DED" w:rsidRDefault="000D6704">
      <w:pPr>
        <w:pPrChange w:id="9" w:author="Comparison" w:date="2026-09-26T14:41:00Z" w16du:dateUtc="2026-09-26T18:41:00Z">
          <w:pPr>
            <w:ind w:left="1440"/>
          </w:pPr>
        </w:pPrChange>
      </w:pPr>
      <w:del w:id="10" w:author="Comparison" w:date="2026-09-26T14:41:00Z" w16du:dateUtc="2026-09-26T18:41:00Z">
        <w:r>
          <w:delText>This line is indented more.</w:delText>
        </w:r>
      </w:del>
    </w:p>
    <w:sectPr w:rsidR="00291DE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1DED"/>
    <w:rsid w:val="000D6704"/>
    <w:rsid w:val="00291DED"/>
    <w:rsid w:val="0041466C"/>
    <w:rsid w:val="005017B3"/>
    <w:rsid w:val="00B45B75"/>
    <w:rsid w:val="00FC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BA849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2026-05-14T16:48:00Z</dcterms:created>
  <dcterms:modified xsi:type="dcterms:W3CDTF">2026-09-26T18:41:00Z</dcterms:modified>
</cp:coreProperties>
</file>