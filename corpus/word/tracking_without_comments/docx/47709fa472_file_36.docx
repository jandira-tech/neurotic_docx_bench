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06CC9" w14:textId="77777777" w:rsidR="00635EBB" w:rsidRDefault="00635EBB">
      <w:r>
        <w:t>file_36.docx</w:t>
      </w:r>
    </w:p>
    <w:p w14:paraId="3593AE89" w14:textId="53837947" w:rsidR="0036159F" w:rsidRDefault="007A2B22">
      <w:r>
        <w:t>Contract Review</w:t>
      </w:r>
    </w:p>
    <w:p w14:paraId="7D9B87DF" w14:textId="77777777" w:rsidR="0036159F" w:rsidRDefault="0036159F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6159F" w14:paraId="37EA2D9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6880" w14:textId="77777777" w:rsidR="0036159F" w:rsidRDefault="007A2B22">
            <w:ins w:id="0" w:author="Online User" w:date="2026-05-14T20:31:00Z">
              <w:r>
                <w:t>Clause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E553" w14:textId="77777777" w:rsidR="0036159F" w:rsidRDefault="007A2B22">
            <w:ins w:id="1" w:author="Online User" w:date="2026-05-14T20:31:00Z">
              <w:r>
                <w:t>Status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4710" w14:textId="77777777" w:rsidR="0036159F" w:rsidRDefault="007A2B22">
            <w:ins w:id="2" w:author="Online User" w:date="2026-05-14T20:31:00Z">
              <w:r>
                <w:t>Notes</w:t>
              </w:r>
            </w:ins>
          </w:p>
        </w:tc>
      </w:tr>
      <w:tr w:rsidR="0036159F" w14:paraId="51D83BF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FE13" w14:textId="77777777" w:rsidR="0036159F" w:rsidRDefault="007A2B22">
            <w:ins w:id="3" w:author="Online User" w:date="2026-05-14T20:31:00Z">
              <w:r>
                <w:t>Payment Terms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F60A" w14:textId="77777777" w:rsidR="0036159F" w:rsidRDefault="007A2B22">
            <w:ins w:id="4" w:author="Online User" w:date="2026-05-14T20:31:00Z">
              <w:r>
                <w:t>Approved by Legal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E759" w14:textId="77777777" w:rsidR="0036159F" w:rsidRDefault="007A2B22">
            <w:ins w:id="5" w:author="Online User" w:date="2026-05-14T20:31:00Z">
              <w:r>
                <w:t>Net 30 days</w:t>
              </w:r>
            </w:ins>
          </w:p>
        </w:tc>
      </w:tr>
      <w:tr w:rsidR="0036159F" w14:paraId="57648D2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4002" w14:textId="77777777" w:rsidR="0036159F" w:rsidRDefault="007A2B22">
            <w:ins w:id="6" w:author="Online User" w:date="2026-05-14T20:31:00Z">
              <w:r>
                <w:t>Liability Cap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8A87" w14:textId="77777777" w:rsidR="0036159F" w:rsidRDefault="0036159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5C58" w14:textId="77777777" w:rsidR="0036159F" w:rsidRDefault="007A2B22">
            <w:ins w:id="7" w:author="Online User" w:date="2026-05-14T20:31:00Z">
              <w:r>
                <w:t xml:space="preserve">In </w:t>
              </w:r>
              <w:proofErr w:type="spellStart"/>
              <w:r>
                <w:t>ReviewLimit</w:t>
              </w:r>
              <w:proofErr w:type="spellEnd"/>
              <w:r>
                <w:t xml:space="preserve"> to $500K</w:t>
              </w:r>
            </w:ins>
          </w:p>
        </w:tc>
      </w:tr>
    </w:tbl>
    <w:p w14:paraId="47892F85" w14:textId="77777777" w:rsidR="0036159F" w:rsidRDefault="0036159F"/>
    <w:sectPr w:rsidR="003615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159F"/>
    <w:rsid w:val="0036159F"/>
    <w:rsid w:val="00635EB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4947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2026-05-14T20:32:00Z</dcterms:created>
  <dcterms:modified xsi:type="dcterms:W3CDTF">2026-07-11T01:34:00Z</dcterms:modified>
</cp:coreProperties>
</file>