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BC8E32" w14:textId="77777777" w:rsidR="00BC32DD" w:rsidRPr="001A2552" w:rsidRDefault="00BC32DD" w:rsidP="00BC32DD">
      <w:pPr>
        <w:jc w:val="center"/>
        <w:rPr>
          <w:ins w:id="8" w:author="msi" w:date="2026-09-22T12:22:00Z" w16du:dateUtc="2026-09-22T16:22:00Z"/>
          <w:sz w:val="16"/>
          <w:szCs w:val="16"/>
        </w:rPr>
      </w:pPr>
      <w:ins w:id="9" w:author="msi" w:date="2026-09-22T12:22:00Z" w16du:dateUtc="2026-09-22T16:2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9A7E7C8" w14:textId="77777777" w:rsidR="00BC32DD" w:rsidRPr="001A2552" w:rsidRDefault="00BC32DD" w:rsidP="00BC32DD">
      <w:pPr>
        <w:jc w:val="center"/>
        <w:rPr>
          <w:ins w:id="10" w:author="msi" w:date="2026-09-22T12:22:00Z" w16du:dateUtc="2026-09-22T16:22:00Z"/>
          <w:b/>
          <w:sz w:val="16"/>
          <w:szCs w:val="16"/>
        </w:rPr>
      </w:pPr>
      <w:ins w:id="11" w:author="msi" w:date="2026-09-22T12:22:00Z" w16du:dateUtc="2026-09-22T16:22:00Z">
        <w:r w:rsidRPr="001A2552">
          <w:rPr>
            <w:b/>
            <w:sz w:val="16"/>
            <w:szCs w:val="16"/>
          </w:rPr>
          <w:t>Açık Ders Malzemeleri</w:t>
        </w:r>
      </w:ins>
    </w:p>
    <w:p w14:paraId="3973D8C5" w14:textId="77777777" w:rsidR="00BC32DD" w:rsidRDefault="00BC32DD" w:rsidP="00BC32DD">
      <w:pPr>
        <w:pStyle w:val="Basliklar"/>
        <w:jc w:val="center"/>
        <w:rPr>
          <w:ins w:id="12" w:author="msi" w:date="2026-09-22T12:22:00Z" w16du:dateUtc="2026-09-22T16:22:00Z"/>
          <w:sz w:val="16"/>
          <w:szCs w:val="16"/>
        </w:rPr>
      </w:pPr>
    </w:p>
    <w:p w14:paraId="2C4FD3CF" w14:textId="77777777" w:rsidR="00BC32DD" w:rsidRPr="001A2552" w:rsidRDefault="00BC32DD" w:rsidP="00BC32DD">
      <w:pPr>
        <w:pStyle w:val="Basliklar"/>
        <w:jc w:val="center"/>
        <w:rPr>
          <w:ins w:id="13" w:author="msi" w:date="2026-09-22T12:22:00Z" w16du:dateUtc="2026-09-22T16:22:00Z"/>
          <w:sz w:val="16"/>
          <w:szCs w:val="16"/>
        </w:rPr>
      </w:pPr>
      <w:ins w:id="14" w:author="msi" w:date="2026-09-22T12:22:00Z" w16du:dateUtc="2026-09-22T16:22:00Z">
        <w:r>
          <w:rPr>
            <w:sz w:val="16"/>
            <w:szCs w:val="16"/>
          </w:rPr>
          <w:t>Ders izlence Formu</w:t>
        </w:r>
      </w:ins>
    </w:p>
    <w:p w14:paraId="0D7D88AA" w14:textId="77777777" w:rsidR="00BC32DD" w:rsidRPr="001A2552" w:rsidRDefault="00BC32DD" w:rsidP="00BC32DD">
      <w:pPr>
        <w:rPr>
          <w:ins w:id="15" w:author="msi" w:date="2026-09-22T12:22:00Z" w16du:dateUtc="2026-09-22T16:22:00Z"/>
          <w:sz w:val="16"/>
          <w:szCs w:val="16"/>
        </w:rPr>
      </w:pPr>
    </w:p>
    <w:p w14:paraId="5356FE39" w14:textId="77777777" w:rsidR="009625AA" w:rsidRDefault="00641D0C">
      <w:pPr>
        <w:jc w:val="center"/>
        <w:rPr>
          <w:del w:id="16" w:author="msi" w:date="2026-09-22T12:22:00Z" w16du:dateUtc="2026-09-22T16:22:00Z"/>
          <w:rFonts w:ascii="Times New Roman" w:hAnsi="Times New Roman"/>
          <w:b/>
          <w:bCs/>
          <w:sz w:val="24"/>
          <w:lang w:eastAsia="ru-RU"/>
        </w:rPr>
      </w:pPr>
      <w:del w:id="17" w:author="msi" w:date="2026-09-22T12:22:00Z" w16du:dateUtc="2026-09-22T16:22:00Z">
        <w:r>
          <w:rPr>
            <w:rFonts w:ascii="Times New Roman" w:hAnsi="Times New Roman"/>
            <w:b/>
            <w:bCs/>
            <w:sz w:val="24"/>
            <w:lang w:eastAsia="ru-RU"/>
          </w:rPr>
          <w:delText>Заявка (юридического лица)</w:delText>
        </w:r>
      </w:del>
    </w:p>
    <w:p w14:paraId="4B63A587" w14:textId="77777777" w:rsidR="009625AA" w:rsidRDefault="00641D0C">
      <w:pPr>
        <w:jc w:val="center"/>
        <w:rPr>
          <w:del w:id="18" w:author="msi" w:date="2026-09-22T12:22:00Z" w16du:dateUtc="2026-09-22T16:22:00Z"/>
          <w:rFonts w:ascii="Times New Roman" w:hAnsi="Times New Roman"/>
          <w:b/>
          <w:bCs/>
          <w:sz w:val="24"/>
          <w:lang w:eastAsia="ru-RU"/>
        </w:rPr>
      </w:pPr>
      <w:del w:id="19" w:author="msi" w:date="2026-09-22T12:22:00Z" w16du:dateUtc="2026-09-22T16:22:00Z">
        <w:r>
          <w:rPr>
            <w:rFonts w:ascii="Times New Roman" w:hAnsi="Times New Roman"/>
            <w:b/>
            <w:bCs/>
            <w:sz w:val="24"/>
            <w:lang w:eastAsia="ru-RU"/>
          </w:rPr>
          <w:delText>на участие в благотворительном конкурсе</w:delText>
        </w:r>
      </w:del>
    </w:p>
    <w:p w14:paraId="48D1F732" w14:textId="77777777" w:rsidR="009625AA" w:rsidRDefault="00641D0C">
      <w:pPr>
        <w:jc w:val="center"/>
        <w:rPr>
          <w:del w:id="20" w:author="msi" w:date="2026-09-22T12:22:00Z" w16du:dateUtc="2026-09-22T16:22:00Z"/>
          <w:rFonts w:ascii="Times New Roman" w:hAnsi="Times New Roman"/>
          <w:b/>
          <w:bCs/>
          <w:sz w:val="24"/>
          <w:lang w:eastAsia="ru-RU"/>
        </w:rPr>
      </w:pPr>
      <w:del w:id="21" w:author="msi" w:date="2026-09-22T12:22:00Z" w16du:dateUtc="2026-09-22T16:22:00Z">
        <w:r>
          <w:rPr>
            <w:rFonts w:ascii="Times New Roman" w:hAnsi="Times New Roman"/>
            <w:b/>
            <w:bCs/>
            <w:sz w:val="24"/>
            <w:lang w:eastAsia="ru-RU"/>
          </w:rPr>
          <w:delText>социальных проектов «Преображая жизнь»</w:delText>
        </w:r>
      </w:del>
    </w:p>
    <w:p w14:paraId="3A051A1F" w14:textId="77777777" w:rsidR="009625AA" w:rsidRDefault="009625AA">
      <w:pPr>
        <w:jc w:val="center"/>
        <w:rPr>
          <w:del w:id="22" w:author="msi" w:date="2026-09-22T12:22:00Z" w16du:dateUtc="2026-09-22T16:22:00Z"/>
          <w:rFonts w:ascii="Times New Roman" w:hAnsi="Times New Roman"/>
          <w:bCs/>
          <w:sz w:val="16"/>
          <w:szCs w:val="16"/>
          <w:lang w:eastAsia="ru-RU"/>
        </w:rPr>
      </w:pPr>
    </w:p>
    <w:p w14:paraId="70C7F2BF" w14:textId="77777777" w:rsidR="009625AA" w:rsidRDefault="00641D0C">
      <w:pPr>
        <w:numPr>
          <w:ilvl w:val="0"/>
          <w:numId w:val="6"/>
        </w:numPr>
        <w:contextualSpacing/>
        <w:jc w:val="center"/>
        <w:rPr>
          <w:del w:id="23" w:author="msi" w:date="2026-09-22T12:22:00Z" w16du:dateUtc="2026-09-22T16:22:00Z"/>
          <w:rFonts w:ascii="Times New Roman" w:hAnsi="Times New Roman"/>
          <w:b/>
          <w:bCs/>
          <w:sz w:val="24"/>
          <w:lang w:eastAsia="ru-RU"/>
        </w:rPr>
      </w:pPr>
      <w:del w:id="24" w:author="msi" w:date="2026-09-22T12:22:00Z" w16du:dateUtc="2026-09-22T16:22:00Z">
        <w:r>
          <w:rPr>
            <w:rFonts w:ascii="Times New Roman" w:hAnsi="Times New Roman"/>
            <w:b/>
            <w:bCs/>
            <w:sz w:val="24"/>
            <w:lang w:eastAsia="ru-RU"/>
          </w:rPr>
          <w:delText>Общие данные о проекте</w:delText>
        </w:r>
      </w:del>
    </w:p>
    <w:p w14:paraId="41B88146" w14:textId="77777777" w:rsidR="009625AA" w:rsidRDefault="00641D0C">
      <w:pPr>
        <w:spacing w:before="60"/>
        <w:rPr>
          <w:del w:id="25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26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1.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>Название проекта</w:delText>
        </w:r>
      </w:del>
    </w:p>
    <w:p w14:paraId="5E4425E2" w14:textId="77777777" w:rsidR="009625AA" w:rsidRDefault="00641D0C">
      <w:pPr>
        <w:spacing w:before="60"/>
        <w:rPr>
          <w:del w:id="27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28" w:author="msi" w:date="2026-09-22T12:22:00Z" w16du:dateUtc="2026-09-22T16:22:00Z">
        <w:r>
          <w:rPr>
            <w:rFonts w:ascii="Times New Roman" w:eastAsia="Calibri" w:hAnsi="Times New Roman"/>
            <w:i/>
            <w:sz w:val="24"/>
          </w:rPr>
          <w:delText>Название проекта пишется с прописной буквы в кавычках.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9" w:author="msi" w:date="2026-09-22T12:22:00Z" w16du:dateUtc="2026-09-22T16:22:00Z">
          <w:tblPr>
            <w:tblW w:w="946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30">
          <w:tblGrid>
            <w:gridCol w:w="38"/>
            <w:gridCol w:w="2745"/>
            <w:gridCol w:w="613"/>
            <w:gridCol w:w="5455"/>
            <w:gridCol w:w="613"/>
          </w:tblGrid>
        </w:tblGridChange>
      </w:tblGrid>
      <w:tr w:rsidR="009625AA" w14:paraId="57A41D0B" w14:textId="6DAFEBD2" w:rsidTr="00832AEF">
        <w:trPr>
          <w:jc w:val="center"/>
          <w:trPrChange w:id="31" w:author="msi" w:date="2026-09-22T12:22:00Z" w16du:dateUtc="2026-09-22T16:22:00Z">
            <w:trPr>
              <w:trHeight w:val="329"/>
            </w:trPr>
          </w:trPrChange>
        </w:trPr>
        <w:tc>
          <w:tcPr>
            <w:tcW w:w="2745" w:type="dxa"/>
            <w:vAlign w:val="center"/>
            <w:tcPrChange w:id="32" w:author="msi" w:date="2026-09-22T12:22:00Z" w16du:dateUtc="2026-09-22T16:22:00Z">
              <w:tcPr>
                <w:tcW w:w="946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76E2591" w14:textId="77777777" w:rsidR="009625AA" w:rsidRPr="001A2552" w:rsidRDefault="00BC32DD" w:rsidP="00832AEF">
            <w:pPr>
              <w:pStyle w:val="DersBasliklar"/>
              <w:rPr>
                <w:rFonts w:eastAsia="Calibri"/>
                <w:rPrChange w:id="33" w:author="msi" w:date="2026-09-22T12:22:00Z" w16du:dateUtc="2026-09-22T16:22:00Z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</w:rPr>
                </w:rPrChange>
              </w:rPr>
              <w:pPrChange w:id="34" w:author="msi" w:date="2026-09-22T12:22:00Z" w16du:dateUtc="2026-09-22T16:22:00Z">
                <w:pPr>
                  <w:widowControl w:val="0"/>
                  <w:spacing w:after="0" w:line="240" w:lineRule="auto"/>
                </w:pPr>
              </w:pPrChange>
            </w:pPr>
            <w:ins w:id="35" w:author="msi" w:date="2026-09-22T12:22:00Z" w16du:dateUtc="2026-09-22T16:22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  <w:tcPrChange w:id="36" w:author="msi" w:date="2026-09-22T12:22:00Z" w16du:dateUtc="2026-09-22T16:22:00Z">
              <w:tcPr>
                <w:tcW w:w="6068" w:type="dxa"/>
                <w:gridSpan w:val="2"/>
              </w:tcPr>
            </w:tcPrChange>
          </w:tcPr>
          <w:p w14:paraId="606EA6E6" w14:textId="77777777" w:rsidR="00CC0B85" w:rsidRDefault="00CC0B85" w:rsidP="00F95BE5">
            <w:pPr>
              <w:pStyle w:val="DersBilgileri"/>
              <w:rPr>
                <w:bCs/>
                <w:szCs w:val="16"/>
              </w:rPr>
            </w:pPr>
            <w:ins w:id="37" w:author="msi" w:date="2026-09-22T12:22:00Z" w16du:dateUtc="2026-09-22T16:2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7B73CB5C" w14:textId="77777777" w:rsidTr="00832AEF">
        <w:trPr>
          <w:jc w:val="center"/>
          <w:ins w:id="38" w:author="msi" w:date="2026-09-22T12:22:00Z" w16du:dateUtc="2026-09-22T16:22:00Z"/>
        </w:trPr>
        <w:tc>
          <w:tcPr>
            <w:tcW w:w="2745" w:type="dxa"/>
            <w:vAlign w:val="center"/>
          </w:tcPr>
          <w:p w14:paraId="18BCBF97" w14:textId="77777777" w:rsidR="00BC32DD" w:rsidRPr="001A2552" w:rsidRDefault="00BC32DD" w:rsidP="00832AEF">
            <w:pPr>
              <w:pStyle w:val="DersBasliklar"/>
              <w:rPr>
                <w:ins w:id="39" w:author="msi" w:date="2026-09-22T12:22:00Z" w16du:dateUtc="2026-09-22T16:22:00Z"/>
                <w:szCs w:val="16"/>
              </w:rPr>
            </w:pPr>
            <w:ins w:id="40" w:author="msi" w:date="2026-09-22T12:22:00Z" w16du:dateUtc="2026-09-22T16:22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1C0EB649" w14:textId="77777777" w:rsidR="00BC32DD" w:rsidRPr="00B00DF3" w:rsidRDefault="00F911A6" w:rsidP="00832AEF">
            <w:pPr>
              <w:pStyle w:val="DersBilgileri"/>
              <w:rPr>
                <w:ins w:id="41" w:author="msi" w:date="2026-09-22T12:22:00Z" w16du:dateUtc="2026-09-22T16:22:00Z"/>
                <w:szCs w:val="16"/>
              </w:rPr>
            </w:pPr>
            <w:ins w:id="42" w:author="msi" w:date="2026-09-22T12:22:00Z" w16du:dateUtc="2026-09-22T16:22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54F2906A" w14:textId="77777777" w:rsidTr="00832AEF">
        <w:trPr>
          <w:jc w:val="center"/>
          <w:ins w:id="43" w:author="msi" w:date="2026-09-22T12:22:00Z" w16du:dateUtc="2026-09-22T16:22:00Z"/>
        </w:trPr>
        <w:tc>
          <w:tcPr>
            <w:tcW w:w="2745" w:type="dxa"/>
            <w:vAlign w:val="center"/>
          </w:tcPr>
          <w:p w14:paraId="5F1252B8" w14:textId="77777777" w:rsidR="00BC32DD" w:rsidRPr="001A2552" w:rsidRDefault="00BC32DD" w:rsidP="00832AEF">
            <w:pPr>
              <w:pStyle w:val="DersBasliklar"/>
              <w:rPr>
                <w:ins w:id="44" w:author="msi" w:date="2026-09-22T12:22:00Z" w16du:dateUtc="2026-09-22T16:22:00Z"/>
                <w:szCs w:val="16"/>
              </w:rPr>
            </w:pPr>
            <w:ins w:id="45" w:author="msi" w:date="2026-09-22T12:22:00Z" w16du:dateUtc="2026-09-22T16:22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5CFC4511" w14:textId="77777777" w:rsidR="00BC32DD" w:rsidRPr="00B00DF3" w:rsidRDefault="00F911A6" w:rsidP="00832AEF">
            <w:pPr>
              <w:pStyle w:val="DersBilgileri"/>
              <w:rPr>
                <w:ins w:id="46" w:author="msi" w:date="2026-09-22T12:22:00Z" w16du:dateUtc="2026-09-22T16:22:00Z"/>
                <w:szCs w:val="16"/>
              </w:rPr>
            </w:pPr>
            <w:ins w:id="47" w:author="msi" w:date="2026-09-22T12:22:00Z" w16du:dateUtc="2026-09-22T16:22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5973E78C" w14:textId="77777777" w:rsidTr="00832AEF">
        <w:trPr>
          <w:jc w:val="center"/>
          <w:ins w:id="48" w:author="msi" w:date="2026-09-22T12:22:00Z" w16du:dateUtc="2026-09-22T16:22:00Z"/>
        </w:trPr>
        <w:tc>
          <w:tcPr>
            <w:tcW w:w="2745" w:type="dxa"/>
            <w:vAlign w:val="center"/>
          </w:tcPr>
          <w:p w14:paraId="147C84E0" w14:textId="77777777" w:rsidR="00BC32DD" w:rsidRPr="001A2552" w:rsidRDefault="00BC32DD" w:rsidP="00832AEF">
            <w:pPr>
              <w:pStyle w:val="DersBasliklar"/>
              <w:rPr>
                <w:ins w:id="49" w:author="msi" w:date="2026-09-22T12:22:00Z" w16du:dateUtc="2026-09-22T16:22:00Z"/>
                <w:szCs w:val="16"/>
              </w:rPr>
            </w:pPr>
            <w:ins w:id="50" w:author="msi" w:date="2026-09-22T12:22:00Z" w16du:dateUtc="2026-09-22T16:22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8024092" w14:textId="77777777" w:rsidR="00BC32DD" w:rsidRPr="00B00DF3" w:rsidRDefault="00F911A6" w:rsidP="00832AEF">
            <w:pPr>
              <w:pStyle w:val="DersBilgileri"/>
              <w:rPr>
                <w:ins w:id="51" w:author="msi" w:date="2026-09-22T12:22:00Z" w16du:dateUtc="2026-09-22T16:22:00Z"/>
                <w:szCs w:val="16"/>
              </w:rPr>
            </w:pPr>
            <w:ins w:id="52" w:author="msi" w:date="2026-09-22T12:22:00Z" w16du:dateUtc="2026-09-22T16:22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31D08A50" w14:textId="77777777" w:rsidTr="00832AEF">
        <w:trPr>
          <w:jc w:val="center"/>
          <w:ins w:id="53" w:author="msi" w:date="2026-09-22T12:22:00Z" w16du:dateUtc="2026-09-22T16:22:00Z"/>
        </w:trPr>
        <w:tc>
          <w:tcPr>
            <w:tcW w:w="2745" w:type="dxa"/>
            <w:vAlign w:val="center"/>
          </w:tcPr>
          <w:p w14:paraId="59E4809F" w14:textId="77777777" w:rsidR="00BC32DD" w:rsidRPr="001A2552" w:rsidRDefault="00BC32DD" w:rsidP="00832AEF">
            <w:pPr>
              <w:pStyle w:val="DersBasliklar"/>
              <w:rPr>
                <w:ins w:id="54" w:author="msi" w:date="2026-09-22T12:22:00Z" w16du:dateUtc="2026-09-22T16:22:00Z"/>
                <w:szCs w:val="16"/>
              </w:rPr>
            </w:pPr>
            <w:ins w:id="55" w:author="msi" w:date="2026-09-22T12:22:00Z" w16du:dateUtc="2026-09-22T16:22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E27395E" w14:textId="77777777" w:rsidR="00BC32DD" w:rsidRPr="00B00DF3" w:rsidRDefault="00F8234C" w:rsidP="00832AEF">
            <w:pPr>
              <w:pStyle w:val="DersBilgileri"/>
              <w:rPr>
                <w:ins w:id="56" w:author="msi" w:date="2026-09-22T12:22:00Z" w16du:dateUtc="2026-09-22T16:22:00Z"/>
                <w:szCs w:val="16"/>
              </w:rPr>
            </w:pPr>
            <w:ins w:id="57" w:author="msi" w:date="2026-09-22T12:22:00Z" w16du:dateUtc="2026-09-22T16:22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274554ED" w14:textId="77777777" w:rsidTr="00832AEF">
        <w:trPr>
          <w:jc w:val="center"/>
          <w:ins w:id="58" w:author="msi" w:date="2026-09-22T12:22:00Z" w16du:dateUtc="2026-09-22T16:22:00Z"/>
        </w:trPr>
        <w:tc>
          <w:tcPr>
            <w:tcW w:w="2745" w:type="dxa"/>
            <w:vAlign w:val="center"/>
          </w:tcPr>
          <w:p w14:paraId="6500C6F5" w14:textId="77777777" w:rsidR="00BC32DD" w:rsidRPr="001A2552" w:rsidRDefault="00BC32DD" w:rsidP="00832AEF">
            <w:pPr>
              <w:pStyle w:val="DersBasliklar"/>
              <w:rPr>
                <w:ins w:id="59" w:author="msi" w:date="2026-09-22T12:22:00Z" w16du:dateUtc="2026-09-22T16:22:00Z"/>
                <w:szCs w:val="16"/>
              </w:rPr>
            </w:pPr>
            <w:ins w:id="60" w:author="msi" w:date="2026-09-22T12:22:00Z" w16du:dateUtc="2026-09-22T16:22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69DD9E76" w14:textId="77777777" w:rsidR="00F911A6" w:rsidRPr="00B00DF3" w:rsidRDefault="00F911A6" w:rsidP="00F911A6">
            <w:pPr>
              <w:rPr>
                <w:ins w:id="61" w:author="msi" w:date="2026-09-22T12:22:00Z" w16du:dateUtc="2026-09-22T16:22:00Z"/>
                <w:sz w:val="16"/>
                <w:szCs w:val="16"/>
              </w:rPr>
            </w:pPr>
          </w:p>
          <w:p w14:paraId="7614FF90" w14:textId="77777777" w:rsidR="00F95BE5" w:rsidRPr="00F8234C" w:rsidRDefault="00F95BE5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2" w:author="msi" w:date="2026-09-22T12:22:00Z" w16du:dateUtc="2026-09-22T16:22:00Z"/>
                <w:sz w:val="16"/>
                <w:szCs w:val="16"/>
              </w:rPr>
            </w:pPr>
            <w:ins w:id="63" w:author="msi" w:date="2026-09-22T12:22:00Z" w16du:dateUtc="2026-09-22T16:2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1E9D2A54" w14:textId="77777777" w:rsidR="00F95BE5" w:rsidRPr="00F8234C" w:rsidRDefault="00F95BE5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22:00Z" w16du:dateUtc="2026-09-22T16:22:00Z"/>
                <w:sz w:val="16"/>
                <w:szCs w:val="16"/>
              </w:rPr>
            </w:pPr>
            <w:ins w:id="65" w:author="msi" w:date="2026-09-22T12:22:00Z" w16du:dateUtc="2026-09-22T16:2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E6DAB77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22:00Z" w16du:dateUtc="2026-09-22T16:22:00Z"/>
                <w:sz w:val="16"/>
                <w:szCs w:val="16"/>
              </w:rPr>
            </w:pPr>
            <w:ins w:id="67" w:author="msi" w:date="2026-09-22T12:22:00Z" w16du:dateUtc="2026-09-22T16:2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057AAA1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22:00Z" w16du:dateUtc="2026-09-22T16:22:00Z"/>
                <w:sz w:val="16"/>
                <w:szCs w:val="16"/>
              </w:rPr>
            </w:pPr>
            <w:ins w:id="69" w:author="msi" w:date="2026-09-22T12:22:00Z" w16du:dateUtc="2026-09-22T16:2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5E39B761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22:00Z" w16du:dateUtc="2026-09-22T16:22:00Z"/>
                <w:sz w:val="16"/>
                <w:szCs w:val="16"/>
              </w:rPr>
            </w:pPr>
            <w:ins w:id="71" w:author="msi" w:date="2026-09-22T12:22:00Z" w16du:dateUtc="2026-09-22T16:2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673CFCB9" w14:textId="77777777" w:rsidR="00F911A6" w:rsidRPr="00F8234C" w:rsidRDefault="00F911A6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ins w:id="72" w:author="msi" w:date="2026-09-22T12:22:00Z" w16du:dateUtc="2026-09-22T16:22:00Z"/>
                <w:sz w:val="16"/>
                <w:szCs w:val="16"/>
              </w:rPr>
            </w:pPr>
            <w:ins w:id="73" w:author="msi" w:date="2026-09-22T12:22:00Z" w16du:dateUtc="2026-09-22T16:2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29B8220B" w14:textId="77777777" w:rsidR="00B00DF3" w:rsidRPr="00F8234C" w:rsidRDefault="00B90493" w:rsidP="00F95BE5">
            <w:pPr>
              <w:numPr>
                <w:ilvl w:val="0"/>
                <w:numId w:val="9"/>
              </w:numPr>
              <w:tabs>
                <w:tab w:val="left" w:pos="9640"/>
              </w:tabs>
              <w:jc w:val="left"/>
              <w:rPr>
                <w:ins w:id="74" w:author="msi" w:date="2026-09-22T12:22:00Z" w16du:dateUtc="2026-09-22T16:22:00Z"/>
                <w:sz w:val="16"/>
                <w:szCs w:val="16"/>
              </w:rPr>
            </w:pPr>
            <w:ins w:id="75" w:author="msi" w:date="2026-09-22T12:22:00Z" w16du:dateUtc="2026-09-22T16:2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17FEDBDC" w14:textId="77777777" w:rsidR="00BC32DD" w:rsidRPr="00B00DF3" w:rsidRDefault="00F911A6" w:rsidP="009D5F97">
            <w:pPr>
              <w:numPr>
                <w:ilvl w:val="0"/>
                <w:numId w:val="9"/>
              </w:numPr>
              <w:tabs>
                <w:tab w:val="left" w:pos="9640"/>
              </w:tabs>
              <w:jc w:val="left"/>
              <w:rPr>
                <w:ins w:id="76" w:author="msi" w:date="2026-09-22T12:22:00Z" w16du:dateUtc="2026-09-22T16:22:00Z"/>
                <w:szCs w:val="16"/>
              </w:rPr>
            </w:pPr>
            <w:ins w:id="77" w:author="msi" w:date="2026-09-22T12:22:00Z" w16du:dateUtc="2026-09-22T16:2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692D9EB1" w14:textId="77777777" w:rsidTr="00832AEF">
        <w:trPr>
          <w:jc w:val="center"/>
          <w:ins w:id="78" w:author="msi" w:date="2026-09-22T12:22:00Z" w16du:dateUtc="2026-09-22T16:22:00Z"/>
        </w:trPr>
        <w:tc>
          <w:tcPr>
            <w:tcW w:w="2745" w:type="dxa"/>
            <w:vAlign w:val="center"/>
          </w:tcPr>
          <w:p w14:paraId="7C6B2CE3" w14:textId="77777777" w:rsidR="00BC32DD" w:rsidRPr="001A2552" w:rsidRDefault="00BC32DD" w:rsidP="00832AEF">
            <w:pPr>
              <w:pStyle w:val="DersBasliklar"/>
              <w:rPr>
                <w:ins w:id="79" w:author="msi" w:date="2026-09-22T12:22:00Z" w16du:dateUtc="2026-09-22T16:22:00Z"/>
                <w:szCs w:val="16"/>
              </w:rPr>
            </w:pPr>
            <w:ins w:id="80" w:author="msi" w:date="2026-09-22T12:22:00Z" w16du:dateUtc="2026-09-22T16:22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36A60490" w14:textId="77777777" w:rsidR="009D5F97" w:rsidRPr="009D5F97" w:rsidRDefault="009D5F97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1" w:author="msi" w:date="2026-09-22T12:22:00Z" w16du:dateUtc="2026-09-22T16:22:00Z"/>
                <w:sz w:val="16"/>
                <w:szCs w:val="16"/>
              </w:rPr>
            </w:pPr>
            <w:ins w:id="82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1A09EB25" w14:textId="77777777" w:rsidR="00CC0B85" w:rsidRDefault="00CC0B85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3" w:author="msi" w:date="2026-09-22T12:22:00Z" w16du:dateUtc="2026-09-22T16:22:00Z"/>
                <w:sz w:val="16"/>
                <w:szCs w:val="16"/>
              </w:rPr>
            </w:pPr>
            <w:ins w:id="84" w:author="msi" w:date="2026-09-22T12:22:00Z" w16du:dateUtc="2026-09-22T16:2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098EB453" w14:textId="77777777" w:rsidR="00CC0B85" w:rsidRDefault="00B90493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5" w:author="msi" w:date="2026-09-22T12:22:00Z" w16du:dateUtc="2026-09-22T16:22:00Z"/>
                <w:sz w:val="16"/>
                <w:szCs w:val="16"/>
              </w:rPr>
            </w:pPr>
            <w:ins w:id="86" w:author="msi" w:date="2026-09-22T12:22:00Z" w16du:dateUtc="2026-09-22T16:2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2A88B60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7" w:author="msi" w:date="2026-09-22T12:22:00Z" w16du:dateUtc="2026-09-22T16:22:00Z"/>
                <w:sz w:val="16"/>
                <w:szCs w:val="16"/>
              </w:rPr>
            </w:pPr>
            <w:ins w:id="88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6F7B6B1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9" w:author="msi" w:date="2026-09-22T12:22:00Z" w16du:dateUtc="2026-09-22T16:22:00Z"/>
                <w:sz w:val="16"/>
                <w:szCs w:val="16"/>
              </w:rPr>
            </w:pPr>
            <w:ins w:id="90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782895D0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91" w:author="msi" w:date="2026-09-22T12:22:00Z" w16du:dateUtc="2026-09-22T16:22:00Z"/>
                <w:sz w:val="16"/>
                <w:szCs w:val="16"/>
              </w:rPr>
            </w:pPr>
            <w:ins w:id="92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480853E2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93" w:author="msi" w:date="2026-09-22T12:22:00Z" w16du:dateUtc="2026-09-22T16:22:00Z"/>
                <w:sz w:val="16"/>
                <w:szCs w:val="16"/>
              </w:rPr>
            </w:pPr>
            <w:ins w:id="94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286E098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95" w:author="msi" w:date="2026-09-22T12:22:00Z" w16du:dateUtc="2026-09-22T16:22:00Z"/>
                <w:sz w:val="16"/>
                <w:szCs w:val="16"/>
              </w:rPr>
            </w:pPr>
            <w:ins w:id="96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0B62D262" w14:textId="77777777" w:rsidR="00BC32DD" w:rsidRPr="00B00DF3" w:rsidRDefault="00BC32DD" w:rsidP="00832AEF">
            <w:pPr>
              <w:pStyle w:val="DersBilgileri"/>
              <w:rPr>
                <w:ins w:id="97" w:author="msi" w:date="2026-09-22T12:22:00Z" w16du:dateUtc="2026-09-22T16:22:00Z"/>
                <w:szCs w:val="16"/>
              </w:rPr>
            </w:pPr>
          </w:p>
        </w:tc>
      </w:tr>
      <w:tr w:rsidR="00BC32DD" w:rsidRPr="001A2552" w14:paraId="5C0BEB98" w14:textId="77777777" w:rsidTr="00832AEF">
        <w:trPr>
          <w:jc w:val="center"/>
          <w:ins w:id="98" w:author="msi" w:date="2026-09-22T12:22:00Z" w16du:dateUtc="2026-09-22T16:22:00Z"/>
        </w:trPr>
        <w:tc>
          <w:tcPr>
            <w:tcW w:w="2745" w:type="dxa"/>
            <w:vAlign w:val="center"/>
          </w:tcPr>
          <w:p w14:paraId="500FBE7C" w14:textId="77777777" w:rsidR="00BC32DD" w:rsidRPr="001A2552" w:rsidRDefault="00BC32DD" w:rsidP="00832AEF">
            <w:pPr>
              <w:pStyle w:val="DersBasliklar"/>
              <w:rPr>
                <w:ins w:id="99" w:author="msi" w:date="2026-09-22T12:22:00Z" w16du:dateUtc="2026-09-22T16:22:00Z"/>
                <w:szCs w:val="16"/>
              </w:rPr>
            </w:pPr>
            <w:ins w:id="100" w:author="msi" w:date="2026-09-22T12:22:00Z" w16du:dateUtc="2026-09-22T16:2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070B6AC6" w14:textId="77777777" w:rsidR="00BC32DD" w:rsidRPr="00B00DF3" w:rsidRDefault="00F8234C" w:rsidP="00832AEF">
            <w:pPr>
              <w:pStyle w:val="DersBilgileri"/>
              <w:rPr>
                <w:ins w:id="101" w:author="msi" w:date="2026-09-22T12:22:00Z" w16du:dateUtc="2026-09-22T16:22:00Z"/>
                <w:szCs w:val="16"/>
              </w:rPr>
            </w:pPr>
            <w:ins w:id="102" w:author="msi" w:date="2026-09-22T12:22:00Z" w16du:dateUtc="2026-09-22T16:2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3AC2B568" w14:textId="77777777" w:rsidTr="00832AEF">
        <w:trPr>
          <w:jc w:val="center"/>
          <w:ins w:id="103" w:author="msi" w:date="2026-09-22T12:22:00Z" w16du:dateUtc="2026-09-22T16:22:00Z"/>
        </w:trPr>
        <w:tc>
          <w:tcPr>
            <w:tcW w:w="2745" w:type="dxa"/>
            <w:vAlign w:val="center"/>
          </w:tcPr>
          <w:p w14:paraId="01EA86D5" w14:textId="77777777" w:rsidR="00BC32DD" w:rsidRPr="001A2552" w:rsidRDefault="00BC32DD" w:rsidP="00832AEF">
            <w:pPr>
              <w:pStyle w:val="DersBasliklar"/>
              <w:rPr>
                <w:ins w:id="104" w:author="msi" w:date="2026-09-22T12:22:00Z" w16du:dateUtc="2026-09-22T16:22:00Z"/>
                <w:szCs w:val="16"/>
              </w:rPr>
            </w:pPr>
            <w:ins w:id="105" w:author="msi" w:date="2026-09-22T12:22:00Z" w16du:dateUtc="2026-09-22T16:2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1D43528D" w14:textId="77777777" w:rsidR="00BC32DD" w:rsidRPr="00B00DF3" w:rsidRDefault="00B00DF3" w:rsidP="00832AEF">
            <w:pPr>
              <w:pStyle w:val="DersBilgileri"/>
              <w:rPr>
                <w:ins w:id="106" w:author="msi" w:date="2026-09-22T12:22:00Z" w16du:dateUtc="2026-09-22T16:22:00Z"/>
                <w:szCs w:val="16"/>
              </w:rPr>
            </w:pPr>
            <w:ins w:id="107" w:author="msi" w:date="2026-09-22T12:22:00Z" w16du:dateUtc="2026-09-22T16:22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0E7EFE93" w14:textId="77777777" w:rsidTr="00832AEF">
        <w:trPr>
          <w:jc w:val="center"/>
          <w:ins w:id="108" w:author="msi" w:date="2026-09-22T12:22:00Z" w16du:dateUtc="2026-09-22T16:22:00Z"/>
        </w:trPr>
        <w:tc>
          <w:tcPr>
            <w:tcW w:w="2745" w:type="dxa"/>
            <w:vAlign w:val="center"/>
          </w:tcPr>
          <w:p w14:paraId="571D2083" w14:textId="77777777" w:rsidR="00BC32DD" w:rsidRPr="001A2552" w:rsidRDefault="00BC32DD" w:rsidP="00832AEF">
            <w:pPr>
              <w:pStyle w:val="DersBasliklar"/>
              <w:rPr>
                <w:ins w:id="109" w:author="msi" w:date="2026-09-22T12:22:00Z" w16du:dateUtc="2026-09-22T16:22:00Z"/>
                <w:szCs w:val="16"/>
              </w:rPr>
            </w:pPr>
            <w:ins w:id="110" w:author="msi" w:date="2026-09-22T12:22:00Z" w16du:dateUtc="2026-09-22T16:2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13751A4F" w14:textId="77777777" w:rsidR="00BC32DD" w:rsidRPr="00B00DF3" w:rsidRDefault="00BC32DD" w:rsidP="00832AEF">
            <w:pPr>
              <w:pStyle w:val="DersBilgileri"/>
              <w:rPr>
                <w:ins w:id="111" w:author="msi" w:date="2026-09-22T12:22:00Z" w16du:dateUtc="2026-09-22T16:22:00Z"/>
                <w:szCs w:val="16"/>
              </w:rPr>
            </w:pPr>
          </w:p>
        </w:tc>
      </w:tr>
      <w:tr w:rsidR="00BC32DD" w:rsidRPr="001A2552" w14:paraId="378F2338" w14:textId="77777777" w:rsidTr="00832AEF">
        <w:trPr>
          <w:jc w:val="center"/>
          <w:ins w:id="112" w:author="msi" w:date="2026-09-22T12:22:00Z" w16du:dateUtc="2026-09-22T16:22:00Z"/>
        </w:trPr>
        <w:tc>
          <w:tcPr>
            <w:tcW w:w="2745" w:type="dxa"/>
            <w:vAlign w:val="center"/>
          </w:tcPr>
          <w:p w14:paraId="3C13E031" w14:textId="77777777" w:rsidR="00BC32DD" w:rsidRPr="001A2552" w:rsidRDefault="00BC32DD" w:rsidP="00832AEF">
            <w:pPr>
              <w:pStyle w:val="DersBasliklar"/>
              <w:rPr>
                <w:ins w:id="113" w:author="msi" w:date="2026-09-22T12:22:00Z" w16du:dateUtc="2026-09-22T16:22:00Z"/>
                <w:szCs w:val="16"/>
              </w:rPr>
            </w:pPr>
            <w:ins w:id="114" w:author="msi" w:date="2026-09-22T12:22:00Z" w16du:dateUtc="2026-09-22T16:2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618C7C35" w14:textId="77777777" w:rsidR="00B00DF3" w:rsidRPr="00B00DF3" w:rsidRDefault="00B00DF3" w:rsidP="00B00DF3">
            <w:pPr>
              <w:rPr>
                <w:ins w:id="115" w:author="msi" w:date="2026-09-22T12:22:00Z" w16du:dateUtc="2026-09-22T16:22:00Z"/>
                <w:sz w:val="16"/>
                <w:szCs w:val="16"/>
              </w:rPr>
            </w:pPr>
            <w:ins w:id="116" w:author="msi" w:date="2026-09-22T12:22:00Z" w16du:dateUtc="2026-09-22T16:2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6585F73C" w14:textId="77777777" w:rsidR="00B00DF3" w:rsidRPr="00B00DF3" w:rsidRDefault="00B00DF3" w:rsidP="00B00DF3">
            <w:pPr>
              <w:rPr>
                <w:ins w:id="117" w:author="msi" w:date="2026-09-22T12:22:00Z" w16du:dateUtc="2026-09-22T16:22:00Z"/>
                <w:sz w:val="16"/>
                <w:szCs w:val="16"/>
              </w:rPr>
            </w:pPr>
            <w:ins w:id="118" w:author="msi" w:date="2026-09-22T12:22:00Z" w16du:dateUtc="2026-09-22T16:2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5F6AADE8" w14:textId="77777777" w:rsidR="00B00DF3" w:rsidRPr="00B00DF3" w:rsidRDefault="00B00DF3" w:rsidP="00B00DF3">
            <w:pPr>
              <w:rPr>
                <w:ins w:id="119" w:author="msi" w:date="2026-09-22T12:22:00Z" w16du:dateUtc="2026-09-22T16:22:00Z"/>
                <w:sz w:val="16"/>
                <w:szCs w:val="16"/>
              </w:rPr>
            </w:pPr>
            <w:ins w:id="120" w:author="msi" w:date="2026-09-22T12:22:00Z" w16du:dateUtc="2026-09-22T16:2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A9E99D1" w14:textId="77777777" w:rsidR="00B00DF3" w:rsidRPr="00B00DF3" w:rsidRDefault="00B00DF3" w:rsidP="00B00DF3">
            <w:pPr>
              <w:pStyle w:val="BodyText2"/>
              <w:jc w:val="both"/>
              <w:rPr>
                <w:ins w:id="121" w:author="msi" w:date="2026-09-22T12:22:00Z" w16du:dateUtc="2026-09-22T16:22:00Z"/>
                <w:rFonts w:ascii="Verdana" w:hAnsi="Verdana"/>
                <w:sz w:val="16"/>
                <w:szCs w:val="16"/>
              </w:rPr>
            </w:pPr>
            <w:ins w:id="122" w:author="msi" w:date="2026-09-22T12:22:00Z" w16du:dateUtc="2026-09-22T16:2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517F960E" w14:textId="77777777" w:rsidR="00B00DF3" w:rsidRPr="00B00DF3" w:rsidRDefault="00B00DF3" w:rsidP="00B00DF3">
            <w:pPr>
              <w:rPr>
                <w:ins w:id="123" w:author="msi" w:date="2026-09-22T12:22:00Z" w16du:dateUtc="2026-09-22T16:22:00Z"/>
                <w:sz w:val="16"/>
                <w:szCs w:val="16"/>
              </w:rPr>
            </w:pPr>
            <w:ins w:id="124" w:author="msi" w:date="2026-09-22T12:22:00Z" w16du:dateUtc="2026-09-22T16:2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26AC7A98" w14:textId="77777777" w:rsidR="00B00DF3" w:rsidRPr="00B00DF3" w:rsidRDefault="00B00DF3" w:rsidP="00B00DF3">
            <w:pPr>
              <w:rPr>
                <w:ins w:id="125" w:author="msi" w:date="2026-09-22T12:22:00Z" w16du:dateUtc="2026-09-22T16:22:00Z"/>
                <w:sz w:val="16"/>
                <w:szCs w:val="16"/>
              </w:rPr>
            </w:pPr>
            <w:ins w:id="126" w:author="msi" w:date="2026-09-22T12:22:00Z" w16du:dateUtc="2026-09-22T16:2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1E7D516" w14:textId="77777777" w:rsidR="00B00DF3" w:rsidRPr="00B00DF3" w:rsidRDefault="00B00DF3" w:rsidP="00B00DF3">
            <w:pPr>
              <w:rPr>
                <w:ins w:id="127" w:author="msi" w:date="2026-09-22T12:22:00Z" w16du:dateUtc="2026-09-22T16:22:00Z"/>
                <w:sz w:val="16"/>
                <w:szCs w:val="16"/>
              </w:rPr>
            </w:pPr>
            <w:ins w:id="128" w:author="msi" w:date="2026-09-22T12:22:00Z" w16du:dateUtc="2026-09-22T16:22:00Z">
              <w:r w:rsidRPr="00B00DF3">
                <w:rPr>
                  <w:sz w:val="16"/>
                  <w:szCs w:val="16"/>
                </w:rPr>
                <w:t xml:space="preserve">-Mumcu, A. (1994) İnsan Hakları ve Kamu Özgürlükleri. Ankara: Savaş </w:t>
              </w:r>
              <w:r w:rsidRPr="00B00DF3">
                <w:rPr>
                  <w:sz w:val="16"/>
                  <w:szCs w:val="16"/>
                </w:rPr>
                <w:lastRenderedPageBreak/>
                <w:t>Yayınları.</w:t>
              </w:r>
            </w:ins>
          </w:p>
          <w:p w14:paraId="75E68BD9" w14:textId="77777777" w:rsidR="00B00DF3" w:rsidRPr="00B00DF3" w:rsidRDefault="00B00DF3" w:rsidP="00B00DF3">
            <w:pPr>
              <w:rPr>
                <w:ins w:id="129" w:author="msi" w:date="2026-09-22T12:22:00Z" w16du:dateUtc="2026-09-22T16:22:00Z"/>
                <w:sz w:val="16"/>
                <w:szCs w:val="16"/>
              </w:rPr>
            </w:pPr>
            <w:ins w:id="130" w:author="msi" w:date="2026-09-22T12:22:00Z" w16du:dateUtc="2026-09-22T16:22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28900263" w14:textId="77777777" w:rsidR="00B00DF3" w:rsidRPr="00B00DF3" w:rsidRDefault="00B00DF3" w:rsidP="00B00DF3">
            <w:pPr>
              <w:rPr>
                <w:ins w:id="131" w:author="msi" w:date="2026-09-22T12:22:00Z" w16du:dateUtc="2026-09-22T16:22:00Z"/>
                <w:sz w:val="16"/>
                <w:szCs w:val="16"/>
              </w:rPr>
            </w:pPr>
            <w:ins w:id="132" w:author="msi" w:date="2026-09-22T12:22:00Z" w16du:dateUtc="2026-09-22T16:2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7B861DD" w14:textId="77777777" w:rsidR="00BC32DD" w:rsidRPr="00B00DF3" w:rsidRDefault="00BC32DD" w:rsidP="00832AEF">
            <w:pPr>
              <w:pStyle w:val="Kaynakca"/>
              <w:rPr>
                <w:ins w:id="133" w:author="msi" w:date="2026-09-22T12:22:00Z" w16du:dateUtc="2026-09-22T16:22:00Z"/>
                <w:szCs w:val="16"/>
                <w:lang w:val="tr-TR"/>
              </w:rPr>
            </w:pPr>
          </w:p>
        </w:tc>
      </w:tr>
      <w:tr w:rsidR="00BC32DD" w:rsidRPr="001A2552" w14:paraId="2FE7469D" w14:textId="77777777" w:rsidTr="00832AEF">
        <w:trPr>
          <w:jc w:val="center"/>
          <w:ins w:id="134" w:author="msi" w:date="2026-09-22T12:22:00Z" w16du:dateUtc="2026-09-22T16:22:00Z"/>
        </w:trPr>
        <w:tc>
          <w:tcPr>
            <w:tcW w:w="2745" w:type="dxa"/>
            <w:vAlign w:val="center"/>
          </w:tcPr>
          <w:p w14:paraId="1762C426" w14:textId="77777777" w:rsidR="00BC32DD" w:rsidRPr="001A2552" w:rsidRDefault="00BC32DD" w:rsidP="00832AEF">
            <w:pPr>
              <w:pStyle w:val="DersBasliklar"/>
              <w:rPr>
                <w:ins w:id="135" w:author="msi" w:date="2026-09-22T12:22:00Z" w16du:dateUtc="2026-09-22T16:22:00Z"/>
                <w:szCs w:val="16"/>
              </w:rPr>
            </w:pPr>
            <w:ins w:id="136" w:author="msi" w:date="2026-09-22T12:22:00Z" w16du:dateUtc="2026-09-22T16:22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430B9F33" w14:textId="77777777" w:rsidR="00BC32DD" w:rsidRPr="001A2552" w:rsidRDefault="00B00DF3" w:rsidP="00832AEF">
            <w:pPr>
              <w:pStyle w:val="DersBilgileri"/>
              <w:rPr>
                <w:ins w:id="137" w:author="msi" w:date="2026-09-22T12:22:00Z" w16du:dateUtc="2026-09-22T16:22:00Z"/>
                <w:szCs w:val="16"/>
              </w:rPr>
            </w:pPr>
            <w:ins w:id="138" w:author="msi" w:date="2026-09-22T12:22:00Z" w16du:dateUtc="2026-09-22T16:22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736ECE22" w14:textId="77777777" w:rsidTr="00832AEF">
        <w:trPr>
          <w:jc w:val="center"/>
          <w:ins w:id="139" w:author="msi" w:date="2026-09-22T12:22:00Z" w16du:dateUtc="2026-09-22T16:22:00Z"/>
        </w:trPr>
        <w:tc>
          <w:tcPr>
            <w:tcW w:w="2745" w:type="dxa"/>
            <w:vAlign w:val="center"/>
          </w:tcPr>
          <w:p w14:paraId="4B6E12E7" w14:textId="77777777" w:rsidR="00BC32DD" w:rsidRPr="001A2552" w:rsidRDefault="00BC32DD" w:rsidP="00832AEF">
            <w:pPr>
              <w:pStyle w:val="DersBasliklar"/>
              <w:rPr>
                <w:ins w:id="140" w:author="msi" w:date="2026-09-22T12:22:00Z" w16du:dateUtc="2026-09-22T16:22:00Z"/>
                <w:szCs w:val="16"/>
              </w:rPr>
            </w:pPr>
            <w:ins w:id="141" w:author="msi" w:date="2026-09-22T12:22:00Z" w16du:dateUtc="2026-09-22T16:22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58D80CC5" w14:textId="77777777" w:rsidR="00BC32DD" w:rsidRPr="001A2552" w:rsidRDefault="00BC32DD" w:rsidP="00832AEF">
            <w:pPr>
              <w:pStyle w:val="DersBilgileri"/>
              <w:rPr>
                <w:ins w:id="142" w:author="msi" w:date="2026-09-22T12:22:00Z" w16du:dateUtc="2026-09-22T16:22:00Z"/>
                <w:szCs w:val="16"/>
              </w:rPr>
            </w:pPr>
          </w:p>
        </w:tc>
      </w:tr>
      <w:tr w:rsidR="00BC32DD" w:rsidRPr="001A2552" w14:paraId="5EA4303E" w14:textId="77777777" w:rsidTr="00832AEF">
        <w:trPr>
          <w:jc w:val="center"/>
          <w:ins w:id="143" w:author="msi" w:date="2026-09-22T12:22:00Z" w16du:dateUtc="2026-09-22T16:22:00Z"/>
        </w:trPr>
        <w:tc>
          <w:tcPr>
            <w:tcW w:w="2745" w:type="dxa"/>
            <w:vAlign w:val="center"/>
          </w:tcPr>
          <w:p w14:paraId="21588592" w14:textId="77777777" w:rsidR="00BC32DD" w:rsidRPr="001A2552" w:rsidRDefault="00BC32DD" w:rsidP="00832AEF">
            <w:pPr>
              <w:pStyle w:val="DersBasliklar"/>
              <w:rPr>
                <w:ins w:id="144" w:author="msi" w:date="2026-09-22T12:22:00Z" w16du:dateUtc="2026-09-22T16:22:00Z"/>
                <w:szCs w:val="16"/>
              </w:rPr>
            </w:pPr>
            <w:ins w:id="145" w:author="msi" w:date="2026-09-22T12:22:00Z" w16du:dateUtc="2026-09-22T16:2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C08F4CC" w14:textId="77777777" w:rsidR="00BC32DD" w:rsidRPr="001A2552" w:rsidRDefault="00BC32DD" w:rsidP="00832AEF">
            <w:pPr>
              <w:pStyle w:val="DersBilgileri"/>
              <w:rPr>
                <w:ins w:id="146" w:author="msi" w:date="2026-09-22T12:22:00Z" w16du:dateUtc="2026-09-22T16:22:00Z"/>
                <w:szCs w:val="16"/>
              </w:rPr>
            </w:pPr>
          </w:p>
        </w:tc>
      </w:tr>
    </w:tbl>
    <w:p w14:paraId="4DFB0217" w14:textId="77777777" w:rsidR="009625AA" w:rsidRPr="001A2552" w:rsidRDefault="009625AA" w:rsidP="00BC32DD">
      <w:pPr>
        <w:rPr>
          <w:sz w:val="16"/>
          <w:rPrChange w:id="147" w:author="msi" w:date="2026-09-22T12:22:00Z" w16du:dateUtc="2026-09-22T16:22:00Z"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rPrChange>
        </w:rPr>
        <w:pPrChange w:id="148" w:author="msi" w:date="2026-09-22T12:22:00Z" w16du:dateUtc="2026-09-22T16:22:00Z">
          <w:pPr>
            <w:spacing w:before="60" w:after="0" w:line="240" w:lineRule="auto"/>
            <w:jc w:val="both"/>
          </w:pPr>
        </w:pPrChange>
      </w:pPr>
    </w:p>
    <w:p w14:paraId="093C6FA0" w14:textId="77777777" w:rsidR="00BC32DD" w:rsidRPr="001A2552" w:rsidRDefault="00BC32DD" w:rsidP="00BC32DD">
      <w:pPr>
        <w:rPr>
          <w:ins w:id="149" w:author="msi" w:date="2026-09-22T12:22:00Z" w16du:dateUtc="2026-09-22T16:22:00Z"/>
          <w:sz w:val="16"/>
          <w:szCs w:val="16"/>
        </w:rPr>
      </w:pPr>
    </w:p>
    <w:p w14:paraId="6E930026" w14:textId="77777777" w:rsidR="00BC32DD" w:rsidRPr="001A2552" w:rsidRDefault="00BC32DD" w:rsidP="00BC32DD">
      <w:pPr>
        <w:rPr>
          <w:ins w:id="150" w:author="msi" w:date="2026-09-22T12:22:00Z" w16du:dateUtc="2026-09-22T16:22:00Z"/>
          <w:sz w:val="16"/>
          <w:szCs w:val="16"/>
        </w:rPr>
      </w:pPr>
    </w:p>
    <w:p w14:paraId="1879A665" w14:textId="77777777" w:rsidR="00BC32DD" w:rsidRDefault="00BC32DD" w:rsidP="00BC32DD">
      <w:pPr>
        <w:rPr>
          <w:ins w:id="151" w:author="msi" w:date="2026-09-22T12:22:00Z" w16du:dateUtc="2026-09-22T16:22:00Z"/>
        </w:rPr>
      </w:pPr>
    </w:p>
    <w:p w14:paraId="318C170E" w14:textId="77777777" w:rsidR="009625AA" w:rsidRDefault="00641D0C">
      <w:pPr>
        <w:spacing w:before="60"/>
        <w:rPr>
          <w:del w:id="152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153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2.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>Номинация</w:delText>
        </w:r>
        <w:r>
          <w:rPr>
            <w:rFonts w:ascii="Times New Roman" w:hAnsi="Times New Roman"/>
            <w:sz w:val="24"/>
            <w:lang w:eastAsia="ru-RU"/>
          </w:rPr>
          <w:delText xml:space="preserve"> (отметить знаком «Х»)</w:delText>
        </w:r>
      </w:del>
    </w:p>
    <w:p w14:paraId="665D40BC" w14:textId="77777777" w:rsidR="009625AA" w:rsidRDefault="00641D0C">
      <w:pPr>
        <w:spacing w:before="60"/>
        <w:rPr>
          <w:del w:id="154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55" w:author="msi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3" behindDoc="0" locked="0" layoutInCell="0" allowOverlap="1" wp14:anchorId="68700116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281940</wp:posOffset>
                  </wp:positionV>
                  <wp:extent cx="248920" cy="258445"/>
                  <wp:effectExtent l="1905" t="2540" r="1905" b="1270"/>
                  <wp:wrapSquare wrapText="bothSides"/>
                  <wp:docPr id="1" name="Прямоугольник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2" path="m0,0l-2147483645,0l-2147483645,-2147483646l0,-2147483646xe" stroked="t" o:allowincell="f" style="position:absolute;margin-left:3.45pt;margin-top:22.2pt;width:19.55pt;height:20.3pt;mso-wrap-style:none;v-text-anchor:middle" wp14:anchorId="68700116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hAnsi="Times New Roman"/>
            <w:i/>
            <w:sz w:val="24"/>
            <w:lang w:eastAsia="ru-RU"/>
          </w:rPr>
          <w:delText>Выберите все номинации, которые подходят к Вашему проекту</w:delText>
        </w:r>
      </w:del>
    </w:p>
    <w:p w14:paraId="22896588" w14:textId="77777777" w:rsidR="009625AA" w:rsidRDefault="00641D0C">
      <w:pPr>
        <w:spacing w:before="60"/>
        <w:ind w:left="705" w:hanging="705"/>
        <w:rPr>
          <w:del w:id="156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57" w:author="msi" w:date="2026-09-22T12:22:00Z" w16du:dateUtc="2026-09-22T16:22:00Z">
        <w:r>
          <w:rPr>
            <w:rFonts w:ascii="Times New Roman" w:hAnsi="Times New Roman"/>
            <w:sz w:val="24"/>
            <w:lang w:eastAsia="ru-RU"/>
          </w:rPr>
          <w:delText xml:space="preserve">социально-экологические и природоохранные инициативы </w:delText>
        </w:r>
      </w:del>
    </w:p>
    <w:p w14:paraId="0C08E834" w14:textId="77777777" w:rsidR="009625AA" w:rsidRDefault="00641D0C">
      <w:pPr>
        <w:spacing w:before="60"/>
        <w:ind w:left="705" w:hanging="705"/>
        <w:rPr>
          <w:del w:id="158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59" w:author="msi" w:date="2026-09-22T12:22:00Z" w16du:dateUtc="2026-09-22T16:22:00Z">
        <w:r>
          <w:rPr>
            <w:rFonts w:ascii="Times New Roman" w:hAnsi="Times New Roman"/>
            <w:noProof/>
            <w:sz w:val="24"/>
            <w:lang w:eastAsia="ru-RU"/>
          </w:rPr>
          <mc:AlternateContent>
            <mc:Choice Requires="wps">
              <w:drawing>
                <wp:anchor distT="0" distB="27305" distL="112395" distR="130175" simplePos="0" relativeHeight="2" behindDoc="0" locked="0" layoutInCell="0" allowOverlap="1" wp14:anchorId="49DC0182">
                  <wp:simplePos x="0" y="0"/>
                  <wp:positionH relativeFrom="column">
                    <wp:posOffset>-384810</wp:posOffset>
                  </wp:positionH>
                  <wp:positionV relativeFrom="paragraph">
                    <wp:posOffset>238760</wp:posOffset>
                  </wp:positionV>
                  <wp:extent cx="248920" cy="258445"/>
                  <wp:effectExtent l="1905" t="2540" r="1905" b="1270"/>
                  <wp:wrapSquare wrapText="bothSides"/>
                  <wp:docPr id="2" name="Прямоугольник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3" path="m0,0l-2147483645,0l-2147483645,-2147483646l0,-2147483646xe" stroked="t" o:allowincell="f" style="position:absolute;margin-left:-30.3pt;margin-top:18.8pt;width:19.55pt;height:20.3pt;mso-wrap-style:none;v-text-anchor:middle" wp14:anchorId="49DC0182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4CC0C58B" w14:textId="77777777" w:rsidR="009625AA" w:rsidRDefault="00641D0C">
      <w:pPr>
        <w:spacing w:before="60"/>
        <w:rPr>
          <w:del w:id="160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61" w:author="msi" w:date="2026-09-22T12:22:00Z" w16du:dateUtc="2026-09-22T16:22:00Z">
        <w:r>
          <w:rPr>
            <w:rFonts w:ascii="Times New Roman" w:hAnsi="Times New Roman"/>
            <w:sz w:val="24"/>
            <w:lang w:eastAsia="ru-RU"/>
          </w:rPr>
          <w:delText>инициативы, направленные на сохранение жизни и здоровья людей</w:delText>
        </w:r>
      </w:del>
    </w:p>
    <w:p w14:paraId="1A67373F" w14:textId="77777777" w:rsidR="009625AA" w:rsidRDefault="009625AA">
      <w:pPr>
        <w:rPr>
          <w:del w:id="162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04BF25E3" w14:textId="77777777" w:rsidR="009625AA" w:rsidRDefault="00641D0C">
      <w:pPr>
        <w:rPr>
          <w:del w:id="163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64" w:author="msi" w:date="2026-09-22T12:22:00Z" w16du:dateUtc="2026-09-22T16:22:00Z">
        <w:r>
          <w:rPr>
            <w:rFonts w:ascii="Times New Roman" w:hAnsi="Times New Roman"/>
            <w:noProof/>
            <w:sz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4" behindDoc="0" locked="0" layoutInCell="0" allowOverlap="1" wp14:anchorId="6EDCE5B4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150495</wp:posOffset>
                  </wp:positionV>
                  <wp:extent cx="248920" cy="258445"/>
                  <wp:effectExtent l="1905" t="2540" r="1905" b="1270"/>
                  <wp:wrapSquare wrapText="bothSides"/>
                  <wp:docPr id="3" name="Прямоугольник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4" path="m0,0l-2147483645,0l-2147483645,-2147483646l0,-2147483646xe" stroked="t" o:allowincell="f" style="position:absolute;margin-left:3.45pt;margin-top:11.85pt;width:19.55pt;height:20.3pt;mso-wrap-style:none;v-text-anchor:middle" wp14:anchorId="6EDCE5B4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341D1935" w14:textId="77777777" w:rsidR="009625AA" w:rsidRDefault="00641D0C">
      <w:pPr>
        <w:rPr>
          <w:del w:id="165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66" w:author="msi" w:date="2026-09-22T12:22:00Z" w16du:dateUtc="2026-09-22T16:22:00Z">
        <w:r>
          <w:rPr>
            <w:rFonts w:ascii="Times New Roman" w:hAnsi="Times New Roman"/>
            <w:sz w:val="24"/>
            <w:lang w:eastAsia="ru-RU"/>
          </w:rPr>
          <w:delText>образовательные проекты и общественно-значимые культурно-просветительские инициативы</w:delText>
        </w:r>
      </w:del>
    </w:p>
    <w:p w14:paraId="5B5CD261" w14:textId="77777777" w:rsidR="009625AA" w:rsidRDefault="00641D0C">
      <w:pPr>
        <w:rPr>
          <w:del w:id="167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68" w:author="msi" w:date="2026-09-22T12:22:00Z" w16du:dateUtc="2026-09-22T16:22:00Z">
        <w:r>
          <w:rPr>
            <w:rFonts w:ascii="Times New Roman" w:hAnsi="Times New Roman"/>
            <w:noProof/>
            <w:sz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5" behindDoc="0" locked="0" layoutInCell="0" allowOverlap="1" wp14:anchorId="60FDB389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161290</wp:posOffset>
                  </wp:positionV>
                  <wp:extent cx="248920" cy="258445"/>
                  <wp:effectExtent l="1905" t="2540" r="1905" b="1270"/>
                  <wp:wrapSquare wrapText="bothSides"/>
                  <wp:docPr id="4" name="Прямоугольник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6" path="m0,0l-2147483645,0l-2147483645,-2147483646l0,-2147483646xe" stroked="t" o:allowincell="f" style="position:absolute;margin-left:3.45pt;margin-top:12.7pt;width:19.55pt;height:20.3pt;mso-wrap-style:none;v-text-anchor:middle" wp14:anchorId="60FDB389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12FFC20F" w14:textId="77777777" w:rsidR="009625AA" w:rsidRDefault="00641D0C">
      <w:pPr>
        <w:rPr>
          <w:del w:id="169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70" w:author="msi" w:date="2026-09-22T12:22:00Z" w16du:dateUtc="2026-09-22T16:22:00Z">
        <w:r>
          <w:rPr>
            <w:rFonts w:ascii="Times New Roman" w:hAnsi="Times New Roman"/>
            <w:sz w:val="24"/>
            <w:lang w:eastAsia="ru-RU"/>
          </w:rPr>
          <w:delText>сохранение объектов культурного наследия</w:delText>
        </w:r>
      </w:del>
    </w:p>
    <w:p w14:paraId="78C485B9" w14:textId="77777777" w:rsidR="009625AA" w:rsidRDefault="009625AA">
      <w:pPr>
        <w:rPr>
          <w:del w:id="171" w:author="msi" w:date="2026-09-22T12:22:00Z" w16du:dateUtc="2026-09-22T16:22:00Z"/>
          <w:rFonts w:ascii="Times New Roman" w:hAnsi="Times New Roman"/>
          <w:sz w:val="24"/>
          <w:lang w:eastAsia="ru-RU"/>
        </w:rPr>
      </w:pPr>
    </w:p>
    <w:p w14:paraId="264B06F7" w14:textId="77777777" w:rsidR="009625AA" w:rsidRDefault="00641D0C">
      <w:pPr>
        <w:rPr>
          <w:del w:id="172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73" w:author="msi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6" behindDoc="0" locked="0" layoutInCell="0" allowOverlap="1" wp14:anchorId="6F58B3EE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248920" cy="258445"/>
                  <wp:effectExtent l="1905" t="2540" r="1905" b="1270"/>
                  <wp:wrapSquare wrapText="bothSides"/>
                  <wp:docPr id="5" name="Прямоугольник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7" path="m0,0l-2147483645,0l-2147483645,-2147483646l0,-2147483646xe" stroked="t" o:allowincell="f" style="position:absolute;margin-left:3.45pt;margin-top:1pt;width:19.55pt;height:20.3pt;mso-wrap-style:none;v-text-anchor:middle" wp14:anchorId="6F58B3EE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hAnsi="Times New Roman"/>
            <w:sz w:val="24"/>
            <w:lang w:eastAsia="ru-RU"/>
          </w:rPr>
          <w:delText>популяризация здорового образа жизни, физической культуры, массового и любительского спорта</w:delText>
        </w:r>
      </w:del>
    </w:p>
    <w:p w14:paraId="2756F5D8" w14:textId="77777777" w:rsidR="009625AA" w:rsidRDefault="009625AA">
      <w:pPr>
        <w:rPr>
          <w:del w:id="174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4E221737" w14:textId="77777777" w:rsidR="009625AA" w:rsidRDefault="00641D0C">
      <w:pPr>
        <w:rPr>
          <w:del w:id="175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76" w:author="msi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8" behindDoc="0" locked="0" layoutInCell="0" allowOverlap="1" wp14:anchorId="2B5A12D1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41910</wp:posOffset>
                  </wp:positionV>
                  <wp:extent cx="248920" cy="258445"/>
                  <wp:effectExtent l="1905" t="2540" r="1905" b="1270"/>
                  <wp:wrapSquare wrapText="bothSides"/>
                  <wp:docPr id="6" name="Прямоугольник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9" path="m0,0l-2147483645,0l-2147483645,-2147483646l0,-2147483646xe" stroked="t" o:allowincell="f" style="position:absolute;margin-left:3.45pt;margin-top:3.3pt;width:19.55pt;height:20.3pt;mso-wrap-style:none;v-text-anchor:middle" wp14:anchorId="2B5A12D1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hAnsi="Times New Roman"/>
            <w:sz w:val="24"/>
            <w:lang w:eastAsia="ru-RU"/>
          </w:rPr>
          <w:delText>распространение духовно-нравственных ценностей и укрепление гражданской идентичности</w:delText>
        </w:r>
      </w:del>
    </w:p>
    <w:p w14:paraId="0CE17838" w14:textId="77777777" w:rsidR="009625AA" w:rsidRDefault="009625AA">
      <w:pPr>
        <w:rPr>
          <w:del w:id="177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40CDAAA6" w14:textId="77777777" w:rsidR="009625AA" w:rsidRDefault="00641D0C">
      <w:pPr>
        <w:spacing w:before="60"/>
        <w:rPr>
          <w:del w:id="178" w:author="msi" w:date="2026-09-22T12:22:00Z" w16du:dateUtc="2026-09-22T16:22:00Z"/>
          <w:rFonts w:ascii="Times New Roman" w:hAnsi="Times New Roman"/>
          <w:sz w:val="24"/>
          <w:lang w:eastAsia="ru-RU"/>
        </w:rPr>
      </w:pPr>
      <w:del w:id="179" w:author="msi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2395" distR="130175" simplePos="0" relativeHeight="7" behindDoc="0" locked="0" layoutInCell="0" allowOverlap="1" wp14:anchorId="7C66B6B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42545</wp:posOffset>
                  </wp:positionV>
                  <wp:extent cx="248920" cy="258445"/>
                  <wp:effectExtent l="1905" t="2540" r="1905" b="1270"/>
                  <wp:wrapSquare wrapText="bothSides"/>
                  <wp:docPr id="7" name="Прямоугольник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8" path="m0,0l-2147483645,0l-2147483645,-2147483646l0,-2147483646xe" stroked="t" o:allowincell="f" style="position:absolute;margin-left:3.75pt;margin-top:3.35pt;width:19.55pt;height:20.3pt;mso-wrap-style:none;v-text-anchor:middle" wp14:anchorId="7C66B6BB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hAnsi="Times New Roman"/>
            <w:sz w:val="24"/>
            <w:lang w:eastAsia="ru-RU"/>
          </w:rPr>
          <w:delText xml:space="preserve">поддержка системы воспитания молодёжи на основе традиционных для российской культуры духовных, нравственных и патриотических ценностей </w:delText>
        </w:r>
      </w:del>
    </w:p>
    <w:p w14:paraId="2D1885E3" w14:textId="77777777" w:rsidR="009625AA" w:rsidRDefault="009625AA">
      <w:pPr>
        <w:spacing w:before="60"/>
        <w:rPr>
          <w:del w:id="180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20D5184E" w14:textId="77777777" w:rsidR="009625AA" w:rsidRDefault="00641D0C">
      <w:pPr>
        <w:pStyle w:val="ListParagraph"/>
        <w:numPr>
          <w:ilvl w:val="0"/>
          <w:numId w:val="1"/>
        </w:numPr>
        <w:spacing w:before="60"/>
        <w:ind w:left="0" w:firstLine="0"/>
        <w:rPr>
          <w:del w:id="181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182" w:author="msi" w:date="2026-09-22T12:22:00Z" w16du:dateUtc="2026-09-22T16:22:00Z">
        <w:r>
          <w:rPr>
            <w:rFonts w:ascii="Times New Roman" w:hAnsi="Times New Roman"/>
            <w:b/>
            <w:i/>
            <w:sz w:val="24"/>
            <w:lang w:eastAsia="ru-RU"/>
          </w:rPr>
          <w:delText>Запрашиваемая сумма (</w:delText>
        </w:r>
        <w:r>
          <w:rPr>
            <w:rFonts w:ascii="Times New Roman" w:hAnsi="Times New Roman"/>
            <w:i/>
            <w:sz w:val="24"/>
            <w:lang w:eastAsia="ru-RU"/>
          </w:rPr>
          <w:delText>та сумма, на получение которой по гранту ГХК рассчитываете; цифрой. Детально, на что планируете потратить эту сумму, Вы распишете в бюджете проекта - ниже)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13E44AAF" w14:textId="77777777">
        <w:trPr>
          <w:del w:id="183" w:author="msi" w:date="2026-09-22T12:22:00Z" w16du:dateUtc="2026-09-22T16:22:00Z"/>
        </w:trPr>
        <w:tc>
          <w:tcPr>
            <w:tcW w:w="9464" w:type="dxa"/>
          </w:tcPr>
          <w:p w14:paraId="2A121CB6" w14:textId="77777777" w:rsidR="009625AA" w:rsidRDefault="009625AA">
            <w:pPr>
              <w:widowControl w:val="0"/>
              <w:spacing w:before="60"/>
              <w:rPr>
                <w:del w:id="184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</w:tr>
    </w:tbl>
    <w:p w14:paraId="3811E9E0" w14:textId="77777777" w:rsidR="009625AA" w:rsidRDefault="009625AA">
      <w:pPr>
        <w:spacing w:before="60"/>
        <w:rPr>
          <w:del w:id="185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22460919" w14:textId="77777777" w:rsidR="009625AA" w:rsidRDefault="00641D0C">
      <w:pPr>
        <w:pStyle w:val="ListParagraph"/>
        <w:numPr>
          <w:ilvl w:val="0"/>
          <w:numId w:val="1"/>
        </w:numPr>
        <w:spacing w:before="60"/>
        <w:ind w:left="0" w:firstLine="0"/>
        <w:rPr>
          <w:del w:id="186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187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Территория реализации проекта</w:delText>
        </w:r>
      </w:del>
    </w:p>
    <w:p w14:paraId="73D7CBEF" w14:textId="77777777" w:rsidR="009625AA" w:rsidRDefault="00641D0C">
      <w:pPr>
        <w:rPr>
          <w:del w:id="188" w:author="msi" w:date="2026-09-22T12:22:00Z" w16du:dateUtc="2026-09-22T16:22:00Z"/>
          <w:rFonts w:ascii="Times New Roman" w:hAnsi="Times New Roman"/>
          <w:bCs/>
          <w:i/>
          <w:sz w:val="24"/>
          <w:lang w:eastAsia="ru-RU"/>
        </w:rPr>
      </w:pPr>
      <w:del w:id="189" w:author="msi" w:date="2026-09-22T12:22:00Z" w16du:dateUtc="2026-09-22T16:22:00Z">
        <w:r>
          <w:rPr>
            <w:rFonts w:ascii="Times New Roman" w:hAnsi="Times New Roman"/>
            <w:sz w:val="24"/>
            <w:lang w:eastAsia="ru-RU"/>
          </w:rPr>
          <w:delText>(</w:delText>
        </w:r>
        <w:r>
          <w:rPr>
            <w:rFonts w:ascii="Times New Roman" w:hAnsi="Times New Roman"/>
            <w:bCs/>
            <w:i/>
            <w:sz w:val="24"/>
            <w:lang w:eastAsia="ru-RU"/>
          </w:rPr>
          <w:delText>ЗАТО г. Железногорск, с. Сухобузимское и т.д., где будет реализован проект)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7639C169" w14:textId="77777777">
        <w:trPr>
          <w:trHeight w:val="358"/>
          <w:del w:id="190" w:author="msi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79772" w14:textId="77777777" w:rsidR="009625AA" w:rsidRDefault="009625AA">
            <w:pPr>
              <w:widowControl w:val="0"/>
              <w:rPr>
                <w:del w:id="191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</w:tbl>
    <w:p w14:paraId="20BDC08C" w14:textId="77777777" w:rsidR="009625AA" w:rsidRDefault="009625AA">
      <w:pPr>
        <w:pStyle w:val="ListParagraph"/>
        <w:spacing w:before="60"/>
        <w:ind w:left="0"/>
        <w:rPr>
          <w:del w:id="192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2A9087D0" w14:textId="77777777" w:rsidR="009625AA" w:rsidRDefault="00641D0C">
      <w:pPr>
        <w:pStyle w:val="ListParagraph"/>
        <w:spacing w:before="60"/>
        <w:ind w:left="0"/>
        <w:rPr>
          <w:del w:id="193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194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5.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>Данные об организации - заявителе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9625AA" w14:paraId="585F4F39" w14:textId="77777777">
        <w:trPr>
          <w:del w:id="195" w:author="msi" w:date="2026-09-22T12:22:00Z" w16du:dateUtc="2026-09-22T16:22:00Z"/>
        </w:trPr>
        <w:tc>
          <w:tcPr>
            <w:tcW w:w="9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FEF2" w14:textId="77777777" w:rsidR="009625AA" w:rsidRDefault="00641D0C">
            <w:pPr>
              <w:widowControl w:val="0"/>
              <w:rPr>
                <w:del w:id="196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197" w:author="msi" w:date="2026-09-22T12:22:00Z" w16du:dateUtc="2026-09-22T16:22:00Z">
              <w:r>
                <w:rPr>
                  <w:rFonts w:ascii="Times New Roman" w:hAnsi="Times New Roman"/>
                  <w:bCs/>
                  <w:i/>
                  <w:sz w:val="24"/>
                  <w:lang w:eastAsia="ru-RU"/>
                </w:rPr>
                <w:delText>(наименование организации)</w:delText>
              </w:r>
            </w:del>
          </w:p>
        </w:tc>
      </w:tr>
      <w:tr w:rsidR="009625AA" w14:paraId="525E1ED0" w14:textId="77777777">
        <w:trPr>
          <w:trHeight w:val="147"/>
          <w:del w:id="198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F1838" w14:textId="77777777" w:rsidR="009625AA" w:rsidRDefault="00641D0C">
            <w:pPr>
              <w:widowControl w:val="0"/>
              <w:spacing w:before="60"/>
              <w:rPr>
                <w:del w:id="199" w:author="msi" w:date="2026-09-22T12:22:00Z" w16du:dateUtc="2026-09-22T16:22:00Z"/>
                <w:rFonts w:ascii="Times New Roman" w:hAnsi="Times New Roman"/>
                <w:sz w:val="24"/>
              </w:rPr>
            </w:pPr>
            <w:del w:id="200" w:author="msi" w:date="2026-09-22T12:22:00Z" w16du:dateUtc="2026-09-22T16:22:00Z">
              <w:r>
                <w:rPr>
                  <w:rFonts w:ascii="Times New Roman" w:hAnsi="Times New Roman"/>
                  <w:sz w:val="24"/>
                </w:rPr>
                <w:delText>ФИО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1065E" w14:textId="77777777" w:rsidR="009625AA" w:rsidRDefault="009625AA">
            <w:pPr>
              <w:widowControl w:val="0"/>
              <w:rPr>
                <w:del w:id="201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313FEBC6" w14:textId="77777777">
        <w:trPr>
          <w:trHeight w:val="81"/>
          <w:del w:id="202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0E328" w14:textId="77777777" w:rsidR="009625AA" w:rsidRDefault="00641D0C">
            <w:pPr>
              <w:widowControl w:val="0"/>
              <w:spacing w:before="60"/>
              <w:rPr>
                <w:del w:id="203" w:author="msi" w:date="2026-09-22T12:22:00Z" w16du:dateUtc="2026-09-22T16:22:00Z"/>
                <w:rFonts w:ascii="Times New Roman" w:hAnsi="Times New Roman"/>
                <w:sz w:val="24"/>
              </w:rPr>
            </w:pPr>
            <w:del w:id="204" w:author="msi" w:date="2026-09-22T12:22:00Z" w16du:dateUtc="2026-09-22T16:22:00Z">
              <w:r>
                <w:rPr>
                  <w:rFonts w:ascii="Times New Roman" w:hAnsi="Times New Roman"/>
                  <w:sz w:val="24"/>
                </w:rPr>
                <w:delText>Должность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76E52" w14:textId="77777777" w:rsidR="009625AA" w:rsidRDefault="009625AA">
            <w:pPr>
              <w:widowControl w:val="0"/>
              <w:rPr>
                <w:del w:id="205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29B6C7BA" w14:textId="77777777">
        <w:trPr>
          <w:trHeight w:val="64"/>
          <w:del w:id="206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D64E" w14:textId="77777777" w:rsidR="009625AA" w:rsidRDefault="00641D0C">
            <w:pPr>
              <w:widowControl w:val="0"/>
              <w:spacing w:before="60"/>
              <w:rPr>
                <w:del w:id="207" w:author="msi" w:date="2026-09-22T12:22:00Z" w16du:dateUtc="2026-09-22T16:22:00Z"/>
                <w:rFonts w:ascii="Times New Roman" w:hAnsi="Times New Roman"/>
                <w:sz w:val="24"/>
              </w:rPr>
            </w:pPr>
            <w:del w:id="208" w:author="msi" w:date="2026-09-22T12:22:00Z" w16du:dateUtc="2026-09-22T16:22:00Z">
              <w:r>
                <w:rPr>
                  <w:rFonts w:ascii="Times New Roman" w:hAnsi="Times New Roman"/>
                  <w:sz w:val="24"/>
                </w:rPr>
                <w:delText>Контактный телефон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6432" w14:textId="77777777" w:rsidR="009625AA" w:rsidRDefault="00641D0C">
            <w:pPr>
              <w:widowControl w:val="0"/>
              <w:rPr>
                <w:del w:id="209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10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+7(_ _ _) _ _ _ - _ _ - _ _</w:delText>
              </w:r>
            </w:del>
          </w:p>
        </w:tc>
      </w:tr>
      <w:tr w:rsidR="009625AA" w14:paraId="6084B488" w14:textId="77777777">
        <w:trPr>
          <w:trHeight w:val="258"/>
          <w:del w:id="211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90442" w14:textId="77777777" w:rsidR="009625AA" w:rsidRDefault="00641D0C">
            <w:pPr>
              <w:widowControl w:val="0"/>
              <w:spacing w:before="60"/>
              <w:rPr>
                <w:del w:id="212" w:author="msi" w:date="2026-09-22T12:22:00Z" w16du:dateUtc="2026-09-22T16:22:00Z"/>
                <w:rFonts w:ascii="Times New Roman" w:hAnsi="Times New Roman"/>
                <w:sz w:val="24"/>
              </w:rPr>
            </w:pPr>
            <w:del w:id="213" w:author="msi" w:date="2026-09-22T12:22:00Z" w16du:dateUtc="2026-09-22T16:22:00Z">
              <w:r>
                <w:rPr>
                  <w:rFonts w:ascii="Times New Roman" w:hAnsi="Times New Roman"/>
                  <w:sz w:val="24"/>
                </w:rPr>
                <w:delText>Электронная почта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4214" w14:textId="77777777" w:rsidR="009625AA" w:rsidRDefault="009625AA">
            <w:pPr>
              <w:widowControl w:val="0"/>
              <w:rPr>
                <w:del w:id="214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7F53A065" w14:textId="77777777">
        <w:trPr>
          <w:trHeight w:val="550"/>
          <w:del w:id="215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EB93E" w14:textId="77777777" w:rsidR="009625AA" w:rsidRDefault="00641D0C">
            <w:pPr>
              <w:widowControl w:val="0"/>
              <w:spacing w:before="60"/>
              <w:rPr>
                <w:del w:id="216" w:author="msi" w:date="2026-09-22T12:22:00Z" w16du:dateUtc="2026-09-22T16:22:00Z"/>
                <w:rFonts w:ascii="Times New Roman" w:hAnsi="Times New Roman"/>
                <w:sz w:val="24"/>
              </w:rPr>
            </w:pPr>
            <w:del w:id="217" w:author="msi" w:date="2026-09-22T12:22:00Z" w16du:dateUtc="2026-09-22T16:22:00Z">
              <w:r>
                <w:rPr>
                  <w:rFonts w:ascii="Times New Roman" w:hAnsi="Times New Roman"/>
                  <w:sz w:val="24"/>
                </w:rPr>
                <w:delText>ФИО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578AE" w14:textId="77777777" w:rsidR="009625AA" w:rsidRDefault="009625AA">
            <w:pPr>
              <w:widowControl w:val="0"/>
              <w:rPr>
                <w:del w:id="218" w:author="msi" w:date="2026-09-22T12:22:00Z" w16du:dateUtc="2026-09-22T16:22:00Z"/>
                <w:rFonts w:ascii="Times New Roman" w:hAnsi="Times New Roman"/>
                <w:bCs/>
                <w:i/>
                <w:sz w:val="24"/>
                <w:lang w:eastAsia="ru-RU"/>
              </w:rPr>
            </w:pPr>
          </w:p>
        </w:tc>
      </w:tr>
      <w:tr w:rsidR="009625AA" w14:paraId="0C4936BD" w14:textId="77777777">
        <w:trPr>
          <w:trHeight w:val="418"/>
          <w:del w:id="219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D4631" w14:textId="77777777" w:rsidR="009625AA" w:rsidRDefault="00641D0C">
            <w:pPr>
              <w:widowControl w:val="0"/>
              <w:spacing w:before="60"/>
              <w:rPr>
                <w:del w:id="220" w:author="msi" w:date="2026-09-22T12:22:00Z" w16du:dateUtc="2026-09-22T16:22:00Z"/>
                <w:rFonts w:ascii="Times New Roman" w:hAnsi="Times New Roman"/>
                <w:sz w:val="24"/>
              </w:rPr>
            </w:pPr>
            <w:del w:id="221" w:author="msi" w:date="2026-09-22T12:22:00Z" w16du:dateUtc="2026-09-22T16:22:00Z">
              <w:r>
                <w:rPr>
                  <w:rFonts w:ascii="Times New Roman" w:hAnsi="Times New Roman"/>
                  <w:sz w:val="24"/>
                </w:rPr>
                <w:delText>Должность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A9740" w14:textId="77777777" w:rsidR="009625AA" w:rsidRDefault="009625AA">
            <w:pPr>
              <w:widowControl w:val="0"/>
              <w:rPr>
                <w:del w:id="222" w:author="msi" w:date="2026-09-22T12:22:00Z" w16du:dateUtc="2026-09-22T16:22:00Z"/>
                <w:rFonts w:ascii="Times New Roman" w:hAnsi="Times New Roman"/>
                <w:bCs/>
                <w:i/>
                <w:sz w:val="24"/>
                <w:lang w:eastAsia="ru-RU"/>
              </w:rPr>
            </w:pPr>
          </w:p>
        </w:tc>
      </w:tr>
      <w:tr w:rsidR="009625AA" w14:paraId="760D6642" w14:textId="77777777">
        <w:trPr>
          <w:trHeight w:val="370"/>
          <w:del w:id="223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5A4E2" w14:textId="77777777" w:rsidR="009625AA" w:rsidRDefault="00641D0C">
            <w:pPr>
              <w:widowControl w:val="0"/>
              <w:spacing w:before="60"/>
              <w:rPr>
                <w:del w:id="224" w:author="msi" w:date="2026-09-22T12:22:00Z" w16du:dateUtc="2026-09-22T16:22:00Z"/>
                <w:rFonts w:ascii="Times New Roman" w:hAnsi="Times New Roman"/>
                <w:sz w:val="24"/>
              </w:rPr>
            </w:pPr>
            <w:del w:id="225" w:author="msi" w:date="2026-09-22T12:22:00Z" w16du:dateUtc="2026-09-22T16:22:00Z">
              <w:r>
                <w:rPr>
                  <w:rFonts w:ascii="Times New Roman" w:hAnsi="Times New Roman"/>
                  <w:sz w:val="24"/>
                </w:rPr>
                <w:delText>Контактный телефон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36319" w14:textId="77777777" w:rsidR="009625AA" w:rsidRDefault="00641D0C">
            <w:pPr>
              <w:widowControl w:val="0"/>
              <w:rPr>
                <w:del w:id="226" w:author="msi" w:date="2026-09-22T12:22:00Z" w16du:dateUtc="2026-09-22T16:22:00Z"/>
                <w:rFonts w:ascii="Times New Roman" w:hAnsi="Times New Roman"/>
                <w:bCs/>
                <w:i/>
                <w:sz w:val="24"/>
                <w:lang w:eastAsia="ru-RU"/>
              </w:rPr>
            </w:pPr>
            <w:del w:id="227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+7(_ _ _) _ _ _ - _ _ - _ _</w:delText>
              </w:r>
            </w:del>
          </w:p>
        </w:tc>
      </w:tr>
      <w:tr w:rsidR="009625AA" w14:paraId="42A73A8C" w14:textId="77777777">
        <w:trPr>
          <w:trHeight w:val="307"/>
          <w:del w:id="228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8EA4F" w14:textId="77777777" w:rsidR="009625AA" w:rsidRDefault="00641D0C">
            <w:pPr>
              <w:widowControl w:val="0"/>
              <w:spacing w:before="60"/>
              <w:rPr>
                <w:del w:id="229" w:author="msi" w:date="2026-09-22T12:22:00Z" w16du:dateUtc="2026-09-22T16:22:00Z"/>
                <w:rFonts w:ascii="Times New Roman" w:hAnsi="Times New Roman"/>
                <w:sz w:val="24"/>
              </w:rPr>
            </w:pPr>
            <w:del w:id="230" w:author="msi" w:date="2026-09-22T12:22:00Z" w16du:dateUtc="2026-09-22T16:22:00Z">
              <w:r>
                <w:rPr>
                  <w:rFonts w:ascii="Times New Roman" w:hAnsi="Times New Roman"/>
                  <w:sz w:val="24"/>
                </w:rPr>
                <w:delText>Электронная почта ответственного за проект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CDF7" w14:textId="77777777" w:rsidR="009625AA" w:rsidRDefault="009625AA">
            <w:pPr>
              <w:widowControl w:val="0"/>
              <w:rPr>
                <w:del w:id="231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</w:tbl>
    <w:p w14:paraId="247DE115" w14:textId="77777777" w:rsidR="009625AA" w:rsidRDefault="009625AA">
      <w:pPr>
        <w:spacing w:before="60"/>
        <w:ind w:left="284"/>
        <w:rPr>
          <w:del w:id="232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0C309C67" w14:textId="77777777" w:rsidR="009625AA" w:rsidRDefault="00641D0C">
      <w:pPr>
        <w:spacing w:before="60"/>
        <w:rPr>
          <w:del w:id="233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234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6.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>Реквизиты организации - заявителя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9625AA" w14:paraId="19B0932A" w14:textId="77777777">
        <w:trPr>
          <w:trHeight w:val="282"/>
          <w:del w:id="235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CD09E" w14:textId="77777777" w:rsidR="009625AA" w:rsidRDefault="00641D0C">
            <w:pPr>
              <w:widowControl w:val="0"/>
              <w:rPr>
                <w:del w:id="236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37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Наименование банка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C15E3" w14:textId="77777777" w:rsidR="009625AA" w:rsidRDefault="009625AA">
            <w:pPr>
              <w:widowControl w:val="0"/>
              <w:rPr>
                <w:del w:id="238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395DADDB" w14:textId="77777777">
        <w:trPr>
          <w:trHeight w:val="291"/>
          <w:del w:id="239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A62BD" w14:textId="77777777" w:rsidR="009625AA" w:rsidRDefault="00641D0C">
            <w:pPr>
              <w:widowControl w:val="0"/>
              <w:rPr>
                <w:del w:id="240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41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Номер расчетного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AB424" w14:textId="77777777" w:rsidR="009625AA" w:rsidRDefault="009625AA">
            <w:pPr>
              <w:widowControl w:val="0"/>
              <w:rPr>
                <w:del w:id="242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37C629AF" w14:textId="77777777">
        <w:trPr>
          <w:trHeight w:val="270"/>
          <w:del w:id="243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3903C" w14:textId="77777777" w:rsidR="009625AA" w:rsidRDefault="00641D0C">
            <w:pPr>
              <w:widowControl w:val="0"/>
              <w:rPr>
                <w:del w:id="244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45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ИНН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13A4C" w14:textId="77777777" w:rsidR="009625AA" w:rsidRDefault="009625AA">
            <w:pPr>
              <w:widowControl w:val="0"/>
              <w:rPr>
                <w:del w:id="246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3CA9BAA7" w14:textId="77777777">
        <w:trPr>
          <w:trHeight w:val="234"/>
          <w:del w:id="247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A01A1" w14:textId="77777777" w:rsidR="009625AA" w:rsidRDefault="00641D0C">
            <w:pPr>
              <w:widowControl w:val="0"/>
              <w:rPr>
                <w:del w:id="248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49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БИК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5C45" w14:textId="77777777" w:rsidR="009625AA" w:rsidRDefault="009625AA">
            <w:pPr>
              <w:widowControl w:val="0"/>
              <w:rPr>
                <w:del w:id="250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58A2ECA1" w14:textId="77777777">
        <w:trPr>
          <w:trHeight w:val="253"/>
          <w:del w:id="251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A6E9C" w14:textId="77777777" w:rsidR="009625AA" w:rsidRDefault="00641D0C">
            <w:pPr>
              <w:widowControl w:val="0"/>
              <w:tabs>
                <w:tab w:val="center" w:pos="1451"/>
              </w:tabs>
              <w:rPr>
                <w:del w:id="252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53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КПП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23D9F" w14:textId="77777777" w:rsidR="009625AA" w:rsidRDefault="009625AA">
            <w:pPr>
              <w:widowControl w:val="0"/>
              <w:rPr>
                <w:del w:id="254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2B95D84C" w14:textId="77777777">
        <w:trPr>
          <w:trHeight w:val="232"/>
          <w:del w:id="255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BD98" w14:textId="77777777" w:rsidR="009625AA" w:rsidRDefault="00641D0C">
            <w:pPr>
              <w:widowControl w:val="0"/>
              <w:rPr>
                <w:del w:id="256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57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ОГРН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259A4" w14:textId="77777777" w:rsidR="009625AA" w:rsidRDefault="009625AA">
            <w:pPr>
              <w:widowControl w:val="0"/>
              <w:rPr>
                <w:del w:id="258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353A1AE6" w14:textId="77777777">
        <w:trPr>
          <w:trHeight w:val="252"/>
          <w:del w:id="259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7AEC8" w14:textId="77777777" w:rsidR="009625AA" w:rsidRDefault="00641D0C">
            <w:pPr>
              <w:widowControl w:val="0"/>
              <w:rPr>
                <w:del w:id="260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61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ОКПО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F9F6" w14:textId="77777777" w:rsidR="009625AA" w:rsidRDefault="009625AA">
            <w:pPr>
              <w:widowControl w:val="0"/>
              <w:rPr>
                <w:del w:id="262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44AC21CC" w14:textId="77777777">
        <w:trPr>
          <w:trHeight w:val="229"/>
          <w:del w:id="263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BCCE" w14:textId="77777777" w:rsidR="009625AA" w:rsidRDefault="00641D0C">
            <w:pPr>
              <w:widowControl w:val="0"/>
              <w:rPr>
                <w:del w:id="264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65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Номер корреспондентского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5D6BF" w14:textId="77777777" w:rsidR="009625AA" w:rsidRDefault="009625AA">
            <w:pPr>
              <w:widowControl w:val="0"/>
              <w:rPr>
                <w:del w:id="266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463C05BE" w14:textId="77777777">
        <w:trPr>
          <w:trHeight w:val="267"/>
          <w:del w:id="267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962BB" w14:textId="77777777" w:rsidR="009625AA" w:rsidRDefault="00641D0C">
            <w:pPr>
              <w:widowControl w:val="0"/>
              <w:rPr>
                <w:del w:id="268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69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Юридический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D6EB0" w14:textId="77777777" w:rsidR="009625AA" w:rsidRDefault="009625AA">
            <w:pPr>
              <w:widowControl w:val="0"/>
              <w:rPr>
                <w:del w:id="270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3576E0BC" w14:textId="77777777">
        <w:trPr>
          <w:trHeight w:val="235"/>
          <w:del w:id="271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51F85" w14:textId="77777777" w:rsidR="009625AA" w:rsidRDefault="00641D0C">
            <w:pPr>
              <w:widowControl w:val="0"/>
              <w:rPr>
                <w:del w:id="272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73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Фактический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6EE75" w14:textId="77777777" w:rsidR="009625AA" w:rsidRDefault="009625AA">
            <w:pPr>
              <w:widowControl w:val="0"/>
              <w:rPr>
                <w:del w:id="274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1C6F4C08" w14:textId="77777777">
        <w:trPr>
          <w:trHeight w:val="246"/>
          <w:del w:id="275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86B28" w14:textId="77777777" w:rsidR="009625AA" w:rsidRDefault="00641D0C">
            <w:pPr>
              <w:widowControl w:val="0"/>
              <w:rPr>
                <w:del w:id="276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77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Контактный телефон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3B5B8" w14:textId="77777777" w:rsidR="009625AA" w:rsidRDefault="00641D0C">
            <w:pPr>
              <w:widowControl w:val="0"/>
              <w:rPr>
                <w:del w:id="278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79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+7(_ _ _) _ _ _ - _ _ - _ _</w:delText>
              </w:r>
            </w:del>
          </w:p>
        </w:tc>
      </w:tr>
      <w:tr w:rsidR="009625AA" w14:paraId="5301BA23" w14:textId="77777777">
        <w:trPr>
          <w:trHeight w:val="229"/>
          <w:del w:id="280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48FDE" w14:textId="77777777" w:rsidR="009625AA" w:rsidRDefault="00641D0C">
            <w:pPr>
              <w:widowControl w:val="0"/>
              <w:rPr>
                <w:del w:id="281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82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>Электронная почта организации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23FF" w14:textId="77777777" w:rsidR="009625AA" w:rsidRDefault="009625AA">
            <w:pPr>
              <w:widowControl w:val="0"/>
              <w:rPr>
                <w:del w:id="283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2F8BACE4" w14:textId="77777777">
        <w:trPr>
          <w:trHeight w:val="233"/>
          <w:del w:id="284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EBC04" w14:textId="77777777" w:rsidR="009625AA" w:rsidRDefault="00641D0C">
            <w:pPr>
              <w:widowControl w:val="0"/>
              <w:rPr>
                <w:del w:id="285" w:author="msi" w:date="2026-09-22T12:22:00Z" w16du:dateUtc="2026-09-22T16:22:00Z"/>
                <w:rFonts w:ascii="Times New Roman" w:hAnsi="Times New Roman"/>
                <w:bCs/>
                <w:sz w:val="24"/>
                <w:lang w:eastAsia="ru-RU"/>
              </w:rPr>
            </w:pPr>
            <w:del w:id="286" w:author="msi" w:date="2026-09-22T12:22:00Z" w16du:dateUtc="2026-09-22T16:22:00Z">
              <w:r>
                <w:rPr>
                  <w:rFonts w:ascii="Times New Roman" w:hAnsi="Times New Roman"/>
                  <w:bCs/>
                  <w:sz w:val="24"/>
                  <w:lang w:eastAsia="ru-RU"/>
                </w:rPr>
                <w:delText>ОКТМО</w:delText>
              </w:r>
              <w:r>
                <w:rPr>
                  <w:rFonts w:ascii="Times New Roman" w:hAnsi="Times New Roman"/>
                  <w:bCs/>
                  <w:i/>
                  <w:sz w:val="24"/>
                  <w:lang w:eastAsia="ru-RU"/>
                </w:rPr>
                <w:delText xml:space="preserve"> 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F9D20" w14:textId="77777777" w:rsidR="009625AA" w:rsidRDefault="009625AA">
            <w:pPr>
              <w:widowControl w:val="0"/>
              <w:rPr>
                <w:del w:id="287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7F0707AA" w14:textId="77777777">
        <w:trPr>
          <w:trHeight w:val="267"/>
          <w:del w:id="288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47F9F" w14:textId="77777777" w:rsidR="009625AA" w:rsidRDefault="00641D0C">
            <w:pPr>
              <w:widowControl w:val="0"/>
              <w:rPr>
                <w:del w:id="289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90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 xml:space="preserve">КБК </w:delText>
              </w:r>
              <w:r>
                <w:rPr>
                  <w:rFonts w:ascii="Times New Roman" w:hAnsi="Times New Roman"/>
                  <w:bCs/>
                  <w:i/>
                  <w:sz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0B39B" w14:textId="77777777" w:rsidR="009625AA" w:rsidRDefault="009625AA">
            <w:pPr>
              <w:widowControl w:val="0"/>
              <w:rPr>
                <w:del w:id="291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  <w:tr w:rsidR="009625AA" w14:paraId="2D56FEA0" w14:textId="77777777">
        <w:trPr>
          <w:trHeight w:val="560"/>
          <w:del w:id="292" w:author="msi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DF41A" w14:textId="77777777" w:rsidR="009625AA" w:rsidRDefault="00641D0C">
            <w:pPr>
              <w:widowControl w:val="0"/>
              <w:rPr>
                <w:del w:id="293" w:author="msi" w:date="2026-09-22T12:22:00Z" w16du:dateUtc="2026-09-22T16:22:00Z"/>
                <w:rFonts w:ascii="Times New Roman" w:eastAsia="Calibri" w:hAnsi="Times New Roman"/>
                <w:sz w:val="24"/>
              </w:rPr>
            </w:pPr>
            <w:del w:id="294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</w:rPr>
                <w:delText xml:space="preserve">Получатель денежных средств </w:delText>
              </w:r>
              <w:r>
                <w:rPr>
                  <w:rFonts w:ascii="Times New Roman" w:hAnsi="Times New Roman"/>
                  <w:bCs/>
                  <w:i/>
                  <w:sz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A6023" w14:textId="77777777" w:rsidR="009625AA" w:rsidRDefault="009625AA">
            <w:pPr>
              <w:widowControl w:val="0"/>
              <w:rPr>
                <w:del w:id="295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</w:tbl>
    <w:p w14:paraId="7D7306C7" w14:textId="77777777" w:rsidR="009625AA" w:rsidRDefault="009625AA">
      <w:pPr>
        <w:spacing w:before="60"/>
        <w:rPr>
          <w:del w:id="296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40D80B83" w14:textId="77777777" w:rsidR="009625AA" w:rsidRDefault="00641D0C">
      <w:pPr>
        <w:spacing w:before="60"/>
        <w:rPr>
          <w:del w:id="297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298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7.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 xml:space="preserve">Проблема, на решение которой направлен проект. Цель проекта, задачи, которые планируется решить в рамках проекта, актуальность проекта </w:delText>
        </w:r>
        <w:r>
          <w:rPr>
            <w:rFonts w:ascii="Times New Roman" w:hAnsi="Times New Roman"/>
            <w:bCs/>
            <w:sz w:val="24"/>
            <w:lang w:eastAsia="ru-RU"/>
          </w:rPr>
          <w:delText>(</w:delText>
        </w:r>
        <w:r>
          <w:rPr>
            <w:rFonts w:ascii="Times New Roman" w:hAnsi="Times New Roman"/>
            <w:bCs/>
            <w:i/>
            <w:sz w:val="24"/>
            <w:lang w:eastAsia="ru-RU"/>
          </w:rPr>
          <w:delText>не более 0,5 страницы).</w:delText>
        </w:r>
        <w:r>
          <w:rPr>
            <w:rFonts w:ascii="Times New Roman" w:hAnsi="Times New Roman"/>
            <w:sz w:val="24"/>
          </w:rPr>
          <w:delText xml:space="preserve"> </w:delText>
        </w:r>
        <w:r>
          <w:rPr>
            <w:rFonts w:ascii="Times New Roman" w:hAnsi="Times New Roman"/>
            <w:bCs/>
            <w:i/>
            <w:sz w:val="24"/>
            <w:lang w:eastAsia="ru-RU"/>
          </w:rPr>
          <w:delText>Проект должен решать или способствовать снижению остроты социально значимой проблемы. Проблема должна быть реально решаемой! Цель должна логически вытекать из поставленной проблемы, а задачи направлены на достижение цели, и, в свою очередь, решаются в ходе выполнения конкретных мероприятий.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1C4783E4" w14:textId="77777777">
        <w:trPr>
          <w:del w:id="299" w:author="msi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66CC" w14:textId="77777777" w:rsidR="009625AA" w:rsidRDefault="009625AA">
            <w:pPr>
              <w:widowControl w:val="0"/>
              <w:rPr>
                <w:del w:id="300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  <w:p w14:paraId="63FA8184" w14:textId="77777777" w:rsidR="009625AA" w:rsidRDefault="009625AA">
            <w:pPr>
              <w:widowControl w:val="0"/>
              <w:rPr>
                <w:del w:id="301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</w:tc>
      </w:tr>
    </w:tbl>
    <w:p w14:paraId="7E9B7A9F" w14:textId="77777777" w:rsidR="009625AA" w:rsidRDefault="009625AA">
      <w:pPr>
        <w:spacing w:before="60"/>
        <w:rPr>
          <w:del w:id="302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2DBC19D4" w14:textId="77777777" w:rsidR="009625AA" w:rsidRDefault="00641D0C">
      <w:pPr>
        <w:spacing w:before="60"/>
        <w:rPr>
          <w:del w:id="303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304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8.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 xml:space="preserve">Ожидаемые качественные и количественные результаты от реализации проекта </w:delText>
        </w:r>
        <w:r>
          <w:rPr>
            <w:rFonts w:ascii="Times New Roman" w:hAnsi="Times New Roman"/>
            <w:i/>
            <w:sz w:val="24"/>
            <w:lang w:eastAsia="ru-RU"/>
          </w:rPr>
          <w:delText>(не более 0,5 страницы)</w:delText>
        </w:r>
      </w:del>
    </w:p>
    <w:p w14:paraId="24379B6E" w14:textId="77777777" w:rsidR="009625AA" w:rsidRDefault="00641D0C">
      <w:pPr>
        <w:spacing w:before="60"/>
        <w:rPr>
          <w:del w:id="305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306" w:author="msi" w:date="2026-09-22T12:22:00Z" w16du:dateUtc="2026-09-22T16:22:00Z">
        <w:r>
          <w:rPr>
            <w:rFonts w:ascii="Times New Roman" w:hAnsi="Times New Roman"/>
            <w:i/>
            <w:sz w:val="24"/>
            <w:lang w:eastAsia="ru-RU"/>
          </w:rPr>
          <w:delText>Качественные результаты связаны с целью проекта и решением социальной проблемы, лежащих в основе проекта. Здесь необходимо проанализировать, как проект поспособствует решению проблемы, какое благо получат благополучатели и целевая группа. Основные количественные показатели, которые должны быть достигнуты по результатам реализации проекта, должны быть выражены в цифрах (например охват мероприятиями проекта, планируемое число получателей помощи и т.д.</w:delText>
        </w:r>
        <w:r>
          <w:rPr>
            <w:rFonts w:ascii="Times New Roman" w:hAnsi="Times New Roman"/>
            <w:bCs/>
            <w:i/>
            <w:sz w:val="24"/>
            <w:lang w:eastAsia="ru-RU"/>
          </w:rPr>
          <w:delText>). Обязательно должен быть указан эффект в СМИ и количество привлеченных СМИ к реализации проекта).</w:delText>
        </w:r>
      </w:del>
    </w:p>
    <w:p w14:paraId="04529465" w14:textId="77777777" w:rsidR="009625AA" w:rsidRDefault="009625AA">
      <w:pPr>
        <w:spacing w:before="60"/>
        <w:rPr>
          <w:del w:id="307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9625AA" w14:paraId="1B38FF33" w14:textId="77777777">
        <w:trPr>
          <w:del w:id="308" w:author="msi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9A77" w14:textId="77777777" w:rsidR="009625AA" w:rsidRDefault="009625AA">
            <w:pPr>
              <w:widowControl w:val="0"/>
              <w:rPr>
                <w:del w:id="309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  <w:p w14:paraId="5E19B4C6" w14:textId="77777777" w:rsidR="009625AA" w:rsidRDefault="009625AA">
            <w:pPr>
              <w:widowControl w:val="0"/>
              <w:rPr>
                <w:del w:id="310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</w:tc>
      </w:tr>
    </w:tbl>
    <w:p w14:paraId="74A31740" w14:textId="77777777" w:rsidR="009625AA" w:rsidRDefault="00641D0C">
      <w:pPr>
        <w:spacing w:before="60"/>
        <w:rPr>
          <w:del w:id="311" w:author="msi" w:date="2026-09-22T12:22:00Z" w16du:dateUtc="2026-09-22T16:22:00Z"/>
          <w:rFonts w:ascii="Times New Roman" w:hAnsi="Times New Roman"/>
          <w:i/>
          <w:sz w:val="24"/>
          <w:lang w:eastAsia="ru-RU"/>
        </w:rPr>
      </w:pPr>
      <w:del w:id="312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9.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 xml:space="preserve">Перспективы развития проекта </w:delText>
        </w:r>
        <w:r>
          <w:rPr>
            <w:rFonts w:ascii="Times New Roman" w:hAnsi="Times New Roman"/>
            <w:i/>
            <w:sz w:val="24"/>
            <w:lang w:eastAsia="ru-RU"/>
          </w:rPr>
          <w:delText>(не более 0,25 страницы)</w:delText>
        </w:r>
      </w:del>
    </w:p>
    <w:p w14:paraId="2FBFD648" w14:textId="77777777" w:rsidR="009625AA" w:rsidRDefault="00641D0C">
      <w:pPr>
        <w:spacing w:before="60"/>
        <w:rPr>
          <w:del w:id="313" w:author="msi" w:date="2026-09-22T12:22:00Z" w16du:dateUtc="2026-09-22T16:22:00Z"/>
          <w:rFonts w:ascii="Times New Roman" w:hAnsi="Times New Roman"/>
          <w:i/>
          <w:sz w:val="24"/>
          <w:lang w:eastAsia="ru-RU"/>
        </w:rPr>
      </w:pPr>
      <w:del w:id="314" w:author="msi" w:date="2026-09-22T12:22:00Z" w16du:dateUtc="2026-09-22T16:22:00Z">
        <w:r>
          <w:rPr>
            <w:rFonts w:ascii="Times New Roman" w:hAnsi="Times New Roman"/>
            <w:i/>
            <w:sz w:val="24"/>
            <w:lang w:eastAsia="ru-RU"/>
          </w:rPr>
          <w:delText>Если вы планируете продолжать реализацию проекта после завершения грантовой поддержки нашего конкурса, укажите: в каком направлении будет развиваться проект (появление новых форм работы, изменение целевой группы, увеличение объема оказываемых услуг и т.п.) и за счет каких источников будет обеспечиваться финансовая стабильность проекта (участие в грантах, бюджетные субсидии, спонсорские пожертвования и 6 т.п.).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16243585" w14:textId="77777777">
        <w:trPr>
          <w:del w:id="315" w:author="msi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4E83" w14:textId="77777777" w:rsidR="009625AA" w:rsidRDefault="009625AA">
            <w:pPr>
              <w:widowControl w:val="0"/>
              <w:rPr>
                <w:del w:id="316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  <w:p w14:paraId="3AACE6EF" w14:textId="77777777" w:rsidR="009625AA" w:rsidRDefault="009625AA">
            <w:pPr>
              <w:widowControl w:val="0"/>
              <w:rPr>
                <w:del w:id="317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</w:tc>
      </w:tr>
    </w:tbl>
    <w:p w14:paraId="0625E8DD" w14:textId="77777777" w:rsidR="009625AA" w:rsidRDefault="009625AA">
      <w:pPr>
        <w:spacing w:before="60"/>
        <w:rPr>
          <w:del w:id="318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77632CF1" w14:textId="77777777" w:rsidR="009625AA" w:rsidRDefault="00641D0C">
      <w:pPr>
        <w:spacing w:before="60"/>
        <w:rPr>
          <w:del w:id="319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320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10.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 xml:space="preserve">Является ли проект (тема, мероприятие) новым, инновационным для региона проведения? </w:delText>
        </w:r>
        <w:r>
          <w:rPr>
            <w:rFonts w:ascii="Times New Roman" w:hAnsi="Times New Roman"/>
            <w:b/>
            <w:sz w:val="24"/>
            <w:lang w:eastAsia="ru-RU"/>
          </w:rPr>
          <w:delText>В чём именно инновационность?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43464851" w14:textId="77777777">
        <w:trPr>
          <w:del w:id="321" w:author="msi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FE68" w14:textId="77777777" w:rsidR="009625AA" w:rsidRDefault="009625AA">
            <w:pPr>
              <w:widowControl w:val="0"/>
              <w:rPr>
                <w:del w:id="322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  <w:p w14:paraId="0A8FA1FE" w14:textId="77777777" w:rsidR="009625AA" w:rsidRDefault="009625AA">
            <w:pPr>
              <w:widowControl w:val="0"/>
              <w:rPr>
                <w:del w:id="323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</w:tc>
      </w:tr>
    </w:tbl>
    <w:p w14:paraId="7A512A5B" w14:textId="77777777" w:rsidR="009625AA" w:rsidRDefault="009625AA">
      <w:pPr>
        <w:spacing w:before="60"/>
        <w:rPr>
          <w:del w:id="324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</w:p>
    <w:p w14:paraId="16D2EA95" w14:textId="77777777" w:rsidR="009625AA" w:rsidRDefault="00641D0C">
      <w:pPr>
        <w:spacing w:before="60"/>
        <w:rPr>
          <w:del w:id="325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326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11.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 xml:space="preserve">Партнеры, при участии которых будет реализовываться проект, формы партнерства, ресурсы, </w:delText>
        </w:r>
        <w:r>
          <w:rPr>
            <w:rFonts w:ascii="Times New Roman" w:hAnsi="Times New Roman"/>
            <w:b/>
            <w:sz w:val="24"/>
            <w:lang w:val="ru-RU" w:eastAsia="ru-RU"/>
          </w:rPr>
          <w:delText>выраженные</w:delText>
        </w:r>
        <w:r>
          <w:rPr>
            <w:rFonts w:ascii="Times New Roman" w:hAnsi="Times New Roman"/>
            <w:b/>
            <w:sz w:val="24"/>
            <w:lang w:eastAsia="ru-RU"/>
          </w:rPr>
          <w:delText xml:space="preserve"> не в рублях.</w:delText>
        </w:r>
      </w:del>
    </w:p>
    <w:p w14:paraId="347E23D5" w14:textId="77777777" w:rsidR="009625AA" w:rsidRDefault="00641D0C">
      <w:pPr>
        <w:spacing w:before="60"/>
        <w:rPr>
          <w:del w:id="327" w:author="msi" w:date="2026-09-22T12:22:00Z" w16du:dateUtc="2026-09-22T16:22:00Z"/>
        </w:rPr>
      </w:pPr>
      <w:del w:id="328" w:author="msi" w:date="2026-09-22T12:22:00Z" w16du:dateUtc="2026-09-22T16:22:00Z">
        <w:r>
          <w:rPr>
            <w:rFonts w:ascii="Times New Roman" w:hAnsi="Times New Roman"/>
            <w:i/>
            <w:sz w:val="24"/>
            <w:lang w:eastAsia="ru-RU"/>
          </w:rPr>
          <w:delText>Организация-партнер – это не подрядная организация, которой вы оплачиваете услуги. Партнер – это организация, которая заявила о безвозмездном участии в проекте, по выполнению тех или иных работ или оказанию тех или иных услуг.</w:delText>
        </w:r>
      </w:del>
    </w:p>
    <w:p w14:paraId="663163B7" w14:textId="77777777" w:rsidR="009625AA" w:rsidRDefault="009625AA">
      <w:pPr>
        <w:spacing w:before="60"/>
        <w:rPr>
          <w:del w:id="329" w:author="msi" w:date="2026-09-22T12:22:00Z" w16du:dateUtc="2026-09-22T16:22:00Z"/>
          <w:rFonts w:ascii="Times New Roman" w:hAnsi="Times New Roman"/>
          <w:i/>
          <w:sz w:val="24"/>
          <w:lang w:eastAsia="ru-RU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49DDF664" w14:textId="77777777">
        <w:trPr>
          <w:trHeight w:val="351"/>
          <w:del w:id="330" w:author="msi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4C4F" w14:textId="77777777" w:rsidR="009625AA" w:rsidRDefault="009625AA">
            <w:pPr>
              <w:widowControl w:val="0"/>
              <w:rPr>
                <w:del w:id="331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  <w:p w14:paraId="053B2A9A" w14:textId="77777777" w:rsidR="009625AA" w:rsidRDefault="009625AA">
            <w:pPr>
              <w:widowControl w:val="0"/>
              <w:rPr>
                <w:del w:id="332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</w:tbl>
    <w:p w14:paraId="634226C1" w14:textId="77777777" w:rsidR="009625AA" w:rsidRDefault="009625AA">
      <w:pPr>
        <w:spacing w:before="60"/>
        <w:rPr>
          <w:del w:id="333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7BD59E70" w14:textId="77777777" w:rsidR="009625AA" w:rsidRDefault="00641D0C">
      <w:pPr>
        <w:spacing w:before="60"/>
        <w:rPr>
          <w:del w:id="334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335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12.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>Другие благотворители/грантодатели, которые предоставляют целевые средства (в рублях) организации на реализацию проекта:</w:delText>
        </w:r>
      </w:del>
    </w:p>
    <w:tbl>
      <w:tblPr>
        <w:tblW w:w="9384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25"/>
        <w:gridCol w:w="3232"/>
        <w:gridCol w:w="2977"/>
        <w:gridCol w:w="2550"/>
      </w:tblGrid>
      <w:tr w:rsidR="009625AA" w14:paraId="7681B4CB" w14:textId="77777777">
        <w:trPr>
          <w:del w:id="336" w:author="msi" w:date="2026-09-22T12:22:00Z" w16du:dateUtc="2026-09-22T16:22:00Z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D2C3735" w14:textId="77777777" w:rsidR="009625AA" w:rsidRDefault="00641D0C">
            <w:pPr>
              <w:widowControl w:val="0"/>
              <w:spacing w:before="20"/>
              <w:jc w:val="center"/>
              <w:rPr>
                <w:del w:id="337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38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val="en-US" w:eastAsia="ru-RU"/>
                </w:rPr>
                <w:delText>N</w:delText>
              </w:r>
            </w:del>
          </w:p>
        </w:tc>
        <w:tc>
          <w:tcPr>
            <w:tcW w:w="323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EC425" w14:textId="77777777" w:rsidR="009625AA" w:rsidRDefault="00641D0C">
            <w:pPr>
              <w:widowControl w:val="0"/>
              <w:spacing w:before="20"/>
              <w:jc w:val="center"/>
              <w:rPr>
                <w:del w:id="339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40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eastAsia="ru-RU"/>
                </w:rPr>
                <w:delText>Наименование организации</w:delText>
              </w:r>
            </w:del>
          </w:p>
        </w:tc>
        <w:tc>
          <w:tcPr>
            <w:tcW w:w="2977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79BC1" w14:textId="77777777" w:rsidR="009625AA" w:rsidRDefault="00641D0C">
            <w:pPr>
              <w:widowControl w:val="0"/>
              <w:spacing w:before="20"/>
              <w:jc w:val="center"/>
              <w:rPr>
                <w:del w:id="341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42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val="ru-RU" w:eastAsia="ru-RU"/>
                </w:rPr>
                <w:delText>На что пойдут предоставляемые средства</w:delText>
              </w:r>
            </w:del>
          </w:p>
        </w:tc>
        <w:tc>
          <w:tcPr>
            <w:tcW w:w="255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0AF0C90" w14:textId="77777777" w:rsidR="009625AA" w:rsidRDefault="00641D0C">
            <w:pPr>
              <w:widowControl w:val="0"/>
              <w:spacing w:before="20"/>
              <w:jc w:val="center"/>
              <w:rPr>
                <w:del w:id="343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44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eastAsia="ru-RU"/>
                </w:rPr>
                <w:delText xml:space="preserve">Объем </w:delText>
              </w:r>
              <w:r>
                <w:rPr>
                  <w:rFonts w:ascii="Times New Roman" w:hAnsi="Times New Roman"/>
                  <w:b/>
                  <w:sz w:val="24"/>
                  <w:lang w:val="ru-RU" w:eastAsia="ru-RU"/>
                </w:rPr>
                <w:delText>предоставляемых</w:delText>
              </w:r>
              <w:r>
                <w:rPr>
                  <w:rFonts w:ascii="Times New Roman" w:hAnsi="Times New Roman"/>
                  <w:b/>
                  <w:sz w:val="24"/>
                  <w:lang w:eastAsia="ru-RU"/>
                </w:rPr>
                <w:delText xml:space="preserve"> средств</w:delText>
              </w:r>
            </w:del>
          </w:p>
        </w:tc>
      </w:tr>
      <w:tr w:rsidR="009625AA" w14:paraId="1AEE92FB" w14:textId="77777777">
        <w:trPr>
          <w:trHeight w:val="284"/>
          <w:del w:id="345" w:author="msi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6901D0B2" w14:textId="77777777" w:rsidR="009625AA" w:rsidRDefault="00641D0C">
            <w:pPr>
              <w:widowControl w:val="0"/>
              <w:spacing w:before="20"/>
              <w:jc w:val="center"/>
              <w:rPr>
                <w:del w:id="346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  <w:del w:id="347" w:author="msi" w:date="2026-09-22T12:22:00Z" w16du:dateUtc="2026-09-22T16:22:00Z">
              <w:r>
                <w:rPr>
                  <w:rFonts w:ascii="Times New Roman" w:hAnsi="Times New Roman"/>
                  <w:sz w:val="24"/>
                  <w:lang w:eastAsia="ru-RU"/>
                </w:rPr>
                <w:delText>1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2DBC" w14:textId="77777777" w:rsidR="009625AA" w:rsidRDefault="009625AA">
            <w:pPr>
              <w:widowControl w:val="0"/>
              <w:spacing w:before="20"/>
              <w:rPr>
                <w:del w:id="348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73C71" w14:textId="77777777" w:rsidR="009625AA" w:rsidRDefault="009625AA">
            <w:pPr>
              <w:widowControl w:val="0"/>
              <w:jc w:val="center"/>
              <w:rPr>
                <w:del w:id="349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636AF44" w14:textId="77777777" w:rsidR="009625AA" w:rsidRDefault="009625AA">
            <w:pPr>
              <w:widowControl w:val="0"/>
              <w:jc w:val="center"/>
              <w:rPr>
                <w:del w:id="350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</w:tr>
      <w:tr w:rsidR="009625AA" w14:paraId="071D08E2" w14:textId="77777777">
        <w:trPr>
          <w:trHeight w:val="247"/>
          <w:del w:id="351" w:author="msi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D896167" w14:textId="77777777" w:rsidR="009625AA" w:rsidRDefault="00641D0C">
            <w:pPr>
              <w:widowControl w:val="0"/>
              <w:spacing w:before="20"/>
              <w:jc w:val="center"/>
              <w:rPr>
                <w:del w:id="352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  <w:del w:id="353" w:author="msi" w:date="2026-09-22T12:22:00Z" w16du:dateUtc="2026-09-22T16:22:00Z">
              <w:r>
                <w:rPr>
                  <w:rFonts w:ascii="Times New Roman" w:hAnsi="Times New Roman"/>
                  <w:sz w:val="24"/>
                  <w:lang w:eastAsia="ru-RU"/>
                </w:rPr>
                <w:delText>…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A6A8B6E" w14:textId="77777777" w:rsidR="009625AA" w:rsidRDefault="009625AA">
            <w:pPr>
              <w:widowControl w:val="0"/>
              <w:rPr>
                <w:del w:id="354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bottom"/>
          </w:tcPr>
          <w:p w14:paraId="5473BAB9" w14:textId="77777777" w:rsidR="009625AA" w:rsidRDefault="009625AA">
            <w:pPr>
              <w:widowControl w:val="0"/>
              <w:jc w:val="center"/>
              <w:rPr>
                <w:del w:id="355" w:author="msi" w:date="2026-09-22T12:22:00Z" w16du:dateUtc="2026-09-22T16:22:00Z"/>
                <w:rFonts w:ascii="Times New Roman" w:eastAsia="Calibri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6CF3B26" w14:textId="77777777" w:rsidR="009625AA" w:rsidRDefault="009625AA">
            <w:pPr>
              <w:widowControl w:val="0"/>
              <w:jc w:val="center"/>
              <w:rPr>
                <w:del w:id="356" w:author="msi" w:date="2026-09-22T12:22:00Z" w16du:dateUtc="2026-09-22T16:22:00Z"/>
                <w:rFonts w:ascii="Times New Roman" w:eastAsia="Calibri" w:hAnsi="Times New Roman"/>
                <w:color w:val="000000"/>
                <w:sz w:val="24"/>
                <w:lang w:eastAsia="ru-RU"/>
              </w:rPr>
            </w:pPr>
          </w:p>
        </w:tc>
      </w:tr>
    </w:tbl>
    <w:p w14:paraId="7FEA851D" w14:textId="77777777" w:rsidR="009625AA" w:rsidRDefault="009625AA">
      <w:pPr>
        <w:spacing w:before="60"/>
        <w:rPr>
          <w:del w:id="357" w:author="msi" w:date="2026-09-22T12:22:00Z" w16du:dateUtc="2026-09-22T16:22:00Z"/>
          <w:rFonts w:ascii="Times New Roman" w:hAnsi="Times New Roman"/>
          <w:sz w:val="16"/>
          <w:szCs w:val="16"/>
          <w:lang w:eastAsia="ru-RU"/>
        </w:rPr>
      </w:pPr>
    </w:p>
    <w:p w14:paraId="6301A085" w14:textId="77777777" w:rsidR="009625AA" w:rsidRDefault="00641D0C">
      <w:pPr>
        <w:spacing w:before="60"/>
        <w:rPr>
          <w:del w:id="358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359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13.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>Сведения об участии в конкурсе «Преображая жизнь» ранее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704"/>
        <w:gridCol w:w="4194"/>
        <w:gridCol w:w="3566"/>
      </w:tblGrid>
      <w:tr w:rsidR="009625AA" w14:paraId="3ED3729D" w14:textId="77777777">
        <w:trPr>
          <w:trHeight w:val="666"/>
          <w:del w:id="360" w:author="msi" w:date="2026-09-22T12:22:00Z" w16du:dateUtc="2026-09-22T16:22:00Z"/>
        </w:trPr>
        <w:tc>
          <w:tcPr>
            <w:tcW w:w="1704" w:type="dxa"/>
          </w:tcPr>
          <w:p w14:paraId="5077F93D" w14:textId="77777777" w:rsidR="009625AA" w:rsidRDefault="00641D0C">
            <w:pPr>
              <w:widowControl w:val="0"/>
              <w:spacing w:before="60"/>
              <w:rPr>
                <w:del w:id="361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62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val="ru-RU" w:eastAsia="ru-RU"/>
                </w:rPr>
                <w:delText>Год</w:delText>
              </w:r>
            </w:del>
          </w:p>
        </w:tc>
        <w:tc>
          <w:tcPr>
            <w:tcW w:w="4194" w:type="dxa"/>
          </w:tcPr>
          <w:p w14:paraId="25A17AB8" w14:textId="77777777" w:rsidR="009625AA" w:rsidRDefault="00641D0C">
            <w:pPr>
              <w:widowControl w:val="0"/>
              <w:spacing w:before="60"/>
              <w:rPr>
                <w:del w:id="363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64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val="ru-RU" w:eastAsia="ru-RU"/>
                </w:rPr>
                <w:delText>Название проекта</w:delText>
              </w:r>
            </w:del>
          </w:p>
        </w:tc>
        <w:tc>
          <w:tcPr>
            <w:tcW w:w="3566" w:type="dxa"/>
          </w:tcPr>
          <w:p w14:paraId="3EEDAB5A" w14:textId="77777777" w:rsidR="009625AA" w:rsidRDefault="00641D0C">
            <w:pPr>
              <w:widowControl w:val="0"/>
              <w:spacing w:before="60"/>
              <w:rPr>
                <w:del w:id="365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66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val="ru-RU" w:eastAsia="ru-RU"/>
                </w:rPr>
                <w:delText>Побеждал по квоте или по жребию</w:delText>
              </w:r>
            </w:del>
          </w:p>
        </w:tc>
      </w:tr>
      <w:tr w:rsidR="009625AA" w14:paraId="4A609328" w14:textId="77777777">
        <w:trPr>
          <w:trHeight w:val="245"/>
          <w:del w:id="367" w:author="msi" w:date="2026-09-22T12:22:00Z" w16du:dateUtc="2026-09-22T16:22:00Z"/>
        </w:trPr>
        <w:tc>
          <w:tcPr>
            <w:tcW w:w="1704" w:type="dxa"/>
          </w:tcPr>
          <w:p w14:paraId="50E0BF7C" w14:textId="77777777" w:rsidR="009625AA" w:rsidRDefault="009625AA">
            <w:pPr>
              <w:widowControl w:val="0"/>
              <w:spacing w:before="60"/>
              <w:rPr>
                <w:del w:id="368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4194" w:type="dxa"/>
          </w:tcPr>
          <w:p w14:paraId="591ED8B4" w14:textId="77777777" w:rsidR="009625AA" w:rsidRDefault="009625AA">
            <w:pPr>
              <w:widowControl w:val="0"/>
              <w:spacing w:before="60"/>
              <w:rPr>
                <w:del w:id="369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3566" w:type="dxa"/>
          </w:tcPr>
          <w:p w14:paraId="0F6C575F" w14:textId="77777777" w:rsidR="009625AA" w:rsidRDefault="009625AA">
            <w:pPr>
              <w:widowControl w:val="0"/>
              <w:spacing w:before="60"/>
              <w:rPr>
                <w:del w:id="370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</w:tr>
      <w:tr w:rsidR="009625AA" w14:paraId="19AD4579" w14:textId="77777777">
        <w:trPr>
          <w:trHeight w:val="165"/>
          <w:del w:id="371" w:author="msi" w:date="2026-09-22T12:22:00Z" w16du:dateUtc="2026-09-22T16:22:00Z"/>
        </w:trPr>
        <w:tc>
          <w:tcPr>
            <w:tcW w:w="1704" w:type="dxa"/>
          </w:tcPr>
          <w:p w14:paraId="75FA2F7C" w14:textId="77777777" w:rsidR="009625AA" w:rsidRDefault="009625AA">
            <w:pPr>
              <w:widowControl w:val="0"/>
              <w:spacing w:before="60"/>
              <w:rPr>
                <w:del w:id="372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4194" w:type="dxa"/>
          </w:tcPr>
          <w:p w14:paraId="19FC8C9A" w14:textId="77777777" w:rsidR="009625AA" w:rsidRDefault="009625AA">
            <w:pPr>
              <w:widowControl w:val="0"/>
              <w:spacing w:before="60"/>
              <w:rPr>
                <w:del w:id="373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3566" w:type="dxa"/>
          </w:tcPr>
          <w:p w14:paraId="08AAC0A6" w14:textId="77777777" w:rsidR="009625AA" w:rsidRDefault="009625AA">
            <w:pPr>
              <w:widowControl w:val="0"/>
              <w:spacing w:before="60"/>
              <w:rPr>
                <w:del w:id="374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</w:tr>
      <w:tr w:rsidR="009625AA" w14:paraId="7E8A7D7F" w14:textId="77777777">
        <w:trPr>
          <w:trHeight w:val="114"/>
          <w:del w:id="375" w:author="msi" w:date="2026-09-22T12:22:00Z" w16du:dateUtc="2026-09-22T16:22:00Z"/>
        </w:trPr>
        <w:tc>
          <w:tcPr>
            <w:tcW w:w="1704" w:type="dxa"/>
          </w:tcPr>
          <w:p w14:paraId="274EEA08" w14:textId="77777777" w:rsidR="009625AA" w:rsidRDefault="009625AA">
            <w:pPr>
              <w:widowControl w:val="0"/>
              <w:spacing w:before="60"/>
              <w:rPr>
                <w:del w:id="376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4194" w:type="dxa"/>
          </w:tcPr>
          <w:p w14:paraId="1974FBCB" w14:textId="77777777" w:rsidR="009625AA" w:rsidRDefault="009625AA">
            <w:pPr>
              <w:widowControl w:val="0"/>
              <w:spacing w:before="60"/>
              <w:rPr>
                <w:del w:id="377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3566" w:type="dxa"/>
          </w:tcPr>
          <w:p w14:paraId="37EC47C7" w14:textId="77777777" w:rsidR="009625AA" w:rsidRDefault="009625AA">
            <w:pPr>
              <w:widowControl w:val="0"/>
              <w:spacing w:before="60"/>
              <w:rPr>
                <w:del w:id="378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</w:tr>
    </w:tbl>
    <w:p w14:paraId="21FD7A08" w14:textId="77777777" w:rsidR="009625AA" w:rsidRDefault="009625AA">
      <w:pPr>
        <w:ind w:left="360"/>
        <w:jc w:val="center"/>
        <w:rPr>
          <w:del w:id="379" w:author="msi" w:date="2026-09-22T12:22:00Z" w16du:dateUtc="2026-09-22T16:22:00Z"/>
          <w:rFonts w:ascii="Times New Roman" w:eastAsia="Calibri" w:hAnsi="Times New Roman"/>
          <w:sz w:val="16"/>
          <w:szCs w:val="16"/>
          <w:lang w:eastAsia="ru-RU"/>
        </w:rPr>
      </w:pPr>
    </w:p>
    <w:p w14:paraId="143F595A" w14:textId="77777777" w:rsidR="009625AA" w:rsidRDefault="00641D0C">
      <w:pPr>
        <w:pStyle w:val="ListParagraph"/>
        <w:numPr>
          <w:ilvl w:val="0"/>
          <w:numId w:val="7"/>
        </w:numPr>
        <w:jc w:val="center"/>
        <w:rPr>
          <w:del w:id="380" w:author="msi" w:date="2026-09-22T12:22:00Z" w16du:dateUtc="2026-09-22T16:22:00Z"/>
          <w:rFonts w:ascii="Times New Roman" w:eastAsia="Calibri" w:hAnsi="Times New Roman"/>
          <w:b/>
          <w:sz w:val="24"/>
          <w:lang w:eastAsia="ru-RU"/>
        </w:rPr>
      </w:pPr>
      <w:del w:id="381" w:author="msi" w:date="2026-09-22T12:22:00Z" w16du:dateUtc="2026-09-22T16:22:00Z">
        <w:r>
          <w:rPr>
            <w:rFonts w:ascii="Times New Roman" w:eastAsia="Calibri" w:hAnsi="Times New Roman"/>
            <w:b/>
            <w:sz w:val="24"/>
            <w:lang w:eastAsia="ru-RU"/>
          </w:rPr>
          <w:delText>Бюджет проекта</w:delText>
        </w:r>
      </w:del>
    </w:p>
    <w:p w14:paraId="5D53A05E" w14:textId="77777777" w:rsidR="009625AA" w:rsidRDefault="009625AA">
      <w:pPr>
        <w:rPr>
          <w:del w:id="382" w:author="msi" w:date="2026-09-22T12:22:00Z" w16du:dateUtc="2026-09-22T16:22:00Z"/>
          <w:rFonts w:ascii="Times New Roman" w:eastAsia="Calibri" w:hAnsi="Times New Roman"/>
          <w:sz w:val="24"/>
          <w:lang w:eastAsia="ru-RU"/>
        </w:rPr>
      </w:pPr>
    </w:p>
    <w:p w14:paraId="6C3C2BB5" w14:textId="77777777" w:rsidR="009625AA" w:rsidRDefault="00641D0C">
      <w:pPr>
        <w:rPr>
          <w:del w:id="383" w:author="msi" w:date="2026-09-22T12:22:00Z" w16du:dateUtc="2026-09-22T16:22:00Z"/>
          <w:rFonts w:ascii="Times New Roman" w:eastAsia="Calibri" w:hAnsi="Times New Roman"/>
          <w:b/>
          <w:sz w:val="24"/>
          <w:lang w:eastAsia="ru-RU"/>
        </w:rPr>
      </w:pPr>
      <w:del w:id="384" w:author="msi" w:date="2026-09-22T12:22:00Z" w16du:dateUtc="2026-09-22T16:22:00Z">
        <w:r>
          <w:rPr>
            <w:rFonts w:ascii="Times New Roman" w:eastAsia="Calibri" w:hAnsi="Times New Roman"/>
            <w:b/>
            <w:sz w:val="24"/>
            <w:lang w:eastAsia="ru-RU"/>
          </w:rPr>
          <w:delText>1.</w:delText>
        </w:r>
        <w:r>
          <w:rPr>
            <w:rFonts w:ascii="Times New Roman" w:eastAsia="Calibri" w:hAnsi="Times New Roman"/>
            <w:b/>
            <w:sz w:val="24"/>
            <w:lang w:eastAsia="ru-RU"/>
          </w:rPr>
          <w:tab/>
          <w:delText>Заполните таблицу:</w:delText>
        </w:r>
      </w:del>
    </w:p>
    <w:tbl>
      <w:tblPr>
        <w:tblW w:w="9450" w:type="dxa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67"/>
        <w:gridCol w:w="3521"/>
        <w:gridCol w:w="1630"/>
        <w:gridCol w:w="2030"/>
        <w:gridCol w:w="1702"/>
      </w:tblGrid>
      <w:tr w:rsidR="009625AA" w14:paraId="591CE11A" w14:textId="77777777">
        <w:trPr>
          <w:jc w:val="center"/>
          <w:del w:id="385" w:author="msi" w:date="2026-09-22T12:22:00Z" w16du:dateUtc="2026-09-22T16:22:00Z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5B65BEBB" w14:textId="77777777" w:rsidR="009625AA" w:rsidRDefault="00641D0C">
            <w:pPr>
              <w:widowControl w:val="0"/>
              <w:spacing w:before="20"/>
              <w:jc w:val="center"/>
              <w:rPr>
                <w:del w:id="386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87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val="en-US" w:eastAsia="ru-RU"/>
                </w:rPr>
                <w:delText>N</w:delText>
              </w:r>
            </w:del>
          </w:p>
        </w:tc>
        <w:tc>
          <w:tcPr>
            <w:tcW w:w="352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2EF10" w14:textId="77777777" w:rsidR="009625AA" w:rsidRDefault="00641D0C">
            <w:pPr>
              <w:widowControl w:val="0"/>
              <w:spacing w:before="20"/>
              <w:jc w:val="center"/>
              <w:rPr>
                <w:del w:id="388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89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eastAsia="ru-RU"/>
                </w:rPr>
                <w:delText>Наименование статьи с детализацией</w:delText>
              </w:r>
            </w:del>
          </w:p>
        </w:tc>
        <w:tc>
          <w:tcPr>
            <w:tcW w:w="16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1E91" w14:textId="77777777" w:rsidR="009625AA" w:rsidRDefault="00641D0C">
            <w:pPr>
              <w:widowControl w:val="0"/>
              <w:spacing w:before="20"/>
              <w:jc w:val="center"/>
              <w:rPr>
                <w:del w:id="390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91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eastAsia="ru-RU"/>
                </w:rPr>
                <w:delText>Запрашиваемые средства, руб.</w:delText>
              </w:r>
            </w:del>
          </w:p>
        </w:tc>
        <w:tc>
          <w:tcPr>
            <w:tcW w:w="20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36DC6" w14:textId="77777777" w:rsidR="009625AA" w:rsidRDefault="00641D0C">
            <w:pPr>
              <w:widowControl w:val="0"/>
              <w:spacing w:before="20"/>
              <w:jc w:val="center"/>
              <w:rPr>
                <w:del w:id="392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93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eastAsia="ru-RU"/>
                </w:rPr>
                <w:delText>Имеющиеся средства, или сумма, которую предполагается получить из других источников, руб.</w:delText>
              </w:r>
            </w:del>
          </w:p>
        </w:tc>
        <w:tc>
          <w:tcPr>
            <w:tcW w:w="170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6B77419C" w14:textId="77777777" w:rsidR="009625AA" w:rsidRDefault="00641D0C">
            <w:pPr>
              <w:widowControl w:val="0"/>
              <w:spacing w:before="20"/>
              <w:jc w:val="center"/>
              <w:rPr>
                <w:del w:id="394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395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eastAsia="ru-RU"/>
                </w:rPr>
                <w:delText>Всего</w:delText>
              </w:r>
            </w:del>
          </w:p>
        </w:tc>
      </w:tr>
      <w:tr w:rsidR="009625AA" w14:paraId="7C93DAB6" w14:textId="77777777">
        <w:trPr>
          <w:trHeight w:val="267"/>
          <w:jc w:val="center"/>
          <w:del w:id="396" w:author="msi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3F47DC8" w14:textId="77777777" w:rsidR="009625AA" w:rsidRDefault="00641D0C">
            <w:pPr>
              <w:widowControl w:val="0"/>
              <w:spacing w:before="20"/>
              <w:jc w:val="center"/>
              <w:rPr>
                <w:del w:id="397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  <w:del w:id="398" w:author="msi" w:date="2026-09-22T12:22:00Z" w16du:dateUtc="2026-09-22T16:22:00Z">
              <w:r>
                <w:rPr>
                  <w:rFonts w:ascii="Times New Roman" w:hAnsi="Times New Roman"/>
                  <w:sz w:val="24"/>
                  <w:lang w:eastAsia="ru-RU"/>
                </w:rPr>
                <w:delText>1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A4B9C" w14:textId="77777777" w:rsidR="009625AA" w:rsidRDefault="009625AA">
            <w:pPr>
              <w:widowControl w:val="0"/>
              <w:spacing w:before="20"/>
              <w:rPr>
                <w:del w:id="399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34D00" w14:textId="77777777" w:rsidR="009625AA" w:rsidRDefault="009625AA">
            <w:pPr>
              <w:widowControl w:val="0"/>
              <w:jc w:val="center"/>
              <w:rPr>
                <w:del w:id="400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DF515" w14:textId="77777777" w:rsidR="009625AA" w:rsidRDefault="009625AA">
            <w:pPr>
              <w:widowControl w:val="0"/>
              <w:jc w:val="center"/>
              <w:rPr>
                <w:del w:id="401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031FF8AE" w14:textId="77777777" w:rsidR="009625AA" w:rsidRDefault="009625AA">
            <w:pPr>
              <w:widowControl w:val="0"/>
              <w:jc w:val="center"/>
              <w:rPr>
                <w:del w:id="402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</w:tr>
      <w:tr w:rsidR="009625AA" w14:paraId="64394587" w14:textId="77777777">
        <w:trPr>
          <w:trHeight w:val="228"/>
          <w:jc w:val="center"/>
          <w:del w:id="403" w:author="msi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F3A7E77" w14:textId="77777777" w:rsidR="009625AA" w:rsidRDefault="00641D0C">
            <w:pPr>
              <w:widowControl w:val="0"/>
              <w:spacing w:before="20"/>
              <w:jc w:val="center"/>
              <w:rPr>
                <w:del w:id="404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  <w:del w:id="405" w:author="msi" w:date="2026-09-22T12:22:00Z" w16du:dateUtc="2026-09-22T16:22:00Z">
              <w:r>
                <w:rPr>
                  <w:rFonts w:ascii="Times New Roman" w:hAnsi="Times New Roman"/>
                  <w:sz w:val="24"/>
                  <w:lang w:eastAsia="ru-RU"/>
                </w:rPr>
                <w:delText>2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27FDD" w14:textId="77777777" w:rsidR="009625AA" w:rsidRDefault="009625AA">
            <w:pPr>
              <w:widowControl w:val="0"/>
              <w:spacing w:before="20"/>
              <w:rPr>
                <w:del w:id="406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FF296" w14:textId="77777777" w:rsidR="009625AA" w:rsidRDefault="009625AA">
            <w:pPr>
              <w:widowControl w:val="0"/>
              <w:jc w:val="center"/>
              <w:rPr>
                <w:del w:id="407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A5243" w14:textId="77777777" w:rsidR="009625AA" w:rsidRDefault="009625AA">
            <w:pPr>
              <w:widowControl w:val="0"/>
              <w:jc w:val="center"/>
              <w:rPr>
                <w:del w:id="408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4CC2B226" w14:textId="77777777" w:rsidR="009625AA" w:rsidRDefault="009625AA">
            <w:pPr>
              <w:widowControl w:val="0"/>
              <w:jc w:val="center"/>
              <w:rPr>
                <w:del w:id="409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</w:tr>
      <w:tr w:rsidR="009625AA" w14:paraId="38E7761B" w14:textId="77777777">
        <w:trPr>
          <w:trHeight w:val="205"/>
          <w:jc w:val="center"/>
          <w:del w:id="410" w:author="msi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042D3133" w14:textId="77777777" w:rsidR="009625AA" w:rsidRDefault="00641D0C">
            <w:pPr>
              <w:widowControl w:val="0"/>
              <w:spacing w:before="20"/>
              <w:jc w:val="center"/>
              <w:rPr>
                <w:del w:id="411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  <w:del w:id="412" w:author="msi" w:date="2026-09-22T12:22:00Z" w16du:dateUtc="2026-09-22T16:22:00Z">
              <w:r>
                <w:rPr>
                  <w:rFonts w:ascii="Times New Roman" w:hAnsi="Times New Roman"/>
                  <w:sz w:val="24"/>
                  <w:lang w:eastAsia="ru-RU"/>
                </w:rPr>
                <w:delText>…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52D3F" w14:textId="77777777" w:rsidR="009625AA" w:rsidRDefault="009625AA">
            <w:pPr>
              <w:widowControl w:val="0"/>
              <w:rPr>
                <w:del w:id="413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659AD0" w14:textId="77777777" w:rsidR="009625AA" w:rsidRDefault="009625AA">
            <w:pPr>
              <w:widowControl w:val="0"/>
              <w:jc w:val="center"/>
              <w:rPr>
                <w:del w:id="414" w:author="msi" w:date="2026-09-22T12:22:00Z" w16du:dateUtc="2026-09-22T16:22:00Z"/>
                <w:rFonts w:ascii="Times New Roman" w:eastAsia="Calibri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F0D7A1" w14:textId="77777777" w:rsidR="009625AA" w:rsidRDefault="009625AA">
            <w:pPr>
              <w:widowControl w:val="0"/>
              <w:jc w:val="center"/>
              <w:rPr>
                <w:del w:id="415" w:author="msi" w:date="2026-09-22T12:22:00Z" w16du:dateUtc="2026-09-22T16:22:00Z"/>
                <w:rFonts w:ascii="Times New Roman" w:eastAsia="Calibri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bottom"/>
          </w:tcPr>
          <w:p w14:paraId="798D32EC" w14:textId="77777777" w:rsidR="009625AA" w:rsidRDefault="009625AA">
            <w:pPr>
              <w:widowControl w:val="0"/>
              <w:jc w:val="center"/>
              <w:rPr>
                <w:del w:id="416" w:author="msi" w:date="2026-09-22T12:22:00Z" w16du:dateUtc="2026-09-22T16:22:00Z"/>
                <w:rFonts w:ascii="Times New Roman" w:eastAsia="Calibri" w:hAnsi="Times New Roman"/>
                <w:color w:val="000000"/>
                <w:sz w:val="24"/>
                <w:lang w:eastAsia="ru-RU"/>
              </w:rPr>
            </w:pPr>
          </w:p>
        </w:tc>
      </w:tr>
      <w:tr w:rsidR="009625AA" w14:paraId="13ADECD5" w14:textId="77777777">
        <w:trPr>
          <w:trHeight w:val="180"/>
          <w:jc w:val="center"/>
          <w:del w:id="417" w:author="msi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2AAB2B7" w14:textId="77777777" w:rsidR="009625AA" w:rsidRDefault="009625AA">
            <w:pPr>
              <w:widowControl w:val="0"/>
              <w:spacing w:before="20"/>
              <w:jc w:val="center"/>
              <w:rPr>
                <w:del w:id="418" w:author="msi" w:date="2026-09-22T12:22:00Z" w16du:dateUtc="2026-09-22T16:22:00Z"/>
                <w:rFonts w:ascii="Times New Roman" w:hAnsi="Times New Roman"/>
                <w:sz w:val="24"/>
                <w:lang w:eastAsia="ru-RU"/>
              </w:rPr>
            </w:pP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996E635" w14:textId="77777777" w:rsidR="009625AA" w:rsidRDefault="00641D0C">
            <w:pPr>
              <w:widowControl w:val="0"/>
              <w:spacing w:before="20"/>
              <w:rPr>
                <w:del w:id="419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420" w:author="msi" w:date="2026-09-22T12:22:00Z" w16du:dateUtc="2026-09-22T16:22:00Z">
              <w:r>
                <w:rPr>
                  <w:rFonts w:ascii="Times New Roman" w:hAnsi="Times New Roman"/>
                  <w:b/>
                  <w:sz w:val="24"/>
                  <w:lang w:eastAsia="ru-RU"/>
                </w:rPr>
                <w:delText>Всего расходов по проекту</w:delText>
              </w:r>
            </w:del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D0A3CEB" w14:textId="77777777" w:rsidR="009625AA" w:rsidRDefault="00641D0C">
            <w:pPr>
              <w:widowControl w:val="0"/>
              <w:jc w:val="center"/>
              <w:rPr>
                <w:del w:id="421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422" w:author="msi" w:date="2026-09-22T12:22:00Z" w16du:dateUtc="2026-09-22T16:22:00Z">
              <w:r>
                <w:rPr>
                  <w:rFonts w:ascii="Times New Roman" w:hAnsi="Times New Roman"/>
                  <w:i/>
                  <w:iCs/>
                  <w:sz w:val="24"/>
                  <w:lang w:eastAsia="ru-RU"/>
                </w:rPr>
                <w:delText>Цифра (1) в этой графе должна совпадать с цифрой в п.3 раздела I</w:delText>
              </w:r>
            </w:del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CCFF005" w14:textId="77777777" w:rsidR="009625AA" w:rsidRDefault="00641D0C">
            <w:pPr>
              <w:widowControl w:val="0"/>
              <w:spacing w:before="20"/>
              <w:jc w:val="center"/>
              <w:rPr>
                <w:del w:id="423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424" w:author="msi" w:date="2026-09-22T12:22:00Z" w16du:dateUtc="2026-09-22T16:22:00Z">
              <w:r>
                <w:rPr>
                  <w:rFonts w:ascii="Times New Roman" w:hAnsi="Times New Roman"/>
                  <w:i/>
                  <w:iCs/>
                  <w:sz w:val="24"/>
                  <w:lang w:eastAsia="ru-RU"/>
                </w:rPr>
                <w:delText>Цифра (2) в этой графе должна совпадать с данными п.12 раздела I, если там указаны прямые средства в рублях)</w:delText>
              </w:r>
            </w:del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37B1D5" w14:textId="77777777" w:rsidR="009625AA" w:rsidRDefault="00641D0C">
            <w:pPr>
              <w:widowControl w:val="0"/>
              <w:jc w:val="center"/>
              <w:rPr>
                <w:del w:id="425" w:author="msi" w:date="2026-09-22T12:22:00Z" w16du:dateUtc="2026-09-22T16:22:00Z"/>
                <w:rFonts w:ascii="Times New Roman" w:hAnsi="Times New Roman"/>
                <w:b/>
                <w:sz w:val="24"/>
                <w:lang w:eastAsia="ru-RU"/>
              </w:rPr>
            </w:pPr>
            <w:del w:id="426" w:author="msi" w:date="2026-09-22T12:22:00Z" w16du:dateUtc="2026-09-22T16:22:00Z">
              <w:r>
                <w:rPr>
                  <w:rFonts w:ascii="Times New Roman" w:hAnsi="Times New Roman"/>
                  <w:i/>
                  <w:iCs/>
                  <w:sz w:val="24"/>
                  <w:lang w:eastAsia="ru-RU"/>
                </w:rPr>
                <w:delText xml:space="preserve">Общая стоимость проекта: сумма </w:delText>
              </w:r>
              <w:r>
                <w:rPr>
                  <w:rFonts w:ascii="Times New Roman" w:hAnsi="Times New Roman"/>
                  <w:i/>
                  <w:iCs/>
                  <w:sz w:val="24"/>
                  <w:lang w:val="ru-RU" w:eastAsia="ru-RU"/>
                </w:rPr>
                <w:delText>цифр (1) и (2)</w:delText>
              </w:r>
            </w:del>
          </w:p>
        </w:tc>
      </w:tr>
    </w:tbl>
    <w:p w14:paraId="1263608D" w14:textId="77777777" w:rsidR="009625AA" w:rsidRDefault="009625AA">
      <w:pPr>
        <w:jc w:val="center"/>
        <w:rPr>
          <w:del w:id="427" w:author="msi" w:date="2026-09-22T12:22:00Z" w16du:dateUtc="2026-09-22T16:22:00Z"/>
          <w:rFonts w:ascii="Times New Roman" w:eastAsia="Calibri" w:hAnsi="Times New Roman"/>
          <w:sz w:val="16"/>
          <w:szCs w:val="16"/>
          <w:lang w:eastAsia="ru-RU"/>
        </w:rPr>
      </w:pPr>
    </w:p>
    <w:p w14:paraId="097BCB68" w14:textId="77777777" w:rsidR="009625AA" w:rsidRDefault="00641D0C">
      <w:pPr>
        <w:rPr>
          <w:del w:id="428" w:author="msi" w:date="2026-09-22T12:22:00Z" w16du:dateUtc="2026-09-22T16:22:00Z"/>
          <w:rFonts w:ascii="Times New Roman" w:eastAsia="Calibri" w:hAnsi="Times New Roman"/>
          <w:b/>
          <w:color w:val="000000"/>
          <w:sz w:val="24"/>
          <w:lang w:eastAsia="ru-RU"/>
        </w:rPr>
      </w:pPr>
      <w:del w:id="429" w:author="msi" w:date="2026-09-22T12:22:00Z" w16du:dateUtc="2026-09-22T16:22:00Z">
        <w:r>
          <w:rPr>
            <w:rFonts w:ascii="Times New Roman" w:eastAsia="Calibri" w:hAnsi="Times New Roman"/>
            <w:b/>
            <w:sz w:val="24"/>
            <w:lang w:eastAsia="ru-RU"/>
          </w:rPr>
          <w:delText>2.</w:delText>
        </w:r>
        <w:r>
          <w:rPr>
            <w:rFonts w:ascii="Times New Roman" w:eastAsia="Calibri" w:hAnsi="Times New Roman"/>
            <w:b/>
            <w:sz w:val="24"/>
            <w:lang w:eastAsia="ru-RU"/>
          </w:rPr>
          <w:tab/>
          <w:delText>Комментарий к бюджету</w:delText>
        </w:r>
        <w:r>
          <w:rPr>
            <w:rFonts w:ascii="Times New Roman" w:eastAsia="Calibri" w:hAnsi="Times New Roman"/>
            <w:b/>
            <w:color w:val="000000"/>
            <w:sz w:val="24"/>
            <w:lang w:eastAsia="ru-RU"/>
          </w:rPr>
          <w:delText xml:space="preserve"> </w:delText>
        </w:r>
        <w:r>
          <w:rPr>
            <w:rFonts w:ascii="Times New Roman" w:hAnsi="Times New Roman"/>
            <w:i/>
            <w:sz w:val="24"/>
            <w:lang w:eastAsia="ru-RU"/>
          </w:rPr>
          <w:delText>(не более одной страницы)</w:delText>
        </w:r>
      </w:del>
    </w:p>
    <w:p w14:paraId="6D370183" w14:textId="77777777" w:rsidR="009625AA" w:rsidRDefault="00641D0C">
      <w:pPr>
        <w:rPr>
          <w:del w:id="430" w:author="msi" w:date="2026-09-22T12:22:00Z" w16du:dateUtc="2026-09-22T16:22:00Z"/>
          <w:rFonts w:ascii="Times New Roman" w:hAnsi="Times New Roman"/>
          <w:i/>
          <w:sz w:val="24"/>
          <w:lang w:eastAsia="ru-RU"/>
        </w:rPr>
      </w:pPr>
      <w:del w:id="431" w:author="msi" w:date="2026-09-22T12:22:00Z" w16du:dateUtc="2026-09-22T16:22:00Z">
        <w:r>
          <w:rPr>
            <w:rFonts w:ascii="Times New Roman" w:hAnsi="Times New Roman"/>
            <w:i/>
            <w:sz w:val="24"/>
            <w:lang w:eastAsia="ru-RU"/>
          </w:rPr>
          <w:delText>В комментарии приводится обоснование необходимости расходов, перечисленных в бюджете в привязке к выполнению основных целевых показателей проекта. Может быть приложено подтверждение стоимостной оценки расходов (коммерческие предложения, ссылки на информационные ресурсы в сети интернет с указанием цен), если планируется закупка оборудования - должны быть перечислены наименование каждой единицы, общее количество и предполагаемая стоимость. Если планируется возникновение сопутствующих расходов по статье (транс</w:delText>
        </w:r>
        <w:r>
          <w:rPr>
            <w:rFonts w:ascii="Times New Roman" w:hAnsi="Times New Roman"/>
            <w:i/>
            <w:sz w:val="24"/>
            <w:lang w:eastAsia="ru-RU"/>
          </w:rPr>
          <w:delText xml:space="preserve">портировка, наладка, монтаж и т.д.), они включаются в общую стоимость статьи, но при этом прописываются в статье для понимания общей оценки расходов. Для организационных мероприятий должно быть указано количество участников, транспортные расходы (с детализацией по отдельным трансферам). </w:delText>
        </w:r>
      </w:del>
    </w:p>
    <w:p w14:paraId="7241E949" w14:textId="77777777" w:rsidR="009625AA" w:rsidRDefault="009625AA">
      <w:pPr>
        <w:rPr>
          <w:del w:id="432" w:author="msi" w:date="2026-09-22T12:22:00Z" w16du:dateUtc="2026-09-22T16:22:00Z"/>
          <w:rFonts w:ascii="Times New Roman" w:hAnsi="Times New Roman"/>
          <w:i/>
          <w:sz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9625AA" w14:paraId="3445C2B7" w14:textId="77777777">
        <w:trPr>
          <w:del w:id="433" w:author="msi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8888" w14:textId="77777777" w:rsidR="009625AA" w:rsidRDefault="009625AA">
            <w:pPr>
              <w:widowControl w:val="0"/>
              <w:rPr>
                <w:del w:id="434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</w:p>
        </w:tc>
      </w:tr>
    </w:tbl>
    <w:p w14:paraId="734BC33D" w14:textId="77777777" w:rsidR="009625AA" w:rsidRDefault="009625AA">
      <w:pPr>
        <w:pStyle w:val="ListParagraph"/>
        <w:ind w:left="1800"/>
        <w:jc w:val="center"/>
        <w:rPr>
          <w:del w:id="435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</w:p>
    <w:p w14:paraId="3C8DF66B" w14:textId="77777777" w:rsidR="009625AA" w:rsidRDefault="00641D0C">
      <w:pPr>
        <w:pStyle w:val="ListParagraph"/>
        <w:numPr>
          <w:ilvl w:val="0"/>
          <w:numId w:val="8"/>
        </w:numPr>
        <w:jc w:val="center"/>
        <w:rPr>
          <w:del w:id="436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437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План реализации проекта</w:delText>
        </w:r>
      </w:del>
    </w:p>
    <w:p w14:paraId="2D333912" w14:textId="77777777" w:rsidR="009625AA" w:rsidRDefault="009625AA">
      <w:pPr>
        <w:pStyle w:val="ListParagraph"/>
        <w:ind w:left="1080"/>
        <w:rPr>
          <w:del w:id="438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</w:p>
    <w:p w14:paraId="212124FC" w14:textId="77777777" w:rsidR="009625AA" w:rsidRDefault="00641D0C">
      <w:pPr>
        <w:rPr>
          <w:del w:id="439" w:author="msi" w:date="2026-09-22T12:22:00Z" w16du:dateUtc="2026-09-22T16:22:00Z"/>
          <w:rFonts w:ascii="Times New Roman" w:hAnsi="Times New Roman"/>
          <w:i/>
          <w:sz w:val="24"/>
          <w:lang w:eastAsia="ru-RU"/>
        </w:rPr>
      </w:pPr>
      <w:del w:id="440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1.</w:delText>
        </w:r>
        <w:r>
          <w:rPr>
            <w:rFonts w:ascii="Times New Roman" w:hAnsi="Times New Roman"/>
            <w:b/>
            <w:sz w:val="24"/>
            <w:lang w:eastAsia="ru-RU"/>
          </w:rPr>
          <w:tab/>
          <w:delText xml:space="preserve">Заполните таблицу. </w:delText>
        </w:r>
        <w:r>
          <w:rPr>
            <w:rFonts w:ascii="Times New Roman" w:hAnsi="Times New Roman"/>
            <w:i/>
            <w:sz w:val="24"/>
            <w:lang w:eastAsia="ru-RU"/>
          </w:rPr>
          <w:delText>Не забудьте проследить логику: цель – задачи – мероприятия.</w:delText>
        </w:r>
        <w:r>
          <w:rPr>
            <w:rFonts w:ascii="Times New Roman" w:hAnsi="Times New Roman"/>
            <w:sz w:val="24"/>
          </w:rPr>
          <w:delText xml:space="preserve"> </w:delText>
        </w:r>
        <w:r>
          <w:rPr>
            <w:rFonts w:ascii="Times New Roman" w:hAnsi="Times New Roman"/>
            <w:i/>
            <w:sz w:val="24"/>
            <w:lang w:eastAsia="ru-RU"/>
          </w:rPr>
          <w:delText>Мероприятие должно быть очевидным, локальным во времени и пространстве, и его результаты должны быть проверяемы. Мероприятия могут быть направлены на решение задачи текущей, организационной или информационной.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576"/>
        <w:gridCol w:w="3076"/>
        <w:gridCol w:w="1839"/>
        <w:gridCol w:w="1847"/>
        <w:gridCol w:w="2126"/>
      </w:tblGrid>
      <w:tr w:rsidR="009625AA" w14:paraId="78DDC02D" w14:textId="77777777">
        <w:trPr>
          <w:tblHeader/>
          <w:del w:id="441" w:author="msi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88EE" w14:textId="77777777" w:rsidR="009625AA" w:rsidRDefault="00641D0C">
            <w:pPr>
              <w:widowControl w:val="0"/>
              <w:jc w:val="center"/>
              <w:rPr>
                <w:del w:id="442" w:author="msi" w:date="2026-09-22T12:22:00Z" w16du:dateUtc="2026-09-22T16:22:00Z"/>
                <w:rFonts w:ascii="Times New Roman" w:eastAsia="Calibri" w:hAnsi="Times New Roman"/>
                <w:b/>
                <w:sz w:val="24"/>
                <w:lang w:eastAsia="ru-RU"/>
              </w:rPr>
            </w:pPr>
            <w:del w:id="443" w:author="msi" w:date="2026-09-22T12:22:00Z" w16du:dateUtc="2026-09-22T16:22:00Z">
              <w:r>
                <w:rPr>
                  <w:rFonts w:ascii="Times New Roman" w:eastAsia="Calibri" w:hAnsi="Times New Roman"/>
                  <w:b/>
                  <w:sz w:val="24"/>
                  <w:lang w:eastAsia="ru-RU"/>
                </w:rPr>
                <w:delText>№ п/п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BA79" w14:textId="77777777" w:rsidR="009625AA" w:rsidRDefault="00641D0C">
            <w:pPr>
              <w:widowControl w:val="0"/>
              <w:jc w:val="center"/>
              <w:rPr>
                <w:del w:id="444" w:author="msi" w:date="2026-09-22T12:22:00Z" w16du:dateUtc="2026-09-22T16:22:00Z"/>
                <w:rFonts w:ascii="Times New Roman" w:eastAsia="Calibri" w:hAnsi="Times New Roman"/>
                <w:b/>
                <w:sz w:val="24"/>
                <w:lang w:eastAsia="ru-RU"/>
              </w:rPr>
            </w:pPr>
            <w:del w:id="445" w:author="msi" w:date="2026-09-22T12:22:00Z" w16du:dateUtc="2026-09-22T16:22:00Z">
              <w:r>
                <w:rPr>
                  <w:rFonts w:ascii="Times New Roman" w:eastAsia="Calibri" w:hAnsi="Times New Roman"/>
                  <w:b/>
                  <w:sz w:val="24"/>
                  <w:lang w:eastAsia="ru-RU"/>
                </w:rPr>
                <w:delText>Описание мероприятий</w:delText>
              </w:r>
            </w:del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8DA6" w14:textId="77777777" w:rsidR="009625AA" w:rsidRDefault="00641D0C">
            <w:pPr>
              <w:widowControl w:val="0"/>
              <w:jc w:val="center"/>
              <w:rPr>
                <w:del w:id="446" w:author="msi" w:date="2026-09-22T12:22:00Z" w16du:dateUtc="2026-09-22T16:22:00Z"/>
                <w:rFonts w:ascii="Times New Roman" w:eastAsia="Calibri" w:hAnsi="Times New Roman"/>
                <w:b/>
                <w:sz w:val="24"/>
                <w:lang w:eastAsia="ru-RU"/>
              </w:rPr>
            </w:pPr>
            <w:del w:id="447" w:author="msi" w:date="2026-09-22T12:22:00Z" w16du:dateUtc="2026-09-22T16:22:00Z">
              <w:r>
                <w:rPr>
                  <w:rFonts w:ascii="Times New Roman" w:eastAsia="Calibri" w:hAnsi="Times New Roman"/>
                  <w:b/>
                  <w:sz w:val="24"/>
                  <w:lang w:eastAsia="ru-RU"/>
                </w:rPr>
                <w:delText>Дата/период проведения</w:delText>
              </w:r>
            </w:del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DD0B" w14:textId="77777777" w:rsidR="009625AA" w:rsidRDefault="00641D0C">
            <w:pPr>
              <w:widowControl w:val="0"/>
              <w:jc w:val="center"/>
              <w:rPr>
                <w:del w:id="448" w:author="msi" w:date="2026-09-22T12:22:00Z" w16du:dateUtc="2026-09-22T16:22:00Z"/>
                <w:rFonts w:ascii="Times New Roman" w:eastAsia="Calibri" w:hAnsi="Times New Roman"/>
                <w:b/>
                <w:sz w:val="24"/>
                <w:lang w:eastAsia="ru-RU"/>
              </w:rPr>
            </w:pPr>
            <w:del w:id="449" w:author="msi" w:date="2026-09-22T12:22:00Z" w16du:dateUtc="2026-09-22T16:22:00Z">
              <w:r>
                <w:rPr>
                  <w:rFonts w:ascii="Times New Roman" w:eastAsia="Calibri" w:hAnsi="Times New Roman"/>
                  <w:b/>
                  <w:sz w:val="24"/>
                  <w:lang w:eastAsia="ru-RU"/>
                </w:rPr>
                <w:delText>Ожидаемые итоги</w:delText>
              </w:r>
            </w:del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1AA43" w14:textId="77777777" w:rsidR="009625AA" w:rsidRDefault="00641D0C">
            <w:pPr>
              <w:widowControl w:val="0"/>
              <w:jc w:val="center"/>
              <w:rPr>
                <w:del w:id="450" w:author="msi" w:date="2026-09-22T12:22:00Z" w16du:dateUtc="2026-09-22T16:22:00Z"/>
                <w:rFonts w:ascii="Times New Roman" w:eastAsia="Calibri" w:hAnsi="Times New Roman"/>
                <w:b/>
                <w:sz w:val="24"/>
                <w:lang w:eastAsia="ru-RU"/>
              </w:rPr>
            </w:pPr>
            <w:del w:id="451" w:author="msi" w:date="2026-09-22T12:22:00Z" w16du:dateUtc="2026-09-22T16:22:00Z">
              <w:r>
                <w:rPr>
                  <w:rFonts w:ascii="Times New Roman" w:eastAsia="Calibri" w:hAnsi="Times New Roman"/>
                  <w:b/>
                  <w:sz w:val="24"/>
                  <w:lang w:eastAsia="ru-RU"/>
                </w:rPr>
                <w:delText>Ожидаемые риски и пути их преодоления</w:delText>
              </w:r>
            </w:del>
          </w:p>
        </w:tc>
      </w:tr>
      <w:tr w:rsidR="009625AA" w14:paraId="6D713FE7" w14:textId="77777777">
        <w:trPr>
          <w:del w:id="452" w:author="msi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7781" w14:textId="77777777" w:rsidR="009625AA" w:rsidRDefault="00641D0C">
            <w:pPr>
              <w:widowControl w:val="0"/>
              <w:rPr>
                <w:del w:id="453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  <w:del w:id="454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  <w:lang w:eastAsia="ru-RU"/>
                </w:rPr>
                <w:delText>1.1.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8520" w14:textId="77777777" w:rsidR="009625AA" w:rsidRDefault="009625AA">
            <w:pPr>
              <w:widowControl w:val="0"/>
              <w:rPr>
                <w:del w:id="455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00CD" w14:textId="77777777" w:rsidR="009625AA" w:rsidRDefault="009625AA">
            <w:pPr>
              <w:widowControl w:val="0"/>
              <w:rPr>
                <w:del w:id="456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B30F" w14:textId="77777777" w:rsidR="009625AA" w:rsidRDefault="009625AA">
            <w:pPr>
              <w:widowControl w:val="0"/>
              <w:rPr>
                <w:del w:id="457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0038" w14:textId="77777777" w:rsidR="009625AA" w:rsidRDefault="009625AA">
            <w:pPr>
              <w:widowControl w:val="0"/>
              <w:rPr>
                <w:del w:id="458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</w:tr>
      <w:tr w:rsidR="009625AA" w14:paraId="365165C2" w14:textId="77777777">
        <w:trPr>
          <w:del w:id="459" w:author="msi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7FC6" w14:textId="77777777" w:rsidR="009625AA" w:rsidRDefault="00641D0C">
            <w:pPr>
              <w:widowControl w:val="0"/>
              <w:rPr>
                <w:del w:id="460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  <w:del w:id="461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  <w:lang w:eastAsia="ru-RU"/>
                </w:rPr>
                <w:delText>1.2.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9657" w14:textId="77777777" w:rsidR="009625AA" w:rsidRDefault="009625AA">
            <w:pPr>
              <w:widowControl w:val="0"/>
              <w:rPr>
                <w:del w:id="462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3F0E" w14:textId="77777777" w:rsidR="009625AA" w:rsidRDefault="009625AA">
            <w:pPr>
              <w:widowControl w:val="0"/>
              <w:rPr>
                <w:del w:id="463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BF72" w14:textId="77777777" w:rsidR="009625AA" w:rsidRDefault="009625AA">
            <w:pPr>
              <w:widowControl w:val="0"/>
              <w:rPr>
                <w:del w:id="464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5D92" w14:textId="77777777" w:rsidR="009625AA" w:rsidRDefault="009625AA">
            <w:pPr>
              <w:widowControl w:val="0"/>
              <w:rPr>
                <w:del w:id="465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</w:tr>
      <w:tr w:rsidR="009625AA" w14:paraId="418B4B54" w14:textId="77777777">
        <w:trPr>
          <w:del w:id="466" w:author="msi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9466" w14:textId="77777777" w:rsidR="009625AA" w:rsidRDefault="00641D0C">
            <w:pPr>
              <w:widowControl w:val="0"/>
              <w:rPr>
                <w:del w:id="467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  <w:del w:id="468" w:author="msi" w:date="2026-09-22T12:22:00Z" w16du:dateUtc="2026-09-22T16:22:00Z">
              <w:r>
                <w:rPr>
                  <w:rFonts w:ascii="Times New Roman" w:eastAsia="Calibri" w:hAnsi="Times New Roman"/>
                  <w:sz w:val="24"/>
                  <w:lang w:eastAsia="ru-RU"/>
                </w:rPr>
                <w:delText>…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ED7D" w14:textId="77777777" w:rsidR="009625AA" w:rsidRDefault="009625AA">
            <w:pPr>
              <w:widowControl w:val="0"/>
              <w:rPr>
                <w:del w:id="469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A58F" w14:textId="77777777" w:rsidR="009625AA" w:rsidRDefault="009625AA">
            <w:pPr>
              <w:widowControl w:val="0"/>
              <w:rPr>
                <w:del w:id="470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2DEC" w14:textId="77777777" w:rsidR="009625AA" w:rsidRDefault="009625AA">
            <w:pPr>
              <w:widowControl w:val="0"/>
              <w:rPr>
                <w:del w:id="471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A1D0" w14:textId="77777777" w:rsidR="009625AA" w:rsidRDefault="009625AA">
            <w:pPr>
              <w:widowControl w:val="0"/>
              <w:rPr>
                <w:del w:id="472" w:author="msi" w:date="2026-09-22T12:22:00Z" w16du:dateUtc="2026-09-22T16:22:00Z"/>
                <w:rFonts w:ascii="Times New Roman" w:eastAsia="Calibri" w:hAnsi="Times New Roman"/>
                <w:sz w:val="24"/>
                <w:lang w:eastAsia="ru-RU"/>
              </w:rPr>
            </w:pPr>
          </w:p>
        </w:tc>
      </w:tr>
    </w:tbl>
    <w:p w14:paraId="17D5BA26" w14:textId="77777777" w:rsidR="009625AA" w:rsidRDefault="009625AA">
      <w:pPr>
        <w:spacing w:before="60"/>
        <w:rPr>
          <w:del w:id="473" w:author="msi" w:date="2026-09-22T12:22:00Z" w16du:dateUtc="2026-09-22T16:22:00Z"/>
          <w:rFonts w:ascii="Times New Roman" w:hAnsi="Times New Roman"/>
          <w:color w:val="000000"/>
          <w:sz w:val="24"/>
          <w:lang w:eastAsia="ru-RU"/>
        </w:rPr>
      </w:pPr>
    </w:p>
    <w:p w14:paraId="7D52F51B" w14:textId="77777777" w:rsidR="009625AA" w:rsidRDefault="00641D0C">
      <w:pPr>
        <w:spacing w:before="60"/>
        <w:ind w:firstLine="567"/>
        <w:rPr>
          <w:del w:id="474" w:author="msi" w:date="2026-09-22T12:22:00Z" w16du:dateUtc="2026-09-22T16:22:00Z"/>
          <w:rFonts w:ascii="Times New Roman" w:hAnsi="Times New Roman"/>
          <w:sz w:val="24"/>
          <w:lang w:eastAsia="ru-RU"/>
        </w:rPr>
      </w:pPr>
      <w:del w:id="475" w:author="msi" w:date="2026-09-22T12:22:00Z" w16du:dateUtc="2026-09-22T16:22:00Z">
        <w:r>
          <w:rPr>
            <w:rFonts w:ascii="Times New Roman" w:hAnsi="Times New Roman"/>
            <w:color w:val="000000"/>
            <w:sz w:val="24"/>
            <w:lang w:eastAsia="ru-RU"/>
          </w:rPr>
          <w:delText xml:space="preserve">Достоверность сведений, указанных в заявке, подтверждаем. </w:delText>
        </w:r>
        <w:r>
          <w:rPr>
            <w:rFonts w:ascii="Times New Roman" w:hAnsi="Times New Roman"/>
            <w:sz w:val="24"/>
            <w:lang w:eastAsia="ru-RU"/>
          </w:rPr>
          <w:delText xml:space="preserve">С Положением о благотворительном конкурсе социальных проектов «Преображая жизнь» ознакомлены. Даем разрешение на обработку и передачу предоставляемых персональных данных в интересах Конкурса </w:delText>
        </w:r>
      </w:del>
    </w:p>
    <w:p w14:paraId="7291FA93" w14:textId="77777777" w:rsidR="009625AA" w:rsidRDefault="009625AA">
      <w:pPr>
        <w:spacing w:before="60"/>
        <w:rPr>
          <w:del w:id="476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</w:p>
    <w:p w14:paraId="6546DDA6" w14:textId="77777777" w:rsidR="009625AA" w:rsidRDefault="00641D0C">
      <w:pPr>
        <w:spacing w:before="60"/>
        <w:rPr>
          <w:del w:id="477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478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Подпись руководителя организации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4D9F0C8A" w14:textId="77777777">
        <w:trPr>
          <w:trHeight w:val="418"/>
          <w:del w:id="479" w:author="msi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1A12" w14:textId="77777777" w:rsidR="009625AA" w:rsidRDefault="009625AA">
            <w:pPr>
              <w:widowControl w:val="0"/>
              <w:rPr>
                <w:del w:id="480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</w:tbl>
    <w:p w14:paraId="69B0E877" w14:textId="77777777" w:rsidR="009625AA" w:rsidRDefault="009625AA">
      <w:pPr>
        <w:spacing w:before="60"/>
        <w:rPr>
          <w:del w:id="481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</w:p>
    <w:p w14:paraId="42D3115F" w14:textId="77777777" w:rsidR="009625AA" w:rsidRDefault="00641D0C">
      <w:pPr>
        <w:spacing w:before="60"/>
        <w:rPr>
          <w:del w:id="482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483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Подпись руководителя проекта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70DA03A0" w14:textId="77777777">
        <w:trPr>
          <w:trHeight w:val="474"/>
          <w:del w:id="484" w:author="msi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E31D2" w14:textId="77777777" w:rsidR="009625AA" w:rsidRDefault="009625AA">
            <w:pPr>
              <w:widowControl w:val="0"/>
              <w:rPr>
                <w:del w:id="485" w:author="msi" w:date="2026-09-22T12:22:00Z" w16du:dateUtc="2026-09-22T16:22:00Z"/>
                <w:rFonts w:ascii="Times New Roman" w:eastAsia="Calibri" w:hAnsi="Times New Roman"/>
                <w:sz w:val="24"/>
              </w:rPr>
            </w:pPr>
          </w:p>
        </w:tc>
      </w:tr>
    </w:tbl>
    <w:p w14:paraId="76CA161F" w14:textId="77777777" w:rsidR="009625AA" w:rsidRDefault="009625AA">
      <w:pPr>
        <w:spacing w:before="60"/>
        <w:rPr>
          <w:del w:id="486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</w:p>
    <w:p w14:paraId="41BF8CFC" w14:textId="77777777" w:rsidR="009625AA" w:rsidRDefault="00641D0C">
      <w:pPr>
        <w:spacing w:before="60"/>
        <w:rPr>
          <w:del w:id="487" w:author="msi" w:date="2026-09-22T12:22:00Z" w16du:dateUtc="2026-09-22T16:22:00Z"/>
          <w:rFonts w:ascii="Times New Roman" w:hAnsi="Times New Roman"/>
          <w:b/>
          <w:sz w:val="24"/>
          <w:lang w:eastAsia="ru-RU"/>
        </w:rPr>
      </w:pPr>
      <w:del w:id="488" w:author="msi" w:date="2026-09-22T12:22:00Z" w16du:dateUtc="2026-09-22T16:22:00Z">
        <w:r>
          <w:rPr>
            <w:rFonts w:ascii="Times New Roman" w:hAnsi="Times New Roman"/>
            <w:b/>
            <w:sz w:val="24"/>
            <w:lang w:eastAsia="ru-RU"/>
          </w:rPr>
          <w:delText>Дата оформления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625AA" w14:paraId="7F4288FA" w14:textId="77777777">
        <w:trPr>
          <w:trHeight w:val="447"/>
          <w:del w:id="489" w:author="msi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84C6" w14:textId="77777777" w:rsidR="009625AA" w:rsidRDefault="00641D0C">
            <w:pPr>
              <w:widowControl w:val="0"/>
              <w:jc w:val="center"/>
              <w:rPr>
                <w:del w:id="490" w:author="msi" w:date="2026-09-22T12:22:00Z" w16du:dateUtc="2026-09-22T16:22:00Z"/>
                <w:rFonts w:ascii="Times New Roman" w:eastAsia="Calibri" w:hAnsi="Times New Roman"/>
                <w:bCs/>
                <w:sz w:val="24"/>
              </w:rPr>
            </w:pPr>
            <w:del w:id="491" w:author="msi" w:date="2026-09-22T12:22:00Z" w16du:dateUtc="2026-09-22T16:22:00Z">
              <w:r>
                <w:rPr>
                  <w:rFonts w:ascii="Times New Roman" w:eastAsia="Calibri" w:hAnsi="Times New Roman"/>
                  <w:bCs/>
                  <w:sz w:val="24"/>
                </w:rPr>
                <w:delText>_ _._ _.20___г</w:delText>
              </w:r>
            </w:del>
          </w:p>
        </w:tc>
      </w:tr>
    </w:tbl>
    <w:p w14:paraId="368DD1FC" w14:textId="77777777" w:rsidR="009625AA" w:rsidRDefault="009625AA">
      <w:pPr>
        <w:ind w:firstLine="708"/>
        <w:rPr>
          <w:del w:id="492" w:author="msi" w:date="2026-09-22T12:22:00Z" w16du:dateUtc="2026-09-22T16:22:00Z"/>
          <w:rFonts w:ascii="Times New Roman" w:hAnsi="Times New Roman"/>
          <w:i/>
          <w:color w:val="000000"/>
          <w:sz w:val="24"/>
          <w:lang w:eastAsia="ru-RU"/>
        </w:rPr>
      </w:pPr>
    </w:p>
    <w:p w14:paraId="79BD916D" w14:textId="77777777" w:rsidR="009625AA" w:rsidRDefault="00641D0C">
      <w:pPr>
        <w:rPr>
          <w:rPrChange w:id="493" w:author="msi" w:date="2026-09-22T12:22:00Z" w16du:dateUtc="2026-09-22T16:22:00Z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ru-RU"/>
            </w:rPr>
          </w:rPrChange>
        </w:rPr>
        <w:pPrChange w:id="494" w:author="msi" w:date="2026-09-22T12:22:00Z" w16du:dateUtc="2026-09-22T16:22:00Z">
          <w:pPr>
            <w:spacing w:after="0" w:line="240" w:lineRule="auto"/>
            <w:ind w:firstLine="708"/>
            <w:jc w:val="both"/>
          </w:pPr>
        </w:pPrChange>
      </w:pPr>
      <w:bookmarkStart w:id="495" w:name="_Toc478480108"/>
      <w:del w:id="496" w:author="msi" w:date="2026-09-22T12:22:00Z" w16du:dateUtc="2026-09-22T16:22:00Z">
        <w:r>
          <w:rPr>
            <w:rFonts w:ascii="Times New Roman" w:hAnsi="Times New Roman"/>
            <w:color w:val="000000"/>
            <w:sz w:val="24"/>
            <w:lang w:eastAsia="ru-RU"/>
          </w:rPr>
          <w:delText>МП.</w:delText>
        </w:r>
      </w:del>
      <w:bookmarkEnd w:id="495"/>
    </w:p>
    <w:sectPr w:rsidR="009625AA">
      <w:pgSz w:w="11906" w:h="16838"/>
      <w:pgMar w:top="1417" w:right="1417" w:bottom="1417" w:left="1417" w:header="708" w:footer="708" w:gutter="0"/>
      <w:cols w:space="708"/>
      <w:formProt/>
      <w:docGrid w:linePitch="360" w:charSpace="0"/>
      <w:sectPrChange w:id="497" w:author="msi" w:date="2026-09-22T12:22:00Z" w16du:dateUtc="2026-09-22T16:22:00Z">
        <w:sectPr w:rsidR="009625AA">
          <w:pgMar w:top="709" w:right="850" w:bottom="709" w:left="1701" w:header="0" w:footer="0" w:gutter="0"/>
          <w:cols w:space="720"/>
          <w:formProt w:val="0"/>
          <w:docGrid w:charSpace="4096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T Astra Serif">
    <w:altName w:val="Arial"/>
    <w:panose1 w:val="020B0604020202020204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227AAE"/>
    <w:multiLevelType w:val="multilevel"/>
    <w:tmpl w:val="76A4029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F82121"/>
    <w:multiLevelType w:val="multilevel"/>
    <w:tmpl w:val="4CE2EBEE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C121A60"/>
    <w:multiLevelType w:val="multilevel"/>
    <w:tmpl w:val="39CE1B4C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18117BF"/>
    <w:multiLevelType w:val="multilevel"/>
    <w:tmpl w:val="7896A0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7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A4301"/>
    <w:multiLevelType w:val="multilevel"/>
    <w:tmpl w:val="6BA2C50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26290268">
    <w:abstractNumId w:val="3"/>
  </w:num>
  <w:num w:numId="2" w16cid:durableId="291208046">
    <w:abstractNumId w:val="0"/>
  </w:num>
  <w:num w:numId="3" w16cid:durableId="988365665">
    <w:abstractNumId w:val="2"/>
  </w:num>
  <w:num w:numId="4" w16cid:durableId="565409235">
    <w:abstractNumId w:val="9"/>
  </w:num>
  <w:num w:numId="5" w16cid:durableId="864446813">
    <w:abstractNumId w:val="5"/>
  </w:num>
  <w:num w:numId="6" w16cid:durableId="684283282">
    <w:abstractNumId w:val="0"/>
    <w:lvlOverride w:ilvl="0">
      <w:startOverride w:val="1"/>
    </w:lvlOverride>
  </w:num>
  <w:num w:numId="7" w16cid:durableId="22286251">
    <w:abstractNumId w:val="0"/>
  </w:num>
  <w:num w:numId="8" w16cid:durableId="479467282">
    <w:abstractNumId w:val="0"/>
  </w:num>
  <w:num w:numId="9" w16cid:durableId="1399204899">
    <w:abstractNumId w:val="1"/>
  </w:num>
  <w:num w:numId="10" w16cid:durableId="727190456">
    <w:abstractNumId w:val="4"/>
  </w:num>
  <w:num w:numId="11" w16cid:durableId="1230312187">
    <w:abstractNumId w:val="10"/>
  </w:num>
  <w:num w:numId="12" w16cid:durableId="941258252">
    <w:abstractNumId w:val="7"/>
  </w:num>
  <w:num w:numId="13" w16cid:durableId="1769884623">
    <w:abstractNumId w:val="8"/>
  </w:num>
  <w:num w:numId="14" w16cid:durableId="4550268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AA"/>
    <w:rsid w:val="000A48ED"/>
    <w:rsid w:val="00334276"/>
    <w:rsid w:val="005E6702"/>
    <w:rsid w:val="0069464C"/>
    <w:rsid w:val="007955DB"/>
    <w:rsid w:val="00832BE3"/>
    <w:rsid w:val="00875E83"/>
    <w:rsid w:val="009625AA"/>
    <w:rsid w:val="009D5F97"/>
    <w:rsid w:val="00B00DF3"/>
    <w:rsid w:val="00B90493"/>
    <w:rsid w:val="00BC32DD"/>
    <w:rsid w:val="00CC0B85"/>
    <w:rsid w:val="00DD6A77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uppressAutoHyphens w:val="0"/>
      <w:jc w:val="both"/>
      <w:pPrChange w:id="0" w:author="msi" w:date="2026-09-22T12:22:00Z">
        <w:pPr>
          <w:suppressAutoHyphens/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22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2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2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22:00Z">
        <w:pPr>
          <w:spacing w:after="200"/>
          <w:ind w:left="720"/>
          <w:contextualSpacing/>
          <w:jc w:val="both"/>
        </w:pPr>
      </w:pPrChange>
    </w:pPr>
    <w:rPr>
      <w:rPrChange w:id="2" w:author="msi" w:date="2026-09-22T12:22:00Z">
        <w:rPr>
          <w:rFonts w:ascii="Verdana" w:hAnsi="Verdana"/>
          <w:szCs w:val="24"/>
          <w:lang w:val="tr-TR" w:eastAsia="tr-TR" w:bidi="ar-SA"/>
        </w:rPr>
      </w:rPrChange>
    </w:rPr>
  </w:style>
  <w:style w:type="table" w:styleId="TableGrid">
    <w:name w:val="Table Grid"/>
    <w:basedOn w:val="TableNormal"/>
    <w:uiPriority w:val="59"/>
    <w:rsid w:val="00215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rsid w:val="007955DB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2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2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22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2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22:00Z">
        <w:pPr>
          <w:keepNext/>
          <w:spacing w:before="240" w:after="120"/>
          <w:jc w:val="both"/>
        </w:pPr>
      </w:pPrChange>
    </w:pPr>
    <w:rPr>
      <w:b/>
      <w:rPrChange w:id="5" w:author="msi" w:date="2026-09-22T12:2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2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22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22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22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7955DB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1376</Words>
  <Characters>7845</Characters>
  <Application>Microsoft Office Word</Application>
  <DocSecurity>0</DocSecurity>
  <Lines>65</Lines>
  <Paragraphs>18</Paragraphs>
  <ScaleCrop>false</ScaleCrop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Кислова Анна Владимировна</dc:creator>
  <dc:description/>
  <cp:lastModifiedBy>Arthur Souza Rodrigues</cp:lastModifiedBy>
  <cp:revision>1</cp:revision>
  <dcterms:created xsi:type="dcterms:W3CDTF">2020-03-03T09:10:00Z</dcterms:created>
  <dcterms:modified xsi:type="dcterms:W3CDTF">2026-09-22T16:22:00Z</dcterms:modified>
  <dc:language>ru-RU</dc:language>
</cp:coreProperties>
</file>