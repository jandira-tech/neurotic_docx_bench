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2814CD" w14:textId="77777777" w:rsidR="009A5729" w:rsidRDefault="009A5729">
      <w:pPr>
        <w:rPr>
          <w:rPrChange w:id="0" w:author="Arthur Souza Rodrigues" w:date="2026-07-10T21:46:00Z" w16du:dateUtc="2026-07-11T01:46:00Z">
            <w:rPr>
              <w:b/>
              <w:bCs/>
            </w:rPr>
          </w:rPrChange>
        </w:rPr>
      </w:pPr>
      <w:r>
        <w:rPr>
          <w:rPrChange w:id="1" w:author="Arthur Souza Rodrigues" w:date="2026-07-10T21:46:00Z" w16du:dateUtc="2026-07-11T01:46:00Z">
            <w:rPr>
              <w:b/>
              <w:bCs/>
            </w:rPr>
          </w:rPrChange>
        </w:rPr>
        <w:t>file_</w:t>
      </w:r>
      <w:ins w:id="2" w:author="Arthur Souza Rodrigues" w:date="2026-07-10T21:46:00Z" w16du:dateUtc="2026-07-11T01:46:00Z">
        <w:r w:rsidR="006D6579">
          <w:t>85</w:t>
        </w:r>
      </w:ins>
      <w:del w:id="3" w:author="Arthur Souza Rodrigues" w:date="2026-07-10T21:46:00Z" w16du:dateUtc="2026-07-11T01:46:00Z">
        <w:r>
          <w:rPr>
            <w:b/>
            <w:bCs/>
          </w:rPr>
          <w:delText>84</w:delText>
        </w:r>
      </w:del>
      <w:r>
        <w:rPr>
          <w:rPrChange w:id="4" w:author="Arthur Souza Rodrigues" w:date="2026-07-10T21:46:00Z" w16du:dateUtc="2026-07-11T01:46:00Z">
            <w:rPr>
              <w:b/>
              <w:bCs/>
            </w:rPr>
          </w:rPrChange>
        </w:rPr>
        <w:t>.docx</w:t>
      </w:r>
    </w:p>
    <w:p w14:paraId="4BA9BCFB" w14:textId="7C0D52A2" w:rsidR="00970253" w:rsidRDefault="00B62B71">
      <w:del w:id="5" w:author="Arthur Souza Rodrigues" w:date="2026-07-10T21:46:00Z" w16du:dateUtc="2026-07-11T01:46:00Z">
        <w:r>
          <w:rPr>
            <w:b/>
            <w:bCs/>
          </w:rPr>
          <w:delText xml:space="preserve">Center </w:delText>
        </w:r>
      </w:del>
      <w:r>
        <w:rPr>
          <w:rPrChange w:id="6" w:author="Arthur Souza Rodrigues" w:date="2026-07-10T21:46:00Z" w16du:dateUtc="2026-07-11T01:46:00Z">
            <w:rPr>
              <w:b/>
              <w:bCs/>
            </w:rPr>
          </w:rPrChange>
        </w:rPr>
        <w:t xml:space="preserve">Bold </w:t>
      </w:r>
      <w:ins w:id="7" w:author="Arthur Souza Rodrigues" w:date="2026-07-10T21:46:00Z" w16du:dateUtc="2026-07-11T01:46:00Z">
        <w:r>
          <w:t xml:space="preserve">Text Formatting </w:t>
        </w:r>
      </w:ins>
      <w:r>
        <w:rPr>
          <w:rPrChange w:id="8" w:author="Arthur Souza Rodrigues" w:date="2026-07-10T21:46:00Z" w16du:dateUtc="2026-07-11T01:46:00Z">
            <w:rPr>
              <w:b/>
              <w:bCs/>
            </w:rPr>
          </w:rPrChange>
        </w:rPr>
        <w:t>Demo</w:t>
      </w:r>
    </w:p>
    <w:p w14:paraId="49C3B77C" w14:textId="77777777" w:rsidR="00970253" w:rsidRDefault="00B62B71">
      <w:r>
        <w:rPr>
          <w:rPrChange w:id="9" w:author="Arthur Souza Rodrigues" w:date="2026-07-10T21:46:00Z" w16du:dateUtc="2026-07-11T01:46:00Z">
            <w:rPr>
              <w:b/>
              <w:bCs/>
            </w:rPr>
          </w:rPrChange>
        </w:rPr>
        <w:t xml:space="preserve">This document </w:t>
      </w:r>
      <w:ins w:id="10" w:author="Arthur Souza Rodrigues" w:date="2026-07-10T21:46:00Z" w16du:dateUtc="2026-07-11T01:46:00Z">
        <w:r>
          <w:t>demonstrates</w:t>
        </w:r>
      </w:ins>
      <w:del w:id="11" w:author="Arthur Souza Rodrigues" w:date="2026-07-10T21:46:00Z" w16du:dateUtc="2026-07-11T01:46:00Z">
        <w:r>
          <w:rPr>
            <w:b/>
            <w:bCs/>
          </w:rPr>
          <w:delText>combines center alignment with</w:delText>
        </w:r>
      </w:del>
      <w:r>
        <w:rPr>
          <w:rPrChange w:id="12" w:author="Arthur Souza Rodrigues" w:date="2026-07-10T21:46:00Z" w16du:dateUtc="2026-07-11T01:46:00Z">
            <w:rPr>
              <w:b/>
              <w:bCs/>
            </w:rPr>
          </w:rPrChange>
        </w:rPr>
        <w:t xml:space="preserve"> bold </w:t>
      </w:r>
      <w:ins w:id="13" w:author="Arthur Souza Rodrigues" w:date="2026-07-10T21:46:00Z" w16du:dateUtc="2026-07-11T01:46:00Z">
        <w:r>
          <w:t xml:space="preserve">text </w:t>
        </w:r>
      </w:ins>
      <w:r>
        <w:rPr>
          <w:rPrChange w:id="14" w:author="Arthur Souza Rodrigues" w:date="2026-07-10T21:46:00Z" w16du:dateUtc="2026-07-11T01:46:00Z">
            <w:rPr>
              <w:b/>
              <w:bCs/>
            </w:rPr>
          </w:rPrChange>
        </w:rPr>
        <w:t>formatting.</w:t>
      </w:r>
    </w:p>
    <w:p w14:paraId="7462E2C4" w14:textId="77777777" w:rsidR="00970253" w:rsidRDefault="00B62B71">
      <w:ins w:id="15" w:author="Arthur Souza Rodrigues" w:date="2026-07-10T21:46:00Z" w16du:dateUtc="2026-07-11T01:46:00Z">
        <w:r>
          <w:t>This</w:t>
        </w:r>
      </w:ins>
      <w:del w:id="16" w:author="Arthur Souza Rodrigues" w:date="2026-07-10T21:46:00Z" w16du:dateUtc="2026-07-11T01:46:00Z">
        <w:r>
          <w:rPr>
            <w:b/>
            <w:bCs/>
          </w:rPr>
          <w:delText>Centered bold</w:delText>
        </w:r>
      </w:del>
      <w:r>
        <w:rPr>
          <w:rPrChange w:id="17" w:author="Arthur Souza Rodrigues" w:date="2026-07-10T21:46:00Z" w16du:dateUtc="2026-07-11T01:46:00Z">
            <w:rPr>
              <w:b/>
              <w:bCs/>
            </w:rPr>
          </w:rPrChange>
        </w:rPr>
        <w:t xml:space="preserve"> text is </w:t>
      </w:r>
      <w:ins w:id="18" w:author="Arthur Souza Rodrigues" w:date="2026-07-10T21:46:00Z" w16du:dateUtc="2026-07-11T01:46:00Z">
        <w:r>
          <w:t>bold</w:t>
        </w:r>
      </w:ins>
      <w:del w:id="19" w:author="Arthur Souza Rodrigues" w:date="2026-07-10T21:46:00Z" w16du:dateUtc="2026-07-11T01:46:00Z">
        <w:r>
          <w:rPr>
            <w:b/>
            <w:bCs/>
          </w:rPr>
          <w:delText>perfect for document titles and headers</w:delText>
        </w:r>
      </w:del>
      <w:r>
        <w:rPr>
          <w:rPrChange w:id="20" w:author="Arthur Souza Rodrigues" w:date="2026-07-10T21:46:00Z" w16du:dateUtc="2026-07-11T01:46:00Z">
            <w:rPr>
              <w:b/>
              <w:bCs/>
            </w:rPr>
          </w:rPrChange>
        </w:rPr>
        <w:t>.</w:t>
      </w:r>
    </w:p>
    <w:sectPr w:rsidR="0097025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0253"/>
    <w:rsid w:val="0050352F"/>
    <w:rsid w:val="00556A14"/>
    <w:rsid w:val="006D3956"/>
    <w:rsid w:val="006D6579"/>
    <w:rsid w:val="00970253"/>
    <w:rsid w:val="009A5729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A613DB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2026-05-14T17:12:00Z</dcterms:created>
  <dcterms:modified xsi:type="dcterms:W3CDTF">2026-07-11T01:46:00Z</dcterms:modified>
</cp:coreProperties>
</file>