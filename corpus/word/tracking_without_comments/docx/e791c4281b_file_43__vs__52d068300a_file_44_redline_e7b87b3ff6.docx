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025D9" w14:textId="77777777" w:rsidR="00672291" w:rsidRDefault="00672291">
      <w:pPr>
        <w:rPr>
          <w:rPrChange w:id="0" w:author="Arthur Souza Rodrigues" w:date="2026-07-10T21:43:00Z" w16du:dateUtc="2026-07-11T01:43:00Z">
            <w:rPr>
              <w:strike/>
              <w:color w:val="C00000"/>
            </w:rPr>
          </w:rPrChange>
        </w:rPr>
      </w:pPr>
      <w:r>
        <w:rPr>
          <w:rPrChange w:id="1" w:author="Arthur Souza Rodrigues" w:date="2026-07-10T21:43:00Z" w16du:dateUtc="2026-07-11T01:43:00Z">
            <w:rPr>
              <w:strike/>
              <w:color w:val="C00000"/>
            </w:rPr>
          </w:rPrChange>
        </w:rPr>
        <w:t>file_</w:t>
      </w:r>
      <w:ins w:id="2" w:author="Arthur Souza Rodrigues" w:date="2026-07-10T21:43:00Z" w16du:dateUtc="2026-07-11T01:43:00Z">
        <w:r>
          <w:t>44</w:t>
        </w:r>
      </w:ins>
      <w:del w:id="3" w:author="Arthur Souza Rodrigues" w:date="2026-07-10T21:43:00Z" w16du:dateUtc="2026-07-11T01:43:00Z">
        <w:r>
          <w:rPr>
            <w:strike/>
            <w:color w:val="C00000"/>
          </w:rPr>
          <w:delText>43</w:delText>
        </w:r>
      </w:del>
      <w:r>
        <w:rPr>
          <w:rPrChange w:id="4" w:author="Arthur Souza Rodrigues" w:date="2026-07-10T21:43:00Z" w16du:dateUtc="2026-07-11T01:43:00Z">
            <w:rPr>
              <w:strike/>
              <w:color w:val="C00000"/>
            </w:rPr>
          </w:rPrChange>
        </w:rPr>
        <w:t>.docx</w:t>
      </w:r>
    </w:p>
    <w:p w14:paraId="3854F5A6" w14:textId="40DA4F6F" w:rsidR="00E91518" w:rsidRDefault="00E1256F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Inventory List</w:t>
        </w:r>
      </w:ins>
    </w:p>
    <w:p w14:paraId="5699961E" w14:textId="77BF5D6D" w:rsidR="00763087" w:rsidRDefault="00E1256F">
      <w:pPr>
        <w:rPr>
          <w:del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t>Item</w:t>
        </w:r>
        <w:r>
          <w:tab/>
        </w:r>
        <w:r>
          <w:t>Qty</w:t>
        </w:r>
        <w:r>
          <w:tab/>
        </w:r>
        <w:r>
          <w:t>Price</w:t>
        </w:r>
        <w:r>
          <w:tab/>
        </w:r>
        <w:proofErr w:type="spellStart"/>
        <w:r>
          <w:t>Lapt</w:t>
        </w:r>
        <w:r>
          <w:t>MacBook</w:t>
        </w:r>
        <w:r>
          <w:t>Pro</w:t>
        </w:r>
        <w:proofErr w:type="spellEnd"/>
        <w:r>
          <w:t xml:space="preserve"> 15</w:t>
        </w:r>
        <w:r>
          <w:tab/>
        </w:r>
        <w:r>
          <w:t>10</w:t>
        </w:r>
        <w:r>
          <w:tab/>
        </w:r>
        <w:r>
          <w:t>$1,200</w:t>
        </w:r>
        <w:r>
          <w:tab/>
        </w:r>
        <w:r>
          <w:t>Wireless Mouse</w:t>
        </w:r>
        <w:r>
          <w:tab/>
        </w:r>
        <w:r>
          <w:t>50</w:t>
        </w:r>
        <w:r>
          <w:tab/>
        </w:r>
        <w:r>
          <w:t>$25</w:t>
        </w:r>
        <w:r>
          <w:tab/>
        </w:r>
        <w:r>
          <w:t>USB-C Hub</w:t>
        </w:r>
        <w:r>
          <w:tab/>
        </w:r>
        <w:r>
          <w:t>30</w:t>
        </w:r>
        <w:r>
          <w:tab/>
        </w:r>
        <w:r>
          <w:t>$45</w:t>
        </w:r>
      </w:ins>
      <w:del w:id="9" w:author="Arthur Souza Rodrigues" w:date="2026-07-10T21:43:00Z" w16du:dateUtc="2026-07-11T01:43:00Z">
        <w:r>
          <w:rPr>
            <w:strike/>
            <w:color w:val="C00000"/>
          </w:rPr>
          <w:delText>Red Strikethrough Demo</w:delText>
        </w:r>
      </w:del>
    </w:p>
    <w:p w14:paraId="59A7610E" w14:textId="77777777" w:rsidR="00763087" w:rsidRDefault="00E1256F">
      <w:pPr>
        <w:rPr>
          <w:del w:id="10" w:author="Arthur Souza Rodrigues" w:date="2026-07-10T21:43:00Z" w16du:dateUtc="2026-07-11T01:43:00Z"/>
        </w:rPr>
      </w:pPr>
      <w:del w:id="11" w:author="Arthur Souza Rodrigues" w:date="2026-07-10T21:43:00Z" w16du:dateUtc="2026-07-11T01:43:00Z">
        <w:r>
          <w:rPr>
            <w:strike/>
            <w:color w:val="C00000"/>
          </w:rPr>
          <w:delText>This document shows red font color with strikethrough formatting.</w:delText>
        </w:r>
      </w:del>
    </w:p>
    <w:p w14:paraId="03CB85FF" w14:textId="77777777" w:rsidR="00763087" w:rsidRDefault="00E1256F">
      <w:del w:id="12" w:author="Arthur Souza Rodrigues" w:date="2026-07-10T21:43:00Z" w16du:dateUtc="2026-07-11T01:43:00Z">
        <w:r>
          <w:rPr>
            <w:strike/>
            <w:color w:val="C00000"/>
          </w:rPr>
          <w:delText>Red strikethrough text marks content as deleted or rejected.</w:delText>
        </w:r>
      </w:del>
    </w:p>
    <w:sectPr w:rsidR="007630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087"/>
    <w:rsid w:val="00672291"/>
    <w:rsid w:val="00763087"/>
    <w:rsid w:val="007D2E1E"/>
    <w:rsid w:val="00CA5067"/>
    <w:rsid w:val="00D058EC"/>
    <w:rsid w:val="00D53FE7"/>
    <w:rsid w:val="00E9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2026-07-11T01:43:00Z</dcterms:modified>
</cp:coreProperties>
</file>