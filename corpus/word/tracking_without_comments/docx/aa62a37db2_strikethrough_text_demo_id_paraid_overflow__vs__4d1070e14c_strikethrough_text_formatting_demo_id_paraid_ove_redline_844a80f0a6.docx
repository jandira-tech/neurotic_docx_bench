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B7323B" w14:textId="77777777" w:rsidR="00FD16C1" w:rsidRDefault="00573A56">
      <w:r>
        <w:rPr>
          <w:strike/>
          <w:rPrChange w:id="0" w:author="Comparison" w:date="2026-09-26T14:44:00Z" w16du:dateUtc="2026-09-26T18:44:00Z">
            <w:rPr/>
          </w:rPrChange>
        </w:rPr>
        <w:t xml:space="preserve">Strikethrough Text </w:t>
      </w:r>
      <w:ins w:id="1" w:author="Comparison" w:date="2026-09-26T14:44:00Z" w16du:dateUtc="2026-09-26T18:44:00Z">
        <w:r>
          <w:rPr>
            <w:strike/>
          </w:rPr>
          <w:t xml:space="preserve">Formatting </w:t>
        </w:r>
      </w:ins>
      <w:r>
        <w:rPr>
          <w:strike/>
          <w:rPrChange w:id="2" w:author="Comparison" w:date="2026-09-26T14:44:00Z" w16du:dateUtc="2026-09-26T18:44:00Z">
            <w:rPr/>
          </w:rPrChange>
        </w:rPr>
        <w:t>Demo</w:t>
      </w:r>
    </w:p>
    <w:p w14:paraId="410EF0ED" w14:textId="77777777" w:rsidR="00FD16C1" w:rsidRDefault="00573A56">
      <w:ins w:id="3" w:author="Comparison" w:date="2026-09-26T14:44:00Z" w16du:dateUtc="2026-09-26T18:44:00Z">
        <w:r>
          <w:rPr>
            <w:strike/>
          </w:rPr>
          <w:t>This document demonstrates</w:t>
        </w:r>
      </w:ins>
      <w:del w:id="4" w:author="Comparison" w:date="2026-09-26T14:44:00Z" w16du:dateUtc="2026-09-26T18:44:00Z">
        <w:r>
          <w:delText>Demonstrating</w:delText>
        </w:r>
      </w:del>
      <w:r>
        <w:rPr>
          <w:strike/>
          <w:rPrChange w:id="5" w:author="Comparison" w:date="2026-09-26T14:44:00Z" w16du:dateUtc="2026-09-26T18:44:00Z">
            <w:rPr/>
          </w:rPrChange>
        </w:rPr>
        <w:t xml:space="preserve"> strikethrough formatting.</w:t>
      </w:r>
    </w:p>
    <w:p w14:paraId="753D98B9" w14:textId="77777777" w:rsidR="00FD16C1" w:rsidRDefault="00573A56">
      <w:r>
        <w:rPr>
          <w:strike/>
          <w:rPrChange w:id="6" w:author="Comparison" w:date="2026-09-26T14:44:00Z" w16du:dateUtc="2026-09-26T18:44:00Z">
            <w:rPr/>
          </w:rPrChange>
        </w:rPr>
        <w:t>This text has strikethrough.</w:t>
      </w:r>
    </w:p>
    <w:sectPr w:rsidR="00FD16C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16C1"/>
    <w:rsid w:val="005017B3"/>
    <w:rsid w:val="00573A56"/>
    <w:rsid w:val="008835E4"/>
    <w:rsid w:val="00DE42CA"/>
    <w:rsid w:val="00F3389A"/>
    <w:rsid w:val="00FD1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84FAEC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2026-05-14T16:42:00Z</dcterms:created>
  <dcterms:modified xsi:type="dcterms:W3CDTF">2026-09-26T18:44:00Z</dcterms:modified>
</cp:coreProperties>
</file>