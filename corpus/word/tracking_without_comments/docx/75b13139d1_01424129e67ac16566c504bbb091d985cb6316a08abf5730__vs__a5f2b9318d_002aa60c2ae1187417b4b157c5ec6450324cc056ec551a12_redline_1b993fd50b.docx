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00116" w14:textId="77777777" w:rsidR="00D46904" w:rsidRDefault="00A5391B" w:rsidP="00A5391B">
      <w:pPr>
        <w:jc w:val="center"/>
        <w:rPr>
          <w:ins w:id="6" w:author="mary.inoue@fap.local" w:date="2026-09-22T13:02:00Z" w16du:dateUtc="2026-09-22T17:02:00Z"/>
          <w:rFonts w:ascii="Arial" w:hAnsi="Arial" w:cs="Arial"/>
          <w:b/>
          <w:sz w:val="28"/>
          <w:szCs w:val="28"/>
        </w:rPr>
      </w:pPr>
      <w:ins w:id="7" w:author="mary.inoue@fap.local" w:date="2026-09-22T13:02:00Z" w16du:dateUtc="2026-09-22T17:02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2767C8A" w14:textId="77777777" w:rsidR="00EB0E11" w:rsidRDefault="00EB0E11" w:rsidP="00A5391B">
      <w:pPr>
        <w:jc w:val="center"/>
        <w:rPr>
          <w:ins w:id="8" w:author="mary.inoue@fap.local" w:date="2026-09-22T13:02:00Z" w16du:dateUtc="2026-09-22T17:02:00Z"/>
          <w:rFonts w:ascii="Arial" w:hAnsi="Arial" w:cs="Arial"/>
          <w:b/>
          <w:sz w:val="28"/>
          <w:szCs w:val="28"/>
        </w:rPr>
      </w:pPr>
    </w:p>
    <w:p w14:paraId="369481EA" w14:textId="77777777" w:rsidR="00EB0E11" w:rsidRPr="00AC2557" w:rsidRDefault="00EB0E11" w:rsidP="00EB0E11">
      <w:pPr>
        <w:rPr>
          <w:ins w:id="9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0" w:author="mary.inoue@fap.local" w:date="2026-09-22T13:02:00Z" w16du:dateUtc="2026-09-22T17:02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7A48C84B" w14:textId="77777777" w:rsidR="00A5391B" w:rsidRDefault="00A5391B" w:rsidP="00A5391B">
      <w:pPr>
        <w:jc w:val="center"/>
        <w:rPr>
          <w:ins w:id="11" w:author="mary.inoue@fap.local" w:date="2026-09-22T13:02:00Z" w16du:dateUtc="2026-09-22T17:02:00Z"/>
          <w:rFonts w:ascii="Arial" w:hAnsi="Arial" w:cs="Arial"/>
          <w:b/>
          <w:sz w:val="28"/>
          <w:szCs w:val="28"/>
        </w:rPr>
      </w:pPr>
    </w:p>
    <w:p w14:paraId="5538E0B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3" w:author="mary.inoue@fap.local" w:date="2026-09-22T13:02:00Z" w16du:dateUtc="2026-09-22T17:02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212269A" w14:textId="77777777" w:rsidR="00132F7D" w:rsidRDefault="00132F7D" w:rsidP="00A5391B">
      <w:pPr>
        <w:jc w:val="center"/>
        <w:rPr>
          <w:ins w:id="14" w:author="mary.inoue@fap.local" w:date="2026-09-22T13:02:00Z" w16du:dateUtc="2026-09-22T17:02:00Z"/>
          <w:rFonts w:ascii="Arial" w:hAnsi="Arial" w:cs="Arial"/>
          <w:b/>
          <w:sz w:val="28"/>
          <w:szCs w:val="28"/>
        </w:rPr>
      </w:pPr>
    </w:p>
    <w:p w14:paraId="0D5F8C0F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5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16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258CD214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7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2663FD58" w14:textId="77777777" w:rsidR="00A5391B" w:rsidRDefault="00A5391B" w:rsidP="00A5391B">
      <w:pPr>
        <w:rPr>
          <w:ins w:id="18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9" w:author="mary.inoue@fap.local" w:date="2026-09-22T13:02:00Z" w16du:dateUtc="2026-09-22T17:02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64FAD5A9" w14:textId="77777777" w:rsidR="00EB0E11" w:rsidRDefault="00EB0E11" w:rsidP="00A5391B">
      <w:pPr>
        <w:rPr>
          <w:ins w:id="2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1" w:author="mary.inoue@fap.local" w:date="2026-09-22T13:02:00Z" w16du:dateUtc="2026-09-22T17:02:00Z">
        <w:r>
          <w:rPr>
            <w:rFonts w:ascii="Arial" w:hAnsi="Arial" w:cs="Arial"/>
            <w:sz w:val="24"/>
            <w:szCs w:val="24"/>
          </w:rPr>
          <w:tab/>
        </w:r>
      </w:ins>
    </w:p>
    <w:p w14:paraId="05E3932F" w14:textId="77777777" w:rsidR="0065070B" w:rsidRPr="00345AD1" w:rsidRDefault="0065070B" w:rsidP="0065070B">
      <w:pPr>
        <w:pStyle w:val="Default"/>
        <w:rPr>
          <w:ins w:id="22" w:author="mary.inoue@fap.local" w:date="2026-09-22T13:02:00Z" w16du:dateUtc="2026-09-22T17:02:00Z"/>
        </w:rPr>
      </w:pPr>
      <w:ins w:id="23" w:author="mary.inoue@fap.local" w:date="2026-09-22T13:02:00Z" w16du:dateUtc="2026-09-22T17:02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06921CF0" w14:textId="77777777" w:rsidR="0065070B" w:rsidRDefault="0065070B" w:rsidP="00A5391B">
      <w:pPr>
        <w:rPr>
          <w:ins w:id="24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E6CD2C5" w14:textId="77777777" w:rsidR="00640AED" w:rsidRPr="00345AD1" w:rsidRDefault="00640AED" w:rsidP="00640AED">
      <w:pPr>
        <w:pStyle w:val="Default"/>
        <w:rPr>
          <w:ins w:id="25" w:author="mary.inoue@fap.local" w:date="2026-09-22T13:02:00Z" w16du:dateUtc="2026-09-22T17:02:00Z"/>
        </w:rPr>
      </w:pPr>
      <w:ins w:id="26" w:author="mary.inoue@fap.local" w:date="2026-09-22T13:02:00Z" w16du:dateUtc="2026-09-22T17:02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1FDE9028" w14:textId="77777777" w:rsidR="00640AED" w:rsidRPr="00345AD1" w:rsidRDefault="00640AED" w:rsidP="00640AED">
      <w:pPr>
        <w:rPr>
          <w:ins w:id="27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84D1809" w14:textId="77777777" w:rsidR="00C9492A" w:rsidRDefault="00C9492A" w:rsidP="00C9492A">
      <w:pPr>
        <w:rPr>
          <w:ins w:id="28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9" w:author="mary.inoue@fap.local" w:date="2026-09-22T13:02:00Z" w16du:dateUtc="2026-09-22T17:02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009FF26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0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31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1322364D" w14:textId="77777777" w:rsidR="00C9492A" w:rsidRDefault="00C9492A" w:rsidP="00C9492A">
      <w:pPr>
        <w:rPr>
          <w:ins w:id="3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289F141" w14:textId="77777777" w:rsidR="00A5391B" w:rsidRDefault="00A5391B" w:rsidP="00A5391B">
      <w:pPr>
        <w:rPr>
          <w:ins w:id="33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34" w:author="mary.inoue@fap.local" w:date="2026-09-22T13:02:00Z" w16du:dateUtc="2026-09-22T17:02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0F92252" w14:textId="77777777" w:rsidR="00EB0E11" w:rsidRPr="002D0CC2" w:rsidRDefault="00EB0E11" w:rsidP="00EB0E11">
      <w:pPr>
        <w:rPr>
          <w:ins w:id="3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36" w:author="mary.inoue@fap.local" w:date="2026-09-22T13:02:00Z" w16du:dateUtc="2026-09-22T17:02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10A65B80" w14:textId="77777777" w:rsidR="00EB0E11" w:rsidRDefault="00EB0E11" w:rsidP="00A5391B">
      <w:pPr>
        <w:rPr>
          <w:ins w:id="37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9110611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8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39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7D22A415" w14:textId="77777777" w:rsidR="00C9492A" w:rsidRDefault="00C9492A" w:rsidP="00C9492A">
      <w:pPr>
        <w:rPr>
          <w:ins w:id="40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4FDC36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41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42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063EE193" w14:textId="77777777" w:rsidR="00C9492A" w:rsidRDefault="00C9492A" w:rsidP="00C9492A">
      <w:pPr>
        <w:rPr>
          <w:ins w:id="4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56087FD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4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45" w:author="mary.inoue@fap.local" w:date="2026-09-22T13:02:00Z" w16du:dateUtc="2026-09-22T17:02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534DC89B" w14:textId="77777777" w:rsidR="002D511D" w:rsidRDefault="002D511D" w:rsidP="002D511D">
      <w:pPr>
        <w:rPr>
          <w:ins w:id="46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6A15B806" w14:textId="77777777" w:rsidR="00F11D9F" w:rsidRDefault="00F11D9F" w:rsidP="00F11D9F">
      <w:pPr>
        <w:rPr>
          <w:ins w:id="47" w:author="mary.inoue@fap.local" w:date="2026-09-22T13:02:00Z" w16du:dateUtc="2026-09-22T17:02:00Z"/>
          <w:rFonts w:ascii="Arial" w:hAnsi="Arial" w:cs="Arial"/>
          <w:b/>
        </w:rPr>
      </w:pPr>
      <w:ins w:id="48" w:author="mary.inoue@fap.local" w:date="2026-09-22T13:02:00Z" w16du:dateUtc="2026-09-22T17:02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5E41B697" w14:textId="77777777" w:rsidR="00F11D9F" w:rsidRPr="00F11D9F" w:rsidRDefault="00F11D9F" w:rsidP="00F11D9F">
      <w:pPr>
        <w:rPr>
          <w:ins w:id="49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50" w:author="mary.inoue@fap.local" w:date="2026-09-22T13:02:00Z" w16du:dateUtc="2026-09-22T17:02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1A0694BA" w14:textId="77777777" w:rsidR="00F11D9F" w:rsidRDefault="00F11D9F" w:rsidP="00F11D9F">
      <w:pPr>
        <w:rPr>
          <w:ins w:id="51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9845D32" w14:textId="77777777" w:rsidR="00F11D9F" w:rsidRDefault="00F11D9F" w:rsidP="002D511D">
      <w:pPr>
        <w:rPr>
          <w:ins w:id="5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5F7EE6D" w14:textId="77777777" w:rsidR="00A5391B" w:rsidRDefault="002D22E0" w:rsidP="00A5391B">
      <w:pPr>
        <w:rPr>
          <w:ins w:id="53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54" w:author="mary.inoue@fap.local" w:date="2026-09-22T13:02:00Z" w16du:dateUtc="2026-09-22T17:02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0382AC5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5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56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719FF76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7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4B6A2FC1" w14:textId="77777777" w:rsidR="008C61C6" w:rsidRPr="00791921" w:rsidRDefault="008C61C6" w:rsidP="008C61C6">
      <w:pPr>
        <w:rPr>
          <w:ins w:id="58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59" w:author="mary.inoue@fap.local" w:date="2026-09-22T13:02:00Z" w16du:dateUtc="2026-09-22T17:02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43B6C971" w14:textId="77777777" w:rsidR="001F3B9E" w:rsidRDefault="001F3B9E" w:rsidP="00A5391B">
      <w:pPr>
        <w:rPr>
          <w:ins w:id="60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65AD515" w14:textId="77777777" w:rsidR="001F3B9E" w:rsidRDefault="001F3B9E" w:rsidP="00A5391B">
      <w:pPr>
        <w:rPr>
          <w:ins w:id="61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5AD6915" w14:textId="77777777" w:rsidR="00DC250C" w:rsidRDefault="00DC250C" w:rsidP="00A5391B">
      <w:pPr>
        <w:rPr>
          <w:ins w:id="6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63" w:author="mary.inoue@fap.local" w:date="2026-09-22T13:02:00Z" w16du:dateUtc="2026-09-22T17:02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18A53E65" w14:textId="77777777" w:rsidR="008C61C6" w:rsidRPr="002D0CC2" w:rsidRDefault="008C61C6" w:rsidP="008C61C6">
      <w:pPr>
        <w:rPr>
          <w:ins w:id="6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65" w:author="mary.inoue@fap.local" w:date="2026-09-22T13:02:00Z" w16du:dateUtc="2026-09-22T17:02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6577499" w14:textId="77777777" w:rsidR="003E02AD" w:rsidRDefault="003E02AD" w:rsidP="003E02AD">
      <w:pPr>
        <w:rPr>
          <w:ins w:id="66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420C522" w14:textId="77777777" w:rsidR="003E02AD" w:rsidRDefault="003E02AD" w:rsidP="003E02AD">
      <w:pPr>
        <w:rPr>
          <w:ins w:id="67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68" w:author="mary.inoue@fap.local" w:date="2026-09-22T13:02:00Z" w16du:dateUtc="2026-09-22T17:02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683781FD" w14:textId="77777777" w:rsidR="008C61C6" w:rsidRDefault="008C61C6" w:rsidP="00A5391B">
      <w:pPr>
        <w:rPr>
          <w:ins w:id="6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482C28B" w14:textId="77777777" w:rsidR="00AF3743" w:rsidRDefault="00AF3743" w:rsidP="00AF3743">
      <w:pPr>
        <w:pStyle w:val="Default"/>
        <w:rPr>
          <w:ins w:id="70" w:author="mary.inoue@fap.local" w:date="2026-09-22T13:02:00Z" w16du:dateUtc="2026-09-22T17:02:00Z"/>
          <w:rFonts w:ascii="ArialMT" w:hAnsi="ArialMT" w:cs="ArialMT"/>
        </w:rPr>
      </w:pPr>
      <w:ins w:id="71" w:author="mary.inoue@fap.local" w:date="2026-09-22T13:02:00Z" w16du:dateUtc="2026-09-22T17:02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176E1D19" w14:textId="77777777" w:rsidR="00AF3743" w:rsidRDefault="00AF3743" w:rsidP="00A5391B">
      <w:pPr>
        <w:rPr>
          <w:ins w:id="7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65F104F" w14:textId="77777777" w:rsidR="00500EF8" w:rsidRPr="00500EF8" w:rsidRDefault="00500EF8" w:rsidP="00A5391B">
      <w:pPr>
        <w:rPr>
          <w:ins w:id="73" w:author="mary.inoue@fap.local" w:date="2026-09-22T13:02:00Z" w16du:dateUtc="2026-09-22T17:02:00Z"/>
          <w:rFonts w:ascii="Arial" w:hAnsi="Arial" w:cs="Arial"/>
          <w:sz w:val="24"/>
          <w:szCs w:val="24"/>
          <w:lang w:val="en-US"/>
        </w:rPr>
      </w:pPr>
      <w:ins w:id="74" w:author="mary.inoue@fap.local" w:date="2026-09-22T13:02:00Z" w16du:dateUtc="2026-09-22T17:02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3801AACC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76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330236F1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7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7702856D" w14:textId="77777777" w:rsidR="005120F2" w:rsidRPr="000759E6" w:rsidRDefault="005120F2" w:rsidP="005120F2">
      <w:pPr>
        <w:rPr>
          <w:ins w:id="78" w:author="mary.inoue@fap.local" w:date="2026-09-22T13:02:00Z" w16du:dateUtc="2026-09-22T17:02:00Z"/>
          <w:rFonts w:ascii="Arial" w:hAnsi="Arial" w:cs="Arial"/>
          <w:sz w:val="24"/>
          <w:szCs w:val="24"/>
          <w:lang w:val="en-US"/>
        </w:rPr>
      </w:pPr>
      <w:ins w:id="79" w:author="mary.inoue@fap.local" w:date="2026-09-22T13:02:00Z" w16du:dateUtc="2026-09-22T17:02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36C5AA8C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582C91C1" w14:textId="77777777" w:rsidR="009C4CE8" w:rsidRPr="00345AD1" w:rsidRDefault="009C4CE8" w:rsidP="009C4CE8">
      <w:pPr>
        <w:pStyle w:val="Default"/>
        <w:rPr>
          <w:ins w:id="81" w:author="mary.inoue@fap.local" w:date="2026-09-22T13:02:00Z" w16du:dateUtc="2026-09-22T17:02:00Z"/>
          <w:rFonts w:ascii="ArialMT" w:hAnsi="ArialMT" w:cs="ArialMT"/>
        </w:rPr>
      </w:pPr>
    </w:p>
    <w:p w14:paraId="40E06B3C" w14:textId="77777777" w:rsidR="009C4CE8" w:rsidRDefault="009C4CE8" w:rsidP="009C4CE8">
      <w:pPr>
        <w:pStyle w:val="Default"/>
        <w:rPr>
          <w:ins w:id="82" w:author="mary.inoue@fap.local" w:date="2026-09-22T13:02:00Z" w16du:dateUtc="2026-09-22T17:02:00Z"/>
          <w:rFonts w:ascii="ArialMT" w:hAnsi="ArialMT" w:cs="ArialMT"/>
        </w:rPr>
      </w:pPr>
    </w:p>
    <w:p w14:paraId="7C7EB9A1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84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24A457B7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5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4FC5D57B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87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39BACE4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8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3644A588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90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028F323E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4A873436" w14:textId="77777777" w:rsidR="004B4464" w:rsidRPr="000759E6" w:rsidRDefault="004B4464" w:rsidP="004B4464">
      <w:pPr>
        <w:rPr>
          <w:ins w:id="9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93" w:author="mary.inoue@fap.local" w:date="2026-09-22T13:02:00Z" w16du:dateUtc="2026-09-22T17:02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3FEAE498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94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3150780E" w14:textId="77777777" w:rsidR="009C4CE8" w:rsidRDefault="009C4CE8" w:rsidP="00A5391B">
      <w:pPr>
        <w:rPr>
          <w:ins w:id="95" w:author="mary.inoue@fap.local" w:date="2026-09-22T13:02:00Z" w16du:dateUtc="2026-09-22T17:02:00Z"/>
          <w:rFonts w:ascii="Arial" w:hAnsi="Arial" w:cs="Arial"/>
          <w:sz w:val="24"/>
          <w:szCs w:val="24"/>
          <w:lang w:val="en-US"/>
        </w:rPr>
      </w:pPr>
    </w:p>
    <w:p w14:paraId="771A8CF2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6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97" w:author="mary.inoue@fap.local" w:date="2026-09-22T13:02:00Z" w16du:dateUtc="2026-09-22T17:02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509E1447" w14:textId="77777777" w:rsidR="00AA2126" w:rsidRDefault="00AA2126" w:rsidP="00A5391B">
      <w:pPr>
        <w:rPr>
          <w:ins w:id="98" w:author="mary.inoue@fap.local" w:date="2026-09-22T13:02:00Z" w16du:dateUtc="2026-09-22T17:02:00Z"/>
          <w:rFonts w:ascii="Arial" w:hAnsi="Arial" w:cs="Arial"/>
          <w:sz w:val="24"/>
          <w:szCs w:val="24"/>
          <w:lang w:val="en-US"/>
        </w:rPr>
      </w:pPr>
    </w:p>
    <w:p w14:paraId="5B7CC514" w14:textId="77777777" w:rsidR="00DC250C" w:rsidRDefault="00500EF8" w:rsidP="00A5391B">
      <w:pPr>
        <w:rPr>
          <w:ins w:id="99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00" w:author="mary.inoue@fap.local" w:date="2026-09-22T13:02:00Z" w16du:dateUtc="2026-09-22T17:02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5CA16F93" w14:textId="77777777" w:rsidR="00ED46E8" w:rsidRPr="002D0762" w:rsidRDefault="00ED46E8" w:rsidP="00ED46E8">
      <w:pPr>
        <w:rPr>
          <w:ins w:id="101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02" w:author="mary.inoue@fap.local" w:date="2026-09-22T13:02:00Z" w16du:dateUtc="2026-09-22T17:02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3842360A" w14:textId="77777777" w:rsidR="00ED46E8" w:rsidRPr="00500EF8" w:rsidRDefault="00ED46E8" w:rsidP="00A5391B">
      <w:pPr>
        <w:rPr>
          <w:ins w:id="10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F1FFD17" w14:textId="77777777" w:rsidR="00DC250C" w:rsidRDefault="005B3636" w:rsidP="00A5391B">
      <w:pPr>
        <w:rPr>
          <w:ins w:id="10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05" w:author="mary.inoue@fap.local" w:date="2026-09-22T13:02:00Z" w16du:dateUtc="2026-09-22T17:02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693D44ED" w14:textId="77777777" w:rsidR="00E0284E" w:rsidRPr="00674D51" w:rsidRDefault="00E0284E" w:rsidP="00A5391B">
      <w:pPr>
        <w:rPr>
          <w:ins w:id="106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07" w:author="mary.inoue@fap.local" w:date="2026-09-22T13:02:00Z" w16du:dateUtc="2026-09-22T17:02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6E8A35AD" w14:textId="77777777" w:rsidR="00AA2126" w:rsidRDefault="00AA2126" w:rsidP="00AA2126">
      <w:pPr>
        <w:pStyle w:val="Default"/>
        <w:rPr>
          <w:ins w:id="108" w:author="mary.inoue@fap.local" w:date="2026-09-22T13:02:00Z" w16du:dateUtc="2026-09-22T17:02:00Z"/>
        </w:rPr>
      </w:pPr>
      <w:ins w:id="109" w:author="mary.inoue@fap.local" w:date="2026-09-22T13:02:00Z" w16du:dateUtc="2026-09-22T17:02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473A182C" w14:textId="77777777" w:rsidR="000172AA" w:rsidRDefault="000172AA" w:rsidP="00AA2126">
      <w:pPr>
        <w:pStyle w:val="Default"/>
        <w:rPr>
          <w:ins w:id="110" w:author="mary.inoue@fap.local" w:date="2026-09-22T13:02:00Z" w16du:dateUtc="2026-09-22T17:02:00Z"/>
        </w:rPr>
      </w:pPr>
    </w:p>
    <w:p w14:paraId="1ABE203C" w14:textId="77777777" w:rsidR="000172AA" w:rsidRDefault="000172AA" w:rsidP="000172AA">
      <w:pPr>
        <w:rPr>
          <w:ins w:id="111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12" w:author="mary.inoue@fap.local" w:date="2026-09-22T13:02:00Z" w16du:dateUtc="2026-09-22T17:02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0AE765E2" w14:textId="77777777" w:rsidR="000172AA" w:rsidRDefault="000172AA" w:rsidP="00AA2126">
      <w:pPr>
        <w:pStyle w:val="Default"/>
        <w:rPr>
          <w:ins w:id="113" w:author="mary.inoue@fap.local" w:date="2026-09-22T13:02:00Z" w16du:dateUtc="2026-09-22T17:02:00Z"/>
        </w:rPr>
      </w:pPr>
    </w:p>
    <w:p w14:paraId="6A3C3889" w14:textId="77777777" w:rsidR="00AA2126" w:rsidRPr="00345AD1" w:rsidRDefault="00AA2126" w:rsidP="00AA2126">
      <w:pPr>
        <w:pStyle w:val="Default"/>
        <w:rPr>
          <w:ins w:id="114" w:author="mary.inoue@fap.local" w:date="2026-09-22T13:02:00Z" w16du:dateUtc="2026-09-22T17:02:00Z"/>
        </w:rPr>
      </w:pPr>
    </w:p>
    <w:p w14:paraId="2351CAC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116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3DCA9BB" w14:textId="77777777" w:rsidR="00AA2126" w:rsidRDefault="00AA2126" w:rsidP="00A5391B">
      <w:pPr>
        <w:rPr>
          <w:ins w:id="117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13682D53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8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119" w:author="mary.inoue@fap.local" w:date="2026-09-22T13:02:00Z" w16du:dateUtc="2026-09-22T17:02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1E9F7A15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20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671B428E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3:02:00Z" w16du:dateUtc="2026-09-22T17:02:00Z"/>
          <w:rFonts w:ascii="Arial" w:hAnsi="Arial" w:cs="Arial"/>
          <w:b/>
          <w:sz w:val="24"/>
          <w:szCs w:val="24"/>
        </w:rPr>
      </w:pPr>
      <w:ins w:id="122" w:author="mary.inoue@fap.local" w:date="2026-09-22T13:02:00Z" w16du:dateUtc="2026-09-22T17:02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1BD53401" w14:textId="77777777" w:rsidR="00C01CF0" w:rsidRDefault="00C01CF0" w:rsidP="00A5391B">
      <w:pPr>
        <w:rPr>
          <w:ins w:id="12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D38CBD9" w14:textId="77777777" w:rsidR="00E0284E" w:rsidRPr="006A49C0" w:rsidRDefault="006A49C0" w:rsidP="00A5391B">
      <w:pPr>
        <w:rPr>
          <w:ins w:id="12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25" w:author="mary.inoue@fap.local" w:date="2026-09-22T13:02:00Z" w16du:dateUtc="2026-09-22T17:02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66F13A97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6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4F61AF3C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7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128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718C7EB7" w14:textId="77777777" w:rsidR="006575DD" w:rsidRDefault="006575DD" w:rsidP="006575DD">
      <w:pPr>
        <w:rPr>
          <w:ins w:id="129" w:author="mary.inoue@fap.local" w:date="2026-09-22T13:02:00Z" w16du:dateUtc="2026-09-22T17:02:00Z"/>
          <w:rFonts w:ascii="Arial" w:hAnsi="Arial" w:cs="Arial"/>
          <w:b/>
          <w:sz w:val="24"/>
          <w:szCs w:val="24"/>
        </w:rPr>
      </w:pPr>
    </w:p>
    <w:p w14:paraId="35E61E3A" w14:textId="77777777" w:rsidR="006A49C0" w:rsidRDefault="006575DD" w:rsidP="00A5391B">
      <w:pPr>
        <w:rPr>
          <w:ins w:id="130" w:author="mary.inoue@fap.local" w:date="2026-09-22T13:02:00Z" w16du:dateUtc="2026-09-22T17:02:00Z"/>
          <w:rFonts w:ascii="Arial" w:hAnsi="Arial" w:cs="Arial"/>
          <w:b/>
          <w:sz w:val="24"/>
          <w:szCs w:val="24"/>
        </w:rPr>
      </w:pPr>
      <w:ins w:id="131" w:author="mary.inoue@fap.local" w:date="2026-09-22T13:02:00Z" w16du:dateUtc="2026-09-22T17:02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822788D" w14:textId="77777777" w:rsidR="004D03FD" w:rsidRDefault="004D03FD" w:rsidP="00A5391B">
      <w:pPr>
        <w:rPr>
          <w:ins w:id="13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33" w:author="mary.inoue@fap.local" w:date="2026-09-22T13:02:00Z" w16du:dateUtc="2026-09-22T17:02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3D779F20" w14:textId="77777777" w:rsidR="005B2275" w:rsidRDefault="005B2275" w:rsidP="00A5391B">
      <w:pPr>
        <w:rPr>
          <w:ins w:id="134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12069AA" w14:textId="77777777" w:rsidR="005B2275" w:rsidRPr="00FD6C0D" w:rsidRDefault="005B2275" w:rsidP="005B2275">
      <w:pPr>
        <w:rPr>
          <w:ins w:id="13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36" w:author="mary.inoue@fap.local" w:date="2026-09-22T13:02:00Z" w16du:dateUtc="2026-09-22T17:02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43826CD5" w14:textId="77777777" w:rsidR="005B2275" w:rsidRPr="004D03FD" w:rsidRDefault="005B2275" w:rsidP="00A5391B">
      <w:pPr>
        <w:rPr>
          <w:ins w:id="137" w:author="mary.inoue@fap.local" w:date="2026-09-22T13:02:00Z" w16du:dateUtc="2026-09-22T17:02:00Z"/>
          <w:rFonts w:ascii="Arial" w:hAnsi="Arial" w:cs="Arial"/>
          <w:b/>
          <w:sz w:val="24"/>
          <w:szCs w:val="24"/>
        </w:rPr>
      </w:pPr>
    </w:p>
    <w:p w14:paraId="7D960B8E" w14:textId="77777777" w:rsidR="00C43956" w:rsidRDefault="00C43956" w:rsidP="00C43956">
      <w:pPr>
        <w:rPr>
          <w:ins w:id="138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39" w:author="mary.inoue@fap.local" w:date="2026-09-22T13:02:00Z" w16du:dateUtc="2026-09-22T17:02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0046412C" w14:textId="77777777" w:rsidR="00A54CA6" w:rsidRPr="00C6444F" w:rsidRDefault="00A54CA6" w:rsidP="00A54CA6">
      <w:pPr>
        <w:rPr>
          <w:ins w:id="14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41" w:author="mary.inoue@fap.local" w:date="2026-09-22T13:02:00Z" w16du:dateUtc="2026-09-22T17:02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223EEEC2" w14:textId="77777777" w:rsidR="00A54CA6" w:rsidRDefault="00A54CA6" w:rsidP="00A54CA6">
      <w:pPr>
        <w:rPr>
          <w:ins w:id="14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635A3DAD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43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144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17FCFCBA" w14:textId="77777777" w:rsidR="00C43956" w:rsidRDefault="00C43956" w:rsidP="00A5391B">
      <w:pPr>
        <w:rPr>
          <w:ins w:id="145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F782E1B" w14:textId="77777777" w:rsidR="00ED407E" w:rsidRPr="00345AD1" w:rsidRDefault="00ED407E" w:rsidP="00ED407E">
      <w:pPr>
        <w:pStyle w:val="Default"/>
        <w:rPr>
          <w:ins w:id="146" w:author="mary.inoue@fap.local" w:date="2026-09-22T13:02:00Z" w16du:dateUtc="2026-09-22T17:02:00Z"/>
        </w:rPr>
      </w:pPr>
      <w:ins w:id="147" w:author="mary.inoue@fap.local" w:date="2026-09-22T13:02:00Z" w16du:dateUtc="2026-09-22T17:02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208DA70A" w14:textId="77777777" w:rsidR="00ED407E" w:rsidRDefault="00ED407E" w:rsidP="00A5391B">
      <w:pPr>
        <w:rPr>
          <w:ins w:id="148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54DED51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9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150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49962F97" w14:textId="77777777" w:rsidR="00AE71D2" w:rsidRDefault="00AE71D2" w:rsidP="00A5391B">
      <w:pPr>
        <w:rPr>
          <w:ins w:id="151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21AC94BD" w14:textId="77777777" w:rsidR="00901CD7" w:rsidRDefault="00AE71D2" w:rsidP="00A5391B">
      <w:pPr>
        <w:rPr>
          <w:ins w:id="152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153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74D2EB2D" w14:textId="77777777" w:rsidR="00D64C4F" w:rsidRPr="00345AD1" w:rsidRDefault="00D64C4F" w:rsidP="00D64C4F">
      <w:pPr>
        <w:pStyle w:val="Default"/>
        <w:rPr>
          <w:ins w:id="154" w:author="mary.inoue@fap.local" w:date="2026-09-22T13:02:00Z" w16du:dateUtc="2026-09-22T17:02:00Z"/>
        </w:rPr>
      </w:pPr>
      <w:ins w:id="155" w:author="mary.inoue@fap.local" w:date="2026-09-22T13:02:00Z" w16du:dateUtc="2026-09-22T17:02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5A95195A" w14:textId="77777777" w:rsidR="00D64C4F" w:rsidRDefault="00D64C4F" w:rsidP="00A5391B">
      <w:pPr>
        <w:rPr>
          <w:ins w:id="156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4FA8337" w14:textId="77777777" w:rsidR="00D1508E" w:rsidRDefault="00D1508E" w:rsidP="00D1508E">
      <w:pPr>
        <w:pStyle w:val="Default"/>
        <w:rPr>
          <w:ins w:id="157" w:author="mary.inoue@fap.local" w:date="2026-09-22T13:02:00Z" w16du:dateUtc="2026-09-22T17:02:00Z"/>
        </w:rPr>
      </w:pPr>
      <w:ins w:id="158" w:author="mary.inoue@fap.local" w:date="2026-09-22T13:02:00Z" w16du:dateUtc="2026-09-22T17:02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39888F93" w14:textId="77777777" w:rsidR="00D1508E" w:rsidRDefault="00D1508E" w:rsidP="00A5391B">
      <w:pPr>
        <w:rPr>
          <w:ins w:id="15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46F8D5E4" w14:textId="77777777" w:rsidR="00C43956" w:rsidRDefault="00C43956" w:rsidP="00A5391B">
      <w:pPr>
        <w:rPr>
          <w:ins w:id="160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3325D59" w14:textId="77777777" w:rsidR="00425F7C" w:rsidRPr="009B31F7" w:rsidRDefault="009B31F7" w:rsidP="00A5391B">
      <w:pPr>
        <w:rPr>
          <w:ins w:id="161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62" w:author="mary.inoue@fap.local" w:date="2026-09-22T13:02:00Z" w16du:dateUtc="2026-09-22T17:02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4E341126" w14:textId="77777777" w:rsidR="00425F7C" w:rsidRDefault="00C549DE" w:rsidP="00A5391B">
      <w:pPr>
        <w:rPr>
          <w:ins w:id="163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64" w:author="mary.inoue@fap.local" w:date="2026-09-22T13:02:00Z" w16du:dateUtc="2026-09-22T17:02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3E82B546" w14:textId="77777777" w:rsidR="0040121F" w:rsidRDefault="0040121F" w:rsidP="0040121F">
      <w:pPr>
        <w:rPr>
          <w:ins w:id="16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66" w:author="mary.inoue@fap.local" w:date="2026-09-22T13:02:00Z" w16du:dateUtc="2026-09-22T17:02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3771096F" w14:textId="77777777" w:rsidR="00A2270B" w:rsidRPr="00AF56D5" w:rsidRDefault="00A2270B" w:rsidP="00A2270B">
      <w:pPr>
        <w:rPr>
          <w:ins w:id="167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68" w:author="mary.inoue@fap.local" w:date="2026-09-22T13:02:00Z" w16du:dateUtc="2026-09-22T17:02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0683BA59" w14:textId="77777777" w:rsidR="00E45383" w:rsidRDefault="00E45383" w:rsidP="00E45383">
      <w:pPr>
        <w:rPr>
          <w:ins w:id="16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690A5B4" w14:textId="77777777" w:rsidR="00395556" w:rsidRPr="000642ED" w:rsidRDefault="00395556" w:rsidP="00395556">
      <w:pPr>
        <w:rPr>
          <w:ins w:id="17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71" w:author="mary.inoue@fap.local" w:date="2026-09-22T13:02:00Z" w16du:dateUtc="2026-09-22T17:02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763194CC" w14:textId="77777777" w:rsidR="0040121F" w:rsidRDefault="0040121F" w:rsidP="0040121F">
      <w:pPr>
        <w:rPr>
          <w:ins w:id="17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67264EF7" w14:textId="77777777" w:rsidR="00395556" w:rsidRDefault="00395556" w:rsidP="00E45383">
      <w:pPr>
        <w:rPr>
          <w:ins w:id="17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43B0597C" w14:textId="77777777" w:rsidR="00E45383" w:rsidRPr="0050434A" w:rsidRDefault="00E45383" w:rsidP="00E45383">
      <w:pPr>
        <w:rPr>
          <w:ins w:id="17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75" w:author="mary.inoue@fap.local" w:date="2026-09-22T13:02:00Z" w16du:dateUtc="2026-09-22T17:02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5F65B845" w14:textId="77777777" w:rsidR="00723985" w:rsidRDefault="00723985" w:rsidP="00723985">
      <w:pPr>
        <w:pStyle w:val="Default"/>
        <w:rPr>
          <w:ins w:id="176" w:author="mary.inoue@fap.local" w:date="2026-09-22T13:02:00Z" w16du:dateUtc="2026-09-22T17:02:00Z"/>
        </w:rPr>
      </w:pPr>
    </w:p>
    <w:p w14:paraId="5C5B212E" w14:textId="77777777" w:rsidR="00EB44BF" w:rsidRPr="008D7954" w:rsidRDefault="00EB44BF" w:rsidP="00EB44BF">
      <w:pPr>
        <w:rPr>
          <w:ins w:id="177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78" w:author="mary.inoue@fap.local" w:date="2026-09-22T13:02:00Z" w16du:dateUtc="2026-09-22T17:02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2F14D40E" w14:textId="77777777" w:rsidR="00E45383" w:rsidRDefault="00E45383" w:rsidP="00723985">
      <w:pPr>
        <w:pStyle w:val="Default"/>
        <w:rPr>
          <w:ins w:id="179" w:author="mary.inoue@fap.local" w:date="2026-09-22T13:02:00Z" w16du:dateUtc="2026-09-22T17:02:00Z"/>
        </w:rPr>
      </w:pPr>
    </w:p>
    <w:p w14:paraId="4D17D79B" w14:textId="77777777" w:rsidR="00723985" w:rsidRPr="00345AD1" w:rsidRDefault="00723985" w:rsidP="00723985">
      <w:pPr>
        <w:pStyle w:val="Default"/>
        <w:rPr>
          <w:ins w:id="180" w:author="mary.inoue@fap.local" w:date="2026-09-22T13:02:00Z" w16du:dateUtc="2026-09-22T17:02:00Z"/>
        </w:rPr>
      </w:pPr>
      <w:ins w:id="181" w:author="mary.inoue@fap.local" w:date="2026-09-22T13:02:00Z" w16du:dateUtc="2026-09-22T17:02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26B729D4" w14:textId="77777777" w:rsidR="00723985" w:rsidRDefault="00723985" w:rsidP="00A5391B">
      <w:pPr>
        <w:rPr>
          <w:ins w:id="18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BCC7FA8" w14:textId="77777777" w:rsidR="00B30730" w:rsidRPr="00345AD1" w:rsidRDefault="00B30730" w:rsidP="00B30730">
      <w:pPr>
        <w:pStyle w:val="Default"/>
        <w:rPr>
          <w:ins w:id="183" w:author="mary.inoue@fap.local" w:date="2026-09-22T13:02:00Z" w16du:dateUtc="2026-09-22T17:02:00Z"/>
        </w:rPr>
      </w:pPr>
      <w:ins w:id="184" w:author="mary.inoue@fap.local" w:date="2026-09-22T13:02:00Z" w16du:dateUtc="2026-09-22T17:02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4F4A4179" w14:textId="77777777" w:rsidR="00B30730" w:rsidRDefault="00B30730" w:rsidP="00A5391B">
      <w:pPr>
        <w:rPr>
          <w:ins w:id="185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6EBE98F2" w14:textId="77777777" w:rsidR="00723985" w:rsidRDefault="00723985" w:rsidP="00A5391B">
      <w:pPr>
        <w:rPr>
          <w:ins w:id="186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0FE5B86" w14:textId="77777777" w:rsidR="00723985" w:rsidRDefault="00723985" w:rsidP="00A5391B">
      <w:pPr>
        <w:rPr>
          <w:ins w:id="187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909F4D3" w14:textId="77777777" w:rsidR="00BC4C01" w:rsidRPr="00BC4C01" w:rsidRDefault="00BC4C01" w:rsidP="00A5391B">
      <w:pPr>
        <w:rPr>
          <w:ins w:id="188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89" w:author="mary.inoue@fap.local" w:date="2026-09-22T13:02:00Z" w16du:dateUtc="2026-09-22T17:02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6E0237FD" w14:textId="77777777" w:rsidR="00B23618" w:rsidRDefault="00B23618" w:rsidP="00B23618">
      <w:pPr>
        <w:rPr>
          <w:ins w:id="19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91" w:author="mary.inoue@fap.local" w:date="2026-09-22T13:02:00Z" w16du:dateUtc="2026-09-22T17:02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662ACFFB" w14:textId="77777777" w:rsidR="00B23618" w:rsidRDefault="00B23618" w:rsidP="00A5391B">
      <w:pPr>
        <w:rPr>
          <w:ins w:id="19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1379BFC1" w14:textId="77777777" w:rsidR="00B23618" w:rsidRDefault="00B23618" w:rsidP="00A5391B">
      <w:pPr>
        <w:rPr>
          <w:ins w:id="19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40BE1459" w14:textId="77777777" w:rsidR="006D73AD" w:rsidRDefault="006F5CEB" w:rsidP="00A5391B">
      <w:pPr>
        <w:rPr>
          <w:ins w:id="19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95" w:author="mary.inoue@fap.local" w:date="2026-09-22T13:02:00Z" w16du:dateUtc="2026-09-22T17:02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571F6DE0" w14:textId="77777777" w:rsidR="00B23618" w:rsidRPr="003A0E43" w:rsidRDefault="00B23618" w:rsidP="00B23618">
      <w:pPr>
        <w:rPr>
          <w:ins w:id="196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197" w:author="mary.inoue@fap.local" w:date="2026-09-22T13:02:00Z" w16du:dateUtc="2026-09-22T17:02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6BC71884" w14:textId="77777777" w:rsidR="00B30730" w:rsidRDefault="00B30730" w:rsidP="00A5391B">
      <w:pPr>
        <w:rPr>
          <w:ins w:id="198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5004809B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200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7C68F80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201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777C0F7E" w14:textId="77777777" w:rsidR="00B23618" w:rsidRDefault="00B23618" w:rsidP="00B23618">
      <w:pPr>
        <w:rPr>
          <w:ins w:id="20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03" w:author="mary.inoue@fap.local" w:date="2026-09-22T13:02:00Z" w16du:dateUtc="2026-09-22T17:02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6D6B477C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204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205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47A263D8" w14:textId="77777777" w:rsidR="00B23618" w:rsidRPr="00345AD1" w:rsidRDefault="00B23618" w:rsidP="00B23618">
      <w:pPr>
        <w:pStyle w:val="Default"/>
        <w:rPr>
          <w:ins w:id="206" w:author="mary.inoue@fap.local" w:date="2026-09-22T13:02:00Z" w16du:dateUtc="2026-09-22T17:02:00Z"/>
        </w:rPr>
      </w:pPr>
      <w:ins w:id="207" w:author="mary.inoue@fap.local" w:date="2026-09-22T13:02:00Z" w16du:dateUtc="2026-09-22T17:02:00Z">
        <w:r w:rsidRPr="00345AD1">
          <w:t xml:space="preserve"> </w:t>
        </w:r>
      </w:ins>
    </w:p>
    <w:p w14:paraId="3BDD42CA" w14:textId="77777777" w:rsidR="00B23618" w:rsidRDefault="00B23618" w:rsidP="00B23618">
      <w:pPr>
        <w:rPr>
          <w:ins w:id="208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25819BF" w14:textId="77777777" w:rsidR="00B23618" w:rsidRDefault="00B23618" w:rsidP="00B23618">
      <w:pPr>
        <w:rPr>
          <w:ins w:id="20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8E09078" w14:textId="77777777" w:rsidR="00B23618" w:rsidRDefault="00B23618" w:rsidP="00B23618">
      <w:pPr>
        <w:rPr>
          <w:ins w:id="21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11" w:author="mary.inoue@fap.local" w:date="2026-09-22T13:02:00Z" w16du:dateUtc="2026-09-22T17:02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5A1354DC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32AB7322" w14:textId="77777777" w:rsidR="00B30730" w:rsidRDefault="00B30730" w:rsidP="00A5391B">
      <w:pPr>
        <w:rPr>
          <w:ins w:id="21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66CB8D0" w14:textId="77777777" w:rsidR="00D1600A" w:rsidRPr="00345AD1" w:rsidRDefault="00D1600A" w:rsidP="00D1600A">
      <w:pPr>
        <w:pStyle w:val="Default"/>
        <w:rPr>
          <w:ins w:id="214" w:author="mary.inoue@fap.local" w:date="2026-09-22T13:02:00Z" w16du:dateUtc="2026-09-22T17:02:00Z"/>
        </w:rPr>
      </w:pPr>
      <w:ins w:id="215" w:author="mary.inoue@fap.local" w:date="2026-09-22T13:02:00Z" w16du:dateUtc="2026-09-22T17:02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43FAFF1F" w14:textId="77777777" w:rsidR="004175E5" w:rsidRDefault="004175E5" w:rsidP="00A5391B">
      <w:pPr>
        <w:rPr>
          <w:ins w:id="216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F1A0FF9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3:02:00Z" w16du:dateUtc="2026-09-22T17:02:00Z"/>
          <w:rFonts w:ascii="Arial" w:hAnsi="Arial" w:cs="Arial"/>
          <w:b/>
          <w:sz w:val="24"/>
          <w:szCs w:val="24"/>
        </w:rPr>
      </w:pPr>
      <w:ins w:id="218" w:author="mary.inoue@fap.local" w:date="2026-09-22T13:02:00Z" w16du:dateUtc="2026-09-22T17:02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75E37069" w14:textId="77777777" w:rsidR="00F33C0F" w:rsidRDefault="00F33C0F" w:rsidP="00A5391B">
      <w:pPr>
        <w:rPr>
          <w:ins w:id="21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15C6BC0" w14:textId="77777777" w:rsidR="00D60738" w:rsidRDefault="00D60738" w:rsidP="00A5391B">
      <w:pPr>
        <w:rPr>
          <w:ins w:id="22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21" w:author="mary.inoue@fap.local" w:date="2026-09-22T13:02:00Z" w16du:dateUtc="2026-09-22T17:02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19E651D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22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23" w:author="mary.inoue@fap.local" w:date="2026-09-22T13:02:00Z" w16du:dateUtc="2026-09-22T17:02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7499E47F" w14:textId="77777777" w:rsidR="00A24980" w:rsidRPr="00D60738" w:rsidRDefault="00A24980" w:rsidP="00A5391B">
      <w:pPr>
        <w:rPr>
          <w:ins w:id="224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4EDFC99B" w14:textId="77777777" w:rsidR="00163BDD" w:rsidRDefault="00163BDD" w:rsidP="00A5391B">
      <w:pPr>
        <w:rPr>
          <w:ins w:id="22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26" w:author="mary.inoue@fap.local" w:date="2026-09-22T13:02:00Z" w16du:dateUtc="2026-09-22T17:02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7A4627AE" w14:textId="77777777" w:rsidR="00B23618" w:rsidRDefault="00B23618" w:rsidP="00A5391B">
      <w:pPr>
        <w:rPr>
          <w:ins w:id="227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06D3F62" w14:textId="77777777" w:rsidR="00B23618" w:rsidRDefault="00B23618" w:rsidP="00B23618">
      <w:pPr>
        <w:rPr>
          <w:ins w:id="228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A259880" w14:textId="77777777" w:rsidR="00B23618" w:rsidRDefault="00B23618" w:rsidP="00A5391B">
      <w:pPr>
        <w:rPr>
          <w:ins w:id="22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7F5830C0" w14:textId="77777777" w:rsidR="00094AC5" w:rsidRDefault="00094AC5" w:rsidP="00094AC5">
      <w:pPr>
        <w:pStyle w:val="Default"/>
        <w:rPr>
          <w:ins w:id="230" w:author="mary.inoue@fap.local" w:date="2026-09-22T13:02:00Z" w16du:dateUtc="2026-09-22T17:02:00Z"/>
        </w:rPr>
      </w:pPr>
      <w:ins w:id="231" w:author="mary.inoue@fap.local" w:date="2026-09-22T13:02:00Z" w16du:dateUtc="2026-09-22T17:02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7553362D" w14:textId="77777777" w:rsidR="00B23618" w:rsidRDefault="00B23618" w:rsidP="00B23618">
      <w:pPr>
        <w:rPr>
          <w:ins w:id="23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145242ED" w14:textId="77777777" w:rsidR="00B23618" w:rsidRPr="003268AD" w:rsidRDefault="00B23618" w:rsidP="00B23618">
      <w:pPr>
        <w:rPr>
          <w:ins w:id="233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34" w:author="mary.inoue@fap.local" w:date="2026-09-22T13:02:00Z" w16du:dateUtc="2026-09-22T17:02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32DE4B33" w14:textId="77777777" w:rsidR="00B23618" w:rsidRPr="005B78AA" w:rsidRDefault="00B23618" w:rsidP="00B23618">
      <w:pPr>
        <w:rPr>
          <w:ins w:id="23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36" w:author="mary.inoue@fap.local" w:date="2026-09-22T13:02:00Z" w16du:dateUtc="2026-09-22T17:0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4F7B9D9" w14:textId="77777777" w:rsidR="00B23618" w:rsidRPr="00345AD1" w:rsidRDefault="00B23618" w:rsidP="00094AC5">
      <w:pPr>
        <w:pStyle w:val="Default"/>
        <w:rPr>
          <w:ins w:id="237" w:author="mary.inoue@fap.local" w:date="2026-09-22T13:02:00Z" w16du:dateUtc="2026-09-22T17:02:00Z"/>
        </w:rPr>
      </w:pPr>
    </w:p>
    <w:p w14:paraId="7EA176E5" w14:textId="77777777" w:rsidR="00094AC5" w:rsidRDefault="00094AC5" w:rsidP="00094AC5">
      <w:pPr>
        <w:pStyle w:val="Default"/>
        <w:rPr>
          <w:ins w:id="238" w:author="mary.inoue@fap.local" w:date="2026-09-22T13:02:00Z" w16du:dateUtc="2026-09-22T17:02:00Z"/>
        </w:rPr>
      </w:pPr>
    </w:p>
    <w:p w14:paraId="135B30D2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9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240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2C6CA4E8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41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</w:p>
    <w:p w14:paraId="5EFF301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2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243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7EE5046C" w14:textId="77777777" w:rsidR="00094AC5" w:rsidRPr="00163BDD" w:rsidRDefault="00094AC5" w:rsidP="00A5391B">
      <w:pPr>
        <w:rPr>
          <w:ins w:id="244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32E79F2B" w14:textId="77777777" w:rsidR="00A5391B" w:rsidRPr="00A5391B" w:rsidRDefault="00A5391B" w:rsidP="00A5391B">
      <w:pPr>
        <w:rPr>
          <w:ins w:id="24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46" w:author="mary.inoue@fap.local" w:date="2026-09-22T13:02:00Z" w16du:dateUtc="2026-09-22T17:02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7AD1F8BA" w14:textId="77777777" w:rsidR="002C247D" w:rsidRDefault="002C247D" w:rsidP="002C247D">
      <w:pPr>
        <w:rPr>
          <w:ins w:id="247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48" w:author="mary.inoue@fap.local" w:date="2026-09-22T13:02:00Z" w16du:dateUtc="2026-09-22T17:02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643FFC0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9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250" w:author="mary.inoue@fap.local" w:date="2026-09-22T13:02:00Z" w16du:dateUtc="2026-09-22T17:02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05B5113C" w14:textId="77777777" w:rsidR="00BB7F95" w:rsidRDefault="00BB7F95" w:rsidP="002C247D">
      <w:pPr>
        <w:rPr>
          <w:ins w:id="251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E62D91B" w14:textId="77777777" w:rsidR="00BB7F95" w:rsidRDefault="00BB7F95" w:rsidP="002C247D">
      <w:pPr>
        <w:rPr>
          <w:ins w:id="25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12F9E07" w14:textId="77777777" w:rsidR="00BB7F95" w:rsidRDefault="00BB7F95" w:rsidP="002C247D">
      <w:pPr>
        <w:rPr>
          <w:ins w:id="253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1ACE3562" w14:textId="77777777" w:rsidR="00140891" w:rsidRDefault="00140891" w:rsidP="002C247D">
      <w:pPr>
        <w:rPr>
          <w:ins w:id="254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55" w:author="mary.inoue@fap.local" w:date="2026-09-22T13:02:00Z" w16du:dateUtc="2026-09-22T17:02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73E2A4FA" w14:textId="77777777" w:rsidR="00B23618" w:rsidRPr="005B78AA" w:rsidRDefault="00B23618" w:rsidP="00B23618">
      <w:pPr>
        <w:rPr>
          <w:ins w:id="256" w:author="mary.inoue@fap.local" w:date="2026-09-22T13:02:00Z" w16du:dateUtc="2026-09-22T17:02:00Z"/>
          <w:rFonts w:ascii="Arial" w:hAnsi="Arial" w:cs="Arial"/>
          <w:sz w:val="24"/>
          <w:szCs w:val="24"/>
        </w:rPr>
      </w:pPr>
      <w:bookmarkStart w:id="257" w:name="_Hlk10102745"/>
      <w:ins w:id="258" w:author="mary.inoue@fap.local" w:date="2026-09-22T13:02:00Z" w16du:dateUtc="2026-09-22T17:02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7"/>
    <w:p w14:paraId="58DFEEE3" w14:textId="77777777" w:rsidR="00B23618" w:rsidRPr="00140891" w:rsidRDefault="00B23618" w:rsidP="002C247D">
      <w:pPr>
        <w:rPr>
          <w:ins w:id="259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1DC5774" w14:textId="77777777" w:rsidR="00140891" w:rsidRDefault="00140891" w:rsidP="002C247D">
      <w:pPr>
        <w:rPr>
          <w:ins w:id="260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61" w:author="mary.inoue@fap.local" w:date="2026-09-22T13:02:00Z" w16du:dateUtc="2026-09-22T17:02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1D13C094" w14:textId="77777777" w:rsidR="00064320" w:rsidRDefault="00064320" w:rsidP="00064320">
      <w:pPr>
        <w:pStyle w:val="Default"/>
        <w:rPr>
          <w:ins w:id="262" w:author="mary.inoue@fap.local" w:date="2026-09-22T13:02:00Z" w16du:dateUtc="2026-09-22T17:02:00Z"/>
        </w:rPr>
      </w:pPr>
    </w:p>
    <w:p w14:paraId="19CFB387" w14:textId="77777777" w:rsidR="00064320" w:rsidRPr="00345AD1" w:rsidRDefault="00064320" w:rsidP="00064320">
      <w:pPr>
        <w:pStyle w:val="Default"/>
        <w:rPr>
          <w:ins w:id="263" w:author="mary.inoue@fap.local" w:date="2026-09-22T13:02:00Z" w16du:dateUtc="2026-09-22T17:02:00Z"/>
        </w:rPr>
      </w:pPr>
      <w:ins w:id="264" w:author="mary.inoue@fap.local" w:date="2026-09-22T13:02:00Z" w16du:dateUtc="2026-09-22T17:02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026F9A4" w14:textId="77777777" w:rsidR="00064320" w:rsidRDefault="00064320" w:rsidP="00064320">
      <w:pPr>
        <w:pStyle w:val="Default"/>
        <w:rPr>
          <w:ins w:id="265" w:author="mary.inoue@fap.local" w:date="2026-09-22T13:02:00Z" w16du:dateUtc="2026-09-22T17:02:00Z"/>
        </w:rPr>
      </w:pPr>
    </w:p>
    <w:p w14:paraId="0243D9E1" w14:textId="77777777" w:rsidR="00064320" w:rsidRPr="008A41B7" w:rsidRDefault="008A41B7" w:rsidP="002C247D">
      <w:pPr>
        <w:rPr>
          <w:ins w:id="266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67" w:author="mary.inoue@fap.local" w:date="2026-09-22T13:02:00Z" w16du:dateUtc="2026-09-22T17:02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000A434A" w14:textId="77777777" w:rsidR="00064320" w:rsidRDefault="00064320" w:rsidP="002C247D">
      <w:pPr>
        <w:rPr>
          <w:ins w:id="268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24C42A5B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9" w:author="mary.inoue@fap.local" w:date="2026-09-22T13:02:00Z" w16du:dateUtc="2026-09-22T17:02:00Z"/>
          <w:rFonts w:ascii="Arial" w:hAnsi="Arial" w:cs="Arial"/>
          <w:color w:val="000000"/>
          <w:sz w:val="24"/>
          <w:szCs w:val="24"/>
        </w:rPr>
      </w:pPr>
      <w:ins w:id="270" w:author="mary.inoue@fap.local" w:date="2026-09-22T13:02:00Z" w16du:dateUtc="2026-09-22T17:02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4999F93" w14:textId="77777777" w:rsidR="00706622" w:rsidRPr="00345AD1" w:rsidRDefault="00706622" w:rsidP="00706622">
      <w:pPr>
        <w:pStyle w:val="Default"/>
        <w:rPr>
          <w:ins w:id="271" w:author="mary.inoue@fap.local" w:date="2026-09-22T13:02:00Z" w16du:dateUtc="2026-09-22T17:02:00Z"/>
        </w:rPr>
      </w:pPr>
    </w:p>
    <w:p w14:paraId="648B8DF3" w14:textId="77777777" w:rsidR="00494500" w:rsidRDefault="00494500" w:rsidP="00494500">
      <w:pPr>
        <w:pStyle w:val="Default"/>
        <w:rPr>
          <w:ins w:id="272" w:author="mary.inoue@fap.local" w:date="2026-09-22T13:02:00Z" w16du:dateUtc="2026-09-22T17:02:00Z"/>
        </w:rPr>
      </w:pPr>
      <w:ins w:id="273" w:author="mary.inoue@fap.local" w:date="2026-09-22T13:02:00Z" w16du:dateUtc="2026-09-22T17:02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58D186AB" w14:textId="77777777" w:rsidR="005201FD" w:rsidRDefault="005201FD" w:rsidP="00494500">
      <w:pPr>
        <w:pStyle w:val="Default"/>
        <w:rPr>
          <w:ins w:id="274" w:author="mary.inoue@fap.local" w:date="2026-09-22T13:02:00Z" w16du:dateUtc="2026-09-22T17:02:00Z"/>
        </w:rPr>
      </w:pPr>
    </w:p>
    <w:p w14:paraId="7928391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76" w:author="mary.inoue@fap.local" w:date="2026-09-22T13:02:00Z" w16du:dateUtc="2026-09-22T17:02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17241C6D" w14:textId="77777777" w:rsidR="005201FD" w:rsidRPr="00345AD1" w:rsidRDefault="005201FD" w:rsidP="00494500">
      <w:pPr>
        <w:pStyle w:val="Default"/>
        <w:rPr>
          <w:ins w:id="277" w:author="mary.inoue@fap.local" w:date="2026-09-22T13:02:00Z" w16du:dateUtc="2026-09-22T17:02:00Z"/>
        </w:rPr>
      </w:pPr>
    </w:p>
    <w:p w14:paraId="5F63440F" w14:textId="77777777" w:rsidR="00BD6490" w:rsidRPr="00345AD1" w:rsidRDefault="00BD6490" w:rsidP="00BD6490">
      <w:pPr>
        <w:pStyle w:val="Default"/>
        <w:rPr>
          <w:ins w:id="278" w:author="mary.inoue@fap.local" w:date="2026-09-22T13:02:00Z" w16du:dateUtc="2026-09-22T17:02:00Z"/>
        </w:rPr>
      </w:pPr>
      <w:ins w:id="279" w:author="mary.inoue@fap.local" w:date="2026-09-22T13:02:00Z" w16du:dateUtc="2026-09-22T17:02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7E36D1B5" w14:textId="77777777" w:rsidR="00064320" w:rsidRDefault="00064320" w:rsidP="002C247D">
      <w:pPr>
        <w:rPr>
          <w:ins w:id="280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1817F9ED" w14:textId="77777777" w:rsidR="00B9482B" w:rsidRDefault="00B9482B" w:rsidP="002C247D">
      <w:pPr>
        <w:rPr>
          <w:ins w:id="281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82" w:author="mary.inoue@fap.local" w:date="2026-09-22T13:02:00Z" w16du:dateUtc="2026-09-22T17:02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6ADBC599" w14:textId="77777777" w:rsidR="00B9482B" w:rsidRDefault="00B9482B" w:rsidP="002C247D">
      <w:pPr>
        <w:rPr>
          <w:ins w:id="283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84" w:author="mary.inoue@fap.local" w:date="2026-09-22T13:02:00Z" w16du:dateUtc="2026-09-22T17:02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0C3869E2" w14:textId="77777777" w:rsidR="009801CD" w:rsidRDefault="009801CD" w:rsidP="002C247D">
      <w:pPr>
        <w:rPr>
          <w:ins w:id="285" w:author="mary.inoue@fap.local" w:date="2026-09-22T13:02:00Z" w16du:dateUtc="2026-09-22T17:02:00Z"/>
          <w:rFonts w:ascii="Arial" w:hAnsi="Arial" w:cs="Arial"/>
          <w:sz w:val="24"/>
          <w:szCs w:val="24"/>
        </w:rPr>
      </w:pPr>
      <w:ins w:id="286" w:author="mary.inoue@fap.local" w:date="2026-09-22T13:02:00Z" w16du:dateUtc="2026-09-22T17:02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6B42BAC5" w14:textId="77777777" w:rsidR="00C10C2A" w:rsidRPr="00345AD1" w:rsidRDefault="00C10C2A" w:rsidP="00C10C2A">
      <w:pPr>
        <w:pStyle w:val="Default"/>
        <w:rPr>
          <w:ins w:id="287" w:author="mary.inoue@fap.local" w:date="2026-09-22T13:02:00Z" w16du:dateUtc="2026-09-22T17:02:00Z"/>
        </w:rPr>
      </w:pPr>
      <w:ins w:id="288" w:author="mary.inoue@fap.local" w:date="2026-09-22T13:02:00Z" w16du:dateUtc="2026-09-22T17:02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7A041631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9" w:author="mary.inoue@fap.local" w:date="2026-09-22T13:02:00Z" w16du:dateUtc="2026-09-22T17:02:00Z"/>
          <w:rFonts w:ascii="ArialMT" w:hAnsi="ArialMT" w:cs="ArialMT"/>
          <w:sz w:val="24"/>
          <w:szCs w:val="24"/>
        </w:rPr>
      </w:pPr>
    </w:p>
    <w:p w14:paraId="09D454F5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90" w:author="mary.inoue@fap.local" w:date="2026-09-22T13:02:00Z" w16du:dateUtc="2026-09-22T17:02:00Z"/>
          <w:rFonts w:ascii="ArialMT" w:hAnsi="ArialMT" w:cs="ArialMT"/>
          <w:sz w:val="24"/>
          <w:szCs w:val="24"/>
        </w:rPr>
      </w:pPr>
      <w:ins w:id="291" w:author="mary.inoue@fap.local" w:date="2026-09-22T13:02:00Z" w16du:dateUtc="2026-09-22T17:02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1CBF7EC" w14:textId="77777777" w:rsidR="00C10C2A" w:rsidRPr="009801CD" w:rsidRDefault="00C10C2A" w:rsidP="002C247D">
      <w:pPr>
        <w:rPr>
          <w:ins w:id="292" w:author="mary.inoue@fap.local" w:date="2026-09-22T13:02:00Z" w16du:dateUtc="2026-09-22T17:02:00Z"/>
          <w:rFonts w:ascii="Arial" w:hAnsi="Arial" w:cs="Arial"/>
          <w:sz w:val="24"/>
          <w:szCs w:val="24"/>
        </w:rPr>
      </w:pPr>
    </w:p>
    <w:p w14:paraId="0EF4641B" w14:textId="77777777" w:rsidR="00036DC0" w:rsidRDefault="00036DC0">
      <w:pPr>
        <w:rPr>
          <w:del w:id="293" w:author="mary.inoue@fap.local" w:date="2026-09-22T13:02:00Z" w16du:dateUtc="2026-09-22T17:02:00Z"/>
        </w:rPr>
      </w:pPr>
    </w:p>
    <w:p w14:paraId="50B12245" w14:textId="77777777" w:rsidR="00036DC0" w:rsidRDefault="007B12CB">
      <w:pPr>
        <w:rPr>
          <w:del w:id="294" w:author="mary.inoue@fap.local" w:date="2026-09-22T13:02:00Z" w16du:dateUtc="2026-09-22T17:02:00Z"/>
        </w:rPr>
      </w:pPr>
      <w:del w:id="295" w:author="mary.inoue@fap.local" w:date="2026-09-22T13:02:00Z" w16du:dateUtc="2026-09-22T17:02:00Z">
        <w:r>
          <w:rPr>
            <w:rFonts w:ascii="Calibri" w:eastAsia="Calibri" w:hAnsi="Calibri" w:cs="Calibri"/>
            <w:b/>
            <w:bCs/>
          </w:rPr>
          <w:delText>TEMPOMATIC 4 electronic tap</w:delText>
        </w:r>
      </w:del>
    </w:p>
    <w:p w14:paraId="367C8F54" w14:textId="77777777" w:rsidR="00036DC0" w:rsidRDefault="007B12CB">
      <w:pPr>
        <w:rPr>
          <w:del w:id="296" w:author="mary.inoue@fap.local" w:date="2026-09-22T13:02:00Z" w16du:dateUtc="2026-09-22T17:02:00Z"/>
        </w:rPr>
      </w:pPr>
      <w:del w:id="297" w:author="mary.inoue@fap.local" w:date="2026-09-22T13:02:00Z" w16du:dateUtc="2026-09-22T17:02:00Z">
        <w:r>
          <w:rPr>
            <w:rFonts w:ascii="Calibri" w:eastAsia="Calibri" w:hAnsi="Calibri" w:cs="Calibri"/>
          </w:rPr>
          <w:delText>Recessed mains supply, stopcock</w:delText>
        </w:r>
      </w:del>
    </w:p>
    <w:p w14:paraId="63935052" w14:textId="77777777" w:rsidR="00036DC0" w:rsidRDefault="007B12CB">
      <w:pPr>
        <w:rPr>
          <w:del w:id="298" w:author="mary.inoue@fap.local" w:date="2026-09-22T13:02:00Z" w16du:dateUtc="2026-09-22T17:02:00Z"/>
        </w:rPr>
      </w:pPr>
      <w:del w:id="299" w:author="mary.inoue@fap.local" w:date="2026-09-22T13:02:00Z" w16du:dateUtc="2026-09-22T17:02:00Z">
        <w:r>
          <w:rPr>
            <w:rFonts w:ascii="Calibri" w:eastAsia="Calibri" w:hAnsi="Calibri" w:cs="Calibri"/>
          </w:rPr>
          <w:delText>Integrated electronics</w:delText>
        </w:r>
      </w:del>
    </w:p>
    <w:p w14:paraId="257D4C95" w14:textId="77777777" w:rsidR="00036DC0" w:rsidRDefault="00036DC0">
      <w:pPr>
        <w:rPr>
          <w:del w:id="300" w:author="mary.inoue@fap.local" w:date="2026-09-22T13:02:00Z" w16du:dateUtc="2026-09-22T17:02:00Z"/>
        </w:rPr>
      </w:pPr>
    </w:p>
    <w:p w14:paraId="52EFAE18" w14:textId="77777777" w:rsidR="00036DC0" w:rsidRDefault="007B12CB">
      <w:pPr>
        <w:rPr>
          <w:del w:id="301" w:author="mary.inoue@fap.local" w:date="2026-09-22T13:02:00Z" w16du:dateUtc="2026-09-22T17:02:00Z"/>
        </w:rPr>
      </w:pPr>
      <w:del w:id="302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Reference: </w:delText>
        </w:r>
        <w:r>
          <w:rPr>
            <w:rFonts w:ascii="Calibri" w:eastAsia="Calibri" w:hAnsi="Calibri" w:cs="Calibri"/>
            <w:b/>
            <w:bCs/>
            <w:color w:val="0088BC"/>
          </w:rPr>
          <w:delText>440000</w:delText>
        </w:r>
      </w:del>
    </w:p>
    <w:p w14:paraId="4FF6B0E0" w14:textId="77777777" w:rsidR="00036DC0" w:rsidRDefault="00036DC0">
      <w:pPr>
        <w:rPr>
          <w:del w:id="303" w:author="mary.inoue@fap.local" w:date="2026-09-22T13:02:00Z" w16du:dateUtc="2026-09-22T17:02:00Z"/>
        </w:rPr>
      </w:pPr>
    </w:p>
    <w:p w14:paraId="45EC5944" w14:textId="77777777" w:rsidR="00036DC0" w:rsidRDefault="00036DC0">
      <w:pPr>
        <w:rPr>
          <w:del w:id="304" w:author="mary.inoue@fap.local" w:date="2026-09-22T13:02:00Z" w16du:dateUtc="2026-09-22T17:02:00Z"/>
        </w:rPr>
      </w:pPr>
    </w:p>
    <w:p w14:paraId="17296205" w14:textId="77777777" w:rsidR="00036DC0" w:rsidRDefault="007B12CB">
      <w:pPr>
        <w:spacing w:line="336" w:lineRule="auto"/>
        <w:rPr>
          <w:del w:id="305" w:author="mary.inoue@fap.local" w:date="2026-09-22T13:02:00Z" w16du:dateUtc="2026-09-22T17:02:00Z"/>
        </w:rPr>
      </w:pPr>
      <w:del w:id="306" w:author="mary.inoue@fap.local" w:date="2026-09-22T13:02:00Z" w16du:dateUtc="2026-09-22T17:02:00Z">
        <w:r>
          <w:rPr>
            <w:rFonts w:ascii="Calibri" w:eastAsia="Calibri" w:hAnsi="Calibri" w:cs="Calibri"/>
            <w:u w:val="single"/>
          </w:rPr>
          <w:delText>Specification description</w:delText>
        </w:r>
      </w:del>
    </w:p>
    <w:p w14:paraId="29A204E7" w14:textId="77777777" w:rsidR="00036DC0" w:rsidRDefault="00036DC0">
      <w:pPr>
        <w:rPr>
          <w:del w:id="307" w:author="mary.inoue@fap.local" w:date="2026-09-22T13:02:00Z" w16du:dateUtc="2026-09-22T17:02:00Z"/>
        </w:rPr>
      </w:pPr>
    </w:p>
    <w:p w14:paraId="47A2D667" w14:textId="77777777" w:rsidR="00036DC0" w:rsidRDefault="007B12CB">
      <w:pPr>
        <w:spacing w:line="288" w:lineRule="auto"/>
        <w:rPr>
          <w:del w:id="308" w:author="mary.inoue@fap.local" w:date="2026-09-22T13:02:00Z" w16du:dateUtc="2026-09-22T17:02:00Z"/>
        </w:rPr>
      </w:pPr>
      <w:del w:id="309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Deck-mounted electronic basin tap:  </w:delText>
        </w:r>
      </w:del>
    </w:p>
    <w:p w14:paraId="4D080801" w14:textId="77777777" w:rsidR="00036DC0" w:rsidRDefault="007B12CB">
      <w:pPr>
        <w:spacing w:line="288" w:lineRule="auto"/>
        <w:rPr>
          <w:del w:id="310" w:author="mary.inoue@fap.local" w:date="2026-09-22T13:02:00Z" w16du:dateUtc="2026-09-22T17:02:00Z"/>
        </w:rPr>
      </w:pPr>
      <w:del w:id="311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230/6V recessed mains supply.  </w:delText>
        </w:r>
      </w:del>
    </w:p>
    <w:p w14:paraId="4827FF5B" w14:textId="77777777" w:rsidR="00036DC0" w:rsidRDefault="007B12CB">
      <w:pPr>
        <w:spacing w:line="288" w:lineRule="auto"/>
        <w:rPr>
          <w:del w:id="312" w:author="mary.inoue@fap.local" w:date="2026-09-22T13:02:00Z" w16du:dateUtc="2026-09-22T17:02:00Z"/>
        </w:rPr>
      </w:pPr>
      <w:del w:id="313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Reduced-stagnation solenoid valve and electronic unit integrated into the body of the tap.  </w:delText>
        </w:r>
      </w:del>
    </w:p>
    <w:p w14:paraId="417C1C9A" w14:textId="77777777" w:rsidR="00036DC0" w:rsidRDefault="007B12CB">
      <w:pPr>
        <w:spacing w:line="288" w:lineRule="auto"/>
        <w:rPr>
          <w:del w:id="314" w:author="mary.inoue@fap.local" w:date="2026-09-22T13:02:00Z" w16du:dateUtc="2026-09-22T17:02:00Z"/>
        </w:rPr>
      </w:pPr>
      <w:del w:id="315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Flow rate pre-set at 3 lpm at 3 bar, can be adjusted from 1.4 to 6 lpm.  </w:delText>
        </w:r>
      </w:del>
    </w:p>
    <w:p w14:paraId="516211EB" w14:textId="77777777" w:rsidR="00036DC0" w:rsidRDefault="007B12CB">
      <w:pPr>
        <w:spacing w:line="288" w:lineRule="auto"/>
        <w:rPr>
          <w:del w:id="316" w:author="mary.inoue@fap.local" w:date="2026-09-22T13:02:00Z" w16du:dateUtc="2026-09-22T17:02:00Z"/>
        </w:rPr>
      </w:pPr>
      <w:del w:id="317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Scale-resistant flow straightener.  </w:delText>
        </w:r>
      </w:del>
    </w:p>
    <w:p w14:paraId="3A563345" w14:textId="77777777" w:rsidR="00036DC0" w:rsidRDefault="007B12CB">
      <w:pPr>
        <w:spacing w:line="288" w:lineRule="auto"/>
        <w:rPr>
          <w:del w:id="318" w:author="mary.inoue@fap.local" w:date="2026-09-22T13:02:00Z" w16du:dateUtc="2026-09-22T17:02:00Z"/>
        </w:rPr>
      </w:pPr>
      <w:del w:id="319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Duty flush (~60 seconds every 24 hours after last use).  </w:delText>
        </w:r>
      </w:del>
    </w:p>
    <w:p w14:paraId="17F9C22C" w14:textId="77777777" w:rsidR="00036DC0" w:rsidRDefault="007B12CB">
      <w:pPr>
        <w:spacing w:line="288" w:lineRule="auto"/>
        <w:rPr>
          <w:del w:id="320" w:author="mary.inoue@fap.local" w:date="2026-09-22T13:02:00Z" w16du:dateUtc="2026-09-22T17:02:00Z"/>
        </w:rPr>
      </w:pPr>
      <w:del w:id="321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Presence detection sensor at the end of the spout optimises detection.  </w:delText>
        </w:r>
      </w:del>
    </w:p>
    <w:p w14:paraId="639ADF3C" w14:textId="77777777" w:rsidR="00036DC0" w:rsidRDefault="007B12CB">
      <w:pPr>
        <w:spacing w:line="288" w:lineRule="auto"/>
        <w:rPr>
          <w:del w:id="322" w:author="mary.inoue@fap.local" w:date="2026-09-22T13:02:00Z" w16du:dateUtc="2026-09-22T17:02:00Z"/>
        </w:rPr>
      </w:pPr>
      <w:del w:id="323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Chrome-plated stainless steel body.  </w:delText>
        </w:r>
      </w:del>
    </w:p>
    <w:p w14:paraId="4772E50D" w14:textId="77777777" w:rsidR="00036DC0" w:rsidRDefault="007B12CB">
      <w:pPr>
        <w:spacing w:line="288" w:lineRule="auto"/>
        <w:rPr>
          <w:del w:id="324" w:author="mary.inoue@fap.local" w:date="2026-09-22T13:02:00Z" w16du:dateUtc="2026-09-22T17:02:00Z"/>
        </w:rPr>
      </w:pPr>
      <w:del w:id="325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Cap fixed in place by 2 concealed screws.  </w:delText>
        </w:r>
      </w:del>
    </w:p>
    <w:p w14:paraId="1DC9FEEA" w14:textId="77777777" w:rsidR="00036DC0" w:rsidRDefault="007B12CB">
      <w:pPr>
        <w:spacing w:line="288" w:lineRule="auto"/>
        <w:rPr>
          <w:del w:id="326" w:author="mary.inoue@fap.local" w:date="2026-09-22T13:02:00Z" w16du:dateUtc="2026-09-22T17:02:00Z"/>
        </w:rPr>
      </w:pPr>
      <w:del w:id="327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PEX flexible F3/8” with stopcock and filter.  </w:delText>
        </w:r>
      </w:del>
    </w:p>
    <w:p w14:paraId="69450CA7" w14:textId="77777777" w:rsidR="00036DC0" w:rsidRDefault="007B12CB">
      <w:pPr>
        <w:spacing w:line="288" w:lineRule="auto"/>
        <w:rPr>
          <w:del w:id="328" w:author="mary.inoue@fap.local" w:date="2026-09-22T13:02:00Z" w16du:dateUtc="2026-09-22T17:02:00Z"/>
        </w:rPr>
      </w:pPr>
      <w:del w:id="329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Fixing reinforced by 2 stainless steel rods. </w:delText>
        </w:r>
      </w:del>
    </w:p>
    <w:p w14:paraId="190364F9" w14:textId="77777777" w:rsidR="00036DC0" w:rsidRDefault="007B12CB">
      <w:pPr>
        <w:spacing w:line="288" w:lineRule="auto"/>
        <w:rPr>
          <w:del w:id="330" w:author="mary.inoue@fap.local" w:date="2026-09-22T13:02:00Z" w16du:dateUtc="2026-09-22T17:02:00Z"/>
        </w:rPr>
      </w:pPr>
      <w:del w:id="331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Anti-blocking security. </w:delText>
        </w:r>
      </w:del>
    </w:p>
    <w:p w14:paraId="32455310" w14:textId="77777777" w:rsidR="00036DC0" w:rsidRDefault="007B12CB">
      <w:pPr>
        <w:spacing w:line="288" w:lineRule="auto"/>
        <w:rPr>
          <w:del w:id="332" w:author="mary.inoue@fap.local" w:date="2026-09-22T13:02:00Z" w16du:dateUtc="2026-09-22T17:02:00Z"/>
        </w:rPr>
      </w:pPr>
      <w:del w:id="333" w:author="mary.inoue@fap.local" w:date="2026-09-22T13:02:00Z" w16du:dateUtc="2026-09-22T17:02:00Z">
        <w:r>
          <w:rPr>
            <w:rFonts w:ascii="Calibri" w:eastAsia="Calibri" w:hAnsi="Calibri" w:cs="Calibri"/>
          </w:rPr>
          <w:delText xml:space="preserve">Suitable for people with reduced mobility. </w:delText>
        </w:r>
      </w:del>
    </w:p>
    <w:p w14:paraId="289065E7" w14:textId="77777777" w:rsidR="00036DC0" w:rsidRDefault="007B12CB" w:rsidP="00A5391B">
      <w:pPr>
        <w:jc w:val="center"/>
        <w:pPrChange w:id="334" w:author="mary.inoue@fap.local" w:date="2026-09-22T13:02:00Z" w16du:dateUtc="2026-09-22T17:02:00Z">
          <w:pPr>
            <w:spacing w:line="288" w:lineRule="auto"/>
          </w:pPr>
        </w:pPrChange>
      </w:pPr>
      <w:del w:id="335" w:author="mary.inoue@fap.local" w:date="2026-09-22T13:02:00Z" w16du:dateUtc="2026-09-22T17:02:00Z">
        <w:r>
          <w:rPr>
            <w:rFonts w:ascii="Calibri" w:eastAsia="Calibri" w:hAnsi="Calibri" w:cs="Calibri"/>
          </w:rPr>
          <w:delText>30-year warranty.</w:delText>
        </w:r>
      </w:del>
    </w:p>
    <w:sectPr w:rsidR="00036DC0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  <w:sectPrChange w:id="339" w:author="mary.inoue@fap.local" w:date="2026-09-22T13:02:00Z" w16du:dateUtc="2026-09-22T17:02:00Z">
        <w:sectPr w:rsidR="00036DC0">
          <w:pgSz w:w="11905" w:h="16837"/>
          <w:pgMar w:top="1200" w:right="1500" w:bottom="1000" w:left="145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C6E934" w14:textId="77777777" w:rsidR="007B12CB" w:rsidRDefault="007B12CB" w:rsidP="00692CD2">
      <w:pPr>
        <w:spacing w:after="0" w:line="240" w:lineRule="auto"/>
        <w:pPrChange w:id="4" w:author="mary.inoue@fap.local" w:date="2026-09-22T13:02:00Z" w16du:dateUtc="2026-09-22T17:0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4423FD41" w14:textId="77777777" w:rsidR="007B12CB" w:rsidRDefault="007B12CB" w:rsidP="00692CD2">
      <w:pPr>
        <w:spacing w:after="0" w:line="240" w:lineRule="auto"/>
        <w:pPrChange w:id="5" w:author="mary.inoue@fap.local" w:date="2026-09-22T13:02:00Z" w16du:dateUtc="2026-09-22T17:0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F3B3A4" w14:textId="77777777" w:rsidR="0010384B" w:rsidRDefault="0010384B">
    <w:pPr>
      <w:pStyle w:val="Default"/>
      <w:pPrChange w:id="338" w:author="mary.inoue@fap.local" w:date="2026-09-22T13:02:00Z" w16du:dateUtc="2026-09-22T17:0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25CCAE" w14:textId="77777777" w:rsidR="007B12CB" w:rsidRDefault="007B12CB" w:rsidP="00692CD2">
      <w:pPr>
        <w:spacing w:after="0" w:line="240" w:lineRule="auto"/>
        <w:pPrChange w:id="2" w:author="mary.inoue@fap.local" w:date="2026-09-22T13:02:00Z" w16du:dateUtc="2026-09-22T17:0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587F6FC" w14:textId="77777777" w:rsidR="007B12CB" w:rsidRDefault="007B12CB" w:rsidP="00692CD2">
      <w:pPr>
        <w:spacing w:after="0" w:line="240" w:lineRule="auto"/>
        <w:pPrChange w:id="3" w:author="mary.inoue@fap.local" w:date="2026-09-22T13:02:00Z" w16du:dateUtc="2026-09-22T17:0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227A2" w14:textId="77777777" w:rsidR="00036DC0" w:rsidRDefault="007B12CB">
    <w:pPr>
      <w:pStyle w:val="TechSheet"/>
      <w:pPrChange w:id="336" w:author="mary.inoue@fap.local" w:date="2026-09-22T13:02:00Z" w16du:dateUtc="2026-09-22T17:02:00Z">
        <w:pPr>
          <w:jc w:val="center"/>
        </w:pPr>
      </w:pPrChange>
    </w:pPr>
    <w:del w:id="337" w:author="mary.inoue@fap.local" w:date="2026-09-22T13:02:00Z" w16du:dateUtc="2026-09-22T17:02:00Z">
      <w:r w:rsidRPr="00CD31B5">
        <w:rPr>
          <w:noProof/>
        </w:rPr>
        <w:pict w14:anchorId="48710C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4.8pt;height:18.65pt;visibility:visible;mso-wrap-style:square">
            <v:imagedata r:id="rId1" o:title=""/>
            <o:lock v:ext="edit" rotation="t" cropping="t" verticies="t"/>
          </v:shape>
        </w:pict>
      </w:r>
    </w:del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DC0"/>
    <w:rsid w:val="000172AA"/>
    <w:rsid w:val="00036DC0"/>
    <w:rsid w:val="00064320"/>
    <w:rsid w:val="00094AC5"/>
    <w:rsid w:val="0010384B"/>
    <w:rsid w:val="00132F7D"/>
    <w:rsid w:val="00140891"/>
    <w:rsid w:val="00155120"/>
    <w:rsid w:val="00163BDD"/>
    <w:rsid w:val="001F3B9E"/>
    <w:rsid w:val="0029602C"/>
    <w:rsid w:val="002C247D"/>
    <w:rsid w:val="002D22E0"/>
    <w:rsid w:val="002D511D"/>
    <w:rsid w:val="00395556"/>
    <w:rsid w:val="003E02AD"/>
    <w:rsid w:val="0040121F"/>
    <w:rsid w:val="004175E5"/>
    <w:rsid w:val="00425F7C"/>
    <w:rsid w:val="00494500"/>
    <w:rsid w:val="004A6114"/>
    <w:rsid w:val="004B4464"/>
    <w:rsid w:val="004D03FD"/>
    <w:rsid w:val="00500EF8"/>
    <w:rsid w:val="005120F2"/>
    <w:rsid w:val="005201FD"/>
    <w:rsid w:val="005B2275"/>
    <w:rsid w:val="005B3636"/>
    <w:rsid w:val="005C3975"/>
    <w:rsid w:val="00640AED"/>
    <w:rsid w:val="0065070B"/>
    <w:rsid w:val="006575DD"/>
    <w:rsid w:val="00674D51"/>
    <w:rsid w:val="00692CD2"/>
    <w:rsid w:val="006A49C0"/>
    <w:rsid w:val="006D73AD"/>
    <w:rsid w:val="006F5CEB"/>
    <w:rsid w:val="00706622"/>
    <w:rsid w:val="00723985"/>
    <w:rsid w:val="007B12CB"/>
    <w:rsid w:val="00875E83"/>
    <w:rsid w:val="00890013"/>
    <w:rsid w:val="008A41B7"/>
    <w:rsid w:val="008C61C6"/>
    <w:rsid w:val="008D0EF2"/>
    <w:rsid w:val="00901CD7"/>
    <w:rsid w:val="009801CD"/>
    <w:rsid w:val="009B31F7"/>
    <w:rsid w:val="009C4CE8"/>
    <w:rsid w:val="00A2270B"/>
    <w:rsid w:val="00A24980"/>
    <w:rsid w:val="00A5391B"/>
    <w:rsid w:val="00A54CA6"/>
    <w:rsid w:val="00AA2126"/>
    <w:rsid w:val="00AE71D2"/>
    <w:rsid w:val="00AF3743"/>
    <w:rsid w:val="00B23618"/>
    <w:rsid w:val="00B30730"/>
    <w:rsid w:val="00B9482B"/>
    <w:rsid w:val="00BB7F95"/>
    <w:rsid w:val="00BC4C01"/>
    <w:rsid w:val="00BD6490"/>
    <w:rsid w:val="00C01CF0"/>
    <w:rsid w:val="00C10C2A"/>
    <w:rsid w:val="00C43956"/>
    <w:rsid w:val="00C44A78"/>
    <w:rsid w:val="00C549DE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45383"/>
    <w:rsid w:val="00EA1103"/>
    <w:rsid w:val="00EB0E11"/>
    <w:rsid w:val="00EB44BF"/>
    <w:rsid w:val="00ED407E"/>
    <w:rsid w:val="00ED46E8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pPrChange w:id="0" w:author="mary.inoue@fap.local" w:date="2026-09-22T13:02:00Z">
        <w:pPr>
          <w:spacing w:line="278" w:lineRule="auto"/>
        </w:pPr>
      </w:pPrChange>
    </w:pPr>
    <w:rPr>
      <w:rFonts w:asciiTheme="minorHAnsi" w:eastAsiaTheme="minorHAnsi" w:hAnsiTheme="minorHAnsi" w:cstheme="minorBidi"/>
      <w:sz w:val="22"/>
      <w:szCs w:val="22"/>
      <w:lang w:val="pt-BR"/>
      <w:rPrChange w:id="0" w:author="mary.inoue@fap.local" w:date="2026-09-22T13:02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uiPriority w:val="9"/>
    <w:qFormat/>
    <w:pPr>
      <w:outlineLvl w:val="0"/>
    </w:pPr>
    <w:rPr>
      <w:b/>
      <w:bCs/>
      <w:color w:val="438FAC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b/>
      <w:bCs/>
      <w:color w:val="222222"/>
      <w:sz w:val="32"/>
      <w:szCs w:val="3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222222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438FAC"/>
      <w:sz w:val="26"/>
      <w:szCs w:val="2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111111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chSheet">
    <w:name w:val="TechSheet"/>
    <w:uiPriority w:val="99"/>
    <w:tblPr>
      <w:tblBorders>
        <w:top w:val="single" w:sz="0" w:space="0" w:color="FFFFFF"/>
        <w:left w:val="single" w:sz="0" w:space="0" w:color="FFFFFF"/>
        <w:bottom w:val="single" w:sz="1" w:space="0" w:color="999999"/>
        <w:right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tyle">
    <w:name w:val="pStyle"/>
    <w:basedOn w:val="Normal"/>
    <w:pPr>
      <w:spacing w:line="340" w:lineRule="auto"/>
    </w:pPr>
  </w:style>
  <w:style w:type="paragraph" w:customStyle="1" w:styleId="Default">
    <w:name w:val="Default"/>
    <w:rsid w:val="0065070B"/>
    <w:pPr>
      <w:autoSpaceDE w:val="0"/>
      <w:autoSpaceDN w:val="0"/>
      <w:adjustRightInd w:val="0"/>
      <w:spacing w:after="0" w:line="240" w:lineRule="auto"/>
      <w:pPrChange w:id="1" w:author="mary.inoue@fap.local" w:date="2026-09-22T13:02:00Z">
        <w:pPr>
          <w:autoSpaceDE w:val="0"/>
          <w:autoSpaceDN w:val="0"/>
          <w:adjustRightInd w:val="0"/>
        </w:pPr>
      </w:pPrChange>
    </w:pPr>
    <w:rPr>
      <w:rFonts w:eastAsiaTheme="minorHAnsi"/>
      <w:color w:val="000000"/>
      <w:sz w:val="24"/>
      <w:szCs w:val="24"/>
      <w:lang w:val="pt-BR"/>
      <w:rPrChange w:id="1" w:author="mary.inoue@fap.local" w:date="2026-09-22T13:02:00Z">
        <w:rPr>
          <w:rFonts w:ascii="Arial" w:eastAsiaTheme="minorHAnsi" w:hAnsi="Arial" w:cs="Arial"/>
          <w:color w:val="000000"/>
          <w:sz w:val="24"/>
          <w:szCs w:val="24"/>
          <w:lang w:val="pt-BR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1038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3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1541</Words>
  <Characters>8785</Characters>
  <Application>Microsoft Office Word</Application>
  <DocSecurity>0</DocSecurity>
  <Lines>73</Lines>
  <Paragraphs>20</Paragraphs>
  <ScaleCrop>false</ScaleCrop>
  <Manager/>
  <Company/>
  <LinksUpToDate>false</LinksUpToDate>
  <CharactersWithSpaces>10306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2025-05-29T15:35:00Z</dcterms:created>
  <dcterms:modified xsi:type="dcterms:W3CDTF">2026-09-22T17:02:00Z</dcterms:modified>
  <cp:category/>
</cp:coreProperties>
</file>