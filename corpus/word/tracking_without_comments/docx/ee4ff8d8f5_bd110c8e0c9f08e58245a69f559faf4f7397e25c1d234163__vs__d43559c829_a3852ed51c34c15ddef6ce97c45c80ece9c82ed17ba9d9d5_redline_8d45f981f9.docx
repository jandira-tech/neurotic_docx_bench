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 w:themeColor="background1"/>
  <w:body>
    <w:p w14:paraId="6C35112F" w14:textId="77777777" w:rsidR="00196967" w:rsidRDefault="005A4A2A">
      <w:pPr>
        <w:spacing w:before="240" w:after="240"/>
        <w:jc w:val="center"/>
        <w:rPr>
          <w:ins w:id="12" w:author="Comparison" w:date="2026-09-25T20:04:00Z" w16du:dateUtc="2026-09-26T00:04:00Z"/>
          <w:b/>
          <w:sz w:val="20"/>
          <w:szCs w:val="20"/>
        </w:rPr>
      </w:pPr>
      <w:ins w:id="13" w:author="Comparison" w:date="2026-09-25T20:04:00Z" w16du:dateUtc="2026-09-26T00:04:00Z">
        <w:r>
          <w:rPr>
            <w:b/>
            <w:noProof/>
            <w:sz w:val="20"/>
            <w:szCs w:val="20"/>
          </w:rPr>
          <w:drawing>
            <wp:inline distT="114300" distB="114300" distL="114300" distR="114300">
              <wp:extent cx="2514600" cy="1005840"/>
              <wp:effectExtent l="0" t="0" r="0" b="0"/>
              <wp:docPr id="1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 preferRelativeResize="0"/>
                    </pic:nvPicPr>
                    <pic:blipFill>
                      <a:blip r:embed="rId7"/>
                      <a:srcRect b="289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14600" cy="100584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ins>
    </w:p>
    <w:p w14:paraId="4AE12BD7" w14:textId="77777777" w:rsidR="00196967" w:rsidRDefault="005A4A2A">
      <w:pPr>
        <w:pBdr>
          <w:top w:val="nil"/>
          <w:left w:val="nil"/>
          <w:bottom w:val="nil"/>
          <w:right w:val="nil"/>
          <w:between w:val="nil"/>
        </w:pBdr>
        <w:spacing w:before="240" w:after="240" w:line="480" w:lineRule="auto"/>
        <w:jc w:val="center"/>
        <w:rPr>
          <w:ins w:id="14" w:author="Comparison" w:date="2026-09-25T20:04:00Z" w16du:dateUtc="2026-09-26T00:04:00Z"/>
          <w:rFonts w:ascii="Barlow" w:eastAsia="Barlow" w:hAnsi="Barlow" w:cs="Barlow"/>
        </w:rPr>
      </w:pPr>
      <w:ins w:id="15" w:author="Comparison" w:date="2026-09-25T20:04:00Z" w16du:dateUtc="2026-09-26T00:04:00Z">
        <w:r>
          <w:rPr>
            <w:rFonts w:ascii="Archivo Black" w:eastAsia="Archivo Black" w:hAnsi="Archivo Black" w:cs="Archivo Black"/>
            <w:b/>
            <w:color w:val="434343"/>
            <w:sz w:val="26"/>
            <w:szCs w:val="26"/>
          </w:rPr>
          <w:t>Parental Consent Form for Non-School-Related Communication</w:t>
        </w:r>
      </w:ins>
    </w:p>
    <w:p w14:paraId="3B5BA302" w14:textId="77777777" w:rsidR="00196967" w:rsidRDefault="005A4A2A">
      <w:pPr>
        <w:spacing w:before="240" w:after="240"/>
        <w:rPr>
          <w:ins w:id="16" w:author="Comparison" w:date="2026-09-25T20:04:00Z" w16du:dateUtc="2026-09-26T00:04:00Z"/>
          <w:rFonts w:ascii="Barlow" w:eastAsia="Barlow" w:hAnsi="Barlow" w:cs="Barlow"/>
          <w:i/>
        </w:rPr>
      </w:pPr>
      <w:ins w:id="17" w:author="Comparison" w:date="2026-09-25T20:04:00Z" w16du:dateUtc="2026-09-26T00:04:00Z">
        <w:r>
          <w:rPr>
            <w:rFonts w:ascii="Barlow" w:eastAsia="Barlow" w:hAnsi="Barlow" w:cs="Barlow"/>
            <w:i/>
          </w:rPr>
          <w:t>In accordance with Kentucky Senate Bill 181 - Effective June 27, 2025</w:t>
        </w:r>
      </w:ins>
    </w:p>
    <w:p w14:paraId="45895DA4" w14:textId="77777777" w:rsidR="00196967" w:rsidRDefault="005A4A2A">
      <w:pPr>
        <w:spacing w:before="240" w:after="240"/>
        <w:rPr>
          <w:ins w:id="18" w:author="Comparison" w:date="2026-09-25T20:04:00Z" w16du:dateUtc="2026-09-26T00:04:00Z"/>
          <w:rFonts w:ascii="Barlow" w:eastAsia="Barlow" w:hAnsi="Barlow" w:cs="Barlow"/>
        </w:rPr>
      </w:pPr>
      <w:ins w:id="19" w:author="Comparison" w:date="2026-09-25T20:04:00Z" w16du:dateUtc="2026-09-26T00:04:00Z">
        <w:r>
          <w:rPr>
            <w:rFonts w:ascii="Barlow" w:eastAsia="Barlow" w:hAnsi="Barlow" w:cs="Barlow"/>
          </w:rPr>
          <w:t xml:space="preserve">This form authorizes communication between a </w:t>
        </w:r>
        <w:r>
          <w:rPr>
            <w:rFonts w:ascii="Barlow" w:eastAsia="Barlow" w:hAnsi="Barlow" w:cs="Barlow"/>
            <w:b/>
          </w:rPr>
          <w:t>school employee</w:t>
        </w:r>
        <w:r>
          <w:rPr>
            <w:rFonts w:ascii="Barlow" w:eastAsia="Barlow" w:hAnsi="Barlow" w:cs="Barlow"/>
          </w:rPr>
          <w:t xml:space="preserve"> (teacher, staff member, etc) and a </w:t>
        </w:r>
        <w:r>
          <w:rPr>
            <w:rFonts w:ascii="Barlow" w:eastAsia="Barlow" w:hAnsi="Barlow" w:cs="Barlow"/>
            <w:b/>
          </w:rPr>
          <w:t xml:space="preserve">student </w:t>
        </w:r>
        <w:r>
          <w:rPr>
            <w:rFonts w:ascii="Barlow" w:eastAsia="Barlow" w:hAnsi="Barlow" w:cs="Barlow"/>
          </w:rPr>
          <w:t>regarding a personal arrangement or relationship that is not affiliated with Elizabethtown Independent Schools, and therefore not conducted on a district-approved communication platform.</w:t>
        </w:r>
      </w:ins>
    </w:p>
    <w:p w14:paraId="41DA3538" w14:textId="77777777" w:rsidR="00196967" w:rsidRDefault="005A4A2A">
      <w:pPr>
        <w:spacing w:before="240" w:after="240"/>
        <w:rPr>
          <w:ins w:id="20" w:author="Comparison" w:date="2026-09-25T20:04:00Z" w16du:dateUtc="2026-09-26T00:04:00Z"/>
          <w:rFonts w:ascii="Barlow" w:eastAsia="Barlow" w:hAnsi="Barlow" w:cs="Barlow"/>
        </w:rPr>
      </w:pPr>
      <w:ins w:id="21" w:author="Comparison" w:date="2026-09-25T20:04:00Z" w16du:dateUtc="2026-09-26T00:04:00Z">
        <w:r>
          <w:rPr>
            <w:rFonts w:ascii="Barlow" w:eastAsia="Barlow" w:hAnsi="Barlow" w:cs="Barlow"/>
          </w:rPr>
          <w:t>Examples include, but are not limited to:</w:t>
        </w:r>
      </w:ins>
    </w:p>
    <w:p w14:paraId="6B387A9C" w14:textId="77777777" w:rsidR="00196967" w:rsidRDefault="005A4A2A">
      <w:pPr>
        <w:numPr>
          <w:ilvl w:val="0"/>
          <w:numId w:val="1"/>
        </w:numPr>
        <w:spacing w:before="240" w:after="0" w:line="276" w:lineRule="auto"/>
        <w:rPr>
          <w:ins w:id="22" w:author="Comparison" w:date="2026-09-25T20:04:00Z" w16du:dateUtc="2026-09-26T00:04:00Z"/>
          <w:rFonts w:ascii="Barlow" w:eastAsia="Barlow" w:hAnsi="Barlow" w:cs="Barlow"/>
        </w:rPr>
      </w:pPr>
      <w:ins w:id="23" w:author="Comparison" w:date="2026-09-25T20:04:00Z" w16du:dateUtc="2026-09-26T00:04:00Z">
        <w:r>
          <w:rPr>
            <w:rFonts w:ascii="Barlow" w:eastAsia="Barlow" w:hAnsi="Barlow" w:cs="Barlow"/>
          </w:rPr>
          <w:t>Babysitting or childcare arrangements</w:t>
        </w:r>
      </w:ins>
    </w:p>
    <w:p w14:paraId="70C4A7A2" w14:textId="77777777" w:rsidR="00196967" w:rsidRDefault="005A4A2A">
      <w:pPr>
        <w:numPr>
          <w:ilvl w:val="0"/>
          <w:numId w:val="1"/>
        </w:numPr>
        <w:spacing w:after="0" w:line="276" w:lineRule="auto"/>
        <w:rPr>
          <w:ins w:id="24" w:author="Comparison" w:date="2026-09-25T20:04:00Z" w16du:dateUtc="2026-09-26T00:04:00Z"/>
          <w:rFonts w:ascii="Barlow" w:eastAsia="Barlow" w:hAnsi="Barlow" w:cs="Barlow"/>
        </w:rPr>
      </w:pPr>
      <w:ins w:id="25" w:author="Comparison" w:date="2026-09-25T20:04:00Z" w16du:dateUtc="2026-09-26T00:04:00Z">
        <w:r>
          <w:rPr>
            <w:rFonts w:ascii="Barlow" w:eastAsia="Barlow" w:hAnsi="Barlow" w:cs="Barlow"/>
          </w:rPr>
          <w:t>Family friendships or community-based mentoring</w:t>
        </w:r>
      </w:ins>
    </w:p>
    <w:p w14:paraId="435FE085" w14:textId="77777777" w:rsidR="00196967" w:rsidRDefault="005A4A2A">
      <w:pPr>
        <w:numPr>
          <w:ilvl w:val="0"/>
          <w:numId w:val="1"/>
        </w:numPr>
        <w:spacing w:after="0" w:line="276" w:lineRule="auto"/>
        <w:rPr>
          <w:ins w:id="26" w:author="Comparison" w:date="2026-09-25T20:04:00Z" w16du:dateUtc="2026-09-26T00:04:00Z"/>
          <w:rFonts w:ascii="Barlow" w:eastAsia="Barlow" w:hAnsi="Barlow" w:cs="Barlow"/>
        </w:rPr>
      </w:pPr>
      <w:ins w:id="27" w:author="Comparison" w:date="2026-09-25T20:04:00Z" w16du:dateUtc="2026-09-26T00:04:00Z">
        <w:r>
          <w:rPr>
            <w:rFonts w:ascii="Barlow" w:eastAsia="Barlow" w:hAnsi="Barlow" w:cs="Barlow"/>
          </w:rPr>
          <w:t>Coaching or instruction outside of school-sponsored programs</w:t>
        </w:r>
      </w:ins>
    </w:p>
    <w:p w14:paraId="50353318" w14:textId="77777777" w:rsidR="00196967" w:rsidRDefault="005A4A2A">
      <w:pPr>
        <w:numPr>
          <w:ilvl w:val="0"/>
          <w:numId w:val="1"/>
        </w:numPr>
        <w:spacing w:after="240" w:line="276" w:lineRule="auto"/>
        <w:rPr>
          <w:ins w:id="28" w:author="Comparison" w:date="2026-09-25T20:04:00Z" w16du:dateUtc="2026-09-26T00:04:00Z"/>
          <w:rFonts w:ascii="Barlow" w:eastAsia="Barlow" w:hAnsi="Barlow" w:cs="Barlow"/>
        </w:rPr>
      </w:pPr>
      <w:ins w:id="29" w:author="Comparison" w:date="2026-09-25T20:04:00Z" w16du:dateUtc="2026-09-26T00:04:00Z">
        <w:r>
          <w:rPr>
            <w:rFonts w:ascii="Barlow" w:eastAsia="Barlow" w:hAnsi="Barlow" w:cs="Barlow"/>
          </w:rPr>
          <w:t>Personal employment or volunteer work.</w:t>
        </w:r>
      </w:ins>
    </w:p>
    <w:p w14:paraId="23F60553" w14:textId="77777777" w:rsidR="00196967" w:rsidRDefault="005A4A2A">
      <w:pPr>
        <w:pBdr>
          <w:left w:val="single" w:sz="8" w:space="2" w:color="666666"/>
        </w:pBdr>
        <w:spacing w:before="240" w:after="240"/>
        <w:rPr>
          <w:ins w:id="30" w:author="Comparison" w:date="2026-09-25T20:04:00Z" w16du:dateUtc="2026-09-26T00:04:00Z"/>
          <w:rFonts w:ascii="Barlow" w:eastAsia="Barlow" w:hAnsi="Barlow" w:cs="Barlow"/>
        </w:rPr>
      </w:pPr>
      <w:ins w:id="31" w:author="Comparison" w:date="2026-09-25T20:04:00Z" w16du:dateUtc="2026-09-26T00:04:00Z">
        <w:r>
          <w:rPr>
            <w:rFonts w:ascii="Barlow" w:eastAsia="Barlow" w:hAnsi="Barlow" w:cs="Barlow"/>
            <w:b/>
          </w:rPr>
          <w:t>NOTE:</w:t>
        </w:r>
        <w:r>
          <w:rPr>
            <w:rFonts w:ascii="Barlow" w:eastAsia="Barlow" w:hAnsi="Barlow" w:cs="Barlow"/>
          </w:rPr>
          <w:t xml:space="preserve"> Even if this communication occurs outside of school hours and activities, SB 181 requires parental consent when a staff member communicates directly with a student using non-district platforms (e.g. text, phone call, personal email, messaging apps).</w:t>
        </w:r>
      </w:ins>
    </w:p>
    <w:p w14:paraId="30370051" w14:textId="77777777" w:rsidR="00196967" w:rsidRDefault="005A4A2A">
      <w:pPr>
        <w:spacing w:before="240" w:after="240"/>
        <w:rPr>
          <w:ins w:id="32" w:author="Comparison" w:date="2026-09-25T20:04:00Z" w16du:dateUtc="2026-09-26T00:04:00Z"/>
          <w:rFonts w:ascii="Barlow" w:eastAsia="Barlow" w:hAnsi="Barlow" w:cs="Barlow"/>
          <w:sz w:val="20"/>
          <w:szCs w:val="20"/>
        </w:rPr>
      </w:pPr>
      <w:ins w:id="33" w:author="Comparison" w:date="2026-09-25T20:04:00Z" w16du:dateUtc="2026-09-26T00:04:00Z">
        <w:r>
          <w:rPr>
            <w:noProof/>
          </w:rPr>
        </w:r>
      </w:ins>
      <w:r>
        <w:pict w14:anchorId="2459129B">
          <v:rect id="Horizontal Line 1" o:spid="_x0000_s1027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491401FC" w14:textId="77777777" w:rsidR="00196967" w:rsidRDefault="005A4A2A">
      <w:pPr>
        <w:pStyle w:val="Heading3"/>
        <w:spacing w:before="240" w:after="240"/>
        <w:rPr>
          <w:ins w:id="34" w:author="Comparison" w:date="2026-09-25T20:04:00Z" w16du:dateUtc="2026-09-26T00:04:00Z"/>
          <w:rFonts w:ascii="Barlow" w:eastAsia="Barlow" w:hAnsi="Barlow" w:cs="Barlow"/>
        </w:rPr>
      </w:pPr>
      <w:bookmarkStart w:id="35" w:name="_wa1wy9s1bayz" w:colFirst="0" w:colLast="0"/>
      <w:bookmarkEnd w:id="35"/>
      <w:ins w:id="36" w:author="Comparison" w:date="2026-09-25T20:04:00Z" w16du:dateUtc="2026-09-26T00:04:00Z">
        <w:r>
          <w:rPr>
            <w:rFonts w:ascii="Barlow" w:eastAsia="Barlow" w:hAnsi="Barlow" w:cs="Barlow"/>
          </w:rPr>
          <w:t>Authorization</w:t>
        </w:r>
      </w:ins>
    </w:p>
    <w:p w14:paraId="1F9D033B" w14:textId="77777777" w:rsidR="00196967" w:rsidRDefault="005A4A2A">
      <w:pPr>
        <w:spacing w:before="240" w:after="240"/>
        <w:rPr>
          <w:ins w:id="37" w:author="Comparison" w:date="2026-09-25T20:04:00Z" w16du:dateUtc="2026-09-26T00:04:00Z"/>
          <w:rFonts w:ascii="Barlow" w:eastAsia="Barlow" w:hAnsi="Barlow" w:cs="Barlow"/>
          <w:b/>
        </w:rPr>
      </w:pPr>
      <w:ins w:id="38" w:author="Comparison" w:date="2026-09-25T20:04:00Z" w16du:dateUtc="2026-09-26T00:04:00Z">
        <w:r>
          <w:rPr>
            <w:rFonts w:ascii="Barlow" w:eastAsia="Barlow" w:hAnsi="Barlow" w:cs="Barlow"/>
          </w:rPr>
          <w:t xml:space="preserve">I, the undersigned parent/guardian, hereby give consent for the following school employee(s) and student to communicate outside of district-approved communication platforms </w:t>
        </w:r>
        <w:r>
          <w:rPr>
            <w:rFonts w:ascii="Barlow" w:eastAsia="Barlow" w:hAnsi="Barlow" w:cs="Barlow"/>
            <w:b/>
          </w:rPr>
          <w:t>for the purposes of a personal relationship or agreement that is not related to school business.</w:t>
        </w:r>
      </w:ins>
    </w:p>
    <w:p w14:paraId="6591AA60" w14:textId="77777777" w:rsidR="00196967" w:rsidRDefault="005A4A2A">
      <w:pPr>
        <w:spacing w:before="240" w:after="240" w:line="480" w:lineRule="auto"/>
        <w:rPr>
          <w:ins w:id="39" w:author="Comparison" w:date="2026-09-25T20:04:00Z" w16du:dateUtc="2026-09-26T00:04:00Z"/>
          <w:rFonts w:ascii="Barlow" w:eastAsia="Barlow" w:hAnsi="Barlow" w:cs="Barlow"/>
        </w:rPr>
      </w:pPr>
      <w:ins w:id="40" w:author="Comparison" w:date="2026-09-25T20:04:00Z" w16du:dateUtc="2026-09-26T00:04:00Z">
        <w:r>
          <w:rPr>
            <w:rFonts w:ascii="Barlow" w:eastAsia="Barlow" w:hAnsi="Barlow" w:cs="Barlow"/>
          </w:rPr>
          <w:t>Student Name: _____________________________________________________________     Grade: __________________</w:t>
        </w:r>
      </w:ins>
    </w:p>
    <w:p w14:paraId="20420AB4" w14:textId="77777777" w:rsidR="00196967" w:rsidRDefault="005A4A2A">
      <w:pPr>
        <w:spacing w:line="240" w:lineRule="auto"/>
        <w:rPr>
          <w:ins w:id="41" w:author="Comparison" w:date="2026-09-25T20:04:00Z" w16du:dateUtc="2026-09-26T00:04:00Z"/>
          <w:rFonts w:ascii="Barlow" w:eastAsia="Barlow" w:hAnsi="Barlow" w:cs="Barlow"/>
        </w:rPr>
      </w:pPr>
      <w:ins w:id="42" w:author="Comparison" w:date="2026-09-25T20:04:00Z" w16du:dateUtc="2026-09-26T00:04:00Z">
        <w:r>
          <w:rPr>
            <w:rFonts w:ascii="Barlow" w:eastAsia="Barlow" w:hAnsi="Barlow" w:cs="Barlow"/>
          </w:rPr>
          <w:t>Teacher/Staff Name</w:t>
        </w:r>
        <w:r>
          <w:rPr>
            <w:rFonts w:ascii="Barlow" w:eastAsia="Barlow" w:hAnsi="Barlow" w:cs="Barlow"/>
          </w:rPr>
          <w:tab/>
        </w:r>
        <w:r>
          <w:rPr>
            <w:rFonts w:ascii="Barlow" w:eastAsia="Barlow" w:hAnsi="Barlow" w:cs="Barlow"/>
          </w:rPr>
          <w:tab/>
        </w:r>
        <w:r>
          <w:rPr>
            <w:rFonts w:ascii="Barlow" w:eastAsia="Barlow" w:hAnsi="Barlow" w:cs="Barlow"/>
          </w:rPr>
          <w:tab/>
        </w:r>
        <w:r>
          <w:rPr>
            <w:rFonts w:ascii="Barlow" w:eastAsia="Barlow" w:hAnsi="Barlow" w:cs="Barlow"/>
          </w:rPr>
          <w:tab/>
        </w:r>
        <w:r>
          <w:rPr>
            <w:rFonts w:ascii="Barlow" w:eastAsia="Barlow" w:hAnsi="Barlow" w:cs="Barlow"/>
          </w:rPr>
          <w:tab/>
          <w:t xml:space="preserve">Optional - General Description of Relationship/Agreement </w:t>
        </w:r>
      </w:ins>
    </w:p>
    <w:p w14:paraId="20A16F76" w14:textId="77777777" w:rsidR="00196967" w:rsidRDefault="005A4A2A">
      <w:pPr>
        <w:spacing w:line="240" w:lineRule="auto"/>
        <w:rPr>
          <w:ins w:id="43" w:author="Comparison" w:date="2026-09-25T20:04:00Z" w16du:dateUtc="2026-09-26T00:04:00Z"/>
          <w:rFonts w:ascii="Barlow" w:eastAsia="Barlow" w:hAnsi="Barlow" w:cs="Barlow"/>
        </w:rPr>
      </w:pPr>
      <w:ins w:id="44" w:author="Comparison" w:date="2026-09-25T20:04:00Z" w16du:dateUtc="2026-09-26T00:04:00Z">
        <w:r>
          <w:rPr>
            <w:rFonts w:ascii="Barlow" w:eastAsia="Barlow" w:hAnsi="Barlow" w:cs="Barlow"/>
          </w:rPr>
          <w:tab/>
        </w:r>
        <w:r>
          <w:rPr>
            <w:rFonts w:ascii="Barlow" w:eastAsia="Barlow" w:hAnsi="Barlow" w:cs="Barlow"/>
          </w:rPr>
          <w:tab/>
        </w:r>
        <w:r>
          <w:rPr>
            <w:rFonts w:ascii="Barlow" w:eastAsia="Barlow" w:hAnsi="Barlow" w:cs="Barlow"/>
          </w:rPr>
          <w:tab/>
        </w:r>
        <w:r>
          <w:rPr>
            <w:rFonts w:ascii="Barlow" w:eastAsia="Barlow" w:hAnsi="Barlow" w:cs="Barlow"/>
          </w:rPr>
          <w:tab/>
        </w:r>
        <w:r>
          <w:rPr>
            <w:rFonts w:ascii="Barlow" w:eastAsia="Barlow" w:hAnsi="Barlow" w:cs="Barlow"/>
          </w:rPr>
          <w:tab/>
        </w:r>
        <w:r>
          <w:rPr>
            <w:rFonts w:ascii="Barlow" w:eastAsia="Barlow" w:hAnsi="Barlow" w:cs="Barlow"/>
          </w:rPr>
          <w:tab/>
        </w:r>
        <w:r>
          <w:rPr>
            <w:rFonts w:ascii="Barlow" w:eastAsia="Barlow" w:hAnsi="Barlow" w:cs="Barlow"/>
          </w:rPr>
          <w:tab/>
          <w:t xml:space="preserve">                                   </w:t>
        </w:r>
        <w:r>
          <w:rPr>
            <w:rFonts w:ascii="Barlow" w:eastAsia="Barlow" w:hAnsi="Barlow" w:cs="Barlow"/>
            <w:sz w:val="18"/>
            <w:szCs w:val="18"/>
          </w:rPr>
          <w:t xml:space="preserve"> (e.g. babysitting, family friend)</w:t>
        </w:r>
      </w:ins>
    </w:p>
    <w:p w14:paraId="6C3DD410" w14:textId="77777777" w:rsidR="00196967" w:rsidRDefault="005A4A2A">
      <w:pPr>
        <w:spacing w:before="240" w:after="240" w:line="240" w:lineRule="auto"/>
        <w:rPr>
          <w:ins w:id="45" w:author="Comparison" w:date="2026-09-25T20:04:00Z" w16du:dateUtc="2026-09-26T00:04:00Z"/>
          <w:rFonts w:ascii="Barlow" w:eastAsia="Barlow" w:hAnsi="Barlow" w:cs="Barlow"/>
          <w:sz w:val="20"/>
          <w:szCs w:val="20"/>
        </w:rPr>
      </w:pPr>
      <w:ins w:id="46" w:author="Comparison" w:date="2026-09-25T20:04:00Z" w16du:dateUtc="2026-09-26T00:04:00Z">
        <w:r>
          <w:rPr>
            <w:rFonts w:ascii="Barlow" w:eastAsia="Barlow" w:hAnsi="Barlow" w:cs="Barlow"/>
            <w:sz w:val="20"/>
            <w:szCs w:val="20"/>
          </w:rPr>
          <w:t>___________________________________________</w:t>
        </w:r>
        <w:r>
          <w:rPr>
            <w:rFonts w:ascii="Barlow" w:eastAsia="Barlow" w:hAnsi="Barlow" w:cs="Barlow"/>
            <w:sz w:val="20"/>
            <w:szCs w:val="20"/>
          </w:rPr>
          <w:tab/>
        </w:r>
        <w:r>
          <w:rPr>
            <w:rFonts w:ascii="Barlow" w:eastAsia="Barlow" w:hAnsi="Barlow" w:cs="Barlow"/>
            <w:sz w:val="20"/>
            <w:szCs w:val="20"/>
          </w:rPr>
          <w:tab/>
          <w:t>___________________________________________________________</w:t>
        </w:r>
      </w:ins>
    </w:p>
    <w:p w14:paraId="1AFD4D9F" w14:textId="77777777" w:rsidR="00196967" w:rsidRDefault="005A4A2A">
      <w:pPr>
        <w:spacing w:before="240" w:after="240"/>
        <w:rPr>
          <w:ins w:id="47" w:author="Comparison" w:date="2026-09-25T20:04:00Z" w16du:dateUtc="2026-09-26T00:04:00Z"/>
          <w:rFonts w:ascii="Barlow" w:eastAsia="Barlow" w:hAnsi="Barlow" w:cs="Barlow"/>
          <w:sz w:val="20"/>
          <w:szCs w:val="20"/>
        </w:rPr>
      </w:pPr>
      <w:ins w:id="48" w:author="Comparison" w:date="2026-09-25T20:04:00Z" w16du:dateUtc="2026-09-26T00:04:00Z">
        <w:r>
          <w:rPr>
            <w:rFonts w:ascii="Barlow" w:eastAsia="Barlow" w:hAnsi="Barlow" w:cs="Barlow"/>
            <w:sz w:val="20"/>
            <w:szCs w:val="20"/>
          </w:rPr>
          <w:t>___________________________________________</w:t>
        </w:r>
        <w:r>
          <w:rPr>
            <w:rFonts w:ascii="Barlow" w:eastAsia="Barlow" w:hAnsi="Barlow" w:cs="Barlow"/>
            <w:sz w:val="20"/>
            <w:szCs w:val="20"/>
          </w:rPr>
          <w:tab/>
        </w:r>
        <w:r>
          <w:rPr>
            <w:rFonts w:ascii="Barlow" w:eastAsia="Barlow" w:hAnsi="Barlow" w:cs="Barlow"/>
            <w:sz w:val="20"/>
            <w:szCs w:val="20"/>
          </w:rPr>
          <w:tab/>
          <w:t>___________________________________________________________</w:t>
        </w:r>
      </w:ins>
    </w:p>
    <w:p w14:paraId="02977E25" w14:textId="77777777" w:rsidR="00196967" w:rsidRDefault="005A4A2A">
      <w:pPr>
        <w:spacing w:before="240" w:after="240"/>
        <w:rPr>
          <w:ins w:id="49" w:author="Comparison" w:date="2026-09-25T20:04:00Z" w16du:dateUtc="2026-09-26T00:04:00Z"/>
          <w:rFonts w:ascii="Barlow" w:eastAsia="Barlow" w:hAnsi="Barlow" w:cs="Barlow"/>
          <w:sz w:val="20"/>
          <w:szCs w:val="20"/>
        </w:rPr>
      </w:pPr>
      <w:ins w:id="50" w:author="Comparison" w:date="2026-09-25T20:04:00Z" w16du:dateUtc="2026-09-26T00:04:00Z">
        <w:r>
          <w:rPr>
            <w:rFonts w:ascii="Barlow" w:eastAsia="Barlow" w:hAnsi="Barlow" w:cs="Barlow"/>
            <w:sz w:val="20"/>
            <w:szCs w:val="20"/>
          </w:rPr>
          <w:lastRenderedPageBreak/>
          <w:t>___________________________________________</w:t>
        </w:r>
        <w:r>
          <w:rPr>
            <w:rFonts w:ascii="Barlow" w:eastAsia="Barlow" w:hAnsi="Barlow" w:cs="Barlow"/>
            <w:sz w:val="20"/>
            <w:szCs w:val="20"/>
          </w:rPr>
          <w:tab/>
        </w:r>
        <w:r>
          <w:rPr>
            <w:rFonts w:ascii="Barlow" w:eastAsia="Barlow" w:hAnsi="Barlow" w:cs="Barlow"/>
            <w:sz w:val="20"/>
            <w:szCs w:val="20"/>
          </w:rPr>
          <w:tab/>
          <w:t>___________________________________________________________</w:t>
        </w:r>
      </w:ins>
    </w:p>
    <w:p w14:paraId="08CEF975" w14:textId="77777777" w:rsidR="00196967" w:rsidRDefault="005A4A2A">
      <w:pPr>
        <w:spacing w:before="240" w:after="240"/>
        <w:rPr>
          <w:ins w:id="51" w:author="Comparison" w:date="2026-09-25T20:04:00Z" w16du:dateUtc="2026-09-26T00:04:00Z"/>
          <w:rFonts w:ascii="Barlow" w:eastAsia="Barlow" w:hAnsi="Barlow" w:cs="Barlow"/>
          <w:sz w:val="20"/>
          <w:szCs w:val="20"/>
        </w:rPr>
      </w:pPr>
      <w:ins w:id="52" w:author="Comparison" w:date="2026-09-25T20:04:00Z" w16du:dateUtc="2026-09-26T00:04:00Z">
        <w:r>
          <w:rPr>
            <w:rFonts w:ascii="Barlow" w:eastAsia="Barlow" w:hAnsi="Barlow" w:cs="Barlow"/>
            <w:sz w:val="20"/>
            <w:szCs w:val="20"/>
          </w:rPr>
          <w:t>___________________________________________</w:t>
        </w:r>
        <w:r>
          <w:rPr>
            <w:rFonts w:ascii="Barlow" w:eastAsia="Barlow" w:hAnsi="Barlow" w:cs="Barlow"/>
            <w:sz w:val="20"/>
            <w:szCs w:val="20"/>
          </w:rPr>
          <w:tab/>
        </w:r>
        <w:r>
          <w:rPr>
            <w:rFonts w:ascii="Barlow" w:eastAsia="Barlow" w:hAnsi="Barlow" w:cs="Barlow"/>
            <w:sz w:val="20"/>
            <w:szCs w:val="20"/>
          </w:rPr>
          <w:tab/>
          <w:t>___________________________________________________________</w:t>
        </w:r>
      </w:ins>
    </w:p>
    <w:p w14:paraId="0744B0D6" w14:textId="77777777" w:rsidR="00196967" w:rsidRDefault="005A4A2A">
      <w:pPr>
        <w:spacing w:before="240" w:after="240"/>
        <w:rPr>
          <w:ins w:id="53" w:author="Comparison" w:date="2026-09-25T20:04:00Z" w16du:dateUtc="2026-09-26T00:04:00Z"/>
          <w:rFonts w:ascii="Barlow" w:eastAsia="Barlow" w:hAnsi="Barlow" w:cs="Barlow"/>
          <w:sz w:val="20"/>
          <w:szCs w:val="20"/>
        </w:rPr>
      </w:pPr>
      <w:ins w:id="54" w:author="Comparison" w:date="2026-09-25T20:04:00Z" w16du:dateUtc="2026-09-26T00:04:00Z">
        <w:r>
          <w:rPr>
            <w:rFonts w:ascii="Barlow" w:eastAsia="Barlow" w:hAnsi="Barlow" w:cs="Barlow"/>
            <w:sz w:val="20"/>
            <w:szCs w:val="20"/>
          </w:rPr>
          <w:t>___________________________________________</w:t>
        </w:r>
        <w:r>
          <w:rPr>
            <w:rFonts w:ascii="Barlow" w:eastAsia="Barlow" w:hAnsi="Barlow" w:cs="Barlow"/>
            <w:sz w:val="20"/>
            <w:szCs w:val="20"/>
          </w:rPr>
          <w:tab/>
        </w:r>
        <w:r>
          <w:rPr>
            <w:rFonts w:ascii="Barlow" w:eastAsia="Barlow" w:hAnsi="Barlow" w:cs="Barlow"/>
            <w:sz w:val="20"/>
            <w:szCs w:val="20"/>
          </w:rPr>
          <w:tab/>
        </w:r>
        <w:r>
          <w:rPr>
            <w:rFonts w:ascii="Barlow" w:eastAsia="Barlow" w:hAnsi="Barlow" w:cs="Barlow"/>
            <w:sz w:val="20"/>
            <w:szCs w:val="20"/>
          </w:rPr>
          <w:t>___________________________________________________________</w:t>
        </w:r>
      </w:ins>
    </w:p>
    <w:p w14:paraId="7140B61B" w14:textId="77777777" w:rsidR="00196967" w:rsidRDefault="005A4A2A">
      <w:pPr>
        <w:spacing w:before="240" w:after="240"/>
        <w:rPr>
          <w:ins w:id="55" w:author="Comparison" w:date="2026-09-25T20:04:00Z" w16du:dateUtc="2026-09-26T00:04:00Z"/>
          <w:rFonts w:ascii="Barlow" w:eastAsia="Barlow" w:hAnsi="Barlow" w:cs="Barlow"/>
          <w:sz w:val="20"/>
          <w:szCs w:val="20"/>
        </w:rPr>
      </w:pPr>
      <w:ins w:id="56" w:author="Comparison" w:date="2026-09-25T20:04:00Z" w16du:dateUtc="2026-09-26T00:04:00Z">
        <w:r>
          <w:rPr>
            <w:noProof/>
          </w:rPr>
        </w:r>
      </w:ins>
      <w:r>
        <w:pict w14:anchorId="266AED06">
          <v:rect id="Horizontal Line 2" o:spid="_x0000_s1026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5A97197B" w14:textId="77777777" w:rsidR="00196967" w:rsidRDefault="005A4A2A">
      <w:pPr>
        <w:spacing w:before="240" w:after="240"/>
        <w:rPr>
          <w:ins w:id="57" w:author="Comparison" w:date="2026-09-25T20:04:00Z" w16du:dateUtc="2026-09-26T00:04:00Z"/>
          <w:rFonts w:ascii="Barlow" w:eastAsia="Barlow" w:hAnsi="Barlow" w:cs="Barlow"/>
          <w:color w:val="434343"/>
          <w:sz w:val="28"/>
          <w:szCs w:val="28"/>
        </w:rPr>
      </w:pPr>
      <w:ins w:id="58" w:author="Comparison" w:date="2026-09-25T20:04:00Z" w16du:dateUtc="2026-09-26T00:04:00Z">
        <w:r>
          <w:rPr>
            <w:rFonts w:ascii="Barlow" w:eastAsia="Barlow" w:hAnsi="Barlow" w:cs="Barlow"/>
            <w:color w:val="434343"/>
            <w:sz w:val="28"/>
            <w:szCs w:val="28"/>
          </w:rPr>
          <w:t>Acknowledgement</w:t>
        </w:r>
      </w:ins>
    </w:p>
    <w:p w14:paraId="71B9573A" w14:textId="77777777" w:rsidR="00196967" w:rsidRDefault="005A4A2A">
      <w:pPr>
        <w:spacing w:before="240" w:after="240"/>
        <w:rPr>
          <w:ins w:id="59" w:author="Comparison" w:date="2026-09-25T20:04:00Z" w16du:dateUtc="2026-09-26T00:04:00Z"/>
          <w:rFonts w:ascii="Barlow" w:eastAsia="Barlow" w:hAnsi="Barlow" w:cs="Barlow"/>
        </w:rPr>
      </w:pPr>
      <w:ins w:id="60" w:author="Comparison" w:date="2026-09-25T20:04:00Z" w16du:dateUtc="2026-09-26T00:04:00Z">
        <w:r>
          <w:rPr>
            <w:rFonts w:ascii="Barlow" w:eastAsia="Barlow" w:hAnsi="Barlow" w:cs="Barlow"/>
          </w:rPr>
          <w:t>I understand that this consent permits communication for personal matters only and does not authorize the teacher/staff member to communicate with my child for school-related topics (academics, behavior, attendance, coaching, etc.) on non-district platforms.</w:t>
        </w:r>
      </w:ins>
    </w:p>
    <w:p w14:paraId="6E543A36" w14:textId="77777777" w:rsidR="00196967" w:rsidRDefault="005A4A2A">
      <w:pPr>
        <w:spacing w:before="240" w:after="240"/>
        <w:rPr>
          <w:ins w:id="61" w:author="Comparison" w:date="2026-09-25T20:04:00Z" w16du:dateUtc="2026-09-26T00:04:00Z"/>
          <w:rFonts w:ascii="Barlow" w:eastAsia="Barlow" w:hAnsi="Barlow" w:cs="Barlow"/>
        </w:rPr>
      </w:pPr>
      <w:ins w:id="62" w:author="Comparison" w:date="2026-09-25T20:04:00Z" w16du:dateUtc="2026-09-26T00:04:00Z">
        <w:r>
          <w:rPr>
            <w:rFonts w:ascii="Barlow" w:eastAsia="Barlow" w:hAnsi="Barlow" w:cs="Barlow"/>
          </w:rPr>
          <w:t>Parent/Guardian Signature: _____________________________________________</w:t>
        </w:r>
      </w:ins>
    </w:p>
    <w:p w14:paraId="304A2A45" w14:textId="77777777" w:rsidR="00196967" w:rsidRDefault="005A4A2A">
      <w:pPr>
        <w:spacing w:before="240" w:after="240"/>
        <w:rPr>
          <w:ins w:id="63" w:author="Comparison" w:date="2026-09-25T20:04:00Z" w16du:dateUtc="2026-09-26T00:04:00Z"/>
          <w:rFonts w:ascii="Barlow" w:eastAsia="Barlow" w:hAnsi="Barlow" w:cs="Barlow"/>
        </w:rPr>
      </w:pPr>
      <w:ins w:id="64" w:author="Comparison" w:date="2026-09-25T20:04:00Z" w16du:dateUtc="2026-09-26T00:04:00Z">
        <w:r>
          <w:rPr>
            <w:rFonts w:ascii="Barlow" w:eastAsia="Barlow" w:hAnsi="Barlow" w:cs="Barlow"/>
          </w:rPr>
          <w:t>Date: _______________________________________</w:t>
        </w:r>
      </w:ins>
    </w:p>
    <w:p w14:paraId="28446E43" w14:textId="77777777" w:rsidR="00196967" w:rsidRDefault="00196967">
      <w:pPr>
        <w:spacing w:before="240" w:after="240"/>
        <w:rPr>
          <w:ins w:id="65" w:author="Comparison" w:date="2026-09-25T20:04:00Z" w16du:dateUtc="2026-09-26T00:04:00Z"/>
          <w:rFonts w:ascii="Barlow" w:eastAsia="Barlow" w:hAnsi="Barlow" w:cs="Barlow"/>
        </w:rPr>
      </w:pPr>
    </w:p>
    <w:p w14:paraId="6446C7F8" w14:textId="77777777" w:rsidR="00196967" w:rsidRDefault="005A4A2A">
      <w:pPr>
        <w:spacing w:before="240" w:after="240"/>
        <w:rPr>
          <w:ins w:id="66" w:author="Comparison" w:date="2026-09-25T20:04:00Z" w16du:dateUtc="2026-09-26T00:04:00Z"/>
          <w:rFonts w:ascii="Barlow" w:eastAsia="Barlow" w:hAnsi="Barlow" w:cs="Barlow"/>
        </w:rPr>
      </w:pPr>
      <w:ins w:id="67" w:author="Comparison" w:date="2026-09-25T20:04:00Z" w16du:dateUtc="2026-09-26T00:04:00Z">
        <w:r>
          <w:rPr>
            <w:rFonts w:ascii="Barlow" w:eastAsia="Barlow" w:hAnsi="Barlow" w:cs="Barlow"/>
          </w:rPr>
          <w:t>Staff Member Signature (optional): _______________________________________</w:t>
        </w:r>
      </w:ins>
    </w:p>
    <w:p w14:paraId="0A7267D0" w14:textId="77777777" w:rsidR="00196967" w:rsidRDefault="005A4A2A">
      <w:pPr>
        <w:spacing w:before="240" w:after="240"/>
        <w:rPr>
          <w:ins w:id="68" w:author="Comparison" w:date="2026-09-25T20:04:00Z" w16du:dateUtc="2026-09-26T00:04:00Z"/>
          <w:rFonts w:ascii="Barlow" w:eastAsia="Barlow" w:hAnsi="Barlow" w:cs="Barlow"/>
        </w:rPr>
      </w:pPr>
      <w:ins w:id="69" w:author="Comparison" w:date="2026-09-25T20:04:00Z" w16du:dateUtc="2026-09-26T00:04:00Z">
        <w:r>
          <w:rPr>
            <w:rFonts w:ascii="Barlow" w:eastAsia="Barlow" w:hAnsi="Barlow" w:cs="Barlow"/>
          </w:rPr>
          <w:t>Date: _______________________________________</w:t>
        </w:r>
      </w:ins>
    </w:p>
    <w:p w14:paraId="62054D8F" w14:textId="77777777" w:rsidR="00196967" w:rsidRDefault="005A4A2A">
      <w:pPr>
        <w:spacing w:before="240" w:after="240"/>
        <w:rPr>
          <w:ins w:id="70" w:author="Comparison" w:date="2026-09-25T20:04:00Z" w16du:dateUtc="2026-09-26T00:04:00Z"/>
          <w:rFonts w:ascii="Barlow" w:eastAsia="Barlow" w:hAnsi="Barlow" w:cs="Barlow"/>
        </w:rPr>
      </w:pPr>
      <w:ins w:id="71" w:author="Comparison" w:date="2026-09-25T20:04:00Z" w16du:dateUtc="2026-09-26T00:04:00Z">
        <w:r>
          <w:rPr>
            <w:rFonts w:ascii="Barlow" w:eastAsia="Barlow" w:hAnsi="Barlow" w:cs="Barlow"/>
          </w:rPr>
          <w:t>Staff Member Signature (optional): _______________________________________</w:t>
        </w:r>
      </w:ins>
    </w:p>
    <w:p w14:paraId="007D4D3B" w14:textId="77777777" w:rsidR="00196967" w:rsidRDefault="005A4A2A">
      <w:pPr>
        <w:spacing w:before="240" w:after="240"/>
        <w:rPr>
          <w:ins w:id="72" w:author="Comparison" w:date="2026-09-25T20:04:00Z" w16du:dateUtc="2026-09-26T00:04:00Z"/>
          <w:rFonts w:ascii="Barlow" w:eastAsia="Barlow" w:hAnsi="Barlow" w:cs="Barlow"/>
        </w:rPr>
      </w:pPr>
      <w:ins w:id="73" w:author="Comparison" w:date="2026-09-25T20:04:00Z" w16du:dateUtc="2026-09-26T00:04:00Z">
        <w:r>
          <w:rPr>
            <w:rFonts w:ascii="Barlow" w:eastAsia="Barlow" w:hAnsi="Barlow" w:cs="Barlow"/>
          </w:rPr>
          <w:t>Date: _______________________________________</w:t>
        </w:r>
      </w:ins>
    </w:p>
    <w:p w14:paraId="62088196" w14:textId="77777777" w:rsidR="00196967" w:rsidRDefault="005A4A2A">
      <w:pPr>
        <w:spacing w:before="240" w:after="240"/>
        <w:rPr>
          <w:ins w:id="74" w:author="Comparison" w:date="2026-09-25T20:04:00Z" w16du:dateUtc="2026-09-26T00:04:00Z"/>
          <w:rFonts w:ascii="Barlow" w:eastAsia="Barlow" w:hAnsi="Barlow" w:cs="Barlow"/>
        </w:rPr>
      </w:pPr>
      <w:ins w:id="75" w:author="Comparison" w:date="2026-09-25T20:04:00Z" w16du:dateUtc="2026-09-26T00:04:00Z">
        <w:r>
          <w:rPr>
            <w:rFonts w:ascii="Barlow" w:eastAsia="Barlow" w:hAnsi="Barlow" w:cs="Barlow"/>
          </w:rPr>
          <w:t>Staff Member Signature (optional): _______________________________________</w:t>
        </w:r>
      </w:ins>
    </w:p>
    <w:p w14:paraId="7B603753" w14:textId="77777777" w:rsidR="00196967" w:rsidRDefault="005A4A2A">
      <w:pPr>
        <w:spacing w:before="240" w:after="240"/>
        <w:rPr>
          <w:ins w:id="76" w:author="Comparison" w:date="2026-09-25T20:04:00Z" w16du:dateUtc="2026-09-26T00:04:00Z"/>
          <w:rFonts w:ascii="Barlow" w:eastAsia="Barlow" w:hAnsi="Barlow" w:cs="Barlow"/>
        </w:rPr>
      </w:pPr>
      <w:ins w:id="77" w:author="Comparison" w:date="2026-09-25T20:04:00Z" w16du:dateUtc="2026-09-26T00:04:00Z">
        <w:r>
          <w:rPr>
            <w:rFonts w:ascii="Barlow" w:eastAsia="Barlow" w:hAnsi="Barlow" w:cs="Barlow"/>
          </w:rPr>
          <w:t>Date: _______________________________________</w:t>
        </w:r>
      </w:ins>
    </w:p>
    <w:p w14:paraId="35375CAB" w14:textId="77777777" w:rsidR="00196967" w:rsidRDefault="005A4A2A">
      <w:pPr>
        <w:spacing w:before="240" w:after="240"/>
        <w:rPr>
          <w:ins w:id="78" w:author="Comparison" w:date="2026-09-25T20:04:00Z" w16du:dateUtc="2026-09-26T00:04:00Z"/>
          <w:rFonts w:ascii="Barlow" w:eastAsia="Barlow" w:hAnsi="Barlow" w:cs="Barlow"/>
        </w:rPr>
      </w:pPr>
      <w:ins w:id="79" w:author="Comparison" w:date="2026-09-25T20:04:00Z" w16du:dateUtc="2026-09-26T00:04:00Z">
        <w:r>
          <w:rPr>
            <w:rFonts w:ascii="Barlow" w:eastAsia="Barlow" w:hAnsi="Barlow" w:cs="Barlow"/>
          </w:rPr>
          <w:t>Staff Member Signature (optional): _______________________________________</w:t>
        </w:r>
      </w:ins>
    </w:p>
    <w:p w14:paraId="27EAED28" w14:textId="77777777" w:rsidR="00196967" w:rsidRDefault="005A4A2A">
      <w:pPr>
        <w:spacing w:before="240" w:after="240"/>
        <w:rPr>
          <w:ins w:id="80" w:author="Comparison" w:date="2026-09-25T20:04:00Z" w16du:dateUtc="2026-09-26T00:04:00Z"/>
          <w:rFonts w:ascii="Barlow" w:eastAsia="Barlow" w:hAnsi="Barlow" w:cs="Barlow"/>
        </w:rPr>
      </w:pPr>
      <w:ins w:id="81" w:author="Comparison" w:date="2026-09-25T20:04:00Z" w16du:dateUtc="2026-09-26T00:04:00Z">
        <w:r>
          <w:rPr>
            <w:rFonts w:ascii="Barlow" w:eastAsia="Barlow" w:hAnsi="Barlow" w:cs="Barlow"/>
          </w:rPr>
          <w:t>Date: _______________________________________</w:t>
        </w:r>
      </w:ins>
    </w:p>
    <w:p w14:paraId="7A98D39F" w14:textId="77777777" w:rsidR="00196967" w:rsidRDefault="005A4A2A">
      <w:pPr>
        <w:spacing w:before="240" w:after="240"/>
        <w:rPr>
          <w:ins w:id="82" w:author="Comparison" w:date="2026-09-25T20:04:00Z" w16du:dateUtc="2026-09-26T00:04:00Z"/>
          <w:rFonts w:ascii="Barlow" w:eastAsia="Barlow" w:hAnsi="Barlow" w:cs="Barlow"/>
        </w:rPr>
      </w:pPr>
      <w:ins w:id="83" w:author="Comparison" w:date="2026-09-25T20:04:00Z" w16du:dateUtc="2026-09-26T00:04:00Z">
        <w:r>
          <w:rPr>
            <w:rFonts w:ascii="Barlow" w:eastAsia="Barlow" w:hAnsi="Barlow" w:cs="Barlow"/>
          </w:rPr>
          <w:t>Staff Member Signature (optional): _______________________________________</w:t>
        </w:r>
      </w:ins>
    </w:p>
    <w:p w14:paraId="53FB6E86" w14:textId="77777777" w:rsidR="00196967" w:rsidRDefault="005A4A2A">
      <w:pPr>
        <w:spacing w:before="240" w:after="240"/>
        <w:rPr>
          <w:ins w:id="84" w:author="Comparison" w:date="2026-09-25T20:04:00Z" w16du:dateUtc="2026-09-26T00:04:00Z"/>
          <w:rFonts w:ascii="Barlow" w:eastAsia="Barlow" w:hAnsi="Barlow" w:cs="Barlow"/>
        </w:rPr>
      </w:pPr>
      <w:ins w:id="85" w:author="Comparison" w:date="2026-09-25T20:04:00Z" w16du:dateUtc="2026-09-26T00:04:00Z">
        <w:r>
          <w:rPr>
            <w:rFonts w:ascii="Barlow" w:eastAsia="Barlow" w:hAnsi="Barlow" w:cs="Barlow"/>
          </w:rPr>
          <w:t>Date: _______________________________________</w:t>
        </w:r>
      </w:ins>
    </w:p>
    <w:p w14:paraId="6FCBFCF1" w14:textId="77777777" w:rsidR="00196967" w:rsidRDefault="00196967">
      <w:pPr>
        <w:spacing w:before="240" w:after="240"/>
        <w:rPr>
          <w:ins w:id="86" w:author="Comparison" w:date="2026-09-25T20:04:00Z" w16du:dateUtc="2026-09-26T00:04:00Z"/>
          <w:rFonts w:ascii="Barlow" w:eastAsia="Barlow" w:hAnsi="Barlow" w:cs="Barlow"/>
        </w:rPr>
      </w:pPr>
    </w:p>
    <w:p w14:paraId="7FB3A9D3" w14:textId="77777777" w:rsidR="00196967" w:rsidRDefault="00196967">
      <w:pPr>
        <w:spacing w:before="240" w:after="240"/>
        <w:rPr>
          <w:ins w:id="87" w:author="Comparison" w:date="2026-09-25T20:04:00Z" w16du:dateUtc="2026-09-26T00:04:00Z"/>
          <w:rFonts w:ascii="Barlow" w:eastAsia="Barlow" w:hAnsi="Barlow" w:cs="Barlow"/>
        </w:rPr>
      </w:pPr>
    </w:p>
    <w:p w14:paraId="2A8702A8" w14:textId="77777777" w:rsidR="00196967" w:rsidRDefault="00196967">
      <w:pPr>
        <w:spacing w:before="240" w:after="240"/>
        <w:rPr>
          <w:ins w:id="88" w:author="Comparison" w:date="2026-09-25T20:04:00Z" w16du:dateUtc="2026-09-26T00:04:00Z"/>
          <w:rFonts w:ascii="Barlow" w:eastAsia="Barlow" w:hAnsi="Barlow" w:cs="Barlow"/>
        </w:rPr>
      </w:pPr>
    </w:p>
    <w:p w14:paraId="187DBC61" w14:textId="77777777" w:rsidR="00196967" w:rsidRDefault="00196967">
      <w:pPr>
        <w:spacing w:before="240" w:after="240"/>
        <w:rPr>
          <w:ins w:id="89" w:author="Comparison" w:date="2026-09-25T20:04:00Z" w16du:dateUtc="2026-09-26T00:04:00Z"/>
          <w:rFonts w:ascii="Barlow" w:eastAsia="Barlow" w:hAnsi="Barlow" w:cs="Barlow"/>
        </w:rPr>
      </w:pPr>
    </w:p>
    <w:p w14:paraId="2AB08472" w14:textId="77777777" w:rsidR="00196967" w:rsidRDefault="00196967">
      <w:pPr>
        <w:spacing w:before="240" w:after="240"/>
        <w:rPr>
          <w:ins w:id="90" w:author="Comparison" w:date="2026-09-25T20:04:00Z" w16du:dateUtc="2026-09-26T00:04:00Z"/>
          <w:rFonts w:ascii="Barlow" w:eastAsia="Barlow" w:hAnsi="Barlow" w:cs="Barlow"/>
        </w:rPr>
      </w:pPr>
    </w:p>
    <w:p w14:paraId="50D5CD86" w14:textId="77777777" w:rsidR="00196967" w:rsidRDefault="00196967">
      <w:pPr>
        <w:spacing w:before="240" w:after="240"/>
        <w:rPr>
          <w:ins w:id="91" w:author="Comparison" w:date="2026-09-25T20:04:00Z" w16du:dateUtc="2026-09-26T00:04:00Z"/>
          <w:rFonts w:ascii="Barlow" w:eastAsia="Barlow" w:hAnsi="Barlow" w:cs="Barlow"/>
        </w:rPr>
      </w:pPr>
    </w:p>
    <w:p w14:paraId="353A6BCA" w14:textId="77777777" w:rsidR="00196967" w:rsidRDefault="00196967">
      <w:pPr>
        <w:spacing w:before="240" w:after="240"/>
        <w:rPr>
          <w:ins w:id="92" w:author="Comparison" w:date="2026-09-25T20:04:00Z" w16du:dateUtc="2026-09-26T00:04:00Z"/>
          <w:rFonts w:ascii="Barlow" w:eastAsia="Barlow" w:hAnsi="Barlow" w:cs="Barlow"/>
        </w:rPr>
      </w:pPr>
    </w:p>
    <w:p w14:paraId="1D46039E" w14:textId="77777777" w:rsidR="00196967" w:rsidRDefault="00196967">
      <w:pPr>
        <w:spacing w:before="240" w:after="240"/>
        <w:rPr>
          <w:ins w:id="93" w:author="Comparison" w:date="2026-09-25T20:04:00Z" w16du:dateUtc="2026-09-26T00:04:00Z"/>
          <w:rFonts w:ascii="Barlow" w:eastAsia="Barlow" w:hAnsi="Barlow" w:cs="Barlow"/>
        </w:rPr>
      </w:pPr>
    </w:p>
    <w:p w14:paraId="3D7D7F0B" w14:textId="77777777" w:rsidR="00AB687A" w:rsidRDefault="005A4A2A" w:rsidP="00D3725F">
      <w:pPr>
        <w:jc w:val="center"/>
        <w:rPr>
          <w:del w:id="94" w:author="Comparison" w:date="2026-09-25T20:04:00Z" w16du:dateUtc="2026-09-26T00:04:00Z"/>
          <w:rFonts w:ascii="Arial" w:hAnsi="Arial" w:cs="Arial"/>
          <w:b/>
          <w:sz w:val="32"/>
        </w:rPr>
      </w:pPr>
      <w:ins w:id="95" w:author="Comparison" w:date="2026-09-25T20:04:00Z" w16du:dateUtc="2026-09-26T00:04:00Z">
        <w:r>
          <w:rPr>
            <w:rFonts w:ascii="Barlow" w:eastAsia="Barlow" w:hAnsi="Barlow" w:cs="Barlow"/>
            <w:i/>
          </w:rPr>
          <w:t xml:space="preserve">This consent remains valid for the </w:t>
        </w:r>
        <w:r>
          <w:rPr>
            <w:rFonts w:ascii="Barlow" w:eastAsia="Barlow" w:hAnsi="Barlow" w:cs="Barlow"/>
            <w:b/>
            <w:i/>
          </w:rPr>
          <w:t>2025-26 school year</w:t>
        </w:r>
        <w:r>
          <w:rPr>
            <w:rFonts w:ascii="Barlow" w:eastAsia="Barlow" w:hAnsi="Barlow" w:cs="Barlow"/>
            <w:i/>
          </w:rPr>
          <w:t xml:space="preserve"> unless revoked in writing by the parent or guardian.</w:t>
        </w:r>
      </w:ins>
      <w:del w:id="96" w:author="Comparison" w:date="2026-09-25T20:04:00Z" w16du:dateUtc="2026-09-26T00:04:00Z">
        <w:r w:rsidR="00451C5D" w:rsidRPr="00451C5D">
          <w:rPr>
            <w:rFonts w:ascii="Arial" w:hAnsi="Arial" w:cs="Arial"/>
            <w:b/>
            <w:noProof/>
            <w:sz w:val="32"/>
            <w:lang w:eastAsia="en-GB"/>
          </w:rPr>
          <mc:AlternateContent>
            <mc:Choice Requires="wps">
              <w:drawing>
                <wp:anchor distT="45720" distB="45720" distL="114300" distR="114300" simplePos="0" relativeHeight="251659264" behindDoc="0" locked="0" layoutInCell="1" allowOverlap="1">
                  <wp:simplePos x="0" y="0"/>
                  <wp:positionH relativeFrom="margin">
                    <wp:align>right</wp:align>
                  </wp:positionH>
                  <wp:positionV relativeFrom="paragraph">
                    <wp:posOffset>393700</wp:posOffset>
                  </wp:positionV>
                  <wp:extent cx="8845550" cy="508000"/>
                  <wp:effectExtent l="0" t="0" r="12700" b="25400"/>
                  <wp:wrapSquare wrapText="bothSides"/>
                  <wp:docPr id="217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8845550" cy="50800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D6B413F" w14:textId="77777777" w:rsidR="00451C5D" w:rsidRPr="00451C5D" w:rsidRDefault="00451C5D" w:rsidP="00451C5D">
                              <w:pPr>
                                <w:widowControl w:val="0"/>
                                <w:jc w:val="center"/>
                                <w:rPr>
                                  <w:del w:id="97" w:author="Comparison" w:date="2026-09-25T20:04:00Z" w16du:dateUtc="2026-09-26T00:04:00Z"/>
                                  <w:rFonts w:ascii="Arial" w:hAnsi="Arial" w:cs="Arial"/>
                                  <w:sz w:val="24"/>
                                  <w:szCs w:val="32"/>
                                </w:rPr>
                              </w:pPr>
                              <w:del w:id="98" w:author="Comparison" w:date="2026-09-25T20:04:00Z" w16du:dateUtc="2026-09-26T00:04:00Z">
                                <w:r w:rsidRPr="00451C5D">
                                  <w:rPr>
                                    <w:rFonts w:ascii="Arial" w:hAnsi="Arial" w:cs="Arial"/>
                                    <w:sz w:val="24"/>
                                    <w:szCs w:val="32"/>
                                  </w:rPr>
                                  <w:delText xml:space="preserve">This form is to help other people to understand </w:delText>
                                </w:r>
                                <w:r w:rsidR="003F21B0">
                                  <w:rPr>
                                    <w:rFonts w:ascii="Arial" w:hAnsi="Arial" w:cs="Arial"/>
                                    <w:sz w:val="24"/>
                                    <w:szCs w:val="32"/>
                                  </w:rPr>
                                  <w:delText>and help you</w:delText>
                                </w:r>
                                <w:r w:rsidRPr="00451C5D">
                                  <w:rPr>
                                    <w:rFonts w:ascii="Arial" w:hAnsi="Arial" w:cs="Arial"/>
                                    <w:sz w:val="24"/>
                                    <w:szCs w:val="32"/>
                                  </w:rPr>
                                  <w:delText xml:space="preserve">.  Your views will be used in your </w:delText>
                                </w:r>
                                <w:r w:rsidR="003F21B0">
                                  <w:rPr>
                                    <w:rFonts w:ascii="Arial" w:hAnsi="Arial" w:cs="Arial"/>
                                    <w:sz w:val="24"/>
                                    <w:szCs w:val="32"/>
                                  </w:rPr>
                                  <w:delText>Annual Review report.</w:delText>
                                </w:r>
                              </w:del>
                            </w:p>
                            <w:p w14:paraId="66B2C7F4" w14:textId="77777777" w:rsidR="00451C5D" w:rsidRDefault="00451C5D">
                              <w:pPr>
                                <w:rPr>
                                  <w:del w:id="99" w:author="Comparison" w:date="2026-09-25T20:04:00Z" w16du:dateUtc="2026-09-26T00:04:00Z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style="position:absolute;left:0;text-align:left;margin-left:645.3pt;margin-top:31pt;width:696.5pt;height:40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" fillcolor="#c5e0b3 [1305]">
                  <v:textbox>
                    <w:txbxContent>
                      <w:p w14:paraId="0D6B413F" w14:textId="77777777" w:rsidR="00451C5D" w:rsidRPr="00451C5D" w:rsidRDefault="00451C5D" w:rsidP="00451C5D">
                        <w:pPr>
                          <w:widowControl w:val="0"/>
                          <w:jc w:val="center"/>
                          <w:rPr>
                            <w:del w:id="100" w:author="Comparison" w:date="2026-09-25T20:04:00Z" w16du:dateUtc="2026-09-26T00:04:00Z"/>
                            <w:rFonts w:ascii="Arial" w:hAnsi="Arial" w:cs="Arial"/>
                            <w:sz w:val="24"/>
                            <w:szCs w:val="32"/>
                          </w:rPr>
                        </w:pPr>
                        <w:del w:id="101" w:author="Comparison" w:date="2026-09-25T20:04:00Z" w16du:dateUtc="2026-09-26T00:04:00Z">
                          <w:r w:rsidRPr="00451C5D">
                            <w:rPr>
                              <w:rFonts w:ascii="Arial" w:hAnsi="Arial" w:cs="Arial"/>
                              <w:sz w:val="24"/>
                              <w:szCs w:val="32"/>
                            </w:rPr>
                            <w:delText xml:space="preserve">This form is to help other people to understand </w:delText>
                          </w:r>
                          <w:r w:rsidR="003F21B0">
                            <w:rPr>
                              <w:rFonts w:ascii="Arial" w:hAnsi="Arial" w:cs="Arial"/>
                              <w:sz w:val="24"/>
                              <w:szCs w:val="32"/>
                            </w:rPr>
                            <w:delText>and help you</w:delText>
                          </w:r>
                          <w:r w:rsidRPr="00451C5D">
                            <w:rPr>
                              <w:rFonts w:ascii="Arial" w:hAnsi="Arial" w:cs="Arial"/>
                              <w:sz w:val="24"/>
                              <w:szCs w:val="32"/>
                            </w:rPr>
                            <w:delText xml:space="preserve">.  Your views will be used in your </w:delText>
                          </w:r>
                          <w:r w:rsidR="003F21B0">
                            <w:rPr>
                              <w:rFonts w:ascii="Arial" w:hAnsi="Arial" w:cs="Arial"/>
                              <w:sz w:val="24"/>
                              <w:szCs w:val="32"/>
                            </w:rPr>
                            <w:delText>Annual Review report.</w:delText>
                          </w:r>
                        </w:del>
                      </w:p>
                      <w:p w14:paraId="66B2C7F4" w14:textId="77777777" w:rsidR="00451C5D" w:rsidRDefault="00451C5D">
                        <w:pPr>
                          <w:rPr>
                            <w:del w:id="102" w:author="Comparison" w:date="2026-09-25T20:04:00Z" w16du:dateUtc="2026-09-26T00:04:00Z"/>
                          </w:rPr>
                        </w:pPr>
                      </w:p>
                    </w:txbxContent>
                  </v:textbox>
                  <w10:wrap type="square" anchorx="margin"/>
                </v:shape>
              </w:pict>
            </mc:Fallback>
          </mc:AlternateContent>
        </w:r>
        <w:r w:rsidR="00451C5D" w:rsidRPr="00451C5D">
          <w:rPr>
            <w:rFonts w:ascii="Arial" w:hAnsi="Arial" w:cs="Arial"/>
            <w:b/>
            <w:sz w:val="32"/>
          </w:rPr>
          <w:delText>All About You</w:delText>
        </w:r>
      </w:del>
    </w:p>
    <w:p w14:paraId="127F8DA2" w14:textId="77777777" w:rsidR="00D3725F" w:rsidRPr="00D3725F" w:rsidRDefault="008C2A59" w:rsidP="00D3725F">
      <w:pPr>
        <w:jc w:val="center"/>
        <w:rPr>
          <w:del w:id="103" w:author="Comparison" w:date="2026-09-25T20:04:00Z" w16du:dateUtc="2026-09-26T00:04:00Z"/>
          <w:rFonts w:ascii="Arial" w:hAnsi="Arial" w:cs="Arial"/>
          <w:b/>
          <w:sz w:val="18"/>
        </w:rPr>
      </w:pPr>
      <w:del w:id="104" w:author="Comparison" w:date="2026-09-25T20:04:00Z" w16du:dateUtc="2026-09-26T00:04:00Z">
        <w:r w:rsidRPr="008C2A59">
          <w:rPr>
            <w:rFonts w:ascii="Arial" w:hAnsi="Arial" w:cs="Arial"/>
            <w:b/>
            <w:noProof/>
            <w:sz w:val="32"/>
            <w:lang w:eastAsia="en-GB"/>
          </w:rPr>
          <mc:AlternateContent>
            <mc:Choice Requires="wps">
              <w:drawing>
                <wp:anchor distT="45720" distB="45720" distL="114300" distR="114300" simplePos="0" relativeHeight="251661312" behindDoc="0" locked="0" layoutInCell="1" allowOverlap="1">
                  <wp:simplePos x="0" y="0"/>
                  <wp:positionH relativeFrom="column">
                    <wp:posOffset>5207000</wp:posOffset>
                  </wp:positionH>
                  <wp:positionV relativeFrom="paragraph">
                    <wp:posOffset>681355</wp:posOffset>
                  </wp:positionV>
                  <wp:extent cx="2360930" cy="1847850"/>
                  <wp:effectExtent l="0" t="0" r="17145" b="19050"/>
                  <wp:wrapSquare wrapText="bothSides"/>
                  <wp:docPr id="3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360930" cy="1847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E876E45" w14:textId="77777777" w:rsidR="008C2A59" w:rsidRPr="00F90CFD" w:rsidRDefault="00BB190D">
                              <w:pPr>
                                <w:rPr>
                                  <w:del w:id="105" w:author="Comparison" w:date="2026-09-25T20:04:00Z" w16du:dateUtc="2026-09-26T00:04:00Z"/>
                                  <w:rFonts w:ascii="Arial" w:hAnsi="Arial" w:cs="Arial"/>
                                </w:rPr>
                              </w:pPr>
                              <w:del w:id="106" w:author="Comparison" w:date="2026-09-25T20:04:00Z" w16du:dateUtc="2026-09-26T00:04:00Z">
                                <w:r>
                                  <w:rPr>
                                    <w:rFonts w:ascii="Arial" w:hAnsi="Arial" w:cs="Arial"/>
                                  </w:rPr>
                                  <w:delText xml:space="preserve">Put an </w:delText>
                                </w:r>
                                <w:r w:rsidR="00F90CFD" w:rsidRPr="00F90CFD">
                                  <w:rPr>
                                    <w:rFonts w:ascii="Arial" w:hAnsi="Arial" w:cs="Arial"/>
                                  </w:rPr>
                                  <w:delText>image of you here (this can be a photo, avatar or picture that you</w:delText>
                                </w:r>
                                <w:r>
                                  <w:rPr>
                                    <w:rFonts w:ascii="Arial" w:hAnsi="Arial" w:cs="Arial"/>
                                  </w:rPr>
                                  <w:delText xml:space="preserve"> like</w:delText>
                                </w:r>
                                <w:r w:rsidR="00F90CFD" w:rsidRPr="00F90CFD">
                                  <w:rPr>
                                    <w:rFonts w:ascii="Arial" w:hAnsi="Arial" w:cs="Arial"/>
                                  </w:rPr>
                                  <w:delText>)</w:delText>
                                </w:r>
                              </w:del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40000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id="_x0000_s1027" type="#_x0000_t202" style="position:absolute;left:0;text-align:left;margin-left:410pt;margin-top:53.65pt;width:185.9pt;height:145.5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">
                  <v:textbox>
                    <w:txbxContent>
                      <w:p w14:paraId="6E876E45" w14:textId="77777777" w:rsidR="008C2A59" w:rsidRPr="00F90CFD" w:rsidRDefault="00BB190D">
                        <w:pPr>
                          <w:rPr>
                            <w:del w:id="107" w:author="Comparison" w:date="2026-09-25T20:04:00Z" w16du:dateUtc="2026-09-26T00:04:00Z"/>
                            <w:rFonts w:ascii="Arial" w:hAnsi="Arial" w:cs="Arial"/>
                          </w:rPr>
                        </w:pPr>
                        <w:del w:id="108" w:author="Comparison" w:date="2026-09-25T20:04:00Z" w16du:dateUtc="2026-09-26T00:04:00Z">
                          <w:r>
                            <w:rPr>
                              <w:rFonts w:ascii="Arial" w:hAnsi="Arial" w:cs="Arial"/>
                            </w:rPr>
                            <w:delText xml:space="preserve">Put an </w:delText>
                          </w:r>
                          <w:r w:rsidR="00F90CFD" w:rsidRPr="00F90CFD">
                            <w:rPr>
                              <w:rFonts w:ascii="Arial" w:hAnsi="Arial" w:cs="Arial"/>
                            </w:rPr>
                            <w:delText>image of you here (this can be a photo, avatar or picture that you</w:delText>
                          </w:r>
                          <w:r>
                            <w:rPr>
                              <w:rFonts w:ascii="Arial" w:hAnsi="Arial" w:cs="Arial"/>
                            </w:rPr>
                            <w:delText xml:space="preserve"> like</w:delText>
                          </w:r>
                          <w:r w:rsidR="00F90CFD" w:rsidRPr="00F90CFD">
                            <w:rPr>
                              <w:rFonts w:ascii="Arial" w:hAnsi="Arial" w:cs="Arial"/>
                            </w:rPr>
                            <w:delText>)</w:delText>
                          </w:r>
                        </w:del>
                      </w:p>
                    </w:txbxContent>
                  </v:textbox>
                  <w10:wrap type="square"/>
                </v:shape>
              </w:pict>
            </mc:Fallback>
          </mc:AlternateContent>
        </w:r>
      </w:del>
    </w:p>
    <w:tbl>
      <w:tblPr>
        <w:tblStyle w:val="TableGrid"/>
        <w:tblW w:w="0" w:type="auto"/>
        <w:tblLook w:val="04A0" w:firstRow="1" w:lastRow="0" w:firstColumn="1" w:lastColumn="0" w:noHBand="0" w:noVBand="1"/>
        <w:tblCaption w:val="Your details"/>
      </w:tblPr>
      <w:tblGrid>
        <w:gridCol w:w="3681"/>
        <w:gridCol w:w="3544"/>
      </w:tblGrid>
      <w:tr w:rsidR="00451C5D" w14:paraId="02E7F067" w14:textId="77777777" w:rsidTr="00D57749">
        <w:trPr>
          <w:trHeight w:val="567"/>
          <w:tblHeader/>
          <w:del w:id="109" w:author="Comparison" w:date="2026-09-25T20:04:00Z" w16du:dateUtc="2026-09-26T00:04:00Z"/>
        </w:trPr>
        <w:tc>
          <w:tcPr>
            <w:tcW w:w="3681" w:type="dxa"/>
            <w:shd w:val="clear" w:color="auto" w:fill="C5E0B3" w:themeFill="accent6" w:themeFillTint="66"/>
            <w:vAlign w:val="center"/>
          </w:tcPr>
          <w:p w14:paraId="42694203" w14:textId="77777777" w:rsidR="00451C5D" w:rsidRPr="00451C5D" w:rsidRDefault="00BB190D" w:rsidP="00BB190D">
            <w:pPr>
              <w:jc w:val="center"/>
              <w:rPr>
                <w:del w:id="110" w:author="Comparison" w:date="2026-09-25T20:04:00Z" w16du:dateUtc="2026-09-26T00:04:00Z"/>
                <w:rFonts w:ascii="Arial" w:hAnsi="Arial" w:cs="Arial"/>
                <w:sz w:val="24"/>
              </w:rPr>
            </w:pPr>
            <w:del w:id="111" w:author="Comparison" w:date="2026-09-25T20:04:00Z" w16du:dateUtc="2026-09-26T00:04:00Z">
              <w:r>
                <w:rPr>
                  <w:rFonts w:ascii="Arial" w:hAnsi="Arial" w:cs="Arial"/>
                  <w:sz w:val="24"/>
                </w:rPr>
                <w:delText>My n</w:delText>
              </w:r>
              <w:r w:rsidR="00451C5D" w:rsidRPr="00451C5D">
                <w:rPr>
                  <w:rFonts w:ascii="Arial" w:hAnsi="Arial" w:cs="Arial"/>
                  <w:sz w:val="24"/>
                </w:rPr>
                <w:delText>ame</w:delText>
              </w:r>
              <w:r>
                <w:rPr>
                  <w:rFonts w:ascii="Arial" w:hAnsi="Arial" w:cs="Arial"/>
                  <w:sz w:val="24"/>
                </w:rPr>
                <w:delText xml:space="preserve"> is</w:delText>
              </w:r>
            </w:del>
          </w:p>
        </w:tc>
        <w:tc>
          <w:tcPr>
            <w:tcW w:w="3544" w:type="dxa"/>
          </w:tcPr>
          <w:p w14:paraId="5B1655D7" w14:textId="77777777" w:rsidR="00451C5D" w:rsidRPr="00451C5D" w:rsidRDefault="00451C5D" w:rsidP="00451C5D">
            <w:pPr>
              <w:jc w:val="center"/>
              <w:rPr>
                <w:del w:id="112" w:author="Comparison" w:date="2026-09-25T20:04:00Z" w16du:dateUtc="2026-09-26T00:04:00Z"/>
                <w:rFonts w:ascii="Arial" w:hAnsi="Arial" w:cs="Arial"/>
                <w:sz w:val="24"/>
              </w:rPr>
            </w:pPr>
          </w:p>
        </w:tc>
      </w:tr>
      <w:tr w:rsidR="00451C5D" w14:paraId="3FD57A70" w14:textId="77777777" w:rsidTr="008C2A59">
        <w:trPr>
          <w:trHeight w:val="567"/>
          <w:del w:id="113" w:author="Comparison" w:date="2026-09-25T20:04:00Z" w16du:dateUtc="2026-09-26T00:04:00Z"/>
        </w:trPr>
        <w:tc>
          <w:tcPr>
            <w:tcW w:w="3681" w:type="dxa"/>
            <w:shd w:val="clear" w:color="auto" w:fill="C5E0B3" w:themeFill="accent6" w:themeFillTint="66"/>
            <w:vAlign w:val="center"/>
          </w:tcPr>
          <w:p w14:paraId="16FE43FC" w14:textId="77777777" w:rsidR="00451C5D" w:rsidRPr="00451C5D" w:rsidRDefault="00BB190D" w:rsidP="00451C5D">
            <w:pPr>
              <w:jc w:val="center"/>
              <w:rPr>
                <w:del w:id="114" w:author="Comparison" w:date="2026-09-25T20:04:00Z" w16du:dateUtc="2026-09-26T00:04:00Z"/>
                <w:rFonts w:ascii="Arial" w:hAnsi="Arial" w:cs="Arial"/>
                <w:sz w:val="24"/>
              </w:rPr>
            </w:pPr>
            <w:del w:id="115" w:author="Comparison" w:date="2026-09-25T20:04:00Z" w16du:dateUtc="2026-09-26T00:04:00Z">
              <w:r>
                <w:rPr>
                  <w:rFonts w:ascii="Arial" w:hAnsi="Arial" w:cs="Arial"/>
                  <w:sz w:val="24"/>
                </w:rPr>
                <w:delText>My d</w:delText>
              </w:r>
              <w:r w:rsidR="00451C5D" w:rsidRPr="00451C5D">
                <w:rPr>
                  <w:rFonts w:ascii="Arial" w:hAnsi="Arial" w:cs="Arial"/>
                  <w:sz w:val="24"/>
                </w:rPr>
                <w:delText>ate of birth</w:delText>
              </w:r>
              <w:r>
                <w:rPr>
                  <w:rFonts w:ascii="Arial" w:hAnsi="Arial" w:cs="Arial"/>
                  <w:sz w:val="24"/>
                </w:rPr>
                <w:delText xml:space="preserve"> is</w:delText>
              </w:r>
            </w:del>
          </w:p>
        </w:tc>
        <w:tc>
          <w:tcPr>
            <w:tcW w:w="3544" w:type="dxa"/>
          </w:tcPr>
          <w:p w14:paraId="3382E69A" w14:textId="77777777" w:rsidR="00451C5D" w:rsidRPr="00451C5D" w:rsidRDefault="00451C5D" w:rsidP="00451C5D">
            <w:pPr>
              <w:jc w:val="center"/>
              <w:rPr>
                <w:del w:id="116" w:author="Comparison" w:date="2026-09-25T20:04:00Z" w16du:dateUtc="2026-09-26T00:04:00Z"/>
                <w:rFonts w:ascii="Arial" w:hAnsi="Arial" w:cs="Arial"/>
                <w:sz w:val="24"/>
              </w:rPr>
            </w:pPr>
          </w:p>
        </w:tc>
      </w:tr>
      <w:tr w:rsidR="00451C5D" w14:paraId="155B0AF4" w14:textId="77777777" w:rsidTr="008C2A59">
        <w:trPr>
          <w:trHeight w:val="567"/>
          <w:del w:id="117" w:author="Comparison" w:date="2026-09-25T20:04:00Z" w16du:dateUtc="2026-09-26T00:04:00Z"/>
        </w:trPr>
        <w:tc>
          <w:tcPr>
            <w:tcW w:w="3681" w:type="dxa"/>
            <w:shd w:val="clear" w:color="auto" w:fill="C5E0B3" w:themeFill="accent6" w:themeFillTint="66"/>
            <w:vAlign w:val="center"/>
          </w:tcPr>
          <w:p w14:paraId="7BC6E204" w14:textId="77777777" w:rsidR="00451C5D" w:rsidRPr="00451C5D" w:rsidRDefault="00451C5D" w:rsidP="00BB190D">
            <w:pPr>
              <w:jc w:val="center"/>
              <w:rPr>
                <w:del w:id="118" w:author="Comparison" w:date="2026-09-25T20:04:00Z" w16du:dateUtc="2026-09-26T00:04:00Z"/>
                <w:rFonts w:ascii="Arial" w:hAnsi="Arial" w:cs="Arial"/>
                <w:sz w:val="24"/>
              </w:rPr>
            </w:pPr>
            <w:del w:id="119" w:author="Comparison" w:date="2026-09-25T20:04:00Z" w16du:dateUtc="2026-09-26T00:04:00Z">
              <w:r w:rsidRPr="00451C5D">
                <w:rPr>
                  <w:rFonts w:ascii="Arial" w:hAnsi="Arial" w:cs="Arial"/>
                  <w:sz w:val="24"/>
                </w:rPr>
                <w:delText xml:space="preserve">Who helped </w:delText>
              </w:r>
              <w:r w:rsidR="00BB190D">
                <w:rPr>
                  <w:rFonts w:ascii="Arial" w:hAnsi="Arial" w:cs="Arial"/>
                  <w:sz w:val="24"/>
                </w:rPr>
                <w:delText>me</w:delText>
              </w:r>
              <w:r w:rsidRPr="00451C5D">
                <w:rPr>
                  <w:rFonts w:ascii="Arial" w:hAnsi="Arial" w:cs="Arial"/>
                  <w:sz w:val="24"/>
                </w:rPr>
                <w:delText xml:space="preserve"> to complete this form (if anyone)?</w:delText>
              </w:r>
            </w:del>
          </w:p>
        </w:tc>
        <w:tc>
          <w:tcPr>
            <w:tcW w:w="3544" w:type="dxa"/>
          </w:tcPr>
          <w:p w14:paraId="17D9B0A9" w14:textId="77777777" w:rsidR="00451C5D" w:rsidRPr="00451C5D" w:rsidRDefault="00451C5D" w:rsidP="00451C5D">
            <w:pPr>
              <w:jc w:val="center"/>
              <w:rPr>
                <w:del w:id="120" w:author="Comparison" w:date="2026-09-25T20:04:00Z" w16du:dateUtc="2026-09-26T00:04:00Z"/>
                <w:rFonts w:ascii="Arial" w:hAnsi="Arial" w:cs="Arial"/>
                <w:sz w:val="24"/>
              </w:rPr>
            </w:pPr>
          </w:p>
        </w:tc>
      </w:tr>
      <w:tr w:rsidR="00D3725F" w14:paraId="33833C4C" w14:textId="77777777" w:rsidTr="008C2A59">
        <w:trPr>
          <w:trHeight w:val="567"/>
          <w:del w:id="121" w:author="Comparison" w:date="2026-09-25T20:04:00Z" w16du:dateUtc="2026-09-26T00:04:00Z"/>
        </w:trPr>
        <w:tc>
          <w:tcPr>
            <w:tcW w:w="3681" w:type="dxa"/>
            <w:shd w:val="clear" w:color="auto" w:fill="C5E0B3" w:themeFill="accent6" w:themeFillTint="66"/>
            <w:vAlign w:val="center"/>
          </w:tcPr>
          <w:p w14:paraId="60BFF806" w14:textId="77777777" w:rsidR="00D3725F" w:rsidRPr="00451C5D" w:rsidRDefault="00D3725F" w:rsidP="00BB190D">
            <w:pPr>
              <w:jc w:val="center"/>
              <w:rPr>
                <w:del w:id="122" w:author="Comparison" w:date="2026-09-25T20:04:00Z" w16du:dateUtc="2026-09-26T00:04:00Z"/>
                <w:rFonts w:ascii="Arial" w:hAnsi="Arial" w:cs="Arial"/>
                <w:sz w:val="24"/>
              </w:rPr>
            </w:pPr>
            <w:del w:id="123" w:author="Comparison" w:date="2026-09-25T20:04:00Z" w16du:dateUtc="2026-09-26T00:04:00Z">
              <w:r>
                <w:rPr>
                  <w:rFonts w:ascii="Arial" w:hAnsi="Arial" w:cs="Arial"/>
                  <w:sz w:val="24"/>
                </w:rPr>
                <w:delText xml:space="preserve">Date </w:delText>
              </w:r>
              <w:r w:rsidR="00BB190D">
                <w:rPr>
                  <w:rFonts w:ascii="Arial" w:hAnsi="Arial" w:cs="Arial"/>
                  <w:sz w:val="24"/>
                </w:rPr>
                <w:delText xml:space="preserve">I </w:delText>
              </w:r>
              <w:r>
                <w:rPr>
                  <w:rFonts w:ascii="Arial" w:hAnsi="Arial" w:cs="Arial"/>
                  <w:sz w:val="24"/>
                </w:rPr>
                <w:delText>completed</w:delText>
              </w:r>
              <w:r w:rsidR="00BB190D">
                <w:rPr>
                  <w:rFonts w:ascii="Arial" w:hAnsi="Arial" w:cs="Arial"/>
                  <w:sz w:val="24"/>
                </w:rPr>
                <w:delText xml:space="preserve"> this form</w:delText>
              </w:r>
            </w:del>
          </w:p>
        </w:tc>
        <w:tc>
          <w:tcPr>
            <w:tcW w:w="3544" w:type="dxa"/>
          </w:tcPr>
          <w:p w14:paraId="3F9ADFA9" w14:textId="77777777" w:rsidR="00D3725F" w:rsidRPr="00451C5D" w:rsidRDefault="00D3725F" w:rsidP="00451C5D">
            <w:pPr>
              <w:jc w:val="center"/>
              <w:rPr>
                <w:del w:id="124" w:author="Comparison" w:date="2026-09-25T20:04:00Z" w16du:dateUtc="2026-09-26T00:04:00Z"/>
                <w:rFonts w:ascii="Arial" w:hAnsi="Arial" w:cs="Arial"/>
                <w:sz w:val="24"/>
              </w:rPr>
            </w:pPr>
          </w:p>
        </w:tc>
      </w:tr>
    </w:tbl>
    <w:p w14:paraId="4CAD0AA6" w14:textId="77777777" w:rsidR="00451C5D" w:rsidRPr="00AB687A" w:rsidRDefault="00451C5D" w:rsidP="00451C5D">
      <w:pPr>
        <w:jc w:val="center"/>
        <w:rPr>
          <w:del w:id="125" w:author="Comparison" w:date="2026-09-25T20:04:00Z" w16du:dateUtc="2026-09-26T00:04:00Z"/>
          <w:rFonts w:ascii="Arial" w:hAnsi="Arial" w:cs="Arial"/>
          <w:b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Caption w:val="This is me now"/>
      </w:tblPr>
      <w:tblGrid>
        <w:gridCol w:w="3590"/>
        <w:gridCol w:w="3616"/>
        <w:gridCol w:w="3584"/>
      </w:tblGrid>
      <w:tr w:rsidR="00451C5D" w14:paraId="79DE7D6A" w14:textId="77777777" w:rsidTr="00D57749">
        <w:trPr>
          <w:trHeight w:val="567"/>
          <w:tblHeader/>
          <w:del w:id="126" w:author="Comparison" w:date="2026-09-25T20:04:00Z" w16du:dateUtc="2026-09-26T00:04:00Z"/>
        </w:trPr>
        <w:tc>
          <w:tcPr>
            <w:tcW w:w="13948" w:type="dxa"/>
            <w:gridSpan w:val="3"/>
            <w:shd w:val="clear" w:color="auto" w:fill="C5E0B3" w:themeFill="accent6" w:themeFillTint="66"/>
            <w:vAlign w:val="center"/>
          </w:tcPr>
          <w:p w14:paraId="257E5062" w14:textId="77777777" w:rsidR="00451C5D" w:rsidRPr="00451C5D" w:rsidRDefault="00BB190D" w:rsidP="00451C5D">
            <w:pPr>
              <w:jc w:val="center"/>
              <w:rPr>
                <w:del w:id="127" w:author="Comparison" w:date="2026-09-25T20:04:00Z" w16du:dateUtc="2026-09-26T00:04:00Z"/>
                <w:rFonts w:ascii="Webdings" w:hAnsi="Webdings" w:cs="Arial"/>
                <w:b/>
                <w:sz w:val="24"/>
              </w:rPr>
            </w:pPr>
            <w:del w:id="128" w:author="Comparison" w:date="2026-09-25T20:04:00Z" w16du:dateUtc="2026-09-26T00:04:00Z">
              <w:r>
                <w:rPr>
                  <w:rFonts w:ascii="Arial" w:hAnsi="Arial" w:cs="Arial"/>
                  <w:b/>
                  <w:sz w:val="24"/>
                </w:rPr>
                <w:delText>This is me now</w:delText>
              </w:r>
            </w:del>
          </w:p>
        </w:tc>
      </w:tr>
      <w:tr w:rsidR="00451C5D" w14:paraId="7E7166F2" w14:textId="77777777" w:rsidTr="00451C5D">
        <w:trPr>
          <w:trHeight w:val="397"/>
          <w:del w:id="129" w:author="Comparison" w:date="2026-09-25T20:04:00Z" w16du:dateUtc="2026-09-26T00:04:00Z"/>
        </w:trPr>
        <w:tc>
          <w:tcPr>
            <w:tcW w:w="4649" w:type="dxa"/>
            <w:shd w:val="clear" w:color="auto" w:fill="C5E0B3" w:themeFill="accent6" w:themeFillTint="66"/>
            <w:vAlign w:val="center"/>
          </w:tcPr>
          <w:p w14:paraId="677E4617" w14:textId="77777777" w:rsidR="00451C5D" w:rsidRPr="00451C5D" w:rsidRDefault="00BB190D" w:rsidP="00451C5D">
            <w:pPr>
              <w:jc w:val="center"/>
              <w:rPr>
                <w:del w:id="130" w:author="Comparison" w:date="2026-09-25T20:04:00Z" w16du:dateUtc="2026-09-26T00:04:00Z"/>
                <w:rFonts w:ascii="Arial" w:hAnsi="Arial" w:cs="Arial"/>
                <w:sz w:val="24"/>
              </w:rPr>
            </w:pPr>
            <w:del w:id="131" w:author="Comparison" w:date="2026-09-25T20:04:00Z" w16du:dateUtc="2026-09-26T00:04:00Z">
              <w:r>
                <w:rPr>
                  <w:rFonts w:ascii="Arial" w:hAnsi="Arial" w:cs="Arial"/>
                  <w:sz w:val="24"/>
                </w:rPr>
                <w:delText>My family are:</w:delText>
              </w:r>
            </w:del>
          </w:p>
        </w:tc>
        <w:tc>
          <w:tcPr>
            <w:tcW w:w="4649" w:type="dxa"/>
            <w:shd w:val="clear" w:color="auto" w:fill="C5E0B3" w:themeFill="accent6" w:themeFillTint="66"/>
            <w:vAlign w:val="center"/>
          </w:tcPr>
          <w:p w14:paraId="7253C07C" w14:textId="77777777" w:rsidR="00451C5D" w:rsidRPr="00451C5D" w:rsidRDefault="00BB190D" w:rsidP="00451C5D">
            <w:pPr>
              <w:jc w:val="center"/>
              <w:rPr>
                <w:del w:id="132" w:author="Comparison" w:date="2026-09-25T20:04:00Z" w16du:dateUtc="2026-09-26T00:04:00Z"/>
                <w:rFonts w:ascii="Arial" w:hAnsi="Arial" w:cs="Arial"/>
                <w:sz w:val="24"/>
              </w:rPr>
            </w:pPr>
            <w:del w:id="133" w:author="Comparison" w:date="2026-09-25T20:04:00Z" w16du:dateUtc="2026-09-26T00:04:00Z">
              <w:r>
                <w:rPr>
                  <w:rFonts w:ascii="Arial" w:hAnsi="Arial" w:cs="Arial"/>
                  <w:sz w:val="24"/>
                </w:rPr>
                <w:delText>My friends are:</w:delText>
              </w:r>
            </w:del>
          </w:p>
        </w:tc>
        <w:tc>
          <w:tcPr>
            <w:tcW w:w="4650" w:type="dxa"/>
            <w:shd w:val="clear" w:color="auto" w:fill="C5E0B3" w:themeFill="accent6" w:themeFillTint="66"/>
            <w:vAlign w:val="center"/>
          </w:tcPr>
          <w:p w14:paraId="120C56FA" w14:textId="77777777" w:rsidR="00451C5D" w:rsidRPr="00451C5D" w:rsidRDefault="00BB190D" w:rsidP="00451C5D">
            <w:pPr>
              <w:jc w:val="center"/>
              <w:rPr>
                <w:del w:id="134" w:author="Comparison" w:date="2026-09-25T20:04:00Z" w16du:dateUtc="2026-09-26T00:04:00Z"/>
                <w:rFonts w:ascii="Arial" w:hAnsi="Arial" w:cs="Arial"/>
                <w:sz w:val="24"/>
              </w:rPr>
            </w:pPr>
            <w:del w:id="135" w:author="Comparison" w:date="2026-09-25T20:04:00Z" w16du:dateUtc="2026-09-26T00:04:00Z">
              <w:r>
                <w:rPr>
                  <w:rFonts w:ascii="Arial" w:hAnsi="Arial" w:cs="Arial"/>
                  <w:sz w:val="24"/>
                </w:rPr>
                <w:delText>In my spare time I like to:</w:delText>
              </w:r>
            </w:del>
          </w:p>
        </w:tc>
      </w:tr>
      <w:tr w:rsidR="00451C5D" w14:paraId="5411E41A" w14:textId="77777777" w:rsidTr="00D3725F">
        <w:trPr>
          <w:trHeight w:val="3175"/>
          <w:del w:id="136" w:author="Comparison" w:date="2026-09-25T20:04:00Z" w16du:dateUtc="2026-09-26T00:04:00Z"/>
        </w:trPr>
        <w:tc>
          <w:tcPr>
            <w:tcW w:w="4649" w:type="dxa"/>
          </w:tcPr>
          <w:p w14:paraId="5F873F9C" w14:textId="77777777" w:rsidR="00451C5D" w:rsidRPr="00451C5D" w:rsidRDefault="00451C5D" w:rsidP="00451C5D">
            <w:pPr>
              <w:jc w:val="center"/>
              <w:rPr>
                <w:del w:id="137" w:author="Comparison" w:date="2026-09-25T20:04:00Z" w16du:dateUtc="2026-09-26T00:04:00Z"/>
                <w:rFonts w:ascii="Arial" w:hAnsi="Arial" w:cs="Arial"/>
                <w:sz w:val="24"/>
              </w:rPr>
            </w:pPr>
          </w:p>
        </w:tc>
        <w:tc>
          <w:tcPr>
            <w:tcW w:w="4649" w:type="dxa"/>
          </w:tcPr>
          <w:p w14:paraId="62A01A83" w14:textId="77777777" w:rsidR="00451C5D" w:rsidRPr="00451C5D" w:rsidRDefault="00451C5D" w:rsidP="00451C5D">
            <w:pPr>
              <w:jc w:val="center"/>
              <w:rPr>
                <w:del w:id="138" w:author="Comparison" w:date="2026-09-25T20:04:00Z" w16du:dateUtc="2026-09-26T00:04:00Z"/>
                <w:rFonts w:ascii="Arial" w:hAnsi="Arial" w:cs="Arial"/>
                <w:sz w:val="24"/>
              </w:rPr>
            </w:pPr>
          </w:p>
        </w:tc>
        <w:tc>
          <w:tcPr>
            <w:tcW w:w="4650" w:type="dxa"/>
          </w:tcPr>
          <w:p w14:paraId="33260170" w14:textId="77777777" w:rsidR="00451C5D" w:rsidRPr="00451C5D" w:rsidRDefault="00451C5D" w:rsidP="00451C5D">
            <w:pPr>
              <w:jc w:val="center"/>
              <w:rPr>
                <w:del w:id="139" w:author="Comparison" w:date="2026-09-25T20:04:00Z" w16du:dateUtc="2026-09-26T00:04:00Z"/>
                <w:rFonts w:ascii="Arial" w:hAnsi="Arial" w:cs="Arial"/>
                <w:sz w:val="24"/>
              </w:rPr>
            </w:pPr>
          </w:p>
        </w:tc>
      </w:tr>
    </w:tbl>
    <w:p w14:paraId="4D689F0C" w14:textId="77777777" w:rsidR="00AB687A" w:rsidRDefault="00AB687A" w:rsidP="00451C5D">
      <w:pPr>
        <w:jc w:val="center"/>
        <w:rPr>
          <w:del w:id="140" w:author="Comparison" w:date="2026-09-25T20:04:00Z" w16du:dateUtc="2026-09-26T00:04:00Z"/>
          <w:rFonts w:ascii="Arial" w:hAnsi="Arial" w:cs="Arial"/>
          <w:b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Caption w:val="Things I have done and enjoyed this year"/>
      </w:tblPr>
      <w:tblGrid>
        <w:gridCol w:w="3576"/>
        <w:gridCol w:w="3548"/>
        <w:gridCol w:w="3666"/>
      </w:tblGrid>
      <w:tr w:rsidR="00AB687A" w:rsidRPr="00451C5D" w14:paraId="43530706" w14:textId="77777777" w:rsidTr="00D57749">
        <w:trPr>
          <w:trHeight w:val="567"/>
          <w:tblHeader/>
          <w:del w:id="141" w:author="Comparison" w:date="2026-09-25T20:04:00Z" w16du:dateUtc="2026-09-26T00:04:00Z"/>
        </w:trPr>
        <w:tc>
          <w:tcPr>
            <w:tcW w:w="13948" w:type="dxa"/>
            <w:gridSpan w:val="3"/>
            <w:shd w:val="clear" w:color="auto" w:fill="C5E0B3" w:themeFill="accent6" w:themeFillTint="66"/>
            <w:vAlign w:val="center"/>
          </w:tcPr>
          <w:p w14:paraId="41AA74E3" w14:textId="77777777" w:rsidR="00AB687A" w:rsidRPr="00451C5D" w:rsidRDefault="00BB190D" w:rsidP="00AB687A">
            <w:pPr>
              <w:jc w:val="center"/>
              <w:rPr>
                <w:del w:id="142" w:author="Comparison" w:date="2026-09-25T20:04:00Z" w16du:dateUtc="2026-09-26T00:04:00Z"/>
                <w:rFonts w:ascii="Webdings" w:hAnsi="Webdings" w:cs="Arial"/>
                <w:b/>
                <w:sz w:val="24"/>
              </w:rPr>
            </w:pPr>
            <w:del w:id="143" w:author="Comparison" w:date="2026-09-25T20:04:00Z" w16du:dateUtc="2026-09-26T00:04:00Z">
              <w:r>
                <w:rPr>
                  <w:rFonts w:ascii="Arial" w:hAnsi="Arial" w:cs="Arial"/>
                  <w:b/>
                  <w:sz w:val="24"/>
                </w:rPr>
                <w:delText>Things I have done and enjoyed this year</w:delText>
              </w:r>
            </w:del>
          </w:p>
        </w:tc>
      </w:tr>
      <w:tr w:rsidR="00AB687A" w:rsidRPr="00451C5D" w14:paraId="5F5B929F" w14:textId="77777777" w:rsidTr="0035247F">
        <w:trPr>
          <w:trHeight w:val="397"/>
          <w:del w:id="144" w:author="Comparison" w:date="2026-09-25T20:04:00Z" w16du:dateUtc="2026-09-26T00:04:00Z"/>
        </w:trPr>
        <w:tc>
          <w:tcPr>
            <w:tcW w:w="4649" w:type="dxa"/>
            <w:shd w:val="clear" w:color="auto" w:fill="C5E0B3" w:themeFill="accent6" w:themeFillTint="66"/>
            <w:vAlign w:val="center"/>
          </w:tcPr>
          <w:p w14:paraId="634153DC" w14:textId="77777777" w:rsidR="00AB687A" w:rsidRPr="00451C5D" w:rsidRDefault="00D3725F" w:rsidP="00BB190D">
            <w:pPr>
              <w:jc w:val="center"/>
              <w:rPr>
                <w:del w:id="145" w:author="Comparison" w:date="2026-09-25T20:04:00Z" w16du:dateUtc="2026-09-26T00:04:00Z"/>
                <w:rFonts w:ascii="Arial" w:hAnsi="Arial" w:cs="Arial"/>
                <w:sz w:val="24"/>
              </w:rPr>
            </w:pPr>
            <w:del w:id="146" w:author="Comparison" w:date="2026-09-25T20:04:00Z" w16du:dateUtc="2026-09-26T00:04:00Z">
              <w:r>
                <w:rPr>
                  <w:rFonts w:ascii="Arial" w:hAnsi="Arial" w:cs="Arial"/>
                  <w:sz w:val="24"/>
                </w:rPr>
                <w:delText>At school</w:delText>
              </w:r>
              <w:r w:rsidR="00BB190D">
                <w:rPr>
                  <w:rFonts w:ascii="Arial" w:hAnsi="Arial" w:cs="Arial"/>
                  <w:sz w:val="24"/>
                </w:rPr>
                <w:delText>:</w:delText>
              </w:r>
              <w:r>
                <w:rPr>
                  <w:rFonts w:ascii="Arial" w:hAnsi="Arial" w:cs="Arial"/>
                  <w:sz w:val="24"/>
                </w:rPr>
                <w:delText xml:space="preserve"> </w:delText>
              </w:r>
            </w:del>
          </w:p>
        </w:tc>
        <w:tc>
          <w:tcPr>
            <w:tcW w:w="4649" w:type="dxa"/>
            <w:shd w:val="clear" w:color="auto" w:fill="C5E0B3" w:themeFill="accent6" w:themeFillTint="66"/>
            <w:vAlign w:val="center"/>
          </w:tcPr>
          <w:p w14:paraId="5C3B013A" w14:textId="77777777" w:rsidR="00AB687A" w:rsidRPr="00451C5D" w:rsidRDefault="00D3725F" w:rsidP="0035247F">
            <w:pPr>
              <w:jc w:val="center"/>
              <w:rPr>
                <w:del w:id="147" w:author="Comparison" w:date="2026-09-25T20:04:00Z" w16du:dateUtc="2026-09-26T00:04:00Z"/>
                <w:rFonts w:ascii="Arial" w:hAnsi="Arial" w:cs="Arial"/>
                <w:sz w:val="24"/>
              </w:rPr>
            </w:pPr>
            <w:del w:id="148" w:author="Comparison" w:date="2026-09-25T20:04:00Z" w16du:dateUtc="2026-09-26T00:04:00Z">
              <w:r>
                <w:rPr>
                  <w:rFonts w:ascii="Arial" w:hAnsi="Arial" w:cs="Arial"/>
                  <w:sz w:val="24"/>
                </w:rPr>
                <w:delText>At home</w:delText>
              </w:r>
              <w:r w:rsidR="00BB190D">
                <w:rPr>
                  <w:rFonts w:ascii="Arial" w:hAnsi="Arial" w:cs="Arial"/>
                  <w:sz w:val="24"/>
                </w:rPr>
                <w:delText>:</w:delText>
              </w:r>
            </w:del>
          </w:p>
        </w:tc>
        <w:tc>
          <w:tcPr>
            <w:tcW w:w="4650" w:type="dxa"/>
            <w:shd w:val="clear" w:color="auto" w:fill="C5E0B3" w:themeFill="accent6" w:themeFillTint="66"/>
            <w:vAlign w:val="center"/>
          </w:tcPr>
          <w:p w14:paraId="5EAAF3E5" w14:textId="77777777" w:rsidR="00AB687A" w:rsidRPr="00451C5D" w:rsidRDefault="00BB190D" w:rsidP="0035247F">
            <w:pPr>
              <w:jc w:val="center"/>
              <w:rPr>
                <w:del w:id="149" w:author="Comparison" w:date="2026-09-25T20:04:00Z" w16du:dateUtc="2026-09-26T00:04:00Z"/>
                <w:rFonts w:ascii="Arial" w:hAnsi="Arial" w:cs="Arial"/>
                <w:sz w:val="24"/>
              </w:rPr>
            </w:pPr>
            <w:del w:id="150" w:author="Comparison" w:date="2026-09-25T20:04:00Z" w16du:dateUtc="2026-09-26T00:04:00Z">
              <w:r>
                <w:rPr>
                  <w:rFonts w:ascii="Arial" w:hAnsi="Arial" w:cs="Arial"/>
                  <w:sz w:val="24"/>
                </w:rPr>
                <w:delText>Anywhere else:</w:delText>
              </w:r>
            </w:del>
          </w:p>
        </w:tc>
      </w:tr>
      <w:tr w:rsidR="00AB687A" w:rsidRPr="00451C5D" w14:paraId="0D2B94BF" w14:textId="77777777" w:rsidTr="00AB687A">
        <w:trPr>
          <w:trHeight w:val="2551"/>
          <w:del w:id="151" w:author="Comparison" w:date="2026-09-25T20:04:00Z" w16du:dateUtc="2026-09-26T00:04:00Z"/>
        </w:trPr>
        <w:tc>
          <w:tcPr>
            <w:tcW w:w="4649" w:type="dxa"/>
          </w:tcPr>
          <w:p w14:paraId="5714D652" w14:textId="77777777" w:rsidR="00AB687A" w:rsidRPr="00451C5D" w:rsidRDefault="00AB687A" w:rsidP="0035247F">
            <w:pPr>
              <w:jc w:val="center"/>
              <w:rPr>
                <w:del w:id="152" w:author="Comparison" w:date="2026-09-25T20:04:00Z" w16du:dateUtc="2026-09-26T00:04:00Z"/>
                <w:rFonts w:ascii="Arial" w:hAnsi="Arial" w:cs="Arial"/>
                <w:sz w:val="24"/>
              </w:rPr>
            </w:pPr>
          </w:p>
        </w:tc>
        <w:tc>
          <w:tcPr>
            <w:tcW w:w="4649" w:type="dxa"/>
          </w:tcPr>
          <w:p w14:paraId="556EEB98" w14:textId="77777777" w:rsidR="00AB687A" w:rsidRPr="00451C5D" w:rsidRDefault="00AB687A" w:rsidP="0035247F">
            <w:pPr>
              <w:jc w:val="center"/>
              <w:rPr>
                <w:del w:id="153" w:author="Comparison" w:date="2026-09-25T20:04:00Z" w16du:dateUtc="2026-09-26T00:04:00Z"/>
                <w:rFonts w:ascii="Arial" w:hAnsi="Arial" w:cs="Arial"/>
                <w:sz w:val="24"/>
              </w:rPr>
            </w:pPr>
          </w:p>
        </w:tc>
        <w:tc>
          <w:tcPr>
            <w:tcW w:w="4650" w:type="dxa"/>
          </w:tcPr>
          <w:p w14:paraId="1B50FDF6" w14:textId="77777777" w:rsidR="00AB687A" w:rsidRPr="00451C5D" w:rsidRDefault="00AB687A" w:rsidP="0035247F">
            <w:pPr>
              <w:jc w:val="center"/>
              <w:rPr>
                <w:del w:id="154" w:author="Comparison" w:date="2026-09-25T20:04:00Z" w16du:dateUtc="2026-09-26T00:04:00Z"/>
                <w:rFonts w:ascii="Arial" w:hAnsi="Arial" w:cs="Arial"/>
                <w:sz w:val="24"/>
              </w:rPr>
            </w:pPr>
          </w:p>
        </w:tc>
      </w:tr>
    </w:tbl>
    <w:p w14:paraId="5BF616B6" w14:textId="77777777" w:rsidR="00AB687A" w:rsidRDefault="00AB687A" w:rsidP="00451C5D">
      <w:pPr>
        <w:jc w:val="center"/>
        <w:rPr>
          <w:del w:id="155" w:author="Comparison" w:date="2026-09-25T20:04:00Z" w16du:dateUtc="2026-09-26T00:04:00Z"/>
          <w:rFonts w:ascii="Arial" w:hAnsi="Arial" w:cs="Arial"/>
          <w:b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Caption w:val="The things that helped me this year are"/>
      </w:tblPr>
      <w:tblGrid>
        <w:gridCol w:w="5407"/>
        <w:gridCol w:w="5383"/>
      </w:tblGrid>
      <w:tr w:rsidR="00AB687A" w14:paraId="3C43D59D" w14:textId="77777777" w:rsidTr="00D57749">
        <w:trPr>
          <w:trHeight w:val="567"/>
          <w:tblHeader/>
          <w:del w:id="156" w:author="Comparison" w:date="2026-09-25T20:04:00Z" w16du:dateUtc="2026-09-26T00:04:00Z"/>
        </w:trPr>
        <w:tc>
          <w:tcPr>
            <w:tcW w:w="139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  <w:hideMark/>
          </w:tcPr>
          <w:p w14:paraId="0AD22E38" w14:textId="77777777" w:rsidR="00AB687A" w:rsidRDefault="00AB687A">
            <w:pPr>
              <w:jc w:val="center"/>
              <w:rPr>
                <w:del w:id="157" w:author="Comparison" w:date="2026-09-25T20:04:00Z" w16du:dateUtc="2026-09-26T00:04:00Z"/>
                <w:rFonts w:ascii="Webdings" w:hAnsi="Webdings" w:cs="Arial"/>
                <w:b/>
                <w:sz w:val="24"/>
              </w:rPr>
            </w:pPr>
            <w:del w:id="158" w:author="Comparison" w:date="2026-09-25T20:04:00Z" w16du:dateUtc="2026-09-26T00:04:00Z">
              <w:r>
                <w:rPr>
                  <w:rFonts w:ascii="Arial" w:hAnsi="Arial" w:cs="Arial"/>
                  <w:b/>
                  <w:sz w:val="24"/>
                </w:rPr>
                <w:delText>The things that help</w:delText>
              </w:r>
              <w:r w:rsidR="00BB190D">
                <w:rPr>
                  <w:rFonts w:ascii="Arial" w:hAnsi="Arial" w:cs="Arial"/>
                  <w:b/>
                  <w:sz w:val="24"/>
                </w:rPr>
                <w:delText>ed</w:delText>
              </w:r>
              <w:r>
                <w:rPr>
                  <w:rFonts w:ascii="Arial" w:hAnsi="Arial" w:cs="Arial"/>
                  <w:b/>
                  <w:sz w:val="24"/>
                </w:rPr>
                <w:delText xml:space="preserve"> me</w:delText>
              </w:r>
              <w:r w:rsidR="00BB190D">
                <w:rPr>
                  <w:rFonts w:ascii="Arial" w:hAnsi="Arial" w:cs="Arial"/>
                  <w:b/>
                  <w:sz w:val="24"/>
                </w:rPr>
                <w:delText xml:space="preserve"> this year are</w:delText>
              </w:r>
            </w:del>
          </w:p>
        </w:tc>
      </w:tr>
      <w:tr w:rsidR="00BB190D" w14:paraId="4F62E5CA" w14:textId="77777777" w:rsidTr="00BB190D">
        <w:trPr>
          <w:trHeight w:val="397"/>
          <w:del w:id="159" w:author="Comparison" w:date="2026-09-25T20:04:00Z" w16du:dateUtc="2026-09-26T00:04:00Z"/>
        </w:trPr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  <w:hideMark/>
          </w:tcPr>
          <w:p w14:paraId="1166B584" w14:textId="77777777" w:rsidR="00BB190D" w:rsidRDefault="00BB190D">
            <w:pPr>
              <w:jc w:val="center"/>
              <w:rPr>
                <w:del w:id="160" w:author="Comparison" w:date="2026-09-25T20:04:00Z" w16du:dateUtc="2026-09-26T00:04:00Z"/>
                <w:rFonts w:ascii="Arial" w:hAnsi="Arial" w:cs="Arial"/>
                <w:sz w:val="24"/>
              </w:rPr>
            </w:pPr>
            <w:del w:id="161" w:author="Comparison" w:date="2026-09-25T20:04:00Z" w16du:dateUtc="2026-09-26T00:04:00Z">
              <w:r>
                <w:rPr>
                  <w:rFonts w:ascii="Arial" w:hAnsi="Arial" w:cs="Arial"/>
                  <w:sz w:val="24"/>
                </w:rPr>
                <w:delText>Who helps me</w:delText>
              </w:r>
            </w:del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  <w:hideMark/>
          </w:tcPr>
          <w:p w14:paraId="2C4E3563" w14:textId="77777777" w:rsidR="00BB190D" w:rsidRDefault="00BB190D">
            <w:pPr>
              <w:jc w:val="center"/>
              <w:rPr>
                <w:del w:id="162" w:author="Comparison" w:date="2026-09-25T20:04:00Z" w16du:dateUtc="2026-09-26T00:04:00Z"/>
                <w:rFonts w:ascii="Arial" w:hAnsi="Arial" w:cs="Arial"/>
                <w:sz w:val="24"/>
              </w:rPr>
            </w:pPr>
            <w:del w:id="163" w:author="Comparison" w:date="2026-09-25T20:04:00Z" w16du:dateUtc="2026-09-26T00:04:00Z">
              <w:r>
                <w:rPr>
                  <w:rFonts w:ascii="Arial" w:hAnsi="Arial" w:cs="Arial"/>
                  <w:sz w:val="24"/>
                </w:rPr>
                <w:delText>How do they help me</w:delText>
              </w:r>
            </w:del>
          </w:p>
        </w:tc>
      </w:tr>
      <w:tr w:rsidR="00BB190D" w14:paraId="6C34D1D1" w14:textId="77777777" w:rsidTr="00BB190D">
        <w:trPr>
          <w:trHeight w:val="2835"/>
          <w:del w:id="164" w:author="Comparison" w:date="2026-09-25T20:04:00Z" w16du:dateUtc="2026-09-26T00:04:00Z"/>
        </w:trPr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65385" w14:textId="77777777" w:rsidR="00BB190D" w:rsidRDefault="00BB190D">
            <w:pPr>
              <w:jc w:val="center"/>
              <w:rPr>
                <w:del w:id="165" w:author="Comparison" w:date="2026-09-25T20:04:00Z" w16du:dateUtc="2026-09-26T00:04:00Z"/>
                <w:rFonts w:ascii="Arial" w:hAnsi="Arial" w:cs="Arial"/>
                <w:sz w:val="24"/>
              </w:rPr>
            </w:pP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EE6B1" w14:textId="77777777" w:rsidR="00BB190D" w:rsidRDefault="00BB190D">
            <w:pPr>
              <w:jc w:val="center"/>
              <w:rPr>
                <w:del w:id="166" w:author="Comparison" w:date="2026-09-25T20:04:00Z" w16du:dateUtc="2026-09-26T00:04:00Z"/>
                <w:rFonts w:ascii="Arial" w:hAnsi="Arial" w:cs="Arial"/>
                <w:sz w:val="24"/>
              </w:rPr>
            </w:pPr>
          </w:p>
        </w:tc>
      </w:tr>
    </w:tbl>
    <w:p w14:paraId="41621DA3" w14:textId="77777777" w:rsidR="00AB687A" w:rsidRDefault="00AB687A" w:rsidP="00451C5D">
      <w:pPr>
        <w:jc w:val="center"/>
        <w:rPr>
          <w:del w:id="167" w:author="Comparison" w:date="2026-09-25T20:04:00Z" w16du:dateUtc="2026-09-26T00:04:00Z"/>
          <w:rFonts w:ascii="Arial" w:hAnsi="Arial" w:cs="Arial"/>
          <w:b/>
          <w:sz w:val="24"/>
        </w:rPr>
      </w:pPr>
    </w:p>
    <w:p w14:paraId="6C17C077" w14:textId="77777777" w:rsidR="00AB687A" w:rsidRDefault="00AB687A" w:rsidP="00451C5D">
      <w:pPr>
        <w:jc w:val="center"/>
        <w:rPr>
          <w:del w:id="168" w:author="Comparison" w:date="2026-09-25T20:04:00Z" w16du:dateUtc="2026-09-26T00:04:00Z"/>
          <w:rFonts w:ascii="Arial" w:hAnsi="Arial" w:cs="Arial"/>
          <w:b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Caption w:val="The things I have found difficult this year are"/>
      </w:tblPr>
      <w:tblGrid>
        <w:gridCol w:w="3569"/>
        <w:gridCol w:w="3543"/>
        <w:gridCol w:w="3678"/>
      </w:tblGrid>
      <w:tr w:rsidR="00AB687A" w14:paraId="305D349C" w14:textId="77777777" w:rsidTr="00D57749">
        <w:trPr>
          <w:trHeight w:val="567"/>
          <w:tblHeader/>
          <w:del w:id="169" w:author="Comparison" w:date="2026-09-25T20:04:00Z" w16du:dateUtc="2026-09-26T00:04:00Z"/>
        </w:trPr>
        <w:tc>
          <w:tcPr>
            <w:tcW w:w="139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  <w:hideMark/>
          </w:tcPr>
          <w:p w14:paraId="663F95A8" w14:textId="77777777" w:rsidR="00AB687A" w:rsidRDefault="00AB687A" w:rsidP="00BB190D">
            <w:pPr>
              <w:jc w:val="center"/>
              <w:rPr>
                <w:del w:id="170" w:author="Comparison" w:date="2026-09-25T20:04:00Z" w16du:dateUtc="2026-09-26T00:04:00Z"/>
                <w:rFonts w:ascii="Webdings" w:hAnsi="Webdings" w:cs="Arial"/>
                <w:b/>
                <w:sz w:val="24"/>
              </w:rPr>
            </w:pPr>
            <w:del w:id="171" w:author="Comparison" w:date="2026-09-25T20:04:00Z" w16du:dateUtc="2026-09-26T00:04:00Z">
              <w:r>
                <w:rPr>
                  <w:rFonts w:ascii="Arial" w:hAnsi="Arial" w:cs="Arial"/>
                  <w:b/>
                  <w:sz w:val="24"/>
                </w:rPr>
                <w:delText xml:space="preserve">The things I </w:delText>
              </w:r>
              <w:r w:rsidR="00BB190D">
                <w:rPr>
                  <w:rFonts w:ascii="Arial" w:hAnsi="Arial" w:cs="Arial"/>
                  <w:b/>
                  <w:sz w:val="24"/>
                </w:rPr>
                <w:delText>have found difficult this year are:</w:delText>
              </w:r>
              <w:r>
                <w:rPr>
                  <w:rFonts w:ascii="Arial" w:hAnsi="Arial" w:cs="Arial"/>
                  <w:b/>
                  <w:sz w:val="24"/>
                </w:rPr>
                <w:delText xml:space="preserve"> </w:delText>
              </w:r>
            </w:del>
          </w:p>
        </w:tc>
      </w:tr>
      <w:tr w:rsidR="00BB190D" w14:paraId="519BB07D" w14:textId="77777777" w:rsidTr="00BB190D">
        <w:trPr>
          <w:trHeight w:val="397"/>
          <w:del w:id="172" w:author="Comparison" w:date="2026-09-25T20:04:00Z" w16du:dateUtc="2026-09-26T00:04:00Z"/>
        </w:trPr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02B811B4" w14:textId="77777777" w:rsidR="00BB190D" w:rsidRPr="00D3725F" w:rsidRDefault="00BB190D" w:rsidP="00AB687A">
            <w:pPr>
              <w:jc w:val="center"/>
              <w:rPr>
                <w:del w:id="173" w:author="Comparison" w:date="2026-09-25T20:04:00Z" w16du:dateUtc="2026-09-26T00:04:00Z"/>
                <w:rFonts w:ascii="Arial" w:hAnsi="Arial" w:cs="Arial"/>
                <w:sz w:val="24"/>
                <w:szCs w:val="28"/>
              </w:rPr>
            </w:pPr>
            <w:del w:id="174" w:author="Comparison" w:date="2026-09-25T20:04:00Z" w16du:dateUtc="2026-09-26T00:04:00Z">
              <w:r>
                <w:rPr>
                  <w:rFonts w:ascii="Arial" w:hAnsi="Arial" w:cs="Arial"/>
                  <w:sz w:val="24"/>
                  <w:szCs w:val="28"/>
                </w:rPr>
                <w:delText>At school</w:delText>
              </w:r>
            </w:del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6A8BCF60" w14:textId="77777777" w:rsidR="00BB190D" w:rsidRPr="00D3725F" w:rsidRDefault="00BB190D" w:rsidP="00BB190D">
            <w:pPr>
              <w:jc w:val="center"/>
              <w:rPr>
                <w:del w:id="175" w:author="Comparison" w:date="2026-09-25T20:04:00Z" w16du:dateUtc="2026-09-26T00:04:00Z"/>
                <w:rFonts w:ascii="Arial" w:hAnsi="Arial" w:cs="Arial"/>
                <w:sz w:val="24"/>
              </w:rPr>
            </w:pPr>
            <w:del w:id="176" w:author="Comparison" w:date="2026-09-25T20:04:00Z" w16du:dateUtc="2026-09-26T00:04:00Z">
              <w:r>
                <w:rPr>
                  <w:rFonts w:ascii="Arial" w:hAnsi="Arial" w:cs="Arial"/>
                  <w:sz w:val="24"/>
                  <w:szCs w:val="28"/>
                </w:rPr>
                <w:delText>At home</w:delText>
              </w:r>
            </w:del>
          </w:p>
        </w:tc>
        <w:tc>
          <w:tcPr>
            <w:tcW w:w="4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109F7D6E" w14:textId="77777777" w:rsidR="00BB190D" w:rsidRPr="00D3725F" w:rsidRDefault="00BB190D" w:rsidP="00BB190D">
            <w:pPr>
              <w:jc w:val="center"/>
              <w:rPr>
                <w:del w:id="177" w:author="Comparison" w:date="2026-09-25T20:04:00Z" w16du:dateUtc="2026-09-26T00:04:00Z"/>
                <w:rFonts w:ascii="Arial" w:hAnsi="Arial" w:cs="Arial"/>
                <w:sz w:val="24"/>
              </w:rPr>
            </w:pPr>
            <w:del w:id="178" w:author="Comparison" w:date="2026-09-25T20:04:00Z" w16du:dateUtc="2026-09-26T00:04:00Z">
              <w:r>
                <w:rPr>
                  <w:rFonts w:ascii="Arial" w:hAnsi="Arial" w:cs="Arial"/>
                  <w:sz w:val="24"/>
                  <w:szCs w:val="28"/>
                </w:rPr>
                <w:delText>Anywhere else</w:delText>
              </w:r>
            </w:del>
          </w:p>
        </w:tc>
      </w:tr>
      <w:tr w:rsidR="00BB190D" w14:paraId="705EDFA8" w14:textId="77777777" w:rsidTr="003F21B0">
        <w:trPr>
          <w:trHeight w:val="1757"/>
          <w:del w:id="179" w:author="Comparison" w:date="2026-09-25T20:04:00Z" w16du:dateUtc="2026-09-26T00:04:00Z"/>
        </w:trPr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E88D8" w14:textId="77777777" w:rsidR="00BB190D" w:rsidRDefault="00BB190D">
            <w:pPr>
              <w:jc w:val="center"/>
              <w:rPr>
                <w:del w:id="180" w:author="Comparison" w:date="2026-09-25T20:04:00Z" w16du:dateUtc="2026-09-26T00:04:00Z"/>
                <w:rFonts w:ascii="Arial" w:hAnsi="Arial" w:cs="Arial"/>
                <w:sz w:val="24"/>
              </w:rPr>
            </w:pP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4B3B6" w14:textId="77777777" w:rsidR="00BB190D" w:rsidRDefault="00BB190D">
            <w:pPr>
              <w:jc w:val="center"/>
              <w:rPr>
                <w:del w:id="181" w:author="Comparison" w:date="2026-09-25T20:04:00Z" w16du:dateUtc="2026-09-26T00:04:00Z"/>
                <w:rFonts w:ascii="Arial" w:hAnsi="Arial" w:cs="Arial"/>
                <w:sz w:val="24"/>
              </w:rPr>
            </w:pPr>
          </w:p>
        </w:tc>
        <w:tc>
          <w:tcPr>
            <w:tcW w:w="4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F46E1" w14:textId="77777777" w:rsidR="00BB190D" w:rsidRDefault="00BB190D">
            <w:pPr>
              <w:jc w:val="center"/>
              <w:rPr>
                <w:del w:id="182" w:author="Comparison" w:date="2026-09-25T20:04:00Z" w16du:dateUtc="2026-09-26T00:04:00Z"/>
                <w:rFonts w:ascii="Arial" w:hAnsi="Arial" w:cs="Arial"/>
                <w:sz w:val="24"/>
              </w:rPr>
            </w:pPr>
          </w:p>
        </w:tc>
      </w:tr>
    </w:tbl>
    <w:p w14:paraId="02B71989" w14:textId="77777777" w:rsidR="00AB687A" w:rsidRDefault="00AB687A" w:rsidP="00451C5D">
      <w:pPr>
        <w:jc w:val="center"/>
        <w:rPr>
          <w:del w:id="183" w:author="Comparison" w:date="2026-09-25T20:04:00Z" w16du:dateUtc="2026-09-26T00:04:00Z"/>
          <w:rFonts w:ascii="Arial" w:hAnsi="Arial" w:cs="Arial"/>
          <w:b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Caption w:val="Do you feel that your views and ideas are listened to?"/>
      </w:tblPr>
      <w:tblGrid>
        <w:gridCol w:w="3420"/>
        <w:gridCol w:w="7370"/>
      </w:tblGrid>
      <w:tr w:rsidR="00D85EB9" w14:paraId="59B2631D" w14:textId="77777777" w:rsidTr="00D57749">
        <w:trPr>
          <w:trHeight w:val="567"/>
          <w:tblHeader/>
          <w:del w:id="184" w:author="Comparison" w:date="2026-09-25T20:04:00Z" w16du:dateUtc="2026-09-26T00:04:00Z"/>
        </w:trPr>
        <w:tc>
          <w:tcPr>
            <w:tcW w:w="139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  <w:hideMark/>
          </w:tcPr>
          <w:p w14:paraId="455B46A8" w14:textId="77777777" w:rsidR="00D85EB9" w:rsidRDefault="00D85EB9" w:rsidP="00D85EB9">
            <w:pPr>
              <w:jc w:val="center"/>
              <w:rPr>
                <w:del w:id="185" w:author="Comparison" w:date="2026-09-25T20:04:00Z" w16du:dateUtc="2026-09-26T00:04:00Z"/>
                <w:rFonts w:ascii="Webdings" w:hAnsi="Webdings" w:cs="Arial"/>
                <w:b/>
                <w:sz w:val="24"/>
              </w:rPr>
            </w:pPr>
            <w:del w:id="186" w:author="Comparison" w:date="2026-09-25T20:04:00Z" w16du:dateUtc="2026-09-26T00:04:00Z">
              <w:r>
                <w:rPr>
                  <w:rFonts w:ascii="Arial" w:hAnsi="Arial" w:cs="Arial"/>
                  <w:b/>
                  <w:sz w:val="24"/>
                </w:rPr>
                <w:delText>Do you feel that your views and ideas are listened to?</w:delText>
              </w:r>
            </w:del>
          </w:p>
        </w:tc>
      </w:tr>
      <w:tr w:rsidR="00D85EB9" w14:paraId="7CDE632C" w14:textId="77777777" w:rsidTr="00D85EB9">
        <w:trPr>
          <w:trHeight w:val="971"/>
          <w:del w:id="187" w:author="Comparison" w:date="2026-09-25T20:04:00Z" w16du:dateUtc="2026-09-26T00:04:00Z"/>
        </w:trPr>
        <w:tc>
          <w:tcPr>
            <w:tcW w:w="1394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B913657" w14:textId="77777777" w:rsidR="00D85EB9" w:rsidRPr="00D3725F" w:rsidRDefault="00D85EB9" w:rsidP="00D85EB9">
            <w:pPr>
              <w:rPr>
                <w:del w:id="188" w:author="Comparison" w:date="2026-09-25T20:04:00Z" w16du:dateUtc="2026-09-26T00:04:00Z"/>
                <w:rFonts w:ascii="Arial" w:hAnsi="Arial" w:cs="Arial"/>
                <w:sz w:val="24"/>
              </w:rPr>
            </w:pPr>
            <w:del w:id="189" w:author="Comparison" w:date="2026-09-25T20:04:00Z" w16du:dateUtc="2026-09-26T00:04:00Z">
              <w:r>
                <w:rPr>
                  <w:rFonts w:ascii="Arial" w:hAnsi="Arial" w:cs="Arial"/>
                  <w:sz w:val="24"/>
                </w:rPr>
                <w:delText>If not, what do you think needs to happen?</w:delText>
              </w:r>
            </w:del>
          </w:p>
        </w:tc>
      </w:tr>
      <w:tr w:rsidR="00AB687A" w14:paraId="6D083D8D" w14:textId="77777777" w:rsidTr="0035247F">
        <w:trPr>
          <w:trHeight w:val="567"/>
          <w:del w:id="190" w:author="Comparison" w:date="2026-09-25T20:04:00Z" w16du:dateUtc="2026-09-26T00:04:00Z"/>
        </w:trPr>
        <w:tc>
          <w:tcPr>
            <w:tcW w:w="139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  <w:hideMark/>
          </w:tcPr>
          <w:p w14:paraId="7A8F7855" w14:textId="77777777" w:rsidR="00AB687A" w:rsidRDefault="00AB687A" w:rsidP="00D3725F">
            <w:pPr>
              <w:jc w:val="center"/>
              <w:rPr>
                <w:del w:id="191" w:author="Comparison" w:date="2026-09-25T20:04:00Z" w16du:dateUtc="2026-09-26T00:04:00Z"/>
                <w:rFonts w:ascii="Webdings" w:hAnsi="Webdings" w:cs="Arial"/>
                <w:b/>
                <w:sz w:val="24"/>
              </w:rPr>
            </w:pPr>
            <w:del w:id="192" w:author="Comparison" w:date="2026-09-25T20:04:00Z" w16du:dateUtc="2026-09-26T00:04:00Z">
              <w:r>
                <w:rPr>
                  <w:rFonts w:ascii="Arial" w:hAnsi="Arial" w:cs="Arial"/>
                  <w:b/>
                  <w:sz w:val="24"/>
                </w:rPr>
                <w:delText xml:space="preserve">The things I </w:delText>
              </w:r>
              <w:r w:rsidR="00D3725F">
                <w:rPr>
                  <w:rFonts w:ascii="Arial" w:hAnsi="Arial" w:cs="Arial"/>
                  <w:b/>
                  <w:sz w:val="24"/>
                </w:rPr>
                <w:delText>want to achieve in the next year</w:delText>
              </w:r>
              <w:r>
                <w:rPr>
                  <w:rFonts w:ascii="Arial" w:hAnsi="Arial" w:cs="Arial"/>
                  <w:b/>
                  <w:sz w:val="24"/>
                </w:rPr>
                <w:delText xml:space="preserve"> </w:delText>
              </w:r>
            </w:del>
          </w:p>
        </w:tc>
      </w:tr>
      <w:tr w:rsidR="00BB190D" w14:paraId="397FD9A4" w14:textId="77777777" w:rsidTr="00D85EB9">
        <w:trPr>
          <w:trHeight w:val="1304"/>
          <w:del w:id="193" w:author="Comparison" w:date="2026-09-25T20:04:00Z" w16du:dateUtc="2026-09-26T00:04:00Z"/>
        </w:trPr>
        <w:tc>
          <w:tcPr>
            <w:tcW w:w="139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E40FB" w14:textId="77777777" w:rsidR="00BB190D" w:rsidRDefault="00BB190D" w:rsidP="0035247F">
            <w:pPr>
              <w:jc w:val="center"/>
              <w:rPr>
                <w:del w:id="194" w:author="Comparison" w:date="2026-09-25T20:04:00Z" w16du:dateUtc="2026-09-26T00:04:00Z"/>
                <w:rFonts w:ascii="Arial" w:hAnsi="Arial" w:cs="Arial"/>
                <w:sz w:val="24"/>
              </w:rPr>
            </w:pPr>
          </w:p>
        </w:tc>
      </w:tr>
      <w:tr w:rsidR="00D3725F" w14:paraId="73CAA7F0" w14:textId="77777777" w:rsidTr="00D3725F">
        <w:trPr>
          <w:trHeight w:val="567"/>
          <w:del w:id="195" w:author="Comparison" w:date="2026-09-25T20:04:00Z" w16du:dateUtc="2026-09-26T00:04:00Z"/>
        </w:trPr>
        <w:tc>
          <w:tcPr>
            <w:tcW w:w="13948" w:type="dxa"/>
            <w:gridSpan w:val="2"/>
            <w:shd w:val="clear" w:color="auto" w:fill="C5E0B3" w:themeFill="accent6" w:themeFillTint="66"/>
            <w:vAlign w:val="center"/>
          </w:tcPr>
          <w:p w14:paraId="78CD372D" w14:textId="77777777" w:rsidR="00D3725F" w:rsidRPr="00D3725F" w:rsidRDefault="00D3725F" w:rsidP="00D3725F">
            <w:pPr>
              <w:jc w:val="center"/>
              <w:rPr>
                <w:del w:id="196" w:author="Comparison" w:date="2026-09-25T20:04:00Z" w16du:dateUtc="2026-09-26T00:04:00Z"/>
                <w:rFonts w:ascii="Arial" w:hAnsi="Arial" w:cs="Arial"/>
                <w:b/>
                <w:sz w:val="24"/>
              </w:rPr>
            </w:pPr>
            <w:del w:id="197" w:author="Comparison" w:date="2026-09-25T20:04:00Z" w16du:dateUtc="2026-09-26T00:04:00Z">
              <w:r w:rsidRPr="00D3725F">
                <w:rPr>
                  <w:rFonts w:ascii="Arial" w:hAnsi="Arial" w:cs="Arial"/>
                  <w:b/>
                  <w:sz w:val="24"/>
                </w:rPr>
                <w:delText>Thinking about the future</w:delText>
              </w:r>
            </w:del>
          </w:p>
        </w:tc>
      </w:tr>
      <w:tr w:rsidR="00D3725F" w14:paraId="7E454392" w14:textId="77777777" w:rsidTr="00D85EB9">
        <w:trPr>
          <w:trHeight w:val="794"/>
          <w:del w:id="198" w:author="Comparison" w:date="2026-09-25T20:04:00Z" w16du:dateUtc="2026-09-26T00:04:00Z"/>
        </w:trPr>
        <w:tc>
          <w:tcPr>
            <w:tcW w:w="4248" w:type="dxa"/>
            <w:shd w:val="clear" w:color="auto" w:fill="C5E0B3" w:themeFill="accent6" w:themeFillTint="66"/>
            <w:vAlign w:val="center"/>
          </w:tcPr>
          <w:p w14:paraId="4099A649" w14:textId="77777777" w:rsidR="00D3725F" w:rsidRPr="00D3725F" w:rsidRDefault="00D3725F" w:rsidP="00D3725F">
            <w:pPr>
              <w:jc w:val="center"/>
              <w:rPr>
                <w:del w:id="199" w:author="Comparison" w:date="2026-09-25T20:04:00Z" w16du:dateUtc="2026-09-26T00:04:00Z"/>
                <w:rFonts w:ascii="Arial" w:hAnsi="Arial" w:cs="Arial"/>
                <w:sz w:val="24"/>
              </w:rPr>
            </w:pPr>
            <w:del w:id="200" w:author="Comparison" w:date="2026-09-25T20:04:00Z" w16du:dateUtc="2026-09-26T00:04:00Z">
              <w:r w:rsidRPr="00D3725F">
                <w:rPr>
                  <w:rFonts w:ascii="Arial" w:hAnsi="Arial" w:cs="Arial"/>
                  <w:sz w:val="24"/>
                </w:rPr>
                <w:delText>When I am older I would like to…</w:delText>
              </w:r>
            </w:del>
          </w:p>
        </w:tc>
        <w:tc>
          <w:tcPr>
            <w:tcW w:w="9700" w:type="dxa"/>
            <w:vAlign w:val="center"/>
          </w:tcPr>
          <w:p w14:paraId="618D2159" w14:textId="77777777" w:rsidR="00D3725F" w:rsidRDefault="00D3725F" w:rsidP="00D3725F">
            <w:pPr>
              <w:jc w:val="center"/>
              <w:rPr>
                <w:del w:id="201" w:author="Comparison" w:date="2026-09-25T20:04:00Z" w16du:dateUtc="2026-09-26T00:04:00Z"/>
                <w:rFonts w:ascii="Arial" w:hAnsi="Arial" w:cs="Arial"/>
                <w:b/>
                <w:sz w:val="24"/>
              </w:rPr>
            </w:pPr>
          </w:p>
        </w:tc>
      </w:tr>
    </w:tbl>
    <w:p w14:paraId="423E3BFD" w14:textId="77777777" w:rsidR="00D3725F" w:rsidRDefault="00D3725F">
      <w:pPr>
        <w:spacing w:before="240" w:after="240"/>
        <w:jc w:val="center"/>
        <w:rPr>
          <w:rFonts w:ascii="Barlow" w:hAnsi="Barlow"/>
          <w:i/>
          <w:rPrChange w:id="202" w:author="Comparison" w:date="2026-09-25T20:04:00Z" w16du:dateUtc="2026-09-26T00:04:00Z">
            <w:rPr>
              <w:rFonts w:ascii="Arial" w:hAnsi="Arial" w:cs="Arial"/>
              <w:b/>
              <w:sz w:val="24"/>
            </w:rPr>
          </w:rPrChange>
        </w:rPr>
        <w:pPrChange w:id="203" w:author="Comparison" w:date="2026-09-25T20:04:00Z" w16du:dateUtc="2026-09-26T00:04:00Z">
          <w:pPr/>
        </w:pPrChange>
      </w:pPr>
    </w:p>
    <w:sectPr w:rsidR="00D3725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orient="portrait"/>
      <w:pgMar w:top="720" w:right="720" w:bottom="720" w:left="720" w:header="720" w:footer="720" w:gutter="0"/>
      <w:pgNumType w:start="1"/>
      <w:cols w:space="720"/>
      <w:docGrid w:linePitch="0"/>
      <w:sectPrChange w:id="212" w:author="Comparison" w:date="2026-09-25T20:04:00Z" w16du:dateUtc="2026-09-26T00:04:00Z">
        <w:sectPr w:rsidR="00D3725F">
          <w:pgSz w:w="16838" w:h="11906" w:orient="landscape"/>
          <w:pgMar w:top="1440" w:right="1440" w:bottom="1440" w:left="1440" w:header="708" w:footer="708" w:gutter="0"/>
          <w:pgNumType w:start="0"/>
          <w:cols w:space="708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E662E0A" w14:textId="77777777" w:rsidR="005A4A2A" w:rsidRDefault="005A4A2A" w:rsidP="00551D31">
      <w:pPr>
        <w:spacing w:line="240" w:lineRule="auto"/>
        <w:pPrChange w:id="10" w:author="Comparison" w:date="2026-09-25T20:04:00Z" w16du:dateUtc="2026-09-26T00:04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62C96EF6" w14:textId="77777777" w:rsidR="005A4A2A" w:rsidRDefault="005A4A2A" w:rsidP="00551D31">
      <w:pPr>
        <w:spacing w:line="240" w:lineRule="auto"/>
        <w:pPrChange w:id="11" w:author="Comparison" w:date="2026-09-25T20:04:00Z" w16du:dateUtc="2026-09-26T00:04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rlow">
    <w:panose1 w:val="00000500000000000000"/>
    <w:charset w:val="4D"/>
    <w:family w:val="auto"/>
    <w:pitch w:val="variable"/>
    <w:sig w:usb0="20000007" w:usb1="00000000" w:usb2="00000000" w:usb3="00000000" w:csb0="00000193" w:csb1="00000000"/>
  </w:font>
  <w:font w:name="Archivo Black">
    <w:altName w:val="Calibri"/>
    <w:panose1 w:val="020B0604020202020204"/>
    <w:charset w:val="00"/>
    <w:family w:val="auto"/>
    <w:pitch w:val="default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0456F8" w14:textId="77777777" w:rsidR="009E6F25" w:rsidRDefault="009E6F25">
    <w:pPr>
      <w:pStyle w:val="Heading1Char"/>
      <w:pPrChange w:id="207" w:author="Comparison" w:date="2026-09-25T20:04:00Z" w16du:dateUtc="2026-09-26T00:04:00Z">
        <w:pPr>
          <w:pStyle w:val="Footer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D6DA01" w14:textId="77777777" w:rsidR="00D3725F" w:rsidRDefault="00D3725F">
    <w:pPr>
      <w:pStyle w:val="Heading1Char"/>
      <w:pPrChange w:id="208" w:author="Comparison" w:date="2026-09-25T20:04:00Z" w16du:dateUtc="2026-09-26T00:04:00Z">
        <w:pPr>
          <w:pStyle w:val="Footer"/>
          <w:jc w:val="center"/>
        </w:pPr>
      </w:pPrChange>
    </w:pPr>
    <w:del w:id="209" w:author="Comparison" w:date="2026-09-25T20:04:00Z" w16du:dateUtc="2026-09-26T00:04:00Z">
      <w:r>
        <w:delText>All about You</w:delText>
      </w:r>
    </w:del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071E58" w14:textId="77777777" w:rsidR="009E6F25" w:rsidRDefault="009E6F25">
    <w:pPr>
      <w:pStyle w:val="Heading1Char"/>
      <w:pPrChange w:id="211" w:author="Comparison" w:date="2026-09-25T20:04:00Z" w16du:dateUtc="2026-09-26T00:04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6D5A901" w14:textId="77777777" w:rsidR="005A4A2A" w:rsidRDefault="005A4A2A" w:rsidP="00551D31">
      <w:pPr>
        <w:spacing w:line="240" w:lineRule="auto"/>
        <w:pPrChange w:id="8" w:author="Comparison" w:date="2026-09-25T20:04:00Z" w16du:dateUtc="2026-09-26T00:04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751CAAF5" w14:textId="77777777" w:rsidR="005A4A2A" w:rsidRDefault="005A4A2A" w:rsidP="00551D31">
      <w:pPr>
        <w:spacing w:line="240" w:lineRule="auto"/>
        <w:pPrChange w:id="9" w:author="Comparison" w:date="2026-09-25T20:04:00Z" w16du:dateUtc="2026-09-26T00:04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902DCD" w14:textId="77777777" w:rsidR="009E6F25" w:rsidRDefault="009E6F25">
    <w:pPr>
      <w:pStyle w:val="Header"/>
      <w:rPr>
        <w:del w:id="204" w:author="Comparison" w:date="2026-09-25T20:04:00Z" w16du:dateUtc="2026-09-26T00:04:00Z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9CD8D8" w14:textId="77777777" w:rsidR="00451C5D" w:rsidRDefault="00451C5D">
    <w:pPr>
      <w:pStyle w:val="Header"/>
      <w:rPr>
        <w:del w:id="205" w:author="Comparison" w:date="2026-09-25T20:04:00Z" w16du:dateUtc="2026-09-26T00:04:00Z"/>
      </w:rPr>
    </w:pPr>
    <w:del w:id="206" w:author="Comparison" w:date="2026-09-25T20:04:00Z" w16du:dateUtc="2026-09-26T00:04:00Z">
      <w:r>
        <w:rPr>
          <w:rFonts w:ascii="Times New Roman" w:hAnsi="Times New Roman" w:cs="Times New Roman"/>
          <w:noProof/>
          <w:sz w:val="24"/>
          <w:szCs w:val="24"/>
          <w:lang w:eastAsia="en-GB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2425700" cy="730250"/>
            <wp:effectExtent l="0" t="0" r="0" b="0"/>
            <wp:wrapNone/>
            <wp:docPr id="2" name="Picture 2" title="Herefordshire Counci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700" cy="730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del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4C773F" w14:textId="77777777" w:rsidR="009E6F25" w:rsidRDefault="009E6F25">
    <w:pPr>
      <w:pStyle w:val="Header"/>
      <w:rPr>
        <w:del w:id="210" w:author="Comparison" w:date="2026-09-25T20:04:00Z" w16du:dateUtc="2026-09-26T00:04:00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50C2CBF"/>
    <w:multiLevelType w:val="multilevel"/>
    <w:tmpl w:val="D45A14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89914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1C5D"/>
    <w:rsid w:val="00023D48"/>
    <w:rsid w:val="00196967"/>
    <w:rsid w:val="001E6157"/>
    <w:rsid w:val="003F21B0"/>
    <w:rsid w:val="00451C5D"/>
    <w:rsid w:val="00551D31"/>
    <w:rsid w:val="005A4A2A"/>
    <w:rsid w:val="005E33BB"/>
    <w:rsid w:val="005F6769"/>
    <w:rsid w:val="006543BD"/>
    <w:rsid w:val="00734CE2"/>
    <w:rsid w:val="00871222"/>
    <w:rsid w:val="008C2A59"/>
    <w:rsid w:val="008E07D9"/>
    <w:rsid w:val="00963C86"/>
    <w:rsid w:val="009E6F25"/>
    <w:rsid w:val="00AB687A"/>
    <w:rsid w:val="00AF73BF"/>
    <w:rsid w:val="00B919EC"/>
    <w:rsid w:val="00BB190D"/>
    <w:rsid w:val="00D3725F"/>
    <w:rsid w:val="00D57749"/>
    <w:rsid w:val="00D85EB9"/>
    <w:rsid w:val="00E05E06"/>
    <w:rsid w:val="00E245E3"/>
    <w:rsid w:val="00F90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5:chartTrackingRefBased/>
  <w15:docId w15:val="{C3A56081-40EC-41CA-B809-44C7A6FF3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EB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 w:line="276" w:lineRule="auto"/>
      <w:outlineLvl w:val="0"/>
      <w:pPrChange w:id="0" w:author="Comparison" w:date="2026-09-25T20:04:00Z">
        <w:pPr>
          <w:keepNext/>
          <w:keepLines/>
          <w:spacing w:before="400" w:after="120" w:line="276" w:lineRule="auto"/>
          <w:outlineLvl w:val="0"/>
        </w:pPr>
      </w:pPrChange>
    </w:pPr>
    <w:rPr>
      <w:rFonts w:ascii="Arial" w:eastAsia="Arial" w:hAnsi="Arial" w:cs="Arial"/>
      <w:sz w:val="40"/>
      <w:szCs w:val="40"/>
      <w:lang w:val="en"/>
      <w:rPrChange w:id="0" w:author="Comparison" w:date="2026-09-25T20:04:00Z">
        <w:rPr>
          <w:rFonts w:ascii="Arial" w:eastAsia="Arial" w:hAnsi="Arial" w:cs="Arial"/>
          <w:sz w:val="40"/>
          <w:szCs w:val="40"/>
          <w:lang w:val="en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 w:line="276" w:lineRule="auto"/>
      <w:outlineLvl w:val="1"/>
      <w:pPrChange w:id="1" w:author="Comparison" w:date="2026-09-25T20:04:00Z">
        <w:pPr>
          <w:keepNext/>
          <w:keepLines/>
          <w:spacing w:before="360" w:after="120" w:line="276" w:lineRule="auto"/>
          <w:outlineLvl w:val="1"/>
        </w:pPr>
      </w:pPrChange>
    </w:pPr>
    <w:rPr>
      <w:rFonts w:ascii="Arial" w:eastAsia="Arial" w:hAnsi="Arial" w:cs="Arial"/>
      <w:sz w:val="32"/>
      <w:szCs w:val="32"/>
      <w:lang w:val="en"/>
      <w:rPrChange w:id="1" w:author="Comparison" w:date="2026-09-25T20:04:00Z">
        <w:rPr>
          <w:rFonts w:ascii="Arial" w:eastAsia="Arial" w:hAnsi="Arial" w:cs="Arial"/>
          <w:sz w:val="32"/>
          <w:szCs w:val="32"/>
          <w:lang w:val="en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 w:line="276" w:lineRule="auto"/>
      <w:outlineLvl w:val="2"/>
      <w:pPrChange w:id="2" w:author="Comparison" w:date="2026-09-25T20:04:00Z">
        <w:pPr>
          <w:keepNext/>
          <w:keepLines/>
          <w:spacing w:before="320" w:after="80" w:line="276" w:lineRule="auto"/>
          <w:outlineLvl w:val="2"/>
        </w:pPr>
      </w:pPrChange>
    </w:pPr>
    <w:rPr>
      <w:rFonts w:ascii="Arial" w:eastAsia="Arial" w:hAnsi="Arial" w:cs="Arial"/>
      <w:color w:val="434343"/>
      <w:sz w:val="28"/>
      <w:szCs w:val="28"/>
      <w:lang w:val="en"/>
      <w:rPrChange w:id="2" w:author="Comparison" w:date="2026-09-25T20:04:00Z">
        <w:rPr>
          <w:rFonts w:ascii="Arial" w:eastAsia="Arial" w:hAnsi="Arial" w:cs="Arial"/>
          <w:color w:val="434343"/>
          <w:sz w:val="28"/>
          <w:szCs w:val="28"/>
          <w:lang w:val="en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80" w:line="276" w:lineRule="auto"/>
      <w:outlineLvl w:val="3"/>
      <w:pPrChange w:id="3" w:author="Comparison" w:date="2026-09-25T20:04:00Z">
        <w:pPr>
          <w:keepNext/>
          <w:keepLines/>
          <w:spacing w:before="280" w:after="80" w:line="276" w:lineRule="auto"/>
          <w:outlineLvl w:val="3"/>
        </w:pPr>
      </w:pPrChange>
    </w:pPr>
    <w:rPr>
      <w:rFonts w:ascii="Arial" w:eastAsia="Arial" w:hAnsi="Arial" w:cs="Arial"/>
      <w:color w:val="666666"/>
      <w:sz w:val="24"/>
      <w:szCs w:val="24"/>
      <w:lang w:val="en"/>
      <w:rPrChange w:id="3" w:author="Comparison" w:date="2026-09-25T20:04:00Z">
        <w:rPr>
          <w:rFonts w:ascii="Arial" w:eastAsia="Arial" w:hAnsi="Arial" w:cs="Arial"/>
          <w:color w:val="666666"/>
          <w:sz w:val="24"/>
          <w:szCs w:val="24"/>
          <w:lang w:val="en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40" w:after="80" w:line="276" w:lineRule="auto"/>
      <w:outlineLvl w:val="4"/>
      <w:pPrChange w:id="4" w:author="Comparison" w:date="2026-09-25T20:04:00Z">
        <w:pPr>
          <w:keepNext/>
          <w:keepLines/>
          <w:spacing w:before="240" w:after="80" w:line="276" w:lineRule="auto"/>
          <w:outlineLvl w:val="4"/>
        </w:pPr>
      </w:pPrChange>
    </w:pPr>
    <w:rPr>
      <w:rFonts w:ascii="Arial" w:eastAsia="Arial" w:hAnsi="Arial" w:cs="Arial"/>
      <w:color w:val="666666"/>
      <w:lang w:val="en"/>
      <w:rPrChange w:id="4" w:author="Comparison" w:date="2026-09-25T20:04:00Z">
        <w:rPr>
          <w:rFonts w:ascii="Arial" w:eastAsia="Arial" w:hAnsi="Arial" w:cs="Arial"/>
          <w:color w:val="666666"/>
          <w:sz w:val="22"/>
          <w:szCs w:val="22"/>
          <w:lang w:val="en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40" w:after="80" w:line="276" w:lineRule="auto"/>
      <w:outlineLvl w:val="5"/>
      <w:pPrChange w:id="5" w:author="Comparison" w:date="2026-09-25T20:04:00Z">
        <w:pPr>
          <w:keepNext/>
          <w:keepLines/>
          <w:spacing w:before="240" w:after="80" w:line="276" w:lineRule="auto"/>
          <w:outlineLvl w:val="5"/>
        </w:pPr>
      </w:pPrChange>
    </w:pPr>
    <w:rPr>
      <w:rFonts w:ascii="Arial" w:eastAsia="Arial" w:hAnsi="Arial" w:cs="Arial"/>
      <w:i/>
      <w:color w:val="666666"/>
      <w:lang w:val="en"/>
      <w:rPrChange w:id="5" w:author="Comparison" w:date="2026-09-25T20:04:00Z">
        <w:rPr>
          <w:rFonts w:ascii="Arial" w:eastAsia="Arial" w:hAnsi="Arial" w:cs="Arial"/>
          <w:i/>
          <w:color w:val="666666"/>
          <w:sz w:val="22"/>
          <w:szCs w:val="22"/>
          <w:lang w:val="en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1C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C5D"/>
  </w:style>
  <w:style w:type="paragraph" w:styleId="Footer">
    <w:name w:val="footer"/>
    <w:basedOn w:val="Normal"/>
    <w:link w:val="FooterChar"/>
    <w:uiPriority w:val="99"/>
    <w:unhideWhenUsed/>
    <w:rsid w:val="00451C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1C5D"/>
  </w:style>
  <w:style w:type="table" w:styleId="TableGrid">
    <w:name w:val="Table Grid"/>
    <w:basedOn w:val="TableNormal"/>
    <w:uiPriority w:val="39"/>
    <w:rsid w:val="0045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71222"/>
    <w:rPr>
      <w:rFonts w:ascii="Arial" w:eastAsia="Arial" w:hAnsi="Arial" w:cs="Arial"/>
      <w:sz w:val="40"/>
      <w:szCs w:val="40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871222"/>
    <w:rPr>
      <w:rFonts w:ascii="Arial" w:eastAsia="Arial" w:hAnsi="Arial" w:cs="Arial"/>
      <w:sz w:val="32"/>
      <w:szCs w:val="32"/>
      <w:lang w:val="en"/>
    </w:rPr>
  </w:style>
  <w:style w:type="character" w:customStyle="1" w:styleId="Heading3Char">
    <w:name w:val="Heading 3 Char"/>
    <w:basedOn w:val="DefaultParagraphFont"/>
    <w:link w:val="Heading3"/>
    <w:uiPriority w:val="9"/>
    <w:rsid w:val="00871222"/>
    <w:rPr>
      <w:rFonts w:ascii="Arial" w:eastAsia="Arial" w:hAnsi="Arial" w:cs="Arial"/>
      <w:color w:val="434343"/>
      <w:sz w:val="28"/>
      <w:szCs w:val="28"/>
      <w:lang w:val="e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222"/>
    <w:rPr>
      <w:rFonts w:ascii="Arial" w:eastAsia="Arial" w:hAnsi="Arial" w:cs="Arial"/>
      <w:color w:val="666666"/>
      <w:sz w:val="24"/>
      <w:szCs w:val="24"/>
      <w:lang w:val="e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222"/>
    <w:rPr>
      <w:rFonts w:ascii="Arial" w:eastAsia="Arial" w:hAnsi="Arial" w:cs="Arial"/>
      <w:color w:val="666666"/>
      <w:lang w:val="e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222"/>
    <w:rPr>
      <w:rFonts w:ascii="Arial" w:eastAsia="Arial" w:hAnsi="Arial" w:cs="Arial"/>
      <w:i/>
      <w:color w:val="666666"/>
      <w:lang w:val="en"/>
    </w:rPr>
  </w:style>
  <w:style w:type="table" w:customStyle="1" w:styleId="TableNormal0">
    <w:name w:val="TableNormal"/>
    <w:rsid w:val="00871222"/>
    <w:pPr>
      <w:spacing w:after="0" w:line="276" w:lineRule="auto"/>
    </w:pPr>
    <w:rPr>
      <w:rFonts w:ascii="Arial" w:eastAsia="Arial" w:hAnsi="Arial" w:cs="Arial"/>
      <w:lang w:val="e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 w:line="276" w:lineRule="auto"/>
      <w:pPrChange w:id="6" w:author="Comparison" w:date="2026-09-25T20:04:00Z">
        <w:pPr>
          <w:keepNext/>
          <w:keepLines/>
          <w:spacing w:after="60" w:line="276" w:lineRule="auto"/>
        </w:pPr>
      </w:pPrChange>
    </w:pPr>
    <w:rPr>
      <w:rFonts w:ascii="Arial" w:eastAsia="Arial" w:hAnsi="Arial" w:cs="Arial"/>
      <w:sz w:val="52"/>
      <w:szCs w:val="52"/>
      <w:lang w:val="en"/>
      <w:rPrChange w:id="6" w:author="Comparison" w:date="2026-09-25T20:04:00Z">
        <w:rPr>
          <w:rFonts w:ascii="Arial" w:eastAsia="Arial" w:hAnsi="Arial" w:cs="Arial"/>
          <w:sz w:val="52"/>
          <w:szCs w:val="52"/>
          <w:lang w:val="en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871222"/>
    <w:rPr>
      <w:rFonts w:ascii="Arial" w:eastAsia="Arial" w:hAnsi="Arial" w:cs="Arial"/>
      <w:sz w:val="52"/>
      <w:szCs w:val="52"/>
      <w:lang w:val="en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 w:line="276" w:lineRule="auto"/>
      <w:pPrChange w:id="7" w:author="Comparison" w:date="2026-09-25T20:04:00Z">
        <w:pPr>
          <w:keepNext/>
          <w:keepLines/>
          <w:spacing w:after="320" w:line="276" w:lineRule="auto"/>
        </w:pPr>
      </w:pPrChange>
    </w:pPr>
    <w:rPr>
      <w:rFonts w:ascii="Arial" w:eastAsia="Arial" w:hAnsi="Arial" w:cs="Arial"/>
      <w:color w:val="666666"/>
      <w:sz w:val="30"/>
      <w:szCs w:val="30"/>
      <w:lang w:val="en"/>
      <w:rPrChange w:id="7" w:author="Comparison" w:date="2026-09-25T20:04:00Z">
        <w:rPr>
          <w:rFonts w:ascii="Arial" w:eastAsia="Arial" w:hAnsi="Arial" w:cs="Arial"/>
          <w:color w:val="666666"/>
          <w:sz w:val="30"/>
          <w:szCs w:val="30"/>
          <w:lang w:val="en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871222"/>
    <w:rPr>
      <w:rFonts w:ascii="Arial" w:eastAsia="Arial" w:hAnsi="Arial" w:cs="Arial"/>
      <w:color w:val="666666"/>
      <w:sz w:val="30"/>
      <w:szCs w:val="30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0292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7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571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Annual EHC review child or young person contribution up to year 8</vt:lpstr>
    </vt:vector>
  </TitlesOfParts>
  <Company>Hoople Ltd</Company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Annual EHC review child or young person contribution up to year 8</dc:title>
  <dc:subject/>
  <dc:creator>Jones, Hilary</dc:creator>
  <cp:keywords>education health and care plan;EHCP;EHC;annual review</cp:keywords>
  <dc:description/>
  <cp:lastModifiedBy>Arthur Souza Rodrigues</cp:lastModifiedBy>
  <cp:revision>1</cp:revision>
  <dcterms:created xsi:type="dcterms:W3CDTF">2023-08-31T08:33:00Z</dcterms:created>
  <dcterms:modified xsi:type="dcterms:W3CDTF">2026-09-26T00:04:00Z</dcterms:modified>
</cp:coreProperties>
</file>