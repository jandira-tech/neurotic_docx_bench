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F54AB1" w14:textId="77777777" w:rsidR="00BC13FF" w:rsidRDefault="008431C2">
      <w:r>
        <w:rPr>
          <w:rFonts w:ascii="Arial" w:hAnsi="Arial"/>
          <w:b/>
          <w:color w:val="0070C0"/>
          <w:sz w:val="52"/>
          <w:rPrChange w:id="0" w:author="Comparison" w:date="2026-07-05T01:07:00Z" w16du:dateUtc="2026-07-05T05:07:00Z">
            <w:rPr>
              <w:b/>
              <w:bCs/>
              <w:color w:val="0070C0"/>
            </w:rPr>
          </w:rPrChange>
        </w:rPr>
        <w:t xml:space="preserve">Blue </w:t>
      </w:r>
      <w:del w:id="1" w:author="Comparison" w:date="2026-07-05T01:07:00Z" w16du:dateUtc="2026-07-05T05:07:00Z">
        <w:r>
          <w:rPr>
            <w:b/>
            <w:bCs/>
            <w:color w:val="0070C0"/>
          </w:rPr>
          <w:delText xml:space="preserve">Bold </w:delText>
        </w:r>
      </w:del>
      <w:r>
        <w:rPr>
          <w:rFonts w:ascii="Arial" w:hAnsi="Arial"/>
          <w:b/>
          <w:color w:val="0070C0"/>
          <w:sz w:val="52"/>
          <w:rPrChange w:id="2" w:author="Comparison" w:date="2026-07-05T01:07:00Z" w16du:dateUtc="2026-07-05T05:07:00Z">
            <w:rPr>
              <w:b/>
              <w:bCs/>
              <w:color w:val="0070C0"/>
            </w:rPr>
          </w:rPrChange>
        </w:rPr>
        <w:t xml:space="preserve">Centered </w:t>
      </w:r>
      <w:ins w:id="3" w:author="Comparison" w:date="2026-07-05T01:07:00Z" w16du:dateUtc="2026-07-05T05:07:00Z">
        <w:r>
          <w:rPr>
            <w:rFonts w:ascii="Arial" w:hAnsi="Arial" w:cs="Arial"/>
            <w:b/>
            <w:bCs/>
            <w:color w:val="0070C0"/>
            <w:sz w:val="52"/>
            <w:szCs w:val="52"/>
          </w:rPr>
          <w:t xml:space="preserve">Title </w:t>
        </w:r>
      </w:ins>
      <w:r>
        <w:rPr>
          <w:rFonts w:ascii="Arial" w:hAnsi="Arial"/>
          <w:b/>
          <w:color w:val="0070C0"/>
          <w:sz w:val="52"/>
          <w:rPrChange w:id="4" w:author="Comparison" w:date="2026-07-05T01:07:00Z" w16du:dateUtc="2026-07-05T05:07:00Z">
            <w:rPr>
              <w:b/>
              <w:bCs/>
              <w:color w:val="0070C0"/>
            </w:rPr>
          </w:rPrChange>
        </w:rPr>
        <w:t>Demo</w:t>
      </w:r>
    </w:p>
    <w:p w14:paraId="753F70F8" w14:textId="77777777" w:rsidR="00BC13FF" w:rsidRDefault="008431C2">
      <w:pPr>
        <w:rPr>
          <w:del w:id="5" w:author="Comparison" w:date="2026-07-05T01:07:00Z" w16du:dateUtc="2026-07-05T05:07:00Z"/>
        </w:rPr>
      </w:pPr>
      <w:r>
        <w:rPr>
          <w:rFonts w:ascii="Arial" w:hAnsi="Arial"/>
          <w:b/>
          <w:color w:val="0070C0"/>
          <w:sz w:val="52"/>
          <w:rPrChange w:id="6" w:author="Comparison" w:date="2026-07-05T01:07:00Z" w16du:dateUtc="2026-07-05T05:07:00Z">
            <w:rPr>
              <w:b/>
              <w:bCs/>
              <w:color w:val="0070C0"/>
            </w:rPr>
          </w:rPrChange>
        </w:rPr>
        <w:t xml:space="preserve">This document shows </w:t>
      </w:r>
      <w:ins w:id="7" w:author="Comparison" w:date="2026-07-05T01:07:00Z" w16du:dateUtc="2026-07-05T05:07:00Z">
        <w:r>
          <w:rPr>
            <w:rFonts w:ascii="Arial" w:hAnsi="Arial" w:cs="Arial"/>
            <w:b/>
            <w:bCs/>
            <w:color w:val="0070C0"/>
            <w:sz w:val="52"/>
            <w:szCs w:val="52"/>
          </w:rPr>
          <w:t>Title style</w:t>
        </w:r>
      </w:ins>
      <w:del w:id="8" w:author="Comparison" w:date="2026-07-05T01:07:00Z" w16du:dateUtc="2026-07-05T05:07:00Z">
        <w:r>
          <w:rPr>
            <w:b/>
            <w:bCs/>
            <w:color w:val="0070C0"/>
          </w:rPr>
          <w:delText>blue bold text with center alignment.</w:delText>
        </w:r>
      </w:del>
    </w:p>
    <w:p w14:paraId="3EC58507" w14:textId="77777777" w:rsidR="00896344" w:rsidRDefault="008431C2">
      <w:pPr>
        <w:spacing w:line="240" w:lineRule="auto"/>
        <w:rPr>
          <w:ins w:id="9" w:author="Comparison" w:date="2026-07-05T01:07:00Z" w16du:dateUtc="2026-07-05T05:07:00Z"/>
        </w:rPr>
      </w:pPr>
      <w:del w:id="10" w:author="Comparison" w:date="2026-07-05T01:07:00Z" w16du:dateUtc="2026-07-05T05:07:00Z">
        <w:r>
          <w:rPr>
            <w:b/>
            <w:bCs/>
            <w:color w:val="0070C0"/>
          </w:rPr>
          <w:delText>Blue bold</w:delText>
        </w:r>
      </w:del>
      <w:r>
        <w:rPr>
          <w:rFonts w:ascii="Arial" w:hAnsi="Arial"/>
          <w:b/>
          <w:color w:val="0070C0"/>
          <w:sz w:val="52"/>
          <w:rPrChange w:id="11" w:author="Comparison" w:date="2026-07-05T01:07:00Z" w16du:dateUtc="2026-07-05T05:07:00Z">
            <w:rPr>
              <w:b/>
              <w:bCs/>
              <w:color w:val="0070C0"/>
            </w:rPr>
          </w:rPrChange>
        </w:rPr>
        <w:t xml:space="preserve"> centered </w:t>
      </w:r>
      <w:ins w:id="12" w:author="Comparison" w:date="2026-07-05T01:07:00Z" w16du:dateUtc="2026-07-05T05:07:00Z">
        <w:r>
          <w:rPr>
            <w:rFonts w:ascii="Arial" w:hAnsi="Arial" w:cs="Arial"/>
            <w:b/>
            <w:bCs/>
            <w:color w:val="0070C0"/>
            <w:sz w:val="52"/>
            <w:szCs w:val="52"/>
          </w:rPr>
          <w:t>with blue color.</w:t>
        </w:r>
      </w:ins>
    </w:p>
    <w:p w14:paraId="1DDDBFEC" w14:textId="77777777" w:rsidR="00BC13FF" w:rsidRDefault="008431C2">
      <w:pPr>
        <w:spacing w:line="240" w:lineRule="auto"/>
        <w:pPrChange w:id="13" w:author="Comparison" w:date="2026-07-05T01:07:00Z" w16du:dateUtc="2026-07-05T05:07:00Z"/>
      </w:pPr>
      <w:ins w:id="14" w:author="Comparison" w:date="2026-07-05T01:07:00Z" w16du:dateUtc="2026-07-05T05:07:00Z">
        <w:r>
          <w:rPr>
            <w:rFonts w:ascii="Arial" w:hAnsi="Arial" w:cs="Arial"/>
            <w:b/>
            <w:bCs/>
            <w:color w:val="0070C0"/>
            <w:sz w:val="52"/>
            <w:szCs w:val="52"/>
          </w:rPr>
          <w:t>Blue centered title creates a professional and elegant header.</w:t>
        </w:r>
      </w:ins>
      <w:del w:id="15" w:author="Comparison" w:date="2026-07-05T01:07:00Z" w16du:dateUtc="2026-07-05T05:07:00Z">
        <w:r>
          <w:rPr>
            <w:b/>
            <w:bCs/>
            <w:color w:val="0070C0"/>
          </w:rPr>
          <w:delText>text works well for announcements.</w:delText>
        </w:r>
      </w:del>
    </w:p>
    <w:sectPr w:rsidR="00BC13F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13FF"/>
    <w:rsid w:val="008431C2"/>
    <w:rsid w:val="00896344"/>
    <w:rsid w:val="00921353"/>
    <w:rsid w:val="00B37A4C"/>
    <w:rsid w:val="00BC13FF"/>
    <w:rsid w:val="00DC2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EC4910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2026-05-14T17:17:00Z</dcterms:created>
  <dcterms:modified xsi:type="dcterms:W3CDTF">2026-07-05T05:07:00Z</dcterms:modified>
</cp:coreProperties>
</file>