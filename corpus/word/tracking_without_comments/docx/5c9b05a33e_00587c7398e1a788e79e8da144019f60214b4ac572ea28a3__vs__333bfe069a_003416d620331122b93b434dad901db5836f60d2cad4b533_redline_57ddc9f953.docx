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0EF28" w14:textId="77777777" w:rsidR="00BC32DD" w:rsidRPr="001A2552" w:rsidRDefault="00BC32DD" w:rsidP="00BC32DD">
      <w:pPr>
        <w:jc w:val="center"/>
        <w:rPr>
          <w:ins w:id="7" w:author="msi" w:date="2026-09-22T12:31:00Z" w16du:dateUtc="2026-09-22T16:31:00Z"/>
          <w:sz w:val="16"/>
          <w:szCs w:val="16"/>
        </w:rPr>
      </w:pPr>
      <w:ins w:id="8" w:author="msi" w:date="2026-09-22T12:31:00Z" w16du:dateUtc="2026-09-22T16:3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FE3A54C" w14:textId="77777777" w:rsidR="00BC32DD" w:rsidRPr="001A2552" w:rsidRDefault="00BC32DD" w:rsidP="00BC32DD">
      <w:pPr>
        <w:jc w:val="center"/>
        <w:rPr>
          <w:ins w:id="9" w:author="msi" w:date="2026-09-22T12:31:00Z" w16du:dateUtc="2026-09-22T16:31:00Z"/>
          <w:b/>
          <w:sz w:val="16"/>
          <w:szCs w:val="16"/>
        </w:rPr>
      </w:pPr>
      <w:ins w:id="10" w:author="msi" w:date="2026-09-22T12:31:00Z" w16du:dateUtc="2026-09-22T16:31:00Z">
        <w:r w:rsidRPr="001A2552">
          <w:rPr>
            <w:b/>
            <w:sz w:val="16"/>
            <w:szCs w:val="16"/>
          </w:rPr>
          <w:t>Açık Ders Malzemeleri</w:t>
        </w:r>
      </w:ins>
    </w:p>
    <w:p w14:paraId="5B4957A8" w14:textId="77777777" w:rsidR="00BC32DD" w:rsidRDefault="00BC32DD" w:rsidP="00BC32DD">
      <w:pPr>
        <w:pStyle w:val="Basliklar"/>
        <w:jc w:val="center"/>
        <w:rPr>
          <w:ins w:id="11" w:author="msi" w:date="2026-09-22T12:31:00Z" w16du:dateUtc="2026-09-22T16:31:00Z"/>
          <w:sz w:val="16"/>
          <w:szCs w:val="16"/>
        </w:rPr>
      </w:pPr>
    </w:p>
    <w:p w14:paraId="33FAF6B2" w14:textId="77777777" w:rsidR="008D19B2" w:rsidRPr="00C139F7" w:rsidRDefault="00BC32DD" w:rsidP="008D19B2">
      <w:pPr>
        <w:pStyle w:val="ListParagraph"/>
        <w:ind w:left="360"/>
        <w:rPr>
          <w:del w:id="12" w:author="msi" w:date="2026-09-22T12:31:00Z" w16du:dateUtc="2026-09-22T16:31:00Z"/>
          <w:rFonts w:ascii="Arial" w:hAnsi="Arial" w:cs="Arial"/>
        </w:rPr>
      </w:pPr>
      <w:ins w:id="13" w:author="msi" w:date="2026-09-22T12:31:00Z" w16du:dateUtc="2026-09-22T16:31:00Z">
        <w:r>
          <w:rPr>
            <w:sz w:val="16"/>
            <w:szCs w:val="16"/>
          </w:rPr>
          <w:t>Ders izlence Formu</w:t>
        </w:r>
      </w:ins>
      <w:del w:id="14" w:author="msi" w:date="2026-09-22T12:31:00Z" w16du:dateUtc="2026-09-22T16:31:00Z">
        <w:r w:rsidR="008D19B2" w:rsidRPr="00C139F7">
          <w:rPr>
            <w:rFonts w:ascii="Arial" w:hAnsi="Arial" w:cs="Arial"/>
            <w:b/>
            <w:lang w:val="it-IT"/>
          </w:rPr>
          <w:delText>Tabla 1</w:delText>
        </w:r>
        <w:r w:rsidR="008D19B2" w:rsidRPr="00C139F7">
          <w:rPr>
            <w:rFonts w:ascii="Arial" w:hAnsi="Arial" w:cs="Arial"/>
            <w:lang w:val="it-IT"/>
          </w:rPr>
          <w:delText xml:space="preserve">. </w:delText>
        </w:r>
        <w:r w:rsidR="008D19B2" w:rsidRPr="00C139F7">
          <w:rPr>
            <w:rFonts w:ascii="Arial" w:hAnsi="Arial" w:cs="Arial"/>
          </w:rPr>
          <w:delText>Características de los pacient</w:delText>
        </w:r>
        <w:r w:rsidR="008D19B2">
          <w:rPr>
            <w:rFonts w:ascii="Arial" w:hAnsi="Arial" w:cs="Arial"/>
          </w:rPr>
          <w:delText>es sobrevivientes  y fallecidos</w:delText>
        </w:r>
      </w:del>
    </w:p>
    <w:p w14:paraId="3DD6D07F" w14:textId="77777777" w:rsidR="00EF22BB" w:rsidRPr="001A2552" w:rsidRDefault="00EF22BB" w:rsidP="00BC32DD">
      <w:pPr>
        <w:pStyle w:val="Basliklar"/>
        <w:jc w:val="center"/>
        <w:rPr>
          <w:sz w:val="16"/>
          <w:rPrChange w:id="15" w:author="msi" w:date="2026-09-22T12:31:00Z" w16du:dateUtc="2026-09-22T16:31:00Z">
            <w:rPr/>
          </w:rPrChange>
        </w:rPr>
        <w:pPrChange w:id="16" w:author="msi" w:date="2026-09-22T12:31:00Z" w16du:dateUtc="2026-09-22T16:31:00Z">
          <w:pPr/>
        </w:pPrChange>
      </w:pPr>
    </w:p>
    <w:p w14:paraId="75097D10" w14:textId="77777777" w:rsidR="008D19B2" w:rsidRPr="001A2552" w:rsidRDefault="008D19B2">
      <w:pPr>
        <w:rPr>
          <w:sz w:val="16"/>
          <w:rPrChange w:id="17" w:author="msi" w:date="2026-09-22T12:31:00Z" w16du:dateUtc="2026-09-22T16:31:00Z">
            <w:rPr/>
          </w:rPrChange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8" w:author="msi" w:date="2026-09-22T12:31:00Z" w16du:dateUtc="2026-09-22T16:31:00Z">
          <w:tblPr>
            <w:tblStyle w:val="TableGrid"/>
            <w:tblW w:w="5000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563"/>
        <w:gridCol w:w="3280"/>
        <w:gridCol w:w="1839"/>
        <w:gridCol w:w="1530"/>
        <w:tblGridChange w:id="19">
          <w:tblGrid>
            <w:gridCol w:w="38"/>
            <w:gridCol w:w="2563"/>
            <w:gridCol w:w="1098"/>
            <w:gridCol w:w="2072"/>
            <w:gridCol w:w="110"/>
            <w:gridCol w:w="1839"/>
            <w:gridCol w:w="115"/>
            <w:gridCol w:w="1219"/>
            <w:gridCol w:w="196"/>
          </w:tblGrid>
        </w:tblGridChange>
      </w:tblGrid>
      <w:tr w:rsidR="008D19B2" w:rsidRPr="00EF52F6" w14:paraId="49F2A59C" w14:textId="77777777" w:rsidTr="00832AEF">
        <w:trPr>
          <w:jc w:val="center"/>
          <w:trPrChange w:id="20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vAlign w:val="center"/>
            <w:tcPrChange w:id="21" w:author="msi" w:date="2026-09-22T12:31:00Z" w16du:dateUtc="2026-09-22T16:31:00Z">
              <w:tcPr>
                <w:tcW w:w="2043" w:type="pct"/>
                <w:gridSpan w:val="3"/>
                <w:shd w:val="clear" w:color="auto" w:fill="BFBFBF" w:themeFill="background1" w:themeFillShade="BF"/>
                <w:vAlign w:val="center"/>
              </w:tcPr>
            </w:tcPrChange>
          </w:tcPr>
          <w:p w14:paraId="080FC25B" w14:textId="77777777" w:rsidR="008D19B2" w:rsidRPr="001A2552" w:rsidRDefault="00BC32DD" w:rsidP="00832AEF">
            <w:pPr>
              <w:pStyle w:val="DersBasliklar"/>
              <w:rPr>
                <w:rPrChange w:id="22" w:author="msi" w:date="2026-09-22T12:31:00Z" w16du:dateUtc="2026-09-22T16:31:00Z">
                  <w:rPr>
                    <w:rFonts w:ascii="Arial" w:hAnsi="Arial" w:cs="Arial"/>
                    <w:b/>
                    <w:lang w:val="it-IT"/>
                  </w:rPr>
                </w:rPrChange>
              </w:rPr>
              <w:pPrChange w:id="23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ins w:id="24" w:author="msi" w:date="2026-09-22T12:31:00Z" w16du:dateUtc="2026-09-22T16:31:00Z">
              <w:r w:rsidRPr="001A2552">
                <w:rPr>
                  <w:szCs w:val="16"/>
                </w:rPr>
                <w:t>Dersin Kodu ve İsmi</w:t>
              </w:r>
            </w:ins>
            <w:del w:id="25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Características</w:delText>
              </w:r>
            </w:del>
          </w:p>
        </w:tc>
        <w:tc>
          <w:tcPr>
            <w:tcW w:w="6068" w:type="dxa"/>
            <w:tcPrChange w:id="26" w:author="msi" w:date="2026-09-22T12:31:00Z" w16du:dateUtc="2026-09-22T16:31:00Z">
              <w:tcPr>
                <w:tcW w:w="1144" w:type="pct"/>
                <w:shd w:val="clear" w:color="auto" w:fill="BFBFBF" w:themeFill="background1" w:themeFillShade="BF"/>
                <w:vAlign w:val="center"/>
              </w:tcPr>
            </w:tcPrChange>
          </w:tcPr>
          <w:p w14:paraId="5F9FD3FB" w14:textId="77777777" w:rsidR="008D19B2" w:rsidRPr="00EF52F6" w:rsidRDefault="00CC0B85" w:rsidP="00D271FE">
            <w:pPr>
              <w:spacing w:line="360" w:lineRule="auto"/>
              <w:jc w:val="center"/>
              <w:rPr>
                <w:del w:id="27" w:author="msi" w:date="2026-09-22T12:31:00Z" w16du:dateUtc="2026-09-22T16:31:00Z"/>
                <w:rFonts w:ascii="Arial" w:hAnsi="Arial" w:cs="Arial"/>
                <w:b/>
                <w:lang w:val="it-IT"/>
              </w:rPr>
            </w:pPr>
            <w:ins w:id="28" w:author="msi" w:date="2026-09-22T12:31:00Z" w16du:dateUtc="2026-09-22T16:3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29" w:author="msi" w:date="2026-09-22T12:31:00Z" w16du:dateUtc="2026-09-22T16:31:00Z">
              <w:r w:rsidR="008D19B2" w:rsidRPr="00EF52F6">
                <w:rPr>
                  <w:rFonts w:ascii="Arial" w:hAnsi="Arial" w:cs="Arial"/>
                  <w:b/>
                  <w:lang w:val="it-IT"/>
                </w:rPr>
                <w:delText>Sobrevivientes</w:delText>
              </w:r>
            </w:del>
          </w:p>
          <w:p w14:paraId="1194237F" w14:textId="77777777" w:rsidR="008D19B2" w:rsidRPr="00B00DF3" w:rsidRDefault="008D19B2" w:rsidP="00F95BE5">
            <w:pPr>
              <w:pStyle w:val="DersBilgileri"/>
              <w:rPr>
                <w:rPrChange w:id="30" w:author="msi" w:date="2026-09-22T12:31:00Z" w16du:dateUtc="2026-09-22T16:31:00Z">
                  <w:rPr>
                    <w:rFonts w:ascii="Arial" w:hAnsi="Arial" w:cs="Arial"/>
                    <w:b/>
                    <w:lang w:val="it-IT"/>
                  </w:rPr>
                </w:rPrChange>
              </w:rPr>
              <w:pPrChange w:id="31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32" w:author="msi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2012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6068" w:type="dxa"/>
            <w:tcPrChange w:id="33" w:author="msi" w:date="2026-09-22T12:31:00Z" w16du:dateUtc="2026-09-22T16:31:00Z">
              <w:tcPr>
                <w:tcW w:w="1140" w:type="pct"/>
                <w:gridSpan w:val="3"/>
                <w:shd w:val="clear" w:color="auto" w:fill="BFBFBF" w:themeFill="background1" w:themeFillShade="BF"/>
                <w:vAlign w:val="center"/>
              </w:tcPr>
            </w:tcPrChange>
          </w:tcPr>
          <w:p w14:paraId="7B227468" w14:textId="77777777" w:rsidR="008D19B2" w:rsidRPr="00EF52F6" w:rsidRDefault="008D19B2" w:rsidP="00D271FE">
            <w:pPr>
              <w:spacing w:line="360" w:lineRule="auto"/>
              <w:jc w:val="center"/>
              <w:rPr>
                <w:del w:id="34" w:author="msi" w:date="2026-09-22T12:31:00Z" w16du:dateUtc="2026-09-22T16:31:00Z"/>
                <w:rFonts w:ascii="Arial" w:hAnsi="Arial" w:cs="Arial"/>
                <w:b/>
                <w:lang w:val="it-IT"/>
              </w:rPr>
            </w:pPr>
            <w:del w:id="35" w:author="msi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Fallecidos</w:delText>
              </w:r>
            </w:del>
          </w:p>
          <w:p w14:paraId="73D8BF9A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del w:id="36" w:author="msi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629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6068" w:type="dxa"/>
            <w:tcPrChange w:id="37" w:author="msi" w:date="2026-09-22T12:31:00Z" w16du:dateUtc="2026-09-22T16:31:00Z">
              <w:tcPr>
                <w:tcW w:w="744" w:type="pct"/>
                <w:shd w:val="clear" w:color="auto" w:fill="BFBFBF" w:themeFill="background1" w:themeFillShade="BF"/>
                <w:vAlign w:val="center"/>
              </w:tcPr>
            </w:tcPrChange>
          </w:tcPr>
          <w:p w14:paraId="5D3B6085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del w:id="38" w:author="msi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>Valor de p</w:delText>
              </w:r>
            </w:del>
          </w:p>
        </w:tc>
      </w:tr>
      <w:tr w:rsidR="008D19B2" w:rsidRPr="00EF52F6" w14:paraId="4A60891B" w14:textId="77777777" w:rsidTr="00832AEF">
        <w:trPr>
          <w:jc w:val="center"/>
          <w:trPrChange w:id="39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vAlign w:val="center"/>
            <w:tcPrChange w:id="40" w:author="msi" w:date="2026-09-22T12:31:00Z" w16du:dateUtc="2026-09-22T16:31:00Z">
              <w:tcPr>
                <w:tcW w:w="2043" w:type="pct"/>
                <w:gridSpan w:val="3"/>
              </w:tcPr>
            </w:tcPrChange>
          </w:tcPr>
          <w:p w14:paraId="7CC81C99" w14:textId="77777777" w:rsidR="008D19B2" w:rsidRPr="001A2552" w:rsidRDefault="00BC32DD" w:rsidP="00832AEF">
            <w:pPr>
              <w:pStyle w:val="DersBasliklar"/>
              <w:rPr>
                <w:rPrChange w:id="41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42" w:author="msi" w:date="2026-09-22T12:31:00Z" w16du:dateUtc="2026-09-22T16:31:00Z">
                <w:pPr>
                  <w:spacing w:line="360" w:lineRule="auto"/>
                  <w:jc w:val="both"/>
                </w:pPr>
              </w:pPrChange>
            </w:pPr>
            <w:ins w:id="43" w:author="msi" w:date="2026-09-22T12:31:00Z" w16du:dateUtc="2026-09-22T16:31:00Z">
              <w:r w:rsidRPr="001A2552">
                <w:rPr>
                  <w:szCs w:val="16"/>
                </w:rPr>
                <w:t>Dersin Sorumlusu</w:t>
              </w:r>
            </w:ins>
            <w:del w:id="44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Edad, años (</w:delText>
              </w:r>
              <w:r w:rsidR="008D19B2" w:rsidRPr="00EF52F6">
                <w:rPr>
                  <w:rFonts w:ascii="Arial" w:hAnsi="Arial" w:cs="Arial"/>
                </w:rPr>
                <w:delText>±</w:delText>
              </w:r>
              <w:r w:rsidR="008D19B2"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6068" w:type="dxa"/>
            <w:tcPrChange w:id="45" w:author="msi" w:date="2026-09-22T12:31:00Z" w16du:dateUtc="2026-09-22T16:31:00Z">
              <w:tcPr>
                <w:tcW w:w="1144" w:type="pct"/>
              </w:tcPr>
            </w:tcPrChange>
          </w:tcPr>
          <w:p w14:paraId="23FE0C00" w14:textId="77777777" w:rsidR="008D19B2" w:rsidRPr="00B00DF3" w:rsidRDefault="00F911A6" w:rsidP="00832AEF">
            <w:pPr>
              <w:pStyle w:val="DersBilgileri"/>
              <w:rPr>
                <w:rPrChange w:id="46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47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ins w:id="48" w:author="msi" w:date="2026-09-22T12:31:00Z" w16du:dateUtc="2026-09-22T16:31:00Z">
              <w:r w:rsidRPr="00B00DF3">
                <w:rPr>
                  <w:szCs w:val="16"/>
                </w:rPr>
                <w:t>PROF. DR. YASEMİN KEPENEKCİ</w:t>
              </w:r>
            </w:ins>
            <w:del w:id="49" w:author="msi" w:date="2026-09-22T12:31:00Z" w16du:dateUtc="2026-09-22T16:31:00Z">
              <w:r w:rsidR="008D19B2" w:rsidRPr="00EF52F6">
                <w:rPr>
                  <w:rFonts w:ascii="Arial" w:hAnsi="Arial" w:cs="Arial"/>
                </w:rPr>
                <w:delText>48</w:delText>
              </w:r>
              <w:r w:rsidR="008D19B2">
                <w:rPr>
                  <w:rFonts w:ascii="Arial" w:hAnsi="Arial" w:cs="Arial"/>
                </w:rPr>
                <w:delText>.</w:delText>
              </w:r>
              <w:r w:rsidR="008D19B2" w:rsidRPr="00EF52F6">
                <w:rPr>
                  <w:rFonts w:ascii="Arial" w:hAnsi="Arial" w:cs="Arial"/>
                </w:rPr>
                <w:delText>45</w:delText>
              </w:r>
              <w:r w:rsidR="008D19B2">
                <w:rPr>
                  <w:rFonts w:ascii="Arial" w:hAnsi="Arial" w:cs="Arial"/>
                </w:rPr>
                <w:delText xml:space="preserve"> </w:delText>
              </w:r>
              <w:r w:rsidR="008D19B2" w:rsidRPr="00EF52F6">
                <w:rPr>
                  <w:rFonts w:ascii="Arial" w:hAnsi="Arial" w:cs="Arial"/>
                </w:rPr>
                <w:delText>(±18)</w:delText>
              </w:r>
            </w:del>
          </w:p>
        </w:tc>
        <w:tc>
          <w:tcPr>
            <w:tcW w:w="6068" w:type="dxa"/>
            <w:tcPrChange w:id="50" w:author="msi" w:date="2026-09-22T12:31:00Z" w16du:dateUtc="2026-09-22T16:31:00Z">
              <w:tcPr>
                <w:tcW w:w="1140" w:type="pct"/>
                <w:gridSpan w:val="3"/>
              </w:tcPr>
            </w:tcPrChange>
          </w:tcPr>
          <w:p w14:paraId="641F1D8F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51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55.54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>16,3)</w:delText>
              </w:r>
            </w:del>
          </w:p>
        </w:tc>
        <w:tc>
          <w:tcPr>
            <w:tcW w:w="6068" w:type="dxa"/>
            <w:tcPrChange w:id="52" w:author="msi" w:date="2026-09-22T12:31:00Z" w16du:dateUtc="2026-09-22T16:31:00Z">
              <w:tcPr>
                <w:tcW w:w="744" w:type="pct"/>
              </w:tcPr>
            </w:tcPrChange>
          </w:tcPr>
          <w:p w14:paraId="18BDF4AE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53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</w:tc>
      </w:tr>
      <w:tr w:rsidR="008D19B2" w:rsidRPr="00EF52F6" w14:paraId="7B0C7FD8" w14:textId="77777777" w:rsidTr="00832AEF">
        <w:trPr>
          <w:jc w:val="center"/>
          <w:trPrChange w:id="54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vAlign w:val="center"/>
            <w:tcPrChange w:id="55" w:author="msi" w:date="2026-09-22T12:31:00Z" w16du:dateUtc="2026-09-22T16:31:00Z">
              <w:tcPr>
                <w:tcW w:w="2043" w:type="pct"/>
                <w:gridSpan w:val="3"/>
              </w:tcPr>
            </w:tcPrChange>
          </w:tcPr>
          <w:p w14:paraId="7478BF1A" w14:textId="77777777" w:rsidR="008D19B2" w:rsidRPr="001A2552" w:rsidRDefault="00BC32DD" w:rsidP="00832AEF">
            <w:pPr>
              <w:pStyle w:val="DersBasliklar"/>
              <w:rPr>
                <w:rPrChange w:id="56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57" w:author="msi" w:date="2026-09-22T12:31:00Z" w16du:dateUtc="2026-09-22T16:31:00Z">
                <w:pPr>
                  <w:spacing w:line="360" w:lineRule="auto"/>
                  <w:jc w:val="both"/>
                </w:pPr>
              </w:pPrChange>
            </w:pPr>
            <w:ins w:id="58" w:author="msi" w:date="2026-09-22T12:31:00Z" w16du:dateUtc="2026-09-22T16:31:00Z">
              <w:r w:rsidRPr="001A2552">
                <w:rPr>
                  <w:szCs w:val="16"/>
                </w:rPr>
                <w:t>Dersin Düzeyi</w:t>
              </w:r>
            </w:ins>
            <w:del w:id="59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Sexo masculino – n (%)</w:delText>
              </w:r>
            </w:del>
          </w:p>
        </w:tc>
        <w:tc>
          <w:tcPr>
            <w:tcW w:w="6068" w:type="dxa"/>
            <w:tcPrChange w:id="60" w:author="msi" w:date="2026-09-22T12:31:00Z" w16du:dateUtc="2026-09-22T16:31:00Z">
              <w:tcPr>
                <w:tcW w:w="1144" w:type="pct"/>
              </w:tcPr>
            </w:tcPrChange>
          </w:tcPr>
          <w:p w14:paraId="574830AB" w14:textId="77777777" w:rsidR="008D19B2" w:rsidRPr="00B00DF3" w:rsidRDefault="00F911A6" w:rsidP="00832AEF">
            <w:pPr>
              <w:pStyle w:val="DersBilgileri"/>
              <w:rPr>
                <w:rPrChange w:id="61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62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ins w:id="63" w:author="msi" w:date="2026-09-22T12:31:00Z" w16du:dateUtc="2026-09-22T16:31:00Z">
              <w:r w:rsidRPr="00B00DF3">
                <w:rPr>
                  <w:szCs w:val="16"/>
                </w:rPr>
                <w:t>LİSANS</w:t>
              </w:r>
            </w:ins>
            <w:del w:id="64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1343 (66,7)</w:delText>
              </w:r>
            </w:del>
          </w:p>
        </w:tc>
        <w:tc>
          <w:tcPr>
            <w:tcW w:w="6068" w:type="dxa"/>
            <w:tcPrChange w:id="65" w:author="msi" w:date="2026-09-22T12:31:00Z" w16du:dateUtc="2026-09-22T16:31:00Z">
              <w:tcPr>
                <w:tcW w:w="1140" w:type="pct"/>
                <w:gridSpan w:val="3"/>
              </w:tcPr>
            </w:tcPrChange>
          </w:tcPr>
          <w:p w14:paraId="07800371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66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410 (65,2)</w:delText>
              </w:r>
            </w:del>
          </w:p>
        </w:tc>
        <w:tc>
          <w:tcPr>
            <w:tcW w:w="6068" w:type="dxa"/>
            <w:tcPrChange w:id="67" w:author="msi" w:date="2026-09-22T12:31:00Z" w16du:dateUtc="2026-09-22T16:31:00Z">
              <w:tcPr>
                <w:tcW w:w="744" w:type="pct"/>
              </w:tcPr>
            </w:tcPrChange>
          </w:tcPr>
          <w:p w14:paraId="5510A811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68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0,483</w:delText>
              </w:r>
            </w:del>
          </w:p>
        </w:tc>
      </w:tr>
      <w:tr w:rsidR="008D19B2" w:rsidRPr="00EF52F6" w14:paraId="1A0364B1" w14:textId="77777777" w:rsidTr="00832AEF">
        <w:trPr>
          <w:jc w:val="center"/>
          <w:trPrChange w:id="69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vAlign w:val="center"/>
            <w:tcPrChange w:id="70" w:author="msi" w:date="2026-09-22T12:31:00Z" w16du:dateUtc="2026-09-22T16:31:00Z">
              <w:tcPr>
                <w:tcW w:w="2043" w:type="pct"/>
                <w:gridSpan w:val="3"/>
              </w:tcPr>
            </w:tcPrChange>
          </w:tcPr>
          <w:p w14:paraId="29918259" w14:textId="77777777" w:rsidR="008D19B2" w:rsidRDefault="00BC32DD" w:rsidP="00D271FE">
            <w:pPr>
              <w:spacing w:line="360" w:lineRule="auto"/>
              <w:rPr>
                <w:del w:id="71" w:author="msi" w:date="2026-09-22T12:31:00Z" w16du:dateUtc="2026-09-22T16:31:00Z"/>
                <w:rFonts w:ascii="Arial" w:hAnsi="Arial" w:cs="Arial"/>
                <w:lang w:val="it-IT"/>
              </w:rPr>
            </w:pPr>
            <w:ins w:id="72" w:author="msi" w:date="2026-09-22T12:31:00Z" w16du:dateUtc="2026-09-22T16:31:00Z">
              <w:r w:rsidRPr="001A2552">
                <w:rPr>
                  <w:szCs w:val="16"/>
                </w:rPr>
                <w:t>Dersin Kredisi</w:t>
              </w:r>
            </w:ins>
            <w:del w:id="73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Motivos de ingreso – n (%)</w:delText>
              </w:r>
            </w:del>
          </w:p>
          <w:p w14:paraId="4E4253FE" w14:textId="77777777" w:rsidR="008D19B2" w:rsidRDefault="008D19B2" w:rsidP="00D271FE">
            <w:pPr>
              <w:spacing w:line="360" w:lineRule="auto"/>
              <w:rPr>
                <w:del w:id="74" w:author="msi" w:date="2026-09-22T12:31:00Z" w16du:dateUtc="2026-09-22T16:31:00Z"/>
                <w:rFonts w:ascii="Arial" w:hAnsi="Arial" w:cs="Arial"/>
                <w:lang w:val="it-IT"/>
              </w:rPr>
            </w:pPr>
            <w:del w:id="75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Patología médica</w:delText>
              </w:r>
            </w:del>
          </w:p>
          <w:p w14:paraId="619D11EF" w14:textId="77777777" w:rsidR="008D19B2" w:rsidRDefault="008D19B2" w:rsidP="00D271FE">
            <w:pPr>
              <w:spacing w:line="360" w:lineRule="auto"/>
              <w:rPr>
                <w:del w:id="76" w:author="msi" w:date="2026-09-22T12:31:00Z" w16du:dateUtc="2026-09-22T16:31:00Z"/>
                <w:rFonts w:ascii="Arial" w:hAnsi="Arial" w:cs="Arial"/>
                <w:lang w:val="it-IT"/>
              </w:rPr>
            </w:pPr>
            <w:del w:id="77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Politraumatismos</w:delText>
              </w:r>
            </w:del>
          </w:p>
          <w:p w14:paraId="61C5F5C8" w14:textId="77777777" w:rsidR="008D19B2" w:rsidRDefault="008D19B2" w:rsidP="00D271FE">
            <w:pPr>
              <w:spacing w:line="360" w:lineRule="auto"/>
              <w:rPr>
                <w:del w:id="78" w:author="msi" w:date="2026-09-22T12:31:00Z" w16du:dateUtc="2026-09-22T16:31:00Z"/>
                <w:rFonts w:ascii="Arial" w:hAnsi="Arial" w:cs="Arial"/>
                <w:lang w:val="it-IT"/>
              </w:rPr>
            </w:pPr>
            <w:del w:id="79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programada</w:delText>
              </w:r>
            </w:del>
          </w:p>
          <w:p w14:paraId="0272F272" w14:textId="77777777" w:rsidR="008D19B2" w:rsidRPr="001A2552" w:rsidRDefault="008D19B2" w:rsidP="00832AEF">
            <w:pPr>
              <w:pStyle w:val="DersBasliklar"/>
              <w:rPr>
                <w:rPrChange w:id="80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81" w:author="msi" w:date="2026-09-22T12:31:00Z" w16du:dateUtc="2026-09-22T16:31:00Z">
                <w:pPr>
                  <w:spacing w:line="360" w:lineRule="auto"/>
                  <w:jc w:val="both"/>
                </w:pPr>
              </w:pPrChange>
            </w:pPr>
            <w:del w:id="82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de urgencia</w:delText>
              </w:r>
            </w:del>
          </w:p>
        </w:tc>
        <w:tc>
          <w:tcPr>
            <w:tcW w:w="6068" w:type="dxa"/>
            <w:tcPrChange w:id="83" w:author="msi" w:date="2026-09-22T12:31:00Z" w16du:dateUtc="2026-09-22T16:31:00Z">
              <w:tcPr>
                <w:tcW w:w="1144" w:type="pct"/>
              </w:tcPr>
            </w:tcPrChange>
          </w:tcPr>
          <w:p w14:paraId="0ECBAB66" w14:textId="77777777" w:rsidR="008D19B2" w:rsidRDefault="008D19B2" w:rsidP="00D271FE">
            <w:pPr>
              <w:spacing w:line="360" w:lineRule="auto"/>
              <w:jc w:val="center"/>
              <w:rPr>
                <w:del w:id="84" w:author="msi" w:date="2026-09-22T12:31:00Z" w16du:dateUtc="2026-09-22T16:31:00Z"/>
                <w:rFonts w:ascii="Arial" w:hAnsi="Arial" w:cs="Arial"/>
                <w:lang w:val="it-IT"/>
              </w:rPr>
            </w:pPr>
          </w:p>
          <w:p w14:paraId="367B3370" w14:textId="77777777" w:rsidR="008D19B2" w:rsidRDefault="008D19B2" w:rsidP="00D271FE">
            <w:pPr>
              <w:spacing w:line="360" w:lineRule="auto"/>
              <w:jc w:val="center"/>
              <w:rPr>
                <w:del w:id="85" w:author="msi" w:date="2026-09-22T12:31:00Z" w16du:dateUtc="2026-09-22T16:31:00Z"/>
                <w:rFonts w:ascii="Arial" w:hAnsi="Arial" w:cs="Arial"/>
                <w:lang w:val="it-IT"/>
              </w:rPr>
            </w:pPr>
            <w:del w:id="86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1379 (68,5)</w:delText>
              </w:r>
            </w:del>
          </w:p>
          <w:p w14:paraId="2F710FD4" w14:textId="77777777" w:rsidR="008D19B2" w:rsidRDefault="008D19B2" w:rsidP="00D271FE">
            <w:pPr>
              <w:spacing w:line="360" w:lineRule="auto"/>
              <w:jc w:val="center"/>
              <w:rPr>
                <w:del w:id="87" w:author="msi" w:date="2026-09-22T12:31:00Z" w16du:dateUtc="2026-09-22T16:31:00Z"/>
                <w:rFonts w:ascii="Arial" w:hAnsi="Arial" w:cs="Arial"/>
                <w:lang w:val="it-IT"/>
              </w:rPr>
            </w:pPr>
            <w:del w:id="88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166 (</w:delText>
              </w:r>
            </w:del>
            <w:r w:rsidRPr="00B00DF3">
              <w:rPr>
                <w:rPrChange w:id="89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t>8</w:t>
            </w:r>
            <w:del w:id="90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,3)</w:delText>
              </w:r>
            </w:del>
          </w:p>
          <w:p w14:paraId="1F78FE13" w14:textId="77777777" w:rsidR="008D19B2" w:rsidRDefault="008D19B2" w:rsidP="00D271FE">
            <w:pPr>
              <w:spacing w:line="360" w:lineRule="auto"/>
              <w:jc w:val="center"/>
              <w:rPr>
                <w:del w:id="91" w:author="msi" w:date="2026-09-22T12:31:00Z" w16du:dateUtc="2026-09-22T16:31:00Z"/>
                <w:rFonts w:ascii="Arial" w:hAnsi="Arial" w:cs="Arial"/>
                <w:lang w:val="it-IT"/>
              </w:rPr>
            </w:pPr>
            <w:del w:id="92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206 (10,2)</w:delText>
              </w:r>
            </w:del>
          </w:p>
          <w:p w14:paraId="7FB7F25E" w14:textId="77777777" w:rsidR="008D19B2" w:rsidRPr="00B00DF3" w:rsidRDefault="008D19B2" w:rsidP="00832AEF">
            <w:pPr>
              <w:pStyle w:val="DersBilgileri"/>
              <w:rPr>
                <w:rPrChange w:id="93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94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95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261 (13)</w:delText>
              </w:r>
            </w:del>
          </w:p>
        </w:tc>
        <w:tc>
          <w:tcPr>
            <w:tcW w:w="6068" w:type="dxa"/>
            <w:tcPrChange w:id="96" w:author="msi" w:date="2026-09-22T12:31:00Z" w16du:dateUtc="2026-09-22T16:31:00Z">
              <w:tcPr>
                <w:tcW w:w="1140" w:type="pct"/>
                <w:gridSpan w:val="3"/>
              </w:tcPr>
            </w:tcPrChange>
          </w:tcPr>
          <w:p w14:paraId="4EDA0DB0" w14:textId="77777777" w:rsidR="008D19B2" w:rsidRDefault="008D19B2" w:rsidP="00D271FE">
            <w:pPr>
              <w:spacing w:line="360" w:lineRule="auto"/>
              <w:jc w:val="center"/>
              <w:rPr>
                <w:del w:id="97" w:author="msi" w:date="2026-09-22T12:31:00Z" w16du:dateUtc="2026-09-22T16:31:00Z"/>
                <w:rFonts w:ascii="Arial" w:hAnsi="Arial" w:cs="Arial"/>
                <w:lang w:val="it-IT"/>
              </w:rPr>
            </w:pPr>
          </w:p>
          <w:p w14:paraId="1E4BF76D" w14:textId="77777777" w:rsidR="008D19B2" w:rsidRDefault="008D19B2" w:rsidP="00D271FE">
            <w:pPr>
              <w:spacing w:line="360" w:lineRule="auto"/>
              <w:jc w:val="center"/>
              <w:rPr>
                <w:del w:id="98" w:author="msi" w:date="2026-09-22T12:31:00Z" w16du:dateUtc="2026-09-22T16:31:00Z"/>
                <w:rFonts w:ascii="Arial" w:hAnsi="Arial" w:cs="Arial"/>
                <w:lang w:val="it-IT"/>
              </w:rPr>
            </w:pPr>
            <w:del w:id="99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519 (82,5)</w:delText>
              </w:r>
            </w:del>
          </w:p>
          <w:p w14:paraId="635FC5F2" w14:textId="77777777" w:rsidR="008D19B2" w:rsidRDefault="008D19B2" w:rsidP="00D271FE">
            <w:pPr>
              <w:spacing w:line="360" w:lineRule="auto"/>
              <w:jc w:val="center"/>
              <w:rPr>
                <w:del w:id="100" w:author="msi" w:date="2026-09-22T12:31:00Z" w16du:dateUtc="2026-09-22T16:31:00Z"/>
                <w:rFonts w:ascii="Arial" w:hAnsi="Arial" w:cs="Arial"/>
                <w:lang w:val="it-IT"/>
              </w:rPr>
            </w:pPr>
            <w:del w:id="101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33 (5,3)</w:delText>
              </w:r>
            </w:del>
          </w:p>
          <w:p w14:paraId="6C39BB57" w14:textId="77777777" w:rsidR="008D19B2" w:rsidRDefault="008D19B2" w:rsidP="00D271FE">
            <w:pPr>
              <w:spacing w:line="360" w:lineRule="auto"/>
              <w:jc w:val="center"/>
              <w:rPr>
                <w:del w:id="102" w:author="msi" w:date="2026-09-22T12:31:00Z" w16du:dateUtc="2026-09-22T16:31:00Z"/>
                <w:rFonts w:ascii="Arial" w:hAnsi="Arial" w:cs="Arial"/>
                <w:lang w:val="it-IT"/>
              </w:rPr>
            </w:pPr>
            <w:del w:id="103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22 (3,5)</w:delText>
              </w:r>
            </w:del>
          </w:p>
          <w:p w14:paraId="7DD4DE0E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104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 (8,7)</w:delText>
              </w:r>
            </w:del>
          </w:p>
        </w:tc>
        <w:tc>
          <w:tcPr>
            <w:tcW w:w="6068" w:type="dxa"/>
            <w:tcPrChange w:id="105" w:author="msi" w:date="2026-09-22T12:31:00Z" w16du:dateUtc="2026-09-22T16:31:00Z">
              <w:tcPr>
                <w:tcW w:w="744" w:type="pct"/>
              </w:tcPr>
            </w:tcPrChange>
          </w:tcPr>
          <w:p w14:paraId="6A57BD0A" w14:textId="77777777" w:rsidR="008D19B2" w:rsidRDefault="008D19B2" w:rsidP="00D271FE">
            <w:pPr>
              <w:spacing w:line="360" w:lineRule="auto"/>
              <w:jc w:val="center"/>
              <w:rPr>
                <w:del w:id="106" w:author="msi" w:date="2026-09-22T12:31:00Z" w16du:dateUtc="2026-09-22T16:31:00Z"/>
                <w:rFonts w:ascii="Arial" w:hAnsi="Arial" w:cs="Arial"/>
                <w:lang w:val="it-IT"/>
              </w:rPr>
            </w:pPr>
          </w:p>
          <w:p w14:paraId="42FC0F82" w14:textId="77777777" w:rsidR="008D19B2" w:rsidRDefault="008D19B2" w:rsidP="00D271FE">
            <w:pPr>
              <w:spacing w:line="360" w:lineRule="auto"/>
              <w:jc w:val="center"/>
              <w:rPr>
                <w:del w:id="107" w:author="msi" w:date="2026-09-22T12:31:00Z" w16du:dateUtc="2026-09-22T16:31:00Z"/>
                <w:rFonts w:ascii="Arial" w:hAnsi="Arial" w:cs="Arial"/>
                <w:lang w:val="it-IT"/>
              </w:rPr>
            </w:pPr>
            <w:del w:id="108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5AEBD720" w14:textId="77777777" w:rsidR="008D19B2" w:rsidRDefault="008D19B2" w:rsidP="00D271FE">
            <w:pPr>
              <w:spacing w:line="360" w:lineRule="auto"/>
              <w:jc w:val="center"/>
              <w:rPr>
                <w:del w:id="109" w:author="msi" w:date="2026-09-22T12:31:00Z" w16du:dateUtc="2026-09-22T16:31:00Z"/>
                <w:rFonts w:ascii="Arial" w:hAnsi="Arial" w:cs="Arial"/>
                <w:lang w:val="it-IT"/>
              </w:rPr>
            </w:pPr>
            <w:del w:id="110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0,011</w:delText>
              </w:r>
            </w:del>
          </w:p>
          <w:p w14:paraId="24A8CBDB" w14:textId="77777777" w:rsidR="008D19B2" w:rsidRDefault="008D19B2" w:rsidP="00D271FE">
            <w:pPr>
              <w:spacing w:line="360" w:lineRule="auto"/>
              <w:jc w:val="center"/>
              <w:rPr>
                <w:del w:id="111" w:author="msi" w:date="2026-09-22T12:31:00Z" w16du:dateUtc="2026-09-22T16:31:00Z"/>
                <w:rFonts w:ascii="Arial" w:hAnsi="Arial" w:cs="Arial"/>
                <w:lang w:val="it-IT"/>
              </w:rPr>
            </w:pPr>
            <w:del w:id="112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7AA1533E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113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0,004</w:delText>
              </w:r>
            </w:del>
          </w:p>
        </w:tc>
      </w:tr>
      <w:tr w:rsidR="00BC32DD" w:rsidRPr="001A2552" w14:paraId="4A773AD0" w14:textId="77777777" w:rsidTr="00832AEF">
        <w:trPr>
          <w:gridAfter w:val="1"/>
          <w:wAfter w:w="128" w:type="dxa"/>
          <w:jc w:val="center"/>
          <w:ins w:id="114" w:author="msi" w:date="2026-09-22T12:31:00Z" w16du:dateUtc="2026-09-22T16:31:00Z"/>
        </w:trPr>
        <w:tc>
          <w:tcPr>
            <w:tcW w:w="2745" w:type="dxa"/>
            <w:vAlign w:val="center"/>
          </w:tcPr>
          <w:p w14:paraId="549D16A1" w14:textId="77777777" w:rsidR="00BC32DD" w:rsidRPr="001A2552" w:rsidRDefault="00BC32DD" w:rsidP="00832AEF">
            <w:pPr>
              <w:pStyle w:val="DersBasliklar"/>
              <w:rPr>
                <w:ins w:id="115" w:author="msi" w:date="2026-09-22T12:31:00Z" w16du:dateUtc="2026-09-22T16:31:00Z"/>
                <w:szCs w:val="16"/>
              </w:rPr>
            </w:pPr>
            <w:ins w:id="116" w:author="msi" w:date="2026-09-22T12:31:00Z" w16du:dateUtc="2026-09-22T16:3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gridSpan w:val="2"/>
          </w:tcPr>
          <w:p w14:paraId="297A0DFC" w14:textId="77777777" w:rsidR="00BC32DD" w:rsidRPr="00B00DF3" w:rsidRDefault="00F8234C" w:rsidP="00832AEF">
            <w:pPr>
              <w:pStyle w:val="DersBilgileri"/>
              <w:rPr>
                <w:ins w:id="117" w:author="msi" w:date="2026-09-22T12:31:00Z" w16du:dateUtc="2026-09-22T16:31:00Z"/>
                <w:szCs w:val="16"/>
              </w:rPr>
            </w:pPr>
            <w:ins w:id="118" w:author="msi" w:date="2026-09-22T12:31:00Z" w16du:dateUtc="2026-09-22T16:3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74F14C7" w14:textId="77777777" w:rsidTr="00832AEF">
        <w:trPr>
          <w:gridAfter w:val="1"/>
          <w:wAfter w:w="128" w:type="dxa"/>
          <w:jc w:val="center"/>
          <w:ins w:id="119" w:author="msi" w:date="2026-09-22T12:31:00Z" w16du:dateUtc="2026-09-22T16:31:00Z"/>
        </w:trPr>
        <w:tc>
          <w:tcPr>
            <w:tcW w:w="2745" w:type="dxa"/>
            <w:vAlign w:val="center"/>
          </w:tcPr>
          <w:p w14:paraId="5B4C0CFE" w14:textId="77777777" w:rsidR="00BC32DD" w:rsidRPr="001A2552" w:rsidRDefault="00BC32DD" w:rsidP="00832AEF">
            <w:pPr>
              <w:pStyle w:val="DersBasliklar"/>
              <w:rPr>
                <w:ins w:id="120" w:author="msi" w:date="2026-09-22T12:31:00Z" w16du:dateUtc="2026-09-22T16:31:00Z"/>
                <w:szCs w:val="16"/>
              </w:rPr>
            </w:pPr>
            <w:ins w:id="121" w:author="msi" w:date="2026-09-22T12:31:00Z" w16du:dateUtc="2026-09-22T16:3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gridSpan w:val="2"/>
          </w:tcPr>
          <w:p w14:paraId="0F9B406C" w14:textId="77777777" w:rsidR="00F911A6" w:rsidRPr="00B00DF3" w:rsidRDefault="00F911A6" w:rsidP="00F911A6">
            <w:pPr>
              <w:rPr>
                <w:ins w:id="122" w:author="msi" w:date="2026-09-22T12:31:00Z" w16du:dateUtc="2026-09-22T16:31:00Z"/>
                <w:sz w:val="16"/>
                <w:szCs w:val="16"/>
              </w:rPr>
            </w:pPr>
          </w:p>
          <w:p w14:paraId="52032209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23" w:author="msi" w:date="2026-09-22T12:31:00Z" w16du:dateUtc="2026-09-22T16:31:00Z"/>
                <w:sz w:val="16"/>
                <w:szCs w:val="16"/>
              </w:rPr>
            </w:pPr>
            <w:ins w:id="124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5D3D92F4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31:00Z" w16du:dateUtc="2026-09-22T16:31:00Z"/>
                <w:sz w:val="16"/>
                <w:szCs w:val="16"/>
              </w:rPr>
            </w:pPr>
            <w:ins w:id="126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1E3B72C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27" w:author="msi" w:date="2026-09-22T12:31:00Z" w16du:dateUtc="2026-09-22T16:31:00Z"/>
                <w:sz w:val="16"/>
                <w:szCs w:val="16"/>
              </w:rPr>
            </w:pPr>
            <w:ins w:id="128" w:author="msi" w:date="2026-09-22T12:31:00Z" w16du:dateUtc="2026-09-22T16:3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69AE4754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29" w:author="msi" w:date="2026-09-22T12:31:00Z" w16du:dateUtc="2026-09-22T16:31:00Z"/>
                <w:sz w:val="16"/>
                <w:szCs w:val="16"/>
              </w:rPr>
            </w:pPr>
            <w:ins w:id="130" w:author="msi" w:date="2026-09-22T12:31:00Z" w16du:dateUtc="2026-09-22T16:3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DF34CF6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31" w:author="msi" w:date="2026-09-22T12:31:00Z" w16du:dateUtc="2026-09-22T16:31:00Z"/>
                <w:sz w:val="16"/>
                <w:szCs w:val="16"/>
              </w:rPr>
            </w:pPr>
            <w:ins w:id="132" w:author="msi" w:date="2026-09-22T12:31:00Z" w16du:dateUtc="2026-09-22T16:3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9DC6556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133" w:author="msi" w:date="2026-09-22T12:31:00Z" w16du:dateUtc="2026-09-22T16:31:00Z"/>
                <w:sz w:val="16"/>
                <w:szCs w:val="16"/>
              </w:rPr>
            </w:pPr>
            <w:ins w:id="134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77288AA0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35" w:author="msi" w:date="2026-09-22T12:31:00Z" w16du:dateUtc="2026-09-22T16:31:00Z"/>
                <w:sz w:val="16"/>
                <w:szCs w:val="16"/>
              </w:rPr>
            </w:pPr>
            <w:ins w:id="136" w:author="msi" w:date="2026-09-22T12:31:00Z" w16du:dateUtc="2026-09-22T16:3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95B1C07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37" w:author="msi" w:date="2026-09-22T12:31:00Z" w16du:dateUtc="2026-09-22T16:31:00Z"/>
                <w:szCs w:val="16"/>
              </w:rPr>
            </w:pPr>
            <w:ins w:id="138" w:author="msi" w:date="2026-09-22T12:31:00Z" w16du:dateUtc="2026-09-22T16:3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97E56EF" w14:textId="77777777" w:rsidTr="00832AEF">
        <w:trPr>
          <w:gridAfter w:val="1"/>
          <w:wAfter w:w="128" w:type="dxa"/>
          <w:jc w:val="center"/>
          <w:ins w:id="139" w:author="msi" w:date="2026-09-22T12:31:00Z" w16du:dateUtc="2026-09-22T16:31:00Z"/>
        </w:trPr>
        <w:tc>
          <w:tcPr>
            <w:tcW w:w="2745" w:type="dxa"/>
            <w:vAlign w:val="center"/>
          </w:tcPr>
          <w:p w14:paraId="4FACB455" w14:textId="77777777" w:rsidR="00BC32DD" w:rsidRPr="001A2552" w:rsidRDefault="00BC32DD" w:rsidP="00832AEF">
            <w:pPr>
              <w:pStyle w:val="DersBasliklar"/>
              <w:rPr>
                <w:ins w:id="140" w:author="msi" w:date="2026-09-22T12:31:00Z" w16du:dateUtc="2026-09-22T16:31:00Z"/>
                <w:szCs w:val="16"/>
              </w:rPr>
            </w:pPr>
            <w:ins w:id="141" w:author="msi" w:date="2026-09-22T12:31:00Z" w16du:dateUtc="2026-09-22T16:3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gridSpan w:val="2"/>
          </w:tcPr>
          <w:p w14:paraId="2F8EFF37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2" w:author="msi" w:date="2026-09-22T12:31:00Z" w16du:dateUtc="2026-09-22T16:31:00Z"/>
                <w:sz w:val="16"/>
                <w:szCs w:val="16"/>
              </w:rPr>
            </w:pPr>
            <w:ins w:id="143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1BE1AEC2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4" w:author="msi" w:date="2026-09-22T12:31:00Z" w16du:dateUtc="2026-09-22T16:31:00Z"/>
                <w:sz w:val="16"/>
                <w:szCs w:val="16"/>
              </w:rPr>
            </w:pPr>
            <w:ins w:id="145" w:author="msi" w:date="2026-09-22T12:31:00Z" w16du:dateUtc="2026-09-22T16:3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BFA10C8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6" w:author="msi" w:date="2026-09-22T12:31:00Z" w16du:dateUtc="2026-09-22T16:31:00Z"/>
                <w:sz w:val="16"/>
                <w:szCs w:val="16"/>
              </w:rPr>
            </w:pPr>
            <w:ins w:id="147" w:author="msi" w:date="2026-09-22T12:31:00Z" w16du:dateUtc="2026-09-22T16:3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0362AD5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8" w:author="msi" w:date="2026-09-22T12:31:00Z" w16du:dateUtc="2026-09-22T16:31:00Z"/>
                <w:sz w:val="16"/>
                <w:szCs w:val="16"/>
              </w:rPr>
            </w:pPr>
            <w:ins w:id="149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BA1810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0" w:author="msi" w:date="2026-09-22T12:31:00Z" w16du:dateUtc="2026-09-22T16:31:00Z"/>
                <w:sz w:val="16"/>
                <w:szCs w:val="16"/>
              </w:rPr>
            </w:pPr>
            <w:ins w:id="151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DE0DFBB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2" w:author="msi" w:date="2026-09-22T12:31:00Z" w16du:dateUtc="2026-09-22T16:31:00Z"/>
                <w:sz w:val="16"/>
                <w:szCs w:val="16"/>
              </w:rPr>
            </w:pPr>
            <w:ins w:id="153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6F40D7C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4" w:author="msi" w:date="2026-09-22T12:31:00Z" w16du:dateUtc="2026-09-22T16:31:00Z"/>
                <w:sz w:val="16"/>
                <w:szCs w:val="16"/>
              </w:rPr>
            </w:pPr>
            <w:ins w:id="155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4BB60DF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6" w:author="msi" w:date="2026-09-22T12:31:00Z" w16du:dateUtc="2026-09-22T16:31:00Z"/>
                <w:sz w:val="16"/>
                <w:szCs w:val="16"/>
              </w:rPr>
            </w:pPr>
            <w:ins w:id="157" w:author="msi" w:date="2026-09-22T12:31:00Z" w16du:dateUtc="2026-09-22T16:3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2426DE3" w14:textId="77777777" w:rsidR="00BC32DD" w:rsidRPr="00B00DF3" w:rsidRDefault="00BC32DD" w:rsidP="00832AEF">
            <w:pPr>
              <w:pStyle w:val="DersBilgileri"/>
              <w:rPr>
                <w:ins w:id="158" w:author="msi" w:date="2026-09-22T12:31:00Z" w16du:dateUtc="2026-09-22T16:31:00Z"/>
                <w:szCs w:val="16"/>
              </w:rPr>
            </w:pPr>
          </w:p>
        </w:tc>
      </w:tr>
      <w:tr w:rsidR="00BC32DD" w:rsidRPr="001A2552" w14:paraId="01585B25" w14:textId="77777777" w:rsidTr="00832AEF">
        <w:trPr>
          <w:gridAfter w:val="1"/>
          <w:wAfter w:w="128" w:type="dxa"/>
          <w:jc w:val="center"/>
          <w:ins w:id="159" w:author="msi" w:date="2026-09-22T12:31:00Z" w16du:dateUtc="2026-09-22T16:31:00Z"/>
        </w:trPr>
        <w:tc>
          <w:tcPr>
            <w:tcW w:w="2745" w:type="dxa"/>
            <w:vAlign w:val="center"/>
          </w:tcPr>
          <w:p w14:paraId="44BE697C" w14:textId="77777777" w:rsidR="00BC32DD" w:rsidRPr="001A2552" w:rsidRDefault="00BC32DD" w:rsidP="00832AEF">
            <w:pPr>
              <w:pStyle w:val="DersBasliklar"/>
              <w:rPr>
                <w:ins w:id="160" w:author="msi" w:date="2026-09-22T12:31:00Z" w16du:dateUtc="2026-09-22T16:31:00Z"/>
                <w:szCs w:val="16"/>
              </w:rPr>
            </w:pPr>
            <w:ins w:id="161" w:author="msi" w:date="2026-09-22T12:31:00Z" w16du:dateUtc="2026-09-22T16:3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gridSpan w:val="2"/>
          </w:tcPr>
          <w:p w14:paraId="57E18280" w14:textId="77777777" w:rsidR="00BC32DD" w:rsidRPr="00B00DF3" w:rsidRDefault="00F8234C" w:rsidP="00832AEF">
            <w:pPr>
              <w:pStyle w:val="DersBilgileri"/>
              <w:rPr>
                <w:ins w:id="162" w:author="msi" w:date="2026-09-22T12:31:00Z" w16du:dateUtc="2026-09-22T16:31:00Z"/>
                <w:szCs w:val="16"/>
              </w:rPr>
            </w:pPr>
            <w:ins w:id="163" w:author="msi" w:date="2026-09-22T12:31:00Z" w16du:dateUtc="2026-09-22T16:3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43C1E116" w14:textId="77777777" w:rsidTr="00832AEF">
        <w:trPr>
          <w:gridAfter w:val="1"/>
          <w:wAfter w:w="128" w:type="dxa"/>
          <w:jc w:val="center"/>
          <w:ins w:id="164" w:author="msi" w:date="2026-09-22T12:31:00Z" w16du:dateUtc="2026-09-22T16:31:00Z"/>
        </w:trPr>
        <w:tc>
          <w:tcPr>
            <w:tcW w:w="2745" w:type="dxa"/>
            <w:vAlign w:val="center"/>
          </w:tcPr>
          <w:p w14:paraId="2FE64873" w14:textId="77777777" w:rsidR="00BC32DD" w:rsidRPr="001A2552" w:rsidRDefault="00BC32DD" w:rsidP="00832AEF">
            <w:pPr>
              <w:pStyle w:val="DersBasliklar"/>
              <w:rPr>
                <w:ins w:id="165" w:author="msi" w:date="2026-09-22T12:31:00Z" w16du:dateUtc="2026-09-22T16:31:00Z"/>
                <w:szCs w:val="16"/>
              </w:rPr>
            </w:pPr>
            <w:ins w:id="166" w:author="msi" w:date="2026-09-22T12:31:00Z" w16du:dateUtc="2026-09-22T16:3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2"/>
          </w:tcPr>
          <w:p w14:paraId="307641AA" w14:textId="77777777" w:rsidR="00BC32DD" w:rsidRPr="00B00DF3" w:rsidRDefault="00B00DF3" w:rsidP="00832AEF">
            <w:pPr>
              <w:pStyle w:val="DersBilgileri"/>
              <w:rPr>
                <w:ins w:id="167" w:author="msi" w:date="2026-09-22T12:31:00Z" w16du:dateUtc="2026-09-22T16:31:00Z"/>
                <w:szCs w:val="16"/>
              </w:rPr>
            </w:pPr>
            <w:ins w:id="168" w:author="msi" w:date="2026-09-22T12:31:00Z" w16du:dateUtc="2026-09-22T16:3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DF9CBD6" w14:textId="77777777" w:rsidTr="00832AEF">
        <w:trPr>
          <w:gridAfter w:val="1"/>
          <w:wAfter w:w="128" w:type="dxa"/>
          <w:jc w:val="center"/>
          <w:ins w:id="169" w:author="msi" w:date="2026-09-22T12:31:00Z" w16du:dateUtc="2026-09-22T16:31:00Z"/>
        </w:trPr>
        <w:tc>
          <w:tcPr>
            <w:tcW w:w="2745" w:type="dxa"/>
            <w:vAlign w:val="center"/>
          </w:tcPr>
          <w:p w14:paraId="2ED93490" w14:textId="77777777" w:rsidR="00BC32DD" w:rsidRPr="001A2552" w:rsidRDefault="00BC32DD" w:rsidP="00832AEF">
            <w:pPr>
              <w:pStyle w:val="DersBasliklar"/>
              <w:rPr>
                <w:ins w:id="170" w:author="msi" w:date="2026-09-22T12:31:00Z" w16du:dateUtc="2026-09-22T16:31:00Z"/>
                <w:szCs w:val="16"/>
              </w:rPr>
            </w:pPr>
            <w:ins w:id="171" w:author="msi" w:date="2026-09-22T12:31:00Z" w16du:dateUtc="2026-09-22T16:3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2"/>
          </w:tcPr>
          <w:p w14:paraId="5DC231B5" w14:textId="77777777" w:rsidR="00BC32DD" w:rsidRPr="00B00DF3" w:rsidRDefault="00BC32DD" w:rsidP="00832AEF">
            <w:pPr>
              <w:pStyle w:val="DersBilgileri"/>
              <w:rPr>
                <w:ins w:id="172" w:author="msi" w:date="2026-09-22T12:31:00Z" w16du:dateUtc="2026-09-22T16:31:00Z"/>
                <w:szCs w:val="16"/>
              </w:rPr>
            </w:pPr>
          </w:p>
        </w:tc>
      </w:tr>
      <w:tr w:rsidR="008D19B2" w:rsidRPr="00EF52F6" w14:paraId="6F8BD1AB" w14:textId="77777777" w:rsidTr="00832AEF">
        <w:trPr>
          <w:jc w:val="center"/>
          <w:trPrChange w:id="173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vAlign w:val="center"/>
            <w:tcPrChange w:id="174" w:author="msi" w:date="2026-09-22T12:31:00Z" w16du:dateUtc="2026-09-22T16:31:00Z">
              <w:tcPr>
                <w:tcW w:w="2043" w:type="pct"/>
                <w:gridSpan w:val="3"/>
              </w:tcPr>
            </w:tcPrChange>
          </w:tcPr>
          <w:p w14:paraId="0F3A94D3" w14:textId="77777777" w:rsidR="008D19B2" w:rsidRDefault="00BC32DD" w:rsidP="00D271FE">
            <w:pPr>
              <w:spacing w:line="360" w:lineRule="auto"/>
              <w:rPr>
                <w:del w:id="175" w:author="msi" w:date="2026-09-22T12:31:00Z" w16du:dateUtc="2026-09-22T16:31:00Z"/>
                <w:rFonts w:ascii="Arial" w:hAnsi="Arial" w:cs="Arial"/>
                <w:lang w:val="it-IT"/>
              </w:rPr>
            </w:pPr>
            <w:ins w:id="176" w:author="msi" w:date="2026-09-22T12:31:00Z" w16du:dateUtc="2026-09-22T16:31:00Z">
              <w:r w:rsidRPr="001A2552">
                <w:rPr>
                  <w:szCs w:val="16"/>
                </w:rPr>
                <w:t>Önerilen Kaynaklar</w:t>
              </w:r>
            </w:ins>
            <w:del w:id="177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Comorbilidades graves – n (%)</w:delText>
              </w:r>
            </w:del>
          </w:p>
          <w:p w14:paraId="556C10CF" w14:textId="77777777" w:rsidR="008D19B2" w:rsidRDefault="008D19B2" w:rsidP="00D271FE">
            <w:pPr>
              <w:spacing w:line="360" w:lineRule="auto"/>
              <w:rPr>
                <w:del w:id="178" w:author="msi" w:date="2026-09-22T12:31:00Z" w16du:dateUtc="2026-09-22T16:31:00Z"/>
                <w:rFonts w:ascii="Arial" w:hAnsi="Arial" w:cs="Arial"/>
                <w:lang w:val="it-IT"/>
              </w:rPr>
            </w:pPr>
            <w:del w:id="179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Hepática</w:delText>
              </w:r>
            </w:del>
          </w:p>
          <w:p w14:paraId="2DCDAAD8" w14:textId="77777777" w:rsidR="008D19B2" w:rsidRDefault="008D19B2" w:rsidP="00D271FE">
            <w:pPr>
              <w:spacing w:line="360" w:lineRule="auto"/>
              <w:rPr>
                <w:del w:id="180" w:author="msi" w:date="2026-09-22T12:31:00Z" w16du:dateUtc="2026-09-22T16:31:00Z"/>
                <w:rFonts w:ascii="Arial" w:hAnsi="Arial" w:cs="Arial"/>
                <w:lang w:val="it-IT"/>
              </w:rPr>
            </w:pPr>
            <w:del w:id="181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Renal</w:delText>
              </w:r>
            </w:del>
          </w:p>
          <w:p w14:paraId="461FEB8C" w14:textId="77777777" w:rsidR="008D19B2" w:rsidRDefault="008D19B2" w:rsidP="00D271FE">
            <w:pPr>
              <w:spacing w:line="360" w:lineRule="auto"/>
              <w:rPr>
                <w:del w:id="182" w:author="msi" w:date="2026-09-22T12:31:00Z" w16du:dateUtc="2026-09-22T16:31:00Z"/>
                <w:rFonts w:ascii="Arial" w:hAnsi="Arial" w:cs="Arial"/>
                <w:lang w:val="it-IT"/>
              </w:rPr>
            </w:pPr>
            <w:del w:id="183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Respiratoria</w:delText>
              </w:r>
            </w:del>
          </w:p>
          <w:p w14:paraId="519C33D9" w14:textId="77777777" w:rsidR="008D19B2" w:rsidRDefault="008D19B2" w:rsidP="00D271FE">
            <w:pPr>
              <w:spacing w:line="360" w:lineRule="auto"/>
              <w:rPr>
                <w:del w:id="184" w:author="msi" w:date="2026-09-22T12:31:00Z" w16du:dateUtc="2026-09-22T16:31:00Z"/>
                <w:rFonts w:ascii="Arial" w:hAnsi="Arial" w:cs="Arial"/>
                <w:lang w:val="it-IT"/>
              </w:rPr>
            </w:pPr>
            <w:del w:id="185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Cardiovascular</w:delText>
              </w:r>
            </w:del>
          </w:p>
          <w:p w14:paraId="707DEB70" w14:textId="77777777" w:rsidR="008D19B2" w:rsidRPr="001A2552" w:rsidRDefault="008D19B2" w:rsidP="00832AEF">
            <w:pPr>
              <w:pStyle w:val="DersBasliklar"/>
              <w:rPr>
                <w:rPrChange w:id="186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187" w:author="msi" w:date="2026-09-22T12:31:00Z" w16du:dateUtc="2026-09-22T16:31:00Z">
                <w:pPr>
                  <w:spacing w:line="360" w:lineRule="auto"/>
                  <w:jc w:val="both"/>
                </w:pPr>
              </w:pPrChange>
            </w:pPr>
            <w:del w:id="188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Inmunodeficiencia</w:delText>
              </w:r>
            </w:del>
          </w:p>
        </w:tc>
        <w:tc>
          <w:tcPr>
            <w:tcW w:w="6068" w:type="dxa"/>
            <w:tcPrChange w:id="189" w:author="msi" w:date="2026-09-22T12:31:00Z" w16du:dateUtc="2026-09-22T16:31:00Z">
              <w:tcPr>
                <w:tcW w:w="1144" w:type="pct"/>
              </w:tcPr>
            </w:tcPrChange>
          </w:tcPr>
          <w:p w14:paraId="11B3F087" w14:textId="77777777" w:rsidR="00B00DF3" w:rsidRPr="00B00DF3" w:rsidRDefault="00B00DF3" w:rsidP="00B00DF3">
            <w:pPr>
              <w:rPr>
                <w:ins w:id="190" w:author="msi" w:date="2026-09-22T12:31:00Z" w16du:dateUtc="2026-09-22T16:31:00Z"/>
                <w:sz w:val="16"/>
                <w:szCs w:val="16"/>
              </w:rPr>
            </w:pPr>
            <w:ins w:id="191" w:author="msi" w:date="2026-09-22T12:31:00Z" w16du:dateUtc="2026-09-22T16:3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F1F14C7" w14:textId="77777777" w:rsidR="00B00DF3" w:rsidRPr="00B00DF3" w:rsidRDefault="00B00DF3" w:rsidP="00B00DF3">
            <w:pPr>
              <w:rPr>
                <w:ins w:id="192" w:author="msi" w:date="2026-09-22T12:31:00Z" w16du:dateUtc="2026-09-22T16:31:00Z"/>
                <w:sz w:val="16"/>
                <w:szCs w:val="16"/>
              </w:rPr>
            </w:pPr>
            <w:ins w:id="193" w:author="msi" w:date="2026-09-22T12:31:00Z" w16du:dateUtc="2026-09-22T16:31:00Z">
              <w:r w:rsidRPr="00B00DF3">
                <w:rPr>
                  <w:sz w:val="16"/>
                  <w:szCs w:val="16"/>
                </w:rPr>
                <w:lastRenderedPageBreak/>
                <w:t>-Karaman-Kepenekci, Y. (2014) Eğitimciler İçin İnsan Hakları ve Vatandaşlık (2. Baskı), Ankara: Siyasal Kitabevi, 296 s.</w:t>
              </w:r>
            </w:ins>
          </w:p>
          <w:p w14:paraId="266CF6CD" w14:textId="77777777" w:rsidR="00B00DF3" w:rsidRPr="00B00DF3" w:rsidRDefault="00B00DF3" w:rsidP="00B00DF3">
            <w:pPr>
              <w:rPr>
                <w:ins w:id="194" w:author="msi" w:date="2026-09-22T12:31:00Z" w16du:dateUtc="2026-09-22T16:31:00Z"/>
                <w:sz w:val="16"/>
                <w:szCs w:val="16"/>
              </w:rPr>
            </w:pPr>
            <w:ins w:id="195" w:author="msi" w:date="2026-09-22T12:31:00Z" w16du:dateUtc="2026-09-22T16:3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3D44EE84" w14:textId="77777777" w:rsidR="00B00DF3" w:rsidRPr="00B00DF3" w:rsidRDefault="00B00DF3" w:rsidP="00B00DF3">
            <w:pPr>
              <w:pStyle w:val="BodyText2"/>
              <w:jc w:val="both"/>
              <w:rPr>
                <w:ins w:id="196" w:author="msi" w:date="2026-09-22T12:31:00Z" w16du:dateUtc="2026-09-22T16:31:00Z"/>
                <w:rFonts w:ascii="Verdana" w:hAnsi="Verdana"/>
                <w:sz w:val="16"/>
                <w:szCs w:val="16"/>
              </w:rPr>
            </w:pPr>
            <w:ins w:id="197" w:author="msi" w:date="2026-09-22T12:31:00Z" w16du:dateUtc="2026-09-22T16:3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187F01D7" w14:textId="77777777" w:rsidR="00B00DF3" w:rsidRPr="00B00DF3" w:rsidRDefault="00B00DF3" w:rsidP="00B00DF3">
            <w:pPr>
              <w:rPr>
                <w:ins w:id="198" w:author="msi" w:date="2026-09-22T12:31:00Z" w16du:dateUtc="2026-09-22T16:31:00Z"/>
                <w:sz w:val="16"/>
                <w:szCs w:val="16"/>
              </w:rPr>
            </w:pPr>
            <w:ins w:id="199" w:author="msi" w:date="2026-09-22T12:31:00Z" w16du:dateUtc="2026-09-22T16:3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B765E4F" w14:textId="77777777" w:rsidR="00B00DF3" w:rsidRPr="00B00DF3" w:rsidRDefault="00B00DF3" w:rsidP="00B00DF3">
            <w:pPr>
              <w:rPr>
                <w:ins w:id="200" w:author="msi" w:date="2026-09-22T12:31:00Z" w16du:dateUtc="2026-09-22T16:31:00Z"/>
                <w:sz w:val="16"/>
                <w:szCs w:val="16"/>
              </w:rPr>
            </w:pPr>
            <w:ins w:id="201" w:author="msi" w:date="2026-09-22T12:31:00Z" w16du:dateUtc="2026-09-22T16:3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670CE84B" w14:textId="77777777" w:rsidR="00B00DF3" w:rsidRPr="00B00DF3" w:rsidRDefault="00B00DF3" w:rsidP="00B00DF3">
            <w:pPr>
              <w:rPr>
                <w:ins w:id="202" w:author="msi" w:date="2026-09-22T12:31:00Z" w16du:dateUtc="2026-09-22T16:31:00Z"/>
                <w:sz w:val="16"/>
                <w:szCs w:val="16"/>
              </w:rPr>
            </w:pPr>
            <w:ins w:id="203" w:author="msi" w:date="2026-09-22T12:31:00Z" w16du:dateUtc="2026-09-22T16:31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5387F27" w14:textId="77777777" w:rsidR="00B00DF3" w:rsidRPr="00B00DF3" w:rsidRDefault="00B00DF3" w:rsidP="00B00DF3">
            <w:pPr>
              <w:rPr>
                <w:ins w:id="204" w:author="msi" w:date="2026-09-22T12:31:00Z" w16du:dateUtc="2026-09-22T16:31:00Z"/>
                <w:sz w:val="16"/>
                <w:szCs w:val="16"/>
              </w:rPr>
            </w:pPr>
            <w:ins w:id="205" w:author="msi" w:date="2026-09-22T12:31:00Z" w16du:dateUtc="2026-09-22T16:31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1372E951" w14:textId="77777777" w:rsidR="00B00DF3" w:rsidRPr="00B00DF3" w:rsidRDefault="00B00DF3" w:rsidP="00B00DF3">
            <w:pPr>
              <w:rPr>
                <w:ins w:id="206" w:author="msi" w:date="2026-09-22T12:31:00Z" w16du:dateUtc="2026-09-22T16:31:00Z"/>
                <w:sz w:val="16"/>
                <w:szCs w:val="16"/>
              </w:rPr>
            </w:pPr>
            <w:ins w:id="207" w:author="msi" w:date="2026-09-22T12:31:00Z" w16du:dateUtc="2026-09-22T16:3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29BE1F33" w14:textId="77777777" w:rsidR="008D19B2" w:rsidRDefault="008D19B2" w:rsidP="00D271FE">
            <w:pPr>
              <w:spacing w:line="360" w:lineRule="auto"/>
              <w:jc w:val="center"/>
              <w:rPr>
                <w:del w:id="208" w:author="msi" w:date="2026-09-22T12:31:00Z" w16du:dateUtc="2026-09-22T16:31:00Z"/>
                <w:rFonts w:ascii="Arial" w:hAnsi="Arial" w:cs="Arial"/>
                <w:lang w:val="it-IT"/>
              </w:rPr>
            </w:pPr>
          </w:p>
          <w:p w14:paraId="7DBFB693" w14:textId="77777777" w:rsidR="008D19B2" w:rsidRDefault="008D19B2" w:rsidP="00D271FE">
            <w:pPr>
              <w:spacing w:line="360" w:lineRule="auto"/>
              <w:jc w:val="center"/>
              <w:rPr>
                <w:del w:id="209" w:author="msi" w:date="2026-09-22T12:31:00Z" w16du:dateUtc="2026-09-22T16:31:00Z"/>
                <w:rFonts w:ascii="Arial" w:hAnsi="Arial" w:cs="Arial"/>
                <w:lang w:val="it-IT"/>
              </w:rPr>
            </w:pPr>
            <w:del w:id="210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54 (2,7)</w:delText>
              </w:r>
            </w:del>
          </w:p>
          <w:p w14:paraId="3ECC1772" w14:textId="77777777" w:rsidR="008D19B2" w:rsidRDefault="008D19B2" w:rsidP="00D271FE">
            <w:pPr>
              <w:spacing w:line="360" w:lineRule="auto"/>
              <w:jc w:val="center"/>
              <w:rPr>
                <w:del w:id="211" w:author="msi" w:date="2026-09-22T12:31:00Z" w16du:dateUtc="2026-09-22T16:31:00Z"/>
                <w:rFonts w:ascii="Arial" w:hAnsi="Arial" w:cs="Arial"/>
                <w:lang w:val="it-IT"/>
              </w:rPr>
            </w:pPr>
            <w:del w:id="212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12 (0,6)</w:delText>
              </w:r>
            </w:del>
          </w:p>
          <w:p w14:paraId="36AC356D" w14:textId="77777777" w:rsidR="008D19B2" w:rsidRDefault="008D19B2" w:rsidP="00D271FE">
            <w:pPr>
              <w:spacing w:line="360" w:lineRule="auto"/>
              <w:jc w:val="center"/>
              <w:rPr>
                <w:del w:id="213" w:author="msi" w:date="2026-09-22T12:31:00Z" w16du:dateUtc="2026-09-22T16:31:00Z"/>
                <w:rFonts w:ascii="Arial" w:hAnsi="Arial" w:cs="Arial"/>
                <w:lang w:val="it-IT"/>
              </w:rPr>
            </w:pPr>
            <w:del w:id="214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 (2,5)</w:delText>
              </w:r>
            </w:del>
          </w:p>
          <w:p w14:paraId="078A553E" w14:textId="77777777" w:rsidR="008D19B2" w:rsidRDefault="008D19B2" w:rsidP="00D271FE">
            <w:pPr>
              <w:spacing w:line="360" w:lineRule="auto"/>
              <w:jc w:val="center"/>
              <w:rPr>
                <w:del w:id="215" w:author="msi" w:date="2026-09-22T12:31:00Z" w16du:dateUtc="2026-09-22T16:31:00Z"/>
                <w:rFonts w:ascii="Arial" w:hAnsi="Arial" w:cs="Arial"/>
                <w:lang w:val="it-IT"/>
              </w:rPr>
            </w:pPr>
            <w:del w:id="216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 (2,2)</w:delText>
              </w:r>
            </w:del>
          </w:p>
          <w:p w14:paraId="60F4D94E" w14:textId="77777777" w:rsidR="008D19B2" w:rsidRPr="00B00DF3" w:rsidRDefault="008D19B2" w:rsidP="00832AEF">
            <w:pPr>
              <w:pStyle w:val="Kaynakca"/>
              <w:rPr>
                <w:lang w:val="tr-TR"/>
                <w:rPrChange w:id="217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218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219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27 (1,3)</w:delText>
              </w:r>
            </w:del>
          </w:p>
        </w:tc>
        <w:tc>
          <w:tcPr>
            <w:tcW w:w="6068" w:type="dxa"/>
            <w:tcPrChange w:id="220" w:author="msi" w:date="2026-09-22T12:31:00Z" w16du:dateUtc="2026-09-22T16:31:00Z">
              <w:tcPr>
                <w:tcW w:w="1140" w:type="pct"/>
                <w:gridSpan w:val="3"/>
              </w:tcPr>
            </w:tcPrChange>
          </w:tcPr>
          <w:p w14:paraId="2C415E81" w14:textId="77777777" w:rsidR="008D19B2" w:rsidRDefault="008D19B2" w:rsidP="00D271FE">
            <w:pPr>
              <w:spacing w:line="360" w:lineRule="auto"/>
              <w:jc w:val="center"/>
              <w:rPr>
                <w:del w:id="221" w:author="msi" w:date="2026-09-22T12:31:00Z" w16du:dateUtc="2026-09-22T16:31:00Z"/>
                <w:rFonts w:ascii="Arial" w:hAnsi="Arial" w:cs="Arial"/>
                <w:lang w:val="it-IT"/>
              </w:rPr>
            </w:pPr>
          </w:p>
          <w:p w14:paraId="62D3342E" w14:textId="77777777" w:rsidR="008D19B2" w:rsidRDefault="008D19B2" w:rsidP="00D271FE">
            <w:pPr>
              <w:spacing w:line="360" w:lineRule="auto"/>
              <w:jc w:val="center"/>
              <w:rPr>
                <w:del w:id="222" w:author="msi" w:date="2026-09-22T12:31:00Z" w16du:dateUtc="2026-09-22T16:31:00Z"/>
                <w:rFonts w:ascii="Arial" w:hAnsi="Arial" w:cs="Arial"/>
                <w:lang w:val="it-IT"/>
              </w:rPr>
            </w:pPr>
            <w:del w:id="223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32 (5,1)</w:delText>
              </w:r>
            </w:del>
          </w:p>
          <w:p w14:paraId="5B85C730" w14:textId="77777777" w:rsidR="008D19B2" w:rsidRDefault="008D19B2" w:rsidP="00D271FE">
            <w:pPr>
              <w:spacing w:line="360" w:lineRule="auto"/>
              <w:jc w:val="center"/>
              <w:rPr>
                <w:del w:id="224" w:author="msi" w:date="2026-09-22T12:31:00Z" w16du:dateUtc="2026-09-22T16:31:00Z"/>
                <w:rFonts w:ascii="Arial" w:hAnsi="Arial" w:cs="Arial"/>
                <w:lang w:val="it-IT"/>
              </w:rPr>
            </w:pPr>
            <w:del w:id="225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15 (2,4)</w:delText>
              </w:r>
            </w:del>
          </w:p>
          <w:p w14:paraId="36376DA8" w14:textId="77777777" w:rsidR="008D19B2" w:rsidRDefault="008D19B2" w:rsidP="00D271FE">
            <w:pPr>
              <w:spacing w:line="360" w:lineRule="auto"/>
              <w:jc w:val="center"/>
              <w:rPr>
                <w:del w:id="226" w:author="msi" w:date="2026-09-22T12:31:00Z" w16du:dateUtc="2026-09-22T16:31:00Z"/>
                <w:rFonts w:ascii="Arial" w:hAnsi="Arial" w:cs="Arial"/>
                <w:lang w:val="it-IT"/>
              </w:rPr>
            </w:pPr>
            <w:del w:id="227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29 (4,6)</w:delText>
              </w:r>
            </w:del>
          </w:p>
          <w:p w14:paraId="07768B1E" w14:textId="77777777" w:rsidR="008D19B2" w:rsidRDefault="008D19B2" w:rsidP="00D271FE">
            <w:pPr>
              <w:spacing w:line="360" w:lineRule="auto"/>
              <w:jc w:val="center"/>
              <w:rPr>
                <w:del w:id="228" w:author="msi" w:date="2026-09-22T12:31:00Z" w16du:dateUtc="2026-09-22T16:31:00Z"/>
                <w:rFonts w:ascii="Arial" w:hAnsi="Arial" w:cs="Arial"/>
                <w:lang w:val="it-IT"/>
              </w:rPr>
            </w:pPr>
            <w:del w:id="229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23 (3,7)</w:delText>
              </w:r>
            </w:del>
          </w:p>
          <w:p w14:paraId="69C3C381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230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30 (4,8)</w:delText>
              </w:r>
            </w:del>
          </w:p>
        </w:tc>
        <w:tc>
          <w:tcPr>
            <w:tcW w:w="6068" w:type="dxa"/>
            <w:tcPrChange w:id="231" w:author="msi" w:date="2026-09-22T12:31:00Z" w16du:dateUtc="2026-09-22T16:31:00Z">
              <w:tcPr>
                <w:tcW w:w="744" w:type="pct"/>
              </w:tcPr>
            </w:tcPrChange>
          </w:tcPr>
          <w:p w14:paraId="16302241" w14:textId="77777777" w:rsidR="008D19B2" w:rsidRDefault="008D19B2" w:rsidP="00D271FE">
            <w:pPr>
              <w:spacing w:line="360" w:lineRule="auto"/>
              <w:jc w:val="center"/>
              <w:rPr>
                <w:del w:id="232" w:author="msi" w:date="2026-09-22T12:31:00Z" w16du:dateUtc="2026-09-22T16:31:00Z"/>
                <w:rFonts w:ascii="Arial" w:hAnsi="Arial" w:cs="Arial"/>
                <w:lang w:val="it-IT"/>
              </w:rPr>
            </w:pPr>
          </w:p>
          <w:p w14:paraId="4F9ECACA" w14:textId="77777777" w:rsidR="008D19B2" w:rsidRDefault="008D19B2" w:rsidP="00D271FE">
            <w:pPr>
              <w:spacing w:line="360" w:lineRule="auto"/>
              <w:jc w:val="center"/>
              <w:rPr>
                <w:del w:id="233" w:author="msi" w:date="2026-09-22T12:31:00Z" w16du:dateUtc="2026-09-22T16:31:00Z"/>
                <w:rFonts w:ascii="Arial" w:hAnsi="Arial" w:cs="Arial"/>
                <w:lang w:val="it-IT"/>
              </w:rPr>
            </w:pPr>
            <w:del w:id="234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  <w:p w14:paraId="19D6838C" w14:textId="77777777" w:rsidR="008D19B2" w:rsidRDefault="008D19B2" w:rsidP="00D271FE">
            <w:pPr>
              <w:spacing w:line="360" w:lineRule="auto"/>
              <w:jc w:val="center"/>
              <w:rPr>
                <w:del w:id="235" w:author="msi" w:date="2026-09-22T12:31:00Z" w16du:dateUtc="2026-09-22T16:31:00Z"/>
                <w:rFonts w:ascii="Arial" w:hAnsi="Arial" w:cs="Arial"/>
                <w:lang w:val="it-IT"/>
              </w:rPr>
            </w:pPr>
            <w:del w:id="236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5581555E" w14:textId="77777777" w:rsidR="008D19B2" w:rsidRDefault="008D19B2" w:rsidP="00D271FE">
            <w:pPr>
              <w:spacing w:line="360" w:lineRule="auto"/>
              <w:jc w:val="center"/>
              <w:rPr>
                <w:del w:id="237" w:author="msi" w:date="2026-09-22T12:31:00Z" w16du:dateUtc="2026-09-22T16:31:00Z"/>
                <w:rFonts w:ascii="Arial" w:hAnsi="Arial" w:cs="Arial"/>
                <w:lang w:val="it-IT"/>
              </w:rPr>
            </w:pPr>
            <w:del w:id="238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0,006</w:delText>
              </w:r>
            </w:del>
          </w:p>
          <w:p w14:paraId="5DB4EA3D" w14:textId="77777777" w:rsidR="008D19B2" w:rsidRDefault="008D19B2" w:rsidP="00D271FE">
            <w:pPr>
              <w:spacing w:line="360" w:lineRule="auto"/>
              <w:jc w:val="center"/>
              <w:rPr>
                <w:del w:id="239" w:author="msi" w:date="2026-09-22T12:31:00Z" w16du:dateUtc="2026-09-22T16:31:00Z"/>
                <w:rFonts w:ascii="Arial" w:hAnsi="Arial" w:cs="Arial"/>
                <w:lang w:val="it-IT"/>
              </w:rPr>
            </w:pPr>
            <w:del w:id="240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0,040</w:delText>
              </w:r>
            </w:del>
          </w:p>
          <w:p w14:paraId="008B0001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241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</w:tbl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795"/>
        <w:gridCol w:w="2125"/>
        <w:gridCol w:w="2118"/>
        <w:gridCol w:w="1250"/>
      </w:tblGrid>
      <w:tr w:rsidR="008D19B2" w:rsidRPr="00EF52F6" w14:paraId="2201F746" w14:textId="77777777" w:rsidTr="00D271FE">
        <w:trPr>
          <w:del w:id="242" w:author="msi" w:date="2026-09-22T12:31:00Z" w16du:dateUtc="2026-09-22T16:31:00Z"/>
        </w:trPr>
        <w:tc>
          <w:tcPr>
            <w:tcW w:w="2043" w:type="pct"/>
          </w:tcPr>
          <w:p w14:paraId="61F78CE0" w14:textId="77777777" w:rsidR="008D19B2" w:rsidRPr="00EF52F6" w:rsidRDefault="008D19B2" w:rsidP="00D271FE">
            <w:pPr>
              <w:spacing w:line="360" w:lineRule="auto"/>
              <w:rPr>
                <w:del w:id="243" w:author="msi" w:date="2026-09-22T12:31:00Z" w16du:dateUtc="2026-09-22T16:31:00Z"/>
                <w:rFonts w:ascii="Arial" w:hAnsi="Arial" w:cs="Arial"/>
                <w:lang w:val="it-IT"/>
              </w:rPr>
            </w:pPr>
            <w:del w:id="244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Ventilación mecánica – n (%)</w:delText>
              </w:r>
            </w:del>
          </w:p>
        </w:tc>
        <w:tc>
          <w:tcPr>
            <w:tcW w:w="1144" w:type="pct"/>
          </w:tcPr>
          <w:p w14:paraId="70E44710" w14:textId="77777777" w:rsidR="008D19B2" w:rsidRPr="00EF52F6" w:rsidRDefault="008D19B2" w:rsidP="00D271FE">
            <w:pPr>
              <w:spacing w:line="360" w:lineRule="auto"/>
              <w:jc w:val="center"/>
              <w:rPr>
                <w:del w:id="245" w:author="msi" w:date="2026-09-22T12:31:00Z" w16du:dateUtc="2026-09-22T16:31:00Z"/>
                <w:rFonts w:ascii="Arial" w:hAnsi="Arial" w:cs="Arial"/>
                <w:lang w:val="it-IT"/>
              </w:rPr>
            </w:pPr>
            <w:del w:id="246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735 (36,5)</w:delText>
              </w:r>
            </w:del>
          </w:p>
        </w:tc>
        <w:tc>
          <w:tcPr>
            <w:tcW w:w="1140" w:type="pct"/>
          </w:tcPr>
          <w:p w14:paraId="00871AEA" w14:textId="77777777" w:rsidR="008D19B2" w:rsidRPr="00EF52F6" w:rsidRDefault="008D19B2" w:rsidP="00D271FE">
            <w:pPr>
              <w:spacing w:line="360" w:lineRule="auto"/>
              <w:jc w:val="center"/>
              <w:rPr>
                <w:del w:id="247" w:author="msi" w:date="2026-09-22T12:31:00Z" w16du:dateUtc="2026-09-22T16:31:00Z"/>
                <w:rFonts w:ascii="Arial" w:hAnsi="Arial" w:cs="Arial"/>
                <w:lang w:val="it-IT"/>
              </w:rPr>
            </w:pPr>
            <w:del w:id="248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459 (72,9)</w:delText>
              </w:r>
            </w:del>
          </w:p>
        </w:tc>
        <w:tc>
          <w:tcPr>
            <w:tcW w:w="744" w:type="pct"/>
          </w:tcPr>
          <w:p w14:paraId="5A203E46" w14:textId="77777777" w:rsidR="008D19B2" w:rsidRDefault="008D19B2" w:rsidP="00D271FE">
            <w:pPr>
              <w:spacing w:line="360" w:lineRule="auto"/>
              <w:jc w:val="center"/>
              <w:rPr>
                <w:del w:id="249" w:author="msi" w:date="2026-09-22T12:31:00Z" w16du:dateUtc="2026-09-22T16:31:00Z"/>
                <w:rFonts w:ascii="Arial" w:hAnsi="Arial" w:cs="Arial"/>
                <w:lang w:val="it-IT"/>
              </w:rPr>
            </w:pPr>
            <w:del w:id="250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51" w:author="msi" w:date="2026-09-22T12:31:00Z" w16du:dateUtc="2026-09-22T16:31:00Z">
          <w:tblPr>
            <w:tblStyle w:val="TableGrid"/>
            <w:tblW w:w="5000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5"/>
        <w:gridCol w:w="1804"/>
        <w:gridCol w:w="2402"/>
        <w:gridCol w:w="2474"/>
        <w:gridCol w:w="2527"/>
        <w:tblGridChange w:id="252">
          <w:tblGrid>
            <w:gridCol w:w="38"/>
            <w:gridCol w:w="5"/>
            <w:gridCol w:w="1804"/>
            <w:gridCol w:w="1852"/>
            <w:gridCol w:w="550"/>
            <w:gridCol w:w="1522"/>
            <w:gridCol w:w="952"/>
            <w:gridCol w:w="1112"/>
            <w:gridCol w:w="1219"/>
            <w:gridCol w:w="196"/>
          </w:tblGrid>
        </w:tblGridChange>
      </w:tblGrid>
      <w:tr w:rsidR="008D19B2" w:rsidRPr="00EF52F6" w14:paraId="3A37E1F3" w14:textId="77777777" w:rsidTr="00832AEF">
        <w:trPr>
          <w:jc w:val="center"/>
          <w:trPrChange w:id="253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gridSpan w:val="2"/>
            <w:vAlign w:val="center"/>
            <w:tcPrChange w:id="254" w:author="msi" w:date="2026-09-22T12:31:00Z" w16du:dateUtc="2026-09-22T16:31:00Z">
              <w:tcPr>
                <w:tcW w:w="2043" w:type="pct"/>
                <w:gridSpan w:val="4"/>
              </w:tcPr>
            </w:tcPrChange>
          </w:tcPr>
          <w:p w14:paraId="4077F054" w14:textId="77777777" w:rsidR="008D19B2" w:rsidRPr="001A2552" w:rsidRDefault="00BC32DD" w:rsidP="00832AEF">
            <w:pPr>
              <w:pStyle w:val="DersBasliklar"/>
              <w:rPr>
                <w:rPrChange w:id="255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256" w:author="msi" w:date="2026-09-22T12:31:00Z" w16du:dateUtc="2026-09-22T16:31:00Z">
                <w:pPr>
                  <w:spacing w:line="360" w:lineRule="auto"/>
                  <w:jc w:val="both"/>
                </w:pPr>
              </w:pPrChange>
            </w:pPr>
            <w:ins w:id="257" w:author="msi" w:date="2026-09-22T12:31:00Z" w16du:dateUtc="2026-09-22T16:31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258" w:author="msi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Días de internación, días (</w:delText>
              </w:r>
              <w:r w:rsidR="008D19B2" w:rsidRPr="00EF52F6">
                <w:rPr>
                  <w:rFonts w:ascii="Arial" w:hAnsi="Arial" w:cs="Arial"/>
                </w:rPr>
                <w:delText>±</w:delText>
              </w:r>
              <w:r w:rsidR="008D19B2"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6068" w:type="dxa"/>
            <w:vAlign w:val="center"/>
            <w:tcPrChange w:id="259" w:author="msi" w:date="2026-09-22T12:31:00Z" w16du:dateUtc="2026-09-22T16:31:00Z">
              <w:tcPr>
                <w:tcW w:w="1144" w:type="pct"/>
                <w:gridSpan w:val="2"/>
              </w:tcPr>
            </w:tcPrChange>
          </w:tcPr>
          <w:p w14:paraId="544B8D52" w14:textId="77777777" w:rsidR="008D19B2" w:rsidRPr="001A2552" w:rsidRDefault="008D19B2" w:rsidP="00832AEF">
            <w:pPr>
              <w:pStyle w:val="DersBilgileri"/>
              <w:rPr>
                <w:rPrChange w:id="260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261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262" w:author="msi" w:date="2026-09-22T12:31:00Z" w16du:dateUtc="2026-09-22T16:31:00Z">
              <w:r>
                <w:rPr>
                  <w:rFonts w:ascii="Arial" w:hAnsi="Arial" w:cs="Arial"/>
                </w:rPr>
                <w:delText xml:space="preserve">6.45 (± </w:delText>
              </w:r>
            </w:del>
            <w:r>
              <w:rPr>
                <w:rPrChange w:id="263" w:author="msi" w:date="2026-09-22T12:31:00Z" w16du:dateUtc="2026-09-22T16:31:00Z">
                  <w:rPr>
                    <w:rFonts w:ascii="Arial" w:hAnsi="Arial" w:cs="Arial"/>
                  </w:rPr>
                </w:rPrChange>
              </w:rPr>
              <w:t>8</w:t>
            </w:r>
            <w:del w:id="264" w:author="msi" w:date="2026-09-22T12:31:00Z" w16du:dateUtc="2026-09-22T16:31:00Z">
              <w:r>
                <w:rPr>
                  <w:rFonts w:ascii="Arial" w:hAnsi="Arial" w:cs="Arial"/>
                </w:rPr>
                <w:delText>,9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6068" w:type="dxa"/>
            <w:vAlign w:val="center"/>
            <w:tcPrChange w:id="265" w:author="msi" w:date="2026-09-22T12:31:00Z" w16du:dateUtc="2026-09-22T16:31:00Z">
              <w:tcPr>
                <w:tcW w:w="1140" w:type="pct"/>
                <w:gridSpan w:val="2"/>
              </w:tcPr>
            </w:tcPrChange>
          </w:tcPr>
          <w:p w14:paraId="71797594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266" w:author="msi" w:date="2026-09-22T12:31:00Z" w16du:dateUtc="2026-09-22T16:31:00Z">
              <w:r>
                <w:rPr>
                  <w:rFonts w:ascii="Arial" w:hAnsi="Arial" w:cs="Arial"/>
                </w:rPr>
                <w:delText>7.9 (± 9,1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6068" w:type="dxa"/>
            <w:vAlign w:val="center"/>
            <w:tcPrChange w:id="267" w:author="msi" w:date="2026-09-22T12:31:00Z" w16du:dateUtc="2026-09-22T16:31:00Z">
              <w:tcPr>
                <w:tcW w:w="744" w:type="pct"/>
              </w:tcPr>
            </w:tcPrChange>
          </w:tcPr>
          <w:p w14:paraId="5BA09318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</w:rPr>
            </w:pPr>
            <w:del w:id="268" w:author="msi" w:date="2026-09-22T12:31:00Z" w16du:dateUtc="2026-09-22T16:31:00Z">
              <w:r>
                <w:rPr>
                  <w:rFonts w:ascii="Arial" w:hAnsi="Arial" w:cs="Arial"/>
                </w:rPr>
                <w:delText>0,485</w:delText>
              </w:r>
            </w:del>
          </w:p>
        </w:tc>
      </w:tr>
      <w:tr w:rsidR="00BC32DD" w:rsidRPr="001A2552" w14:paraId="5E299F42" w14:textId="77777777" w:rsidTr="00832AEF">
        <w:trPr>
          <w:gridBefore w:val="1"/>
          <w:gridAfter w:val="1"/>
          <w:wAfter w:w="128" w:type="dxa"/>
          <w:jc w:val="center"/>
          <w:ins w:id="269" w:author="msi" w:date="2026-09-22T12:31:00Z" w16du:dateUtc="2026-09-22T16:31:00Z"/>
        </w:trPr>
        <w:tc>
          <w:tcPr>
            <w:tcW w:w="2745" w:type="dxa"/>
            <w:vAlign w:val="center"/>
          </w:tcPr>
          <w:p w14:paraId="70547FE7" w14:textId="77777777" w:rsidR="00BC32DD" w:rsidRPr="001A2552" w:rsidRDefault="00BC32DD" w:rsidP="00832AEF">
            <w:pPr>
              <w:pStyle w:val="DersBasliklar"/>
              <w:rPr>
                <w:ins w:id="270" w:author="msi" w:date="2026-09-22T12:31:00Z" w16du:dateUtc="2026-09-22T16:31:00Z"/>
                <w:szCs w:val="16"/>
              </w:rPr>
            </w:pPr>
            <w:ins w:id="271" w:author="msi" w:date="2026-09-22T12:31:00Z" w16du:dateUtc="2026-09-22T16:3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gridSpan w:val="2"/>
            <w:vAlign w:val="center"/>
          </w:tcPr>
          <w:p w14:paraId="74BBA804" w14:textId="77777777" w:rsidR="00BC32DD" w:rsidRPr="001A2552" w:rsidRDefault="00BC32DD" w:rsidP="00832AEF">
            <w:pPr>
              <w:pStyle w:val="DersBilgileri"/>
              <w:rPr>
                <w:ins w:id="272" w:author="msi" w:date="2026-09-22T12:31:00Z" w16du:dateUtc="2026-09-22T16:31:00Z"/>
                <w:szCs w:val="16"/>
              </w:rPr>
            </w:pPr>
          </w:p>
        </w:tc>
      </w:tr>
      <w:tr w:rsidR="008D19B2" w:rsidRPr="00EF52F6" w14:paraId="21C4A7EA" w14:textId="77777777" w:rsidTr="00832AEF">
        <w:trPr>
          <w:jc w:val="center"/>
          <w:trPrChange w:id="273" w:author="msi" w:date="2026-09-22T12:31:00Z" w16du:dateUtc="2026-09-22T16:31:00Z">
            <w:trPr>
              <w:gridAfter w:val="1"/>
            </w:trPr>
          </w:trPrChange>
        </w:trPr>
        <w:tc>
          <w:tcPr>
            <w:tcW w:w="2745" w:type="dxa"/>
            <w:gridSpan w:val="2"/>
            <w:vAlign w:val="center"/>
            <w:tcPrChange w:id="274" w:author="msi" w:date="2026-09-22T12:31:00Z" w16du:dateUtc="2026-09-22T16:31:00Z">
              <w:tcPr>
                <w:tcW w:w="2043" w:type="pct"/>
                <w:gridSpan w:val="4"/>
              </w:tcPr>
            </w:tcPrChange>
          </w:tcPr>
          <w:p w14:paraId="0CE40624" w14:textId="77777777" w:rsidR="008D19B2" w:rsidRPr="00EF52F6" w:rsidRDefault="008D19B2" w:rsidP="00D271FE">
            <w:pPr>
              <w:spacing w:line="360" w:lineRule="auto"/>
              <w:rPr>
                <w:rFonts w:ascii="Arial" w:hAnsi="Arial" w:cs="Arial"/>
                <w:lang w:val="it-IT"/>
              </w:rPr>
            </w:pPr>
            <w:del w:id="275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APACHE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2745" w:type="dxa"/>
            <w:vAlign w:val="center"/>
            <w:tcPrChange w:id="276" w:author="msi" w:date="2026-09-22T12:31:00Z" w16du:dateUtc="2026-09-22T16:31:00Z">
              <w:tcPr>
                <w:tcW w:w="1144" w:type="pct"/>
                <w:gridSpan w:val="2"/>
              </w:tcPr>
            </w:tcPrChange>
          </w:tcPr>
          <w:p w14:paraId="22CC44E8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277" w:author="msi" w:date="2026-09-22T12:31:00Z" w16du:dateUtc="2026-09-22T16:31:00Z">
              <w:r>
                <w:rPr>
                  <w:rFonts w:ascii="Arial" w:hAnsi="Arial" w:cs="Arial"/>
                </w:rPr>
                <w:delText>11,74 (± 6,7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2745" w:type="dxa"/>
            <w:vAlign w:val="center"/>
            <w:tcPrChange w:id="278" w:author="msi" w:date="2026-09-22T12:31:00Z" w16du:dateUtc="2026-09-22T16:31:00Z">
              <w:tcPr>
                <w:tcW w:w="1140" w:type="pct"/>
                <w:gridSpan w:val="2"/>
              </w:tcPr>
            </w:tcPrChange>
          </w:tcPr>
          <w:p w14:paraId="117C4A1B" w14:textId="77777777" w:rsidR="008D19B2" w:rsidRPr="001A2552" w:rsidRDefault="00BC32DD" w:rsidP="00832AEF">
            <w:pPr>
              <w:pStyle w:val="DersBasliklar"/>
              <w:rPr>
                <w:rPrChange w:id="279" w:author="msi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280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ins w:id="281" w:author="msi" w:date="2026-09-22T12:31:00Z" w16du:dateUtc="2026-09-22T16:31:00Z">
              <w:r w:rsidRPr="001A2552">
                <w:rPr>
                  <w:szCs w:val="16"/>
                </w:rPr>
                <w:t>Diğer-</w:t>
              </w:r>
            </w:ins>
            <w:del w:id="282" w:author="msi" w:date="2026-09-22T12:31:00Z" w16du:dateUtc="2026-09-22T16:31:00Z">
              <w:r w:rsidR="008D19B2">
                <w:rPr>
                  <w:rFonts w:ascii="Arial" w:hAnsi="Arial" w:cs="Arial"/>
                </w:rPr>
                <w:delText>22,03 (± 8,</w:delText>
              </w:r>
            </w:del>
            <w:r w:rsidR="008D19B2" w:rsidRPr="001A2552">
              <w:rPr>
                <w:rPrChange w:id="283" w:author="msi" w:date="2026-09-22T12:31:00Z" w16du:dateUtc="2026-09-22T16:31:00Z">
                  <w:rPr>
                    <w:rFonts w:ascii="Arial" w:hAnsi="Arial" w:cs="Arial"/>
                  </w:rPr>
                </w:rPrChange>
              </w:rPr>
              <w:t>1</w:t>
            </w:r>
            <w:del w:id="284" w:author="msi" w:date="2026-09-22T12:31:00Z" w16du:dateUtc="2026-09-22T16:31:00Z">
              <w:r w:rsidR="008D19B2"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6068" w:type="dxa"/>
            <w:vAlign w:val="center"/>
            <w:tcPrChange w:id="285" w:author="msi" w:date="2026-09-22T12:31:00Z" w16du:dateUtc="2026-09-22T16:31:00Z">
              <w:tcPr>
                <w:tcW w:w="744" w:type="pct"/>
              </w:tcPr>
            </w:tcPrChange>
          </w:tcPr>
          <w:p w14:paraId="6833AEC5" w14:textId="77777777" w:rsidR="008D19B2" w:rsidRPr="001A2552" w:rsidRDefault="008D19B2" w:rsidP="00832AEF">
            <w:pPr>
              <w:pStyle w:val="DersBilgileri"/>
              <w:rPr>
                <w:rPrChange w:id="286" w:author="msi" w:date="2026-09-22T12:31:00Z" w16du:dateUtc="2026-09-22T16:31:00Z">
                  <w:rPr>
                    <w:rFonts w:ascii="Arial" w:hAnsi="Arial" w:cs="Arial"/>
                  </w:rPr>
                </w:rPrChange>
              </w:rPr>
              <w:pPrChange w:id="287" w:author="msi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288" w:author="msi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</w:tbl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699"/>
        <w:gridCol w:w="2072"/>
        <w:gridCol w:w="2064"/>
        <w:gridCol w:w="1219"/>
      </w:tblGrid>
      <w:tr w:rsidR="008D19B2" w:rsidRPr="00EF52F6" w14:paraId="4D6D342D" w14:textId="77777777" w:rsidTr="00D271FE">
        <w:trPr>
          <w:del w:id="289" w:author="msi" w:date="2026-09-22T12:31:00Z" w16du:dateUtc="2026-09-22T16:31:00Z"/>
        </w:trPr>
        <w:tc>
          <w:tcPr>
            <w:tcW w:w="2043" w:type="pct"/>
          </w:tcPr>
          <w:p w14:paraId="106A8883" w14:textId="77777777" w:rsidR="008D19B2" w:rsidRPr="00EF52F6" w:rsidRDefault="008D19B2" w:rsidP="00D271FE">
            <w:pPr>
              <w:spacing w:line="360" w:lineRule="auto"/>
              <w:rPr>
                <w:del w:id="290" w:author="msi" w:date="2026-09-22T12:31:00Z" w16du:dateUtc="2026-09-22T16:31:00Z"/>
                <w:rFonts w:ascii="Arial" w:hAnsi="Arial" w:cs="Arial"/>
                <w:lang w:val="it-IT"/>
              </w:rPr>
            </w:pPr>
            <w:del w:id="291" w:author="msi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SAPS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6203CE86" w14:textId="77777777" w:rsidR="008D19B2" w:rsidRPr="00EF52F6" w:rsidRDefault="008D19B2" w:rsidP="00D271FE">
            <w:pPr>
              <w:spacing w:line="360" w:lineRule="auto"/>
              <w:jc w:val="center"/>
              <w:rPr>
                <w:del w:id="292" w:author="msi" w:date="2026-09-22T12:31:00Z" w16du:dateUtc="2026-09-22T16:31:00Z"/>
                <w:rFonts w:ascii="Arial" w:hAnsi="Arial" w:cs="Arial"/>
                <w:lang w:val="it-IT"/>
              </w:rPr>
            </w:pPr>
            <w:del w:id="293" w:author="msi" w:date="2026-09-22T12:31:00Z" w16du:dateUtc="2026-09-22T16:31:00Z">
              <w:r>
                <w:rPr>
                  <w:rFonts w:ascii="Arial" w:hAnsi="Arial" w:cs="Arial"/>
                </w:rPr>
                <w:delText>31,20 (± 15,6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4716C8B7" w14:textId="77777777" w:rsidR="008D19B2" w:rsidRPr="00EF52F6" w:rsidRDefault="008D19B2" w:rsidP="00D271FE">
            <w:pPr>
              <w:spacing w:line="360" w:lineRule="auto"/>
              <w:jc w:val="center"/>
              <w:rPr>
                <w:del w:id="294" w:author="msi" w:date="2026-09-22T12:31:00Z" w16du:dateUtc="2026-09-22T16:31:00Z"/>
                <w:rFonts w:ascii="Arial" w:hAnsi="Arial" w:cs="Arial"/>
                <w:lang w:val="it-IT"/>
              </w:rPr>
            </w:pPr>
            <w:del w:id="295" w:author="msi" w:date="2026-09-22T12:31:00Z" w16du:dateUtc="2026-09-22T16:31:00Z">
              <w:r w:rsidRPr="00EF52F6">
                <w:rPr>
                  <w:rFonts w:ascii="Arial" w:hAnsi="Arial" w:cs="Arial"/>
                </w:rPr>
                <w:delText>56,63 (±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20,7)</w:delText>
              </w:r>
            </w:del>
          </w:p>
        </w:tc>
        <w:tc>
          <w:tcPr>
            <w:tcW w:w="744" w:type="pct"/>
          </w:tcPr>
          <w:p w14:paraId="501EECBF" w14:textId="77777777" w:rsidR="008D19B2" w:rsidRPr="00EF52F6" w:rsidRDefault="008D19B2" w:rsidP="00D271FE">
            <w:pPr>
              <w:spacing w:line="360" w:lineRule="auto"/>
              <w:jc w:val="center"/>
              <w:rPr>
                <w:del w:id="296" w:author="msi" w:date="2026-09-22T12:31:00Z" w16du:dateUtc="2026-09-22T16:31:00Z"/>
                <w:rFonts w:ascii="Arial" w:hAnsi="Arial" w:cs="Arial"/>
              </w:rPr>
            </w:pPr>
            <w:del w:id="297" w:author="msi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</w:tbl>
    <w:p w14:paraId="1E31B003" w14:textId="77777777" w:rsidR="00BC32DD" w:rsidRPr="001A2552" w:rsidRDefault="00BC32DD" w:rsidP="00BC32DD">
      <w:pPr>
        <w:rPr>
          <w:ins w:id="298" w:author="msi" w:date="2026-09-22T12:31:00Z" w16du:dateUtc="2026-09-22T16:31:00Z"/>
          <w:sz w:val="16"/>
          <w:szCs w:val="16"/>
        </w:rPr>
      </w:pPr>
    </w:p>
    <w:p w14:paraId="733A2C11" w14:textId="77777777" w:rsidR="00BC32DD" w:rsidRPr="001A2552" w:rsidRDefault="00BC32DD" w:rsidP="00BC32DD">
      <w:pPr>
        <w:rPr>
          <w:ins w:id="299" w:author="msi" w:date="2026-09-22T12:31:00Z" w16du:dateUtc="2026-09-22T16:31:00Z"/>
          <w:sz w:val="16"/>
          <w:szCs w:val="16"/>
        </w:rPr>
      </w:pPr>
    </w:p>
    <w:p w14:paraId="19B9853C" w14:textId="77777777" w:rsidR="00BC32DD" w:rsidRPr="001A2552" w:rsidRDefault="00BC32DD" w:rsidP="00BC32DD">
      <w:pPr>
        <w:rPr>
          <w:ins w:id="300" w:author="msi" w:date="2026-09-22T12:31:00Z" w16du:dateUtc="2026-09-22T16:31:00Z"/>
          <w:sz w:val="16"/>
          <w:szCs w:val="16"/>
        </w:rPr>
      </w:pPr>
    </w:p>
    <w:p w14:paraId="7D39086A" w14:textId="77777777" w:rsidR="00BC32DD" w:rsidRDefault="00BC32DD" w:rsidP="00BC32DD">
      <w:pPr>
        <w:rPr>
          <w:ins w:id="301" w:author="msi" w:date="2026-09-22T12:31:00Z" w16du:dateUtc="2026-09-22T16:31:00Z"/>
        </w:rPr>
      </w:pPr>
    </w:p>
    <w:p w14:paraId="7177858D" w14:textId="77777777" w:rsidR="008D19B2" w:rsidRDefault="008D19B2"/>
    <w:sectPr w:rsidR="008D19B2">
      <w:pgSz w:w="11906" w:h="16838"/>
      <w:pgMar w:top="1417" w:right="1417" w:bottom="1417" w:left="1417" w:header="708" w:footer="708" w:gutter="0"/>
      <w:cols w:space="708"/>
      <w:docGrid w:linePitch="360"/>
      <w:sectPrChange w:id="302" w:author="msi" w:date="2026-09-22T12:31:00Z" w16du:dateUtc="2026-09-22T16:31:00Z">
        <w:sectPr w:rsidR="008D19B2">
          <w:pgSz w:w="12240" w:h="15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6025458">
    <w:abstractNumId w:val="0"/>
  </w:num>
  <w:num w:numId="2" w16cid:durableId="380717342">
    <w:abstractNumId w:val="1"/>
  </w:num>
  <w:num w:numId="3" w16cid:durableId="346829870">
    <w:abstractNumId w:val="5"/>
  </w:num>
  <w:num w:numId="4" w16cid:durableId="952707479">
    <w:abstractNumId w:val="3"/>
  </w:num>
  <w:num w:numId="5" w16cid:durableId="730233432">
    <w:abstractNumId w:val="4"/>
  </w:num>
  <w:num w:numId="6" w16cid:durableId="8345418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0A48ED"/>
    <w:rsid w:val="000C0834"/>
    <w:rsid w:val="00246164"/>
    <w:rsid w:val="00334276"/>
    <w:rsid w:val="005E54C3"/>
    <w:rsid w:val="005E6702"/>
    <w:rsid w:val="0069464C"/>
    <w:rsid w:val="007E6919"/>
    <w:rsid w:val="00832BE3"/>
    <w:rsid w:val="00875E83"/>
    <w:rsid w:val="008D19B2"/>
    <w:rsid w:val="009438AE"/>
    <w:rsid w:val="009D5F97"/>
    <w:rsid w:val="00A43324"/>
    <w:rsid w:val="00B00DF3"/>
    <w:rsid w:val="00B90493"/>
    <w:rsid w:val="00BC32DD"/>
    <w:rsid w:val="00CC0B85"/>
    <w:rsid w:val="00E21090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D39C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31:00Z">
        <w:pPr/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31:00Z">
        <w:rPr>
          <w:sz w:val="24"/>
          <w:szCs w:val="24"/>
          <w:lang w:val="es-ES" w:eastAsia="es-E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31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31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0C0834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3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3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31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3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31:00Z">
        <w:pPr>
          <w:keepNext/>
          <w:spacing w:before="240" w:after="120"/>
          <w:jc w:val="both"/>
        </w:pPr>
      </w:pPrChange>
    </w:pPr>
    <w:rPr>
      <w:b/>
      <w:rPrChange w:id="4" w:author="msi" w:date="2026-09-22T12:3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3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31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31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31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0C0834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1</cp:revision>
  <dcterms:created xsi:type="dcterms:W3CDTF">2016-03-16T19:34:00Z</dcterms:created>
  <dcterms:modified xsi:type="dcterms:W3CDTF">2026-09-22T16:31:00Z</dcterms:modified>
</cp:coreProperties>
</file>