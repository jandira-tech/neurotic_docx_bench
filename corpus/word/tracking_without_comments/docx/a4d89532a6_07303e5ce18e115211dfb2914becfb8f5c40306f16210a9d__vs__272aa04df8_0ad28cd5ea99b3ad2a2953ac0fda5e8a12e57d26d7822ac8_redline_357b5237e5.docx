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4FB02" w14:textId="77777777" w:rsidR="009729AE" w:rsidRPr="0009620C" w:rsidRDefault="009729AE" w:rsidP="009729AE">
      <w:pPr>
        <w:rPr>
          <w:ins w:id="0" w:author="Anna Salva" w:date="2026-09-25T21:06:00Z" w16du:dateUtc="2026-09-26T01:06:00Z"/>
          <w:rFonts w:ascii="Arial" w:hAnsi="Arial" w:cs="Arial"/>
          <w:b/>
          <w:bCs/>
          <w:sz w:val="28"/>
          <w:szCs w:val="28"/>
          <w:u w:val="single"/>
        </w:rPr>
      </w:pPr>
      <w:ins w:id="1" w:author="Anna Salva" w:date="2026-09-25T21:06:00Z" w16du:dateUtc="2026-09-26T01:06:00Z">
        <w:r w:rsidRPr="0009620C">
          <w:rPr>
            <w:rFonts w:ascii="Arial" w:hAnsi="Arial" w:cs="Arial"/>
            <w:b/>
            <w:bCs/>
            <w:sz w:val="28"/>
            <w:szCs w:val="28"/>
            <w:u w:val="single"/>
          </w:rPr>
          <w:t>Grounds of complaint (for the ET1) for sex harassment or sexual harassment (and constructive dismissal, if you have resigned)</w:t>
        </w:r>
      </w:ins>
    </w:p>
    <w:p w14:paraId="14AE57F7" w14:textId="77777777" w:rsidR="009729AE" w:rsidRPr="00525A26" w:rsidRDefault="009729AE" w:rsidP="009729AE">
      <w:pPr>
        <w:jc w:val="both"/>
        <w:rPr>
          <w:ins w:id="2" w:author="Anna Salva" w:date="2026-09-25T21:06:00Z" w16du:dateUtc="2026-09-26T01:06:00Z"/>
          <w:rFonts w:ascii="Arial" w:hAnsi="Arial" w:cs="Arial"/>
          <w:b/>
          <w:bCs/>
          <w:i/>
          <w:iCs/>
          <w:sz w:val="24"/>
          <w:szCs w:val="24"/>
        </w:rPr>
      </w:pPr>
      <w:ins w:id="3" w:author="Anna Salva" w:date="2026-09-25T21:06:00Z" w16du:dateUtc="2026-09-26T01:06:00Z">
        <w:r w:rsidRPr="002059B7">
          <w:rPr>
            <w:rFonts w:ascii="Arial" w:hAnsi="Arial" w:cs="Arial"/>
            <w:b/>
            <w:bCs/>
            <w:i/>
            <w:iCs/>
            <w:sz w:val="24"/>
            <w:szCs w:val="24"/>
          </w:rPr>
          <w:t>[The words in square brackets, bold and italics allow you to insert and delete the words that are right for your own case]</w:t>
        </w:r>
      </w:ins>
    </w:p>
    <w:p w14:paraId="7F716935" w14:textId="77777777" w:rsidR="009729AE" w:rsidRPr="002059B7" w:rsidRDefault="009729AE" w:rsidP="009729AE">
      <w:pPr>
        <w:jc w:val="both"/>
        <w:rPr>
          <w:ins w:id="4" w:author="Anna Salva" w:date="2026-09-25T21:06:00Z" w16du:dateUtc="2026-09-26T01:06:00Z"/>
          <w:rFonts w:ascii="Arial" w:hAnsi="Arial" w:cs="Arial"/>
          <w:sz w:val="24"/>
          <w:szCs w:val="24"/>
        </w:rPr>
      </w:pPr>
      <w:ins w:id="5" w:author="Anna Salva" w:date="2026-09-25T21:06:00Z" w16du:dateUtc="2026-09-26T01:06:00Z">
        <w:r w:rsidRPr="002059B7">
          <w:rPr>
            <w:rFonts w:ascii="Arial" w:hAnsi="Arial" w:cs="Arial"/>
            <w:sz w:val="24"/>
            <w:szCs w:val="24"/>
          </w:rPr>
          <w:t>1.</w:t>
        </w:r>
        <w:r w:rsidRPr="002059B7">
          <w:rPr>
            <w:rFonts w:ascii="Arial" w:hAnsi="Arial" w:cs="Arial"/>
            <w:sz w:val="24"/>
            <w:szCs w:val="24"/>
          </w:rPr>
          <w:tab/>
          <w:t xml:space="preserve">I </w:t>
        </w:r>
        <w:r w:rsidRPr="002059B7">
          <w:rPr>
            <w:rFonts w:ascii="Arial" w:hAnsi="Arial" w:cs="Arial"/>
            <w:b/>
            <w:bCs/>
            <w:i/>
            <w:iCs/>
            <w:sz w:val="24"/>
            <w:szCs w:val="24"/>
          </w:rPr>
          <w:t>[am/was]</w:t>
        </w:r>
        <w:r w:rsidRPr="002059B7">
          <w:rPr>
            <w:rFonts w:ascii="Arial" w:hAnsi="Arial" w:cs="Arial"/>
            <w:sz w:val="24"/>
            <w:szCs w:val="24"/>
          </w:rPr>
          <w:t xml:space="preserve"> employed by </w:t>
        </w:r>
        <w:r w:rsidRPr="002059B7">
          <w:rPr>
            <w:rFonts w:ascii="Arial" w:hAnsi="Arial" w:cs="Arial"/>
            <w:b/>
            <w:bCs/>
            <w:i/>
            <w:iCs/>
            <w:sz w:val="24"/>
            <w:szCs w:val="24"/>
          </w:rPr>
          <w:t>[insert the name of your employer]</w:t>
        </w:r>
        <w:r w:rsidRPr="002059B7">
          <w:rPr>
            <w:rFonts w:ascii="Arial" w:hAnsi="Arial" w:cs="Arial"/>
            <w:sz w:val="24"/>
            <w:szCs w:val="24"/>
          </w:rPr>
          <w:t xml:space="preserve"> from/since </w:t>
        </w:r>
        <w:r w:rsidRPr="002059B7">
          <w:rPr>
            <w:rFonts w:ascii="Arial" w:hAnsi="Arial" w:cs="Arial"/>
            <w:b/>
            <w:bCs/>
            <w:i/>
            <w:iCs/>
            <w:sz w:val="24"/>
            <w:szCs w:val="24"/>
          </w:rPr>
          <w:t>[insert the date that you commenced employment]</w:t>
        </w:r>
        <w:r w:rsidRPr="002059B7">
          <w:rPr>
            <w:rFonts w:ascii="Arial" w:hAnsi="Arial" w:cs="Arial"/>
            <w:sz w:val="24"/>
            <w:szCs w:val="24"/>
          </w:rPr>
          <w:t xml:space="preserve"> to </w:t>
        </w:r>
        <w:r w:rsidRPr="002059B7">
          <w:rPr>
            <w:rFonts w:ascii="Arial" w:hAnsi="Arial" w:cs="Arial"/>
            <w:b/>
            <w:bCs/>
            <w:i/>
            <w:iCs/>
            <w:sz w:val="24"/>
            <w:szCs w:val="24"/>
          </w:rPr>
          <w:t>[insert the date that your employment ended, if it has ended]</w:t>
        </w:r>
        <w:r w:rsidRPr="002059B7">
          <w:rPr>
            <w:rFonts w:ascii="Arial" w:hAnsi="Arial" w:cs="Arial"/>
            <w:sz w:val="24"/>
            <w:szCs w:val="24"/>
          </w:rPr>
          <w:t xml:space="preserve">. My employer, the Respondent, is </w:t>
        </w:r>
        <w:r w:rsidRPr="002059B7">
          <w:rPr>
            <w:rFonts w:ascii="Arial" w:hAnsi="Arial" w:cs="Arial"/>
            <w:b/>
            <w:bCs/>
            <w:i/>
            <w:iCs/>
            <w:sz w:val="24"/>
            <w:szCs w:val="24"/>
          </w:rPr>
          <w:t>[briefly describe your employer’s business]</w:t>
        </w:r>
        <w:r w:rsidRPr="002059B7">
          <w:rPr>
            <w:rFonts w:ascii="Arial" w:hAnsi="Arial" w:cs="Arial"/>
            <w:sz w:val="24"/>
            <w:szCs w:val="24"/>
          </w:rPr>
          <w:t>.</w:t>
        </w:r>
      </w:ins>
    </w:p>
    <w:p w14:paraId="3CDE0539" w14:textId="77777777" w:rsidR="009729AE" w:rsidRPr="002059B7" w:rsidRDefault="009729AE" w:rsidP="009729AE">
      <w:pPr>
        <w:jc w:val="both"/>
        <w:rPr>
          <w:ins w:id="6" w:author="Anna Salva" w:date="2026-09-25T21:06:00Z" w16du:dateUtc="2026-09-26T01:06:00Z"/>
          <w:rFonts w:ascii="Arial" w:hAnsi="Arial" w:cs="Arial"/>
          <w:sz w:val="24"/>
          <w:szCs w:val="24"/>
        </w:rPr>
      </w:pPr>
      <w:ins w:id="7" w:author="Anna Salva" w:date="2026-09-25T21:06:00Z" w16du:dateUtc="2026-09-26T01:06:00Z">
        <w:r w:rsidRPr="002059B7">
          <w:rPr>
            <w:rFonts w:ascii="Arial" w:hAnsi="Arial" w:cs="Arial"/>
            <w:sz w:val="24"/>
            <w:szCs w:val="24"/>
          </w:rPr>
          <w:t>2.</w:t>
        </w:r>
        <w:r w:rsidRPr="002059B7">
          <w:rPr>
            <w:rFonts w:ascii="Arial" w:hAnsi="Arial" w:cs="Arial"/>
            <w:sz w:val="24"/>
            <w:szCs w:val="24"/>
          </w:rPr>
          <w:tab/>
          <w:t xml:space="preserve">I </w:t>
        </w:r>
        <w:r w:rsidRPr="002059B7">
          <w:rPr>
            <w:rFonts w:ascii="Arial" w:hAnsi="Arial" w:cs="Arial"/>
            <w:b/>
            <w:bCs/>
            <w:i/>
            <w:iCs/>
            <w:sz w:val="24"/>
            <w:szCs w:val="24"/>
          </w:rPr>
          <w:t>[am/was]</w:t>
        </w:r>
        <w:r w:rsidRPr="002059B7">
          <w:rPr>
            <w:rFonts w:ascii="Arial" w:hAnsi="Arial" w:cs="Arial"/>
            <w:sz w:val="24"/>
            <w:szCs w:val="24"/>
          </w:rPr>
          <w:t xml:space="preserve"> employed as </w:t>
        </w:r>
        <w:r w:rsidRPr="002059B7">
          <w:rPr>
            <w:rFonts w:ascii="Arial" w:hAnsi="Arial" w:cs="Arial"/>
            <w:b/>
            <w:bCs/>
            <w:i/>
            <w:iCs/>
            <w:sz w:val="24"/>
            <w:szCs w:val="24"/>
          </w:rPr>
          <w:t>[insert your job title]</w:t>
        </w:r>
        <w:r w:rsidRPr="002059B7">
          <w:rPr>
            <w:rFonts w:ascii="Arial" w:hAnsi="Arial" w:cs="Arial"/>
            <w:sz w:val="24"/>
            <w:szCs w:val="24"/>
          </w:rPr>
          <w:t xml:space="preserve">. My work and role involved </w:t>
        </w:r>
        <w:r w:rsidRPr="002059B7">
          <w:rPr>
            <w:rFonts w:ascii="Arial" w:hAnsi="Arial" w:cs="Arial"/>
            <w:b/>
            <w:bCs/>
            <w:i/>
            <w:iCs/>
            <w:sz w:val="24"/>
            <w:szCs w:val="24"/>
          </w:rPr>
          <w:t>[set out the details of your role and the work that you did for your employer. If it is relevant, include details relating to the work environment (</w:t>
        </w:r>
        <w:r>
          <w:rPr>
            <w:rFonts w:ascii="Arial" w:hAnsi="Arial" w:cs="Arial"/>
            <w:b/>
            <w:bCs/>
            <w:i/>
            <w:iCs/>
            <w:sz w:val="24"/>
            <w:szCs w:val="24"/>
          </w:rPr>
          <w:t xml:space="preserve">i.e details of </w:t>
        </w:r>
        <w:r w:rsidRPr="002059B7">
          <w:rPr>
            <w:rFonts w:ascii="Arial" w:hAnsi="Arial" w:cs="Arial"/>
            <w:b/>
            <w:bCs/>
            <w:i/>
            <w:iCs/>
            <w:sz w:val="24"/>
            <w:szCs w:val="24"/>
          </w:rPr>
          <w:t>an intimidating, hostile, degrading, humiliating or offensive environment), your relationships with colleagues/your manager/other parties (set out the workplace relationship between you and the harasser), and any other relevant details here that will help the employment tribunal to understand your workplace and the individuals involved in the events that took place]</w:t>
        </w:r>
        <w:r w:rsidRPr="002059B7">
          <w:rPr>
            <w:rFonts w:ascii="Arial" w:hAnsi="Arial" w:cs="Arial"/>
            <w:sz w:val="24"/>
            <w:szCs w:val="24"/>
          </w:rPr>
          <w:t>.</w:t>
        </w:r>
      </w:ins>
    </w:p>
    <w:p w14:paraId="2C7B35FF" w14:textId="77777777" w:rsidR="009729AE" w:rsidRPr="002059B7" w:rsidRDefault="009729AE" w:rsidP="009729AE">
      <w:pPr>
        <w:jc w:val="both"/>
        <w:rPr>
          <w:ins w:id="8" w:author="Anna Salva" w:date="2026-09-25T21:06:00Z" w16du:dateUtc="2026-09-26T01:06:00Z"/>
          <w:rFonts w:ascii="Arial" w:hAnsi="Arial" w:cs="Arial"/>
          <w:sz w:val="24"/>
          <w:szCs w:val="24"/>
        </w:rPr>
      </w:pPr>
      <w:ins w:id="9" w:author="Anna Salva" w:date="2026-09-25T21:06:00Z" w16du:dateUtc="2026-09-26T01:06:00Z">
        <w:r w:rsidRPr="002059B7">
          <w:rPr>
            <w:rFonts w:ascii="Arial" w:hAnsi="Arial" w:cs="Arial"/>
            <w:sz w:val="24"/>
            <w:szCs w:val="24"/>
          </w:rPr>
          <w:t>3.</w:t>
        </w:r>
        <w:r w:rsidRPr="002059B7">
          <w:rPr>
            <w:rFonts w:ascii="Arial" w:hAnsi="Arial" w:cs="Arial"/>
            <w:sz w:val="24"/>
            <w:szCs w:val="24"/>
          </w:rPr>
          <w:tab/>
          <w:t xml:space="preserve">I was subjected to the following conduct which amounted to </w:t>
        </w:r>
        <w:r w:rsidRPr="002059B7">
          <w:rPr>
            <w:rFonts w:ascii="Arial" w:hAnsi="Arial" w:cs="Arial"/>
            <w:b/>
            <w:bCs/>
            <w:i/>
            <w:iCs/>
            <w:sz w:val="24"/>
            <w:szCs w:val="24"/>
          </w:rPr>
          <w:t>[sex harassment/sexual harassment]</w:t>
        </w:r>
        <w:r w:rsidRPr="002059B7">
          <w:rPr>
            <w:rFonts w:ascii="Arial" w:hAnsi="Arial" w:cs="Arial"/>
            <w:sz w:val="24"/>
            <w:szCs w:val="24"/>
          </w:rPr>
          <w:t>:</w:t>
        </w:r>
      </w:ins>
    </w:p>
    <w:p w14:paraId="0DD34CC2" w14:textId="77777777" w:rsidR="009729AE" w:rsidRPr="002059B7" w:rsidRDefault="009729AE" w:rsidP="009729AE">
      <w:pPr>
        <w:jc w:val="both"/>
        <w:rPr>
          <w:ins w:id="10" w:author="Anna Salva" w:date="2026-09-25T21:06:00Z" w16du:dateUtc="2026-09-26T01:06:00Z"/>
          <w:rFonts w:ascii="Arial" w:hAnsi="Arial" w:cs="Arial"/>
          <w:b/>
          <w:bCs/>
          <w:i/>
          <w:iCs/>
          <w:sz w:val="24"/>
          <w:szCs w:val="24"/>
        </w:rPr>
      </w:pPr>
      <w:ins w:id="11" w:author="Anna Salva" w:date="2026-09-25T21:06:00Z" w16du:dateUtc="2026-09-26T01:06:00Z">
        <w:r w:rsidRPr="002059B7">
          <w:rPr>
            <w:rFonts w:ascii="Arial" w:hAnsi="Arial" w:cs="Arial"/>
            <w:b/>
            <w:bCs/>
            <w:i/>
            <w:iCs/>
            <w:sz w:val="24"/>
            <w:szCs w:val="24"/>
          </w:rPr>
          <w:t>[Below are some tips to help you set out your complaint:</w:t>
        </w:r>
      </w:ins>
    </w:p>
    <w:p w14:paraId="7E346F23" w14:textId="77777777" w:rsidR="009729AE" w:rsidRDefault="009729AE" w:rsidP="009729AE">
      <w:pPr>
        <w:numPr>
          <w:ilvl w:val="0"/>
          <w:numId w:val="2"/>
        </w:numPr>
        <w:spacing w:after="0"/>
        <w:jc w:val="both"/>
        <w:rPr>
          <w:ins w:id="12" w:author="Anna Salva" w:date="2026-09-25T21:06:00Z" w16du:dateUtc="2026-09-26T01:06:00Z"/>
          <w:rFonts w:ascii="Arial" w:hAnsi="Arial" w:cs="Arial"/>
          <w:b/>
          <w:bCs/>
          <w:i/>
          <w:iCs/>
          <w:sz w:val="24"/>
          <w:szCs w:val="24"/>
        </w:rPr>
      </w:pPr>
      <w:ins w:id="13" w:author="Anna Salva" w:date="2026-09-25T21:06:00Z" w16du:dateUtc="2026-09-26T01:06:00Z">
        <w:r w:rsidRPr="003A7A76">
          <w:rPr>
            <w:rFonts w:ascii="Arial" w:hAnsi="Arial" w:cs="Arial"/>
            <w:b/>
            <w:bCs/>
            <w:i/>
            <w:iCs/>
            <w:sz w:val="24"/>
            <w:szCs w:val="24"/>
          </w:rPr>
          <w:t>describe the events that were sex or sexual harassment in chronological order and include times/dates/timelines</w:t>
        </w:r>
      </w:ins>
    </w:p>
    <w:p w14:paraId="3C98888D" w14:textId="77777777" w:rsidR="009729AE" w:rsidRPr="003A7A76" w:rsidRDefault="009729AE" w:rsidP="009729AE">
      <w:pPr>
        <w:spacing w:after="0"/>
        <w:ind w:left="720"/>
        <w:jc w:val="both"/>
        <w:rPr>
          <w:ins w:id="14" w:author="Anna Salva" w:date="2026-09-25T21:06:00Z" w16du:dateUtc="2026-09-26T01:06:00Z"/>
          <w:rFonts w:ascii="Arial" w:hAnsi="Arial" w:cs="Arial"/>
          <w:b/>
          <w:bCs/>
          <w:i/>
          <w:iCs/>
          <w:sz w:val="24"/>
          <w:szCs w:val="24"/>
        </w:rPr>
      </w:pPr>
    </w:p>
    <w:p w14:paraId="42BB665C" w14:textId="77777777" w:rsidR="009729AE" w:rsidRDefault="009729AE" w:rsidP="009729AE">
      <w:pPr>
        <w:numPr>
          <w:ilvl w:val="0"/>
          <w:numId w:val="2"/>
        </w:numPr>
        <w:spacing w:after="0"/>
        <w:jc w:val="both"/>
        <w:rPr>
          <w:ins w:id="15" w:author="Anna Salva" w:date="2026-09-25T21:06:00Z" w16du:dateUtc="2026-09-26T01:06:00Z"/>
          <w:rFonts w:ascii="Arial" w:hAnsi="Arial" w:cs="Arial"/>
          <w:b/>
          <w:bCs/>
          <w:i/>
          <w:iCs/>
          <w:sz w:val="24"/>
          <w:szCs w:val="24"/>
        </w:rPr>
      </w:pPr>
      <w:ins w:id="16" w:author="Anna Salva" w:date="2026-09-25T21:06:00Z" w16du:dateUtc="2026-09-26T01:06:00Z">
        <w:r w:rsidRPr="003A7A76">
          <w:rPr>
            <w:rFonts w:ascii="Arial" w:hAnsi="Arial" w:cs="Arial"/>
            <w:b/>
            <w:bCs/>
            <w:i/>
            <w:iCs/>
            <w:sz w:val="24"/>
            <w:szCs w:val="24"/>
          </w:rPr>
          <w:t>provide as much information as possible including the dates the events occurred, the full names of the harasser and any other individuals who were present and witnessed the events</w:t>
        </w:r>
      </w:ins>
    </w:p>
    <w:p w14:paraId="2A52A8CC" w14:textId="77777777" w:rsidR="009729AE" w:rsidRPr="003A7A76" w:rsidRDefault="009729AE" w:rsidP="009729AE">
      <w:pPr>
        <w:spacing w:after="0"/>
        <w:jc w:val="both"/>
        <w:rPr>
          <w:ins w:id="17" w:author="Anna Salva" w:date="2026-09-25T21:06:00Z" w16du:dateUtc="2026-09-26T01:06:00Z"/>
          <w:rFonts w:ascii="Arial" w:hAnsi="Arial" w:cs="Arial"/>
          <w:b/>
          <w:bCs/>
          <w:i/>
          <w:iCs/>
          <w:sz w:val="24"/>
          <w:szCs w:val="24"/>
        </w:rPr>
      </w:pPr>
    </w:p>
    <w:p w14:paraId="402257A0" w14:textId="77777777" w:rsidR="009729AE" w:rsidRDefault="009729AE" w:rsidP="009729AE">
      <w:pPr>
        <w:numPr>
          <w:ilvl w:val="0"/>
          <w:numId w:val="2"/>
        </w:numPr>
        <w:spacing w:after="0"/>
        <w:jc w:val="both"/>
        <w:rPr>
          <w:ins w:id="18" w:author="Anna Salva" w:date="2026-09-25T21:06:00Z" w16du:dateUtc="2026-09-26T01:06:00Z"/>
          <w:rFonts w:ascii="Arial" w:hAnsi="Arial" w:cs="Arial"/>
          <w:b/>
          <w:bCs/>
          <w:i/>
          <w:iCs/>
          <w:sz w:val="24"/>
          <w:szCs w:val="24"/>
        </w:rPr>
      </w:pPr>
      <w:ins w:id="19" w:author="Anna Salva" w:date="2026-09-25T21:06:00Z" w16du:dateUtc="2026-09-26T01:06:00Z">
        <w:r w:rsidRPr="003A7A76">
          <w:rPr>
            <w:rFonts w:ascii="Arial" w:hAnsi="Arial" w:cs="Arial"/>
            <w:b/>
            <w:bCs/>
            <w:i/>
            <w:iCs/>
            <w:sz w:val="24"/>
            <w:szCs w:val="24"/>
          </w:rPr>
          <w:t>describe the nature of the conversations and if possible, quote specific words or phrases that were used during any meetings or discussions</w:t>
        </w:r>
      </w:ins>
    </w:p>
    <w:p w14:paraId="008873D7" w14:textId="77777777" w:rsidR="009729AE" w:rsidRPr="003A7A76" w:rsidRDefault="009729AE" w:rsidP="009729AE">
      <w:pPr>
        <w:spacing w:after="0"/>
        <w:jc w:val="both"/>
        <w:rPr>
          <w:ins w:id="20" w:author="Anna Salva" w:date="2026-09-25T21:06:00Z" w16du:dateUtc="2026-09-26T01:06:00Z"/>
          <w:rFonts w:ascii="Arial" w:hAnsi="Arial" w:cs="Arial"/>
          <w:b/>
          <w:bCs/>
          <w:i/>
          <w:iCs/>
          <w:sz w:val="24"/>
          <w:szCs w:val="24"/>
        </w:rPr>
      </w:pPr>
    </w:p>
    <w:p w14:paraId="0DD0A300" w14:textId="77777777" w:rsidR="009729AE" w:rsidRDefault="009729AE" w:rsidP="009729AE">
      <w:pPr>
        <w:numPr>
          <w:ilvl w:val="0"/>
          <w:numId w:val="2"/>
        </w:numPr>
        <w:spacing w:after="0"/>
        <w:jc w:val="both"/>
        <w:rPr>
          <w:ins w:id="21" w:author="Anna Salva" w:date="2026-09-25T21:06:00Z" w16du:dateUtc="2026-09-26T01:06:00Z"/>
          <w:rFonts w:ascii="Arial" w:hAnsi="Arial" w:cs="Arial"/>
          <w:b/>
          <w:bCs/>
          <w:i/>
          <w:iCs/>
          <w:sz w:val="24"/>
          <w:szCs w:val="24"/>
        </w:rPr>
      </w:pPr>
      <w:ins w:id="22" w:author="Anna Salva" w:date="2026-09-25T21:06:00Z" w16du:dateUtc="2026-09-26T01:06:00Z">
        <w:r w:rsidRPr="003A7A76">
          <w:rPr>
            <w:rFonts w:ascii="Arial" w:hAnsi="Arial" w:cs="Arial"/>
            <w:b/>
            <w:bCs/>
            <w:i/>
            <w:iCs/>
            <w:sz w:val="24"/>
            <w:szCs w:val="24"/>
          </w:rPr>
          <w:t xml:space="preserve">describe any acts that took place or particular comments that were made.  Include details such as the way in which the person said it, any innuendos or gestures and any subtle details.  </w:t>
        </w:r>
      </w:ins>
    </w:p>
    <w:p w14:paraId="1809EAB4" w14:textId="77777777" w:rsidR="009729AE" w:rsidRPr="003A7A76" w:rsidRDefault="009729AE" w:rsidP="009729AE">
      <w:pPr>
        <w:spacing w:after="0"/>
        <w:ind w:left="720"/>
        <w:jc w:val="both"/>
        <w:rPr>
          <w:ins w:id="23" w:author="Anna Salva" w:date="2026-09-25T21:06:00Z" w16du:dateUtc="2026-09-26T01:06:00Z"/>
          <w:rFonts w:ascii="Arial" w:hAnsi="Arial" w:cs="Arial"/>
          <w:b/>
          <w:bCs/>
          <w:i/>
          <w:iCs/>
          <w:sz w:val="24"/>
          <w:szCs w:val="24"/>
        </w:rPr>
      </w:pPr>
    </w:p>
    <w:p w14:paraId="4F7DC71B" w14:textId="77777777" w:rsidR="009729AE" w:rsidRDefault="009729AE" w:rsidP="009729AE">
      <w:pPr>
        <w:numPr>
          <w:ilvl w:val="0"/>
          <w:numId w:val="2"/>
        </w:numPr>
        <w:spacing w:after="0"/>
        <w:jc w:val="both"/>
        <w:rPr>
          <w:ins w:id="24" w:author="Anna Salva" w:date="2026-09-25T21:06:00Z" w16du:dateUtc="2026-09-26T01:06:00Z"/>
          <w:rFonts w:ascii="Arial" w:hAnsi="Arial" w:cs="Arial"/>
          <w:b/>
          <w:bCs/>
          <w:i/>
          <w:iCs/>
          <w:sz w:val="24"/>
          <w:szCs w:val="24"/>
        </w:rPr>
      </w:pPr>
      <w:ins w:id="25" w:author="Anna Salva" w:date="2026-09-25T21:06:00Z" w16du:dateUtc="2026-09-26T01:06:00Z">
        <w:r w:rsidRPr="003A7A76">
          <w:rPr>
            <w:rFonts w:ascii="Arial" w:hAnsi="Arial" w:cs="Arial"/>
            <w:b/>
            <w:bCs/>
            <w:i/>
            <w:iCs/>
            <w:sz w:val="24"/>
            <w:szCs w:val="24"/>
          </w:rPr>
          <w:lastRenderedPageBreak/>
          <w:t xml:space="preserve">Describe the events in a way that shows there was a continuing course of conduct that took place over a period of time rather than isolated events.  </w:t>
        </w:r>
      </w:ins>
    </w:p>
    <w:p w14:paraId="274C327C" w14:textId="77777777" w:rsidR="009729AE" w:rsidRPr="003A7A76" w:rsidRDefault="009729AE" w:rsidP="009729AE">
      <w:pPr>
        <w:spacing w:after="0"/>
        <w:jc w:val="both"/>
        <w:rPr>
          <w:ins w:id="26" w:author="Anna Salva" w:date="2026-09-25T21:06:00Z" w16du:dateUtc="2026-09-26T01:06:00Z"/>
          <w:rFonts w:ascii="Arial" w:hAnsi="Arial" w:cs="Arial"/>
          <w:b/>
          <w:bCs/>
          <w:i/>
          <w:iCs/>
          <w:sz w:val="24"/>
          <w:szCs w:val="24"/>
        </w:rPr>
      </w:pPr>
    </w:p>
    <w:p w14:paraId="31398EC6" w14:textId="77777777" w:rsidR="009729AE" w:rsidRPr="003A7A76" w:rsidRDefault="009729AE" w:rsidP="009729AE">
      <w:pPr>
        <w:numPr>
          <w:ilvl w:val="0"/>
          <w:numId w:val="2"/>
        </w:numPr>
        <w:spacing w:after="0"/>
        <w:jc w:val="both"/>
        <w:rPr>
          <w:ins w:id="27" w:author="Anna Salva" w:date="2026-09-25T21:06:00Z" w16du:dateUtc="2026-09-26T01:06:00Z"/>
          <w:rFonts w:ascii="Arial" w:hAnsi="Arial" w:cs="Arial"/>
          <w:b/>
          <w:bCs/>
          <w:i/>
          <w:iCs/>
          <w:sz w:val="24"/>
          <w:szCs w:val="24"/>
        </w:rPr>
      </w:pPr>
      <w:ins w:id="28" w:author="Anna Salva" w:date="2026-09-25T21:06:00Z" w16du:dateUtc="2026-09-26T01:06:00Z">
        <w:r w:rsidRPr="003A7A76">
          <w:rPr>
            <w:rFonts w:ascii="Arial" w:hAnsi="Arial" w:cs="Arial"/>
            <w:b/>
            <w:bCs/>
            <w:i/>
            <w:iCs/>
            <w:sz w:val="24"/>
            <w:szCs w:val="24"/>
          </w:rPr>
          <w:t>Describe how the events made you feel, for example, if the incidents create an intimidating, hostile, degrading, humiliating or offensive environment for you to work in.</w:t>
        </w:r>
      </w:ins>
    </w:p>
    <w:p w14:paraId="0826FF99" w14:textId="77777777" w:rsidR="009729AE" w:rsidRDefault="009729AE" w:rsidP="009729AE">
      <w:pPr>
        <w:numPr>
          <w:ilvl w:val="0"/>
          <w:numId w:val="2"/>
        </w:numPr>
        <w:spacing w:after="0"/>
        <w:jc w:val="both"/>
        <w:rPr>
          <w:ins w:id="29" w:author="Anna Salva" w:date="2026-09-25T21:06:00Z" w16du:dateUtc="2026-09-26T01:06:00Z"/>
          <w:rFonts w:ascii="Arial" w:hAnsi="Arial" w:cs="Arial"/>
          <w:b/>
          <w:bCs/>
          <w:i/>
          <w:iCs/>
          <w:sz w:val="24"/>
          <w:szCs w:val="24"/>
        </w:rPr>
      </w:pPr>
      <w:ins w:id="30" w:author="Anna Salva" w:date="2026-09-25T21:06:00Z" w16du:dateUtc="2026-09-26T01:06:00Z">
        <w:r w:rsidRPr="003A7A76">
          <w:rPr>
            <w:rFonts w:ascii="Arial" w:hAnsi="Arial" w:cs="Arial"/>
            <w:b/>
            <w:bCs/>
            <w:i/>
            <w:iCs/>
            <w:sz w:val="24"/>
            <w:szCs w:val="24"/>
          </w:rPr>
          <w:t>Describe the impact these incidents have had on you (and is continuing to have on you), in terms of your health, your emotional wellbeing, your ability to perform your job, your confidence at work, any impact upon your personal relationships etc</w:t>
        </w:r>
        <w:r>
          <w:rPr>
            <w:rFonts w:ascii="Arial" w:hAnsi="Arial" w:cs="Arial"/>
            <w:b/>
            <w:bCs/>
            <w:i/>
            <w:iCs/>
            <w:sz w:val="24"/>
            <w:szCs w:val="24"/>
          </w:rPr>
          <w:t>.</w:t>
        </w:r>
      </w:ins>
    </w:p>
    <w:p w14:paraId="5B2856DD" w14:textId="77777777" w:rsidR="009729AE" w:rsidRPr="003A7A76" w:rsidRDefault="009729AE" w:rsidP="009729AE">
      <w:pPr>
        <w:spacing w:after="0"/>
        <w:ind w:left="720"/>
        <w:jc w:val="both"/>
        <w:rPr>
          <w:ins w:id="31" w:author="Anna Salva" w:date="2026-09-25T21:06:00Z" w16du:dateUtc="2026-09-26T01:06:00Z"/>
          <w:rFonts w:ascii="Arial" w:hAnsi="Arial" w:cs="Arial"/>
          <w:b/>
          <w:bCs/>
          <w:i/>
          <w:iCs/>
          <w:sz w:val="24"/>
          <w:szCs w:val="24"/>
        </w:rPr>
      </w:pPr>
    </w:p>
    <w:p w14:paraId="359944A9" w14:textId="77777777" w:rsidR="009729AE" w:rsidRDefault="009729AE" w:rsidP="009729AE">
      <w:pPr>
        <w:numPr>
          <w:ilvl w:val="0"/>
          <w:numId w:val="2"/>
        </w:numPr>
        <w:spacing w:after="0"/>
        <w:jc w:val="both"/>
        <w:rPr>
          <w:ins w:id="32" w:author="Anna Salva" w:date="2026-09-25T21:06:00Z" w16du:dateUtc="2026-09-26T01:06:00Z"/>
          <w:rFonts w:ascii="Arial" w:hAnsi="Arial" w:cs="Arial"/>
          <w:b/>
          <w:bCs/>
          <w:i/>
          <w:iCs/>
          <w:sz w:val="24"/>
          <w:szCs w:val="24"/>
        </w:rPr>
      </w:pPr>
      <w:ins w:id="33" w:author="Anna Salva" w:date="2026-09-25T21:06:00Z" w16du:dateUtc="2026-09-26T01:06:00Z">
        <w:r w:rsidRPr="003A7A76">
          <w:rPr>
            <w:rFonts w:ascii="Arial" w:hAnsi="Arial" w:cs="Arial"/>
            <w:b/>
            <w:bCs/>
            <w:i/>
            <w:iCs/>
            <w:sz w:val="24"/>
            <w:szCs w:val="24"/>
          </w:rPr>
          <w:t>If this paragraph is long, feel free to split it into several paragraphs</w:t>
        </w:r>
        <w:r>
          <w:rPr>
            <w:rFonts w:ascii="Arial" w:hAnsi="Arial" w:cs="Arial"/>
            <w:b/>
            <w:bCs/>
            <w:i/>
            <w:iCs/>
            <w:sz w:val="24"/>
            <w:szCs w:val="24"/>
          </w:rPr>
          <w:t xml:space="preserve"> or sub-paragraphs</w:t>
        </w:r>
        <w:r w:rsidRPr="003A7A76">
          <w:rPr>
            <w:rFonts w:ascii="Arial" w:hAnsi="Arial" w:cs="Arial"/>
            <w:b/>
            <w:bCs/>
            <w:i/>
            <w:iCs/>
            <w:sz w:val="24"/>
            <w:szCs w:val="24"/>
          </w:rPr>
          <w:t>.</w:t>
        </w:r>
        <w:r>
          <w:rPr>
            <w:rFonts w:ascii="Arial" w:hAnsi="Arial" w:cs="Arial"/>
            <w:b/>
            <w:bCs/>
            <w:i/>
            <w:iCs/>
            <w:sz w:val="24"/>
            <w:szCs w:val="24"/>
          </w:rPr>
          <w:t xml:space="preserve"> It is best to give each separate incident its own paragraph or sub-paragraph]</w:t>
        </w:r>
      </w:ins>
    </w:p>
    <w:p w14:paraId="53EBE235" w14:textId="77777777" w:rsidR="009729AE" w:rsidRPr="003A7A76" w:rsidRDefault="009729AE" w:rsidP="009729AE">
      <w:pPr>
        <w:spacing w:after="0"/>
        <w:jc w:val="both"/>
        <w:rPr>
          <w:ins w:id="34" w:author="Anna Salva" w:date="2026-09-25T21:06:00Z" w16du:dateUtc="2026-09-26T01:06:00Z"/>
          <w:rFonts w:ascii="Arial" w:hAnsi="Arial" w:cs="Arial"/>
          <w:b/>
          <w:bCs/>
          <w:i/>
          <w:iCs/>
          <w:sz w:val="24"/>
          <w:szCs w:val="24"/>
        </w:rPr>
      </w:pPr>
    </w:p>
    <w:p w14:paraId="1B51EACA" w14:textId="77777777" w:rsidR="009729AE" w:rsidRPr="00525A26" w:rsidRDefault="009729AE" w:rsidP="009729AE">
      <w:pPr>
        <w:jc w:val="both"/>
        <w:rPr>
          <w:ins w:id="35" w:author="Anna Salva" w:date="2026-09-25T21:06:00Z" w16du:dateUtc="2026-09-26T01:06:00Z"/>
          <w:rFonts w:ascii="Arial" w:hAnsi="Arial" w:cs="Arial"/>
          <w:b/>
          <w:bCs/>
          <w:i/>
          <w:iCs/>
          <w:sz w:val="24"/>
          <w:szCs w:val="24"/>
        </w:rPr>
      </w:pPr>
      <w:ins w:id="36" w:author="Anna Salva" w:date="2026-09-25T21:06:00Z" w16du:dateUtc="2026-09-26T01:06:00Z">
        <w:r w:rsidRPr="002059B7">
          <w:rPr>
            <w:rFonts w:ascii="Arial" w:hAnsi="Arial" w:cs="Arial"/>
            <w:sz w:val="24"/>
            <w:szCs w:val="24"/>
          </w:rPr>
          <w:t>4.</w:t>
        </w:r>
        <w:r w:rsidRPr="002059B7">
          <w:rPr>
            <w:rFonts w:ascii="Arial" w:hAnsi="Arial" w:cs="Arial"/>
            <w:sz w:val="24"/>
            <w:szCs w:val="24"/>
          </w:rPr>
          <w:tab/>
        </w:r>
        <w:r w:rsidRPr="003A7A76">
          <w:rPr>
            <w:rFonts w:ascii="Arial" w:hAnsi="Arial" w:cs="Arial"/>
            <w:b/>
            <w:bCs/>
            <w:i/>
            <w:iCs/>
            <w:sz w:val="24"/>
            <w:szCs w:val="24"/>
          </w:rPr>
          <w:t xml:space="preserve">[If you resigned due to the course of conduct described in the paragraph(s) above,  make sure you describe the collective events that led to the final event and describe the last straw that led you to resign. This description is necessary for a constructive dismissal claim, where you need to show that you resigned in response to a series of breaches of contract or a “course of conduct” by your employer, which when looking at the events together, amounts to a breach of your employment contract (a breach of the implied term of trust and confidence). The “last straw” is the final incident in the chain of events that led to you resigning]. </w:t>
        </w:r>
      </w:ins>
    </w:p>
    <w:p w14:paraId="30A91190" w14:textId="77777777" w:rsidR="009729AE" w:rsidRPr="002059B7" w:rsidRDefault="009729AE" w:rsidP="009729AE">
      <w:pPr>
        <w:jc w:val="both"/>
        <w:rPr>
          <w:ins w:id="37" w:author="Anna Salva" w:date="2026-09-25T21:06:00Z" w16du:dateUtc="2026-09-26T01:06:00Z"/>
          <w:rFonts w:ascii="Arial" w:hAnsi="Arial" w:cs="Arial"/>
          <w:sz w:val="24"/>
          <w:szCs w:val="24"/>
        </w:rPr>
      </w:pPr>
      <w:ins w:id="38" w:author="Anna Salva" w:date="2026-09-25T21:06:00Z" w16du:dateUtc="2026-09-26T01:06:00Z">
        <w:r w:rsidRPr="002059B7">
          <w:rPr>
            <w:rFonts w:ascii="Arial" w:hAnsi="Arial" w:cs="Arial"/>
            <w:sz w:val="24"/>
            <w:szCs w:val="24"/>
          </w:rPr>
          <w:t>5.</w:t>
        </w:r>
        <w:r w:rsidRPr="002059B7">
          <w:rPr>
            <w:rFonts w:ascii="Arial" w:hAnsi="Arial" w:cs="Arial"/>
            <w:sz w:val="24"/>
            <w:szCs w:val="24"/>
          </w:rPr>
          <w:tab/>
          <w:t xml:space="preserve">The conduct described above was unwanted and </w:t>
        </w:r>
        <w:r w:rsidRPr="003A7A76">
          <w:rPr>
            <w:rFonts w:ascii="Arial" w:hAnsi="Arial" w:cs="Arial"/>
            <w:b/>
            <w:bCs/>
            <w:i/>
            <w:iCs/>
            <w:sz w:val="24"/>
            <w:szCs w:val="24"/>
          </w:rPr>
          <w:t>[of a sexual nature or related to my sex [or the sex of another person, [insert the person’s name]]</w:t>
        </w:r>
        <w:r w:rsidRPr="002059B7">
          <w:rPr>
            <w:rFonts w:ascii="Arial" w:hAnsi="Arial" w:cs="Arial"/>
            <w:sz w:val="24"/>
            <w:szCs w:val="24"/>
          </w:rPr>
          <w:t xml:space="preserve">. The conduct </w:t>
        </w:r>
        <w:r w:rsidRPr="003A7A76">
          <w:rPr>
            <w:rFonts w:ascii="Arial" w:hAnsi="Arial" w:cs="Arial"/>
            <w:b/>
            <w:bCs/>
            <w:i/>
            <w:iCs/>
            <w:sz w:val="24"/>
            <w:szCs w:val="24"/>
          </w:rPr>
          <w:t>[had the purpose or effect of violating my dignity or created an intimidating, hostile, degrading, humiliating or offensive environment for me]</w:t>
        </w:r>
        <w:r w:rsidRPr="002059B7">
          <w:rPr>
            <w:rFonts w:ascii="Arial" w:hAnsi="Arial" w:cs="Arial"/>
            <w:sz w:val="24"/>
            <w:szCs w:val="24"/>
          </w:rPr>
          <w:t>.</w:t>
        </w:r>
      </w:ins>
    </w:p>
    <w:p w14:paraId="61139468" w14:textId="77777777" w:rsidR="009729AE" w:rsidRPr="002059B7" w:rsidRDefault="009729AE" w:rsidP="009729AE">
      <w:pPr>
        <w:jc w:val="both"/>
        <w:rPr>
          <w:ins w:id="39" w:author="Anna Salva" w:date="2026-09-25T21:06:00Z" w16du:dateUtc="2026-09-26T01:06:00Z"/>
          <w:rFonts w:ascii="Arial" w:hAnsi="Arial" w:cs="Arial"/>
          <w:sz w:val="24"/>
          <w:szCs w:val="24"/>
        </w:rPr>
      </w:pPr>
      <w:ins w:id="40" w:author="Anna Salva" w:date="2026-09-25T21:06:00Z" w16du:dateUtc="2026-09-26T01:06:00Z">
        <w:r w:rsidRPr="002059B7">
          <w:rPr>
            <w:rFonts w:ascii="Arial" w:hAnsi="Arial" w:cs="Arial"/>
            <w:sz w:val="24"/>
            <w:szCs w:val="24"/>
          </w:rPr>
          <w:t>6.</w:t>
        </w:r>
        <w:r w:rsidRPr="002059B7">
          <w:rPr>
            <w:rFonts w:ascii="Arial" w:hAnsi="Arial" w:cs="Arial"/>
            <w:sz w:val="24"/>
            <w:szCs w:val="24"/>
          </w:rPr>
          <w:tab/>
          <w:t xml:space="preserve">On </w:t>
        </w:r>
        <w:r w:rsidRPr="003A7A76">
          <w:rPr>
            <w:rFonts w:ascii="Arial" w:hAnsi="Arial" w:cs="Arial"/>
            <w:b/>
            <w:bCs/>
            <w:i/>
            <w:iCs/>
            <w:sz w:val="24"/>
            <w:szCs w:val="24"/>
          </w:rPr>
          <w:t>[insert the date]</w:t>
        </w:r>
        <w:r w:rsidRPr="002059B7">
          <w:rPr>
            <w:rFonts w:ascii="Arial" w:hAnsi="Arial" w:cs="Arial"/>
            <w:sz w:val="24"/>
            <w:szCs w:val="24"/>
          </w:rPr>
          <w:t xml:space="preserve">, I raised a grievance about this conduct which I sent to </w:t>
        </w:r>
        <w:r w:rsidRPr="003A7A76">
          <w:rPr>
            <w:rFonts w:ascii="Arial" w:hAnsi="Arial" w:cs="Arial"/>
            <w:b/>
            <w:bCs/>
            <w:i/>
            <w:iCs/>
            <w:sz w:val="24"/>
            <w:szCs w:val="24"/>
          </w:rPr>
          <w:t>[insert the name of the person the grievance was sent to and their job title]</w:t>
        </w:r>
        <w:r w:rsidRPr="002059B7">
          <w:rPr>
            <w:rFonts w:ascii="Arial" w:hAnsi="Arial" w:cs="Arial"/>
            <w:sz w:val="24"/>
            <w:szCs w:val="24"/>
          </w:rPr>
          <w:t xml:space="preserve">. The grievance contained the following details </w:t>
        </w:r>
        <w:r w:rsidRPr="003A7A76">
          <w:rPr>
            <w:rFonts w:ascii="Arial" w:hAnsi="Arial" w:cs="Arial"/>
            <w:b/>
            <w:bCs/>
            <w:i/>
            <w:iCs/>
            <w:sz w:val="24"/>
            <w:szCs w:val="24"/>
          </w:rPr>
          <w:t>[outline the details of your grievance</w:t>
        </w:r>
        <w:r>
          <w:rPr>
            <w:rFonts w:ascii="Arial" w:hAnsi="Arial" w:cs="Arial"/>
            <w:b/>
            <w:bCs/>
            <w:i/>
            <w:iCs/>
            <w:sz w:val="24"/>
            <w:szCs w:val="24"/>
          </w:rPr>
          <w:t xml:space="preserve"> or refer to the incidents described in paragraph(s) XX above</w:t>
        </w:r>
        <w:r w:rsidRPr="003A7A76">
          <w:rPr>
            <w:rFonts w:ascii="Arial" w:hAnsi="Arial" w:cs="Arial"/>
            <w:b/>
            <w:bCs/>
            <w:i/>
            <w:iCs/>
            <w:sz w:val="24"/>
            <w:szCs w:val="24"/>
          </w:rPr>
          <w:t>]</w:t>
        </w:r>
        <w:r w:rsidRPr="002059B7">
          <w:rPr>
            <w:rFonts w:ascii="Arial" w:hAnsi="Arial" w:cs="Arial"/>
            <w:sz w:val="24"/>
            <w:szCs w:val="24"/>
          </w:rPr>
          <w:t xml:space="preserve">. </w:t>
        </w:r>
      </w:ins>
    </w:p>
    <w:p w14:paraId="4731447B" w14:textId="77777777" w:rsidR="009729AE" w:rsidRPr="00525A26" w:rsidRDefault="009729AE" w:rsidP="009729AE">
      <w:pPr>
        <w:jc w:val="both"/>
        <w:rPr>
          <w:ins w:id="41" w:author="Anna Salva" w:date="2026-09-25T21:06:00Z" w16du:dateUtc="2026-09-26T01:06:00Z"/>
          <w:rFonts w:ascii="Arial" w:hAnsi="Arial" w:cs="Arial"/>
          <w:b/>
          <w:bCs/>
          <w:i/>
          <w:iCs/>
          <w:sz w:val="24"/>
          <w:szCs w:val="24"/>
        </w:rPr>
      </w:pPr>
      <w:ins w:id="42" w:author="Anna Salva" w:date="2026-09-25T21:06:00Z" w16du:dateUtc="2026-09-26T01:06:00Z">
        <w:r w:rsidRPr="002059B7">
          <w:rPr>
            <w:rFonts w:ascii="Arial" w:hAnsi="Arial" w:cs="Arial"/>
            <w:sz w:val="24"/>
            <w:szCs w:val="24"/>
          </w:rPr>
          <w:t>7.</w:t>
        </w:r>
        <w:r w:rsidRPr="002059B7">
          <w:rPr>
            <w:rFonts w:ascii="Arial" w:hAnsi="Arial" w:cs="Arial"/>
            <w:sz w:val="24"/>
            <w:szCs w:val="24"/>
          </w:rPr>
          <w:tab/>
          <w:t xml:space="preserve">I was invited to attend a grievance meeting on </w:t>
        </w:r>
        <w:r w:rsidRPr="003A7A76">
          <w:rPr>
            <w:rFonts w:ascii="Arial" w:hAnsi="Arial" w:cs="Arial"/>
            <w:b/>
            <w:bCs/>
            <w:i/>
            <w:iCs/>
            <w:sz w:val="24"/>
            <w:szCs w:val="24"/>
          </w:rPr>
          <w:t>[insert the date of the grievance meeting]</w:t>
        </w:r>
        <w:r w:rsidRPr="002059B7">
          <w:rPr>
            <w:rFonts w:ascii="Arial" w:hAnsi="Arial" w:cs="Arial"/>
            <w:sz w:val="24"/>
            <w:szCs w:val="24"/>
          </w:rPr>
          <w:t xml:space="preserve"> which was conducted </w:t>
        </w:r>
        <w:r w:rsidRPr="003A7A76">
          <w:rPr>
            <w:rFonts w:ascii="Arial" w:hAnsi="Arial" w:cs="Arial"/>
            <w:b/>
            <w:bCs/>
            <w:i/>
            <w:iCs/>
            <w:sz w:val="24"/>
            <w:szCs w:val="24"/>
          </w:rPr>
          <w:t>by [insert the name of the individual who heard your grievance and their job title]</w:t>
        </w:r>
        <w:r w:rsidRPr="002059B7">
          <w:rPr>
            <w:rFonts w:ascii="Arial" w:hAnsi="Arial" w:cs="Arial"/>
            <w:sz w:val="24"/>
            <w:szCs w:val="24"/>
          </w:rPr>
          <w:t xml:space="preserve">. </w:t>
        </w:r>
        <w:r w:rsidRPr="003A7A76">
          <w:rPr>
            <w:rFonts w:ascii="Arial" w:hAnsi="Arial" w:cs="Arial"/>
            <w:b/>
            <w:bCs/>
            <w:i/>
            <w:iCs/>
            <w:sz w:val="24"/>
            <w:szCs w:val="24"/>
          </w:rPr>
          <w:t>[include any other details relating to the grievance process that you want the tribunal to be aware of. For example, was there a long delay before you received a response to your grievance? Was the person hearing the grievance biased in any way? Were there any flaws in the grievance process that lead you to believe that the grievance was not handled fairly or independently? Were you invited to a grievance meeting at all? Were you given the opportunity to be accompanied at the meeting by a colleague or trade union representative?]</w:t>
        </w:r>
      </w:ins>
    </w:p>
    <w:p w14:paraId="481CEF56" w14:textId="77777777" w:rsidR="009729AE" w:rsidRPr="002059B7" w:rsidRDefault="009729AE" w:rsidP="009729AE">
      <w:pPr>
        <w:jc w:val="both"/>
        <w:rPr>
          <w:ins w:id="43" w:author="Anna Salva" w:date="2026-09-25T21:06:00Z" w16du:dateUtc="2026-09-26T01:06:00Z"/>
          <w:rFonts w:ascii="Arial" w:hAnsi="Arial" w:cs="Arial"/>
          <w:sz w:val="24"/>
          <w:szCs w:val="24"/>
        </w:rPr>
      </w:pPr>
      <w:ins w:id="44" w:author="Anna Salva" w:date="2026-09-25T21:06:00Z" w16du:dateUtc="2026-09-26T01:06:00Z">
        <w:r w:rsidRPr="002059B7">
          <w:rPr>
            <w:rFonts w:ascii="Arial" w:hAnsi="Arial" w:cs="Arial"/>
            <w:sz w:val="24"/>
            <w:szCs w:val="24"/>
          </w:rPr>
          <w:t>8.</w:t>
        </w:r>
        <w:r w:rsidRPr="002059B7">
          <w:rPr>
            <w:rFonts w:ascii="Arial" w:hAnsi="Arial" w:cs="Arial"/>
            <w:sz w:val="24"/>
            <w:szCs w:val="24"/>
          </w:rPr>
          <w:tab/>
          <w:t xml:space="preserve">I received a written response by letter dated </w:t>
        </w:r>
        <w:r w:rsidRPr="003A7A76">
          <w:rPr>
            <w:rFonts w:ascii="Arial" w:hAnsi="Arial" w:cs="Arial"/>
            <w:b/>
            <w:bCs/>
            <w:i/>
            <w:iCs/>
            <w:sz w:val="24"/>
            <w:szCs w:val="24"/>
          </w:rPr>
          <w:t>[insert the date]</w:t>
        </w:r>
        <w:r w:rsidRPr="002059B7">
          <w:rPr>
            <w:rFonts w:ascii="Arial" w:hAnsi="Arial" w:cs="Arial"/>
            <w:sz w:val="24"/>
            <w:szCs w:val="24"/>
          </w:rPr>
          <w:t xml:space="preserve"> which </w:t>
        </w:r>
        <w:r w:rsidRPr="003A7A76">
          <w:rPr>
            <w:rFonts w:ascii="Arial" w:hAnsi="Arial" w:cs="Arial"/>
            <w:b/>
            <w:bCs/>
            <w:i/>
            <w:iCs/>
            <w:sz w:val="24"/>
            <w:szCs w:val="24"/>
          </w:rPr>
          <w:t>[did not uphold my grievance/did not deal]</w:t>
        </w:r>
        <w:r w:rsidRPr="002059B7">
          <w:rPr>
            <w:rFonts w:ascii="Arial" w:hAnsi="Arial" w:cs="Arial"/>
            <w:sz w:val="24"/>
            <w:szCs w:val="24"/>
          </w:rPr>
          <w:t xml:space="preserve"> with my grievance in a satisfactory way. The grievance outcome was as follows</w:t>
        </w:r>
        <w:r w:rsidRPr="003A7A76">
          <w:rPr>
            <w:rFonts w:ascii="Arial" w:hAnsi="Arial" w:cs="Arial"/>
            <w:b/>
            <w:bCs/>
            <w:i/>
            <w:iCs/>
            <w:sz w:val="24"/>
            <w:szCs w:val="24"/>
          </w:rPr>
          <w:t>. [Describe the details of the grievance outcome and why it was not dealt with satisfactorily]</w:t>
        </w:r>
        <w:r w:rsidRPr="002059B7">
          <w:rPr>
            <w:rFonts w:ascii="Arial" w:hAnsi="Arial" w:cs="Arial"/>
            <w:sz w:val="24"/>
            <w:szCs w:val="24"/>
          </w:rPr>
          <w:t xml:space="preserve">. </w:t>
        </w:r>
      </w:ins>
    </w:p>
    <w:p w14:paraId="1916891E" w14:textId="77777777" w:rsidR="009729AE" w:rsidRDefault="009729AE" w:rsidP="009729AE">
      <w:pPr>
        <w:jc w:val="both"/>
        <w:rPr>
          <w:ins w:id="45" w:author="Anna Salva" w:date="2026-09-25T21:06:00Z" w16du:dateUtc="2026-09-26T01:06:00Z"/>
          <w:rFonts w:ascii="Arial" w:hAnsi="Arial" w:cs="Arial"/>
          <w:b/>
          <w:bCs/>
          <w:i/>
          <w:iCs/>
          <w:sz w:val="24"/>
          <w:szCs w:val="24"/>
        </w:rPr>
      </w:pPr>
      <w:ins w:id="46" w:author="Anna Salva" w:date="2026-09-25T21:06:00Z" w16du:dateUtc="2026-09-26T01:06:00Z">
        <w:r w:rsidRPr="002059B7">
          <w:rPr>
            <w:rFonts w:ascii="Arial" w:hAnsi="Arial" w:cs="Arial"/>
            <w:sz w:val="24"/>
            <w:szCs w:val="24"/>
          </w:rPr>
          <w:t>9.</w:t>
        </w:r>
        <w:r w:rsidRPr="002059B7">
          <w:rPr>
            <w:rFonts w:ascii="Arial" w:hAnsi="Arial" w:cs="Arial"/>
            <w:sz w:val="24"/>
            <w:szCs w:val="24"/>
          </w:rPr>
          <w:tab/>
          <w:t xml:space="preserve">On </w:t>
        </w:r>
        <w:r w:rsidRPr="003A7A76">
          <w:rPr>
            <w:rFonts w:ascii="Arial" w:hAnsi="Arial" w:cs="Arial"/>
            <w:b/>
            <w:bCs/>
            <w:i/>
            <w:iCs/>
            <w:sz w:val="24"/>
            <w:szCs w:val="24"/>
          </w:rPr>
          <w:t>[insert the date]</w:t>
        </w:r>
        <w:r w:rsidRPr="002059B7">
          <w:rPr>
            <w:rFonts w:ascii="Arial" w:hAnsi="Arial" w:cs="Arial"/>
            <w:sz w:val="24"/>
            <w:szCs w:val="24"/>
          </w:rPr>
          <w:t xml:space="preserve">, I appealed against the outcome of the grievance. My appeal was on the following grounds: </w:t>
        </w:r>
        <w:r w:rsidRPr="003A7A76">
          <w:rPr>
            <w:rFonts w:ascii="Arial" w:hAnsi="Arial" w:cs="Arial"/>
            <w:b/>
            <w:bCs/>
            <w:i/>
            <w:iCs/>
            <w:sz w:val="24"/>
            <w:szCs w:val="24"/>
          </w:rPr>
          <w:t>[include details about your appeal]</w:t>
        </w:r>
        <w:r w:rsidRPr="002059B7">
          <w:rPr>
            <w:rFonts w:ascii="Arial" w:hAnsi="Arial" w:cs="Arial"/>
            <w:sz w:val="24"/>
            <w:szCs w:val="24"/>
          </w:rPr>
          <w:t xml:space="preserve">.  </w:t>
        </w:r>
        <w:r w:rsidRPr="003A7A76">
          <w:rPr>
            <w:rFonts w:ascii="Arial" w:hAnsi="Arial" w:cs="Arial"/>
            <w:b/>
            <w:bCs/>
            <w:i/>
            <w:iCs/>
            <w:sz w:val="24"/>
            <w:szCs w:val="24"/>
          </w:rPr>
          <w:t>[If you did not appeal the outcome, state that you did not appeal the outcome of the grievance and the reasons why.]</w:t>
        </w:r>
      </w:ins>
    </w:p>
    <w:p w14:paraId="1096F355" w14:textId="77777777" w:rsidR="009729AE" w:rsidRPr="003A7A76" w:rsidRDefault="009729AE" w:rsidP="009729AE">
      <w:pPr>
        <w:jc w:val="both"/>
        <w:rPr>
          <w:ins w:id="47" w:author="Anna Salva" w:date="2026-09-25T21:06:00Z" w16du:dateUtc="2026-09-26T01:06:00Z"/>
          <w:rFonts w:ascii="Arial" w:hAnsi="Arial" w:cs="Arial"/>
          <w:b/>
          <w:bCs/>
          <w:i/>
          <w:iCs/>
          <w:sz w:val="24"/>
          <w:szCs w:val="24"/>
        </w:rPr>
      </w:pPr>
    </w:p>
    <w:p w14:paraId="0A01B689" w14:textId="77777777" w:rsidR="009729AE" w:rsidRPr="00525A26" w:rsidRDefault="009729AE" w:rsidP="009729AE">
      <w:pPr>
        <w:jc w:val="both"/>
        <w:rPr>
          <w:ins w:id="48" w:author="Anna Salva" w:date="2026-09-25T21:06:00Z" w16du:dateUtc="2026-09-26T01:06:00Z"/>
          <w:rFonts w:ascii="Arial" w:hAnsi="Arial" w:cs="Arial"/>
          <w:b/>
          <w:bCs/>
          <w:i/>
          <w:iCs/>
          <w:sz w:val="24"/>
          <w:szCs w:val="24"/>
        </w:rPr>
      </w:pPr>
      <w:ins w:id="49" w:author="Anna Salva" w:date="2026-09-25T21:06:00Z" w16du:dateUtc="2026-09-26T01:06:00Z">
        <w:r w:rsidRPr="002059B7">
          <w:rPr>
            <w:rFonts w:ascii="Arial" w:hAnsi="Arial" w:cs="Arial"/>
            <w:sz w:val="24"/>
            <w:szCs w:val="24"/>
          </w:rPr>
          <w:t>10.</w:t>
        </w:r>
        <w:r w:rsidRPr="002059B7">
          <w:rPr>
            <w:rFonts w:ascii="Arial" w:hAnsi="Arial" w:cs="Arial"/>
            <w:sz w:val="24"/>
            <w:szCs w:val="24"/>
          </w:rPr>
          <w:tab/>
        </w:r>
        <w:r w:rsidRPr="003A7A76">
          <w:rPr>
            <w:rFonts w:ascii="Arial" w:hAnsi="Arial" w:cs="Arial"/>
            <w:b/>
            <w:bCs/>
            <w:i/>
            <w:iCs/>
            <w:sz w:val="24"/>
            <w:szCs w:val="24"/>
          </w:rPr>
          <w:t>[If you resigned from your employment, include the following details -</w:t>
        </w:r>
        <w:r w:rsidRPr="002059B7">
          <w:rPr>
            <w:rFonts w:ascii="Arial" w:hAnsi="Arial" w:cs="Arial"/>
            <w:sz w:val="24"/>
            <w:szCs w:val="24"/>
          </w:rPr>
          <w:t xml:space="preserve"> On </w:t>
        </w:r>
        <w:r w:rsidRPr="003A7A76">
          <w:rPr>
            <w:rFonts w:ascii="Arial" w:hAnsi="Arial" w:cs="Arial"/>
            <w:b/>
            <w:bCs/>
            <w:i/>
            <w:iCs/>
            <w:sz w:val="24"/>
            <w:szCs w:val="24"/>
          </w:rPr>
          <w:t>[insert the date]</w:t>
        </w:r>
        <w:r w:rsidRPr="002059B7">
          <w:rPr>
            <w:rFonts w:ascii="Arial" w:hAnsi="Arial" w:cs="Arial"/>
            <w:sz w:val="24"/>
            <w:szCs w:val="24"/>
          </w:rPr>
          <w:t xml:space="preserve">, I resigned </w:t>
        </w:r>
        <w:r w:rsidRPr="003A7A76">
          <w:rPr>
            <w:rFonts w:ascii="Arial" w:hAnsi="Arial" w:cs="Arial"/>
            <w:b/>
            <w:bCs/>
            <w:i/>
            <w:iCs/>
            <w:sz w:val="24"/>
            <w:szCs w:val="24"/>
          </w:rPr>
          <w:t>[with/without notice]</w:t>
        </w:r>
        <w:r w:rsidRPr="002059B7">
          <w:rPr>
            <w:rFonts w:ascii="Arial" w:hAnsi="Arial" w:cs="Arial"/>
            <w:sz w:val="24"/>
            <w:szCs w:val="24"/>
          </w:rPr>
          <w:t xml:space="preserve">, in response to the </w:t>
        </w:r>
        <w:r w:rsidRPr="003A7A76">
          <w:rPr>
            <w:rFonts w:ascii="Arial" w:hAnsi="Arial" w:cs="Arial"/>
            <w:b/>
            <w:bCs/>
            <w:i/>
            <w:iCs/>
            <w:sz w:val="24"/>
            <w:szCs w:val="24"/>
          </w:rPr>
          <w:t>[sex/sexual harassment] [and the failure to deal properly with my grievance]</w:t>
        </w:r>
        <w:r w:rsidRPr="002059B7">
          <w:rPr>
            <w:rFonts w:ascii="Arial" w:hAnsi="Arial" w:cs="Arial"/>
            <w:sz w:val="24"/>
            <w:szCs w:val="24"/>
          </w:rPr>
          <w:t xml:space="preserve">. </w:t>
        </w:r>
        <w:r w:rsidRPr="003A7A76">
          <w:rPr>
            <w:rFonts w:ascii="Arial" w:hAnsi="Arial" w:cs="Arial"/>
            <w:b/>
            <w:bCs/>
            <w:i/>
            <w:iCs/>
            <w:sz w:val="24"/>
            <w:szCs w:val="24"/>
          </w:rPr>
          <w:t>[Insert any other details that are linked to your claim for sex/sexual harassment and you would like the tribunal to know.]</w:t>
        </w:r>
      </w:ins>
    </w:p>
    <w:p w14:paraId="7EC45126" w14:textId="77777777" w:rsidR="009729AE" w:rsidRPr="002059B7" w:rsidRDefault="009729AE" w:rsidP="009729AE">
      <w:pPr>
        <w:jc w:val="both"/>
        <w:rPr>
          <w:ins w:id="50" w:author="Anna Salva" w:date="2026-09-25T21:06:00Z" w16du:dateUtc="2026-09-26T01:06:00Z"/>
          <w:rFonts w:ascii="Arial" w:hAnsi="Arial" w:cs="Arial"/>
          <w:sz w:val="24"/>
          <w:szCs w:val="24"/>
        </w:rPr>
      </w:pPr>
      <w:ins w:id="51" w:author="Anna Salva" w:date="2026-09-25T21:06:00Z" w16du:dateUtc="2026-09-26T01:06:00Z">
        <w:r w:rsidRPr="002059B7">
          <w:rPr>
            <w:rFonts w:ascii="Arial" w:hAnsi="Arial" w:cs="Arial"/>
            <w:sz w:val="24"/>
            <w:szCs w:val="24"/>
          </w:rPr>
          <w:t>11.</w:t>
        </w:r>
        <w:r w:rsidRPr="002059B7">
          <w:rPr>
            <w:rFonts w:ascii="Arial" w:hAnsi="Arial" w:cs="Arial"/>
            <w:sz w:val="24"/>
            <w:szCs w:val="24"/>
          </w:rPr>
          <w:tab/>
          <w:t xml:space="preserve">I believe that </w:t>
        </w:r>
        <w:r w:rsidRPr="003432EE">
          <w:rPr>
            <w:rFonts w:ascii="Arial" w:hAnsi="Arial" w:cs="Arial"/>
            <w:b/>
            <w:bCs/>
            <w:i/>
            <w:iCs/>
            <w:sz w:val="24"/>
            <w:szCs w:val="24"/>
          </w:rPr>
          <w:t>the [sex harassment/the sexual harassment] [and my employer's failure to deal with my grievance]</w:t>
        </w:r>
        <w:r w:rsidRPr="002059B7">
          <w:rPr>
            <w:rFonts w:ascii="Arial" w:hAnsi="Arial" w:cs="Arial"/>
            <w:sz w:val="24"/>
            <w:szCs w:val="24"/>
          </w:rPr>
          <w:t xml:space="preserve"> constituted a fundamental breach of trust and confidence, entitling me to resign with immediate effect.</w:t>
        </w:r>
      </w:ins>
    </w:p>
    <w:p w14:paraId="4C6A2586" w14:textId="77777777" w:rsidR="009729AE" w:rsidRPr="003432EE" w:rsidRDefault="009729AE" w:rsidP="009729AE">
      <w:pPr>
        <w:jc w:val="both"/>
        <w:rPr>
          <w:ins w:id="52" w:author="Anna Salva" w:date="2026-09-25T21:06:00Z" w16du:dateUtc="2026-09-26T01:06:00Z"/>
          <w:rFonts w:ascii="Arial" w:hAnsi="Arial" w:cs="Arial"/>
          <w:b/>
          <w:bCs/>
          <w:i/>
          <w:iCs/>
          <w:sz w:val="24"/>
          <w:szCs w:val="24"/>
        </w:rPr>
      </w:pPr>
      <w:ins w:id="53" w:author="Anna Salva" w:date="2026-09-25T21:06:00Z" w16du:dateUtc="2026-09-26T01:06:00Z">
        <w:r w:rsidRPr="002059B7">
          <w:rPr>
            <w:rFonts w:ascii="Arial" w:hAnsi="Arial" w:cs="Arial"/>
            <w:sz w:val="24"/>
            <w:szCs w:val="24"/>
          </w:rPr>
          <w:t>12.</w:t>
        </w:r>
        <w:r w:rsidRPr="002059B7">
          <w:rPr>
            <w:rFonts w:ascii="Arial" w:hAnsi="Arial" w:cs="Arial"/>
            <w:sz w:val="24"/>
            <w:szCs w:val="24"/>
          </w:rPr>
          <w:tab/>
        </w:r>
        <w:r w:rsidRPr="003432EE">
          <w:rPr>
            <w:rFonts w:ascii="Arial" w:hAnsi="Arial" w:cs="Arial"/>
            <w:b/>
            <w:bCs/>
            <w:i/>
            <w:iCs/>
            <w:sz w:val="24"/>
            <w:szCs w:val="24"/>
          </w:rPr>
          <w:t xml:space="preserve">[If you sent written questions to your employer about any the incidents, include the following paragraph </w:t>
        </w:r>
        <w:r w:rsidRPr="002059B7">
          <w:rPr>
            <w:rFonts w:ascii="Arial" w:hAnsi="Arial" w:cs="Arial"/>
            <w:sz w:val="24"/>
            <w:szCs w:val="24"/>
          </w:rPr>
          <w:t xml:space="preserve">- On </w:t>
        </w:r>
        <w:r w:rsidRPr="003432EE">
          <w:rPr>
            <w:rFonts w:ascii="Arial" w:hAnsi="Arial" w:cs="Arial"/>
            <w:b/>
            <w:bCs/>
            <w:i/>
            <w:iCs/>
            <w:sz w:val="24"/>
            <w:szCs w:val="24"/>
          </w:rPr>
          <w:t>[insert date]</w:t>
        </w:r>
        <w:r w:rsidRPr="002059B7">
          <w:rPr>
            <w:rFonts w:ascii="Arial" w:hAnsi="Arial" w:cs="Arial"/>
            <w:sz w:val="24"/>
            <w:szCs w:val="24"/>
          </w:rPr>
          <w:t xml:space="preserve"> I sent to my employer a list of questions in accordance with the procedure set out in the ‘Acas guide to asking and responding to questions on discrimination in the workplace’.  My employer </w:t>
        </w:r>
        <w:r w:rsidRPr="003432EE">
          <w:rPr>
            <w:rFonts w:ascii="Arial" w:hAnsi="Arial" w:cs="Arial"/>
            <w:b/>
            <w:bCs/>
            <w:i/>
            <w:iCs/>
            <w:sz w:val="24"/>
            <w:szCs w:val="24"/>
          </w:rPr>
          <w:t>[did not reply/has failed to adequately reply] [OR my employer’s answers support my claim for [sex harassment/sexual harassment/sex discrimination because] [set out the details on how your employer’s response supports your claim].]</w:t>
        </w:r>
      </w:ins>
    </w:p>
    <w:p w14:paraId="1F2E764D" w14:textId="77777777" w:rsidR="009729AE" w:rsidRPr="002059B7" w:rsidRDefault="009729AE" w:rsidP="009729AE">
      <w:pPr>
        <w:jc w:val="both"/>
        <w:rPr>
          <w:ins w:id="54" w:author="Anna Salva" w:date="2026-09-25T21:06:00Z" w16du:dateUtc="2026-09-26T01:06:00Z"/>
          <w:rFonts w:ascii="Arial" w:hAnsi="Arial" w:cs="Arial"/>
          <w:sz w:val="24"/>
          <w:szCs w:val="24"/>
        </w:rPr>
      </w:pPr>
      <w:ins w:id="55" w:author="Anna Salva" w:date="2026-09-25T21:06:00Z" w16du:dateUtc="2026-09-26T01:06:00Z">
        <w:r w:rsidRPr="002059B7">
          <w:rPr>
            <w:rFonts w:ascii="Arial" w:hAnsi="Arial" w:cs="Arial"/>
            <w:sz w:val="24"/>
            <w:szCs w:val="24"/>
          </w:rPr>
          <w:t>13.</w:t>
        </w:r>
        <w:r w:rsidRPr="002059B7">
          <w:rPr>
            <w:rFonts w:ascii="Arial" w:hAnsi="Arial" w:cs="Arial"/>
            <w:sz w:val="24"/>
            <w:szCs w:val="24"/>
          </w:rPr>
          <w:tab/>
          <w:t xml:space="preserve">If the tribunal finds that any act or omission complained of occurred more than three months before its receipt of this claim, or is outside of the extended limitation period following participation in Acas early conciliation, and that such act or omission is not part of a continuing act under section 123(3)(a) of the Equality Act 2010, I state that it would be just and equitable in the circumstances for the tribunal to extend time for submission of my claim under section 123(1)(b) because </w:t>
        </w:r>
        <w:r w:rsidRPr="003432EE">
          <w:rPr>
            <w:rFonts w:ascii="Arial" w:hAnsi="Arial" w:cs="Arial"/>
            <w:b/>
            <w:bCs/>
            <w:i/>
            <w:iCs/>
            <w:sz w:val="24"/>
            <w:szCs w:val="24"/>
          </w:rPr>
          <w:t>[include details of why the claim was submitted late, for example, were you too ill or suffering from depression/waiting for the outcome of the grievance process in the hope of an amicable resolution, if your employer played a part in the delay, etc]</w:t>
        </w:r>
        <w:r w:rsidRPr="002059B7">
          <w:rPr>
            <w:rFonts w:ascii="Arial" w:hAnsi="Arial" w:cs="Arial"/>
            <w:sz w:val="24"/>
            <w:szCs w:val="24"/>
          </w:rPr>
          <w:t>.</w:t>
        </w:r>
      </w:ins>
    </w:p>
    <w:p w14:paraId="547D1BAC" w14:textId="77777777" w:rsidR="009729AE" w:rsidRPr="002059B7" w:rsidRDefault="009729AE" w:rsidP="009729AE">
      <w:pPr>
        <w:jc w:val="both"/>
        <w:rPr>
          <w:ins w:id="56" w:author="Anna Salva" w:date="2026-09-25T21:06:00Z" w16du:dateUtc="2026-09-26T01:06:00Z"/>
          <w:rFonts w:ascii="Arial" w:hAnsi="Arial" w:cs="Arial"/>
          <w:sz w:val="24"/>
          <w:szCs w:val="24"/>
        </w:rPr>
      </w:pPr>
      <w:ins w:id="57" w:author="Anna Salva" w:date="2026-09-25T21:06:00Z" w16du:dateUtc="2026-09-26T01:06:00Z">
        <w:r w:rsidRPr="002059B7">
          <w:rPr>
            <w:rFonts w:ascii="Arial" w:hAnsi="Arial" w:cs="Arial"/>
            <w:sz w:val="24"/>
            <w:szCs w:val="24"/>
          </w:rPr>
          <w:t>14.</w:t>
        </w:r>
        <w:r w:rsidRPr="002059B7">
          <w:rPr>
            <w:rFonts w:ascii="Arial" w:hAnsi="Arial" w:cs="Arial"/>
            <w:sz w:val="24"/>
            <w:szCs w:val="24"/>
          </w:rPr>
          <w:tab/>
          <w:t xml:space="preserve">I have been affected in the following ways: </w:t>
        </w:r>
        <w:r w:rsidRPr="003432EE">
          <w:rPr>
            <w:rFonts w:ascii="Arial" w:hAnsi="Arial" w:cs="Arial"/>
            <w:b/>
            <w:bCs/>
            <w:i/>
            <w:iCs/>
            <w:sz w:val="24"/>
            <w:szCs w:val="24"/>
          </w:rPr>
          <w:t>[include details here of the emotional impact that your employer’s behaviour has had on you].</w:t>
        </w:r>
        <w:r w:rsidRPr="002059B7">
          <w:rPr>
            <w:rFonts w:ascii="Arial" w:hAnsi="Arial" w:cs="Arial"/>
            <w:sz w:val="24"/>
            <w:szCs w:val="24"/>
          </w:rPr>
          <w:t xml:space="preserve"> I </w:t>
        </w:r>
        <w:r w:rsidRPr="003432EE">
          <w:rPr>
            <w:rFonts w:ascii="Arial" w:hAnsi="Arial" w:cs="Arial"/>
            <w:b/>
            <w:bCs/>
            <w:i/>
            <w:iCs/>
            <w:sz w:val="24"/>
            <w:szCs w:val="24"/>
          </w:rPr>
          <w:t>[have/have not]</w:t>
        </w:r>
        <w:r w:rsidRPr="002059B7">
          <w:rPr>
            <w:rFonts w:ascii="Arial" w:hAnsi="Arial" w:cs="Arial"/>
            <w:sz w:val="24"/>
            <w:szCs w:val="24"/>
          </w:rPr>
          <w:t xml:space="preserve"> found alternative employment since the date of my dismissal.</w:t>
        </w:r>
      </w:ins>
    </w:p>
    <w:p w14:paraId="5E9B7C0F" w14:textId="77777777" w:rsidR="009729AE" w:rsidRPr="002059B7" w:rsidRDefault="009729AE" w:rsidP="009729AE">
      <w:pPr>
        <w:jc w:val="both"/>
        <w:rPr>
          <w:ins w:id="58" w:author="Anna Salva" w:date="2026-09-25T21:06:00Z" w16du:dateUtc="2026-09-26T01:06:00Z"/>
          <w:rFonts w:ascii="Arial" w:hAnsi="Arial" w:cs="Arial"/>
          <w:sz w:val="24"/>
          <w:szCs w:val="24"/>
        </w:rPr>
      </w:pPr>
      <w:ins w:id="59" w:author="Anna Salva" w:date="2026-09-25T21:06:00Z" w16du:dateUtc="2026-09-26T01:06:00Z">
        <w:r w:rsidRPr="002059B7">
          <w:rPr>
            <w:rFonts w:ascii="Arial" w:hAnsi="Arial" w:cs="Arial"/>
            <w:sz w:val="24"/>
            <w:szCs w:val="24"/>
          </w:rPr>
          <w:t>15.</w:t>
        </w:r>
        <w:r w:rsidRPr="002059B7">
          <w:rPr>
            <w:rFonts w:ascii="Arial" w:hAnsi="Arial" w:cs="Arial"/>
            <w:sz w:val="24"/>
            <w:szCs w:val="24"/>
          </w:rPr>
          <w:tab/>
          <w:t>I seek the following remedies:</w:t>
        </w:r>
      </w:ins>
    </w:p>
    <w:p w14:paraId="0DF33ED8" w14:textId="77777777" w:rsidR="009729AE" w:rsidRPr="002059B7" w:rsidRDefault="009729AE" w:rsidP="009729AE">
      <w:pPr>
        <w:jc w:val="both"/>
        <w:rPr>
          <w:ins w:id="60" w:author="Anna Salva" w:date="2026-09-25T21:06:00Z" w16du:dateUtc="2026-09-26T01:06:00Z"/>
          <w:rFonts w:ascii="Arial" w:hAnsi="Arial" w:cs="Arial"/>
          <w:sz w:val="24"/>
          <w:szCs w:val="24"/>
        </w:rPr>
      </w:pPr>
      <w:ins w:id="61" w:author="Anna Salva" w:date="2026-09-25T21:06:00Z" w16du:dateUtc="2026-09-26T01:06:00Z">
        <w:r w:rsidRPr="002059B7">
          <w:rPr>
            <w:rFonts w:ascii="Arial" w:hAnsi="Arial" w:cs="Arial"/>
            <w:sz w:val="24"/>
            <w:szCs w:val="24"/>
          </w:rPr>
          <w:t>(a)</w:t>
        </w:r>
        <w:r w:rsidRPr="002059B7">
          <w:rPr>
            <w:rFonts w:ascii="Arial" w:hAnsi="Arial" w:cs="Arial"/>
            <w:sz w:val="24"/>
            <w:szCs w:val="24"/>
          </w:rPr>
          <w:tab/>
          <w:t>Compensation for financial loss and injury to feelings.</w:t>
        </w:r>
      </w:ins>
    </w:p>
    <w:p w14:paraId="47BE8D74" w14:textId="77777777" w:rsidR="009729AE" w:rsidRPr="002059B7" w:rsidRDefault="009729AE" w:rsidP="009729AE">
      <w:pPr>
        <w:jc w:val="both"/>
        <w:rPr>
          <w:ins w:id="62" w:author="Anna Salva" w:date="2026-09-25T21:06:00Z" w16du:dateUtc="2026-09-26T01:06:00Z"/>
          <w:rFonts w:ascii="Arial" w:hAnsi="Arial" w:cs="Arial"/>
          <w:sz w:val="24"/>
          <w:szCs w:val="24"/>
        </w:rPr>
      </w:pPr>
      <w:ins w:id="63" w:author="Anna Salva" w:date="2026-09-25T21:06:00Z" w16du:dateUtc="2026-09-26T01:06:00Z">
        <w:r w:rsidRPr="002059B7">
          <w:rPr>
            <w:rFonts w:ascii="Arial" w:hAnsi="Arial" w:cs="Arial"/>
            <w:sz w:val="24"/>
            <w:szCs w:val="24"/>
          </w:rPr>
          <w:t>(b)</w:t>
        </w:r>
        <w:r w:rsidRPr="002059B7">
          <w:rPr>
            <w:rFonts w:ascii="Arial" w:hAnsi="Arial" w:cs="Arial"/>
            <w:sz w:val="24"/>
            <w:szCs w:val="24"/>
          </w:rPr>
          <w:tab/>
          <w:t xml:space="preserve">An award of aggravated damages </w:t>
        </w:r>
        <w:r w:rsidRPr="003432EE">
          <w:rPr>
            <w:rFonts w:ascii="Arial" w:hAnsi="Arial" w:cs="Arial"/>
            <w:b/>
            <w:bCs/>
            <w:i/>
            <w:iCs/>
            <w:sz w:val="24"/>
            <w:szCs w:val="24"/>
          </w:rPr>
          <w:t>[include this request for aggravated damages award where your employer has acted in a high-handed, malicious, insulting or oppressive manner, for example, where there was malice or bad intention on the part of your employer]</w:t>
        </w:r>
        <w:r w:rsidRPr="002059B7">
          <w:rPr>
            <w:rFonts w:ascii="Arial" w:hAnsi="Arial" w:cs="Arial"/>
            <w:sz w:val="24"/>
            <w:szCs w:val="24"/>
          </w:rPr>
          <w:t>.</w:t>
        </w:r>
      </w:ins>
    </w:p>
    <w:p w14:paraId="744582B0" w14:textId="77777777" w:rsidR="009729AE" w:rsidRPr="002217FB" w:rsidRDefault="009729AE" w:rsidP="009729AE">
      <w:pPr>
        <w:jc w:val="both"/>
        <w:rPr>
          <w:ins w:id="64" w:author="Anna Salva" w:date="2026-09-25T21:06:00Z" w16du:dateUtc="2026-09-26T01:06:00Z"/>
          <w:rFonts w:ascii="Arial" w:hAnsi="Arial" w:cs="Arial"/>
          <w:b/>
          <w:bCs/>
          <w:i/>
          <w:iCs/>
          <w:sz w:val="24"/>
          <w:szCs w:val="24"/>
        </w:rPr>
      </w:pPr>
      <w:ins w:id="65" w:author="Anna Salva" w:date="2026-09-25T21:06:00Z" w16du:dateUtc="2026-09-26T01:06:00Z">
        <w:r w:rsidRPr="002059B7">
          <w:rPr>
            <w:rFonts w:ascii="Arial" w:hAnsi="Arial" w:cs="Arial"/>
            <w:sz w:val="24"/>
            <w:szCs w:val="24"/>
          </w:rPr>
          <w:t>(c)</w:t>
        </w:r>
        <w:r w:rsidRPr="002059B7">
          <w:rPr>
            <w:rFonts w:ascii="Arial" w:hAnsi="Arial" w:cs="Arial"/>
            <w:sz w:val="24"/>
            <w:szCs w:val="24"/>
          </w:rPr>
          <w:tab/>
        </w:r>
        <w:r w:rsidRPr="003432EE">
          <w:rPr>
            <w:rFonts w:ascii="Arial" w:hAnsi="Arial" w:cs="Arial"/>
            <w:b/>
            <w:bCs/>
            <w:i/>
            <w:iCs/>
            <w:sz w:val="24"/>
            <w:szCs w:val="24"/>
          </w:rPr>
          <w:t xml:space="preserve">[if you have suffered personal injury, then include the words  </w:t>
        </w:r>
        <w:r>
          <w:rPr>
            <w:rFonts w:ascii="Arial" w:hAnsi="Arial" w:cs="Arial"/>
            <w:b/>
            <w:bCs/>
            <w:i/>
            <w:iCs/>
            <w:sz w:val="24"/>
            <w:szCs w:val="24"/>
          </w:rPr>
          <w:t>‘c</w:t>
        </w:r>
        <w:r w:rsidRPr="003432EE">
          <w:rPr>
            <w:rFonts w:ascii="Arial" w:hAnsi="Arial" w:cs="Arial"/>
            <w:b/>
            <w:bCs/>
            <w:i/>
            <w:iCs/>
            <w:sz w:val="24"/>
            <w:szCs w:val="24"/>
          </w:rPr>
          <w:t>ompensation for personal injury</w:t>
        </w:r>
        <w:r>
          <w:rPr>
            <w:rFonts w:ascii="Arial" w:hAnsi="Arial" w:cs="Arial"/>
            <w:b/>
            <w:bCs/>
            <w:i/>
            <w:iCs/>
            <w:sz w:val="24"/>
            <w:szCs w:val="24"/>
          </w:rPr>
          <w:t>’</w:t>
        </w:r>
        <w:r w:rsidRPr="003432EE">
          <w:rPr>
            <w:rFonts w:ascii="Arial" w:hAnsi="Arial" w:cs="Arial"/>
            <w:b/>
            <w:bCs/>
            <w:i/>
            <w:iCs/>
            <w:sz w:val="24"/>
            <w:szCs w:val="24"/>
          </w:rPr>
          <w:t>]</w:t>
        </w:r>
        <w:r w:rsidRPr="002059B7">
          <w:rPr>
            <w:rFonts w:ascii="Arial" w:hAnsi="Arial" w:cs="Arial"/>
            <w:sz w:val="24"/>
            <w:szCs w:val="24"/>
          </w:rPr>
          <w:t>.</w:t>
        </w:r>
      </w:ins>
    </w:p>
    <w:p w14:paraId="29B39B31" w14:textId="77777777" w:rsidR="009729AE" w:rsidRPr="002059B7" w:rsidRDefault="009729AE" w:rsidP="009729AE">
      <w:pPr>
        <w:jc w:val="both"/>
        <w:rPr>
          <w:ins w:id="66" w:author="Anna Salva" w:date="2026-09-25T21:06:00Z" w16du:dateUtc="2026-09-26T01:06:00Z"/>
          <w:rFonts w:ascii="Arial" w:hAnsi="Arial" w:cs="Arial"/>
          <w:sz w:val="24"/>
          <w:szCs w:val="24"/>
        </w:rPr>
      </w:pPr>
      <w:ins w:id="67" w:author="Anna Salva" w:date="2026-09-25T21:06:00Z" w16du:dateUtc="2026-09-26T01:06:00Z">
        <w:r w:rsidRPr="002059B7">
          <w:rPr>
            <w:rFonts w:ascii="Arial" w:hAnsi="Arial" w:cs="Arial"/>
            <w:sz w:val="24"/>
            <w:szCs w:val="24"/>
          </w:rPr>
          <w:t>(d)</w:t>
        </w:r>
        <w:r w:rsidRPr="002059B7">
          <w:rPr>
            <w:rFonts w:ascii="Arial" w:hAnsi="Arial" w:cs="Arial"/>
            <w:sz w:val="24"/>
            <w:szCs w:val="24"/>
          </w:rPr>
          <w:tab/>
        </w:r>
        <w:r w:rsidRPr="003432EE">
          <w:rPr>
            <w:rFonts w:ascii="Arial" w:hAnsi="Arial" w:cs="Arial"/>
            <w:b/>
            <w:bCs/>
            <w:i/>
            <w:iCs/>
            <w:sz w:val="24"/>
            <w:szCs w:val="24"/>
          </w:rPr>
          <w:t xml:space="preserve">[if you resigned in response to your employer’s actions, include the words  </w:t>
        </w:r>
        <w:r>
          <w:rPr>
            <w:rFonts w:ascii="Arial" w:hAnsi="Arial" w:cs="Arial"/>
            <w:b/>
            <w:bCs/>
            <w:i/>
            <w:iCs/>
            <w:sz w:val="24"/>
            <w:szCs w:val="24"/>
          </w:rPr>
          <w:t>‘c</w:t>
        </w:r>
        <w:r w:rsidRPr="003432EE">
          <w:rPr>
            <w:rFonts w:ascii="Arial" w:hAnsi="Arial" w:cs="Arial"/>
            <w:b/>
            <w:bCs/>
            <w:i/>
            <w:iCs/>
            <w:sz w:val="24"/>
            <w:szCs w:val="24"/>
          </w:rPr>
          <w:t>ompensation for constructive unfair dismissal</w:t>
        </w:r>
        <w:r>
          <w:rPr>
            <w:rFonts w:ascii="Arial" w:hAnsi="Arial" w:cs="Arial"/>
            <w:b/>
            <w:bCs/>
            <w:i/>
            <w:iCs/>
            <w:sz w:val="24"/>
            <w:szCs w:val="24"/>
          </w:rPr>
          <w:t>’</w:t>
        </w:r>
        <w:r w:rsidRPr="003432EE">
          <w:rPr>
            <w:rFonts w:ascii="Arial" w:hAnsi="Arial" w:cs="Arial"/>
            <w:b/>
            <w:bCs/>
            <w:i/>
            <w:iCs/>
            <w:sz w:val="24"/>
            <w:szCs w:val="24"/>
          </w:rPr>
          <w:t>.]</w:t>
        </w:r>
      </w:ins>
    </w:p>
    <w:p w14:paraId="6A556703" w14:textId="77777777" w:rsidR="009729AE" w:rsidRPr="002059B7" w:rsidRDefault="009729AE" w:rsidP="009729AE">
      <w:pPr>
        <w:jc w:val="both"/>
        <w:rPr>
          <w:ins w:id="68" w:author="Anna Salva" w:date="2026-09-25T21:06:00Z" w16du:dateUtc="2026-09-26T01:06:00Z"/>
          <w:rFonts w:ascii="Arial" w:hAnsi="Arial" w:cs="Arial"/>
          <w:sz w:val="24"/>
          <w:szCs w:val="24"/>
        </w:rPr>
      </w:pPr>
      <w:ins w:id="69" w:author="Anna Salva" w:date="2026-09-25T21:06:00Z" w16du:dateUtc="2026-09-26T01:06:00Z">
        <w:r w:rsidRPr="002059B7">
          <w:rPr>
            <w:rFonts w:ascii="Arial" w:hAnsi="Arial" w:cs="Arial"/>
            <w:sz w:val="24"/>
            <w:szCs w:val="24"/>
          </w:rPr>
          <w:t>(e)</w:t>
        </w:r>
        <w:r w:rsidRPr="002059B7">
          <w:rPr>
            <w:rFonts w:ascii="Arial" w:hAnsi="Arial" w:cs="Arial"/>
            <w:sz w:val="24"/>
            <w:szCs w:val="24"/>
          </w:rPr>
          <w:tab/>
        </w:r>
        <w:r w:rsidRPr="003432EE">
          <w:rPr>
            <w:rFonts w:ascii="Arial" w:hAnsi="Arial" w:cs="Arial"/>
            <w:b/>
            <w:bCs/>
            <w:i/>
            <w:iCs/>
            <w:sz w:val="24"/>
            <w:szCs w:val="24"/>
          </w:rPr>
          <w:t xml:space="preserve">[if your employer did not respond to your grievance, or failed to deal with your grievance adequately, or did not offer you the right of appeal, or did not comply with any part of the </w:t>
        </w:r>
        <w:r>
          <w:fldChar w:fldCharType="begin"/>
        </w:r>
        <w:r>
          <w:instrText>HYPERLINK "https://www.acas.org.uk/acas-code-of-practice-on-disciplinary-and-grievance-procedures"</w:instrText>
        </w:r>
        <w:r>
          <w:fldChar w:fldCharType="separate"/>
        </w:r>
        <w:r w:rsidRPr="002217FB">
          <w:rPr>
            <w:rStyle w:val="Hyperlink"/>
            <w:rFonts w:ascii="Arial" w:hAnsi="Arial" w:cs="Arial"/>
            <w:b/>
            <w:bCs/>
            <w:i/>
            <w:iCs/>
            <w:sz w:val="24"/>
            <w:szCs w:val="24"/>
          </w:rPr>
          <w:t>Acas Code of Practice on Disciplinary and Grievance Procedures</w:t>
        </w:r>
        <w:r>
          <w:fldChar w:fldCharType="end"/>
        </w:r>
        <w:r w:rsidRPr="003432EE">
          <w:rPr>
            <w:rFonts w:ascii="Arial" w:hAnsi="Arial" w:cs="Arial"/>
            <w:b/>
            <w:bCs/>
            <w:i/>
            <w:iCs/>
            <w:sz w:val="24"/>
            <w:szCs w:val="24"/>
          </w:rPr>
          <w:t>, then include the following words - An uplift  of up to 25% to the compensation awarded by the tribunal because of the Respondent's unreasonable failure to comply with the Acas Code of Practice on Disciplinary and Grievance Procedures.]</w:t>
        </w:r>
      </w:ins>
    </w:p>
    <w:p w14:paraId="695DD17A" w14:textId="77777777" w:rsidR="009729AE" w:rsidRPr="002059B7" w:rsidRDefault="009729AE" w:rsidP="009729AE">
      <w:pPr>
        <w:jc w:val="both"/>
        <w:rPr>
          <w:ins w:id="70" w:author="Anna Salva" w:date="2026-09-25T21:06:00Z" w16du:dateUtc="2026-09-26T01:06:00Z"/>
          <w:rFonts w:ascii="Arial" w:hAnsi="Arial" w:cs="Arial"/>
          <w:sz w:val="24"/>
          <w:szCs w:val="24"/>
        </w:rPr>
      </w:pPr>
      <w:ins w:id="71" w:author="Anna Salva" w:date="2026-09-25T21:06:00Z" w16du:dateUtc="2026-09-26T01:06:00Z">
        <w:r w:rsidRPr="002059B7">
          <w:rPr>
            <w:rFonts w:ascii="Arial" w:hAnsi="Arial" w:cs="Arial"/>
            <w:sz w:val="24"/>
            <w:szCs w:val="24"/>
          </w:rPr>
          <w:t>(f)</w:t>
        </w:r>
        <w:r w:rsidRPr="002059B7">
          <w:rPr>
            <w:rFonts w:ascii="Arial" w:hAnsi="Arial" w:cs="Arial"/>
            <w:sz w:val="24"/>
            <w:szCs w:val="24"/>
          </w:rPr>
          <w:tab/>
          <w:t>Interest at the appropriate rate.</w:t>
        </w:r>
      </w:ins>
    </w:p>
    <w:p w14:paraId="4F3A2B08" w14:textId="77777777" w:rsidR="009729AE" w:rsidRPr="003432EE" w:rsidRDefault="009729AE" w:rsidP="009729AE">
      <w:pPr>
        <w:jc w:val="both"/>
        <w:rPr>
          <w:ins w:id="72" w:author="Anna Salva" w:date="2026-09-25T21:06:00Z" w16du:dateUtc="2026-09-26T01:06:00Z"/>
          <w:rFonts w:ascii="Arial" w:hAnsi="Arial" w:cs="Arial"/>
          <w:b/>
          <w:bCs/>
          <w:i/>
          <w:iCs/>
          <w:sz w:val="24"/>
          <w:szCs w:val="24"/>
        </w:rPr>
      </w:pPr>
      <w:ins w:id="73" w:author="Anna Salva" w:date="2026-09-25T21:06:00Z" w16du:dateUtc="2026-09-26T01:06:00Z">
        <w:r w:rsidRPr="002059B7">
          <w:rPr>
            <w:rFonts w:ascii="Arial" w:hAnsi="Arial" w:cs="Arial"/>
            <w:sz w:val="24"/>
            <w:szCs w:val="24"/>
          </w:rPr>
          <w:t>(g)</w:t>
        </w:r>
        <w:r w:rsidRPr="002059B7">
          <w:rPr>
            <w:rFonts w:ascii="Arial" w:hAnsi="Arial" w:cs="Arial"/>
            <w:sz w:val="24"/>
            <w:szCs w:val="24"/>
          </w:rPr>
          <w:tab/>
        </w:r>
        <w:r w:rsidRPr="003432EE">
          <w:rPr>
            <w:rFonts w:ascii="Arial" w:hAnsi="Arial" w:cs="Arial"/>
            <w:b/>
            <w:bCs/>
            <w:i/>
            <w:iCs/>
            <w:sz w:val="24"/>
            <w:szCs w:val="24"/>
          </w:rPr>
          <w:t>[That the employment tribunal make the following declaration[s]: [insert the declaration that you would like the tribunal to make, for example, that there was sexual harassment/sex harassment/sex discrimination].]</w:t>
        </w:r>
      </w:ins>
    </w:p>
    <w:p w14:paraId="0591B976" w14:textId="77777777" w:rsidR="009729AE" w:rsidRPr="002059B7" w:rsidRDefault="009729AE" w:rsidP="009729AE">
      <w:pPr>
        <w:jc w:val="both"/>
        <w:rPr>
          <w:ins w:id="74" w:author="Anna Salva" w:date="2026-09-25T21:06:00Z" w16du:dateUtc="2026-09-26T01:06:00Z"/>
          <w:rFonts w:ascii="Arial" w:hAnsi="Arial" w:cs="Arial"/>
          <w:sz w:val="24"/>
          <w:szCs w:val="24"/>
        </w:rPr>
      </w:pPr>
      <w:ins w:id="75" w:author="Anna Salva" w:date="2026-09-25T21:06:00Z" w16du:dateUtc="2026-09-26T01:06:00Z">
        <w:r w:rsidRPr="002059B7">
          <w:rPr>
            <w:rFonts w:ascii="Arial" w:hAnsi="Arial" w:cs="Arial"/>
            <w:sz w:val="24"/>
            <w:szCs w:val="24"/>
          </w:rPr>
          <w:t>(h)</w:t>
        </w:r>
        <w:r w:rsidRPr="002059B7">
          <w:rPr>
            <w:rFonts w:ascii="Arial" w:hAnsi="Arial" w:cs="Arial"/>
            <w:sz w:val="24"/>
            <w:szCs w:val="24"/>
          </w:rPr>
          <w:tab/>
        </w:r>
        <w:r w:rsidRPr="003432EE">
          <w:rPr>
            <w:rFonts w:ascii="Arial" w:hAnsi="Arial" w:cs="Arial"/>
            <w:b/>
            <w:bCs/>
            <w:i/>
            <w:iCs/>
            <w:sz w:val="24"/>
            <w:szCs w:val="24"/>
          </w:rPr>
          <w:t>[If you would like the employment tribunal to make recommendations, for example, that your employer provide an agreed reference to you, or that your employer apologise to you for the acts complained of etc, include the following wording - That the employment tribunal make the following recommendation[s]: [include details of the recommendations you are asking for].]</w:t>
        </w:r>
      </w:ins>
    </w:p>
    <w:p w14:paraId="42849864" w14:textId="77777777" w:rsidR="009729AE" w:rsidRDefault="009729AE" w:rsidP="009729AE">
      <w:pPr>
        <w:jc w:val="both"/>
        <w:rPr>
          <w:ins w:id="76" w:author="Anna Salva" w:date="2026-09-25T21:06:00Z" w16du:dateUtc="2026-09-26T01:06:00Z"/>
          <w:rFonts w:ascii="Arial" w:hAnsi="Arial" w:cs="Arial"/>
          <w:b/>
          <w:bCs/>
          <w:i/>
          <w:iCs/>
          <w:sz w:val="24"/>
          <w:szCs w:val="24"/>
        </w:rPr>
      </w:pPr>
      <w:ins w:id="77" w:author="Anna Salva" w:date="2026-09-25T21:06:00Z" w16du:dateUtc="2026-09-26T01:06:00Z">
        <w:r w:rsidRPr="00FE7254">
          <w:rPr>
            <w:rFonts w:ascii="Arial" w:hAnsi="Arial" w:cs="Arial"/>
            <w:b/>
            <w:bCs/>
            <w:i/>
            <w:iCs/>
            <w:sz w:val="24"/>
            <w:szCs w:val="24"/>
          </w:rPr>
          <w:t>[Insert Date]</w:t>
        </w:r>
      </w:ins>
    </w:p>
    <w:p w14:paraId="2A53258B" w14:textId="77777777" w:rsidR="007932B3" w:rsidRDefault="007932B3" w:rsidP="00D705C2">
      <w:pPr>
        <w:spacing w:after="0" w:line="240" w:lineRule="auto"/>
        <w:rPr>
          <w:del w:id="78" w:author="Anna Salva" w:date="2026-09-25T21:06:00Z" w16du:dateUtc="2026-09-26T01:06:00Z"/>
          <w:rFonts w:ascii="Arial" w:eastAsia="Times New Roman" w:hAnsi="Arial" w:cs="Arial"/>
          <w:sz w:val="16"/>
          <w:szCs w:val="16"/>
        </w:rPr>
      </w:pPr>
    </w:p>
    <w:p w14:paraId="52D40AE1" w14:textId="77777777" w:rsidR="00D705C2" w:rsidRDefault="00D705C2" w:rsidP="00D705C2">
      <w:pPr>
        <w:spacing w:after="0" w:line="240" w:lineRule="auto"/>
        <w:rPr>
          <w:del w:id="79" w:author="Anna Salva" w:date="2026-09-25T21:06:00Z" w16du:dateUtc="2026-09-26T01:06:00Z"/>
          <w:rFonts w:ascii="Arial" w:eastAsia="Times New Roman" w:hAnsi="Arial" w:cs="Arial"/>
          <w:sz w:val="16"/>
          <w:szCs w:val="16"/>
        </w:rPr>
      </w:pPr>
      <w:del w:id="80" w:author="Anna Salva" w:date="2026-09-25T21:06:00Z" w16du:dateUtc="2026-09-26T01:06:00Z">
        <w:r w:rsidRPr="00D705C2">
          <w:rPr>
            <w:rFonts w:ascii="Arial" w:eastAsia="Times New Roman" w:hAnsi="Arial" w:cs="Arial"/>
            <w:sz w:val="16"/>
            <w:szCs w:val="16"/>
          </w:rPr>
          <w:delText>The sale of products and s</w:delText>
        </w:r>
        <w:r>
          <w:rPr>
            <w:rFonts w:ascii="Arial" w:eastAsia="Times New Roman" w:hAnsi="Arial" w:cs="Arial"/>
            <w:sz w:val="16"/>
            <w:szCs w:val="16"/>
          </w:rPr>
          <w:delText>ervices ("Products") by TopFlite Components (TopFlite)</w:delText>
        </w:r>
        <w:r w:rsidR="00E56F72">
          <w:rPr>
            <w:rFonts w:ascii="Arial" w:eastAsia="Times New Roman" w:hAnsi="Arial" w:cs="Arial"/>
            <w:sz w:val="16"/>
            <w:szCs w:val="16"/>
          </w:rPr>
          <w:delText xml:space="preserve">, </w:delText>
        </w:r>
        <w:r w:rsidRPr="00D705C2">
          <w:rPr>
            <w:rFonts w:ascii="Arial" w:eastAsia="Times New Roman" w:hAnsi="Arial" w:cs="Arial"/>
            <w:sz w:val="16"/>
            <w:szCs w:val="16"/>
          </w:rPr>
          <w:delText xml:space="preserve">are subject to these terms and conditions ("Agreement") regardless of other or additional terms or conditions that conflict with or contradict this Agreement in any purchase order, document, or other communication ("Order"). Preprinted terms and conditions on any document of customer ("Customer") (for example: Orders or confirmations) and/or </w:delText>
        </w:r>
        <w:r>
          <w:rPr>
            <w:rFonts w:ascii="Arial" w:eastAsia="Times New Roman" w:hAnsi="Arial" w:cs="Arial"/>
            <w:sz w:val="16"/>
            <w:szCs w:val="16"/>
          </w:rPr>
          <w:delText>TopFlite’s</w:delText>
        </w:r>
        <w:r w:rsidRPr="00D705C2">
          <w:rPr>
            <w:rFonts w:ascii="Arial" w:eastAsia="Times New Roman" w:hAnsi="Arial" w:cs="Arial"/>
            <w:sz w:val="16"/>
            <w:szCs w:val="16"/>
          </w:rPr>
          <w:delText xml:space="preserve"> failure to object to conflicting or additional terms will not change or add to the terms of this Agreement.</w:delText>
        </w:r>
      </w:del>
    </w:p>
    <w:p w14:paraId="2BB23B39" w14:textId="77777777" w:rsidR="00D705C2" w:rsidRPr="00D705C2" w:rsidRDefault="00D705C2" w:rsidP="00D705C2">
      <w:pPr>
        <w:pStyle w:val="ListParagraph"/>
        <w:numPr>
          <w:ilvl w:val="0"/>
          <w:numId w:val="1"/>
        </w:numPr>
        <w:spacing w:after="0" w:line="240" w:lineRule="auto"/>
        <w:rPr>
          <w:del w:id="81" w:author="Anna Salva" w:date="2026-09-25T21:06:00Z" w16du:dateUtc="2026-09-26T01:06:00Z"/>
          <w:rFonts w:ascii="Arial" w:eastAsia="Times New Roman" w:hAnsi="Arial" w:cs="Arial"/>
          <w:sz w:val="16"/>
          <w:szCs w:val="16"/>
        </w:rPr>
      </w:pPr>
      <w:del w:id="82" w:author="Anna Salva" w:date="2026-09-25T21:06:00Z" w16du:dateUtc="2026-09-26T01:06:00Z">
        <w:r w:rsidRPr="00D705C2">
          <w:rPr>
            <w:rFonts w:ascii="Arial" w:eastAsia="Times New Roman" w:hAnsi="Arial" w:cs="Arial"/>
            <w:b/>
            <w:sz w:val="16"/>
            <w:szCs w:val="16"/>
          </w:rPr>
          <w:delText>ORDERS</w:delText>
        </w:r>
        <w:r w:rsidRPr="00D705C2">
          <w:rPr>
            <w:rFonts w:ascii="Arial" w:eastAsia="Times New Roman" w:hAnsi="Arial" w:cs="Arial"/>
            <w:sz w:val="16"/>
            <w:szCs w:val="16"/>
          </w:rPr>
          <w:delText xml:space="preserve"> All Orders are subject to acceptance by TopFlite. Orders for special, customized, and value-added Products and Products specifically identified by TopFlite as non-standard are obtained and/or manufactured specifically for the Buyer. These Products are designated as “NC/NR”, and may not be </w:delText>
        </w:r>
        <w:r w:rsidR="006F7465" w:rsidRPr="00D705C2">
          <w:rPr>
            <w:rFonts w:ascii="Arial" w:eastAsia="Times New Roman" w:hAnsi="Arial" w:cs="Arial"/>
            <w:sz w:val="16"/>
            <w:szCs w:val="16"/>
          </w:rPr>
          <w:delText>cancelled, rescheduled</w:delText>
        </w:r>
        <w:r w:rsidRPr="00D705C2">
          <w:rPr>
            <w:rFonts w:ascii="Arial" w:eastAsia="Times New Roman" w:hAnsi="Arial" w:cs="Arial"/>
            <w:sz w:val="16"/>
            <w:szCs w:val="16"/>
          </w:rPr>
          <w:delText>, changed or returned without prior written consent</w:delText>
        </w:r>
        <w:r w:rsidR="00E56F72">
          <w:rPr>
            <w:rFonts w:ascii="Arial" w:eastAsia="Times New Roman" w:hAnsi="Arial" w:cs="Arial"/>
            <w:sz w:val="16"/>
            <w:szCs w:val="16"/>
          </w:rPr>
          <w:delText xml:space="preserve"> from TopFlite</w:delText>
        </w:r>
        <w:r w:rsidRPr="00D705C2">
          <w:rPr>
            <w:rFonts w:ascii="Arial" w:eastAsia="Times New Roman" w:hAnsi="Arial" w:cs="Arial"/>
            <w:sz w:val="16"/>
            <w:szCs w:val="16"/>
          </w:rPr>
          <w:delText>.</w:delText>
        </w:r>
      </w:del>
    </w:p>
    <w:p w14:paraId="6F96B93E" w14:textId="77777777" w:rsidR="00D705C2" w:rsidRPr="00D705C2" w:rsidRDefault="00D705C2" w:rsidP="00D705C2">
      <w:pPr>
        <w:pStyle w:val="ListParagraph"/>
        <w:numPr>
          <w:ilvl w:val="0"/>
          <w:numId w:val="1"/>
        </w:numPr>
        <w:spacing w:after="0" w:line="240" w:lineRule="auto"/>
        <w:rPr>
          <w:del w:id="83" w:author="Anna Salva" w:date="2026-09-25T21:06:00Z" w16du:dateUtc="2026-09-26T01:06:00Z"/>
          <w:rFonts w:ascii="Times New Roman" w:eastAsia="Times New Roman" w:hAnsi="Times New Roman" w:cs="Times New Roman"/>
          <w:sz w:val="24"/>
          <w:szCs w:val="24"/>
        </w:rPr>
      </w:pPr>
      <w:del w:id="84" w:author="Anna Salva" w:date="2026-09-25T21:06:00Z" w16du:dateUtc="2026-09-26T01:06:00Z">
        <w:r w:rsidRPr="00D705C2">
          <w:rPr>
            <w:rFonts w:ascii="Arial" w:eastAsia="Times New Roman" w:hAnsi="Arial" w:cs="Arial"/>
            <w:b/>
            <w:sz w:val="16"/>
            <w:szCs w:val="16"/>
          </w:rPr>
          <w:delText>PRODUCT RETURN</w:delText>
        </w:r>
        <w:r w:rsidRPr="00D705C2">
          <w:rPr>
            <w:rFonts w:ascii="Arial" w:eastAsia="Times New Roman" w:hAnsi="Arial" w:cs="Arial"/>
            <w:sz w:val="16"/>
            <w:szCs w:val="16"/>
          </w:rPr>
          <w:delText xml:space="preserve"> Customer may return Products to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only with a return material authorization ("RMA") number issued by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Customer must notify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in writing of any damage to the outer packaging or other desire to return Products within </w:delText>
        </w:r>
        <w:r w:rsidR="00E56F72">
          <w:rPr>
            <w:rFonts w:ascii="Arial" w:eastAsia="Times New Roman" w:hAnsi="Arial" w:cs="Arial"/>
            <w:sz w:val="16"/>
            <w:szCs w:val="16"/>
          </w:rPr>
          <w:delText>5</w:delText>
        </w:r>
        <w:r w:rsidRPr="00D705C2">
          <w:rPr>
            <w:rFonts w:ascii="Arial" w:eastAsia="Times New Roman" w:hAnsi="Arial" w:cs="Arial"/>
            <w:sz w:val="16"/>
            <w:szCs w:val="16"/>
          </w:rPr>
          <w:delText xml:space="preserve"> </w:delText>
        </w:r>
        <w:r w:rsidR="00E56F72">
          <w:rPr>
            <w:rFonts w:ascii="Arial" w:eastAsia="Times New Roman" w:hAnsi="Arial" w:cs="Arial"/>
            <w:sz w:val="16"/>
            <w:szCs w:val="16"/>
          </w:rPr>
          <w:delText xml:space="preserve">business </w:delText>
        </w:r>
        <w:r w:rsidRPr="00D705C2">
          <w:rPr>
            <w:rFonts w:ascii="Arial" w:eastAsia="Times New Roman" w:hAnsi="Arial" w:cs="Arial"/>
            <w:sz w:val="16"/>
            <w:szCs w:val="16"/>
          </w:rPr>
          <w:delText xml:space="preserve">days after receipt of the shipment; otherwise, Customer is deemed to have accepted the Products. RMAs will be issued only for defects created solely by </w:delText>
        </w:r>
        <w:r>
          <w:rPr>
            <w:rFonts w:ascii="Arial" w:eastAsia="Times New Roman" w:hAnsi="Arial" w:cs="Arial"/>
            <w:sz w:val="16"/>
            <w:szCs w:val="16"/>
          </w:rPr>
          <w:delText>TopFlite</w:delText>
        </w:r>
        <w:r w:rsidRPr="00D705C2">
          <w:rPr>
            <w:rFonts w:ascii="Arial" w:eastAsia="Times New Roman" w:hAnsi="Arial" w:cs="Arial"/>
            <w:sz w:val="16"/>
            <w:szCs w:val="16"/>
          </w:rPr>
          <w:delText>, and only if Customer satisfies the</w:delText>
        </w:r>
        <w:r>
          <w:rPr>
            <w:rFonts w:ascii="Arial" w:eastAsia="Times New Roman" w:hAnsi="Arial" w:cs="Arial"/>
            <w:sz w:val="16"/>
            <w:szCs w:val="16"/>
          </w:rPr>
          <w:delText xml:space="preserve"> </w:delText>
        </w:r>
        <w:r w:rsidRPr="00D705C2">
          <w:rPr>
            <w:rFonts w:ascii="Arial" w:eastAsia="Times New Roman" w:hAnsi="Arial" w:cs="Arial"/>
            <w:sz w:val="16"/>
            <w:szCs w:val="16"/>
          </w:rPr>
          <w:delText xml:space="preserve">notice requirement. RMAs will not be granted for damage, shortage, or other discrepancy created by Customer, the carrier or freight provider, or any other third party. Product return pursuant to a warranty requires written notice from Customer to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within the warranty period detailing the Product defect. Customer must return the Products to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freight prepaid in original manufacturer’s shipping cartons or equivalent, along with acceptable proof of purchase, within the warranty period and as specified in the RMA. At </w:delText>
        </w:r>
        <w:r>
          <w:rPr>
            <w:rFonts w:ascii="Arial" w:eastAsia="Times New Roman" w:hAnsi="Arial" w:cs="Arial"/>
            <w:sz w:val="16"/>
            <w:szCs w:val="16"/>
          </w:rPr>
          <w:delText>TopFlite</w:delText>
        </w:r>
        <w:r w:rsidRPr="00D705C2">
          <w:rPr>
            <w:rFonts w:ascii="Arial" w:eastAsia="Times New Roman" w:hAnsi="Arial" w:cs="Arial"/>
            <w:sz w:val="16"/>
            <w:szCs w:val="16"/>
          </w:rPr>
          <w:delText>’</w:delText>
        </w:r>
        <w:r>
          <w:rPr>
            <w:rFonts w:ascii="Arial" w:eastAsia="Times New Roman" w:hAnsi="Arial" w:cs="Arial"/>
            <w:sz w:val="16"/>
            <w:szCs w:val="16"/>
          </w:rPr>
          <w:delText>s</w:delText>
        </w:r>
        <w:r w:rsidRPr="00D705C2">
          <w:rPr>
            <w:rFonts w:ascii="Arial" w:eastAsia="Times New Roman" w:hAnsi="Arial" w:cs="Arial"/>
            <w:sz w:val="16"/>
            <w:szCs w:val="16"/>
          </w:rPr>
          <w:delText xml:space="preserve"> discretion,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will return all Products not eligible for return to Customer, freight collect, or hold Product for Customer's account at Customer's expense.</w:delText>
        </w:r>
      </w:del>
    </w:p>
    <w:p w14:paraId="044D80EE" w14:textId="77777777" w:rsidR="00D705C2" w:rsidRPr="00D705C2" w:rsidRDefault="00D705C2" w:rsidP="00D705C2">
      <w:pPr>
        <w:pStyle w:val="ListParagraph"/>
        <w:numPr>
          <w:ilvl w:val="0"/>
          <w:numId w:val="1"/>
        </w:numPr>
        <w:spacing w:after="0" w:line="240" w:lineRule="auto"/>
        <w:rPr>
          <w:del w:id="85" w:author="Anna Salva" w:date="2026-09-25T21:06:00Z" w16du:dateUtc="2026-09-26T01:06:00Z"/>
          <w:rFonts w:ascii="Times New Roman" w:eastAsia="Times New Roman" w:hAnsi="Times New Roman" w:cs="Times New Roman"/>
          <w:sz w:val="24"/>
          <w:szCs w:val="24"/>
        </w:rPr>
      </w:pPr>
      <w:del w:id="86" w:author="Anna Salva" w:date="2026-09-25T21:06:00Z" w16du:dateUtc="2026-09-26T01:06:00Z">
        <w:r w:rsidRPr="00D705C2">
          <w:rPr>
            <w:rFonts w:ascii="Arial" w:eastAsia="Times New Roman" w:hAnsi="Arial" w:cs="Arial"/>
            <w:sz w:val="16"/>
            <w:szCs w:val="16"/>
          </w:rPr>
          <w:delText xml:space="preserve"> </w:delText>
        </w:r>
        <w:r w:rsidRPr="00D705C2">
          <w:rPr>
            <w:rFonts w:ascii="Arial" w:eastAsia="Times New Roman" w:hAnsi="Arial" w:cs="Arial"/>
            <w:b/>
            <w:sz w:val="16"/>
            <w:szCs w:val="16"/>
          </w:rPr>
          <w:delText>PRICES</w:delText>
        </w:r>
        <w:r>
          <w:rPr>
            <w:rFonts w:ascii="Arial" w:eastAsia="Times New Roman" w:hAnsi="Arial" w:cs="Arial"/>
            <w:b/>
            <w:sz w:val="16"/>
            <w:szCs w:val="16"/>
          </w:rPr>
          <w:delText xml:space="preserve"> </w:delText>
        </w:r>
        <w:r w:rsidR="005B60E5" w:rsidRPr="00D705C2">
          <w:rPr>
            <w:rFonts w:ascii="Arial" w:eastAsia="Times New Roman" w:hAnsi="Arial" w:cs="Arial"/>
            <w:sz w:val="16"/>
            <w:szCs w:val="16"/>
          </w:rPr>
          <w:delText>Price</w:delText>
        </w:r>
        <w:r w:rsidR="005B60E5">
          <w:rPr>
            <w:rFonts w:ascii="Arial" w:eastAsia="Times New Roman" w:hAnsi="Arial" w:cs="Arial"/>
            <w:sz w:val="16"/>
            <w:szCs w:val="16"/>
          </w:rPr>
          <w:delText>s</w:delText>
        </w:r>
        <w:r w:rsidRPr="00D705C2">
          <w:rPr>
            <w:rFonts w:ascii="Arial" w:eastAsia="Times New Roman" w:hAnsi="Arial" w:cs="Arial"/>
            <w:sz w:val="16"/>
            <w:szCs w:val="16"/>
          </w:rPr>
          <w:delText xml:space="preserve"> are subject to change at any time. Prices are for Products only and do not include taxes, shipping charges, freight, duties, and other charges or fees, such as fees for special packaging and labeling of the Products, permits, certificates, customs declarations and registration (collectively, "Additional Fees"). Customer is responsible for any Additional Fees. Prices stated are in US Dollars. </w:delText>
        </w:r>
      </w:del>
    </w:p>
    <w:p w14:paraId="2C57D240" w14:textId="77777777" w:rsidR="00D705C2" w:rsidRPr="00D705C2" w:rsidRDefault="00D705C2" w:rsidP="00D705C2">
      <w:pPr>
        <w:pStyle w:val="ListParagraph"/>
        <w:numPr>
          <w:ilvl w:val="0"/>
          <w:numId w:val="1"/>
        </w:numPr>
        <w:spacing w:after="0" w:line="240" w:lineRule="auto"/>
        <w:rPr>
          <w:del w:id="87" w:author="Anna Salva" w:date="2026-09-25T21:06:00Z" w16du:dateUtc="2026-09-26T01:06:00Z"/>
          <w:rFonts w:ascii="Times New Roman" w:eastAsia="Times New Roman" w:hAnsi="Times New Roman" w:cs="Times New Roman"/>
          <w:sz w:val="24"/>
          <w:szCs w:val="24"/>
        </w:rPr>
      </w:pPr>
      <w:del w:id="88" w:author="Anna Salva" w:date="2026-09-25T21:06:00Z" w16du:dateUtc="2026-09-26T01:06:00Z">
        <w:r w:rsidRPr="00D705C2">
          <w:rPr>
            <w:rFonts w:ascii="Arial" w:eastAsia="Times New Roman" w:hAnsi="Arial" w:cs="Arial"/>
            <w:b/>
            <w:sz w:val="16"/>
            <w:szCs w:val="16"/>
          </w:rPr>
          <w:delText>TERMS OF PAYMENT</w:delText>
        </w:r>
        <w:r>
          <w:rPr>
            <w:rFonts w:ascii="Arial" w:eastAsia="Times New Roman" w:hAnsi="Arial" w:cs="Arial"/>
            <w:sz w:val="16"/>
            <w:szCs w:val="16"/>
          </w:rPr>
          <w:delText xml:space="preserve"> </w:delText>
        </w:r>
        <w:r w:rsidRPr="00D705C2">
          <w:rPr>
            <w:rFonts w:ascii="Arial" w:eastAsia="Times New Roman" w:hAnsi="Arial" w:cs="Arial"/>
            <w:sz w:val="16"/>
            <w:szCs w:val="16"/>
          </w:rPr>
          <w:delText xml:space="preserve">Credit cards </w:delText>
        </w:r>
        <w:r>
          <w:rPr>
            <w:rFonts w:ascii="Arial" w:eastAsia="Times New Roman" w:hAnsi="Arial" w:cs="Arial"/>
            <w:sz w:val="16"/>
            <w:szCs w:val="16"/>
          </w:rPr>
          <w:delText xml:space="preserve">are not </w:delText>
        </w:r>
        <w:r w:rsidRPr="00D705C2">
          <w:rPr>
            <w:rFonts w:ascii="Arial" w:eastAsia="Times New Roman" w:hAnsi="Arial" w:cs="Arial"/>
            <w:sz w:val="16"/>
            <w:szCs w:val="16"/>
          </w:rPr>
          <w:delText>accepted</w:delText>
        </w:r>
        <w:r>
          <w:rPr>
            <w:rFonts w:ascii="Arial" w:eastAsia="Times New Roman" w:hAnsi="Arial" w:cs="Arial"/>
            <w:sz w:val="16"/>
            <w:szCs w:val="16"/>
          </w:rPr>
          <w:delText xml:space="preserve">. </w:delText>
        </w:r>
        <w:r w:rsidRPr="00D705C2">
          <w:rPr>
            <w:rFonts w:ascii="Arial" w:eastAsia="Times New Roman" w:hAnsi="Arial" w:cs="Arial"/>
            <w:sz w:val="16"/>
            <w:szCs w:val="16"/>
          </w:rPr>
          <w:delText>Payment via net 30 days, or other terms payment arrangements, (e.g. 1% 10/NET 30</w:delText>
        </w:r>
        <w:r>
          <w:rPr>
            <w:rFonts w:ascii="Arial" w:eastAsia="Times New Roman" w:hAnsi="Arial" w:cs="Arial"/>
            <w:sz w:val="16"/>
            <w:szCs w:val="16"/>
          </w:rPr>
          <w:delText>, NET 45, or</w:delText>
        </w:r>
        <w:r w:rsidRPr="00D705C2">
          <w:rPr>
            <w:rFonts w:ascii="Arial" w:eastAsia="Times New Roman" w:hAnsi="Arial" w:cs="Arial"/>
            <w:sz w:val="16"/>
            <w:szCs w:val="16"/>
          </w:rPr>
          <w:delText xml:space="preserve"> “discounted terms”), may be made upon approval from </w:delText>
        </w:r>
        <w:r>
          <w:rPr>
            <w:rFonts w:ascii="Arial" w:eastAsia="Times New Roman" w:hAnsi="Arial" w:cs="Arial"/>
            <w:sz w:val="16"/>
            <w:szCs w:val="16"/>
          </w:rPr>
          <w:delText>TopFlite</w:delText>
        </w:r>
        <w:r w:rsidRPr="00D705C2">
          <w:rPr>
            <w:rFonts w:ascii="Arial" w:eastAsia="Times New Roman" w:hAnsi="Arial" w:cs="Arial"/>
            <w:sz w:val="16"/>
            <w:szCs w:val="16"/>
          </w:rPr>
          <w:delText>, and in compliance with these terms. Orders are subje</w:delText>
        </w:r>
        <w:r>
          <w:rPr>
            <w:rFonts w:ascii="Arial" w:eastAsia="Times New Roman" w:hAnsi="Arial" w:cs="Arial"/>
            <w:sz w:val="16"/>
            <w:szCs w:val="16"/>
          </w:rPr>
          <w:delText>ct to credit approval by TopFlite</w:delText>
        </w:r>
        <w:r w:rsidRPr="00D705C2">
          <w:rPr>
            <w:rFonts w:ascii="Arial" w:eastAsia="Times New Roman" w:hAnsi="Arial" w:cs="Arial"/>
            <w:sz w:val="16"/>
            <w:szCs w:val="16"/>
          </w:rPr>
          <w:delText xml:space="preserve">, which may in its sole discretion at any time change the terms of Customer's credit, require payment in cash, bank wire transfer/EFT/ACH or by official bank check, and/or require payment of any or all amounts due or to become due for Customer's order before shipment of any or all of the Products. If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reasonably believes that the Customer's ability to make payments may be impaired or if Customer fails to pay any invoice when due, </w:delText>
        </w:r>
        <w:r w:rsidR="0011406F">
          <w:rPr>
            <w:rFonts w:ascii="Arial" w:eastAsia="Times New Roman" w:hAnsi="Arial" w:cs="Arial"/>
            <w:sz w:val="16"/>
            <w:szCs w:val="16"/>
          </w:rPr>
          <w:delText>TopFlite</w:delText>
        </w:r>
        <w:r w:rsidRPr="00D705C2">
          <w:rPr>
            <w:rFonts w:ascii="Arial" w:eastAsia="Times New Roman" w:hAnsi="Arial" w:cs="Arial"/>
            <w:sz w:val="16"/>
            <w:szCs w:val="16"/>
          </w:rPr>
          <w:delText xml:space="preserve"> may suspend delivery of any order or any remaining balance thereof, until such payment is made or cancel any order or any remaining balance thereof. Customer will remain liable to pay for any Products already shipped and all Non-Standard Products ordered by Customer. Customer agrees to submit such financial information as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may require for determination of credit terms and/or continuation of credit terms. Checks are accepted subject to collection and the date of collection will be deemed the date of payment. Any check received from Customer may be applied by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against any obligation owing by Customer to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under this or any other contract, regardless of any statement appearing on or referring to such check, without discharging Customer's liability for any additional amounts owing by Customer to </w:delText>
        </w:r>
        <w:r>
          <w:rPr>
            <w:rFonts w:ascii="Arial" w:eastAsia="Times New Roman" w:hAnsi="Arial" w:cs="Arial"/>
            <w:sz w:val="16"/>
            <w:szCs w:val="16"/>
          </w:rPr>
          <w:delText>TopFlite. The acceptance by TopFlite</w:delText>
        </w:r>
        <w:r w:rsidRPr="00D705C2">
          <w:rPr>
            <w:rFonts w:ascii="Arial" w:eastAsia="Times New Roman" w:hAnsi="Arial" w:cs="Arial"/>
            <w:sz w:val="16"/>
            <w:szCs w:val="16"/>
          </w:rPr>
          <w:delText xml:space="preserve"> of such check will not constitute a waiver of </w:delText>
        </w:r>
        <w:r>
          <w:rPr>
            <w:rFonts w:ascii="Arial" w:eastAsia="Times New Roman" w:hAnsi="Arial" w:cs="Arial"/>
            <w:sz w:val="16"/>
            <w:szCs w:val="16"/>
          </w:rPr>
          <w:delText>TopFlite’s</w:delText>
        </w:r>
        <w:r w:rsidRPr="00D705C2">
          <w:rPr>
            <w:rFonts w:ascii="Arial" w:eastAsia="Times New Roman" w:hAnsi="Arial" w:cs="Arial"/>
            <w:sz w:val="16"/>
            <w:szCs w:val="16"/>
          </w:rPr>
          <w:delText xml:space="preserve"> right to pursue the collection of any remaining balance. Invoices not paid when due will bear interest to date of payment a</w:delText>
        </w:r>
        <w:r>
          <w:rPr>
            <w:rFonts w:ascii="Arial" w:eastAsia="Times New Roman" w:hAnsi="Arial" w:cs="Arial"/>
            <w:sz w:val="16"/>
            <w:szCs w:val="16"/>
          </w:rPr>
          <w:delText>t the annual rate of twenty (20</w:delText>
        </w:r>
        <w:r w:rsidRPr="00D705C2">
          <w:rPr>
            <w:rFonts w:ascii="Arial" w:eastAsia="Times New Roman" w:hAnsi="Arial" w:cs="Arial"/>
            <w:sz w:val="16"/>
            <w:szCs w:val="16"/>
          </w:rPr>
          <w:delText xml:space="preserve">%) percent or such lower rate as may be the maximum permitted by law. If Customer fails to make payment when due,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may pursue any legal or equitable remedies, in which event </w:delText>
        </w:r>
        <w:r>
          <w:rPr>
            <w:rFonts w:ascii="Arial" w:eastAsia="Times New Roman" w:hAnsi="Arial" w:cs="Arial"/>
            <w:sz w:val="16"/>
            <w:szCs w:val="16"/>
          </w:rPr>
          <w:delText>TopFlite</w:delText>
        </w:r>
        <w:r w:rsidRPr="00D705C2">
          <w:rPr>
            <w:rFonts w:ascii="Arial" w:eastAsia="Times New Roman" w:hAnsi="Arial" w:cs="Arial"/>
            <w:sz w:val="16"/>
            <w:szCs w:val="16"/>
          </w:rPr>
          <w:delText xml:space="preserve"> will be entitled to reimbursement of costs for collection and reasonable</w:delText>
        </w:r>
        <w:r>
          <w:rPr>
            <w:rFonts w:ascii="Arial" w:eastAsia="Times New Roman" w:hAnsi="Arial" w:cs="Arial"/>
            <w:sz w:val="16"/>
            <w:szCs w:val="16"/>
          </w:rPr>
          <w:delText xml:space="preserve"> attorneys' fees. There is a $40</w:delText>
        </w:r>
        <w:r w:rsidRPr="00D705C2">
          <w:rPr>
            <w:rFonts w:ascii="Arial" w:eastAsia="Times New Roman" w:hAnsi="Arial" w:cs="Arial"/>
            <w:sz w:val="16"/>
            <w:szCs w:val="16"/>
          </w:rPr>
          <w:delText xml:space="preserve"> (USD) service charge on all returned checks.</w:delText>
        </w:r>
      </w:del>
    </w:p>
    <w:p w14:paraId="4029A609" w14:textId="77777777" w:rsidR="00D705C2" w:rsidRPr="008212A3" w:rsidRDefault="00D705C2" w:rsidP="00D705C2">
      <w:pPr>
        <w:pStyle w:val="ListParagraph"/>
        <w:numPr>
          <w:ilvl w:val="0"/>
          <w:numId w:val="1"/>
        </w:numPr>
        <w:spacing w:after="0" w:line="240" w:lineRule="auto"/>
        <w:rPr>
          <w:del w:id="89" w:author="Anna Salva" w:date="2026-09-25T21:06:00Z" w16du:dateUtc="2026-09-26T01:06:00Z"/>
          <w:rFonts w:ascii="Times New Roman" w:eastAsia="Times New Roman" w:hAnsi="Times New Roman" w:cs="Times New Roman"/>
          <w:sz w:val="24"/>
          <w:szCs w:val="24"/>
        </w:rPr>
      </w:pPr>
      <w:del w:id="90" w:author="Anna Salva" w:date="2026-09-25T21:06:00Z" w16du:dateUtc="2026-09-26T01:06:00Z">
        <w:r w:rsidRPr="00D705C2">
          <w:rPr>
            <w:rFonts w:ascii="Arial" w:eastAsia="Times New Roman" w:hAnsi="Arial" w:cs="Arial"/>
            <w:b/>
            <w:sz w:val="16"/>
            <w:szCs w:val="16"/>
          </w:rPr>
          <w:delText>DELIVERY AND TITLE</w:delText>
        </w:r>
        <w:r>
          <w:rPr>
            <w:rFonts w:ascii="Arial" w:eastAsia="Times New Roman" w:hAnsi="Arial" w:cs="Arial"/>
            <w:sz w:val="16"/>
            <w:szCs w:val="16"/>
          </w:rPr>
          <w:delText xml:space="preserve"> </w:delText>
        </w:r>
        <w:r w:rsidRPr="00D705C2">
          <w:rPr>
            <w:rFonts w:ascii="Arial" w:eastAsia="Times New Roman" w:hAnsi="Arial" w:cs="Arial"/>
            <w:sz w:val="16"/>
            <w:szCs w:val="16"/>
          </w:rPr>
          <w:delText xml:space="preserve">Unless otherwise specified on </w:delText>
        </w:r>
        <w:r w:rsidR="008212A3">
          <w:rPr>
            <w:rFonts w:ascii="Arial" w:eastAsia="Times New Roman" w:hAnsi="Arial" w:cs="Arial"/>
            <w:sz w:val="16"/>
            <w:szCs w:val="16"/>
          </w:rPr>
          <w:delText>TopFlite</w:delText>
        </w:r>
        <w:r w:rsidRPr="00D705C2">
          <w:rPr>
            <w:rFonts w:ascii="Arial" w:eastAsia="Times New Roman" w:hAnsi="Arial" w:cs="Arial"/>
            <w:sz w:val="16"/>
            <w:szCs w:val="16"/>
          </w:rPr>
          <w:delText xml:space="preserve">’s sales order acknowledgement, all shipments by </w:delText>
        </w:r>
        <w:r w:rsidR="008212A3">
          <w:rPr>
            <w:rFonts w:ascii="Arial" w:eastAsia="Times New Roman" w:hAnsi="Arial" w:cs="Arial"/>
            <w:sz w:val="16"/>
            <w:szCs w:val="16"/>
          </w:rPr>
          <w:delText>TopFlite</w:delText>
        </w:r>
        <w:r w:rsidRPr="00D705C2">
          <w:rPr>
            <w:rFonts w:ascii="Arial" w:eastAsia="Times New Roman" w:hAnsi="Arial" w:cs="Arial"/>
            <w:sz w:val="16"/>
            <w:szCs w:val="16"/>
          </w:rPr>
          <w:delText xml:space="preserve"> are FOB point of shipment from </w:delText>
        </w:r>
        <w:r w:rsidR="008212A3">
          <w:rPr>
            <w:rFonts w:ascii="Arial" w:eastAsia="Times New Roman" w:hAnsi="Arial" w:cs="Arial"/>
            <w:sz w:val="16"/>
            <w:szCs w:val="16"/>
          </w:rPr>
          <w:delText>TopFlite’s US</w:delText>
        </w:r>
        <w:r w:rsidRPr="00D705C2">
          <w:rPr>
            <w:rFonts w:ascii="Arial" w:eastAsia="Times New Roman" w:hAnsi="Arial" w:cs="Arial"/>
            <w:sz w:val="16"/>
            <w:szCs w:val="16"/>
          </w:rPr>
          <w:delText xml:space="preserve"> facility and the amount of all transportation charges will be paid to </w:delText>
        </w:r>
        <w:r w:rsidR="008212A3">
          <w:rPr>
            <w:rFonts w:ascii="Arial" w:eastAsia="Times New Roman" w:hAnsi="Arial" w:cs="Arial"/>
            <w:sz w:val="16"/>
            <w:szCs w:val="16"/>
          </w:rPr>
          <w:delText>TopFlite</w:delText>
        </w:r>
        <w:r w:rsidRPr="00D705C2">
          <w:rPr>
            <w:rFonts w:ascii="Arial" w:eastAsia="Times New Roman" w:hAnsi="Arial" w:cs="Arial"/>
            <w:sz w:val="16"/>
            <w:szCs w:val="16"/>
          </w:rPr>
          <w:delText xml:space="preserve"> by the Customer in addition to the purchase price of the Products. Subject to</w:delText>
        </w:r>
        <w:r w:rsidR="008212A3">
          <w:rPr>
            <w:rFonts w:ascii="Arial" w:eastAsia="Times New Roman" w:hAnsi="Arial" w:cs="Arial"/>
            <w:sz w:val="16"/>
            <w:szCs w:val="16"/>
          </w:rPr>
          <w:delText xml:space="preserve"> TopFlite</w:delText>
        </w:r>
        <w:r w:rsidRPr="00D705C2">
          <w:rPr>
            <w:rFonts w:ascii="Arial" w:eastAsia="Times New Roman" w:hAnsi="Arial" w:cs="Arial"/>
            <w:sz w:val="16"/>
            <w:szCs w:val="16"/>
          </w:rPr>
          <w:delText>’</w:delText>
        </w:r>
        <w:r w:rsidR="008212A3">
          <w:rPr>
            <w:rFonts w:ascii="Arial" w:eastAsia="Times New Roman" w:hAnsi="Arial" w:cs="Arial"/>
            <w:sz w:val="16"/>
            <w:szCs w:val="16"/>
          </w:rPr>
          <w:delText>s</w:delText>
        </w:r>
        <w:r w:rsidRPr="00D705C2">
          <w:rPr>
            <w:rFonts w:ascii="Arial" w:eastAsia="Times New Roman" w:hAnsi="Arial" w:cs="Arial"/>
            <w:sz w:val="16"/>
            <w:szCs w:val="16"/>
          </w:rPr>
          <w:delText xml:space="preserve"> right of stoppage in transit, delivery of the Products to the carrier will constitute delivery to Customer and title and risk of loss will pass to Customer. </w:delText>
        </w:r>
        <w:r w:rsidR="008212A3">
          <w:rPr>
            <w:rFonts w:ascii="Arial" w:eastAsia="Times New Roman" w:hAnsi="Arial" w:cs="Arial"/>
            <w:sz w:val="16"/>
            <w:szCs w:val="16"/>
          </w:rPr>
          <w:delText>TopFlite</w:delText>
        </w:r>
        <w:r w:rsidRPr="00D705C2">
          <w:rPr>
            <w:rFonts w:ascii="Arial" w:eastAsia="Times New Roman" w:hAnsi="Arial" w:cs="Arial"/>
            <w:sz w:val="16"/>
            <w:szCs w:val="16"/>
          </w:rPr>
          <w:delText xml:space="preserve"> will</w:delText>
        </w:r>
        <w:r w:rsidR="008212A3">
          <w:rPr>
            <w:rFonts w:ascii="Arial" w:eastAsia="Times New Roman" w:hAnsi="Arial" w:cs="Arial"/>
            <w:sz w:val="16"/>
            <w:szCs w:val="16"/>
          </w:rPr>
          <w:delText xml:space="preserve"> </w:delText>
        </w:r>
        <w:r w:rsidRPr="00D705C2">
          <w:rPr>
            <w:rFonts w:ascii="Arial" w:eastAsia="Times New Roman" w:hAnsi="Arial" w:cs="Arial"/>
            <w:sz w:val="16"/>
            <w:szCs w:val="16"/>
          </w:rPr>
          <w:delText xml:space="preserve">make reasonable efforts to initiate shipment and schedule delivery as close as possible to Customer's requested delivery date(s). Customer acknowledges that delivery dates provided by </w:delText>
        </w:r>
        <w:r w:rsidR="008212A3">
          <w:rPr>
            <w:rFonts w:ascii="Arial" w:eastAsia="Times New Roman" w:hAnsi="Arial" w:cs="Arial"/>
            <w:sz w:val="16"/>
            <w:szCs w:val="16"/>
          </w:rPr>
          <w:delText>TopFlite</w:delText>
        </w:r>
        <w:r w:rsidRPr="00D705C2">
          <w:rPr>
            <w:rFonts w:ascii="Arial" w:eastAsia="Times New Roman" w:hAnsi="Arial" w:cs="Arial"/>
            <w:sz w:val="16"/>
            <w:szCs w:val="16"/>
          </w:rPr>
          <w:delText xml:space="preserve"> are estimates only and that </w:delText>
        </w:r>
        <w:r w:rsidR="008212A3">
          <w:rPr>
            <w:rFonts w:ascii="Arial" w:eastAsia="Times New Roman" w:hAnsi="Arial" w:cs="Arial"/>
            <w:sz w:val="16"/>
            <w:szCs w:val="16"/>
          </w:rPr>
          <w:delText>TopFlite</w:delText>
        </w:r>
        <w:r w:rsidRPr="00D705C2">
          <w:rPr>
            <w:rFonts w:ascii="Arial" w:eastAsia="Times New Roman" w:hAnsi="Arial" w:cs="Arial"/>
            <w:sz w:val="16"/>
            <w:szCs w:val="16"/>
          </w:rPr>
          <w:delText xml:space="preserve"> will not be liable for failure to deliver on such dates. Selection of the carrier and delivery route will be made by</w:delText>
        </w:r>
        <w:r w:rsidR="008212A3">
          <w:rPr>
            <w:rFonts w:ascii="Arial" w:eastAsia="Times New Roman" w:hAnsi="Arial" w:cs="Arial"/>
            <w:sz w:val="16"/>
            <w:szCs w:val="16"/>
          </w:rPr>
          <w:delText xml:space="preserve"> TopFlite</w:delText>
        </w:r>
        <w:r w:rsidRPr="00D705C2">
          <w:rPr>
            <w:rFonts w:ascii="Arial" w:eastAsia="Times New Roman" w:hAnsi="Arial" w:cs="Arial"/>
            <w:sz w:val="16"/>
            <w:szCs w:val="16"/>
          </w:rPr>
          <w:delText xml:space="preserve"> unless specifically designated by Customer</w:delText>
        </w:r>
        <w:r w:rsidR="008212A3">
          <w:rPr>
            <w:rFonts w:ascii="Arial" w:eastAsia="Times New Roman" w:hAnsi="Arial" w:cs="Arial"/>
            <w:sz w:val="16"/>
            <w:szCs w:val="16"/>
          </w:rPr>
          <w:delText xml:space="preserve"> on the Purchase Order</w:delText>
        </w:r>
        <w:r w:rsidRPr="00D705C2">
          <w:rPr>
            <w:rFonts w:ascii="Arial" w:eastAsia="Times New Roman" w:hAnsi="Arial" w:cs="Arial"/>
            <w:sz w:val="16"/>
            <w:szCs w:val="16"/>
          </w:rPr>
          <w:delText xml:space="preserve">. </w:delText>
        </w:r>
        <w:r w:rsidR="008212A3">
          <w:rPr>
            <w:rFonts w:ascii="Arial" w:eastAsia="Times New Roman" w:hAnsi="Arial" w:cs="Arial"/>
            <w:sz w:val="16"/>
            <w:szCs w:val="16"/>
          </w:rPr>
          <w:delText>TopFlite</w:delText>
        </w:r>
        <w:r w:rsidRPr="00D705C2">
          <w:rPr>
            <w:rFonts w:ascii="Arial" w:eastAsia="Times New Roman" w:hAnsi="Arial" w:cs="Arial"/>
            <w:sz w:val="16"/>
            <w:szCs w:val="16"/>
          </w:rPr>
          <w:delText xml:space="preserve"> reserves the right to make deliveries in installments. Delay in delivery of one installment will not entitle Customer to cancel any other installment(s). Delivery of any installment of Products within thirty (30) days after the date requested will constitute a timely delivery. Delivery of a quantity that varies from the quantity specified shall not relieve Customer of the obligation to accept delivery and pay for the Products delivered. </w:delText>
        </w:r>
      </w:del>
    </w:p>
    <w:p w14:paraId="18D3775F" w14:textId="77777777" w:rsidR="008212A3" w:rsidRPr="008212A3" w:rsidRDefault="008212A3" w:rsidP="00D705C2">
      <w:pPr>
        <w:pStyle w:val="ListParagraph"/>
        <w:numPr>
          <w:ilvl w:val="0"/>
          <w:numId w:val="1"/>
        </w:numPr>
        <w:spacing w:after="0" w:line="240" w:lineRule="auto"/>
        <w:rPr>
          <w:del w:id="91" w:author="Anna Salva" w:date="2026-09-25T21:06:00Z" w16du:dateUtc="2026-09-26T01:06:00Z"/>
          <w:rFonts w:ascii="Times New Roman" w:eastAsia="Times New Roman" w:hAnsi="Times New Roman" w:cs="Times New Roman"/>
          <w:sz w:val="24"/>
          <w:szCs w:val="24"/>
        </w:rPr>
      </w:pPr>
      <w:del w:id="92" w:author="Anna Salva" w:date="2026-09-25T21:06:00Z" w16du:dateUtc="2026-09-26T01:06:00Z">
        <w:r w:rsidRPr="008212A3">
          <w:rPr>
            <w:rFonts w:ascii="Arial" w:eastAsia="Times New Roman" w:hAnsi="Arial" w:cs="Arial"/>
            <w:b/>
            <w:sz w:val="16"/>
            <w:szCs w:val="16"/>
          </w:rPr>
          <w:delText>WARRANTY</w:delText>
        </w:r>
        <w:r>
          <w:rPr>
            <w:rFonts w:ascii="Arial" w:eastAsia="Times New Roman" w:hAnsi="Arial" w:cs="Arial"/>
            <w:sz w:val="16"/>
            <w:szCs w:val="16"/>
          </w:rPr>
          <w:delText xml:space="preserve"> TopFlite </w:delText>
        </w:r>
        <w:r w:rsidR="00D705C2" w:rsidRPr="008212A3">
          <w:rPr>
            <w:rFonts w:ascii="Arial" w:eastAsia="Times New Roman" w:hAnsi="Arial" w:cs="Arial"/>
            <w:sz w:val="16"/>
            <w:szCs w:val="16"/>
          </w:rPr>
          <w:delText>warrants that at the time of delivery, the Products shall have the specifications stated in its published data sheet</w:delText>
        </w:r>
        <w:r>
          <w:rPr>
            <w:rFonts w:ascii="Arial" w:eastAsia="Times New Roman" w:hAnsi="Arial" w:cs="Arial"/>
            <w:sz w:val="16"/>
            <w:szCs w:val="16"/>
          </w:rPr>
          <w:delText xml:space="preserve"> or technical drawing</w:delText>
        </w:r>
        <w:r w:rsidR="00D705C2" w:rsidRPr="008212A3">
          <w:rPr>
            <w:rFonts w:ascii="Arial" w:eastAsia="Times New Roman" w:hAnsi="Arial" w:cs="Arial"/>
            <w:sz w:val="16"/>
            <w:szCs w:val="16"/>
          </w:rPr>
          <w:delText xml:space="preserve"> for the Products for 12 months from delivery of Products. To the extent permitted by law, </w:delText>
        </w:r>
        <w:r>
          <w:rPr>
            <w:rFonts w:ascii="Arial" w:eastAsia="Times New Roman" w:hAnsi="Arial" w:cs="Arial"/>
            <w:sz w:val="16"/>
            <w:szCs w:val="16"/>
          </w:rPr>
          <w:delText>TopFlite</w:delText>
        </w:r>
        <w:r w:rsidR="00D705C2" w:rsidRPr="008212A3">
          <w:rPr>
            <w:rFonts w:ascii="Arial" w:eastAsia="Times New Roman" w:hAnsi="Arial" w:cs="Arial"/>
            <w:sz w:val="16"/>
            <w:szCs w:val="16"/>
          </w:rPr>
          <w:delText xml:space="preserve"> makes no other warranty, express or implied, such as warranty of merchantability, fitness for purpose or non-infringement. Customer's sole remedies for breach of </w:delText>
        </w:r>
        <w:r>
          <w:rPr>
            <w:rFonts w:ascii="Arial" w:eastAsia="Times New Roman" w:hAnsi="Arial" w:cs="Arial"/>
            <w:sz w:val="16"/>
            <w:szCs w:val="16"/>
          </w:rPr>
          <w:delText>TopFlite</w:delText>
        </w:r>
        <w:r w:rsidR="00D705C2" w:rsidRPr="008212A3">
          <w:rPr>
            <w:rFonts w:ascii="Arial" w:eastAsia="Times New Roman" w:hAnsi="Arial" w:cs="Arial"/>
            <w:sz w:val="16"/>
            <w:szCs w:val="16"/>
          </w:rPr>
          <w:delText xml:space="preserve"> warranty are, at </w:delText>
        </w:r>
        <w:r>
          <w:rPr>
            <w:rFonts w:ascii="Arial" w:eastAsia="Times New Roman" w:hAnsi="Arial" w:cs="Arial"/>
            <w:sz w:val="16"/>
            <w:szCs w:val="16"/>
          </w:rPr>
          <w:delText>TopFlite</w:delText>
        </w:r>
        <w:r w:rsidR="00D705C2" w:rsidRPr="008212A3">
          <w:rPr>
            <w:rFonts w:ascii="Arial" w:eastAsia="Times New Roman" w:hAnsi="Arial" w:cs="Arial"/>
            <w:sz w:val="16"/>
            <w:szCs w:val="16"/>
          </w:rPr>
          <w:delText xml:space="preserve"> choice: (i) repair the Products; (ii) replace the Products at no cost to Customer; or (iii) refund Customer the purchase price of the Products.</w:delText>
        </w:r>
      </w:del>
    </w:p>
    <w:p w14:paraId="039731A9" w14:textId="77777777" w:rsidR="008212A3" w:rsidRPr="008212A3" w:rsidRDefault="00D705C2" w:rsidP="00D705C2">
      <w:pPr>
        <w:pStyle w:val="ListParagraph"/>
        <w:numPr>
          <w:ilvl w:val="0"/>
          <w:numId w:val="1"/>
        </w:numPr>
        <w:spacing w:after="0" w:line="240" w:lineRule="auto"/>
        <w:rPr>
          <w:del w:id="93" w:author="Anna Salva" w:date="2026-09-25T21:06:00Z" w16du:dateUtc="2026-09-26T01:06:00Z"/>
          <w:rFonts w:ascii="Times New Roman" w:eastAsia="Times New Roman" w:hAnsi="Times New Roman" w:cs="Times New Roman"/>
          <w:sz w:val="24"/>
          <w:szCs w:val="24"/>
        </w:rPr>
      </w:pPr>
      <w:del w:id="94" w:author="Anna Salva" w:date="2026-09-25T21:06:00Z" w16du:dateUtc="2026-09-26T01:06:00Z">
        <w:r w:rsidRPr="008212A3">
          <w:rPr>
            <w:rFonts w:ascii="Arial" w:eastAsia="Times New Roman" w:hAnsi="Arial" w:cs="Arial"/>
            <w:sz w:val="16"/>
            <w:szCs w:val="16"/>
          </w:rPr>
          <w:delText xml:space="preserve"> </w:delText>
        </w:r>
        <w:r w:rsidRPr="008212A3">
          <w:rPr>
            <w:rFonts w:ascii="Arial" w:eastAsia="Times New Roman" w:hAnsi="Arial" w:cs="Arial"/>
            <w:b/>
            <w:sz w:val="16"/>
            <w:szCs w:val="16"/>
          </w:rPr>
          <w:delText>LIMITATION OF LIABILITY</w:delText>
        </w:r>
        <w:r w:rsidRPr="008212A3">
          <w:rPr>
            <w:rFonts w:ascii="Arial" w:eastAsia="Times New Roman" w:hAnsi="Arial" w:cs="Arial"/>
            <w:sz w:val="16"/>
            <w:szCs w:val="16"/>
          </w:rPr>
          <w:delText xml:space="preserve"> To the extent permitted by law, neither </w:delText>
        </w:r>
        <w:r w:rsidR="0011406F">
          <w:rPr>
            <w:rFonts w:ascii="Arial" w:eastAsia="Times New Roman" w:hAnsi="Arial" w:cs="Arial"/>
            <w:sz w:val="16"/>
            <w:szCs w:val="16"/>
          </w:rPr>
          <w:delText>TopFlite</w:delText>
        </w:r>
        <w:r w:rsidRPr="008212A3">
          <w:rPr>
            <w:rFonts w:ascii="Arial" w:eastAsia="Times New Roman" w:hAnsi="Arial" w:cs="Arial"/>
            <w:sz w:val="16"/>
            <w:szCs w:val="16"/>
          </w:rPr>
          <w:delText xml:space="preserve"> nor its employees or agents are liable for and customer is not entitled to any indirect, special, incidental or consequential damages; for example, loss of profits or revenue, loss of data, loss of use, rework, manufacturing expense, injury to reputation, or loss of customers. To the extent permitted by applicable law, Customer's recovery from </w:delText>
        </w:r>
        <w:r w:rsidR="008212A3">
          <w:rPr>
            <w:rFonts w:ascii="Arial" w:eastAsia="Times New Roman" w:hAnsi="Arial" w:cs="Arial"/>
            <w:sz w:val="16"/>
            <w:szCs w:val="16"/>
          </w:rPr>
          <w:delText>TopFlite</w:delText>
        </w:r>
        <w:r w:rsidRPr="008212A3">
          <w:rPr>
            <w:rFonts w:ascii="Arial" w:eastAsia="Times New Roman" w:hAnsi="Arial" w:cs="Arial"/>
            <w:sz w:val="16"/>
            <w:szCs w:val="16"/>
          </w:rPr>
          <w:delText xml:space="preserve"> for any direct damages will not exceed the price of the Product at issue. To the extent the preceding limitation of liability is deemed invalid under applicable law, </w:delText>
        </w:r>
        <w:r w:rsidR="008212A3">
          <w:rPr>
            <w:rFonts w:ascii="Arial" w:eastAsia="Times New Roman" w:hAnsi="Arial" w:cs="Arial"/>
            <w:sz w:val="16"/>
            <w:szCs w:val="16"/>
          </w:rPr>
          <w:delText>TopFlite’s</w:delText>
        </w:r>
        <w:r w:rsidRPr="008212A3">
          <w:rPr>
            <w:rFonts w:ascii="Arial" w:eastAsia="Times New Roman" w:hAnsi="Arial" w:cs="Arial"/>
            <w:sz w:val="16"/>
            <w:szCs w:val="16"/>
          </w:rPr>
          <w:delText xml:space="preserve"> total liability in any event will not exceed USD </w:delText>
        </w:r>
        <w:r w:rsidR="008212A3">
          <w:rPr>
            <w:rFonts w:ascii="Arial" w:eastAsia="Times New Roman" w:hAnsi="Arial" w:cs="Arial"/>
            <w:sz w:val="16"/>
            <w:szCs w:val="16"/>
          </w:rPr>
          <w:delText>7</w:delText>
        </w:r>
        <w:r w:rsidRPr="008212A3">
          <w:rPr>
            <w:rFonts w:ascii="Arial" w:eastAsia="Times New Roman" w:hAnsi="Arial" w:cs="Arial"/>
            <w:sz w:val="16"/>
            <w:szCs w:val="16"/>
          </w:rPr>
          <w:delText>,</w:delText>
        </w:r>
        <w:r w:rsidR="008212A3">
          <w:rPr>
            <w:rFonts w:ascii="Arial" w:eastAsia="Times New Roman" w:hAnsi="Arial" w:cs="Arial"/>
            <w:sz w:val="16"/>
            <w:szCs w:val="16"/>
          </w:rPr>
          <w:delText>5</w:delText>
        </w:r>
        <w:r w:rsidRPr="008212A3">
          <w:rPr>
            <w:rFonts w:ascii="Arial" w:eastAsia="Times New Roman" w:hAnsi="Arial" w:cs="Arial"/>
            <w:sz w:val="16"/>
            <w:szCs w:val="16"/>
          </w:rPr>
          <w:delText>00 or the equivalent thereof.</w:delText>
        </w:r>
        <w:r w:rsidR="008212A3">
          <w:rPr>
            <w:rFonts w:ascii="Arial" w:eastAsia="Times New Roman" w:hAnsi="Arial" w:cs="Arial"/>
            <w:sz w:val="16"/>
            <w:szCs w:val="16"/>
          </w:rPr>
          <w:delText xml:space="preserve"> </w:delText>
        </w:r>
        <w:r w:rsidRPr="008212A3">
          <w:rPr>
            <w:rFonts w:ascii="Arial" w:eastAsia="Times New Roman" w:hAnsi="Arial" w:cs="Arial"/>
            <w:sz w:val="16"/>
            <w:szCs w:val="16"/>
          </w:rPr>
          <w:delText xml:space="preserve">Customer will indemnify, defend and hold </w:delText>
        </w:r>
        <w:r w:rsidR="008212A3">
          <w:rPr>
            <w:rFonts w:ascii="Arial" w:eastAsia="Times New Roman" w:hAnsi="Arial" w:cs="Arial"/>
            <w:sz w:val="16"/>
            <w:szCs w:val="16"/>
          </w:rPr>
          <w:delText>TopFlite</w:delText>
        </w:r>
        <w:r w:rsidRPr="008212A3">
          <w:rPr>
            <w:rFonts w:ascii="Arial" w:eastAsia="Times New Roman" w:hAnsi="Arial" w:cs="Arial"/>
            <w:sz w:val="16"/>
            <w:szCs w:val="16"/>
          </w:rPr>
          <w:delText xml:space="preserve"> harmless from any claims based on; (i) </w:delText>
        </w:r>
        <w:r w:rsidR="008212A3">
          <w:rPr>
            <w:rFonts w:ascii="Arial" w:eastAsia="Times New Roman" w:hAnsi="Arial" w:cs="Arial"/>
            <w:sz w:val="16"/>
            <w:szCs w:val="16"/>
          </w:rPr>
          <w:delText>TopFlite’s</w:delText>
        </w:r>
        <w:r w:rsidRPr="008212A3">
          <w:rPr>
            <w:rFonts w:ascii="Arial" w:eastAsia="Times New Roman" w:hAnsi="Arial" w:cs="Arial"/>
            <w:sz w:val="16"/>
            <w:szCs w:val="16"/>
          </w:rPr>
          <w:delText xml:space="preserve"> compliance with customer's designs, specifications, or instructions, (ii</w:delText>
        </w:r>
        <w:r w:rsidR="0011406F" w:rsidRPr="008212A3">
          <w:rPr>
            <w:rFonts w:ascii="Arial" w:eastAsia="Times New Roman" w:hAnsi="Arial" w:cs="Arial"/>
            <w:sz w:val="16"/>
            <w:szCs w:val="16"/>
          </w:rPr>
          <w:delText>) modification</w:delText>
        </w:r>
        <w:r w:rsidRPr="008212A3">
          <w:rPr>
            <w:rFonts w:ascii="Arial" w:eastAsia="Times New Roman" w:hAnsi="Arial" w:cs="Arial"/>
            <w:sz w:val="16"/>
            <w:szCs w:val="16"/>
          </w:rPr>
          <w:delText xml:space="preserve"> of any Product by anyone other than </w:delText>
        </w:r>
        <w:r w:rsidR="008212A3">
          <w:rPr>
            <w:rFonts w:ascii="Arial" w:eastAsia="Times New Roman" w:hAnsi="Arial" w:cs="Arial"/>
            <w:sz w:val="16"/>
            <w:szCs w:val="16"/>
          </w:rPr>
          <w:delText>TopFlite</w:delText>
        </w:r>
        <w:r w:rsidRPr="008212A3">
          <w:rPr>
            <w:rFonts w:ascii="Arial" w:eastAsia="Times New Roman" w:hAnsi="Arial" w:cs="Arial"/>
            <w:sz w:val="16"/>
            <w:szCs w:val="16"/>
          </w:rPr>
          <w:delText>, or (iii) use of Products in combination with other prod</w:delText>
        </w:r>
        <w:r w:rsidR="008212A3">
          <w:rPr>
            <w:rFonts w:ascii="Arial" w:eastAsia="Times New Roman" w:hAnsi="Arial" w:cs="Arial"/>
            <w:sz w:val="16"/>
            <w:szCs w:val="16"/>
          </w:rPr>
          <w:delText>ucts or in violation of clause 9</w:delText>
        </w:r>
        <w:r w:rsidRPr="008212A3">
          <w:rPr>
            <w:rFonts w:ascii="Arial" w:eastAsia="Times New Roman" w:hAnsi="Arial" w:cs="Arial"/>
            <w:sz w:val="16"/>
            <w:szCs w:val="16"/>
          </w:rPr>
          <w:delText xml:space="preserve"> below.</w:delText>
        </w:r>
      </w:del>
    </w:p>
    <w:p w14:paraId="5A58D212" w14:textId="77777777" w:rsidR="008212A3" w:rsidRPr="008212A3" w:rsidRDefault="00D705C2" w:rsidP="00D705C2">
      <w:pPr>
        <w:pStyle w:val="ListParagraph"/>
        <w:numPr>
          <w:ilvl w:val="0"/>
          <w:numId w:val="1"/>
        </w:numPr>
        <w:spacing w:after="0" w:line="240" w:lineRule="auto"/>
        <w:rPr>
          <w:del w:id="95" w:author="Anna Salva" w:date="2026-09-25T21:06:00Z" w16du:dateUtc="2026-09-26T01:06:00Z"/>
          <w:rFonts w:ascii="Times New Roman" w:eastAsia="Times New Roman" w:hAnsi="Times New Roman" w:cs="Times New Roman"/>
          <w:sz w:val="24"/>
          <w:szCs w:val="24"/>
        </w:rPr>
      </w:pPr>
      <w:del w:id="96" w:author="Anna Salva" w:date="2026-09-25T21:06:00Z" w16du:dateUtc="2026-09-26T01:06:00Z">
        <w:r w:rsidRPr="008212A3">
          <w:rPr>
            <w:rFonts w:ascii="Arial" w:eastAsia="Times New Roman" w:hAnsi="Arial" w:cs="Arial"/>
            <w:b/>
            <w:sz w:val="16"/>
            <w:szCs w:val="16"/>
          </w:rPr>
          <w:delText>FORCE MAJEURE</w:delText>
        </w:r>
        <w:r w:rsidR="008212A3">
          <w:rPr>
            <w:rFonts w:ascii="Arial" w:eastAsia="Times New Roman" w:hAnsi="Arial" w:cs="Arial"/>
            <w:sz w:val="16"/>
            <w:szCs w:val="16"/>
          </w:rPr>
          <w:delText xml:space="preserve"> TopFlite</w:delText>
        </w:r>
        <w:r w:rsidRPr="008212A3">
          <w:rPr>
            <w:rFonts w:ascii="Arial" w:eastAsia="Times New Roman" w:hAnsi="Arial" w:cs="Arial"/>
            <w:sz w:val="16"/>
            <w:szCs w:val="16"/>
          </w:rPr>
          <w:delText xml:space="preserve"> is not liable for failure to fulfill its obligations under this Agreement due to causes beyond its reasonable control, (for example: acts of nature, acts or omissions of the Customer, operational disruptions, man-made or natural disasters, epidemic medical crises, materials shortages, strikes, criminal acts, delays in delivery or transportation, or inability to obtain labor or materials through its regular sources). </w:delText>
        </w:r>
      </w:del>
    </w:p>
    <w:p w14:paraId="1C7FE6CA" w14:textId="77777777" w:rsidR="008212A3" w:rsidRPr="008212A3" w:rsidRDefault="00D705C2" w:rsidP="00D705C2">
      <w:pPr>
        <w:pStyle w:val="ListParagraph"/>
        <w:numPr>
          <w:ilvl w:val="0"/>
          <w:numId w:val="1"/>
        </w:numPr>
        <w:spacing w:after="0" w:line="240" w:lineRule="auto"/>
        <w:rPr>
          <w:del w:id="97" w:author="Anna Salva" w:date="2026-09-25T21:06:00Z" w16du:dateUtc="2026-09-26T01:06:00Z"/>
          <w:rFonts w:ascii="Times New Roman" w:eastAsia="Times New Roman" w:hAnsi="Times New Roman" w:cs="Times New Roman"/>
          <w:sz w:val="24"/>
          <w:szCs w:val="24"/>
        </w:rPr>
      </w:pPr>
      <w:del w:id="98" w:author="Anna Salva" w:date="2026-09-25T21:06:00Z" w16du:dateUtc="2026-09-26T01:06:00Z">
        <w:r w:rsidRPr="008212A3">
          <w:rPr>
            <w:rFonts w:ascii="Arial" w:eastAsia="Times New Roman" w:hAnsi="Arial" w:cs="Arial"/>
            <w:b/>
            <w:sz w:val="16"/>
            <w:szCs w:val="16"/>
          </w:rPr>
          <w:delText>USE OF PRODUCTS</w:delText>
        </w:r>
        <w:r w:rsidRPr="008212A3">
          <w:rPr>
            <w:rFonts w:ascii="Arial" w:eastAsia="Times New Roman" w:hAnsi="Arial" w:cs="Arial"/>
            <w:sz w:val="16"/>
            <w:szCs w:val="16"/>
          </w:rPr>
          <w:delText xml:space="preserve"> Customer shall comply with the manufacturer's Product specifications. Products are not authorized for use in critical safety or other applications where a failure may reasonably be expected to result in personal injury, loss of life, or serious property damage. If Customer uses or sells the</w:delText>
        </w:r>
        <w:r w:rsidR="008212A3">
          <w:rPr>
            <w:rFonts w:ascii="Arial" w:eastAsia="Times New Roman" w:hAnsi="Arial" w:cs="Arial"/>
            <w:sz w:val="16"/>
            <w:szCs w:val="16"/>
          </w:rPr>
          <w:delText xml:space="preserve"> </w:delText>
        </w:r>
        <w:r w:rsidRPr="008212A3">
          <w:rPr>
            <w:rFonts w:ascii="Arial" w:eastAsia="Times New Roman" w:hAnsi="Arial" w:cs="Arial"/>
            <w:sz w:val="16"/>
            <w:szCs w:val="16"/>
          </w:rPr>
          <w:delText xml:space="preserve">Products for use in any such applications or fails to comply with the manufacturer's Product specifications, Customer acknowledges that such use, sale, or non-compliance is at Customer's sole risk. </w:delText>
        </w:r>
      </w:del>
    </w:p>
    <w:p w14:paraId="71C59C96" w14:textId="77777777" w:rsidR="006F7465" w:rsidRPr="006F7465" w:rsidRDefault="00D705C2" w:rsidP="00D705C2">
      <w:pPr>
        <w:pStyle w:val="ListParagraph"/>
        <w:numPr>
          <w:ilvl w:val="0"/>
          <w:numId w:val="1"/>
        </w:numPr>
        <w:spacing w:after="0" w:line="240" w:lineRule="auto"/>
        <w:rPr>
          <w:del w:id="99" w:author="Anna Salva" w:date="2026-09-25T21:06:00Z" w16du:dateUtc="2026-09-26T01:06:00Z"/>
          <w:rFonts w:ascii="Times New Roman" w:eastAsia="Times New Roman" w:hAnsi="Times New Roman" w:cs="Times New Roman"/>
          <w:sz w:val="24"/>
          <w:szCs w:val="24"/>
        </w:rPr>
      </w:pPr>
      <w:del w:id="100" w:author="Anna Salva" w:date="2026-09-25T21:06:00Z" w16du:dateUtc="2026-09-26T01:06:00Z">
        <w:r w:rsidRPr="008212A3">
          <w:rPr>
            <w:rFonts w:ascii="Arial" w:eastAsia="Times New Roman" w:hAnsi="Arial" w:cs="Arial"/>
            <w:b/>
            <w:sz w:val="16"/>
            <w:szCs w:val="16"/>
          </w:rPr>
          <w:delText>EXPORT/IMPORT</w:delText>
        </w:r>
        <w:r w:rsidR="008212A3">
          <w:rPr>
            <w:rFonts w:ascii="Arial" w:eastAsia="Times New Roman" w:hAnsi="Arial" w:cs="Arial"/>
            <w:sz w:val="16"/>
            <w:szCs w:val="16"/>
          </w:rPr>
          <w:delText xml:space="preserve"> TopFlite adheres to and maintains </w:delText>
        </w:r>
        <w:r w:rsidRPr="008212A3">
          <w:rPr>
            <w:rFonts w:ascii="Arial" w:eastAsia="Times New Roman" w:hAnsi="Arial" w:cs="Arial"/>
            <w:sz w:val="16"/>
            <w:szCs w:val="16"/>
          </w:rPr>
          <w:delText>compliance with all U.S. Expor</w:delText>
        </w:r>
        <w:r w:rsidR="008212A3">
          <w:rPr>
            <w:rFonts w:ascii="Arial" w:eastAsia="Times New Roman" w:hAnsi="Arial" w:cs="Arial"/>
            <w:sz w:val="16"/>
            <w:szCs w:val="16"/>
          </w:rPr>
          <w:delText>t Regulations and Laws</w:delText>
        </w:r>
        <w:r w:rsidR="006F7465">
          <w:rPr>
            <w:rFonts w:ascii="Arial" w:eastAsia="Times New Roman" w:hAnsi="Arial" w:cs="Arial"/>
            <w:sz w:val="16"/>
            <w:szCs w:val="16"/>
          </w:rPr>
          <w:delText xml:space="preserve"> and </w:delText>
        </w:r>
        <w:r w:rsidR="006F7465" w:rsidRPr="008212A3">
          <w:rPr>
            <w:rFonts w:ascii="Arial" w:eastAsia="Times New Roman" w:hAnsi="Arial" w:cs="Arial"/>
            <w:sz w:val="16"/>
            <w:szCs w:val="16"/>
          </w:rPr>
          <w:delText>is committed to compliance with US Department of State’s Directorate of Defense Trade Controls, (DDTC).</w:delText>
        </w:r>
        <w:r w:rsidR="008212A3">
          <w:rPr>
            <w:rFonts w:ascii="Arial" w:eastAsia="Times New Roman" w:hAnsi="Arial" w:cs="Arial"/>
            <w:sz w:val="16"/>
            <w:szCs w:val="16"/>
          </w:rPr>
          <w:delText xml:space="preserve"> TopFlite</w:delText>
        </w:r>
        <w:r w:rsidRPr="008212A3">
          <w:rPr>
            <w:rFonts w:ascii="Arial" w:eastAsia="Times New Roman" w:hAnsi="Arial" w:cs="Arial"/>
            <w:sz w:val="16"/>
            <w:szCs w:val="16"/>
          </w:rPr>
          <w:delText xml:space="preserve"> will not sell or ship to countries embargoed by the U.S. Treasury Office of Foreign Asset Control (OFAC). </w:delText>
        </w:r>
        <w:r w:rsidR="008212A3">
          <w:rPr>
            <w:rFonts w:ascii="Arial" w:eastAsia="Times New Roman" w:hAnsi="Arial" w:cs="Arial"/>
            <w:sz w:val="16"/>
            <w:szCs w:val="16"/>
          </w:rPr>
          <w:delText>TopFlite</w:delText>
        </w:r>
        <w:r w:rsidRPr="008212A3">
          <w:rPr>
            <w:rFonts w:ascii="Arial" w:eastAsia="Times New Roman" w:hAnsi="Arial" w:cs="Arial"/>
            <w:sz w:val="16"/>
            <w:szCs w:val="16"/>
          </w:rPr>
          <w:delText xml:space="preserve"> will not sell or ship to individuals or organizations identified by the U.S. Treasury as Specially Designated Nationals and Blocked Persons. </w:delText>
        </w:r>
        <w:r w:rsidR="008212A3">
          <w:rPr>
            <w:rFonts w:ascii="Arial" w:eastAsia="Times New Roman" w:hAnsi="Arial" w:cs="Arial"/>
            <w:sz w:val="16"/>
            <w:szCs w:val="16"/>
          </w:rPr>
          <w:delText>TopFlite</w:delText>
        </w:r>
        <w:r w:rsidRPr="008212A3">
          <w:rPr>
            <w:rFonts w:ascii="Arial" w:eastAsia="Times New Roman" w:hAnsi="Arial" w:cs="Arial"/>
            <w:sz w:val="16"/>
            <w:szCs w:val="16"/>
          </w:rPr>
          <w:delText xml:space="preserve"> will not sell or ship products prohibited under Export Administration Regulations to individuals or organizations identified by the U.S. Department of Commerce, Bureau of Industry and Security (BIS). </w:delText>
        </w:r>
        <w:r w:rsidR="008212A3">
          <w:rPr>
            <w:rFonts w:ascii="Arial" w:eastAsia="Times New Roman" w:hAnsi="Arial" w:cs="Arial"/>
            <w:sz w:val="16"/>
            <w:szCs w:val="16"/>
          </w:rPr>
          <w:delText>TopFlite</w:delText>
        </w:r>
        <w:r w:rsidRPr="008212A3">
          <w:rPr>
            <w:rFonts w:ascii="Arial" w:eastAsia="Times New Roman" w:hAnsi="Arial" w:cs="Arial"/>
            <w:sz w:val="16"/>
            <w:szCs w:val="16"/>
          </w:rPr>
          <w:delText xml:space="preserve"> will not seek export licenses pursuant to Export Administration Regulations. The sale, resale or other disposition of Products, and any related technology or documentation, are subject to the export control laws, regulations and orders of the United States and may be subject to the export and/or import control laws and regulations of other countries. Customer agrees to comply with all such laws, regulations and orders. Customer further acknowledges that it shall not directly or indirectly export any Products to any country to which such export or transmission</w:delText>
        </w:r>
        <w:r w:rsidR="006F7465">
          <w:rPr>
            <w:rFonts w:ascii="Arial" w:eastAsia="Times New Roman" w:hAnsi="Arial" w:cs="Arial"/>
            <w:sz w:val="16"/>
            <w:szCs w:val="16"/>
          </w:rPr>
          <w:delText xml:space="preserve"> </w:delText>
        </w:r>
        <w:r w:rsidRPr="008212A3">
          <w:rPr>
            <w:rFonts w:ascii="Arial" w:eastAsia="Times New Roman" w:hAnsi="Arial" w:cs="Arial"/>
            <w:sz w:val="16"/>
            <w:szCs w:val="16"/>
          </w:rPr>
          <w:delText>is</w:delText>
        </w:r>
        <w:r w:rsidR="006F7465">
          <w:rPr>
            <w:rFonts w:ascii="Arial" w:eastAsia="Times New Roman" w:hAnsi="Arial" w:cs="Arial"/>
            <w:sz w:val="16"/>
            <w:szCs w:val="16"/>
          </w:rPr>
          <w:delText xml:space="preserve"> </w:delText>
        </w:r>
        <w:r w:rsidRPr="008212A3">
          <w:rPr>
            <w:rFonts w:ascii="Arial" w:eastAsia="Times New Roman" w:hAnsi="Arial" w:cs="Arial"/>
            <w:sz w:val="16"/>
            <w:szCs w:val="16"/>
          </w:rPr>
          <w:delText>restricted or prohibited. Customer acknowledges its responsibility to obtain any license to export, re-export or import as may be required.</w:delText>
        </w:r>
      </w:del>
    </w:p>
    <w:p w14:paraId="45151217" w14:textId="77777777" w:rsidR="006F7465" w:rsidRPr="006F7465" w:rsidRDefault="00D705C2" w:rsidP="00D705C2">
      <w:pPr>
        <w:pStyle w:val="ListParagraph"/>
        <w:numPr>
          <w:ilvl w:val="0"/>
          <w:numId w:val="1"/>
        </w:numPr>
        <w:spacing w:after="0" w:line="240" w:lineRule="auto"/>
        <w:rPr>
          <w:del w:id="101" w:author="Anna Salva" w:date="2026-09-25T21:06:00Z" w16du:dateUtc="2026-09-26T01:06:00Z"/>
          <w:rFonts w:ascii="Times New Roman" w:eastAsia="Times New Roman" w:hAnsi="Times New Roman" w:cs="Times New Roman"/>
          <w:sz w:val="24"/>
          <w:szCs w:val="24"/>
        </w:rPr>
      </w:pPr>
      <w:del w:id="102" w:author="Anna Salva" w:date="2026-09-25T21:06:00Z" w16du:dateUtc="2026-09-26T01:06:00Z">
        <w:r w:rsidRPr="008212A3">
          <w:rPr>
            <w:rFonts w:ascii="Arial" w:eastAsia="Times New Roman" w:hAnsi="Arial" w:cs="Arial"/>
            <w:sz w:val="16"/>
            <w:szCs w:val="16"/>
          </w:rPr>
          <w:delText xml:space="preserve"> </w:delText>
        </w:r>
        <w:r w:rsidRPr="006F7465">
          <w:rPr>
            <w:rFonts w:ascii="Arial" w:eastAsia="Times New Roman" w:hAnsi="Arial" w:cs="Arial"/>
            <w:b/>
            <w:sz w:val="16"/>
            <w:szCs w:val="16"/>
          </w:rPr>
          <w:delText xml:space="preserve">PRODUCT INFORMATION </w:delText>
        </w:r>
        <w:r w:rsidRPr="008212A3">
          <w:rPr>
            <w:rFonts w:ascii="Arial" w:eastAsia="Times New Roman" w:hAnsi="Arial" w:cs="Arial"/>
            <w:sz w:val="16"/>
            <w:szCs w:val="16"/>
          </w:rPr>
          <w:delText>Product information (technical or otherwise)</w:delText>
        </w:r>
        <w:r w:rsidR="006F7465">
          <w:rPr>
            <w:rFonts w:ascii="Arial" w:eastAsia="Times New Roman" w:hAnsi="Arial" w:cs="Arial"/>
            <w:sz w:val="16"/>
            <w:szCs w:val="16"/>
          </w:rPr>
          <w:delText>,</w:delText>
        </w:r>
        <w:r w:rsidRPr="008212A3">
          <w:rPr>
            <w:rFonts w:ascii="Arial" w:eastAsia="Times New Roman" w:hAnsi="Arial" w:cs="Arial"/>
            <w:sz w:val="16"/>
            <w:szCs w:val="16"/>
          </w:rPr>
          <w:delText xml:space="preserve"> advertisement content, and information related to a Product's specifications, features, export/import control classifications, uses or conformance w</w:delText>
        </w:r>
        <w:r w:rsidR="006F7465">
          <w:rPr>
            <w:rFonts w:ascii="Arial" w:eastAsia="Times New Roman" w:hAnsi="Arial" w:cs="Arial"/>
            <w:sz w:val="16"/>
            <w:szCs w:val="16"/>
          </w:rPr>
          <w:delText>ith legal or other requirements</w:delText>
        </w:r>
        <w:r w:rsidRPr="008212A3">
          <w:rPr>
            <w:rFonts w:ascii="Arial" w:eastAsia="Times New Roman" w:hAnsi="Arial" w:cs="Arial"/>
            <w:sz w:val="16"/>
            <w:szCs w:val="16"/>
          </w:rPr>
          <w:delText xml:space="preserve"> is provided by </w:delText>
        </w:r>
        <w:r w:rsidR="006F7465">
          <w:rPr>
            <w:rFonts w:ascii="Arial" w:eastAsia="Times New Roman" w:hAnsi="Arial" w:cs="Arial"/>
            <w:sz w:val="16"/>
            <w:szCs w:val="16"/>
          </w:rPr>
          <w:delText>TopFlite</w:delText>
        </w:r>
        <w:r w:rsidRPr="008212A3">
          <w:rPr>
            <w:rFonts w:ascii="Arial" w:eastAsia="Times New Roman" w:hAnsi="Arial" w:cs="Arial"/>
            <w:sz w:val="16"/>
            <w:szCs w:val="16"/>
          </w:rPr>
          <w:delText xml:space="preserve"> on an "AS IS" basis and does not form a part of the properties of the Product</w:delText>
        </w:r>
        <w:r w:rsidR="006F7465">
          <w:rPr>
            <w:rFonts w:ascii="Arial" w:eastAsia="Times New Roman" w:hAnsi="Arial" w:cs="Arial"/>
            <w:sz w:val="16"/>
            <w:szCs w:val="16"/>
          </w:rPr>
          <w:delText>. TopFlite</w:delText>
        </w:r>
        <w:r w:rsidRPr="008212A3">
          <w:rPr>
            <w:rFonts w:ascii="Arial" w:eastAsia="Times New Roman" w:hAnsi="Arial" w:cs="Arial"/>
            <w:sz w:val="16"/>
            <w:szCs w:val="16"/>
          </w:rPr>
          <w:delText xml:space="preserve"> makes no representation as to the accuracy or completeness of the Product information, and DISCLAIMS ALL REPRESENTATIONS, WARRANTIES AND LIABILITIES UNDER ANY THEORY WITH RESPECT TO THE PRODUCT INFORMATION. </w:delText>
        </w:r>
        <w:r w:rsidR="006F7465">
          <w:rPr>
            <w:rFonts w:ascii="Arial" w:eastAsia="Times New Roman" w:hAnsi="Arial" w:cs="Arial"/>
            <w:sz w:val="16"/>
            <w:szCs w:val="16"/>
          </w:rPr>
          <w:delText>TopFlite</w:delText>
        </w:r>
        <w:r w:rsidRPr="008212A3">
          <w:rPr>
            <w:rFonts w:ascii="Arial" w:eastAsia="Times New Roman" w:hAnsi="Arial" w:cs="Arial"/>
            <w:sz w:val="16"/>
            <w:szCs w:val="16"/>
          </w:rPr>
          <w:delText xml:space="preserve"> recommends Customer validate any Product Information before using or acting on such information. All Product information is subject to change without notice. </w:delText>
        </w:r>
        <w:r w:rsidR="006F7465">
          <w:rPr>
            <w:rFonts w:ascii="Arial" w:eastAsia="Times New Roman" w:hAnsi="Arial" w:cs="Arial"/>
            <w:sz w:val="16"/>
            <w:szCs w:val="16"/>
          </w:rPr>
          <w:delText>TopFlite</w:delText>
        </w:r>
        <w:r w:rsidRPr="008212A3">
          <w:rPr>
            <w:rFonts w:ascii="Arial" w:eastAsia="Times New Roman" w:hAnsi="Arial" w:cs="Arial"/>
            <w:sz w:val="16"/>
            <w:szCs w:val="16"/>
          </w:rPr>
          <w:delText xml:space="preserve"> is not responsible for typographical or other errors or omissions in Product </w:delText>
        </w:r>
        <w:r w:rsidR="00A10612" w:rsidRPr="008212A3">
          <w:rPr>
            <w:rFonts w:ascii="Arial" w:eastAsia="Times New Roman" w:hAnsi="Arial" w:cs="Arial"/>
            <w:sz w:val="16"/>
            <w:szCs w:val="16"/>
          </w:rPr>
          <w:delText>information</w:delText>
        </w:r>
        <w:r w:rsidRPr="008212A3">
          <w:rPr>
            <w:rFonts w:ascii="Arial" w:eastAsia="Times New Roman" w:hAnsi="Arial" w:cs="Arial"/>
            <w:sz w:val="16"/>
            <w:szCs w:val="16"/>
          </w:rPr>
          <w:delText xml:space="preserve">. </w:delText>
        </w:r>
      </w:del>
    </w:p>
    <w:p w14:paraId="5463CFE6" w14:textId="77777777" w:rsidR="00D705C2" w:rsidRPr="008212A3" w:rsidRDefault="00D705C2" w:rsidP="00D705C2">
      <w:pPr>
        <w:pStyle w:val="ListParagraph"/>
        <w:numPr>
          <w:ilvl w:val="0"/>
          <w:numId w:val="1"/>
        </w:numPr>
        <w:spacing w:after="0" w:line="240" w:lineRule="auto"/>
        <w:rPr>
          <w:del w:id="103" w:author="Anna Salva" w:date="2026-09-25T21:06:00Z" w16du:dateUtc="2026-09-26T01:06:00Z"/>
          <w:rFonts w:ascii="Times New Roman" w:eastAsia="Times New Roman" w:hAnsi="Times New Roman" w:cs="Times New Roman"/>
          <w:sz w:val="24"/>
          <w:szCs w:val="24"/>
        </w:rPr>
      </w:pPr>
      <w:del w:id="104" w:author="Anna Salva" w:date="2026-09-25T21:06:00Z" w16du:dateUtc="2026-09-26T01:06:00Z">
        <w:r w:rsidRPr="006F7465">
          <w:rPr>
            <w:rFonts w:ascii="Arial" w:eastAsia="Times New Roman" w:hAnsi="Arial" w:cs="Arial"/>
            <w:b/>
            <w:sz w:val="16"/>
            <w:szCs w:val="16"/>
          </w:rPr>
          <w:delText>GENERAL</w:delText>
        </w:r>
        <w:r w:rsidRPr="008212A3">
          <w:rPr>
            <w:rFonts w:ascii="Arial" w:eastAsia="Times New Roman" w:hAnsi="Arial" w:cs="Arial"/>
            <w:sz w:val="16"/>
            <w:szCs w:val="16"/>
          </w:rPr>
          <w:delText xml:space="preserve"> a. This Agreement shall be governed, construed, and enforced in accordance with the laws of the country where the </w:delText>
        </w:r>
        <w:r w:rsidR="006F7465">
          <w:rPr>
            <w:rFonts w:ascii="Arial" w:eastAsia="Times New Roman" w:hAnsi="Arial" w:cs="Arial"/>
            <w:sz w:val="16"/>
            <w:szCs w:val="16"/>
          </w:rPr>
          <w:delText>TopFlite</w:delText>
        </w:r>
        <w:r w:rsidRPr="008212A3">
          <w:rPr>
            <w:rFonts w:ascii="Arial" w:eastAsia="Times New Roman" w:hAnsi="Arial" w:cs="Arial"/>
            <w:sz w:val="16"/>
            <w:szCs w:val="16"/>
          </w:rPr>
          <w:delText xml:space="preserve"> entity that accepted Customer's Order ("Governing Country") is located. The courts of the Governing Country shall have jurisdiction and venue over all controversies arising out of, or relating to, this Agreement. If the Governing Country is the United States of America, the laws and courts of the State of </w:delText>
        </w:r>
        <w:r w:rsidR="006F7465">
          <w:rPr>
            <w:rFonts w:ascii="Arial" w:eastAsia="Times New Roman" w:hAnsi="Arial" w:cs="Arial"/>
            <w:sz w:val="16"/>
            <w:szCs w:val="16"/>
          </w:rPr>
          <w:delText>Florida</w:delText>
        </w:r>
        <w:r w:rsidRPr="008212A3">
          <w:rPr>
            <w:rFonts w:ascii="Arial" w:eastAsia="Times New Roman" w:hAnsi="Arial" w:cs="Arial"/>
            <w:sz w:val="16"/>
            <w:szCs w:val="16"/>
          </w:rPr>
          <w:delText xml:space="preserve"> will apply</w:delText>
        </w:r>
        <w:r w:rsidR="006F7465">
          <w:rPr>
            <w:rFonts w:ascii="Arial" w:eastAsia="Times New Roman" w:hAnsi="Arial" w:cs="Arial"/>
            <w:sz w:val="16"/>
            <w:szCs w:val="16"/>
          </w:rPr>
          <w:delText>.</w:delText>
        </w:r>
        <w:r w:rsidRPr="008212A3">
          <w:rPr>
            <w:rFonts w:ascii="Arial" w:eastAsia="Times New Roman" w:hAnsi="Arial" w:cs="Arial"/>
            <w:sz w:val="16"/>
            <w:szCs w:val="16"/>
          </w:rPr>
          <w:delText xml:space="preserve"> The United Nations Convention for the International Sale of Goods shall not apply. b. Customer may not assign this Agreement without the</w:delText>
        </w:r>
        <w:r w:rsidR="006F7465">
          <w:rPr>
            <w:rFonts w:ascii="Arial" w:eastAsia="Times New Roman" w:hAnsi="Arial" w:cs="Arial"/>
            <w:sz w:val="16"/>
            <w:szCs w:val="16"/>
          </w:rPr>
          <w:delText xml:space="preserve"> </w:delText>
        </w:r>
        <w:r w:rsidRPr="008212A3">
          <w:rPr>
            <w:rFonts w:ascii="Arial" w:eastAsia="Times New Roman" w:hAnsi="Arial" w:cs="Arial"/>
            <w:sz w:val="16"/>
            <w:szCs w:val="16"/>
          </w:rPr>
          <w:delText xml:space="preserve">prior written consent of </w:delText>
        </w:r>
        <w:r w:rsidR="006F7465">
          <w:rPr>
            <w:rFonts w:ascii="Arial" w:eastAsia="Times New Roman" w:hAnsi="Arial" w:cs="Arial"/>
            <w:sz w:val="16"/>
            <w:szCs w:val="16"/>
          </w:rPr>
          <w:delText>TopFlite</w:delText>
        </w:r>
        <w:r w:rsidRPr="008212A3">
          <w:rPr>
            <w:rFonts w:ascii="Arial" w:eastAsia="Times New Roman" w:hAnsi="Arial" w:cs="Arial"/>
            <w:sz w:val="16"/>
            <w:szCs w:val="16"/>
          </w:rPr>
          <w:delText xml:space="preserve">, and </w:delText>
        </w:r>
        <w:r w:rsidR="006F7465">
          <w:rPr>
            <w:rFonts w:ascii="Arial" w:eastAsia="Times New Roman" w:hAnsi="Arial" w:cs="Arial"/>
            <w:sz w:val="16"/>
            <w:szCs w:val="16"/>
          </w:rPr>
          <w:delText xml:space="preserve">TopFlite’s affiliates may perform TopFlite </w:delText>
        </w:r>
        <w:r w:rsidRPr="008212A3">
          <w:rPr>
            <w:rFonts w:ascii="Arial" w:eastAsia="Times New Roman" w:hAnsi="Arial" w:cs="Arial"/>
            <w:sz w:val="16"/>
            <w:szCs w:val="16"/>
          </w:rPr>
          <w:delText xml:space="preserve">obligations under this Agreement. This Agreement is binding on successors and assigns. c. This Agreement can only be modified in writing signed by authorized </w:delText>
        </w:r>
        <w:r w:rsidR="006F7465">
          <w:rPr>
            <w:rFonts w:ascii="Arial" w:eastAsia="Times New Roman" w:hAnsi="Arial" w:cs="Arial"/>
            <w:sz w:val="16"/>
            <w:szCs w:val="16"/>
          </w:rPr>
          <w:delText>representatives of both TopFlite</w:delText>
        </w:r>
        <w:r w:rsidRPr="008212A3">
          <w:rPr>
            <w:rFonts w:ascii="Arial" w:eastAsia="Times New Roman" w:hAnsi="Arial" w:cs="Arial"/>
            <w:sz w:val="16"/>
            <w:szCs w:val="16"/>
          </w:rPr>
          <w:delText xml:space="preserve"> and Customer. d. </w:delText>
        </w:r>
        <w:r w:rsidR="006F7465">
          <w:rPr>
            <w:rFonts w:ascii="Arial" w:eastAsia="Times New Roman" w:hAnsi="Arial" w:cs="Arial"/>
            <w:sz w:val="16"/>
            <w:szCs w:val="16"/>
          </w:rPr>
          <w:delText>TopFlite</w:delText>
        </w:r>
        <w:r w:rsidRPr="008212A3">
          <w:rPr>
            <w:rFonts w:ascii="Arial" w:eastAsia="Times New Roman" w:hAnsi="Arial" w:cs="Arial"/>
            <w:sz w:val="16"/>
            <w:szCs w:val="16"/>
          </w:rPr>
          <w:delText xml:space="preserve"> and Customer are independent contractors</w:delText>
        </w:r>
        <w:r w:rsidR="006F7465">
          <w:rPr>
            <w:rFonts w:ascii="Arial" w:eastAsia="Times New Roman" w:hAnsi="Arial" w:cs="Arial"/>
            <w:sz w:val="16"/>
            <w:szCs w:val="16"/>
          </w:rPr>
          <w:delText xml:space="preserve"> </w:delText>
        </w:r>
        <w:r w:rsidRPr="008212A3">
          <w:rPr>
            <w:rFonts w:ascii="Arial" w:eastAsia="Times New Roman" w:hAnsi="Arial" w:cs="Arial"/>
            <w:sz w:val="16"/>
            <w:szCs w:val="16"/>
          </w:rPr>
          <w:delText xml:space="preserve">and agree that this Agreement does not establish a joint venture, agency relationship, or partnership. e. </w:delText>
        </w:r>
        <w:r w:rsidR="006F7465">
          <w:rPr>
            <w:rFonts w:ascii="Arial" w:eastAsia="Times New Roman" w:hAnsi="Arial" w:cs="Arial"/>
            <w:sz w:val="16"/>
            <w:szCs w:val="16"/>
          </w:rPr>
          <w:delText>TopFlite</w:delText>
        </w:r>
        <w:r w:rsidRPr="008212A3">
          <w:rPr>
            <w:rFonts w:ascii="Arial" w:eastAsia="Times New Roman" w:hAnsi="Arial" w:cs="Arial"/>
            <w:sz w:val="16"/>
            <w:szCs w:val="16"/>
          </w:rPr>
          <w:delText xml:space="preserve">’s failure to object to any document, communication, or act of Customer will not be deemed a waiver of any of these terms and conditions. f. The unenforceability of any of these terms or conditions will not affect the remainder of the terms or conditions. g. Products, including software or other intellectual property, are subject to any applicable rights of third parties, such as patents, copyrights and/or user licenses, and Customer will comply with such rights. h. Customer and </w:delText>
        </w:r>
        <w:r w:rsidR="006F7465">
          <w:rPr>
            <w:rFonts w:ascii="Arial" w:eastAsia="Times New Roman" w:hAnsi="Arial" w:cs="Arial"/>
            <w:sz w:val="16"/>
            <w:szCs w:val="16"/>
          </w:rPr>
          <w:delText>TopFlite</w:delText>
        </w:r>
        <w:r w:rsidRPr="008212A3">
          <w:rPr>
            <w:rFonts w:ascii="Arial" w:eastAsia="Times New Roman" w:hAnsi="Arial" w:cs="Arial"/>
            <w:sz w:val="16"/>
            <w:szCs w:val="16"/>
          </w:rPr>
          <w:delText xml:space="preserve"> will comply with applicable laws and regulations. </w:delText>
        </w:r>
      </w:del>
    </w:p>
    <w:p w14:paraId="142B98B4" w14:textId="77777777" w:rsidR="00050357" w:rsidRDefault="00050357"/>
    <w:sectPr w:rsidR="0005035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Change w:id="110" w:author="Anna Salva" w:date="2026-09-25T21:06:00Z" w16du:dateUtc="2026-09-26T01:06:00Z">
        <w:sectPr w:rsidR="00050357">
          <w:pgSz w:w="12240" w:h="15840"/>
          <w:pgMar w:top="1440" w:right="1440" w:bottom="1440"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E94264" w14:textId="77777777" w:rsidR="00B52B06" w:rsidRDefault="00B52B06" w:rsidP="007932B3">
      <w:pPr>
        <w:spacing w:after="0" w:line="240" w:lineRule="auto"/>
      </w:pPr>
      <w:r>
        <w:separator/>
      </w:r>
    </w:p>
  </w:endnote>
  <w:endnote w:type="continuationSeparator" w:id="0">
    <w:p w14:paraId="23659836" w14:textId="77777777" w:rsidR="00B52B06" w:rsidRDefault="00B52B06" w:rsidP="00793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6FA238" w14:textId="77777777" w:rsidR="007932B3" w:rsidRDefault="007932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0831A" w14:textId="77777777" w:rsidR="007932B3" w:rsidRDefault="007932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D2D9E6" w14:textId="77777777" w:rsidR="007932B3" w:rsidRDefault="00793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7B19B0" w14:textId="77777777" w:rsidR="00B52B06" w:rsidRDefault="00B52B06" w:rsidP="007932B3">
      <w:pPr>
        <w:spacing w:after="0" w:line="240" w:lineRule="auto"/>
      </w:pPr>
      <w:r>
        <w:separator/>
      </w:r>
    </w:p>
  </w:footnote>
  <w:footnote w:type="continuationSeparator" w:id="0">
    <w:p w14:paraId="1807226E" w14:textId="77777777" w:rsidR="00B52B06" w:rsidRDefault="00B52B06" w:rsidP="00793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BAFED" w14:textId="77777777" w:rsidR="007932B3" w:rsidRDefault="007932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38E957" w14:textId="77777777" w:rsidR="007932B3" w:rsidRDefault="007932B3" w:rsidP="007932B3">
    <w:pPr>
      <w:spacing w:after="0" w:line="240" w:lineRule="auto"/>
      <w:jc w:val="center"/>
      <w:rPr>
        <w:del w:id="105" w:author="Anna Salva" w:date="2026-09-25T21:06:00Z" w16du:dateUtc="2026-09-26T01:06:00Z"/>
        <w:rFonts w:ascii="Arial" w:eastAsia="Times New Roman" w:hAnsi="Arial" w:cs="Arial"/>
        <w:b/>
        <w:sz w:val="16"/>
        <w:szCs w:val="16"/>
      </w:rPr>
    </w:pPr>
    <w:del w:id="106" w:author="Anna Salva" w:date="2026-09-25T21:06:00Z" w16du:dateUtc="2026-09-26T01:06:00Z">
      <w:r>
        <w:rPr>
          <w:noProof/>
        </w:rPr>
        <w:drawing>
          <wp:inline distT="0" distB="0" distL="0" distR="0" wp14:anchorId="61C20B6D" wp14:editId="6C3D3B3F">
            <wp:extent cx="1606062" cy="89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FliteComponents.gif"/>
                    <pic:cNvPicPr/>
                  </pic:nvPicPr>
                  <pic:blipFill>
                    <a:blip r:embed="rId1">
                      <a:extLst>
                        <a:ext uri="{28A0092B-C50C-407E-A947-70E740481C1C}">
                          <a14:useLocalDpi xmlns:a14="http://schemas.microsoft.com/office/drawing/2010/main" val="0"/>
                        </a:ext>
                      </a:extLst>
                    </a:blip>
                    <a:stretch>
                      <a:fillRect/>
                    </a:stretch>
                  </pic:blipFill>
                  <pic:spPr>
                    <a:xfrm>
                      <a:off x="0" y="0"/>
                      <a:ext cx="1609740" cy="898252"/>
                    </a:xfrm>
                    <a:prstGeom prst="rect">
                      <a:avLst/>
                    </a:prstGeom>
                  </pic:spPr>
                </pic:pic>
              </a:graphicData>
            </a:graphic>
          </wp:inline>
        </w:drawing>
      </w:r>
      <w:r w:rsidRPr="007932B3">
        <w:rPr>
          <w:rFonts w:ascii="Arial" w:eastAsia="Times New Roman" w:hAnsi="Arial" w:cs="Arial"/>
          <w:b/>
          <w:sz w:val="16"/>
          <w:szCs w:val="16"/>
        </w:rPr>
        <w:delText xml:space="preserve"> </w:delText>
      </w:r>
    </w:del>
  </w:p>
  <w:p w14:paraId="765C8C30" w14:textId="77777777" w:rsidR="007932B3" w:rsidRPr="007932B3" w:rsidRDefault="007932B3" w:rsidP="007932B3">
    <w:pPr>
      <w:spacing w:after="0" w:line="240" w:lineRule="auto"/>
      <w:jc w:val="center"/>
      <w:rPr>
        <w:del w:id="107" w:author="Anna Salva" w:date="2026-09-25T21:06:00Z" w16du:dateUtc="2026-09-26T01:06:00Z"/>
        <w:rFonts w:ascii="Arial" w:eastAsia="Times New Roman" w:hAnsi="Arial" w:cs="Arial"/>
        <w:b/>
        <w:sz w:val="24"/>
        <w:szCs w:val="24"/>
      </w:rPr>
    </w:pPr>
    <w:del w:id="108" w:author="Anna Salva" w:date="2026-09-25T21:06:00Z" w16du:dateUtc="2026-09-26T01:06:00Z">
      <w:r w:rsidRPr="007932B3">
        <w:rPr>
          <w:rFonts w:ascii="Arial" w:eastAsia="Times New Roman" w:hAnsi="Arial" w:cs="Arial"/>
          <w:b/>
          <w:sz w:val="24"/>
          <w:szCs w:val="24"/>
        </w:rPr>
        <w:delText>Standard Terms and Conditions</w:delText>
      </w:r>
    </w:del>
  </w:p>
  <w:p w14:paraId="577B089E" w14:textId="77777777" w:rsidR="007932B3" w:rsidRDefault="007932B3">
    <w:pPr>
      <w:pStyle w:val="Header"/>
      <w:rPr>
        <w:del w:id="109" w:author="Anna Salva" w:date="2026-09-25T21:06:00Z" w16du:dateUtc="2026-09-26T01:06:00Z"/>
      </w:rPr>
    </w:pPr>
  </w:p>
  <w:p w14:paraId="260686EB" w14:textId="77777777" w:rsidR="007932B3" w:rsidRDefault="007932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23A602" w14:textId="77777777" w:rsidR="007932B3" w:rsidRDefault="007932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B02B58"/>
    <w:multiLevelType w:val="hybridMultilevel"/>
    <w:tmpl w:val="DD9A1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854E53"/>
    <w:multiLevelType w:val="hybridMultilevel"/>
    <w:tmpl w:val="7AD23E98"/>
    <w:lvl w:ilvl="0" w:tplc="3550A0DA">
      <w:start w:val="1"/>
      <w:numFmt w:val="decimal"/>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306740285">
    <w:abstractNumId w:val="1"/>
  </w:num>
  <w:num w:numId="2" w16cid:durableId="19434122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05C2"/>
    <w:rsid w:val="000008D8"/>
    <w:rsid w:val="00000901"/>
    <w:rsid w:val="000145E2"/>
    <w:rsid w:val="00020E36"/>
    <w:rsid w:val="000242FF"/>
    <w:rsid w:val="00044960"/>
    <w:rsid w:val="00047099"/>
    <w:rsid w:val="00047771"/>
    <w:rsid w:val="00050357"/>
    <w:rsid w:val="000530FE"/>
    <w:rsid w:val="0005568C"/>
    <w:rsid w:val="00057DCA"/>
    <w:rsid w:val="0006356A"/>
    <w:rsid w:val="00080A24"/>
    <w:rsid w:val="000819F9"/>
    <w:rsid w:val="00082C75"/>
    <w:rsid w:val="00085618"/>
    <w:rsid w:val="000A1D31"/>
    <w:rsid w:val="000A6D89"/>
    <w:rsid w:val="000B0D36"/>
    <w:rsid w:val="000B27DD"/>
    <w:rsid w:val="000C4580"/>
    <w:rsid w:val="000C4A64"/>
    <w:rsid w:val="000D0992"/>
    <w:rsid w:val="000D2BDE"/>
    <w:rsid w:val="000D3802"/>
    <w:rsid w:val="000D5BE5"/>
    <w:rsid w:val="000E048B"/>
    <w:rsid w:val="000E364B"/>
    <w:rsid w:val="000E59BC"/>
    <w:rsid w:val="000F2D2F"/>
    <w:rsid w:val="00103883"/>
    <w:rsid w:val="00110B34"/>
    <w:rsid w:val="00112807"/>
    <w:rsid w:val="001129BE"/>
    <w:rsid w:val="0011406F"/>
    <w:rsid w:val="00114CD8"/>
    <w:rsid w:val="001234F9"/>
    <w:rsid w:val="00125B89"/>
    <w:rsid w:val="0014219A"/>
    <w:rsid w:val="00142F71"/>
    <w:rsid w:val="001434F4"/>
    <w:rsid w:val="00146E1E"/>
    <w:rsid w:val="001478ED"/>
    <w:rsid w:val="00150297"/>
    <w:rsid w:val="00150D16"/>
    <w:rsid w:val="00156E4E"/>
    <w:rsid w:val="0016179C"/>
    <w:rsid w:val="00167C0F"/>
    <w:rsid w:val="001709DF"/>
    <w:rsid w:val="0017171C"/>
    <w:rsid w:val="001727B8"/>
    <w:rsid w:val="0017536B"/>
    <w:rsid w:val="00175F5A"/>
    <w:rsid w:val="00180BD1"/>
    <w:rsid w:val="00185522"/>
    <w:rsid w:val="00187F71"/>
    <w:rsid w:val="00190029"/>
    <w:rsid w:val="001A5526"/>
    <w:rsid w:val="001A6340"/>
    <w:rsid w:val="001B16FE"/>
    <w:rsid w:val="001B2AB8"/>
    <w:rsid w:val="001C0904"/>
    <w:rsid w:val="001C3AFE"/>
    <w:rsid w:val="001D4348"/>
    <w:rsid w:val="001D51E2"/>
    <w:rsid w:val="001E36D5"/>
    <w:rsid w:val="001E5DA4"/>
    <w:rsid w:val="001E6E2E"/>
    <w:rsid w:val="001E6F50"/>
    <w:rsid w:val="001F5FDB"/>
    <w:rsid w:val="00201BD1"/>
    <w:rsid w:val="00213486"/>
    <w:rsid w:val="00227FB1"/>
    <w:rsid w:val="002313A5"/>
    <w:rsid w:val="00232738"/>
    <w:rsid w:val="002403E5"/>
    <w:rsid w:val="00251B82"/>
    <w:rsid w:val="00252C4A"/>
    <w:rsid w:val="002551BF"/>
    <w:rsid w:val="0025640D"/>
    <w:rsid w:val="002571C3"/>
    <w:rsid w:val="0026518A"/>
    <w:rsid w:val="00271981"/>
    <w:rsid w:val="00275935"/>
    <w:rsid w:val="00277A0E"/>
    <w:rsid w:val="002811B2"/>
    <w:rsid w:val="00282C8C"/>
    <w:rsid w:val="00292BC4"/>
    <w:rsid w:val="00294F11"/>
    <w:rsid w:val="002A3C50"/>
    <w:rsid w:val="002A3EE7"/>
    <w:rsid w:val="002A4140"/>
    <w:rsid w:val="002B2674"/>
    <w:rsid w:val="002B5241"/>
    <w:rsid w:val="002C1140"/>
    <w:rsid w:val="002C13CF"/>
    <w:rsid w:val="002C78E0"/>
    <w:rsid w:val="002D3580"/>
    <w:rsid w:val="002D3E95"/>
    <w:rsid w:val="002D740B"/>
    <w:rsid w:val="002E0DEE"/>
    <w:rsid w:val="002E2D79"/>
    <w:rsid w:val="002F0F12"/>
    <w:rsid w:val="002F2D85"/>
    <w:rsid w:val="002F5EE0"/>
    <w:rsid w:val="0030680A"/>
    <w:rsid w:val="0031214C"/>
    <w:rsid w:val="003145B6"/>
    <w:rsid w:val="00324C87"/>
    <w:rsid w:val="003317EB"/>
    <w:rsid w:val="00332634"/>
    <w:rsid w:val="003363ED"/>
    <w:rsid w:val="00336A47"/>
    <w:rsid w:val="00343761"/>
    <w:rsid w:val="00343949"/>
    <w:rsid w:val="003452E1"/>
    <w:rsid w:val="00355F01"/>
    <w:rsid w:val="00357024"/>
    <w:rsid w:val="00362A0F"/>
    <w:rsid w:val="00366445"/>
    <w:rsid w:val="00370BBB"/>
    <w:rsid w:val="00375BED"/>
    <w:rsid w:val="00385E2E"/>
    <w:rsid w:val="00393C1F"/>
    <w:rsid w:val="00396D89"/>
    <w:rsid w:val="003A18FA"/>
    <w:rsid w:val="003A69D3"/>
    <w:rsid w:val="003B13EA"/>
    <w:rsid w:val="003C2E36"/>
    <w:rsid w:val="003E29E5"/>
    <w:rsid w:val="003E39E3"/>
    <w:rsid w:val="003E7D67"/>
    <w:rsid w:val="003F1711"/>
    <w:rsid w:val="003F38DC"/>
    <w:rsid w:val="003F49A4"/>
    <w:rsid w:val="00401A6D"/>
    <w:rsid w:val="004029B6"/>
    <w:rsid w:val="00403FA7"/>
    <w:rsid w:val="004064A2"/>
    <w:rsid w:val="004127ED"/>
    <w:rsid w:val="0041360A"/>
    <w:rsid w:val="00413D5A"/>
    <w:rsid w:val="00416DA4"/>
    <w:rsid w:val="0041752A"/>
    <w:rsid w:val="00421377"/>
    <w:rsid w:val="00423933"/>
    <w:rsid w:val="0043261A"/>
    <w:rsid w:val="00437CB2"/>
    <w:rsid w:val="00443AD1"/>
    <w:rsid w:val="004446E3"/>
    <w:rsid w:val="0044636A"/>
    <w:rsid w:val="0044695B"/>
    <w:rsid w:val="00447861"/>
    <w:rsid w:val="0045274F"/>
    <w:rsid w:val="00460290"/>
    <w:rsid w:val="00466C56"/>
    <w:rsid w:val="004723E3"/>
    <w:rsid w:val="00476440"/>
    <w:rsid w:val="0047789E"/>
    <w:rsid w:val="00482827"/>
    <w:rsid w:val="00483C7E"/>
    <w:rsid w:val="004925C0"/>
    <w:rsid w:val="00496B64"/>
    <w:rsid w:val="004A68A9"/>
    <w:rsid w:val="004A720C"/>
    <w:rsid w:val="004B5A66"/>
    <w:rsid w:val="004C256F"/>
    <w:rsid w:val="004C2706"/>
    <w:rsid w:val="004D400C"/>
    <w:rsid w:val="004D5A0C"/>
    <w:rsid w:val="004D6683"/>
    <w:rsid w:val="004D6EFD"/>
    <w:rsid w:val="004E0717"/>
    <w:rsid w:val="004E44B6"/>
    <w:rsid w:val="004F1252"/>
    <w:rsid w:val="004F2364"/>
    <w:rsid w:val="004F695A"/>
    <w:rsid w:val="004F7337"/>
    <w:rsid w:val="00504FE8"/>
    <w:rsid w:val="00507A1C"/>
    <w:rsid w:val="0051463F"/>
    <w:rsid w:val="00514DD9"/>
    <w:rsid w:val="005170EF"/>
    <w:rsid w:val="00520895"/>
    <w:rsid w:val="00521798"/>
    <w:rsid w:val="00524A7D"/>
    <w:rsid w:val="00531141"/>
    <w:rsid w:val="005319D8"/>
    <w:rsid w:val="0053494A"/>
    <w:rsid w:val="00546C90"/>
    <w:rsid w:val="00551B3F"/>
    <w:rsid w:val="00552712"/>
    <w:rsid w:val="00555E06"/>
    <w:rsid w:val="005609CF"/>
    <w:rsid w:val="005614B6"/>
    <w:rsid w:val="00564518"/>
    <w:rsid w:val="00567D66"/>
    <w:rsid w:val="00570D24"/>
    <w:rsid w:val="00597874"/>
    <w:rsid w:val="005A471A"/>
    <w:rsid w:val="005B40AB"/>
    <w:rsid w:val="005B60E5"/>
    <w:rsid w:val="005B7CBE"/>
    <w:rsid w:val="005C0C99"/>
    <w:rsid w:val="005C378B"/>
    <w:rsid w:val="005C6E94"/>
    <w:rsid w:val="005D6921"/>
    <w:rsid w:val="005E16FA"/>
    <w:rsid w:val="005E45AB"/>
    <w:rsid w:val="005E74E9"/>
    <w:rsid w:val="005F6002"/>
    <w:rsid w:val="00603DBF"/>
    <w:rsid w:val="00607616"/>
    <w:rsid w:val="00607E83"/>
    <w:rsid w:val="00610C13"/>
    <w:rsid w:val="00615265"/>
    <w:rsid w:val="00615CDF"/>
    <w:rsid w:val="00616DE0"/>
    <w:rsid w:val="00622249"/>
    <w:rsid w:val="00622956"/>
    <w:rsid w:val="00622E75"/>
    <w:rsid w:val="006259F2"/>
    <w:rsid w:val="00633B3B"/>
    <w:rsid w:val="00637C5F"/>
    <w:rsid w:val="00640436"/>
    <w:rsid w:val="00641375"/>
    <w:rsid w:val="006419B5"/>
    <w:rsid w:val="00644F58"/>
    <w:rsid w:val="006476A5"/>
    <w:rsid w:val="00656180"/>
    <w:rsid w:val="00656F6B"/>
    <w:rsid w:val="00663B78"/>
    <w:rsid w:val="00667E5A"/>
    <w:rsid w:val="0067134A"/>
    <w:rsid w:val="006741D6"/>
    <w:rsid w:val="006752B0"/>
    <w:rsid w:val="006773A4"/>
    <w:rsid w:val="00680487"/>
    <w:rsid w:val="00680634"/>
    <w:rsid w:val="00683376"/>
    <w:rsid w:val="00686F13"/>
    <w:rsid w:val="00687ADE"/>
    <w:rsid w:val="00694DCD"/>
    <w:rsid w:val="00697826"/>
    <w:rsid w:val="006A5098"/>
    <w:rsid w:val="006B1C01"/>
    <w:rsid w:val="006C0CAE"/>
    <w:rsid w:val="006C3457"/>
    <w:rsid w:val="006D306B"/>
    <w:rsid w:val="006D39EB"/>
    <w:rsid w:val="006D5C11"/>
    <w:rsid w:val="006E0644"/>
    <w:rsid w:val="006E20AA"/>
    <w:rsid w:val="006E3143"/>
    <w:rsid w:val="006E342A"/>
    <w:rsid w:val="006E4AE9"/>
    <w:rsid w:val="006E6149"/>
    <w:rsid w:val="006F1648"/>
    <w:rsid w:val="006F2FA7"/>
    <w:rsid w:val="006F7465"/>
    <w:rsid w:val="007003E1"/>
    <w:rsid w:val="00700C18"/>
    <w:rsid w:val="00705583"/>
    <w:rsid w:val="00721A70"/>
    <w:rsid w:val="00723BA9"/>
    <w:rsid w:val="00727C56"/>
    <w:rsid w:val="00730824"/>
    <w:rsid w:val="0073114F"/>
    <w:rsid w:val="0073124D"/>
    <w:rsid w:val="0073129F"/>
    <w:rsid w:val="0073208E"/>
    <w:rsid w:val="007407E2"/>
    <w:rsid w:val="007423FD"/>
    <w:rsid w:val="007468B0"/>
    <w:rsid w:val="00750A7F"/>
    <w:rsid w:val="00750ADE"/>
    <w:rsid w:val="0075280E"/>
    <w:rsid w:val="007565FC"/>
    <w:rsid w:val="00760425"/>
    <w:rsid w:val="007613AE"/>
    <w:rsid w:val="00762E64"/>
    <w:rsid w:val="0077084F"/>
    <w:rsid w:val="00773DA3"/>
    <w:rsid w:val="0079140D"/>
    <w:rsid w:val="0079171F"/>
    <w:rsid w:val="007932B3"/>
    <w:rsid w:val="00796D2B"/>
    <w:rsid w:val="007A076F"/>
    <w:rsid w:val="007A0D20"/>
    <w:rsid w:val="007A0D47"/>
    <w:rsid w:val="007A2187"/>
    <w:rsid w:val="007A7C09"/>
    <w:rsid w:val="007B1BC0"/>
    <w:rsid w:val="007B284C"/>
    <w:rsid w:val="007B590F"/>
    <w:rsid w:val="007C4162"/>
    <w:rsid w:val="007D1E25"/>
    <w:rsid w:val="007D48D2"/>
    <w:rsid w:val="007D4E7C"/>
    <w:rsid w:val="007E75C5"/>
    <w:rsid w:val="007F2651"/>
    <w:rsid w:val="007F722E"/>
    <w:rsid w:val="00802F35"/>
    <w:rsid w:val="00803B7F"/>
    <w:rsid w:val="008040B2"/>
    <w:rsid w:val="0080454E"/>
    <w:rsid w:val="00812FDE"/>
    <w:rsid w:val="00814705"/>
    <w:rsid w:val="008159CE"/>
    <w:rsid w:val="008212A3"/>
    <w:rsid w:val="00825F26"/>
    <w:rsid w:val="00826F4F"/>
    <w:rsid w:val="00836989"/>
    <w:rsid w:val="00850F01"/>
    <w:rsid w:val="008511DE"/>
    <w:rsid w:val="00854B19"/>
    <w:rsid w:val="00862ECF"/>
    <w:rsid w:val="00865A5D"/>
    <w:rsid w:val="00865F1D"/>
    <w:rsid w:val="008708AA"/>
    <w:rsid w:val="00870F56"/>
    <w:rsid w:val="008739E7"/>
    <w:rsid w:val="00874B05"/>
    <w:rsid w:val="00880107"/>
    <w:rsid w:val="008809E8"/>
    <w:rsid w:val="00884600"/>
    <w:rsid w:val="00885D94"/>
    <w:rsid w:val="0089152B"/>
    <w:rsid w:val="00891544"/>
    <w:rsid w:val="008A1805"/>
    <w:rsid w:val="008A2C49"/>
    <w:rsid w:val="008A5962"/>
    <w:rsid w:val="008A7C29"/>
    <w:rsid w:val="008B1ED7"/>
    <w:rsid w:val="008B7762"/>
    <w:rsid w:val="008C1467"/>
    <w:rsid w:val="008C32C3"/>
    <w:rsid w:val="008C5337"/>
    <w:rsid w:val="008D08E4"/>
    <w:rsid w:val="008D183E"/>
    <w:rsid w:val="008E627A"/>
    <w:rsid w:val="008F2A22"/>
    <w:rsid w:val="009018D5"/>
    <w:rsid w:val="00901F31"/>
    <w:rsid w:val="0090585F"/>
    <w:rsid w:val="00906084"/>
    <w:rsid w:val="0091397B"/>
    <w:rsid w:val="00914B4C"/>
    <w:rsid w:val="009156DE"/>
    <w:rsid w:val="00916E8F"/>
    <w:rsid w:val="0091711F"/>
    <w:rsid w:val="00923264"/>
    <w:rsid w:val="0092581C"/>
    <w:rsid w:val="00937081"/>
    <w:rsid w:val="009374A6"/>
    <w:rsid w:val="00941015"/>
    <w:rsid w:val="009427DA"/>
    <w:rsid w:val="0094282F"/>
    <w:rsid w:val="009439DA"/>
    <w:rsid w:val="00953382"/>
    <w:rsid w:val="00962B39"/>
    <w:rsid w:val="009660A9"/>
    <w:rsid w:val="009729AE"/>
    <w:rsid w:val="00972B39"/>
    <w:rsid w:val="00976E54"/>
    <w:rsid w:val="0098692F"/>
    <w:rsid w:val="00992D7F"/>
    <w:rsid w:val="009A30CE"/>
    <w:rsid w:val="009A37A9"/>
    <w:rsid w:val="009A548E"/>
    <w:rsid w:val="009A54F3"/>
    <w:rsid w:val="009A78F9"/>
    <w:rsid w:val="009B1408"/>
    <w:rsid w:val="009C0C63"/>
    <w:rsid w:val="009C2499"/>
    <w:rsid w:val="009C2763"/>
    <w:rsid w:val="009C5F79"/>
    <w:rsid w:val="009C7521"/>
    <w:rsid w:val="009D441F"/>
    <w:rsid w:val="009D48DC"/>
    <w:rsid w:val="009E5FAC"/>
    <w:rsid w:val="009F0AC0"/>
    <w:rsid w:val="009F391A"/>
    <w:rsid w:val="009F3F78"/>
    <w:rsid w:val="009F455D"/>
    <w:rsid w:val="009F599D"/>
    <w:rsid w:val="009F5F6D"/>
    <w:rsid w:val="00A05C24"/>
    <w:rsid w:val="00A07862"/>
    <w:rsid w:val="00A10612"/>
    <w:rsid w:val="00A16AA2"/>
    <w:rsid w:val="00A3216E"/>
    <w:rsid w:val="00A36A3A"/>
    <w:rsid w:val="00A40522"/>
    <w:rsid w:val="00A524A4"/>
    <w:rsid w:val="00A560DF"/>
    <w:rsid w:val="00A622A3"/>
    <w:rsid w:val="00A83627"/>
    <w:rsid w:val="00A84A7D"/>
    <w:rsid w:val="00A84C2C"/>
    <w:rsid w:val="00A87523"/>
    <w:rsid w:val="00A90264"/>
    <w:rsid w:val="00A90283"/>
    <w:rsid w:val="00AA54E1"/>
    <w:rsid w:val="00AB3B6A"/>
    <w:rsid w:val="00AB3C68"/>
    <w:rsid w:val="00AC103A"/>
    <w:rsid w:val="00AD2989"/>
    <w:rsid w:val="00AD39E9"/>
    <w:rsid w:val="00AD3E33"/>
    <w:rsid w:val="00AE4AEF"/>
    <w:rsid w:val="00AE4F4E"/>
    <w:rsid w:val="00AE618A"/>
    <w:rsid w:val="00AE6937"/>
    <w:rsid w:val="00AF2EE8"/>
    <w:rsid w:val="00AF447F"/>
    <w:rsid w:val="00B02382"/>
    <w:rsid w:val="00B07150"/>
    <w:rsid w:val="00B1333F"/>
    <w:rsid w:val="00B15E67"/>
    <w:rsid w:val="00B163AE"/>
    <w:rsid w:val="00B2676F"/>
    <w:rsid w:val="00B35E47"/>
    <w:rsid w:val="00B368E3"/>
    <w:rsid w:val="00B445D2"/>
    <w:rsid w:val="00B47833"/>
    <w:rsid w:val="00B52B06"/>
    <w:rsid w:val="00B5337E"/>
    <w:rsid w:val="00B60D31"/>
    <w:rsid w:val="00B62260"/>
    <w:rsid w:val="00B76713"/>
    <w:rsid w:val="00B80A60"/>
    <w:rsid w:val="00B8474A"/>
    <w:rsid w:val="00B8503D"/>
    <w:rsid w:val="00B872BB"/>
    <w:rsid w:val="00B90AE7"/>
    <w:rsid w:val="00B91B6C"/>
    <w:rsid w:val="00B94AB3"/>
    <w:rsid w:val="00BA2935"/>
    <w:rsid w:val="00BC0627"/>
    <w:rsid w:val="00BC1883"/>
    <w:rsid w:val="00BC245A"/>
    <w:rsid w:val="00BC4B50"/>
    <w:rsid w:val="00BC4C49"/>
    <w:rsid w:val="00BC5D30"/>
    <w:rsid w:val="00BD1139"/>
    <w:rsid w:val="00BD2398"/>
    <w:rsid w:val="00BD615D"/>
    <w:rsid w:val="00BE0E14"/>
    <w:rsid w:val="00BE273D"/>
    <w:rsid w:val="00BF0FAE"/>
    <w:rsid w:val="00BF57B0"/>
    <w:rsid w:val="00BF5C7C"/>
    <w:rsid w:val="00BF5CDE"/>
    <w:rsid w:val="00BF6AD7"/>
    <w:rsid w:val="00C057DB"/>
    <w:rsid w:val="00C12E7F"/>
    <w:rsid w:val="00C14B9C"/>
    <w:rsid w:val="00C1683B"/>
    <w:rsid w:val="00C173AD"/>
    <w:rsid w:val="00C20183"/>
    <w:rsid w:val="00C2169D"/>
    <w:rsid w:val="00C22DD9"/>
    <w:rsid w:val="00C31198"/>
    <w:rsid w:val="00C31965"/>
    <w:rsid w:val="00C31E25"/>
    <w:rsid w:val="00C43845"/>
    <w:rsid w:val="00C50C50"/>
    <w:rsid w:val="00C548A8"/>
    <w:rsid w:val="00C55BF1"/>
    <w:rsid w:val="00C575F2"/>
    <w:rsid w:val="00C6589D"/>
    <w:rsid w:val="00C6659C"/>
    <w:rsid w:val="00C67538"/>
    <w:rsid w:val="00C73A8A"/>
    <w:rsid w:val="00C74C4C"/>
    <w:rsid w:val="00C77679"/>
    <w:rsid w:val="00C82306"/>
    <w:rsid w:val="00C82DF3"/>
    <w:rsid w:val="00C83051"/>
    <w:rsid w:val="00C846BA"/>
    <w:rsid w:val="00C86264"/>
    <w:rsid w:val="00C92B2C"/>
    <w:rsid w:val="00C92D67"/>
    <w:rsid w:val="00C95841"/>
    <w:rsid w:val="00C958F7"/>
    <w:rsid w:val="00CC7BCA"/>
    <w:rsid w:val="00CD17C3"/>
    <w:rsid w:val="00CD46EF"/>
    <w:rsid w:val="00CD5009"/>
    <w:rsid w:val="00CD78A4"/>
    <w:rsid w:val="00CF360C"/>
    <w:rsid w:val="00CF6004"/>
    <w:rsid w:val="00CF6D62"/>
    <w:rsid w:val="00D05CA5"/>
    <w:rsid w:val="00D05DA4"/>
    <w:rsid w:val="00D160D4"/>
    <w:rsid w:val="00D213BB"/>
    <w:rsid w:val="00D21AE0"/>
    <w:rsid w:val="00D242AF"/>
    <w:rsid w:val="00D24CD9"/>
    <w:rsid w:val="00D25099"/>
    <w:rsid w:val="00D32D46"/>
    <w:rsid w:val="00D3536D"/>
    <w:rsid w:val="00D411B8"/>
    <w:rsid w:val="00D45994"/>
    <w:rsid w:val="00D46DFB"/>
    <w:rsid w:val="00D565DC"/>
    <w:rsid w:val="00D5676E"/>
    <w:rsid w:val="00D607E7"/>
    <w:rsid w:val="00D61975"/>
    <w:rsid w:val="00D63C47"/>
    <w:rsid w:val="00D63C97"/>
    <w:rsid w:val="00D63F2B"/>
    <w:rsid w:val="00D705C2"/>
    <w:rsid w:val="00D70FEA"/>
    <w:rsid w:val="00D71120"/>
    <w:rsid w:val="00D92B19"/>
    <w:rsid w:val="00D9322D"/>
    <w:rsid w:val="00D95BB1"/>
    <w:rsid w:val="00D9728A"/>
    <w:rsid w:val="00DA0241"/>
    <w:rsid w:val="00DA5F5C"/>
    <w:rsid w:val="00DA6F75"/>
    <w:rsid w:val="00DB4722"/>
    <w:rsid w:val="00DB4B5E"/>
    <w:rsid w:val="00DB7361"/>
    <w:rsid w:val="00DC126C"/>
    <w:rsid w:val="00DC3C67"/>
    <w:rsid w:val="00DD05C4"/>
    <w:rsid w:val="00DD5631"/>
    <w:rsid w:val="00DD7AF3"/>
    <w:rsid w:val="00DE0E79"/>
    <w:rsid w:val="00DE3BEE"/>
    <w:rsid w:val="00DE3D6A"/>
    <w:rsid w:val="00DF0754"/>
    <w:rsid w:val="00DF0ACE"/>
    <w:rsid w:val="00DF1EEC"/>
    <w:rsid w:val="00DF6B64"/>
    <w:rsid w:val="00DF731C"/>
    <w:rsid w:val="00DF7738"/>
    <w:rsid w:val="00E00648"/>
    <w:rsid w:val="00E014C8"/>
    <w:rsid w:val="00E07F91"/>
    <w:rsid w:val="00E1311A"/>
    <w:rsid w:val="00E25F77"/>
    <w:rsid w:val="00E26F20"/>
    <w:rsid w:val="00E4285F"/>
    <w:rsid w:val="00E42EB9"/>
    <w:rsid w:val="00E556AC"/>
    <w:rsid w:val="00E56C7C"/>
    <w:rsid w:val="00E56F72"/>
    <w:rsid w:val="00E677DF"/>
    <w:rsid w:val="00E8001F"/>
    <w:rsid w:val="00EA70AD"/>
    <w:rsid w:val="00EB441C"/>
    <w:rsid w:val="00EB69BF"/>
    <w:rsid w:val="00EB7426"/>
    <w:rsid w:val="00EB7C01"/>
    <w:rsid w:val="00EC01D0"/>
    <w:rsid w:val="00EC3B97"/>
    <w:rsid w:val="00EC573F"/>
    <w:rsid w:val="00EC66CD"/>
    <w:rsid w:val="00EC70DA"/>
    <w:rsid w:val="00EC7825"/>
    <w:rsid w:val="00ED5469"/>
    <w:rsid w:val="00ED5522"/>
    <w:rsid w:val="00ED5C92"/>
    <w:rsid w:val="00EE3122"/>
    <w:rsid w:val="00EE36B4"/>
    <w:rsid w:val="00EF5A98"/>
    <w:rsid w:val="00F0244F"/>
    <w:rsid w:val="00F06257"/>
    <w:rsid w:val="00F06447"/>
    <w:rsid w:val="00F1140C"/>
    <w:rsid w:val="00F21E39"/>
    <w:rsid w:val="00F24023"/>
    <w:rsid w:val="00F25941"/>
    <w:rsid w:val="00F33D07"/>
    <w:rsid w:val="00F42A92"/>
    <w:rsid w:val="00F449EA"/>
    <w:rsid w:val="00F52093"/>
    <w:rsid w:val="00F53565"/>
    <w:rsid w:val="00F54FE7"/>
    <w:rsid w:val="00F557C8"/>
    <w:rsid w:val="00F62D36"/>
    <w:rsid w:val="00F65CE1"/>
    <w:rsid w:val="00F6722D"/>
    <w:rsid w:val="00F72882"/>
    <w:rsid w:val="00F73D21"/>
    <w:rsid w:val="00F85CAE"/>
    <w:rsid w:val="00F900F2"/>
    <w:rsid w:val="00F91786"/>
    <w:rsid w:val="00F92701"/>
    <w:rsid w:val="00F9642E"/>
    <w:rsid w:val="00F97138"/>
    <w:rsid w:val="00FB22FE"/>
    <w:rsid w:val="00FB2897"/>
    <w:rsid w:val="00FB4E3B"/>
    <w:rsid w:val="00FC4BE4"/>
    <w:rsid w:val="00FC5A6E"/>
    <w:rsid w:val="00FD2B55"/>
    <w:rsid w:val="00FD79AD"/>
    <w:rsid w:val="00FE1B7F"/>
    <w:rsid w:val="00FE40D4"/>
    <w:rsid w:val="00FF3D98"/>
    <w:rsid w:val="00FF6CDF"/>
    <w:rsid w:val="00FF7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41FE8"/>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5C2"/>
    <w:pPr>
      <w:ind w:left="720"/>
      <w:contextualSpacing/>
    </w:pPr>
  </w:style>
  <w:style w:type="paragraph" w:styleId="Header">
    <w:name w:val="header"/>
    <w:basedOn w:val="Normal"/>
    <w:link w:val="HeaderChar"/>
    <w:uiPriority w:val="99"/>
    <w:unhideWhenUsed/>
    <w:rsid w:val="00793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2B3"/>
  </w:style>
  <w:style w:type="paragraph" w:styleId="Footer">
    <w:name w:val="footer"/>
    <w:basedOn w:val="Normal"/>
    <w:link w:val="FooterChar"/>
    <w:uiPriority w:val="99"/>
    <w:unhideWhenUsed/>
    <w:rsid w:val="00793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2B3"/>
  </w:style>
  <w:style w:type="paragraph" w:styleId="BalloonText">
    <w:name w:val="Balloon Text"/>
    <w:basedOn w:val="Normal"/>
    <w:link w:val="BalloonTextChar"/>
    <w:uiPriority w:val="99"/>
    <w:semiHidden/>
    <w:unhideWhenUsed/>
    <w:rsid w:val="00793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2B3"/>
    <w:rPr>
      <w:rFonts w:ascii="Tahoma" w:hAnsi="Tahoma" w:cs="Tahoma"/>
      <w:sz w:val="16"/>
      <w:szCs w:val="16"/>
    </w:rPr>
  </w:style>
  <w:style w:type="character" w:styleId="Hyperlink">
    <w:name w:val="Hyperlink"/>
    <w:basedOn w:val="DefaultParagraphFont"/>
    <w:uiPriority w:val="99"/>
    <w:unhideWhenUsed/>
    <w:rsid w:val="004136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5957720">
      <w:bodyDiv w:val="1"/>
      <w:marLeft w:val="0"/>
      <w:marRight w:val="0"/>
      <w:marTop w:val="0"/>
      <w:marBottom w:val="0"/>
      <w:divBdr>
        <w:top w:val="none" w:sz="0" w:space="0" w:color="auto"/>
        <w:left w:val="none" w:sz="0" w:space="0" w:color="auto"/>
        <w:bottom w:val="none" w:sz="0" w:space="0" w:color="auto"/>
        <w:right w:val="none" w:sz="0" w:space="0" w:color="auto"/>
      </w:divBdr>
      <w:divsChild>
        <w:div w:id="1692484984">
          <w:marLeft w:val="0"/>
          <w:marRight w:val="0"/>
          <w:marTop w:val="0"/>
          <w:marBottom w:val="0"/>
          <w:divBdr>
            <w:top w:val="none" w:sz="0" w:space="0" w:color="auto"/>
            <w:left w:val="none" w:sz="0" w:space="0" w:color="auto"/>
            <w:bottom w:val="none" w:sz="0" w:space="0" w:color="auto"/>
            <w:right w:val="none" w:sz="0" w:space="0" w:color="auto"/>
          </w:divBdr>
        </w:div>
      </w:divsChild>
    </w:div>
    <w:div w:id="159424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4121288-8fe6-44fb-b3df-0e2189c6012e">
      <Terms xmlns="http://schemas.microsoft.com/office/infopath/2007/PartnerControls"/>
    </lcf76f155ced4ddcb4097134ff3c332f>
    <TaxCatchAll xmlns="abf82133-6c70-4499-b809-cb9fb957891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4239E428A53AC4CB37213252B7C7C40" ma:contentTypeVersion="16" ma:contentTypeDescription="Create a new document." ma:contentTypeScope="" ma:versionID="bbe0b4486c1d33ed638779f5604d8963">
  <xsd:schema xmlns:xsd="http://www.w3.org/2001/XMLSchema" xmlns:xs="http://www.w3.org/2001/XMLSchema" xmlns:p="http://schemas.microsoft.com/office/2006/metadata/properties" xmlns:ns2="f4121288-8fe6-44fb-b3df-0e2189c6012e" xmlns:ns3="abf82133-6c70-4499-b809-cb9fb9578919" targetNamespace="http://schemas.microsoft.com/office/2006/metadata/properties" ma:root="true" ma:fieldsID="3a9dae0a45fca573a1afbd38a5bccb4d" ns2:_="" ns3:_="">
    <xsd:import namespace="f4121288-8fe6-44fb-b3df-0e2189c6012e"/>
    <xsd:import namespace="abf82133-6c70-4499-b809-cb9fb95789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21288-8fe6-44fb-b3df-0e2189c60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18a2dd8-28c3-4c64-a9cb-32cb9f68920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bf82133-6c70-4499-b809-cb9fb95789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f3c5882-e20e-424a-9bd7-a75af3fc811a}" ma:internalName="TaxCatchAll" ma:showField="CatchAllData" ma:web="abf82133-6c70-4499-b809-cb9fb9578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D27BDC-6DC0-4240-AE1A-1659268A3660}">
  <ds:schemaRefs>
    <ds:schemaRef ds:uri="http://schemas.openxmlformats.org/officeDocument/2006/bibliography"/>
  </ds:schemaRefs>
</ds:datastoreItem>
</file>

<file path=customXml/itemProps2.xml><?xml version="1.0" encoding="utf-8"?>
<ds:datastoreItem xmlns:ds="http://schemas.openxmlformats.org/officeDocument/2006/customXml" ds:itemID="{F0F70D8C-A6DD-4AA3-BF1C-37D04EF8B506}">
  <ds:schemaRefs>
    <ds:schemaRef ds:uri="http://schemas.microsoft.com/office/2006/metadata/properties"/>
    <ds:schemaRef ds:uri="http://schemas.microsoft.com/office/infopath/2007/PartnerControls"/>
    <ds:schemaRef ds:uri="f4121288-8fe6-44fb-b3df-0e2189c6012e"/>
    <ds:schemaRef ds:uri="abf82133-6c70-4499-b809-cb9fb9578919"/>
  </ds:schemaRefs>
</ds:datastoreItem>
</file>

<file path=customXml/itemProps3.xml><?xml version="1.0" encoding="utf-8"?>
<ds:datastoreItem xmlns:ds="http://schemas.openxmlformats.org/officeDocument/2006/customXml" ds:itemID="{BA534FE2-E1A5-4EEC-B237-4B1421AFED7F}">
  <ds:schemaRefs>
    <ds:schemaRef ds:uri="http://schemas.microsoft.com/sharepoint/v3/contenttype/forms"/>
  </ds:schemaRefs>
</ds:datastoreItem>
</file>

<file path=customXml/itemProps4.xml><?xml version="1.0" encoding="utf-8"?>
<ds:datastoreItem xmlns:ds="http://schemas.openxmlformats.org/officeDocument/2006/customXml" ds:itemID="{5E8243D3-CC3C-4BA9-9AA8-166DF6843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21288-8fe6-44fb-b3df-0e2189c6012e"/>
    <ds:schemaRef ds:uri="abf82133-6c70-4499-b809-cb9fb9578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2</Pages>
  <Words>3215</Words>
  <Characters>18327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Price</dc:creator>
  <cp:lastModifiedBy>Arthur Souza Rodrigues</cp:lastModifiedBy>
  <cp:revision>1</cp:revision>
  <dcterms:created xsi:type="dcterms:W3CDTF">2019-02-25T13:48:00Z</dcterms:created>
  <dcterms:modified xsi:type="dcterms:W3CDTF">2026-09-26T01:06:00Z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0x01010014239E428A53AC4CB37213252B7C7C40</vt:lpwstr>
  </property>
</Properties>
</file>