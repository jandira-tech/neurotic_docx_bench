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F432BA" w14:textId="77777777" w:rsidR="00DF64D7" w:rsidRDefault="003D3FCF">
      <w:pPr>
        <w:numPr>
          <w:ilvl w:val="0"/>
          <w:numId w:val="11"/>
        </w:numPr>
        <w:spacing w:after="0" w:line="240" w:lineRule="auto"/>
        <w:rPr>
          <w:ins w:id="15" w:author="Nick Bernal" w:date="2026-09-26T15:12:00Z" w16du:dateUtc="2026-09-26T19:12:00Z"/>
        </w:rPr>
      </w:pPr>
      <w:ins w:id="16" w:author="Nick Bernal" w:date="2026-09-26T15:12:00Z" w16du:dateUtc="2026-09-26T19:12:00Z">
        <w:r>
          <w:t>a</w:t>
        </w:r>
      </w:ins>
    </w:p>
    <w:p w14:paraId="4F4AEF66" w14:textId="77777777" w:rsidR="00DF64D7" w:rsidRDefault="00DF64D7">
      <w:pPr>
        <w:rPr>
          <w:ins w:id="17" w:author="Nick Bernal" w:date="2026-09-26T15:12:00Z" w16du:dateUtc="2026-09-26T19:12:00Z"/>
        </w:rPr>
      </w:pPr>
    </w:p>
    <w:p w14:paraId="08CEF021" w14:textId="77777777" w:rsidR="00DF64D7" w:rsidRDefault="003D3FCF">
      <w:pPr>
        <w:rPr>
          <w:ins w:id="18" w:author="Nick Bernal" w:date="2026-09-26T15:12:00Z" w16du:dateUtc="2026-09-26T19:12:00Z"/>
        </w:rPr>
      </w:pPr>
      <w:ins w:id="19" w:author="Nick Bernal" w:date="2026-09-26T15:12:00Z" w16du:dateUtc="2026-09-26T19:12:00Z">
        <w:r>
          <w:t>Some title</w:t>
        </w:r>
      </w:ins>
    </w:p>
    <w:p w14:paraId="05DECDD3" w14:textId="77777777" w:rsidR="00DF64D7" w:rsidRDefault="00DF64D7">
      <w:pPr>
        <w:rPr>
          <w:ins w:id="20" w:author="Nick Bernal" w:date="2026-09-26T15:12:00Z" w16du:dateUtc="2026-09-26T19:12:00Z"/>
        </w:rPr>
      </w:pPr>
    </w:p>
    <w:p w14:paraId="3612EABA" w14:textId="77777777" w:rsidR="00D65874" w:rsidRDefault="003D3FCF">
      <w:pPr>
        <w:rPr>
          <w:del w:id="21" w:author="Nick Bernal" w:date="2026-09-26T15:12:00Z" w16du:dateUtc="2026-09-26T19:12:00Z"/>
        </w:rPr>
      </w:pPr>
      <w:ins w:id="22" w:author="Nick Bernal" w:date="2026-09-26T15:12:00Z" w16du:dateUtc="2026-09-26T19:12:00Z">
        <w:r>
          <w:t>c</w:t>
        </w:r>
      </w:ins>
      <w:del w:id="23" w:author="Nick Bernal" w:date="2026-09-26T15:12:00Z" w16du:dateUtc="2026-09-26T19:12:00Z">
        <w:r>
          <w:delText>OOXML w:u (underline) tester covering all ST_Underline values, style- and linked-style-driven underlines, and inline overrides. Some samples include spaces to show the 'words' underline variant.</w:delText>
        </w:r>
      </w:del>
    </w:p>
    <w:p w14:paraId="0EC3C2AE" w14:textId="77777777" w:rsidR="00D65874" w:rsidRDefault="003D3FCF">
      <w:pPr>
        <w:rPr>
          <w:del w:id="24" w:author="Nick Bernal" w:date="2026-09-26T15:12:00Z" w16du:dateUtc="2026-09-26T19:12:00Z"/>
        </w:rPr>
      </w:pPr>
      <w:del w:id="25" w:author="Nick Bernal" w:date="2026-09-26T15:12:00Z" w16du:dateUtc="2026-09-26T19:12:00Z">
        <w:r>
          <w:delText>A) ST_Underline w:u@val variants:</w:delText>
        </w:r>
      </w:del>
    </w:p>
    <w:p w14:paraId="07105047" w14:textId="77777777" w:rsidR="00D65874" w:rsidRDefault="003D3FCF">
      <w:pPr>
        <w:rPr>
          <w:del w:id="26" w:author="Nick Bernal" w:date="2026-09-26T15:12:00Z" w16du:dateUtc="2026-09-26T19:12:00Z"/>
        </w:rPr>
      </w:pPr>
      <w:del w:id="27" w:author="Nick Bernal" w:date="2026-09-26T15:12:00Z" w16du:dateUtc="2026-09-26T19:12:00Z">
        <w:r>
          <w:delText xml:space="preserve">  - w:u w:val='single': </w:delText>
        </w:r>
        <w:r>
          <w:rPr>
            <w:u w:val="single"/>
          </w:rPr>
          <w:delText>Sample  text  with  spaces</w:delText>
        </w:r>
      </w:del>
    </w:p>
    <w:p w14:paraId="17E456B6" w14:textId="77777777" w:rsidR="00D65874" w:rsidRDefault="003D3FCF">
      <w:pPr>
        <w:rPr>
          <w:del w:id="28" w:author="Nick Bernal" w:date="2026-09-26T15:12:00Z" w16du:dateUtc="2026-09-26T19:12:00Z"/>
        </w:rPr>
      </w:pPr>
      <w:del w:id="29" w:author="Nick Bernal" w:date="2026-09-26T15:12:00Z" w16du:dateUtc="2026-09-26T19:12:00Z">
        <w:r>
          <w:delText xml:space="preserve">  - w:u w:val='words': </w:delText>
        </w:r>
        <w:r>
          <w:rPr>
            <w:u w:val="words"/>
          </w:rPr>
          <w:delText>Sample  text  with  spaces</w:delText>
        </w:r>
      </w:del>
    </w:p>
    <w:p w14:paraId="2DDF5052" w14:textId="77777777" w:rsidR="00D65874" w:rsidRDefault="003D3FCF">
      <w:pPr>
        <w:rPr>
          <w:del w:id="30" w:author="Nick Bernal" w:date="2026-09-26T15:12:00Z" w16du:dateUtc="2026-09-26T19:12:00Z"/>
        </w:rPr>
      </w:pPr>
      <w:del w:id="31" w:author="Nick Bernal" w:date="2026-09-26T15:12:00Z" w16du:dateUtc="2026-09-26T19:12:00Z">
        <w:r>
          <w:delText xml:space="preserve">  - w:u w:val='double': </w:delText>
        </w:r>
        <w:r>
          <w:rPr>
            <w:u w:val="double"/>
          </w:rPr>
          <w:delText>Sample  text  with  spaces</w:delText>
        </w:r>
      </w:del>
    </w:p>
    <w:p w14:paraId="6B192936" w14:textId="77777777" w:rsidR="00D65874" w:rsidRDefault="003D3FCF">
      <w:pPr>
        <w:rPr>
          <w:del w:id="32" w:author="Nick Bernal" w:date="2026-09-26T15:12:00Z" w16du:dateUtc="2026-09-26T19:12:00Z"/>
        </w:rPr>
      </w:pPr>
      <w:del w:id="33" w:author="Nick Bernal" w:date="2026-09-26T15:12:00Z" w16du:dateUtc="2026-09-26T19:12:00Z">
        <w:r>
          <w:delText xml:space="preserve">  - w:u w:val='thick': </w:delText>
        </w:r>
        <w:r>
          <w:rPr>
            <w:u w:val="thick"/>
          </w:rPr>
          <w:delText>Sample  text  with  spaces</w:delText>
        </w:r>
      </w:del>
    </w:p>
    <w:p w14:paraId="3F4EEB23" w14:textId="77777777" w:rsidR="00D65874" w:rsidRDefault="003D3FCF">
      <w:pPr>
        <w:rPr>
          <w:del w:id="34" w:author="Nick Bernal" w:date="2026-09-26T15:12:00Z" w16du:dateUtc="2026-09-26T19:12:00Z"/>
        </w:rPr>
      </w:pPr>
      <w:del w:id="35" w:author="Nick Bernal" w:date="2026-09-26T15:12:00Z" w16du:dateUtc="2026-09-26T19:12:00Z">
        <w:r>
          <w:delText xml:space="preserve">  - w:u w:val='dotted': </w:delText>
        </w:r>
        <w:r>
          <w:rPr>
            <w:u w:val="dotted"/>
          </w:rPr>
          <w:delText>Sample  text  with  spaces</w:delText>
        </w:r>
      </w:del>
    </w:p>
    <w:p w14:paraId="519F748E" w14:textId="77777777" w:rsidR="00D65874" w:rsidRDefault="003D3FCF">
      <w:pPr>
        <w:rPr>
          <w:del w:id="36" w:author="Nick Bernal" w:date="2026-09-26T15:12:00Z" w16du:dateUtc="2026-09-26T19:12:00Z"/>
        </w:rPr>
      </w:pPr>
      <w:del w:id="37" w:author="Nick Bernal" w:date="2026-09-26T15:12:00Z" w16du:dateUtc="2026-09-26T19:12:00Z">
        <w:r>
          <w:delText xml:space="preserve">  - w:u w:val='dottedHeavy': </w:delText>
        </w:r>
        <w:r>
          <w:rPr>
            <w:u w:val="dottedHeavy"/>
          </w:rPr>
          <w:delText>Sample  text  with  spaces</w:delText>
        </w:r>
      </w:del>
    </w:p>
    <w:p w14:paraId="6D47596E" w14:textId="77777777" w:rsidR="00D65874" w:rsidRDefault="003D3FCF">
      <w:pPr>
        <w:rPr>
          <w:del w:id="38" w:author="Nick Bernal" w:date="2026-09-26T15:12:00Z" w16du:dateUtc="2026-09-26T19:12:00Z"/>
        </w:rPr>
      </w:pPr>
      <w:del w:id="39" w:author="Nick Bernal" w:date="2026-09-26T15:12:00Z" w16du:dateUtc="2026-09-26T19:12:00Z">
        <w:r>
          <w:delText xml:space="preserve">  - w:u w:val='dash': </w:delText>
        </w:r>
        <w:r>
          <w:rPr>
            <w:u w:val="dash"/>
          </w:rPr>
          <w:delText>Sample  text  with  spaces</w:delText>
        </w:r>
      </w:del>
    </w:p>
    <w:p w14:paraId="653EB5BD" w14:textId="77777777" w:rsidR="00D65874" w:rsidRDefault="003D3FCF">
      <w:pPr>
        <w:rPr>
          <w:del w:id="40" w:author="Nick Bernal" w:date="2026-09-26T15:12:00Z" w16du:dateUtc="2026-09-26T19:12:00Z"/>
        </w:rPr>
      </w:pPr>
      <w:del w:id="41" w:author="Nick Bernal" w:date="2026-09-26T15:12:00Z" w16du:dateUtc="2026-09-26T19:12:00Z">
        <w:r>
          <w:delText xml:space="preserve">  - w:u w:val='dashedHeavy': </w:delText>
        </w:r>
        <w:r>
          <w:rPr>
            <w:u w:val="dashedHeavy"/>
          </w:rPr>
          <w:delText>Sample  text  with  spaces</w:delText>
        </w:r>
      </w:del>
    </w:p>
    <w:p w14:paraId="31CEF957" w14:textId="77777777" w:rsidR="00D65874" w:rsidRDefault="003D3FCF">
      <w:pPr>
        <w:rPr>
          <w:del w:id="42" w:author="Nick Bernal" w:date="2026-09-26T15:12:00Z" w16du:dateUtc="2026-09-26T19:12:00Z"/>
        </w:rPr>
      </w:pPr>
      <w:del w:id="43" w:author="Nick Bernal" w:date="2026-09-26T15:12:00Z" w16du:dateUtc="2026-09-26T19:12:00Z">
        <w:r>
          <w:delText xml:space="preserve">  - w:u w:val='dashLong': </w:delText>
        </w:r>
        <w:r>
          <w:rPr>
            <w:u w:val="dashLong"/>
          </w:rPr>
          <w:delText>Sample  text  with  spaces</w:delText>
        </w:r>
      </w:del>
    </w:p>
    <w:p w14:paraId="6C4044BC" w14:textId="77777777" w:rsidR="00D65874" w:rsidRDefault="003D3FCF">
      <w:pPr>
        <w:rPr>
          <w:del w:id="44" w:author="Nick Bernal" w:date="2026-09-26T15:12:00Z" w16du:dateUtc="2026-09-26T19:12:00Z"/>
        </w:rPr>
      </w:pPr>
      <w:del w:id="45" w:author="Nick Bernal" w:date="2026-09-26T15:12:00Z" w16du:dateUtc="2026-09-26T19:12:00Z">
        <w:r>
          <w:delText xml:space="preserve">  - w:u w:val='dashLongHeavy': </w:delText>
        </w:r>
        <w:r>
          <w:rPr>
            <w:u w:val="dashLongHeavy"/>
          </w:rPr>
          <w:delText>Sample  text  with  spaces</w:delText>
        </w:r>
      </w:del>
    </w:p>
    <w:p w14:paraId="7899E118" w14:textId="77777777" w:rsidR="00D65874" w:rsidRDefault="003D3FCF">
      <w:pPr>
        <w:rPr>
          <w:del w:id="46" w:author="Nick Bernal" w:date="2026-09-26T15:12:00Z" w16du:dateUtc="2026-09-26T19:12:00Z"/>
        </w:rPr>
      </w:pPr>
      <w:del w:id="47" w:author="Nick Bernal" w:date="2026-09-26T15:12:00Z" w16du:dateUtc="2026-09-26T19:12:00Z">
        <w:r>
          <w:delText xml:space="preserve">  - w:u w:val='dotDash': </w:delText>
        </w:r>
        <w:r>
          <w:rPr>
            <w:u w:val="dotDash"/>
          </w:rPr>
          <w:delText>Sample  text  with  spaces</w:delText>
        </w:r>
      </w:del>
    </w:p>
    <w:p w14:paraId="425D5F36" w14:textId="77777777" w:rsidR="00D65874" w:rsidRDefault="003D3FCF">
      <w:pPr>
        <w:rPr>
          <w:del w:id="48" w:author="Nick Bernal" w:date="2026-09-26T15:12:00Z" w16du:dateUtc="2026-09-26T19:12:00Z"/>
        </w:rPr>
      </w:pPr>
      <w:del w:id="49" w:author="Nick Bernal" w:date="2026-09-26T15:12:00Z" w16du:dateUtc="2026-09-26T19:12:00Z">
        <w:r>
          <w:delText xml:space="preserve">  - w:u w:val='dashDotHeavy': </w:delText>
        </w:r>
        <w:r>
          <w:rPr>
            <w:u w:val="dashDotHeavy"/>
          </w:rPr>
          <w:delText>Sample  text  with  spaces</w:delText>
        </w:r>
      </w:del>
    </w:p>
    <w:p w14:paraId="131A8073" w14:textId="77777777" w:rsidR="00D65874" w:rsidRDefault="003D3FCF">
      <w:pPr>
        <w:rPr>
          <w:del w:id="50" w:author="Nick Bernal" w:date="2026-09-26T15:12:00Z" w16du:dateUtc="2026-09-26T19:12:00Z"/>
        </w:rPr>
      </w:pPr>
      <w:del w:id="51" w:author="Nick Bernal" w:date="2026-09-26T15:12:00Z" w16du:dateUtc="2026-09-26T19:12:00Z">
        <w:r>
          <w:delText xml:space="preserve">  - w:u w:val='dotDotDash': </w:delText>
        </w:r>
        <w:r>
          <w:rPr>
            <w:u w:val="dotDotDash"/>
          </w:rPr>
          <w:delText>Sample  text  with  spaces</w:delText>
        </w:r>
      </w:del>
    </w:p>
    <w:p w14:paraId="7ABE697B" w14:textId="77777777" w:rsidR="00D65874" w:rsidRDefault="003D3FCF">
      <w:pPr>
        <w:rPr>
          <w:del w:id="52" w:author="Nick Bernal" w:date="2026-09-26T15:12:00Z" w16du:dateUtc="2026-09-26T19:12:00Z"/>
        </w:rPr>
      </w:pPr>
      <w:del w:id="53" w:author="Nick Bernal" w:date="2026-09-26T15:12:00Z" w16du:dateUtc="2026-09-26T19:12:00Z">
        <w:r>
          <w:delText xml:space="preserve">  - w:u w:val='dashDotDotHeavy': </w:delText>
        </w:r>
        <w:r>
          <w:rPr>
            <w:u w:val="dashDotDotHeavy"/>
          </w:rPr>
          <w:delText>Sample  text  with  spaces</w:delText>
        </w:r>
      </w:del>
    </w:p>
    <w:p w14:paraId="75E18C3E" w14:textId="77777777" w:rsidR="00D65874" w:rsidRDefault="003D3FCF">
      <w:pPr>
        <w:rPr>
          <w:del w:id="54" w:author="Nick Bernal" w:date="2026-09-26T15:12:00Z" w16du:dateUtc="2026-09-26T19:12:00Z"/>
        </w:rPr>
      </w:pPr>
      <w:del w:id="55" w:author="Nick Bernal" w:date="2026-09-26T15:12:00Z" w16du:dateUtc="2026-09-26T19:12:00Z">
        <w:r>
          <w:delText xml:space="preserve">  - w:u w:val='wave': </w:delText>
        </w:r>
        <w:r>
          <w:rPr>
            <w:u w:val="wave"/>
          </w:rPr>
          <w:delText>Sample  text  with  spaces</w:delText>
        </w:r>
      </w:del>
    </w:p>
    <w:p w14:paraId="68CE0A67" w14:textId="77777777" w:rsidR="00D65874" w:rsidRDefault="003D3FCF">
      <w:pPr>
        <w:rPr>
          <w:del w:id="56" w:author="Nick Bernal" w:date="2026-09-26T15:12:00Z" w16du:dateUtc="2026-09-26T19:12:00Z"/>
        </w:rPr>
      </w:pPr>
      <w:del w:id="57" w:author="Nick Bernal" w:date="2026-09-26T15:12:00Z" w16du:dateUtc="2026-09-26T19:12:00Z">
        <w:r>
          <w:delText xml:space="preserve">  - w:u w:val='wavyHeavy': </w:delText>
        </w:r>
        <w:r>
          <w:rPr>
            <w:u w:val="wavyHeavy"/>
          </w:rPr>
          <w:delText>Sample  text  with  spaces</w:delText>
        </w:r>
      </w:del>
    </w:p>
    <w:p w14:paraId="4371F034" w14:textId="77777777" w:rsidR="00D65874" w:rsidRDefault="003D3FCF">
      <w:pPr>
        <w:rPr>
          <w:del w:id="58" w:author="Nick Bernal" w:date="2026-09-26T15:12:00Z" w16du:dateUtc="2026-09-26T19:12:00Z"/>
        </w:rPr>
      </w:pPr>
      <w:del w:id="59" w:author="Nick Bernal" w:date="2026-09-26T15:12:00Z" w16du:dateUtc="2026-09-26T19:12:00Z">
        <w:r>
          <w:delText xml:space="preserve">  - w:u w:val='wavyDouble': </w:delText>
        </w:r>
        <w:r>
          <w:rPr>
            <w:u w:val="wavyDouble"/>
          </w:rPr>
          <w:delText>Sample  text  with  spaces</w:delText>
        </w:r>
      </w:del>
    </w:p>
    <w:p w14:paraId="0518CC1E" w14:textId="77777777" w:rsidR="00D65874" w:rsidRDefault="003D3FCF">
      <w:pPr>
        <w:rPr>
          <w:del w:id="60" w:author="Nick Bernal" w:date="2026-09-26T15:12:00Z" w16du:dateUtc="2026-09-26T19:12:00Z"/>
        </w:rPr>
      </w:pPr>
      <w:del w:id="61" w:author="Nick Bernal" w:date="2026-09-26T15:12:00Z" w16du:dateUtc="2026-09-26T19:12:00Z">
        <w:r>
          <w:delText xml:space="preserve">  - w:u w:val='none': </w:delText>
        </w:r>
        <w:r>
          <w:delText>Sample  text  with  spaces</w:delText>
        </w:r>
      </w:del>
    </w:p>
    <w:p w14:paraId="235B4A7B" w14:textId="77777777" w:rsidR="00D65874" w:rsidRDefault="00D65874">
      <w:pPr>
        <w:rPr>
          <w:del w:id="62" w:author="Nick Bernal" w:date="2026-09-26T15:12:00Z" w16du:dateUtc="2026-09-26T19:12:00Z"/>
        </w:rPr>
      </w:pPr>
    </w:p>
    <w:p w14:paraId="00451147" w14:textId="77777777" w:rsidR="00D65874" w:rsidRDefault="003D3FCF">
      <w:pPr>
        <w:rPr>
          <w:del w:id="63" w:author="Nick Bernal" w:date="2026-09-26T15:12:00Z" w16du:dateUtc="2026-09-26T19:12:00Z"/>
        </w:rPr>
      </w:pPr>
      <w:del w:id="64" w:author="Nick Bernal" w:date="2026-09-26T15:12:00Z" w16du:dateUtc="2026-09-26T19:12:00Z">
        <w:r>
          <w:lastRenderedPageBreak/>
          <w:delText>B) rStyle-only (character style rPr defines underline, no inline &lt;w:u&gt;):</w:delText>
        </w:r>
      </w:del>
    </w:p>
    <w:p w14:paraId="74B473EE" w14:textId="77777777" w:rsidR="00D65874" w:rsidRDefault="003D3FCF">
      <w:pPr>
        <w:rPr>
          <w:del w:id="65" w:author="Nick Bernal" w:date="2026-09-26T15:12:00Z" w16du:dateUtc="2026-09-26T19:12:00Z"/>
        </w:rPr>
      </w:pPr>
      <w:del w:id="66" w:author="Nick Bernal" w:date="2026-09-26T15:12:00Z" w16du:dateUtc="2026-09-26T19:12:00Z">
        <w:r>
          <w:delText xml:space="preserve">  - rStyle='SD_UnderlineSingleChar' =&gt; expect single underline: </w:delText>
        </w:r>
        <w:r>
          <w:rPr>
            <w:rStyle w:val="SDUnderlineSingleChar"/>
          </w:rPr>
          <w:delText>Styled underline (single)</w:delText>
        </w:r>
      </w:del>
    </w:p>
    <w:p w14:paraId="49D078EF" w14:textId="77777777" w:rsidR="00D65874" w:rsidRDefault="003D3FCF">
      <w:pPr>
        <w:rPr>
          <w:del w:id="67" w:author="Nick Bernal" w:date="2026-09-26T15:12:00Z" w16du:dateUtc="2026-09-26T19:12:00Z"/>
        </w:rPr>
      </w:pPr>
      <w:del w:id="68" w:author="Nick Bernal" w:date="2026-09-26T15:12:00Z" w16du:dateUtc="2026-09-26T19:12:00Z">
        <w:r>
          <w:delText xml:space="preserve">  - rStyle='SD_UnderlineDoubleChar' =&gt; expect double underline: </w:delText>
        </w:r>
        <w:r>
          <w:rPr>
            <w:rStyle w:val="SDUnderlineDoubleChar"/>
          </w:rPr>
          <w:delText>Styled underline (double)</w:delText>
        </w:r>
      </w:del>
    </w:p>
    <w:p w14:paraId="5DBC3A45" w14:textId="77777777" w:rsidR="00D65874" w:rsidRDefault="003D3FCF">
      <w:pPr>
        <w:rPr>
          <w:del w:id="69" w:author="Nick Bernal" w:date="2026-09-26T15:12:00Z" w16du:dateUtc="2026-09-26T19:12:00Z"/>
        </w:rPr>
      </w:pPr>
      <w:del w:id="70" w:author="Nick Bernal" w:date="2026-09-26T15:12:00Z" w16du:dateUtc="2026-09-26T19:12:00Z">
        <w:r>
          <w:delText xml:space="preserve">  - rStyle='SD_UnderlineNoneChar' =&gt; expect no underline: </w:delText>
        </w:r>
        <w:r>
          <w:rPr>
            <w:rStyle w:val="SDUnderlineNoneChar"/>
          </w:rPr>
          <w:delText>Styled underline (none)</w:delText>
        </w:r>
      </w:del>
    </w:p>
    <w:p w14:paraId="191453EB" w14:textId="77777777" w:rsidR="00D65874" w:rsidRDefault="00D65874">
      <w:pPr>
        <w:rPr>
          <w:del w:id="71" w:author="Nick Bernal" w:date="2026-09-26T15:12:00Z" w16du:dateUtc="2026-09-26T19:12:00Z"/>
        </w:rPr>
      </w:pPr>
    </w:p>
    <w:p w14:paraId="3BE41299" w14:textId="77777777" w:rsidR="00D65874" w:rsidRDefault="003D3FCF">
      <w:pPr>
        <w:rPr>
          <w:del w:id="72" w:author="Nick Bernal" w:date="2026-09-26T15:12:00Z" w16du:dateUtc="2026-09-26T19:12:00Z"/>
        </w:rPr>
      </w:pPr>
      <w:del w:id="73" w:author="Nick Bernal" w:date="2026-09-26T15:12:00Z" w16du:dateUtc="2026-09-26T19:12:00Z">
        <w:r>
          <w:delText>C) rStyle + inline &lt;w:u&gt; combinations (inline overrides style):</w:delText>
        </w:r>
      </w:del>
    </w:p>
    <w:p w14:paraId="37AA4236" w14:textId="77777777" w:rsidR="00D65874" w:rsidRDefault="003D3FCF">
      <w:pPr>
        <w:rPr>
          <w:del w:id="74" w:author="Nick Bernal" w:date="2026-09-26T15:12:00Z" w16du:dateUtc="2026-09-26T19:12:00Z"/>
        </w:rPr>
      </w:pPr>
      <w:del w:id="75" w:author="Nick Bernal" w:date="2026-09-26T15:12:00Z" w16du:dateUtc="2026-09-26T19:12:00Z">
        <w:r>
          <w:delText xml:space="preserve">  - rStyle='SD_UnderlineSingleChar' + w:u='none' =&gt; expect NOT underlined: </w:delText>
        </w:r>
        <w:r>
          <w:rPr>
            <w:rStyle w:val="SDUnderlineSingleChar"/>
            <w:u w:val="none"/>
          </w:rPr>
          <w:delText>Style single, inline none cancels</w:delText>
        </w:r>
      </w:del>
    </w:p>
    <w:p w14:paraId="19BAE829" w14:textId="77777777" w:rsidR="00D65874" w:rsidRDefault="003D3FCF">
      <w:pPr>
        <w:rPr>
          <w:del w:id="76" w:author="Nick Bernal" w:date="2026-09-26T15:12:00Z" w16du:dateUtc="2026-09-26T19:12:00Z"/>
        </w:rPr>
      </w:pPr>
      <w:del w:id="77" w:author="Nick Bernal" w:date="2026-09-26T15:12:00Z" w16du:dateUtc="2026-09-26T19:12:00Z">
        <w:r>
          <w:delText xml:space="preserve">  - rStyle='SD_UnderlineNoneChar' + w:u='wavyDouble' =&gt; expect wavy double: </w:delText>
        </w:r>
        <w:r>
          <w:rPr>
            <w:rStyle w:val="SDUnderlineNoneChar"/>
            <w:u w:val="wavyDouble"/>
          </w:rPr>
          <w:delText>Style none, inline wavyDouble applies</w:delText>
        </w:r>
      </w:del>
    </w:p>
    <w:p w14:paraId="32693EDE" w14:textId="77777777" w:rsidR="00D65874" w:rsidRDefault="003D3FCF">
      <w:pPr>
        <w:rPr>
          <w:del w:id="78" w:author="Nick Bernal" w:date="2026-09-26T15:12:00Z" w16du:dateUtc="2026-09-26T19:12:00Z"/>
        </w:rPr>
      </w:pPr>
      <w:del w:id="79" w:author="Nick Bernal" w:date="2026-09-26T15:12:00Z" w16du:dateUtc="2026-09-26T19:12:00Z">
        <w:r>
          <w:delText xml:space="preserve">  - rStyle='SD_UnderlineDoubleChar' + w:u='dash' =&gt; expect dashed: </w:delText>
        </w:r>
        <w:r>
          <w:rPr>
            <w:rStyle w:val="SDUnderlineDoubleChar"/>
            <w:u w:val="dash"/>
          </w:rPr>
          <w:delText>Style double, inline dash wins</w:delText>
        </w:r>
      </w:del>
    </w:p>
    <w:p w14:paraId="0A9D998D" w14:textId="77777777" w:rsidR="00D65874" w:rsidRDefault="00D65874">
      <w:pPr>
        <w:rPr>
          <w:del w:id="80" w:author="Nick Bernal" w:date="2026-09-26T15:12:00Z" w16du:dateUtc="2026-09-26T19:12:00Z"/>
        </w:rPr>
      </w:pPr>
    </w:p>
    <w:p w14:paraId="5B1873F6" w14:textId="77777777" w:rsidR="00D65874" w:rsidRDefault="003D3FCF">
      <w:pPr>
        <w:rPr>
          <w:del w:id="81" w:author="Nick Bernal" w:date="2026-09-26T15:12:00Z" w16du:dateUtc="2026-09-26T19:12:00Z"/>
        </w:rPr>
      </w:pPr>
      <w:del w:id="82" w:author="Nick Bernal" w:date="2026-09-26T15:12:00Z" w16du:dateUtc="2026-09-26T19:12:00Z">
        <w:r>
          <w:delText>D) Linked style pair (paragraph+character) demonstrations:</w:delText>
        </w:r>
      </w:del>
    </w:p>
    <w:p w14:paraId="542597FB" w14:textId="77777777" w:rsidR="00D65874" w:rsidRDefault="003D3FCF">
      <w:pPr>
        <w:rPr>
          <w:del w:id="83" w:author="Nick Bernal" w:date="2026-09-26T15:12:00Z" w16du:dateUtc="2026-09-26T19:12:00Z"/>
        </w:rPr>
      </w:pPr>
      <w:del w:id="84" w:author="Nick Bernal" w:date="2026-09-26T15:12:00Z" w16du:dateUtc="2026-09-26T19:12:00Z">
        <w:r>
          <w:delText xml:space="preserve">  - rStyle='SD_LinkedUnderlineHeadingChar' (character side) =&gt; expect single underline: </w:delText>
        </w:r>
        <w:r>
          <w:rPr>
            <w:rStyle w:val="SDLinkedUnderlineHeadingChar"/>
          </w:rPr>
          <w:delText>Linked Char style applied to run</w:delText>
        </w:r>
      </w:del>
    </w:p>
    <w:p w14:paraId="41445C70" w14:textId="77777777" w:rsidR="00D65874" w:rsidRDefault="003D3FCF">
      <w:pPr>
        <w:rPr>
          <w:del w:id="85" w:author="Nick Bernal" w:date="2026-09-26T15:12:00Z" w16du:dateUtc="2026-09-26T19:12:00Z"/>
        </w:rPr>
      </w:pPr>
      <w:del w:id="86" w:author="Nick Bernal" w:date="2026-09-26T15:12:00Z" w16du:dateUtc="2026-09-26T19:12:00Z">
        <w:r>
          <w:delText xml:space="preserve">  - rStyle='SD_LinkedUnderlineHeadingChar' + w:u='none' =&gt; expect NOT underlined: </w:delText>
        </w:r>
        <w:r>
          <w:rPr>
            <w:rStyle w:val="SDLinkedUnderlineHeadingChar"/>
            <w:u w:val="none"/>
          </w:rPr>
          <w:delText>Linked Char style overridden off</w:delText>
        </w:r>
      </w:del>
    </w:p>
    <w:p w14:paraId="769B0FDF" w14:textId="77777777" w:rsidR="00D65874" w:rsidRDefault="003D3FCF">
      <w:pPr>
        <w:pStyle w:val="SDLinkedUnderlineHeading"/>
        <w:rPr>
          <w:del w:id="87" w:author="Nick Bernal" w:date="2026-09-26T15:12:00Z" w16du:dateUtc="2026-09-26T19:12:00Z"/>
        </w:rPr>
      </w:pPr>
      <w:del w:id="88" w:author="Nick Bernal" w:date="2026-09-26T15:12:00Z" w16du:dateUtc="2026-09-26T19:12:00Z">
        <w:r>
          <w:delText xml:space="preserve">  - pStyle='SD_LinkedUnderlineHeading' + inline 'dashLongHeavy' on part of the line: </w:delText>
        </w:r>
        <w:r>
          <w:rPr>
            <w:u w:val="dashLongHeavy"/>
          </w:rPr>
          <w:delText>This part should be dashLongHeavy</w:delText>
        </w:r>
      </w:del>
    </w:p>
    <w:p w14:paraId="35BCE063" w14:textId="77777777" w:rsidR="00D65874" w:rsidRDefault="00D65874">
      <w:pPr>
        <w:rPr>
          <w:del w:id="89" w:author="Nick Bernal" w:date="2026-09-26T15:12:00Z" w16du:dateUtc="2026-09-26T19:12:00Z"/>
        </w:rPr>
      </w:pPr>
    </w:p>
    <w:p w14:paraId="29F911E7" w14:textId="77777777" w:rsidR="00D65874" w:rsidRDefault="003D3FCF">
      <w:pPr>
        <w:rPr>
          <w:del w:id="90" w:author="Nick Bernal" w:date="2026-09-26T15:12:00Z" w16du:dateUtc="2026-09-26T19:12:00Z"/>
        </w:rPr>
      </w:pPr>
      <w:del w:id="91" w:author="Nick Bernal" w:date="2026-09-26T15:12:00Z" w16du:dateUtc="2026-09-26T19:12:00Z">
        <w:r>
          <w:delText>E) Underline color/theme examples:</w:delText>
        </w:r>
      </w:del>
    </w:p>
    <w:p w14:paraId="53309FE3" w14:textId="77777777" w:rsidR="00D65874" w:rsidRDefault="003D3FCF">
      <w:pPr>
        <w:rPr>
          <w:del w:id="92" w:author="Nick Bernal" w:date="2026-09-26T15:12:00Z" w16du:dateUtc="2026-09-26T19:12:00Z"/>
        </w:rPr>
      </w:pPr>
      <w:del w:id="93" w:author="Nick Bernal" w:date="2026-09-26T15:12:00Z" w16du:dateUtc="2026-09-26T19:12:00Z">
        <w:r>
          <w:delText xml:space="preserve">  - w:u w:val='single' w:color='FF0000' (red underline): </w:delText>
        </w:r>
        <w:r>
          <w:rPr>
            <w:u w:val="single" w:color="FF0000"/>
          </w:rPr>
          <w:delText>Red underline sample</w:delText>
        </w:r>
      </w:del>
    </w:p>
    <w:p w14:paraId="0B72A08F" w14:textId="77777777" w:rsidR="00D65874" w:rsidRDefault="003D3FCF">
      <w:pPr>
        <w:rPr>
          <w:del w:id="94" w:author="Nick Bernal" w:date="2026-09-26T15:12:00Z" w16du:dateUtc="2026-09-26T19:12:00Z"/>
        </w:rPr>
      </w:pPr>
      <w:del w:id="95" w:author="Nick Bernal" w:date="2026-09-26T15:12:00Z" w16du:dateUtc="2026-09-26T19:12:00Z">
        <w:r>
          <w:delText xml:space="preserve">  - w:u w:val='wave' w:themeColor='accent1' (theme-based underline color): </w:delText>
        </w:r>
        <w:r>
          <w:rPr>
            <w:u w:val="wave" w:color="4F81BD" w:themeColor="accent1"/>
          </w:rPr>
          <w:delText>Theme-colored wave underline sample</w:delText>
        </w:r>
      </w:del>
    </w:p>
    <w:p w14:paraId="4786404D" w14:textId="77777777" w:rsidR="00D65874" w:rsidRDefault="00D65874">
      <w:pPr>
        <w:rPr>
          <w:del w:id="96" w:author="Nick Bernal" w:date="2026-09-26T15:12:00Z" w16du:dateUtc="2026-09-26T19:12:00Z"/>
        </w:rPr>
      </w:pPr>
    </w:p>
    <w:p w14:paraId="045DA637" w14:textId="77777777" w:rsidR="00D65874" w:rsidRDefault="003D3FCF">
      <w:pPr>
        <w:rPr>
          <w:del w:id="97" w:author="Nick Bernal" w:date="2026-09-26T15:12:00Z" w16du:dateUtc="2026-09-26T19:12:00Z"/>
        </w:rPr>
      </w:pPr>
      <w:del w:id="98" w:author="Nick Bernal" w:date="2026-09-26T15:12:00Z" w16du:dateUtc="2026-09-26T19:12:00Z">
        <w:r>
          <w:delText>Table examples (varied underline styles):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5874" w14:paraId="41F5F527" w14:textId="77777777">
        <w:trPr>
          <w:del w:id="99" w:author="Nick Bernal" w:date="2026-09-26T15:12:00Z" w16du:dateUtc="2026-09-26T19:12:00Z"/>
        </w:trPr>
        <w:tc>
          <w:tcPr>
            <w:tcW w:w="4680" w:type="dxa"/>
          </w:tcPr>
          <w:p w14:paraId="17BE3019" w14:textId="77777777" w:rsidR="00D65874" w:rsidRDefault="003D3FCF">
            <w:pPr>
              <w:rPr>
                <w:del w:id="100" w:author="Nick Bernal" w:date="2026-09-26T15:12:00Z" w16du:dateUtc="2026-09-26T19:12:00Z"/>
              </w:rPr>
            </w:pPr>
            <w:del w:id="101" w:author="Nick Bernal" w:date="2026-09-26T15:12:00Z" w16du:dateUtc="2026-09-26T19:12:00Z">
              <w:r>
                <w:delText>w:u='thick'</w:delText>
              </w:r>
            </w:del>
          </w:p>
        </w:tc>
        <w:tc>
          <w:tcPr>
            <w:tcW w:w="4680" w:type="dxa"/>
          </w:tcPr>
          <w:p w14:paraId="7647F7AF" w14:textId="77777777" w:rsidR="00D65874" w:rsidRDefault="003D3FCF">
            <w:pPr>
              <w:rPr>
                <w:del w:id="102" w:author="Nick Bernal" w:date="2026-09-26T15:12:00Z" w16du:dateUtc="2026-09-26T19:12:00Z"/>
              </w:rPr>
            </w:pPr>
            <w:del w:id="103" w:author="Nick Bernal" w:date="2026-09-26T15:12:00Z" w16du:dateUtc="2026-09-26T19:12:00Z">
              <w:r>
                <w:rPr>
                  <w:u w:val="thick"/>
                </w:rPr>
                <w:delText>Thick underline</w:delText>
              </w:r>
            </w:del>
          </w:p>
        </w:tc>
      </w:tr>
      <w:tr w:rsidR="00D65874" w14:paraId="6BB90C80" w14:textId="77777777">
        <w:trPr>
          <w:del w:id="104" w:author="Nick Bernal" w:date="2026-09-26T15:12:00Z" w16du:dateUtc="2026-09-26T19:12:00Z"/>
        </w:trPr>
        <w:tc>
          <w:tcPr>
            <w:tcW w:w="4680" w:type="dxa"/>
          </w:tcPr>
          <w:p w14:paraId="13CAA752" w14:textId="77777777" w:rsidR="00D65874" w:rsidRDefault="003D3FCF">
            <w:pPr>
              <w:rPr>
                <w:del w:id="105" w:author="Nick Bernal" w:date="2026-09-26T15:12:00Z" w16du:dateUtc="2026-09-26T19:12:00Z"/>
              </w:rPr>
            </w:pPr>
            <w:del w:id="106" w:author="Nick Bernal" w:date="2026-09-26T15:12:00Z" w16du:dateUtc="2026-09-26T19:12:00Z">
              <w:r>
                <w:delText>rStyle='SD_UnderlineDoubleChar' + inline 'none'</w:delText>
              </w:r>
            </w:del>
          </w:p>
        </w:tc>
        <w:tc>
          <w:tcPr>
            <w:tcW w:w="4680" w:type="dxa"/>
          </w:tcPr>
          <w:p w14:paraId="6081B992" w14:textId="77777777" w:rsidR="00D65874" w:rsidRDefault="003D3FCF">
            <w:pPr>
              <w:rPr>
                <w:del w:id="107" w:author="Nick Bernal" w:date="2026-09-26T15:12:00Z" w16du:dateUtc="2026-09-26T19:12:00Z"/>
              </w:rPr>
            </w:pPr>
            <w:del w:id="108" w:author="Nick Bernal" w:date="2026-09-26T15:12:00Z" w16du:dateUtc="2026-09-26T19:12:00Z">
              <w:r>
                <w:rPr>
                  <w:rStyle w:val="SDUnderlineDoubleChar"/>
                  <w:u w:val="none"/>
                </w:rPr>
                <w:delText>Should NOT be underlined</w:delText>
              </w:r>
            </w:del>
          </w:p>
        </w:tc>
      </w:tr>
    </w:tbl>
    <w:p w14:paraId="35216B02" w14:textId="77777777" w:rsidR="004A4E3C" w:rsidRDefault="004A4E3C">
      <w:pPr>
        <w:numPr>
          <w:ilvl w:val="0"/>
          <w:numId w:val="11"/>
        </w:numPr>
        <w:pPrChange w:id="109" w:author="Nick Bernal" w:date="2026-09-26T15:12:00Z" w16du:dateUtc="2026-09-26T19:12:00Z">
          <w:pPr/>
        </w:pPrChange>
      </w:pPr>
    </w:p>
    <w:sectPr w:rsidR="004A4E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791708">
    <w:abstractNumId w:val="8"/>
  </w:num>
  <w:num w:numId="2" w16cid:durableId="1148788906">
    <w:abstractNumId w:val="6"/>
  </w:num>
  <w:num w:numId="3" w16cid:durableId="1333528350">
    <w:abstractNumId w:val="5"/>
  </w:num>
  <w:num w:numId="4" w16cid:durableId="688994740">
    <w:abstractNumId w:val="4"/>
  </w:num>
  <w:num w:numId="5" w16cid:durableId="1655916711">
    <w:abstractNumId w:val="7"/>
  </w:num>
  <w:num w:numId="6" w16cid:durableId="185605549">
    <w:abstractNumId w:val="3"/>
  </w:num>
  <w:num w:numId="7" w16cid:durableId="1133904658">
    <w:abstractNumId w:val="2"/>
  </w:num>
  <w:num w:numId="8" w16cid:durableId="1752501363">
    <w:abstractNumId w:val="1"/>
  </w:num>
  <w:num w:numId="9" w16cid:durableId="857086637">
    <w:abstractNumId w:val="0"/>
  </w:num>
  <w:num w:numId="10" w16cid:durableId="100147962">
    <w:abstractNumId w:val="9"/>
  </w:num>
  <w:num w:numId="11" w16cid:durableId="48551741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D7B"/>
    <w:rsid w:val="0029639D"/>
    <w:rsid w:val="003104CE"/>
    <w:rsid w:val="00326F90"/>
    <w:rsid w:val="0035590F"/>
    <w:rsid w:val="00360F1B"/>
    <w:rsid w:val="003A4303"/>
    <w:rsid w:val="003C1D14"/>
    <w:rsid w:val="003C58BC"/>
    <w:rsid w:val="003D3FCF"/>
    <w:rsid w:val="0049461A"/>
    <w:rsid w:val="004A4E3C"/>
    <w:rsid w:val="0052661D"/>
    <w:rsid w:val="005C0010"/>
    <w:rsid w:val="00652E45"/>
    <w:rsid w:val="00AA1D8D"/>
    <w:rsid w:val="00AB2838"/>
    <w:rsid w:val="00AF4127"/>
    <w:rsid w:val="00B47730"/>
    <w:rsid w:val="00BB1758"/>
    <w:rsid w:val="00CB0664"/>
    <w:rsid w:val="00CC3C3F"/>
    <w:rsid w:val="00CE0D03"/>
    <w:rsid w:val="00D65874"/>
    <w:rsid w:val="00DF64D7"/>
    <w:rsid w:val="00EC277A"/>
    <w:rsid w:val="00F92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6527D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9-26T15:1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9-26T15:1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9-26T15:1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9-26T15:1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9-26T15:12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9-26T15:12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9-26T15:12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9-26T15:1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9-26T15:12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9-26T15:12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9-26T15:12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9-26T15:1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9-26T15:12:00Z">
        <w:pPr>
          <w:keepNext/>
          <w:keepLines/>
          <w:spacing w:before="200" w:line="276" w:lineRule="auto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9-26T15:1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Nick Bernal" w:date="2026-09-26T15:12:00Z">
        <w:pPr>
          <w:keepNext/>
          <w:keepLines/>
          <w:spacing w:before="200" w:line="276" w:lineRule="auto"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9-26T15:12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Nick Bernal" w:date="2026-09-26T15:12:00Z">
        <w:pPr>
          <w:keepNext/>
          <w:keepLines/>
          <w:spacing w:before="200" w:line="276" w:lineRule="auto"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9-26T15:1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Theme="majorEastAsia" w:hAnsi="Arial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9-26T15:1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9-26T15:1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9-26T15:12:00Z">
        <w:pPr>
          <w:numPr>
            <w:ilvl w:val="1"/>
          </w:numPr>
          <w:spacing w:after="200" w:line="276" w:lineRule="auto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9-26T15:1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9-26T15:12:00Z">
        <w:pPr>
          <w:spacing w:after="200" w:line="276" w:lineRule="auto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9-26T15:1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Theme="majorEastAsia" w:hAnsi="Arial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9-26T15:12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9-26T15:12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365F91" w:themeColor="accent1" w:themeShade="BF"/>
      <w:rPrChange w:id="13" w:author="Nick Bernal" w:date="2026-09-26T15:12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365F91" w:themeColor="accent1" w:themeShade="BF"/>
      <w:spacing w:val="5"/>
      <w:rPrChange w:id="14" w:author="Nick Bernal" w:date="2026-09-26T15:12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UnderlineSingleChar">
    <w:name w:val="SD_UnderlineSingleChar"/>
    <w:rPr>
      <w:u w:val="single"/>
    </w:rPr>
  </w:style>
  <w:style w:type="character" w:customStyle="1" w:styleId="SDUnderlineDoubleChar">
    <w:name w:val="SD_UnderlineDoubleChar"/>
    <w:rPr>
      <w:u w:val="double"/>
    </w:rPr>
  </w:style>
  <w:style w:type="character" w:customStyle="1" w:styleId="SDUnderlineNoneChar">
    <w:name w:val="SD_UnderlineNoneChar"/>
    <w:rPr>
      <w:u w:val="none"/>
    </w:rPr>
  </w:style>
  <w:style w:type="paragraph" w:customStyle="1" w:styleId="SDLinkedUnderlineHeading">
    <w:name w:val="SD_LinkedUnderlineHeading"/>
    <w:link w:val="SDLinkedUnderlineHeadingChar"/>
    <w:rPr>
      <w:u w:val="single"/>
    </w:rPr>
  </w:style>
  <w:style w:type="character" w:customStyle="1" w:styleId="SDLinkedUnderlineHeadingChar">
    <w:name w:val="SD_LinkedUnderlineHeadingChar"/>
    <w:link w:val="SDLinkedUnderlineHeading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2026-09-26T19:12:00Z</dcterms:modified>
  <cp:category/>
</cp:coreProperties>
</file>