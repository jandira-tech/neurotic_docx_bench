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pPr w:leftFromText="142" w:rightFromText="142" w:vertAnchor="text" w:tblpXSpec="center" w:tblpY="316"/>
        <w:tblOverlap w:val="never"/>
        <w:tblW w:w="10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12"/>
        <w:gridCol w:w="372"/>
        <w:gridCol w:w="2341"/>
        <w:gridCol w:w="2479"/>
        <w:gridCol w:w="993"/>
        <w:gridCol w:w="1954"/>
      </w:tblGrid>
      <w:tr w:rsidR="003D4828" w:rsidRPr="00805D64" w14:paraId="040C9490" w14:textId="77777777" w:rsidTr="009713C0">
        <w:trPr>
          <w:trHeight w:val="964"/>
          <w:ins w:id="12" w:author="USER" w:date="2026-09-25T20:01:00Z" w16du:dateUtc="2026-09-26T00:01:00Z"/>
        </w:trPr>
        <w:tc>
          <w:tcPr>
            <w:tcW w:w="3084" w:type="dxa"/>
            <w:gridSpan w:val="2"/>
            <w:tcBorders>
              <w:top w:val="single" w:sz="12" w:space="0" w:color="auto"/>
              <w:left w:val="single" w:sz="12" w:space="0" w:color="auto"/>
              <w:bottom w:val="single" w:sz="6" w:space="0" w:color="auto"/>
              <w:right w:val="single" w:sz="6" w:space="0" w:color="auto"/>
            </w:tcBorders>
            <w:shd w:val="clear" w:color="auto" w:fill="FFFFFF" w:themeFill="background1"/>
            <w:vAlign w:val="center"/>
          </w:tcPr>
          <w:p w14:paraId="5C18F113" w14:textId="77777777" w:rsidR="003D4828" w:rsidRPr="006B3979" w:rsidRDefault="003D4828" w:rsidP="00B86653">
            <w:pPr>
              <w:spacing w:line="240" w:lineRule="atLeast"/>
              <w:jc w:val="center"/>
              <w:rPr>
                <w:ins w:id="13" w:author="USER" w:date="2026-09-25T20:01:00Z" w16du:dateUtc="2026-09-26T00:01:00Z"/>
                <w:rFonts w:ascii="HY수평선M" w:eastAsia="HY수평선M" w:hAnsi="Arial"/>
                <w:b/>
                <w:sz w:val="40"/>
                <w:szCs w:val="40"/>
                <w:lang w:eastAsia="ko-KR"/>
              </w:rPr>
            </w:pPr>
            <w:ins w:id="14" w:author="USER" w:date="2026-09-25T20:01:00Z" w16du:dateUtc="2026-09-26T00:01:00Z">
              <w:r>
                <w:rPr>
                  <w:rFonts w:ascii="HY수평선M" w:eastAsia="HY수평선M" w:hAnsi="Arial"/>
                  <w:b/>
                  <w:noProof/>
                  <w:sz w:val="40"/>
                  <w:szCs w:val="40"/>
                  <w:lang w:eastAsia="ko-KR"/>
                </w:rPr>
                <w:drawing>
                  <wp:anchor distT="0" distB="0" distL="114300" distR="114300" simplePos="0" relativeHeight="251659264" behindDoc="0" locked="0" layoutInCell="1" allowOverlap="1">
                    <wp:simplePos x="0" y="0"/>
                    <wp:positionH relativeFrom="column">
                      <wp:posOffset>71120</wp:posOffset>
                    </wp:positionH>
                    <wp:positionV relativeFrom="paragraph">
                      <wp:posOffset>-38735</wp:posOffset>
                    </wp:positionV>
                    <wp:extent cx="1581150" cy="533400"/>
                    <wp:effectExtent l="0" t="0" r="0" b="0"/>
                    <wp:wrapNone/>
                    <wp:docPr id="106498667" name="그림 1" descr="2013로고GIF.gif"/>
                    <wp:cNvGraphicFramePr/>
                    <a:graphic xmlns:a="http://schemas.openxmlformats.org/drawingml/2006/main">
                      <a:graphicData uri="http://schemas.openxmlformats.org/drawingml/2006/picture">
                        <pic:pic xmlns:pic="http://schemas.openxmlformats.org/drawingml/2006/picture">
                          <pic:nvPicPr>
                            <pic:cNvPr id="5" name="그림 6" descr="2013로고GIF.gif"/>
                            <pic:cNvPicPr>
                              <a:picLocks noChangeAspect="1"/>
                            </pic:cNvPicPr>
                          </pic:nvPicPr>
                          <pic:blipFill>
                            <a:blip r:embed="rId8" cstate="screen"/>
                            <a:srcRect r="51643"/>
                            <a:stretch>
                              <a:fillRect/>
                            </a:stretch>
                          </pic:blipFill>
                          <pic:spPr bwMode="auto">
                            <a:xfrm>
                              <a:off x="0" y="0"/>
                              <a:ext cx="1581150" cy="533400"/>
                            </a:xfrm>
                            <a:prstGeom prst="rect">
                              <a:avLst/>
                            </a:prstGeom>
                            <a:noFill/>
                            <a:ln w="9525">
                              <a:noFill/>
                              <a:miter lim="800000"/>
                              <a:headEnd/>
                              <a:tailEnd/>
                            </a:ln>
                          </pic:spPr>
                        </pic:pic>
                      </a:graphicData>
                    </a:graphic>
                  </wp:anchor>
                </w:drawing>
              </w:r>
            </w:ins>
          </w:p>
        </w:tc>
        <w:tc>
          <w:tcPr>
            <w:tcW w:w="4820" w:type="dxa"/>
            <w:gridSpan w:val="2"/>
            <w:tcBorders>
              <w:top w:val="single" w:sz="12" w:space="0" w:color="auto"/>
              <w:left w:val="single" w:sz="6" w:space="0" w:color="auto"/>
              <w:bottom w:val="single" w:sz="6" w:space="0" w:color="auto"/>
            </w:tcBorders>
            <w:shd w:val="clear" w:color="auto" w:fill="D5DCE4" w:themeFill="text2" w:themeFillTint="33"/>
            <w:vAlign w:val="center"/>
          </w:tcPr>
          <w:p w14:paraId="43E546EF" w14:textId="77777777" w:rsidR="003D4828" w:rsidRPr="001E17AB" w:rsidRDefault="000D6CC2" w:rsidP="00B86653">
            <w:pPr>
              <w:spacing w:line="240" w:lineRule="atLeast"/>
              <w:jc w:val="center"/>
              <w:rPr>
                <w:ins w:id="15" w:author="USER" w:date="2026-09-25T20:01:00Z" w16du:dateUtc="2026-09-26T00:01:00Z"/>
                <w:rFonts w:ascii="HY수평선M" w:eastAsia="HY수평선M" w:hAnsi="Arial"/>
                <w:b/>
                <w:sz w:val="44"/>
                <w:szCs w:val="44"/>
                <w:lang w:eastAsia="ko-KR"/>
              </w:rPr>
            </w:pPr>
            <w:ins w:id="16" w:author="USER" w:date="2026-09-25T20:01:00Z" w16du:dateUtc="2026-09-26T00:01:00Z">
              <w:r>
                <w:rPr>
                  <w:rFonts w:ascii="HY수평선M" w:eastAsia="HY수평선M" w:hAnsi="Arial" w:hint="eastAsia"/>
                  <w:b/>
                  <w:sz w:val="44"/>
                  <w:szCs w:val="44"/>
                  <w:lang w:eastAsia="ko-KR"/>
                </w:rPr>
                <w:t>Booking form</w:t>
              </w:r>
            </w:ins>
          </w:p>
        </w:tc>
        <w:tc>
          <w:tcPr>
            <w:tcW w:w="2947" w:type="dxa"/>
            <w:gridSpan w:val="2"/>
            <w:tcBorders>
              <w:top w:val="single" w:sz="12" w:space="0" w:color="auto"/>
              <w:bottom w:val="single" w:sz="6" w:space="0" w:color="auto"/>
              <w:right w:val="single" w:sz="12" w:space="0" w:color="auto"/>
            </w:tcBorders>
            <w:vAlign w:val="center"/>
          </w:tcPr>
          <w:p w14:paraId="4DDF2148" w14:textId="77777777" w:rsidR="003D4828" w:rsidRPr="008D096F" w:rsidRDefault="00BB3CE7" w:rsidP="00B86653">
            <w:pPr>
              <w:jc w:val="center"/>
              <w:rPr>
                <w:ins w:id="17" w:author="USER" w:date="2026-09-25T20:01:00Z" w16du:dateUtc="2026-09-26T00:01:00Z"/>
                <w:rFonts w:eastAsiaTheme="minorEastAsia"/>
                <w:color w:val="7F7F7F" w:themeColor="text1" w:themeTint="80"/>
                <w:sz w:val="20"/>
                <w:szCs w:val="20"/>
              </w:rPr>
            </w:pPr>
            <w:ins w:id="18" w:author="USER" w:date="2026-09-25T20:01:00Z" w16du:dateUtc="2026-09-26T00:01:00Z">
              <w:r>
                <w:rPr>
                  <w:rFonts w:eastAsiaTheme="minorEastAsia" w:hint="eastAsia"/>
                  <w:noProof/>
                  <w:color w:val="7F7F7F" w:themeColor="text1" w:themeTint="80"/>
                  <w:sz w:val="20"/>
                  <w:szCs w:val="20"/>
                  <w:lang w:eastAsia="ko-KR"/>
                </w:rPr>
                <w:t>logo</w:t>
              </w:r>
            </w:ins>
          </w:p>
        </w:tc>
      </w:tr>
      <w:tr w:rsidR="009713C0" w:rsidRPr="00805D64" w14:paraId="0B942C60" w14:textId="77777777" w:rsidTr="000D6CC2">
        <w:trPr>
          <w:trHeight w:val="406"/>
          <w:ins w:id="19" w:author="USER" w:date="2026-09-25T20:01:00Z" w16du:dateUtc="2026-09-26T00:01:00Z"/>
        </w:trPr>
        <w:tc>
          <w:tcPr>
            <w:tcW w:w="2712" w:type="dxa"/>
            <w:tcBorders>
              <w:top w:val="single" w:sz="6" w:space="0" w:color="auto"/>
              <w:left w:val="single" w:sz="12" w:space="0" w:color="auto"/>
              <w:bottom w:val="single" w:sz="12" w:space="0" w:color="auto"/>
              <w:right w:val="single" w:sz="6" w:space="0" w:color="auto"/>
            </w:tcBorders>
            <w:shd w:val="clear" w:color="auto" w:fill="B4C6E7" w:themeFill="accent5" w:themeFillTint="66"/>
            <w:vAlign w:val="center"/>
          </w:tcPr>
          <w:p w14:paraId="71ABFDC6" w14:textId="77777777" w:rsidR="009713C0" w:rsidRPr="00BD759E" w:rsidRDefault="000D6CC2" w:rsidP="009713C0">
            <w:pPr>
              <w:spacing w:line="260" w:lineRule="exact"/>
              <w:jc w:val="center"/>
              <w:rPr>
                <w:ins w:id="20" w:author="USER" w:date="2026-09-25T20:01:00Z" w16du:dateUtc="2026-09-26T00:01:00Z"/>
                <w:rFonts w:asciiTheme="majorHAnsi" w:eastAsiaTheme="majorHAnsi" w:hAnsiTheme="majorHAnsi" w:cs="Batang"/>
                <w:b/>
                <w:sz w:val="20"/>
                <w:szCs w:val="20"/>
                <w:lang w:eastAsia="ko-KR"/>
              </w:rPr>
            </w:pPr>
            <w:ins w:id="21" w:author="USER" w:date="2026-09-25T20:01:00Z" w16du:dateUtc="2026-09-26T00:01:00Z">
              <w:r>
                <w:rPr>
                  <w:rFonts w:asciiTheme="majorHAnsi" w:eastAsiaTheme="majorHAnsi" w:hAnsiTheme="majorHAnsi" w:cs="Batang" w:hint="eastAsia"/>
                  <w:b/>
                  <w:sz w:val="20"/>
                  <w:szCs w:val="20"/>
                  <w:lang w:eastAsia="ko-KR"/>
                </w:rPr>
                <w:t>Booking no.</w:t>
              </w:r>
            </w:ins>
          </w:p>
        </w:tc>
        <w:tc>
          <w:tcPr>
            <w:tcW w:w="2713" w:type="dxa"/>
            <w:gridSpan w:val="2"/>
            <w:tcBorders>
              <w:top w:val="single" w:sz="6" w:space="0" w:color="auto"/>
              <w:left w:val="single" w:sz="6" w:space="0" w:color="auto"/>
              <w:bottom w:val="single" w:sz="12" w:space="0" w:color="auto"/>
              <w:right w:val="single" w:sz="6" w:space="0" w:color="auto"/>
            </w:tcBorders>
            <w:shd w:val="clear" w:color="auto" w:fill="FFFFFF" w:themeFill="background1"/>
            <w:vAlign w:val="center"/>
          </w:tcPr>
          <w:p w14:paraId="6E338E3C" w14:textId="77777777" w:rsidR="009713C0" w:rsidRDefault="009713C0" w:rsidP="009713C0">
            <w:pPr>
              <w:spacing w:line="260" w:lineRule="exact"/>
              <w:jc w:val="both"/>
              <w:rPr>
                <w:ins w:id="22" w:author="USER" w:date="2026-09-25T20:01:00Z" w16du:dateUtc="2026-09-26T00:01:00Z"/>
                <w:rFonts w:asciiTheme="majorHAnsi" w:eastAsiaTheme="majorHAnsi" w:hAnsiTheme="majorHAnsi" w:cs="Batang"/>
                <w:b/>
                <w:sz w:val="20"/>
                <w:szCs w:val="20"/>
                <w:lang w:eastAsia="ko-KR"/>
              </w:rPr>
            </w:pPr>
          </w:p>
        </w:tc>
        <w:tc>
          <w:tcPr>
            <w:tcW w:w="3472" w:type="dxa"/>
            <w:gridSpan w:val="2"/>
            <w:tcBorders>
              <w:top w:val="single" w:sz="6" w:space="0" w:color="auto"/>
              <w:left w:val="single" w:sz="6" w:space="0" w:color="auto"/>
              <w:bottom w:val="single" w:sz="12" w:space="0" w:color="auto"/>
              <w:right w:val="single" w:sz="6" w:space="0" w:color="auto"/>
            </w:tcBorders>
            <w:shd w:val="clear" w:color="auto" w:fill="FFFFFF" w:themeFill="background1"/>
            <w:vAlign w:val="center"/>
          </w:tcPr>
          <w:p w14:paraId="4AE496FF" w14:textId="77777777" w:rsidR="009713C0" w:rsidRPr="00BD759E" w:rsidRDefault="000D6CC2" w:rsidP="000D6CC2">
            <w:pPr>
              <w:spacing w:line="260" w:lineRule="exact"/>
              <w:jc w:val="center"/>
              <w:rPr>
                <w:ins w:id="23" w:author="USER" w:date="2026-09-25T20:01:00Z" w16du:dateUtc="2026-09-26T00:01:00Z"/>
                <w:rFonts w:asciiTheme="majorHAnsi" w:eastAsiaTheme="majorHAnsi" w:hAnsiTheme="majorHAnsi" w:cs="Batang"/>
                <w:b/>
                <w:sz w:val="20"/>
                <w:szCs w:val="20"/>
                <w:lang w:eastAsia="ko-KR"/>
              </w:rPr>
            </w:pPr>
            <w:ins w:id="24" w:author="USER" w:date="2026-09-25T20:01:00Z" w16du:dateUtc="2026-09-26T00:01:00Z">
              <w:r>
                <w:rPr>
                  <w:rFonts w:asciiTheme="majorHAnsi" w:eastAsiaTheme="majorHAnsi" w:hAnsiTheme="majorHAnsi" w:cs="Batang" w:hint="eastAsia"/>
                  <w:b/>
                  <w:color w:val="000000"/>
                  <w:sz w:val="18"/>
                  <w:szCs w:val="18"/>
                  <w:lang w:eastAsia="ko-KR"/>
                </w:rPr>
                <w:t>Previous booking no(If re-booking)</w:t>
              </w:r>
            </w:ins>
          </w:p>
        </w:tc>
        <w:tc>
          <w:tcPr>
            <w:tcW w:w="1954" w:type="dxa"/>
            <w:tcBorders>
              <w:top w:val="single" w:sz="6" w:space="0" w:color="auto"/>
              <w:left w:val="single" w:sz="6" w:space="0" w:color="auto"/>
              <w:bottom w:val="single" w:sz="12" w:space="0" w:color="auto"/>
              <w:right w:val="single" w:sz="12" w:space="0" w:color="auto"/>
            </w:tcBorders>
            <w:shd w:val="clear" w:color="auto" w:fill="FFFFFF" w:themeFill="background1"/>
            <w:vAlign w:val="center"/>
          </w:tcPr>
          <w:p w14:paraId="3E819093" w14:textId="77777777" w:rsidR="009713C0" w:rsidRPr="008D096F" w:rsidRDefault="009713C0" w:rsidP="00DC4472">
            <w:pPr>
              <w:rPr>
                <w:ins w:id="25" w:author="USER" w:date="2026-09-25T20:01:00Z" w16du:dateUtc="2026-09-26T00:01:00Z"/>
                <w:rFonts w:eastAsiaTheme="minorEastAsia"/>
                <w:noProof/>
                <w:color w:val="7F7F7F" w:themeColor="text1" w:themeTint="80"/>
                <w:sz w:val="20"/>
                <w:szCs w:val="20"/>
                <w:lang w:eastAsia="ko-KR"/>
              </w:rPr>
            </w:pPr>
          </w:p>
        </w:tc>
      </w:tr>
    </w:tbl>
    <w:p w14:paraId="4E77119A" w14:textId="77777777" w:rsidR="003D4828" w:rsidRPr="005D61B9" w:rsidRDefault="003D4828" w:rsidP="005D61B9">
      <w:pPr>
        <w:rPr>
          <w:ins w:id="26" w:author="USER" w:date="2026-09-25T20:01:00Z" w16du:dateUtc="2026-09-26T00:01:00Z"/>
          <w:rFonts w:eastAsiaTheme="minorEastAsia"/>
          <w:lang w:eastAsia="ko-KR"/>
        </w:rPr>
      </w:pPr>
    </w:p>
    <w:p w14:paraId="48EB19A9" w14:textId="77777777" w:rsidR="00BD759E" w:rsidRPr="00AF1571" w:rsidRDefault="00BD759E">
      <w:pPr>
        <w:rPr>
          <w:ins w:id="27" w:author="USER" w:date="2026-09-25T20:01:00Z" w16du:dateUtc="2026-09-26T00:01:00Z"/>
          <w:rFonts w:eastAsiaTheme="minorEastAsia"/>
          <w:sz w:val="10"/>
          <w:szCs w:val="10"/>
          <w:lang w:eastAsia="ko-KR"/>
        </w:rPr>
      </w:pPr>
    </w:p>
    <w:p w14:paraId="7E4444A1" w14:textId="77777777" w:rsidR="00BD759E" w:rsidRPr="009713C0" w:rsidRDefault="00BD759E">
      <w:pPr>
        <w:rPr>
          <w:ins w:id="28" w:author="USER" w:date="2026-09-25T20:01:00Z" w16du:dateUtc="2026-09-26T00:01:00Z"/>
          <w:rFonts w:eastAsiaTheme="minorEastAsia"/>
          <w:sz w:val="10"/>
          <w:szCs w:val="10"/>
          <w:lang w:eastAsia="ko-KR"/>
        </w:rPr>
      </w:pPr>
    </w:p>
    <w:tbl>
      <w:tblPr>
        <w:tblpPr w:leftFromText="142" w:rightFromText="142" w:vertAnchor="text" w:tblpXSpec="center" w:tblpY="1"/>
        <w:tblOverlap w:val="never"/>
        <w:tblW w:w="10843"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AF" w:firstRow="1" w:lastRow="0" w:firstColumn="1" w:lastColumn="0" w:noHBand="0" w:noVBand="0"/>
      </w:tblPr>
      <w:tblGrid>
        <w:gridCol w:w="2093"/>
        <w:gridCol w:w="1559"/>
        <w:gridCol w:w="1276"/>
        <w:gridCol w:w="425"/>
        <w:gridCol w:w="851"/>
        <w:gridCol w:w="984"/>
        <w:gridCol w:w="717"/>
        <w:gridCol w:w="417"/>
        <w:gridCol w:w="850"/>
        <w:gridCol w:w="1671"/>
      </w:tblGrid>
      <w:tr w:rsidR="009713C0" w:rsidRPr="006B3979" w14:paraId="503627C2" w14:textId="77777777" w:rsidTr="000D6CC2">
        <w:trPr>
          <w:trHeight w:val="390"/>
          <w:ins w:id="29" w:author="USER" w:date="2026-09-25T20:01:00Z" w16du:dateUtc="2026-09-26T00:01:00Z"/>
        </w:trPr>
        <w:tc>
          <w:tcPr>
            <w:tcW w:w="2093" w:type="dxa"/>
            <w:tcBorders>
              <w:top w:val="single" w:sz="12" w:space="0" w:color="auto"/>
              <w:left w:val="single" w:sz="12" w:space="0" w:color="auto"/>
              <w:bottom w:val="single" w:sz="12" w:space="0" w:color="auto"/>
              <w:right w:val="single" w:sz="6" w:space="0" w:color="auto"/>
            </w:tcBorders>
            <w:shd w:val="clear" w:color="auto" w:fill="D5DCE4" w:themeFill="text2" w:themeFillTint="33"/>
            <w:vAlign w:val="center"/>
          </w:tcPr>
          <w:p w14:paraId="1C09C555" w14:textId="77777777" w:rsidR="00F83FBB" w:rsidRDefault="00F83FBB" w:rsidP="000D6CC2">
            <w:pPr>
              <w:spacing w:line="260" w:lineRule="exact"/>
              <w:jc w:val="both"/>
              <w:rPr>
                <w:ins w:id="30" w:author="USER" w:date="2026-09-25T20:01:00Z" w16du:dateUtc="2026-09-26T00:01:00Z"/>
                <w:rFonts w:asciiTheme="majorHAnsi" w:eastAsiaTheme="majorHAnsi" w:hAnsiTheme="majorHAnsi" w:cs="Batang"/>
                <w:b/>
                <w:sz w:val="20"/>
                <w:szCs w:val="20"/>
                <w:lang w:eastAsia="ko-KR"/>
              </w:rPr>
            </w:pPr>
            <w:ins w:id="31" w:author="USER" w:date="2026-09-25T20:01:00Z" w16du:dateUtc="2026-09-26T00:01:00Z">
              <w:r w:rsidRPr="00BD759E">
                <w:rPr>
                  <w:rFonts w:asciiTheme="majorHAnsi" w:eastAsiaTheme="majorHAnsi" w:hAnsiTheme="majorHAnsi" w:hint="eastAsia"/>
                  <w:b/>
                  <w:color w:val="000000"/>
                  <w:sz w:val="20"/>
                  <w:szCs w:val="20"/>
                  <w:lang w:eastAsia="ko-KR"/>
                </w:rPr>
                <w:t xml:space="preserve">1. </w:t>
              </w:r>
              <w:r w:rsidR="000D6CC2">
                <w:rPr>
                  <w:rFonts w:asciiTheme="majorHAnsi" w:eastAsiaTheme="majorHAnsi" w:hAnsiTheme="majorHAnsi" w:hint="eastAsia"/>
                  <w:b/>
                  <w:color w:val="000000"/>
                  <w:sz w:val="20"/>
                  <w:szCs w:val="20"/>
                  <w:lang w:eastAsia="ko-KR"/>
                </w:rPr>
                <w:t>Location</w:t>
              </w:r>
            </w:ins>
          </w:p>
        </w:tc>
        <w:tc>
          <w:tcPr>
            <w:tcW w:w="1559" w:type="dxa"/>
            <w:tcBorders>
              <w:top w:val="single" w:sz="12" w:space="0" w:color="auto"/>
              <w:left w:val="single" w:sz="6" w:space="0" w:color="auto"/>
              <w:bottom w:val="single" w:sz="12" w:space="0" w:color="auto"/>
              <w:right w:val="single" w:sz="6" w:space="0" w:color="auto"/>
            </w:tcBorders>
            <w:shd w:val="clear" w:color="auto" w:fill="FFFFFF" w:themeFill="background1"/>
            <w:vAlign w:val="center"/>
          </w:tcPr>
          <w:p w14:paraId="3DE4167C" w14:textId="77777777" w:rsidR="00F83FBB" w:rsidRPr="009713C0" w:rsidRDefault="00F83FBB" w:rsidP="00BD759E">
            <w:pPr>
              <w:spacing w:line="260" w:lineRule="exact"/>
              <w:jc w:val="both"/>
              <w:rPr>
                <w:ins w:id="32" w:author="USER" w:date="2026-09-25T20:01:00Z" w16du:dateUtc="2026-09-26T00:01:00Z"/>
                <w:rFonts w:asciiTheme="majorHAnsi" w:eastAsiaTheme="majorHAnsi" w:hAnsiTheme="majorHAnsi" w:cs="Batang"/>
                <w:sz w:val="18"/>
                <w:szCs w:val="18"/>
                <w:lang w:eastAsia="ko-KR"/>
              </w:rPr>
            </w:pPr>
          </w:p>
        </w:tc>
        <w:tc>
          <w:tcPr>
            <w:tcW w:w="1701" w:type="dxa"/>
            <w:gridSpan w:val="2"/>
            <w:tcBorders>
              <w:top w:val="single" w:sz="12" w:space="0" w:color="auto"/>
              <w:left w:val="single" w:sz="6" w:space="0" w:color="auto"/>
              <w:bottom w:val="single" w:sz="12" w:space="0" w:color="auto"/>
              <w:right w:val="single" w:sz="6" w:space="0" w:color="auto"/>
            </w:tcBorders>
            <w:shd w:val="clear" w:color="auto" w:fill="D5DCE4" w:themeFill="text2" w:themeFillTint="33"/>
            <w:vAlign w:val="center"/>
          </w:tcPr>
          <w:p w14:paraId="723F6D42" w14:textId="77777777" w:rsidR="00F83FBB" w:rsidRPr="00F83FBB" w:rsidRDefault="009713C0" w:rsidP="000D6CC2">
            <w:pPr>
              <w:spacing w:line="260" w:lineRule="exact"/>
              <w:jc w:val="both"/>
              <w:rPr>
                <w:ins w:id="33" w:author="USER" w:date="2026-09-25T20:01:00Z" w16du:dateUtc="2026-09-26T00:01:00Z"/>
                <w:rFonts w:asciiTheme="majorHAnsi" w:eastAsiaTheme="majorHAnsi" w:hAnsiTheme="majorHAnsi" w:cs="Batang"/>
                <w:b/>
                <w:sz w:val="18"/>
                <w:szCs w:val="18"/>
                <w:lang w:eastAsia="ko-KR"/>
              </w:rPr>
            </w:pPr>
            <w:ins w:id="34" w:author="USER" w:date="2026-09-25T20:01:00Z" w16du:dateUtc="2026-09-26T00:01:00Z">
              <w:r>
                <w:rPr>
                  <w:rFonts w:asciiTheme="majorHAnsi" w:eastAsiaTheme="majorHAnsi" w:hAnsiTheme="majorHAnsi" w:hint="eastAsia"/>
                  <w:b/>
                  <w:color w:val="000000"/>
                  <w:sz w:val="20"/>
                  <w:szCs w:val="20"/>
                  <w:lang w:eastAsia="ko-KR"/>
                </w:rPr>
                <w:t>2</w:t>
              </w:r>
              <w:r w:rsidR="00F83FBB" w:rsidRPr="00BD759E">
                <w:rPr>
                  <w:rFonts w:asciiTheme="majorHAnsi" w:eastAsiaTheme="majorHAnsi" w:hAnsiTheme="majorHAnsi" w:hint="eastAsia"/>
                  <w:b/>
                  <w:color w:val="000000"/>
                  <w:sz w:val="20"/>
                  <w:szCs w:val="20"/>
                  <w:lang w:eastAsia="ko-KR"/>
                </w:rPr>
                <w:t xml:space="preserve">. </w:t>
              </w:r>
              <w:r w:rsidR="000D6CC2">
                <w:rPr>
                  <w:rFonts w:asciiTheme="majorHAnsi" w:eastAsiaTheme="majorHAnsi" w:hAnsiTheme="majorHAnsi" w:hint="eastAsia"/>
                  <w:b/>
                  <w:color w:val="000000"/>
                  <w:sz w:val="20"/>
                  <w:szCs w:val="20"/>
                  <w:lang w:eastAsia="ko-KR"/>
                </w:rPr>
                <w:t>Service type</w:t>
              </w:r>
            </w:ins>
          </w:p>
        </w:tc>
        <w:tc>
          <w:tcPr>
            <w:tcW w:w="1835" w:type="dxa"/>
            <w:gridSpan w:val="2"/>
            <w:tcBorders>
              <w:top w:val="single" w:sz="12" w:space="0" w:color="auto"/>
              <w:left w:val="single" w:sz="6" w:space="0" w:color="auto"/>
              <w:bottom w:val="single" w:sz="12" w:space="0" w:color="auto"/>
              <w:right w:val="single" w:sz="6" w:space="0" w:color="auto"/>
            </w:tcBorders>
            <w:shd w:val="clear" w:color="auto" w:fill="FFFFFF" w:themeFill="background1"/>
            <w:vAlign w:val="center"/>
          </w:tcPr>
          <w:p w14:paraId="064F717E" w14:textId="77777777" w:rsidR="00F83FBB" w:rsidRPr="000D6CC2" w:rsidRDefault="00F83FBB" w:rsidP="003930DE">
            <w:pPr>
              <w:spacing w:line="260" w:lineRule="exact"/>
              <w:jc w:val="both"/>
              <w:rPr>
                <w:ins w:id="35" w:author="USER" w:date="2026-09-25T20:01:00Z" w16du:dateUtc="2026-09-26T00:01:00Z"/>
                <w:rFonts w:asciiTheme="majorHAnsi" w:eastAsiaTheme="majorHAnsi" w:hAnsiTheme="majorHAnsi" w:cs="Batang"/>
                <w:sz w:val="18"/>
                <w:szCs w:val="18"/>
                <w:lang w:eastAsia="ko-KR"/>
              </w:rPr>
            </w:pPr>
          </w:p>
        </w:tc>
        <w:tc>
          <w:tcPr>
            <w:tcW w:w="1984" w:type="dxa"/>
            <w:gridSpan w:val="3"/>
            <w:tcBorders>
              <w:top w:val="single" w:sz="12" w:space="0" w:color="auto"/>
              <w:left w:val="single" w:sz="6" w:space="0" w:color="auto"/>
              <w:bottom w:val="single" w:sz="12" w:space="0" w:color="auto"/>
              <w:right w:val="single" w:sz="6" w:space="0" w:color="auto"/>
            </w:tcBorders>
            <w:shd w:val="clear" w:color="auto" w:fill="D5DCE4" w:themeFill="text2" w:themeFillTint="33"/>
            <w:vAlign w:val="center"/>
          </w:tcPr>
          <w:p w14:paraId="30C1B3A2" w14:textId="77777777" w:rsidR="00F83FBB" w:rsidRDefault="009713C0" w:rsidP="000D6CC2">
            <w:pPr>
              <w:spacing w:line="260" w:lineRule="exact"/>
              <w:jc w:val="both"/>
              <w:rPr>
                <w:ins w:id="36" w:author="USER" w:date="2026-09-25T20:01:00Z" w16du:dateUtc="2026-09-26T00:01:00Z"/>
                <w:rFonts w:asciiTheme="majorHAnsi" w:eastAsiaTheme="majorHAnsi" w:hAnsiTheme="majorHAnsi" w:cs="Batang"/>
                <w:b/>
                <w:sz w:val="20"/>
                <w:szCs w:val="20"/>
                <w:lang w:eastAsia="ko-KR"/>
              </w:rPr>
            </w:pPr>
            <w:ins w:id="37" w:author="USER" w:date="2026-09-25T20:01:00Z" w16du:dateUtc="2026-09-26T00:01:00Z">
              <w:r>
                <w:rPr>
                  <w:rFonts w:asciiTheme="majorHAnsi" w:eastAsiaTheme="majorHAnsi" w:hAnsiTheme="majorHAnsi" w:cs="Arial" w:hint="eastAsia"/>
                  <w:b/>
                  <w:color w:val="000000"/>
                  <w:sz w:val="20"/>
                  <w:szCs w:val="20"/>
                  <w:lang w:eastAsia="ko-KR"/>
                </w:rPr>
                <w:t>3</w:t>
              </w:r>
              <w:r w:rsidR="00F83FBB">
                <w:rPr>
                  <w:rFonts w:asciiTheme="majorHAnsi" w:eastAsiaTheme="majorHAnsi" w:hAnsiTheme="majorHAnsi" w:cs="Arial" w:hint="eastAsia"/>
                  <w:b/>
                  <w:color w:val="000000"/>
                  <w:sz w:val="20"/>
                  <w:szCs w:val="20"/>
                  <w:lang w:eastAsia="ko-KR"/>
                </w:rPr>
                <w:t xml:space="preserve">. </w:t>
              </w:r>
              <w:r w:rsidR="000D6CC2">
                <w:rPr>
                  <w:rFonts w:asciiTheme="majorHAnsi" w:eastAsiaTheme="majorHAnsi" w:hAnsiTheme="majorHAnsi" w:cs="Arial" w:hint="eastAsia"/>
                  <w:b/>
                  <w:color w:val="000000"/>
                  <w:sz w:val="20"/>
                  <w:szCs w:val="20"/>
                  <w:lang w:eastAsia="ko-KR"/>
                </w:rPr>
                <w:t>Inspection type</w:t>
              </w:r>
            </w:ins>
          </w:p>
        </w:tc>
        <w:tc>
          <w:tcPr>
            <w:tcW w:w="1671" w:type="dxa"/>
            <w:tcBorders>
              <w:top w:val="single" w:sz="12" w:space="0" w:color="auto"/>
              <w:left w:val="single" w:sz="6" w:space="0" w:color="auto"/>
              <w:bottom w:val="single" w:sz="12" w:space="0" w:color="auto"/>
              <w:right w:val="single" w:sz="12" w:space="0" w:color="auto"/>
            </w:tcBorders>
            <w:shd w:val="clear" w:color="auto" w:fill="FFFFFF" w:themeFill="background1"/>
            <w:vAlign w:val="center"/>
          </w:tcPr>
          <w:p w14:paraId="121524EC" w14:textId="77777777" w:rsidR="00F83FBB" w:rsidRPr="00F83FBB" w:rsidRDefault="00F83FBB" w:rsidP="00DC4472">
            <w:pPr>
              <w:spacing w:line="260" w:lineRule="exact"/>
              <w:rPr>
                <w:ins w:id="38" w:author="USER" w:date="2026-09-25T20:01:00Z" w16du:dateUtc="2026-09-26T00:01:00Z"/>
                <w:rFonts w:asciiTheme="majorHAnsi" w:eastAsiaTheme="majorHAnsi" w:hAnsiTheme="majorHAnsi" w:cs="Batang"/>
                <w:b/>
                <w:sz w:val="18"/>
                <w:szCs w:val="18"/>
                <w:lang w:eastAsia="ko-KR"/>
              </w:rPr>
            </w:pPr>
          </w:p>
        </w:tc>
      </w:tr>
      <w:tr w:rsidR="003D4828" w:rsidRPr="006B3979" w14:paraId="4074B28E" w14:textId="77777777" w:rsidTr="000D6CC2">
        <w:trPr>
          <w:trHeight w:val="340"/>
          <w:ins w:id="39" w:author="USER" w:date="2026-09-25T20:01:00Z" w16du:dateUtc="2026-09-26T00:01:00Z"/>
        </w:trPr>
        <w:tc>
          <w:tcPr>
            <w:tcW w:w="10843" w:type="dxa"/>
            <w:gridSpan w:val="10"/>
            <w:tcBorders>
              <w:top w:val="single" w:sz="12" w:space="0" w:color="auto"/>
              <w:left w:val="single" w:sz="12" w:space="0" w:color="auto"/>
              <w:bottom w:val="single" w:sz="6" w:space="0" w:color="auto"/>
              <w:right w:val="single" w:sz="12" w:space="0" w:color="auto"/>
            </w:tcBorders>
            <w:shd w:val="clear" w:color="auto" w:fill="D5DCE4" w:themeFill="text2" w:themeFillTint="33"/>
            <w:vAlign w:val="center"/>
          </w:tcPr>
          <w:p w14:paraId="48A015E4" w14:textId="77777777" w:rsidR="003D4828" w:rsidRPr="006B3979" w:rsidRDefault="009713C0" w:rsidP="000D6CC2">
            <w:pPr>
              <w:spacing w:line="260" w:lineRule="exact"/>
              <w:jc w:val="both"/>
              <w:rPr>
                <w:ins w:id="40" w:author="USER" w:date="2026-09-25T20:01:00Z" w16du:dateUtc="2026-09-26T00:01:00Z"/>
                <w:rFonts w:asciiTheme="majorHAnsi" w:eastAsiaTheme="majorHAnsi" w:hAnsiTheme="majorHAnsi" w:cs="Arial"/>
                <w:caps/>
                <w:sz w:val="20"/>
                <w:szCs w:val="20"/>
                <w:lang w:eastAsia="ko-KR"/>
              </w:rPr>
            </w:pPr>
            <w:ins w:id="41" w:author="USER" w:date="2026-09-25T20:01:00Z" w16du:dateUtc="2026-09-26T00:01:00Z">
              <w:r>
                <w:rPr>
                  <w:rFonts w:asciiTheme="majorHAnsi" w:eastAsiaTheme="majorHAnsi" w:hAnsiTheme="majorHAnsi" w:cs="Batang" w:hint="eastAsia"/>
                  <w:b/>
                  <w:sz w:val="20"/>
                  <w:szCs w:val="20"/>
                  <w:lang w:eastAsia="ko-KR"/>
                </w:rPr>
                <w:t>4</w:t>
              </w:r>
              <w:r w:rsidR="003D4828">
                <w:rPr>
                  <w:rFonts w:asciiTheme="majorHAnsi" w:eastAsiaTheme="majorHAnsi" w:hAnsiTheme="majorHAnsi" w:cs="Batang" w:hint="eastAsia"/>
                  <w:b/>
                  <w:sz w:val="20"/>
                  <w:szCs w:val="20"/>
                  <w:lang w:eastAsia="ko-KR"/>
                </w:rPr>
                <w:t xml:space="preserve">. </w:t>
              </w:r>
              <w:r w:rsidR="000D6CC2">
                <w:rPr>
                  <w:rFonts w:asciiTheme="majorHAnsi" w:eastAsiaTheme="majorHAnsi" w:hAnsiTheme="majorHAnsi" w:cs="Batang" w:hint="eastAsia"/>
                  <w:b/>
                  <w:sz w:val="20"/>
                  <w:szCs w:val="20"/>
                  <w:lang w:eastAsia="ko-KR"/>
                </w:rPr>
                <w:t>Applicant information</w:t>
              </w:r>
            </w:ins>
          </w:p>
        </w:tc>
      </w:tr>
      <w:tr w:rsidR="0034458E" w:rsidRPr="006B3979" w14:paraId="5CF1DC39" w14:textId="77777777" w:rsidTr="000D6CC2">
        <w:trPr>
          <w:trHeight w:val="340"/>
          <w:ins w:id="42" w:author="USER" w:date="2026-09-25T20:01:00Z" w16du:dateUtc="2026-09-26T00:01:00Z"/>
        </w:trPr>
        <w:tc>
          <w:tcPr>
            <w:tcW w:w="209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7F2CC8C" w14:textId="77777777" w:rsidR="003D4828" w:rsidRPr="00E278F3" w:rsidRDefault="000D6CC2" w:rsidP="009F68C0">
            <w:pPr>
              <w:spacing w:line="260" w:lineRule="exact"/>
              <w:jc w:val="right"/>
              <w:rPr>
                <w:ins w:id="43" w:author="USER" w:date="2026-09-25T20:01:00Z" w16du:dateUtc="2026-09-26T00:01:00Z"/>
                <w:rFonts w:asciiTheme="majorHAnsi" w:eastAsiaTheme="majorHAnsi" w:hAnsiTheme="majorHAnsi" w:cs="Batang"/>
                <w:b/>
                <w:sz w:val="18"/>
                <w:szCs w:val="18"/>
                <w:lang w:eastAsia="ko-KR"/>
              </w:rPr>
            </w:pPr>
            <w:ins w:id="44" w:author="USER" w:date="2026-09-25T20:01:00Z" w16du:dateUtc="2026-09-26T00:01:00Z">
              <w:r>
                <w:rPr>
                  <w:rFonts w:asciiTheme="majorHAnsi" w:eastAsiaTheme="majorHAnsi" w:hAnsiTheme="majorHAnsi" w:cs="Batang" w:hint="eastAsia"/>
                  <w:b/>
                  <w:sz w:val="18"/>
                  <w:szCs w:val="18"/>
                  <w:lang w:eastAsia="ko-KR"/>
                </w:rPr>
                <w:t>Company name</w:t>
              </w:r>
              <w:r w:rsidR="003D4828" w:rsidRPr="00E278F3">
                <w:rPr>
                  <w:rFonts w:asciiTheme="majorHAnsi" w:eastAsiaTheme="majorHAnsi" w:hAnsiTheme="majorHAnsi" w:cs="Batang" w:hint="eastAsia"/>
                  <w:b/>
                  <w:sz w:val="18"/>
                  <w:szCs w:val="18"/>
                  <w:lang w:eastAsia="ko-KR"/>
                </w:rPr>
                <w:t>:</w:t>
              </w:r>
            </w:ins>
          </w:p>
        </w:tc>
        <w:tc>
          <w:tcPr>
            <w:tcW w:w="4111" w:type="dxa"/>
            <w:gridSpan w:val="4"/>
            <w:tcBorders>
              <w:top w:val="single" w:sz="6" w:space="0" w:color="auto"/>
              <w:left w:val="single" w:sz="6" w:space="0" w:color="auto"/>
              <w:bottom w:val="single" w:sz="6" w:space="0" w:color="auto"/>
              <w:right w:val="single" w:sz="6" w:space="0" w:color="auto"/>
            </w:tcBorders>
            <w:vAlign w:val="center"/>
          </w:tcPr>
          <w:p w14:paraId="189E0455" w14:textId="77777777" w:rsidR="003D4828" w:rsidRPr="00E278F3" w:rsidRDefault="003D4828" w:rsidP="00DC4472">
            <w:pPr>
              <w:spacing w:line="260" w:lineRule="exact"/>
              <w:rPr>
                <w:ins w:id="45" w:author="USER" w:date="2026-09-25T20:01:00Z" w16du:dateUtc="2026-09-26T00:01:00Z"/>
                <w:rFonts w:asciiTheme="majorHAnsi" w:eastAsiaTheme="majorHAnsi" w:hAnsiTheme="majorHAnsi"/>
                <w:color w:val="000000" w:themeColor="text1"/>
                <w:sz w:val="18"/>
                <w:szCs w:val="18"/>
                <w:lang w:eastAsia="ko-KR"/>
              </w:rPr>
            </w:pPr>
          </w:p>
        </w:tc>
        <w:tc>
          <w:tcPr>
            <w:tcW w:w="1701"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118F2D2" w14:textId="77777777" w:rsidR="003D4828" w:rsidRPr="00E278F3" w:rsidRDefault="000D6CC2" w:rsidP="009F68C0">
            <w:pPr>
              <w:spacing w:line="260" w:lineRule="exact"/>
              <w:jc w:val="right"/>
              <w:rPr>
                <w:ins w:id="46" w:author="USER" w:date="2026-09-25T20:01:00Z" w16du:dateUtc="2026-09-26T00:01:00Z"/>
                <w:rFonts w:asciiTheme="majorHAnsi" w:eastAsiaTheme="majorHAnsi" w:hAnsiTheme="majorHAnsi"/>
                <w:color w:val="000000" w:themeColor="text1"/>
                <w:sz w:val="18"/>
                <w:szCs w:val="18"/>
                <w:lang w:eastAsia="ko-KR"/>
              </w:rPr>
            </w:pPr>
            <w:ins w:id="47" w:author="USER" w:date="2026-09-25T20:01:00Z" w16du:dateUtc="2026-09-26T00:01:00Z">
              <w:r>
                <w:rPr>
                  <w:rFonts w:asciiTheme="majorHAnsi" w:eastAsiaTheme="majorHAnsi" w:hAnsiTheme="majorHAnsi" w:cs="Batang" w:hint="eastAsia"/>
                  <w:b/>
                  <w:color w:val="000000" w:themeColor="text1"/>
                  <w:sz w:val="18"/>
                  <w:szCs w:val="18"/>
                  <w:lang w:eastAsia="ko-KR"/>
                </w:rPr>
                <w:t>Representative</w:t>
              </w:r>
              <w:r w:rsidR="003D4828" w:rsidRPr="00E278F3">
                <w:rPr>
                  <w:rFonts w:asciiTheme="majorHAnsi" w:eastAsiaTheme="majorHAnsi" w:hAnsiTheme="majorHAnsi" w:cs="Batang" w:hint="eastAsia"/>
                  <w:b/>
                  <w:color w:val="000000" w:themeColor="text1"/>
                  <w:sz w:val="18"/>
                  <w:szCs w:val="18"/>
                  <w:lang w:eastAsia="ko-KR"/>
                </w:rPr>
                <w:t>:</w:t>
              </w:r>
            </w:ins>
          </w:p>
        </w:tc>
        <w:tc>
          <w:tcPr>
            <w:tcW w:w="2938" w:type="dxa"/>
            <w:gridSpan w:val="3"/>
            <w:tcBorders>
              <w:top w:val="single" w:sz="6" w:space="0" w:color="auto"/>
              <w:left w:val="single" w:sz="6" w:space="0" w:color="auto"/>
              <w:bottom w:val="single" w:sz="6" w:space="0" w:color="auto"/>
              <w:right w:val="single" w:sz="12" w:space="0" w:color="auto"/>
            </w:tcBorders>
            <w:vAlign w:val="center"/>
          </w:tcPr>
          <w:p w14:paraId="35280FC6" w14:textId="77777777" w:rsidR="003D4828" w:rsidRPr="00E278F3" w:rsidRDefault="003D4828" w:rsidP="009F68C0">
            <w:pPr>
              <w:spacing w:line="260" w:lineRule="exact"/>
              <w:jc w:val="both"/>
              <w:rPr>
                <w:ins w:id="48" w:author="USER" w:date="2026-09-25T20:01:00Z" w16du:dateUtc="2026-09-26T00:01:00Z"/>
                <w:rFonts w:asciiTheme="majorHAnsi" w:eastAsiaTheme="majorHAnsi" w:hAnsiTheme="majorHAnsi"/>
                <w:color w:val="000000" w:themeColor="text1"/>
                <w:sz w:val="18"/>
                <w:szCs w:val="18"/>
                <w:lang w:eastAsia="ko-KR"/>
              </w:rPr>
            </w:pPr>
          </w:p>
        </w:tc>
      </w:tr>
      <w:tr w:rsidR="003D4828" w:rsidRPr="006B3979" w14:paraId="2E469059" w14:textId="77777777" w:rsidTr="000D6CC2">
        <w:trPr>
          <w:trHeight w:val="340"/>
          <w:ins w:id="49" w:author="USER" w:date="2026-09-25T20:01:00Z" w16du:dateUtc="2026-09-26T00:01:00Z"/>
        </w:trPr>
        <w:tc>
          <w:tcPr>
            <w:tcW w:w="209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59A4C03" w14:textId="77777777" w:rsidR="003D4828" w:rsidRPr="00E278F3" w:rsidRDefault="000D6CC2" w:rsidP="000D6CC2">
            <w:pPr>
              <w:spacing w:line="260" w:lineRule="exact"/>
              <w:ind w:right="90"/>
              <w:jc w:val="right"/>
              <w:rPr>
                <w:ins w:id="50" w:author="USER" w:date="2026-09-25T20:01:00Z" w16du:dateUtc="2026-09-26T00:01:00Z"/>
                <w:rFonts w:asciiTheme="majorHAnsi" w:eastAsiaTheme="majorHAnsi" w:hAnsiTheme="majorHAnsi"/>
                <w:b/>
                <w:sz w:val="18"/>
                <w:szCs w:val="18"/>
                <w:lang w:eastAsia="ko-KR"/>
              </w:rPr>
            </w:pPr>
            <w:ins w:id="51" w:author="USER" w:date="2026-09-25T20:01:00Z" w16du:dateUtc="2026-09-26T00:01:00Z">
              <w:r>
                <w:rPr>
                  <w:rFonts w:asciiTheme="majorHAnsi" w:eastAsiaTheme="majorHAnsi" w:hAnsiTheme="majorHAnsi" w:cs="Batang" w:hint="eastAsia"/>
                  <w:b/>
                  <w:sz w:val="18"/>
                  <w:szCs w:val="18"/>
                  <w:lang w:eastAsia="ko-KR"/>
                </w:rPr>
                <w:t>Address</w:t>
              </w:r>
              <w:r w:rsidR="003D4828" w:rsidRPr="00E278F3">
                <w:rPr>
                  <w:rFonts w:asciiTheme="majorHAnsi" w:eastAsiaTheme="majorHAnsi" w:hAnsiTheme="majorHAnsi"/>
                  <w:b/>
                  <w:sz w:val="18"/>
                  <w:szCs w:val="18"/>
                  <w:lang w:eastAsia="ko-KR"/>
                </w:rPr>
                <w:t>:</w:t>
              </w:r>
            </w:ins>
          </w:p>
        </w:tc>
        <w:tc>
          <w:tcPr>
            <w:tcW w:w="8750" w:type="dxa"/>
            <w:gridSpan w:val="9"/>
            <w:tcBorders>
              <w:top w:val="single" w:sz="6" w:space="0" w:color="auto"/>
              <w:left w:val="single" w:sz="6" w:space="0" w:color="auto"/>
              <w:bottom w:val="single" w:sz="6" w:space="0" w:color="auto"/>
              <w:right w:val="single" w:sz="12" w:space="0" w:color="auto"/>
            </w:tcBorders>
            <w:vAlign w:val="center"/>
          </w:tcPr>
          <w:p w14:paraId="4B62F464" w14:textId="77777777" w:rsidR="003D4828" w:rsidRPr="00E278F3" w:rsidRDefault="003D4828" w:rsidP="00DC4472">
            <w:pPr>
              <w:spacing w:line="260" w:lineRule="exact"/>
              <w:rPr>
                <w:ins w:id="52" w:author="USER" w:date="2026-09-25T20:01:00Z" w16du:dateUtc="2026-09-26T00:01:00Z"/>
                <w:rFonts w:asciiTheme="majorHAnsi" w:eastAsiaTheme="majorHAnsi" w:hAnsiTheme="majorHAnsi"/>
                <w:color w:val="000000" w:themeColor="text1"/>
                <w:sz w:val="18"/>
                <w:szCs w:val="18"/>
                <w:lang w:eastAsia="ko-KR"/>
              </w:rPr>
            </w:pPr>
          </w:p>
        </w:tc>
      </w:tr>
      <w:tr w:rsidR="003D4828" w:rsidRPr="006B3979" w14:paraId="20C9FF1F" w14:textId="77777777" w:rsidTr="000D6CC2">
        <w:trPr>
          <w:trHeight w:val="340"/>
          <w:ins w:id="53" w:author="USER" w:date="2026-09-25T20:01:00Z" w16du:dateUtc="2026-09-26T00:01:00Z"/>
        </w:trPr>
        <w:tc>
          <w:tcPr>
            <w:tcW w:w="209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641C6F03" w14:textId="77777777" w:rsidR="003D4828" w:rsidRPr="00E278F3" w:rsidRDefault="000D6CC2" w:rsidP="009F68C0">
            <w:pPr>
              <w:spacing w:line="260" w:lineRule="exact"/>
              <w:jc w:val="right"/>
              <w:rPr>
                <w:ins w:id="54" w:author="USER" w:date="2026-09-25T20:01:00Z" w16du:dateUtc="2026-09-26T00:01:00Z"/>
                <w:rFonts w:asciiTheme="majorHAnsi" w:eastAsiaTheme="majorHAnsi" w:hAnsiTheme="majorHAnsi"/>
                <w:b/>
                <w:sz w:val="18"/>
                <w:szCs w:val="18"/>
                <w:lang w:eastAsia="ko-KR"/>
              </w:rPr>
            </w:pPr>
            <w:ins w:id="55" w:author="USER" w:date="2026-09-25T20:01:00Z" w16du:dateUtc="2026-09-26T00:01:00Z">
              <w:r>
                <w:rPr>
                  <w:rFonts w:asciiTheme="majorHAnsi" w:eastAsiaTheme="majorHAnsi" w:hAnsiTheme="majorHAnsi" w:hint="eastAsia"/>
                  <w:b/>
                  <w:sz w:val="18"/>
                  <w:szCs w:val="18"/>
                  <w:lang w:eastAsia="ko-KR"/>
                </w:rPr>
                <w:t>Contact person</w:t>
              </w:r>
              <w:r w:rsidR="003D4828" w:rsidRPr="00E278F3">
                <w:rPr>
                  <w:rFonts w:asciiTheme="majorHAnsi" w:eastAsiaTheme="majorHAnsi" w:hAnsiTheme="majorHAnsi"/>
                  <w:b/>
                  <w:sz w:val="18"/>
                  <w:szCs w:val="18"/>
                  <w:lang w:eastAsia="ko-KR"/>
                </w:rPr>
                <w:t xml:space="preserve">: </w:t>
              </w:r>
            </w:ins>
          </w:p>
        </w:tc>
        <w:tc>
          <w:tcPr>
            <w:tcW w:w="2835" w:type="dxa"/>
            <w:gridSpan w:val="2"/>
            <w:tcBorders>
              <w:top w:val="single" w:sz="6" w:space="0" w:color="auto"/>
              <w:left w:val="single" w:sz="6" w:space="0" w:color="auto"/>
              <w:bottom w:val="single" w:sz="6" w:space="0" w:color="auto"/>
              <w:right w:val="single" w:sz="6" w:space="0" w:color="auto"/>
            </w:tcBorders>
            <w:vAlign w:val="center"/>
          </w:tcPr>
          <w:p w14:paraId="31DBA746" w14:textId="77777777" w:rsidR="003D4828" w:rsidRPr="00E278F3" w:rsidRDefault="003D4828" w:rsidP="00DC4472">
            <w:pPr>
              <w:spacing w:line="260" w:lineRule="exact"/>
              <w:rPr>
                <w:ins w:id="56" w:author="USER" w:date="2026-09-25T20:01:00Z" w16du:dateUtc="2026-09-26T00:01:00Z"/>
                <w:rFonts w:asciiTheme="majorHAnsi" w:eastAsiaTheme="majorHAnsi" w:hAnsiTheme="majorHAnsi"/>
                <w:b/>
                <w:color w:val="000000" w:themeColor="text1"/>
                <w:sz w:val="18"/>
                <w:szCs w:val="18"/>
                <w:lang w:eastAsia="ko-KR"/>
              </w:rPr>
            </w:pPr>
          </w:p>
        </w:tc>
        <w:tc>
          <w:tcPr>
            <w:tcW w:w="1276"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2ACF275" w14:textId="77777777" w:rsidR="003D4828" w:rsidRPr="00E278F3" w:rsidRDefault="003D4828" w:rsidP="009F68C0">
            <w:pPr>
              <w:spacing w:line="260" w:lineRule="exact"/>
              <w:jc w:val="right"/>
              <w:rPr>
                <w:ins w:id="57" w:author="USER" w:date="2026-09-25T20:01:00Z" w16du:dateUtc="2026-09-26T00:01:00Z"/>
                <w:rFonts w:asciiTheme="majorHAnsi" w:eastAsiaTheme="majorHAnsi" w:hAnsiTheme="majorHAnsi"/>
                <w:b/>
                <w:color w:val="000000" w:themeColor="text1"/>
                <w:sz w:val="18"/>
                <w:szCs w:val="18"/>
                <w:lang w:eastAsia="ko-KR"/>
              </w:rPr>
            </w:pPr>
            <w:ins w:id="58" w:author="USER" w:date="2026-09-25T20:01:00Z" w16du:dateUtc="2026-09-26T00:01:00Z">
              <w:r w:rsidRPr="00E278F3">
                <w:rPr>
                  <w:rFonts w:asciiTheme="majorHAnsi" w:eastAsiaTheme="majorHAnsi" w:hAnsiTheme="majorHAnsi"/>
                  <w:b/>
                  <w:color w:val="000000" w:themeColor="text1"/>
                  <w:sz w:val="18"/>
                  <w:szCs w:val="18"/>
                  <w:lang w:eastAsia="ko-KR"/>
                </w:rPr>
                <w:t>Email:</w:t>
              </w:r>
            </w:ins>
          </w:p>
        </w:tc>
        <w:tc>
          <w:tcPr>
            <w:tcW w:w="4639" w:type="dxa"/>
            <w:gridSpan w:val="5"/>
            <w:tcBorders>
              <w:top w:val="single" w:sz="6" w:space="0" w:color="auto"/>
              <w:left w:val="single" w:sz="6" w:space="0" w:color="auto"/>
              <w:bottom w:val="single" w:sz="6" w:space="0" w:color="auto"/>
              <w:right w:val="single" w:sz="12" w:space="0" w:color="auto"/>
            </w:tcBorders>
            <w:vAlign w:val="center"/>
          </w:tcPr>
          <w:p w14:paraId="4FDE5E06" w14:textId="77777777" w:rsidR="003D4828" w:rsidRPr="00E278F3" w:rsidRDefault="003D4828" w:rsidP="009F68C0">
            <w:pPr>
              <w:spacing w:line="260" w:lineRule="exact"/>
              <w:jc w:val="both"/>
              <w:rPr>
                <w:ins w:id="59" w:author="USER" w:date="2026-09-25T20:01:00Z" w16du:dateUtc="2026-09-26T00:01:00Z"/>
                <w:rFonts w:asciiTheme="majorHAnsi" w:eastAsiaTheme="majorHAnsi" w:hAnsiTheme="majorHAnsi"/>
                <w:b/>
                <w:color w:val="000000" w:themeColor="text1"/>
                <w:sz w:val="18"/>
                <w:szCs w:val="18"/>
                <w:lang w:eastAsia="ko-KR"/>
              </w:rPr>
            </w:pPr>
          </w:p>
        </w:tc>
      </w:tr>
      <w:tr w:rsidR="003D4828" w:rsidRPr="006B3979" w14:paraId="5ABB06FC" w14:textId="77777777" w:rsidTr="000D6CC2">
        <w:trPr>
          <w:trHeight w:val="340"/>
          <w:ins w:id="60" w:author="USER" w:date="2026-09-25T20:01:00Z" w16du:dateUtc="2026-09-26T00:01:00Z"/>
        </w:trPr>
        <w:tc>
          <w:tcPr>
            <w:tcW w:w="2093" w:type="dxa"/>
            <w:tcBorders>
              <w:top w:val="single" w:sz="6" w:space="0" w:color="auto"/>
              <w:left w:val="single" w:sz="12" w:space="0" w:color="auto"/>
              <w:bottom w:val="double" w:sz="4" w:space="0" w:color="auto"/>
              <w:right w:val="single" w:sz="6" w:space="0" w:color="auto"/>
            </w:tcBorders>
            <w:shd w:val="clear" w:color="auto" w:fill="D9D9D9" w:themeFill="background1" w:themeFillShade="D9"/>
            <w:vAlign w:val="center"/>
          </w:tcPr>
          <w:p w14:paraId="004D142B" w14:textId="77777777" w:rsidR="003D4828" w:rsidRPr="00E278F3" w:rsidRDefault="003D4828" w:rsidP="009F68C0">
            <w:pPr>
              <w:spacing w:line="260" w:lineRule="exact"/>
              <w:jc w:val="right"/>
              <w:rPr>
                <w:ins w:id="61" w:author="USER" w:date="2026-09-25T20:01:00Z" w16du:dateUtc="2026-09-26T00:01:00Z"/>
                <w:rFonts w:asciiTheme="majorHAnsi" w:eastAsiaTheme="majorHAnsi" w:hAnsiTheme="majorHAnsi"/>
                <w:b/>
                <w:sz w:val="18"/>
                <w:szCs w:val="18"/>
                <w:lang w:eastAsia="ko-KR"/>
              </w:rPr>
            </w:pPr>
            <w:ins w:id="62" w:author="USER" w:date="2026-09-25T20:01:00Z" w16du:dateUtc="2026-09-26T00:01:00Z">
              <w:r w:rsidRPr="00E278F3">
                <w:rPr>
                  <w:rFonts w:asciiTheme="majorHAnsi" w:eastAsiaTheme="majorHAnsi" w:hAnsiTheme="majorHAnsi"/>
                  <w:b/>
                  <w:sz w:val="18"/>
                  <w:szCs w:val="18"/>
                  <w:lang w:eastAsia="ko-KR"/>
                </w:rPr>
                <w:t>Tel:</w:t>
              </w:r>
            </w:ins>
          </w:p>
        </w:tc>
        <w:tc>
          <w:tcPr>
            <w:tcW w:w="2835" w:type="dxa"/>
            <w:gridSpan w:val="2"/>
            <w:tcBorders>
              <w:top w:val="single" w:sz="6" w:space="0" w:color="auto"/>
              <w:left w:val="single" w:sz="6" w:space="0" w:color="auto"/>
              <w:bottom w:val="double" w:sz="4" w:space="0" w:color="auto"/>
              <w:right w:val="single" w:sz="6" w:space="0" w:color="auto"/>
            </w:tcBorders>
            <w:vAlign w:val="center"/>
          </w:tcPr>
          <w:p w14:paraId="280B692C" w14:textId="77777777" w:rsidR="003D4828" w:rsidRPr="00E278F3" w:rsidRDefault="003D4828" w:rsidP="00DC4472">
            <w:pPr>
              <w:spacing w:line="260" w:lineRule="exact"/>
              <w:ind w:right="90"/>
              <w:rPr>
                <w:ins w:id="63" w:author="USER" w:date="2026-09-25T20:01:00Z" w16du:dateUtc="2026-09-26T00:01:00Z"/>
                <w:rFonts w:asciiTheme="majorHAnsi" w:eastAsiaTheme="majorHAnsi" w:hAnsiTheme="majorHAnsi"/>
                <w:b/>
                <w:color w:val="000000" w:themeColor="text1"/>
                <w:sz w:val="18"/>
                <w:szCs w:val="18"/>
                <w:lang w:eastAsia="ko-KR"/>
              </w:rPr>
            </w:pPr>
          </w:p>
        </w:tc>
        <w:tc>
          <w:tcPr>
            <w:tcW w:w="1276" w:type="dxa"/>
            <w:gridSpan w:val="2"/>
            <w:tcBorders>
              <w:top w:val="single" w:sz="6" w:space="0" w:color="auto"/>
              <w:left w:val="single" w:sz="6" w:space="0" w:color="auto"/>
              <w:bottom w:val="double" w:sz="4" w:space="0" w:color="auto"/>
              <w:right w:val="single" w:sz="6" w:space="0" w:color="auto"/>
            </w:tcBorders>
            <w:shd w:val="clear" w:color="auto" w:fill="D9D9D9" w:themeFill="background1" w:themeFillShade="D9"/>
            <w:vAlign w:val="center"/>
          </w:tcPr>
          <w:p w14:paraId="58CE95A0" w14:textId="77777777" w:rsidR="003D4828" w:rsidRPr="00E278F3" w:rsidRDefault="003D4828" w:rsidP="009F68C0">
            <w:pPr>
              <w:spacing w:line="260" w:lineRule="exact"/>
              <w:jc w:val="right"/>
              <w:rPr>
                <w:ins w:id="64" w:author="USER" w:date="2026-09-25T20:01:00Z" w16du:dateUtc="2026-09-26T00:01:00Z"/>
                <w:rFonts w:asciiTheme="majorHAnsi" w:eastAsiaTheme="majorHAnsi" w:hAnsiTheme="majorHAnsi"/>
                <w:b/>
                <w:color w:val="000000" w:themeColor="text1"/>
                <w:sz w:val="18"/>
                <w:szCs w:val="18"/>
                <w:lang w:eastAsia="ko-KR"/>
              </w:rPr>
            </w:pPr>
            <w:ins w:id="65" w:author="USER" w:date="2026-09-25T20:01:00Z" w16du:dateUtc="2026-09-26T00:01:00Z">
              <w:r w:rsidRPr="00E278F3">
                <w:rPr>
                  <w:rFonts w:asciiTheme="majorHAnsi" w:eastAsiaTheme="majorHAnsi" w:hAnsiTheme="majorHAnsi"/>
                  <w:b/>
                  <w:color w:val="000000" w:themeColor="text1"/>
                  <w:sz w:val="18"/>
                  <w:szCs w:val="18"/>
                  <w:lang w:eastAsia="ko-KR"/>
                </w:rPr>
                <w:t>C</w:t>
              </w:r>
              <w:r w:rsidRPr="00E278F3">
                <w:rPr>
                  <w:rFonts w:asciiTheme="majorHAnsi" w:eastAsiaTheme="majorHAnsi" w:hAnsiTheme="majorHAnsi" w:hint="eastAsia"/>
                  <w:b/>
                  <w:color w:val="000000" w:themeColor="text1"/>
                  <w:sz w:val="18"/>
                  <w:szCs w:val="18"/>
                  <w:lang w:eastAsia="ko-KR"/>
                </w:rPr>
                <w:t>.P</w:t>
              </w:r>
              <w:r w:rsidRPr="00E278F3">
                <w:rPr>
                  <w:rFonts w:asciiTheme="majorHAnsi" w:eastAsiaTheme="majorHAnsi" w:hAnsiTheme="majorHAnsi"/>
                  <w:b/>
                  <w:color w:val="000000" w:themeColor="text1"/>
                  <w:sz w:val="18"/>
                  <w:szCs w:val="18"/>
                  <w:lang w:eastAsia="ko-KR"/>
                </w:rPr>
                <w:t>:</w:t>
              </w:r>
            </w:ins>
          </w:p>
        </w:tc>
        <w:tc>
          <w:tcPr>
            <w:tcW w:w="2118" w:type="dxa"/>
            <w:gridSpan w:val="3"/>
            <w:tcBorders>
              <w:top w:val="single" w:sz="6" w:space="0" w:color="auto"/>
              <w:left w:val="single" w:sz="6" w:space="0" w:color="auto"/>
              <w:bottom w:val="double" w:sz="4" w:space="0" w:color="auto"/>
              <w:right w:val="single" w:sz="6" w:space="0" w:color="auto"/>
            </w:tcBorders>
            <w:vAlign w:val="center"/>
          </w:tcPr>
          <w:p w14:paraId="084EFEC9" w14:textId="77777777" w:rsidR="003D4828" w:rsidRPr="00E278F3" w:rsidRDefault="003D4828" w:rsidP="00DC4472">
            <w:pPr>
              <w:spacing w:line="260" w:lineRule="exact"/>
              <w:rPr>
                <w:ins w:id="66" w:author="USER" w:date="2026-09-25T20:01:00Z" w16du:dateUtc="2026-09-26T00:01:00Z"/>
                <w:rFonts w:asciiTheme="majorHAnsi" w:eastAsiaTheme="majorHAnsi" w:hAnsiTheme="majorHAnsi"/>
                <w:b/>
                <w:color w:val="000000" w:themeColor="text1"/>
                <w:sz w:val="18"/>
                <w:szCs w:val="18"/>
                <w:lang w:eastAsia="ko-KR"/>
              </w:rPr>
            </w:pPr>
          </w:p>
        </w:tc>
        <w:tc>
          <w:tcPr>
            <w:tcW w:w="850" w:type="dxa"/>
            <w:tcBorders>
              <w:top w:val="single" w:sz="6" w:space="0" w:color="auto"/>
              <w:left w:val="single" w:sz="6" w:space="0" w:color="auto"/>
              <w:bottom w:val="double" w:sz="4" w:space="0" w:color="auto"/>
              <w:right w:val="single" w:sz="6" w:space="0" w:color="auto"/>
            </w:tcBorders>
            <w:shd w:val="clear" w:color="auto" w:fill="D9D9D9" w:themeFill="background1" w:themeFillShade="D9"/>
            <w:vAlign w:val="center"/>
          </w:tcPr>
          <w:p w14:paraId="59910876" w14:textId="77777777" w:rsidR="003D4828" w:rsidRPr="00E278F3" w:rsidRDefault="003D4828" w:rsidP="009F68C0">
            <w:pPr>
              <w:spacing w:line="260" w:lineRule="exact"/>
              <w:jc w:val="right"/>
              <w:rPr>
                <w:ins w:id="67" w:author="USER" w:date="2026-09-25T20:01:00Z" w16du:dateUtc="2026-09-26T00:01:00Z"/>
                <w:rFonts w:asciiTheme="majorHAnsi" w:eastAsiaTheme="majorHAnsi" w:hAnsiTheme="majorHAnsi"/>
                <w:b/>
                <w:color w:val="000000" w:themeColor="text1"/>
                <w:sz w:val="18"/>
                <w:szCs w:val="18"/>
                <w:lang w:eastAsia="ko-KR"/>
              </w:rPr>
            </w:pPr>
            <w:ins w:id="68" w:author="USER" w:date="2026-09-25T20:01:00Z" w16du:dateUtc="2026-09-26T00:01:00Z">
              <w:r w:rsidRPr="00E278F3">
                <w:rPr>
                  <w:rFonts w:asciiTheme="majorHAnsi" w:eastAsiaTheme="majorHAnsi" w:hAnsiTheme="majorHAnsi"/>
                  <w:b/>
                  <w:color w:val="000000" w:themeColor="text1"/>
                  <w:sz w:val="18"/>
                  <w:szCs w:val="18"/>
                  <w:lang w:eastAsia="ko-KR"/>
                </w:rPr>
                <w:t>Fax:</w:t>
              </w:r>
            </w:ins>
          </w:p>
        </w:tc>
        <w:tc>
          <w:tcPr>
            <w:tcW w:w="1671" w:type="dxa"/>
            <w:tcBorders>
              <w:top w:val="single" w:sz="6" w:space="0" w:color="auto"/>
              <w:left w:val="single" w:sz="6" w:space="0" w:color="auto"/>
              <w:bottom w:val="double" w:sz="4" w:space="0" w:color="auto"/>
              <w:right w:val="single" w:sz="12" w:space="0" w:color="auto"/>
            </w:tcBorders>
            <w:vAlign w:val="center"/>
          </w:tcPr>
          <w:p w14:paraId="2BFE6D7C" w14:textId="77777777" w:rsidR="003D4828" w:rsidRPr="00E278F3" w:rsidRDefault="003D4828" w:rsidP="009F68C0">
            <w:pPr>
              <w:spacing w:line="260" w:lineRule="exact"/>
              <w:jc w:val="both"/>
              <w:rPr>
                <w:ins w:id="69" w:author="USER" w:date="2026-09-25T20:01:00Z" w16du:dateUtc="2026-09-26T00:01:00Z"/>
                <w:rFonts w:asciiTheme="majorHAnsi" w:eastAsiaTheme="majorHAnsi" w:hAnsiTheme="majorHAnsi"/>
                <w:b/>
                <w:color w:val="000000" w:themeColor="text1"/>
                <w:sz w:val="18"/>
                <w:szCs w:val="18"/>
                <w:lang w:eastAsia="ko-KR"/>
              </w:rPr>
            </w:pPr>
          </w:p>
        </w:tc>
      </w:tr>
      <w:tr w:rsidR="003D4828" w:rsidRPr="006B3979" w14:paraId="3682F89A" w14:textId="77777777" w:rsidTr="000D6CC2">
        <w:trPr>
          <w:trHeight w:val="340"/>
          <w:ins w:id="70" w:author="USER" w:date="2026-09-25T20:01:00Z" w16du:dateUtc="2026-09-26T00:01:00Z"/>
        </w:trPr>
        <w:tc>
          <w:tcPr>
            <w:tcW w:w="2093" w:type="dxa"/>
            <w:tcBorders>
              <w:top w:val="double" w:sz="4" w:space="0" w:color="auto"/>
              <w:left w:val="single" w:sz="12" w:space="0" w:color="auto"/>
              <w:bottom w:val="single" w:sz="6" w:space="0" w:color="auto"/>
              <w:right w:val="single" w:sz="6" w:space="0" w:color="auto"/>
            </w:tcBorders>
            <w:shd w:val="clear" w:color="auto" w:fill="D9D9D9" w:themeFill="background1" w:themeFillShade="D9"/>
            <w:vAlign w:val="center"/>
          </w:tcPr>
          <w:p w14:paraId="5407E2B0" w14:textId="77777777" w:rsidR="003D4828" w:rsidRPr="00E278F3" w:rsidRDefault="000D6CC2" w:rsidP="004048A2">
            <w:pPr>
              <w:spacing w:line="260" w:lineRule="exact"/>
              <w:jc w:val="right"/>
              <w:rPr>
                <w:ins w:id="71" w:author="USER" w:date="2026-09-25T20:01:00Z" w16du:dateUtc="2026-09-26T00:01:00Z"/>
                <w:rFonts w:asciiTheme="majorHAnsi" w:eastAsiaTheme="majorHAnsi" w:hAnsiTheme="majorHAnsi"/>
                <w:b/>
                <w:sz w:val="18"/>
                <w:szCs w:val="18"/>
                <w:lang w:eastAsia="ko-KR"/>
              </w:rPr>
            </w:pPr>
            <w:ins w:id="72" w:author="USER" w:date="2026-09-25T20:01:00Z" w16du:dateUtc="2026-09-26T00:01:00Z">
              <w:r>
                <w:rPr>
                  <w:rFonts w:asciiTheme="majorHAnsi" w:eastAsiaTheme="majorHAnsi" w:hAnsiTheme="majorHAnsi" w:hint="eastAsia"/>
                  <w:b/>
                  <w:sz w:val="18"/>
                  <w:szCs w:val="18"/>
                  <w:lang w:eastAsia="ko-KR"/>
                </w:rPr>
                <w:t>Buyer name</w:t>
              </w:r>
              <w:r w:rsidR="003D4828" w:rsidRPr="00E278F3">
                <w:rPr>
                  <w:rFonts w:asciiTheme="majorHAnsi" w:eastAsiaTheme="majorHAnsi" w:hAnsiTheme="majorHAnsi" w:hint="eastAsia"/>
                  <w:b/>
                  <w:sz w:val="18"/>
                  <w:szCs w:val="18"/>
                  <w:lang w:eastAsia="ko-KR"/>
                </w:rPr>
                <w:t>:</w:t>
              </w:r>
            </w:ins>
          </w:p>
        </w:tc>
        <w:tc>
          <w:tcPr>
            <w:tcW w:w="8750" w:type="dxa"/>
            <w:gridSpan w:val="9"/>
            <w:tcBorders>
              <w:top w:val="double" w:sz="4" w:space="0" w:color="auto"/>
              <w:left w:val="single" w:sz="6" w:space="0" w:color="auto"/>
              <w:bottom w:val="single" w:sz="6" w:space="0" w:color="auto"/>
              <w:right w:val="single" w:sz="12" w:space="0" w:color="auto"/>
            </w:tcBorders>
            <w:vAlign w:val="center"/>
          </w:tcPr>
          <w:p w14:paraId="4D905E6A" w14:textId="77777777" w:rsidR="003D4828" w:rsidRPr="00E278F3" w:rsidRDefault="003D4828" w:rsidP="009F68C0">
            <w:pPr>
              <w:spacing w:line="260" w:lineRule="exact"/>
              <w:jc w:val="both"/>
              <w:rPr>
                <w:ins w:id="73" w:author="USER" w:date="2026-09-25T20:01:00Z" w16du:dateUtc="2026-09-26T00:01:00Z"/>
                <w:rFonts w:asciiTheme="majorHAnsi" w:eastAsiaTheme="majorHAnsi" w:hAnsiTheme="majorHAnsi"/>
                <w:b/>
                <w:color w:val="0070C0"/>
                <w:sz w:val="18"/>
                <w:szCs w:val="18"/>
                <w:lang w:eastAsia="ko-KR"/>
              </w:rPr>
            </w:pPr>
          </w:p>
        </w:tc>
      </w:tr>
      <w:tr w:rsidR="00EE6379" w:rsidRPr="006B3979" w14:paraId="62E27C9C" w14:textId="77777777" w:rsidTr="00BB3CE7">
        <w:trPr>
          <w:trHeight w:val="340"/>
          <w:ins w:id="74" w:author="USER" w:date="2026-09-25T20:01:00Z" w16du:dateUtc="2026-09-26T00:01:00Z"/>
        </w:trPr>
        <w:tc>
          <w:tcPr>
            <w:tcW w:w="209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987FB98" w14:textId="77777777" w:rsidR="00EE6379" w:rsidRPr="00E278F3" w:rsidRDefault="000D6CC2" w:rsidP="009F68C0">
            <w:pPr>
              <w:spacing w:line="260" w:lineRule="exact"/>
              <w:jc w:val="right"/>
              <w:rPr>
                <w:ins w:id="75" w:author="USER" w:date="2026-09-25T20:01:00Z" w16du:dateUtc="2026-09-26T00:01:00Z"/>
                <w:rFonts w:asciiTheme="majorHAnsi" w:eastAsiaTheme="majorHAnsi" w:hAnsiTheme="majorHAnsi"/>
                <w:b/>
                <w:sz w:val="18"/>
                <w:szCs w:val="18"/>
                <w:lang w:eastAsia="ko-KR"/>
              </w:rPr>
            </w:pPr>
            <w:ins w:id="76" w:author="USER" w:date="2026-09-25T20:01:00Z" w16du:dateUtc="2026-09-26T00:01:00Z">
              <w:r>
                <w:rPr>
                  <w:rFonts w:asciiTheme="majorHAnsi" w:eastAsiaTheme="majorHAnsi" w:hAnsiTheme="majorHAnsi" w:hint="eastAsia"/>
                  <w:b/>
                  <w:sz w:val="18"/>
                  <w:szCs w:val="18"/>
                  <w:lang w:eastAsia="ko-KR"/>
                </w:rPr>
                <w:t>Report sent to</w:t>
              </w:r>
              <w:r w:rsidR="00EE6379" w:rsidRPr="00E278F3">
                <w:rPr>
                  <w:rFonts w:asciiTheme="majorHAnsi" w:eastAsiaTheme="majorHAnsi" w:hAnsiTheme="majorHAnsi" w:hint="eastAsia"/>
                  <w:b/>
                  <w:sz w:val="18"/>
                  <w:szCs w:val="18"/>
                  <w:lang w:eastAsia="ko-KR"/>
                </w:rPr>
                <w:t>:</w:t>
              </w:r>
            </w:ins>
          </w:p>
        </w:tc>
        <w:tc>
          <w:tcPr>
            <w:tcW w:w="4111" w:type="dxa"/>
            <w:gridSpan w:val="4"/>
            <w:tcBorders>
              <w:top w:val="single" w:sz="6" w:space="0" w:color="auto"/>
              <w:left w:val="single" w:sz="6" w:space="0" w:color="auto"/>
              <w:bottom w:val="single" w:sz="6" w:space="0" w:color="auto"/>
              <w:right w:val="single" w:sz="6" w:space="0" w:color="auto"/>
            </w:tcBorders>
            <w:vAlign w:val="center"/>
          </w:tcPr>
          <w:p w14:paraId="50CBD347" w14:textId="77777777" w:rsidR="00EE6379" w:rsidRPr="00E278F3" w:rsidRDefault="004D7914" w:rsidP="00BB3CE7">
            <w:pPr>
              <w:spacing w:line="260" w:lineRule="exact"/>
              <w:jc w:val="both"/>
              <w:rPr>
                <w:ins w:id="77" w:author="USER" w:date="2026-09-25T20:01:00Z" w16du:dateUtc="2026-09-26T00:01:00Z"/>
                <w:rFonts w:asciiTheme="majorHAnsi" w:eastAsiaTheme="majorHAnsi" w:hAnsiTheme="majorHAnsi"/>
                <w:b/>
                <w:color w:val="000000" w:themeColor="text1"/>
                <w:sz w:val="18"/>
                <w:szCs w:val="18"/>
                <w:lang w:eastAsia="ko-KR"/>
              </w:rPr>
            </w:pPr>
            <w:ins w:id="78" w:author="USER" w:date="2026-09-25T20:01:00Z" w16du:dateUtc="2026-09-26T00:01:00Z">
              <w:r w:rsidRPr="00E278F3">
                <w:rPr>
                  <w:rFonts w:asciiTheme="majorEastAsia" w:eastAsiaTheme="majorEastAsia" w:hAnsiTheme="majorEastAsia"/>
                  <w:sz w:val="18"/>
                  <w:szCs w:val="18"/>
                </w:rPr>
                <w:fldChar w:fldCharType="begin">
                  <w:ffData>
                    <w:name w:val="Check2"/>
                    <w:enabled/>
                    <w:calcOnExit w:val="0"/>
                    <w:checkBox>
                      <w:sizeAuto/>
                      <w:default w:val="0"/>
                    </w:checkBox>
                  </w:ffData>
                </w:fldChar>
              </w:r>
              <w:r w:rsidR="00EE6379" w:rsidRPr="00E278F3">
                <w:rPr>
                  <w:rFonts w:asciiTheme="majorEastAsia" w:eastAsiaTheme="majorEastAsia" w:hAnsiTheme="majorEastAsia"/>
                  <w:sz w:val="18"/>
                  <w:szCs w:val="18"/>
                  <w:lang w:eastAsia="ko-KR"/>
                </w:rPr>
                <w:instrText xml:space="preserve"> FORMCHECKBOX </w:instrText>
              </w:r>
              <w:r w:rsidRPr="00E278F3">
                <w:rPr>
                  <w:rFonts w:asciiTheme="majorEastAsia" w:eastAsiaTheme="majorEastAsia" w:hAnsiTheme="majorEastAsia"/>
                  <w:sz w:val="18"/>
                  <w:szCs w:val="18"/>
                </w:rPr>
              </w:r>
              <w:r w:rsidRPr="00E278F3">
                <w:rPr>
                  <w:rFonts w:asciiTheme="majorEastAsia" w:eastAsiaTheme="majorEastAsia" w:hAnsiTheme="majorEastAsia"/>
                  <w:sz w:val="18"/>
                  <w:szCs w:val="18"/>
                </w:rPr>
                <w:fldChar w:fldCharType="separate"/>
              </w:r>
              <w:r w:rsidRPr="00E278F3">
                <w:rPr>
                  <w:rFonts w:asciiTheme="majorEastAsia" w:eastAsiaTheme="majorEastAsia" w:hAnsiTheme="majorEastAsia"/>
                  <w:sz w:val="18"/>
                  <w:szCs w:val="18"/>
                </w:rPr>
                <w:fldChar w:fldCharType="end"/>
              </w:r>
              <w:r w:rsidR="00EE6379" w:rsidRPr="00E278F3">
                <w:rPr>
                  <w:rFonts w:asciiTheme="majorEastAsia" w:eastAsiaTheme="majorEastAsia" w:hAnsiTheme="majorEastAsia"/>
                  <w:sz w:val="18"/>
                  <w:szCs w:val="18"/>
                  <w:lang w:eastAsia="ko-KR"/>
                </w:rPr>
                <w:t xml:space="preserve"> </w:t>
              </w:r>
              <w:r w:rsidR="00BB3CE7">
                <w:rPr>
                  <w:rFonts w:asciiTheme="majorEastAsia" w:eastAsiaTheme="majorEastAsia" w:hAnsiTheme="majorEastAsia" w:hint="eastAsia"/>
                  <w:sz w:val="18"/>
                  <w:szCs w:val="18"/>
                  <w:lang w:eastAsia="ko-KR"/>
                </w:rPr>
                <w:t>Applicant</w:t>
              </w:r>
              <w:r w:rsidR="00EE6379" w:rsidRPr="00E278F3">
                <w:rPr>
                  <w:rFonts w:asciiTheme="majorEastAsia" w:eastAsiaTheme="majorEastAsia" w:hAnsiTheme="majorEastAsia" w:hint="eastAsia"/>
                  <w:sz w:val="18"/>
                  <w:szCs w:val="18"/>
                  <w:lang w:eastAsia="ko-KR"/>
                </w:rPr>
                <w:t xml:space="preserve"> </w:t>
              </w:r>
              <w:r w:rsidRPr="00E278F3">
                <w:rPr>
                  <w:rFonts w:asciiTheme="majorEastAsia" w:eastAsiaTheme="majorEastAsia" w:hAnsiTheme="majorEastAsia"/>
                  <w:sz w:val="18"/>
                  <w:szCs w:val="18"/>
                </w:rPr>
                <w:fldChar w:fldCharType="begin">
                  <w:ffData>
                    <w:name w:val="Check2"/>
                    <w:enabled/>
                    <w:calcOnExit w:val="0"/>
                    <w:checkBox>
                      <w:sizeAuto/>
                      <w:default w:val="0"/>
                    </w:checkBox>
                  </w:ffData>
                </w:fldChar>
              </w:r>
              <w:r w:rsidR="00EE6379" w:rsidRPr="00E278F3">
                <w:rPr>
                  <w:rFonts w:asciiTheme="majorEastAsia" w:eastAsiaTheme="majorEastAsia" w:hAnsiTheme="majorEastAsia"/>
                  <w:sz w:val="18"/>
                  <w:szCs w:val="18"/>
                  <w:lang w:eastAsia="ko-KR"/>
                </w:rPr>
                <w:instrText xml:space="preserve"> FORMCHECKBOX </w:instrText>
              </w:r>
              <w:r w:rsidRPr="00E278F3">
                <w:rPr>
                  <w:rFonts w:asciiTheme="majorEastAsia" w:eastAsiaTheme="majorEastAsia" w:hAnsiTheme="majorEastAsia"/>
                  <w:sz w:val="18"/>
                  <w:szCs w:val="18"/>
                </w:rPr>
              </w:r>
              <w:r w:rsidRPr="00E278F3">
                <w:rPr>
                  <w:rFonts w:asciiTheme="majorEastAsia" w:eastAsiaTheme="majorEastAsia" w:hAnsiTheme="majorEastAsia"/>
                  <w:sz w:val="18"/>
                  <w:szCs w:val="18"/>
                </w:rPr>
                <w:fldChar w:fldCharType="separate"/>
              </w:r>
              <w:r w:rsidRPr="00E278F3">
                <w:rPr>
                  <w:rFonts w:asciiTheme="majorEastAsia" w:eastAsiaTheme="majorEastAsia" w:hAnsiTheme="majorEastAsia"/>
                  <w:sz w:val="18"/>
                  <w:szCs w:val="18"/>
                </w:rPr>
                <w:fldChar w:fldCharType="end"/>
              </w:r>
              <w:r w:rsidR="00EE6379" w:rsidRPr="00E278F3">
                <w:rPr>
                  <w:rFonts w:asciiTheme="majorEastAsia" w:eastAsiaTheme="majorEastAsia" w:hAnsiTheme="majorEastAsia"/>
                  <w:sz w:val="18"/>
                  <w:szCs w:val="18"/>
                  <w:lang w:eastAsia="ko-KR"/>
                </w:rPr>
                <w:t xml:space="preserve"> </w:t>
              </w:r>
              <w:r w:rsidR="00BB3CE7">
                <w:rPr>
                  <w:rFonts w:asciiTheme="majorEastAsia" w:eastAsiaTheme="majorEastAsia" w:hAnsiTheme="majorEastAsia" w:hint="eastAsia"/>
                  <w:sz w:val="18"/>
                  <w:szCs w:val="18"/>
                  <w:lang w:eastAsia="ko-KR"/>
                </w:rPr>
                <w:t>Buyer</w:t>
              </w:r>
              <w:r w:rsidR="00EE6379" w:rsidRPr="00E278F3">
                <w:rPr>
                  <w:rFonts w:asciiTheme="majorEastAsia" w:eastAsiaTheme="majorEastAsia" w:hAnsiTheme="majorEastAsia" w:hint="eastAsia"/>
                  <w:sz w:val="18"/>
                  <w:szCs w:val="18"/>
                  <w:lang w:eastAsia="ko-KR"/>
                </w:rPr>
                <w:t xml:space="preserve"> </w:t>
              </w:r>
              <w:r w:rsidRPr="00E278F3">
                <w:rPr>
                  <w:rFonts w:asciiTheme="majorEastAsia" w:eastAsiaTheme="majorEastAsia" w:hAnsiTheme="majorEastAsia"/>
                  <w:sz w:val="18"/>
                  <w:szCs w:val="18"/>
                </w:rPr>
                <w:fldChar w:fldCharType="begin">
                  <w:ffData>
                    <w:name w:val="Check2"/>
                    <w:enabled/>
                    <w:calcOnExit w:val="0"/>
                    <w:checkBox>
                      <w:sizeAuto/>
                      <w:default w:val="0"/>
                    </w:checkBox>
                  </w:ffData>
                </w:fldChar>
              </w:r>
              <w:r w:rsidR="00EE6379" w:rsidRPr="00E278F3">
                <w:rPr>
                  <w:rFonts w:asciiTheme="majorEastAsia" w:eastAsiaTheme="majorEastAsia" w:hAnsiTheme="majorEastAsia"/>
                  <w:sz w:val="18"/>
                  <w:szCs w:val="18"/>
                  <w:lang w:eastAsia="ko-KR"/>
                </w:rPr>
                <w:instrText xml:space="preserve"> FORMCHECKBOX </w:instrText>
              </w:r>
              <w:r w:rsidRPr="00E278F3">
                <w:rPr>
                  <w:rFonts w:asciiTheme="majorEastAsia" w:eastAsiaTheme="majorEastAsia" w:hAnsiTheme="majorEastAsia"/>
                  <w:sz w:val="18"/>
                  <w:szCs w:val="18"/>
                </w:rPr>
              </w:r>
              <w:r w:rsidRPr="00E278F3">
                <w:rPr>
                  <w:rFonts w:asciiTheme="majorEastAsia" w:eastAsiaTheme="majorEastAsia" w:hAnsiTheme="majorEastAsia"/>
                  <w:sz w:val="18"/>
                  <w:szCs w:val="18"/>
                </w:rPr>
                <w:fldChar w:fldCharType="separate"/>
              </w:r>
              <w:r w:rsidRPr="00E278F3">
                <w:rPr>
                  <w:rFonts w:asciiTheme="majorEastAsia" w:eastAsiaTheme="majorEastAsia" w:hAnsiTheme="majorEastAsia"/>
                  <w:sz w:val="18"/>
                  <w:szCs w:val="18"/>
                </w:rPr>
                <w:fldChar w:fldCharType="end"/>
              </w:r>
              <w:r w:rsidR="00EE6379" w:rsidRPr="00E278F3">
                <w:rPr>
                  <w:rFonts w:asciiTheme="majorEastAsia" w:eastAsiaTheme="majorEastAsia" w:hAnsiTheme="majorEastAsia"/>
                  <w:sz w:val="18"/>
                  <w:szCs w:val="18"/>
                  <w:lang w:eastAsia="ko-KR"/>
                </w:rPr>
                <w:t xml:space="preserve"> </w:t>
              </w:r>
              <w:r w:rsidR="00C72140">
                <w:rPr>
                  <w:rFonts w:asciiTheme="majorEastAsia" w:eastAsiaTheme="majorEastAsia" w:hAnsiTheme="majorEastAsia" w:hint="eastAsia"/>
                  <w:sz w:val="18"/>
                  <w:szCs w:val="18"/>
                  <w:lang w:eastAsia="ko-KR"/>
                </w:rPr>
                <w:t>Factory</w:t>
              </w:r>
            </w:ins>
          </w:p>
        </w:tc>
        <w:tc>
          <w:tcPr>
            <w:tcW w:w="984"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6753B90" w14:textId="77777777" w:rsidR="00EE6379" w:rsidRPr="00E278F3" w:rsidRDefault="00EE6379" w:rsidP="00EE6379">
            <w:pPr>
              <w:spacing w:line="260" w:lineRule="exact"/>
              <w:jc w:val="right"/>
              <w:rPr>
                <w:ins w:id="79" w:author="USER" w:date="2026-09-25T20:01:00Z" w16du:dateUtc="2026-09-26T00:01:00Z"/>
                <w:rFonts w:asciiTheme="majorHAnsi" w:eastAsiaTheme="majorHAnsi" w:hAnsiTheme="majorHAnsi"/>
                <w:b/>
                <w:color w:val="000000" w:themeColor="text1"/>
                <w:sz w:val="18"/>
                <w:szCs w:val="18"/>
                <w:lang w:eastAsia="ko-KR"/>
              </w:rPr>
            </w:pPr>
            <w:ins w:id="80" w:author="USER" w:date="2026-09-25T20:01:00Z" w16du:dateUtc="2026-09-26T00:01:00Z">
              <w:r w:rsidRPr="00E278F3">
                <w:rPr>
                  <w:rFonts w:asciiTheme="majorHAnsi" w:eastAsiaTheme="majorHAnsi" w:hAnsiTheme="majorHAnsi" w:hint="eastAsia"/>
                  <w:b/>
                  <w:color w:val="000000" w:themeColor="text1"/>
                  <w:sz w:val="18"/>
                  <w:szCs w:val="18"/>
                  <w:lang w:eastAsia="ko-KR"/>
                </w:rPr>
                <w:t>CC to:</w:t>
              </w:r>
            </w:ins>
          </w:p>
        </w:tc>
        <w:tc>
          <w:tcPr>
            <w:tcW w:w="3655" w:type="dxa"/>
            <w:gridSpan w:val="4"/>
            <w:tcBorders>
              <w:top w:val="single" w:sz="6" w:space="0" w:color="auto"/>
              <w:left w:val="single" w:sz="6" w:space="0" w:color="auto"/>
              <w:bottom w:val="single" w:sz="6" w:space="0" w:color="auto"/>
              <w:right w:val="single" w:sz="12" w:space="0" w:color="auto"/>
            </w:tcBorders>
            <w:vAlign w:val="center"/>
          </w:tcPr>
          <w:p w14:paraId="4A7AC4F3" w14:textId="77777777" w:rsidR="00EE6379" w:rsidRPr="00E278F3" w:rsidRDefault="00EE6379" w:rsidP="009F68C0">
            <w:pPr>
              <w:spacing w:line="260" w:lineRule="exact"/>
              <w:jc w:val="both"/>
              <w:rPr>
                <w:ins w:id="81" w:author="USER" w:date="2026-09-25T20:01:00Z" w16du:dateUtc="2026-09-26T00:01:00Z"/>
                <w:rFonts w:asciiTheme="majorHAnsi" w:eastAsiaTheme="majorHAnsi" w:hAnsiTheme="majorHAnsi"/>
                <w:b/>
                <w:color w:val="000000" w:themeColor="text1"/>
                <w:sz w:val="18"/>
                <w:szCs w:val="18"/>
                <w:lang w:eastAsia="ko-KR"/>
              </w:rPr>
            </w:pPr>
          </w:p>
        </w:tc>
      </w:tr>
      <w:tr w:rsidR="00EE6379" w:rsidRPr="006B3979" w14:paraId="7396DF29" w14:textId="77777777" w:rsidTr="00BB3CE7">
        <w:trPr>
          <w:trHeight w:val="340"/>
          <w:ins w:id="82" w:author="USER" w:date="2026-09-25T20:01:00Z" w16du:dateUtc="2026-09-26T00:01:00Z"/>
        </w:trPr>
        <w:tc>
          <w:tcPr>
            <w:tcW w:w="2093" w:type="dxa"/>
            <w:tcBorders>
              <w:top w:val="single" w:sz="6" w:space="0" w:color="auto"/>
              <w:left w:val="single" w:sz="12" w:space="0" w:color="auto"/>
              <w:bottom w:val="single" w:sz="12" w:space="0" w:color="auto"/>
              <w:right w:val="single" w:sz="6" w:space="0" w:color="auto"/>
            </w:tcBorders>
            <w:shd w:val="clear" w:color="auto" w:fill="D9D9D9" w:themeFill="background1" w:themeFillShade="D9"/>
            <w:vAlign w:val="center"/>
          </w:tcPr>
          <w:p w14:paraId="25D360D0" w14:textId="77777777" w:rsidR="00EE6379" w:rsidRPr="00E278F3" w:rsidRDefault="000D6CC2" w:rsidP="009F68C0">
            <w:pPr>
              <w:spacing w:line="260" w:lineRule="exact"/>
              <w:jc w:val="right"/>
              <w:rPr>
                <w:ins w:id="83" w:author="USER" w:date="2026-09-25T20:01:00Z" w16du:dateUtc="2026-09-26T00:01:00Z"/>
                <w:rFonts w:asciiTheme="majorHAnsi" w:eastAsiaTheme="majorHAnsi" w:hAnsiTheme="majorHAnsi"/>
                <w:b/>
                <w:sz w:val="18"/>
                <w:szCs w:val="18"/>
                <w:lang w:eastAsia="ko-KR"/>
              </w:rPr>
            </w:pPr>
            <w:ins w:id="84" w:author="USER" w:date="2026-09-25T20:01:00Z" w16du:dateUtc="2026-09-26T00:01:00Z">
              <w:r>
                <w:rPr>
                  <w:rFonts w:asciiTheme="majorHAnsi" w:eastAsiaTheme="majorHAnsi" w:hAnsiTheme="majorHAnsi" w:hint="eastAsia"/>
                  <w:b/>
                  <w:sz w:val="18"/>
                  <w:szCs w:val="18"/>
                  <w:lang w:eastAsia="ko-KR"/>
                </w:rPr>
                <w:t>Invoice sent to</w:t>
              </w:r>
              <w:r w:rsidR="00EE6379" w:rsidRPr="00E278F3">
                <w:rPr>
                  <w:rFonts w:asciiTheme="majorHAnsi" w:eastAsiaTheme="majorHAnsi" w:hAnsiTheme="majorHAnsi" w:hint="eastAsia"/>
                  <w:b/>
                  <w:sz w:val="18"/>
                  <w:szCs w:val="18"/>
                  <w:lang w:eastAsia="ko-KR"/>
                </w:rPr>
                <w:t>:</w:t>
              </w:r>
            </w:ins>
          </w:p>
        </w:tc>
        <w:tc>
          <w:tcPr>
            <w:tcW w:w="4111" w:type="dxa"/>
            <w:gridSpan w:val="4"/>
            <w:tcBorders>
              <w:top w:val="single" w:sz="6" w:space="0" w:color="auto"/>
              <w:left w:val="single" w:sz="6" w:space="0" w:color="auto"/>
              <w:bottom w:val="single" w:sz="12" w:space="0" w:color="auto"/>
              <w:right w:val="single" w:sz="6" w:space="0" w:color="auto"/>
            </w:tcBorders>
            <w:vAlign w:val="center"/>
          </w:tcPr>
          <w:p w14:paraId="3935D3DE" w14:textId="77777777" w:rsidR="00EE6379" w:rsidRPr="00E278F3" w:rsidRDefault="004D7914" w:rsidP="009F68C0">
            <w:pPr>
              <w:spacing w:line="260" w:lineRule="exact"/>
              <w:jc w:val="both"/>
              <w:rPr>
                <w:ins w:id="85" w:author="USER" w:date="2026-09-25T20:01:00Z" w16du:dateUtc="2026-09-26T00:01:00Z"/>
                <w:rFonts w:asciiTheme="majorHAnsi" w:eastAsiaTheme="majorHAnsi" w:hAnsiTheme="majorHAnsi"/>
                <w:b/>
                <w:color w:val="000000" w:themeColor="text1"/>
                <w:sz w:val="18"/>
                <w:szCs w:val="18"/>
                <w:lang w:eastAsia="ko-KR"/>
              </w:rPr>
            </w:pPr>
            <w:ins w:id="86" w:author="USER" w:date="2026-09-25T20:01:00Z" w16du:dateUtc="2026-09-26T00:01:00Z">
              <w:r w:rsidRPr="00E278F3">
                <w:rPr>
                  <w:rFonts w:asciiTheme="majorEastAsia" w:eastAsiaTheme="majorEastAsia" w:hAnsiTheme="majorEastAsia"/>
                  <w:sz w:val="18"/>
                  <w:szCs w:val="18"/>
                </w:rPr>
                <w:fldChar w:fldCharType="begin">
                  <w:ffData>
                    <w:name w:val="Check2"/>
                    <w:enabled/>
                    <w:calcOnExit w:val="0"/>
                    <w:checkBox>
                      <w:sizeAuto/>
                      <w:default w:val="0"/>
                    </w:checkBox>
                  </w:ffData>
                </w:fldChar>
              </w:r>
              <w:r w:rsidR="00EE6379" w:rsidRPr="00E278F3">
                <w:rPr>
                  <w:rFonts w:asciiTheme="majorEastAsia" w:eastAsiaTheme="majorEastAsia" w:hAnsiTheme="majorEastAsia"/>
                  <w:sz w:val="18"/>
                  <w:szCs w:val="18"/>
                  <w:lang w:eastAsia="ko-KR"/>
                </w:rPr>
                <w:instrText xml:space="preserve"> FORMCHECKBOX </w:instrText>
              </w:r>
              <w:r w:rsidRPr="00E278F3">
                <w:rPr>
                  <w:rFonts w:asciiTheme="majorEastAsia" w:eastAsiaTheme="majorEastAsia" w:hAnsiTheme="majorEastAsia"/>
                  <w:sz w:val="18"/>
                  <w:szCs w:val="18"/>
                </w:rPr>
              </w:r>
              <w:r w:rsidRPr="00E278F3">
                <w:rPr>
                  <w:rFonts w:asciiTheme="majorEastAsia" w:eastAsiaTheme="majorEastAsia" w:hAnsiTheme="majorEastAsia"/>
                  <w:sz w:val="18"/>
                  <w:szCs w:val="18"/>
                </w:rPr>
                <w:fldChar w:fldCharType="separate"/>
              </w:r>
              <w:r w:rsidRPr="00E278F3">
                <w:rPr>
                  <w:rFonts w:asciiTheme="majorEastAsia" w:eastAsiaTheme="majorEastAsia" w:hAnsiTheme="majorEastAsia"/>
                  <w:sz w:val="18"/>
                  <w:szCs w:val="18"/>
                </w:rPr>
                <w:fldChar w:fldCharType="end"/>
              </w:r>
              <w:r w:rsidR="00EE6379" w:rsidRPr="00E278F3">
                <w:rPr>
                  <w:rFonts w:asciiTheme="majorEastAsia" w:eastAsiaTheme="majorEastAsia" w:hAnsiTheme="majorEastAsia"/>
                  <w:sz w:val="18"/>
                  <w:szCs w:val="18"/>
                  <w:lang w:eastAsia="ko-KR"/>
                </w:rPr>
                <w:t xml:space="preserve"> </w:t>
              </w:r>
              <w:r w:rsidR="00BB3CE7">
                <w:rPr>
                  <w:rFonts w:asciiTheme="majorEastAsia" w:eastAsiaTheme="majorEastAsia" w:hAnsiTheme="majorEastAsia" w:hint="eastAsia"/>
                  <w:sz w:val="18"/>
                  <w:szCs w:val="18"/>
                  <w:lang w:eastAsia="ko-KR"/>
                </w:rPr>
                <w:t>Applicant</w:t>
              </w:r>
              <w:r w:rsidR="00EE6379" w:rsidRPr="00E278F3">
                <w:rPr>
                  <w:rFonts w:asciiTheme="majorEastAsia" w:eastAsiaTheme="majorEastAsia" w:hAnsiTheme="majorEastAsia" w:hint="eastAsia"/>
                  <w:sz w:val="18"/>
                  <w:szCs w:val="18"/>
                  <w:lang w:eastAsia="ko-KR"/>
                </w:rPr>
                <w:t xml:space="preserve"> </w:t>
              </w:r>
              <w:r w:rsidRPr="00E278F3">
                <w:rPr>
                  <w:rFonts w:asciiTheme="majorEastAsia" w:eastAsiaTheme="majorEastAsia" w:hAnsiTheme="majorEastAsia"/>
                  <w:sz w:val="18"/>
                  <w:szCs w:val="18"/>
                </w:rPr>
                <w:fldChar w:fldCharType="begin">
                  <w:ffData>
                    <w:name w:val="Check2"/>
                    <w:enabled/>
                    <w:calcOnExit w:val="0"/>
                    <w:checkBox>
                      <w:sizeAuto/>
                      <w:default w:val="0"/>
                    </w:checkBox>
                  </w:ffData>
                </w:fldChar>
              </w:r>
              <w:r w:rsidR="00EE6379" w:rsidRPr="00E278F3">
                <w:rPr>
                  <w:rFonts w:asciiTheme="majorEastAsia" w:eastAsiaTheme="majorEastAsia" w:hAnsiTheme="majorEastAsia"/>
                  <w:sz w:val="18"/>
                  <w:szCs w:val="18"/>
                  <w:lang w:eastAsia="ko-KR"/>
                </w:rPr>
                <w:instrText xml:space="preserve"> FORMCHECKBOX </w:instrText>
              </w:r>
              <w:r w:rsidRPr="00E278F3">
                <w:rPr>
                  <w:rFonts w:asciiTheme="majorEastAsia" w:eastAsiaTheme="majorEastAsia" w:hAnsiTheme="majorEastAsia"/>
                  <w:sz w:val="18"/>
                  <w:szCs w:val="18"/>
                </w:rPr>
              </w:r>
              <w:r w:rsidRPr="00E278F3">
                <w:rPr>
                  <w:rFonts w:asciiTheme="majorEastAsia" w:eastAsiaTheme="majorEastAsia" w:hAnsiTheme="majorEastAsia"/>
                  <w:sz w:val="18"/>
                  <w:szCs w:val="18"/>
                </w:rPr>
                <w:fldChar w:fldCharType="separate"/>
              </w:r>
              <w:r w:rsidRPr="00E278F3">
                <w:rPr>
                  <w:rFonts w:asciiTheme="majorEastAsia" w:eastAsiaTheme="majorEastAsia" w:hAnsiTheme="majorEastAsia"/>
                  <w:sz w:val="18"/>
                  <w:szCs w:val="18"/>
                </w:rPr>
                <w:fldChar w:fldCharType="end"/>
              </w:r>
              <w:r w:rsidR="00EE6379" w:rsidRPr="00E278F3">
                <w:rPr>
                  <w:rFonts w:asciiTheme="majorEastAsia" w:eastAsiaTheme="majorEastAsia" w:hAnsiTheme="majorEastAsia"/>
                  <w:sz w:val="18"/>
                  <w:szCs w:val="18"/>
                  <w:lang w:eastAsia="ko-KR"/>
                </w:rPr>
                <w:t xml:space="preserve"> </w:t>
              </w:r>
              <w:r w:rsidR="00BB3CE7">
                <w:rPr>
                  <w:rFonts w:asciiTheme="majorEastAsia" w:eastAsiaTheme="majorEastAsia" w:hAnsiTheme="majorEastAsia" w:cs="Batang" w:hint="eastAsia"/>
                  <w:sz w:val="18"/>
                  <w:szCs w:val="18"/>
                  <w:lang w:eastAsia="ko-KR"/>
                </w:rPr>
                <w:t>Buyer</w:t>
              </w:r>
              <w:r w:rsidR="00EE6379" w:rsidRPr="00E278F3">
                <w:rPr>
                  <w:rFonts w:asciiTheme="majorEastAsia" w:eastAsiaTheme="majorEastAsia" w:hAnsiTheme="majorEastAsia" w:hint="eastAsia"/>
                  <w:sz w:val="18"/>
                  <w:szCs w:val="18"/>
                  <w:lang w:eastAsia="ko-KR"/>
                </w:rPr>
                <w:t xml:space="preserve"> </w:t>
              </w:r>
              <w:r w:rsidRPr="00E278F3">
                <w:rPr>
                  <w:rFonts w:asciiTheme="majorEastAsia" w:eastAsiaTheme="majorEastAsia" w:hAnsiTheme="majorEastAsia"/>
                  <w:sz w:val="18"/>
                  <w:szCs w:val="18"/>
                </w:rPr>
                <w:fldChar w:fldCharType="begin">
                  <w:ffData>
                    <w:name w:val="Check2"/>
                    <w:enabled/>
                    <w:calcOnExit w:val="0"/>
                    <w:checkBox>
                      <w:sizeAuto/>
                      <w:default w:val="0"/>
                    </w:checkBox>
                  </w:ffData>
                </w:fldChar>
              </w:r>
              <w:r w:rsidR="00EE6379" w:rsidRPr="00E278F3">
                <w:rPr>
                  <w:rFonts w:asciiTheme="majorEastAsia" w:eastAsiaTheme="majorEastAsia" w:hAnsiTheme="majorEastAsia"/>
                  <w:sz w:val="18"/>
                  <w:szCs w:val="18"/>
                  <w:lang w:eastAsia="ko-KR"/>
                </w:rPr>
                <w:instrText xml:space="preserve"> FORMCHECKBOX </w:instrText>
              </w:r>
              <w:r w:rsidRPr="00E278F3">
                <w:rPr>
                  <w:rFonts w:asciiTheme="majorEastAsia" w:eastAsiaTheme="majorEastAsia" w:hAnsiTheme="majorEastAsia"/>
                  <w:sz w:val="18"/>
                  <w:szCs w:val="18"/>
                </w:rPr>
              </w:r>
              <w:r w:rsidRPr="00E278F3">
                <w:rPr>
                  <w:rFonts w:asciiTheme="majorEastAsia" w:eastAsiaTheme="majorEastAsia" w:hAnsiTheme="majorEastAsia"/>
                  <w:sz w:val="18"/>
                  <w:szCs w:val="18"/>
                </w:rPr>
                <w:fldChar w:fldCharType="separate"/>
              </w:r>
              <w:r w:rsidRPr="00E278F3">
                <w:rPr>
                  <w:rFonts w:asciiTheme="majorEastAsia" w:eastAsiaTheme="majorEastAsia" w:hAnsiTheme="majorEastAsia"/>
                  <w:sz w:val="18"/>
                  <w:szCs w:val="18"/>
                </w:rPr>
                <w:fldChar w:fldCharType="end"/>
              </w:r>
              <w:r w:rsidR="00EE6379" w:rsidRPr="00E278F3">
                <w:rPr>
                  <w:rFonts w:asciiTheme="majorEastAsia" w:eastAsiaTheme="majorEastAsia" w:hAnsiTheme="majorEastAsia"/>
                  <w:sz w:val="18"/>
                  <w:szCs w:val="18"/>
                  <w:lang w:eastAsia="ko-KR"/>
                </w:rPr>
                <w:t xml:space="preserve"> </w:t>
              </w:r>
              <w:r w:rsidR="00C72140">
                <w:rPr>
                  <w:rFonts w:asciiTheme="majorEastAsia" w:eastAsiaTheme="majorEastAsia" w:hAnsiTheme="majorEastAsia" w:cs="Batang" w:hint="eastAsia"/>
                  <w:sz w:val="18"/>
                  <w:szCs w:val="18"/>
                  <w:lang w:eastAsia="ko-KR"/>
                </w:rPr>
                <w:t>Factory</w:t>
              </w:r>
            </w:ins>
          </w:p>
        </w:tc>
        <w:tc>
          <w:tcPr>
            <w:tcW w:w="984" w:type="dxa"/>
            <w:tcBorders>
              <w:top w:val="single" w:sz="6" w:space="0" w:color="auto"/>
              <w:left w:val="single" w:sz="6" w:space="0" w:color="auto"/>
              <w:bottom w:val="single" w:sz="12" w:space="0" w:color="auto"/>
              <w:right w:val="single" w:sz="6" w:space="0" w:color="auto"/>
            </w:tcBorders>
            <w:shd w:val="clear" w:color="auto" w:fill="D9D9D9" w:themeFill="background1" w:themeFillShade="D9"/>
            <w:vAlign w:val="center"/>
          </w:tcPr>
          <w:p w14:paraId="610DD05A" w14:textId="77777777" w:rsidR="00EE6379" w:rsidRPr="00E278F3" w:rsidRDefault="00EE6379" w:rsidP="00EE6379">
            <w:pPr>
              <w:spacing w:line="260" w:lineRule="exact"/>
              <w:jc w:val="right"/>
              <w:rPr>
                <w:ins w:id="87" w:author="USER" w:date="2026-09-25T20:01:00Z" w16du:dateUtc="2026-09-26T00:01:00Z"/>
                <w:rFonts w:asciiTheme="majorHAnsi" w:eastAsiaTheme="majorHAnsi" w:hAnsiTheme="majorHAnsi"/>
                <w:b/>
                <w:color w:val="000000" w:themeColor="text1"/>
                <w:sz w:val="18"/>
                <w:szCs w:val="18"/>
                <w:lang w:eastAsia="ko-KR"/>
              </w:rPr>
            </w:pPr>
            <w:ins w:id="88" w:author="USER" w:date="2026-09-25T20:01:00Z" w16du:dateUtc="2026-09-26T00:01:00Z">
              <w:r w:rsidRPr="00E278F3">
                <w:rPr>
                  <w:rFonts w:asciiTheme="majorHAnsi" w:eastAsiaTheme="majorHAnsi" w:hAnsiTheme="majorHAnsi"/>
                  <w:b/>
                  <w:color w:val="000000" w:themeColor="text1"/>
                  <w:sz w:val="18"/>
                  <w:szCs w:val="18"/>
                  <w:lang w:eastAsia="ko-KR"/>
                </w:rPr>
                <w:t>Email:</w:t>
              </w:r>
            </w:ins>
          </w:p>
        </w:tc>
        <w:tc>
          <w:tcPr>
            <w:tcW w:w="3655" w:type="dxa"/>
            <w:gridSpan w:val="4"/>
            <w:tcBorders>
              <w:top w:val="single" w:sz="6" w:space="0" w:color="auto"/>
              <w:left w:val="single" w:sz="6" w:space="0" w:color="auto"/>
              <w:bottom w:val="single" w:sz="12" w:space="0" w:color="auto"/>
              <w:right w:val="single" w:sz="12" w:space="0" w:color="auto"/>
            </w:tcBorders>
            <w:vAlign w:val="center"/>
          </w:tcPr>
          <w:p w14:paraId="69FEEB54" w14:textId="77777777" w:rsidR="00EE6379" w:rsidRPr="00E278F3" w:rsidRDefault="00EE6379" w:rsidP="009F68C0">
            <w:pPr>
              <w:spacing w:line="260" w:lineRule="exact"/>
              <w:jc w:val="both"/>
              <w:rPr>
                <w:ins w:id="89" w:author="USER" w:date="2026-09-25T20:01:00Z" w16du:dateUtc="2026-09-26T00:01:00Z"/>
                <w:rFonts w:asciiTheme="majorHAnsi" w:eastAsiaTheme="majorHAnsi" w:hAnsiTheme="majorHAnsi"/>
                <w:b/>
                <w:color w:val="000000" w:themeColor="text1"/>
                <w:sz w:val="18"/>
                <w:szCs w:val="18"/>
                <w:lang w:eastAsia="ko-KR"/>
              </w:rPr>
            </w:pPr>
          </w:p>
        </w:tc>
      </w:tr>
    </w:tbl>
    <w:p w14:paraId="7DFC2C70" w14:textId="77777777" w:rsidR="003D4828" w:rsidRPr="00E278F3" w:rsidRDefault="003D4828" w:rsidP="009A48E8">
      <w:pPr>
        <w:pStyle w:val="NoSpacing"/>
        <w:rPr>
          <w:ins w:id="90" w:author="USER" w:date="2026-09-25T20:01:00Z" w16du:dateUtc="2026-09-26T00:01:00Z"/>
          <w:sz w:val="10"/>
          <w:szCs w:val="10"/>
        </w:rPr>
      </w:pPr>
    </w:p>
    <w:tbl>
      <w:tblPr>
        <w:tblpPr w:leftFromText="142" w:rightFromText="142" w:vertAnchor="text" w:tblpXSpec="center" w:tblpY="1"/>
        <w:tblOverlap w:val="never"/>
        <w:tblW w:w="10851"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AF" w:firstRow="1" w:lastRow="0" w:firstColumn="1" w:lastColumn="0" w:noHBand="0" w:noVBand="0"/>
      </w:tblPr>
      <w:tblGrid>
        <w:gridCol w:w="2093"/>
        <w:gridCol w:w="2835"/>
        <w:gridCol w:w="1276"/>
        <w:gridCol w:w="698"/>
        <w:gridCol w:w="1428"/>
        <w:gridCol w:w="546"/>
        <w:gridCol w:w="163"/>
        <w:gridCol w:w="1812"/>
      </w:tblGrid>
      <w:tr w:rsidR="003D4828" w:rsidRPr="006B3979" w14:paraId="4E085B1B" w14:textId="77777777" w:rsidTr="004048A2">
        <w:trPr>
          <w:trHeight w:val="340"/>
          <w:ins w:id="91" w:author="USER" w:date="2026-09-25T20:01:00Z" w16du:dateUtc="2026-09-26T00:01:00Z"/>
        </w:trPr>
        <w:tc>
          <w:tcPr>
            <w:tcW w:w="10851" w:type="dxa"/>
            <w:gridSpan w:val="8"/>
            <w:tcBorders>
              <w:top w:val="single" w:sz="12" w:space="0" w:color="auto"/>
              <w:left w:val="single" w:sz="12" w:space="0" w:color="auto"/>
              <w:bottom w:val="single" w:sz="6" w:space="0" w:color="auto"/>
              <w:right w:val="single" w:sz="12" w:space="0" w:color="auto"/>
            </w:tcBorders>
            <w:shd w:val="clear" w:color="auto" w:fill="D5DCE4" w:themeFill="text2" w:themeFillTint="33"/>
            <w:vAlign w:val="center"/>
          </w:tcPr>
          <w:p w14:paraId="4E41D154" w14:textId="77777777" w:rsidR="003D4828" w:rsidRPr="006B3979" w:rsidRDefault="009713C0" w:rsidP="000D6CC2">
            <w:pPr>
              <w:spacing w:line="260" w:lineRule="exact"/>
              <w:jc w:val="both"/>
              <w:rPr>
                <w:ins w:id="92" w:author="USER" w:date="2026-09-25T20:01:00Z" w16du:dateUtc="2026-09-26T00:01:00Z"/>
                <w:rFonts w:asciiTheme="majorHAnsi" w:eastAsiaTheme="majorHAnsi" w:hAnsiTheme="majorHAnsi" w:cs="Arial"/>
                <w:caps/>
                <w:sz w:val="20"/>
                <w:szCs w:val="20"/>
                <w:lang w:eastAsia="ko-KR"/>
              </w:rPr>
            </w:pPr>
            <w:ins w:id="93" w:author="USER" w:date="2026-09-25T20:01:00Z" w16du:dateUtc="2026-09-26T00:01:00Z">
              <w:r>
                <w:rPr>
                  <w:rFonts w:asciiTheme="majorHAnsi" w:eastAsiaTheme="majorHAnsi" w:hAnsiTheme="majorHAnsi" w:hint="eastAsia"/>
                  <w:b/>
                  <w:sz w:val="20"/>
                  <w:szCs w:val="20"/>
                  <w:lang w:eastAsia="ko-KR"/>
                </w:rPr>
                <w:t>5</w:t>
              </w:r>
              <w:r w:rsidR="003D4828">
                <w:rPr>
                  <w:rFonts w:asciiTheme="majorHAnsi" w:eastAsiaTheme="majorHAnsi" w:hAnsiTheme="majorHAnsi" w:hint="eastAsia"/>
                  <w:b/>
                  <w:sz w:val="20"/>
                  <w:szCs w:val="20"/>
                  <w:lang w:eastAsia="ko-KR"/>
                </w:rPr>
                <w:t xml:space="preserve">. </w:t>
              </w:r>
              <w:r w:rsidR="000D6CC2">
                <w:rPr>
                  <w:rFonts w:asciiTheme="majorHAnsi" w:eastAsiaTheme="majorHAnsi" w:hAnsiTheme="majorHAnsi" w:hint="eastAsia"/>
                  <w:b/>
                  <w:sz w:val="20"/>
                  <w:szCs w:val="20"/>
                  <w:lang w:eastAsia="ko-KR"/>
                </w:rPr>
                <w:t>Factory information</w:t>
              </w:r>
            </w:ins>
          </w:p>
        </w:tc>
      </w:tr>
      <w:tr w:rsidR="003D4828" w:rsidRPr="006B3979" w14:paraId="3855C04C" w14:textId="77777777" w:rsidTr="004048A2">
        <w:trPr>
          <w:trHeight w:val="340"/>
          <w:ins w:id="94" w:author="USER" w:date="2026-09-25T20:01:00Z" w16du:dateUtc="2026-09-26T00:01:00Z"/>
        </w:trPr>
        <w:tc>
          <w:tcPr>
            <w:tcW w:w="209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19C019D" w14:textId="77777777" w:rsidR="003D4828" w:rsidRPr="00E278F3" w:rsidRDefault="000D6CC2" w:rsidP="009F68C0">
            <w:pPr>
              <w:spacing w:line="260" w:lineRule="exact"/>
              <w:jc w:val="right"/>
              <w:rPr>
                <w:ins w:id="95" w:author="USER" w:date="2026-09-25T20:01:00Z" w16du:dateUtc="2026-09-26T00:01:00Z"/>
                <w:rFonts w:asciiTheme="majorHAnsi" w:eastAsiaTheme="majorHAnsi" w:hAnsiTheme="majorHAnsi" w:cs="Batang"/>
                <w:b/>
                <w:color w:val="000000" w:themeColor="text1"/>
                <w:sz w:val="18"/>
                <w:szCs w:val="18"/>
                <w:lang w:eastAsia="ko-KR"/>
              </w:rPr>
            </w:pPr>
            <w:ins w:id="96" w:author="USER" w:date="2026-09-25T20:01:00Z" w16du:dateUtc="2026-09-26T00:01:00Z">
              <w:r>
                <w:rPr>
                  <w:rFonts w:asciiTheme="majorHAnsi" w:eastAsiaTheme="majorHAnsi" w:hAnsiTheme="majorHAnsi" w:cs="Batang" w:hint="eastAsia"/>
                  <w:b/>
                  <w:color w:val="000000" w:themeColor="text1"/>
                  <w:sz w:val="18"/>
                  <w:szCs w:val="18"/>
                  <w:lang w:eastAsia="ko-KR"/>
                </w:rPr>
                <w:t>Factory name</w:t>
              </w:r>
              <w:r w:rsidR="003D4828" w:rsidRPr="00E278F3">
                <w:rPr>
                  <w:rFonts w:asciiTheme="majorHAnsi" w:eastAsiaTheme="majorHAnsi" w:hAnsiTheme="majorHAnsi" w:cs="Batang" w:hint="eastAsia"/>
                  <w:b/>
                  <w:color w:val="000000" w:themeColor="text1"/>
                  <w:sz w:val="18"/>
                  <w:szCs w:val="18"/>
                  <w:lang w:eastAsia="ko-KR"/>
                </w:rPr>
                <w:t>:</w:t>
              </w:r>
            </w:ins>
          </w:p>
        </w:tc>
        <w:tc>
          <w:tcPr>
            <w:tcW w:w="8758" w:type="dxa"/>
            <w:gridSpan w:val="7"/>
            <w:tcBorders>
              <w:top w:val="single" w:sz="6" w:space="0" w:color="auto"/>
              <w:left w:val="single" w:sz="6" w:space="0" w:color="auto"/>
              <w:bottom w:val="single" w:sz="6" w:space="0" w:color="auto"/>
              <w:right w:val="single" w:sz="12" w:space="0" w:color="auto"/>
            </w:tcBorders>
            <w:vAlign w:val="center"/>
          </w:tcPr>
          <w:p w14:paraId="48F69F9A" w14:textId="77777777" w:rsidR="003D4828" w:rsidRPr="00E278F3" w:rsidRDefault="003D4828" w:rsidP="00DC4472">
            <w:pPr>
              <w:spacing w:line="260" w:lineRule="exact"/>
              <w:rPr>
                <w:ins w:id="97" w:author="USER" w:date="2026-09-25T20:01:00Z" w16du:dateUtc="2026-09-26T00:01:00Z"/>
                <w:rFonts w:asciiTheme="majorHAnsi" w:eastAsiaTheme="majorHAnsi" w:hAnsiTheme="majorHAnsi"/>
                <w:color w:val="000000" w:themeColor="text1"/>
                <w:sz w:val="18"/>
                <w:szCs w:val="18"/>
                <w:lang w:eastAsia="ko-KR"/>
              </w:rPr>
            </w:pPr>
          </w:p>
        </w:tc>
      </w:tr>
      <w:tr w:rsidR="003D4828" w:rsidRPr="006B3979" w14:paraId="2E569180" w14:textId="77777777" w:rsidTr="004048A2">
        <w:trPr>
          <w:trHeight w:val="340"/>
          <w:ins w:id="98" w:author="USER" w:date="2026-09-25T20:01:00Z" w16du:dateUtc="2026-09-26T00:01:00Z"/>
        </w:trPr>
        <w:tc>
          <w:tcPr>
            <w:tcW w:w="209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CBEE5EC" w14:textId="77777777" w:rsidR="003D4828" w:rsidRPr="00E278F3" w:rsidRDefault="000D6CC2" w:rsidP="009F68C0">
            <w:pPr>
              <w:spacing w:line="260" w:lineRule="exact"/>
              <w:jc w:val="right"/>
              <w:rPr>
                <w:ins w:id="99" w:author="USER" w:date="2026-09-25T20:01:00Z" w16du:dateUtc="2026-09-26T00:01:00Z"/>
                <w:rFonts w:asciiTheme="majorHAnsi" w:eastAsiaTheme="majorHAnsi" w:hAnsiTheme="majorHAnsi"/>
                <w:b/>
                <w:color w:val="000000" w:themeColor="text1"/>
                <w:sz w:val="18"/>
                <w:szCs w:val="18"/>
                <w:lang w:eastAsia="ko-KR"/>
              </w:rPr>
            </w:pPr>
            <w:ins w:id="100" w:author="USER" w:date="2026-09-25T20:01:00Z" w16du:dateUtc="2026-09-26T00:01:00Z">
              <w:r>
                <w:rPr>
                  <w:rFonts w:asciiTheme="majorHAnsi" w:eastAsiaTheme="majorHAnsi" w:hAnsiTheme="majorHAnsi" w:cs="Batang" w:hint="eastAsia"/>
                  <w:b/>
                  <w:color w:val="000000" w:themeColor="text1"/>
                  <w:sz w:val="18"/>
                  <w:szCs w:val="18"/>
                  <w:lang w:eastAsia="ko-KR"/>
                </w:rPr>
                <w:t>Address</w:t>
              </w:r>
              <w:r w:rsidR="003D4828" w:rsidRPr="00E278F3">
                <w:rPr>
                  <w:rFonts w:asciiTheme="majorHAnsi" w:eastAsiaTheme="majorHAnsi" w:hAnsiTheme="majorHAnsi"/>
                  <w:b/>
                  <w:color w:val="000000" w:themeColor="text1"/>
                  <w:sz w:val="18"/>
                  <w:szCs w:val="18"/>
                  <w:lang w:eastAsia="ko-KR"/>
                </w:rPr>
                <w:t>:</w:t>
              </w:r>
            </w:ins>
          </w:p>
        </w:tc>
        <w:tc>
          <w:tcPr>
            <w:tcW w:w="8758" w:type="dxa"/>
            <w:gridSpan w:val="7"/>
            <w:tcBorders>
              <w:top w:val="single" w:sz="6" w:space="0" w:color="auto"/>
              <w:left w:val="single" w:sz="6" w:space="0" w:color="auto"/>
              <w:bottom w:val="single" w:sz="6" w:space="0" w:color="auto"/>
              <w:right w:val="single" w:sz="12" w:space="0" w:color="auto"/>
            </w:tcBorders>
            <w:vAlign w:val="center"/>
          </w:tcPr>
          <w:p w14:paraId="52875F0F" w14:textId="77777777" w:rsidR="003D4828" w:rsidRPr="00E278F3" w:rsidRDefault="003D4828" w:rsidP="00DC4472">
            <w:pPr>
              <w:spacing w:line="260" w:lineRule="exact"/>
              <w:rPr>
                <w:ins w:id="101" w:author="USER" w:date="2026-09-25T20:01:00Z" w16du:dateUtc="2026-09-26T00:01:00Z"/>
                <w:rFonts w:asciiTheme="majorHAnsi" w:eastAsiaTheme="majorHAnsi" w:hAnsiTheme="majorHAnsi"/>
                <w:color w:val="000000" w:themeColor="text1"/>
                <w:sz w:val="18"/>
                <w:szCs w:val="18"/>
                <w:lang w:eastAsia="ko-KR"/>
              </w:rPr>
            </w:pPr>
          </w:p>
        </w:tc>
      </w:tr>
      <w:tr w:rsidR="003D4828" w:rsidRPr="006B3979" w14:paraId="29175AFD" w14:textId="77777777" w:rsidTr="004048A2">
        <w:trPr>
          <w:trHeight w:val="340"/>
          <w:ins w:id="102" w:author="USER" w:date="2026-09-25T20:01:00Z" w16du:dateUtc="2026-09-26T00:01:00Z"/>
        </w:trPr>
        <w:tc>
          <w:tcPr>
            <w:tcW w:w="209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A18A72D" w14:textId="77777777" w:rsidR="003D4828" w:rsidRPr="003930DE" w:rsidRDefault="000D6CC2" w:rsidP="009F68C0">
            <w:pPr>
              <w:spacing w:line="260" w:lineRule="exact"/>
              <w:jc w:val="right"/>
              <w:rPr>
                <w:ins w:id="103" w:author="USER" w:date="2026-09-25T20:01:00Z" w16du:dateUtc="2026-09-26T00:01:00Z"/>
                <w:rFonts w:asciiTheme="majorHAnsi" w:eastAsiaTheme="majorHAnsi" w:hAnsiTheme="majorHAnsi" w:cs="Batang"/>
                <w:b/>
                <w:color w:val="000000" w:themeColor="text1"/>
                <w:sz w:val="18"/>
                <w:szCs w:val="18"/>
                <w:lang w:eastAsia="ko-KR"/>
              </w:rPr>
            </w:pPr>
            <w:ins w:id="104" w:author="USER" w:date="2026-09-25T20:01:00Z" w16du:dateUtc="2026-09-26T00:01:00Z">
              <w:r>
                <w:rPr>
                  <w:rFonts w:asciiTheme="majorHAnsi" w:eastAsiaTheme="majorHAnsi" w:hAnsiTheme="majorHAnsi" w:cs="Batang" w:hint="eastAsia"/>
                  <w:b/>
                  <w:color w:val="000000" w:themeColor="text1"/>
                  <w:sz w:val="18"/>
                  <w:szCs w:val="18"/>
                  <w:lang w:eastAsia="ko-KR"/>
                </w:rPr>
                <w:t>Contact person</w:t>
              </w:r>
              <w:r w:rsidR="003D4828" w:rsidRPr="003930DE">
                <w:rPr>
                  <w:rFonts w:asciiTheme="majorHAnsi" w:eastAsiaTheme="majorHAnsi" w:hAnsiTheme="majorHAnsi" w:cs="Batang"/>
                  <w:b/>
                  <w:color w:val="000000" w:themeColor="text1"/>
                  <w:sz w:val="18"/>
                  <w:szCs w:val="18"/>
                  <w:lang w:eastAsia="ko-KR"/>
                </w:rPr>
                <w:t xml:space="preserve">: </w:t>
              </w:r>
            </w:ins>
          </w:p>
        </w:tc>
        <w:tc>
          <w:tcPr>
            <w:tcW w:w="2835" w:type="dxa"/>
            <w:tcBorders>
              <w:top w:val="single" w:sz="6" w:space="0" w:color="auto"/>
              <w:left w:val="single" w:sz="6" w:space="0" w:color="auto"/>
              <w:bottom w:val="single" w:sz="6" w:space="0" w:color="auto"/>
              <w:right w:val="single" w:sz="6" w:space="0" w:color="auto"/>
            </w:tcBorders>
            <w:vAlign w:val="center"/>
          </w:tcPr>
          <w:p w14:paraId="2ED254B9" w14:textId="77777777" w:rsidR="003D4828" w:rsidRPr="00E278F3" w:rsidRDefault="003D4828" w:rsidP="00DC4472">
            <w:pPr>
              <w:spacing w:line="260" w:lineRule="exact"/>
              <w:rPr>
                <w:ins w:id="105" w:author="USER" w:date="2026-09-25T20:01:00Z" w16du:dateUtc="2026-09-26T00:01:00Z"/>
                <w:rFonts w:asciiTheme="majorHAnsi" w:eastAsiaTheme="majorHAnsi" w:hAnsiTheme="majorHAnsi"/>
                <w:b/>
                <w:color w:val="000000" w:themeColor="text1"/>
                <w:sz w:val="18"/>
                <w:szCs w:val="18"/>
                <w:lang w:eastAsia="ko-KR"/>
              </w:rPr>
            </w:pPr>
          </w:p>
        </w:tc>
        <w:tc>
          <w:tcPr>
            <w:tcW w:w="1276"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608FBD9" w14:textId="77777777" w:rsidR="003D4828" w:rsidRPr="00E278F3" w:rsidRDefault="003D4828" w:rsidP="009F68C0">
            <w:pPr>
              <w:spacing w:line="260" w:lineRule="exact"/>
              <w:jc w:val="right"/>
              <w:rPr>
                <w:ins w:id="106" w:author="USER" w:date="2026-09-25T20:01:00Z" w16du:dateUtc="2026-09-26T00:01:00Z"/>
                <w:rFonts w:asciiTheme="majorHAnsi" w:eastAsiaTheme="majorHAnsi" w:hAnsiTheme="majorHAnsi"/>
                <w:b/>
                <w:color w:val="000000" w:themeColor="text1"/>
                <w:sz w:val="18"/>
                <w:szCs w:val="18"/>
                <w:lang w:eastAsia="ko-KR"/>
              </w:rPr>
            </w:pPr>
            <w:ins w:id="107" w:author="USER" w:date="2026-09-25T20:01:00Z" w16du:dateUtc="2026-09-26T00:01:00Z">
              <w:r w:rsidRPr="00E278F3">
                <w:rPr>
                  <w:rFonts w:asciiTheme="majorHAnsi" w:eastAsiaTheme="majorHAnsi" w:hAnsiTheme="majorHAnsi"/>
                  <w:b/>
                  <w:color w:val="000000" w:themeColor="text1"/>
                  <w:sz w:val="18"/>
                  <w:szCs w:val="18"/>
                  <w:lang w:eastAsia="ko-KR"/>
                </w:rPr>
                <w:t>Email:</w:t>
              </w:r>
            </w:ins>
          </w:p>
        </w:tc>
        <w:tc>
          <w:tcPr>
            <w:tcW w:w="4647" w:type="dxa"/>
            <w:gridSpan w:val="5"/>
            <w:tcBorders>
              <w:top w:val="single" w:sz="6" w:space="0" w:color="auto"/>
              <w:left w:val="single" w:sz="6" w:space="0" w:color="auto"/>
              <w:bottom w:val="single" w:sz="6" w:space="0" w:color="auto"/>
              <w:right w:val="single" w:sz="12" w:space="0" w:color="auto"/>
            </w:tcBorders>
            <w:vAlign w:val="center"/>
          </w:tcPr>
          <w:p w14:paraId="31B287FA" w14:textId="77777777" w:rsidR="003D4828" w:rsidRPr="00E278F3" w:rsidRDefault="003D4828" w:rsidP="009F68C0">
            <w:pPr>
              <w:spacing w:line="260" w:lineRule="exact"/>
              <w:jc w:val="both"/>
              <w:rPr>
                <w:ins w:id="108" w:author="USER" w:date="2026-09-25T20:01:00Z" w16du:dateUtc="2026-09-26T00:01:00Z"/>
                <w:rFonts w:asciiTheme="majorHAnsi" w:eastAsiaTheme="majorHAnsi" w:hAnsiTheme="majorHAnsi"/>
                <w:b/>
                <w:color w:val="000000" w:themeColor="text1"/>
                <w:sz w:val="18"/>
                <w:szCs w:val="18"/>
                <w:lang w:eastAsia="ko-KR"/>
              </w:rPr>
            </w:pPr>
          </w:p>
        </w:tc>
      </w:tr>
      <w:tr w:rsidR="003D4828" w:rsidRPr="006B3979" w14:paraId="085AA9BD" w14:textId="77777777" w:rsidTr="004048A2">
        <w:trPr>
          <w:trHeight w:val="340"/>
          <w:ins w:id="109" w:author="USER" w:date="2026-09-25T20:01:00Z" w16du:dateUtc="2026-09-26T00:01:00Z"/>
        </w:trPr>
        <w:tc>
          <w:tcPr>
            <w:tcW w:w="2093" w:type="dxa"/>
            <w:tcBorders>
              <w:top w:val="single" w:sz="6" w:space="0" w:color="auto"/>
              <w:left w:val="single" w:sz="12" w:space="0" w:color="auto"/>
              <w:bottom w:val="single" w:sz="4" w:space="0" w:color="auto"/>
              <w:right w:val="single" w:sz="6" w:space="0" w:color="auto"/>
            </w:tcBorders>
            <w:shd w:val="clear" w:color="auto" w:fill="D9D9D9" w:themeFill="background1" w:themeFillShade="D9"/>
            <w:vAlign w:val="center"/>
          </w:tcPr>
          <w:p w14:paraId="000A553C" w14:textId="77777777" w:rsidR="003D4828" w:rsidRPr="003930DE" w:rsidRDefault="003D4828" w:rsidP="009F68C0">
            <w:pPr>
              <w:spacing w:line="260" w:lineRule="exact"/>
              <w:jc w:val="right"/>
              <w:rPr>
                <w:ins w:id="110" w:author="USER" w:date="2026-09-25T20:01:00Z" w16du:dateUtc="2026-09-26T00:01:00Z"/>
                <w:rFonts w:asciiTheme="majorHAnsi" w:eastAsiaTheme="majorHAnsi" w:hAnsiTheme="majorHAnsi" w:cs="Batang"/>
                <w:b/>
                <w:color w:val="000000" w:themeColor="text1"/>
                <w:sz w:val="18"/>
                <w:szCs w:val="18"/>
                <w:lang w:eastAsia="ko-KR"/>
              </w:rPr>
            </w:pPr>
            <w:ins w:id="111" w:author="USER" w:date="2026-09-25T20:01:00Z" w16du:dateUtc="2026-09-26T00:01:00Z">
              <w:r w:rsidRPr="003930DE">
                <w:rPr>
                  <w:rFonts w:asciiTheme="majorHAnsi" w:eastAsiaTheme="majorHAnsi" w:hAnsiTheme="majorHAnsi" w:cs="Batang"/>
                  <w:b/>
                  <w:color w:val="000000" w:themeColor="text1"/>
                  <w:sz w:val="18"/>
                  <w:szCs w:val="18"/>
                  <w:lang w:eastAsia="ko-KR"/>
                </w:rPr>
                <w:t>Tel:</w:t>
              </w:r>
            </w:ins>
          </w:p>
        </w:tc>
        <w:tc>
          <w:tcPr>
            <w:tcW w:w="2835" w:type="dxa"/>
            <w:tcBorders>
              <w:top w:val="single" w:sz="6" w:space="0" w:color="auto"/>
              <w:left w:val="single" w:sz="6" w:space="0" w:color="auto"/>
              <w:bottom w:val="single" w:sz="4" w:space="0" w:color="auto"/>
              <w:right w:val="single" w:sz="6" w:space="0" w:color="auto"/>
            </w:tcBorders>
            <w:vAlign w:val="center"/>
          </w:tcPr>
          <w:p w14:paraId="2774908D" w14:textId="77777777" w:rsidR="003D4828" w:rsidRPr="00E278F3" w:rsidRDefault="003D4828" w:rsidP="00DC4472">
            <w:pPr>
              <w:spacing w:line="260" w:lineRule="exact"/>
              <w:rPr>
                <w:ins w:id="112" w:author="USER" w:date="2026-09-25T20:01:00Z" w16du:dateUtc="2026-09-26T00:01:00Z"/>
                <w:rFonts w:asciiTheme="majorHAnsi" w:eastAsiaTheme="majorHAnsi" w:hAnsiTheme="majorHAnsi"/>
                <w:b/>
                <w:color w:val="000000" w:themeColor="text1"/>
                <w:sz w:val="18"/>
                <w:szCs w:val="18"/>
                <w:lang w:eastAsia="ko-KR"/>
              </w:rPr>
            </w:pPr>
          </w:p>
        </w:tc>
        <w:tc>
          <w:tcPr>
            <w:tcW w:w="1276" w:type="dxa"/>
            <w:tcBorders>
              <w:top w:val="single" w:sz="6" w:space="0" w:color="auto"/>
              <w:left w:val="single" w:sz="6" w:space="0" w:color="auto"/>
              <w:bottom w:val="nil"/>
              <w:right w:val="single" w:sz="6" w:space="0" w:color="auto"/>
            </w:tcBorders>
            <w:shd w:val="clear" w:color="auto" w:fill="D9D9D9" w:themeFill="background1" w:themeFillShade="D9"/>
            <w:vAlign w:val="center"/>
          </w:tcPr>
          <w:p w14:paraId="3DDA3C14" w14:textId="77777777" w:rsidR="003D4828" w:rsidRPr="00E278F3" w:rsidRDefault="003D4828" w:rsidP="009F68C0">
            <w:pPr>
              <w:spacing w:line="260" w:lineRule="exact"/>
              <w:jc w:val="right"/>
              <w:rPr>
                <w:ins w:id="113" w:author="USER" w:date="2026-09-25T20:01:00Z" w16du:dateUtc="2026-09-26T00:01:00Z"/>
                <w:rFonts w:asciiTheme="majorHAnsi" w:eastAsiaTheme="majorHAnsi" w:hAnsiTheme="majorHAnsi"/>
                <w:b/>
                <w:color w:val="000000" w:themeColor="text1"/>
                <w:sz w:val="18"/>
                <w:szCs w:val="18"/>
                <w:lang w:eastAsia="ko-KR"/>
              </w:rPr>
            </w:pPr>
            <w:ins w:id="114" w:author="USER" w:date="2026-09-25T20:01:00Z" w16du:dateUtc="2026-09-26T00:01:00Z">
              <w:r w:rsidRPr="00E278F3">
                <w:rPr>
                  <w:rFonts w:asciiTheme="majorHAnsi" w:eastAsiaTheme="majorHAnsi" w:hAnsiTheme="majorHAnsi"/>
                  <w:b/>
                  <w:color w:val="000000" w:themeColor="text1"/>
                  <w:sz w:val="18"/>
                  <w:szCs w:val="18"/>
                  <w:lang w:eastAsia="ko-KR"/>
                </w:rPr>
                <w:t>C</w:t>
              </w:r>
              <w:r w:rsidRPr="00E278F3">
                <w:rPr>
                  <w:rFonts w:asciiTheme="majorHAnsi" w:eastAsiaTheme="majorHAnsi" w:hAnsiTheme="majorHAnsi" w:hint="eastAsia"/>
                  <w:b/>
                  <w:color w:val="000000" w:themeColor="text1"/>
                  <w:sz w:val="18"/>
                  <w:szCs w:val="18"/>
                  <w:lang w:eastAsia="ko-KR"/>
                </w:rPr>
                <w:t>.P</w:t>
              </w:r>
              <w:r w:rsidRPr="00E278F3">
                <w:rPr>
                  <w:rFonts w:asciiTheme="majorHAnsi" w:eastAsiaTheme="majorHAnsi" w:hAnsiTheme="majorHAnsi"/>
                  <w:b/>
                  <w:color w:val="000000" w:themeColor="text1"/>
                  <w:sz w:val="18"/>
                  <w:szCs w:val="18"/>
                  <w:lang w:eastAsia="ko-KR"/>
                </w:rPr>
                <w:t>:</w:t>
              </w:r>
            </w:ins>
          </w:p>
        </w:tc>
        <w:tc>
          <w:tcPr>
            <w:tcW w:w="2126" w:type="dxa"/>
            <w:gridSpan w:val="2"/>
            <w:tcBorders>
              <w:top w:val="single" w:sz="6" w:space="0" w:color="auto"/>
              <w:left w:val="single" w:sz="6" w:space="0" w:color="auto"/>
              <w:bottom w:val="nil"/>
              <w:right w:val="single" w:sz="6" w:space="0" w:color="auto"/>
            </w:tcBorders>
            <w:vAlign w:val="center"/>
          </w:tcPr>
          <w:p w14:paraId="783F9DFC" w14:textId="77777777" w:rsidR="003D4828" w:rsidRPr="00E278F3" w:rsidRDefault="003D4828" w:rsidP="00DC4472">
            <w:pPr>
              <w:spacing w:line="260" w:lineRule="exact"/>
              <w:rPr>
                <w:ins w:id="115" w:author="USER" w:date="2026-09-25T20:01:00Z" w16du:dateUtc="2026-09-26T00:01:00Z"/>
                <w:rFonts w:asciiTheme="majorHAnsi" w:eastAsiaTheme="majorHAnsi" w:hAnsiTheme="majorHAnsi"/>
                <w:b/>
                <w:color w:val="000000" w:themeColor="text1"/>
                <w:sz w:val="18"/>
                <w:szCs w:val="18"/>
                <w:lang w:eastAsia="ko-KR"/>
              </w:rPr>
            </w:pPr>
          </w:p>
        </w:tc>
        <w:tc>
          <w:tcPr>
            <w:tcW w:w="709" w:type="dxa"/>
            <w:gridSpan w:val="2"/>
            <w:tcBorders>
              <w:top w:val="single" w:sz="6" w:space="0" w:color="auto"/>
              <w:left w:val="single" w:sz="6" w:space="0" w:color="auto"/>
              <w:bottom w:val="nil"/>
              <w:right w:val="single" w:sz="6" w:space="0" w:color="auto"/>
            </w:tcBorders>
            <w:shd w:val="clear" w:color="auto" w:fill="D9D9D9" w:themeFill="background1" w:themeFillShade="D9"/>
            <w:vAlign w:val="center"/>
          </w:tcPr>
          <w:p w14:paraId="3B9CBAC4" w14:textId="77777777" w:rsidR="003D4828" w:rsidRPr="00E278F3" w:rsidRDefault="003D4828" w:rsidP="009F68C0">
            <w:pPr>
              <w:spacing w:line="260" w:lineRule="exact"/>
              <w:jc w:val="right"/>
              <w:rPr>
                <w:ins w:id="116" w:author="USER" w:date="2026-09-25T20:01:00Z" w16du:dateUtc="2026-09-26T00:01:00Z"/>
                <w:rFonts w:asciiTheme="majorHAnsi" w:eastAsiaTheme="majorHAnsi" w:hAnsiTheme="majorHAnsi"/>
                <w:b/>
                <w:color w:val="000000" w:themeColor="text1"/>
                <w:sz w:val="18"/>
                <w:szCs w:val="18"/>
                <w:lang w:eastAsia="ko-KR"/>
              </w:rPr>
            </w:pPr>
            <w:ins w:id="117" w:author="USER" w:date="2026-09-25T20:01:00Z" w16du:dateUtc="2026-09-26T00:01:00Z">
              <w:r w:rsidRPr="00E278F3">
                <w:rPr>
                  <w:rFonts w:asciiTheme="majorHAnsi" w:eastAsiaTheme="majorHAnsi" w:hAnsiTheme="majorHAnsi"/>
                  <w:b/>
                  <w:color w:val="000000" w:themeColor="text1"/>
                  <w:sz w:val="18"/>
                  <w:szCs w:val="18"/>
                  <w:lang w:eastAsia="ko-KR"/>
                </w:rPr>
                <w:t>Fax:</w:t>
              </w:r>
            </w:ins>
          </w:p>
        </w:tc>
        <w:tc>
          <w:tcPr>
            <w:tcW w:w="1812" w:type="dxa"/>
            <w:tcBorders>
              <w:top w:val="single" w:sz="6" w:space="0" w:color="auto"/>
              <w:left w:val="single" w:sz="6" w:space="0" w:color="auto"/>
              <w:bottom w:val="nil"/>
              <w:right w:val="single" w:sz="12" w:space="0" w:color="auto"/>
            </w:tcBorders>
            <w:vAlign w:val="center"/>
          </w:tcPr>
          <w:p w14:paraId="06B5D28A" w14:textId="77777777" w:rsidR="003D4828" w:rsidRPr="00E278F3" w:rsidRDefault="003D4828" w:rsidP="009F68C0">
            <w:pPr>
              <w:spacing w:line="260" w:lineRule="exact"/>
              <w:jc w:val="both"/>
              <w:rPr>
                <w:ins w:id="118" w:author="USER" w:date="2026-09-25T20:01:00Z" w16du:dateUtc="2026-09-26T00:01:00Z"/>
                <w:rFonts w:asciiTheme="majorHAnsi" w:eastAsiaTheme="majorHAnsi" w:hAnsiTheme="majorHAnsi"/>
                <w:b/>
                <w:color w:val="000000" w:themeColor="text1"/>
                <w:sz w:val="18"/>
                <w:szCs w:val="18"/>
                <w:lang w:eastAsia="ko-KR"/>
              </w:rPr>
            </w:pPr>
          </w:p>
        </w:tc>
      </w:tr>
      <w:tr w:rsidR="0034458E" w:rsidRPr="006B3979" w14:paraId="5D5EDBC4" w14:textId="77777777" w:rsidTr="004048A2">
        <w:trPr>
          <w:trHeight w:val="340"/>
          <w:ins w:id="119" w:author="USER" w:date="2026-09-25T20:01:00Z" w16du:dateUtc="2026-09-26T00:01:00Z"/>
        </w:trPr>
        <w:tc>
          <w:tcPr>
            <w:tcW w:w="4928" w:type="dxa"/>
            <w:gridSpan w:val="2"/>
            <w:tcBorders>
              <w:top w:val="single" w:sz="4" w:space="0" w:color="auto"/>
              <w:left w:val="single" w:sz="12" w:space="0" w:color="auto"/>
              <w:bottom w:val="single" w:sz="12" w:space="0" w:color="auto"/>
              <w:right w:val="single" w:sz="6" w:space="0" w:color="auto"/>
            </w:tcBorders>
            <w:shd w:val="clear" w:color="auto" w:fill="D9D9D9" w:themeFill="background1" w:themeFillShade="D9"/>
            <w:vAlign w:val="center"/>
          </w:tcPr>
          <w:p w14:paraId="192E7494" w14:textId="77777777" w:rsidR="0034458E" w:rsidRPr="00E278F3" w:rsidRDefault="000D6CC2" w:rsidP="009F68C0">
            <w:pPr>
              <w:spacing w:line="260" w:lineRule="exact"/>
              <w:jc w:val="right"/>
              <w:rPr>
                <w:ins w:id="120" w:author="USER" w:date="2026-09-25T20:01:00Z" w16du:dateUtc="2026-09-26T00:01:00Z"/>
                <w:rFonts w:asciiTheme="majorHAnsi" w:eastAsiaTheme="majorHAnsi" w:hAnsiTheme="majorHAnsi"/>
                <w:b/>
                <w:color w:val="000000" w:themeColor="text1"/>
                <w:sz w:val="18"/>
                <w:szCs w:val="18"/>
                <w:highlight w:val="green"/>
                <w:lang w:eastAsia="ko-KR"/>
              </w:rPr>
            </w:pPr>
            <w:ins w:id="121" w:author="USER" w:date="2026-09-25T20:01:00Z" w16du:dateUtc="2026-09-26T00:01:00Z">
              <w:r>
                <w:rPr>
                  <w:rFonts w:asciiTheme="majorHAnsi" w:eastAsiaTheme="majorHAnsi" w:hAnsiTheme="majorHAnsi" w:hint="eastAsia"/>
                  <w:b/>
                  <w:color w:val="000000" w:themeColor="text1"/>
                  <w:sz w:val="18"/>
                  <w:szCs w:val="18"/>
                  <w:highlight w:val="green"/>
                  <w:lang w:eastAsia="ko-KR"/>
                </w:rPr>
                <w:t>Desired inspection date</w:t>
              </w:r>
              <w:r w:rsidR="0034458E" w:rsidRPr="00E278F3">
                <w:rPr>
                  <w:rFonts w:asciiTheme="majorHAnsi" w:eastAsiaTheme="majorHAnsi" w:hAnsiTheme="majorHAnsi" w:hint="eastAsia"/>
                  <w:b/>
                  <w:color w:val="000000" w:themeColor="text1"/>
                  <w:sz w:val="18"/>
                  <w:szCs w:val="18"/>
                  <w:highlight w:val="green"/>
                  <w:lang w:eastAsia="ko-KR"/>
                </w:rPr>
                <w:t>:</w:t>
              </w:r>
            </w:ins>
          </w:p>
        </w:tc>
        <w:tc>
          <w:tcPr>
            <w:tcW w:w="1974" w:type="dxa"/>
            <w:gridSpan w:val="2"/>
            <w:tcBorders>
              <w:top w:val="single" w:sz="4" w:space="0" w:color="auto"/>
              <w:left w:val="single" w:sz="6" w:space="0" w:color="auto"/>
              <w:bottom w:val="single" w:sz="12" w:space="0" w:color="auto"/>
              <w:right w:val="nil"/>
            </w:tcBorders>
            <w:vAlign w:val="center"/>
          </w:tcPr>
          <w:p w14:paraId="263B1F18" w14:textId="77777777" w:rsidR="0034458E" w:rsidRPr="00E278F3" w:rsidRDefault="00D26E85" w:rsidP="0034458E">
            <w:pPr>
              <w:spacing w:line="260" w:lineRule="exact"/>
              <w:jc w:val="right"/>
              <w:rPr>
                <w:ins w:id="122" w:author="USER" w:date="2026-09-25T20:01:00Z" w16du:dateUtc="2026-09-26T00:01:00Z"/>
                <w:rFonts w:asciiTheme="majorHAnsi" w:eastAsiaTheme="majorHAnsi" w:hAnsiTheme="majorHAnsi"/>
                <w:b/>
                <w:color w:val="595959" w:themeColor="text1" w:themeTint="A6"/>
                <w:sz w:val="18"/>
                <w:szCs w:val="18"/>
                <w:lang w:eastAsia="ko-KR"/>
              </w:rPr>
            </w:pPr>
            <w:ins w:id="123" w:author="USER" w:date="2026-09-25T20:01:00Z" w16du:dateUtc="2026-09-26T00:01:00Z">
              <w:r>
                <w:rPr>
                  <w:rFonts w:asciiTheme="majorHAnsi" w:eastAsiaTheme="majorHAnsi" w:hAnsiTheme="majorHAnsi" w:hint="eastAsia"/>
                  <w:b/>
                  <w:color w:val="595959" w:themeColor="text1" w:themeTint="A6"/>
                  <w:sz w:val="18"/>
                  <w:szCs w:val="18"/>
                  <w:lang w:eastAsia="ko-KR"/>
                </w:rPr>
                <w:t>Y</w:t>
              </w:r>
            </w:ins>
          </w:p>
        </w:tc>
        <w:tc>
          <w:tcPr>
            <w:tcW w:w="1974" w:type="dxa"/>
            <w:gridSpan w:val="2"/>
            <w:tcBorders>
              <w:top w:val="single" w:sz="4" w:space="0" w:color="auto"/>
              <w:left w:val="nil"/>
              <w:bottom w:val="single" w:sz="12" w:space="0" w:color="auto"/>
              <w:right w:val="nil"/>
            </w:tcBorders>
            <w:vAlign w:val="center"/>
          </w:tcPr>
          <w:p w14:paraId="4524A094" w14:textId="77777777" w:rsidR="0034458E" w:rsidRPr="00E278F3" w:rsidRDefault="00D26E85" w:rsidP="0034458E">
            <w:pPr>
              <w:spacing w:line="260" w:lineRule="exact"/>
              <w:jc w:val="right"/>
              <w:rPr>
                <w:ins w:id="124" w:author="USER" w:date="2026-09-25T20:01:00Z" w16du:dateUtc="2026-09-26T00:01:00Z"/>
                <w:rFonts w:asciiTheme="majorHAnsi" w:eastAsiaTheme="majorHAnsi" w:hAnsiTheme="majorHAnsi"/>
                <w:b/>
                <w:color w:val="595959" w:themeColor="text1" w:themeTint="A6"/>
                <w:sz w:val="18"/>
                <w:szCs w:val="18"/>
                <w:lang w:eastAsia="ko-KR"/>
              </w:rPr>
            </w:pPr>
            <w:ins w:id="125" w:author="USER" w:date="2026-09-25T20:01:00Z" w16du:dateUtc="2026-09-26T00:01:00Z">
              <w:r>
                <w:rPr>
                  <w:rFonts w:asciiTheme="majorHAnsi" w:eastAsiaTheme="majorHAnsi" w:hAnsiTheme="majorHAnsi" w:hint="eastAsia"/>
                  <w:b/>
                  <w:color w:val="595959" w:themeColor="text1" w:themeTint="A6"/>
                  <w:sz w:val="18"/>
                  <w:szCs w:val="18"/>
                  <w:lang w:eastAsia="ko-KR"/>
                </w:rPr>
                <w:t>M</w:t>
              </w:r>
            </w:ins>
          </w:p>
        </w:tc>
        <w:tc>
          <w:tcPr>
            <w:tcW w:w="1975" w:type="dxa"/>
            <w:gridSpan w:val="2"/>
            <w:tcBorders>
              <w:top w:val="single" w:sz="4" w:space="0" w:color="auto"/>
              <w:left w:val="nil"/>
              <w:bottom w:val="single" w:sz="12" w:space="0" w:color="auto"/>
              <w:right w:val="single" w:sz="12" w:space="0" w:color="auto"/>
            </w:tcBorders>
            <w:vAlign w:val="center"/>
          </w:tcPr>
          <w:p w14:paraId="293124D6" w14:textId="77777777" w:rsidR="0034458E" w:rsidRPr="00E278F3" w:rsidRDefault="00D26E85" w:rsidP="0034458E">
            <w:pPr>
              <w:spacing w:line="260" w:lineRule="exact"/>
              <w:jc w:val="right"/>
              <w:rPr>
                <w:ins w:id="126" w:author="USER" w:date="2026-09-25T20:01:00Z" w16du:dateUtc="2026-09-26T00:01:00Z"/>
                <w:rFonts w:asciiTheme="majorHAnsi" w:eastAsiaTheme="majorHAnsi" w:hAnsiTheme="majorHAnsi"/>
                <w:b/>
                <w:color w:val="595959" w:themeColor="text1" w:themeTint="A6"/>
                <w:sz w:val="18"/>
                <w:szCs w:val="18"/>
                <w:lang w:eastAsia="ko-KR"/>
              </w:rPr>
            </w:pPr>
            <w:ins w:id="127" w:author="USER" w:date="2026-09-25T20:01:00Z" w16du:dateUtc="2026-09-26T00:01:00Z">
              <w:r>
                <w:rPr>
                  <w:rFonts w:asciiTheme="majorHAnsi" w:eastAsiaTheme="majorHAnsi" w:hAnsiTheme="majorHAnsi" w:hint="eastAsia"/>
                  <w:b/>
                  <w:color w:val="595959" w:themeColor="text1" w:themeTint="A6"/>
                  <w:sz w:val="18"/>
                  <w:szCs w:val="18"/>
                  <w:lang w:eastAsia="ko-KR"/>
                </w:rPr>
                <w:t>D</w:t>
              </w:r>
            </w:ins>
          </w:p>
        </w:tc>
      </w:tr>
    </w:tbl>
    <w:p w14:paraId="1B21C69F" w14:textId="77777777" w:rsidR="009A48E8" w:rsidRPr="00E278F3" w:rsidRDefault="009A48E8" w:rsidP="009A48E8">
      <w:pPr>
        <w:pStyle w:val="NoSpacing"/>
        <w:rPr>
          <w:ins w:id="128" w:author="USER" w:date="2026-09-25T20:01:00Z" w16du:dateUtc="2026-09-26T00:01:00Z"/>
          <w:rFonts w:eastAsiaTheme="minorEastAsia"/>
          <w:sz w:val="10"/>
          <w:szCs w:val="10"/>
          <w:lang w:eastAsia="ko-KR"/>
        </w:rPr>
      </w:pPr>
    </w:p>
    <w:tbl>
      <w:tblPr>
        <w:tblpPr w:leftFromText="142" w:rightFromText="142" w:vertAnchor="text" w:tblpXSpec="center" w:tblpY="1"/>
        <w:tblOverlap w:val="never"/>
        <w:tblW w:w="10851"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AF" w:firstRow="1" w:lastRow="0" w:firstColumn="1" w:lastColumn="0" w:noHBand="0" w:noVBand="0"/>
      </w:tblPr>
      <w:tblGrid>
        <w:gridCol w:w="2093"/>
        <w:gridCol w:w="2296"/>
        <w:gridCol w:w="2154"/>
        <w:gridCol w:w="2154"/>
        <w:gridCol w:w="2154"/>
      </w:tblGrid>
      <w:tr w:rsidR="009A48E8" w:rsidRPr="006B3979" w14:paraId="5C05E096" w14:textId="77777777" w:rsidTr="004048A2">
        <w:trPr>
          <w:trHeight w:val="340"/>
          <w:ins w:id="129" w:author="USER" w:date="2026-09-25T20:01:00Z" w16du:dateUtc="2026-09-26T00:01:00Z"/>
        </w:trPr>
        <w:tc>
          <w:tcPr>
            <w:tcW w:w="10851" w:type="dxa"/>
            <w:gridSpan w:val="5"/>
            <w:tcBorders>
              <w:top w:val="single" w:sz="12" w:space="0" w:color="auto"/>
              <w:left w:val="single" w:sz="12" w:space="0" w:color="auto"/>
              <w:bottom w:val="single" w:sz="6" w:space="0" w:color="auto"/>
              <w:right w:val="single" w:sz="12" w:space="0" w:color="auto"/>
            </w:tcBorders>
            <w:shd w:val="clear" w:color="auto" w:fill="D5DCE4" w:themeFill="text2" w:themeFillTint="33"/>
            <w:vAlign w:val="center"/>
          </w:tcPr>
          <w:p w14:paraId="79CD821F" w14:textId="77777777" w:rsidR="009A48E8" w:rsidRPr="006B3979" w:rsidRDefault="009713C0" w:rsidP="00883CC8">
            <w:pPr>
              <w:spacing w:line="260" w:lineRule="exact"/>
              <w:jc w:val="both"/>
              <w:rPr>
                <w:ins w:id="130" w:author="USER" w:date="2026-09-25T20:01:00Z" w16du:dateUtc="2026-09-26T00:01:00Z"/>
                <w:rFonts w:asciiTheme="majorHAnsi" w:eastAsiaTheme="majorHAnsi" w:hAnsiTheme="majorHAnsi" w:cs="Arial"/>
                <w:caps/>
                <w:sz w:val="20"/>
                <w:szCs w:val="20"/>
                <w:lang w:eastAsia="ko-KR"/>
              </w:rPr>
            </w:pPr>
            <w:ins w:id="131" w:author="USER" w:date="2026-09-25T20:01:00Z" w16du:dateUtc="2026-09-26T00:01:00Z">
              <w:r>
                <w:rPr>
                  <w:rFonts w:asciiTheme="majorHAnsi" w:eastAsiaTheme="majorHAnsi" w:hAnsiTheme="majorHAnsi" w:hint="eastAsia"/>
                  <w:b/>
                  <w:sz w:val="20"/>
                  <w:szCs w:val="20"/>
                  <w:lang w:eastAsia="ko-KR"/>
                </w:rPr>
                <w:t>6</w:t>
              </w:r>
              <w:r w:rsidR="009A48E8">
                <w:rPr>
                  <w:rFonts w:asciiTheme="majorHAnsi" w:eastAsiaTheme="majorHAnsi" w:hAnsiTheme="majorHAnsi" w:hint="eastAsia"/>
                  <w:b/>
                  <w:sz w:val="20"/>
                  <w:szCs w:val="20"/>
                  <w:lang w:eastAsia="ko-KR"/>
                </w:rPr>
                <w:t xml:space="preserve">. </w:t>
              </w:r>
              <w:r w:rsidR="00883CC8">
                <w:rPr>
                  <w:rFonts w:asciiTheme="majorHAnsi" w:eastAsiaTheme="majorHAnsi" w:hAnsiTheme="majorHAnsi" w:hint="eastAsia"/>
                  <w:b/>
                  <w:sz w:val="20"/>
                  <w:szCs w:val="20"/>
                  <w:lang w:eastAsia="ko-KR"/>
                </w:rPr>
                <w:t>Product details</w:t>
              </w:r>
            </w:ins>
          </w:p>
        </w:tc>
      </w:tr>
      <w:tr w:rsidR="009A48E8" w:rsidRPr="006B3979" w14:paraId="7F473712" w14:textId="77777777" w:rsidTr="004048A2">
        <w:trPr>
          <w:trHeight w:val="340"/>
          <w:ins w:id="132" w:author="USER" w:date="2026-09-25T20:01:00Z" w16du:dateUtc="2026-09-26T00:01:00Z"/>
        </w:trPr>
        <w:tc>
          <w:tcPr>
            <w:tcW w:w="209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6885C7F6" w14:textId="77777777" w:rsidR="009A48E8" w:rsidRPr="00E278F3" w:rsidRDefault="003930DE" w:rsidP="003930DE">
            <w:pPr>
              <w:spacing w:line="260" w:lineRule="exact"/>
              <w:jc w:val="center"/>
              <w:rPr>
                <w:ins w:id="133" w:author="USER" w:date="2026-09-25T20:01:00Z" w16du:dateUtc="2026-09-26T00:01:00Z"/>
                <w:rFonts w:asciiTheme="majorHAnsi" w:eastAsiaTheme="majorHAnsi" w:hAnsiTheme="majorHAnsi" w:cs="Batang"/>
                <w:b/>
                <w:color w:val="000000" w:themeColor="text1"/>
                <w:sz w:val="18"/>
                <w:szCs w:val="18"/>
                <w:lang w:eastAsia="ko-KR"/>
              </w:rPr>
            </w:pPr>
            <w:ins w:id="134" w:author="USER" w:date="2026-09-25T20:01:00Z" w16du:dateUtc="2026-09-26T00:01:00Z">
              <w:r w:rsidRPr="00E278F3">
                <w:rPr>
                  <w:rFonts w:asciiTheme="majorHAnsi" w:eastAsiaTheme="majorHAnsi" w:hAnsiTheme="majorHAnsi" w:cs="Batang" w:hint="eastAsia"/>
                  <w:b/>
                  <w:color w:val="000000" w:themeColor="text1"/>
                  <w:sz w:val="18"/>
                  <w:szCs w:val="18"/>
                  <w:lang w:eastAsia="ko-KR"/>
                </w:rPr>
                <w:t xml:space="preserve">PO </w:t>
              </w:r>
              <w:r>
                <w:rPr>
                  <w:rFonts w:asciiTheme="majorHAnsi" w:eastAsiaTheme="majorHAnsi" w:hAnsiTheme="majorHAnsi" w:cs="Batang" w:hint="eastAsia"/>
                  <w:b/>
                  <w:color w:val="000000" w:themeColor="text1"/>
                  <w:sz w:val="18"/>
                  <w:szCs w:val="18"/>
                  <w:lang w:eastAsia="ko-KR"/>
                </w:rPr>
                <w:t>no.</w:t>
              </w:r>
            </w:ins>
          </w:p>
        </w:tc>
        <w:tc>
          <w:tcPr>
            <w:tcW w:w="2296"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F5510AA" w14:textId="77777777" w:rsidR="009A48E8" w:rsidRPr="00E278F3" w:rsidRDefault="00331D31" w:rsidP="009A48E8">
            <w:pPr>
              <w:spacing w:line="260" w:lineRule="exact"/>
              <w:jc w:val="center"/>
              <w:rPr>
                <w:ins w:id="135" w:author="USER" w:date="2026-09-25T20:01:00Z" w16du:dateUtc="2026-09-26T00:01:00Z"/>
                <w:rFonts w:asciiTheme="majorHAnsi" w:eastAsiaTheme="majorHAnsi" w:hAnsiTheme="majorHAnsi"/>
                <w:color w:val="000000" w:themeColor="text1"/>
                <w:sz w:val="18"/>
                <w:szCs w:val="18"/>
                <w:lang w:eastAsia="ko-KR"/>
              </w:rPr>
            </w:pPr>
            <w:ins w:id="136" w:author="USER" w:date="2026-09-25T20:01:00Z" w16du:dateUtc="2026-09-26T00:01:00Z">
              <w:r>
                <w:rPr>
                  <w:rFonts w:asciiTheme="majorHAnsi" w:eastAsiaTheme="majorHAnsi" w:hAnsiTheme="majorHAnsi" w:cs="Batang" w:hint="eastAsia"/>
                  <w:b/>
                  <w:color w:val="000000" w:themeColor="text1"/>
                  <w:sz w:val="18"/>
                  <w:szCs w:val="18"/>
                  <w:lang w:eastAsia="ko-KR"/>
                </w:rPr>
                <w:t>Brand</w:t>
              </w:r>
            </w:ins>
          </w:p>
        </w:tc>
        <w:tc>
          <w:tcPr>
            <w:tcW w:w="2154"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D6D43F8" w14:textId="77777777" w:rsidR="009A48E8" w:rsidRPr="00E278F3" w:rsidRDefault="00331D31" w:rsidP="003930DE">
            <w:pPr>
              <w:spacing w:line="260" w:lineRule="exact"/>
              <w:jc w:val="center"/>
              <w:rPr>
                <w:ins w:id="137" w:author="USER" w:date="2026-09-25T20:01:00Z" w16du:dateUtc="2026-09-26T00:01:00Z"/>
                <w:rFonts w:asciiTheme="majorHAnsi" w:eastAsiaTheme="majorHAnsi" w:hAnsiTheme="majorHAnsi"/>
                <w:b/>
                <w:color w:val="000000" w:themeColor="text1"/>
                <w:sz w:val="18"/>
                <w:szCs w:val="18"/>
                <w:lang w:eastAsia="ko-KR"/>
              </w:rPr>
            </w:pPr>
            <w:ins w:id="138" w:author="USER" w:date="2026-09-25T20:01:00Z" w16du:dateUtc="2026-09-26T00:01:00Z">
              <w:r>
                <w:rPr>
                  <w:rFonts w:asciiTheme="majorHAnsi" w:eastAsiaTheme="majorHAnsi" w:hAnsiTheme="majorHAnsi" w:hint="eastAsia"/>
                  <w:b/>
                  <w:color w:val="000000" w:themeColor="text1"/>
                  <w:sz w:val="18"/>
                  <w:szCs w:val="18"/>
                  <w:lang w:eastAsia="ko-KR"/>
                </w:rPr>
                <w:t>Style no.</w:t>
              </w:r>
            </w:ins>
          </w:p>
        </w:tc>
        <w:tc>
          <w:tcPr>
            <w:tcW w:w="2154"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3D53E76" w14:textId="77777777" w:rsidR="009A48E8" w:rsidRPr="00E278F3" w:rsidRDefault="00331D31" w:rsidP="009A48E8">
            <w:pPr>
              <w:spacing w:line="260" w:lineRule="exact"/>
              <w:jc w:val="center"/>
              <w:rPr>
                <w:ins w:id="139" w:author="USER" w:date="2026-09-25T20:01:00Z" w16du:dateUtc="2026-09-26T00:01:00Z"/>
                <w:rFonts w:asciiTheme="majorHAnsi" w:eastAsiaTheme="majorHAnsi" w:hAnsiTheme="majorHAnsi"/>
                <w:b/>
                <w:color w:val="000000" w:themeColor="text1"/>
                <w:sz w:val="18"/>
                <w:szCs w:val="18"/>
                <w:lang w:eastAsia="ko-KR"/>
              </w:rPr>
            </w:pPr>
            <w:ins w:id="140" w:author="USER" w:date="2026-09-25T20:01:00Z" w16du:dateUtc="2026-09-26T00:01:00Z">
              <w:r>
                <w:rPr>
                  <w:rFonts w:asciiTheme="majorHAnsi" w:eastAsiaTheme="majorHAnsi" w:hAnsiTheme="majorHAnsi" w:hint="eastAsia"/>
                  <w:b/>
                  <w:color w:val="000000" w:themeColor="text1"/>
                  <w:sz w:val="18"/>
                  <w:szCs w:val="18"/>
                  <w:lang w:eastAsia="ko-KR"/>
                </w:rPr>
                <w:t>Item</w:t>
              </w:r>
            </w:ins>
          </w:p>
        </w:tc>
        <w:tc>
          <w:tcPr>
            <w:tcW w:w="21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6CA05A4" w14:textId="77777777" w:rsidR="009A48E8" w:rsidRPr="00E278F3" w:rsidRDefault="00331D31" w:rsidP="009A48E8">
            <w:pPr>
              <w:spacing w:line="260" w:lineRule="exact"/>
              <w:jc w:val="center"/>
              <w:rPr>
                <w:ins w:id="141" w:author="USER" w:date="2026-09-25T20:01:00Z" w16du:dateUtc="2026-09-26T00:01:00Z"/>
                <w:rFonts w:asciiTheme="majorHAnsi" w:eastAsiaTheme="majorHAnsi" w:hAnsiTheme="majorHAnsi"/>
                <w:b/>
                <w:color w:val="000000" w:themeColor="text1"/>
                <w:sz w:val="18"/>
                <w:szCs w:val="18"/>
                <w:lang w:eastAsia="ko-KR"/>
              </w:rPr>
            </w:pPr>
            <w:ins w:id="142" w:author="USER" w:date="2026-09-25T20:01:00Z" w16du:dateUtc="2026-09-26T00:01:00Z">
              <w:r>
                <w:rPr>
                  <w:rFonts w:asciiTheme="majorHAnsi" w:eastAsiaTheme="majorHAnsi" w:hAnsiTheme="majorHAnsi" w:hint="eastAsia"/>
                  <w:b/>
                  <w:color w:val="000000" w:themeColor="text1"/>
                  <w:sz w:val="18"/>
                  <w:szCs w:val="18"/>
                  <w:lang w:eastAsia="ko-KR"/>
                </w:rPr>
                <w:t>Order quantity</w:t>
              </w:r>
            </w:ins>
          </w:p>
        </w:tc>
      </w:tr>
      <w:tr w:rsidR="009A48E8" w:rsidRPr="006B3979" w14:paraId="10248190" w14:textId="77777777" w:rsidTr="00F83FBB">
        <w:trPr>
          <w:trHeight w:val="340"/>
          <w:ins w:id="143" w:author="USER" w:date="2026-09-25T20:01:00Z" w16du:dateUtc="2026-09-26T00:01:00Z"/>
        </w:trPr>
        <w:tc>
          <w:tcPr>
            <w:tcW w:w="2093" w:type="dxa"/>
            <w:tcBorders>
              <w:top w:val="single" w:sz="6" w:space="0" w:color="auto"/>
              <w:left w:val="single" w:sz="12" w:space="0" w:color="auto"/>
              <w:bottom w:val="single" w:sz="6" w:space="0" w:color="auto"/>
              <w:right w:val="single" w:sz="6" w:space="0" w:color="auto"/>
            </w:tcBorders>
            <w:shd w:val="clear" w:color="auto" w:fill="FFFFFF" w:themeFill="background1"/>
            <w:vAlign w:val="center"/>
          </w:tcPr>
          <w:p w14:paraId="6A18AD37" w14:textId="77777777" w:rsidR="009A48E8" w:rsidRPr="00E278F3" w:rsidRDefault="009A48E8" w:rsidP="00DC4472">
            <w:pPr>
              <w:spacing w:line="260" w:lineRule="exact"/>
              <w:jc w:val="center"/>
              <w:rPr>
                <w:ins w:id="144" w:author="USER" w:date="2026-09-25T20:01:00Z" w16du:dateUtc="2026-09-26T00:01:00Z"/>
                <w:rFonts w:asciiTheme="majorHAnsi" w:eastAsiaTheme="majorHAnsi" w:hAnsiTheme="majorHAnsi"/>
                <w:b/>
                <w:color w:val="000000" w:themeColor="text1"/>
                <w:sz w:val="18"/>
                <w:szCs w:val="18"/>
                <w:lang w:eastAsia="ko-KR"/>
              </w:rPr>
            </w:pPr>
          </w:p>
        </w:tc>
        <w:tc>
          <w:tcPr>
            <w:tcW w:w="2296" w:type="dxa"/>
            <w:tcBorders>
              <w:top w:val="single" w:sz="6" w:space="0" w:color="auto"/>
              <w:left w:val="single" w:sz="6" w:space="0" w:color="auto"/>
              <w:bottom w:val="single" w:sz="6" w:space="0" w:color="auto"/>
              <w:right w:val="single" w:sz="6" w:space="0" w:color="auto"/>
            </w:tcBorders>
            <w:vAlign w:val="center"/>
          </w:tcPr>
          <w:p w14:paraId="4FBA049A" w14:textId="77777777" w:rsidR="009A48E8" w:rsidRPr="00E278F3" w:rsidRDefault="009A48E8" w:rsidP="00DC4472">
            <w:pPr>
              <w:spacing w:line="260" w:lineRule="exact"/>
              <w:jc w:val="center"/>
              <w:rPr>
                <w:ins w:id="145" w:author="USER" w:date="2026-09-25T20:01:00Z" w16du:dateUtc="2026-09-26T00:01:00Z"/>
                <w:rFonts w:asciiTheme="majorHAnsi" w:eastAsiaTheme="majorHAnsi" w:hAnsiTheme="majorHAnsi"/>
                <w:color w:val="000000" w:themeColor="text1"/>
                <w:sz w:val="18"/>
                <w:szCs w:val="18"/>
                <w:lang w:eastAsia="ko-KR"/>
              </w:rPr>
            </w:pPr>
          </w:p>
        </w:tc>
        <w:tc>
          <w:tcPr>
            <w:tcW w:w="2154" w:type="dxa"/>
            <w:tcBorders>
              <w:top w:val="single" w:sz="6" w:space="0" w:color="auto"/>
              <w:left w:val="single" w:sz="6" w:space="0" w:color="auto"/>
              <w:bottom w:val="single" w:sz="6" w:space="0" w:color="auto"/>
              <w:right w:val="single" w:sz="6" w:space="0" w:color="auto"/>
            </w:tcBorders>
            <w:vAlign w:val="center"/>
          </w:tcPr>
          <w:p w14:paraId="2E4F57D2" w14:textId="77777777" w:rsidR="009A48E8" w:rsidRPr="00E278F3" w:rsidRDefault="009A48E8" w:rsidP="00DC4472">
            <w:pPr>
              <w:spacing w:line="260" w:lineRule="exact"/>
              <w:jc w:val="center"/>
              <w:rPr>
                <w:ins w:id="146" w:author="USER" w:date="2026-09-25T20:01:00Z" w16du:dateUtc="2026-09-26T00:01:00Z"/>
                <w:rFonts w:asciiTheme="majorHAnsi" w:eastAsiaTheme="majorHAnsi" w:hAnsiTheme="majorHAnsi"/>
                <w:color w:val="000000" w:themeColor="text1"/>
                <w:sz w:val="18"/>
                <w:szCs w:val="18"/>
                <w:lang w:eastAsia="ko-KR"/>
              </w:rPr>
            </w:pPr>
          </w:p>
        </w:tc>
        <w:tc>
          <w:tcPr>
            <w:tcW w:w="2154" w:type="dxa"/>
            <w:tcBorders>
              <w:top w:val="single" w:sz="6" w:space="0" w:color="auto"/>
              <w:left w:val="single" w:sz="6" w:space="0" w:color="auto"/>
              <w:bottom w:val="single" w:sz="6" w:space="0" w:color="auto"/>
              <w:right w:val="single" w:sz="6" w:space="0" w:color="auto"/>
            </w:tcBorders>
            <w:vAlign w:val="center"/>
          </w:tcPr>
          <w:p w14:paraId="34E8DEE5" w14:textId="77777777" w:rsidR="009A48E8" w:rsidRPr="00E278F3" w:rsidRDefault="009A48E8" w:rsidP="00DC4472">
            <w:pPr>
              <w:spacing w:line="260" w:lineRule="exact"/>
              <w:jc w:val="center"/>
              <w:rPr>
                <w:ins w:id="147" w:author="USER" w:date="2026-09-25T20:01:00Z" w16du:dateUtc="2026-09-26T00:01:00Z"/>
                <w:rFonts w:asciiTheme="majorHAnsi" w:eastAsiaTheme="majorHAnsi" w:hAnsiTheme="majorHAnsi"/>
                <w:color w:val="000000" w:themeColor="text1"/>
                <w:sz w:val="18"/>
                <w:szCs w:val="18"/>
                <w:lang w:eastAsia="ko-KR"/>
              </w:rPr>
            </w:pPr>
          </w:p>
        </w:tc>
        <w:tc>
          <w:tcPr>
            <w:tcW w:w="2154" w:type="dxa"/>
            <w:tcBorders>
              <w:top w:val="single" w:sz="6" w:space="0" w:color="auto"/>
              <w:left w:val="single" w:sz="6" w:space="0" w:color="auto"/>
              <w:bottom w:val="single" w:sz="6" w:space="0" w:color="auto"/>
              <w:right w:val="single" w:sz="12" w:space="0" w:color="auto"/>
            </w:tcBorders>
            <w:vAlign w:val="center"/>
          </w:tcPr>
          <w:p w14:paraId="64BBB53B" w14:textId="77777777" w:rsidR="009A48E8" w:rsidRPr="00E278F3" w:rsidRDefault="009A48E8" w:rsidP="00DC4472">
            <w:pPr>
              <w:spacing w:line="260" w:lineRule="exact"/>
              <w:jc w:val="center"/>
              <w:rPr>
                <w:ins w:id="148" w:author="USER" w:date="2026-09-25T20:01:00Z" w16du:dateUtc="2026-09-26T00:01:00Z"/>
                <w:rFonts w:asciiTheme="majorHAnsi" w:eastAsiaTheme="majorHAnsi" w:hAnsiTheme="majorHAnsi"/>
                <w:color w:val="000000" w:themeColor="text1"/>
                <w:sz w:val="18"/>
                <w:szCs w:val="18"/>
                <w:lang w:eastAsia="ko-KR"/>
              </w:rPr>
            </w:pPr>
          </w:p>
        </w:tc>
      </w:tr>
      <w:tr w:rsidR="009A48E8" w:rsidRPr="006B3979" w14:paraId="17223098" w14:textId="77777777" w:rsidTr="004048A2">
        <w:trPr>
          <w:trHeight w:val="340"/>
          <w:ins w:id="149" w:author="USER" w:date="2026-09-25T20:01:00Z" w16du:dateUtc="2026-09-26T00:01:00Z"/>
        </w:trPr>
        <w:tc>
          <w:tcPr>
            <w:tcW w:w="2093" w:type="dxa"/>
            <w:tcBorders>
              <w:top w:val="single" w:sz="6" w:space="0" w:color="auto"/>
              <w:left w:val="single" w:sz="12" w:space="0" w:color="auto"/>
              <w:bottom w:val="single" w:sz="6" w:space="0" w:color="auto"/>
              <w:right w:val="single" w:sz="6" w:space="0" w:color="auto"/>
            </w:tcBorders>
            <w:shd w:val="clear" w:color="auto" w:fill="FFFFFF" w:themeFill="background1"/>
            <w:vAlign w:val="center"/>
          </w:tcPr>
          <w:p w14:paraId="638B1EB8" w14:textId="77777777" w:rsidR="009A48E8" w:rsidRPr="00E278F3" w:rsidRDefault="009A48E8" w:rsidP="00DC4472">
            <w:pPr>
              <w:spacing w:line="260" w:lineRule="exact"/>
              <w:jc w:val="center"/>
              <w:rPr>
                <w:ins w:id="150" w:author="USER" w:date="2026-09-25T20:01:00Z" w16du:dateUtc="2026-09-26T00:01:00Z"/>
                <w:rFonts w:asciiTheme="majorHAnsi" w:eastAsiaTheme="majorHAnsi" w:hAnsiTheme="majorHAnsi"/>
                <w:b/>
                <w:color w:val="000000" w:themeColor="text1"/>
                <w:sz w:val="18"/>
                <w:szCs w:val="18"/>
                <w:lang w:eastAsia="ko-KR"/>
              </w:rPr>
            </w:pPr>
          </w:p>
        </w:tc>
        <w:tc>
          <w:tcPr>
            <w:tcW w:w="2296" w:type="dxa"/>
            <w:tcBorders>
              <w:top w:val="single" w:sz="6" w:space="0" w:color="auto"/>
              <w:left w:val="single" w:sz="6" w:space="0" w:color="auto"/>
              <w:bottom w:val="single" w:sz="6" w:space="0" w:color="auto"/>
              <w:right w:val="single" w:sz="6" w:space="0" w:color="auto"/>
            </w:tcBorders>
            <w:vAlign w:val="center"/>
          </w:tcPr>
          <w:p w14:paraId="6B265587" w14:textId="77777777" w:rsidR="009A48E8" w:rsidRPr="00E278F3" w:rsidRDefault="009A48E8" w:rsidP="00DC4472">
            <w:pPr>
              <w:spacing w:line="260" w:lineRule="exact"/>
              <w:jc w:val="center"/>
              <w:rPr>
                <w:ins w:id="151" w:author="USER" w:date="2026-09-25T20:01:00Z" w16du:dateUtc="2026-09-26T00:01:00Z"/>
                <w:rFonts w:asciiTheme="majorHAnsi" w:eastAsiaTheme="majorHAnsi" w:hAnsiTheme="majorHAnsi"/>
                <w:color w:val="000000" w:themeColor="text1"/>
                <w:sz w:val="18"/>
                <w:szCs w:val="18"/>
                <w:lang w:eastAsia="ko-KR"/>
              </w:rPr>
            </w:pPr>
          </w:p>
        </w:tc>
        <w:tc>
          <w:tcPr>
            <w:tcW w:w="2154" w:type="dxa"/>
            <w:tcBorders>
              <w:top w:val="single" w:sz="6" w:space="0" w:color="auto"/>
              <w:left w:val="single" w:sz="6" w:space="0" w:color="auto"/>
              <w:bottom w:val="single" w:sz="6" w:space="0" w:color="auto"/>
              <w:right w:val="single" w:sz="6" w:space="0" w:color="auto"/>
            </w:tcBorders>
            <w:vAlign w:val="center"/>
          </w:tcPr>
          <w:p w14:paraId="38AC1055" w14:textId="77777777" w:rsidR="009A48E8" w:rsidRPr="00E278F3" w:rsidRDefault="009A48E8" w:rsidP="00DC4472">
            <w:pPr>
              <w:spacing w:line="260" w:lineRule="exact"/>
              <w:jc w:val="center"/>
              <w:rPr>
                <w:ins w:id="152" w:author="USER" w:date="2026-09-25T20:01:00Z" w16du:dateUtc="2026-09-26T00:01:00Z"/>
                <w:rFonts w:asciiTheme="majorHAnsi" w:eastAsiaTheme="majorHAnsi" w:hAnsiTheme="majorHAnsi"/>
                <w:color w:val="000000" w:themeColor="text1"/>
                <w:sz w:val="18"/>
                <w:szCs w:val="18"/>
                <w:lang w:eastAsia="ko-KR"/>
              </w:rPr>
            </w:pPr>
          </w:p>
        </w:tc>
        <w:tc>
          <w:tcPr>
            <w:tcW w:w="2154" w:type="dxa"/>
            <w:tcBorders>
              <w:top w:val="single" w:sz="6" w:space="0" w:color="auto"/>
              <w:left w:val="single" w:sz="6" w:space="0" w:color="auto"/>
              <w:bottom w:val="single" w:sz="6" w:space="0" w:color="auto"/>
              <w:right w:val="single" w:sz="6" w:space="0" w:color="auto"/>
            </w:tcBorders>
            <w:vAlign w:val="center"/>
          </w:tcPr>
          <w:p w14:paraId="3BFB631F" w14:textId="77777777" w:rsidR="009A48E8" w:rsidRPr="00E278F3" w:rsidRDefault="009A48E8" w:rsidP="00DC4472">
            <w:pPr>
              <w:spacing w:line="260" w:lineRule="exact"/>
              <w:jc w:val="center"/>
              <w:rPr>
                <w:ins w:id="153" w:author="USER" w:date="2026-09-25T20:01:00Z" w16du:dateUtc="2026-09-26T00:01:00Z"/>
                <w:rFonts w:asciiTheme="majorHAnsi" w:eastAsiaTheme="majorHAnsi" w:hAnsiTheme="majorHAnsi"/>
                <w:color w:val="000000" w:themeColor="text1"/>
                <w:sz w:val="18"/>
                <w:szCs w:val="18"/>
                <w:lang w:eastAsia="ko-KR"/>
              </w:rPr>
            </w:pPr>
          </w:p>
        </w:tc>
        <w:tc>
          <w:tcPr>
            <w:tcW w:w="2154" w:type="dxa"/>
            <w:tcBorders>
              <w:top w:val="single" w:sz="6" w:space="0" w:color="auto"/>
              <w:left w:val="single" w:sz="6" w:space="0" w:color="auto"/>
              <w:bottom w:val="single" w:sz="6" w:space="0" w:color="auto"/>
              <w:right w:val="single" w:sz="12" w:space="0" w:color="auto"/>
            </w:tcBorders>
            <w:vAlign w:val="center"/>
          </w:tcPr>
          <w:p w14:paraId="361678B9" w14:textId="77777777" w:rsidR="009A48E8" w:rsidRPr="00E278F3" w:rsidRDefault="009A48E8" w:rsidP="00DC4472">
            <w:pPr>
              <w:spacing w:line="260" w:lineRule="exact"/>
              <w:jc w:val="center"/>
              <w:rPr>
                <w:ins w:id="154" w:author="USER" w:date="2026-09-25T20:01:00Z" w16du:dateUtc="2026-09-26T00:01:00Z"/>
                <w:rFonts w:asciiTheme="majorHAnsi" w:eastAsiaTheme="majorHAnsi" w:hAnsiTheme="majorHAnsi"/>
                <w:color w:val="000000" w:themeColor="text1"/>
                <w:sz w:val="18"/>
                <w:szCs w:val="18"/>
                <w:lang w:eastAsia="ko-KR"/>
              </w:rPr>
            </w:pPr>
          </w:p>
        </w:tc>
      </w:tr>
      <w:tr w:rsidR="002A4D68" w:rsidRPr="006B3979" w14:paraId="326167B8" w14:textId="77777777" w:rsidTr="004048A2">
        <w:trPr>
          <w:trHeight w:val="340"/>
          <w:ins w:id="155" w:author="USER" w:date="2026-09-25T20:01:00Z" w16du:dateUtc="2026-09-26T00:01:00Z"/>
        </w:trPr>
        <w:tc>
          <w:tcPr>
            <w:tcW w:w="2093" w:type="dxa"/>
            <w:tcBorders>
              <w:top w:val="single" w:sz="6" w:space="0" w:color="auto"/>
              <w:left w:val="single" w:sz="12" w:space="0" w:color="auto"/>
              <w:bottom w:val="single" w:sz="6" w:space="0" w:color="auto"/>
              <w:right w:val="single" w:sz="6" w:space="0" w:color="auto"/>
            </w:tcBorders>
            <w:shd w:val="clear" w:color="auto" w:fill="FFFFFF" w:themeFill="background1"/>
            <w:vAlign w:val="center"/>
          </w:tcPr>
          <w:p w14:paraId="15AEF377" w14:textId="77777777" w:rsidR="002A4D68" w:rsidRPr="00E278F3" w:rsidRDefault="002A4D68" w:rsidP="00DC4472">
            <w:pPr>
              <w:spacing w:line="260" w:lineRule="exact"/>
              <w:jc w:val="center"/>
              <w:rPr>
                <w:ins w:id="156" w:author="USER" w:date="2026-09-25T20:01:00Z" w16du:dateUtc="2026-09-26T00:01:00Z"/>
                <w:rFonts w:asciiTheme="majorHAnsi" w:eastAsiaTheme="majorHAnsi" w:hAnsiTheme="majorHAnsi"/>
                <w:b/>
                <w:color w:val="000000" w:themeColor="text1"/>
                <w:sz w:val="18"/>
                <w:szCs w:val="18"/>
                <w:lang w:eastAsia="ko-KR"/>
              </w:rPr>
            </w:pPr>
          </w:p>
        </w:tc>
        <w:tc>
          <w:tcPr>
            <w:tcW w:w="2296" w:type="dxa"/>
            <w:tcBorders>
              <w:top w:val="single" w:sz="6" w:space="0" w:color="auto"/>
              <w:left w:val="single" w:sz="6" w:space="0" w:color="auto"/>
              <w:bottom w:val="single" w:sz="6" w:space="0" w:color="auto"/>
              <w:right w:val="single" w:sz="6" w:space="0" w:color="auto"/>
            </w:tcBorders>
            <w:vAlign w:val="center"/>
          </w:tcPr>
          <w:p w14:paraId="73BED134" w14:textId="77777777" w:rsidR="002A4D68" w:rsidRPr="00E278F3" w:rsidRDefault="002A4D68" w:rsidP="00DC4472">
            <w:pPr>
              <w:spacing w:line="260" w:lineRule="exact"/>
              <w:jc w:val="center"/>
              <w:rPr>
                <w:ins w:id="157" w:author="USER" w:date="2026-09-25T20:01:00Z" w16du:dateUtc="2026-09-26T00:01:00Z"/>
                <w:rFonts w:asciiTheme="majorHAnsi" w:eastAsiaTheme="majorHAnsi" w:hAnsiTheme="majorHAnsi"/>
                <w:color w:val="000000" w:themeColor="text1"/>
                <w:sz w:val="18"/>
                <w:szCs w:val="18"/>
                <w:lang w:eastAsia="ko-KR"/>
              </w:rPr>
            </w:pPr>
          </w:p>
        </w:tc>
        <w:tc>
          <w:tcPr>
            <w:tcW w:w="2154" w:type="dxa"/>
            <w:tcBorders>
              <w:top w:val="single" w:sz="6" w:space="0" w:color="auto"/>
              <w:left w:val="single" w:sz="6" w:space="0" w:color="auto"/>
              <w:bottom w:val="single" w:sz="6" w:space="0" w:color="auto"/>
              <w:right w:val="single" w:sz="6" w:space="0" w:color="auto"/>
            </w:tcBorders>
            <w:vAlign w:val="center"/>
          </w:tcPr>
          <w:p w14:paraId="7A6CA1D6" w14:textId="77777777" w:rsidR="002A4D68" w:rsidRPr="00E278F3" w:rsidRDefault="002A4D68" w:rsidP="00DC4472">
            <w:pPr>
              <w:spacing w:line="260" w:lineRule="exact"/>
              <w:jc w:val="center"/>
              <w:rPr>
                <w:ins w:id="158" w:author="USER" w:date="2026-09-25T20:01:00Z" w16du:dateUtc="2026-09-26T00:01:00Z"/>
                <w:rFonts w:asciiTheme="majorHAnsi" w:eastAsiaTheme="majorHAnsi" w:hAnsiTheme="majorHAnsi"/>
                <w:color w:val="000000" w:themeColor="text1"/>
                <w:sz w:val="18"/>
                <w:szCs w:val="18"/>
                <w:lang w:eastAsia="ko-KR"/>
              </w:rPr>
            </w:pPr>
          </w:p>
        </w:tc>
        <w:tc>
          <w:tcPr>
            <w:tcW w:w="2154" w:type="dxa"/>
            <w:tcBorders>
              <w:top w:val="single" w:sz="6" w:space="0" w:color="auto"/>
              <w:left w:val="single" w:sz="6" w:space="0" w:color="auto"/>
              <w:bottom w:val="single" w:sz="6" w:space="0" w:color="auto"/>
              <w:right w:val="single" w:sz="6" w:space="0" w:color="auto"/>
            </w:tcBorders>
            <w:vAlign w:val="center"/>
          </w:tcPr>
          <w:p w14:paraId="348988CD" w14:textId="77777777" w:rsidR="002A4D68" w:rsidRPr="00E278F3" w:rsidRDefault="002A4D68" w:rsidP="00DC4472">
            <w:pPr>
              <w:spacing w:line="260" w:lineRule="exact"/>
              <w:jc w:val="center"/>
              <w:rPr>
                <w:ins w:id="159" w:author="USER" w:date="2026-09-25T20:01:00Z" w16du:dateUtc="2026-09-26T00:01:00Z"/>
                <w:rFonts w:asciiTheme="majorHAnsi" w:eastAsiaTheme="majorHAnsi" w:hAnsiTheme="majorHAnsi"/>
                <w:color w:val="000000" w:themeColor="text1"/>
                <w:sz w:val="18"/>
                <w:szCs w:val="18"/>
                <w:lang w:eastAsia="ko-KR"/>
              </w:rPr>
            </w:pPr>
          </w:p>
        </w:tc>
        <w:tc>
          <w:tcPr>
            <w:tcW w:w="2154" w:type="dxa"/>
            <w:tcBorders>
              <w:top w:val="single" w:sz="6" w:space="0" w:color="auto"/>
              <w:left w:val="single" w:sz="6" w:space="0" w:color="auto"/>
              <w:bottom w:val="single" w:sz="6" w:space="0" w:color="auto"/>
              <w:right w:val="single" w:sz="12" w:space="0" w:color="auto"/>
            </w:tcBorders>
            <w:vAlign w:val="center"/>
          </w:tcPr>
          <w:p w14:paraId="1B51F645" w14:textId="77777777" w:rsidR="002A4D68" w:rsidRPr="00E278F3" w:rsidRDefault="002A4D68" w:rsidP="00DC4472">
            <w:pPr>
              <w:spacing w:line="260" w:lineRule="exact"/>
              <w:jc w:val="center"/>
              <w:rPr>
                <w:ins w:id="160" w:author="USER" w:date="2026-09-25T20:01:00Z" w16du:dateUtc="2026-09-26T00:01:00Z"/>
                <w:rFonts w:asciiTheme="majorHAnsi" w:eastAsiaTheme="majorHAnsi" w:hAnsiTheme="majorHAnsi"/>
                <w:color w:val="000000" w:themeColor="text1"/>
                <w:sz w:val="18"/>
                <w:szCs w:val="18"/>
                <w:lang w:eastAsia="ko-KR"/>
              </w:rPr>
            </w:pPr>
          </w:p>
        </w:tc>
      </w:tr>
      <w:tr w:rsidR="009A48E8" w:rsidRPr="006B3979" w14:paraId="482CB437" w14:textId="77777777" w:rsidTr="004048A2">
        <w:trPr>
          <w:trHeight w:val="369"/>
          <w:ins w:id="161" w:author="USER" w:date="2026-09-25T20:01:00Z" w16du:dateUtc="2026-09-26T00:01:00Z"/>
        </w:trPr>
        <w:tc>
          <w:tcPr>
            <w:tcW w:w="10851" w:type="dxa"/>
            <w:gridSpan w:val="5"/>
            <w:tcBorders>
              <w:top w:val="single" w:sz="6" w:space="0" w:color="auto"/>
              <w:left w:val="single" w:sz="12" w:space="0" w:color="auto"/>
              <w:bottom w:val="single" w:sz="6" w:space="0" w:color="auto"/>
              <w:right w:val="single" w:sz="12" w:space="0" w:color="auto"/>
            </w:tcBorders>
            <w:shd w:val="clear" w:color="auto" w:fill="D5DCE4" w:themeFill="text2" w:themeFillTint="33"/>
            <w:vAlign w:val="center"/>
          </w:tcPr>
          <w:p w14:paraId="5DD4CF97" w14:textId="77777777" w:rsidR="009A48E8" w:rsidRPr="007C605F" w:rsidRDefault="009713C0" w:rsidP="00883CC8">
            <w:pPr>
              <w:spacing w:line="260" w:lineRule="exact"/>
              <w:jc w:val="both"/>
              <w:rPr>
                <w:ins w:id="162" w:author="USER" w:date="2026-09-25T20:01:00Z" w16du:dateUtc="2026-09-26T00:01:00Z"/>
                <w:rFonts w:asciiTheme="majorHAnsi" w:eastAsiaTheme="majorHAnsi" w:hAnsiTheme="majorHAnsi"/>
                <w:color w:val="000000" w:themeColor="text1"/>
                <w:sz w:val="20"/>
                <w:szCs w:val="20"/>
                <w:lang w:eastAsia="ko-KR"/>
              </w:rPr>
            </w:pPr>
            <w:ins w:id="163" w:author="USER" w:date="2026-09-25T20:01:00Z" w16du:dateUtc="2026-09-26T00:01:00Z">
              <w:r>
                <w:rPr>
                  <w:rFonts w:asciiTheme="majorHAnsi" w:eastAsiaTheme="majorHAnsi" w:hAnsiTheme="majorHAnsi" w:hint="eastAsia"/>
                  <w:b/>
                  <w:color w:val="000000" w:themeColor="text1"/>
                  <w:sz w:val="20"/>
                  <w:szCs w:val="20"/>
                  <w:lang w:eastAsia="ko-KR"/>
                </w:rPr>
                <w:t>6</w:t>
              </w:r>
              <w:r w:rsidR="002A4D68">
                <w:rPr>
                  <w:rFonts w:asciiTheme="majorHAnsi" w:eastAsiaTheme="majorHAnsi" w:hAnsiTheme="majorHAnsi" w:hint="eastAsia"/>
                  <w:b/>
                  <w:color w:val="000000" w:themeColor="text1"/>
                  <w:sz w:val="20"/>
                  <w:szCs w:val="20"/>
                  <w:lang w:eastAsia="ko-KR"/>
                </w:rPr>
                <w:t>-</w:t>
              </w:r>
              <w:r w:rsidR="009A48E8">
                <w:rPr>
                  <w:rFonts w:asciiTheme="majorHAnsi" w:eastAsiaTheme="majorHAnsi" w:hAnsiTheme="majorHAnsi" w:hint="eastAsia"/>
                  <w:b/>
                  <w:color w:val="000000" w:themeColor="text1"/>
                  <w:sz w:val="20"/>
                  <w:szCs w:val="20"/>
                  <w:lang w:eastAsia="ko-KR"/>
                </w:rPr>
                <w:t>1</w:t>
              </w:r>
              <w:r w:rsidR="002A4D68">
                <w:rPr>
                  <w:rFonts w:asciiTheme="majorHAnsi" w:eastAsiaTheme="majorHAnsi" w:hAnsiTheme="majorHAnsi" w:hint="eastAsia"/>
                  <w:b/>
                  <w:color w:val="000000" w:themeColor="text1"/>
                  <w:sz w:val="20"/>
                  <w:szCs w:val="20"/>
                  <w:lang w:eastAsia="ko-KR"/>
                </w:rPr>
                <w:t xml:space="preserve">. </w:t>
              </w:r>
              <w:r w:rsidR="00883CC8">
                <w:rPr>
                  <w:rFonts w:asciiTheme="majorHAnsi" w:eastAsiaTheme="majorHAnsi" w:hAnsiTheme="majorHAnsi" w:hint="eastAsia"/>
                  <w:b/>
                  <w:color w:val="000000" w:themeColor="text1"/>
                  <w:sz w:val="20"/>
                  <w:szCs w:val="20"/>
                  <w:lang w:eastAsia="ko-KR"/>
                </w:rPr>
                <w:t>Product description</w:t>
              </w:r>
            </w:ins>
          </w:p>
        </w:tc>
      </w:tr>
      <w:tr w:rsidR="002A4D68" w:rsidRPr="006B3979" w14:paraId="08E1541F" w14:textId="77777777" w:rsidTr="004048A2">
        <w:trPr>
          <w:trHeight w:val="340"/>
          <w:ins w:id="164" w:author="USER" w:date="2026-09-25T20:01:00Z" w16du:dateUtc="2026-09-26T00:01:00Z"/>
        </w:trPr>
        <w:tc>
          <w:tcPr>
            <w:tcW w:w="10851" w:type="dxa"/>
            <w:gridSpan w:val="5"/>
            <w:tcBorders>
              <w:top w:val="single" w:sz="6" w:space="0" w:color="auto"/>
              <w:left w:val="single" w:sz="12" w:space="0" w:color="auto"/>
              <w:bottom w:val="single" w:sz="6" w:space="0" w:color="auto"/>
              <w:right w:val="single" w:sz="12" w:space="0" w:color="auto"/>
            </w:tcBorders>
            <w:shd w:val="clear" w:color="auto" w:fill="FFFFFF" w:themeFill="background1"/>
            <w:vAlign w:val="center"/>
          </w:tcPr>
          <w:p w14:paraId="760A6C15" w14:textId="77777777" w:rsidR="002A4D68" w:rsidRPr="002A4D68" w:rsidRDefault="00331D31" w:rsidP="002A4D68">
            <w:pPr>
              <w:pStyle w:val="NormalWeb"/>
              <w:spacing w:before="0" w:beforeAutospacing="0" w:after="0" w:afterAutospacing="0" w:line="200" w:lineRule="atLeast"/>
              <w:jc w:val="both"/>
              <w:rPr>
                <w:ins w:id="165" w:author="USER" w:date="2026-09-25T20:01:00Z" w16du:dateUtc="2026-09-26T00:01:00Z"/>
                <w:rFonts w:asciiTheme="majorHAnsi" w:eastAsiaTheme="majorHAnsi" w:hAnsiTheme="majorHAnsi"/>
                <w:color w:val="000000"/>
                <w:sz w:val="18"/>
                <w:szCs w:val="18"/>
              </w:rPr>
            </w:pPr>
            <w:ins w:id="166" w:author="USER" w:date="2026-09-25T20:01:00Z" w16du:dateUtc="2026-09-26T00:01:00Z">
              <w:r>
                <w:rPr>
                  <w:rFonts w:asciiTheme="majorHAnsi" w:eastAsiaTheme="majorHAnsi" w:hAnsiTheme="majorHAnsi" w:cs="Arial" w:hint="eastAsia"/>
                  <w:b/>
                  <w:color w:val="7F7F7F" w:themeColor="text1" w:themeTint="80"/>
                  <w:sz w:val="18"/>
                  <w:szCs w:val="18"/>
                </w:rPr>
                <w:t>Specify color and size etc</w:t>
              </w:r>
            </w:ins>
          </w:p>
        </w:tc>
      </w:tr>
      <w:tr w:rsidR="002A4D68" w:rsidRPr="006B3979" w14:paraId="0699EC20" w14:textId="77777777" w:rsidTr="002A4D68">
        <w:trPr>
          <w:trHeight w:val="340"/>
          <w:ins w:id="167" w:author="USER" w:date="2026-09-25T20:01:00Z" w16du:dateUtc="2026-09-26T00:01:00Z"/>
        </w:trPr>
        <w:tc>
          <w:tcPr>
            <w:tcW w:w="10851" w:type="dxa"/>
            <w:gridSpan w:val="5"/>
            <w:tcBorders>
              <w:top w:val="single" w:sz="6" w:space="0" w:color="auto"/>
              <w:left w:val="single" w:sz="12" w:space="0" w:color="auto"/>
              <w:bottom w:val="single" w:sz="6" w:space="0" w:color="auto"/>
              <w:right w:val="single" w:sz="12" w:space="0" w:color="auto"/>
            </w:tcBorders>
            <w:shd w:val="clear" w:color="auto" w:fill="FFFFFF" w:themeFill="background1"/>
            <w:vAlign w:val="center"/>
          </w:tcPr>
          <w:p w14:paraId="4764F1B8" w14:textId="77777777" w:rsidR="002A4D68" w:rsidRPr="002A4D68" w:rsidRDefault="00F37AF0" w:rsidP="00331D31">
            <w:pPr>
              <w:pStyle w:val="NormalWeb"/>
              <w:spacing w:before="0" w:beforeAutospacing="0" w:after="0" w:afterAutospacing="0" w:line="200" w:lineRule="atLeast"/>
              <w:jc w:val="both"/>
              <w:rPr>
                <w:ins w:id="168" w:author="USER" w:date="2026-09-25T20:01:00Z" w16du:dateUtc="2026-09-26T00:01:00Z"/>
                <w:rFonts w:asciiTheme="majorHAnsi" w:eastAsiaTheme="majorHAnsi" w:hAnsiTheme="majorHAnsi" w:cs="Arial"/>
                <w:b/>
                <w:color w:val="7F7F7F" w:themeColor="text1" w:themeTint="80"/>
                <w:sz w:val="18"/>
                <w:szCs w:val="18"/>
              </w:rPr>
            </w:pPr>
            <w:ins w:id="169" w:author="USER" w:date="2026-09-25T20:01:00Z" w16du:dateUtc="2026-09-26T00:01:00Z">
              <w:r>
                <w:rPr>
                  <w:rFonts w:asciiTheme="majorHAnsi" w:eastAsiaTheme="majorHAnsi" w:hAnsiTheme="majorHAnsi" w:cs="Arial" w:hint="eastAsia"/>
                  <w:b/>
                  <w:color w:val="7F7F7F" w:themeColor="text1" w:themeTint="80"/>
                  <w:sz w:val="18"/>
                  <w:szCs w:val="18"/>
                </w:rPr>
                <w:t>*</w:t>
              </w:r>
              <w:r w:rsidR="00331D31">
                <w:rPr>
                  <w:rFonts w:asciiTheme="majorHAnsi" w:eastAsiaTheme="majorHAnsi" w:hAnsiTheme="majorHAnsi" w:cs="Arial" w:hint="eastAsia"/>
                  <w:b/>
                  <w:color w:val="7F7F7F" w:themeColor="text1" w:themeTint="80"/>
                  <w:sz w:val="18"/>
                  <w:szCs w:val="18"/>
                </w:rPr>
                <w:t>If fabric inspection, the information for fabric description, cuttable width and</w:t>
              </w:r>
              <w:r w:rsidR="00331D31">
                <w:t xml:space="preserve"> </w:t>
              </w:r>
              <w:r w:rsidR="00331D31">
                <w:rPr>
                  <w:rFonts w:asciiTheme="majorHAnsi" w:eastAsiaTheme="majorHAnsi" w:hAnsiTheme="majorHAnsi" w:cs="Arial" w:hint="eastAsia"/>
                  <w:b/>
                  <w:color w:val="7F7F7F" w:themeColor="text1" w:themeTint="80"/>
                  <w:sz w:val="18"/>
                  <w:szCs w:val="18"/>
                </w:rPr>
                <w:t>w</w:t>
              </w:r>
              <w:r w:rsidR="00331D31" w:rsidRPr="00331D31">
                <w:rPr>
                  <w:rFonts w:asciiTheme="majorHAnsi" w:eastAsiaTheme="majorHAnsi" w:hAnsiTheme="majorHAnsi" w:cs="Arial"/>
                  <w:b/>
                  <w:color w:val="7F7F7F" w:themeColor="text1" w:themeTint="80"/>
                  <w:sz w:val="18"/>
                  <w:szCs w:val="18"/>
                </w:rPr>
                <w:t>eight (grm)</w:t>
              </w:r>
              <w:r w:rsidR="00331D31">
                <w:rPr>
                  <w:rFonts w:asciiTheme="majorHAnsi" w:eastAsiaTheme="majorHAnsi" w:hAnsiTheme="majorHAnsi" w:cs="Arial" w:hint="eastAsia"/>
                  <w:b/>
                  <w:color w:val="7F7F7F" w:themeColor="text1" w:themeTint="80"/>
                  <w:sz w:val="18"/>
                  <w:szCs w:val="18"/>
                </w:rPr>
                <w:t xml:space="preserve"> should be filled out  </w:t>
              </w:r>
            </w:ins>
          </w:p>
        </w:tc>
      </w:tr>
      <w:tr w:rsidR="002A4D68" w:rsidRPr="006B3979" w14:paraId="6ED7EC10" w14:textId="77777777" w:rsidTr="00F37AF0">
        <w:trPr>
          <w:trHeight w:val="340"/>
          <w:ins w:id="170" w:author="USER" w:date="2026-09-25T20:01:00Z" w16du:dateUtc="2026-09-26T00:01:00Z"/>
        </w:trPr>
        <w:tc>
          <w:tcPr>
            <w:tcW w:w="10851" w:type="dxa"/>
            <w:gridSpan w:val="5"/>
            <w:tcBorders>
              <w:top w:val="single" w:sz="6" w:space="0" w:color="auto"/>
              <w:left w:val="single" w:sz="12" w:space="0" w:color="auto"/>
              <w:bottom w:val="single" w:sz="12" w:space="0" w:color="auto"/>
              <w:right w:val="single" w:sz="12" w:space="0" w:color="auto"/>
            </w:tcBorders>
            <w:shd w:val="clear" w:color="auto" w:fill="FFFFFF" w:themeFill="background1"/>
            <w:vAlign w:val="center"/>
          </w:tcPr>
          <w:p w14:paraId="5A0437A7" w14:textId="77777777" w:rsidR="002A4D68" w:rsidRDefault="002A4D68" w:rsidP="002A4D68">
            <w:pPr>
              <w:pStyle w:val="NormalWeb"/>
              <w:spacing w:before="0" w:beforeAutospacing="0" w:after="0" w:afterAutospacing="0" w:line="200" w:lineRule="atLeast"/>
              <w:jc w:val="both"/>
              <w:rPr>
                <w:ins w:id="171" w:author="USER" w:date="2026-09-25T20:01:00Z" w16du:dateUtc="2026-09-26T00:01:00Z"/>
                <w:rFonts w:asciiTheme="majorHAnsi" w:eastAsiaTheme="majorHAnsi" w:hAnsiTheme="majorHAnsi" w:cs="Arial"/>
                <w:b/>
                <w:sz w:val="18"/>
                <w:szCs w:val="18"/>
              </w:rPr>
            </w:pPr>
          </w:p>
        </w:tc>
      </w:tr>
    </w:tbl>
    <w:p w14:paraId="6C881F51" w14:textId="77777777" w:rsidR="002A4D68" w:rsidRPr="00E278F3" w:rsidRDefault="002A4D68" w:rsidP="00F37AF0">
      <w:pPr>
        <w:pStyle w:val="NoSpacing"/>
        <w:rPr>
          <w:ins w:id="172" w:author="USER" w:date="2026-09-25T20:01:00Z" w16du:dateUtc="2026-09-26T00:01:00Z"/>
          <w:rFonts w:eastAsiaTheme="minorEastAsia"/>
          <w:sz w:val="10"/>
          <w:szCs w:val="10"/>
          <w:lang w:eastAsia="ko-KR"/>
        </w:rPr>
      </w:pPr>
    </w:p>
    <w:tbl>
      <w:tblPr>
        <w:tblpPr w:leftFromText="142" w:rightFromText="142" w:vertAnchor="text" w:tblpXSpec="center" w:tblpY="1"/>
        <w:tblOverlap w:val="never"/>
        <w:tblW w:w="10851"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AF" w:firstRow="1" w:lastRow="0" w:firstColumn="1" w:lastColumn="0" w:noHBand="0" w:noVBand="0"/>
      </w:tblPr>
      <w:tblGrid>
        <w:gridCol w:w="2093"/>
        <w:gridCol w:w="1843"/>
        <w:gridCol w:w="1134"/>
        <w:gridCol w:w="1134"/>
        <w:gridCol w:w="992"/>
        <w:gridCol w:w="709"/>
        <w:gridCol w:w="882"/>
        <w:gridCol w:w="535"/>
        <w:gridCol w:w="992"/>
        <w:gridCol w:w="537"/>
      </w:tblGrid>
      <w:tr w:rsidR="001E0D0F" w:rsidRPr="006B3979" w14:paraId="00EC31E6" w14:textId="77777777" w:rsidTr="004048A2">
        <w:trPr>
          <w:trHeight w:val="369"/>
          <w:ins w:id="173" w:author="USER" w:date="2026-09-25T20:01:00Z" w16du:dateUtc="2026-09-26T00:01:00Z"/>
        </w:trPr>
        <w:tc>
          <w:tcPr>
            <w:tcW w:w="10851" w:type="dxa"/>
            <w:gridSpan w:val="10"/>
            <w:tcBorders>
              <w:top w:val="single" w:sz="12" w:space="0" w:color="auto"/>
              <w:left w:val="single" w:sz="12" w:space="0" w:color="auto"/>
              <w:bottom w:val="single" w:sz="6" w:space="0" w:color="auto"/>
              <w:right w:val="single" w:sz="12" w:space="0" w:color="auto"/>
            </w:tcBorders>
            <w:shd w:val="clear" w:color="auto" w:fill="D5DCE4" w:themeFill="text2" w:themeFillTint="33"/>
            <w:vAlign w:val="center"/>
          </w:tcPr>
          <w:p w14:paraId="3D2649DB" w14:textId="77777777" w:rsidR="001E0D0F" w:rsidRPr="00CC577A" w:rsidRDefault="009713C0" w:rsidP="00306B1B">
            <w:pPr>
              <w:spacing w:line="260" w:lineRule="exact"/>
              <w:rPr>
                <w:ins w:id="174" w:author="USER" w:date="2026-09-25T20:01:00Z" w16du:dateUtc="2026-09-26T00:01:00Z"/>
                <w:rFonts w:ascii="Malgun Gothic" w:eastAsia="Malgun Gothic" w:hAnsi="Malgun Gothic" w:cs="Arial"/>
                <w:b/>
                <w:color w:val="FF0000"/>
                <w:sz w:val="20"/>
                <w:szCs w:val="20"/>
                <w:lang w:eastAsia="ko-KR"/>
              </w:rPr>
            </w:pPr>
            <w:ins w:id="175" w:author="USER" w:date="2026-09-25T20:01:00Z" w16du:dateUtc="2026-09-26T00:01:00Z">
              <w:r>
                <w:rPr>
                  <w:rFonts w:asciiTheme="majorHAnsi" w:eastAsiaTheme="majorHAnsi" w:hAnsiTheme="majorHAnsi" w:hint="eastAsia"/>
                  <w:b/>
                  <w:sz w:val="20"/>
                  <w:szCs w:val="20"/>
                  <w:lang w:eastAsia="ko-KR"/>
                </w:rPr>
                <w:t>7</w:t>
              </w:r>
              <w:r w:rsidR="00B25311">
                <w:rPr>
                  <w:rFonts w:asciiTheme="majorHAnsi" w:eastAsiaTheme="majorHAnsi" w:hAnsiTheme="majorHAnsi" w:hint="eastAsia"/>
                  <w:b/>
                  <w:sz w:val="20"/>
                  <w:szCs w:val="20"/>
                  <w:lang w:eastAsia="ko-KR"/>
                </w:rPr>
                <w:t xml:space="preserve">. </w:t>
              </w:r>
              <w:r w:rsidR="00306B1B">
                <w:rPr>
                  <w:rFonts w:asciiTheme="majorHAnsi" w:eastAsiaTheme="majorHAnsi" w:hAnsiTheme="majorHAnsi" w:hint="eastAsia"/>
                  <w:b/>
                  <w:sz w:val="20"/>
                  <w:szCs w:val="20"/>
                  <w:lang w:eastAsia="ko-KR"/>
                </w:rPr>
                <w:t xml:space="preserve">Inspection requirements </w:t>
              </w:r>
            </w:ins>
          </w:p>
        </w:tc>
      </w:tr>
      <w:tr w:rsidR="00FB4C58" w:rsidRPr="006B3979" w14:paraId="50A99105" w14:textId="77777777" w:rsidTr="00FB4C58">
        <w:trPr>
          <w:trHeight w:val="340"/>
          <w:ins w:id="176" w:author="USER" w:date="2026-09-25T20:01:00Z" w16du:dateUtc="2026-09-26T00:01:00Z"/>
        </w:trPr>
        <w:tc>
          <w:tcPr>
            <w:tcW w:w="209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0430825" w14:textId="77777777" w:rsidR="00FB4C58" w:rsidRPr="00E278F3" w:rsidRDefault="00FB4C58" w:rsidP="00B11C17">
            <w:pPr>
              <w:spacing w:line="260" w:lineRule="exact"/>
              <w:jc w:val="both"/>
              <w:rPr>
                <w:ins w:id="177" w:author="USER" w:date="2026-09-25T20:01:00Z" w16du:dateUtc="2026-09-26T00:01:00Z"/>
                <w:rFonts w:asciiTheme="majorHAnsi" w:eastAsiaTheme="majorHAnsi" w:hAnsiTheme="majorHAnsi" w:cs="Arial"/>
                <w:color w:val="000000" w:themeColor="text1"/>
                <w:sz w:val="18"/>
                <w:szCs w:val="18"/>
                <w:lang w:eastAsia="ko-KR"/>
              </w:rPr>
            </w:pPr>
            <w:ins w:id="178" w:author="USER" w:date="2026-09-25T20:01:00Z" w16du:dateUtc="2026-09-26T00:01:00Z">
              <w:r>
                <w:rPr>
                  <w:rFonts w:asciiTheme="majorHAnsi" w:eastAsiaTheme="majorHAnsi" w:hAnsiTheme="majorHAnsi" w:cs="Arial" w:hint="eastAsia"/>
                  <w:b/>
                  <w:color w:val="000000" w:themeColor="text1"/>
                  <w:sz w:val="18"/>
                  <w:szCs w:val="18"/>
                  <w:lang w:eastAsia="ko-KR"/>
                </w:rPr>
                <w:t>Inspection standard</w:t>
              </w:r>
            </w:ins>
          </w:p>
        </w:tc>
        <w:tc>
          <w:tcPr>
            <w:tcW w:w="2977" w:type="dxa"/>
            <w:gridSpan w:val="2"/>
            <w:tcBorders>
              <w:top w:val="single" w:sz="6" w:space="0" w:color="auto"/>
              <w:left w:val="single" w:sz="6" w:space="0" w:color="auto"/>
              <w:bottom w:val="single" w:sz="6" w:space="0" w:color="auto"/>
              <w:right w:val="single" w:sz="6" w:space="0" w:color="auto"/>
            </w:tcBorders>
            <w:vAlign w:val="center"/>
          </w:tcPr>
          <w:p w14:paraId="269C20C7" w14:textId="77777777" w:rsidR="00FB4C58" w:rsidRPr="00E278F3" w:rsidRDefault="00FB4C58" w:rsidP="003930DE">
            <w:pPr>
              <w:spacing w:line="260" w:lineRule="exact"/>
              <w:rPr>
                <w:ins w:id="179" w:author="USER" w:date="2026-09-25T20:01:00Z" w16du:dateUtc="2026-09-26T00:01:00Z"/>
                <w:rFonts w:ascii="Malgun Gothic" w:eastAsia="Malgun Gothic" w:hAnsi="Malgun Gothic" w:cs="Arial"/>
                <w:color w:val="000000" w:themeColor="text1"/>
                <w:sz w:val="18"/>
                <w:szCs w:val="18"/>
                <w:lang w:eastAsia="ko-KR"/>
              </w:rPr>
            </w:pPr>
          </w:p>
        </w:tc>
        <w:tc>
          <w:tcPr>
            <w:tcW w:w="1134"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EA22D26" w14:textId="77777777" w:rsidR="00FB4C58" w:rsidRPr="00E278F3" w:rsidRDefault="00FB4C58" w:rsidP="00FB4C58">
            <w:pPr>
              <w:spacing w:line="260" w:lineRule="exact"/>
              <w:jc w:val="center"/>
              <w:rPr>
                <w:ins w:id="180" w:author="USER" w:date="2026-09-25T20:01:00Z" w16du:dateUtc="2026-09-26T00:01:00Z"/>
                <w:rFonts w:asciiTheme="majorHAnsi" w:eastAsiaTheme="majorHAnsi" w:hAnsiTheme="majorHAnsi" w:cs="Arial"/>
                <w:b/>
                <w:color w:val="000000" w:themeColor="text1"/>
                <w:sz w:val="18"/>
                <w:szCs w:val="18"/>
                <w:lang w:eastAsia="ko-KR"/>
              </w:rPr>
            </w:pPr>
            <w:ins w:id="181" w:author="USER" w:date="2026-09-25T20:01:00Z" w16du:dateUtc="2026-09-26T00:01:00Z">
              <w:r w:rsidRPr="00E278F3">
                <w:rPr>
                  <w:rFonts w:asciiTheme="majorHAnsi" w:eastAsiaTheme="majorHAnsi" w:hAnsiTheme="majorHAnsi" w:cs="Arial" w:hint="eastAsia"/>
                  <w:b/>
                  <w:color w:val="000000" w:themeColor="text1"/>
                  <w:sz w:val="18"/>
                  <w:szCs w:val="18"/>
                  <w:lang w:eastAsia="zh-HK"/>
                </w:rPr>
                <w:t>AQL</w:t>
              </w:r>
            </w:ins>
          </w:p>
        </w:tc>
        <w:tc>
          <w:tcPr>
            <w:tcW w:w="992" w:type="dxa"/>
            <w:tcBorders>
              <w:top w:val="single" w:sz="6" w:space="0" w:color="auto"/>
              <w:left w:val="single" w:sz="6" w:space="0" w:color="auto"/>
              <w:bottom w:val="single" w:sz="6" w:space="0" w:color="auto"/>
              <w:right w:val="single" w:sz="6" w:space="0" w:color="auto"/>
            </w:tcBorders>
            <w:vAlign w:val="center"/>
          </w:tcPr>
          <w:p w14:paraId="3EAAD762" w14:textId="77777777" w:rsidR="00FB4C58" w:rsidRPr="00FB4C58" w:rsidRDefault="00FB4C58" w:rsidP="00306B1B">
            <w:pPr>
              <w:spacing w:line="260" w:lineRule="exact"/>
              <w:jc w:val="center"/>
              <w:rPr>
                <w:ins w:id="182" w:author="USER" w:date="2026-09-25T20:01:00Z" w16du:dateUtc="2026-09-26T00:01:00Z"/>
                <w:rFonts w:asciiTheme="majorHAnsi" w:eastAsiaTheme="majorHAnsi" w:hAnsiTheme="majorHAnsi"/>
                <w:b/>
                <w:color w:val="000000" w:themeColor="text1"/>
                <w:sz w:val="18"/>
                <w:szCs w:val="18"/>
                <w:lang w:eastAsia="ko-KR"/>
              </w:rPr>
            </w:pPr>
            <w:ins w:id="183" w:author="USER" w:date="2026-09-25T20:01:00Z" w16du:dateUtc="2026-09-26T00:01:00Z">
              <w:r w:rsidRPr="00FB4C58">
                <w:rPr>
                  <w:rFonts w:asciiTheme="majorHAnsi" w:eastAsiaTheme="majorHAnsi" w:hAnsiTheme="majorHAnsi" w:hint="eastAsia"/>
                  <w:b/>
                  <w:color w:val="000000" w:themeColor="text1"/>
                  <w:sz w:val="18"/>
                  <w:szCs w:val="18"/>
                  <w:lang w:eastAsia="ko-KR"/>
                </w:rPr>
                <w:t>Critical</w:t>
              </w:r>
            </w:ins>
          </w:p>
        </w:tc>
        <w:tc>
          <w:tcPr>
            <w:tcW w:w="709" w:type="dxa"/>
            <w:tcBorders>
              <w:top w:val="single" w:sz="6" w:space="0" w:color="auto"/>
              <w:left w:val="single" w:sz="6" w:space="0" w:color="auto"/>
              <w:bottom w:val="single" w:sz="6" w:space="0" w:color="auto"/>
              <w:right w:val="single" w:sz="6" w:space="0" w:color="auto"/>
            </w:tcBorders>
            <w:vAlign w:val="center"/>
          </w:tcPr>
          <w:p w14:paraId="3B159681" w14:textId="77777777" w:rsidR="00FB4C58" w:rsidRPr="00E278F3" w:rsidRDefault="00FB4C58" w:rsidP="00306B1B">
            <w:pPr>
              <w:spacing w:line="260" w:lineRule="exact"/>
              <w:jc w:val="center"/>
              <w:rPr>
                <w:ins w:id="184" w:author="USER" w:date="2026-09-25T20:01:00Z" w16du:dateUtc="2026-09-26T00:01:00Z"/>
                <w:rFonts w:asciiTheme="majorHAnsi" w:eastAsiaTheme="majorHAnsi" w:hAnsiTheme="majorHAnsi"/>
                <w:color w:val="000000" w:themeColor="text1"/>
                <w:sz w:val="18"/>
                <w:szCs w:val="18"/>
                <w:lang w:eastAsia="ko-KR"/>
              </w:rPr>
            </w:pPr>
            <w:ins w:id="185" w:author="USER" w:date="2026-09-25T20:01:00Z" w16du:dateUtc="2026-09-26T00:01:00Z">
              <w:r>
                <w:rPr>
                  <w:rFonts w:asciiTheme="majorHAnsi" w:eastAsiaTheme="majorHAnsi" w:hAnsiTheme="majorHAnsi" w:hint="eastAsia"/>
                  <w:color w:val="000000" w:themeColor="text1"/>
                  <w:sz w:val="18"/>
                  <w:szCs w:val="18"/>
                  <w:lang w:eastAsia="ko-KR"/>
                </w:rPr>
                <w:t>0.0</w:t>
              </w:r>
            </w:ins>
          </w:p>
        </w:tc>
        <w:tc>
          <w:tcPr>
            <w:tcW w:w="882" w:type="dxa"/>
            <w:tcBorders>
              <w:top w:val="single" w:sz="6" w:space="0" w:color="auto"/>
              <w:left w:val="single" w:sz="6" w:space="0" w:color="auto"/>
              <w:bottom w:val="single" w:sz="6" w:space="0" w:color="auto"/>
              <w:right w:val="single" w:sz="6" w:space="0" w:color="auto"/>
            </w:tcBorders>
            <w:vAlign w:val="center"/>
          </w:tcPr>
          <w:p w14:paraId="463BACC7" w14:textId="77777777" w:rsidR="00FB4C58" w:rsidRPr="00E278F3" w:rsidRDefault="00FB4C58" w:rsidP="00306B1B">
            <w:pPr>
              <w:spacing w:line="260" w:lineRule="exact"/>
              <w:jc w:val="center"/>
              <w:rPr>
                <w:ins w:id="186" w:author="USER" w:date="2026-09-25T20:01:00Z" w16du:dateUtc="2026-09-26T00:01:00Z"/>
                <w:rFonts w:asciiTheme="majorHAnsi" w:eastAsiaTheme="majorHAnsi" w:hAnsiTheme="majorHAnsi"/>
                <w:color w:val="000000" w:themeColor="text1"/>
                <w:sz w:val="18"/>
                <w:szCs w:val="18"/>
                <w:lang w:eastAsia="ko-KR"/>
              </w:rPr>
            </w:pPr>
            <w:ins w:id="187" w:author="USER" w:date="2026-09-25T20:01:00Z" w16du:dateUtc="2026-09-26T00:01:00Z">
              <w:r>
                <w:rPr>
                  <w:rFonts w:ascii="Malgun Gothic" w:eastAsia="Malgun Gothic" w:hAnsi="Malgun Gothic" w:cs="Arial" w:hint="eastAsia"/>
                  <w:b/>
                  <w:color w:val="000000" w:themeColor="text1"/>
                  <w:sz w:val="18"/>
                  <w:szCs w:val="18"/>
                  <w:lang w:eastAsia="ko-KR"/>
                </w:rPr>
                <w:t>Major</w:t>
              </w:r>
            </w:ins>
          </w:p>
        </w:tc>
        <w:tc>
          <w:tcPr>
            <w:tcW w:w="535" w:type="dxa"/>
            <w:tcBorders>
              <w:top w:val="single" w:sz="6" w:space="0" w:color="auto"/>
              <w:left w:val="single" w:sz="6" w:space="0" w:color="auto"/>
              <w:bottom w:val="single" w:sz="6" w:space="0" w:color="auto"/>
              <w:right w:val="single" w:sz="6" w:space="0" w:color="auto"/>
            </w:tcBorders>
            <w:vAlign w:val="center"/>
          </w:tcPr>
          <w:p w14:paraId="7A6026EE" w14:textId="77777777" w:rsidR="00FB4C58" w:rsidRPr="003930DE" w:rsidRDefault="00FB4C58" w:rsidP="00306B1B">
            <w:pPr>
              <w:spacing w:line="260" w:lineRule="exact"/>
              <w:jc w:val="center"/>
              <w:rPr>
                <w:ins w:id="188" w:author="USER" w:date="2026-09-25T20:01:00Z" w16du:dateUtc="2026-09-26T00:01:00Z"/>
                <w:rFonts w:asciiTheme="majorHAnsi" w:eastAsiaTheme="majorHAnsi" w:hAnsiTheme="majorHAnsi"/>
                <w:color w:val="000000" w:themeColor="text1"/>
                <w:sz w:val="16"/>
                <w:szCs w:val="16"/>
                <w:lang w:eastAsia="ko-KR"/>
              </w:rPr>
            </w:pPr>
          </w:p>
        </w:tc>
        <w:tc>
          <w:tcPr>
            <w:tcW w:w="992" w:type="dxa"/>
            <w:tcBorders>
              <w:top w:val="single" w:sz="6" w:space="0" w:color="auto"/>
              <w:left w:val="single" w:sz="6" w:space="0" w:color="auto"/>
              <w:bottom w:val="single" w:sz="6" w:space="0" w:color="auto"/>
              <w:right w:val="single" w:sz="6" w:space="0" w:color="auto"/>
            </w:tcBorders>
            <w:vAlign w:val="center"/>
          </w:tcPr>
          <w:p w14:paraId="55C27417" w14:textId="77777777" w:rsidR="00FB4C58" w:rsidRPr="00306B1B" w:rsidRDefault="00FB4C58" w:rsidP="00306B1B">
            <w:pPr>
              <w:spacing w:line="260" w:lineRule="exact"/>
              <w:jc w:val="center"/>
              <w:rPr>
                <w:ins w:id="189" w:author="USER" w:date="2026-09-25T20:01:00Z" w16du:dateUtc="2026-09-26T00:01:00Z"/>
                <w:rFonts w:asciiTheme="majorHAnsi" w:eastAsiaTheme="majorHAnsi" w:hAnsiTheme="majorHAnsi"/>
                <w:b/>
                <w:color w:val="000000" w:themeColor="text1"/>
                <w:sz w:val="18"/>
                <w:szCs w:val="18"/>
                <w:lang w:eastAsia="ko-KR"/>
              </w:rPr>
            </w:pPr>
            <w:ins w:id="190" w:author="USER" w:date="2026-09-25T20:01:00Z" w16du:dateUtc="2026-09-26T00:01:00Z">
              <w:r w:rsidRPr="00306B1B">
                <w:rPr>
                  <w:rFonts w:asciiTheme="majorHAnsi" w:eastAsiaTheme="majorHAnsi" w:hAnsiTheme="majorHAnsi" w:hint="eastAsia"/>
                  <w:b/>
                  <w:color w:val="000000" w:themeColor="text1"/>
                  <w:sz w:val="18"/>
                  <w:szCs w:val="18"/>
                  <w:lang w:eastAsia="ko-KR"/>
                </w:rPr>
                <w:t>Minor</w:t>
              </w:r>
            </w:ins>
          </w:p>
        </w:tc>
        <w:tc>
          <w:tcPr>
            <w:tcW w:w="537" w:type="dxa"/>
            <w:tcBorders>
              <w:top w:val="single" w:sz="6" w:space="0" w:color="auto"/>
              <w:left w:val="single" w:sz="6" w:space="0" w:color="auto"/>
              <w:bottom w:val="single" w:sz="6" w:space="0" w:color="auto"/>
              <w:right w:val="single" w:sz="12" w:space="0" w:color="auto"/>
            </w:tcBorders>
            <w:vAlign w:val="center"/>
          </w:tcPr>
          <w:p w14:paraId="1FEC8B52" w14:textId="77777777" w:rsidR="00FB4C58" w:rsidRPr="003930DE" w:rsidRDefault="00FB4C58" w:rsidP="00DC4472">
            <w:pPr>
              <w:spacing w:line="260" w:lineRule="exact"/>
              <w:rPr>
                <w:ins w:id="191" w:author="USER" w:date="2026-09-25T20:01:00Z" w16du:dateUtc="2026-09-26T00:01:00Z"/>
                <w:rFonts w:asciiTheme="majorHAnsi" w:eastAsiaTheme="majorHAnsi" w:hAnsiTheme="majorHAnsi"/>
                <w:color w:val="000000" w:themeColor="text1"/>
                <w:sz w:val="16"/>
                <w:szCs w:val="16"/>
                <w:lang w:eastAsia="ko-KR"/>
              </w:rPr>
            </w:pPr>
          </w:p>
        </w:tc>
      </w:tr>
      <w:tr w:rsidR="001E0D0F" w:rsidRPr="006B3979" w14:paraId="1264550C" w14:textId="77777777" w:rsidTr="00FB4C58">
        <w:trPr>
          <w:trHeight w:val="340"/>
          <w:ins w:id="192" w:author="USER" w:date="2026-09-25T20:01:00Z" w16du:dateUtc="2026-09-26T00:01:00Z"/>
        </w:trPr>
        <w:tc>
          <w:tcPr>
            <w:tcW w:w="209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42D4A8E" w14:textId="77777777" w:rsidR="000E1920" w:rsidRPr="00E278F3" w:rsidRDefault="00306B1B" w:rsidP="00B11C17">
            <w:pPr>
              <w:spacing w:line="260" w:lineRule="exact"/>
              <w:rPr>
                <w:ins w:id="193" w:author="USER" w:date="2026-09-25T20:01:00Z" w16du:dateUtc="2026-09-26T00:01:00Z"/>
                <w:rFonts w:ascii="Malgun Gothic" w:eastAsia="Malgun Gothic" w:hAnsi="Malgun Gothic" w:cs="Arial"/>
                <w:b/>
                <w:color w:val="000000" w:themeColor="text1"/>
                <w:sz w:val="18"/>
                <w:szCs w:val="18"/>
                <w:lang w:eastAsia="ko-KR"/>
              </w:rPr>
            </w:pPr>
            <w:ins w:id="194" w:author="USER" w:date="2026-09-25T20:01:00Z" w16du:dateUtc="2026-09-26T00:01:00Z">
              <w:r>
                <w:rPr>
                  <w:rFonts w:ascii="Malgun Gothic" w:eastAsia="Malgun Gothic" w:hAnsi="Malgun Gothic" w:cs="Arial" w:hint="eastAsia"/>
                  <w:b/>
                  <w:color w:val="000000" w:themeColor="text1"/>
                  <w:sz w:val="18"/>
                  <w:szCs w:val="18"/>
                  <w:lang w:eastAsia="ko-KR"/>
                </w:rPr>
                <w:t>Inspection level</w:t>
              </w:r>
            </w:ins>
          </w:p>
        </w:tc>
        <w:tc>
          <w:tcPr>
            <w:tcW w:w="2977" w:type="dxa"/>
            <w:gridSpan w:val="2"/>
            <w:tcBorders>
              <w:top w:val="single" w:sz="6" w:space="0" w:color="auto"/>
              <w:left w:val="single" w:sz="6" w:space="0" w:color="auto"/>
              <w:bottom w:val="single" w:sz="6" w:space="0" w:color="auto"/>
              <w:right w:val="single" w:sz="6" w:space="0" w:color="auto"/>
            </w:tcBorders>
            <w:vAlign w:val="center"/>
          </w:tcPr>
          <w:p w14:paraId="2891E5FB" w14:textId="77777777" w:rsidR="000E1920" w:rsidRPr="00E278F3" w:rsidRDefault="000E1920" w:rsidP="003930DE">
            <w:pPr>
              <w:spacing w:line="260" w:lineRule="exact"/>
              <w:rPr>
                <w:ins w:id="195" w:author="USER" w:date="2026-09-25T20:01:00Z" w16du:dateUtc="2026-09-26T00:01:00Z"/>
                <w:rFonts w:ascii="Malgun Gothic" w:eastAsia="Malgun Gothic" w:hAnsi="Malgun Gothic" w:cs="Arial"/>
                <w:color w:val="000000" w:themeColor="text1"/>
                <w:sz w:val="18"/>
                <w:szCs w:val="18"/>
                <w:lang w:eastAsia="ko-KR"/>
              </w:rPr>
            </w:pPr>
          </w:p>
        </w:tc>
        <w:tc>
          <w:tcPr>
            <w:tcW w:w="2126"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0309119" w14:textId="77777777" w:rsidR="000E1920" w:rsidRPr="00E278F3" w:rsidRDefault="00FB4C58" w:rsidP="00B11C17">
            <w:pPr>
              <w:spacing w:line="260" w:lineRule="exact"/>
              <w:rPr>
                <w:ins w:id="196" w:author="USER" w:date="2026-09-25T20:01:00Z" w16du:dateUtc="2026-09-26T00:01:00Z"/>
                <w:rFonts w:ascii="Malgun Gothic" w:eastAsia="Malgun Gothic" w:hAnsi="Malgun Gothic" w:cs="Arial"/>
                <w:b/>
                <w:color w:val="000000" w:themeColor="text1"/>
                <w:sz w:val="18"/>
                <w:szCs w:val="18"/>
                <w:lang w:eastAsia="ko-KR"/>
              </w:rPr>
            </w:pPr>
            <w:ins w:id="197" w:author="USER" w:date="2026-09-25T20:01:00Z" w16du:dateUtc="2026-09-26T00:01:00Z">
              <w:r>
                <w:rPr>
                  <w:rFonts w:ascii="Malgun Gothic" w:eastAsia="Malgun Gothic" w:hAnsi="Malgun Gothic" w:cs="Arial"/>
                  <w:b/>
                  <w:color w:val="000000" w:themeColor="text1"/>
                  <w:sz w:val="18"/>
                  <w:szCs w:val="18"/>
                  <w:lang w:eastAsia="ko-KR"/>
                </w:rPr>
                <w:t>Limit defect rate (</w:t>
              </w:r>
              <w:r w:rsidRPr="00FB4C58">
                <w:rPr>
                  <w:rFonts w:ascii="Malgun Gothic" w:eastAsia="Malgun Gothic" w:hAnsi="Malgun Gothic" w:cs="Arial"/>
                  <w:b/>
                  <w:color w:val="000000" w:themeColor="text1"/>
                  <w:sz w:val="18"/>
                  <w:szCs w:val="18"/>
                  <w:lang w:eastAsia="ko-KR"/>
                </w:rPr>
                <w:t>%)</w:t>
              </w:r>
            </w:ins>
          </w:p>
        </w:tc>
        <w:tc>
          <w:tcPr>
            <w:tcW w:w="3655" w:type="dxa"/>
            <w:gridSpan w:val="5"/>
            <w:tcBorders>
              <w:top w:val="single" w:sz="6" w:space="0" w:color="auto"/>
              <w:left w:val="single" w:sz="6" w:space="0" w:color="auto"/>
              <w:bottom w:val="single" w:sz="6" w:space="0" w:color="auto"/>
              <w:right w:val="single" w:sz="12" w:space="0" w:color="auto"/>
            </w:tcBorders>
            <w:vAlign w:val="center"/>
          </w:tcPr>
          <w:p w14:paraId="623B276C" w14:textId="77777777" w:rsidR="000E1920" w:rsidRPr="00E278F3" w:rsidRDefault="000E1920" w:rsidP="00B11C17">
            <w:pPr>
              <w:spacing w:line="260" w:lineRule="exact"/>
              <w:rPr>
                <w:ins w:id="198" w:author="USER" w:date="2026-09-25T20:01:00Z" w16du:dateUtc="2026-09-26T00:01:00Z"/>
                <w:rFonts w:ascii="Malgun Gothic" w:eastAsia="Malgun Gothic" w:hAnsi="Malgun Gothic" w:cs="Arial"/>
                <w:color w:val="000000" w:themeColor="text1"/>
                <w:sz w:val="18"/>
                <w:szCs w:val="18"/>
                <w:lang w:eastAsia="ko-KR"/>
              </w:rPr>
            </w:pPr>
          </w:p>
        </w:tc>
      </w:tr>
      <w:tr w:rsidR="00FB4C58" w:rsidRPr="006B3979" w14:paraId="2A735C33" w14:textId="77777777" w:rsidTr="00FB4C58">
        <w:trPr>
          <w:trHeight w:val="340"/>
          <w:ins w:id="199" w:author="USER" w:date="2026-09-25T20:01:00Z" w16du:dateUtc="2026-09-26T00:01:00Z"/>
        </w:trPr>
        <w:tc>
          <w:tcPr>
            <w:tcW w:w="3936" w:type="dxa"/>
            <w:gridSpan w:val="2"/>
            <w:tcBorders>
              <w:top w:val="single" w:sz="6" w:space="0" w:color="auto"/>
              <w:left w:val="single" w:sz="12" w:space="0" w:color="auto"/>
              <w:bottom w:val="single" w:sz="12" w:space="0" w:color="auto"/>
              <w:right w:val="single" w:sz="6" w:space="0" w:color="auto"/>
            </w:tcBorders>
            <w:shd w:val="clear" w:color="auto" w:fill="D9D9D9" w:themeFill="background1" w:themeFillShade="D9"/>
            <w:vAlign w:val="center"/>
          </w:tcPr>
          <w:p w14:paraId="2E1F640F" w14:textId="77777777" w:rsidR="00FB4C58" w:rsidRDefault="00FB4C58" w:rsidP="00B11C17">
            <w:pPr>
              <w:spacing w:line="260" w:lineRule="exact"/>
              <w:rPr>
                <w:ins w:id="200" w:author="USER" w:date="2026-09-25T20:01:00Z" w16du:dateUtc="2026-09-26T00:01:00Z"/>
                <w:rFonts w:ascii="Malgun Gothic" w:eastAsia="Malgun Gothic" w:hAnsi="Malgun Gothic" w:cs="Arial"/>
                <w:b/>
                <w:color w:val="000000" w:themeColor="text1"/>
                <w:sz w:val="18"/>
                <w:szCs w:val="18"/>
                <w:lang w:eastAsia="ko-KR"/>
              </w:rPr>
            </w:pPr>
            <w:ins w:id="201" w:author="USER" w:date="2026-09-25T20:01:00Z" w16du:dateUtc="2026-09-26T00:01:00Z">
              <w:r>
                <w:rPr>
                  <w:rFonts w:ascii="Malgun Gothic" w:eastAsia="Malgun Gothic" w:hAnsi="Malgun Gothic" w:cs="Arial" w:hint="eastAsia"/>
                  <w:b/>
                  <w:color w:val="000000" w:themeColor="text1"/>
                  <w:sz w:val="18"/>
                  <w:szCs w:val="18"/>
                  <w:lang w:eastAsia="ko-KR"/>
                </w:rPr>
                <w:t>Fabric Inspection -Defect point system</w:t>
              </w:r>
            </w:ins>
          </w:p>
        </w:tc>
        <w:tc>
          <w:tcPr>
            <w:tcW w:w="6915" w:type="dxa"/>
            <w:gridSpan w:val="8"/>
            <w:tcBorders>
              <w:top w:val="single" w:sz="6" w:space="0" w:color="auto"/>
              <w:left w:val="single" w:sz="6" w:space="0" w:color="auto"/>
              <w:bottom w:val="single" w:sz="12" w:space="0" w:color="auto"/>
              <w:right w:val="single" w:sz="12" w:space="0" w:color="auto"/>
            </w:tcBorders>
            <w:vAlign w:val="center"/>
          </w:tcPr>
          <w:p w14:paraId="054E5DDB" w14:textId="77777777" w:rsidR="00FB4C58" w:rsidRPr="00FB4C58" w:rsidRDefault="00FB4C58" w:rsidP="00B11C17">
            <w:pPr>
              <w:spacing w:line="260" w:lineRule="exact"/>
              <w:rPr>
                <w:ins w:id="202" w:author="USER" w:date="2026-09-25T20:01:00Z" w16du:dateUtc="2026-09-26T00:01:00Z"/>
                <w:rFonts w:ascii="Malgun Gothic" w:eastAsia="Malgun Gothic" w:hAnsi="Malgun Gothic" w:cs="Arial"/>
                <w:color w:val="000000" w:themeColor="text1"/>
                <w:sz w:val="18"/>
                <w:szCs w:val="18"/>
                <w:lang w:eastAsia="ko-KR"/>
              </w:rPr>
            </w:pPr>
          </w:p>
        </w:tc>
      </w:tr>
    </w:tbl>
    <w:p w14:paraId="26A4C880" w14:textId="77777777" w:rsidR="00451C6F" w:rsidRPr="00F37AF0" w:rsidRDefault="00451C6F" w:rsidP="004048A2">
      <w:pPr>
        <w:jc w:val="right"/>
        <w:rPr>
          <w:ins w:id="203" w:author="USER" w:date="2026-09-25T20:01:00Z" w16du:dateUtc="2026-09-26T00:01:00Z"/>
          <w:rFonts w:eastAsiaTheme="minorEastAsia"/>
          <w:sz w:val="10"/>
          <w:szCs w:val="10"/>
          <w:lang w:eastAsia="ko-KR"/>
        </w:rPr>
      </w:pPr>
    </w:p>
    <w:tbl>
      <w:tblPr>
        <w:tblpPr w:leftFromText="142" w:rightFromText="142" w:vertAnchor="text" w:tblpXSpec="center" w:tblpY="1"/>
        <w:tblOverlap w:val="never"/>
        <w:tblW w:w="108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F" w:firstRow="1" w:lastRow="0" w:firstColumn="1" w:lastColumn="0" w:noHBand="0" w:noVBand="0"/>
      </w:tblPr>
      <w:tblGrid>
        <w:gridCol w:w="10851"/>
      </w:tblGrid>
      <w:tr w:rsidR="00F37AF0" w:rsidRPr="006B3979" w14:paraId="6C270019" w14:textId="77777777" w:rsidTr="004048A2">
        <w:trPr>
          <w:trHeight w:val="369"/>
          <w:ins w:id="204" w:author="USER" w:date="2026-09-25T20:01:00Z" w16du:dateUtc="2026-09-26T00:01:00Z"/>
        </w:trPr>
        <w:tc>
          <w:tcPr>
            <w:tcW w:w="10851" w:type="dxa"/>
            <w:shd w:val="clear" w:color="auto" w:fill="D5DCE4" w:themeFill="text2" w:themeFillTint="33"/>
            <w:vAlign w:val="center"/>
          </w:tcPr>
          <w:p w14:paraId="1AACA447" w14:textId="77777777" w:rsidR="00F37AF0" w:rsidRPr="00CC577A" w:rsidRDefault="009713C0" w:rsidP="00F83FBB">
            <w:pPr>
              <w:spacing w:line="260" w:lineRule="exact"/>
              <w:rPr>
                <w:ins w:id="205" w:author="USER" w:date="2026-09-25T20:01:00Z" w16du:dateUtc="2026-09-26T00:01:00Z"/>
                <w:rFonts w:ascii="Malgun Gothic" w:eastAsia="Malgun Gothic" w:hAnsi="Malgun Gothic" w:cs="Arial"/>
                <w:b/>
                <w:color w:val="FF0000"/>
                <w:sz w:val="20"/>
                <w:szCs w:val="20"/>
                <w:lang w:eastAsia="ko-KR"/>
              </w:rPr>
            </w:pPr>
            <w:ins w:id="206" w:author="USER" w:date="2026-09-25T20:01:00Z" w16du:dateUtc="2026-09-26T00:01:00Z">
              <w:r>
                <w:rPr>
                  <w:rFonts w:asciiTheme="majorHAnsi" w:eastAsiaTheme="majorHAnsi" w:hAnsiTheme="majorHAnsi" w:hint="eastAsia"/>
                  <w:b/>
                  <w:sz w:val="20"/>
                  <w:szCs w:val="20"/>
                  <w:lang w:eastAsia="ko-KR"/>
                </w:rPr>
                <w:t>8</w:t>
              </w:r>
              <w:r w:rsidR="00F37AF0">
                <w:rPr>
                  <w:rFonts w:asciiTheme="majorHAnsi" w:eastAsiaTheme="majorHAnsi" w:hAnsiTheme="majorHAnsi" w:hint="eastAsia"/>
                  <w:b/>
                  <w:sz w:val="20"/>
                  <w:szCs w:val="20"/>
                  <w:lang w:eastAsia="ko-KR"/>
                </w:rPr>
                <w:t xml:space="preserve">. </w:t>
              </w:r>
              <w:r w:rsidR="001A1173">
                <w:rPr>
                  <w:rFonts w:asciiTheme="majorHAnsi" w:eastAsiaTheme="majorHAnsi" w:hAnsiTheme="majorHAnsi" w:hint="eastAsia"/>
                  <w:b/>
                  <w:sz w:val="20"/>
                  <w:szCs w:val="20"/>
                  <w:lang w:eastAsia="ko-KR"/>
                </w:rPr>
                <w:t xml:space="preserve">Special </w:t>
              </w:r>
              <w:r w:rsidR="00FB4C58">
                <w:rPr>
                  <w:rFonts w:asciiTheme="majorHAnsi" w:eastAsiaTheme="majorHAnsi" w:hAnsiTheme="majorHAnsi" w:hint="eastAsia"/>
                  <w:b/>
                  <w:sz w:val="20"/>
                  <w:szCs w:val="20"/>
                  <w:lang w:eastAsia="ko-KR"/>
                </w:rPr>
                <w:t>Requir</w:t>
              </w:r>
              <w:r w:rsidR="001566C3">
                <w:rPr>
                  <w:rFonts w:asciiTheme="majorHAnsi" w:eastAsiaTheme="majorHAnsi" w:hAnsiTheme="majorHAnsi" w:hint="eastAsia"/>
                  <w:b/>
                  <w:sz w:val="20"/>
                  <w:szCs w:val="20"/>
                  <w:lang w:eastAsia="ko-KR"/>
                </w:rPr>
                <w:t>e</w:t>
              </w:r>
              <w:r w:rsidR="00FB4C58">
                <w:rPr>
                  <w:rFonts w:asciiTheme="majorHAnsi" w:eastAsiaTheme="majorHAnsi" w:hAnsiTheme="majorHAnsi" w:hint="eastAsia"/>
                  <w:b/>
                  <w:sz w:val="20"/>
                  <w:szCs w:val="20"/>
                  <w:lang w:eastAsia="ko-KR"/>
                </w:rPr>
                <w:t>ment</w:t>
              </w:r>
            </w:ins>
          </w:p>
        </w:tc>
      </w:tr>
      <w:tr w:rsidR="00F37AF0" w:rsidRPr="006B3979" w14:paraId="1E0734A8" w14:textId="77777777" w:rsidTr="004048A2">
        <w:trPr>
          <w:trHeight w:val="340"/>
          <w:ins w:id="207" w:author="USER" w:date="2026-09-25T20:01:00Z" w16du:dateUtc="2026-09-26T00:01:00Z"/>
        </w:trPr>
        <w:tc>
          <w:tcPr>
            <w:tcW w:w="10851" w:type="dxa"/>
            <w:vAlign w:val="center"/>
          </w:tcPr>
          <w:p w14:paraId="2F3BA3C9" w14:textId="77777777" w:rsidR="00F37AF0" w:rsidRPr="00F83FBB" w:rsidRDefault="00F37AF0" w:rsidP="00DC4472">
            <w:pPr>
              <w:spacing w:line="260" w:lineRule="exact"/>
              <w:jc w:val="both"/>
              <w:rPr>
                <w:ins w:id="208" w:author="USER" w:date="2026-09-25T20:01:00Z" w16du:dateUtc="2026-09-26T00:01:00Z"/>
                <w:rFonts w:asciiTheme="majorHAnsi" w:eastAsiaTheme="majorHAnsi" w:hAnsiTheme="majorHAnsi"/>
                <w:color w:val="000000" w:themeColor="text1"/>
                <w:sz w:val="18"/>
                <w:szCs w:val="18"/>
                <w:lang w:eastAsia="ko-KR"/>
              </w:rPr>
            </w:pPr>
          </w:p>
        </w:tc>
      </w:tr>
      <w:tr w:rsidR="00F37AF0" w:rsidRPr="006B3979" w14:paraId="4A8D059C" w14:textId="77777777" w:rsidTr="004048A2">
        <w:trPr>
          <w:trHeight w:val="340"/>
          <w:ins w:id="209" w:author="USER" w:date="2026-09-25T20:01:00Z" w16du:dateUtc="2026-09-26T00:01:00Z"/>
        </w:trPr>
        <w:tc>
          <w:tcPr>
            <w:tcW w:w="10851" w:type="dxa"/>
            <w:vAlign w:val="center"/>
          </w:tcPr>
          <w:p w14:paraId="157BD452" w14:textId="77777777" w:rsidR="00F37AF0" w:rsidRPr="00F83FBB" w:rsidRDefault="00F37AF0" w:rsidP="00DC4472">
            <w:pPr>
              <w:spacing w:line="260" w:lineRule="exact"/>
              <w:jc w:val="both"/>
              <w:rPr>
                <w:ins w:id="210" w:author="USER" w:date="2026-09-25T20:01:00Z" w16du:dateUtc="2026-09-26T00:01:00Z"/>
                <w:rFonts w:asciiTheme="majorHAnsi" w:eastAsiaTheme="majorHAnsi" w:hAnsiTheme="majorHAnsi"/>
                <w:color w:val="000000" w:themeColor="text1"/>
                <w:sz w:val="18"/>
                <w:szCs w:val="18"/>
                <w:lang w:eastAsia="ko-KR"/>
              </w:rPr>
            </w:pPr>
          </w:p>
        </w:tc>
      </w:tr>
      <w:tr w:rsidR="00F37AF0" w:rsidRPr="006B3979" w14:paraId="3A29BCEC" w14:textId="77777777" w:rsidTr="004048A2">
        <w:trPr>
          <w:trHeight w:val="340"/>
          <w:ins w:id="211" w:author="USER" w:date="2026-09-25T20:01:00Z" w16du:dateUtc="2026-09-26T00:01:00Z"/>
        </w:trPr>
        <w:tc>
          <w:tcPr>
            <w:tcW w:w="10851" w:type="dxa"/>
            <w:vAlign w:val="center"/>
          </w:tcPr>
          <w:p w14:paraId="1F1D17E0" w14:textId="77777777" w:rsidR="00F37AF0" w:rsidRPr="00F83FBB" w:rsidRDefault="00F37AF0" w:rsidP="00DC4472">
            <w:pPr>
              <w:spacing w:line="260" w:lineRule="exact"/>
              <w:jc w:val="both"/>
              <w:rPr>
                <w:ins w:id="212" w:author="USER" w:date="2026-09-25T20:01:00Z" w16du:dateUtc="2026-09-26T00:01:00Z"/>
                <w:rFonts w:asciiTheme="majorHAnsi" w:eastAsiaTheme="majorHAnsi" w:hAnsiTheme="majorHAnsi"/>
                <w:color w:val="000000" w:themeColor="text1"/>
                <w:sz w:val="18"/>
                <w:szCs w:val="18"/>
                <w:lang w:eastAsia="ko-KR"/>
              </w:rPr>
            </w:pPr>
          </w:p>
        </w:tc>
      </w:tr>
    </w:tbl>
    <w:p w14:paraId="6E418DB0" w14:textId="77777777" w:rsidR="00F83FBB" w:rsidRPr="009713C0" w:rsidRDefault="00F83FBB" w:rsidP="00451C6F">
      <w:pPr>
        <w:pStyle w:val="NormalWeb"/>
        <w:spacing w:before="0" w:beforeAutospacing="0" w:after="0" w:afterAutospacing="0"/>
        <w:jc w:val="both"/>
        <w:rPr>
          <w:ins w:id="213" w:author="USER" w:date="2026-09-25T20:01:00Z" w16du:dateUtc="2026-09-26T00:01:00Z"/>
          <w:rFonts w:asciiTheme="majorHAnsi" w:eastAsiaTheme="majorHAnsi" w:hAnsiTheme="majorHAnsi" w:cs="Arial"/>
          <w:b/>
          <w:bCs/>
          <w:color w:val="000000"/>
          <w:sz w:val="10"/>
          <w:szCs w:val="10"/>
        </w:rPr>
      </w:pPr>
    </w:p>
    <w:tbl>
      <w:tblPr>
        <w:tblpPr w:leftFromText="142" w:rightFromText="142" w:vertAnchor="text" w:tblpXSpec="center" w:tblpY="1"/>
        <w:tblOverlap w:val="never"/>
        <w:tblW w:w="108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F" w:firstRow="1" w:lastRow="0" w:firstColumn="1" w:lastColumn="0" w:noHBand="0" w:noVBand="0"/>
      </w:tblPr>
      <w:tblGrid>
        <w:gridCol w:w="2235"/>
        <w:gridCol w:w="1275"/>
        <w:gridCol w:w="1134"/>
        <w:gridCol w:w="2835"/>
        <w:gridCol w:w="935"/>
        <w:gridCol w:w="2437"/>
      </w:tblGrid>
      <w:tr w:rsidR="009713C0" w:rsidRPr="006B3979" w14:paraId="4F14C910" w14:textId="77777777" w:rsidTr="001A1173">
        <w:trPr>
          <w:trHeight w:val="400"/>
          <w:ins w:id="214" w:author="USER" w:date="2026-09-25T20:01:00Z" w16du:dateUtc="2026-09-26T00:01:00Z"/>
        </w:trPr>
        <w:tc>
          <w:tcPr>
            <w:tcW w:w="2235" w:type="dxa"/>
            <w:vAlign w:val="center"/>
          </w:tcPr>
          <w:p w14:paraId="63E57E9D" w14:textId="77777777" w:rsidR="009713C0" w:rsidRPr="00F83FBB" w:rsidRDefault="001A1173" w:rsidP="00452B1E">
            <w:pPr>
              <w:spacing w:line="260" w:lineRule="exact"/>
              <w:jc w:val="right"/>
              <w:rPr>
                <w:ins w:id="215" w:author="USER" w:date="2026-09-25T20:01:00Z" w16du:dateUtc="2026-09-26T00:01:00Z"/>
                <w:rFonts w:ascii="Malgun Gothic" w:eastAsia="Malgun Gothic" w:hAnsi="Malgun Gothic" w:cs="Arial"/>
                <w:b/>
                <w:color w:val="000000" w:themeColor="text1"/>
                <w:sz w:val="18"/>
                <w:szCs w:val="18"/>
                <w:lang w:eastAsia="ko-KR"/>
              </w:rPr>
            </w:pPr>
            <w:ins w:id="216" w:author="USER" w:date="2026-09-25T20:01:00Z" w16du:dateUtc="2026-09-26T00:01:00Z">
              <w:r>
                <w:rPr>
                  <w:rFonts w:ascii="Malgun Gothic" w:eastAsia="Malgun Gothic" w:hAnsi="Malgun Gothic" w:cs="Arial" w:hint="eastAsia"/>
                  <w:b/>
                  <w:color w:val="000000" w:themeColor="text1"/>
                  <w:sz w:val="18"/>
                  <w:szCs w:val="18"/>
                  <w:lang w:eastAsia="ko-KR"/>
                </w:rPr>
                <w:t>Booking form sent to:</w:t>
              </w:r>
            </w:ins>
          </w:p>
        </w:tc>
        <w:tc>
          <w:tcPr>
            <w:tcW w:w="1275" w:type="dxa"/>
            <w:vAlign w:val="center"/>
          </w:tcPr>
          <w:p w14:paraId="7637399A" w14:textId="77777777" w:rsidR="009713C0" w:rsidRPr="009713C0" w:rsidRDefault="009713C0" w:rsidP="00DC4472">
            <w:pPr>
              <w:spacing w:line="260" w:lineRule="exact"/>
              <w:rPr>
                <w:ins w:id="217" w:author="USER" w:date="2026-09-25T20:01:00Z" w16du:dateUtc="2026-09-26T00:01:00Z"/>
                <w:rFonts w:ascii="Malgun Gothic" w:eastAsia="Malgun Gothic" w:hAnsi="Malgun Gothic" w:cs="Arial"/>
                <w:color w:val="000000" w:themeColor="text1"/>
                <w:sz w:val="18"/>
                <w:szCs w:val="18"/>
                <w:lang w:eastAsia="ko-KR"/>
              </w:rPr>
            </w:pPr>
          </w:p>
        </w:tc>
        <w:tc>
          <w:tcPr>
            <w:tcW w:w="1134" w:type="dxa"/>
            <w:vAlign w:val="center"/>
          </w:tcPr>
          <w:p w14:paraId="3FA9D0B7" w14:textId="77777777" w:rsidR="009713C0" w:rsidRPr="009713C0" w:rsidRDefault="009713C0" w:rsidP="004048A2">
            <w:pPr>
              <w:spacing w:line="260" w:lineRule="exact"/>
              <w:ind w:right="180"/>
              <w:rPr>
                <w:ins w:id="218" w:author="USER" w:date="2026-09-25T20:01:00Z" w16du:dateUtc="2026-09-26T00:01:00Z"/>
                <w:rFonts w:ascii="Malgun Gothic" w:eastAsia="Malgun Gothic" w:hAnsi="Malgun Gothic" w:cs="Arial"/>
                <w:color w:val="000000" w:themeColor="text1"/>
                <w:sz w:val="18"/>
                <w:szCs w:val="18"/>
                <w:lang w:eastAsia="ko-KR"/>
              </w:rPr>
            </w:pPr>
            <w:ins w:id="219" w:author="USER" w:date="2026-09-25T20:01:00Z" w16du:dateUtc="2026-09-26T00:01:00Z">
              <w:r w:rsidRPr="00E278F3">
                <w:rPr>
                  <w:rFonts w:asciiTheme="majorHAnsi" w:eastAsiaTheme="majorHAnsi" w:hAnsiTheme="majorHAnsi"/>
                  <w:b/>
                  <w:color w:val="000000" w:themeColor="text1"/>
                  <w:sz w:val="18"/>
                  <w:szCs w:val="18"/>
                  <w:lang w:eastAsia="ko-KR"/>
                </w:rPr>
                <w:t>Email:</w:t>
              </w:r>
            </w:ins>
          </w:p>
        </w:tc>
        <w:tc>
          <w:tcPr>
            <w:tcW w:w="2835" w:type="dxa"/>
            <w:vAlign w:val="center"/>
          </w:tcPr>
          <w:p w14:paraId="70B8DB69" w14:textId="77777777" w:rsidR="009713C0" w:rsidRPr="009713C0" w:rsidRDefault="009713C0" w:rsidP="00DC4472">
            <w:pPr>
              <w:spacing w:line="260" w:lineRule="exact"/>
              <w:rPr>
                <w:ins w:id="220" w:author="USER" w:date="2026-09-25T20:01:00Z" w16du:dateUtc="2026-09-26T00:01:00Z"/>
                <w:rFonts w:ascii="Malgun Gothic" w:eastAsia="Malgun Gothic" w:hAnsi="Malgun Gothic" w:cs="Arial"/>
                <w:color w:val="000000" w:themeColor="text1"/>
                <w:sz w:val="18"/>
                <w:szCs w:val="18"/>
                <w:lang w:eastAsia="ko-KR"/>
              </w:rPr>
            </w:pPr>
          </w:p>
        </w:tc>
        <w:tc>
          <w:tcPr>
            <w:tcW w:w="935" w:type="dxa"/>
            <w:vAlign w:val="center"/>
          </w:tcPr>
          <w:p w14:paraId="7EC650AA" w14:textId="77777777" w:rsidR="009713C0" w:rsidRPr="009713C0" w:rsidRDefault="009713C0" w:rsidP="004048A2">
            <w:pPr>
              <w:spacing w:line="260" w:lineRule="exact"/>
              <w:jc w:val="right"/>
              <w:rPr>
                <w:ins w:id="221" w:author="USER" w:date="2026-09-25T20:01:00Z" w16du:dateUtc="2026-09-26T00:01:00Z"/>
                <w:rFonts w:ascii="Malgun Gothic" w:eastAsia="Malgun Gothic" w:hAnsi="Malgun Gothic" w:cs="Arial"/>
                <w:color w:val="000000" w:themeColor="text1"/>
                <w:sz w:val="18"/>
                <w:szCs w:val="18"/>
                <w:lang w:eastAsia="ko-KR"/>
              </w:rPr>
            </w:pPr>
            <w:ins w:id="222" w:author="USER" w:date="2026-09-25T20:01:00Z" w16du:dateUtc="2026-09-26T00:01:00Z">
              <w:r>
                <w:rPr>
                  <w:rFonts w:asciiTheme="majorHAnsi" w:eastAsiaTheme="majorHAnsi" w:hAnsiTheme="majorHAnsi" w:hint="eastAsia"/>
                  <w:b/>
                  <w:color w:val="000000" w:themeColor="text1"/>
                  <w:sz w:val="18"/>
                  <w:szCs w:val="18"/>
                  <w:lang w:eastAsia="ko-KR"/>
                </w:rPr>
                <w:t>Tel/Fax</w:t>
              </w:r>
              <w:r w:rsidRPr="00E278F3">
                <w:rPr>
                  <w:rFonts w:asciiTheme="majorHAnsi" w:eastAsiaTheme="majorHAnsi" w:hAnsiTheme="majorHAnsi"/>
                  <w:b/>
                  <w:color w:val="000000" w:themeColor="text1"/>
                  <w:sz w:val="18"/>
                  <w:szCs w:val="18"/>
                  <w:lang w:eastAsia="ko-KR"/>
                </w:rPr>
                <w:t>:</w:t>
              </w:r>
            </w:ins>
          </w:p>
        </w:tc>
        <w:tc>
          <w:tcPr>
            <w:tcW w:w="2437" w:type="dxa"/>
            <w:vAlign w:val="center"/>
          </w:tcPr>
          <w:p w14:paraId="19117DD3" w14:textId="77777777" w:rsidR="009713C0" w:rsidRPr="009713C0" w:rsidRDefault="009713C0" w:rsidP="00DC4472">
            <w:pPr>
              <w:spacing w:line="260" w:lineRule="exact"/>
              <w:rPr>
                <w:ins w:id="223" w:author="USER" w:date="2026-09-25T20:01:00Z" w16du:dateUtc="2026-09-26T00:01:00Z"/>
                <w:rFonts w:ascii="Malgun Gothic" w:eastAsia="Malgun Gothic" w:hAnsi="Malgun Gothic" w:cs="Arial"/>
                <w:color w:val="000000" w:themeColor="text1"/>
                <w:sz w:val="18"/>
                <w:szCs w:val="18"/>
                <w:lang w:eastAsia="ko-KR"/>
              </w:rPr>
            </w:pPr>
          </w:p>
        </w:tc>
      </w:tr>
    </w:tbl>
    <w:p w14:paraId="6B725A9A" w14:textId="77777777" w:rsidR="00AF232F" w:rsidRPr="004048A2" w:rsidRDefault="00AF232F" w:rsidP="00451C6F">
      <w:pPr>
        <w:pStyle w:val="NormalWeb"/>
        <w:spacing w:before="0" w:beforeAutospacing="0" w:after="0" w:afterAutospacing="0"/>
        <w:jc w:val="both"/>
        <w:rPr>
          <w:ins w:id="224" w:author="USER" w:date="2026-09-25T20:01:00Z" w16du:dateUtc="2026-09-26T00:01:00Z"/>
          <w:rFonts w:asciiTheme="majorHAnsi" w:eastAsiaTheme="majorHAnsi" w:hAnsiTheme="majorHAnsi" w:cs="Arial"/>
          <w:b/>
          <w:bCs/>
          <w:color w:val="000000"/>
          <w:sz w:val="16"/>
          <w:szCs w:val="16"/>
        </w:rPr>
      </w:pPr>
    </w:p>
    <w:tbl>
      <w:tblPr>
        <w:tblpPr w:leftFromText="142" w:rightFromText="142" w:vertAnchor="text" w:tblpXSpec="center" w:tblpY="1"/>
        <w:tblOverlap w:val="never"/>
        <w:tblW w:w="10851" w:type="dxa"/>
        <w:tblLayout w:type="fixed"/>
        <w:tblLook w:val="00AF" w:firstRow="1" w:lastRow="0" w:firstColumn="1" w:lastColumn="0" w:noHBand="0" w:noVBand="0"/>
      </w:tblPr>
      <w:tblGrid>
        <w:gridCol w:w="3510"/>
        <w:gridCol w:w="1606"/>
        <w:gridCol w:w="1607"/>
        <w:gridCol w:w="1607"/>
        <w:gridCol w:w="2521"/>
      </w:tblGrid>
      <w:tr w:rsidR="00AF232F" w:rsidRPr="006B3979" w14:paraId="25E7312E" w14:textId="77777777" w:rsidTr="00AF232F">
        <w:trPr>
          <w:trHeight w:val="400"/>
          <w:ins w:id="225" w:author="USER" w:date="2026-09-25T20:01:00Z" w16du:dateUtc="2026-09-26T00:01:00Z"/>
        </w:trPr>
        <w:tc>
          <w:tcPr>
            <w:tcW w:w="3510" w:type="dxa"/>
            <w:vAlign w:val="center"/>
          </w:tcPr>
          <w:p w14:paraId="1D0AC673" w14:textId="77777777" w:rsidR="00AF232F" w:rsidRPr="00F83FBB" w:rsidRDefault="001A1173" w:rsidP="00452B1E">
            <w:pPr>
              <w:spacing w:line="260" w:lineRule="exact"/>
              <w:jc w:val="right"/>
              <w:rPr>
                <w:ins w:id="226" w:author="USER" w:date="2026-09-25T20:01:00Z" w16du:dateUtc="2026-09-26T00:01:00Z"/>
                <w:rFonts w:ascii="Malgun Gothic" w:eastAsia="Malgun Gothic" w:hAnsi="Malgun Gothic" w:cs="Arial"/>
                <w:b/>
                <w:color w:val="000000" w:themeColor="text1"/>
                <w:sz w:val="18"/>
                <w:szCs w:val="18"/>
                <w:lang w:eastAsia="ko-KR"/>
              </w:rPr>
            </w:pPr>
            <w:ins w:id="227" w:author="USER" w:date="2026-09-25T20:01:00Z" w16du:dateUtc="2026-09-26T00:01:00Z">
              <w:r>
                <w:rPr>
                  <w:rFonts w:ascii="Malgun Gothic" w:eastAsia="Malgun Gothic" w:hAnsi="Malgun Gothic" w:cs="Arial" w:hint="eastAsia"/>
                  <w:b/>
                  <w:color w:val="000000" w:themeColor="text1"/>
                  <w:sz w:val="18"/>
                  <w:szCs w:val="18"/>
                  <w:lang w:eastAsia="ko-KR"/>
                </w:rPr>
                <w:lastRenderedPageBreak/>
                <w:t>Booking date</w:t>
              </w:r>
              <w:r w:rsidR="00AF232F">
                <w:rPr>
                  <w:rFonts w:ascii="Malgun Gothic" w:eastAsia="Malgun Gothic" w:hAnsi="Malgun Gothic" w:cs="Arial" w:hint="eastAsia"/>
                  <w:b/>
                  <w:color w:val="000000" w:themeColor="text1"/>
                  <w:sz w:val="18"/>
                  <w:szCs w:val="18"/>
                  <w:lang w:eastAsia="ko-KR"/>
                </w:rPr>
                <w:t>:</w:t>
              </w:r>
            </w:ins>
          </w:p>
        </w:tc>
        <w:tc>
          <w:tcPr>
            <w:tcW w:w="1606" w:type="dxa"/>
            <w:vAlign w:val="center"/>
          </w:tcPr>
          <w:p w14:paraId="416BF109" w14:textId="77777777" w:rsidR="00AF232F" w:rsidRPr="00F83FBB" w:rsidRDefault="001A1173" w:rsidP="00452B1E">
            <w:pPr>
              <w:spacing w:line="260" w:lineRule="exact"/>
              <w:jc w:val="right"/>
              <w:rPr>
                <w:ins w:id="228" w:author="USER" w:date="2026-09-25T20:01:00Z" w16du:dateUtc="2026-09-26T00:01:00Z"/>
                <w:rFonts w:ascii="Malgun Gothic" w:eastAsia="Malgun Gothic" w:hAnsi="Malgun Gothic" w:cs="Arial"/>
                <w:b/>
                <w:color w:val="000000" w:themeColor="text1"/>
                <w:sz w:val="18"/>
                <w:szCs w:val="18"/>
                <w:lang w:eastAsia="ko-KR"/>
              </w:rPr>
            </w:pPr>
            <w:ins w:id="229" w:author="USER" w:date="2026-09-25T20:01:00Z" w16du:dateUtc="2026-09-26T00:01:00Z">
              <w:r>
                <w:rPr>
                  <w:rFonts w:ascii="Malgun Gothic" w:eastAsia="Malgun Gothic" w:hAnsi="Malgun Gothic" w:cs="Arial" w:hint="eastAsia"/>
                  <w:b/>
                  <w:color w:val="000000" w:themeColor="text1"/>
                  <w:sz w:val="18"/>
                  <w:szCs w:val="18"/>
                  <w:lang w:eastAsia="ko-KR"/>
                </w:rPr>
                <w:t>Y</w:t>
              </w:r>
            </w:ins>
          </w:p>
        </w:tc>
        <w:tc>
          <w:tcPr>
            <w:tcW w:w="1607" w:type="dxa"/>
            <w:vAlign w:val="center"/>
          </w:tcPr>
          <w:p w14:paraId="650AB624" w14:textId="77777777" w:rsidR="00AF232F" w:rsidRPr="00F83FBB" w:rsidRDefault="001A1173" w:rsidP="00452B1E">
            <w:pPr>
              <w:spacing w:line="260" w:lineRule="exact"/>
              <w:jc w:val="right"/>
              <w:rPr>
                <w:ins w:id="230" w:author="USER" w:date="2026-09-25T20:01:00Z" w16du:dateUtc="2026-09-26T00:01:00Z"/>
                <w:rFonts w:ascii="Malgun Gothic" w:eastAsia="Malgun Gothic" w:hAnsi="Malgun Gothic" w:cs="Arial"/>
                <w:b/>
                <w:color w:val="000000" w:themeColor="text1"/>
                <w:sz w:val="18"/>
                <w:szCs w:val="18"/>
                <w:lang w:eastAsia="ko-KR"/>
              </w:rPr>
            </w:pPr>
            <w:ins w:id="231" w:author="USER" w:date="2026-09-25T20:01:00Z" w16du:dateUtc="2026-09-26T00:01:00Z">
              <w:r>
                <w:rPr>
                  <w:rFonts w:ascii="Malgun Gothic" w:eastAsia="Malgun Gothic" w:hAnsi="Malgun Gothic" w:cs="Arial" w:hint="eastAsia"/>
                  <w:b/>
                  <w:color w:val="000000" w:themeColor="text1"/>
                  <w:sz w:val="18"/>
                  <w:szCs w:val="18"/>
                  <w:lang w:eastAsia="ko-KR"/>
                </w:rPr>
                <w:t>M</w:t>
              </w:r>
            </w:ins>
          </w:p>
        </w:tc>
        <w:tc>
          <w:tcPr>
            <w:tcW w:w="1607" w:type="dxa"/>
            <w:vAlign w:val="center"/>
          </w:tcPr>
          <w:p w14:paraId="66FA750B" w14:textId="77777777" w:rsidR="00AF232F" w:rsidRPr="00F83FBB" w:rsidRDefault="001A1173" w:rsidP="00452B1E">
            <w:pPr>
              <w:spacing w:line="260" w:lineRule="exact"/>
              <w:jc w:val="right"/>
              <w:rPr>
                <w:ins w:id="232" w:author="USER" w:date="2026-09-25T20:01:00Z" w16du:dateUtc="2026-09-26T00:01:00Z"/>
                <w:rFonts w:ascii="Malgun Gothic" w:eastAsia="Malgun Gothic" w:hAnsi="Malgun Gothic" w:cs="Arial"/>
                <w:b/>
                <w:color w:val="000000" w:themeColor="text1"/>
                <w:sz w:val="18"/>
                <w:szCs w:val="18"/>
                <w:lang w:eastAsia="ko-KR"/>
              </w:rPr>
            </w:pPr>
            <w:ins w:id="233" w:author="USER" w:date="2026-09-25T20:01:00Z" w16du:dateUtc="2026-09-26T00:01:00Z">
              <w:r>
                <w:rPr>
                  <w:rFonts w:ascii="Malgun Gothic" w:eastAsia="Malgun Gothic" w:hAnsi="Malgun Gothic" w:cs="Arial" w:hint="eastAsia"/>
                  <w:b/>
                  <w:color w:val="000000" w:themeColor="text1"/>
                  <w:sz w:val="18"/>
                  <w:szCs w:val="18"/>
                  <w:lang w:eastAsia="ko-KR"/>
                </w:rPr>
                <w:t>D</w:t>
              </w:r>
            </w:ins>
          </w:p>
        </w:tc>
        <w:tc>
          <w:tcPr>
            <w:tcW w:w="2521" w:type="dxa"/>
            <w:vAlign w:val="center"/>
          </w:tcPr>
          <w:p w14:paraId="31690B67" w14:textId="77777777" w:rsidR="00AF232F" w:rsidRPr="00F83FBB" w:rsidRDefault="00AF232F" w:rsidP="00452B1E">
            <w:pPr>
              <w:spacing w:line="260" w:lineRule="exact"/>
              <w:jc w:val="right"/>
              <w:rPr>
                <w:ins w:id="234" w:author="USER" w:date="2026-09-25T20:01:00Z" w16du:dateUtc="2026-09-26T00:01:00Z"/>
                <w:rFonts w:ascii="Malgun Gothic" w:eastAsia="Malgun Gothic" w:hAnsi="Malgun Gothic" w:cs="Arial"/>
                <w:b/>
                <w:color w:val="000000" w:themeColor="text1"/>
                <w:sz w:val="18"/>
                <w:szCs w:val="18"/>
                <w:lang w:eastAsia="ko-KR"/>
              </w:rPr>
            </w:pPr>
          </w:p>
        </w:tc>
      </w:tr>
    </w:tbl>
    <w:p w14:paraId="3156857B" w14:textId="77777777" w:rsidR="00AF232F" w:rsidRDefault="00AF232F" w:rsidP="00FB4C58">
      <w:pPr>
        <w:pStyle w:val="NormalWeb"/>
        <w:spacing w:before="0" w:beforeAutospacing="0" w:after="0" w:afterAutospacing="0"/>
        <w:jc w:val="both"/>
        <w:rPr>
          <w:ins w:id="235" w:author="USER" w:date="2026-09-25T20:01:00Z" w16du:dateUtc="2026-09-26T00:01:00Z"/>
          <w:rFonts w:asciiTheme="majorHAnsi" w:eastAsiaTheme="majorHAnsi" w:hAnsiTheme="majorHAnsi" w:cs="Arial"/>
          <w:b/>
          <w:bCs/>
          <w:color w:val="000000"/>
          <w:sz w:val="20"/>
          <w:szCs w:val="20"/>
        </w:rPr>
      </w:pPr>
    </w:p>
    <w:p w14:paraId="5F4B9C5E" w14:textId="77777777" w:rsidR="00272518" w:rsidRDefault="00272518" w:rsidP="00FB4C58">
      <w:pPr>
        <w:pStyle w:val="NormalWeb"/>
        <w:spacing w:before="0" w:beforeAutospacing="0" w:after="0" w:afterAutospacing="0"/>
        <w:jc w:val="both"/>
        <w:rPr>
          <w:ins w:id="236" w:author="USER" w:date="2026-09-25T20:01:00Z" w16du:dateUtc="2026-09-26T00:01:00Z"/>
          <w:rFonts w:asciiTheme="majorHAnsi" w:eastAsiaTheme="majorHAnsi" w:hAnsiTheme="majorHAnsi" w:cs="Arial"/>
          <w:b/>
          <w:bCs/>
          <w:color w:val="000000"/>
          <w:sz w:val="20"/>
          <w:szCs w:val="20"/>
        </w:rPr>
      </w:pPr>
    </w:p>
    <w:p w14:paraId="72BAB66F" w14:textId="77777777" w:rsidR="00272518" w:rsidRDefault="00272518" w:rsidP="00272518">
      <w:pPr>
        <w:pStyle w:val="NormalWeb"/>
        <w:spacing w:before="0" w:beforeAutospacing="0" w:after="0" w:afterAutospacing="0"/>
        <w:jc w:val="both"/>
        <w:rPr>
          <w:ins w:id="237" w:author="USER" w:date="2026-09-25T20:01:00Z" w16du:dateUtc="2026-09-26T00:01:00Z"/>
          <w:rFonts w:asciiTheme="majorHAnsi" w:eastAsiaTheme="majorHAnsi" w:hAnsiTheme="majorHAnsi" w:cs="Arial"/>
          <w:b/>
          <w:bCs/>
          <w:color w:val="000000"/>
          <w:sz w:val="20"/>
          <w:szCs w:val="20"/>
        </w:rPr>
      </w:pPr>
    </w:p>
    <w:tbl>
      <w:tblPr>
        <w:tblStyle w:val="TableGrid"/>
        <w:tblW w:w="10873" w:type="dxa"/>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329"/>
        <w:gridCol w:w="8544"/>
      </w:tblGrid>
      <w:tr w:rsidR="00272518" w14:paraId="115DD300" w14:textId="77777777" w:rsidTr="003832D4">
        <w:trPr>
          <w:trHeight w:val="688"/>
          <w:jc w:val="center"/>
          <w:ins w:id="238" w:author="USER" w:date="2026-09-25T20:01:00Z" w16du:dateUtc="2026-09-26T00:01:00Z"/>
        </w:trPr>
        <w:tc>
          <w:tcPr>
            <w:tcW w:w="10873" w:type="dxa"/>
            <w:gridSpan w:val="2"/>
            <w:shd w:val="clear" w:color="auto" w:fill="B4C6E7" w:themeFill="accent5" w:themeFillTint="66"/>
            <w:vAlign w:val="center"/>
          </w:tcPr>
          <w:p w14:paraId="7FF5BCED" w14:textId="77777777" w:rsidR="00272518" w:rsidRPr="00087F5A" w:rsidRDefault="00272518" w:rsidP="003038B2">
            <w:pPr>
              <w:pStyle w:val="NormalWeb"/>
              <w:spacing w:before="0" w:beforeAutospacing="0" w:after="0" w:afterAutospacing="0"/>
              <w:jc w:val="center"/>
              <w:rPr>
                <w:ins w:id="239" w:author="USER" w:date="2026-09-25T20:01:00Z" w16du:dateUtc="2026-09-26T00:01:00Z"/>
                <w:rFonts w:ascii="HY울릉도M" w:eastAsia="HY울릉도M" w:hAnsiTheme="majorHAnsi" w:cs="Arial"/>
                <w:bCs/>
                <w:color w:val="000000"/>
                <w:sz w:val="22"/>
              </w:rPr>
            </w:pPr>
            <w:ins w:id="240" w:author="USER" w:date="2026-09-25T20:01:00Z" w16du:dateUtc="2026-09-26T00:01:00Z">
              <w:r>
                <w:rPr>
                  <w:rFonts w:ascii="HY울릉도M" w:eastAsia="HY울릉도M" w:hAnsiTheme="majorHAnsi" w:cs="Arial" w:hint="eastAsia"/>
                  <w:bCs/>
                  <w:color w:val="000000"/>
                  <w:sz w:val="22"/>
                  <w:szCs w:val="22"/>
                </w:rPr>
                <w:t>[</w:t>
              </w:r>
              <w:r w:rsidRPr="00087F5A">
                <w:rPr>
                  <w:rFonts w:ascii="HY울릉도M" w:eastAsia="HY울릉도M" w:hAnsiTheme="majorHAnsi" w:cs="Arial" w:hint="eastAsia"/>
                  <w:bCs/>
                  <w:color w:val="000000"/>
                  <w:sz w:val="22"/>
                  <w:szCs w:val="22"/>
                </w:rPr>
                <w:t xml:space="preserve">KOTITI </w:t>
              </w:r>
              <w:r w:rsidR="003038B2">
                <w:rPr>
                  <w:rFonts w:ascii="HY울릉도M" w:eastAsia="HY울릉도M" w:hAnsiTheme="majorHAnsi" w:cs="Arial" w:hint="eastAsia"/>
                  <w:bCs/>
                  <w:color w:val="000000"/>
                  <w:sz w:val="22"/>
                  <w:szCs w:val="22"/>
                </w:rPr>
                <w:t>service procedure and condition]</w:t>
              </w:r>
            </w:ins>
          </w:p>
        </w:tc>
      </w:tr>
      <w:tr w:rsidR="00272518" w14:paraId="2837264C" w14:textId="77777777" w:rsidTr="003832D4">
        <w:trPr>
          <w:trHeight w:val="778"/>
          <w:jc w:val="center"/>
          <w:ins w:id="241" w:author="USER" w:date="2026-09-25T20:01:00Z" w16du:dateUtc="2026-09-26T00:01:00Z"/>
        </w:trPr>
        <w:tc>
          <w:tcPr>
            <w:tcW w:w="2329" w:type="dxa"/>
            <w:shd w:val="clear" w:color="auto" w:fill="D9D9D9" w:themeFill="background1" w:themeFillShade="D9"/>
            <w:vAlign w:val="center"/>
          </w:tcPr>
          <w:p w14:paraId="57746710" w14:textId="77777777" w:rsidR="00272518" w:rsidRDefault="00272518" w:rsidP="003038B2">
            <w:pPr>
              <w:pStyle w:val="NormalWeb"/>
              <w:jc w:val="both"/>
              <w:rPr>
                <w:ins w:id="242" w:author="USER" w:date="2026-09-25T20:01:00Z" w16du:dateUtc="2026-09-26T00:01:00Z"/>
                <w:rFonts w:asciiTheme="majorHAnsi" w:eastAsiaTheme="majorHAnsi" w:hAnsiTheme="majorHAnsi" w:cs="Arial"/>
                <w:b/>
                <w:bCs/>
                <w:color w:val="000000"/>
                <w:sz w:val="20"/>
                <w:szCs w:val="20"/>
              </w:rPr>
            </w:pPr>
            <w:ins w:id="243" w:author="USER" w:date="2026-09-25T20:01:00Z" w16du:dateUtc="2026-09-26T00:01:00Z">
              <w:r>
                <w:rPr>
                  <w:rFonts w:asciiTheme="majorHAnsi" w:eastAsiaTheme="majorHAnsi" w:hAnsiTheme="majorHAnsi" w:cs="Arial" w:hint="eastAsia"/>
                  <w:b/>
                  <w:bCs/>
                  <w:color w:val="000000"/>
                  <w:sz w:val="20"/>
                  <w:szCs w:val="20"/>
                </w:rPr>
                <w:t xml:space="preserve">1. </w:t>
              </w:r>
              <w:r w:rsidR="003038B2">
                <w:rPr>
                  <w:rFonts w:asciiTheme="majorHAnsi" w:eastAsiaTheme="majorHAnsi" w:hAnsiTheme="majorHAnsi" w:cs="Arial" w:hint="eastAsia"/>
                  <w:b/>
                  <w:bCs/>
                  <w:color w:val="000000"/>
                  <w:sz w:val="20"/>
                  <w:szCs w:val="20"/>
                </w:rPr>
                <w:t>Booking lead time</w:t>
              </w:r>
            </w:ins>
          </w:p>
        </w:tc>
        <w:tc>
          <w:tcPr>
            <w:tcW w:w="8544" w:type="dxa"/>
            <w:vAlign w:val="center"/>
          </w:tcPr>
          <w:p w14:paraId="27A2B644" w14:textId="77777777" w:rsidR="003038B2" w:rsidRPr="003038B2" w:rsidRDefault="00272518" w:rsidP="003038B2">
            <w:pPr>
              <w:pStyle w:val="NormalWeb"/>
              <w:spacing w:before="0" w:beforeAutospacing="0" w:after="0" w:afterAutospacing="0"/>
              <w:jc w:val="both"/>
              <w:rPr>
                <w:ins w:id="244" w:author="USER" w:date="2026-09-25T20:01:00Z" w16du:dateUtc="2026-09-26T00:01:00Z"/>
                <w:rFonts w:asciiTheme="majorHAnsi" w:eastAsiaTheme="majorHAnsi" w:hAnsiTheme="majorHAnsi" w:cs="Arial"/>
                <w:b/>
                <w:bCs/>
                <w:color w:val="000000"/>
                <w:sz w:val="20"/>
                <w:szCs w:val="20"/>
              </w:rPr>
            </w:pPr>
            <w:ins w:id="245" w:author="USER" w:date="2026-09-25T20:01:00Z" w16du:dateUtc="2026-09-26T00:01:00Z">
              <w:r w:rsidRPr="003038B2">
                <w:rPr>
                  <w:rFonts w:asciiTheme="majorHAnsi" w:eastAsiaTheme="majorHAnsi" w:hAnsiTheme="majorHAnsi" w:cs="Arial" w:hint="eastAsia"/>
                  <w:b/>
                  <w:bCs/>
                  <w:color w:val="000000"/>
                  <w:sz w:val="20"/>
                  <w:szCs w:val="20"/>
                </w:rPr>
                <w:t xml:space="preserve">1.1 </w:t>
              </w:r>
              <w:r w:rsidR="003038B2" w:rsidRPr="003038B2">
                <w:rPr>
                  <w:rFonts w:ascii="Arial" w:eastAsia="Gulim" w:hAnsi="Arial" w:cs="Arial" w:hint="eastAsia"/>
                  <w:b/>
                  <w:bCs/>
                  <w:sz w:val="20"/>
                  <w:szCs w:val="20"/>
                </w:rPr>
                <w:t xml:space="preserve">Booking request </w:t>
              </w:r>
              <w:r w:rsidR="003038B2" w:rsidRPr="003038B2">
                <w:rPr>
                  <w:rFonts w:ascii="Arial" w:eastAsia="Gulim" w:hAnsi="Arial" w:cs="Arial"/>
                  <w:b/>
                  <w:bCs/>
                  <w:sz w:val="20"/>
                  <w:szCs w:val="20"/>
                </w:rPr>
                <w:t xml:space="preserve">should be </w:t>
              </w:r>
              <w:r w:rsidR="003038B2" w:rsidRPr="003038B2">
                <w:rPr>
                  <w:rFonts w:ascii="Arial" w:eastAsia="Gulim" w:hAnsi="Arial" w:cs="Arial" w:hint="eastAsia"/>
                  <w:b/>
                  <w:bCs/>
                  <w:sz w:val="20"/>
                  <w:szCs w:val="20"/>
                </w:rPr>
                <w:t>made</w:t>
              </w:r>
              <w:r w:rsidR="003038B2" w:rsidRPr="003038B2">
                <w:rPr>
                  <w:rFonts w:ascii="Arial" w:eastAsia="Gulim" w:hAnsi="Arial" w:cs="Arial"/>
                  <w:b/>
                  <w:bCs/>
                  <w:sz w:val="20"/>
                  <w:szCs w:val="20"/>
                </w:rPr>
                <w:t xml:space="preserve"> 7</w:t>
              </w:r>
              <w:r w:rsidR="003038B2" w:rsidRPr="003038B2">
                <w:rPr>
                  <w:rFonts w:ascii="Arial" w:eastAsia="Gulim" w:hAnsi="Arial" w:cs="Arial" w:hint="eastAsia"/>
                  <w:b/>
                  <w:bCs/>
                  <w:sz w:val="20"/>
                  <w:szCs w:val="20"/>
                </w:rPr>
                <w:t xml:space="preserve"> </w:t>
              </w:r>
              <w:r w:rsidR="003038B2" w:rsidRPr="003038B2">
                <w:rPr>
                  <w:rFonts w:ascii="Arial" w:eastAsia="Gulim" w:hAnsi="Arial" w:cs="Arial"/>
                  <w:b/>
                  <w:bCs/>
                  <w:sz w:val="20"/>
                  <w:szCs w:val="20"/>
                </w:rPr>
                <w:t>days before desired inspection date</w:t>
              </w:r>
              <w:r w:rsidR="003038B2" w:rsidRPr="003038B2">
                <w:rPr>
                  <w:rFonts w:ascii="Arial" w:eastAsia="Gulim" w:hAnsi="Arial" w:cs="Arial" w:hint="eastAsia"/>
                  <w:b/>
                  <w:bCs/>
                  <w:sz w:val="20"/>
                  <w:szCs w:val="20"/>
                </w:rPr>
                <w:t xml:space="preserve"> (At least before 3-4 days)</w:t>
              </w:r>
            </w:ins>
          </w:p>
        </w:tc>
      </w:tr>
      <w:tr w:rsidR="00272518" w14:paraId="77B0BA7E" w14:textId="77777777" w:rsidTr="00E82AA2">
        <w:trPr>
          <w:trHeight w:val="3109"/>
          <w:jc w:val="center"/>
          <w:ins w:id="246" w:author="USER" w:date="2026-09-25T20:01:00Z" w16du:dateUtc="2026-09-26T00:01:00Z"/>
        </w:trPr>
        <w:tc>
          <w:tcPr>
            <w:tcW w:w="2329" w:type="dxa"/>
            <w:shd w:val="clear" w:color="auto" w:fill="D9D9D9" w:themeFill="background1" w:themeFillShade="D9"/>
            <w:vAlign w:val="center"/>
          </w:tcPr>
          <w:p w14:paraId="66C4F20C" w14:textId="77777777" w:rsidR="00272518" w:rsidRDefault="00272518" w:rsidP="003038B2">
            <w:pPr>
              <w:pStyle w:val="NormalWeb"/>
              <w:spacing w:before="0" w:beforeAutospacing="0" w:after="0" w:afterAutospacing="0"/>
              <w:rPr>
                <w:ins w:id="247" w:author="USER" w:date="2026-09-25T20:01:00Z" w16du:dateUtc="2026-09-26T00:01:00Z"/>
                <w:rFonts w:asciiTheme="majorHAnsi" w:eastAsiaTheme="majorHAnsi" w:hAnsiTheme="majorHAnsi" w:cs="Arial"/>
                <w:b/>
                <w:bCs/>
                <w:color w:val="000000"/>
                <w:sz w:val="20"/>
                <w:szCs w:val="20"/>
              </w:rPr>
            </w:pPr>
            <w:ins w:id="248" w:author="USER" w:date="2026-09-25T20:01:00Z" w16du:dateUtc="2026-09-26T00:01:00Z">
              <w:r>
                <w:rPr>
                  <w:rFonts w:asciiTheme="majorHAnsi" w:eastAsiaTheme="majorHAnsi" w:hAnsiTheme="majorHAnsi" w:cs="Arial" w:hint="eastAsia"/>
                  <w:b/>
                  <w:bCs/>
                  <w:color w:val="000000"/>
                  <w:sz w:val="20"/>
                  <w:szCs w:val="20"/>
                </w:rPr>
                <w:t xml:space="preserve">2. </w:t>
              </w:r>
              <w:r w:rsidR="003038B2">
                <w:rPr>
                  <w:rFonts w:asciiTheme="majorHAnsi" w:eastAsiaTheme="majorHAnsi" w:hAnsiTheme="majorHAnsi" w:cs="Arial" w:hint="eastAsia"/>
                  <w:b/>
                  <w:bCs/>
                  <w:color w:val="000000"/>
                  <w:sz w:val="20"/>
                  <w:szCs w:val="20"/>
                </w:rPr>
                <w:t>Performing service</w:t>
              </w:r>
            </w:ins>
          </w:p>
        </w:tc>
        <w:tc>
          <w:tcPr>
            <w:tcW w:w="8544" w:type="dxa"/>
            <w:vAlign w:val="center"/>
          </w:tcPr>
          <w:p w14:paraId="2C86984B" w14:textId="77777777" w:rsidR="007F0A27" w:rsidRDefault="00E82AA2" w:rsidP="007F0A27">
            <w:pPr>
              <w:pStyle w:val="NormalWeb"/>
              <w:spacing w:before="0" w:beforeAutospacing="0" w:after="0" w:afterAutospacing="0"/>
              <w:jc w:val="both"/>
              <w:rPr>
                <w:ins w:id="249" w:author="USER" w:date="2026-09-25T20:01:00Z" w16du:dateUtc="2026-09-26T00:01:00Z"/>
                <w:rFonts w:asciiTheme="majorHAnsi" w:eastAsiaTheme="majorHAnsi" w:hAnsiTheme="majorHAnsi" w:cs="Arial"/>
                <w:b/>
                <w:bCs/>
                <w:color w:val="000000"/>
                <w:sz w:val="20"/>
                <w:szCs w:val="20"/>
              </w:rPr>
            </w:pPr>
            <w:ins w:id="250" w:author="USER" w:date="2026-09-25T20:01:00Z" w16du:dateUtc="2026-09-26T00:01:00Z">
              <w:r>
                <w:rPr>
                  <w:rFonts w:asciiTheme="majorHAnsi" w:eastAsiaTheme="majorHAnsi" w:hAnsiTheme="majorHAnsi" w:cs="Arial" w:hint="eastAsia"/>
                  <w:b/>
                  <w:bCs/>
                  <w:color w:val="000000"/>
                  <w:sz w:val="20"/>
                  <w:szCs w:val="20"/>
                </w:rPr>
                <w:t xml:space="preserve">2.1 </w:t>
              </w:r>
              <w:r w:rsidR="007F0A27" w:rsidRPr="007F0A27">
                <w:rPr>
                  <w:rFonts w:asciiTheme="majorHAnsi" w:eastAsiaTheme="majorHAnsi" w:hAnsiTheme="majorHAnsi" w:cs="Arial"/>
                  <w:b/>
                  <w:bCs/>
                  <w:color w:val="000000"/>
                  <w:sz w:val="20"/>
                  <w:szCs w:val="20"/>
                </w:rPr>
                <w:t xml:space="preserve">The entire quantity of products will be regarded as disqualification </w:t>
              </w:r>
              <w:r w:rsidR="007F0A27">
                <w:rPr>
                  <w:rFonts w:asciiTheme="majorHAnsi" w:eastAsiaTheme="majorHAnsi" w:hAnsiTheme="majorHAnsi" w:cs="Arial" w:hint="eastAsia"/>
                  <w:b/>
                  <w:bCs/>
                  <w:color w:val="000000"/>
                  <w:sz w:val="20"/>
                  <w:szCs w:val="20"/>
                </w:rPr>
                <w:t>and</w:t>
              </w:r>
              <w:r w:rsidR="007F0A27" w:rsidRPr="007F0A27">
                <w:rPr>
                  <w:rFonts w:asciiTheme="majorHAnsi" w:eastAsiaTheme="majorHAnsi" w:hAnsiTheme="majorHAnsi" w:cs="Arial"/>
                  <w:b/>
                  <w:bCs/>
                  <w:color w:val="000000"/>
                  <w:sz w:val="20"/>
                  <w:szCs w:val="20"/>
                </w:rPr>
                <w:t xml:space="preserve"> RMB</w:t>
              </w:r>
              <w:r w:rsidR="007F0A27">
                <w:rPr>
                  <w:rFonts w:asciiTheme="majorHAnsi" w:eastAsiaTheme="majorHAnsi" w:hAnsiTheme="majorHAnsi" w:cs="Arial" w:hint="eastAsia"/>
                  <w:b/>
                  <w:bCs/>
                  <w:color w:val="000000"/>
                  <w:sz w:val="20"/>
                  <w:szCs w:val="20"/>
                </w:rPr>
                <w:t xml:space="preserve"> </w:t>
              </w:r>
              <w:r w:rsidR="007F0A27" w:rsidRPr="007F0A27">
                <w:rPr>
                  <w:rFonts w:asciiTheme="majorHAnsi" w:eastAsiaTheme="majorHAnsi" w:hAnsiTheme="majorHAnsi" w:cs="Arial"/>
                  <w:b/>
                  <w:bCs/>
                  <w:color w:val="000000"/>
                  <w:sz w:val="20"/>
                  <w:szCs w:val="20"/>
                </w:rPr>
                <w:t xml:space="preserve">1,000 </w:t>
              </w:r>
              <w:r w:rsidR="007F0A27">
                <w:rPr>
                  <w:rFonts w:asciiTheme="majorHAnsi" w:eastAsiaTheme="majorHAnsi" w:hAnsiTheme="majorHAnsi" w:cs="Arial" w:hint="eastAsia"/>
                  <w:b/>
                  <w:bCs/>
                  <w:color w:val="000000"/>
                  <w:sz w:val="20"/>
                  <w:szCs w:val="20"/>
                </w:rPr>
                <w:t>in</w:t>
              </w:r>
              <w:r w:rsidR="007F0A27" w:rsidRPr="007F0A27">
                <w:rPr>
                  <w:rFonts w:asciiTheme="majorHAnsi" w:eastAsiaTheme="majorHAnsi" w:hAnsiTheme="majorHAnsi" w:cs="Arial"/>
                  <w:b/>
                  <w:bCs/>
                  <w:color w:val="000000"/>
                  <w:sz w:val="20"/>
                  <w:szCs w:val="20"/>
                </w:rPr>
                <w:t xml:space="preserve"> China</w:t>
              </w:r>
              <w:r w:rsidR="007F0A27">
                <w:rPr>
                  <w:rFonts w:asciiTheme="majorHAnsi" w:eastAsiaTheme="majorHAnsi" w:hAnsiTheme="majorHAnsi" w:cs="Arial"/>
                  <w:b/>
                  <w:bCs/>
                  <w:color w:val="000000"/>
                  <w:sz w:val="20"/>
                  <w:szCs w:val="20"/>
                </w:rPr>
                <w:t xml:space="preserve">, </w:t>
              </w:r>
              <w:r w:rsidR="007F0A27">
                <w:rPr>
                  <w:rFonts w:asciiTheme="majorHAnsi" w:eastAsiaTheme="majorHAnsi" w:hAnsiTheme="majorHAnsi" w:cs="Arial" w:hint="eastAsia"/>
                  <w:b/>
                  <w:bCs/>
                  <w:color w:val="000000"/>
                  <w:sz w:val="20"/>
                  <w:szCs w:val="20"/>
                </w:rPr>
                <w:t>$</w:t>
              </w:r>
              <w:r w:rsidR="007F0A27" w:rsidRPr="007F0A27">
                <w:rPr>
                  <w:rFonts w:asciiTheme="majorHAnsi" w:eastAsiaTheme="majorHAnsi" w:hAnsiTheme="majorHAnsi" w:cs="Arial"/>
                  <w:b/>
                  <w:bCs/>
                  <w:color w:val="000000"/>
                  <w:sz w:val="20"/>
                  <w:szCs w:val="20"/>
                </w:rPr>
                <w:t xml:space="preserve">160 </w:t>
              </w:r>
              <w:r w:rsidR="007F0A27">
                <w:rPr>
                  <w:rFonts w:asciiTheme="majorHAnsi" w:eastAsiaTheme="majorHAnsi" w:hAnsiTheme="majorHAnsi" w:cs="Arial" w:hint="eastAsia"/>
                  <w:b/>
                  <w:bCs/>
                  <w:color w:val="000000"/>
                  <w:sz w:val="20"/>
                  <w:szCs w:val="20"/>
                </w:rPr>
                <w:t xml:space="preserve">in South-East Asia or 350,000\ in Korea </w:t>
              </w:r>
              <w:r w:rsidR="007F0A27">
                <w:rPr>
                  <w:rFonts w:asciiTheme="majorHAnsi" w:eastAsiaTheme="majorHAnsi" w:hAnsiTheme="majorHAnsi" w:cs="Arial"/>
                  <w:b/>
                  <w:bCs/>
                  <w:color w:val="000000"/>
                  <w:sz w:val="20"/>
                  <w:szCs w:val="20"/>
                </w:rPr>
                <w:t xml:space="preserve">will be charged to </w:t>
              </w:r>
              <w:r w:rsidR="007F0A27">
                <w:rPr>
                  <w:rFonts w:asciiTheme="majorHAnsi" w:eastAsiaTheme="majorHAnsi" w:hAnsiTheme="majorHAnsi" w:cs="Arial" w:hint="eastAsia"/>
                  <w:b/>
                  <w:bCs/>
                  <w:color w:val="000000"/>
                  <w:sz w:val="20"/>
                  <w:szCs w:val="20"/>
                </w:rPr>
                <w:t>the applicant</w:t>
              </w:r>
              <w:r w:rsidR="007F0A27">
                <w:rPr>
                  <w:rFonts w:asciiTheme="majorHAnsi" w:eastAsiaTheme="majorHAnsi" w:hAnsiTheme="majorHAnsi" w:cs="Arial"/>
                  <w:b/>
                  <w:bCs/>
                  <w:color w:val="000000"/>
                  <w:sz w:val="20"/>
                  <w:szCs w:val="20"/>
                </w:rPr>
                <w:t xml:space="preserve"> </w:t>
              </w:r>
              <w:r w:rsidR="007F0A27">
                <w:rPr>
                  <w:rFonts w:asciiTheme="majorHAnsi" w:eastAsiaTheme="majorHAnsi" w:hAnsiTheme="majorHAnsi" w:cs="Arial" w:hint="eastAsia"/>
                  <w:b/>
                  <w:bCs/>
                  <w:color w:val="000000"/>
                  <w:sz w:val="20"/>
                  <w:szCs w:val="20"/>
                </w:rPr>
                <w:t>in case that</w:t>
              </w:r>
              <w:r w:rsidR="007F0A27" w:rsidRPr="007F0A27">
                <w:rPr>
                  <w:rFonts w:asciiTheme="majorHAnsi" w:eastAsiaTheme="majorHAnsi" w:hAnsiTheme="majorHAnsi" w:cs="Arial"/>
                  <w:b/>
                  <w:bCs/>
                  <w:color w:val="000000"/>
                  <w:sz w:val="20"/>
                  <w:szCs w:val="20"/>
                </w:rPr>
                <w:t xml:space="preserve"> inspection could not be performed due to underproduction </w:t>
              </w:r>
              <w:r w:rsidR="007F0A27">
                <w:rPr>
                  <w:rFonts w:asciiTheme="majorHAnsi" w:eastAsiaTheme="majorHAnsi" w:hAnsiTheme="majorHAnsi" w:cs="Arial" w:hint="eastAsia"/>
                  <w:b/>
                  <w:bCs/>
                  <w:color w:val="000000"/>
                  <w:sz w:val="20"/>
                  <w:szCs w:val="20"/>
                </w:rPr>
                <w:t>or poor ready status at the time when</w:t>
              </w:r>
              <w:r w:rsidR="007F0A27">
                <w:rPr>
                  <w:rFonts w:asciiTheme="majorHAnsi" w:eastAsiaTheme="majorHAnsi" w:hAnsiTheme="majorHAnsi" w:cs="Arial"/>
                  <w:b/>
                  <w:bCs/>
                  <w:color w:val="000000"/>
                  <w:sz w:val="20"/>
                  <w:szCs w:val="20"/>
                </w:rPr>
                <w:t xml:space="preserve"> inspector arrives at </w:t>
              </w:r>
              <w:r w:rsidR="007F0A27" w:rsidRPr="007F0A27">
                <w:rPr>
                  <w:rFonts w:asciiTheme="majorHAnsi" w:eastAsiaTheme="majorHAnsi" w:hAnsiTheme="majorHAnsi" w:cs="Arial"/>
                  <w:b/>
                  <w:bCs/>
                  <w:color w:val="000000"/>
                  <w:sz w:val="20"/>
                  <w:szCs w:val="20"/>
                </w:rPr>
                <w:t xml:space="preserve">factory. </w:t>
              </w:r>
            </w:ins>
          </w:p>
          <w:p w14:paraId="428D383B" w14:textId="77777777" w:rsidR="00E82AA2" w:rsidRPr="00E82AA2" w:rsidRDefault="00E82AA2" w:rsidP="007F0A27">
            <w:pPr>
              <w:pStyle w:val="NormalWeb"/>
              <w:spacing w:before="0" w:beforeAutospacing="0" w:after="0" w:afterAutospacing="0"/>
              <w:jc w:val="both"/>
              <w:rPr>
                <w:ins w:id="251" w:author="USER" w:date="2026-09-25T20:01:00Z" w16du:dateUtc="2026-09-26T00:01:00Z"/>
                <w:rFonts w:asciiTheme="majorHAnsi" w:eastAsiaTheme="majorHAnsi" w:hAnsiTheme="majorHAnsi" w:cs="Arial"/>
                <w:b/>
                <w:bCs/>
                <w:color w:val="000000"/>
                <w:sz w:val="10"/>
                <w:szCs w:val="10"/>
              </w:rPr>
            </w:pPr>
          </w:p>
          <w:p w14:paraId="3EB3181C" w14:textId="77777777" w:rsidR="007F0A27" w:rsidRPr="00E82AA2" w:rsidRDefault="00E82AA2" w:rsidP="00E82AA2">
            <w:pPr>
              <w:pStyle w:val="NormalWeb"/>
              <w:spacing w:before="0" w:beforeAutospacing="0" w:after="0" w:afterAutospacing="0"/>
              <w:jc w:val="both"/>
              <w:rPr>
                <w:ins w:id="252" w:author="USER" w:date="2026-09-25T20:01:00Z" w16du:dateUtc="2026-09-26T00:01:00Z"/>
                <w:rFonts w:asciiTheme="majorHAnsi" w:eastAsiaTheme="majorHAnsi" w:hAnsiTheme="majorHAnsi" w:cs="Arial"/>
                <w:b/>
                <w:bCs/>
                <w:color w:val="000000"/>
                <w:sz w:val="20"/>
                <w:szCs w:val="20"/>
              </w:rPr>
            </w:pPr>
            <w:ins w:id="253" w:author="USER" w:date="2026-09-25T20:01:00Z" w16du:dateUtc="2026-09-26T00:01:00Z">
              <w:r w:rsidRPr="00E82AA2">
                <w:rPr>
                  <w:rFonts w:asciiTheme="majorHAnsi" w:eastAsiaTheme="majorHAnsi" w:hAnsiTheme="majorHAnsi" w:cs="Arial"/>
                  <w:b/>
                  <w:bCs/>
                  <w:color w:val="000000"/>
                  <w:sz w:val="20"/>
                  <w:szCs w:val="20"/>
                </w:rPr>
                <w:t>2.2 For major defects which found during inspection, they should be not mended in the same day.</w:t>
              </w:r>
              <w:r>
                <w:rPr>
                  <w:rFonts w:asciiTheme="majorHAnsi" w:eastAsiaTheme="majorHAnsi" w:hAnsiTheme="majorHAnsi" w:cs="Arial" w:hint="eastAsia"/>
                  <w:b/>
                  <w:bCs/>
                  <w:color w:val="000000"/>
                  <w:sz w:val="20"/>
                  <w:szCs w:val="20"/>
                </w:rPr>
                <w:t xml:space="preserve"> Booking of the r</w:t>
              </w:r>
              <w:r w:rsidRPr="00E82AA2">
                <w:rPr>
                  <w:rFonts w:asciiTheme="majorHAnsi" w:eastAsiaTheme="majorHAnsi" w:hAnsiTheme="majorHAnsi" w:cs="Arial"/>
                  <w:b/>
                  <w:bCs/>
                  <w:color w:val="000000"/>
                  <w:sz w:val="20"/>
                  <w:szCs w:val="20"/>
                </w:rPr>
                <w:t xml:space="preserve">e-inspection for </w:t>
              </w:r>
              <w:r>
                <w:rPr>
                  <w:rFonts w:asciiTheme="majorHAnsi" w:eastAsiaTheme="majorHAnsi" w:hAnsiTheme="majorHAnsi" w:cs="Arial" w:hint="eastAsia"/>
                  <w:b/>
                  <w:bCs/>
                  <w:color w:val="000000"/>
                  <w:sz w:val="20"/>
                  <w:szCs w:val="20"/>
                </w:rPr>
                <w:t xml:space="preserve">the </w:t>
              </w:r>
              <w:r w:rsidRPr="00E82AA2">
                <w:rPr>
                  <w:rFonts w:asciiTheme="majorHAnsi" w:eastAsiaTheme="majorHAnsi" w:hAnsiTheme="majorHAnsi" w:cs="Arial"/>
                  <w:b/>
                  <w:bCs/>
                  <w:color w:val="000000"/>
                  <w:sz w:val="20"/>
                  <w:szCs w:val="20"/>
                </w:rPr>
                <w:t>found</w:t>
              </w:r>
              <w:r>
                <w:rPr>
                  <w:rFonts w:asciiTheme="majorHAnsi" w:eastAsiaTheme="majorHAnsi" w:hAnsiTheme="majorHAnsi" w:cs="Arial"/>
                  <w:b/>
                  <w:bCs/>
                  <w:color w:val="000000"/>
                  <w:sz w:val="20"/>
                  <w:szCs w:val="20"/>
                </w:rPr>
                <w:t xml:space="preserve"> major defects should be </w:t>
              </w:r>
              <w:r>
                <w:rPr>
                  <w:rFonts w:asciiTheme="majorHAnsi" w:eastAsiaTheme="majorHAnsi" w:hAnsiTheme="majorHAnsi" w:cs="Arial" w:hint="eastAsia"/>
                  <w:b/>
                  <w:bCs/>
                  <w:color w:val="000000"/>
                  <w:sz w:val="20"/>
                  <w:szCs w:val="20"/>
                </w:rPr>
                <w:t>requested</w:t>
              </w:r>
              <w:r>
                <w:rPr>
                  <w:rFonts w:asciiTheme="majorHAnsi" w:eastAsiaTheme="majorHAnsi" w:hAnsiTheme="majorHAnsi" w:cs="Arial"/>
                  <w:b/>
                  <w:bCs/>
                  <w:color w:val="000000"/>
                  <w:sz w:val="20"/>
                  <w:szCs w:val="20"/>
                </w:rPr>
                <w:t xml:space="preserve"> </w:t>
              </w:r>
              <w:r>
                <w:rPr>
                  <w:rFonts w:asciiTheme="majorHAnsi" w:eastAsiaTheme="majorHAnsi" w:hAnsiTheme="majorHAnsi" w:cs="Arial" w:hint="eastAsia"/>
                  <w:b/>
                  <w:bCs/>
                  <w:color w:val="000000"/>
                  <w:sz w:val="20"/>
                  <w:szCs w:val="20"/>
                </w:rPr>
                <w:t>by formal booking procedure as well.</w:t>
              </w:r>
            </w:ins>
          </w:p>
        </w:tc>
      </w:tr>
      <w:tr w:rsidR="00272518" w14:paraId="55637DC7" w14:textId="77777777" w:rsidTr="00E2796B">
        <w:trPr>
          <w:trHeight w:val="1477"/>
          <w:jc w:val="center"/>
          <w:ins w:id="254" w:author="USER" w:date="2026-09-25T20:01:00Z" w16du:dateUtc="2026-09-26T00:01:00Z"/>
        </w:trPr>
        <w:tc>
          <w:tcPr>
            <w:tcW w:w="2329" w:type="dxa"/>
            <w:shd w:val="clear" w:color="auto" w:fill="D9D9D9" w:themeFill="background1" w:themeFillShade="D9"/>
            <w:vAlign w:val="center"/>
          </w:tcPr>
          <w:p w14:paraId="51EF692F" w14:textId="77777777" w:rsidR="00272518" w:rsidRDefault="00272518" w:rsidP="00E2796B">
            <w:pPr>
              <w:pStyle w:val="NormalWeb"/>
              <w:spacing w:before="0" w:beforeAutospacing="0" w:after="0" w:afterAutospacing="0"/>
              <w:rPr>
                <w:ins w:id="255" w:author="USER" w:date="2026-09-25T20:01:00Z" w16du:dateUtc="2026-09-26T00:01:00Z"/>
                <w:rFonts w:asciiTheme="majorHAnsi" w:eastAsiaTheme="majorHAnsi" w:hAnsiTheme="majorHAnsi" w:cs="Arial"/>
                <w:b/>
                <w:bCs/>
                <w:color w:val="000000"/>
                <w:sz w:val="20"/>
                <w:szCs w:val="20"/>
              </w:rPr>
            </w:pPr>
            <w:ins w:id="256" w:author="USER" w:date="2026-09-25T20:01:00Z" w16du:dateUtc="2026-09-26T00:01:00Z">
              <w:r>
                <w:rPr>
                  <w:rFonts w:asciiTheme="majorHAnsi" w:eastAsiaTheme="majorHAnsi" w:hAnsiTheme="majorHAnsi" w:cs="Arial" w:hint="eastAsia"/>
                  <w:b/>
                  <w:bCs/>
                  <w:color w:val="000000"/>
                  <w:sz w:val="20"/>
                  <w:szCs w:val="20"/>
                </w:rPr>
                <w:t xml:space="preserve">3. </w:t>
              </w:r>
              <w:r w:rsidR="004545B6">
                <w:rPr>
                  <w:rFonts w:asciiTheme="majorHAnsi" w:eastAsiaTheme="majorHAnsi" w:hAnsiTheme="majorHAnsi" w:cs="Arial" w:hint="eastAsia"/>
                  <w:b/>
                  <w:bCs/>
                  <w:color w:val="000000"/>
                  <w:sz w:val="20"/>
                  <w:szCs w:val="20"/>
                </w:rPr>
                <w:t>Completing inspection</w:t>
              </w:r>
            </w:ins>
          </w:p>
        </w:tc>
        <w:tc>
          <w:tcPr>
            <w:tcW w:w="8544" w:type="dxa"/>
            <w:vAlign w:val="center"/>
          </w:tcPr>
          <w:p w14:paraId="68A32230" w14:textId="77777777" w:rsidR="00E82AA2" w:rsidRDefault="00272518" w:rsidP="004545B6">
            <w:pPr>
              <w:pStyle w:val="NormalWeb"/>
              <w:spacing w:before="0" w:beforeAutospacing="0" w:after="0" w:afterAutospacing="0"/>
              <w:jc w:val="both"/>
              <w:rPr>
                <w:ins w:id="257" w:author="USER" w:date="2026-09-25T20:01:00Z" w16du:dateUtc="2026-09-26T00:01:00Z"/>
                <w:rFonts w:asciiTheme="majorHAnsi" w:eastAsiaTheme="majorHAnsi" w:hAnsiTheme="majorHAnsi" w:cs="Arial"/>
                <w:b/>
                <w:bCs/>
                <w:color w:val="000000"/>
                <w:sz w:val="20"/>
                <w:szCs w:val="20"/>
              </w:rPr>
            </w:pPr>
            <w:ins w:id="258" w:author="USER" w:date="2026-09-25T20:01:00Z" w16du:dateUtc="2026-09-26T00:01:00Z">
              <w:r>
                <w:rPr>
                  <w:rFonts w:asciiTheme="majorHAnsi" w:eastAsiaTheme="majorHAnsi" w:hAnsiTheme="majorHAnsi" w:cs="Arial" w:hint="eastAsia"/>
                  <w:b/>
                  <w:bCs/>
                  <w:color w:val="000000"/>
                  <w:sz w:val="20"/>
                  <w:szCs w:val="20"/>
                </w:rPr>
                <w:t>3.1</w:t>
              </w:r>
              <w:r w:rsidR="004545B6">
                <w:rPr>
                  <w:rFonts w:asciiTheme="majorHAnsi" w:eastAsiaTheme="majorHAnsi" w:hAnsiTheme="majorHAnsi" w:cs="Arial" w:hint="eastAsia"/>
                  <w:b/>
                  <w:bCs/>
                  <w:color w:val="000000"/>
                  <w:sz w:val="20"/>
                  <w:szCs w:val="20"/>
                </w:rPr>
                <w:t xml:space="preserve"> </w:t>
              </w:r>
              <w:r w:rsidR="00E82AA2">
                <w:rPr>
                  <w:rFonts w:asciiTheme="majorHAnsi" w:eastAsiaTheme="majorHAnsi" w:hAnsiTheme="majorHAnsi" w:cs="Arial"/>
                  <w:b/>
                  <w:bCs/>
                  <w:color w:val="000000"/>
                  <w:sz w:val="20"/>
                  <w:szCs w:val="20"/>
                </w:rPr>
                <w:t>After explaining inspect</w:t>
              </w:r>
              <w:r w:rsidR="00E82AA2">
                <w:rPr>
                  <w:rFonts w:asciiTheme="majorHAnsi" w:eastAsiaTheme="majorHAnsi" w:hAnsiTheme="majorHAnsi" w:cs="Arial" w:hint="eastAsia"/>
                  <w:b/>
                  <w:bCs/>
                  <w:color w:val="000000"/>
                  <w:sz w:val="20"/>
                  <w:szCs w:val="20"/>
                </w:rPr>
                <w:t>ed q</w:t>
              </w:r>
              <w:r w:rsidR="004545B6">
                <w:rPr>
                  <w:rFonts w:asciiTheme="majorHAnsi" w:eastAsiaTheme="majorHAnsi" w:hAnsiTheme="majorHAnsi" w:cs="Arial"/>
                  <w:b/>
                  <w:bCs/>
                  <w:color w:val="000000"/>
                  <w:sz w:val="20"/>
                  <w:szCs w:val="20"/>
                </w:rPr>
                <w:t xml:space="preserve">uantity </w:t>
              </w:r>
              <w:r w:rsidR="004545B6">
                <w:rPr>
                  <w:rFonts w:asciiTheme="majorHAnsi" w:eastAsiaTheme="majorHAnsi" w:hAnsiTheme="majorHAnsi" w:cs="Arial" w:hint="eastAsia"/>
                  <w:b/>
                  <w:bCs/>
                  <w:color w:val="000000"/>
                  <w:sz w:val="20"/>
                  <w:szCs w:val="20"/>
                </w:rPr>
                <w:t>and</w:t>
              </w:r>
              <w:r w:rsidR="004545B6">
                <w:rPr>
                  <w:rFonts w:asciiTheme="majorHAnsi" w:eastAsiaTheme="majorHAnsi" w:hAnsiTheme="majorHAnsi" w:cs="Arial"/>
                  <w:b/>
                  <w:bCs/>
                  <w:color w:val="000000"/>
                  <w:sz w:val="20"/>
                  <w:szCs w:val="20"/>
                </w:rPr>
                <w:t xml:space="preserve"> defect</w:t>
              </w:r>
              <w:r w:rsidR="004545B6">
                <w:rPr>
                  <w:rFonts w:asciiTheme="majorHAnsi" w:eastAsiaTheme="majorHAnsi" w:hAnsiTheme="majorHAnsi" w:cs="Arial" w:hint="eastAsia"/>
                  <w:b/>
                  <w:bCs/>
                  <w:color w:val="000000"/>
                  <w:sz w:val="20"/>
                  <w:szCs w:val="20"/>
                </w:rPr>
                <w:t xml:space="preserve"> types and the quantity</w:t>
              </w:r>
              <w:r w:rsidR="00E82AA2" w:rsidRPr="00E82AA2">
                <w:rPr>
                  <w:rFonts w:asciiTheme="majorHAnsi" w:eastAsiaTheme="majorHAnsi" w:hAnsiTheme="majorHAnsi" w:cs="Arial"/>
                  <w:b/>
                  <w:bCs/>
                  <w:color w:val="000000"/>
                  <w:sz w:val="20"/>
                  <w:szCs w:val="20"/>
                </w:rPr>
                <w:t xml:space="preserve"> to the factory representative, </w:t>
              </w:r>
              <w:r w:rsidR="004545B6">
                <w:rPr>
                  <w:rFonts w:asciiTheme="majorHAnsi" w:eastAsiaTheme="majorHAnsi" w:hAnsiTheme="majorHAnsi" w:cs="Arial" w:hint="eastAsia"/>
                  <w:b/>
                  <w:bCs/>
                  <w:color w:val="000000"/>
                  <w:sz w:val="20"/>
                  <w:szCs w:val="20"/>
                </w:rPr>
                <w:t xml:space="preserve">inspector will </w:t>
              </w:r>
              <w:r w:rsidR="004545B6" w:rsidRPr="00E82AA2">
                <w:rPr>
                  <w:rFonts w:asciiTheme="majorHAnsi" w:eastAsiaTheme="majorHAnsi" w:hAnsiTheme="majorHAnsi" w:cs="Arial" w:hint="eastAsia"/>
                  <w:b/>
                  <w:bCs/>
                  <w:color w:val="000000"/>
                  <w:sz w:val="20"/>
                  <w:szCs w:val="20"/>
                </w:rPr>
                <w:t>obtain</w:t>
              </w:r>
              <w:r w:rsidR="004545B6" w:rsidRPr="00E82AA2">
                <w:rPr>
                  <w:rFonts w:asciiTheme="majorHAnsi" w:eastAsiaTheme="majorHAnsi" w:hAnsiTheme="majorHAnsi" w:cs="Arial"/>
                  <w:b/>
                  <w:bCs/>
                  <w:color w:val="000000"/>
                  <w:sz w:val="20"/>
                  <w:szCs w:val="20"/>
                </w:rPr>
                <w:t xml:space="preserve"> </w:t>
              </w:r>
              <w:r w:rsidR="004545B6">
                <w:rPr>
                  <w:rFonts w:asciiTheme="majorHAnsi" w:eastAsiaTheme="majorHAnsi" w:hAnsiTheme="majorHAnsi" w:cs="Arial" w:hint="eastAsia"/>
                  <w:b/>
                  <w:bCs/>
                  <w:color w:val="000000"/>
                  <w:sz w:val="20"/>
                  <w:szCs w:val="20"/>
                </w:rPr>
                <w:t>representative</w:t>
              </w:r>
              <w:r w:rsidR="004545B6">
                <w:rPr>
                  <w:rFonts w:asciiTheme="majorHAnsi" w:eastAsiaTheme="majorHAnsi" w:hAnsiTheme="majorHAnsi" w:cs="Arial"/>
                  <w:b/>
                  <w:bCs/>
                  <w:color w:val="000000"/>
                  <w:sz w:val="20"/>
                  <w:szCs w:val="20"/>
                </w:rPr>
                <w:t>’</w:t>
              </w:r>
              <w:r w:rsidR="004545B6">
                <w:rPr>
                  <w:rFonts w:asciiTheme="majorHAnsi" w:eastAsiaTheme="majorHAnsi" w:hAnsiTheme="majorHAnsi" w:cs="Arial" w:hint="eastAsia"/>
                  <w:b/>
                  <w:bCs/>
                  <w:color w:val="000000"/>
                  <w:sz w:val="20"/>
                  <w:szCs w:val="20"/>
                </w:rPr>
                <w:t xml:space="preserve">s </w:t>
              </w:r>
              <w:r w:rsidR="004545B6" w:rsidRPr="00E82AA2">
                <w:rPr>
                  <w:rFonts w:asciiTheme="majorHAnsi" w:eastAsiaTheme="majorHAnsi" w:hAnsiTheme="majorHAnsi" w:cs="Arial" w:hint="eastAsia"/>
                  <w:b/>
                  <w:bCs/>
                  <w:color w:val="000000"/>
                  <w:sz w:val="20"/>
                  <w:szCs w:val="20"/>
                </w:rPr>
                <w:t>signature</w:t>
              </w:r>
              <w:r w:rsidR="004545B6" w:rsidRPr="00E82AA2">
                <w:rPr>
                  <w:rFonts w:asciiTheme="majorHAnsi" w:eastAsiaTheme="majorHAnsi" w:hAnsiTheme="majorHAnsi" w:cs="Arial"/>
                  <w:b/>
                  <w:bCs/>
                  <w:color w:val="000000"/>
                  <w:sz w:val="20"/>
                  <w:szCs w:val="20"/>
                </w:rPr>
                <w:t xml:space="preserve"> on the report</w:t>
              </w:r>
              <w:r w:rsidR="004545B6">
                <w:rPr>
                  <w:rFonts w:asciiTheme="majorHAnsi" w:eastAsiaTheme="majorHAnsi" w:hAnsiTheme="majorHAnsi" w:cs="Arial" w:hint="eastAsia"/>
                  <w:b/>
                  <w:bCs/>
                  <w:color w:val="000000"/>
                  <w:sz w:val="20"/>
                  <w:szCs w:val="20"/>
                </w:rPr>
                <w:t xml:space="preserve"> confirming that </w:t>
              </w:r>
              <w:r w:rsidR="004545B6">
                <w:rPr>
                  <w:rFonts w:asciiTheme="majorHAnsi" w:eastAsiaTheme="majorHAnsi" w:hAnsiTheme="majorHAnsi" w:cs="Arial"/>
                  <w:b/>
                  <w:bCs/>
                  <w:color w:val="000000"/>
                  <w:sz w:val="20"/>
                  <w:szCs w:val="20"/>
                </w:rPr>
                <w:t xml:space="preserve">there is no </w:t>
              </w:r>
              <w:r w:rsidR="004545B6">
                <w:rPr>
                  <w:rFonts w:asciiTheme="majorHAnsi" w:eastAsiaTheme="majorHAnsi" w:hAnsiTheme="majorHAnsi" w:cs="Arial" w:hint="eastAsia"/>
                  <w:b/>
                  <w:bCs/>
                  <w:color w:val="000000"/>
                  <w:sz w:val="20"/>
                  <w:szCs w:val="20"/>
                </w:rPr>
                <w:t xml:space="preserve">disagreement for the inspection result </w:t>
              </w:r>
            </w:ins>
          </w:p>
        </w:tc>
      </w:tr>
      <w:tr w:rsidR="00272518" w14:paraId="6C59E5F7" w14:textId="77777777" w:rsidTr="003832D4">
        <w:trPr>
          <w:trHeight w:val="3125"/>
          <w:jc w:val="center"/>
          <w:ins w:id="259" w:author="USER" w:date="2026-09-25T20:01:00Z" w16du:dateUtc="2026-09-26T00:01:00Z"/>
        </w:trPr>
        <w:tc>
          <w:tcPr>
            <w:tcW w:w="2329" w:type="dxa"/>
            <w:shd w:val="clear" w:color="auto" w:fill="D9D9D9" w:themeFill="background1" w:themeFillShade="D9"/>
            <w:vAlign w:val="center"/>
          </w:tcPr>
          <w:p w14:paraId="64DD1C2C" w14:textId="77777777" w:rsidR="00272518" w:rsidRDefault="00272518" w:rsidP="00E2796B">
            <w:pPr>
              <w:pStyle w:val="NormalWeb"/>
              <w:spacing w:before="0" w:beforeAutospacing="0" w:after="0" w:afterAutospacing="0"/>
              <w:jc w:val="both"/>
              <w:rPr>
                <w:ins w:id="260" w:author="USER" w:date="2026-09-25T20:01:00Z" w16du:dateUtc="2026-09-26T00:01:00Z"/>
                <w:rFonts w:asciiTheme="majorHAnsi" w:eastAsiaTheme="majorHAnsi" w:hAnsiTheme="majorHAnsi" w:cs="Arial"/>
                <w:b/>
                <w:bCs/>
                <w:color w:val="000000"/>
                <w:sz w:val="20"/>
                <w:szCs w:val="20"/>
              </w:rPr>
            </w:pPr>
            <w:ins w:id="261" w:author="USER" w:date="2026-09-25T20:01:00Z" w16du:dateUtc="2026-09-26T00:01:00Z">
              <w:r>
                <w:rPr>
                  <w:rFonts w:asciiTheme="majorHAnsi" w:eastAsiaTheme="majorHAnsi" w:hAnsiTheme="majorHAnsi" w:cs="Arial" w:hint="eastAsia"/>
                  <w:b/>
                  <w:bCs/>
                  <w:color w:val="000000"/>
                  <w:sz w:val="20"/>
                  <w:szCs w:val="20"/>
                </w:rPr>
                <w:t xml:space="preserve">4. </w:t>
              </w:r>
              <w:r w:rsidR="00E2796B">
                <w:rPr>
                  <w:rFonts w:asciiTheme="majorHAnsi" w:eastAsiaTheme="majorHAnsi" w:hAnsiTheme="majorHAnsi" w:cs="Arial" w:hint="eastAsia"/>
                  <w:b/>
                  <w:bCs/>
                  <w:color w:val="000000"/>
                  <w:sz w:val="20"/>
                  <w:szCs w:val="20"/>
                </w:rPr>
                <w:t>Billing</w:t>
              </w:r>
            </w:ins>
          </w:p>
        </w:tc>
        <w:tc>
          <w:tcPr>
            <w:tcW w:w="8544" w:type="dxa"/>
            <w:vAlign w:val="center"/>
          </w:tcPr>
          <w:p w14:paraId="118EBEDF" w14:textId="77777777" w:rsidR="004545B6" w:rsidRDefault="00E82AA2" w:rsidP="00E82AA2">
            <w:pPr>
              <w:pStyle w:val="NormalWeb"/>
              <w:spacing w:before="0" w:beforeAutospacing="0" w:after="0" w:afterAutospacing="0"/>
              <w:jc w:val="both"/>
              <w:rPr>
                <w:ins w:id="262" w:author="USER" w:date="2026-09-25T20:01:00Z" w16du:dateUtc="2026-09-26T00:01:00Z"/>
                <w:rFonts w:asciiTheme="majorHAnsi" w:eastAsiaTheme="majorHAnsi" w:hAnsiTheme="majorHAnsi" w:cs="Arial"/>
                <w:b/>
                <w:bCs/>
                <w:color w:val="000000"/>
                <w:sz w:val="20"/>
                <w:szCs w:val="20"/>
              </w:rPr>
            </w:pPr>
            <w:ins w:id="263" w:author="USER" w:date="2026-09-25T20:01:00Z" w16du:dateUtc="2026-09-26T00:01:00Z">
              <w:r>
                <w:rPr>
                  <w:rFonts w:asciiTheme="majorHAnsi" w:eastAsiaTheme="majorHAnsi" w:hAnsiTheme="majorHAnsi" w:cs="Arial" w:hint="eastAsia"/>
                  <w:b/>
                  <w:bCs/>
                  <w:color w:val="000000"/>
                  <w:sz w:val="20"/>
                  <w:szCs w:val="20"/>
                </w:rPr>
                <w:t xml:space="preserve">4.1 </w:t>
              </w:r>
              <w:r w:rsidR="004545B6" w:rsidRPr="004545B6">
                <w:rPr>
                  <w:rFonts w:asciiTheme="majorHAnsi" w:eastAsiaTheme="majorHAnsi" w:hAnsiTheme="majorHAnsi" w:cs="Arial"/>
                  <w:b/>
                  <w:bCs/>
                  <w:color w:val="000000"/>
                  <w:sz w:val="20"/>
                  <w:szCs w:val="20"/>
                </w:rPr>
                <w:t>Inspection charge will be applied to actual inspection quantity, not the quantity requested by client.</w:t>
              </w:r>
            </w:ins>
          </w:p>
          <w:p w14:paraId="2C3D204B" w14:textId="77777777" w:rsidR="004545B6" w:rsidRPr="007F0A27" w:rsidRDefault="00E82AA2" w:rsidP="004545B6">
            <w:pPr>
              <w:pStyle w:val="NormalWeb"/>
              <w:spacing w:before="0" w:beforeAutospacing="0" w:after="0" w:afterAutospacing="0"/>
              <w:jc w:val="both"/>
              <w:rPr>
                <w:ins w:id="264" w:author="USER" w:date="2026-09-25T20:01:00Z" w16du:dateUtc="2026-09-26T00:01:00Z"/>
                <w:rFonts w:asciiTheme="majorHAnsi" w:eastAsiaTheme="majorHAnsi" w:hAnsiTheme="majorHAnsi" w:cs="Arial"/>
                <w:b/>
                <w:bCs/>
                <w:color w:val="000000"/>
                <w:sz w:val="20"/>
                <w:szCs w:val="20"/>
              </w:rPr>
            </w:pPr>
            <w:ins w:id="265" w:author="USER" w:date="2026-09-25T20:01:00Z" w16du:dateUtc="2026-09-26T00:01:00Z">
              <w:r>
                <w:rPr>
                  <w:rFonts w:asciiTheme="majorHAnsi" w:eastAsiaTheme="majorHAnsi" w:hAnsiTheme="majorHAnsi" w:cs="Arial" w:hint="eastAsia"/>
                  <w:b/>
                  <w:bCs/>
                  <w:color w:val="000000"/>
                  <w:sz w:val="20"/>
                  <w:szCs w:val="20"/>
                </w:rPr>
                <w:t>4.2</w:t>
              </w:r>
              <w:r w:rsidR="004545B6" w:rsidRPr="007F0A27">
                <w:rPr>
                  <w:rFonts w:asciiTheme="majorHAnsi" w:eastAsiaTheme="majorHAnsi" w:hAnsiTheme="majorHAnsi" w:cs="Arial"/>
                  <w:b/>
                  <w:bCs/>
                  <w:color w:val="000000"/>
                  <w:sz w:val="20"/>
                  <w:szCs w:val="20"/>
                </w:rPr>
                <w:t xml:space="preserve"> Transportation fee will be charged at actual cost</w:t>
              </w:r>
            </w:ins>
          </w:p>
          <w:p w14:paraId="400CA853" w14:textId="77777777" w:rsidR="00E82AA2" w:rsidRPr="00087F5A" w:rsidRDefault="00E82AA2" w:rsidP="00E82AA2">
            <w:pPr>
              <w:pStyle w:val="NormalWeb"/>
              <w:spacing w:before="0" w:beforeAutospacing="0" w:after="0" w:afterAutospacing="0"/>
              <w:jc w:val="both"/>
              <w:rPr>
                <w:ins w:id="266" w:author="USER" w:date="2026-09-25T20:01:00Z" w16du:dateUtc="2026-09-26T00:01:00Z"/>
                <w:rFonts w:asciiTheme="majorHAnsi" w:eastAsiaTheme="majorHAnsi" w:hAnsiTheme="majorHAnsi" w:cs="Arial"/>
                <w:b/>
                <w:bCs/>
                <w:color w:val="000000"/>
                <w:sz w:val="10"/>
                <w:szCs w:val="10"/>
              </w:rPr>
            </w:pPr>
            <w:ins w:id="267" w:author="USER" w:date="2026-09-25T20:01:00Z" w16du:dateUtc="2026-09-26T00:01:00Z">
              <w:r>
                <w:rPr>
                  <w:rFonts w:asciiTheme="majorHAnsi" w:eastAsiaTheme="majorHAnsi" w:hAnsiTheme="majorHAnsi" w:cs="Arial" w:hint="eastAsia"/>
                  <w:b/>
                  <w:bCs/>
                  <w:color w:val="000000"/>
                  <w:sz w:val="20"/>
                  <w:szCs w:val="20"/>
                </w:rPr>
                <w:t xml:space="preserve">4.3 </w:t>
              </w:r>
              <w:r w:rsidRPr="007F0A27">
                <w:rPr>
                  <w:rFonts w:asciiTheme="majorHAnsi" w:eastAsiaTheme="majorHAnsi" w:hAnsiTheme="majorHAnsi" w:cs="Arial"/>
                  <w:b/>
                  <w:bCs/>
                  <w:color w:val="000000"/>
                  <w:sz w:val="20"/>
                  <w:szCs w:val="20"/>
                </w:rPr>
                <w:t xml:space="preserve">In case of accommodation </w:t>
              </w:r>
              <w:r w:rsidR="004545B6">
                <w:rPr>
                  <w:rFonts w:asciiTheme="majorHAnsi" w:eastAsiaTheme="majorHAnsi" w:hAnsiTheme="majorHAnsi" w:cs="Arial" w:hint="eastAsia"/>
                  <w:b/>
                  <w:bCs/>
                  <w:color w:val="000000"/>
                  <w:sz w:val="20"/>
                  <w:szCs w:val="20"/>
                </w:rPr>
                <w:t xml:space="preserve">will be needed </w:t>
              </w:r>
              <w:r w:rsidRPr="007F0A27">
                <w:rPr>
                  <w:rFonts w:asciiTheme="majorHAnsi" w:eastAsiaTheme="majorHAnsi" w:hAnsiTheme="majorHAnsi" w:cs="Arial"/>
                  <w:b/>
                  <w:bCs/>
                  <w:color w:val="000000"/>
                  <w:sz w:val="20"/>
                  <w:szCs w:val="20"/>
                </w:rPr>
                <w:t xml:space="preserve">due to over one day for </w:t>
              </w:r>
              <w:r w:rsidR="004545B6">
                <w:rPr>
                  <w:rFonts w:asciiTheme="majorHAnsi" w:eastAsiaTheme="majorHAnsi" w:hAnsiTheme="majorHAnsi" w:cs="Arial" w:hint="eastAsia"/>
                  <w:b/>
                  <w:bCs/>
                  <w:color w:val="000000"/>
                  <w:sz w:val="20"/>
                  <w:szCs w:val="20"/>
                </w:rPr>
                <w:t xml:space="preserve">an </w:t>
              </w:r>
              <w:r w:rsidRPr="007F0A27">
                <w:rPr>
                  <w:rFonts w:asciiTheme="majorHAnsi" w:eastAsiaTheme="majorHAnsi" w:hAnsiTheme="majorHAnsi" w:cs="Arial"/>
                  <w:b/>
                  <w:bCs/>
                  <w:color w:val="000000"/>
                  <w:sz w:val="20"/>
                  <w:szCs w:val="20"/>
                </w:rPr>
                <w:t>inspection or over 4 hours for travel time(round trip)</w:t>
              </w:r>
              <w:r w:rsidR="004545B6">
                <w:rPr>
                  <w:rFonts w:asciiTheme="majorHAnsi" w:eastAsiaTheme="majorHAnsi" w:hAnsiTheme="majorHAnsi" w:cs="Arial" w:hint="eastAsia"/>
                  <w:b/>
                  <w:bCs/>
                  <w:color w:val="000000"/>
                  <w:sz w:val="20"/>
                  <w:szCs w:val="20"/>
                </w:rPr>
                <w:t xml:space="preserve"> will take, </w:t>
              </w:r>
              <w:r w:rsidR="004545B6" w:rsidRPr="007F0A27">
                <w:rPr>
                  <w:rFonts w:asciiTheme="majorHAnsi" w:eastAsiaTheme="majorHAnsi" w:hAnsiTheme="majorHAnsi" w:cs="Arial"/>
                  <w:b/>
                  <w:bCs/>
                  <w:color w:val="000000"/>
                  <w:sz w:val="20"/>
                  <w:szCs w:val="20"/>
                </w:rPr>
                <w:t>accommodation</w:t>
              </w:r>
              <w:r w:rsidR="004545B6">
                <w:rPr>
                  <w:rFonts w:asciiTheme="majorHAnsi" w:eastAsiaTheme="majorHAnsi" w:hAnsiTheme="majorHAnsi" w:cs="Arial" w:hint="eastAsia"/>
                  <w:b/>
                  <w:bCs/>
                  <w:color w:val="000000"/>
                  <w:sz w:val="20"/>
                  <w:szCs w:val="20"/>
                </w:rPr>
                <w:t xml:space="preserve"> expense will be added in actual cost</w:t>
              </w:r>
            </w:ins>
          </w:p>
          <w:p w14:paraId="40A25224" w14:textId="77777777" w:rsidR="00E82AA2" w:rsidRDefault="00E82AA2" w:rsidP="00E82AA2">
            <w:pPr>
              <w:pStyle w:val="NormalWeb"/>
              <w:spacing w:before="0" w:beforeAutospacing="0" w:after="0" w:afterAutospacing="0"/>
              <w:jc w:val="both"/>
              <w:rPr>
                <w:ins w:id="268" w:author="USER" w:date="2026-09-25T20:01:00Z" w16du:dateUtc="2026-09-26T00:01:00Z"/>
                <w:rFonts w:asciiTheme="majorHAnsi" w:eastAsiaTheme="majorHAnsi" w:hAnsiTheme="majorHAnsi" w:cs="Arial"/>
                <w:b/>
                <w:bCs/>
                <w:color w:val="000000"/>
                <w:sz w:val="20"/>
                <w:szCs w:val="20"/>
              </w:rPr>
            </w:pPr>
            <w:ins w:id="269" w:author="USER" w:date="2026-09-25T20:01:00Z" w16du:dateUtc="2026-09-26T00:01:00Z">
              <w:r>
                <w:rPr>
                  <w:rFonts w:asciiTheme="majorHAnsi" w:eastAsiaTheme="majorHAnsi" w:hAnsiTheme="majorHAnsi" w:cs="Arial" w:hint="eastAsia"/>
                  <w:b/>
                  <w:bCs/>
                  <w:color w:val="000000"/>
                  <w:sz w:val="20"/>
                  <w:szCs w:val="20"/>
                </w:rPr>
                <w:t xml:space="preserve">4.4 </w:t>
              </w:r>
              <w:r w:rsidR="004523D8">
                <w:rPr>
                  <w:rFonts w:asciiTheme="majorHAnsi" w:eastAsiaTheme="majorHAnsi" w:hAnsiTheme="majorHAnsi" w:cs="Arial"/>
                  <w:b/>
                  <w:bCs/>
                  <w:color w:val="000000"/>
                  <w:sz w:val="20"/>
                  <w:szCs w:val="20"/>
                </w:rPr>
                <w:t xml:space="preserve">200% charge </w:t>
              </w:r>
              <w:r w:rsidR="004523D8">
                <w:rPr>
                  <w:rFonts w:asciiTheme="majorHAnsi" w:eastAsiaTheme="majorHAnsi" w:hAnsiTheme="majorHAnsi" w:cs="Arial" w:hint="eastAsia"/>
                  <w:b/>
                  <w:bCs/>
                  <w:color w:val="000000"/>
                  <w:sz w:val="20"/>
                  <w:szCs w:val="20"/>
                </w:rPr>
                <w:t>at normal inspection charge</w:t>
              </w:r>
              <w:r w:rsidR="004523D8">
                <w:rPr>
                  <w:rFonts w:asciiTheme="majorHAnsi" w:eastAsiaTheme="majorHAnsi" w:hAnsiTheme="majorHAnsi" w:cs="Arial"/>
                  <w:b/>
                  <w:bCs/>
                  <w:color w:val="000000"/>
                  <w:sz w:val="20"/>
                  <w:szCs w:val="20"/>
                </w:rPr>
                <w:t xml:space="preserve"> will be applied when</w:t>
              </w:r>
              <w:r w:rsidR="004523D8">
                <w:rPr>
                  <w:rFonts w:asciiTheme="majorHAnsi" w:eastAsiaTheme="majorHAnsi" w:hAnsiTheme="majorHAnsi" w:cs="Arial" w:hint="eastAsia"/>
                  <w:b/>
                  <w:bCs/>
                  <w:color w:val="000000"/>
                  <w:sz w:val="20"/>
                  <w:szCs w:val="20"/>
                </w:rPr>
                <w:t xml:space="preserve"> i</w:t>
              </w:r>
              <w:r w:rsidR="004523D8" w:rsidRPr="007F0A27">
                <w:rPr>
                  <w:rFonts w:asciiTheme="majorHAnsi" w:eastAsiaTheme="majorHAnsi" w:hAnsiTheme="majorHAnsi" w:cs="Arial"/>
                  <w:b/>
                  <w:bCs/>
                  <w:color w:val="000000"/>
                  <w:sz w:val="20"/>
                  <w:szCs w:val="20"/>
                </w:rPr>
                <w:t xml:space="preserve">nspection </w:t>
              </w:r>
              <w:r w:rsidR="004523D8">
                <w:rPr>
                  <w:rFonts w:asciiTheme="majorHAnsi" w:eastAsiaTheme="majorHAnsi" w:hAnsiTheme="majorHAnsi" w:cs="Arial" w:hint="eastAsia"/>
                  <w:b/>
                  <w:bCs/>
                  <w:color w:val="000000"/>
                  <w:sz w:val="20"/>
                  <w:szCs w:val="20"/>
                </w:rPr>
                <w:t>will be</w:t>
              </w:r>
              <w:r w:rsidR="004523D8" w:rsidRPr="007F0A27">
                <w:rPr>
                  <w:rFonts w:asciiTheme="majorHAnsi" w:eastAsiaTheme="majorHAnsi" w:hAnsiTheme="majorHAnsi" w:cs="Arial"/>
                  <w:b/>
                  <w:bCs/>
                  <w:color w:val="000000"/>
                  <w:sz w:val="20"/>
                  <w:szCs w:val="20"/>
                </w:rPr>
                <w:t xml:space="preserve"> </w:t>
              </w:r>
              <w:r w:rsidR="004523D8">
                <w:rPr>
                  <w:rFonts w:asciiTheme="majorHAnsi" w:eastAsiaTheme="majorHAnsi" w:hAnsiTheme="majorHAnsi" w:cs="Arial"/>
                  <w:b/>
                  <w:bCs/>
                  <w:color w:val="000000"/>
                  <w:sz w:val="20"/>
                  <w:szCs w:val="20"/>
                </w:rPr>
                <w:t>requested on Sunday or Holidays</w:t>
              </w:r>
            </w:ins>
          </w:p>
          <w:p w14:paraId="2E360EB0" w14:textId="77777777" w:rsidR="004523D8" w:rsidRDefault="00E82AA2" w:rsidP="004523D8">
            <w:pPr>
              <w:pStyle w:val="NormalWeb"/>
              <w:spacing w:before="0" w:beforeAutospacing="0" w:after="0" w:afterAutospacing="0"/>
              <w:jc w:val="both"/>
              <w:rPr>
                <w:ins w:id="270" w:author="USER" w:date="2026-09-25T20:01:00Z" w16du:dateUtc="2026-09-26T00:01:00Z"/>
                <w:rFonts w:asciiTheme="majorHAnsi" w:eastAsiaTheme="majorHAnsi" w:hAnsiTheme="majorHAnsi" w:cs="Arial"/>
                <w:b/>
                <w:bCs/>
                <w:color w:val="000000"/>
                <w:sz w:val="20"/>
                <w:szCs w:val="20"/>
              </w:rPr>
            </w:pPr>
            <w:ins w:id="271" w:author="USER" w:date="2026-09-25T20:01:00Z" w16du:dateUtc="2026-09-26T00:01:00Z">
              <w:r>
                <w:rPr>
                  <w:rFonts w:asciiTheme="majorHAnsi" w:eastAsiaTheme="majorHAnsi" w:hAnsiTheme="majorHAnsi" w:cs="Arial" w:hint="eastAsia"/>
                  <w:b/>
                  <w:bCs/>
                  <w:color w:val="000000"/>
                  <w:sz w:val="20"/>
                  <w:szCs w:val="20"/>
                </w:rPr>
                <w:t>4.5</w:t>
              </w:r>
              <w:r w:rsidR="004523D8">
                <w:rPr>
                  <w:rFonts w:asciiTheme="majorHAnsi" w:eastAsiaTheme="majorHAnsi" w:hAnsiTheme="majorHAnsi" w:cs="Arial" w:hint="eastAsia"/>
                  <w:b/>
                  <w:bCs/>
                  <w:color w:val="000000"/>
                  <w:sz w:val="20"/>
                  <w:szCs w:val="20"/>
                </w:rPr>
                <w:t xml:space="preserve"> Confirming a booking request can be hold until any outstanding </w:t>
              </w:r>
              <w:r w:rsidR="004523D8">
                <w:rPr>
                  <w:rFonts w:asciiTheme="majorHAnsi" w:eastAsiaTheme="majorHAnsi" w:hAnsiTheme="majorHAnsi" w:cs="Arial"/>
                  <w:b/>
                  <w:bCs/>
                  <w:color w:val="000000"/>
                  <w:sz w:val="20"/>
                  <w:szCs w:val="20"/>
                </w:rPr>
                <w:t xml:space="preserve">payment </w:t>
              </w:r>
              <w:r w:rsidR="004523D8">
                <w:rPr>
                  <w:rFonts w:asciiTheme="majorHAnsi" w:eastAsiaTheme="majorHAnsi" w:hAnsiTheme="majorHAnsi" w:cs="Arial" w:hint="eastAsia"/>
                  <w:b/>
                  <w:bCs/>
                  <w:color w:val="000000"/>
                  <w:sz w:val="20"/>
                  <w:szCs w:val="20"/>
                </w:rPr>
                <w:t>will be</w:t>
              </w:r>
              <w:r w:rsidR="004523D8">
                <w:rPr>
                  <w:rFonts w:asciiTheme="majorHAnsi" w:eastAsiaTheme="majorHAnsi" w:hAnsiTheme="majorHAnsi" w:cs="Arial"/>
                  <w:b/>
                  <w:bCs/>
                  <w:color w:val="000000"/>
                  <w:sz w:val="20"/>
                  <w:szCs w:val="20"/>
                </w:rPr>
                <w:t xml:space="preserve"> </w:t>
              </w:r>
              <w:r w:rsidR="004523D8" w:rsidRPr="004523D8">
                <w:rPr>
                  <w:rFonts w:asciiTheme="majorHAnsi" w:eastAsiaTheme="majorHAnsi" w:hAnsiTheme="majorHAnsi" w:cs="Arial"/>
                  <w:b/>
                  <w:bCs/>
                  <w:color w:val="000000"/>
                  <w:sz w:val="20"/>
                  <w:szCs w:val="20"/>
                </w:rPr>
                <w:t>settle</w:t>
              </w:r>
              <w:r w:rsidR="004523D8">
                <w:rPr>
                  <w:rFonts w:asciiTheme="majorHAnsi" w:eastAsiaTheme="majorHAnsi" w:hAnsiTheme="majorHAnsi" w:cs="Arial"/>
                  <w:b/>
                  <w:bCs/>
                  <w:color w:val="000000"/>
                  <w:sz w:val="20"/>
                  <w:szCs w:val="20"/>
                </w:rPr>
                <w:t>d</w:t>
              </w:r>
            </w:ins>
          </w:p>
          <w:p w14:paraId="6ADE4715" w14:textId="77777777" w:rsidR="00272518" w:rsidRPr="004523D8" w:rsidRDefault="004523D8" w:rsidP="004523D8">
            <w:pPr>
              <w:pStyle w:val="NormalWeb"/>
              <w:spacing w:before="0" w:beforeAutospacing="0" w:after="0" w:afterAutospacing="0"/>
              <w:jc w:val="both"/>
              <w:rPr>
                <w:ins w:id="272" w:author="USER" w:date="2026-09-25T20:01:00Z" w16du:dateUtc="2026-09-26T00:01:00Z"/>
                <w:rFonts w:asciiTheme="majorHAnsi" w:eastAsiaTheme="majorHAnsi" w:hAnsiTheme="majorHAnsi" w:cs="Arial"/>
                <w:b/>
                <w:bCs/>
                <w:color w:val="000000" w:themeColor="text1"/>
                <w:sz w:val="20"/>
                <w:szCs w:val="20"/>
              </w:rPr>
            </w:pPr>
            <w:ins w:id="273" w:author="USER" w:date="2026-09-25T20:01:00Z" w16du:dateUtc="2026-09-26T00:01:00Z">
              <w:r w:rsidRPr="00087F5A">
                <w:rPr>
                  <w:rFonts w:asciiTheme="majorHAnsi" w:eastAsiaTheme="majorHAnsi" w:hAnsiTheme="majorHAnsi" w:cs="Arial" w:hint="eastAsia"/>
                  <w:b/>
                  <w:bCs/>
                  <w:color w:val="000000" w:themeColor="text1"/>
                  <w:sz w:val="20"/>
                  <w:szCs w:val="20"/>
                </w:rPr>
                <w:t xml:space="preserve">* </w:t>
              </w:r>
              <w:r>
                <w:rPr>
                  <w:rFonts w:asciiTheme="majorHAnsi" w:eastAsiaTheme="majorHAnsi" w:hAnsiTheme="majorHAnsi" w:cs="Arial" w:hint="eastAsia"/>
                  <w:b/>
                  <w:bCs/>
                  <w:color w:val="000000" w:themeColor="text1"/>
                  <w:sz w:val="20"/>
                  <w:szCs w:val="20"/>
                </w:rPr>
                <w:t>But, for the 4.1 article, billing standard can be changed according to contract.</w:t>
              </w:r>
            </w:ins>
          </w:p>
        </w:tc>
      </w:tr>
      <w:tr w:rsidR="00272518" w14:paraId="4AA7FAF0" w14:textId="77777777" w:rsidTr="00E2796B">
        <w:trPr>
          <w:trHeight w:val="2700"/>
          <w:jc w:val="center"/>
          <w:ins w:id="274" w:author="USER" w:date="2026-09-25T20:01:00Z" w16du:dateUtc="2026-09-26T00:01:00Z"/>
        </w:trPr>
        <w:tc>
          <w:tcPr>
            <w:tcW w:w="2329" w:type="dxa"/>
            <w:shd w:val="clear" w:color="auto" w:fill="D9D9D9" w:themeFill="background1" w:themeFillShade="D9"/>
            <w:vAlign w:val="center"/>
          </w:tcPr>
          <w:p w14:paraId="4FD81FCD" w14:textId="77777777" w:rsidR="00272518" w:rsidRPr="00CC5738" w:rsidRDefault="00272518" w:rsidP="003832D4">
            <w:pPr>
              <w:pStyle w:val="NormalWeb"/>
              <w:jc w:val="both"/>
              <w:rPr>
                <w:ins w:id="275" w:author="USER" w:date="2026-09-25T20:01:00Z" w16du:dateUtc="2026-09-26T00:01:00Z"/>
                <w:rFonts w:asciiTheme="majorHAnsi" w:eastAsiaTheme="majorHAnsi" w:hAnsiTheme="majorHAnsi" w:cs="Arial"/>
                <w:b/>
                <w:bCs/>
                <w:color w:val="000000"/>
                <w:sz w:val="20"/>
                <w:szCs w:val="20"/>
              </w:rPr>
            </w:pPr>
          </w:p>
          <w:p w14:paraId="3148EB0B" w14:textId="77777777" w:rsidR="00272518" w:rsidRPr="00CC5738" w:rsidRDefault="00272518" w:rsidP="003832D4">
            <w:pPr>
              <w:pStyle w:val="NormalWeb"/>
              <w:jc w:val="both"/>
              <w:rPr>
                <w:ins w:id="276" w:author="USER" w:date="2026-09-25T20:01:00Z" w16du:dateUtc="2026-09-26T00:01:00Z"/>
                <w:rFonts w:asciiTheme="majorHAnsi" w:eastAsiaTheme="majorHAnsi" w:hAnsiTheme="majorHAnsi" w:cs="Arial"/>
                <w:b/>
                <w:bCs/>
                <w:color w:val="000000"/>
                <w:sz w:val="20"/>
                <w:szCs w:val="20"/>
              </w:rPr>
            </w:pPr>
            <w:ins w:id="277" w:author="USER" w:date="2026-09-25T20:01:00Z" w16du:dateUtc="2026-09-26T00:01:00Z">
              <w:r>
                <w:rPr>
                  <w:rFonts w:asciiTheme="majorHAnsi" w:eastAsiaTheme="majorHAnsi" w:hAnsiTheme="majorHAnsi" w:cs="Arial" w:hint="eastAsia"/>
                  <w:b/>
                  <w:bCs/>
                  <w:color w:val="000000"/>
                  <w:sz w:val="20"/>
                  <w:szCs w:val="20"/>
                </w:rPr>
                <w:t xml:space="preserve">5. </w:t>
              </w:r>
              <w:r w:rsidR="00E2796B">
                <w:rPr>
                  <w:rFonts w:asciiTheme="majorHAnsi" w:eastAsiaTheme="majorHAnsi" w:hAnsiTheme="majorHAnsi" w:cs="Arial" w:hint="eastAsia"/>
                  <w:b/>
                  <w:bCs/>
                  <w:color w:val="000000"/>
                  <w:sz w:val="20"/>
                  <w:szCs w:val="20"/>
                </w:rPr>
                <w:t>Claim</w:t>
              </w:r>
            </w:ins>
          </w:p>
          <w:p w14:paraId="556DCA3B" w14:textId="77777777" w:rsidR="00272518" w:rsidRDefault="00272518" w:rsidP="003832D4">
            <w:pPr>
              <w:pStyle w:val="NormalWeb"/>
              <w:jc w:val="both"/>
              <w:rPr>
                <w:ins w:id="278" w:author="USER" w:date="2026-09-25T20:01:00Z" w16du:dateUtc="2026-09-26T00:01:00Z"/>
                <w:rFonts w:asciiTheme="majorHAnsi" w:eastAsiaTheme="majorHAnsi" w:hAnsiTheme="majorHAnsi" w:cs="Arial"/>
                <w:b/>
                <w:bCs/>
                <w:color w:val="000000"/>
                <w:sz w:val="20"/>
                <w:szCs w:val="20"/>
              </w:rPr>
            </w:pPr>
          </w:p>
        </w:tc>
        <w:tc>
          <w:tcPr>
            <w:tcW w:w="8544" w:type="dxa"/>
            <w:vAlign w:val="center"/>
          </w:tcPr>
          <w:p w14:paraId="6FF40CFA" w14:textId="77777777" w:rsidR="00A812DD" w:rsidRPr="00A812DD" w:rsidRDefault="00272518" w:rsidP="003832D4">
            <w:pPr>
              <w:pStyle w:val="NormalWeb"/>
              <w:spacing w:before="0" w:beforeAutospacing="0" w:after="0" w:afterAutospacing="0"/>
              <w:jc w:val="both"/>
              <w:rPr>
                <w:ins w:id="279" w:author="USER" w:date="2026-09-25T20:01:00Z" w16du:dateUtc="2026-09-26T00:01:00Z"/>
                <w:rFonts w:asciiTheme="majorHAnsi" w:eastAsiaTheme="majorHAnsi" w:hAnsiTheme="majorHAnsi" w:cs="Arial"/>
                <w:b/>
                <w:bCs/>
                <w:color w:val="000000"/>
                <w:sz w:val="20"/>
                <w:szCs w:val="20"/>
              </w:rPr>
            </w:pPr>
            <w:ins w:id="280" w:author="USER" w:date="2026-09-25T20:01:00Z" w16du:dateUtc="2026-09-26T00:01:00Z">
              <w:r>
                <w:rPr>
                  <w:rFonts w:asciiTheme="majorHAnsi" w:eastAsiaTheme="majorHAnsi" w:hAnsiTheme="majorHAnsi" w:cs="Arial" w:hint="eastAsia"/>
                  <w:b/>
                  <w:bCs/>
                  <w:color w:val="000000"/>
                  <w:sz w:val="20"/>
                  <w:szCs w:val="20"/>
                </w:rPr>
                <w:t>5.1</w:t>
              </w:r>
              <w:r w:rsidR="00A812DD">
                <w:rPr>
                  <w:rFonts w:asciiTheme="majorHAnsi" w:eastAsiaTheme="majorHAnsi" w:hAnsiTheme="majorHAnsi" w:cs="Arial" w:hint="eastAsia"/>
                  <w:b/>
                  <w:bCs/>
                  <w:color w:val="000000"/>
                  <w:sz w:val="20"/>
                  <w:szCs w:val="20"/>
                </w:rPr>
                <w:t xml:space="preserve"> </w:t>
              </w:r>
              <w:r w:rsidR="00A812DD" w:rsidRPr="00A812DD">
                <w:rPr>
                  <w:rFonts w:asciiTheme="majorHAnsi" w:eastAsiaTheme="majorHAnsi" w:hAnsiTheme="majorHAnsi" w:cs="Arial" w:hint="eastAsia"/>
                  <w:b/>
                  <w:bCs/>
                  <w:color w:val="000000"/>
                  <w:sz w:val="20"/>
                  <w:szCs w:val="20"/>
                </w:rPr>
                <w:t>If</w:t>
              </w:r>
              <w:r w:rsidR="00A812DD" w:rsidRPr="00A812DD">
                <w:rPr>
                  <w:rFonts w:asciiTheme="majorHAnsi" w:eastAsiaTheme="majorHAnsi" w:hAnsiTheme="majorHAnsi" w:cs="Arial"/>
                  <w:b/>
                  <w:bCs/>
                  <w:color w:val="000000"/>
                  <w:sz w:val="20"/>
                  <w:szCs w:val="20"/>
                </w:rPr>
                <w:t xml:space="preserve"> any claim occurs</w:t>
              </w:r>
              <w:r w:rsidR="00A812DD" w:rsidRPr="00A812DD">
                <w:rPr>
                  <w:rFonts w:asciiTheme="majorHAnsi" w:eastAsiaTheme="majorHAnsi" w:hAnsiTheme="majorHAnsi" w:cs="Arial" w:hint="eastAsia"/>
                  <w:b/>
                  <w:bCs/>
                  <w:color w:val="000000"/>
                  <w:sz w:val="20"/>
                  <w:szCs w:val="20"/>
                </w:rPr>
                <w:t xml:space="preserve"> due to defects found before sales or after sales, </w:t>
              </w:r>
              <w:r w:rsidR="00A812DD" w:rsidRPr="00A812DD">
                <w:rPr>
                  <w:rFonts w:asciiTheme="majorHAnsi" w:eastAsiaTheme="majorHAnsi" w:hAnsiTheme="majorHAnsi" w:cs="Arial"/>
                  <w:b/>
                  <w:bCs/>
                  <w:color w:val="000000"/>
                  <w:sz w:val="20"/>
                  <w:szCs w:val="20"/>
                </w:rPr>
                <w:t>applicant</w:t>
              </w:r>
              <w:r w:rsidR="00A812DD" w:rsidRPr="00A812DD">
                <w:rPr>
                  <w:rFonts w:asciiTheme="majorHAnsi" w:eastAsiaTheme="majorHAnsi" w:hAnsiTheme="majorHAnsi" w:cs="Arial" w:hint="eastAsia"/>
                  <w:b/>
                  <w:bCs/>
                  <w:color w:val="000000"/>
                  <w:sz w:val="20"/>
                  <w:szCs w:val="20"/>
                </w:rPr>
                <w:t xml:space="preserve"> needs inform KOTITI so that KOTITI find and analyze the cause. (In this case, the found defect can</w:t>
              </w:r>
              <w:r w:rsidR="00A812DD" w:rsidRPr="00A812DD">
                <w:rPr>
                  <w:rFonts w:asciiTheme="majorHAnsi" w:eastAsiaTheme="majorHAnsi" w:hAnsiTheme="majorHAnsi" w:cs="Arial"/>
                  <w:b/>
                  <w:bCs/>
                  <w:color w:val="000000"/>
                  <w:sz w:val="20"/>
                  <w:szCs w:val="20"/>
                </w:rPr>
                <w:t>’</w:t>
              </w:r>
              <w:r w:rsidR="00A812DD" w:rsidRPr="00A812DD">
                <w:rPr>
                  <w:rFonts w:asciiTheme="majorHAnsi" w:eastAsiaTheme="majorHAnsi" w:hAnsiTheme="majorHAnsi" w:cs="Arial" w:hint="eastAsia"/>
                  <w:b/>
                  <w:bCs/>
                  <w:color w:val="000000"/>
                  <w:sz w:val="20"/>
                  <w:szCs w:val="20"/>
                </w:rPr>
                <w:t xml:space="preserve">t be mended till finding and analyzing the cause) </w:t>
              </w:r>
            </w:ins>
          </w:p>
          <w:p w14:paraId="00A2C0F8" w14:textId="77777777" w:rsidR="00A812DD" w:rsidRPr="00E2796B" w:rsidRDefault="00A812DD" w:rsidP="003832D4">
            <w:pPr>
              <w:pStyle w:val="NormalWeb"/>
              <w:spacing w:before="0" w:beforeAutospacing="0" w:after="0" w:afterAutospacing="0"/>
              <w:jc w:val="both"/>
              <w:rPr>
                <w:ins w:id="281" w:author="USER" w:date="2026-09-25T20:01:00Z" w16du:dateUtc="2026-09-26T00:01:00Z"/>
                <w:rFonts w:ascii="Times New Roman" w:eastAsia="GulimChe"/>
                <w:bCs/>
                <w:sz w:val="10"/>
                <w:szCs w:val="10"/>
              </w:rPr>
            </w:pPr>
          </w:p>
          <w:p w14:paraId="7ED19E04" w14:textId="77777777" w:rsidR="00272518" w:rsidRDefault="00A812DD" w:rsidP="00A812DD">
            <w:pPr>
              <w:pStyle w:val="NormalWeb"/>
              <w:spacing w:before="0" w:beforeAutospacing="0" w:after="0" w:afterAutospacing="0"/>
              <w:jc w:val="both"/>
              <w:rPr>
                <w:ins w:id="282" w:author="USER" w:date="2026-09-25T20:01:00Z" w16du:dateUtc="2026-09-26T00:01:00Z"/>
                <w:rFonts w:asciiTheme="majorHAnsi" w:eastAsiaTheme="majorHAnsi" w:hAnsiTheme="majorHAnsi" w:cs="Arial"/>
                <w:b/>
                <w:bCs/>
                <w:color w:val="000000"/>
                <w:sz w:val="20"/>
                <w:szCs w:val="20"/>
              </w:rPr>
            </w:pPr>
            <w:ins w:id="283" w:author="USER" w:date="2026-09-25T20:01:00Z" w16du:dateUtc="2026-09-26T00:01:00Z">
              <w:r>
                <w:rPr>
                  <w:rFonts w:asciiTheme="majorHAnsi" w:eastAsiaTheme="majorHAnsi" w:hAnsiTheme="majorHAnsi" w:cs="Arial"/>
                  <w:b/>
                  <w:bCs/>
                  <w:color w:val="000000"/>
                  <w:sz w:val="20"/>
                  <w:szCs w:val="20"/>
                </w:rPr>
                <w:t xml:space="preserve">5.2 If the </w:t>
              </w:r>
              <w:r>
                <w:rPr>
                  <w:rFonts w:asciiTheme="majorHAnsi" w:eastAsiaTheme="majorHAnsi" w:hAnsiTheme="majorHAnsi" w:cs="Arial" w:hint="eastAsia"/>
                  <w:b/>
                  <w:bCs/>
                  <w:color w:val="000000"/>
                  <w:sz w:val="20"/>
                  <w:szCs w:val="20"/>
                </w:rPr>
                <w:t>cause</w:t>
              </w:r>
              <w:r>
                <w:rPr>
                  <w:rFonts w:asciiTheme="majorHAnsi" w:eastAsiaTheme="majorHAnsi" w:hAnsiTheme="majorHAnsi" w:cs="Arial"/>
                  <w:b/>
                  <w:bCs/>
                  <w:color w:val="000000"/>
                  <w:sz w:val="20"/>
                  <w:szCs w:val="20"/>
                </w:rPr>
                <w:t xml:space="preserve"> for the defect </w:t>
              </w:r>
              <w:r>
                <w:rPr>
                  <w:rFonts w:asciiTheme="majorHAnsi" w:eastAsiaTheme="majorHAnsi" w:hAnsiTheme="majorHAnsi" w:cs="Arial" w:hint="eastAsia"/>
                  <w:b/>
                  <w:bCs/>
                  <w:color w:val="000000"/>
                  <w:sz w:val="20"/>
                  <w:szCs w:val="20"/>
                </w:rPr>
                <w:t xml:space="preserve">is due to </w:t>
              </w:r>
              <w:r w:rsidRPr="00A812DD">
                <w:rPr>
                  <w:rFonts w:asciiTheme="majorHAnsi" w:eastAsiaTheme="majorHAnsi" w:hAnsiTheme="majorHAnsi" w:cs="Arial" w:hint="eastAsia"/>
                  <w:b/>
                  <w:bCs/>
                  <w:color w:val="000000"/>
                  <w:sz w:val="20"/>
                  <w:szCs w:val="20"/>
                </w:rPr>
                <w:t>careless</w:t>
              </w:r>
              <w:r w:rsidRPr="00A812DD">
                <w:rPr>
                  <w:rFonts w:asciiTheme="majorHAnsi" w:eastAsiaTheme="majorHAnsi" w:hAnsiTheme="majorHAnsi" w:cs="Arial"/>
                  <w:b/>
                  <w:bCs/>
                  <w:color w:val="000000"/>
                  <w:sz w:val="20"/>
                  <w:szCs w:val="20"/>
                </w:rPr>
                <w:t xml:space="preserve"> by </w:t>
              </w:r>
              <w:r w:rsidRPr="00A812DD">
                <w:rPr>
                  <w:rFonts w:asciiTheme="majorHAnsi" w:eastAsiaTheme="majorHAnsi" w:hAnsiTheme="majorHAnsi" w:cs="Arial" w:hint="eastAsia"/>
                  <w:b/>
                  <w:bCs/>
                  <w:color w:val="000000"/>
                  <w:sz w:val="20"/>
                  <w:szCs w:val="20"/>
                </w:rPr>
                <w:t xml:space="preserve">KOTITI inspection, KOTITI will cooperate for the re-inspection or any </w:t>
              </w:r>
              <w:r w:rsidRPr="00A812DD">
                <w:rPr>
                  <w:rFonts w:asciiTheme="majorHAnsi" w:eastAsiaTheme="majorHAnsi" w:hAnsiTheme="majorHAnsi" w:cs="Arial"/>
                  <w:b/>
                  <w:bCs/>
                  <w:color w:val="000000"/>
                  <w:sz w:val="20"/>
                  <w:szCs w:val="20"/>
                </w:rPr>
                <w:t>required</w:t>
              </w:r>
              <w:r w:rsidRPr="00A812DD">
                <w:rPr>
                  <w:rFonts w:asciiTheme="majorHAnsi" w:eastAsiaTheme="majorHAnsi" w:hAnsiTheme="majorHAnsi" w:cs="Arial" w:hint="eastAsia"/>
                  <w:b/>
                  <w:bCs/>
                  <w:color w:val="000000"/>
                  <w:sz w:val="20"/>
                  <w:szCs w:val="20"/>
                </w:rPr>
                <w:t xml:space="preserve"> action under contract and </w:t>
              </w:r>
              <w:r>
                <w:rPr>
                  <w:rFonts w:asciiTheme="majorHAnsi" w:eastAsiaTheme="majorHAnsi" w:hAnsiTheme="majorHAnsi" w:cs="Arial"/>
                  <w:b/>
                  <w:bCs/>
                  <w:color w:val="000000"/>
                  <w:sz w:val="20"/>
                  <w:szCs w:val="20"/>
                </w:rPr>
                <w:t xml:space="preserve">the inspection charge </w:t>
              </w:r>
              <w:r>
                <w:rPr>
                  <w:rFonts w:asciiTheme="majorHAnsi" w:eastAsiaTheme="majorHAnsi" w:hAnsiTheme="majorHAnsi" w:cs="Arial" w:hint="eastAsia"/>
                  <w:b/>
                  <w:bCs/>
                  <w:color w:val="000000"/>
                  <w:sz w:val="20"/>
                  <w:szCs w:val="20"/>
                </w:rPr>
                <w:t>for</w:t>
              </w:r>
              <w:r>
                <w:rPr>
                  <w:rFonts w:asciiTheme="majorHAnsi" w:eastAsiaTheme="majorHAnsi" w:hAnsiTheme="majorHAnsi" w:cs="Arial"/>
                  <w:b/>
                  <w:bCs/>
                  <w:color w:val="000000"/>
                  <w:sz w:val="20"/>
                  <w:szCs w:val="20"/>
                </w:rPr>
                <w:t xml:space="preserve"> the </w:t>
              </w:r>
              <w:r>
                <w:rPr>
                  <w:rFonts w:asciiTheme="majorHAnsi" w:eastAsiaTheme="majorHAnsi" w:hAnsiTheme="majorHAnsi" w:cs="Arial" w:hint="eastAsia"/>
                  <w:b/>
                  <w:bCs/>
                  <w:color w:val="000000"/>
                  <w:sz w:val="20"/>
                  <w:szCs w:val="20"/>
                </w:rPr>
                <w:t>applicable item</w:t>
              </w:r>
              <w:r w:rsidR="00B241D6" w:rsidRPr="00B241D6">
                <w:rPr>
                  <w:rFonts w:asciiTheme="majorHAnsi" w:eastAsiaTheme="majorHAnsi" w:hAnsiTheme="majorHAnsi" w:cs="Arial"/>
                  <w:b/>
                  <w:bCs/>
                  <w:color w:val="000000"/>
                  <w:sz w:val="20"/>
                  <w:szCs w:val="20"/>
                </w:rPr>
                <w:t xml:space="preserve"> </w:t>
              </w:r>
              <w:r>
                <w:rPr>
                  <w:rFonts w:asciiTheme="majorHAnsi" w:eastAsiaTheme="majorHAnsi" w:hAnsiTheme="majorHAnsi" w:cs="Arial" w:hint="eastAsia"/>
                  <w:b/>
                  <w:bCs/>
                  <w:color w:val="000000"/>
                  <w:sz w:val="20"/>
                  <w:szCs w:val="20"/>
                </w:rPr>
                <w:t>will</w:t>
              </w:r>
              <w:r w:rsidR="00B241D6" w:rsidRPr="00B241D6">
                <w:rPr>
                  <w:rFonts w:asciiTheme="majorHAnsi" w:eastAsiaTheme="majorHAnsi" w:hAnsiTheme="majorHAnsi" w:cs="Arial"/>
                  <w:b/>
                  <w:bCs/>
                  <w:color w:val="000000"/>
                  <w:sz w:val="20"/>
                  <w:szCs w:val="20"/>
                </w:rPr>
                <w:t xml:space="preserve"> be deducted from next inspection charge. (Sampling inspection is not subject to this article)</w:t>
              </w:r>
            </w:ins>
          </w:p>
        </w:tc>
      </w:tr>
    </w:tbl>
    <w:p w14:paraId="29529564" w14:textId="77777777" w:rsidR="00E2796B" w:rsidRDefault="00E2796B" w:rsidP="00272518">
      <w:pPr>
        <w:pStyle w:val="NormalWeb"/>
        <w:jc w:val="center"/>
        <w:rPr>
          <w:ins w:id="284" w:author="USER" w:date="2026-09-25T20:01:00Z" w16du:dateUtc="2026-09-26T00:01:00Z"/>
          <w:rFonts w:asciiTheme="majorHAnsi" w:eastAsiaTheme="majorHAnsi" w:hAnsiTheme="majorHAnsi" w:cs="Arial"/>
          <w:b/>
          <w:bCs/>
          <w:color w:val="000000"/>
          <w:sz w:val="20"/>
          <w:szCs w:val="20"/>
        </w:rPr>
      </w:pPr>
    </w:p>
    <w:p w14:paraId="6039ECC0" w14:textId="77777777" w:rsidR="00E2796B" w:rsidRDefault="00E2796B" w:rsidP="00272518">
      <w:pPr>
        <w:pStyle w:val="NormalWeb"/>
        <w:jc w:val="center"/>
        <w:rPr>
          <w:ins w:id="285" w:author="USER" w:date="2026-09-25T20:01:00Z" w16du:dateUtc="2026-09-26T00:01:00Z"/>
          <w:rFonts w:asciiTheme="majorHAnsi" w:eastAsiaTheme="majorHAnsi" w:hAnsiTheme="majorHAnsi" w:cs="Arial"/>
          <w:b/>
          <w:bCs/>
          <w:color w:val="000000"/>
          <w:sz w:val="20"/>
          <w:szCs w:val="20"/>
        </w:rPr>
      </w:pPr>
    </w:p>
    <w:p w14:paraId="3B405680" w14:textId="77777777" w:rsidR="00C1704A" w:rsidRPr="00475AFC" w:rsidRDefault="00E2796B" w:rsidP="00475AFC">
      <w:pPr>
        <w:jc w:val="center"/>
        <w:rPr>
          <w:del w:id="286" w:author="USER" w:date="2026-09-25T20:01:00Z" w16du:dateUtc="2026-09-26T00:01:00Z"/>
          <w:b/>
        </w:rPr>
      </w:pPr>
      <w:ins w:id="287" w:author="USER" w:date="2026-09-25T20:01:00Z" w16du:dateUtc="2026-09-26T00:01:00Z">
        <w:r>
          <w:rPr>
            <w:rFonts w:asciiTheme="majorHAnsi" w:eastAsiaTheme="majorHAnsi" w:hAnsiTheme="majorHAnsi" w:cs="Arial"/>
            <w:b/>
            <w:bCs/>
            <w:color w:val="000000"/>
            <w:sz w:val="20"/>
            <w:szCs w:val="20"/>
          </w:rPr>
          <w:t>To the</w:t>
        </w:r>
        <w:r w:rsidRPr="00E2796B">
          <w:rPr>
            <w:rFonts w:asciiTheme="majorHAnsi" w:eastAsiaTheme="majorHAnsi" w:hAnsiTheme="majorHAnsi" w:cs="Arial"/>
            <w:b/>
            <w:bCs/>
            <w:color w:val="000000"/>
            <w:sz w:val="20"/>
            <w:szCs w:val="20"/>
          </w:rPr>
          <w:t xml:space="preserve"> procedure</w:t>
        </w:r>
        <w:r>
          <w:rPr>
            <w:rFonts w:asciiTheme="majorHAnsi" w:eastAsiaTheme="majorHAnsi" w:hAnsiTheme="majorHAnsi" w:cs="Arial" w:hint="eastAsia"/>
            <w:b/>
            <w:bCs/>
            <w:color w:val="000000"/>
            <w:sz w:val="20"/>
            <w:szCs w:val="20"/>
          </w:rPr>
          <w:t xml:space="preserve"> and condition</w:t>
        </w:r>
        <w:r w:rsidRPr="00E2796B">
          <w:rPr>
            <w:rFonts w:asciiTheme="majorHAnsi" w:eastAsiaTheme="majorHAnsi" w:hAnsiTheme="majorHAnsi" w:cs="Arial"/>
            <w:b/>
            <w:bCs/>
            <w:color w:val="000000"/>
            <w:sz w:val="20"/>
            <w:szCs w:val="20"/>
          </w:rPr>
          <w:t xml:space="preserve"> above</w:t>
        </w:r>
        <w:r>
          <w:rPr>
            <w:rFonts w:asciiTheme="majorHAnsi" w:eastAsiaTheme="majorHAnsi" w:hAnsiTheme="majorHAnsi" w:cs="Arial" w:hint="eastAsia"/>
            <w:b/>
            <w:bCs/>
            <w:color w:val="000000"/>
            <w:sz w:val="20"/>
            <w:szCs w:val="20"/>
          </w:rPr>
          <w:t xml:space="preserve"> is confirmed. Applicant:______________________________  </w:t>
        </w:r>
      </w:ins>
      <w:del w:id="288" w:author="USER" w:date="2026-09-25T20:01:00Z" w16du:dateUtc="2026-09-26T00:01:00Z">
        <w:r w:rsidR="00475AFC" w:rsidRPr="00475AFC">
          <w:rPr>
            <w:b/>
          </w:rPr>
          <w:delText>Psychology of Self in Social Media</w:delText>
        </w:r>
        <w:r w:rsidR="00475AFC">
          <w:rPr>
            <w:b/>
          </w:rPr>
          <w:delText xml:space="preserve">: Impact Project Proposal </w:delText>
        </w:r>
        <w:r w:rsidR="002D6F23">
          <w:rPr>
            <w:b/>
          </w:rPr>
          <w:delText>PEER AND SELF EVALUATION</w:delText>
        </w:r>
      </w:del>
    </w:p>
    <w:p w14:paraId="2E4350FB" w14:textId="77777777" w:rsidR="00B10EC4" w:rsidRDefault="00C93E47">
      <w:pPr>
        <w:rPr>
          <w:del w:id="289" w:author="USER" w:date="2026-09-25T20:01:00Z" w16du:dateUtc="2026-09-26T00:01:00Z"/>
          <w:i/>
        </w:rPr>
      </w:pPr>
      <w:del w:id="290" w:author="USER" w:date="2026-09-25T20:01:00Z" w16du:dateUtc="2026-09-26T00:01:00Z">
        <w:r>
          <w:rPr>
            <w:i/>
          </w:rPr>
          <w:delText>For each person in your Working Group, including yourself, please complete this evaluation.</w:delText>
        </w:r>
        <w:r w:rsidR="00B10EC4">
          <w:rPr>
            <w:i/>
          </w:rPr>
          <w:delText xml:space="preserve"> For closed-ended responses, please choose the option that you think best represents that quality of the work. Please consider the instructions for all questions, including the Critical Comments, carefully.</w:delText>
        </w:r>
      </w:del>
    </w:p>
    <w:p w14:paraId="678676E9" w14:textId="77777777" w:rsidR="005E6433" w:rsidRDefault="00311B78" w:rsidP="005E6433">
      <w:pPr>
        <w:rPr>
          <w:del w:id="291" w:author="USER" w:date="2026-09-25T20:01:00Z" w16du:dateUtc="2026-09-26T00:01:00Z"/>
          <w:i/>
        </w:rPr>
      </w:pPr>
      <w:del w:id="292" w:author="USER" w:date="2026-09-25T20:01:00Z" w16du:dateUtc="2026-09-26T00:01:00Z">
        <w:r>
          <w:rPr>
            <w:i/>
          </w:rPr>
          <w:delText xml:space="preserve">To enter the values online, please follow the ipeer link on Connect. </w:delText>
        </w:r>
        <w:r w:rsidR="005E6433" w:rsidRPr="005E6433">
          <w:rPr>
            <w:i/>
          </w:rPr>
          <w:delText xml:space="preserve">**Please save your work regularly. Consider completing the ratings elsewhere and then copying them </w:delText>
        </w:r>
        <w:r w:rsidR="005E6433">
          <w:rPr>
            <w:i/>
          </w:rPr>
          <w:delText xml:space="preserve">in ipeer </w:delText>
        </w:r>
        <w:r w:rsidR="005E6433" w:rsidRPr="005E6433">
          <w:rPr>
            <w:i/>
          </w:rPr>
          <w:delText>to avoid lost work.**</w:delText>
        </w:r>
      </w:del>
    </w:p>
    <w:p w14:paraId="2C8CBEA8" w14:textId="77777777" w:rsidR="00475AFC" w:rsidRDefault="00311B78">
      <w:pPr>
        <w:rPr>
          <w:del w:id="293" w:author="USER" w:date="2026-09-25T20:01:00Z" w16du:dateUtc="2026-09-26T00:01:00Z"/>
          <w:i/>
        </w:rPr>
      </w:pPr>
      <w:del w:id="294" w:author="USER" w:date="2026-09-25T20:01:00Z" w16du:dateUtc="2026-09-26T00:01:00Z">
        <w:r>
          <w:rPr>
            <w:i/>
          </w:rPr>
          <w:delText xml:space="preserve">It can be helpful to </w:delText>
        </w:r>
        <w:r w:rsidR="00C20A16">
          <w:rPr>
            <w:i/>
          </w:rPr>
          <w:delText xml:space="preserve">take notes on </w:delText>
        </w:r>
        <w:r>
          <w:rPr>
            <w:i/>
          </w:rPr>
          <w:delText>presentations</w:delText>
        </w:r>
        <w:r w:rsidR="00C20A16">
          <w:rPr>
            <w:i/>
          </w:rPr>
          <w:delText xml:space="preserve"> to help you remember them for later evaluation. It can also be helpful to </w:delText>
        </w:r>
        <w:r>
          <w:rPr>
            <w:i/>
          </w:rPr>
          <w:delText>read all proposals first before evaluating them</w:delText>
        </w:r>
        <w:r w:rsidR="00C20A16">
          <w:rPr>
            <w:i/>
          </w:rPr>
          <w:delText xml:space="preserve"> so that you can start to tease apart </w:delText>
        </w:r>
        <w:r>
          <w:rPr>
            <w:i/>
          </w:rPr>
          <w:delText xml:space="preserve">what is minimal versus exceptional work. Please be thoughtful in your evaluations. The </w:delText>
        </w:r>
        <w:r w:rsidRPr="00311B78">
          <w:rPr>
            <w:b/>
            <w:i/>
          </w:rPr>
          <w:delText>quality</w:delText>
        </w:r>
        <w:r>
          <w:rPr>
            <w:i/>
          </w:rPr>
          <w:delText xml:space="preserve"> of the feedback you give to yourself and to others on this stage of the project will comprise 4% of your fina</w:delText>
        </w:r>
        <w:r w:rsidR="004F6C89">
          <w:rPr>
            <w:i/>
          </w:rPr>
          <w:delText>l grade, and can be used to enhance your own and others’ final projects.</w:delText>
        </w:r>
      </w:del>
    </w:p>
    <w:p w14:paraId="2E7B1018" w14:textId="77777777" w:rsidR="00311B78" w:rsidRDefault="00311B78">
      <w:pPr>
        <w:rPr>
          <w:del w:id="295" w:author="USER" w:date="2026-09-25T20:01:00Z" w16du:dateUtc="2026-09-26T00:01:00Z"/>
        </w:rPr>
      </w:pPr>
      <w:del w:id="296" w:author="USER" w:date="2026-09-25T20:01:00Z" w16du:dateUtc="2026-09-26T00:01:00Z">
        <w:r>
          <w:delText>How the quality of your feedback to self and peers be graded?</w:delText>
        </w:r>
      </w:del>
    </w:p>
    <w:p w14:paraId="4225331F" w14:textId="77777777" w:rsidR="00C20A16" w:rsidRDefault="00C20A16" w:rsidP="00C20A16">
      <w:pPr>
        <w:pStyle w:val="ListParagraph"/>
        <w:numPr>
          <w:ilvl w:val="0"/>
          <w:numId w:val="17"/>
        </w:numPr>
        <w:rPr>
          <w:del w:id="297" w:author="USER" w:date="2026-09-25T20:01:00Z" w16du:dateUtc="2026-09-26T00:01:00Z"/>
        </w:rPr>
      </w:pPr>
      <w:del w:id="298" w:author="USER" w:date="2026-09-25T20:01:00Z" w16du:dateUtc="2026-09-26T00:01:00Z">
        <w:r>
          <w:delText>Critical comments will each be evaluated by our TAs on dimensions</w:delText>
        </w:r>
        <w:r w:rsidR="00B10EC4">
          <w:delText xml:space="preserve"> including</w:delText>
        </w:r>
      </w:del>
    </w:p>
    <w:p w14:paraId="28271444" w14:textId="77777777" w:rsidR="00B10EC4" w:rsidRDefault="00B10EC4" w:rsidP="00B10EC4">
      <w:pPr>
        <w:pStyle w:val="ListParagraph"/>
        <w:numPr>
          <w:ilvl w:val="1"/>
          <w:numId w:val="17"/>
        </w:numPr>
        <w:rPr>
          <w:del w:id="299" w:author="USER" w:date="2026-09-25T20:01:00Z" w16du:dateUtc="2026-09-26T00:01:00Z"/>
        </w:rPr>
      </w:pPr>
      <w:del w:id="300" w:author="USER" w:date="2026-09-25T20:01:00Z" w16du:dateUtc="2026-09-26T00:01:00Z">
        <w:r>
          <w:delText>Specificity and helpfulness of suggestions</w:delText>
        </w:r>
      </w:del>
    </w:p>
    <w:p w14:paraId="7E412CAC" w14:textId="77777777" w:rsidR="00C20A16" w:rsidRDefault="00C20A16" w:rsidP="00C20A16">
      <w:pPr>
        <w:pStyle w:val="ListParagraph"/>
        <w:numPr>
          <w:ilvl w:val="1"/>
          <w:numId w:val="17"/>
        </w:numPr>
        <w:rPr>
          <w:del w:id="301" w:author="USER" w:date="2026-09-25T20:01:00Z" w16du:dateUtc="2026-09-26T00:01:00Z"/>
        </w:rPr>
      </w:pPr>
      <w:del w:id="302" w:author="USER" w:date="2026-09-25T20:01:00Z" w16du:dateUtc="2026-09-26T00:01:00Z">
        <w:r>
          <w:delText>Honesty of identifying strengths and areas for growth</w:delText>
        </w:r>
      </w:del>
    </w:p>
    <w:p w14:paraId="255BB6A0" w14:textId="77777777" w:rsidR="00B10EC4" w:rsidRDefault="00C20A16" w:rsidP="00B10EC4">
      <w:pPr>
        <w:pStyle w:val="ListParagraph"/>
        <w:numPr>
          <w:ilvl w:val="1"/>
          <w:numId w:val="17"/>
        </w:numPr>
        <w:rPr>
          <w:del w:id="303" w:author="USER" w:date="2026-09-25T20:01:00Z" w16du:dateUtc="2026-09-26T00:01:00Z"/>
        </w:rPr>
      </w:pPr>
      <w:del w:id="304" w:author="USER" w:date="2026-09-25T20:01:00Z" w16du:dateUtc="2026-09-26T00:01:00Z">
        <w:r>
          <w:delText>Sensitivity in delivering the feedback in a way that honours the receivers’ feelings</w:delText>
        </w:r>
      </w:del>
    </w:p>
    <w:p w14:paraId="4A79E06E" w14:textId="77777777" w:rsidR="00311B78" w:rsidRDefault="00311B78" w:rsidP="00311B78">
      <w:pPr>
        <w:pStyle w:val="ListParagraph"/>
        <w:numPr>
          <w:ilvl w:val="0"/>
          <w:numId w:val="17"/>
        </w:numPr>
        <w:rPr>
          <w:del w:id="305" w:author="USER" w:date="2026-09-25T20:01:00Z" w16du:dateUtc="2026-09-26T00:01:00Z"/>
        </w:rPr>
      </w:pPr>
      <w:del w:id="306" w:author="USER" w:date="2026-09-25T20:01:00Z" w16du:dateUtc="2026-09-26T00:01:00Z">
        <w:r>
          <w:delText>Numeric evaluation: I will be developing an algorithm to account for the extent to which your ratings converge with your peers</w:delText>
        </w:r>
        <w:r w:rsidR="00C20A16">
          <w:delText xml:space="preserve">, as </w:delText>
        </w:r>
        <w:r w:rsidR="00B10EC4">
          <w:delText>one</w:delText>
        </w:r>
        <w:r w:rsidR="00C20A16">
          <w:delText xml:space="preserve"> </w:delText>
        </w:r>
        <w:r w:rsidR="00B10EC4">
          <w:delText xml:space="preserve">potential </w:delText>
        </w:r>
        <w:r w:rsidR="00C20A16">
          <w:delText xml:space="preserve">indicator of accuracy. I will share this algorithm after developing it and invite feedback before final grades are </w:delText>
        </w:r>
        <w:r w:rsidR="00B10EC4">
          <w:delText>decided</w:delText>
        </w:r>
        <w:r w:rsidR="00C20A16">
          <w:delText>.</w:delText>
        </w:r>
      </w:del>
    </w:p>
    <w:p w14:paraId="40A3C0AA" w14:textId="77777777" w:rsidR="004F6C89" w:rsidRPr="004F6C89" w:rsidRDefault="004F6C89" w:rsidP="004F6C89">
      <w:pPr>
        <w:pStyle w:val="ListParagraph"/>
        <w:numPr>
          <w:ilvl w:val="0"/>
          <w:numId w:val="17"/>
        </w:numPr>
        <w:rPr>
          <w:del w:id="307" w:author="USER" w:date="2026-09-25T20:01:00Z" w16du:dateUtc="2026-09-26T00:01:00Z"/>
        </w:rPr>
      </w:pPr>
      <w:del w:id="308" w:author="USER" w:date="2026-09-25T20:01:00Z" w16du:dateUtc="2026-09-26T00:01:00Z">
        <w:r>
          <w:rPr>
            <w:i/>
          </w:rPr>
          <w:delText>Notes</w:delText>
        </w:r>
      </w:del>
    </w:p>
    <w:p w14:paraId="65231864" w14:textId="77777777" w:rsidR="00311B78" w:rsidRPr="004F6C89" w:rsidRDefault="00311B78" w:rsidP="004F6C89">
      <w:pPr>
        <w:pStyle w:val="ListParagraph"/>
        <w:numPr>
          <w:ilvl w:val="1"/>
          <w:numId w:val="17"/>
        </w:numPr>
        <w:rPr>
          <w:del w:id="309" w:author="USER" w:date="2026-09-25T20:01:00Z" w16du:dateUtc="2026-09-26T00:01:00Z"/>
        </w:rPr>
      </w:pPr>
      <w:del w:id="310" w:author="USER" w:date="2026-09-25T20:01:00Z" w16du:dateUtc="2026-09-26T00:01:00Z">
        <w:r>
          <w:rPr>
            <w:i/>
          </w:rPr>
          <w:delText>In the case of feedback to yourself, these comments should be addressed as if your paper is not your own. You should rate your own work after you have completed the evaluations of others</w:delText>
        </w:r>
        <w:r w:rsidR="00B10EC4">
          <w:rPr>
            <w:i/>
          </w:rPr>
          <w:delText>.</w:delText>
        </w:r>
      </w:del>
    </w:p>
    <w:p w14:paraId="0E6B9DFB" w14:textId="77777777" w:rsidR="004F6C89" w:rsidRPr="00311B78" w:rsidRDefault="004F6C89" w:rsidP="004F6C89">
      <w:pPr>
        <w:pStyle w:val="ListParagraph"/>
        <w:numPr>
          <w:ilvl w:val="1"/>
          <w:numId w:val="17"/>
        </w:numPr>
        <w:rPr>
          <w:del w:id="311" w:author="USER" w:date="2026-09-25T20:01:00Z" w16du:dateUtc="2026-09-26T00:01:00Z"/>
        </w:rPr>
      </w:pPr>
      <w:del w:id="312" w:author="USER" w:date="2026-09-25T20:01:00Z" w16du:dateUtc="2026-09-26T00:01:00Z">
        <w:r>
          <w:rPr>
            <w:i/>
          </w:rPr>
          <w:delText>Why are we doing and evaluating peer- and self-evaluations? Recall that Learning Goal #6 emphasizes the ability to critically evaluate your own and others’ ideas and the manner in which they are presented. Every like, share, comment, update, photo, etc, that we enact online implies an evaluation. In this course, we’re formalizing that process</w:delText>
        </w:r>
        <w:r w:rsidR="00B10EC4">
          <w:rPr>
            <w:i/>
          </w:rPr>
          <w:delText>.</w:delText>
        </w:r>
      </w:del>
    </w:p>
    <w:p w14:paraId="51985E01" w14:textId="77777777" w:rsidR="002D6F23" w:rsidRDefault="009B20D9" w:rsidP="002D6F23">
      <w:pPr>
        <w:spacing w:line="276" w:lineRule="auto"/>
        <w:rPr>
          <w:del w:id="313" w:author="USER" w:date="2026-09-25T20:01:00Z" w16du:dateUtc="2026-09-26T00:01:00Z"/>
        </w:rPr>
      </w:pPr>
      <w:del w:id="314" w:author="USER" w:date="2026-09-25T20:01:00Z" w16du:dateUtc="2026-09-26T00:01:00Z">
        <w:r>
          <w:rPr>
            <w:b/>
          </w:rPr>
          <w:delText xml:space="preserve">Oral </w:delText>
        </w:r>
        <w:r w:rsidR="00C93E47">
          <w:rPr>
            <w:b/>
          </w:rPr>
          <w:delText>P</w:delText>
        </w:r>
        <w:r>
          <w:rPr>
            <w:b/>
          </w:rPr>
          <w:delText>resentation</w:delText>
        </w:r>
      </w:del>
    </w:p>
    <w:p w14:paraId="5D5B3290" w14:textId="77777777" w:rsidR="000E368D" w:rsidRPr="00A9467E" w:rsidRDefault="000E368D" w:rsidP="00A9467E">
      <w:pPr>
        <w:pStyle w:val="ListParagraph"/>
        <w:numPr>
          <w:ilvl w:val="0"/>
          <w:numId w:val="24"/>
        </w:numPr>
        <w:spacing w:line="276" w:lineRule="auto"/>
        <w:rPr>
          <w:del w:id="315" w:author="USER" w:date="2026-09-25T20:01:00Z" w16du:dateUtc="2026-09-26T00:01:00Z"/>
          <w:b/>
        </w:rPr>
      </w:pPr>
      <w:del w:id="316" w:author="USER" w:date="2026-09-25T20:01:00Z" w16du:dateUtc="2026-09-26T00:01:00Z">
        <w:r w:rsidRPr="00A9467E">
          <w:rPr>
            <w:b/>
          </w:rPr>
          <w:delText>Presentation Delivery</w:delText>
        </w:r>
      </w:del>
    </w:p>
    <w:p w14:paraId="0EAFB53A" w14:textId="77777777" w:rsidR="000E368D" w:rsidRPr="002E1E3E" w:rsidRDefault="00B10EC4" w:rsidP="005E6433">
      <w:pPr>
        <w:pStyle w:val="ListParagraph"/>
        <w:numPr>
          <w:ilvl w:val="0"/>
          <w:numId w:val="26"/>
        </w:numPr>
        <w:spacing w:line="276" w:lineRule="auto"/>
        <w:rPr>
          <w:del w:id="317" w:author="USER" w:date="2026-09-25T20:01:00Z" w16du:dateUtc="2026-09-26T00:01:00Z"/>
        </w:rPr>
      </w:pPr>
      <w:del w:id="318" w:author="USER" w:date="2026-09-25T20:01:00Z" w16du:dateUtc="2026-09-26T00:01:00Z">
        <w:r>
          <w:delText xml:space="preserve">Full points - </w:delText>
        </w:r>
        <w:r w:rsidR="00962089" w:rsidRPr="002E1E3E">
          <w:delText xml:space="preserve">Exceeds expectations. This oral presentation </w:delText>
        </w:r>
        <w:r w:rsidR="002E1E3E">
          <w:delText xml:space="preserve">was delivered </w:delText>
        </w:r>
        <w:r w:rsidR="00962089" w:rsidRPr="002E1E3E">
          <w:delText xml:space="preserve">expertly. </w:delText>
        </w:r>
        <w:r w:rsidR="002E1E3E">
          <w:delText>All e</w:delText>
        </w:r>
        <w:r w:rsidR="00962089" w:rsidRPr="002E1E3E">
          <w:delText>xplanations were clear</w:delText>
        </w:r>
        <w:r w:rsidR="002E1E3E">
          <w:delText xml:space="preserve"> and articulate, and follow-up questions were addressed thoroughly.</w:delText>
        </w:r>
        <w:r w:rsidR="00962089" w:rsidRPr="002E1E3E">
          <w:delText xml:space="preserve"> </w:delText>
        </w:r>
        <w:r w:rsidR="002E1E3E">
          <w:delText>Nonverbal</w:delText>
        </w:r>
        <w:r w:rsidR="00C93E47">
          <w:delText xml:space="preserve"> c</w:delText>
        </w:r>
        <w:r w:rsidR="002E1E3E">
          <w:delText>ommunications</w:delText>
        </w:r>
        <w:r w:rsidR="00C93E47">
          <w:delText xml:space="preserve"> (e.g., voice v</w:delText>
        </w:r>
        <w:r w:rsidR="00C93E47" w:rsidRPr="002E1E3E">
          <w:delText xml:space="preserve">olume, eye contact, visual aids </w:delText>
        </w:r>
        <w:r w:rsidR="00C93E47">
          <w:delText xml:space="preserve">if </w:delText>
        </w:r>
        <w:r w:rsidR="00C93E47" w:rsidRPr="002E1E3E">
          <w:delText>applicable</w:delText>
        </w:r>
        <w:r w:rsidR="00C93E47">
          <w:delText>)</w:delText>
        </w:r>
        <w:r w:rsidR="002E1E3E">
          <w:delText xml:space="preserve"> enhanced the presentation further.</w:delText>
        </w:r>
      </w:del>
    </w:p>
    <w:p w14:paraId="05C82FAA" w14:textId="77777777" w:rsidR="002E1E3E" w:rsidRDefault="002E1E3E" w:rsidP="005E6433">
      <w:pPr>
        <w:pStyle w:val="ListParagraph"/>
        <w:numPr>
          <w:ilvl w:val="0"/>
          <w:numId w:val="26"/>
        </w:numPr>
        <w:spacing w:line="276" w:lineRule="auto"/>
        <w:rPr>
          <w:del w:id="319" w:author="USER" w:date="2026-09-25T20:01:00Z" w16du:dateUtc="2026-09-26T00:01:00Z"/>
        </w:rPr>
      </w:pPr>
      <w:del w:id="320" w:author="USER" w:date="2026-09-25T20:01:00Z" w16du:dateUtc="2026-09-26T00:01:00Z">
        <w:r>
          <w:delText xml:space="preserve">Meets expectations. </w:delText>
        </w:r>
        <w:r w:rsidR="00C93E47">
          <w:delText>Explanations were clear for the most part, and most follow-up questions were addressed well. Nonverbal communications</w:delText>
        </w:r>
        <w:r w:rsidR="00C93E47" w:rsidRPr="00C93E47">
          <w:delText xml:space="preserve"> </w:delText>
        </w:r>
        <w:r w:rsidR="00C93E47">
          <w:delText>(e.g., voice v</w:delText>
        </w:r>
        <w:r w:rsidR="00C93E47" w:rsidRPr="002E1E3E">
          <w:delText xml:space="preserve">olume, eye contact, visual aids </w:delText>
        </w:r>
        <w:r w:rsidR="00C93E47">
          <w:delText xml:space="preserve">if </w:delText>
        </w:r>
        <w:r w:rsidR="00C93E47" w:rsidRPr="002E1E3E">
          <w:delText>applicable</w:delText>
        </w:r>
        <w:r w:rsidR="00C93E47">
          <w:delText>) did not detract from the</w:delText>
        </w:r>
        <w:r w:rsidR="00C93E47" w:rsidRPr="00C93E47">
          <w:delText xml:space="preserve"> </w:delText>
        </w:r>
        <w:r w:rsidR="00C93E47">
          <w:delText>presentation.</w:delText>
        </w:r>
      </w:del>
    </w:p>
    <w:p w14:paraId="6BD94C12" w14:textId="77777777" w:rsidR="00C93E47" w:rsidRDefault="00C93E47" w:rsidP="005E6433">
      <w:pPr>
        <w:pStyle w:val="ListParagraph"/>
        <w:numPr>
          <w:ilvl w:val="0"/>
          <w:numId w:val="26"/>
        </w:numPr>
        <w:spacing w:line="276" w:lineRule="auto"/>
        <w:rPr>
          <w:del w:id="321" w:author="USER" w:date="2026-09-25T20:01:00Z" w16du:dateUtc="2026-09-26T00:01:00Z"/>
        </w:rPr>
      </w:pPr>
      <w:del w:id="322" w:author="USER" w:date="2026-09-25T20:01:00Z" w16du:dateUtc="2026-09-26T00:01:00Z">
        <w:r>
          <w:delText>Minimally meets expectations. Explanations and/or follow-up questions were addressed well, but one or both of those had some parts that were a bit unclear or confusing. Some nonverbal communications (e.g., voice v</w:delText>
        </w:r>
        <w:r w:rsidRPr="002E1E3E">
          <w:delText xml:space="preserve">olume, eye contact, visual aids </w:delText>
        </w:r>
        <w:r>
          <w:delText xml:space="preserve">if </w:delText>
        </w:r>
        <w:r w:rsidRPr="002E1E3E">
          <w:delText>applicable</w:delText>
        </w:r>
        <w:r>
          <w:delText xml:space="preserve">) were distracting but not a major impediment to understanding. </w:delText>
        </w:r>
      </w:del>
    </w:p>
    <w:p w14:paraId="0A483B0A" w14:textId="77777777" w:rsidR="00C93E47" w:rsidRDefault="00C93E47" w:rsidP="005E6433">
      <w:pPr>
        <w:pStyle w:val="ListParagraph"/>
        <w:numPr>
          <w:ilvl w:val="0"/>
          <w:numId w:val="26"/>
        </w:numPr>
        <w:spacing w:line="276" w:lineRule="auto"/>
        <w:rPr>
          <w:del w:id="323" w:author="USER" w:date="2026-09-25T20:01:00Z" w16du:dateUtc="2026-09-26T00:01:00Z"/>
        </w:rPr>
      </w:pPr>
      <w:del w:id="324" w:author="USER" w:date="2026-09-25T20:01:00Z" w16du:dateUtc="2026-09-26T00:01:00Z">
        <w:r>
          <w:delText>Does not meet expectations. Explanations and/or follow-up questions were not addressed clearly. Nonverbal communications (e.g., voice v</w:delText>
        </w:r>
        <w:r w:rsidRPr="002E1E3E">
          <w:delText xml:space="preserve">olume, eye contact, visual aids </w:delText>
        </w:r>
        <w:r>
          <w:delText xml:space="preserve">if </w:delText>
        </w:r>
        <w:r w:rsidRPr="002E1E3E">
          <w:delText>applicable</w:delText>
        </w:r>
        <w:r>
          <w:delText>) began to detract from the quality of the presentation.</w:delText>
        </w:r>
      </w:del>
    </w:p>
    <w:p w14:paraId="100DA2B6" w14:textId="77777777" w:rsidR="00C93E47" w:rsidRPr="002E1E3E" w:rsidRDefault="00B10EC4" w:rsidP="005E6433">
      <w:pPr>
        <w:pStyle w:val="ListParagraph"/>
        <w:numPr>
          <w:ilvl w:val="0"/>
          <w:numId w:val="26"/>
        </w:numPr>
        <w:spacing w:line="276" w:lineRule="auto"/>
        <w:rPr>
          <w:del w:id="325" w:author="USER" w:date="2026-09-25T20:01:00Z" w16du:dateUtc="2026-09-26T00:01:00Z"/>
        </w:rPr>
      </w:pPr>
      <w:del w:id="326" w:author="USER" w:date="2026-09-25T20:01:00Z" w16du:dateUtc="2026-09-26T00:01:00Z">
        <w:r>
          <w:delText xml:space="preserve">0 points - </w:delText>
        </w:r>
        <w:r w:rsidR="00C93E47">
          <w:delText>Missing/did not complete.</w:delText>
        </w:r>
      </w:del>
    </w:p>
    <w:p w14:paraId="7627DCCE" w14:textId="77777777" w:rsidR="009B20D9" w:rsidRPr="00A9467E" w:rsidRDefault="000E368D" w:rsidP="000E368D">
      <w:pPr>
        <w:spacing w:line="276" w:lineRule="auto"/>
        <w:rPr>
          <w:del w:id="327" w:author="USER" w:date="2026-09-25T20:01:00Z" w16du:dateUtc="2026-09-26T00:01:00Z"/>
          <w:b/>
        </w:rPr>
      </w:pPr>
      <w:del w:id="328" w:author="USER" w:date="2026-09-25T20:01:00Z" w16du:dateUtc="2026-09-26T00:01:00Z">
        <w:r w:rsidRPr="00A9467E">
          <w:rPr>
            <w:b/>
          </w:rPr>
          <w:delText>Critical Comments</w:delText>
        </w:r>
      </w:del>
    </w:p>
    <w:p w14:paraId="724ECFFB" w14:textId="77777777" w:rsidR="009B20D9" w:rsidRDefault="009B20D9" w:rsidP="00A9467E">
      <w:pPr>
        <w:pStyle w:val="ListParagraph"/>
        <w:spacing w:line="276" w:lineRule="auto"/>
        <w:rPr>
          <w:del w:id="329" w:author="USER" w:date="2026-09-25T20:01:00Z" w16du:dateUtc="2026-09-26T00:01:00Z"/>
        </w:rPr>
      </w:pPr>
      <w:del w:id="330" w:author="USER" w:date="2026-09-25T20:01:00Z" w16du:dateUtc="2026-09-26T00:01:00Z">
        <w:r>
          <w:delText>This mini oral presentation acts as a small sample of oral communication. This person will be presenting their ideas in front of others in the future. Everyone has strengths as well as room for growth, but sometimes it’s hard to see for ourselves.</w:delText>
        </w:r>
      </w:del>
    </w:p>
    <w:p w14:paraId="548DC7D8" w14:textId="77777777" w:rsidR="00A9467E" w:rsidRDefault="009B20D9" w:rsidP="00A9467E">
      <w:pPr>
        <w:pStyle w:val="ListParagraph"/>
        <w:numPr>
          <w:ilvl w:val="0"/>
          <w:numId w:val="24"/>
        </w:numPr>
        <w:spacing w:line="276" w:lineRule="auto"/>
        <w:rPr>
          <w:del w:id="331" w:author="USER" w:date="2026-09-25T20:01:00Z" w16du:dateUtc="2026-09-26T00:01:00Z"/>
        </w:rPr>
      </w:pPr>
      <w:del w:id="332" w:author="USER" w:date="2026-09-25T20:01:00Z" w16du:dateUtc="2026-09-26T00:01:00Z">
        <w:r w:rsidRPr="006D7F0A">
          <w:rPr>
            <w:b/>
          </w:rPr>
          <w:delText>Identify and explain one specific oral communication strength</w:delText>
        </w:r>
        <w:r>
          <w:delText xml:space="preserve"> that was demonstrated in this mini-presentation, something this person might consider doing more of in their oral communications. Why is this helpful for a listener/audience/working group member?</w:delText>
        </w:r>
      </w:del>
    </w:p>
    <w:p w14:paraId="5E388674" w14:textId="77777777" w:rsidR="00B629E9" w:rsidRDefault="009B20D9" w:rsidP="00A9467E">
      <w:pPr>
        <w:pStyle w:val="ListParagraph"/>
        <w:numPr>
          <w:ilvl w:val="0"/>
          <w:numId w:val="24"/>
        </w:numPr>
        <w:spacing w:line="276" w:lineRule="auto"/>
        <w:rPr>
          <w:del w:id="333" w:author="USER" w:date="2026-09-25T20:01:00Z" w16du:dateUtc="2026-09-26T00:01:00Z"/>
        </w:rPr>
      </w:pPr>
      <w:del w:id="334" w:author="USER" w:date="2026-09-25T20:01:00Z" w16du:dateUtc="2026-09-26T00:01:00Z">
        <w:r w:rsidRPr="006D7F0A">
          <w:rPr>
            <w:b/>
          </w:rPr>
          <w:delText xml:space="preserve">Identify and explain one specific </w:delText>
        </w:r>
        <w:r w:rsidR="00C93E47" w:rsidRPr="006D7F0A">
          <w:rPr>
            <w:b/>
          </w:rPr>
          <w:delText>area for growth</w:delText>
        </w:r>
        <w:r w:rsidR="00C93E47">
          <w:delText xml:space="preserve"> in </w:delText>
        </w:r>
        <w:r>
          <w:delText>oral communication</w:delText>
        </w:r>
        <w:r w:rsidR="00C93E47">
          <w:delText>.</w:delText>
        </w:r>
        <w:r>
          <w:delText xml:space="preserve"> </w:delText>
        </w:r>
        <w:r w:rsidR="00C93E47">
          <w:delText xml:space="preserve">What is </w:delText>
        </w:r>
        <w:r>
          <w:delText>something this person might consider addressing/fixing/doing less of in their oral communications. Why would this change be helpful for a listener/audience/working group member?</w:delText>
        </w:r>
      </w:del>
    </w:p>
    <w:p w14:paraId="398AF9F1" w14:textId="77777777" w:rsidR="002D6F23" w:rsidRPr="002D6F23" w:rsidRDefault="002E1E3E" w:rsidP="002D6F23">
      <w:pPr>
        <w:spacing w:line="276" w:lineRule="auto"/>
        <w:rPr>
          <w:del w:id="335" w:author="USER" w:date="2026-09-25T20:01:00Z" w16du:dateUtc="2026-09-26T00:01:00Z"/>
          <w:b/>
        </w:rPr>
      </w:pPr>
      <w:del w:id="336" w:author="USER" w:date="2026-09-25T20:01:00Z" w16du:dateUtc="2026-09-26T00:01:00Z">
        <w:r>
          <w:rPr>
            <w:b/>
          </w:rPr>
          <w:delText xml:space="preserve">Written </w:delText>
        </w:r>
        <w:r w:rsidR="002D6F23">
          <w:rPr>
            <w:b/>
          </w:rPr>
          <w:delText>Proposal</w:delText>
        </w:r>
      </w:del>
    </w:p>
    <w:p w14:paraId="23A35850" w14:textId="77777777" w:rsidR="002D6F23" w:rsidRPr="00A9467E" w:rsidRDefault="002D6F23" w:rsidP="00A9467E">
      <w:pPr>
        <w:pStyle w:val="ListParagraph"/>
        <w:numPr>
          <w:ilvl w:val="0"/>
          <w:numId w:val="24"/>
        </w:numPr>
        <w:spacing w:line="276" w:lineRule="auto"/>
        <w:rPr>
          <w:del w:id="337" w:author="USER" w:date="2026-09-25T20:01:00Z" w16du:dateUtc="2026-09-26T00:01:00Z"/>
          <w:b/>
        </w:rPr>
      </w:pPr>
      <w:del w:id="338" w:author="USER" w:date="2026-09-25T20:01:00Z" w16du:dateUtc="2026-09-26T00:01:00Z">
        <w:r w:rsidRPr="00A9467E">
          <w:rPr>
            <w:b/>
          </w:rPr>
          <w:delText>Title</w:delText>
        </w:r>
      </w:del>
    </w:p>
    <w:p w14:paraId="4C7FACA9" w14:textId="77777777" w:rsidR="00B41583" w:rsidRDefault="009B20D9" w:rsidP="00A9467E">
      <w:pPr>
        <w:pStyle w:val="ListParagraph"/>
        <w:numPr>
          <w:ilvl w:val="0"/>
          <w:numId w:val="18"/>
        </w:numPr>
        <w:spacing w:line="276" w:lineRule="auto"/>
        <w:rPr>
          <w:del w:id="339" w:author="USER" w:date="2026-09-25T20:01:00Z" w16du:dateUtc="2026-09-26T00:01:00Z"/>
        </w:rPr>
      </w:pPr>
      <w:del w:id="340" w:author="USER" w:date="2026-09-25T20:01:00Z" w16du:dateUtc="2026-09-26T00:01:00Z">
        <w:r>
          <w:delText xml:space="preserve">Exceeds expectations. </w:delText>
        </w:r>
        <w:r w:rsidR="00B41583">
          <w:delText>Captures attention, makes me want to know more about the topic, while accurately representing what the project is about</w:delText>
        </w:r>
        <w:r>
          <w:delText>.</w:delText>
        </w:r>
      </w:del>
    </w:p>
    <w:p w14:paraId="590FA0B1" w14:textId="77777777" w:rsidR="00B41583" w:rsidRDefault="009B20D9" w:rsidP="00A9467E">
      <w:pPr>
        <w:pStyle w:val="ListParagraph"/>
        <w:numPr>
          <w:ilvl w:val="0"/>
          <w:numId w:val="18"/>
        </w:numPr>
        <w:spacing w:line="276" w:lineRule="auto"/>
        <w:rPr>
          <w:del w:id="341" w:author="USER" w:date="2026-09-25T20:01:00Z" w16du:dateUtc="2026-09-26T00:01:00Z"/>
        </w:rPr>
      </w:pPr>
      <w:del w:id="342" w:author="USER" w:date="2026-09-25T20:01:00Z" w16du:dateUtc="2026-09-26T00:01:00Z">
        <w:r>
          <w:delText xml:space="preserve">Meets expectations. </w:delText>
        </w:r>
        <w:r w:rsidR="00B41583">
          <w:delText xml:space="preserve">Accurately represents what the project is about, but doesn’t </w:delText>
        </w:r>
        <w:r>
          <w:delText xml:space="preserve">really </w:delText>
        </w:r>
        <w:r w:rsidR="00B41583">
          <w:delText xml:space="preserve">capture </w:delText>
        </w:r>
        <w:r>
          <w:delText xml:space="preserve">my </w:delText>
        </w:r>
        <w:r w:rsidR="00B41583">
          <w:delText>attention.</w:delText>
        </w:r>
      </w:del>
    </w:p>
    <w:p w14:paraId="47948336" w14:textId="77777777" w:rsidR="00B41583" w:rsidRDefault="009B20D9" w:rsidP="00A9467E">
      <w:pPr>
        <w:pStyle w:val="ListParagraph"/>
        <w:numPr>
          <w:ilvl w:val="0"/>
          <w:numId w:val="18"/>
        </w:numPr>
        <w:spacing w:line="276" w:lineRule="auto"/>
        <w:rPr>
          <w:del w:id="343" w:author="USER" w:date="2026-09-25T20:01:00Z" w16du:dateUtc="2026-09-26T00:01:00Z"/>
        </w:rPr>
      </w:pPr>
      <w:del w:id="344" w:author="USER" w:date="2026-09-25T20:01:00Z" w16du:dateUtc="2026-09-26T00:01:00Z">
        <w:r>
          <w:delText xml:space="preserve">Minimally meets expectations. </w:delText>
        </w:r>
        <w:r w:rsidR="00B41583">
          <w:delText xml:space="preserve">Captures </w:delText>
        </w:r>
        <w:r>
          <w:delText xml:space="preserve">my </w:delText>
        </w:r>
        <w:r w:rsidR="00B41583">
          <w:delText>attention but does not seem to accurately represent what the project is about.</w:delText>
        </w:r>
      </w:del>
    </w:p>
    <w:p w14:paraId="277A9173" w14:textId="77777777" w:rsidR="00B41583" w:rsidRDefault="009B20D9" w:rsidP="00A9467E">
      <w:pPr>
        <w:pStyle w:val="ListParagraph"/>
        <w:numPr>
          <w:ilvl w:val="0"/>
          <w:numId w:val="18"/>
        </w:numPr>
        <w:spacing w:line="276" w:lineRule="auto"/>
        <w:rPr>
          <w:del w:id="345" w:author="USER" w:date="2026-09-25T20:01:00Z" w16du:dateUtc="2026-09-26T00:01:00Z"/>
        </w:rPr>
      </w:pPr>
      <w:del w:id="346" w:author="USER" w:date="2026-09-25T20:01:00Z" w16du:dateUtc="2026-09-26T00:01:00Z">
        <w:r>
          <w:delText xml:space="preserve">Does not meet expectations. </w:delText>
        </w:r>
        <w:r w:rsidR="00B41583">
          <w:delText>Does not seem to accurately represent the project topic or capture attention.</w:delText>
        </w:r>
      </w:del>
    </w:p>
    <w:p w14:paraId="242AB2A9" w14:textId="77777777" w:rsidR="00B41583" w:rsidRDefault="00B41583" w:rsidP="00A9467E">
      <w:pPr>
        <w:pStyle w:val="ListParagraph"/>
        <w:numPr>
          <w:ilvl w:val="0"/>
          <w:numId w:val="18"/>
        </w:numPr>
        <w:spacing w:line="276" w:lineRule="auto"/>
        <w:rPr>
          <w:del w:id="347" w:author="USER" w:date="2026-09-25T20:01:00Z" w16du:dateUtc="2026-09-26T00:01:00Z"/>
        </w:rPr>
      </w:pPr>
      <w:del w:id="348" w:author="USER" w:date="2026-09-25T20:01:00Z" w16du:dateUtc="2026-09-26T00:01:00Z">
        <w:r>
          <w:delText>Missing/did not complete.</w:delText>
        </w:r>
      </w:del>
    </w:p>
    <w:p w14:paraId="1514B49F" w14:textId="77777777" w:rsidR="00A9467E" w:rsidRDefault="00A9467E" w:rsidP="00A9467E">
      <w:pPr>
        <w:pStyle w:val="ListParagraph"/>
        <w:spacing w:line="276" w:lineRule="auto"/>
        <w:rPr>
          <w:del w:id="349" w:author="USER" w:date="2026-09-25T20:01:00Z" w16du:dateUtc="2026-09-26T00:01:00Z"/>
        </w:rPr>
      </w:pPr>
    </w:p>
    <w:p w14:paraId="5661E637" w14:textId="77777777" w:rsidR="002D6F23" w:rsidRPr="00A9467E" w:rsidRDefault="002D6F23" w:rsidP="00A9467E">
      <w:pPr>
        <w:pStyle w:val="ListParagraph"/>
        <w:numPr>
          <w:ilvl w:val="0"/>
          <w:numId w:val="24"/>
        </w:numPr>
        <w:spacing w:line="276" w:lineRule="auto"/>
        <w:rPr>
          <w:del w:id="350" w:author="USER" w:date="2026-09-25T20:01:00Z" w16du:dateUtc="2026-09-26T00:01:00Z"/>
          <w:b/>
        </w:rPr>
      </w:pPr>
      <w:del w:id="351" w:author="USER" w:date="2026-09-25T20:01:00Z" w16du:dateUtc="2026-09-26T00:01:00Z">
        <w:r w:rsidRPr="00A9467E">
          <w:rPr>
            <w:b/>
          </w:rPr>
          <w:delText>Project plan</w:delText>
        </w:r>
      </w:del>
    </w:p>
    <w:p w14:paraId="04C9BD80" w14:textId="77777777" w:rsidR="00B41583" w:rsidRDefault="00B41583" w:rsidP="00A9467E">
      <w:pPr>
        <w:pStyle w:val="ListParagraph"/>
        <w:numPr>
          <w:ilvl w:val="0"/>
          <w:numId w:val="19"/>
        </w:numPr>
        <w:spacing w:line="276" w:lineRule="auto"/>
        <w:rPr>
          <w:del w:id="352" w:author="USER" w:date="2026-09-25T20:01:00Z" w16du:dateUtc="2026-09-26T00:01:00Z"/>
        </w:rPr>
      </w:pPr>
      <w:del w:id="353" w:author="USER" w:date="2026-09-25T20:01:00Z" w16du:dateUtc="2026-09-26T00:01:00Z">
        <w:r>
          <w:delText xml:space="preserve">Exceeds expectations. This project plan is very detailed, addresses all or most of the prompting questions in the template, and clearly indicates </w:delText>
        </w:r>
        <w:r w:rsidR="00130D8F">
          <w:delText xml:space="preserve">careful </w:delText>
        </w:r>
        <w:r>
          <w:delText>and well-considered thought about this project. It is easy to see how this project will take shape.</w:delText>
        </w:r>
      </w:del>
    </w:p>
    <w:p w14:paraId="4A779218" w14:textId="77777777" w:rsidR="00B41583" w:rsidRDefault="00B41583" w:rsidP="00A9467E">
      <w:pPr>
        <w:pStyle w:val="ListParagraph"/>
        <w:numPr>
          <w:ilvl w:val="0"/>
          <w:numId w:val="19"/>
        </w:numPr>
        <w:spacing w:line="276" w:lineRule="auto"/>
        <w:rPr>
          <w:del w:id="354" w:author="USER" w:date="2026-09-25T20:01:00Z" w16du:dateUtc="2026-09-26T00:01:00Z"/>
        </w:rPr>
      </w:pPr>
      <w:del w:id="355" w:author="USER" w:date="2026-09-25T20:01:00Z" w16du:dateUtc="2026-09-26T00:01:00Z">
        <w:r>
          <w:delText>Meets expectations. This project plan is detailed, addresses the essential prompting questions in the template</w:delText>
        </w:r>
        <w:r w:rsidR="00130D8F">
          <w:delText xml:space="preserve">, and shows evidence of thinking through the major components of the project. </w:delText>
        </w:r>
      </w:del>
    </w:p>
    <w:p w14:paraId="682C7E34" w14:textId="77777777" w:rsidR="00130D8F" w:rsidRDefault="00130D8F" w:rsidP="00A9467E">
      <w:pPr>
        <w:pStyle w:val="ListParagraph"/>
        <w:numPr>
          <w:ilvl w:val="0"/>
          <w:numId w:val="19"/>
        </w:numPr>
        <w:spacing w:line="276" w:lineRule="auto"/>
        <w:rPr>
          <w:del w:id="356" w:author="USER" w:date="2026-09-25T20:01:00Z" w16du:dateUtc="2026-09-26T00:01:00Z"/>
        </w:rPr>
      </w:pPr>
      <w:del w:id="357" w:author="USER" w:date="2026-09-25T20:01:00Z" w16du:dateUtc="2026-09-26T00:01:00Z">
        <w:r>
          <w:delText>Minimally meets expectations. This project plan is complete, but lacks details for some of the major prompting questions in the template. Many decisions and issues need to be considered still.</w:delText>
        </w:r>
      </w:del>
    </w:p>
    <w:p w14:paraId="0DF288C7" w14:textId="77777777" w:rsidR="00B41583" w:rsidRDefault="00130D8F" w:rsidP="00A9467E">
      <w:pPr>
        <w:pStyle w:val="ListParagraph"/>
        <w:numPr>
          <w:ilvl w:val="0"/>
          <w:numId w:val="19"/>
        </w:numPr>
        <w:spacing w:line="276" w:lineRule="auto"/>
        <w:rPr>
          <w:del w:id="358" w:author="USER" w:date="2026-09-25T20:01:00Z" w16du:dateUtc="2026-09-26T00:01:00Z"/>
        </w:rPr>
      </w:pPr>
      <w:del w:id="359" w:author="USER" w:date="2026-09-25T20:01:00Z" w16du:dateUtc="2026-09-26T00:01:00Z">
        <w:r>
          <w:delText>Does not meet expectations. This project plan does not seem to be complete. It does not seem to address the prompting questions. It is not clear whether the major decisions have been made or thought through.</w:delText>
        </w:r>
      </w:del>
    </w:p>
    <w:p w14:paraId="2C7605BF" w14:textId="77777777" w:rsidR="00130D8F" w:rsidRDefault="00130D8F" w:rsidP="00A9467E">
      <w:pPr>
        <w:pStyle w:val="ListParagraph"/>
        <w:numPr>
          <w:ilvl w:val="0"/>
          <w:numId w:val="19"/>
        </w:numPr>
        <w:spacing w:line="276" w:lineRule="auto"/>
        <w:rPr>
          <w:del w:id="360" w:author="USER" w:date="2026-09-25T20:01:00Z" w16du:dateUtc="2026-09-26T00:01:00Z"/>
        </w:rPr>
      </w:pPr>
      <w:del w:id="361" w:author="USER" w:date="2026-09-25T20:01:00Z" w16du:dateUtc="2026-09-26T00:01:00Z">
        <w:r>
          <w:delText>Missing/did not complete.</w:delText>
        </w:r>
      </w:del>
    </w:p>
    <w:p w14:paraId="46C746DB" w14:textId="77777777" w:rsidR="00A9467E" w:rsidRDefault="00A9467E" w:rsidP="00A9467E">
      <w:pPr>
        <w:pStyle w:val="ListParagraph"/>
        <w:spacing w:line="276" w:lineRule="auto"/>
        <w:rPr>
          <w:del w:id="362" w:author="USER" w:date="2026-09-25T20:01:00Z" w16du:dateUtc="2026-09-26T00:01:00Z"/>
        </w:rPr>
      </w:pPr>
    </w:p>
    <w:p w14:paraId="65F60A8F" w14:textId="77777777" w:rsidR="002D6F23" w:rsidRPr="00A9467E" w:rsidRDefault="002D6F23" w:rsidP="00A9467E">
      <w:pPr>
        <w:pStyle w:val="ListParagraph"/>
        <w:numPr>
          <w:ilvl w:val="0"/>
          <w:numId w:val="24"/>
        </w:numPr>
        <w:spacing w:line="276" w:lineRule="auto"/>
        <w:rPr>
          <w:del w:id="363" w:author="USER" w:date="2026-09-25T20:01:00Z" w16du:dateUtc="2026-09-26T00:01:00Z"/>
          <w:b/>
        </w:rPr>
      </w:pPr>
      <w:del w:id="364" w:author="USER" w:date="2026-09-25T20:01:00Z" w16du:dateUtc="2026-09-26T00:01:00Z">
        <w:r w:rsidRPr="00A9467E">
          <w:rPr>
            <w:b/>
          </w:rPr>
          <w:delText>Ethical considerations</w:delText>
        </w:r>
      </w:del>
    </w:p>
    <w:p w14:paraId="2B000956" w14:textId="77777777" w:rsidR="00130D8F" w:rsidRDefault="00130D8F" w:rsidP="00A9467E">
      <w:pPr>
        <w:pStyle w:val="ListParagraph"/>
        <w:numPr>
          <w:ilvl w:val="0"/>
          <w:numId w:val="20"/>
        </w:numPr>
        <w:spacing w:line="276" w:lineRule="auto"/>
        <w:rPr>
          <w:del w:id="365" w:author="USER" w:date="2026-09-25T20:01:00Z" w16du:dateUtc="2026-09-26T00:01:00Z"/>
        </w:rPr>
      </w:pPr>
      <w:del w:id="366" w:author="USER" w:date="2026-09-25T20:01:00Z" w16du:dateUtc="2026-09-26T00:01:00Z">
        <w:r>
          <w:delText>Exceeds expectations. Major ethical issues related to this specific project have been identified and are already well-considered.</w:delText>
        </w:r>
      </w:del>
    </w:p>
    <w:p w14:paraId="3B72E59C" w14:textId="77777777" w:rsidR="00130D8F" w:rsidRDefault="00130D8F" w:rsidP="00A9467E">
      <w:pPr>
        <w:pStyle w:val="ListParagraph"/>
        <w:numPr>
          <w:ilvl w:val="0"/>
          <w:numId w:val="20"/>
        </w:numPr>
        <w:spacing w:line="276" w:lineRule="auto"/>
        <w:rPr>
          <w:del w:id="367" w:author="USER" w:date="2026-09-25T20:01:00Z" w16du:dateUtc="2026-09-26T00:01:00Z"/>
        </w:rPr>
      </w:pPr>
      <w:del w:id="368" w:author="USER" w:date="2026-09-25T20:01:00Z" w16du:dateUtc="2026-09-26T00:01:00Z">
        <w:r>
          <w:delText xml:space="preserve">Meets expectations. Major ethical issues related to this specific project have been identified, laying the groundwork for further consideration. </w:delText>
        </w:r>
      </w:del>
    </w:p>
    <w:p w14:paraId="41DF6272" w14:textId="77777777" w:rsidR="00130D8F" w:rsidRDefault="00130D8F" w:rsidP="00A9467E">
      <w:pPr>
        <w:pStyle w:val="ListParagraph"/>
        <w:numPr>
          <w:ilvl w:val="0"/>
          <w:numId w:val="20"/>
        </w:numPr>
        <w:spacing w:line="276" w:lineRule="auto"/>
        <w:rPr>
          <w:del w:id="369" w:author="USER" w:date="2026-09-25T20:01:00Z" w16du:dateUtc="2026-09-26T00:01:00Z"/>
        </w:rPr>
      </w:pPr>
      <w:del w:id="370" w:author="USER" w:date="2026-09-25T20:01:00Z" w16du:dateUtc="2026-09-26T00:01:00Z">
        <w:r>
          <w:delText>Minimally meets expectations. Ethical issues raised are superficial or apply to the Impact Project Option in general, rather than being specific to this person’s particular project.</w:delText>
        </w:r>
      </w:del>
    </w:p>
    <w:p w14:paraId="31D081E9" w14:textId="77777777" w:rsidR="00130D8F" w:rsidRDefault="00130D8F" w:rsidP="00A9467E">
      <w:pPr>
        <w:pStyle w:val="ListParagraph"/>
        <w:numPr>
          <w:ilvl w:val="0"/>
          <w:numId w:val="20"/>
        </w:numPr>
        <w:spacing w:line="276" w:lineRule="auto"/>
        <w:rPr>
          <w:del w:id="371" w:author="USER" w:date="2026-09-25T20:01:00Z" w16du:dateUtc="2026-09-26T00:01:00Z"/>
        </w:rPr>
      </w:pPr>
      <w:del w:id="372" w:author="USER" w:date="2026-09-25T20:01:00Z" w16du:dateUtc="2026-09-26T00:01:00Z">
        <w:r>
          <w:delText>Does not meet expectations. An ethical issue is identified, but does not seem relevant to this project.</w:delText>
        </w:r>
      </w:del>
    </w:p>
    <w:p w14:paraId="2714A0F6" w14:textId="77777777" w:rsidR="00130D8F" w:rsidRDefault="00130D8F" w:rsidP="00A9467E">
      <w:pPr>
        <w:pStyle w:val="ListParagraph"/>
        <w:numPr>
          <w:ilvl w:val="0"/>
          <w:numId w:val="20"/>
        </w:numPr>
        <w:spacing w:line="276" w:lineRule="auto"/>
        <w:rPr>
          <w:del w:id="373" w:author="USER" w:date="2026-09-25T20:01:00Z" w16du:dateUtc="2026-09-26T00:01:00Z"/>
        </w:rPr>
      </w:pPr>
      <w:del w:id="374" w:author="USER" w:date="2026-09-25T20:01:00Z" w16du:dateUtc="2026-09-26T00:01:00Z">
        <w:r>
          <w:delText>Missing/did not complete.</w:delText>
        </w:r>
      </w:del>
    </w:p>
    <w:p w14:paraId="5D6FC49F" w14:textId="77777777" w:rsidR="00A9467E" w:rsidRDefault="00A9467E" w:rsidP="002D6F23">
      <w:pPr>
        <w:spacing w:line="276" w:lineRule="auto"/>
        <w:rPr>
          <w:del w:id="375" w:author="USER" w:date="2026-09-25T20:01:00Z" w16du:dateUtc="2026-09-26T00:01:00Z"/>
        </w:rPr>
      </w:pPr>
    </w:p>
    <w:p w14:paraId="23D6FE00" w14:textId="77777777" w:rsidR="002D6F23" w:rsidRPr="00A9467E" w:rsidRDefault="002D6F23" w:rsidP="00A9467E">
      <w:pPr>
        <w:pStyle w:val="ListParagraph"/>
        <w:numPr>
          <w:ilvl w:val="0"/>
          <w:numId w:val="24"/>
        </w:numPr>
        <w:spacing w:line="276" w:lineRule="auto"/>
        <w:rPr>
          <w:del w:id="376" w:author="USER" w:date="2026-09-25T20:01:00Z" w16du:dateUtc="2026-09-26T00:01:00Z"/>
          <w:b/>
        </w:rPr>
      </w:pPr>
      <w:del w:id="377" w:author="USER" w:date="2026-09-25T20:01:00Z" w16du:dateUtc="2026-09-26T00:01:00Z">
        <w:r w:rsidRPr="00A9467E">
          <w:rPr>
            <w:b/>
          </w:rPr>
          <w:delText>Past research</w:delText>
        </w:r>
      </w:del>
    </w:p>
    <w:p w14:paraId="09DB119B" w14:textId="77777777" w:rsidR="00130D8F" w:rsidRDefault="00130D8F" w:rsidP="00A9467E">
      <w:pPr>
        <w:pStyle w:val="ListParagraph"/>
        <w:numPr>
          <w:ilvl w:val="0"/>
          <w:numId w:val="21"/>
        </w:numPr>
        <w:spacing w:line="276" w:lineRule="auto"/>
        <w:rPr>
          <w:del w:id="378" w:author="USER" w:date="2026-09-25T20:01:00Z" w16du:dateUtc="2026-09-26T00:01:00Z"/>
        </w:rPr>
      </w:pPr>
      <w:del w:id="379" w:author="USER" w:date="2026-09-25T20:01:00Z" w16du:dateUtc="2026-09-26T00:01:00Z">
        <w:r>
          <w:delText>Exceeds expectations. Three or more articles are listed, they seem to be relevant</w:delText>
        </w:r>
        <w:r w:rsidR="00FD0A01">
          <w:delText xml:space="preserve"> to this particular project</w:delText>
        </w:r>
        <w:r>
          <w:delText xml:space="preserve">, and </w:delText>
        </w:r>
        <w:r w:rsidR="00FD0A01">
          <w:delText>are listed in APA style.</w:delText>
        </w:r>
      </w:del>
    </w:p>
    <w:p w14:paraId="343F255A" w14:textId="77777777" w:rsidR="00FD0A01" w:rsidRDefault="00FD0A01" w:rsidP="00A9467E">
      <w:pPr>
        <w:pStyle w:val="ListParagraph"/>
        <w:numPr>
          <w:ilvl w:val="0"/>
          <w:numId w:val="21"/>
        </w:numPr>
        <w:spacing w:line="276" w:lineRule="auto"/>
        <w:rPr>
          <w:del w:id="380" w:author="USER" w:date="2026-09-25T20:01:00Z" w16du:dateUtc="2026-09-26T00:01:00Z"/>
        </w:rPr>
      </w:pPr>
      <w:del w:id="381" w:author="USER" w:date="2026-09-25T20:01:00Z" w16du:dateUtc="2026-09-26T00:01:00Z">
        <w:r>
          <w:delText>Meets expectations. One or two articles are listed, they seem to be relevant to this particular project, and are listed in APA style.</w:delText>
        </w:r>
      </w:del>
    </w:p>
    <w:p w14:paraId="7588B074" w14:textId="77777777" w:rsidR="00FD0A01" w:rsidRDefault="00FD0A01" w:rsidP="00A9467E">
      <w:pPr>
        <w:pStyle w:val="ListParagraph"/>
        <w:numPr>
          <w:ilvl w:val="0"/>
          <w:numId w:val="21"/>
        </w:numPr>
        <w:spacing w:line="276" w:lineRule="auto"/>
        <w:rPr>
          <w:del w:id="382" w:author="USER" w:date="2026-09-25T20:01:00Z" w16du:dateUtc="2026-09-26T00:01:00Z"/>
        </w:rPr>
      </w:pPr>
      <w:del w:id="383" w:author="USER" w:date="2026-09-25T20:01:00Z" w16du:dateUtc="2026-09-26T00:01:00Z">
        <w:r>
          <w:delText>Minimally meets expectations. One or two articles are listed. However, it does not seem clear that they are relevant to this particular project, OR they are not listed in APA style.</w:delText>
        </w:r>
      </w:del>
    </w:p>
    <w:p w14:paraId="17E64C47" w14:textId="77777777" w:rsidR="00FD0A01" w:rsidRDefault="00FD0A01" w:rsidP="00A9467E">
      <w:pPr>
        <w:pStyle w:val="ListParagraph"/>
        <w:numPr>
          <w:ilvl w:val="0"/>
          <w:numId w:val="21"/>
        </w:numPr>
        <w:spacing w:line="276" w:lineRule="auto"/>
        <w:rPr>
          <w:del w:id="384" w:author="USER" w:date="2026-09-25T20:01:00Z" w16du:dateUtc="2026-09-26T00:01:00Z"/>
        </w:rPr>
      </w:pPr>
      <w:del w:id="385" w:author="USER" w:date="2026-09-25T20:01:00Z" w16du:dateUtc="2026-09-26T00:01:00Z">
        <w:r>
          <w:delText>Does not meet expectations. One or two articles are listed that do not seem relevant AND they are not listed in APA style.</w:delText>
        </w:r>
      </w:del>
    </w:p>
    <w:p w14:paraId="7908F61D" w14:textId="77777777" w:rsidR="00FD0A01" w:rsidRDefault="00FD0A01" w:rsidP="00A9467E">
      <w:pPr>
        <w:pStyle w:val="ListParagraph"/>
        <w:numPr>
          <w:ilvl w:val="0"/>
          <w:numId w:val="21"/>
        </w:numPr>
        <w:spacing w:line="276" w:lineRule="auto"/>
        <w:rPr>
          <w:del w:id="386" w:author="USER" w:date="2026-09-25T20:01:00Z" w16du:dateUtc="2026-09-26T00:01:00Z"/>
        </w:rPr>
      </w:pPr>
      <w:del w:id="387" w:author="USER" w:date="2026-09-25T20:01:00Z" w16du:dateUtc="2026-09-26T00:01:00Z">
        <w:r>
          <w:delText>Missing/did not complete.</w:delText>
        </w:r>
      </w:del>
    </w:p>
    <w:p w14:paraId="67D6AAD2" w14:textId="77777777" w:rsidR="00A9467E" w:rsidRDefault="00A9467E" w:rsidP="002D6F23">
      <w:pPr>
        <w:spacing w:line="276" w:lineRule="auto"/>
        <w:rPr>
          <w:del w:id="388" w:author="USER" w:date="2026-09-25T20:01:00Z" w16du:dateUtc="2026-09-26T00:01:00Z"/>
        </w:rPr>
      </w:pPr>
    </w:p>
    <w:p w14:paraId="316436E5" w14:textId="77777777" w:rsidR="002D6F23" w:rsidRPr="00A9467E" w:rsidRDefault="002D6F23" w:rsidP="00A9467E">
      <w:pPr>
        <w:pStyle w:val="ListParagraph"/>
        <w:numPr>
          <w:ilvl w:val="0"/>
          <w:numId w:val="24"/>
        </w:numPr>
        <w:spacing w:line="276" w:lineRule="auto"/>
        <w:rPr>
          <w:del w:id="389" w:author="USER" w:date="2026-09-25T20:01:00Z" w16du:dateUtc="2026-09-26T00:01:00Z"/>
          <w:b/>
        </w:rPr>
      </w:pPr>
      <w:del w:id="390" w:author="USER" w:date="2026-09-25T20:01:00Z" w16du:dateUtc="2026-09-26T00:01:00Z">
        <w:r w:rsidRPr="00A9467E">
          <w:rPr>
            <w:b/>
          </w:rPr>
          <w:delText>Next steps</w:delText>
        </w:r>
      </w:del>
    </w:p>
    <w:p w14:paraId="6C9ACBA7" w14:textId="77777777" w:rsidR="00FD0A01" w:rsidRDefault="00FD0A01" w:rsidP="00A9467E">
      <w:pPr>
        <w:pStyle w:val="ListParagraph"/>
        <w:numPr>
          <w:ilvl w:val="0"/>
          <w:numId w:val="22"/>
        </w:numPr>
        <w:spacing w:line="276" w:lineRule="auto"/>
        <w:rPr>
          <w:del w:id="391" w:author="USER" w:date="2026-09-25T20:01:00Z" w16du:dateUtc="2026-09-26T00:01:00Z"/>
        </w:rPr>
      </w:pPr>
      <w:del w:id="392" w:author="USER" w:date="2026-09-25T20:01:00Z" w16du:dateUtc="2026-09-26T00:01:00Z">
        <w:r>
          <w:delText>Exceeds expectations. Four or more next steps are listed. They are specific and have deadlines attached to them. It is clear what this person will do next and when.</w:delText>
        </w:r>
      </w:del>
    </w:p>
    <w:p w14:paraId="0983A50E" w14:textId="77777777" w:rsidR="00FD0A01" w:rsidRDefault="00FD0A01" w:rsidP="00A9467E">
      <w:pPr>
        <w:pStyle w:val="ListParagraph"/>
        <w:numPr>
          <w:ilvl w:val="0"/>
          <w:numId w:val="22"/>
        </w:numPr>
        <w:spacing w:line="276" w:lineRule="auto"/>
        <w:rPr>
          <w:del w:id="393" w:author="USER" w:date="2026-09-25T20:01:00Z" w16du:dateUtc="2026-09-26T00:01:00Z"/>
        </w:rPr>
      </w:pPr>
      <w:del w:id="394" w:author="USER" w:date="2026-09-25T20:01:00Z" w16du:dateUtc="2026-09-26T00:01:00Z">
        <w:r>
          <w:delText>Meets expectations. Three next steps are listed. They are specific and have deadlines attached to them. It is clear what this person will do next and when.</w:delText>
        </w:r>
      </w:del>
    </w:p>
    <w:p w14:paraId="1A5FC668" w14:textId="77777777" w:rsidR="00FD0A01" w:rsidRDefault="00FD0A01" w:rsidP="00A9467E">
      <w:pPr>
        <w:pStyle w:val="ListParagraph"/>
        <w:numPr>
          <w:ilvl w:val="0"/>
          <w:numId w:val="22"/>
        </w:numPr>
        <w:spacing w:line="276" w:lineRule="auto"/>
        <w:rPr>
          <w:del w:id="395" w:author="USER" w:date="2026-09-25T20:01:00Z" w16du:dateUtc="2026-09-26T00:01:00Z"/>
        </w:rPr>
      </w:pPr>
      <w:del w:id="396" w:author="USER" w:date="2026-09-25T20:01:00Z" w16du:dateUtc="2026-09-26T00:01:00Z">
        <w:r>
          <w:delText>Minimally meets expectations. Two or three next steps are listed. They are somewhat specific and/or do not have deadlines attached to them. It is not clear what exactly this person will do next OR when they will do it.</w:delText>
        </w:r>
      </w:del>
    </w:p>
    <w:p w14:paraId="674B3FB9" w14:textId="77777777" w:rsidR="00FD0A01" w:rsidRDefault="00FD0A01" w:rsidP="00A9467E">
      <w:pPr>
        <w:pStyle w:val="ListParagraph"/>
        <w:numPr>
          <w:ilvl w:val="0"/>
          <w:numId w:val="22"/>
        </w:numPr>
        <w:spacing w:line="276" w:lineRule="auto"/>
        <w:rPr>
          <w:del w:id="397" w:author="USER" w:date="2026-09-25T20:01:00Z" w16du:dateUtc="2026-09-26T00:01:00Z"/>
        </w:rPr>
      </w:pPr>
      <w:del w:id="398" w:author="USER" w:date="2026-09-25T20:01:00Z" w16du:dateUtc="2026-09-26T00:01:00Z">
        <w:r>
          <w:delText>Does not meet expectations. One to three next steps are listed. They are not specific and do not have deadlines attached to them. It is not clear what exactly this person will do next AND when they will do it.</w:delText>
        </w:r>
      </w:del>
    </w:p>
    <w:p w14:paraId="4CD88209" w14:textId="77777777" w:rsidR="00FD0A01" w:rsidRDefault="00FD0A01" w:rsidP="00A9467E">
      <w:pPr>
        <w:pStyle w:val="ListParagraph"/>
        <w:numPr>
          <w:ilvl w:val="0"/>
          <w:numId w:val="22"/>
        </w:numPr>
        <w:spacing w:line="276" w:lineRule="auto"/>
        <w:rPr>
          <w:del w:id="399" w:author="USER" w:date="2026-09-25T20:01:00Z" w16du:dateUtc="2026-09-26T00:01:00Z"/>
        </w:rPr>
      </w:pPr>
      <w:del w:id="400" w:author="USER" w:date="2026-09-25T20:01:00Z" w16du:dateUtc="2026-09-26T00:01:00Z">
        <w:r>
          <w:delText>Missing/did not complete.</w:delText>
        </w:r>
      </w:del>
    </w:p>
    <w:p w14:paraId="29016757" w14:textId="77777777" w:rsidR="005E6433" w:rsidRDefault="005E6433" w:rsidP="005E6433">
      <w:pPr>
        <w:pStyle w:val="ListParagraph"/>
        <w:spacing w:line="276" w:lineRule="auto"/>
        <w:rPr>
          <w:del w:id="401" w:author="USER" w:date="2026-09-25T20:01:00Z" w16du:dateUtc="2026-09-26T00:01:00Z"/>
        </w:rPr>
      </w:pPr>
    </w:p>
    <w:p w14:paraId="35E646CE" w14:textId="77777777" w:rsidR="00B629E9" w:rsidRPr="00A9467E" w:rsidRDefault="00FD0A01" w:rsidP="00A9467E">
      <w:pPr>
        <w:pStyle w:val="ListParagraph"/>
        <w:numPr>
          <w:ilvl w:val="0"/>
          <w:numId w:val="24"/>
        </w:numPr>
        <w:spacing w:line="276" w:lineRule="auto"/>
        <w:rPr>
          <w:del w:id="402" w:author="USER" w:date="2026-09-25T20:01:00Z" w16du:dateUtc="2026-09-26T00:01:00Z"/>
          <w:b/>
        </w:rPr>
      </w:pPr>
      <w:del w:id="403" w:author="USER" w:date="2026-09-25T20:01:00Z" w16du:dateUtc="2026-09-26T00:01:00Z">
        <w:r w:rsidRPr="00A9467E">
          <w:rPr>
            <w:b/>
          </w:rPr>
          <w:delText xml:space="preserve">Overall </w:delText>
        </w:r>
        <w:r w:rsidR="00B41583" w:rsidRPr="00A9467E">
          <w:rPr>
            <w:b/>
          </w:rPr>
          <w:delText>Quality</w:delText>
        </w:r>
        <w:r w:rsidR="00B629E9" w:rsidRPr="00A9467E">
          <w:rPr>
            <w:b/>
          </w:rPr>
          <w:delText xml:space="preserve"> of written communication </w:delText>
        </w:r>
      </w:del>
    </w:p>
    <w:p w14:paraId="5E370A47" w14:textId="77777777" w:rsidR="00B629E9" w:rsidRPr="00A9467E" w:rsidRDefault="00FD0A01" w:rsidP="00A9467E">
      <w:pPr>
        <w:pStyle w:val="ListParagraph"/>
        <w:numPr>
          <w:ilvl w:val="0"/>
          <w:numId w:val="23"/>
        </w:numPr>
        <w:spacing w:line="276" w:lineRule="auto"/>
        <w:rPr>
          <w:del w:id="404" w:author="USER" w:date="2026-09-25T20:01:00Z" w16du:dateUtc="2026-09-26T00:01:00Z"/>
        </w:rPr>
      </w:pPr>
      <w:del w:id="405" w:author="USER" w:date="2026-09-25T20:01:00Z" w16du:dateUtc="2026-09-26T00:01:00Z">
        <w:r w:rsidRPr="00A9467E">
          <w:delText>Exceeds expectations</w:delText>
        </w:r>
        <w:r w:rsidR="00B629E9" w:rsidRPr="00A9467E">
          <w:delText xml:space="preserve">. Entire work is </w:delText>
        </w:r>
        <w:r w:rsidRPr="00A9467E">
          <w:delText xml:space="preserve">complete and </w:delText>
        </w:r>
        <w:r w:rsidR="00B629E9" w:rsidRPr="00A9467E">
          <w:delText>clearly explained, writing flows easily between ideas.</w:delText>
        </w:r>
      </w:del>
    </w:p>
    <w:p w14:paraId="00921D8A" w14:textId="77777777" w:rsidR="00B629E9" w:rsidRPr="00A9467E" w:rsidRDefault="00FD0A01" w:rsidP="00A9467E">
      <w:pPr>
        <w:pStyle w:val="ListParagraph"/>
        <w:numPr>
          <w:ilvl w:val="0"/>
          <w:numId w:val="23"/>
        </w:numPr>
        <w:spacing w:line="276" w:lineRule="auto"/>
        <w:rPr>
          <w:del w:id="406" w:author="USER" w:date="2026-09-25T20:01:00Z" w16du:dateUtc="2026-09-26T00:01:00Z"/>
        </w:rPr>
      </w:pPr>
      <w:del w:id="407" w:author="USER" w:date="2026-09-25T20:01:00Z" w16du:dateUtc="2026-09-26T00:01:00Z">
        <w:r w:rsidRPr="00A9467E">
          <w:delText xml:space="preserve">Meets expectations. </w:delText>
        </w:r>
        <w:r w:rsidR="00B629E9" w:rsidRPr="00A9467E">
          <w:delText>High quality writing, with a couple of spelling/grammar issues or ideas that do not clearly flow.</w:delText>
        </w:r>
      </w:del>
    </w:p>
    <w:p w14:paraId="0083DF26" w14:textId="77777777" w:rsidR="00B629E9" w:rsidRPr="00A9467E" w:rsidRDefault="00FD0A01" w:rsidP="00A9467E">
      <w:pPr>
        <w:pStyle w:val="ListParagraph"/>
        <w:numPr>
          <w:ilvl w:val="0"/>
          <w:numId w:val="23"/>
        </w:numPr>
        <w:spacing w:line="276" w:lineRule="auto"/>
        <w:rPr>
          <w:del w:id="408" w:author="USER" w:date="2026-09-25T20:01:00Z" w16du:dateUtc="2026-09-26T00:01:00Z"/>
        </w:rPr>
      </w:pPr>
      <w:del w:id="409" w:author="USER" w:date="2026-09-25T20:01:00Z" w16du:dateUtc="2026-09-26T00:01:00Z">
        <w:r w:rsidRPr="00A9467E">
          <w:delText>Minimally meets expectations</w:delText>
        </w:r>
        <w:r w:rsidR="00B629E9" w:rsidRPr="00A9467E">
          <w:delText>. Mostly clear and flows reasonably well.</w:delText>
        </w:r>
      </w:del>
    </w:p>
    <w:p w14:paraId="5E146821" w14:textId="77777777" w:rsidR="00B629E9" w:rsidRPr="00A9467E" w:rsidRDefault="00FD0A01" w:rsidP="00A9467E">
      <w:pPr>
        <w:pStyle w:val="ListParagraph"/>
        <w:numPr>
          <w:ilvl w:val="0"/>
          <w:numId w:val="23"/>
        </w:numPr>
        <w:spacing w:line="276" w:lineRule="auto"/>
        <w:rPr>
          <w:del w:id="410" w:author="USER" w:date="2026-09-25T20:01:00Z" w16du:dateUtc="2026-09-26T00:01:00Z"/>
        </w:rPr>
      </w:pPr>
      <w:del w:id="411" w:author="USER" w:date="2026-09-25T20:01:00Z" w16du:dateUtc="2026-09-26T00:01:00Z">
        <w:r w:rsidRPr="00A9467E">
          <w:delText xml:space="preserve">Does not meet expectations. </w:delText>
        </w:r>
        <w:r w:rsidR="00B629E9" w:rsidRPr="00A9467E">
          <w:delText>Unclear in some parts making writing difficult to read sometimes.</w:delText>
        </w:r>
      </w:del>
    </w:p>
    <w:p w14:paraId="4FEBAF96" w14:textId="77777777" w:rsidR="00B629E9" w:rsidRPr="00A9467E" w:rsidRDefault="00FD0A01" w:rsidP="00A9467E">
      <w:pPr>
        <w:pStyle w:val="ListParagraph"/>
        <w:numPr>
          <w:ilvl w:val="0"/>
          <w:numId w:val="23"/>
        </w:numPr>
        <w:spacing w:line="276" w:lineRule="auto"/>
        <w:rPr>
          <w:del w:id="412" w:author="USER" w:date="2026-09-25T20:01:00Z" w16du:dateUtc="2026-09-26T00:01:00Z"/>
        </w:rPr>
      </w:pPr>
      <w:del w:id="413" w:author="USER" w:date="2026-09-25T20:01:00Z" w16du:dateUtc="2026-09-26T00:01:00Z">
        <w:r w:rsidRPr="00A9467E">
          <w:delText xml:space="preserve">Does not meet expectations. </w:delText>
        </w:r>
        <w:r w:rsidR="00B629E9" w:rsidRPr="00A9467E">
          <w:delText>Very difficult to read and understand what is being said. Recommend seeking support at the Writing Centre.</w:delText>
        </w:r>
      </w:del>
    </w:p>
    <w:p w14:paraId="1FBBE6CF" w14:textId="77777777" w:rsidR="00B629E9" w:rsidRPr="00A9467E" w:rsidRDefault="00B629E9" w:rsidP="00A9467E">
      <w:pPr>
        <w:pStyle w:val="ListParagraph"/>
        <w:numPr>
          <w:ilvl w:val="0"/>
          <w:numId w:val="23"/>
        </w:numPr>
        <w:spacing w:line="276" w:lineRule="auto"/>
        <w:rPr>
          <w:del w:id="414" w:author="USER" w:date="2026-09-25T20:01:00Z" w16du:dateUtc="2026-09-26T00:01:00Z"/>
        </w:rPr>
      </w:pPr>
      <w:del w:id="415" w:author="USER" w:date="2026-09-25T20:01:00Z" w16du:dateUtc="2026-09-26T00:01:00Z">
        <w:r w:rsidRPr="00A9467E">
          <w:delText>Missing/did not complete.</w:delText>
        </w:r>
      </w:del>
    </w:p>
    <w:p w14:paraId="06925A76" w14:textId="77777777" w:rsidR="00B629E9" w:rsidRDefault="00B629E9" w:rsidP="002D6F23">
      <w:pPr>
        <w:spacing w:line="276" w:lineRule="auto"/>
        <w:rPr>
          <w:del w:id="416" w:author="USER" w:date="2026-09-25T20:01:00Z" w16du:dateUtc="2026-09-26T00:01:00Z"/>
        </w:rPr>
      </w:pPr>
    </w:p>
    <w:p w14:paraId="37A50A61" w14:textId="77777777" w:rsidR="002D6F23" w:rsidRDefault="00FD0A01" w:rsidP="002D6F23">
      <w:pPr>
        <w:spacing w:line="276" w:lineRule="auto"/>
        <w:rPr>
          <w:del w:id="417" w:author="USER" w:date="2026-09-25T20:01:00Z" w16du:dateUtc="2026-09-26T00:01:00Z"/>
        </w:rPr>
      </w:pPr>
      <w:del w:id="418" w:author="USER" w:date="2026-09-25T20:01:00Z" w16du:dateUtc="2026-09-26T00:01:00Z">
        <w:r>
          <w:delText>Critical Comments</w:delText>
        </w:r>
      </w:del>
    </w:p>
    <w:p w14:paraId="518BF6D7" w14:textId="77777777" w:rsidR="00697A3D" w:rsidRDefault="00697A3D" w:rsidP="006D7F0A">
      <w:pPr>
        <w:spacing w:line="276" w:lineRule="auto"/>
        <w:rPr>
          <w:del w:id="419" w:author="USER" w:date="2026-09-25T20:01:00Z" w16du:dateUtc="2026-09-26T00:01:00Z"/>
        </w:rPr>
      </w:pPr>
      <w:del w:id="420" w:author="USER" w:date="2026-09-25T20:01:00Z" w16du:dateUtc="2026-09-26T00:01:00Z">
        <w:r>
          <w:delText>About the project</w:delText>
        </w:r>
      </w:del>
    </w:p>
    <w:p w14:paraId="01897A83" w14:textId="77777777" w:rsidR="00697A3D" w:rsidRDefault="00FD0A01" w:rsidP="006D7F0A">
      <w:pPr>
        <w:pStyle w:val="ListParagraph"/>
        <w:numPr>
          <w:ilvl w:val="0"/>
          <w:numId w:val="24"/>
        </w:numPr>
        <w:spacing w:line="276" w:lineRule="auto"/>
        <w:rPr>
          <w:del w:id="421" w:author="USER" w:date="2026-09-25T20:01:00Z" w16du:dateUtc="2026-09-26T00:01:00Z"/>
        </w:rPr>
      </w:pPr>
      <w:del w:id="422" w:author="USER" w:date="2026-09-25T20:01:00Z" w16du:dateUtc="2026-09-26T00:01:00Z">
        <w:r w:rsidRPr="006D7F0A">
          <w:rPr>
            <w:b/>
          </w:rPr>
          <w:delText xml:space="preserve">Identify one </w:delText>
        </w:r>
        <w:r w:rsidR="003611A6" w:rsidRPr="006D7F0A">
          <w:rPr>
            <w:b/>
          </w:rPr>
          <w:delText xml:space="preserve">specific </w:delText>
        </w:r>
        <w:r w:rsidRPr="006D7F0A">
          <w:rPr>
            <w:b/>
          </w:rPr>
          <w:delText>strength of this project so far.</w:delText>
        </w:r>
        <w:r>
          <w:delText xml:space="preserve"> What makes it particularly strong? What specific ideas do you have for helping this person improve it further?</w:delText>
        </w:r>
      </w:del>
    </w:p>
    <w:p w14:paraId="122DB65B" w14:textId="77777777" w:rsidR="00FD0A01" w:rsidRDefault="00FD0A01" w:rsidP="006D7F0A">
      <w:pPr>
        <w:pStyle w:val="ListParagraph"/>
        <w:numPr>
          <w:ilvl w:val="0"/>
          <w:numId w:val="24"/>
        </w:numPr>
        <w:spacing w:line="276" w:lineRule="auto"/>
        <w:rPr>
          <w:del w:id="423" w:author="USER" w:date="2026-09-25T20:01:00Z" w16du:dateUtc="2026-09-26T00:01:00Z"/>
        </w:rPr>
      </w:pPr>
      <w:del w:id="424" w:author="USER" w:date="2026-09-25T20:01:00Z" w16du:dateUtc="2026-09-26T00:01:00Z">
        <w:r w:rsidRPr="006D7F0A">
          <w:rPr>
            <w:b/>
          </w:rPr>
          <w:delText xml:space="preserve">Identify one </w:delText>
        </w:r>
        <w:r w:rsidR="003611A6" w:rsidRPr="006D7F0A">
          <w:rPr>
            <w:b/>
          </w:rPr>
          <w:delText xml:space="preserve">specific </w:delText>
        </w:r>
        <w:r w:rsidRPr="006D7F0A">
          <w:rPr>
            <w:b/>
          </w:rPr>
          <w:delText xml:space="preserve">weakness, limitation, </w:delText>
        </w:r>
        <w:r w:rsidR="00697A3D" w:rsidRPr="006D7F0A">
          <w:rPr>
            <w:b/>
          </w:rPr>
          <w:delText xml:space="preserve">challenge, </w:delText>
        </w:r>
        <w:r w:rsidRPr="006D7F0A">
          <w:rPr>
            <w:b/>
          </w:rPr>
          <w:delText>or shortcoming of this project so far.</w:delText>
        </w:r>
        <w:r>
          <w:delText xml:space="preserve"> Why do you think it is (or might become) problematic as this project progresses? What specific ideas do you have for helping this person improve or remedy this aspect of their project?</w:delText>
        </w:r>
      </w:del>
    </w:p>
    <w:p w14:paraId="7EB96E76" w14:textId="77777777" w:rsidR="003611A6" w:rsidRDefault="00FD0A01" w:rsidP="006D7F0A">
      <w:pPr>
        <w:spacing w:line="276" w:lineRule="auto"/>
        <w:rPr>
          <w:del w:id="425" w:author="USER" w:date="2026-09-25T20:01:00Z" w16du:dateUtc="2026-09-26T00:01:00Z"/>
        </w:rPr>
      </w:pPr>
      <w:del w:id="426" w:author="USER" w:date="2026-09-25T20:01:00Z" w16du:dateUtc="2026-09-26T00:01:00Z">
        <w:r>
          <w:delText xml:space="preserve">About the proposal: This proposal acts as a small writing sample. This person will be </w:delText>
        </w:r>
        <w:r w:rsidR="003611A6">
          <w:delText>writing longer works throughout the rest of this course (and likely beyond).</w:delText>
        </w:r>
        <w:r w:rsidR="00697A3D">
          <w:delText xml:space="preserve"> Everyone has strengths as well as room for growth, but sometimes it’s hard to see for ourselves.</w:delText>
        </w:r>
      </w:del>
    </w:p>
    <w:p w14:paraId="2ACFB36B" w14:textId="77777777" w:rsidR="00FD0A01" w:rsidRDefault="003611A6" w:rsidP="006D7F0A">
      <w:pPr>
        <w:pStyle w:val="ListParagraph"/>
        <w:numPr>
          <w:ilvl w:val="0"/>
          <w:numId w:val="24"/>
        </w:numPr>
        <w:spacing w:line="276" w:lineRule="auto"/>
        <w:rPr>
          <w:del w:id="427" w:author="USER" w:date="2026-09-25T20:01:00Z" w16du:dateUtc="2026-09-26T00:01:00Z"/>
        </w:rPr>
      </w:pPr>
      <w:del w:id="428" w:author="USER" w:date="2026-09-25T20:01:00Z" w16du:dateUtc="2026-09-26T00:01:00Z">
        <w:r w:rsidRPr="006D7F0A">
          <w:rPr>
            <w:b/>
          </w:rPr>
          <w:delText>Identify and explain one specific writing strength</w:delText>
        </w:r>
        <w:r>
          <w:delText xml:space="preserve"> that is demonstrated in this </w:delText>
        </w:r>
        <w:r w:rsidR="00697A3D">
          <w:delText>proposal</w:delText>
        </w:r>
        <w:r>
          <w:delText xml:space="preserve">, something this person might consider doing more of in their writing. If applicable, copy a quote to illustrate what you mean. </w:delText>
        </w:r>
        <w:r w:rsidR="009B20D9">
          <w:delText>What makes this feature helpful for a reader?</w:delText>
        </w:r>
      </w:del>
    </w:p>
    <w:p w14:paraId="7D22EC67" w14:textId="77777777" w:rsidR="00475AFC" w:rsidRPr="006D7F0A" w:rsidRDefault="003611A6" w:rsidP="006D7F0A">
      <w:pPr>
        <w:pStyle w:val="ListParagraph"/>
        <w:numPr>
          <w:ilvl w:val="0"/>
          <w:numId w:val="24"/>
        </w:numPr>
        <w:spacing w:line="276" w:lineRule="auto"/>
        <w:rPr>
          <w:del w:id="429" w:author="USER" w:date="2026-09-25T20:01:00Z" w16du:dateUtc="2026-09-26T00:01:00Z"/>
          <w:rStyle w:val="Emphasis"/>
          <w:i w:val="0"/>
          <w:iCs w:val="0"/>
        </w:rPr>
      </w:pPr>
      <w:del w:id="430" w:author="USER" w:date="2026-09-25T20:01:00Z" w16du:dateUtc="2026-09-26T00:01:00Z">
        <w:r w:rsidRPr="006D7F0A">
          <w:rPr>
            <w:b/>
          </w:rPr>
          <w:delText>Identify and explain one specific writing challenge</w:delText>
        </w:r>
        <w:r>
          <w:delText xml:space="preserve"> that is demonstrated in this </w:delText>
        </w:r>
        <w:r w:rsidR="00697A3D">
          <w:delText>proposal</w:delText>
        </w:r>
        <w:r>
          <w:delText xml:space="preserve">, something this person might consider addressing/fixing/doing less of in their writing. If applicable, copy a quote to illustrate what you mean. </w:delText>
        </w:r>
        <w:r w:rsidR="009B20D9">
          <w:delText>Why would this change be helpful for a reader?</w:delText>
        </w:r>
      </w:del>
    </w:p>
    <w:p w14:paraId="3FD43822" w14:textId="77777777" w:rsidR="00BD5F68" w:rsidRPr="000E368D" w:rsidRDefault="00BD5F68">
      <w:pPr>
        <w:rPr>
          <w:del w:id="431" w:author="USER" w:date="2026-09-25T20:01:00Z" w16du:dateUtc="2026-09-26T00:01:00Z"/>
          <w:rStyle w:val="Emphasis"/>
          <w:rFonts w:ascii="Helvetica" w:hAnsi="Helvetica" w:cs="Helvetica"/>
          <w:color w:val="141412"/>
          <w:shd w:val="clear" w:color="auto" w:fill="FFFFFF"/>
        </w:rPr>
      </w:pPr>
    </w:p>
    <w:p w14:paraId="4B7A4ED6" w14:textId="77777777" w:rsidR="00475AFC" w:rsidRPr="00272518" w:rsidRDefault="00475AFC" w:rsidP="00E2796B">
      <w:pPr>
        <w:pStyle w:val="NormalWeb"/>
        <w:jc w:val="center"/>
        <w:rPr>
          <w:rFonts w:asciiTheme="majorHAnsi" w:hAnsiTheme="majorHAnsi"/>
          <w:b/>
          <w:color w:val="000000"/>
          <w:sz w:val="20"/>
          <w:rPrChange w:id="432" w:author="USER" w:date="2026-09-25T20:01:00Z" w16du:dateUtc="2026-09-26T00:01:00Z">
            <w:rPr/>
          </w:rPrChange>
        </w:rPr>
        <w:pPrChange w:id="433" w:author="USER" w:date="2026-09-25T20:01:00Z" w16du:dateUtc="2026-09-26T00:01:00Z">
          <w:pPr/>
        </w:pPrChange>
      </w:pPr>
      <w:del w:id="434" w:author="USER" w:date="2026-09-25T20:01:00Z" w16du:dateUtc="2026-09-26T00:01:00Z">
        <w:r>
          <w:rPr>
            <w:rFonts w:ascii="Helvetica" w:hAnsi="Helvetica" w:cs="Helvetica"/>
            <w:noProof/>
            <w:color w:val="428BCA"/>
            <w:sz w:val="21"/>
            <w:szCs w:val="21"/>
            <w:shd w:val="clear" w:color="auto" w:fill="F5F5F5"/>
            <w:lang w:eastAsia="en-CA"/>
          </w:rPr>
          <w:drawing>
            <wp:inline distT="0" distB="0" distL="0" distR="0" wp14:anchorId="2E2F4375" wp14:editId="663B9F91">
              <wp:extent cx="842645" cy="294005"/>
              <wp:effectExtent l="0" t="0" r="0" b="0"/>
              <wp:docPr id="2" name="Picture 2" descr="Creative Commons Licenc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eative Commons Licence">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2645" cy="294005"/>
                      </a:xfrm>
                      <a:prstGeom prst="rect">
                        <a:avLst/>
                      </a:prstGeom>
                      <a:noFill/>
                      <a:ln>
                        <a:noFill/>
                      </a:ln>
                    </pic:spPr>
                  </pic:pic>
                </a:graphicData>
              </a:graphic>
            </wp:inline>
          </w:drawing>
        </w:r>
        <w:r>
          <w:rPr>
            <w:rFonts w:cs="Helvetica"/>
            <w:color w:val="000000"/>
            <w:sz w:val="20"/>
            <w:szCs w:val="20"/>
          </w:rPr>
          <w:delText xml:space="preserve"> </w:delText>
        </w:r>
        <w:r w:rsidRPr="00475AFC">
          <w:rPr>
            <w:rFonts w:cs="Helvetica"/>
            <w:color w:val="000000"/>
            <w:sz w:val="20"/>
            <w:szCs w:val="20"/>
          </w:rPr>
          <w:delText xml:space="preserve">Impact Project Proposal </w:delText>
        </w:r>
        <w:r w:rsidR="00697A3D">
          <w:rPr>
            <w:rFonts w:cs="Helvetica"/>
            <w:color w:val="000000"/>
            <w:sz w:val="20"/>
            <w:szCs w:val="20"/>
          </w:rPr>
          <w:delText>Evaluation</w:delText>
        </w:r>
        <w:r w:rsidRPr="00475AFC">
          <w:rPr>
            <w:rStyle w:val="apple-converted-space"/>
            <w:rFonts w:cs="Helvetica"/>
            <w:color w:val="000000"/>
            <w:sz w:val="20"/>
            <w:szCs w:val="20"/>
          </w:rPr>
          <w:delText> </w:delText>
        </w:r>
        <w:r w:rsidRPr="00475AFC">
          <w:rPr>
            <w:rFonts w:cs="Helvetica"/>
            <w:color w:val="000000"/>
            <w:sz w:val="20"/>
            <w:szCs w:val="20"/>
          </w:rPr>
          <w:delText>by</w:delText>
        </w:r>
        <w:r w:rsidRPr="00475AFC">
          <w:rPr>
            <w:rStyle w:val="apple-converted-space"/>
            <w:rFonts w:cs="Helvetica"/>
            <w:color w:val="000000"/>
            <w:sz w:val="20"/>
            <w:szCs w:val="20"/>
          </w:rPr>
          <w:delText> </w:delText>
        </w:r>
        <w:r w:rsidRPr="00475AFC">
          <w:rPr>
            <w:rFonts w:cs="Helvetica"/>
            <w:color w:val="000000"/>
            <w:sz w:val="20"/>
            <w:szCs w:val="20"/>
          </w:rPr>
          <w:delText>Catherine D. Rawn</w:delText>
        </w:r>
        <w:r w:rsidRPr="00475AFC">
          <w:rPr>
            <w:rStyle w:val="apple-converted-space"/>
            <w:rFonts w:cs="Helvetica"/>
            <w:color w:val="000000"/>
            <w:sz w:val="20"/>
            <w:szCs w:val="20"/>
          </w:rPr>
          <w:delText> </w:delText>
        </w:r>
        <w:r w:rsidRPr="00475AFC">
          <w:rPr>
            <w:rFonts w:cs="Helvetica"/>
            <w:color w:val="000000"/>
            <w:sz w:val="20"/>
            <w:szCs w:val="20"/>
          </w:rPr>
          <w:delText>is licensed under a</w:delText>
        </w:r>
        <w:r w:rsidRPr="00475AFC">
          <w:rPr>
            <w:rStyle w:val="apple-converted-space"/>
            <w:rFonts w:cs="Helvetica"/>
            <w:color w:val="000000"/>
            <w:sz w:val="20"/>
            <w:szCs w:val="20"/>
          </w:rPr>
          <w:delText> </w:delText>
        </w:r>
        <w:r>
          <w:fldChar w:fldCharType="begin"/>
        </w:r>
        <w:r>
          <w:delInstrText>HYPERLINK "http://creativecommons.org/licenses/by-nc-sa/4.0/"</w:delInstrText>
        </w:r>
        <w:r>
          <w:fldChar w:fldCharType="separate"/>
        </w:r>
        <w:r w:rsidRPr="00475AFC">
          <w:rPr>
            <w:rStyle w:val="Hyperlink"/>
            <w:rFonts w:cs="Helvetica"/>
            <w:color w:val="428BCA"/>
            <w:sz w:val="20"/>
            <w:szCs w:val="20"/>
            <w:u w:val="none"/>
          </w:rPr>
          <w:delText>Creative Commons Attribution-NonCommercial-ShareAlike 4.0 International License</w:delText>
        </w:r>
        <w:r>
          <w:fldChar w:fldCharType="end"/>
        </w:r>
        <w:r w:rsidRPr="00475AFC">
          <w:rPr>
            <w:rFonts w:cs="Helvetica"/>
            <w:color w:val="000000"/>
            <w:sz w:val="20"/>
            <w:szCs w:val="20"/>
          </w:rPr>
          <w:delText>.</w:delText>
        </w:r>
      </w:del>
    </w:p>
    <w:sectPr w:rsidR="00475AFC" w:rsidRPr="00272518" w:rsidSect="00F07DF2">
      <w:headerReference w:type="default" r:id="rId11"/>
      <w:footerReference w:type="default" r:id="rId12"/>
      <w:pgSz w:w="11906" w:h="16838" w:code="9"/>
      <w:pgMar w:top="454" w:right="1440" w:bottom="454" w:left="1440" w:header="227" w:footer="992" w:gutter="0"/>
      <w:cols w:space="425"/>
      <w:docGrid w:linePitch="360"/>
      <w:sectPrChange w:id="435" w:author="USER" w:date="2026-09-25T20:01:00Z" w16du:dateUtc="2026-09-26T00:01:00Z">
        <w:sectPr w:rsidR="00475AFC" w:rsidRPr="00272518" w:rsidSect="00F07DF2">
          <w:pgSz w:w="12240" w:h="15840" w:code="0"/>
          <w:pgMar w:top="1440" w:right="1440" w:bottom="1440" w:left="1440" w:header="708" w:footer="708" w:gutter="0"/>
          <w:cols w:space="708"/>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789740" w14:textId="77777777" w:rsidR="00E77A22" w:rsidRDefault="00E77A22" w:rsidP="003D4828">
      <w:pPr>
        <w:pPrChange w:id="10" w:author="USER" w:date="2026-09-25T20:01:00Z" w16du:dateUtc="2026-09-26T00:01:00Z">
          <w:pPr>
            <w:spacing w:after="0" w:line="240" w:lineRule="auto"/>
          </w:pPr>
        </w:pPrChange>
      </w:pPr>
      <w:r>
        <w:separator/>
      </w:r>
    </w:p>
  </w:endnote>
  <w:endnote w:type="continuationSeparator" w:id="0">
    <w:p w14:paraId="018D5664" w14:textId="77777777" w:rsidR="00E77A22" w:rsidRDefault="00E77A22" w:rsidP="003D4828">
      <w:pPr>
        <w:pPrChange w:id="11" w:author="USER" w:date="2026-09-25T20:01:00Z" w16du:dateUtc="2026-09-26T00:01: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HY수평선M">
    <w:altName w:val="Batang"/>
    <w:panose1 w:val="020B0604020202020204"/>
    <w:charset w:val="81"/>
    <w:family w:val="roman"/>
    <w:pitch w:val="variable"/>
    <w:sig w:usb0="800002A7" w:usb1="19D77CF9" w:usb2="00000010" w:usb3="00000000" w:csb0="00080000"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HY울릉도M">
    <w:altName w:val="Batang"/>
    <w:panose1 w:val="020B0604020202020204"/>
    <w:charset w:val="81"/>
    <w:family w:val="roman"/>
    <w:pitch w:val="variable"/>
    <w:sig w:usb0="800002A7" w:usb1="19D77CF9" w:usb2="00000010" w:usb3="00000000" w:csb0="00080000" w:csb1="00000000"/>
  </w:font>
  <w:font w:name="Gulim">
    <w:altName w:val="굴림"/>
    <w:panose1 w:val="020B0600000101010101"/>
    <w:charset w:val="81"/>
    <w:family w:val="swiss"/>
    <w:pitch w:val="variable"/>
    <w:sig w:usb0="B00002AF" w:usb1="69D77CFB" w:usb2="00000030" w:usb3="00000000" w:csb0="0008009F" w:csb1="00000000"/>
  </w:font>
  <w:font w:name="GulimChe">
    <w:panose1 w:val="020B0609000101010101"/>
    <w:charset w:val="81"/>
    <w:family w:val="modern"/>
    <w:pitch w:val="fixed"/>
    <w:sig w:usb0="B00002AF" w:usb1="69D77CFB" w:usb2="00000030" w:usb3="00000000" w:csb0="0008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67AE9B" w14:textId="77777777" w:rsidR="001D14C6" w:rsidRDefault="001D14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8BE437" w14:textId="77777777" w:rsidR="00E77A22" w:rsidRDefault="00E77A22" w:rsidP="003D4828">
      <w:pPr>
        <w:pPrChange w:id="8" w:author="USER" w:date="2026-09-25T20:01:00Z" w16du:dateUtc="2026-09-26T00:01:00Z">
          <w:pPr>
            <w:spacing w:after="0" w:line="240" w:lineRule="auto"/>
          </w:pPr>
        </w:pPrChange>
      </w:pPr>
      <w:r>
        <w:separator/>
      </w:r>
    </w:p>
  </w:footnote>
  <w:footnote w:type="continuationSeparator" w:id="0">
    <w:p w14:paraId="35C90739" w14:textId="77777777" w:rsidR="00E77A22" w:rsidRDefault="00E77A22" w:rsidP="003D4828">
      <w:pPr>
        <w:pPrChange w:id="9" w:author="USER" w:date="2026-09-25T20:01:00Z" w16du:dateUtc="2026-09-26T00:01: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3073E8" w14:textId="77777777" w:rsidR="001D14C6" w:rsidRDefault="001D14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67672A"/>
    <w:multiLevelType w:val="hybridMultilevel"/>
    <w:tmpl w:val="2452C53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48F1932"/>
    <w:multiLevelType w:val="hybridMultilevel"/>
    <w:tmpl w:val="A6A6C126"/>
    <w:lvl w:ilvl="0" w:tplc="88640856">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8025876"/>
    <w:multiLevelType w:val="hybridMultilevel"/>
    <w:tmpl w:val="D21C35C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0A551207"/>
    <w:multiLevelType w:val="hybridMultilevel"/>
    <w:tmpl w:val="A23E9FF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2044406"/>
    <w:multiLevelType w:val="hybridMultilevel"/>
    <w:tmpl w:val="A0661774"/>
    <w:lvl w:ilvl="0" w:tplc="914479DC">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A585CFA"/>
    <w:multiLevelType w:val="hybridMultilevel"/>
    <w:tmpl w:val="71426868"/>
    <w:lvl w:ilvl="0" w:tplc="914479DC">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DF150C0"/>
    <w:multiLevelType w:val="hybridMultilevel"/>
    <w:tmpl w:val="3D52ED24"/>
    <w:lvl w:ilvl="0" w:tplc="88640856">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66D6A60"/>
    <w:multiLevelType w:val="hybridMultilevel"/>
    <w:tmpl w:val="65282C02"/>
    <w:lvl w:ilvl="0" w:tplc="914479DC">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8502CF2"/>
    <w:multiLevelType w:val="hybridMultilevel"/>
    <w:tmpl w:val="AB5C9E4E"/>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B033F81"/>
    <w:multiLevelType w:val="hybridMultilevel"/>
    <w:tmpl w:val="A43C22C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B477604"/>
    <w:multiLevelType w:val="multilevel"/>
    <w:tmpl w:val="98F69B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AA6A0F"/>
    <w:multiLevelType w:val="hybridMultilevel"/>
    <w:tmpl w:val="4D4A7734"/>
    <w:lvl w:ilvl="0" w:tplc="10090001">
      <w:start w:val="1"/>
      <w:numFmt w:val="bullet"/>
      <w:lvlText w:val=""/>
      <w:lvlJc w:val="left"/>
      <w:pPr>
        <w:ind w:left="720" w:hanging="360"/>
      </w:pPr>
      <w:rPr>
        <w:rFonts w:ascii="Symbol" w:eastAsia="Times New Roman" w:hAnsi="Symbol"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1C75B3E"/>
    <w:multiLevelType w:val="hybridMultilevel"/>
    <w:tmpl w:val="C98A4C66"/>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E324425"/>
    <w:multiLevelType w:val="hybridMultilevel"/>
    <w:tmpl w:val="E744B324"/>
    <w:lvl w:ilvl="0" w:tplc="29A6506E">
      <w:start w:val="1"/>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37658E3"/>
    <w:multiLevelType w:val="hybridMultilevel"/>
    <w:tmpl w:val="83E21614"/>
    <w:lvl w:ilvl="0" w:tplc="914479DC">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63B0497"/>
    <w:multiLevelType w:val="hybridMultilevel"/>
    <w:tmpl w:val="A4E67FB6"/>
    <w:lvl w:ilvl="0" w:tplc="914479DC">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2665A73"/>
    <w:multiLevelType w:val="hybridMultilevel"/>
    <w:tmpl w:val="8E6C3D9A"/>
    <w:lvl w:ilvl="0" w:tplc="B5E0F25E">
      <w:start w:val="10"/>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2D9219E"/>
    <w:multiLevelType w:val="hybridMultilevel"/>
    <w:tmpl w:val="B3DE0366"/>
    <w:lvl w:ilvl="0" w:tplc="914479DC">
      <w:numFmt w:val="bullet"/>
      <w:lvlText w:val=""/>
      <w:lvlJc w:val="left"/>
      <w:pPr>
        <w:ind w:left="1080" w:hanging="360"/>
      </w:pPr>
      <w:rPr>
        <w:rFonts w:ascii="Symbol" w:eastAsiaTheme="minorHAnsi" w:hAnsi="Symbol"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15:restartNumberingAfterBreak="0">
    <w:nsid w:val="58E763AF"/>
    <w:multiLevelType w:val="hybridMultilevel"/>
    <w:tmpl w:val="510A5E40"/>
    <w:lvl w:ilvl="0" w:tplc="914479DC">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1787207"/>
    <w:multiLevelType w:val="multilevel"/>
    <w:tmpl w:val="71EAC1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A61F13"/>
    <w:multiLevelType w:val="hybridMultilevel"/>
    <w:tmpl w:val="CCCEAF0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2C71D92"/>
    <w:multiLevelType w:val="hybridMultilevel"/>
    <w:tmpl w:val="21A2B4CA"/>
    <w:lvl w:ilvl="0" w:tplc="914479DC">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7AB25F40"/>
    <w:multiLevelType w:val="hybridMultilevel"/>
    <w:tmpl w:val="32F8B5DE"/>
    <w:lvl w:ilvl="0" w:tplc="88640856">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CA5248F"/>
    <w:multiLevelType w:val="multilevel"/>
    <w:tmpl w:val="5BDEDB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A628BC"/>
    <w:multiLevelType w:val="hybridMultilevel"/>
    <w:tmpl w:val="AB5C9E4E"/>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ED34424"/>
    <w:multiLevelType w:val="hybridMultilevel"/>
    <w:tmpl w:val="AB5C9E4E"/>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619336319">
    <w:abstractNumId w:val="3"/>
  </w:num>
  <w:num w:numId="2" w16cid:durableId="2056544558">
    <w:abstractNumId w:val="19"/>
  </w:num>
  <w:num w:numId="3" w16cid:durableId="1194658438">
    <w:abstractNumId w:val="2"/>
  </w:num>
  <w:num w:numId="4" w16cid:durableId="2132285280">
    <w:abstractNumId w:val="10"/>
  </w:num>
  <w:num w:numId="5" w16cid:durableId="1797136250">
    <w:abstractNumId w:val="23"/>
  </w:num>
  <w:num w:numId="6" w16cid:durableId="1969122905">
    <w:abstractNumId w:val="22"/>
  </w:num>
  <w:num w:numId="7" w16cid:durableId="1640382048">
    <w:abstractNumId w:val="6"/>
  </w:num>
  <w:num w:numId="8" w16cid:durableId="1400514384">
    <w:abstractNumId w:val="25"/>
  </w:num>
  <w:num w:numId="9" w16cid:durableId="1459299704">
    <w:abstractNumId w:val="8"/>
  </w:num>
  <w:num w:numId="10" w16cid:durableId="54670521">
    <w:abstractNumId w:val="24"/>
  </w:num>
  <w:num w:numId="11" w16cid:durableId="1721202922">
    <w:abstractNumId w:val="1"/>
  </w:num>
  <w:num w:numId="12" w16cid:durableId="882056851">
    <w:abstractNumId w:val="12"/>
  </w:num>
  <w:num w:numId="13" w16cid:durableId="384065438">
    <w:abstractNumId w:val="9"/>
  </w:num>
  <w:num w:numId="14" w16cid:durableId="28841255">
    <w:abstractNumId w:val="20"/>
  </w:num>
  <w:num w:numId="15" w16cid:durableId="1091009776">
    <w:abstractNumId w:val="11"/>
  </w:num>
  <w:num w:numId="16" w16cid:durableId="866673129">
    <w:abstractNumId w:val="13"/>
  </w:num>
  <w:num w:numId="17" w16cid:durableId="2119451423">
    <w:abstractNumId w:val="18"/>
  </w:num>
  <w:num w:numId="18" w16cid:durableId="1533566623">
    <w:abstractNumId w:val="7"/>
  </w:num>
  <w:num w:numId="19" w16cid:durableId="1335954378">
    <w:abstractNumId w:val="21"/>
  </w:num>
  <w:num w:numId="20" w16cid:durableId="2086603177">
    <w:abstractNumId w:val="5"/>
  </w:num>
  <w:num w:numId="21" w16cid:durableId="1952666911">
    <w:abstractNumId w:val="4"/>
  </w:num>
  <w:num w:numId="22" w16cid:durableId="1960255401">
    <w:abstractNumId w:val="15"/>
  </w:num>
  <w:num w:numId="23" w16cid:durableId="2015106398">
    <w:abstractNumId w:val="14"/>
  </w:num>
  <w:num w:numId="24" w16cid:durableId="1429694285">
    <w:abstractNumId w:val="0"/>
  </w:num>
  <w:num w:numId="25" w16cid:durableId="478546408">
    <w:abstractNumId w:val="16"/>
  </w:num>
  <w:num w:numId="26" w16cid:durableId="873999933">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AFC"/>
    <w:rsid w:val="0008301A"/>
    <w:rsid w:val="00085F9B"/>
    <w:rsid w:val="000867D5"/>
    <w:rsid w:val="000A7819"/>
    <w:rsid w:val="000D6CC2"/>
    <w:rsid w:val="000E1920"/>
    <w:rsid w:val="000E368D"/>
    <w:rsid w:val="00130D8F"/>
    <w:rsid w:val="001560AA"/>
    <w:rsid w:val="001566C3"/>
    <w:rsid w:val="001A1173"/>
    <w:rsid w:val="001D14C6"/>
    <w:rsid w:val="001E0D0F"/>
    <w:rsid w:val="001F6479"/>
    <w:rsid w:val="00272518"/>
    <w:rsid w:val="002A4D68"/>
    <w:rsid w:val="002D6F23"/>
    <w:rsid w:val="002E1E3E"/>
    <w:rsid w:val="002E7646"/>
    <w:rsid w:val="003038B2"/>
    <w:rsid w:val="00306B1B"/>
    <w:rsid w:val="00311B78"/>
    <w:rsid w:val="00331D31"/>
    <w:rsid w:val="0034458E"/>
    <w:rsid w:val="003611A6"/>
    <w:rsid w:val="003930DE"/>
    <w:rsid w:val="003C6186"/>
    <w:rsid w:val="003D17B8"/>
    <w:rsid w:val="003D4828"/>
    <w:rsid w:val="003F2E0B"/>
    <w:rsid w:val="004048A2"/>
    <w:rsid w:val="004277F6"/>
    <w:rsid w:val="00451C6F"/>
    <w:rsid w:val="004523D8"/>
    <w:rsid w:val="004545B6"/>
    <w:rsid w:val="00475AFC"/>
    <w:rsid w:val="00484916"/>
    <w:rsid w:val="004D7914"/>
    <w:rsid w:val="004F6C89"/>
    <w:rsid w:val="005002E0"/>
    <w:rsid w:val="00516600"/>
    <w:rsid w:val="005330BD"/>
    <w:rsid w:val="00570CE2"/>
    <w:rsid w:val="005A0B51"/>
    <w:rsid w:val="005A665C"/>
    <w:rsid w:val="005D61B9"/>
    <w:rsid w:val="005D78CC"/>
    <w:rsid w:val="005E33BB"/>
    <w:rsid w:val="005E6433"/>
    <w:rsid w:val="00697A3D"/>
    <w:rsid w:val="006D7F0A"/>
    <w:rsid w:val="00707C41"/>
    <w:rsid w:val="00730229"/>
    <w:rsid w:val="00734B88"/>
    <w:rsid w:val="007B2169"/>
    <w:rsid w:val="007C605F"/>
    <w:rsid w:val="007F0A27"/>
    <w:rsid w:val="00883CC8"/>
    <w:rsid w:val="008B6CD6"/>
    <w:rsid w:val="008B795F"/>
    <w:rsid w:val="008D096F"/>
    <w:rsid w:val="00912671"/>
    <w:rsid w:val="0094253C"/>
    <w:rsid w:val="00950F91"/>
    <w:rsid w:val="00962089"/>
    <w:rsid w:val="009713C0"/>
    <w:rsid w:val="009A48E8"/>
    <w:rsid w:val="009B20D9"/>
    <w:rsid w:val="009B7382"/>
    <w:rsid w:val="009C45F3"/>
    <w:rsid w:val="009E0082"/>
    <w:rsid w:val="00A06025"/>
    <w:rsid w:val="00A812DD"/>
    <w:rsid w:val="00A9467E"/>
    <w:rsid w:val="00AF1571"/>
    <w:rsid w:val="00AF232F"/>
    <w:rsid w:val="00B10EC4"/>
    <w:rsid w:val="00B241D6"/>
    <w:rsid w:val="00B25311"/>
    <w:rsid w:val="00B33AE0"/>
    <w:rsid w:val="00B41583"/>
    <w:rsid w:val="00B629E9"/>
    <w:rsid w:val="00B73745"/>
    <w:rsid w:val="00B86653"/>
    <w:rsid w:val="00BB3CE7"/>
    <w:rsid w:val="00BD5F68"/>
    <w:rsid w:val="00BD759E"/>
    <w:rsid w:val="00C1704A"/>
    <w:rsid w:val="00C20A16"/>
    <w:rsid w:val="00C72140"/>
    <w:rsid w:val="00C93E47"/>
    <w:rsid w:val="00CA5F49"/>
    <w:rsid w:val="00CC6BEF"/>
    <w:rsid w:val="00D26E85"/>
    <w:rsid w:val="00DC4472"/>
    <w:rsid w:val="00E278F3"/>
    <w:rsid w:val="00E2796B"/>
    <w:rsid w:val="00E30FE7"/>
    <w:rsid w:val="00E77A22"/>
    <w:rsid w:val="00E82AA2"/>
    <w:rsid w:val="00E942E4"/>
    <w:rsid w:val="00EC6593"/>
    <w:rsid w:val="00EE6379"/>
    <w:rsid w:val="00EF1CBE"/>
    <w:rsid w:val="00EF679C"/>
    <w:rsid w:val="00F07DF2"/>
    <w:rsid w:val="00F37AF0"/>
    <w:rsid w:val="00F42A54"/>
    <w:rsid w:val="00F74C45"/>
    <w:rsid w:val="00F83FBB"/>
    <w:rsid w:val="00F86FB7"/>
    <w:rsid w:val="00FA2B8E"/>
    <w:rsid w:val="00FB4C58"/>
    <w:rsid w:val="00FD0A0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84C94"/>
  <w15:chartTrackingRefBased/>
  <w15:docId w15:val="{A4B884A2-EF76-4E4C-B1D8-FCDB6F9C8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828"/>
    <w:pPr>
      <w:spacing w:after="0" w:line="240" w:lineRule="auto"/>
      <w:pPrChange w:id="0" w:author="USER" w:date="2026-09-25T20:01:00Z">
        <w:pPr>
          <w:spacing w:after="160" w:line="259" w:lineRule="auto"/>
        </w:pPr>
      </w:pPrChange>
    </w:pPr>
    <w:rPr>
      <w:rFonts w:ascii="Times New Roman" w:eastAsia="PMingLiU" w:hAnsi="Times New Roman" w:cs="Times New Roman"/>
      <w:sz w:val="24"/>
      <w:szCs w:val="24"/>
      <w:lang w:val="en-US"/>
      <w:rPrChange w:id="0" w:author="USER" w:date="2026-09-25T20:01:00Z">
        <w:rPr>
          <w:rFonts w:asciiTheme="minorHAnsi" w:eastAsiaTheme="minorHAnsi" w:hAnsiTheme="minorHAnsi" w:cstheme="minorBidi"/>
          <w:sz w:val="22"/>
          <w:szCs w:val="22"/>
          <w:lang w:val="en-CA" w:eastAsia="en-US" w:bidi="ar-SA"/>
        </w:rPr>
      </w:rPrChange>
    </w:rPr>
  </w:style>
  <w:style w:type="paragraph" w:styleId="Heading3">
    <w:name w:val="heading 3"/>
    <w:basedOn w:val="Normal"/>
    <w:next w:val="Normal"/>
    <w:link w:val="Heading3Char"/>
    <w:qFormat/>
    <w:rsid w:val="003D4828"/>
    <w:pPr>
      <w:keepNext/>
      <w:spacing w:before="240" w:after="60"/>
      <w:outlineLvl w:val="2"/>
      <w:pPrChange w:id="1" w:author="USER" w:date="2026-09-25T20:01:00Z">
        <w:pPr>
          <w:keepNext/>
          <w:spacing w:before="240" w:after="60"/>
          <w:outlineLvl w:val="2"/>
        </w:pPr>
      </w:pPrChange>
    </w:pPr>
    <w:rPr>
      <w:rFonts w:ascii="Arial" w:hAnsi="Arial" w:cs="Arial"/>
      <w:b/>
      <w:bCs/>
      <w:sz w:val="26"/>
      <w:szCs w:val="26"/>
      <w:rPrChange w:id="1" w:author="USER" w:date="2026-09-25T20:01:00Z">
        <w:rPr>
          <w:rFonts w:ascii="Arial" w:eastAsia="PMingLiU" w:hAnsi="Arial" w:cs="Arial"/>
          <w:b/>
          <w:bCs/>
          <w:sz w:val="26"/>
          <w:szCs w:val="26"/>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A06025"/>
    <w:rPr>
      <w:color w:val="0000FF"/>
      <w:u w:val="single"/>
      <w:rPrChange w:id="2" w:author="USER" w:date="2026-09-25T20:01:00Z">
        <w:rPr>
          <w:color w:val="0000FF"/>
          <w:u w:val="single"/>
        </w:rPr>
      </w:rPrChange>
    </w:rPr>
  </w:style>
  <w:style w:type="character" w:styleId="Emphasis">
    <w:name w:val="Emphasis"/>
    <w:basedOn w:val="DefaultParagraphFont"/>
    <w:uiPriority w:val="20"/>
    <w:qFormat/>
    <w:rsid w:val="00475AFC"/>
    <w:rPr>
      <w:i/>
      <w:iCs/>
    </w:rPr>
  </w:style>
  <w:style w:type="character" w:customStyle="1" w:styleId="apple-converted-space">
    <w:name w:val="apple-converted-space"/>
    <w:basedOn w:val="DefaultParagraphFont"/>
    <w:rsid w:val="00475AFC"/>
  </w:style>
  <w:style w:type="paragraph" w:styleId="ListParagraph">
    <w:name w:val="List Paragraph"/>
    <w:basedOn w:val="Normal"/>
    <w:uiPriority w:val="34"/>
    <w:qFormat/>
    <w:rsid w:val="00475AFC"/>
    <w:pPr>
      <w:ind w:left="720"/>
      <w:contextualSpacing/>
    </w:pPr>
  </w:style>
  <w:style w:type="character" w:styleId="Strong">
    <w:name w:val="Strong"/>
    <w:basedOn w:val="DefaultParagraphFont"/>
    <w:uiPriority w:val="22"/>
    <w:qFormat/>
    <w:rsid w:val="00B33AE0"/>
    <w:rPr>
      <w:b/>
      <w:bCs/>
    </w:rPr>
  </w:style>
  <w:style w:type="character" w:customStyle="1" w:styleId="Heading3Char">
    <w:name w:val="Heading 3 Char"/>
    <w:basedOn w:val="DefaultParagraphFont"/>
    <w:link w:val="Heading3"/>
    <w:rsid w:val="001D14C6"/>
    <w:rPr>
      <w:rFonts w:ascii="Arial" w:eastAsia="PMingLiU" w:hAnsi="Arial" w:cs="Arial"/>
      <w:b/>
      <w:bCs/>
      <w:sz w:val="26"/>
      <w:szCs w:val="26"/>
      <w:lang w:val="en-US"/>
    </w:rPr>
  </w:style>
  <w:style w:type="paragraph" w:styleId="Header">
    <w:name w:val="header"/>
    <w:basedOn w:val="Normal"/>
    <w:link w:val="HeaderChar"/>
    <w:uiPriority w:val="99"/>
    <w:unhideWhenUsed/>
    <w:rsid w:val="003D4828"/>
    <w:pPr>
      <w:tabs>
        <w:tab w:val="center" w:pos="4513"/>
        <w:tab w:val="right" w:pos="9026"/>
      </w:tabs>
      <w:snapToGrid w:val="0"/>
      <w:pPrChange w:id="3" w:author="USER" w:date="2026-09-25T20:01:00Z">
        <w:pPr>
          <w:tabs>
            <w:tab w:val="center" w:pos="4513"/>
            <w:tab w:val="right" w:pos="9026"/>
          </w:tabs>
          <w:snapToGrid w:val="0"/>
        </w:pPr>
      </w:pPrChange>
    </w:pPr>
    <w:rPr>
      <w:rPrChange w:id="3" w:author="USER" w:date="2026-09-25T20:01:00Z">
        <w:rPr>
          <w:rFonts w:eastAsia="PMingLiU"/>
          <w:sz w:val="24"/>
          <w:szCs w:val="24"/>
          <w:lang w:val="en-US" w:eastAsia="en-US" w:bidi="ar-SA"/>
        </w:rPr>
      </w:rPrChange>
    </w:rPr>
  </w:style>
  <w:style w:type="character" w:customStyle="1" w:styleId="HeaderChar">
    <w:name w:val="Header Char"/>
    <w:basedOn w:val="DefaultParagraphFont"/>
    <w:link w:val="Header"/>
    <w:uiPriority w:val="99"/>
    <w:rsid w:val="001D14C6"/>
    <w:rPr>
      <w:rFonts w:ascii="Times New Roman" w:eastAsia="PMingLiU" w:hAnsi="Times New Roman" w:cs="Times New Roman"/>
      <w:sz w:val="24"/>
      <w:szCs w:val="24"/>
      <w:lang w:val="en-US"/>
    </w:rPr>
  </w:style>
  <w:style w:type="paragraph" w:styleId="Footer">
    <w:name w:val="footer"/>
    <w:basedOn w:val="Normal"/>
    <w:link w:val="FooterChar"/>
    <w:uiPriority w:val="99"/>
    <w:unhideWhenUsed/>
    <w:rsid w:val="003D4828"/>
    <w:pPr>
      <w:tabs>
        <w:tab w:val="center" w:pos="4513"/>
        <w:tab w:val="right" w:pos="9026"/>
      </w:tabs>
      <w:snapToGrid w:val="0"/>
      <w:pPrChange w:id="4" w:author="USER" w:date="2026-09-25T20:01:00Z">
        <w:pPr>
          <w:tabs>
            <w:tab w:val="center" w:pos="4513"/>
            <w:tab w:val="right" w:pos="9026"/>
          </w:tabs>
          <w:snapToGrid w:val="0"/>
        </w:pPr>
      </w:pPrChange>
    </w:pPr>
    <w:rPr>
      <w:rPrChange w:id="4" w:author="USER" w:date="2026-09-25T20:01:00Z">
        <w:rPr>
          <w:rFonts w:eastAsia="PMingLiU"/>
          <w:sz w:val="24"/>
          <w:szCs w:val="24"/>
          <w:lang w:val="en-US" w:eastAsia="en-US" w:bidi="ar-SA"/>
        </w:rPr>
      </w:rPrChange>
    </w:rPr>
  </w:style>
  <w:style w:type="character" w:customStyle="1" w:styleId="FooterChar">
    <w:name w:val="Footer Char"/>
    <w:basedOn w:val="DefaultParagraphFont"/>
    <w:link w:val="Footer"/>
    <w:uiPriority w:val="99"/>
    <w:rsid w:val="001D14C6"/>
    <w:rPr>
      <w:rFonts w:ascii="Times New Roman" w:eastAsia="PMingLiU" w:hAnsi="Times New Roman" w:cs="Times New Roman"/>
      <w:sz w:val="24"/>
      <w:szCs w:val="24"/>
      <w:lang w:val="en-US"/>
    </w:rPr>
  </w:style>
  <w:style w:type="paragraph" w:styleId="NormalWeb">
    <w:name w:val="Normal (Web)"/>
    <w:basedOn w:val="Normal"/>
    <w:rsid w:val="00A06025"/>
    <w:pPr>
      <w:spacing w:before="100" w:beforeAutospacing="1" w:after="100" w:afterAutospacing="1"/>
      <w:pPrChange w:id="5" w:author="USER" w:date="2026-09-25T20:01:00Z">
        <w:pPr>
          <w:spacing w:before="100" w:beforeAutospacing="1" w:after="100" w:afterAutospacing="1"/>
        </w:pPr>
      </w:pPrChange>
    </w:pPr>
    <w:rPr>
      <w:rFonts w:ascii="Batang" w:eastAsia="Batang" w:hAnsi="Batang"/>
      <w:lang w:eastAsia="ko-KR"/>
      <w:rPrChange w:id="5" w:author="USER" w:date="2026-09-25T20:01:00Z">
        <w:rPr>
          <w:rFonts w:ascii="Batang" w:eastAsia="Batang" w:hAnsi="Batang"/>
          <w:sz w:val="24"/>
          <w:szCs w:val="24"/>
          <w:lang w:val="en-US" w:eastAsia="ko-KR" w:bidi="ar-SA"/>
        </w:rPr>
      </w:rPrChange>
    </w:rPr>
  </w:style>
  <w:style w:type="paragraph" w:styleId="BodyText">
    <w:name w:val="Body Text"/>
    <w:basedOn w:val="Normal"/>
    <w:link w:val="BodyTextChar"/>
    <w:rsid w:val="00A06025"/>
    <w:pPr>
      <w:pPrChange w:id="6" w:author="USER" w:date="2026-09-25T20:01:00Z">
        <w:pPr/>
      </w:pPrChange>
    </w:pPr>
    <w:rPr>
      <w:rFonts w:ascii="Arial" w:hAnsi="Arial" w:cs="Arial"/>
      <w:sz w:val="18"/>
      <w:rPrChange w:id="6" w:author="USER" w:date="2026-09-25T20:01:00Z">
        <w:rPr>
          <w:rFonts w:ascii="Arial" w:eastAsia="PMingLiU" w:hAnsi="Arial" w:cs="Arial"/>
          <w:sz w:val="18"/>
          <w:szCs w:val="24"/>
          <w:lang w:val="en-US" w:eastAsia="en-US" w:bidi="ar-SA"/>
        </w:rPr>
      </w:rPrChange>
    </w:rPr>
  </w:style>
  <w:style w:type="character" w:customStyle="1" w:styleId="BodyTextChar">
    <w:name w:val="Body Text Char"/>
    <w:basedOn w:val="DefaultParagraphFont"/>
    <w:link w:val="BodyText"/>
    <w:rsid w:val="001D14C6"/>
    <w:rPr>
      <w:rFonts w:ascii="Arial" w:eastAsia="PMingLiU" w:hAnsi="Arial" w:cs="Arial"/>
      <w:sz w:val="18"/>
      <w:szCs w:val="24"/>
      <w:lang w:val="en-US"/>
    </w:rPr>
  </w:style>
  <w:style w:type="paragraph" w:styleId="NoSpacing">
    <w:name w:val="No Spacing"/>
    <w:uiPriority w:val="1"/>
    <w:qFormat/>
    <w:rsid w:val="009A48E8"/>
    <w:pPr>
      <w:spacing w:after="0" w:line="240" w:lineRule="auto"/>
      <w:pPrChange w:id="7" w:author="USER" w:date="2026-09-25T20:01:00Z">
        <w:pPr/>
      </w:pPrChange>
    </w:pPr>
    <w:rPr>
      <w:rFonts w:ascii="Times New Roman" w:eastAsia="PMingLiU" w:hAnsi="Times New Roman" w:cs="Times New Roman"/>
      <w:sz w:val="24"/>
      <w:szCs w:val="24"/>
      <w:lang w:val="en-US"/>
      <w:rPrChange w:id="7" w:author="USER" w:date="2026-09-25T20:01:00Z">
        <w:rPr>
          <w:rFonts w:eastAsia="PMingLiU"/>
          <w:sz w:val="24"/>
          <w:szCs w:val="24"/>
          <w:lang w:val="en-US" w:eastAsia="en-US" w:bidi="ar-SA"/>
        </w:rPr>
      </w:rPrChange>
    </w:rPr>
  </w:style>
  <w:style w:type="table" w:styleId="TableGrid">
    <w:name w:val="Table Grid"/>
    <w:basedOn w:val="TableNormal"/>
    <w:uiPriority w:val="59"/>
    <w:rsid w:val="001D14C6"/>
    <w:pPr>
      <w:spacing w:after="0" w:line="240" w:lineRule="auto"/>
    </w:pPr>
    <w:rPr>
      <w:rFonts w:eastAsiaTheme="minorEastAsia"/>
      <w:kern w:val="2"/>
      <w:sz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48553301">
      <w:bodyDiv w:val="1"/>
      <w:marLeft w:val="0"/>
      <w:marRight w:val="0"/>
      <w:marTop w:val="0"/>
      <w:marBottom w:val="0"/>
      <w:divBdr>
        <w:top w:val="none" w:sz="0" w:space="0" w:color="auto"/>
        <w:left w:val="none" w:sz="0" w:space="0" w:color="auto"/>
        <w:bottom w:val="none" w:sz="0" w:space="0" w:color="auto"/>
        <w:right w:val="none" w:sz="0" w:space="0" w:color="auto"/>
      </w:divBdr>
    </w:div>
    <w:div w:id="686175557">
      <w:bodyDiv w:val="1"/>
      <w:marLeft w:val="0"/>
      <w:marRight w:val="0"/>
      <w:marTop w:val="0"/>
      <w:marBottom w:val="0"/>
      <w:divBdr>
        <w:top w:val="none" w:sz="0" w:space="0" w:color="auto"/>
        <w:left w:val="none" w:sz="0" w:space="0" w:color="auto"/>
        <w:bottom w:val="none" w:sz="0" w:space="0" w:color="auto"/>
        <w:right w:val="none" w:sz="0" w:space="0" w:color="auto"/>
      </w:divBdr>
    </w:div>
    <w:div w:id="1390762474">
      <w:bodyDiv w:val="1"/>
      <w:marLeft w:val="0"/>
      <w:marRight w:val="0"/>
      <w:marTop w:val="0"/>
      <w:marBottom w:val="0"/>
      <w:divBdr>
        <w:top w:val="none" w:sz="0" w:space="0" w:color="auto"/>
        <w:left w:val="none" w:sz="0" w:space="0" w:color="auto"/>
        <w:bottom w:val="none" w:sz="0" w:space="0" w:color="auto"/>
        <w:right w:val="none" w:sz="0" w:space="0" w:color="auto"/>
      </w:divBdr>
    </w:div>
    <w:div w:id="1536960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creativecommons.org/licenses/by-nc-sa/4.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641F1-E503-434F-A5EF-CEC51A29A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2</Pages>
  <Words>1952</Words>
  <Characters>11128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University of BC - Department of Psychology</Company>
  <LinksUpToDate>false</LinksUpToDate>
  <CharactersWithSpaces>13054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Rawn</dc:creator>
  <cp:keywords/>
  <dc:description/>
  <cp:lastModifiedBy>Arthur Souza Rodrigues</cp:lastModifiedBy>
  <cp:revision>1</cp:revision>
  <dcterms:created xsi:type="dcterms:W3CDTF">2016-02-09T17:32:00Z</dcterms:created>
  <dcterms:modified xsi:type="dcterms:W3CDTF">2026-09-26T00:01:00Z</dcterms:modified>
</cp:coreProperties>
</file>