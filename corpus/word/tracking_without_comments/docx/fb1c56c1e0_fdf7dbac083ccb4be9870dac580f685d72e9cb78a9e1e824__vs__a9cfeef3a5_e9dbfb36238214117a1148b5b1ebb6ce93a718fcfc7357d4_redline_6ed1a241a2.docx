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F3ED0B" w14:textId="4A1CB699" w:rsidR="00BD5A35" w:rsidRPr="000D7E47" w:rsidRDefault="00BD5A35" w:rsidP="00BD5A35">
      <w:pPr>
        <w:pStyle w:val="Title"/>
        <w:jc w:val="left"/>
        <w:rPr>
          <w:ins w:id="12" w:author="Olivia Labbate" w:date="2026-09-25T20:10:00Z" w16du:dateUtc="2026-09-26T00:10:00Z"/>
          <w:rFonts w:ascii="Sabot lt pro" w:hAnsi="Sabot lt pro"/>
          <w:b w:val="0"/>
          <w:bCs/>
          <w:sz w:val="36"/>
          <w:szCs w:val="36"/>
        </w:rPr>
      </w:pPr>
      <w:ins w:id="13" w:author="Olivia Labbate" w:date="2026-09-25T20:10:00Z" w16du:dateUtc="2026-09-26T00:10:00Z">
        <w:r>
          <w:rPr>
            <w:rFonts w:ascii="Sabot lt pro" w:hAnsi="Sabot lt pro"/>
            <w:b w:val="0"/>
            <w:bCs/>
            <w:color w:val="D2232A"/>
            <w:spacing w:val="-8"/>
            <w:sz w:val="36"/>
            <w:szCs w:val="36"/>
            <w:lang w:bidi="en-US"/>
          </w:rPr>
          <w:t>Surface Mounted Narrowline Cubicle Curtain, Track and Carriers</w:t>
        </w:r>
      </w:ins>
    </w:p>
    <w:p w14:paraId="1CD9624A" w14:textId="0A5C96A8" w:rsidR="00BD5A35" w:rsidRDefault="00BD5A35" w:rsidP="00BD5A35">
      <w:pPr>
        <w:spacing w:before="18"/>
        <w:rPr>
          <w:ins w:id="14" w:author="Olivia Labbate" w:date="2026-09-25T20:10:00Z" w16du:dateUtc="2026-09-26T00:10:00Z"/>
          <w:rFonts w:ascii="Myriad Pro Light" w:hAnsi="Myriad Pro Light"/>
          <w:color w:val="231F20"/>
        </w:rPr>
      </w:pPr>
      <w:ins w:id="15" w:author="Olivia Labbate" w:date="2026-09-25T20:10:00Z" w16du:dateUtc="2026-09-26T00:10:00Z">
        <w:r>
          <w:rPr>
            <w:noProof/>
          </w:rPr>
          <mc:AlternateContent>
            <mc:Choice Requires="wps">
              <w:drawing>
                <wp:anchor distT="0" distB="0" distL="0" distR="0" simplePos="0" relativeHeight="251659264" behindDoc="1" locked="0" layoutInCell="1" allowOverlap="1" wp14:anchorId="3FF06A7F" wp14:editId="0532542B">
                  <wp:simplePos x="0" y="0"/>
                  <wp:positionH relativeFrom="margin">
                    <wp:align>left</wp:align>
                  </wp:positionH>
                  <wp:positionV relativeFrom="paragraph">
                    <wp:posOffset>50800</wp:posOffset>
                  </wp:positionV>
                  <wp:extent cx="4152900" cy="1270"/>
                  <wp:effectExtent l="0" t="0" r="0" b="0"/>
                  <wp:wrapTopAndBottom/>
                  <wp:docPr id="787657261" name="Freeform: Shap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152900" cy="1270"/>
                          </a:xfrm>
                          <a:custGeom>
                            <a:avLst/>
                            <a:gdLst>
                              <a:gd name="T0" fmla="+- 0 1260 1260"/>
                              <a:gd name="T1" fmla="*/ T0 w 6540"/>
                              <a:gd name="T2" fmla="+- 0 7800 1260"/>
                              <a:gd name="T3" fmla="*/ T2 w 654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540">
                                <a:moveTo>
                                  <a:pt x="0" y="0"/>
                                </a:moveTo>
                                <a:lnTo>
                                  <a:pt x="6540" y="0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C7C8C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6188F982" id="Freeform: Shape 8" o:spid="_x0000_s1026" style="position:absolute;margin-left:0;margin-top:4pt;width:327pt;height:.1pt;z-index:-25165721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6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" path="m,l6540,e" filled="f" strokecolor="#c7c8ca" strokeweight=".25pt">
                  <v:path arrowok="t" o:connecttype="custom" o:connectlocs="0,0;4152900,0" o:connectangles="0,0"/>
                  <w10:wrap type="topAndBottom" anchorx="margin"/>
                </v:shape>
              </w:pict>
            </mc:Fallback>
          </mc:AlternateContent>
        </w:r>
        <w:r>
          <w:rPr>
            <w:rFonts w:ascii="Myriad Pro Light" w:hAnsi="Myriad Pro Light"/>
            <w:color w:val="231F20"/>
          </w:rPr>
          <w:t>S</w:t>
        </w:r>
        <w:r w:rsidRPr="00352FFA">
          <w:rPr>
            <w:rFonts w:ascii="Myriad Pro Light" w:hAnsi="Myriad Pro Light"/>
            <w:color w:val="231F20"/>
          </w:rPr>
          <w:t xml:space="preserve">uggested Specifications | Section </w:t>
        </w:r>
        <w:r>
          <w:rPr>
            <w:rFonts w:ascii="Myriad Pro Light" w:hAnsi="Myriad Pro Light"/>
            <w:color w:val="231F20"/>
          </w:rPr>
          <w:t>10 21 24</w:t>
        </w:r>
      </w:ins>
    </w:p>
    <w:p w14:paraId="5A9C7990" w14:textId="77777777" w:rsidR="00BD5A35" w:rsidRPr="00084CDE" w:rsidRDefault="00BD5A35" w:rsidP="00BD5A35">
      <w:pPr>
        <w:spacing w:before="18"/>
        <w:rPr>
          <w:ins w:id="16" w:author="Olivia Labbate" w:date="2026-09-25T20:10:00Z" w16du:dateUtc="2026-09-26T00:10:00Z"/>
          <w:rFonts w:ascii="Myriad Pro Light" w:hAnsi="Myriad Pro Light"/>
          <w:color w:val="231F20"/>
        </w:rPr>
      </w:pPr>
    </w:p>
    <w:p w14:paraId="55DF4204" w14:textId="77777777" w:rsidR="00521B5C" w:rsidRPr="002C5EA4" w:rsidRDefault="00521B5C" w:rsidP="00521B5C">
      <w:pPr>
        <w:pStyle w:val="BodyText"/>
        <w:rPr>
          <w:ins w:id="17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</w:p>
    <w:p w14:paraId="68FF41FE" w14:textId="5E039F74" w:rsidR="00CE21FE" w:rsidRPr="002C5EA4" w:rsidRDefault="00CE21FE" w:rsidP="00CE21FE">
      <w:pPr>
        <w:pStyle w:val="BodyText"/>
        <w:rPr>
          <w:ins w:id="18" w:author="Olivia Labbate" w:date="2026-09-25T20:10:00Z" w16du:dateUtc="2026-09-26T00:10:00Z"/>
          <w:rFonts w:ascii="Myriad Pro Light" w:eastAsiaTheme="minorHAnsi" w:hAnsi="Myriad Pro Light" w:cs="Arial"/>
          <w:b/>
          <w:color w:val="000000"/>
          <w:sz w:val="22"/>
          <w:szCs w:val="22"/>
          <w:lang w:bidi="ar-SA"/>
        </w:rPr>
      </w:pPr>
      <w:ins w:id="19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color w:val="000000"/>
            <w:sz w:val="22"/>
            <w:szCs w:val="22"/>
            <w:lang w:bidi="ar-SA"/>
          </w:rPr>
          <w:t>Part 1 – General</w:t>
        </w:r>
      </w:ins>
    </w:p>
    <w:p w14:paraId="5D9F70CB" w14:textId="77777777" w:rsidR="00C7709E" w:rsidRPr="002C5EA4" w:rsidRDefault="00C7709E" w:rsidP="00C7709E">
      <w:pPr>
        <w:pStyle w:val="BodyText"/>
        <w:ind w:left="1260" w:hanging="720"/>
        <w:rPr>
          <w:ins w:id="20" w:author="Olivia Labbate" w:date="2026-09-25T20:10:00Z" w16du:dateUtc="2026-09-26T00:10:00Z"/>
          <w:rFonts w:ascii="Myriad Pro Light" w:eastAsiaTheme="minorHAnsi" w:hAnsi="Myriad Pro Light" w:cs="Arial"/>
          <w:b/>
          <w:color w:val="000000"/>
          <w:sz w:val="22"/>
          <w:szCs w:val="22"/>
          <w:lang w:bidi="ar-SA"/>
        </w:rPr>
      </w:pPr>
      <w:ins w:id="21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color w:val="000000"/>
            <w:sz w:val="22"/>
            <w:szCs w:val="22"/>
            <w:lang w:bidi="ar-SA"/>
          </w:rPr>
          <w:t>1.01</w:t>
        </w:r>
        <w:r w:rsidRPr="002C5EA4">
          <w:rPr>
            <w:rFonts w:ascii="Myriad Pro Light" w:eastAsiaTheme="minorHAnsi" w:hAnsi="Myriad Pro Light" w:cs="Arial"/>
            <w:b/>
            <w:color w:val="000000"/>
            <w:sz w:val="22"/>
            <w:szCs w:val="22"/>
            <w:lang w:bidi="ar-SA"/>
          </w:rPr>
          <w:tab/>
          <w:t>Summary</w:t>
        </w:r>
      </w:ins>
    </w:p>
    <w:p w14:paraId="48B714D4" w14:textId="77777777" w:rsidR="00C7709E" w:rsidRPr="002C5EA4" w:rsidRDefault="00C7709E" w:rsidP="00C7709E">
      <w:pPr>
        <w:pStyle w:val="BodyText"/>
        <w:ind w:left="1710" w:hanging="450"/>
        <w:rPr>
          <w:ins w:id="22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23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bCs/>
            <w:color w:val="000000"/>
            <w:sz w:val="22"/>
            <w:szCs w:val="22"/>
            <w:lang w:bidi="ar-SA"/>
          </w:rPr>
          <w:t>A.</w:t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  <w:t>Provide cubicle curtains and tracks not imited to the following applications.</w:t>
        </w:r>
      </w:ins>
    </w:p>
    <w:p w14:paraId="32A6F73C" w14:textId="77777777" w:rsidR="00C7709E" w:rsidRPr="002C5EA4" w:rsidRDefault="00C7709E" w:rsidP="00C7709E">
      <w:pPr>
        <w:pStyle w:val="BodyText"/>
        <w:ind w:firstLine="1710"/>
        <w:rPr>
          <w:ins w:id="24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25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bCs/>
            <w:color w:val="000000"/>
            <w:sz w:val="22"/>
            <w:szCs w:val="22"/>
            <w:lang w:bidi="ar-SA"/>
          </w:rPr>
          <w:t>1.</w:t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  <w:t>Hospital bed cubicles.</w:t>
        </w:r>
      </w:ins>
    </w:p>
    <w:p w14:paraId="4A679A0E" w14:textId="77777777" w:rsidR="00C7709E" w:rsidRPr="002C5EA4" w:rsidRDefault="00C7709E" w:rsidP="00C7709E">
      <w:pPr>
        <w:pStyle w:val="BodyText"/>
        <w:ind w:firstLine="1710"/>
        <w:rPr>
          <w:ins w:id="26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27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bCs/>
            <w:color w:val="000000"/>
            <w:sz w:val="22"/>
            <w:szCs w:val="22"/>
            <w:lang w:bidi="ar-SA"/>
          </w:rPr>
          <w:t>2.</w:t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  <w:t>Examination areas.</w:t>
        </w:r>
      </w:ins>
    </w:p>
    <w:p w14:paraId="038DDC16" w14:textId="77777777" w:rsidR="00C7709E" w:rsidRPr="002C5EA4" w:rsidRDefault="00C7709E" w:rsidP="00C7709E">
      <w:pPr>
        <w:pStyle w:val="BodyText"/>
        <w:ind w:firstLine="1710"/>
        <w:rPr>
          <w:ins w:id="28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29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bCs/>
            <w:color w:val="000000"/>
            <w:sz w:val="22"/>
            <w:szCs w:val="22"/>
            <w:lang w:bidi="ar-SA"/>
          </w:rPr>
          <w:t>3.</w:t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  <w:t>Emergency areas.</w:t>
        </w:r>
      </w:ins>
    </w:p>
    <w:p w14:paraId="7440F907" w14:textId="77777777" w:rsidR="00C7709E" w:rsidRPr="002C5EA4" w:rsidRDefault="00C7709E" w:rsidP="00C7709E">
      <w:pPr>
        <w:pStyle w:val="BodyText"/>
        <w:ind w:firstLine="1710"/>
        <w:rPr>
          <w:ins w:id="30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31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bCs/>
            <w:color w:val="000000"/>
            <w:sz w:val="22"/>
            <w:szCs w:val="22"/>
            <w:lang w:bidi="ar-SA"/>
          </w:rPr>
          <w:t>4.</w:t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  <w:t>Dressing areas.</w:t>
        </w:r>
      </w:ins>
    </w:p>
    <w:p w14:paraId="7B9E74DB" w14:textId="77777777" w:rsidR="00C7709E" w:rsidRPr="002C5EA4" w:rsidRDefault="00C7709E" w:rsidP="00C7709E">
      <w:pPr>
        <w:pStyle w:val="BodyText"/>
        <w:ind w:firstLine="1710"/>
        <w:rPr>
          <w:ins w:id="32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33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bCs/>
            <w:color w:val="000000"/>
            <w:sz w:val="22"/>
            <w:szCs w:val="22"/>
            <w:lang w:bidi="ar-SA"/>
          </w:rPr>
          <w:t>5</w:t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.</w:t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  <w:t>Where privacy systems are needed.</w:t>
        </w:r>
      </w:ins>
    </w:p>
    <w:p w14:paraId="08F5E462" w14:textId="2E634135" w:rsidR="00C7709E" w:rsidRPr="002C5EA4" w:rsidRDefault="00C7709E" w:rsidP="00C7709E">
      <w:pPr>
        <w:pStyle w:val="BodyText"/>
        <w:ind w:left="1710" w:hanging="450"/>
        <w:rPr>
          <w:ins w:id="34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35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bCs/>
            <w:color w:val="000000"/>
            <w:sz w:val="22"/>
            <w:szCs w:val="22"/>
            <w:lang w:bidi="ar-SA"/>
          </w:rPr>
          <w:t>B.</w:t>
        </w:r>
        <w:r w:rsidRPr="002C5EA4">
          <w:rPr>
            <w:rFonts w:ascii="Myriad Pro Light" w:eastAsiaTheme="minorHAnsi" w:hAnsi="Myriad Pro Light" w:cs="Arial"/>
            <w:b/>
            <w:bCs/>
            <w:color w:val="000000"/>
            <w:sz w:val="22"/>
            <w:szCs w:val="22"/>
            <w:lang w:bidi="ar-SA"/>
          </w:rPr>
          <w:tab/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Provide shower curtains at tubs and showers.</w:t>
        </w:r>
      </w:ins>
    </w:p>
    <w:p w14:paraId="5C472997" w14:textId="77777777" w:rsidR="00C7709E" w:rsidRPr="002C5EA4" w:rsidRDefault="00C7709E" w:rsidP="00C7709E">
      <w:pPr>
        <w:pStyle w:val="BodyText"/>
        <w:ind w:left="1710" w:hanging="450"/>
        <w:rPr>
          <w:ins w:id="36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37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bCs/>
            <w:color w:val="000000"/>
            <w:sz w:val="22"/>
            <w:szCs w:val="22"/>
            <w:lang w:bidi="ar-SA"/>
          </w:rPr>
          <w:t>C.</w:t>
        </w:r>
        <w:r w:rsidRPr="002C5EA4">
          <w:rPr>
            <w:rFonts w:ascii="Myriad Pro Light" w:eastAsiaTheme="minorHAnsi" w:hAnsi="Myriad Pro Light" w:cs="Arial"/>
            <w:b/>
            <w:bCs/>
            <w:color w:val="000000"/>
            <w:sz w:val="22"/>
            <w:szCs w:val="22"/>
            <w:lang w:bidi="ar-SA"/>
          </w:rPr>
          <w:tab/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Related Work:</w:t>
        </w:r>
      </w:ins>
    </w:p>
    <w:p w14:paraId="31136338" w14:textId="77777777" w:rsidR="00C7709E" w:rsidRPr="002C5EA4" w:rsidRDefault="00C7709E" w:rsidP="00C7709E">
      <w:pPr>
        <w:pStyle w:val="BodyText"/>
        <w:ind w:firstLine="1710"/>
        <w:rPr>
          <w:ins w:id="38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39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bCs/>
            <w:color w:val="000000"/>
            <w:sz w:val="22"/>
            <w:szCs w:val="22"/>
            <w:lang w:bidi="ar-SA"/>
          </w:rPr>
          <w:t>1.</w:t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  <w:t>Section 09 21 16 - Gypsum Board Assemblies, for wallboard ceilings.</w:t>
        </w:r>
      </w:ins>
    </w:p>
    <w:p w14:paraId="4FD21B42" w14:textId="77777777" w:rsidR="00C7709E" w:rsidRPr="002C5EA4" w:rsidRDefault="00C7709E" w:rsidP="00C7709E">
      <w:pPr>
        <w:pStyle w:val="BodyText"/>
        <w:ind w:firstLine="1710"/>
        <w:rPr>
          <w:ins w:id="40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41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bCs/>
            <w:color w:val="000000"/>
            <w:sz w:val="22"/>
            <w:szCs w:val="22"/>
            <w:lang w:bidi="ar-SA"/>
          </w:rPr>
          <w:t>2.</w:t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  <w:t>Section 09 51 00 - Acoustical Ceilings, for acoustical ceiling panels.</w:t>
        </w:r>
      </w:ins>
    </w:p>
    <w:p w14:paraId="41983B44" w14:textId="7A3E3331" w:rsidR="00CE21FE" w:rsidRPr="002C5EA4" w:rsidRDefault="00C7709E" w:rsidP="00C7709E">
      <w:pPr>
        <w:pStyle w:val="BodyText"/>
        <w:numPr>
          <w:ilvl w:val="0"/>
          <w:numId w:val="42"/>
        </w:numPr>
        <w:rPr>
          <w:ins w:id="42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43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 xml:space="preserve">  </w:t>
        </w:r>
        <w:r w:rsidR="00CE21FE"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Section includes:</w:t>
        </w:r>
      </w:ins>
    </w:p>
    <w:p w14:paraId="08267E57" w14:textId="77777777" w:rsidR="00CE21FE" w:rsidRPr="002C5EA4" w:rsidRDefault="00CE21FE" w:rsidP="00C7709E">
      <w:pPr>
        <w:pStyle w:val="BodyText"/>
        <w:numPr>
          <w:ilvl w:val="0"/>
          <w:numId w:val="45"/>
        </w:numPr>
        <w:rPr>
          <w:ins w:id="44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45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Ceiling mounted curtain track</w:t>
        </w:r>
      </w:ins>
    </w:p>
    <w:p w14:paraId="47C992E4" w14:textId="1BD7F075" w:rsidR="00CE21FE" w:rsidRPr="002C5EA4" w:rsidRDefault="00CE21FE" w:rsidP="00C7709E">
      <w:pPr>
        <w:pStyle w:val="BodyText"/>
        <w:numPr>
          <w:ilvl w:val="0"/>
          <w:numId w:val="45"/>
        </w:numPr>
        <w:rPr>
          <w:ins w:id="46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47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Track accessories and attachments</w:t>
        </w:r>
      </w:ins>
    </w:p>
    <w:p w14:paraId="46308262" w14:textId="065BABB1" w:rsidR="00BA4DC9" w:rsidRPr="002C5EA4" w:rsidRDefault="00BA4DC9" w:rsidP="00C7709E">
      <w:pPr>
        <w:pStyle w:val="BodyText"/>
        <w:numPr>
          <w:ilvl w:val="0"/>
          <w:numId w:val="45"/>
        </w:numPr>
        <w:rPr>
          <w:ins w:id="48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49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Cubicle curtains</w:t>
        </w:r>
      </w:ins>
    </w:p>
    <w:p w14:paraId="1B151304" w14:textId="77777777" w:rsidR="00CE21FE" w:rsidRPr="002C5EA4" w:rsidRDefault="00CE21FE" w:rsidP="00C7709E">
      <w:pPr>
        <w:pStyle w:val="BodyText"/>
        <w:rPr>
          <w:ins w:id="50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</w:p>
    <w:p w14:paraId="1287404C" w14:textId="3E9328E8" w:rsidR="00CE21FE" w:rsidRPr="002C5EA4" w:rsidRDefault="000919FA" w:rsidP="000919FA">
      <w:pPr>
        <w:pStyle w:val="BodyText"/>
        <w:numPr>
          <w:ilvl w:val="1"/>
          <w:numId w:val="48"/>
        </w:numPr>
        <w:rPr>
          <w:ins w:id="51" w:author="Olivia Labbate" w:date="2026-09-25T20:10:00Z" w16du:dateUtc="2026-09-26T00:10:00Z"/>
          <w:rFonts w:ascii="Myriad Pro Light" w:eastAsiaTheme="minorHAnsi" w:hAnsi="Myriad Pro Light" w:cs="Arial"/>
          <w:b/>
          <w:color w:val="000000"/>
          <w:sz w:val="22"/>
          <w:szCs w:val="22"/>
          <w:lang w:bidi="ar-SA"/>
        </w:rPr>
      </w:pPr>
      <w:bookmarkStart w:id="52" w:name="_Hlk74750343"/>
      <w:ins w:id="53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color w:val="000000"/>
            <w:sz w:val="22"/>
            <w:szCs w:val="22"/>
            <w:lang w:bidi="ar-SA"/>
          </w:rPr>
          <w:t xml:space="preserve"> </w:t>
        </w:r>
        <w:r w:rsidR="00CE21FE" w:rsidRPr="002C5EA4">
          <w:rPr>
            <w:rFonts w:ascii="Myriad Pro Light" w:eastAsiaTheme="minorHAnsi" w:hAnsi="Myriad Pro Light" w:cs="Arial"/>
            <w:b/>
            <w:color w:val="000000"/>
            <w:sz w:val="22"/>
            <w:szCs w:val="22"/>
            <w:lang w:bidi="ar-SA"/>
          </w:rPr>
          <w:t>Submittals</w:t>
        </w:r>
      </w:ins>
    </w:p>
    <w:p w14:paraId="69BA4DCB" w14:textId="77777777" w:rsidR="00CE21FE" w:rsidRPr="002C5EA4" w:rsidRDefault="00CE21FE" w:rsidP="00E90640">
      <w:pPr>
        <w:pStyle w:val="BodyText"/>
        <w:numPr>
          <w:ilvl w:val="0"/>
          <w:numId w:val="5"/>
        </w:numPr>
        <w:ind w:left="1620" w:hanging="450"/>
        <w:rPr>
          <w:ins w:id="54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55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Product Data: Manufacturer’s product data sheets for all specified curtain track.</w:t>
        </w:r>
      </w:ins>
    </w:p>
    <w:p w14:paraId="2B4748B4" w14:textId="77777777" w:rsidR="00CE21FE" w:rsidRPr="002C5EA4" w:rsidRDefault="00CE21FE" w:rsidP="00E90640">
      <w:pPr>
        <w:pStyle w:val="BodyText"/>
        <w:numPr>
          <w:ilvl w:val="0"/>
          <w:numId w:val="5"/>
        </w:numPr>
        <w:ind w:left="1620" w:hanging="450"/>
        <w:rPr>
          <w:ins w:id="56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57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Detail Drawings: Mounting details with the appropriate fasteners for specified project substrates.</w:t>
        </w:r>
      </w:ins>
    </w:p>
    <w:p w14:paraId="68BCE0B4" w14:textId="62F2C864" w:rsidR="00CE21FE" w:rsidRPr="002C5EA4" w:rsidRDefault="00CE21FE" w:rsidP="00E90640">
      <w:pPr>
        <w:pStyle w:val="BodyText"/>
        <w:numPr>
          <w:ilvl w:val="0"/>
          <w:numId w:val="5"/>
        </w:numPr>
        <w:ind w:left="1620" w:hanging="450"/>
        <w:rPr>
          <w:ins w:id="58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59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Samples: Verification samples of cubicle track, 4" (102mm) in length.  Complete with (1) carrier as specified and stop.</w:t>
        </w:r>
        <w:bookmarkStart w:id="60" w:name="_Hlk74660450"/>
        <w:r w:rsidR="00BA4DC9"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Curtain samples</w:t>
        </w:r>
        <w:r w:rsidR="00AD2AC9"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 xml:space="preserve"> </w:t>
        </w:r>
        <w:r w:rsidR="004934AB"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 xml:space="preserve">sizes </w:t>
        </w:r>
        <w:r w:rsidR="00BA4DC9"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available:</w:t>
        </w:r>
      </w:ins>
    </w:p>
    <w:p w14:paraId="20DAF534" w14:textId="65241149" w:rsidR="00BA4DC9" w:rsidRPr="002C5EA4" w:rsidRDefault="00BA4DC9" w:rsidP="00DC3334">
      <w:pPr>
        <w:pStyle w:val="BodyText"/>
        <w:numPr>
          <w:ilvl w:val="0"/>
          <w:numId w:val="40"/>
        </w:numPr>
        <w:rPr>
          <w:ins w:id="61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62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CSelect 4” x4”</w:t>
        </w:r>
      </w:ins>
    </w:p>
    <w:p w14:paraId="7271746E" w14:textId="0297F837" w:rsidR="00BA4DC9" w:rsidRPr="002C5EA4" w:rsidRDefault="00BA4DC9" w:rsidP="00DC3334">
      <w:pPr>
        <w:pStyle w:val="BodyText"/>
        <w:numPr>
          <w:ilvl w:val="0"/>
          <w:numId w:val="40"/>
        </w:numPr>
        <w:rPr>
          <w:ins w:id="63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64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On The Right Track 81/2” x’ 11”</w:t>
        </w:r>
      </w:ins>
    </w:p>
    <w:p w14:paraId="534B542A" w14:textId="08C404A4" w:rsidR="00BA4DC9" w:rsidRPr="002C5EA4" w:rsidRDefault="00BA4DC9" w:rsidP="00DC3334">
      <w:pPr>
        <w:pStyle w:val="BodyText"/>
        <w:numPr>
          <w:ilvl w:val="0"/>
          <w:numId w:val="40"/>
        </w:numPr>
        <w:rPr>
          <w:ins w:id="65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66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 xml:space="preserve">Traditional </w:t>
        </w:r>
        <w:r w:rsidR="004934AB"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 xml:space="preserve">curtains </w:t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36” x 24”</w:t>
        </w:r>
      </w:ins>
    </w:p>
    <w:p w14:paraId="310545E3" w14:textId="77777777" w:rsidR="00CE21FE" w:rsidRPr="002C5EA4" w:rsidRDefault="00CE21FE" w:rsidP="00E90640">
      <w:pPr>
        <w:pStyle w:val="BodyText"/>
        <w:numPr>
          <w:ilvl w:val="0"/>
          <w:numId w:val="5"/>
        </w:numPr>
        <w:ind w:left="1620" w:hanging="450"/>
        <w:rPr>
          <w:ins w:id="67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68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Manufacturer’s standard installation instructions</w:t>
        </w:r>
        <w:bookmarkEnd w:id="52"/>
      </w:ins>
    </w:p>
    <w:bookmarkEnd w:id="60"/>
    <w:p w14:paraId="3256EFE8" w14:textId="77777777" w:rsidR="00CE21FE" w:rsidRPr="002C5EA4" w:rsidRDefault="00CE21FE" w:rsidP="00CE21FE">
      <w:pPr>
        <w:pStyle w:val="BodyText"/>
        <w:rPr>
          <w:ins w:id="69" w:author="Olivia Labbate" w:date="2026-09-25T20:10:00Z" w16du:dateUtc="2026-09-26T00:10:00Z"/>
          <w:rFonts w:ascii="Myriad Pro Light" w:eastAsiaTheme="minorHAnsi" w:hAnsi="Myriad Pro Light" w:cs="Arial"/>
          <w:b/>
          <w:color w:val="000000"/>
          <w:sz w:val="22"/>
          <w:szCs w:val="22"/>
          <w:lang w:bidi="ar-SA"/>
        </w:rPr>
      </w:pPr>
    </w:p>
    <w:p w14:paraId="0E28563F" w14:textId="57A198B0" w:rsidR="00CE21FE" w:rsidRPr="002C5EA4" w:rsidRDefault="00CE21FE" w:rsidP="000919FA">
      <w:pPr>
        <w:pStyle w:val="BodyText"/>
        <w:numPr>
          <w:ilvl w:val="1"/>
          <w:numId w:val="48"/>
        </w:numPr>
        <w:rPr>
          <w:ins w:id="70" w:author="Olivia Labbate" w:date="2026-09-25T20:10:00Z" w16du:dateUtc="2026-09-26T00:10:00Z"/>
          <w:rFonts w:ascii="Myriad Pro Light" w:eastAsiaTheme="minorHAnsi" w:hAnsi="Myriad Pro Light" w:cs="Arial"/>
          <w:b/>
          <w:color w:val="000000"/>
          <w:sz w:val="22"/>
          <w:szCs w:val="22"/>
          <w:lang w:bidi="ar-SA"/>
        </w:rPr>
      </w:pPr>
      <w:ins w:id="71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color w:val="000000"/>
            <w:sz w:val="22"/>
            <w:szCs w:val="22"/>
            <w:lang w:bidi="ar-SA"/>
          </w:rPr>
          <w:t>Delivery, Storage, and Handling</w:t>
        </w:r>
      </w:ins>
    </w:p>
    <w:p w14:paraId="3C8159BF" w14:textId="77777777" w:rsidR="00CE21FE" w:rsidRPr="002C5EA4" w:rsidRDefault="00CE21FE" w:rsidP="00E90640">
      <w:pPr>
        <w:pStyle w:val="BodyText"/>
        <w:numPr>
          <w:ilvl w:val="0"/>
          <w:numId w:val="6"/>
        </w:numPr>
        <w:ind w:left="1620" w:hanging="450"/>
        <w:rPr>
          <w:ins w:id="72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73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Deliver materials in unopened factory packaging.</w:t>
        </w:r>
      </w:ins>
    </w:p>
    <w:p w14:paraId="495CCA54" w14:textId="77777777" w:rsidR="00CE21FE" w:rsidRPr="002C5EA4" w:rsidRDefault="00CE21FE" w:rsidP="00E90640">
      <w:pPr>
        <w:pStyle w:val="BodyText"/>
        <w:numPr>
          <w:ilvl w:val="0"/>
          <w:numId w:val="6"/>
        </w:numPr>
        <w:ind w:left="1620" w:hanging="450"/>
        <w:rPr>
          <w:ins w:id="74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75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Inspect material on delivery to verify products are as specified.</w:t>
        </w:r>
      </w:ins>
    </w:p>
    <w:p w14:paraId="07CADF79" w14:textId="77777777" w:rsidR="00CE21FE" w:rsidRPr="002C5EA4" w:rsidRDefault="00CE21FE" w:rsidP="00CE21FE">
      <w:pPr>
        <w:pStyle w:val="BodyText"/>
        <w:rPr>
          <w:ins w:id="76" w:author="Olivia Labbate" w:date="2026-09-25T20:10:00Z" w16du:dateUtc="2026-09-26T00:10:00Z"/>
          <w:rFonts w:ascii="Myriad Pro Light" w:eastAsiaTheme="minorHAnsi" w:hAnsi="Myriad Pro Light" w:cs="Arial"/>
          <w:b/>
          <w:color w:val="000000"/>
          <w:sz w:val="22"/>
          <w:szCs w:val="22"/>
          <w:lang w:bidi="ar-SA"/>
        </w:rPr>
      </w:pPr>
    </w:p>
    <w:p w14:paraId="4C684830" w14:textId="3DFB21AE" w:rsidR="00CE21FE" w:rsidRPr="002C5EA4" w:rsidRDefault="00CE21FE" w:rsidP="00BD2F81">
      <w:pPr>
        <w:pStyle w:val="BodyText"/>
        <w:numPr>
          <w:ilvl w:val="1"/>
          <w:numId w:val="48"/>
        </w:numPr>
        <w:rPr>
          <w:ins w:id="77" w:author="Olivia Labbate" w:date="2026-09-25T20:10:00Z" w16du:dateUtc="2026-09-26T00:10:00Z"/>
          <w:rFonts w:ascii="Myriad Pro Light" w:eastAsiaTheme="minorHAnsi" w:hAnsi="Myriad Pro Light" w:cs="Arial"/>
          <w:b/>
          <w:color w:val="000000"/>
          <w:sz w:val="22"/>
          <w:szCs w:val="22"/>
          <w:lang w:bidi="ar-SA"/>
        </w:rPr>
      </w:pPr>
      <w:ins w:id="78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color w:val="000000"/>
            <w:sz w:val="22"/>
            <w:szCs w:val="22"/>
            <w:lang w:bidi="ar-SA"/>
          </w:rPr>
          <w:t>Warranty</w:t>
        </w:r>
      </w:ins>
    </w:p>
    <w:p w14:paraId="57A642DC" w14:textId="77777777" w:rsidR="00CE21FE" w:rsidRPr="002C5EA4" w:rsidRDefault="00CE21FE" w:rsidP="00E90640">
      <w:pPr>
        <w:pStyle w:val="BodyText"/>
        <w:numPr>
          <w:ilvl w:val="0"/>
          <w:numId w:val="7"/>
        </w:numPr>
        <w:ind w:left="1620" w:hanging="450"/>
        <w:rPr>
          <w:ins w:id="79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80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Manufacturer’s standard warranty against manufacturer defects.</w:t>
        </w:r>
      </w:ins>
    </w:p>
    <w:p w14:paraId="205FE191" w14:textId="77777777" w:rsidR="00CE21FE" w:rsidRPr="002C5EA4" w:rsidRDefault="00CE21FE" w:rsidP="00CE21FE">
      <w:pPr>
        <w:pStyle w:val="BodyText"/>
        <w:rPr>
          <w:ins w:id="81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</w:p>
    <w:p w14:paraId="195D43E1" w14:textId="08EBF042" w:rsidR="00CE21FE" w:rsidRPr="002C5EA4" w:rsidRDefault="00CE21FE" w:rsidP="00CE21FE">
      <w:pPr>
        <w:pStyle w:val="BodyText"/>
        <w:rPr>
          <w:ins w:id="82" w:author="Olivia Labbate" w:date="2026-09-25T20:10:00Z" w16du:dateUtc="2026-09-26T00:10:00Z"/>
          <w:rFonts w:ascii="Myriad Pro Light" w:eastAsiaTheme="minorHAnsi" w:hAnsi="Myriad Pro Light" w:cs="Arial"/>
          <w:b/>
          <w:color w:val="000000"/>
          <w:sz w:val="22"/>
          <w:szCs w:val="22"/>
          <w:lang w:bidi="ar-SA"/>
        </w:rPr>
      </w:pPr>
      <w:ins w:id="83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color w:val="000000"/>
            <w:sz w:val="22"/>
            <w:szCs w:val="22"/>
            <w:lang w:bidi="ar-SA"/>
          </w:rPr>
          <w:t>Part 2 - Products</w:t>
        </w:r>
      </w:ins>
    </w:p>
    <w:p w14:paraId="589EC7B1" w14:textId="77777777" w:rsidR="00A40654" w:rsidRPr="002C5EA4" w:rsidRDefault="00A40654" w:rsidP="00A40654">
      <w:pPr>
        <w:pStyle w:val="BodyText"/>
        <w:numPr>
          <w:ilvl w:val="1"/>
          <w:numId w:val="9"/>
        </w:numPr>
        <w:ind w:left="1170" w:hanging="630"/>
        <w:rPr>
          <w:ins w:id="84" w:author="Olivia Labbate" w:date="2026-09-25T20:10:00Z" w16du:dateUtc="2026-09-26T00:10:00Z"/>
          <w:rFonts w:ascii="Myriad Pro Light" w:eastAsiaTheme="minorHAnsi" w:hAnsi="Myriad Pro Light" w:cs="Arial"/>
          <w:b/>
          <w:color w:val="000000"/>
          <w:sz w:val="22"/>
          <w:szCs w:val="22"/>
          <w:lang w:bidi="ar-SA"/>
        </w:rPr>
      </w:pPr>
      <w:ins w:id="85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color w:val="000000"/>
            <w:sz w:val="22"/>
            <w:szCs w:val="22"/>
            <w:lang w:bidi="ar-SA"/>
          </w:rPr>
          <w:t xml:space="preserve">Manufacturer </w:t>
        </w:r>
      </w:ins>
    </w:p>
    <w:p w14:paraId="5E5FC7E9" w14:textId="203D8C07" w:rsidR="00A40654" w:rsidRPr="002C5EA4" w:rsidRDefault="00A40654" w:rsidP="00BD2F81">
      <w:pPr>
        <w:pStyle w:val="BodyText"/>
        <w:numPr>
          <w:ilvl w:val="0"/>
          <w:numId w:val="49"/>
        </w:numPr>
        <w:ind w:left="1530"/>
        <w:rPr>
          <w:ins w:id="86" w:author="Olivia Labbate" w:date="2026-09-25T20:10:00Z" w16du:dateUtc="2026-09-26T00:10:00Z"/>
          <w:rFonts w:ascii="Myriad Pro Light" w:eastAsiaTheme="minorHAnsi" w:hAnsi="Myriad Pro Light" w:cs="Arial"/>
          <w:b/>
          <w:color w:val="000000"/>
          <w:sz w:val="22"/>
          <w:szCs w:val="22"/>
          <w:lang w:bidi="ar-SA"/>
        </w:rPr>
      </w:pPr>
      <w:ins w:id="87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color w:val="000000"/>
            <w:sz w:val="22"/>
            <w:szCs w:val="22"/>
            <w:lang w:bidi="ar-SA"/>
          </w:rPr>
          <w:lastRenderedPageBreak/>
          <w:t xml:space="preserve">Basis of Design - </w:t>
        </w:r>
        <w:r w:rsidRPr="002C5EA4">
          <w:rPr>
            <w:rFonts w:ascii="Myriad Pro Light" w:eastAsiaTheme="minorHAnsi" w:hAnsi="Myriad Pro Light" w:cs="Arial"/>
            <w:b/>
            <w:bCs/>
            <w:color w:val="000000"/>
            <w:sz w:val="22"/>
            <w:szCs w:val="22"/>
          </w:rPr>
          <w:t>m</w:t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</w:rPr>
          <w:t>anufactured by Construction Specialties</w:t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 xml:space="preserve"> Subject to compliance with the requirements listed, provide cubicle curtains from the following manufacturer:</w:t>
        </w:r>
      </w:ins>
    </w:p>
    <w:p w14:paraId="1B852417" w14:textId="77777777" w:rsidR="00A40654" w:rsidRPr="002C5EA4" w:rsidRDefault="00A40654" w:rsidP="00BD2F81">
      <w:pPr>
        <w:pStyle w:val="ListParagraph"/>
        <w:numPr>
          <w:ilvl w:val="0"/>
          <w:numId w:val="49"/>
        </w:numPr>
        <w:ind w:left="1530"/>
        <w:rPr>
          <w:ins w:id="88" w:author="Olivia Labbate" w:date="2026-09-25T20:10:00Z" w16du:dateUtc="2026-09-26T00:10:00Z"/>
          <w:rFonts w:ascii="Myriad Pro Light" w:eastAsiaTheme="minorHAnsi" w:hAnsi="Myriad Pro Light" w:cs="Arial"/>
          <w:color w:val="000000"/>
        </w:rPr>
      </w:pPr>
      <w:ins w:id="89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</w:rPr>
          <w:t>Construction Specialties, 3 Werner Way, Lebanon, NJ  08833. Tel:  800.233.8493. Email:.</w:t>
        </w:r>
        <w:r w:rsidRPr="002C5EA4">
          <w:rPr>
            <w:rFonts w:ascii="Myriad Pro Light" w:hAnsi="Myriad Pro Light"/>
          </w:rPr>
          <w:t xml:space="preserve"> </w:t>
        </w:r>
        <w:r>
          <w:fldChar w:fldCharType="begin"/>
        </w:r>
        <w:r>
          <w:instrText>HYPERLINK "mailto:cet@c-sgroup.com"</w:instrText>
        </w:r>
        <w:r>
          <w:fldChar w:fldCharType="separate"/>
        </w:r>
        <w:r w:rsidRPr="002C5EA4">
          <w:rPr>
            <w:rFonts w:ascii="Myriad Pro Light" w:eastAsiaTheme="minorHAnsi" w:hAnsi="Myriad Pro Light" w:cs="Arial"/>
            <w:color w:val="0000FF" w:themeColor="hyperlink"/>
            <w:u w:val="single"/>
            <w:lang w:bidi="ar-SA"/>
          </w:rPr>
          <w:t>cet@c-sgroup.com</w:t>
        </w:r>
        <w:r>
          <w:fldChar w:fldCharType="end"/>
        </w:r>
        <w:r w:rsidRPr="002C5EA4">
          <w:rPr>
            <w:rFonts w:ascii="Myriad Pro Light" w:eastAsiaTheme="minorHAnsi" w:hAnsi="Myriad Pro Light" w:cs="Arial"/>
            <w:color w:val="000000"/>
            <w:lang w:bidi="ar-SA"/>
          </w:rPr>
          <w:t xml:space="preserve">  </w:t>
        </w:r>
        <w:r w:rsidRPr="002C5EA4">
          <w:rPr>
            <w:rFonts w:ascii="Myriad Pro Light" w:eastAsiaTheme="minorHAnsi" w:hAnsi="Myriad Pro Light" w:cs="Arial"/>
            <w:color w:val="000000"/>
          </w:rPr>
          <w:t xml:space="preserve"> No substitutions.</w:t>
        </w:r>
      </w:ins>
    </w:p>
    <w:p w14:paraId="5DC65627" w14:textId="77777777" w:rsidR="00A40654" w:rsidRPr="002C5EA4" w:rsidRDefault="00A40654" w:rsidP="00BD2F81">
      <w:pPr>
        <w:ind w:left="2880"/>
        <w:rPr>
          <w:ins w:id="90" w:author="Olivia Labbate" w:date="2026-09-25T20:10:00Z" w16du:dateUtc="2026-09-26T00:10:00Z"/>
          <w:rFonts w:ascii="Myriad Pro Light" w:eastAsiaTheme="minorHAnsi" w:hAnsi="Myriad Pro Light" w:cs="Arial"/>
          <w:color w:val="000000"/>
        </w:rPr>
      </w:pPr>
    </w:p>
    <w:p w14:paraId="1CE4012B" w14:textId="1A499C38" w:rsidR="00A40654" w:rsidRPr="002C5EA4" w:rsidRDefault="00A40654" w:rsidP="00BD2F81">
      <w:pPr>
        <w:pStyle w:val="BodyText"/>
        <w:numPr>
          <w:ilvl w:val="0"/>
          <w:numId w:val="49"/>
        </w:numPr>
        <w:ind w:left="1530"/>
        <w:rPr>
          <w:ins w:id="91" w:author="Olivia Labbate" w:date="2026-09-25T20:10:00Z" w16du:dateUtc="2026-09-26T00:10:00Z"/>
          <w:rFonts w:ascii="Myriad Pro Light" w:eastAsiaTheme="minorHAnsi" w:hAnsi="Myriad Pro Light" w:cs="Arial"/>
          <w:b/>
          <w:color w:val="000000"/>
          <w:sz w:val="22"/>
          <w:szCs w:val="22"/>
          <w:lang w:bidi="ar-SA"/>
        </w:rPr>
      </w:pPr>
      <w:ins w:id="92" w:author="Olivia Labbate" w:date="2026-09-25T20:10:00Z" w16du:dateUtc="2026-09-26T00:10:00Z">
        <w:r w:rsidRPr="002C5EA4">
          <w:rPr>
            <w:rFonts w:ascii="Myriad Pro Light" w:hAnsi="Myriad Pro Light" w:cs="Arial"/>
            <w:sz w:val="22"/>
            <w:szCs w:val="22"/>
          </w:rPr>
          <w:t>Drawings and specifications are based on manufacturer’s literature from Construction Specialties,                 Inc. drawings and specifications unless otherwise indicated. Other manufacturers must be approved equal by Architect/Owner.</w:t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 xml:space="preserve"> </w:t>
        </w:r>
      </w:ins>
    </w:p>
    <w:p w14:paraId="720D90C8" w14:textId="77777777" w:rsidR="00A40654" w:rsidRPr="002C5EA4" w:rsidRDefault="00A40654" w:rsidP="00A40654">
      <w:pPr>
        <w:ind w:left="2070"/>
        <w:rPr>
          <w:ins w:id="93" w:author="Olivia Labbate" w:date="2026-09-25T20:10:00Z" w16du:dateUtc="2026-09-26T00:10:00Z"/>
          <w:rFonts w:ascii="Myriad Pro Light" w:eastAsiaTheme="minorHAnsi" w:hAnsi="Myriad Pro Light" w:cs="Arial"/>
          <w:color w:val="000000"/>
        </w:rPr>
      </w:pPr>
    </w:p>
    <w:p w14:paraId="52B14BAB" w14:textId="77777777" w:rsidR="00CE21FE" w:rsidRPr="002C5EA4" w:rsidRDefault="00CE21FE" w:rsidP="00CE21FE">
      <w:pPr>
        <w:pStyle w:val="BodyText"/>
        <w:rPr>
          <w:ins w:id="94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</w:p>
    <w:p w14:paraId="73A37352" w14:textId="09914705" w:rsidR="00CE21FE" w:rsidRPr="002C5EA4" w:rsidRDefault="00CE21FE" w:rsidP="00E90640">
      <w:pPr>
        <w:pStyle w:val="BodyText"/>
        <w:numPr>
          <w:ilvl w:val="1"/>
          <w:numId w:val="9"/>
        </w:numPr>
        <w:ind w:left="1170" w:hanging="630"/>
        <w:rPr>
          <w:ins w:id="95" w:author="Olivia Labbate" w:date="2026-09-25T20:10:00Z" w16du:dateUtc="2026-09-26T00:10:00Z"/>
          <w:rFonts w:ascii="Myriad Pro Light" w:eastAsiaTheme="minorHAnsi" w:hAnsi="Myriad Pro Light" w:cs="Arial"/>
          <w:b/>
          <w:color w:val="000000"/>
          <w:sz w:val="22"/>
          <w:szCs w:val="22"/>
          <w:lang w:bidi="ar-SA"/>
        </w:rPr>
      </w:pPr>
      <w:ins w:id="96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color w:val="000000"/>
            <w:sz w:val="22"/>
            <w:szCs w:val="22"/>
            <w:lang w:bidi="ar-SA"/>
          </w:rPr>
          <w:t>Cubicle Track System</w:t>
        </w:r>
      </w:ins>
    </w:p>
    <w:p w14:paraId="79942516" w14:textId="77562179" w:rsidR="00CE21FE" w:rsidRPr="002C5EA4" w:rsidRDefault="00CE21FE" w:rsidP="00E90640">
      <w:pPr>
        <w:pStyle w:val="BodyText"/>
        <w:numPr>
          <w:ilvl w:val="0"/>
          <w:numId w:val="3"/>
        </w:numPr>
        <w:tabs>
          <w:tab w:val="clear" w:pos="720"/>
        </w:tabs>
        <w:ind w:left="1710" w:hanging="450"/>
        <w:rPr>
          <w:ins w:id="97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98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 xml:space="preserve">Cubicle Tracks: CS Cubicle Curtains #NL6062 Narrowline surface-mounted tracks of heavy extruded aluminum alloy 6063-T5, 29/32" x 11/16", slotted to receive roller carriers, complete with accessories and components required for complete and secure installations including splices, end caps and corner bends. </w:t>
        </w:r>
      </w:ins>
    </w:p>
    <w:p w14:paraId="435FA73E" w14:textId="77777777" w:rsidR="00CE21FE" w:rsidRPr="002C5EA4" w:rsidRDefault="00CE21FE" w:rsidP="00E90640">
      <w:pPr>
        <w:pStyle w:val="BodyText"/>
        <w:numPr>
          <w:ilvl w:val="1"/>
          <w:numId w:val="3"/>
        </w:numPr>
        <w:ind w:left="2160"/>
        <w:rPr>
          <w:ins w:id="99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00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Corner Bends:  Corner bends up to 36” radius are to be fabricated in one continuous “L” shape.  Radiuses above 36” to be continuous or spliced based on room condition.</w:t>
        </w:r>
      </w:ins>
    </w:p>
    <w:p w14:paraId="479FBEE1" w14:textId="77777777" w:rsidR="00CE21FE" w:rsidRPr="002C5EA4" w:rsidRDefault="00CE21FE" w:rsidP="00E90640">
      <w:pPr>
        <w:pStyle w:val="BodyText"/>
        <w:numPr>
          <w:ilvl w:val="2"/>
          <w:numId w:val="3"/>
        </w:numPr>
        <w:ind w:firstLine="90"/>
        <w:rPr>
          <w:ins w:id="101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02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 xml:space="preserve">Finish: </w:t>
        </w:r>
      </w:ins>
    </w:p>
    <w:p w14:paraId="566A90E8" w14:textId="77777777" w:rsidR="00CE21FE" w:rsidRPr="002C5EA4" w:rsidRDefault="00CE21FE" w:rsidP="00DC3334">
      <w:pPr>
        <w:pStyle w:val="BodyText"/>
        <w:numPr>
          <w:ilvl w:val="3"/>
          <w:numId w:val="39"/>
        </w:numPr>
        <w:rPr>
          <w:ins w:id="103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04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 xml:space="preserve">Anodized aluminum </w:t>
        </w:r>
      </w:ins>
    </w:p>
    <w:p w14:paraId="514605F2" w14:textId="3E4F0862" w:rsidR="00CE21FE" w:rsidRPr="002C5EA4" w:rsidRDefault="00CE21FE" w:rsidP="00DC3334">
      <w:pPr>
        <w:pStyle w:val="BodyText"/>
        <w:numPr>
          <w:ilvl w:val="3"/>
          <w:numId w:val="39"/>
        </w:numPr>
        <w:rPr>
          <w:ins w:id="105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06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White powder coat</w:t>
        </w:r>
      </w:ins>
    </w:p>
    <w:p w14:paraId="065F03D0" w14:textId="790160F4" w:rsidR="00CE21FE" w:rsidRPr="002C5EA4" w:rsidRDefault="00CE21FE" w:rsidP="00E90640">
      <w:pPr>
        <w:pStyle w:val="BodyText"/>
        <w:numPr>
          <w:ilvl w:val="0"/>
          <w:numId w:val="3"/>
        </w:numPr>
        <w:tabs>
          <w:tab w:val="clear" w:pos="720"/>
        </w:tabs>
        <w:ind w:left="1710" w:hanging="450"/>
        <w:rPr>
          <w:ins w:id="107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08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 xml:space="preserve">Carriers:  </w:t>
        </w:r>
      </w:ins>
    </w:p>
    <w:p w14:paraId="0621EF73" w14:textId="77777777" w:rsidR="00CE21FE" w:rsidRPr="002C5EA4" w:rsidRDefault="00CE21FE" w:rsidP="00E90640">
      <w:pPr>
        <w:pStyle w:val="BodyText"/>
        <w:numPr>
          <w:ilvl w:val="1"/>
          <w:numId w:val="3"/>
        </w:numPr>
        <w:tabs>
          <w:tab w:val="clear" w:pos="1440"/>
        </w:tabs>
        <w:ind w:left="2160"/>
        <w:rPr>
          <w:ins w:id="109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10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CS Cubicle Curtains NL1062, virgin nylon axle with nylon wheels complete with nickel-plated brass dual hook assembly.</w:t>
        </w:r>
      </w:ins>
    </w:p>
    <w:p w14:paraId="63E2A111" w14:textId="77777777" w:rsidR="00B8786A" w:rsidRPr="002C5EA4" w:rsidRDefault="00CE21FE" w:rsidP="00E90640">
      <w:pPr>
        <w:pStyle w:val="BodyText"/>
        <w:numPr>
          <w:ilvl w:val="2"/>
          <w:numId w:val="3"/>
        </w:numPr>
        <w:tabs>
          <w:tab w:val="clear" w:pos="2160"/>
        </w:tabs>
        <w:ind w:left="2430"/>
        <w:rPr>
          <w:ins w:id="111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12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Provide one carrier for each 6" of cubicle curtain width.</w:t>
        </w:r>
      </w:ins>
    </w:p>
    <w:p w14:paraId="1AE0C537" w14:textId="77777777" w:rsidR="00B8786A" w:rsidRPr="002C5EA4" w:rsidRDefault="00B8786A" w:rsidP="00B8786A">
      <w:pPr>
        <w:pStyle w:val="BodyText"/>
        <w:rPr>
          <w:ins w:id="113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</w:p>
    <w:p w14:paraId="3BFA9184" w14:textId="5DECD469" w:rsidR="00B8786A" w:rsidRPr="002C5EA4" w:rsidRDefault="00B8786A" w:rsidP="00D62961">
      <w:pPr>
        <w:pStyle w:val="BodyText"/>
        <w:numPr>
          <w:ilvl w:val="1"/>
          <w:numId w:val="9"/>
        </w:numPr>
        <w:rPr>
          <w:ins w:id="114" w:author="Olivia Labbate" w:date="2026-09-25T20:10:00Z" w16du:dateUtc="2026-09-26T00:10:00Z"/>
          <w:rFonts w:ascii="Myriad Pro Light" w:eastAsiaTheme="minorHAnsi" w:hAnsi="Myriad Pro Light" w:cs="Arial"/>
          <w:b/>
          <w:color w:val="000000"/>
          <w:sz w:val="22"/>
          <w:szCs w:val="22"/>
          <w:lang w:bidi="ar-SA"/>
        </w:rPr>
      </w:pPr>
      <w:ins w:id="115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color w:val="000000"/>
            <w:sz w:val="22"/>
            <w:szCs w:val="22"/>
            <w:lang w:bidi="ar-SA"/>
          </w:rPr>
          <w:t xml:space="preserve">  Cubicle Curtains</w:t>
        </w:r>
      </w:ins>
    </w:p>
    <w:p w14:paraId="13697FC3" w14:textId="6DA8F11C" w:rsidR="00B8786A" w:rsidRPr="002C5EA4" w:rsidRDefault="00B8786A" w:rsidP="00D62961">
      <w:pPr>
        <w:pStyle w:val="BodyText"/>
        <w:numPr>
          <w:ilvl w:val="0"/>
          <w:numId w:val="47"/>
        </w:numPr>
        <w:rPr>
          <w:ins w:id="116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bookmarkStart w:id="117" w:name="_Hlk74746957"/>
      <w:ins w:id="118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Cubicle Curtain Fabric:  Provide 100% polyester curtains. Fabric is to be opaque, washable, flame</w:t>
        </w:r>
        <w:r w:rsidR="00D62961"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 xml:space="preserve"> </w:t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 xml:space="preserve"> retardant and closely woven.</w:t>
        </w:r>
      </w:ins>
    </w:p>
    <w:p w14:paraId="3FE5102D" w14:textId="0536C3F3" w:rsidR="00D62961" w:rsidRPr="002C5EA4" w:rsidRDefault="00D62961" w:rsidP="00D62961">
      <w:pPr>
        <w:pStyle w:val="BodyText"/>
        <w:numPr>
          <w:ilvl w:val="0"/>
          <w:numId w:val="47"/>
        </w:numPr>
        <w:rPr>
          <w:ins w:id="119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20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</w:rPr>
          <w:t>HushCurtain® Acoustical Cubicle Curtains</w:t>
        </w:r>
      </w:ins>
    </w:p>
    <w:p w14:paraId="51AA7260" w14:textId="77777777" w:rsidR="00D62961" w:rsidRPr="002C5EA4" w:rsidRDefault="00D62961" w:rsidP="00D62961">
      <w:pPr>
        <w:pStyle w:val="BodyText"/>
        <w:ind w:left="1122"/>
        <w:rPr>
          <w:ins w:id="121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</w:rPr>
      </w:pPr>
      <w:ins w:id="122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</w:rPr>
          <w:t xml:space="preserve"> </w:t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</w:rPr>
          <w:tab/>
          <w:t>1. Performance characteristics</w:t>
        </w:r>
      </w:ins>
    </w:p>
    <w:p w14:paraId="12F2B986" w14:textId="77777777" w:rsidR="00D62961" w:rsidRPr="002C5EA4" w:rsidRDefault="00D62961" w:rsidP="00D62961">
      <w:pPr>
        <w:pStyle w:val="BodyText"/>
        <w:numPr>
          <w:ilvl w:val="2"/>
          <w:numId w:val="46"/>
        </w:numPr>
        <w:rPr>
          <w:ins w:id="123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</w:rPr>
      </w:pPr>
      <w:ins w:id="124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</w:rPr>
          <w:t>Noise Reduction Coefficient (NRC): 0.95</w:t>
        </w:r>
      </w:ins>
    </w:p>
    <w:p w14:paraId="04C40BB2" w14:textId="77777777" w:rsidR="00D62961" w:rsidRPr="002C5EA4" w:rsidRDefault="00D62961" w:rsidP="00D62961">
      <w:pPr>
        <w:pStyle w:val="BodyText"/>
        <w:numPr>
          <w:ilvl w:val="2"/>
          <w:numId w:val="46"/>
        </w:numPr>
        <w:rPr>
          <w:ins w:id="125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</w:rPr>
      </w:pPr>
      <w:ins w:id="126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</w:rPr>
          <w:t>Sound Transmission Class (STC): 11</w:t>
        </w:r>
      </w:ins>
    </w:p>
    <w:p w14:paraId="7001601C" w14:textId="77777777" w:rsidR="00D62961" w:rsidRPr="002C5EA4" w:rsidRDefault="00D62961" w:rsidP="00D62961">
      <w:pPr>
        <w:pStyle w:val="BodyText"/>
        <w:numPr>
          <w:ilvl w:val="2"/>
          <w:numId w:val="46"/>
        </w:numPr>
        <w:rPr>
          <w:ins w:id="127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</w:rPr>
      </w:pPr>
      <w:ins w:id="128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</w:rPr>
          <w:t>Flame Retardant (NFPA 701 Full Assembly Test): Pass</w:t>
        </w:r>
      </w:ins>
    </w:p>
    <w:p w14:paraId="7FD11811" w14:textId="77777777" w:rsidR="00D62961" w:rsidRPr="002C5EA4" w:rsidRDefault="00D62961" w:rsidP="00D62961">
      <w:pPr>
        <w:pStyle w:val="BodyText"/>
        <w:numPr>
          <w:ilvl w:val="2"/>
          <w:numId w:val="46"/>
        </w:numPr>
        <w:rPr>
          <w:ins w:id="129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</w:rPr>
      </w:pPr>
      <w:ins w:id="130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</w:rPr>
          <w:t>HIPAA Compliant</w:t>
        </w:r>
      </w:ins>
    </w:p>
    <w:p w14:paraId="348DD304" w14:textId="77777777" w:rsidR="00D62961" w:rsidRPr="002C5EA4" w:rsidRDefault="00D62961" w:rsidP="00B8786A">
      <w:pPr>
        <w:pStyle w:val="BodyText"/>
        <w:ind w:left="997" w:firstLine="125"/>
        <w:rPr>
          <w:ins w:id="131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</w:p>
    <w:p w14:paraId="515728A4" w14:textId="1F38B498" w:rsidR="00B8786A" w:rsidRPr="002C5EA4" w:rsidRDefault="00D62961" w:rsidP="00D62961">
      <w:pPr>
        <w:pStyle w:val="BodyText"/>
        <w:ind w:left="1136" w:firstLine="173"/>
        <w:rPr>
          <w:ins w:id="132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33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 xml:space="preserve">C.     </w:t>
        </w:r>
        <w:r w:rsidR="00B8786A"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Pattern &amp; Color:</w:t>
        </w:r>
      </w:ins>
    </w:p>
    <w:p w14:paraId="17BEFC63" w14:textId="77777777" w:rsidR="00B8786A" w:rsidRPr="002C5EA4" w:rsidRDefault="00B8786A" w:rsidP="00B8786A">
      <w:pPr>
        <w:pStyle w:val="BodyText"/>
        <w:ind w:left="1122"/>
        <w:rPr>
          <w:ins w:id="134" w:author="Olivia Labbate" w:date="2026-09-25T20:10:00Z" w16du:dateUtc="2026-09-26T00:10:00Z"/>
          <w:rFonts w:ascii="Myriad Pro Light" w:eastAsiaTheme="minorHAnsi" w:hAnsi="Myriad Pro Light" w:cs="Arial"/>
          <w:color w:val="C00000"/>
          <w:sz w:val="22"/>
          <w:szCs w:val="22"/>
          <w:lang w:bidi="ar-SA"/>
        </w:rPr>
      </w:pPr>
      <w:ins w:id="135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C00000"/>
            <w:sz w:val="22"/>
            <w:szCs w:val="22"/>
            <w:lang w:bidi="ar-SA"/>
          </w:rPr>
          <w:t>&lt;**Note to specifier – please insert A. desired fabric pattern and color OR select B. desired C/S standard pattern &amp; color and delete others&gt;</w:t>
        </w:r>
      </w:ins>
    </w:p>
    <w:p w14:paraId="14E52F85" w14:textId="77777777" w:rsidR="00B8786A" w:rsidRPr="002C5EA4" w:rsidRDefault="00B8786A" w:rsidP="00B8786A">
      <w:pPr>
        <w:pStyle w:val="BodyText"/>
        <w:numPr>
          <w:ilvl w:val="0"/>
          <w:numId w:val="16"/>
        </w:numPr>
        <w:ind w:left="1710" w:hanging="270"/>
        <w:rPr>
          <w:ins w:id="136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bookmarkStart w:id="137" w:name="_Hlk56167962"/>
      <w:ins w:id="138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Cubicle Curtain Fabric: Choose a CSelect™ Fabric pattern and color from Construction Specialties’ exclusive collection:</w:t>
        </w:r>
      </w:ins>
    </w:p>
    <w:p w14:paraId="375CB4B8" w14:textId="77777777" w:rsidR="00B8786A" w:rsidRPr="002C5EA4" w:rsidRDefault="00B8786A" w:rsidP="00B8786A">
      <w:pPr>
        <w:pStyle w:val="BodyText"/>
        <w:numPr>
          <w:ilvl w:val="0"/>
          <w:numId w:val="19"/>
        </w:numPr>
        <w:ind w:left="2610"/>
        <w:rPr>
          <w:ins w:id="139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40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Pattern: Bark / Color: &lt;insert color&gt;</w:t>
        </w:r>
      </w:ins>
    </w:p>
    <w:p w14:paraId="7A8DC18B" w14:textId="77777777" w:rsidR="00B8786A" w:rsidRPr="002C5EA4" w:rsidRDefault="00B8786A" w:rsidP="00B8786A">
      <w:pPr>
        <w:pStyle w:val="BodyText"/>
        <w:numPr>
          <w:ilvl w:val="0"/>
          <w:numId w:val="19"/>
        </w:numPr>
        <w:ind w:left="2610"/>
        <w:rPr>
          <w:ins w:id="141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42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Pattern: Sandstone / Color: &lt;insert color&gt;</w:t>
        </w:r>
      </w:ins>
    </w:p>
    <w:p w14:paraId="2B46F55F" w14:textId="77777777" w:rsidR="00B8786A" w:rsidRPr="002C5EA4" w:rsidRDefault="00B8786A" w:rsidP="00B8786A">
      <w:pPr>
        <w:pStyle w:val="BodyText"/>
        <w:numPr>
          <w:ilvl w:val="0"/>
          <w:numId w:val="19"/>
        </w:numPr>
        <w:ind w:left="2610"/>
        <w:rPr>
          <w:ins w:id="143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44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Pattern: Seagrass / Color: &lt;insert color&gt;</w:t>
        </w:r>
      </w:ins>
    </w:p>
    <w:p w14:paraId="5C400B5C" w14:textId="30B955AA" w:rsidR="00B8786A" w:rsidRPr="002C5EA4" w:rsidRDefault="00B8786A" w:rsidP="00B8786A">
      <w:pPr>
        <w:pStyle w:val="BodyText"/>
        <w:numPr>
          <w:ilvl w:val="0"/>
          <w:numId w:val="19"/>
        </w:numPr>
        <w:ind w:left="2610"/>
        <w:rPr>
          <w:ins w:id="145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46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Pattern: Sunset / Color: &lt;insert color&gt;</w:t>
        </w:r>
      </w:ins>
    </w:p>
    <w:p w14:paraId="5118333F" w14:textId="434F6B02" w:rsidR="00846C8E" w:rsidRPr="002C5EA4" w:rsidRDefault="00846C8E" w:rsidP="00846C8E">
      <w:pPr>
        <w:pStyle w:val="BodyText"/>
        <w:ind w:left="1440"/>
        <w:rPr>
          <w:ins w:id="147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48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2.  Disposable Cubicle Curtain fabric to be one of the following patterns and colors:</w:t>
        </w:r>
      </w:ins>
    </w:p>
    <w:p w14:paraId="58C8F48E" w14:textId="30702307" w:rsidR="00846C8E" w:rsidRPr="002C5EA4" w:rsidRDefault="00846C8E" w:rsidP="00846C8E">
      <w:pPr>
        <w:pStyle w:val="BodyText"/>
        <w:ind w:left="1440"/>
        <w:rPr>
          <w:ins w:id="149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50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  <w:t>a.    Beachgrass</w:t>
        </w:r>
        <w:r w:rsidR="00B517F1"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 xml:space="preserve"> (Coordinates with CSelect Fabric pattern Seagrass)</w:t>
        </w:r>
      </w:ins>
    </w:p>
    <w:p w14:paraId="58758E30" w14:textId="534E1BAB" w:rsidR="00846C8E" w:rsidRPr="002C5EA4" w:rsidRDefault="00846C8E" w:rsidP="00846C8E">
      <w:pPr>
        <w:pStyle w:val="BodyText"/>
        <w:ind w:left="1440"/>
        <w:rPr>
          <w:ins w:id="151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52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  <w:t>i.Stormy Weather</w:t>
        </w:r>
      </w:ins>
    </w:p>
    <w:p w14:paraId="6CC7A15A" w14:textId="04F8AD17" w:rsidR="00846C8E" w:rsidRPr="002C5EA4" w:rsidRDefault="00846C8E" w:rsidP="00846C8E">
      <w:pPr>
        <w:pStyle w:val="BodyText"/>
        <w:ind w:left="1440"/>
        <w:rPr>
          <w:ins w:id="153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54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  <w:t>ii. Bayside</w:t>
        </w:r>
      </w:ins>
    </w:p>
    <w:p w14:paraId="12B8766C" w14:textId="4EB442AC" w:rsidR="00846C8E" w:rsidRPr="002C5EA4" w:rsidRDefault="00846C8E" w:rsidP="00846C8E">
      <w:pPr>
        <w:pStyle w:val="BodyText"/>
        <w:ind w:left="1440"/>
        <w:rPr>
          <w:ins w:id="155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56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 xml:space="preserve">               b.   Limestone</w:t>
        </w:r>
        <w:r w:rsidR="00B517F1"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 xml:space="preserve"> (Coordinate with CSelect Fabric Pattern Sandstone)</w:t>
        </w:r>
      </w:ins>
    </w:p>
    <w:p w14:paraId="159D8155" w14:textId="2C8BB94C" w:rsidR="00846C8E" w:rsidRPr="002C5EA4" w:rsidRDefault="00846C8E" w:rsidP="00846C8E">
      <w:pPr>
        <w:pStyle w:val="BodyText"/>
        <w:ind w:left="1440"/>
        <w:rPr>
          <w:ins w:id="157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58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 xml:space="preserve">                    </w:t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  <w:t xml:space="preserve"> i.  Waterways</w:t>
        </w:r>
      </w:ins>
    </w:p>
    <w:p w14:paraId="369582BC" w14:textId="7FEF28A1" w:rsidR="00846C8E" w:rsidRPr="002C5EA4" w:rsidRDefault="00846C8E" w:rsidP="00846C8E">
      <w:pPr>
        <w:pStyle w:val="BodyText"/>
        <w:ind w:left="1440"/>
        <w:rPr>
          <w:ins w:id="159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60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 xml:space="preserve">                     </w:t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  <w:t>ii. Beach Glass</w:t>
        </w:r>
      </w:ins>
    </w:p>
    <w:p w14:paraId="2000BE10" w14:textId="277E3205" w:rsidR="00B8786A" w:rsidRPr="002C5EA4" w:rsidRDefault="00846C8E" w:rsidP="00B8786A">
      <w:pPr>
        <w:pStyle w:val="BodyText"/>
        <w:ind w:left="1800" w:hanging="360"/>
        <w:rPr>
          <w:ins w:id="161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bookmarkStart w:id="162" w:name="_Hlk70951235"/>
      <w:bookmarkEnd w:id="137"/>
      <w:ins w:id="163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3.</w:t>
        </w:r>
        <w:r w:rsidR="00B8786A"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 xml:space="preserve">   Cubicle Curtain Fabric: Select solid or patterned fabric from manufacturer’s standard selection, but not limited to, as follows:</w:t>
        </w:r>
      </w:ins>
    </w:p>
    <w:p w14:paraId="57882608" w14:textId="77777777" w:rsidR="00B8786A" w:rsidRPr="002C5EA4" w:rsidRDefault="00B8786A" w:rsidP="00B8786A">
      <w:pPr>
        <w:pStyle w:val="BodyText"/>
        <w:numPr>
          <w:ilvl w:val="1"/>
          <w:numId w:val="19"/>
        </w:numPr>
        <w:ind w:left="2610"/>
        <w:rPr>
          <w:ins w:id="164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65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Pattern: RX7004 / Color: &lt;insert color&gt;</w:t>
        </w:r>
      </w:ins>
    </w:p>
    <w:p w14:paraId="1D27DFEB" w14:textId="77777777" w:rsidR="00B8786A" w:rsidRPr="002C5EA4" w:rsidRDefault="00B8786A" w:rsidP="00B8786A">
      <w:pPr>
        <w:pStyle w:val="BodyText"/>
        <w:numPr>
          <w:ilvl w:val="1"/>
          <w:numId w:val="19"/>
        </w:numPr>
        <w:ind w:left="2610"/>
        <w:rPr>
          <w:ins w:id="166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67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Pattern: Increment / Color: &lt;insert color&gt;</w:t>
        </w:r>
      </w:ins>
    </w:p>
    <w:p w14:paraId="1DC5FA23" w14:textId="77777777" w:rsidR="00B8786A" w:rsidRPr="002C5EA4" w:rsidRDefault="00B8786A" w:rsidP="00B8786A">
      <w:pPr>
        <w:pStyle w:val="BodyText"/>
        <w:numPr>
          <w:ilvl w:val="1"/>
          <w:numId w:val="19"/>
        </w:numPr>
        <w:ind w:left="2610"/>
        <w:rPr>
          <w:ins w:id="168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69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Pattern: Wink / Color: &lt;insert color&gt;</w:t>
        </w:r>
      </w:ins>
    </w:p>
    <w:p w14:paraId="4F19DA4B" w14:textId="77777777" w:rsidR="00B8786A" w:rsidRPr="002C5EA4" w:rsidRDefault="00B8786A" w:rsidP="00B8786A">
      <w:pPr>
        <w:pStyle w:val="BodyText"/>
        <w:numPr>
          <w:ilvl w:val="1"/>
          <w:numId w:val="19"/>
        </w:numPr>
        <w:ind w:left="2610"/>
        <w:rPr>
          <w:ins w:id="170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71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Pattern: Flora / Color: &lt;insert color&gt;</w:t>
        </w:r>
      </w:ins>
    </w:p>
    <w:p w14:paraId="2DD85753" w14:textId="77777777" w:rsidR="00B8786A" w:rsidRPr="002C5EA4" w:rsidRDefault="00B8786A" w:rsidP="00B8786A">
      <w:pPr>
        <w:pStyle w:val="BodyText"/>
        <w:numPr>
          <w:ilvl w:val="1"/>
          <w:numId w:val="19"/>
        </w:numPr>
        <w:ind w:left="2610"/>
        <w:rPr>
          <w:ins w:id="172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73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Pattern: Kriya / Color: &lt;insert color&gt;</w:t>
        </w:r>
      </w:ins>
    </w:p>
    <w:p w14:paraId="5F9ACA17" w14:textId="77777777" w:rsidR="00B8786A" w:rsidRPr="002C5EA4" w:rsidRDefault="00B8786A" w:rsidP="00B8786A">
      <w:pPr>
        <w:pStyle w:val="BodyText"/>
        <w:numPr>
          <w:ilvl w:val="1"/>
          <w:numId w:val="19"/>
        </w:numPr>
        <w:ind w:left="2610"/>
        <w:rPr>
          <w:ins w:id="174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75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Pattern: Sing / Color: &lt;insert color&gt;</w:t>
        </w:r>
      </w:ins>
    </w:p>
    <w:p w14:paraId="5047C45F" w14:textId="77777777" w:rsidR="00B8786A" w:rsidRPr="002C5EA4" w:rsidRDefault="00B8786A" w:rsidP="00B8786A">
      <w:pPr>
        <w:pStyle w:val="BodyText"/>
        <w:numPr>
          <w:ilvl w:val="1"/>
          <w:numId w:val="19"/>
        </w:numPr>
        <w:ind w:left="2610"/>
        <w:rPr>
          <w:ins w:id="176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77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Pattern: River Birch / Color: &lt;insert color&gt;</w:t>
        </w:r>
      </w:ins>
    </w:p>
    <w:p w14:paraId="6C455F8E" w14:textId="77777777" w:rsidR="00B8786A" w:rsidRPr="002C5EA4" w:rsidRDefault="00B8786A" w:rsidP="00B8786A">
      <w:pPr>
        <w:pStyle w:val="BodyText"/>
        <w:numPr>
          <w:ilvl w:val="1"/>
          <w:numId w:val="19"/>
        </w:numPr>
        <w:ind w:left="2610"/>
        <w:rPr>
          <w:ins w:id="178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79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Pattern: Lynx / Color: &lt;insert color&gt;</w:t>
        </w:r>
      </w:ins>
    </w:p>
    <w:p w14:paraId="3C6FABC5" w14:textId="77777777" w:rsidR="00B8786A" w:rsidRPr="002C5EA4" w:rsidRDefault="00B8786A" w:rsidP="00B8786A">
      <w:pPr>
        <w:pStyle w:val="BodyText"/>
        <w:numPr>
          <w:ilvl w:val="1"/>
          <w:numId w:val="19"/>
        </w:numPr>
        <w:ind w:left="2610"/>
        <w:rPr>
          <w:ins w:id="180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81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Pattern: Pickupstix / Color: &lt;insert color&gt;</w:t>
        </w:r>
      </w:ins>
    </w:p>
    <w:p w14:paraId="231D6EAC" w14:textId="77777777" w:rsidR="00B8786A" w:rsidRPr="002C5EA4" w:rsidRDefault="00B8786A" w:rsidP="00B8786A">
      <w:pPr>
        <w:pStyle w:val="BodyText"/>
        <w:numPr>
          <w:ilvl w:val="1"/>
          <w:numId w:val="19"/>
        </w:numPr>
        <w:ind w:left="2610"/>
        <w:rPr>
          <w:ins w:id="182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83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Pattern: New Shadow Cube / Color: &lt;insert color&gt;</w:t>
        </w:r>
      </w:ins>
    </w:p>
    <w:p w14:paraId="3B2B889D" w14:textId="77777777" w:rsidR="00B8786A" w:rsidRPr="002C5EA4" w:rsidRDefault="00B8786A" w:rsidP="00B8786A">
      <w:pPr>
        <w:pStyle w:val="BodyText"/>
        <w:numPr>
          <w:ilvl w:val="1"/>
          <w:numId w:val="19"/>
        </w:numPr>
        <w:ind w:left="2610"/>
        <w:rPr>
          <w:ins w:id="184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85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Pattern: Xanadu / Color: &lt;insert color&gt;</w:t>
        </w:r>
      </w:ins>
    </w:p>
    <w:p w14:paraId="1024B77E" w14:textId="77777777" w:rsidR="00B8786A" w:rsidRPr="002C5EA4" w:rsidRDefault="00B8786A" w:rsidP="00B8786A">
      <w:pPr>
        <w:pStyle w:val="BodyText"/>
        <w:numPr>
          <w:ilvl w:val="1"/>
          <w:numId w:val="19"/>
        </w:numPr>
        <w:ind w:left="2610"/>
        <w:rPr>
          <w:ins w:id="186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87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Pattern: Windsor / Color: &lt;insert color&gt;</w:t>
        </w:r>
      </w:ins>
    </w:p>
    <w:p w14:paraId="6BA0290C" w14:textId="77777777" w:rsidR="00B8786A" w:rsidRPr="002C5EA4" w:rsidRDefault="00B8786A" w:rsidP="00B8786A">
      <w:pPr>
        <w:pStyle w:val="BodyText"/>
        <w:numPr>
          <w:ilvl w:val="1"/>
          <w:numId w:val="19"/>
        </w:numPr>
        <w:ind w:left="2610"/>
        <w:rPr>
          <w:ins w:id="188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89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Pattern: Oxford / Color: &lt;insert color&gt;</w:t>
        </w:r>
      </w:ins>
    </w:p>
    <w:p w14:paraId="7A53AE1D" w14:textId="77777777" w:rsidR="00B8786A" w:rsidRPr="002C5EA4" w:rsidRDefault="00B8786A" w:rsidP="00B8786A">
      <w:pPr>
        <w:pStyle w:val="BodyText"/>
        <w:numPr>
          <w:ilvl w:val="1"/>
          <w:numId w:val="19"/>
        </w:numPr>
        <w:ind w:left="2610"/>
        <w:rPr>
          <w:ins w:id="190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91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Pattern: Orbit / Color: &lt;insert color&gt;</w:t>
        </w:r>
      </w:ins>
    </w:p>
    <w:p w14:paraId="774B7901" w14:textId="77777777" w:rsidR="00B8786A" w:rsidRPr="002C5EA4" w:rsidRDefault="00B8786A" w:rsidP="00B8786A">
      <w:pPr>
        <w:pStyle w:val="BodyText"/>
        <w:numPr>
          <w:ilvl w:val="1"/>
          <w:numId w:val="19"/>
        </w:numPr>
        <w:ind w:left="2610"/>
        <w:rPr>
          <w:ins w:id="192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93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Pattern: Electric Slide / Color: &lt;insert color&gt;</w:t>
        </w:r>
      </w:ins>
    </w:p>
    <w:p w14:paraId="256E1FEA" w14:textId="77777777" w:rsidR="00B8786A" w:rsidRPr="002C5EA4" w:rsidRDefault="00B8786A" w:rsidP="00B8786A">
      <w:pPr>
        <w:pStyle w:val="BodyText"/>
        <w:numPr>
          <w:ilvl w:val="1"/>
          <w:numId w:val="19"/>
        </w:numPr>
        <w:ind w:left="2610"/>
        <w:rPr>
          <w:ins w:id="194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95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Pattern: Mambo / Color: &lt;insert color&gt;</w:t>
        </w:r>
      </w:ins>
    </w:p>
    <w:p w14:paraId="0CCB13ED" w14:textId="77777777" w:rsidR="00B8786A" w:rsidRPr="002C5EA4" w:rsidRDefault="00B8786A" w:rsidP="00B8786A">
      <w:pPr>
        <w:pStyle w:val="BodyText"/>
        <w:numPr>
          <w:ilvl w:val="1"/>
          <w:numId w:val="19"/>
        </w:numPr>
        <w:ind w:left="2610"/>
        <w:rPr>
          <w:ins w:id="196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97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Pattern: Swing / Color: &lt;insert color&gt;</w:t>
        </w:r>
      </w:ins>
    </w:p>
    <w:p w14:paraId="65C81C40" w14:textId="77777777" w:rsidR="00B8786A" w:rsidRPr="002C5EA4" w:rsidRDefault="00B8786A" w:rsidP="00B8786A">
      <w:pPr>
        <w:pStyle w:val="BodyText"/>
        <w:numPr>
          <w:ilvl w:val="1"/>
          <w:numId w:val="19"/>
        </w:numPr>
        <w:ind w:left="2610"/>
        <w:rPr>
          <w:ins w:id="198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199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Pattern: Vayana / Color: &lt;insert color&gt;</w:t>
        </w:r>
      </w:ins>
    </w:p>
    <w:p w14:paraId="48F0A315" w14:textId="77777777" w:rsidR="00B8786A" w:rsidRPr="002C5EA4" w:rsidRDefault="00B8786A" w:rsidP="00B8786A">
      <w:pPr>
        <w:pStyle w:val="BodyText"/>
        <w:numPr>
          <w:ilvl w:val="1"/>
          <w:numId w:val="19"/>
        </w:numPr>
        <w:ind w:left="2610"/>
        <w:rPr>
          <w:ins w:id="200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201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Pattern: Kaylor Kube / Color: &lt;insert color&gt;</w:t>
        </w:r>
      </w:ins>
    </w:p>
    <w:p w14:paraId="52AD42AE" w14:textId="77777777" w:rsidR="00B8786A" w:rsidRPr="002C5EA4" w:rsidRDefault="00B8786A" w:rsidP="00B8786A">
      <w:pPr>
        <w:pStyle w:val="BodyText"/>
        <w:numPr>
          <w:ilvl w:val="1"/>
          <w:numId w:val="19"/>
        </w:numPr>
        <w:ind w:left="2610"/>
        <w:rPr>
          <w:ins w:id="202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203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Pattern: Square Root / Color: &lt;insert color&gt;</w:t>
        </w:r>
      </w:ins>
    </w:p>
    <w:p w14:paraId="5BE3F62F" w14:textId="77777777" w:rsidR="00B8786A" w:rsidRPr="002C5EA4" w:rsidRDefault="00B8786A" w:rsidP="00B8786A">
      <w:pPr>
        <w:pStyle w:val="BodyText"/>
        <w:numPr>
          <w:ilvl w:val="1"/>
          <w:numId w:val="19"/>
        </w:numPr>
        <w:ind w:left="2610"/>
        <w:rPr>
          <w:ins w:id="204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205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Pattern: Cardigan / Color: &lt;insert color&gt;</w:t>
        </w:r>
      </w:ins>
    </w:p>
    <w:bookmarkEnd w:id="117"/>
    <w:p w14:paraId="649C1CFE" w14:textId="77777777" w:rsidR="00B8786A" w:rsidRPr="002C5EA4" w:rsidRDefault="00B8786A" w:rsidP="00B8786A">
      <w:pPr>
        <w:pStyle w:val="BodyText"/>
        <w:rPr>
          <w:ins w:id="206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</w:p>
    <w:bookmarkEnd w:id="162"/>
    <w:p w14:paraId="458D3324" w14:textId="32E7B713" w:rsidR="00B8786A" w:rsidRPr="002C5EA4" w:rsidRDefault="0077234E" w:rsidP="0077234E">
      <w:pPr>
        <w:pStyle w:val="BodyText"/>
        <w:ind w:left="1440"/>
        <w:rPr>
          <w:ins w:id="207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208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bCs/>
            <w:color w:val="000000"/>
            <w:sz w:val="22"/>
            <w:szCs w:val="22"/>
            <w:lang w:bidi="ar-SA"/>
          </w:rPr>
          <w:t>4.</w:t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 xml:space="preserve">    </w:t>
        </w:r>
        <w:r w:rsidR="00B8786A"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 xml:space="preserve">Antimicrobial Treatment: </w:t>
        </w:r>
        <w:r w:rsidR="00B8786A" w:rsidRPr="002C5EA4">
          <w:rPr>
            <w:rFonts w:ascii="Myriad Pro Light" w:eastAsiaTheme="minorHAnsi" w:hAnsi="Myriad Pro Light" w:cs="Arial"/>
            <w:color w:val="C00000"/>
            <w:sz w:val="22"/>
            <w:szCs w:val="22"/>
            <w:lang w:bidi="ar-SA"/>
          </w:rPr>
          <w:t>&lt;**Note to specifier – please delete this section if antimicrobial and/or liquid resistant treatment is not required&gt;</w:t>
        </w:r>
      </w:ins>
    </w:p>
    <w:p w14:paraId="54EFC7B7" w14:textId="77777777" w:rsidR="00B8786A" w:rsidRPr="002C5EA4" w:rsidRDefault="00B8786A" w:rsidP="00BA4DC9">
      <w:pPr>
        <w:pStyle w:val="BodyText"/>
        <w:numPr>
          <w:ilvl w:val="0"/>
          <w:numId w:val="37"/>
        </w:numPr>
        <w:rPr>
          <w:ins w:id="209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210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 xml:space="preserve">Standard antimicrobial treatment applied to the selected cubicle curtain fabric </w:t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br/>
          <w:t>[OR]</w:t>
        </w:r>
      </w:ins>
    </w:p>
    <w:p w14:paraId="0DCD96F1" w14:textId="77777777" w:rsidR="00B8786A" w:rsidRPr="002C5EA4" w:rsidRDefault="00B8786A" w:rsidP="00BA4DC9">
      <w:pPr>
        <w:pStyle w:val="BodyText"/>
        <w:numPr>
          <w:ilvl w:val="0"/>
          <w:numId w:val="37"/>
        </w:numPr>
        <w:rPr>
          <w:ins w:id="211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212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 xml:space="preserve">Nanotex + BioAM spill &amp; stain resistant treatment combined with an antimicrobial agent for protection of fabrics within healthcare settings.  </w:t>
        </w:r>
      </w:ins>
    </w:p>
    <w:p w14:paraId="23245EC3" w14:textId="77777777" w:rsidR="00B8786A" w:rsidRPr="002C5EA4" w:rsidRDefault="00B8786A" w:rsidP="00B8786A">
      <w:pPr>
        <w:pStyle w:val="BodyText"/>
        <w:rPr>
          <w:ins w:id="213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</w:p>
    <w:p w14:paraId="4554360E" w14:textId="77777777" w:rsidR="00B8786A" w:rsidRPr="002C5EA4" w:rsidRDefault="00B8786A" w:rsidP="00B8786A">
      <w:pPr>
        <w:pStyle w:val="BodyText"/>
        <w:ind w:left="1260" w:hanging="720"/>
        <w:rPr>
          <w:ins w:id="214" w:author="Olivia Labbate" w:date="2026-09-25T20:10:00Z" w16du:dateUtc="2026-09-26T00:10:00Z"/>
          <w:rFonts w:ascii="Myriad Pro Light" w:eastAsiaTheme="minorHAnsi" w:hAnsi="Myriad Pro Light" w:cs="Arial"/>
          <w:b/>
          <w:color w:val="000000"/>
          <w:sz w:val="22"/>
          <w:szCs w:val="22"/>
          <w:lang w:bidi="ar-SA"/>
        </w:rPr>
      </w:pPr>
      <w:ins w:id="215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color w:val="000000"/>
            <w:sz w:val="22"/>
            <w:szCs w:val="22"/>
            <w:lang w:bidi="ar-SA"/>
          </w:rPr>
          <w:t>2.04</w:t>
        </w:r>
        <w:r w:rsidRPr="002C5EA4">
          <w:rPr>
            <w:rFonts w:ascii="Myriad Pro Light" w:eastAsiaTheme="minorHAnsi" w:hAnsi="Myriad Pro Light" w:cs="Arial"/>
            <w:b/>
            <w:color w:val="000000"/>
            <w:sz w:val="22"/>
            <w:szCs w:val="22"/>
            <w:lang w:bidi="ar-SA"/>
          </w:rPr>
          <w:tab/>
          <w:t>Fabrication</w:t>
        </w:r>
      </w:ins>
    </w:p>
    <w:p w14:paraId="4AAAA169" w14:textId="77777777" w:rsidR="00B8786A" w:rsidRPr="002C5EA4" w:rsidRDefault="00B8786A" w:rsidP="00B8786A">
      <w:pPr>
        <w:pStyle w:val="BodyText"/>
        <w:numPr>
          <w:ilvl w:val="0"/>
          <w:numId w:val="35"/>
        </w:numPr>
        <w:ind w:left="2070"/>
        <w:rPr>
          <w:ins w:id="216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217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Vertical Curtain Seams: Shall be double needle interlocked.</w:t>
        </w:r>
      </w:ins>
    </w:p>
    <w:p w14:paraId="0EFF0952" w14:textId="77777777" w:rsidR="00B8786A" w:rsidRPr="002C5EA4" w:rsidRDefault="00B8786A" w:rsidP="00B8786A">
      <w:pPr>
        <w:pStyle w:val="BodyText"/>
        <w:numPr>
          <w:ilvl w:val="0"/>
          <w:numId w:val="35"/>
        </w:numPr>
        <w:ind w:left="2070"/>
        <w:rPr>
          <w:ins w:id="218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219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Label: Shall be sewn into the top hem of each curtain to identify the width of curtain.</w:t>
        </w:r>
      </w:ins>
    </w:p>
    <w:p w14:paraId="69154FE6" w14:textId="77777777" w:rsidR="00B8786A" w:rsidRPr="002C5EA4" w:rsidRDefault="00B8786A" w:rsidP="00B8786A">
      <w:pPr>
        <w:pStyle w:val="BodyText"/>
        <w:numPr>
          <w:ilvl w:val="0"/>
          <w:numId w:val="35"/>
        </w:numPr>
        <w:ind w:left="2070"/>
        <w:rPr>
          <w:ins w:id="220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221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Mesh Tops: Flameproof nylon mesh, mesh must have ½" spacing as per NFPA requirements. Mesh is to be completely bound with same fabric as the body of the curtain. Mesh to be 19” high at top of curtains.</w:t>
        </w:r>
      </w:ins>
    </w:p>
    <w:p w14:paraId="71A724D6" w14:textId="77777777" w:rsidR="00B8786A" w:rsidRPr="002C5EA4" w:rsidRDefault="00B8786A" w:rsidP="00B8786A">
      <w:pPr>
        <w:pStyle w:val="BodyText"/>
        <w:numPr>
          <w:ilvl w:val="0"/>
          <w:numId w:val="35"/>
        </w:numPr>
        <w:ind w:left="2070"/>
        <w:rPr>
          <w:ins w:id="222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223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Curtains to finish</w:t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br/>
        </w:r>
        <w:r w:rsidRPr="002C5EA4">
          <w:rPr>
            <w:rFonts w:ascii="Myriad Pro Light" w:eastAsiaTheme="minorHAnsi" w:hAnsi="Myriad Pro Light" w:cs="Arial"/>
            <w:color w:val="C00000"/>
            <w:sz w:val="22"/>
            <w:szCs w:val="22"/>
            <w:lang w:bidi="ar-SA"/>
          </w:rPr>
          <w:t xml:space="preserve">&lt;**Note to specifier – please choose either 12” or 15” </w:t>
        </w:r>
      </w:ins>
    </w:p>
    <w:p w14:paraId="343D105E" w14:textId="77777777" w:rsidR="00B8786A" w:rsidRPr="002C5EA4" w:rsidRDefault="00B8786A" w:rsidP="00B8786A">
      <w:pPr>
        <w:pStyle w:val="BodyText"/>
        <w:numPr>
          <w:ilvl w:val="1"/>
          <w:numId w:val="35"/>
        </w:numPr>
        <w:ind w:left="2970" w:hanging="450"/>
        <w:rPr>
          <w:ins w:id="224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225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C00000"/>
            <w:sz w:val="22"/>
            <w:szCs w:val="22"/>
            <w:lang w:bidi="ar-SA"/>
          </w:rPr>
          <w:t xml:space="preserve">&lt;12”&gt; OR &lt;15”&gt; </w:t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above the finished floor.</w:t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</w:r>
      </w:ins>
    </w:p>
    <w:p w14:paraId="25A9ABE9" w14:textId="77777777" w:rsidR="00B8786A" w:rsidRPr="002C5EA4" w:rsidRDefault="00B8786A" w:rsidP="00B8786A">
      <w:pPr>
        <w:pStyle w:val="BodyText"/>
        <w:numPr>
          <w:ilvl w:val="0"/>
          <w:numId w:val="35"/>
        </w:numPr>
        <w:tabs>
          <w:tab w:val="clear" w:pos="1440"/>
        </w:tabs>
        <w:ind w:left="2070"/>
        <w:rPr>
          <w:ins w:id="226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227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 xml:space="preserve">Panel Size:  </w:t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br/>
        </w:r>
        <w:r w:rsidRPr="002C5EA4">
          <w:rPr>
            <w:rFonts w:ascii="Myriad Pro Light" w:eastAsiaTheme="minorHAnsi" w:hAnsi="Myriad Pro Light" w:cs="Arial"/>
            <w:color w:val="C00000"/>
            <w:sz w:val="22"/>
            <w:szCs w:val="22"/>
            <w:lang w:bidi="ar-SA"/>
          </w:rPr>
          <w:t>&lt;**Note to specifier – please choose 1 of the following options (a or b)&gt;</w:t>
        </w:r>
      </w:ins>
    </w:p>
    <w:p w14:paraId="7934C13D" w14:textId="77777777" w:rsidR="00B8786A" w:rsidRPr="002C5EA4" w:rsidRDefault="00B8786A" w:rsidP="00B8786A">
      <w:pPr>
        <w:pStyle w:val="BodyText"/>
        <w:numPr>
          <w:ilvl w:val="1"/>
          <w:numId w:val="35"/>
        </w:numPr>
        <w:ind w:left="3060" w:hanging="540"/>
        <w:rPr>
          <w:ins w:id="228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229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 xml:space="preserve">69 inches wide by 92 inches high including 19 inches of mesh, hemmed as required. </w:t>
        </w:r>
      </w:ins>
    </w:p>
    <w:p w14:paraId="77E638D1" w14:textId="77777777" w:rsidR="00B8786A" w:rsidRPr="002C5EA4" w:rsidRDefault="00B8786A" w:rsidP="00B8786A">
      <w:pPr>
        <w:pStyle w:val="BodyText"/>
        <w:numPr>
          <w:ilvl w:val="1"/>
          <w:numId w:val="35"/>
        </w:numPr>
        <w:ind w:left="3060" w:hanging="540"/>
        <w:rPr>
          <w:ins w:id="230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231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 xml:space="preserve">Indicate size to accomodate track size. </w:t>
        </w:r>
        <w:r w:rsidRPr="002C5EA4">
          <w:rPr>
            <w:rFonts w:ascii="Myriad Pro Light" w:eastAsiaTheme="minorHAnsi" w:hAnsi="Myriad Pro Light" w:cs="Arial"/>
            <w:color w:val="C00000"/>
            <w:sz w:val="22"/>
            <w:szCs w:val="22"/>
            <w:lang w:bidi="ar-SA"/>
          </w:rPr>
          <w:t>&lt;**Note to specifier – can select one panel per track&gt;</w:t>
        </w:r>
      </w:ins>
    </w:p>
    <w:p w14:paraId="561EAD46" w14:textId="77777777" w:rsidR="00B8786A" w:rsidRPr="002C5EA4" w:rsidRDefault="00B8786A" w:rsidP="00B8786A">
      <w:pPr>
        <w:pStyle w:val="BodyText"/>
        <w:rPr>
          <w:ins w:id="232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</w:p>
    <w:p w14:paraId="71EA404D" w14:textId="77777777" w:rsidR="00B8786A" w:rsidRPr="002C5EA4" w:rsidRDefault="00B8786A" w:rsidP="00B8786A">
      <w:pPr>
        <w:pStyle w:val="BodyText"/>
        <w:rPr>
          <w:ins w:id="233" w:author="Olivia Labbate" w:date="2026-09-25T20:10:00Z" w16du:dateUtc="2026-09-26T00:10:00Z"/>
          <w:rFonts w:ascii="Myriad Pro Light" w:eastAsiaTheme="minorHAnsi" w:hAnsi="Myriad Pro Light" w:cs="Arial"/>
          <w:b/>
          <w:color w:val="000000"/>
          <w:sz w:val="22"/>
          <w:szCs w:val="22"/>
          <w:lang w:bidi="ar-SA"/>
        </w:rPr>
      </w:pPr>
      <w:ins w:id="234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color w:val="000000"/>
            <w:sz w:val="22"/>
            <w:szCs w:val="22"/>
            <w:lang w:bidi="ar-SA"/>
          </w:rPr>
          <w:t>Part 3 - Execution</w:t>
        </w:r>
      </w:ins>
    </w:p>
    <w:p w14:paraId="42B1BD10" w14:textId="77777777" w:rsidR="00B8786A" w:rsidRPr="002C5EA4" w:rsidRDefault="00B8786A" w:rsidP="00B8786A">
      <w:pPr>
        <w:pStyle w:val="BodyText"/>
        <w:ind w:left="1260" w:hanging="720"/>
        <w:rPr>
          <w:ins w:id="235" w:author="Olivia Labbate" w:date="2026-09-25T20:10:00Z" w16du:dateUtc="2026-09-26T00:10:00Z"/>
          <w:rFonts w:ascii="Myriad Pro Light" w:eastAsiaTheme="minorHAnsi" w:hAnsi="Myriad Pro Light" w:cs="Arial"/>
          <w:b/>
          <w:color w:val="000000"/>
          <w:sz w:val="22"/>
          <w:szCs w:val="22"/>
          <w:lang w:bidi="ar-SA"/>
        </w:rPr>
      </w:pPr>
      <w:ins w:id="236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color w:val="000000"/>
            <w:sz w:val="22"/>
            <w:szCs w:val="22"/>
            <w:lang w:bidi="ar-SA"/>
          </w:rPr>
          <w:t>3.01</w:t>
        </w:r>
        <w:r w:rsidRPr="002C5EA4">
          <w:rPr>
            <w:rFonts w:ascii="Myriad Pro Light" w:eastAsiaTheme="minorHAnsi" w:hAnsi="Myriad Pro Light" w:cs="Arial"/>
            <w:b/>
            <w:color w:val="000000"/>
            <w:sz w:val="22"/>
            <w:szCs w:val="22"/>
            <w:lang w:bidi="ar-SA"/>
          </w:rPr>
          <w:tab/>
          <w:t>Installation</w:t>
        </w:r>
      </w:ins>
    </w:p>
    <w:p w14:paraId="37AEE8A7" w14:textId="77777777" w:rsidR="00B8786A" w:rsidRPr="002C5EA4" w:rsidRDefault="00B8786A" w:rsidP="00B8786A">
      <w:pPr>
        <w:pStyle w:val="BodyText"/>
        <w:ind w:left="1620" w:hanging="360"/>
        <w:rPr>
          <w:ins w:id="237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238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bCs/>
            <w:color w:val="000000"/>
            <w:sz w:val="22"/>
            <w:szCs w:val="22"/>
            <w:lang w:bidi="ar-SA"/>
          </w:rPr>
          <w:t>A.</w:t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  <w:t>Installation of Cubicle Curtains and Tracks:  Install in accordance with manufacturer’s recommendations, including the following:</w:t>
        </w:r>
      </w:ins>
    </w:p>
    <w:p w14:paraId="4C202057" w14:textId="77777777" w:rsidR="00B8786A" w:rsidRPr="002C5EA4" w:rsidRDefault="00B8786A" w:rsidP="00B8786A">
      <w:pPr>
        <w:pStyle w:val="BodyText"/>
        <w:ind w:left="1980" w:hanging="360"/>
        <w:rPr>
          <w:ins w:id="239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240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bCs/>
            <w:color w:val="000000"/>
            <w:sz w:val="22"/>
            <w:szCs w:val="22"/>
            <w:lang w:bidi="ar-SA"/>
          </w:rPr>
          <w:t>1.</w:t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  <w:t>Verify that ceilings are suitable for installation prior to installation.</w:t>
        </w:r>
      </w:ins>
    </w:p>
    <w:p w14:paraId="07858300" w14:textId="77777777" w:rsidR="00B8786A" w:rsidRPr="002C5EA4" w:rsidRDefault="00B8786A" w:rsidP="00B8786A">
      <w:pPr>
        <w:pStyle w:val="BodyText"/>
        <w:ind w:left="1980" w:hanging="360"/>
        <w:rPr>
          <w:ins w:id="241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242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bCs/>
            <w:color w:val="000000"/>
            <w:sz w:val="22"/>
            <w:szCs w:val="22"/>
            <w:lang w:bidi="ar-SA"/>
          </w:rPr>
          <w:t>2.</w:t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  <w:t>Mechanically attach tracks using manufacturer’s recommended anchors and attachment devices.</w:t>
        </w:r>
      </w:ins>
    </w:p>
    <w:p w14:paraId="27FF3EDD" w14:textId="77777777" w:rsidR="00B8786A" w:rsidRPr="002C5EA4" w:rsidRDefault="00B8786A" w:rsidP="00B8786A">
      <w:pPr>
        <w:pStyle w:val="BodyText"/>
        <w:ind w:left="1980" w:hanging="360"/>
        <w:rPr>
          <w:ins w:id="243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244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b/>
            <w:bCs/>
            <w:color w:val="000000"/>
            <w:sz w:val="22"/>
            <w:szCs w:val="22"/>
            <w:lang w:bidi="ar-SA"/>
          </w:rPr>
          <w:t>3.</w:t>
        </w:r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ab/>
          <w:t>Install accessories and curtains and test for proper operation.  Replace damaged units.</w:t>
        </w:r>
      </w:ins>
    </w:p>
    <w:p w14:paraId="061B700B" w14:textId="77777777" w:rsidR="00B8786A" w:rsidRPr="002C5EA4" w:rsidRDefault="00B8786A" w:rsidP="00B8786A">
      <w:pPr>
        <w:pStyle w:val="BodyText"/>
        <w:rPr>
          <w:ins w:id="245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</w:p>
    <w:p w14:paraId="65A5FB9C" w14:textId="77777777" w:rsidR="00B8786A" w:rsidRPr="002C5EA4" w:rsidRDefault="00B8786A" w:rsidP="00B8786A">
      <w:pPr>
        <w:pStyle w:val="BodyText"/>
        <w:jc w:val="center"/>
        <w:rPr>
          <w:ins w:id="246" w:author="Olivia Labbate" w:date="2026-09-25T20:10:00Z" w16du:dateUtc="2026-09-26T00:10:00Z"/>
          <w:rFonts w:ascii="Myriad Pro Light" w:eastAsiaTheme="minorHAnsi" w:hAnsi="Myriad Pro Light" w:cs="Arial"/>
          <w:color w:val="000000"/>
          <w:sz w:val="22"/>
          <w:szCs w:val="22"/>
          <w:lang w:bidi="ar-SA"/>
        </w:rPr>
      </w:pPr>
      <w:ins w:id="247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sz w:val="22"/>
            <w:szCs w:val="22"/>
            <w:lang w:bidi="ar-SA"/>
          </w:rPr>
          <w:t>END OF SECTION</w:t>
        </w:r>
      </w:ins>
    </w:p>
    <w:p w14:paraId="797BD0E6" w14:textId="77777777" w:rsidR="00485732" w:rsidRPr="00485732" w:rsidRDefault="00CE21FE">
      <w:pPr>
        <w:spacing w:line="276" w:lineRule="auto"/>
        <w:jc w:val="center"/>
        <w:textAlignment w:val="center"/>
        <w:rPr>
          <w:ins w:id="248" w:author="Olivia Labbate" w:date="2026-09-25T20:10:00Z" w16du:dateUtc="2026-09-26T00:10:00Z"/>
          <w:rFonts w:asciiTheme="minorHAnsi" w:hAnsiTheme="minorHAnsi" w:cs="Arial"/>
          <w:b/>
          <w:bCs/>
          <w:sz w:val="28"/>
          <w:szCs w:val="28"/>
        </w:rPr>
      </w:pPr>
      <w:ins w:id="249" w:author="Olivia Labbate" w:date="2026-09-25T20:10:00Z" w16du:dateUtc="2026-09-26T00:10:00Z">
        <w:r w:rsidRPr="002C5EA4">
          <w:rPr>
            <w:rFonts w:ascii="Myriad Pro Light" w:eastAsiaTheme="minorHAnsi" w:hAnsi="Myriad Pro Light" w:cs="Arial"/>
            <w:color w:val="000000"/>
            <w:lang w:bidi="ar-SA"/>
          </w:rPr>
          <w:br/>
        </w:r>
      </w:ins>
    </w:p>
    <w:tbl>
      <w:tblPr>
        <w:tblW w:w="955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0"/>
        <w:gridCol w:w="1938"/>
        <w:gridCol w:w="6930"/>
      </w:tblGrid>
      <w:tr w:rsidR="00485732" w:rsidRPr="00485732" w14:paraId="2D16DE97" w14:textId="77777777" w:rsidTr="006129E7">
        <w:trPr>
          <w:trHeight w:val="485"/>
          <w:tblHeader/>
          <w:del w:id="250" w:author="Olivia Labbate" w:date="2026-09-25T20:10:00Z" w16du:dateUtc="2026-09-26T00:10:00Z"/>
        </w:trPr>
        <w:tc>
          <w:tcPr>
            <w:tcW w:w="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0B658A" w14:textId="26828D84" w:rsidR="00485732" w:rsidRPr="00485732" w:rsidRDefault="00485732">
            <w:pPr>
              <w:spacing w:line="276" w:lineRule="auto"/>
              <w:jc w:val="center"/>
              <w:textAlignment w:val="center"/>
              <w:rPr>
                <w:del w:id="251" w:author="Olivia Labbate" w:date="2026-09-25T20:10:00Z" w16du:dateUtc="2026-09-26T00:10:00Z"/>
                <w:rFonts w:asciiTheme="minorHAnsi" w:hAnsiTheme="minorHAnsi" w:cs="Arial"/>
                <w:b/>
                <w:bCs/>
                <w:sz w:val="28"/>
                <w:szCs w:val="28"/>
              </w:rPr>
            </w:pPr>
            <w:del w:id="252" w:author="Olivia Labbate" w:date="2026-09-25T20:10:00Z" w16du:dateUtc="2026-09-26T00:10:00Z">
              <w:r w:rsidRPr="00485732">
                <w:rPr>
                  <w:rFonts w:asciiTheme="minorHAnsi" w:hAnsiTheme="minorHAnsi" w:cs="Arial"/>
                  <w:b/>
                  <w:bCs/>
                  <w:sz w:val="28"/>
                  <w:szCs w:val="28"/>
                </w:rPr>
                <w:delText>#</w:delText>
              </w:r>
            </w:del>
          </w:p>
        </w:tc>
        <w:tc>
          <w:tcPr>
            <w:tcW w:w="19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vAlign w:val="center"/>
            <w:hideMark/>
          </w:tcPr>
          <w:p w14:paraId="14432A70" w14:textId="77777777" w:rsidR="00485732" w:rsidRPr="00485732" w:rsidRDefault="00485732">
            <w:pPr>
              <w:spacing w:line="276" w:lineRule="auto"/>
              <w:jc w:val="center"/>
              <w:textAlignment w:val="center"/>
              <w:rPr>
                <w:del w:id="253" w:author="Olivia Labbate" w:date="2026-09-25T20:10:00Z" w16du:dateUtc="2026-09-26T00:10:00Z"/>
                <w:rFonts w:asciiTheme="minorHAnsi" w:hAnsiTheme="minorHAnsi" w:cs="Arial"/>
                <w:b/>
                <w:bCs/>
                <w:sz w:val="28"/>
                <w:szCs w:val="28"/>
              </w:rPr>
            </w:pPr>
            <w:del w:id="254" w:author="Olivia Labbate" w:date="2026-09-25T20:10:00Z" w16du:dateUtc="2026-09-26T00:10:00Z">
              <w:r w:rsidRPr="00485732">
                <w:rPr>
                  <w:rFonts w:asciiTheme="minorHAnsi" w:hAnsiTheme="minorHAnsi" w:cs="Arial"/>
                  <w:b/>
                  <w:bCs/>
                  <w:sz w:val="28"/>
                  <w:szCs w:val="28"/>
                </w:rPr>
                <w:delText>Indicator</w:delText>
              </w:r>
            </w:del>
          </w:p>
        </w:tc>
        <w:tc>
          <w:tcPr>
            <w:tcW w:w="69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BFD337" w14:textId="77777777" w:rsidR="00485732" w:rsidRPr="00485732" w:rsidRDefault="00485732">
            <w:pPr>
              <w:spacing w:line="276" w:lineRule="auto"/>
              <w:jc w:val="center"/>
              <w:textAlignment w:val="center"/>
              <w:rPr>
                <w:del w:id="255" w:author="Olivia Labbate" w:date="2026-09-25T20:10:00Z" w16du:dateUtc="2026-09-26T00:10:00Z"/>
                <w:rFonts w:asciiTheme="minorHAnsi" w:hAnsiTheme="minorHAnsi" w:cs="Arial"/>
                <w:b/>
                <w:bCs/>
                <w:sz w:val="28"/>
                <w:szCs w:val="28"/>
              </w:rPr>
            </w:pPr>
            <w:del w:id="256" w:author="Olivia Labbate" w:date="2026-09-25T20:10:00Z" w16du:dateUtc="2026-09-26T00:10:00Z">
              <w:r w:rsidRPr="00485732">
                <w:rPr>
                  <w:rFonts w:asciiTheme="minorHAnsi" w:hAnsiTheme="minorHAnsi" w:cs="Arial"/>
                  <w:b/>
                  <w:bCs/>
                  <w:sz w:val="28"/>
                  <w:szCs w:val="28"/>
                </w:rPr>
                <w:delText>Update</w:delText>
              </w:r>
            </w:del>
          </w:p>
        </w:tc>
      </w:tr>
      <w:tr w:rsidR="00485732" w:rsidRPr="00485732" w14:paraId="079D9ACE" w14:textId="77777777" w:rsidTr="00485732">
        <w:trPr>
          <w:trHeight w:val="526"/>
          <w:del w:id="257" w:author="Olivia Labbate" w:date="2026-09-25T20:10:00Z" w16du:dateUtc="2026-09-26T00:10:00Z"/>
        </w:trPr>
        <w:tc>
          <w:tcPr>
            <w:tcW w:w="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661933" w14:textId="77777777" w:rsidR="00485732" w:rsidRPr="00485732" w:rsidRDefault="00485732">
            <w:pPr>
              <w:spacing w:line="276" w:lineRule="auto"/>
              <w:jc w:val="center"/>
              <w:textAlignment w:val="center"/>
              <w:rPr>
                <w:del w:id="258" w:author="Olivia Labbate" w:date="2026-09-25T20:10:00Z" w16du:dateUtc="2026-09-26T00:10:00Z"/>
                <w:rFonts w:asciiTheme="minorHAnsi" w:hAnsiTheme="minorHAnsi"/>
              </w:rPr>
            </w:pPr>
            <w:del w:id="259" w:author="Olivia Labbate" w:date="2026-09-25T20:10:00Z" w16du:dateUtc="2026-09-26T00:10:00Z">
              <w:r w:rsidRPr="00485732">
                <w:rPr>
                  <w:rFonts w:asciiTheme="minorHAnsi" w:hAnsiTheme="minorHAnsi"/>
                </w:rPr>
                <w:delText>1</w:delText>
              </w:r>
            </w:del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E1AB45" w14:textId="77777777" w:rsidR="00485732" w:rsidRPr="00485732" w:rsidRDefault="00485732">
            <w:pPr>
              <w:spacing w:line="276" w:lineRule="auto"/>
              <w:jc w:val="center"/>
              <w:textAlignment w:val="center"/>
              <w:rPr>
                <w:del w:id="260" w:author="Olivia Labbate" w:date="2026-09-25T20:10:00Z" w16du:dateUtc="2026-09-26T00:10:00Z"/>
                <w:rFonts w:asciiTheme="minorHAnsi" w:hAnsiTheme="minorHAnsi"/>
                <w:color w:val="000000"/>
              </w:rPr>
            </w:pPr>
            <w:del w:id="261" w:author="Olivia Labbate" w:date="2026-09-25T20:10:00Z" w16du:dateUtc="2026-09-26T00:10:00Z">
              <w:r w:rsidRPr="00485732">
                <w:rPr>
                  <w:rFonts w:asciiTheme="minorHAnsi" w:hAnsiTheme="minorHAnsi"/>
                  <w:color w:val="000000"/>
                </w:rPr>
                <w:delText>OVC_KNOWN</w:delText>
              </w:r>
            </w:del>
          </w:p>
        </w:tc>
        <w:tc>
          <w:tcPr>
            <w:tcW w:w="6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44592" w14:textId="77777777" w:rsidR="00485732" w:rsidRPr="00485732" w:rsidRDefault="00485732" w:rsidP="00EE0B7A">
            <w:pPr>
              <w:spacing w:line="276" w:lineRule="auto"/>
              <w:textAlignment w:val="center"/>
              <w:rPr>
                <w:del w:id="262" w:author="Olivia Labbate" w:date="2026-09-25T20:10:00Z" w16du:dateUtc="2026-09-26T00:10:00Z"/>
                <w:rFonts w:asciiTheme="minorHAnsi" w:hAnsiTheme="minorHAnsi"/>
              </w:rPr>
            </w:pPr>
            <w:del w:id="263" w:author="Olivia Labbate" w:date="2026-09-25T20:10:00Z" w16du:dateUtc="2026-09-26T00:10:00Z">
              <w:r w:rsidRPr="00485732">
                <w:rPr>
                  <w:rFonts w:asciiTheme="minorHAnsi" w:hAnsiTheme="minorHAnsi"/>
                </w:rPr>
                <w:delText xml:space="preserve">Indicator will be </w:delText>
              </w:r>
              <w:r w:rsidR="00EE0B7A">
                <w:rPr>
                  <w:rFonts w:asciiTheme="minorHAnsi" w:hAnsiTheme="minorHAnsi"/>
                </w:rPr>
                <w:delText>removed from target data entry form</w:delText>
              </w:r>
              <w:r w:rsidRPr="00485732">
                <w:rPr>
                  <w:rFonts w:asciiTheme="minorHAnsi" w:hAnsiTheme="minorHAnsi"/>
                </w:rPr>
                <w:delText>.</w:delText>
              </w:r>
              <w:r w:rsidR="007170BB">
                <w:rPr>
                  <w:rFonts w:asciiTheme="minorHAnsi" w:hAnsiTheme="minorHAnsi"/>
                </w:rPr>
                <w:delText xml:space="preserve">  Targets for </w:delText>
              </w:r>
              <w:r w:rsidR="008A3525">
                <w:rPr>
                  <w:rFonts w:asciiTheme="minorHAnsi" w:hAnsiTheme="minorHAnsi"/>
                </w:rPr>
                <w:delText xml:space="preserve">this indicator are not required, so </w:delText>
              </w:r>
              <w:r w:rsidR="008A3525" w:rsidRPr="00C56915">
                <w:rPr>
                  <w:rFonts w:asciiTheme="minorHAnsi" w:hAnsiTheme="minorHAnsi"/>
                  <w:b/>
                </w:rPr>
                <w:delText>please do not enter targets for OVC_KNOWN.</w:delText>
              </w:r>
            </w:del>
          </w:p>
        </w:tc>
      </w:tr>
      <w:tr w:rsidR="00485732" w:rsidRPr="00485732" w14:paraId="03822BDA" w14:textId="77777777" w:rsidTr="00485732">
        <w:trPr>
          <w:trHeight w:val="526"/>
          <w:del w:id="264" w:author="Olivia Labbate" w:date="2026-09-25T20:10:00Z" w16du:dateUtc="2026-09-26T00:10:00Z"/>
        </w:trPr>
        <w:tc>
          <w:tcPr>
            <w:tcW w:w="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487D1F" w14:textId="77777777" w:rsidR="00485732" w:rsidRPr="00485732" w:rsidRDefault="00485732">
            <w:pPr>
              <w:spacing w:line="276" w:lineRule="auto"/>
              <w:jc w:val="center"/>
              <w:textAlignment w:val="center"/>
              <w:rPr>
                <w:del w:id="265" w:author="Olivia Labbate" w:date="2026-09-25T20:10:00Z" w16du:dateUtc="2026-09-26T00:10:00Z"/>
                <w:rFonts w:asciiTheme="minorHAnsi" w:hAnsiTheme="minorHAnsi"/>
              </w:rPr>
            </w:pPr>
            <w:del w:id="266" w:author="Olivia Labbate" w:date="2026-09-25T20:10:00Z" w16du:dateUtc="2026-09-26T00:10:00Z">
              <w:r w:rsidRPr="00485732">
                <w:rPr>
                  <w:rFonts w:asciiTheme="minorHAnsi" w:hAnsiTheme="minorHAnsi"/>
                </w:rPr>
                <w:delText>2</w:delText>
              </w:r>
            </w:del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F4DAA7" w14:textId="77777777" w:rsidR="00485732" w:rsidRPr="00485732" w:rsidRDefault="00485732">
            <w:pPr>
              <w:spacing w:line="276" w:lineRule="auto"/>
              <w:jc w:val="center"/>
              <w:textAlignment w:val="center"/>
              <w:rPr>
                <w:del w:id="267" w:author="Olivia Labbate" w:date="2026-09-25T20:10:00Z" w16du:dateUtc="2026-09-26T00:10:00Z"/>
                <w:rFonts w:asciiTheme="minorHAnsi" w:hAnsiTheme="minorHAnsi" w:cs="Arial"/>
                <w:sz w:val="36"/>
                <w:szCs w:val="36"/>
              </w:rPr>
            </w:pPr>
            <w:del w:id="268" w:author="Olivia Labbate" w:date="2026-09-25T20:10:00Z" w16du:dateUtc="2026-09-26T00:10:00Z">
              <w:r w:rsidRPr="00485732">
                <w:rPr>
                  <w:rFonts w:asciiTheme="minorHAnsi" w:hAnsiTheme="minorHAnsi"/>
                  <w:color w:val="000000"/>
                </w:rPr>
                <w:delText>INVS_COMD</w:delText>
              </w:r>
            </w:del>
          </w:p>
        </w:tc>
        <w:tc>
          <w:tcPr>
            <w:tcW w:w="6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5065E" w14:textId="77777777" w:rsidR="00485732" w:rsidRPr="00485732" w:rsidRDefault="00485732" w:rsidP="000D5C93">
            <w:pPr>
              <w:spacing w:line="276" w:lineRule="auto"/>
              <w:textAlignment w:val="center"/>
              <w:rPr>
                <w:del w:id="269" w:author="Olivia Labbate" w:date="2026-09-25T20:10:00Z" w16du:dateUtc="2026-09-26T00:10:00Z"/>
                <w:rFonts w:asciiTheme="minorHAnsi" w:hAnsiTheme="minorHAnsi"/>
              </w:rPr>
            </w:pPr>
            <w:del w:id="270" w:author="Olivia Labbate" w:date="2026-09-25T20:10:00Z" w16du:dateUtc="2026-09-26T00:10:00Z">
              <w:r w:rsidRPr="00485732">
                <w:rPr>
                  <w:rFonts w:asciiTheme="minorHAnsi" w:hAnsiTheme="minorHAnsi"/>
                </w:rPr>
                <w:delText>Indicator will be</w:delText>
              </w:r>
              <w:r w:rsidR="00EE0B7A">
                <w:rPr>
                  <w:rFonts w:asciiTheme="minorHAnsi" w:hAnsiTheme="minorHAnsi"/>
                </w:rPr>
                <w:delText xml:space="preserve"> added to ta</w:delText>
              </w:r>
              <w:r w:rsidR="007170BB">
                <w:rPr>
                  <w:rFonts w:asciiTheme="minorHAnsi" w:hAnsiTheme="minorHAnsi"/>
                </w:rPr>
                <w:delText xml:space="preserve">rget data entry form at the </w:delText>
              </w:r>
              <w:r w:rsidR="00EE0B7A">
                <w:rPr>
                  <w:rFonts w:asciiTheme="minorHAnsi" w:hAnsiTheme="minorHAnsi"/>
                </w:rPr>
                <w:delText>IM level</w:delText>
              </w:r>
              <w:r w:rsidRPr="00485732">
                <w:rPr>
                  <w:rFonts w:asciiTheme="minorHAnsi" w:hAnsiTheme="minorHAnsi"/>
                </w:rPr>
                <w:delText>.</w:delText>
              </w:r>
            </w:del>
          </w:p>
        </w:tc>
      </w:tr>
      <w:tr w:rsidR="00485732" w:rsidRPr="00485732" w14:paraId="5E556287" w14:textId="77777777" w:rsidTr="00485732">
        <w:trPr>
          <w:trHeight w:val="693"/>
          <w:del w:id="271" w:author="Olivia Labbate" w:date="2026-09-25T20:10:00Z" w16du:dateUtc="2026-09-26T00:10:00Z"/>
        </w:trPr>
        <w:tc>
          <w:tcPr>
            <w:tcW w:w="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D90CA8" w14:textId="77777777" w:rsidR="00485732" w:rsidRPr="00485732" w:rsidRDefault="00485732">
            <w:pPr>
              <w:spacing w:line="276" w:lineRule="auto"/>
              <w:jc w:val="center"/>
              <w:textAlignment w:val="center"/>
              <w:rPr>
                <w:del w:id="272" w:author="Olivia Labbate" w:date="2026-09-25T20:10:00Z" w16du:dateUtc="2026-09-26T00:10:00Z"/>
                <w:rFonts w:asciiTheme="minorHAnsi" w:hAnsiTheme="minorHAnsi"/>
              </w:rPr>
            </w:pPr>
            <w:del w:id="273" w:author="Olivia Labbate" w:date="2026-09-25T20:10:00Z" w16du:dateUtc="2026-09-26T00:10:00Z">
              <w:r w:rsidRPr="00485732">
                <w:rPr>
                  <w:rFonts w:asciiTheme="minorHAnsi" w:hAnsiTheme="minorHAnsi"/>
                </w:rPr>
                <w:delText>3</w:delText>
              </w:r>
            </w:del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C7674B" w14:textId="77777777" w:rsidR="00485732" w:rsidRPr="00485732" w:rsidRDefault="00485732">
            <w:pPr>
              <w:spacing w:line="276" w:lineRule="auto"/>
              <w:jc w:val="center"/>
              <w:textAlignment w:val="center"/>
              <w:rPr>
                <w:del w:id="274" w:author="Olivia Labbate" w:date="2026-09-25T20:10:00Z" w16du:dateUtc="2026-09-26T00:10:00Z"/>
                <w:rFonts w:asciiTheme="minorHAnsi" w:hAnsiTheme="minorHAnsi"/>
                <w:color w:val="000000"/>
              </w:rPr>
            </w:pPr>
            <w:del w:id="275" w:author="Olivia Labbate" w:date="2026-09-25T20:10:00Z" w16du:dateUtc="2026-09-26T00:10:00Z">
              <w:r w:rsidRPr="00485732">
                <w:rPr>
                  <w:rFonts w:asciiTheme="minorHAnsi" w:hAnsiTheme="minorHAnsi"/>
                  <w:color w:val="000000"/>
                </w:rPr>
                <w:delText>PrEP_NEW</w:delText>
              </w:r>
            </w:del>
          </w:p>
        </w:tc>
        <w:tc>
          <w:tcPr>
            <w:tcW w:w="6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D26F0F" w14:textId="77777777" w:rsidR="00485732" w:rsidRPr="00C56915" w:rsidRDefault="007170BB" w:rsidP="00EE0B7A">
            <w:pPr>
              <w:spacing w:line="276" w:lineRule="auto"/>
              <w:textAlignment w:val="center"/>
              <w:rPr>
                <w:del w:id="276" w:author="Olivia Labbate" w:date="2026-09-25T20:10:00Z" w16du:dateUtc="2026-09-26T00:10:00Z"/>
                <w:rFonts w:asciiTheme="minorHAnsi" w:hAnsiTheme="minorHAnsi"/>
                <w:b/>
                <w:color w:val="000000"/>
              </w:rPr>
            </w:pPr>
            <w:del w:id="277" w:author="Olivia Labbate" w:date="2026-09-25T20:10:00Z" w16du:dateUtc="2026-09-26T00:10:00Z">
              <w:r>
                <w:rPr>
                  <w:rFonts w:asciiTheme="minorHAnsi" w:hAnsiTheme="minorHAnsi"/>
                  <w:color w:val="000000"/>
                </w:rPr>
                <w:delText xml:space="preserve">Numerator: </w:delText>
              </w:r>
              <w:r w:rsidR="00EE0B7A">
                <w:rPr>
                  <w:rFonts w:asciiTheme="minorHAnsi" w:hAnsiTheme="minorHAnsi"/>
                  <w:color w:val="000000"/>
                </w:rPr>
                <w:delText xml:space="preserve">Language for the numerator description that appears on the screen in DATIM will be changed to </w:delText>
              </w:r>
              <w:r w:rsidR="00485732" w:rsidRPr="00485732">
                <w:rPr>
                  <w:rFonts w:asciiTheme="minorHAnsi" w:hAnsiTheme="minorHAnsi"/>
                  <w:color w:val="000000"/>
                </w:rPr>
                <w:delText xml:space="preserve">“Number of individuals who have received antiretroviral pre-exposure prophylaxis </w:delText>
              </w:r>
              <w:r w:rsidR="00EE0B7A">
                <w:rPr>
                  <w:rFonts w:asciiTheme="minorHAnsi" w:hAnsiTheme="minorHAnsi"/>
                  <w:color w:val="000000"/>
                </w:rPr>
                <w:delText xml:space="preserve">(PrEP) </w:delText>
              </w:r>
              <w:r w:rsidR="00485732" w:rsidRPr="00485732">
                <w:rPr>
                  <w:rFonts w:asciiTheme="minorHAnsi" w:hAnsiTheme="minorHAnsi"/>
                  <w:color w:val="000000"/>
                </w:rPr>
                <w:delText>in the reporting period to prevent HIV infection.”</w:delText>
              </w:r>
              <w:r>
                <w:rPr>
                  <w:rFonts w:asciiTheme="minorHAnsi" w:hAnsiTheme="minorHAnsi"/>
                  <w:color w:val="000000"/>
                </w:rPr>
                <w:delText xml:space="preserve">  </w:delText>
              </w:r>
              <w:r w:rsidRPr="00C56915">
                <w:rPr>
                  <w:rFonts w:asciiTheme="minorHAnsi" w:hAnsiTheme="minorHAnsi"/>
                  <w:b/>
                  <w:color w:val="000000"/>
                </w:rPr>
                <w:delText>Please go ahead and enter targets for the PrEP_NEW numerator.</w:delText>
              </w:r>
            </w:del>
          </w:p>
          <w:p w14:paraId="17FB3884" w14:textId="77777777" w:rsidR="007170BB" w:rsidRDefault="007170BB" w:rsidP="00EE0B7A">
            <w:pPr>
              <w:spacing w:line="276" w:lineRule="auto"/>
              <w:textAlignment w:val="center"/>
              <w:rPr>
                <w:del w:id="278" w:author="Olivia Labbate" w:date="2026-09-25T20:10:00Z" w16du:dateUtc="2026-09-26T00:10:00Z"/>
                <w:rFonts w:asciiTheme="minorHAnsi" w:hAnsiTheme="minorHAnsi"/>
                <w:color w:val="000000"/>
              </w:rPr>
            </w:pPr>
          </w:p>
          <w:p w14:paraId="1BB3DDEC" w14:textId="77777777" w:rsidR="007170BB" w:rsidRPr="00485732" w:rsidRDefault="007170BB" w:rsidP="00EE0B7A">
            <w:pPr>
              <w:spacing w:line="276" w:lineRule="auto"/>
              <w:textAlignment w:val="center"/>
              <w:rPr>
                <w:del w:id="279" w:author="Olivia Labbate" w:date="2026-09-25T20:10:00Z" w16du:dateUtc="2026-09-26T00:10:00Z"/>
                <w:rFonts w:asciiTheme="minorHAnsi" w:hAnsiTheme="minorHAnsi"/>
              </w:rPr>
            </w:pPr>
            <w:del w:id="280" w:author="Olivia Labbate" w:date="2026-09-25T20:10:00Z" w16du:dateUtc="2026-09-26T00:10:00Z">
              <w:r>
                <w:rPr>
                  <w:rFonts w:asciiTheme="minorHAnsi" w:hAnsiTheme="minorHAnsi"/>
                  <w:color w:val="000000"/>
                </w:rPr>
                <w:delText xml:space="preserve">Denominator: </w:delText>
              </w:r>
              <w:r w:rsidRPr="00485732">
                <w:rPr>
                  <w:rFonts w:asciiTheme="minorHAnsi" w:hAnsiTheme="minorHAnsi"/>
                </w:rPr>
                <w:delText>Denominator will be removed</w:delText>
              </w:r>
              <w:r>
                <w:rPr>
                  <w:rFonts w:asciiTheme="minorHAnsi" w:hAnsiTheme="minorHAnsi"/>
                </w:rPr>
                <w:delText xml:space="preserve"> from the target data entry screen in DATIM since it is not included in MER 2.0</w:delText>
              </w:r>
              <w:r w:rsidRPr="00485732">
                <w:rPr>
                  <w:rFonts w:asciiTheme="minorHAnsi" w:hAnsiTheme="minorHAnsi"/>
                </w:rPr>
                <w:delText>.</w:delText>
              </w:r>
              <w:r>
                <w:rPr>
                  <w:rFonts w:asciiTheme="minorHAnsi" w:hAnsiTheme="minorHAnsi"/>
                </w:rPr>
                <w:delText xml:space="preserve">  </w:delText>
              </w:r>
              <w:r w:rsidRPr="00C56915">
                <w:rPr>
                  <w:rFonts w:asciiTheme="minorHAnsi" w:hAnsiTheme="minorHAnsi"/>
                  <w:b/>
                </w:rPr>
                <w:delText>Please do not enter targets for the PrEP_NEW denominator.</w:delText>
              </w:r>
            </w:del>
          </w:p>
        </w:tc>
      </w:tr>
      <w:tr w:rsidR="00485732" w:rsidRPr="00485732" w14:paraId="7F8208A9" w14:textId="77777777" w:rsidTr="00485732">
        <w:trPr>
          <w:trHeight w:val="526"/>
          <w:del w:id="281" w:author="Olivia Labbate" w:date="2026-09-25T20:10:00Z" w16du:dateUtc="2026-09-26T00:10:00Z"/>
        </w:trPr>
        <w:tc>
          <w:tcPr>
            <w:tcW w:w="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B1ACF0" w14:textId="77777777" w:rsidR="00485732" w:rsidRPr="00485732" w:rsidRDefault="00485732">
            <w:pPr>
              <w:spacing w:line="276" w:lineRule="auto"/>
              <w:jc w:val="center"/>
              <w:textAlignment w:val="center"/>
              <w:rPr>
                <w:del w:id="282" w:author="Olivia Labbate" w:date="2026-09-25T20:10:00Z" w16du:dateUtc="2026-09-26T00:10:00Z"/>
                <w:rFonts w:asciiTheme="minorHAnsi" w:hAnsiTheme="minorHAnsi"/>
              </w:rPr>
            </w:pPr>
            <w:del w:id="283" w:author="Olivia Labbate" w:date="2026-09-25T20:10:00Z" w16du:dateUtc="2026-09-26T00:10:00Z">
              <w:r w:rsidRPr="00485732">
                <w:rPr>
                  <w:rFonts w:asciiTheme="minorHAnsi" w:hAnsiTheme="minorHAnsi"/>
                </w:rPr>
                <w:delText>4</w:delText>
              </w:r>
            </w:del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442924" w14:textId="77777777" w:rsidR="00485732" w:rsidRPr="00485732" w:rsidRDefault="00485732">
            <w:pPr>
              <w:spacing w:line="276" w:lineRule="auto"/>
              <w:jc w:val="center"/>
              <w:textAlignment w:val="center"/>
              <w:rPr>
                <w:del w:id="284" w:author="Olivia Labbate" w:date="2026-09-25T20:10:00Z" w16du:dateUtc="2026-09-26T00:10:00Z"/>
                <w:rFonts w:asciiTheme="minorHAnsi" w:hAnsiTheme="minorHAnsi" w:cs="Arial"/>
                <w:sz w:val="36"/>
                <w:szCs w:val="36"/>
              </w:rPr>
            </w:pPr>
            <w:del w:id="285" w:author="Olivia Labbate" w:date="2026-09-25T20:10:00Z" w16du:dateUtc="2026-09-26T00:10:00Z">
              <w:r w:rsidRPr="00485732">
                <w:rPr>
                  <w:rFonts w:asciiTheme="minorHAnsi" w:hAnsiTheme="minorHAnsi"/>
                  <w:color w:val="000000"/>
                </w:rPr>
                <w:delText>PMTCT_STAT</w:delText>
              </w:r>
            </w:del>
          </w:p>
        </w:tc>
        <w:tc>
          <w:tcPr>
            <w:tcW w:w="6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AF52A" w14:textId="77777777" w:rsidR="00485732" w:rsidRDefault="00EE0B7A" w:rsidP="00EE0B7A">
            <w:pPr>
              <w:spacing w:line="276" w:lineRule="auto"/>
              <w:textAlignment w:val="center"/>
              <w:rPr>
                <w:del w:id="286" w:author="Olivia Labbate" w:date="2026-09-25T20:10:00Z" w16du:dateUtc="2026-09-26T00:10:00Z"/>
                <w:rFonts w:asciiTheme="minorHAnsi" w:hAnsiTheme="minorHAnsi"/>
                <w:b/>
                <w:color w:val="000000"/>
              </w:rPr>
            </w:pPr>
            <w:del w:id="287" w:author="Olivia Labbate" w:date="2026-09-25T20:10:00Z" w16du:dateUtc="2026-09-26T00:10:00Z">
              <w:r>
                <w:rPr>
                  <w:rFonts w:asciiTheme="minorHAnsi" w:hAnsiTheme="minorHAnsi"/>
                  <w:color w:val="000000"/>
                </w:rPr>
                <w:delText xml:space="preserve">Language for the numerator that appears on the screen in DATIM will be changed to </w:delText>
              </w:r>
              <w:r w:rsidR="00485732" w:rsidRPr="00485732">
                <w:rPr>
                  <w:rFonts w:asciiTheme="minorHAnsi" w:hAnsiTheme="minorHAnsi"/>
                  <w:color w:val="000000"/>
                </w:rPr>
                <w:delText>“Number of pregnant women with known HIV status (includes those who already knew their HIV status prior to ANC)”.</w:delText>
              </w:r>
              <w:r w:rsidR="007170BB">
                <w:rPr>
                  <w:rFonts w:asciiTheme="minorHAnsi" w:hAnsiTheme="minorHAnsi"/>
                  <w:color w:val="000000"/>
                </w:rPr>
                <w:delText xml:space="preserve">  </w:delText>
              </w:r>
            </w:del>
          </w:p>
          <w:p w14:paraId="4CCC10BE" w14:textId="77777777" w:rsidR="00C56915" w:rsidRDefault="00C56915" w:rsidP="00EE0B7A">
            <w:pPr>
              <w:spacing w:line="276" w:lineRule="auto"/>
              <w:textAlignment w:val="center"/>
              <w:rPr>
                <w:del w:id="288" w:author="Olivia Labbate" w:date="2026-09-25T20:10:00Z" w16du:dateUtc="2026-09-26T00:10:00Z"/>
                <w:rFonts w:asciiTheme="minorHAnsi" w:hAnsiTheme="minorHAnsi"/>
                <w:b/>
                <w:color w:val="000000"/>
              </w:rPr>
            </w:pPr>
          </w:p>
          <w:p w14:paraId="4BAB239D" w14:textId="77777777" w:rsidR="00C56915" w:rsidRPr="00485732" w:rsidRDefault="00C56915" w:rsidP="00EE0B7A">
            <w:pPr>
              <w:spacing w:line="276" w:lineRule="auto"/>
              <w:textAlignment w:val="center"/>
              <w:rPr>
                <w:del w:id="289" w:author="Olivia Labbate" w:date="2026-09-25T20:10:00Z" w16du:dateUtc="2026-09-26T00:10:00Z"/>
                <w:rFonts w:asciiTheme="minorHAnsi" w:hAnsiTheme="minorHAnsi" w:cs="Arial"/>
                <w:sz w:val="36"/>
                <w:szCs w:val="36"/>
              </w:rPr>
            </w:pPr>
            <w:del w:id="290" w:author="Olivia Labbate" w:date="2026-09-25T20:10:00Z" w16du:dateUtc="2026-09-26T00:10:00Z">
              <w:r w:rsidRPr="00C56915">
                <w:rPr>
                  <w:rFonts w:asciiTheme="minorHAnsi" w:hAnsiTheme="minorHAnsi"/>
                  <w:color w:val="000000"/>
                </w:rPr>
                <w:delText>Also,</w:delText>
              </w:r>
              <w:r>
                <w:rPr>
                  <w:rFonts w:asciiTheme="minorHAnsi" w:hAnsiTheme="minorHAnsi"/>
                  <w:b/>
                  <w:color w:val="000000"/>
                </w:rPr>
                <w:delText xml:space="preserve"> </w:delText>
              </w:r>
              <w:r>
                <w:rPr>
                  <w:rFonts w:asciiTheme="minorHAnsi" w:hAnsiTheme="minorHAnsi"/>
                  <w:color w:val="000000"/>
                </w:rPr>
                <w:delText>the order of the disaggregates in the target data entry screen will be changed so the age disaggregate will appear above the disaggregate for age by known/new positivity status.</w:delText>
              </w:r>
              <w:r w:rsidRPr="00C56915">
                <w:rPr>
                  <w:rFonts w:asciiTheme="minorHAnsi" w:hAnsiTheme="minorHAnsi"/>
                  <w:b/>
                  <w:color w:val="000000"/>
                </w:rPr>
                <w:delText xml:space="preserve"> Please go ahead and enter targets for PMTCT_STAT.</w:delText>
              </w:r>
            </w:del>
          </w:p>
        </w:tc>
      </w:tr>
      <w:tr w:rsidR="00485732" w:rsidRPr="00485732" w14:paraId="2779D523" w14:textId="77777777" w:rsidTr="00485732">
        <w:trPr>
          <w:trHeight w:val="526"/>
          <w:del w:id="291" w:author="Olivia Labbate" w:date="2026-09-25T20:10:00Z" w16du:dateUtc="2026-09-26T00:10:00Z"/>
        </w:trPr>
        <w:tc>
          <w:tcPr>
            <w:tcW w:w="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93384D" w14:textId="77777777" w:rsidR="00485732" w:rsidRPr="00485732" w:rsidRDefault="00485732">
            <w:pPr>
              <w:spacing w:line="276" w:lineRule="auto"/>
              <w:jc w:val="center"/>
              <w:textAlignment w:val="center"/>
              <w:rPr>
                <w:del w:id="292" w:author="Olivia Labbate" w:date="2026-09-25T20:10:00Z" w16du:dateUtc="2026-09-26T00:10:00Z"/>
                <w:rFonts w:asciiTheme="minorHAnsi" w:hAnsiTheme="minorHAnsi"/>
              </w:rPr>
            </w:pPr>
            <w:del w:id="293" w:author="Olivia Labbate" w:date="2026-09-25T20:10:00Z" w16du:dateUtc="2026-09-26T00:10:00Z">
              <w:r w:rsidRPr="00485732">
                <w:rPr>
                  <w:rFonts w:asciiTheme="minorHAnsi" w:hAnsiTheme="minorHAnsi"/>
                </w:rPr>
                <w:delText>5</w:delText>
              </w:r>
            </w:del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E3B405" w14:textId="77777777" w:rsidR="00485732" w:rsidRPr="00485732" w:rsidRDefault="00485732">
            <w:pPr>
              <w:spacing w:line="276" w:lineRule="auto"/>
              <w:jc w:val="center"/>
              <w:textAlignment w:val="center"/>
              <w:rPr>
                <w:del w:id="294" w:author="Olivia Labbate" w:date="2026-09-25T20:10:00Z" w16du:dateUtc="2026-09-26T00:10:00Z"/>
                <w:rFonts w:asciiTheme="minorHAnsi" w:hAnsiTheme="minorHAnsi" w:cs="Arial"/>
                <w:sz w:val="36"/>
                <w:szCs w:val="36"/>
              </w:rPr>
            </w:pPr>
            <w:del w:id="295" w:author="Olivia Labbate" w:date="2026-09-25T20:10:00Z" w16du:dateUtc="2026-09-26T00:10:00Z">
              <w:r w:rsidRPr="00485732">
                <w:rPr>
                  <w:rFonts w:asciiTheme="minorHAnsi" w:hAnsiTheme="minorHAnsi"/>
                  <w:color w:val="000000"/>
                </w:rPr>
                <w:delText>PMTCT_ART</w:delText>
              </w:r>
            </w:del>
          </w:p>
        </w:tc>
        <w:tc>
          <w:tcPr>
            <w:tcW w:w="6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DF9B0" w14:textId="77777777" w:rsidR="007170BB" w:rsidRDefault="007170BB" w:rsidP="007170BB">
            <w:pPr>
              <w:spacing w:line="276" w:lineRule="auto"/>
              <w:textAlignment w:val="center"/>
              <w:rPr>
                <w:del w:id="296" w:author="Olivia Labbate" w:date="2026-09-25T20:10:00Z" w16du:dateUtc="2026-09-26T00:10:00Z"/>
                <w:rFonts w:asciiTheme="minorHAnsi" w:hAnsiTheme="minorHAnsi"/>
                <w:color w:val="000000"/>
              </w:rPr>
            </w:pPr>
            <w:del w:id="297" w:author="Olivia Labbate" w:date="2026-09-25T20:10:00Z" w16du:dateUtc="2026-09-26T00:10:00Z">
              <w:r>
                <w:rPr>
                  <w:rFonts w:asciiTheme="minorHAnsi" w:hAnsiTheme="minorHAnsi"/>
                  <w:color w:val="000000"/>
                </w:rPr>
                <w:delText xml:space="preserve">Numerator: </w:delText>
              </w:r>
              <w:r w:rsidR="00EE0B7A">
                <w:rPr>
                  <w:rFonts w:asciiTheme="minorHAnsi" w:hAnsiTheme="minorHAnsi"/>
                  <w:color w:val="000000"/>
                </w:rPr>
                <w:delText xml:space="preserve">Language for disaggregates that appear on the screen will be changed to: </w:delText>
              </w:r>
              <w:r w:rsidR="00485732" w:rsidRPr="00485732">
                <w:rPr>
                  <w:rFonts w:asciiTheme="minorHAnsi" w:hAnsiTheme="minorHAnsi"/>
                  <w:color w:val="000000"/>
                </w:rPr>
                <w:delText>“New on ART</w:delText>
              </w:r>
              <w:r w:rsidR="00EE0B7A">
                <w:rPr>
                  <w:rFonts w:asciiTheme="minorHAnsi" w:hAnsiTheme="minorHAnsi"/>
                  <w:color w:val="000000"/>
                </w:rPr>
                <w:delText>”; “</w:delText>
              </w:r>
              <w:r w:rsidR="00485732" w:rsidRPr="00485732">
                <w:rPr>
                  <w:rFonts w:asciiTheme="minorHAnsi" w:hAnsiTheme="minorHAnsi"/>
                  <w:color w:val="000000"/>
                </w:rPr>
                <w:delText>Already on ART at the beginning of the current pregnancy”</w:delText>
              </w:r>
              <w:r>
                <w:rPr>
                  <w:rFonts w:asciiTheme="minorHAnsi" w:hAnsiTheme="minorHAnsi"/>
                  <w:color w:val="000000"/>
                </w:rPr>
                <w:delText xml:space="preserve">.  </w:delText>
              </w:r>
              <w:r w:rsidRPr="002A5AFF">
                <w:rPr>
                  <w:rFonts w:asciiTheme="minorHAnsi" w:hAnsiTheme="minorHAnsi"/>
                  <w:b/>
                  <w:color w:val="000000"/>
                </w:rPr>
                <w:delText>Please go ahead and enter targets for PMTCT_ART numerator.</w:delText>
              </w:r>
            </w:del>
          </w:p>
          <w:p w14:paraId="29E08E8F" w14:textId="77777777" w:rsidR="007170BB" w:rsidRDefault="007170BB" w:rsidP="007170BB">
            <w:pPr>
              <w:spacing w:line="276" w:lineRule="auto"/>
              <w:textAlignment w:val="center"/>
              <w:rPr>
                <w:del w:id="298" w:author="Olivia Labbate" w:date="2026-09-25T20:10:00Z" w16du:dateUtc="2026-09-26T00:10:00Z"/>
                <w:rFonts w:asciiTheme="minorHAnsi" w:hAnsiTheme="minorHAnsi"/>
                <w:color w:val="000000"/>
              </w:rPr>
            </w:pPr>
          </w:p>
          <w:p w14:paraId="26C9D194" w14:textId="77777777" w:rsidR="00485732" w:rsidRPr="00485732" w:rsidRDefault="007170BB" w:rsidP="007170BB">
            <w:pPr>
              <w:spacing w:line="276" w:lineRule="auto"/>
              <w:textAlignment w:val="center"/>
              <w:rPr>
                <w:del w:id="299" w:author="Olivia Labbate" w:date="2026-09-25T20:10:00Z" w16du:dateUtc="2026-09-26T00:10:00Z"/>
                <w:rFonts w:asciiTheme="minorHAnsi" w:hAnsiTheme="minorHAnsi" w:cs="Arial"/>
                <w:sz w:val="36"/>
                <w:szCs w:val="36"/>
              </w:rPr>
            </w:pPr>
            <w:del w:id="300" w:author="Olivia Labbate" w:date="2026-09-25T20:10:00Z" w16du:dateUtc="2026-09-26T00:10:00Z">
              <w:r>
                <w:rPr>
                  <w:rFonts w:asciiTheme="minorHAnsi" w:hAnsiTheme="minorHAnsi"/>
                  <w:color w:val="000000"/>
                </w:rPr>
                <w:delText>Denominator:  Also, the a</w:delText>
              </w:r>
              <w:r w:rsidRPr="00485732">
                <w:rPr>
                  <w:rFonts w:asciiTheme="minorHAnsi" w:hAnsiTheme="minorHAnsi"/>
                  <w:color w:val="000000"/>
                </w:rPr>
                <w:delText>uto-calculated denominator will be removed</w:delText>
              </w:r>
              <w:r>
                <w:rPr>
                  <w:rFonts w:asciiTheme="minorHAnsi" w:hAnsiTheme="minorHAnsi"/>
                  <w:color w:val="000000"/>
                </w:rPr>
                <w:delText xml:space="preserve"> from the data entry screen in DATIM</w:delText>
              </w:r>
              <w:r w:rsidRPr="00485732">
                <w:rPr>
                  <w:rFonts w:asciiTheme="minorHAnsi" w:hAnsiTheme="minorHAnsi"/>
                  <w:color w:val="000000"/>
                </w:rPr>
                <w:delText>.</w:delText>
              </w:r>
            </w:del>
          </w:p>
        </w:tc>
      </w:tr>
      <w:tr w:rsidR="00485732" w:rsidRPr="00485732" w14:paraId="754E0742" w14:textId="77777777" w:rsidTr="00485732">
        <w:trPr>
          <w:trHeight w:val="526"/>
          <w:del w:id="301" w:author="Olivia Labbate" w:date="2026-09-25T20:10:00Z" w16du:dateUtc="2026-09-26T00:10:00Z"/>
        </w:trPr>
        <w:tc>
          <w:tcPr>
            <w:tcW w:w="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2664D" w14:textId="77777777" w:rsidR="00485732" w:rsidRPr="00485732" w:rsidRDefault="00485732">
            <w:pPr>
              <w:spacing w:line="276" w:lineRule="auto"/>
              <w:jc w:val="center"/>
              <w:textAlignment w:val="center"/>
              <w:rPr>
                <w:del w:id="302" w:author="Olivia Labbate" w:date="2026-09-25T20:10:00Z" w16du:dateUtc="2026-09-26T00:10:00Z"/>
                <w:rFonts w:asciiTheme="minorHAnsi" w:hAnsiTheme="minorHAnsi"/>
              </w:rPr>
            </w:pPr>
            <w:del w:id="303" w:author="Olivia Labbate" w:date="2026-09-25T20:10:00Z" w16du:dateUtc="2026-09-26T00:10:00Z">
              <w:r w:rsidRPr="00485732">
                <w:rPr>
                  <w:rFonts w:asciiTheme="minorHAnsi" w:hAnsiTheme="minorHAnsi"/>
                </w:rPr>
                <w:delText>6</w:delText>
              </w:r>
            </w:del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4B4F7E" w14:textId="77777777" w:rsidR="00485732" w:rsidRPr="00485732" w:rsidRDefault="00485732">
            <w:pPr>
              <w:spacing w:line="276" w:lineRule="auto"/>
              <w:jc w:val="center"/>
              <w:textAlignment w:val="center"/>
              <w:rPr>
                <w:del w:id="304" w:author="Olivia Labbate" w:date="2026-09-25T20:10:00Z" w16du:dateUtc="2026-09-26T00:10:00Z"/>
                <w:rFonts w:asciiTheme="minorHAnsi" w:hAnsiTheme="minorHAnsi" w:cs="Arial"/>
                <w:sz w:val="36"/>
                <w:szCs w:val="36"/>
              </w:rPr>
            </w:pPr>
            <w:del w:id="305" w:author="Olivia Labbate" w:date="2026-09-25T20:10:00Z" w16du:dateUtc="2026-09-26T00:10:00Z">
              <w:r w:rsidRPr="00485732">
                <w:rPr>
                  <w:rFonts w:asciiTheme="minorHAnsi" w:hAnsiTheme="minorHAnsi"/>
                  <w:color w:val="000000"/>
                </w:rPr>
                <w:delText>TB_SCREENDX</w:delText>
              </w:r>
            </w:del>
          </w:p>
        </w:tc>
        <w:tc>
          <w:tcPr>
            <w:tcW w:w="6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8577" w14:textId="77777777" w:rsidR="00485732" w:rsidRPr="00485732" w:rsidRDefault="007170BB" w:rsidP="00C829BC">
            <w:pPr>
              <w:spacing w:line="276" w:lineRule="auto"/>
              <w:textAlignment w:val="center"/>
              <w:rPr>
                <w:del w:id="306" w:author="Olivia Labbate" w:date="2026-09-25T20:10:00Z" w16du:dateUtc="2026-09-26T00:10:00Z"/>
                <w:rFonts w:asciiTheme="minorHAnsi" w:hAnsiTheme="minorHAnsi" w:cs="Arial"/>
                <w:sz w:val="36"/>
                <w:szCs w:val="36"/>
              </w:rPr>
            </w:pPr>
            <w:del w:id="307" w:author="Olivia Labbate" w:date="2026-09-25T20:10:00Z" w16du:dateUtc="2026-09-26T00:10:00Z">
              <w:r>
                <w:rPr>
                  <w:rFonts w:asciiTheme="minorHAnsi" w:hAnsiTheme="minorHAnsi"/>
                  <w:color w:val="000000"/>
                </w:rPr>
                <w:delText>The disaggregates for TB_SCREENDX will be updated to reflect the MER indicator reference sheet.</w:delText>
              </w:r>
            </w:del>
          </w:p>
        </w:tc>
      </w:tr>
      <w:tr w:rsidR="00485732" w:rsidRPr="00485732" w14:paraId="7E9A5ED0" w14:textId="77777777" w:rsidTr="00485732">
        <w:trPr>
          <w:trHeight w:val="472"/>
          <w:del w:id="308" w:author="Olivia Labbate" w:date="2026-09-25T20:10:00Z" w16du:dateUtc="2026-09-26T00:10:00Z"/>
        </w:trPr>
        <w:tc>
          <w:tcPr>
            <w:tcW w:w="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7977CC" w14:textId="77777777" w:rsidR="00485732" w:rsidRPr="00485732" w:rsidRDefault="00485732">
            <w:pPr>
              <w:spacing w:line="276" w:lineRule="auto"/>
              <w:jc w:val="center"/>
              <w:textAlignment w:val="center"/>
              <w:rPr>
                <w:del w:id="309" w:author="Olivia Labbate" w:date="2026-09-25T20:10:00Z" w16du:dateUtc="2026-09-26T00:10:00Z"/>
                <w:rFonts w:asciiTheme="minorHAnsi" w:hAnsiTheme="minorHAnsi"/>
              </w:rPr>
            </w:pPr>
            <w:del w:id="310" w:author="Olivia Labbate" w:date="2026-09-25T20:10:00Z" w16du:dateUtc="2026-09-26T00:10:00Z">
              <w:r w:rsidRPr="00485732">
                <w:rPr>
                  <w:rFonts w:asciiTheme="minorHAnsi" w:hAnsiTheme="minorHAnsi"/>
                </w:rPr>
                <w:delText>7</w:delText>
              </w:r>
            </w:del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F59A83" w14:textId="77777777" w:rsidR="00485732" w:rsidRPr="00485732" w:rsidRDefault="00485732">
            <w:pPr>
              <w:spacing w:line="276" w:lineRule="auto"/>
              <w:jc w:val="center"/>
              <w:textAlignment w:val="center"/>
              <w:rPr>
                <w:del w:id="311" w:author="Olivia Labbate" w:date="2026-09-25T20:10:00Z" w16du:dateUtc="2026-09-26T00:10:00Z"/>
                <w:rFonts w:asciiTheme="minorHAnsi" w:hAnsiTheme="minorHAnsi" w:cs="Arial"/>
                <w:sz w:val="36"/>
                <w:szCs w:val="36"/>
              </w:rPr>
            </w:pPr>
            <w:del w:id="312" w:author="Olivia Labbate" w:date="2026-09-25T20:10:00Z" w16du:dateUtc="2026-09-26T00:10:00Z">
              <w:r w:rsidRPr="00485732">
                <w:rPr>
                  <w:rFonts w:asciiTheme="minorHAnsi" w:hAnsiTheme="minorHAnsi"/>
                  <w:color w:val="000000"/>
                </w:rPr>
                <w:delText>TX_PVLS</w:delText>
              </w:r>
            </w:del>
          </w:p>
        </w:tc>
        <w:tc>
          <w:tcPr>
            <w:tcW w:w="6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55F6B" w14:textId="77777777" w:rsidR="00485732" w:rsidRPr="00485732" w:rsidRDefault="00FC0DED" w:rsidP="007170BB">
            <w:pPr>
              <w:spacing w:line="276" w:lineRule="auto"/>
              <w:textAlignment w:val="center"/>
              <w:rPr>
                <w:del w:id="313" w:author="Olivia Labbate" w:date="2026-09-25T20:10:00Z" w16du:dateUtc="2026-09-26T00:10:00Z"/>
                <w:rFonts w:asciiTheme="minorHAnsi" w:hAnsiTheme="minorHAnsi" w:cs="Arial"/>
                <w:sz w:val="36"/>
                <w:szCs w:val="36"/>
              </w:rPr>
            </w:pPr>
            <w:del w:id="314" w:author="Olivia Labbate" w:date="2026-09-25T20:10:00Z" w16du:dateUtc="2026-09-26T00:10:00Z">
              <w:r>
                <w:rPr>
                  <w:rFonts w:asciiTheme="minorHAnsi" w:hAnsiTheme="minorHAnsi"/>
                  <w:color w:val="000000"/>
                </w:rPr>
                <w:delText xml:space="preserve">Language for the numerator that appears on the screen in DATIM will be changed to </w:delText>
              </w:r>
              <w:r w:rsidR="00485732" w:rsidRPr="00485732">
                <w:rPr>
                  <w:rFonts w:asciiTheme="minorHAnsi" w:hAnsiTheme="minorHAnsi"/>
                </w:rPr>
                <w:delText>“Number of adult and pediatric patients on ART with suppressed viral load results (&lt;1,000 copies/ml) documented in the medical records and/or supporting laboratory results within the past 12 months”.</w:delText>
              </w:r>
              <w:r w:rsidR="007170BB">
                <w:rPr>
                  <w:rFonts w:asciiTheme="minorHAnsi" w:hAnsiTheme="minorHAnsi"/>
                </w:rPr>
                <w:delText xml:space="preserve">  </w:delText>
              </w:r>
              <w:r w:rsidR="007170BB" w:rsidRPr="00F44127">
                <w:rPr>
                  <w:rFonts w:asciiTheme="minorHAnsi" w:hAnsiTheme="minorHAnsi"/>
                  <w:b/>
                </w:rPr>
                <w:delText>Please go ahead and enter targets for TX_PVLS.</w:delText>
              </w:r>
            </w:del>
          </w:p>
        </w:tc>
      </w:tr>
      <w:tr w:rsidR="00485732" w:rsidRPr="00485732" w14:paraId="5B404354" w14:textId="77777777" w:rsidTr="00485732">
        <w:trPr>
          <w:trHeight w:val="472"/>
          <w:del w:id="315" w:author="Olivia Labbate" w:date="2026-09-25T20:10:00Z" w16du:dateUtc="2026-09-26T00:10:00Z"/>
        </w:trPr>
        <w:tc>
          <w:tcPr>
            <w:tcW w:w="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3454B1" w14:textId="77777777" w:rsidR="00485732" w:rsidRPr="00485732" w:rsidRDefault="000D7198">
            <w:pPr>
              <w:spacing w:line="276" w:lineRule="auto"/>
              <w:jc w:val="center"/>
              <w:textAlignment w:val="center"/>
              <w:rPr>
                <w:del w:id="316" w:author="Olivia Labbate" w:date="2026-09-25T20:10:00Z" w16du:dateUtc="2026-09-26T00:10:00Z"/>
                <w:rFonts w:asciiTheme="minorHAnsi" w:hAnsiTheme="minorHAnsi"/>
              </w:rPr>
            </w:pPr>
            <w:del w:id="317" w:author="Olivia Labbate" w:date="2026-09-25T20:10:00Z" w16du:dateUtc="2026-09-26T00:10:00Z">
              <w:r w:rsidRPr="00C829BC">
                <w:rPr>
                  <w:rFonts w:asciiTheme="minorHAnsi" w:hAnsiTheme="minorHAnsi"/>
                </w:rPr>
                <w:delText>8</w:delText>
              </w:r>
            </w:del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A1B8D6" w14:textId="77777777" w:rsidR="00485732" w:rsidRPr="00485732" w:rsidRDefault="00485732">
            <w:pPr>
              <w:spacing w:line="276" w:lineRule="auto"/>
              <w:jc w:val="center"/>
              <w:textAlignment w:val="center"/>
              <w:rPr>
                <w:del w:id="318" w:author="Olivia Labbate" w:date="2026-09-25T20:10:00Z" w16du:dateUtc="2026-09-26T00:10:00Z"/>
                <w:rFonts w:asciiTheme="minorHAnsi" w:hAnsiTheme="minorHAnsi"/>
                <w:color w:val="000000"/>
              </w:rPr>
            </w:pPr>
            <w:del w:id="319" w:author="Olivia Labbate" w:date="2026-09-25T20:10:00Z" w16du:dateUtc="2026-09-26T00:10:00Z">
              <w:r w:rsidRPr="00485732">
                <w:rPr>
                  <w:rFonts w:asciiTheme="minorHAnsi" w:hAnsiTheme="minorHAnsi"/>
                  <w:color w:val="000000"/>
                </w:rPr>
                <w:delText>TB_STAT, TB_ART, and PP_PREV</w:delText>
              </w:r>
            </w:del>
          </w:p>
        </w:tc>
        <w:tc>
          <w:tcPr>
            <w:tcW w:w="6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C9581" w14:textId="77777777" w:rsidR="00485732" w:rsidRPr="00485732" w:rsidRDefault="00670682" w:rsidP="007170BB">
            <w:pPr>
              <w:spacing w:line="276" w:lineRule="auto"/>
              <w:textAlignment w:val="center"/>
              <w:rPr>
                <w:del w:id="320" w:author="Olivia Labbate" w:date="2026-09-25T20:10:00Z" w16du:dateUtc="2026-09-26T00:10:00Z"/>
                <w:rFonts w:asciiTheme="minorHAnsi" w:hAnsiTheme="minorHAnsi"/>
              </w:rPr>
            </w:pPr>
            <w:del w:id="321" w:author="Olivia Labbate" w:date="2026-09-25T20:10:00Z" w16du:dateUtc="2026-09-26T00:10:00Z">
              <w:r>
                <w:rPr>
                  <w:rFonts w:asciiTheme="minorHAnsi" w:hAnsiTheme="minorHAnsi"/>
                </w:rPr>
                <w:delText xml:space="preserve">The word “numerator” will be added to Age/Sex disaggregates to clearly indicate that these disaggregations should be for the numerator – eg. </w:delText>
              </w:r>
              <w:r w:rsidR="00485732" w:rsidRPr="00485732">
                <w:rPr>
                  <w:rFonts w:asciiTheme="minorHAnsi" w:hAnsiTheme="minorHAnsi"/>
                  <w:color w:val="000000"/>
                </w:rPr>
                <w:delText>“Numerator: Disaggregated by Age and Sex (Coarse Disaggregates)”.</w:delText>
              </w:r>
              <w:r w:rsidR="007170BB">
                <w:rPr>
                  <w:rFonts w:asciiTheme="minorHAnsi" w:hAnsiTheme="minorHAnsi"/>
                  <w:color w:val="000000"/>
                </w:rPr>
                <w:delText xml:space="preserve">  </w:delText>
              </w:r>
              <w:r w:rsidR="007170BB" w:rsidRPr="00F44127">
                <w:rPr>
                  <w:rFonts w:asciiTheme="minorHAnsi" w:hAnsiTheme="minorHAnsi"/>
                  <w:b/>
                  <w:color w:val="000000"/>
                </w:rPr>
                <w:delText>Please go ahead and enter targets for these indicators.</w:delText>
              </w:r>
            </w:del>
          </w:p>
        </w:tc>
      </w:tr>
      <w:tr w:rsidR="00485732" w:rsidRPr="00485732" w14:paraId="1174A0D2" w14:textId="77777777" w:rsidTr="00485732">
        <w:trPr>
          <w:trHeight w:val="472"/>
          <w:del w:id="322" w:author="Olivia Labbate" w:date="2026-09-25T20:10:00Z" w16du:dateUtc="2026-09-26T00:10:00Z"/>
        </w:trPr>
        <w:tc>
          <w:tcPr>
            <w:tcW w:w="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63D76D" w14:textId="77777777" w:rsidR="00485732" w:rsidRPr="00485732" w:rsidRDefault="0054228F">
            <w:pPr>
              <w:spacing w:line="276" w:lineRule="auto"/>
              <w:jc w:val="center"/>
              <w:textAlignment w:val="center"/>
              <w:rPr>
                <w:del w:id="323" w:author="Olivia Labbate" w:date="2026-09-25T20:10:00Z" w16du:dateUtc="2026-09-26T00:10:00Z"/>
                <w:rFonts w:asciiTheme="minorHAnsi" w:hAnsiTheme="minorHAnsi"/>
              </w:rPr>
            </w:pPr>
            <w:del w:id="324" w:author="Olivia Labbate" w:date="2026-09-25T20:10:00Z" w16du:dateUtc="2026-09-26T00:10:00Z">
              <w:r>
                <w:rPr>
                  <w:rFonts w:asciiTheme="minorHAnsi" w:hAnsiTheme="minorHAnsi"/>
                </w:rPr>
                <w:delText>9</w:delText>
              </w:r>
            </w:del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4C5407" w14:textId="77777777" w:rsidR="00485732" w:rsidRPr="00485732" w:rsidRDefault="00485732">
            <w:pPr>
              <w:spacing w:line="276" w:lineRule="auto"/>
              <w:jc w:val="center"/>
              <w:textAlignment w:val="center"/>
              <w:rPr>
                <w:del w:id="325" w:author="Olivia Labbate" w:date="2026-09-25T20:10:00Z" w16du:dateUtc="2026-09-26T00:10:00Z"/>
                <w:rFonts w:asciiTheme="minorHAnsi" w:hAnsiTheme="minorHAnsi" w:cs="Arial"/>
                <w:sz w:val="36"/>
                <w:szCs w:val="36"/>
              </w:rPr>
            </w:pPr>
            <w:del w:id="326" w:author="Olivia Labbate" w:date="2026-09-25T20:10:00Z" w16du:dateUtc="2026-09-26T00:10:00Z">
              <w:r w:rsidRPr="00485732">
                <w:rPr>
                  <w:rFonts w:asciiTheme="minorHAnsi" w:hAnsiTheme="minorHAnsi"/>
                  <w:color w:val="000000"/>
                </w:rPr>
                <w:delText>GEND_GBV</w:delText>
              </w:r>
            </w:del>
          </w:p>
        </w:tc>
        <w:tc>
          <w:tcPr>
            <w:tcW w:w="6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406BCF" w14:textId="77777777" w:rsidR="00485732" w:rsidRPr="00BE2F9B" w:rsidRDefault="00485732">
            <w:pPr>
              <w:spacing w:line="276" w:lineRule="auto"/>
              <w:textAlignment w:val="center"/>
              <w:rPr>
                <w:del w:id="327" w:author="Olivia Labbate" w:date="2026-09-25T20:10:00Z" w16du:dateUtc="2026-09-26T00:10:00Z"/>
                <w:rFonts w:asciiTheme="minorHAnsi" w:hAnsiTheme="minorHAnsi" w:cs="Arial"/>
                <w:b/>
                <w:sz w:val="36"/>
                <w:szCs w:val="36"/>
              </w:rPr>
            </w:pPr>
            <w:del w:id="328" w:author="Olivia Labbate" w:date="2026-09-25T20:10:00Z" w16du:dateUtc="2026-09-26T00:10:00Z">
              <w:r w:rsidRPr="00485732">
                <w:rPr>
                  <w:rFonts w:asciiTheme="minorHAnsi" w:hAnsiTheme="minorHAnsi"/>
                  <w:color w:val="000000"/>
                </w:rPr>
                <w:delText>Will be moved from System tab to Prevention tab.</w:delText>
              </w:r>
              <w:r w:rsidR="00BE2F9B">
                <w:rPr>
                  <w:rFonts w:asciiTheme="minorHAnsi" w:hAnsiTheme="minorHAnsi"/>
                  <w:color w:val="000000"/>
                </w:rPr>
                <w:delText xml:space="preserve">  </w:delText>
              </w:r>
              <w:r w:rsidR="00BE2F9B">
                <w:rPr>
                  <w:rFonts w:asciiTheme="minorHAnsi" w:hAnsiTheme="minorHAnsi"/>
                  <w:b/>
                  <w:color w:val="000000"/>
                </w:rPr>
                <w:delText>Please do not enter targets for GEND_GBV.</w:delText>
              </w:r>
            </w:del>
          </w:p>
        </w:tc>
      </w:tr>
      <w:tr w:rsidR="00485732" w:rsidRPr="00485732" w14:paraId="2B014ED4" w14:textId="77777777" w:rsidTr="00485732">
        <w:trPr>
          <w:trHeight w:val="472"/>
          <w:del w:id="329" w:author="Olivia Labbate" w:date="2026-09-25T20:10:00Z" w16du:dateUtc="2026-09-26T00:10:00Z"/>
        </w:trPr>
        <w:tc>
          <w:tcPr>
            <w:tcW w:w="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4A49BE" w14:textId="77777777" w:rsidR="00485732" w:rsidRPr="00485732" w:rsidRDefault="0054228F">
            <w:pPr>
              <w:spacing w:line="276" w:lineRule="auto"/>
              <w:jc w:val="center"/>
              <w:textAlignment w:val="center"/>
              <w:rPr>
                <w:del w:id="330" w:author="Olivia Labbate" w:date="2026-09-25T20:10:00Z" w16du:dateUtc="2026-09-26T00:10:00Z"/>
                <w:rFonts w:asciiTheme="minorHAnsi" w:hAnsiTheme="minorHAnsi"/>
              </w:rPr>
            </w:pPr>
            <w:del w:id="331" w:author="Olivia Labbate" w:date="2026-09-25T20:10:00Z" w16du:dateUtc="2026-09-26T00:10:00Z">
              <w:r>
                <w:rPr>
                  <w:rFonts w:asciiTheme="minorHAnsi" w:hAnsiTheme="minorHAnsi"/>
                </w:rPr>
                <w:delText>10</w:delText>
              </w:r>
            </w:del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FBD35E" w14:textId="77777777" w:rsidR="00485732" w:rsidRPr="00485732" w:rsidRDefault="00485732">
            <w:pPr>
              <w:spacing w:line="276" w:lineRule="auto"/>
              <w:jc w:val="center"/>
              <w:textAlignment w:val="center"/>
              <w:rPr>
                <w:del w:id="332" w:author="Olivia Labbate" w:date="2026-09-25T20:10:00Z" w16du:dateUtc="2026-09-26T00:10:00Z"/>
                <w:rFonts w:asciiTheme="minorHAnsi" w:hAnsiTheme="minorHAnsi" w:cs="Arial"/>
                <w:sz w:val="36"/>
                <w:szCs w:val="36"/>
              </w:rPr>
            </w:pPr>
            <w:del w:id="333" w:author="Olivia Labbate" w:date="2026-09-25T20:10:00Z" w16du:dateUtc="2026-09-26T00:10:00Z">
              <w:r w:rsidRPr="00485732">
                <w:rPr>
                  <w:rFonts w:asciiTheme="minorHAnsi" w:hAnsiTheme="minorHAnsi"/>
                  <w:color w:val="000000"/>
                </w:rPr>
                <w:delText>HRH_PRE</w:delText>
              </w:r>
            </w:del>
          </w:p>
        </w:tc>
        <w:tc>
          <w:tcPr>
            <w:tcW w:w="6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892B7" w14:textId="77777777" w:rsidR="00670682" w:rsidRPr="00E00C48" w:rsidRDefault="00670682">
            <w:pPr>
              <w:spacing w:line="276" w:lineRule="auto"/>
              <w:textAlignment w:val="center"/>
              <w:rPr>
                <w:del w:id="334" w:author="Olivia Labbate" w:date="2026-09-25T20:10:00Z" w16du:dateUtc="2026-09-26T00:10:00Z"/>
                <w:rFonts w:asciiTheme="minorHAnsi" w:hAnsiTheme="minorHAnsi"/>
                <w:color w:val="000000"/>
              </w:rPr>
            </w:pPr>
            <w:del w:id="335" w:author="Olivia Labbate" w:date="2026-09-25T20:10:00Z" w16du:dateUtc="2026-09-26T00:10:00Z">
              <w:r>
                <w:rPr>
                  <w:rFonts w:asciiTheme="minorHAnsi" w:hAnsiTheme="minorHAnsi"/>
                  <w:color w:val="000000"/>
                </w:rPr>
                <w:delText>This indicator will be removed from the Community level in DATIM so that it only appears at the OU level.</w:delText>
              </w:r>
              <w:r w:rsidR="00E00C48">
                <w:rPr>
                  <w:rFonts w:asciiTheme="minorHAnsi" w:hAnsiTheme="minorHAnsi"/>
                  <w:color w:val="000000"/>
                </w:rPr>
                <w:delText xml:space="preserve">  </w:delText>
              </w:r>
              <w:r w:rsidR="00E00C48" w:rsidRPr="00F44127">
                <w:rPr>
                  <w:rFonts w:asciiTheme="minorHAnsi" w:hAnsiTheme="minorHAnsi"/>
                  <w:b/>
                  <w:color w:val="000000"/>
                </w:rPr>
                <w:delText>Please do not enter targets for HRH_PRE at the community level.</w:delText>
              </w:r>
            </w:del>
          </w:p>
          <w:p w14:paraId="765160F3" w14:textId="77777777" w:rsidR="00485732" w:rsidRPr="00485732" w:rsidRDefault="00485732">
            <w:pPr>
              <w:spacing w:line="276" w:lineRule="auto"/>
              <w:textAlignment w:val="center"/>
              <w:rPr>
                <w:del w:id="336" w:author="Olivia Labbate" w:date="2026-09-25T20:10:00Z" w16du:dateUtc="2026-09-26T00:10:00Z"/>
                <w:rFonts w:asciiTheme="minorHAnsi" w:hAnsiTheme="minorHAnsi" w:cs="Arial"/>
                <w:sz w:val="36"/>
                <w:szCs w:val="36"/>
              </w:rPr>
            </w:pPr>
          </w:p>
        </w:tc>
      </w:tr>
      <w:tr w:rsidR="00485732" w:rsidRPr="00485732" w14:paraId="59F6B5B9" w14:textId="77777777" w:rsidTr="00485732">
        <w:trPr>
          <w:trHeight w:val="472"/>
          <w:del w:id="337" w:author="Olivia Labbate" w:date="2026-09-25T20:10:00Z" w16du:dateUtc="2026-09-26T00:10:00Z"/>
        </w:trPr>
        <w:tc>
          <w:tcPr>
            <w:tcW w:w="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39DAED" w14:textId="77777777" w:rsidR="00485732" w:rsidRPr="00485732" w:rsidRDefault="002A5AFF">
            <w:pPr>
              <w:spacing w:line="276" w:lineRule="auto"/>
              <w:jc w:val="center"/>
              <w:textAlignment w:val="center"/>
              <w:rPr>
                <w:del w:id="338" w:author="Olivia Labbate" w:date="2026-09-25T20:10:00Z" w16du:dateUtc="2026-09-26T00:10:00Z"/>
                <w:rFonts w:asciiTheme="minorHAnsi" w:hAnsiTheme="minorHAnsi"/>
              </w:rPr>
            </w:pPr>
            <w:del w:id="339" w:author="Olivia Labbate" w:date="2026-09-25T20:10:00Z" w16du:dateUtc="2026-09-26T00:10:00Z">
              <w:r>
                <w:rPr>
                  <w:rFonts w:asciiTheme="minorHAnsi" w:hAnsiTheme="minorHAnsi"/>
                </w:rPr>
                <w:delText>11</w:delText>
              </w:r>
            </w:del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0B3FB" w14:textId="77777777" w:rsidR="00485732" w:rsidRPr="00485732" w:rsidRDefault="00485732">
            <w:pPr>
              <w:spacing w:line="276" w:lineRule="auto"/>
              <w:jc w:val="center"/>
              <w:textAlignment w:val="center"/>
              <w:rPr>
                <w:del w:id="340" w:author="Olivia Labbate" w:date="2026-09-25T20:10:00Z" w16du:dateUtc="2026-09-26T00:10:00Z"/>
                <w:rFonts w:asciiTheme="minorHAnsi" w:hAnsiTheme="minorHAnsi"/>
              </w:rPr>
            </w:pPr>
            <w:del w:id="341" w:author="Olivia Labbate" w:date="2026-09-25T20:10:00Z" w16du:dateUtc="2026-09-26T00:10:00Z">
              <w:r w:rsidRPr="00485732">
                <w:rPr>
                  <w:rFonts w:asciiTheme="minorHAnsi" w:hAnsiTheme="minorHAnsi"/>
                  <w:color w:val="000000"/>
                </w:rPr>
                <w:delText>TB_STAT</w:delText>
              </w:r>
            </w:del>
          </w:p>
        </w:tc>
        <w:tc>
          <w:tcPr>
            <w:tcW w:w="6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55DA8" w14:textId="77777777" w:rsidR="00485732" w:rsidRPr="00485732" w:rsidRDefault="00E00C48" w:rsidP="00E00C48">
            <w:pPr>
              <w:spacing w:line="276" w:lineRule="auto"/>
              <w:textAlignment w:val="center"/>
              <w:rPr>
                <w:del w:id="342" w:author="Olivia Labbate" w:date="2026-09-25T20:10:00Z" w16du:dateUtc="2026-09-26T00:10:00Z"/>
                <w:rFonts w:asciiTheme="minorHAnsi" w:hAnsiTheme="minorHAnsi"/>
              </w:rPr>
            </w:pPr>
            <w:del w:id="343" w:author="Olivia Labbate" w:date="2026-09-25T20:10:00Z" w16du:dateUtc="2026-09-26T00:10:00Z">
              <w:r>
                <w:rPr>
                  <w:rFonts w:asciiTheme="minorHAnsi" w:hAnsiTheme="minorHAnsi"/>
                  <w:color w:val="000000"/>
                </w:rPr>
                <w:delText xml:space="preserve">The coloring of the indicator will be updated </w:delText>
              </w:r>
              <w:r w:rsidR="00485732" w:rsidRPr="00485732">
                <w:rPr>
                  <w:rFonts w:asciiTheme="minorHAnsi" w:hAnsiTheme="minorHAnsi"/>
                  <w:color w:val="000000"/>
                </w:rPr>
                <w:delText xml:space="preserve">to </w:delText>
              </w:r>
              <w:r>
                <w:rPr>
                  <w:rFonts w:asciiTheme="minorHAnsi" w:hAnsiTheme="minorHAnsi"/>
                  <w:color w:val="000000"/>
                </w:rPr>
                <w:delText xml:space="preserve">orange to </w:delText>
              </w:r>
              <w:r w:rsidR="00485732" w:rsidRPr="00485732">
                <w:rPr>
                  <w:rFonts w:asciiTheme="minorHAnsi" w:hAnsiTheme="minorHAnsi"/>
                  <w:color w:val="000000"/>
                </w:rPr>
                <w:delText>indicate semi-annual reporting frequency.</w:delText>
              </w:r>
              <w:r>
                <w:rPr>
                  <w:rFonts w:asciiTheme="minorHAnsi" w:hAnsiTheme="minorHAnsi"/>
                  <w:color w:val="000000"/>
                </w:rPr>
                <w:delText xml:space="preserve">  </w:delText>
              </w:r>
              <w:r w:rsidRPr="0094100B">
                <w:rPr>
                  <w:rFonts w:asciiTheme="minorHAnsi" w:hAnsiTheme="minorHAnsi"/>
                  <w:b/>
                  <w:color w:val="000000"/>
                </w:rPr>
                <w:delText>Please go ahead and enter targets for TB_STAT.</w:delText>
              </w:r>
            </w:del>
          </w:p>
        </w:tc>
      </w:tr>
      <w:tr w:rsidR="00485732" w:rsidRPr="00485732" w14:paraId="2233565C" w14:textId="77777777" w:rsidTr="00485732">
        <w:trPr>
          <w:trHeight w:val="526"/>
          <w:del w:id="344" w:author="Olivia Labbate" w:date="2026-09-25T20:10:00Z" w16du:dateUtc="2026-09-26T00:10:00Z"/>
        </w:trPr>
        <w:tc>
          <w:tcPr>
            <w:tcW w:w="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A653D0" w14:textId="77777777" w:rsidR="00485732" w:rsidRPr="00485732" w:rsidRDefault="002A5AFF">
            <w:pPr>
              <w:spacing w:line="276" w:lineRule="auto"/>
              <w:jc w:val="center"/>
              <w:textAlignment w:val="center"/>
              <w:rPr>
                <w:del w:id="345" w:author="Olivia Labbate" w:date="2026-09-25T20:10:00Z" w16du:dateUtc="2026-09-26T00:10:00Z"/>
                <w:rFonts w:asciiTheme="minorHAnsi" w:hAnsiTheme="minorHAnsi"/>
              </w:rPr>
            </w:pPr>
            <w:del w:id="346" w:author="Olivia Labbate" w:date="2026-09-25T20:10:00Z" w16du:dateUtc="2026-09-26T00:10:00Z">
              <w:r>
                <w:rPr>
                  <w:rFonts w:asciiTheme="minorHAnsi" w:hAnsiTheme="minorHAnsi"/>
                </w:rPr>
                <w:delText>12</w:delText>
              </w:r>
            </w:del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EA546A" w14:textId="77777777" w:rsidR="00485732" w:rsidRPr="00485732" w:rsidRDefault="00485732">
            <w:pPr>
              <w:spacing w:line="276" w:lineRule="auto"/>
              <w:jc w:val="center"/>
              <w:textAlignment w:val="center"/>
              <w:rPr>
                <w:del w:id="347" w:author="Olivia Labbate" w:date="2026-09-25T20:10:00Z" w16du:dateUtc="2026-09-26T00:10:00Z"/>
                <w:rFonts w:asciiTheme="minorHAnsi" w:hAnsiTheme="minorHAnsi"/>
              </w:rPr>
            </w:pPr>
            <w:del w:id="348" w:author="Olivia Labbate" w:date="2026-09-25T20:10:00Z" w16du:dateUtc="2026-09-26T00:10:00Z">
              <w:r w:rsidRPr="00485732">
                <w:rPr>
                  <w:rFonts w:asciiTheme="minorHAnsi" w:hAnsiTheme="minorHAnsi"/>
                  <w:color w:val="000000"/>
                </w:rPr>
                <w:delText>TX_RET</w:delText>
              </w:r>
            </w:del>
          </w:p>
        </w:tc>
        <w:tc>
          <w:tcPr>
            <w:tcW w:w="6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53807" w14:textId="77777777" w:rsidR="00485732" w:rsidRPr="00485732" w:rsidRDefault="007170BB" w:rsidP="007170BB">
            <w:pPr>
              <w:spacing w:line="276" w:lineRule="auto"/>
              <w:textAlignment w:val="center"/>
              <w:rPr>
                <w:del w:id="349" w:author="Olivia Labbate" w:date="2026-09-25T20:10:00Z" w16du:dateUtc="2026-09-26T00:10:00Z"/>
                <w:rFonts w:asciiTheme="minorHAnsi" w:hAnsiTheme="minorHAnsi"/>
              </w:rPr>
            </w:pPr>
            <w:del w:id="350" w:author="Olivia Labbate" w:date="2026-09-25T20:10:00Z" w16du:dateUtc="2026-09-26T00:10:00Z">
              <w:r>
                <w:rPr>
                  <w:rFonts w:asciiTheme="minorHAnsi" w:hAnsiTheme="minorHAnsi"/>
                  <w:color w:val="000000"/>
                </w:rPr>
                <w:delText xml:space="preserve">Text that appears on the screen will be updated to read </w:delText>
              </w:r>
              <w:r w:rsidR="00485732" w:rsidRPr="00485732">
                <w:rPr>
                  <w:rFonts w:asciiTheme="minorHAnsi" w:hAnsiTheme="minorHAnsi"/>
                  <w:color w:val="000000"/>
                </w:rPr>
                <w:delText>“ART” instead of “lifelong ART”.</w:delText>
              </w:r>
              <w:r w:rsidR="00E00C48">
                <w:rPr>
                  <w:rFonts w:asciiTheme="minorHAnsi" w:hAnsiTheme="minorHAnsi"/>
                  <w:color w:val="000000"/>
                </w:rPr>
                <w:delText xml:space="preserve">  </w:delText>
              </w:r>
              <w:r w:rsidR="00E00C48" w:rsidRPr="0094100B">
                <w:rPr>
                  <w:rFonts w:asciiTheme="minorHAnsi" w:hAnsiTheme="minorHAnsi"/>
                  <w:b/>
                  <w:color w:val="000000"/>
                </w:rPr>
                <w:delText>Please go ahead and enter targets for TX_RET.</w:delText>
              </w:r>
              <w:r w:rsidR="00E00C48">
                <w:rPr>
                  <w:rFonts w:asciiTheme="minorHAnsi" w:hAnsiTheme="minorHAnsi"/>
                  <w:color w:val="000000"/>
                </w:rPr>
                <w:delText xml:space="preserve">  </w:delText>
              </w:r>
            </w:del>
          </w:p>
        </w:tc>
      </w:tr>
    </w:tbl>
    <w:p w14:paraId="2684DDF7" w14:textId="77777777" w:rsidR="005838F7" w:rsidRPr="002C5EA4" w:rsidRDefault="005838F7" w:rsidP="00B8786A">
      <w:pPr>
        <w:pStyle w:val="BodyText"/>
        <w:rPr>
          <w:rFonts w:ascii="Myriad Pro Light" w:hAnsi="Myriad Pro Light"/>
          <w:color w:val="000000"/>
          <w:sz w:val="22"/>
          <w:rPrChange w:id="351" w:author="Olivia Labbate" w:date="2026-09-25T20:10:00Z" w16du:dateUtc="2026-09-26T00:10:00Z">
            <w:rPr>
              <w:rFonts w:asciiTheme="minorHAnsi" w:hAnsiTheme="minorHAnsi"/>
            </w:rPr>
          </w:rPrChange>
        </w:rPr>
        <w:pPrChange w:id="352" w:author="Olivia Labbate" w:date="2026-09-25T20:10:00Z" w16du:dateUtc="2026-09-26T00:10:00Z">
          <w:pPr/>
        </w:pPrChange>
      </w:pPr>
    </w:p>
    <w:sectPr w:rsidR="005838F7" w:rsidRPr="002C5EA4" w:rsidSect="00C56A0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872" w:right="979" w:bottom="1440" w:left="979" w:header="0" w:footer="1051" w:gutter="0"/>
      <w:cols w:space="720"/>
      <w:docGrid w:linePitch="0"/>
      <w:sectPrChange w:id="384" w:author="Olivia Labbate" w:date="2026-09-25T20:10:00Z" w16du:dateUtc="2026-09-26T00:10:00Z">
        <w:sectPr w:rsidR="005838F7" w:rsidRPr="002C5EA4" w:rsidSect="00C56A0E">
          <w:pgMar w:top="1440" w:right="1440" w:bottom="1440" w:left="1440" w:header="720" w:footer="720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00494B" w14:textId="77777777" w:rsidR="009B56ED" w:rsidRDefault="009B56ED" w:rsidP="00CB7FA7">
      <w:r>
        <w:separator/>
      </w:r>
    </w:p>
  </w:endnote>
  <w:endnote w:type="continuationSeparator" w:id="0">
    <w:p w14:paraId="3EC63043" w14:textId="77777777" w:rsidR="009B56ED" w:rsidRDefault="009B56ED" w:rsidP="00CB7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yriadPro-Light">
    <w:altName w:val="Calibr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MyriadPro-Semibold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Sabot lt pro">
    <w:altName w:val="Cambria"/>
    <w:panose1 w:val="020B0604020202020204"/>
    <w:charset w:val="00"/>
    <w:family w:val="roman"/>
    <w:notTrueType/>
    <w:pitch w:val="default"/>
  </w:font>
  <w:font w:name="Myriad Pro Light">
    <w:altName w:val="Segoe UI Light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48EEAC" w14:textId="77777777" w:rsidR="00CB7FA7" w:rsidRDefault="00CB7F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9468AA" w14:textId="77777777" w:rsidR="00CB7FA7" w:rsidRDefault="00A42138">
    <w:pPr>
      <w:pStyle w:val="BodyText"/>
      <w:spacing w:line="14" w:lineRule="auto"/>
      <w:pPrChange w:id="362" w:author="Olivia Labbate" w:date="2026-09-25T20:10:00Z" w16du:dateUtc="2026-09-26T00:10:00Z">
        <w:pPr>
          <w:pStyle w:val="Footer"/>
        </w:pPr>
      </w:pPrChange>
    </w:pPr>
    <w:ins w:id="363" w:author="Olivia Labbate" w:date="2026-09-25T20:10:00Z" w16du:dateUtc="2026-09-26T00:10:00Z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574F32C" wp14:editId="42A1989B">
                <wp:simplePos x="0" y="0"/>
                <wp:positionH relativeFrom="page">
                  <wp:posOffset>4368800</wp:posOffset>
                </wp:positionH>
                <wp:positionV relativeFrom="page">
                  <wp:posOffset>9345295</wp:posOffset>
                </wp:positionV>
                <wp:extent cx="2785563" cy="502920"/>
                <wp:effectExtent l="0" t="0" r="0" b="5080"/>
                <wp:wrapNone/>
                <wp:docPr id="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85563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A635B2" w14:textId="77777777" w:rsidR="002C056E" w:rsidRPr="00A42138" w:rsidRDefault="00947B63" w:rsidP="008C0015">
                            <w:pPr>
                              <w:spacing w:before="17" w:line="208" w:lineRule="exact"/>
                              <w:ind w:left="801"/>
                              <w:jc w:val="right"/>
                              <w:rPr>
                                <w:ins w:id="364" w:author="Olivia Labbate" w:date="2026-09-25T20:10:00Z" w16du:dateUtc="2026-09-26T00:10:00Z"/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ins w:id="365" w:author="Olivia Labbate" w:date="2026-09-25T20:10:00Z" w16du:dateUtc="2026-09-26T00:10:00Z">
                              <w:r w:rsidRPr="00A42138">
                                <w:rPr>
                                  <w:rFonts w:ascii="Arial" w:hAnsi="Arial" w:cs="Arial"/>
                                  <w:color w:val="231F20"/>
                                  <w:sz w:val="16"/>
                                  <w:szCs w:val="16"/>
                                </w:rPr>
                                <w:t>Questions? Connect with a CS</w:t>
                              </w:r>
                              <w:r w:rsidRPr="00A42138">
                                <w:rPr>
                                  <w:rFonts w:ascii="Arial" w:hAnsi="Arial" w:cs="Arial"/>
                                  <w:color w:val="231F20"/>
                                  <w:spacing w:val="-7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A42138">
                                <w:rPr>
                                  <w:rFonts w:ascii="Arial" w:hAnsi="Arial" w:cs="Arial"/>
                                  <w:color w:val="231F20"/>
                                  <w:sz w:val="16"/>
                                  <w:szCs w:val="16"/>
                                </w:rPr>
                                <w:t>Representative.</w:t>
                              </w:r>
                            </w:ins>
                          </w:p>
                          <w:p w14:paraId="3166AF3A" w14:textId="77777777" w:rsidR="00AC32EC" w:rsidRPr="00A42138" w:rsidRDefault="00947B63" w:rsidP="008C0015">
                            <w:pPr>
                              <w:spacing w:line="208" w:lineRule="exact"/>
                              <w:ind w:left="1230"/>
                              <w:jc w:val="right"/>
                              <w:rPr>
                                <w:ins w:id="366" w:author="Olivia Labbate" w:date="2026-09-25T20:10:00Z" w16du:dateUtc="2026-09-26T00:10:00Z"/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ins w:id="367" w:author="Olivia Labbate" w:date="2026-09-25T20:10:00Z" w16du:dateUtc="2026-09-26T00:10:00Z">
                              <w:r w:rsidRPr="00A42138">
                                <w:rPr>
                                  <w:rFonts w:ascii="Arial" w:hAnsi="Arial" w:cs="Arial"/>
                                  <w:b/>
                                  <w:color w:val="231F20"/>
                                  <w:sz w:val="16"/>
                                  <w:szCs w:val="16"/>
                                </w:rPr>
                                <w:t>c-sgroup.com/representative-locator</w:t>
                              </w:r>
                            </w:ins>
                          </w:p>
                          <w:p w14:paraId="4B5D1B70" w14:textId="356C4C7C" w:rsidR="002C056E" w:rsidRPr="00A42138" w:rsidRDefault="00947B63" w:rsidP="008C0015">
                            <w:pPr>
                              <w:spacing w:line="208" w:lineRule="exact"/>
                              <w:jc w:val="right"/>
                              <w:rPr>
                                <w:ins w:id="368" w:author="Olivia Labbate" w:date="2026-09-25T20:10:00Z" w16du:dateUtc="2026-09-26T00:10:00Z"/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ins w:id="369" w:author="Olivia Labbate" w:date="2026-09-25T20:10:00Z" w16du:dateUtc="2026-09-26T00:10:00Z">
                              <w:r w:rsidRPr="00A42138">
                                <w:rPr>
                                  <w:rFonts w:ascii="Arial" w:hAnsi="Arial" w:cs="Arial"/>
                                  <w:color w:val="231F20"/>
                                  <w:sz w:val="14"/>
                                  <w:szCs w:val="14"/>
                                </w:rPr>
                                <w:t xml:space="preserve">© Copyright </w:t>
                              </w:r>
                              <w:r w:rsidR="00044E78" w:rsidRPr="00A42138">
                                <w:rPr>
                                  <w:rFonts w:ascii="Arial" w:hAnsi="Arial" w:cs="Arial"/>
                                  <w:color w:val="231F20"/>
                                  <w:sz w:val="14"/>
                                  <w:szCs w:val="14"/>
                                </w:rPr>
                                <w:t>2020</w:t>
                              </w:r>
                              <w:r w:rsidRPr="00A42138">
                                <w:rPr>
                                  <w:rFonts w:ascii="Arial" w:hAnsi="Arial" w:cs="Arial"/>
                                  <w:color w:val="231F20"/>
                                  <w:sz w:val="14"/>
                                  <w:szCs w:val="14"/>
                                </w:rPr>
                                <w:t xml:space="preserve"> Construction Specialties, Inc.  </w:t>
                              </w:r>
                            </w:ins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74F32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344pt;margin-top:735.85pt;width:219.35pt;height:39.6pt;z-index:-25165209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" filled="f" stroked="f">
                <v:path arrowok="t"/>
                <v:textbox inset="0,0,0,0">
                  <w:txbxContent>
                    <w:p w14:paraId="06A635B2" w14:textId="77777777" w:rsidR="002C056E" w:rsidRPr="00A42138" w:rsidRDefault="00947B63" w:rsidP="008C0015">
                      <w:pPr>
                        <w:spacing w:before="17" w:line="208" w:lineRule="exact"/>
                        <w:ind w:left="801"/>
                        <w:jc w:val="right"/>
                        <w:rPr>
                          <w:ins w:id="370" w:author="Olivia Labbate" w:date="2026-09-25T20:10:00Z" w16du:dateUtc="2026-09-26T00:10:00Z"/>
                          <w:rFonts w:ascii="Arial" w:hAnsi="Arial" w:cs="Arial"/>
                          <w:sz w:val="16"/>
                          <w:szCs w:val="16"/>
                        </w:rPr>
                      </w:pPr>
                      <w:ins w:id="371" w:author="Olivia Labbate" w:date="2026-09-25T20:10:00Z" w16du:dateUtc="2026-09-26T00:10:00Z">
                        <w:r w:rsidRPr="00A42138">
                          <w:rPr>
                            <w:rFonts w:ascii="Arial" w:hAnsi="Arial" w:cs="Arial"/>
                            <w:color w:val="231F20"/>
                            <w:sz w:val="16"/>
                            <w:szCs w:val="16"/>
                          </w:rPr>
                          <w:t>Questions? Connect with a CS</w:t>
                        </w:r>
                        <w:r w:rsidRPr="00A42138">
                          <w:rPr>
                            <w:rFonts w:ascii="Arial" w:hAnsi="Arial" w:cs="Arial"/>
                            <w:color w:val="231F20"/>
                            <w:spacing w:val="-7"/>
                            <w:sz w:val="16"/>
                            <w:szCs w:val="16"/>
                          </w:rPr>
                          <w:t xml:space="preserve"> </w:t>
                        </w:r>
                        <w:r w:rsidRPr="00A42138">
                          <w:rPr>
                            <w:rFonts w:ascii="Arial" w:hAnsi="Arial" w:cs="Arial"/>
                            <w:color w:val="231F20"/>
                            <w:sz w:val="16"/>
                            <w:szCs w:val="16"/>
                          </w:rPr>
                          <w:t>Representative.</w:t>
                        </w:r>
                      </w:ins>
                    </w:p>
                    <w:p w14:paraId="3166AF3A" w14:textId="77777777" w:rsidR="00AC32EC" w:rsidRPr="00A42138" w:rsidRDefault="00947B63" w:rsidP="008C0015">
                      <w:pPr>
                        <w:spacing w:line="208" w:lineRule="exact"/>
                        <w:ind w:left="1230"/>
                        <w:jc w:val="right"/>
                        <w:rPr>
                          <w:ins w:id="372" w:author="Olivia Labbate" w:date="2026-09-25T20:10:00Z" w16du:dateUtc="2026-09-26T00:10:00Z"/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ins w:id="373" w:author="Olivia Labbate" w:date="2026-09-25T20:10:00Z" w16du:dateUtc="2026-09-26T00:10:00Z">
                        <w:r w:rsidRPr="00A42138">
                          <w:rPr>
                            <w:rFonts w:ascii="Arial" w:hAnsi="Arial" w:cs="Arial"/>
                            <w:b/>
                            <w:color w:val="231F20"/>
                            <w:sz w:val="16"/>
                            <w:szCs w:val="16"/>
                          </w:rPr>
                          <w:t>c-sgroup.com/representative-locator</w:t>
                        </w:r>
                      </w:ins>
                    </w:p>
                    <w:p w14:paraId="4B5D1B70" w14:textId="356C4C7C" w:rsidR="002C056E" w:rsidRPr="00A42138" w:rsidRDefault="00947B63" w:rsidP="008C0015">
                      <w:pPr>
                        <w:spacing w:line="208" w:lineRule="exact"/>
                        <w:jc w:val="right"/>
                        <w:rPr>
                          <w:ins w:id="374" w:author="Olivia Labbate" w:date="2026-09-25T20:10:00Z" w16du:dateUtc="2026-09-26T00:10:00Z"/>
                          <w:rFonts w:ascii="Arial" w:hAnsi="Arial" w:cs="Arial"/>
                          <w:sz w:val="14"/>
                          <w:szCs w:val="14"/>
                        </w:rPr>
                      </w:pPr>
                      <w:ins w:id="375" w:author="Olivia Labbate" w:date="2026-09-25T20:10:00Z" w16du:dateUtc="2026-09-26T00:10:00Z">
                        <w:r w:rsidRPr="00A42138">
                          <w:rPr>
                            <w:rFonts w:ascii="Arial" w:hAnsi="Arial" w:cs="Arial"/>
                            <w:color w:val="231F20"/>
                            <w:sz w:val="14"/>
                            <w:szCs w:val="14"/>
                          </w:rPr>
                          <w:t xml:space="preserve">© Copyright </w:t>
                        </w:r>
                        <w:r w:rsidR="00044E78" w:rsidRPr="00A42138">
                          <w:rPr>
                            <w:rFonts w:ascii="Arial" w:hAnsi="Arial" w:cs="Arial"/>
                            <w:color w:val="231F20"/>
                            <w:sz w:val="14"/>
                            <w:szCs w:val="14"/>
                          </w:rPr>
                          <w:t>2020</w:t>
                        </w:r>
                        <w:r w:rsidRPr="00A42138">
                          <w:rPr>
                            <w:rFonts w:ascii="Arial" w:hAnsi="Arial" w:cs="Arial"/>
                            <w:color w:val="231F20"/>
                            <w:sz w:val="14"/>
                            <w:szCs w:val="14"/>
                          </w:rPr>
                          <w:t xml:space="preserve"> Construction Specialties, Inc.  </w:t>
                        </w:r>
                      </w:ins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C683FEF" wp14:editId="5669948E">
                <wp:simplePos x="0" y="0"/>
                <wp:positionH relativeFrom="page">
                  <wp:posOffset>3241353</wp:posOffset>
                </wp:positionH>
                <wp:positionV relativeFrom="page">
                  <wp:posOffset>9339580</wp:posOffset>
                </wp:positionV>
                <wp:extent cx="725443" cy="288290"/>
                <wp:effectExtent l="0" t="0" r="11430" b="381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25443" cy="288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C9676C" w14:textId="77777777" w:rsidR="002C056E" w:rsidRPr="00A42138" w:rsidRDefault="00947B63">
                            <w:pPr>
                              <w:spacing w:line="208" w:lineRule="exact"/>
                              <w:ind w:left="20"/>
                              <w:rPr>
                                <w:ins w:id="376" w:author="Olivia Labbate" w:date="2026-09-25T20:10:00Z" w16du:dateUtc="2026-09-26T00:10:00Z"/>
                                <w:rFonts w:ascii="Arial" w:hAnsi="Arial" w:cs="Arial"/>
                                <w:color w:val="231F20"/>
                                <w:sz w:val="18"/>
                              </w:rPr>
                            </w:pPr>
                            <w:ins w:id="377" w:author="Olivia Labbate" w:date="2026-09-25T20:10:00Z" w16du:dateUtc="2026-09-26T00:10:00Z">
                              <w:r w:rsidRPr="00A42138">
                                <w:rPr>
                                  <w:rFonts w:ascii="Arial" w:hAnsi="Arial" w:cs="Arial"/>
                                  <w:color w:val="231F20"/>
                                  <w:sz w:val="18"/>
                                </w:rPr>
                                <w:t>c-sgroup.com</w:t>
                              </w:r>
                            </w:ins>
                          </w:p>
                          <w:p w14:paraId="34918276" w14:textId="77777777" w:rsidR="002736A6" w:rsidRPr="00A42138" w:rsidRDefault="002736A6" w:rsidP="002736A6">
                            <w:pPr>
                              <w:spacing w:before="17" w:line="208" w:lineRule="exact"/>
                              <w:ind w:left="44"/>
                              <w:rPr>
                                <w:ins w:id="378" w:author="Olivia Labbate" w:date="2026-09-25T20:10:00Z" w16du:dateUtc="2026-09-26T00:10:00Z"/>
                                <w:rFonts w:ascii="Arial" w:hAnsi="Arial" w:cs="Arial"/>
                                <w:sz w:val="18"/>
                              </w:rPr>
                            </w:pPr>
                            <w:ins w:id="379" w:author="Olivia Labbate" w:date="2026-09-25T20:10:00Z" w16du:dateUtc="2026-09-26T00:10:00Z">
                              <w:r w:rsidRPr="00A42138">
                                <w:rPr>
                                  <w:rFonts w:ascii="Arial" w:hAnsi="Arial" w:cs="Arial"/>
                                  <w:color w:val="231F20"/>
                                  <w:sz w:val="18"/>
                                </w:rPr>
                                <w:t>800.233.8493</w:t>
                              </w:r>
                            </w:ins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683FEF" id="Text Box 2" o:spid="_x0000_s1028" type="#_x0000_t202" style="position:absolute;margin-left:255.2pt;margin-top:735.4pt;width:57.1pt;height:22.7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" filled="f" stroked="f">
                <v:path arrowok="t"/>
                <v:textbox inset="0,0,0,0">
                  <w:txbxContent>
                    <w:p w14:paraId="67C9676C" w14:textId="77777777" w:rsidR="002C056E" w:rsidRPr="00A42138" w:rsidRDefault="00947B63">
                      <w:pPr>
                        <w:spacing w:line="208" w:lineRule="exact"/>
                        <w:ind w:left="20"/>
                        <w:rPr>
                          <w:ins w:id="380" w:author="Olivia Labbate" w:date="2026-09-25T20:10:00Z" w16du:dateUtc="2026-09-26T00:10:00Z"/>
                          <w:rFonts w:ascii="Arial" w:hAnsi="Arial" w:cs="Arial"/>
                          <w:color w:val="231F20"/>
                          <w:sz w:val="18"/>
                        </w:rPr>
                      </w:pPr>
                      <w:ins w:id="381" w:author="Olivia Labbate" w:date="2026-09-25T20:10:00Z" w16du:dateUtc="2026-09-26T00:10:00Z">
                        <w:r w:rsidRPr="00A42138">
                          <w:rPr>
                            <w:rFonts w:ascii="Arial" w:hAnsi="Arial" w:cs="Arial"/>
                            <w:color w:val="231F20"/>
                            <w:sz w:val="18"/>
                          </w:rPr>
                          <w:t>c-sgroup.com</w:t>
                        </w:r>
                      </w:ins>
                    </w:p>
                    <w:p w14:paraId="34918276" w14:textId="77777777" w:rsidR="002736A6" w:rsidRPr="00A42138" w:rsidRDefault="002736A6" w:rsidP="002736A6">
                      <w:pPr>
                        <w:spacing w:before="17" w:line="208" w:lineRule="exact"/>
                        <w:ind w:left="44"/>
                        <w:rPr>
                          <w:ins w:id="382" w:author="Olivia Labbate" w:date="2026-09-25T20:10:00Z" w16du:dateUtc="2026-09-26T00:10:00Z"/>
                          <w:rFonts w:ascii="Arial" w:hAnsi="Arial" w:cs="Arial"/>
                          <w:sz w:val="18"/>
                        </w:rPr>
                      </w:pPr>
                      <w:ins w:id="383" w:author="Olivia Labbate" w:date="2026-09-25T20:10:00Z" w16du:dateUtc="2026-09-26T00:10:00Z">
                        <w:r w:rsidRPr="00A42138">
                          <w:rPr>
                            <w:rFonts w:ascii="Arial" w:hAnsi="Arial" w:cs="Arial"/>
                            <w:color w:val="231F20"/>
                            <w:sz w:val="18"/>
                          </w:rPr>
                          <w:t>800.233.8493</w:t>
                        </w:r>
                      </w:ins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47B63">
        <w:rPr>
          <w:noProof/>
        </w:rPr>
        <w:drawing>
          <wp:anchor distT="0" distB="0" distL="0" distR="0" simplePos="0" relativeHeight="251661312" behindDoc="1" locked="0" layoutInCell="1" allowOverlap="1" wp14:anchorId="2B74F889" wp14:editId="416F574B">
            <wp:simplePos x="0" y="0"/>
            <wp:positionH relativeFrom="page">
              <wp:posOffset>706029</wp:posOffset>
            </wp:positionH>
            <wp:positionV relativeFrom="page">
              <wp:posOffset>9344104</wp:posOffset>
            </wp:positionV>
            <wp:extent cx="1882744" cy="273266"/>
            <wp:effectExtent l="0" t="0" r="0" b="0"/>
            <wp:wrapNone/>
            <wp:docPr id="14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2744" cy="273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1C42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774A293" wp14:editId="008DC270">
                <wp:simplePos x="0" y="0"/>
                <wp:positionH relativeFrom="page">
                  <wp:posOffset>685800</wp:posOffset>
                </wp:positionH>
                <wp:positionV relativeFrom="page">
                  <wp:posOffset>9230360</wp:posOffset>
                </wp:positionV>
                <wp:extent cx="6400800" cy="0"/>
                <wp:effectExtent l="0" t="12700" r="0" b="0"/>
                <wp:wrapNone/>
                <wp:docPr id="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E6E7E8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FE1A83" id="Line 3" o:spid="_x0000_s1026" style="position:absolute;z-index:-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pt,726.8pt" to="558pt,7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" strokecolor="#e6e7e8" strokeweight="2pt">
                <o:lock v:ext="edit" shapetype="f"/>
                <w10:wrap anchorx="page" anchory="page"/>
              </v:line>
            </w:pict>
          </mc:Fallback>
        </mc:AlternateContent>
      </w:r>
    </w:ins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F82B05" w14:textId="77777777" w:rsidR="00CB7FA7" w:rsidRDefault="00CB7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A8438C" w14:textId="77777777" w:rsidR="009B56ED" w:rsidRDefault="009B56ED" w:rsidP="00CB7FA7">
      <w:r>
        <w:separator/>
      </w:r>
    </w:p>
  </w:footnote>
  <w:footnote w:type="continuationSeparator" w:id="0">
    <w:p w14:paraId="6539775F" w14:textId="77777777" w:rsidR="009B56ED" w:rsidRDefault="009B56ED" w:rsidP="00CB7F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8B34FF" w14:textId="77777777" w:rsidR="00CB7FA7" w:rsidRDefault="00CB7F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CDC8BB" w14:textId="77777777" w:rsidR="00460D68" w:rsidRDefault="00460D68" w:rsidP="00460D68">
    <w:pPr>
      <w:tabs>
        <w:tab w:val="left" w:pos="4290"/>
        <w:tab w:val="left" w:pos="9373"/>
      </w:tabs>
      <w:spacing w:before="74"/>
      <w:rPr>
        <w:ins w:id="353" w:author="Olivia Labbate" w:date="2026-09-25T20:10:00Z" w16du:dateUtc="2026-09-26T00:10:00Z"/>
        <w:b/>
        <w:color w:val="414042"/>
      </w:rPr>
    </w:pPr>
    <w:bookmarkStart w:id="354" w:name="_Hlk172887253"/>
  </w:p>
  <w:p w14:paraId="029A7711" w14:textId="77777777" w:rsidR="00460D68" w:rsidRDefault="00460D68" w:rsidP="00460D68">
    <w:pPr>
      <w:tabs>
        <w:tab w:val="left" w:pos="4290"/>
        <w:tab w:val="left" w:pos="9373"/>
      </w:tabs>
      <w:spacing w:before="74"/>
      <w:rPr>
        <w:ins w:id="355" w:author="Olivia Labbate" w:date="2026-09-25T20:10:00Z" w16du:dateUtc="2026-09-26T00:10:00Z"/>
        <w:b/>
        <w:color w:val="414042"/>
      </w:rPr>
    </w:pPr>
  </w:p>
  <w:p w14:paraId="7AD68570" w14:textId="7DE3D0D3" w:rsidR="00460D68" w:rsidRDefault="00460D68" w:rsidP="00460D68">
    <w:pPr>
      <w:tabs>
        <w:tab w:val="left" w:pos="4290"/>
        <w:tab w:val="left" w:pos="9373"/>
      </w:tabs>
      <w:spacing w:before="74"/>
      <w:rPr>
        <w:ins w:id="356" w:author="Olivia Labbate" w:date="2026-09-25T20:10:00Z" w16du:dateUtc="2026-09-26T00:10:00Z"/>
        <w:rFonts w:ascii="Myriad Pro Light"/>
        <w:sz w:val="15"/>
      </w:rPr>
    </w:pPr>
    <w:ins w:id="357" w:author="Olivia Labbate" w:date="2026-09-25T20:10:00Z" w16du:dateUtc="2026-09-26T00:10:00Z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CA17B9" wp14:editId="6DFCCC53">
                <wp:simplePos x="0" y="0"/>
                <wp:positionH relativeFrom="column">
                  <wp:posOffset>5939790</wp:posOffset>
                </wp:positionH>
                <wp:positionV relativeFrom="paragraph">
                  <wp:posOffset>-22860</wp:posOffset>
                </wp:positionV>
                <wp:extent cx="678815" cy="271780"/>
                <wp:effectExtent l="0" t="0" r="0" b="0"/>
                <wp:wrapSquare wrapText="bothSides"/>
                <wp:docPr id="166664668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" cy="27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9629C9" w14:textId="77777777" w:rsidR="00460D68" w:rsidRPr="006B2881" w:rsidRDefault="00460D68" w:rsidP="00460D68">
                            <w:pPr>
                              <w:jc w:val="center"/>
                              <w:rPr>
                                <w:ins w:id="358" w:author="Olivia Labbate" w:date="2026-09-25T20:10:00Z" w16du:dateUtc="2026-09-26T00:10:00Z"/>
                                <w:rFonts w:ascii="Myriad Pro Light" w:hAnsi="Myriad Pro Light"/>
                                <w:sz w:val="15"/>
                                <w:szCs w:val="15"/>
                              </w:rPr>
                            </w:pPr>
                            <w:ins w:id="359" w:author="Olivia Labbate" w:date="2026-09-25T20:10:00Z" w16du:dateUtc="2026-09-26T00:10:00Z">
                              <w:r>
                                <w:rPr>
                                  <w:rFonts w:ascii="Myriad Pro Light" w:hAnsi="Myriad Pro Light"/>
                                  <w:sz w:val="15"/>
                                  <w:szCs w:val="15"/>
                                </w:rPr>
                                <w:t>07/25/2024</w:t>
                              </w:r>
                            </w:ins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CA17B9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467.7pt;margin-top:-1.8pt;width:53.45pt;height:21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" filled="f" stroked="f">
                <v:textbox>
                  <w:txbxContent>
                    <w:p w14:paraId="329629C9" w14:textId="77777777" w:rsidR="00460D68" w:rsidRPr="006B2881" w:rsidRDefault="00460D68" w:rsidP="00460D68">
                      <w:pPr>
                        <w:jc w:val="center"/>
                        <w:rPr>
                          <w:ins w:id="360" w:author="Olivia Labbate" w:date="2026-09-25T20:10:00Z" w16du:dateUtc="2026-09-26T00:10:00Z"/>
                          <w:rFonts w:ascii="Myriad Pro Light" w:hAnsi="Myriad Pro Light"/>
                          <w:sz w:val="15"/>
                          <w:szCs w:val="15"/>
                        </w:rPr>
                      </w:pPr>
                      <w:ins w:id="361" w:author="Olivia Labbate" w:date="2026-09-25T20:10:00Z" w16du:dateUtc="2026-09-26T00:10:00Z">
                        <w:r>
                          <w:rPr>
                            <w:rFonts w:ascii="Myriad Pro Light" w:hAnsi="Myriad Pro Light"/>
                            <w:sz w:val="15"/>
                            <w:szCs w:val="15"/>
                          </w:rPr>
                          <w:t>07/25/2024</w:t>
                        </w:r>
                      </w:ins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color w:val="414042"/>
        </w:rPr>
        <w:t>INTERIOR</w:t>
      </w:r>
      <w:r>
        <w:rPr>
          <w:b/>
          <w:color w:val="414042"/>
          <w:spacing w:val="27"/>
        </w:rPr>
        <w:t xml:space="preserve"> </w:t>
      </w:r>
      <w:r>
        <w:rPr>
          <w:b/>
          <w:color w:val="414042"/>
        </w:rPr>
        <w:t>PRODUCT</w:t>
      </w:r>
      <w:r>
        <w:rPr>
          <w:b/>
          <w:color w:val="414042"/>
          <w:spacing w:val="28"/>
        </w:rPr>
        <w:t xml:space="preserve"> </w:t>
      </w:r>
      <w:r>
        <w:rPr>
          <w:b/>
          <w:color w:val="414042"/>
        </w:rPr>
        <w:t>SOLUTIONS</w:t>
      </w:r>
      <w:r>
        <w:rPr>
          <w:b/>
          <w:color w:val="414042"/>
          <w:spacing w:val="15"/>
        </w:rPr>
        <w:t xml:space="preserve"> </w:t>
      </w:r>
      <w:r>
        <w:rPr>
          <w:b/>
          <w:color w:val="414042"/>
        </w:rPr>
        <w:t>–</w:t>
      </w:r>
      <w:r w:rsidR="00183634">
        <w:rPr>
          <w:b/>
          <w:color w:val="414042"/>
        </w:rPr>
        <w:t xml:space="preserve"> </w:t>
      </w:r>
      <w:r w:rsidRPr="008312E4">
        <w:rPr>
          <w:b/>
          <w:color w:val="414042"/>
        </w:rPr>
        <w:t xml:space="preserve">SPECIFICATION                                                                                                                                                           </w:t>
      </w:r>
    </w:ins>
  </w:p>
  <w:bookmarkEnd w:id="354"/>
  <w:p w14:paraId="1C607D6E" w14:textId="77777777" w:rsidR="00CB7FA7" w:rsidRDefault="00CB7F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B6E7D3" w14:textId="77777777" w:rsidR="00CB7FA7" w:rsidRDefault="00CB7F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147781"/>
    <w:multiLevelType w:val="hybridMultilevel"/>
    <w:tmpl w:val="A566DE02"/>
    <w:lvl w:ilvl="0" w:tplc="9848754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2BEA07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plc="ED22F7B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b/>
        <w:bCs/>
      </w:rPr>
    </w:lvl>
    <w:lvl w:ilvl="3" w:tplc="04090017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415443"/>
    <w:multiLevelType w:val="hybridMultilevel"/>
    <w:tmpl w:val="E8FEED94"/>
    <w:lvl w:ilvl="0" w:tplc="F03E20AE">
      <w:start w:val="1"/>
      <w:numFmt w:val="upperLetter"/>
      <w:lvlText w:val="%1."/>
      <w:lvlJc w:val="left"/>
      <w:pPr>
        <w:ind w:left="900" w:hanging="630"/>
      </w:pPr>
      <w:rPr>
        <w:rFonts w:hint="default"/>
        <w:b/>
        <w:bCs/>
      </w:rPr>
    </w:lvl>
    <w:lvl w:ilvl="1" w:tplc="4FEC934E">
      <w:start w:val="1"/>
      <w:numFmt w:val="decimal"/>
      <w:lvlText w:val="%2."/>
      <w:lvlJc w:val="left"/>
      <w:pPr>
        <w:ind w:left="1800" w:hanging="360"/>
      </w:pPr>
      <w:rPr>
        <w:rFonts w:ascii="Arial" w:eastAsia="Times New Roman" w:hAnsi="Arial" w:cs="Arial"/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0D440DD5"/>
    <w:multiLevelType w:val="hybridMultilevel"/>
    <w:tmpl w:val="3DC61ED6"/>
    <w:lvl w:ilvl="0" w:tplc="74B4B30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F3A59"/>
    <w:multiLevelType w:val="multilevel"/>
    <w:tmpl w:val="37C26352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E29734E"/>
    <w:multiLevelType w:val="multilevel"/>
    <w:tmpl w:val="C332065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>
      <w:start w:val="2"/>
      <w:numFmt w:val="decimalZero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5" w15:restartNumberingAfterBreak="0">
    <w:nsid w:val="0EAE59AA"/>
    <w:multiLevelType w:val="multilevel"/>
    <w:tmpl w:val="0DF23892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4"/>
      <w:numFmt w:val="decimalZero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5910348"/>
    <w:multiLevelType w:val="multilevel"/>
    <w:tmpl w:val="FF86427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>
      <w:start w:val="3"/>
      <w:numFmt w:val="decimalZero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7" w15:restartNumberingAfterBreak="0">
    <w:nsid w:val="1E9C6E92"/>
    <w:multiLevelType w:val="hybridMultilevel"/>
    <w:tmpl w:val="F41C6610"/>
    <w:lvl w:ilvl="0" w:tplc="F0D81D0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9F4558"/>
    <w:multiLevelType w:val="hybridMultilevel"/>
    <w:tmpl w:val="4964D6BC"/>
    <w:lvl w:ilvl="0" w:tplc="7018B8E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354F33"/>
    <w:multiLevelType w:val="hybridMultilevel"/>
    <w:tmpl w:val="980EDEAC"/>
    <w:lvl w:ilvl="0" w:tplc="F2589938">
      <w:start w:val="4"/>
      <w:numFmt w:val="upperLetter"/>
      <w:lvlText w:val="%1."/>
      <w:lvlJc w:val="left"/>
      <w:pPr>
        <w:ind w:left="16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9" w:hanging="360"/>
      </w:pPr>
    </w:lvl>
    <w:lvl w:ilvl="2" w:tplc="0409001B" w:tentative="1">
      <w:start w:val="1"/>
      <w:numFmt w:val="lowerRoman"/>
      <w:lvlText w:val="%3."/>
      <w:lvlJc w:val="right"/>
      <w:pPr>
        <w:ind w:left="3109" w:hanging="180"/>
      </w:pPr>
    </w:lvl>
    <w:lvl w:ilvl="3" w:tplc="0409000F" w:tentative="1">
      <w:start w:val="1"/>
      <w:numFmt w:val="decimal"/>
      <w:lvlText w:val="%4."/>
      <w:lvlJc w:val="left"/>
      <w:pPr>
        <w:ind w:left="3829" w:hanging="360"/>
      </w:pPr>
    </w:lvl>
    <w:lvl w:ilvl="4" w:tplc="04090019" w:tentative="1">
      <w:start w:val="1"/>
      <w:numFmt w:val="lowerLetter"/>
      <w:lvlText w:val="%5."/>
      <w:lvlJc w:val="left"/>
      <w:pPr>
        <w:ind w:left="4549" w:hanging="360"/>
      </w:pPr>
    </w:lvl>
    <w:lvl w:ilvl="5" w:tplc="0409001B" w:tentative="1">
      <w:start w:val="1"/>
      <w:numFmt w:val="lowerRoman"/>
      <w:lvlText w:val="%6."/>
      <w:lvlJc w:val="right"/>
      <w:pPr>
        <w:ind w:left="5269" w:hanging="180"/>
      </w:pPr>
    </w:lvl>
    <w:lvl w:ilvl="6" w:tplc="0409000F" w:tentative="1">
      <w:start w:val="1"/>
      <w:numFmt w:val="decimal"/>
      <w:lvlText w:val="%7."/>
      <w:lvlJc w:val="left"/>
      <w:pPr>
        <w:ind w:left="5989" w:hanging="360"/>
      </w:pPr>
    </w:lvl>
    <w:lvl w:ilvl="7" w:tplc="04090019" w:tentative="1">
      <w:start w:val="1"/>
      <w:numFmt w:val="lowerLetter"/>
      <w:lvlText w:val="%8."/>
      <w:lvlJc w:val="left"/>
      <w:pPr>
        <w:ind w:left="6709" w:hanging="360"/>
      </w:pPr>
    </w:lvl>
    <w:lvl w:ilvl="8" w:tplc="0409001B" w:tentative="1">
      <w:start w:val="1"/>
      <w:numFmt w:val="lowerRoman"/>
      <w:lvlText w:val="%9."/>
      <w:lvlJc w:val="right"/>
      <w:pPr>
        <w:ind w:left="7429" w:hanging="180"/>
      </w:pPr>
    </w:lvl>
  </w:abstractNum>
  <w:abstractNum w:abstractNumId="10" w15:restartNumberingAfterBreak="0">
    <w:nsid w:val="22DC010F"/>
    <w:multiLevelType w:val="hybridMultilevel"/>
    <w:tmpl w:val="B29EE248"/>
    <w:lvl w:ilvl="0" w:tplc="9668A578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035AD2"/>
    <w:multiLevelType w:val="hybridMultilevel"/>
    <w:tmpl w:val="0B1A3D10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2" w15:restartNumberingAfterBreak="0">
    <w:nsid w:val="254164A5"/>
    <w:multiLevelType w:val="multilevel"/>
    <w:tmpl w:val="A7980B86"/>
    <w:lvl w:ilvl="0">
      <w:start w:val="1"/>
      <w:numFmt w:val="decimal"/>
      <w:lvlText w:val="%1."/>
      <w:lvlJc w:val="left"/>
      <w:pPr>
        <w:ind w:left="1683" w:hanging="360"/>
      </w:pPr>
      <w:rPr>
        <w:rFonts w:hint="default"/>
        <w:b/>
        <w:bCs/>
      </w:rPr>
    </w:lvl>
    <w:lvl w:ilvl="1">
      <w:numFmt w:val="decimal"/>
      <w:isLgl/>
      <w:lvlText w:val="%1.%2"/>
      <w:lvlJc w:val="left"/>
      <w:pPr>
        <w:ind w:left="168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4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0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0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6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6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2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23" w:hanging="1800"/>
      </w:pPr>
      <w:rPr>
        <w:rFonts w:hint="default"/>
      </w:rPr>
    </w:lvl>
  </w:abstractNum>
  <w:abstractNum w:abstractNumId="13" w15:restartNumberingAfterBreak="0">
    <w:nsid w:val="25EA4B21"/>
    <w:multiLevelType w:val="hybridMultilevel"/>
    <w:tmpl w:val="0CFA36D2"/>
    <w:lvl w:ilvl="0" w:tplc="8FC4E82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D602C3"/>
    <w:multiLevelType w:val="hybridMultilevel"/>
    <w:tmpl w:val="50FEAA2C"/>
    <w:lvl w:ilvl="0" w:tplc="9848754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2BEA07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plc="ED22F7B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b/>
        <w:bCs/>
      </w:rPr>
    </w:lvl>
    <w:lvl w:ilvl="3" w:tplc="04090019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9502BE9"/>
    <w:multiLevelType w:val="hybridMultilevel"/>
    <w:tmpl w:val="79F89FB2"/>
    <w:lvl w:ilvl="0" w:tplc="04090015">
      <w:start w:val="1"/>
      <w:numFmt w:val="upperLetter"/>
      <w:lvlText w:val="%1."/>
      <w:lvlJc w:val="left"/>
      <w:pPr>
        <w:ind w:left="1669" w:hanging="360"/>
      </w:pPr>
    </w:lvl>
    <w:lvl w:ilvl="1" w:tplc="04090019" w:tentative="1">
      <w:start w:val="1"/>
      <w:numFmt w:val="lowerLetter"/>
      <w:lvlText w:val="%2."/>
      <w:lvlJc w:val="left"/>
      <w:pPr>
        <w:ind w:left="2389" w:hanging="360"/>
      </w:pPr>
    </w:lvl>
    <w:lvl w:ilvl="2" w:tplc="0409001B">
      <w:start w:val="1"/>
      <w:numFmt w:val="lowerRoman"/>
      <w:lvlText w:val="%3."/>
      <w:lvlJc w:val="right"/>
      <w:pPr>
        <w:ind w:left="3109" w:hanging="180"/>
      </w:pPr>
    </w:lvl>
    <w:lvl w:ilvl="3" w:tplc="0409000F" w:tentative="1">
      <w:start w:val="1"/>
      <w:numFmt w:val="decimal"/>
      <w:lvlText w:val="%4."/>
      <w:lvlJc w:val="left"/>
      <w:pPr>
        <w:ind w:left="3829" w:hanging="360"/>
      </w:pPr>
    </w:lvl>
    <w:lvl w:ilvl="4" w:tplc="04090019" w:tentative="1">
      <w:start w:val="1"/>
      <w:numFmt w:val="lowerLetter"/>
      <w:lvlText w:val="%5."/>
      <w:lvlJc w:val="left"/>
      <w:pPr>
        <w:ind w:left="4549" w:hanging="360"/>
      </w:pPr>
    </w:lvl>
    <w:lvl w:ilvl="5" w:tplc="0409001B" w:tentative="1">
      <w:start w:val="1"/>
      <w:numFmt w:val="lowerRoman"/>
      <w:lvlText w:val="%6."/>
      <w:lvlJc w:val="right"/>
      <w:pPr>
        <w:ind w:left="5269" w:hanging="180"/>
      </w:pPr>
    </w:lvl>
    <w:lvl w:ilvl="6" w:tplc="0409000F" w:tentative="1">
      <w:start w:val="1"/>
      <w:numFmt w:val="decimal"/>
      <w:lvlText w:val="%7."/>
      <w:lvlJc w:val="left"/>
      <w:pPr>
        <w:ind w:left="5989" w:hanging="360"/>
      </w:pPr>
    </w:lvl>
    <w:lvl w:ilvl="7" w:tplc="04090019" w:tentative="1">
      <w:start w:val="1"/>
      <w:numFmt w:val="lowerLetter"/>
      <w:lvlText w:val="%8."/>
      <w:lvlJc w:val="left"/>
      <w:pPr>
        <w:ind w:left="6709" w:hanging="360"/>
      </w:pPr>
    </w:lvl>
    <w:lvl w:ilvl="8" w:tplc="0409001B" w:tentative="1">
      <w:start w:val="1"/>
      <w:numFmt w:val="lowerRoman"/>
      <w:lvlText w:val="%9."/>
      <w:lvlJc w:val="right"/>
      <w:pPr>
        <w:ind w:left="7429" w:hanging="180"/>
      </w:pPr>
    </w:lvl>
  </w:abstractNum>
  <w:abstractNum w:abstractNumId="16" w15:restartNumberingAfterBreak="0">
    <w:nsid w:val="2A9E23DB"/>
    <w:multiLevelType w:val="hybridMultilevel"/>
    <w:tmpl w:val="1ADE24FC"/>
    <w:lvl w:ilvl="0" w:tplc="29F87F9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3A5073F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  <w:b/>
        <w:bCs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AEC483E"/>
    <w:multiLevelType w:val="hybridMultilevel"/>
    <w:tmpl w:val="0A282042"/>
    <w:lvl w:ilvl="0" w:tplc="C5FE3C40">
      <w:start w:val="1"/>
      <w:numFmt w:val="upperLetter"/>
      <w:lvlText w:val="%1."/>
      <w:lvlJc w:val="left"/>
      <w:pPr>
        <w:ind w:left="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8" w15:restartNumberingAfterBreak="0">
    <w:nsid w:val="30F7264F"/>
    <w:multiLevelType w:val="hybridMultilevel"/>
    <w:tmpl w:val="F90AAAA0"/>
    <w:lvl w:ilvl="0" w:tplc="42623D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5D5C217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12934F9"/>
    <w:multiLevelType w:val="hybridMultilevel"/>
    <w:tmpl w:val="A328A8F2"/>
    <w:lvl w:ilvl="0" w:tplc="D8889A00">
      <w:start w:val="1"/>
      <w:numFmt w:val="upperLetter"/>
      <w:lvlText w:val="%1."/>
      <w:lvlJc w:val="left"/>
      <w:pPr>
        <w:ind w:left="748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68" w:hanging="360"/>
      </w:pPr>
    </w:lvl>
    <w:lvl w:ilvl="2" w:tplc="0409001B" w:tentative="1">
      <w:start w:val="1"/>
      <w:numFmt w:val="lowerRoman"/>
      <w:lvlText w:val="%3."/>
      <w:lvlJc w:val="right"/>
      <w:pPr>
        <w:ind w:left="2188" w:hanging="180"/>
      </w:pPr>
    </w:lvl>
    <w:lvl w:ilvl="3" w:tplc="0409000F" w:tentative="1">
      <w:start w:val="1"/>
      <w:numFmt w:val="decimal"/>
      <w:lvlText w:val="%4."/>
      <w:lvlJc w:val="left"/>
      <w:pPr>
        <w:ind w:left="2908" w:hanging="360"/>
      </w:pPr>
    </w:lvl>
    <w:lvl w:ilvl="4" w:tplc="04090019" w:tentative="1">
      <w:start w:val="1"/>
      <w:numFmt w:val="lowerLetter"/>
      <w:lvlText w:val="%5."/>
      <w:lvlJc w:val="left"/>
      <w:pPr>
        <w:ind w:left="3628" w:hanging="360"/>
      </w:pPr>
    </w:lvl>
    <w:lvl w:ilvl="5" w:tplc="0409001B" w:tentative="1">
      <w:start w:val="1"/>
      <w:numFmt w:val="lowerRoman"/>
      <w:lvlText w:val="%6."/>
      <w:lvlJc w:val="right"/>
      <w:pPr>
        <w:ind w:left="4348" w:hanging="180"/>
      </w:pPr>
    </w:lvl>
    <w:lvl w:ilvl="6" w:tplc="0409000F" w:tentative="1">
      <w:start w:val="1"/>
      <w:numFmt w:val="decimal"/>
      <w:lvlText w:val="%7."/>
      <w:lvlJc w:val="left"/>
      <w:pPr>
        <w:ind w:left="5068" w:hanging="360"/>
      </w:pPr>
    </w:lvl>
    <w:lvl w:ilvl="7" w:tplc="04090019" w:tentative="1">
      <w:start w:val="1"/>
      <w:numFmt w:val="lowerLetter"/>
      <w:lvlText w:val="%8."/>
      <w:lvlJc w:val="left"/>
      <w:pPr>
        <w:ind w:left="5788" w:hanging="360"/>
      </w:pPr>
    </w:lvl>
    <w:lvl w:ilvl="8" w:tplc="04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20" w15:restartNumberingAfterBreak="0">
    <w:nsid w:val="3B6E244C"/>
    <w:multiLevelType w:val="hybridMultilevel"/>
    <w:tmpl w:val="AFA62142"/>
    <w:lvl w:ilvl="0" w:tplc="6B0E6FB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25462A"/>
    <w:multiLevelType w:val="hybridMultilevel"/>
    <w:tmpl w:val="D6482E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6A0A93"/>
    <w:multiLevelType w:val="hybridMultilevel"/>
    <w:tmpl w:val="19ECEFF2"/>
    <w:lvl w:ilvl="0" w:tplc="4192CD5C">
      <w:start w:val="1"/>
      <w:numFmt w:val="upperLetter"/>
      <w:lvlText w:val="%1."/>
      <w:lvlJc w:val="left"/>
      <w:pPr>
        <w:ind w:left="1530" w:hanging="360"/>
      </w:pPr>
      <w:rPr>
        <w:rFonts w:hint="default"/>
        <w:b/>
        <w:bCs/>
      </w:rPr>
    </w:lvl>
    <w:lvl w:ilvl="1" w:tplc="CBE4A620">
      <w:start w:val="1"/>
      <w:numFmt w:val="lowerLetter"/>
      <w:lvlText w:val="%2."/>
      <w:lvlJc w:val="left"/>
      <w:pPr>
        <w:ind w:left="225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3" w15:restartNumberingAfterBreak="0">
    <w:nsid w:val="444C5D24"/>
    <w:multiLevelType w:val="hybridMultilevel"/>
    <w:tmpl w:val="80388646"/>
    <w:lvl w:ilvl="0" w:tplc="A156FF1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2839F9"/>
    <w:multiLevelType w:val="hybridMultilevel"/>
    <w:tmpl w:val="E8606388"/>
    <w:lvl w:ilvl="0" w:tplc="CC5A256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C4AC8022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D57245"/>
    <w:multiLevelType w:val="hybridMultilevel"/>
    <w:tmpl w:val="B2B413EA"/>
    <w:lvl w:ilvl="0" w:tplc="C9320716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1" w:tplc="4C0A6A0A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 w15:restartNumberingAfterBreak="0">
    <w:nsid w:val="4AFD1364"/>
    <w:multiLevelType w:val="hybridMultilevel"/>
    <w:tmpl w:val="100AAD14"/>
    <w:lvl w:ilvl="0" w:tplc="84F65A8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FD5E7A"/>
    <w:multiLevelType w:val="hybridMultilevel"/>
    <w:tmpl w:val="6D84E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DD65D0"/>
    <w:multiLevelType w:val="hybridMultilevel"/>
    <w:tmpl w:val="41DE3DF2"/>
    <w:lvl w:ilvl="0" w:tplc="0409000F">
      <w:start w:val="1"/>
      <w:numFmt w:val="decimal"/>
      <w:lvlText w:val="%1."/>
      <w:lvlJc w:val="left"/>
      <w:pPr>
        <w:ind w:left="2777" w:hanging="360"/>
      </w:pPr>
    </w:lvl>
    <w:lvl w:ilvl="1" w:tplc="04090019" w:tentative="1">
      <w:start w:val="1"/>
      <w:numFmt w:val="lowerLetter"/>
      <w:lvlText w:val="%2."/>
      <w:lvlJc w:val="left"/>
      <w:pPr>
        <w:ind w:left="3497" w:hanging="360"/>
      </w:pPr>
    </w:lvl>
    <w:lvl w:ilvl="2" w:tplc="0409001B" w:tentative="1">
      <w:start w:val="1"/>
      <w:numFmt w:val="lowerRoman"/>
      <w:lvlText w:val="%3."/>
      <w:lvlJc w:val="right"/>
      <w:pPr>
        <w:ind w:left="4217" w:hanging="180"/>
      </w:pPr>
    </w:lvl>
    <w:lvl w:ilvl="3" w:tplc="0409000F" w:tentative="1">
      <w:start w:val="1"/>
      <w:numFmt w:val="decimal"/>
      <w:lvlText w:val="%4."/>
      <w:lvlJc w:val="left"/>
      <w:pPr>
        <w:ind w:left="4937" w:hanging="360"/>
      </w:pPr>
    </w:lvl>
    <w:lvl w:ilvl="4" w:tplc="04090019" w:tentative="1">
      <w:start w:val="1"/>
      <w:numFmt w:val="lowerLetter"/>
      <w:lvlText w:val="%5."/>
      <w:lvlJc w:val="left"/>
      <w:pPr>
        <w:ind w:left="5657" w:hanging="360"/>
      </w:pPr>
    </w:lvl>
    <w:lvl w:ilvl="5" w:tplc="0409001B" w:tentative="1">
      <w:start w:val="1"/>
      <w:numFmt w:val="lowerRoman"/>
      <w:lvlText w:val="%6."/>
      <w:lvlJc w:val="right"/>
      <w:pPr>
        <w:ind w:left="6377" w:hanging="180"/>
      </w:pPr>
    </w:lvl>
    <w:lvl w:ilvl="6" w:tplc="0409000F" w:tentative="1">
      <w:start w:val="1"/>
      <w:numFmt w:val="decimal"/>
      <w:lvlText w:val="%7."/>
      <w:lvlJc w:val="left"/>
      <w:pPr>
        <w:ind w:left="7097" w:hanging="360"/>
      </w:pPr>
    </w:lvl>
    <w:lvl w:ilvl="7" w:tplc="04090019" w:tentative="1">
      <w:start w:val="1"/>
      <w:numFmt w:val="lowerLetter"/>
      <w:lvlText w:val="%8."/>
      <w:lvlJc w:val="left"/>
      <w:pPr>
        <w:ind w:left="7817" w:hanging="360"/>
      </w:pPr>
    </w:lvl>
    <w:lvl w:ilvl="8" w:tplc="0409001B" w:tentative="1">
      <w:start w:val="1"/>
      <w:numFmt w:val="lowerRoman"/>
      <w:lvlText w:val="%9."/>
      <w:lvlJc w:val="right"/>
      <w:pPr>
        <w:ind w:left="8537" w:hanging="180"/>
      </w:pPr>
    </w:lvl>
  </w:abstractNum>
  <w:abstractNum w:abstractNumId="29" w15:restartNumberingAfterBreak="0">
    <w:nsid w:val="53B8009C"/>
    <w:multiLevelType w:val="hybridMultilevel"/>
    <w:tmpl w:val="2C5AECDC"/>
    <w:lvl w:ilvl="0" w:tplc="B674349C">
      <w:start w:val="1"/>
      <w:numFmt w:val="lowerLetter"/>
      <w:lvlText w:val="%1."/>
      <w:lvlJc w:val="left"/>
      <w:pPr>
        <w:ind w:left="2430" w:hanging="360"/>
      </w:pPr>
      <w:rPr>
        <w:rFonts w:ascii="Arial" w:eastAsia="Times New Roman" w:hAnsi="Arial" w:cs="Arial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30" w15:restartNumberingAfterBreak="0">
    <w:nsid w:val="54AA4833"/>
    <w:multiLevelType w:val="hybridMultilevel"/>
    <w:tmpl w:val="EA50B6B0"/>
    <w:lvl w:ilvl="0" w:tplc="929CEBE4">
      <w:start w:val="1"/>
      <w:numFmt w:val="decimal"/>
      <w:lvlText w:val="%1."/>
      <w:lvlJc w:val="left"/>
      <w:pPr>
        <w:ind w:left="1856" w:hanging="360"/>
      </w:pPr>
      <w:rPr>
        <w:rFonts w:hint="default"/>
        <w:b/>
        <w:bCs/>
      </w:rPr>
    </w:lvl>
    <w:lvl w:ilvl="1" w:tplc="FC2007B2">
      <w:start w:val="1"/>
      <w:numFmt w:val="lowerLetter"/>
      <w:lvlText w:val="%2."/>
      <w:lvlJc w:val="left"/>
      <w:pPr>
        <w:ind w:left="2576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3296" w:hanging="180"/>
      </w:pPr>
    </w:lvl>
    <w:lvl w:ilvl="3" w:tplc="0409000F" w:tentative="1">
      <w:start w:val="1"/>
      <w:numFmt w:val="decimal"/>
      <w:lvlText w:val="%4."/>
      <w:lvlJc w:val="left"/>
      <w:pPr>
        <w:ind w:left="4016" w:hanging="360"/>
      </w:pPr>
    </w:lvl>
    <w:lvl w:ilvl="4" w:tplc="04090019" w:tentative="1">
      <w:start w:val="1"/>
      <w:numFmt w:val="lowerLetter"/>
      <w:lvlText w:val="%5."/>
      <w:lvlJc w:val="left"/>
      <w:pPr>
        <w:ind w:left="4736" w:hanging="360"/>
      </w:pPr>
    </w:lvl>
    <w:lvl w:ilvl="5" w:tplc="0409001B" w:tentative="1">
      <w:start w:val="1"/>
      <w:numFmt w:val="lowerRoman"/>
      <w:lvlText w:val="%6."/>
      <w:lvlJc w:val="right"/>
      <w:pPr>
        <w:ind w:left="5456" w:hanging="180"/>
      </w:pPr>
    </w:lvl>
    <w:lvl w:ilvl="6" w:tplc="0409000F" w:tentative="1">
      <w:start w:val="1"/>
      <w:numFmt w:val="decimal"/>
      <w:lvlText w:val="%7."/>
      <w:lvlJc w:val="left"/>
      <w:pPr>
        <w:ind w:left="6176" w:hanging="360"/>
      </w:pPr>
    </w:lvl>
    <w:lvl w:ilvl="7" w:tplc="04090019" w:tentative="1">
      <w:start w:val="1"/>
      <w:numFmt w:val="lowerLetter"/>
      <w:lvlText w:val="%8."/>
      <w:lvlJc w:val="left"/>
      <w:pPr>
        <w:ind w:left="6896" w:hanging="360"/>
      </w:pPr>
    </w:lvl>
    <w:lvl w:ilvl="8" w:tplc="0409001B" w:tentative="1">
      <w:start w:val="1"/>
      <w:numFmt w:val="lowerRoman"/>
      <w:lvlText w:val="%9."/>
      <w:lvlJc w:val="right"/>
      <w:pPr>
        <w:ind w:left="7616" w:hanging="180"/>
      </w:pPr>
    </w:lvl>
  </w:abstractNum>
  <w:abstractNum w:abstractNumId="31" w15:restartNumberingAfterBreak="0">
    <w:nsid w:val="557E19B5"/>
    <w:multiLevelType w:val="hybridMultilevel"/>
    <w:tmpl w:val="31F26AD6"/>
    <w:lvl w:ilvl="0" w:tplc="9848754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2BEA07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plc="ED22F7B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b/>
        <w:bCs/>
      </w:rPr>
    </w:lvl>
    <w:lvl w:ilvl="3" w:tplc="F6D00A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86D128A"/>
    <w:multiLevelType w:val="hybridMultilevel"/>
    <w:tmpl w:val="B5A4E6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196A6D"/>
    <w:multiLevelType w:val="multilevel"/>
    <w:tmpl w:val="8DEE6806"/>
    <w:lvl w:ilvl="0">
      <w:start w:val="1"/>
      <w:numFmt w:val="decimal"/>
      <w:lvlText w:val="%1."/>
      <w:lvlJc w:val="left"/>
      <w:pPr>
        <w:ind w:left="1440" w:hanging="360"/>
      </w:pPr>
      <w:rPr>
        <w:rFonts w:ascii="Arial" w:eastAsia="Times New Roman" w:hAnsi="Arial" w:cs="Arial"/>
        <w:b/>
        <w:bCs/>
      </w:rPr>
    </w:lvl>
    <w:lvl w:ilvl="1">
      <w:start w:val="1"/>
      <w:numFmt w:val="decimalZero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34" w15:restartNumberingAfterBreak="0">
    <w:nsid w:val="60363149"/>
    <w:multiLevelType w:val="hybridMultilevel"/>
    <w:tmpl w:val="D0B40282"/>
    <w:lvl w:ilvl="0" w:tplc="9BBE711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3EC44CC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528316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3ECD9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52EEB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79E474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76447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649D2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3C162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6D075DE"/>
    <w:multiLevelType w:val="hybridMultilevel"/>
    <w:tmpl w:val="5FE8B74A"/>
    <w:lvl w:ilvl="0" w:tplc="453EC5F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2D0505"/>
    <w:multiLevelType w:val="hybridMultilevel"/>
    <w:tmpl w:val="B5726A20"/>
    <w:lvl w:ilvl="0" w:tplc="D2CC5BB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3EC44CC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528316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3ECD9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52EEB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79E474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76447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649D2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3C162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8C93ACC"/>
    <w:multiLevelType w:val="multilevel"/>
    <w:tmpl w:val="D9120D9C"/>
    <w:lvl w:ilvl="0">
      <w:start w:val="2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FE73EE5"/>
    <w:multiLevelType w:val="hybridMultilevel"/>
    <w:tmpl w:val="8AA8F5FE"/>
    <w:lvl w:ilvl="0" w:tplc="4B240FB8">
      <w:start w:val="4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9" w15:restartNumberingAfterBreak="0">
    <w:nsid w:val="70397D3E"/>
    <w:multiLevelType w:val="multilevel"/>
    <w:tmpl w:val="F6360B8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26B510C"/>
    <w:multiLevelType w:val="hybridMultilevel"/>
    <w:tmpl w:val="E3C232A8"/>
    <w:lvl w:ilvl="0" w:tplc="B674349C">
      <w:start w:val="1"/>
      <w:numFmt w:val="lowerLetter"/>
      <w:lvlText w:val="%1."/>
      <w:lvlJc w:val="left"/>
      <w:pPr>
        <w:ind w:left="2970" w:hanging="360"/>
      </w:pPr>
      <w:rPr>
        <w:rFonts w:ascii="Arial" w:eastAsia="Times New Roman" w:hAnsi="Arial" w:cs="Arial"/>
        <w:b/>
        <w:bCs/>
      </w:rPr>
    </w:lvl>
    <w:lvl w:ilvl="1" w:tplc="04090019">
      <w:start w:val="1"/>
      <w:numFmt w:val="lowerLetter"/>
      <w:lvlText w:val="%2."/>
      <w:lvlJc w:val="left"/>
      <w:pPr>
        <w:ind w:left="3690" w:hanging="360"/>
      </w:pPr>
    </w:lvl>
    <w:lvl w:ilvl="2" w:tplc="0409001B" w:tentative="1">
      <w:start w:val="1"/>
      <w:numFmt w:val="lowerRoman"/>
      <w:lvlText w:val="%3."/>
      <w:lvlJc w:val="right"/>
      <w:pPr>
        <w:ind w:left="4410" w:hanging="180"/>
      </w:pPr>
    </w:lvl>
    <w:lvl w:ilvl="3" w:tplc="0409000F" w:tentative="1">
      <w:start w:val="1"/>
      <w:numFmt w:val="decimal"/>
      <w:lvlText w:val="%4."/>
      <w:lvlJc w:val="left"/>
      <w:pPr>
        <w:ind w:left="5130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41" w15:restartNumberingAfterBreak="0">
    <w:nsid w:val="73683764"/>
    <w:multiLevelType w:val="hybridMultilevel"/>
    <w:tmpl w:val="6BF89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9F3332"/>
    <w:multiLevelType w:val="hybridMultilevel"/>
    <w:tmpl w:val="49328EAE"/>
    <w:lvl w:ilvl="0" w:tplc="0C22DE1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color w:val="auto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7066AC3"/>
    <w:multiLevelType w:val="hybridMultilevel"/>
    <w:tmpl w:val="E51041D6"/>
    <w:lvl w:ilvl="0" w:tplc="FACADD34">
      <w:start w:val="1"/>
      <w:numFmt w:val="upperLetter"/>
      <w:lvlText w:val="%1."/>
      <w:lvlJc w:val="left"/>
      <w:pPr>
        <w:ind w:left="1684" w:hanging="360"/>
      </w:pPr>
      <w:rPr>
        <w:rFonts w:hint="default"/>
        <w:b w:val="0"/>
        <w:bCs w:val="0"/>
      </w:rPr>
    </w:lvl>
    <w:lvl w:ilvl="1" w:tplc="171C0BBC">
      <w:start w:val="1"/>
      <w:numFmt w:val="decimal"/>
      <w:lvlText w:val="%2."/>
      <w:lvlJc w:val="left"/>
      <w:pPr>
        <w:ind w:left="2404" w:hanging="360"/>
      </w:pPr>
      <w:rPr>
        <w:rFonts w:ascii="Arial" w:eastAsia="Times New Roman" w:hAnsi="Arial" w:cs="Arial"/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3124" w:hanging="180"/>
      </w:pPr>
    </w:lvl>
    <w:lvl w:ilvl="3" w:tplc="0409000F" w:tentative="1">
      <w:start w:val="1"/>
      <w:numFmt w:val="decimal"/>
      <w:lvlText w:val="%4."/>
      <w:lvlJc w:val="left"/>
      <w:pPr>
        <w:ind w:left="3844" w:hanging="360"/>
      </w:pPr>
    </w:lvl>
    <w:lvl w:ilvl="4" w:tplc="04090019" w:tentative="1">
      <w:start w:val="1"/>
      <w:numFmt w:val="lowerLetter"/>
      <w:lvlText w:val="%5."/>
      <w:lvlJc w:val="left"/>
      <w:pPr>
        <w:ind w:left="4564" w:hanging="360"/>
      </w:pPr>
    </w:lvl>
    <w:lvl w:ilvl="5" w:tplc="0409001B" w:tentative="1">
      <w:start w:val="1"/>
      <w:numFmt w:val="lowerRoman"/>
      <w:lvlText w:val="%6."/>
      <w:lvlJc w:val="right"/>
      <w:pPr>
        <w:ind w:left="5284" w:hanging="180"/>
      </w:pPr>
    </w:lvl>
    <w:lvl w:ilvl="6" w:tplc="0409000F" w:tentative="1">
      <w:start w:val="1"/>
      <w:numFmt w:val="decimal"/>
      <w:lvlText w:val="%7."/>
      <w:lvlJc w:val="left"/>
      <w:pPr>
        <w:ind w:left="6004" w:hanging="360"/>
      </w:pPr>
    </w:lvl>
    <w:lvl w:ilvl="7" w:tplc="04090019" w:tentative="1">
      <w:start w:val="1"/>
      <w:numFmt w:val="lowerLetter"/>
      <w:lvlText w:val="%8."/>
      <w:lvlJc w:val="left"/>
      <w:pPr>
        <w:ind w:left="6724" w:hanging="360"/>
      </w:pPr>
    </w:lvl>
    <w:lvl w:ilvl="8" w:tplc="0409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4" w15:restartNumberingAfterBreak="0">
    <w:nsid w:val="79212DC1"/>
    <w:multiLevelType w:val="hybridMultilevel"/>
    <w:tmpl w:val="20BC43EA"/>
    <w:lvl w:ilvl="0" w:tplc="E026AC0E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1" w:tplc="FFFFFFFF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5" w15:restartNumberingAfterBreak="0">
    <w:nsid w:val="79434D64"/>
    <w:multiLevelType w:val="multilevel"/>
    <w:tmpl w:val="5744482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2"/>
      <w:numFmt w:val="decimalZero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7DA85A0E"/>
    <w:multiLevelType w:val="hybridMultilevel"/>
    <w:tmpl w:val="8AA8B724"/>
    <w:lvl w:ilvl="0" w:tplc="4EF0E26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331151">
    <w:abstractNumId w:val="44"/>
  </w:num>
  <w:num w:numId="2" w16cid:durableId="1988313687">
    <w:abstractNumId w:val="30"/>
  </w:num>
  <w:num w:numId="3" w16cid:durableId="1842163671">
    <w:abstractNumId w:val="31"/>
  </w:num>
  <w:num w:numId="4" w16cid:durableId="1467354821">
    <w:abstractNumId w:val="22"/>
  </w:num>
  <w:num w:numId="5" w16cid:durableId="2024671244">
    <w:abstractNumId w:val="19"/>
  </w:num>
  <w:num w:numId="6" w16cid:durableId="260381491">
    <w:abstractNumId w:val="24"/>
  </w:num>
  <w:num w:numId="7" w16cid:durableId="2137211638">
    <w:abstractNumId w:val="35"/>
  </w:num>
  <w:num w:numId="8" w16cid:durableId="1362045839">
    <w:abstractNumId w:val="3"/>
  </w:num>
  <w:num w:numId="9" w16cid:durableId="694766245">
    <w:abstractNumId w:val="37"/>
  </w:num>
  <w:num w:numId="10" w16cid:durableId="1325158004">
    <w:abstractNumId w:val="33"/>
  </w:num>
  <w:num w:numId="11" w16cid:durableId="30234096">
    <w:abstractNumId w:val="18"/>
  </w:num>
  <w:num w:numId="12" w16cid:durableId="923533890">
    <w:abstractNumId w:val="16"/>
  </w:num>
  <w:num w:numId="13" w16cid:durableId="1584411587">
    <w:abstractNumId w:val="10"/>
  </w:num>
  <w:num w:numId="14" w16cid:durableId="3556211">
    <w:abstractNumId w:val="17"/>
  </w:num>
  <w:num w:numId="15" w16cid:durableId="1809273794">
    <w:abstractNumId w:val="26"/>
  </w:num>
  <w:num w:numId="16" w16cid:durableId="162015709">
    <w:abstractNumId w:val="42"/>
  </w:num>
  <w:num w:numId="17" w16cid:durableId="1698122889">
    <w:abstractNumId w:val="8"/>
  </w:num>
  <w:num w:numId="18" w16cid:durableId="1971325723">
    <w:abstractNumId w:val="43"/>
  </w:num>
  <w:num w:numId="19" w16cid:durableId="1267349223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6392618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68802519">
    <w:abstractNumId w:val="39"/>
  </w:num>
  <w:num w:numId="22" w16cid:durableId="1868519900">
    <w:abstractNumId w:val="46"/>
  </w:num>
  <w:num w:numId="23" w16cid:durableId="601691081">
    <w:abstractNumId w:val="7"/>
  </w:num>
  <w:num w:numId="24" w16cid:durableId="1927302384">
    <w:abstractNumId w:val="6"/>
  </w:num>
  <w:num w:numId="25" w16cid:durableId="2014453535">
    <w:abstractNumId w:val="2"/>
  </w:num>
  <w:num w:numId="26" w16cid:durableId="1778913872">
    <w:abstractNumId w:val="4"/>
  </w:num>
  <w:num w:numId="27" w16cid:durableId="516817476">
    <w:abstractNumId w:val="20"/>
  </w:num>
  <w:num w:numId="28" w16cid:durableId="944577004">
    <w:abstractNumId w:val="12"/>
  </w:num>
  <w:num w:numId="29" w16cid:durableId="78451819">
    <w:abstractNumId w:val="5"/>
  </w:num>
  <w:num w:numId="30" w16cid:durableId="2144540156">
    <w:abstractNumId w:val="23"/>
  </w:num>
  <w:num w:numId="31" w16cid:durableId="1669399911">
    <w:abstractNumId w:val="34"/>
  </w:num>
  <w:num w:numId="32" w16cid:durableId="792870932">
    <w:abstractNumId w:val="36"/>
  </w:num>
  <w:num w:numId="33" w16cid:durableId="1565136914">
    <w:abstractNumId w:val="40"/>
  </w:num>
  <w:num w:numId="34" w16cid:durableId="1465465350">
    <w:abstractNumId w:val="13"/>
  </w:num>
  <w:num w:numId="35" w16cid:durableId="676231534">
    <w:abstractNumId w:val="25"/>
  </w:num>
  <w:num w:numId="36" w16cid:durableId="1282613757">
    <w:abstractNumId w:val="1"/>
  </w:num>
  <w:num w:numId="37" w16cid:durableId="174881596">
    <w:abstractNumId w:val="29"/>
  </w:num>
  <w:num w:numId="38" w16cid:durableId="1020934916">
    <w:abstractNumId w:val="0"/>
  </w:num>
  <w:num w:numId="39" w16cid:durableId="1124349303">
    <w:abstractNumId w:val="14"/>
  </w:num>
  <w:num w:numId="40" w16cid:durableId="2106070866">
    <w:abstractNumId w:val="28"/>
  </w:num>
  <w:num w:numId="41" w16cid:durableId="1297955659">
    <w:abstractNumId w:val="38"/>
  </w:num>
  <w:num w:numId="42" w16cid:durableId="1445464942">
    <w:abstractNumId w:val="9"/>
  </w:num>
  <w:num w:numId="43" w16cid:durableId="587422462">
    <w:abstractNumId w:val="41"/>
  </w:num>
  <w:num w:numId="44" w16cid:durableId="683283385">
    <w:abstractNumId w:val="27"/>
  </w:num>
  <w:num w:numId="45" w16cid:durableId="668097675">
    <w:abstractNumId w:val="11"/>
  </w:num>
  <w:num w:numId="46" w16cid:durableId="1444878777">
    <w:abstractNumId w:val="32"/>
  </w:num>
  <w:num w:numId="47" w16cid:durableId="1151361437">
    <w:abstractNumId w:val="15"/>
  </w:num>
  <w:num w:numId="48" w16cid:durableId="424688325">
    <w:abstractNumId w:val="45"/>
  </w:num>
  <w:num w:numId="49" w16cid:durableId="1420714943">
    <w:abstractNumId w:val="2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5732"/>
    <w:rsid w:val="0001716D"/>
    <w:rsid w:val="00020AF9"/>
    <w:rsid w:val="0002670B"/>
    <w:rsid w:val="00034FEA"/>
    <w:rsid w:val="00044E78"/>
    <w:rsid w:val="00047809"/>
    <w:rsid w:val="0005661B"/>
    <w:rsid w:val="000919FA"/>
    <w:rsid w:val="000A2200"/>
    <w:rsid w:val="000A46F6"/>
    <w:rsid w:val="000D5C93"/>
    <w:rsid w:val="000D7198"/>
    <w:rsid w:val="000F110B"/>
    <w:rsid w:val="00127EDD"/>
    <w:rsid w:val="00140292"/>
    <w:rsid w:val="00155D81"/>
    <w:rsid w:val="00177D68"/>
    <w:rsid w:val="00183634"/>
    <w:rsid w:val="00193F8D"/>
    <w:rsid w:val="001C6F98"/>
    <w:rsid w:val="001D2E52"/>
    <w:rsid w:val="001E05E6"/>
    <w:rsid w:val="002000FB"/>
    <w:rsid w:val="00204D21"/>
    <w:rsid w:val="00207696"/>
    <w:rsid w:val="00253BD4"/>
    <w:rsid w:val="0026102E"/>
    <w:rsid w:val="00266ACC"/>
    <w:rsid w:val="002736A6"/>
    <w:rsid w:val="00287776"/>
    <w:rsid w:val="002A5AFF"/>
    <w:rsid w:val="002C056E"/>
    <w:rsid w:val="002C5EA4"/>
    <w:rsid w:val="002F109F"/>
    <w:rsid w:val="00335522"/>
    <w:rsid w:val="0035008A"/>
    <w:rsid w:val="003B2673"/>
    <w:rsid w:val="003D3DE5"/>
    <w:rsid w:val="003E6075"/>
    <w:rsid w:val="004220E7"/>
    <w:rsid w:val="00460D68"/>
    <w:rsid w:val="00467C80"/>
    <w:rsid w:val="00485732"/>
    <w:rsid w:val="004934AB"/>
    <w:rsid w:val="004C6324"/>
    <w:rsid w:val="00521B5C"/>
    <w:rsid w:val="0054228F"/>
    <w:rsid w:val="005838F7"/>
    <w:rsid w:val="005961E3"/>
    <w:rsid w:val="005E21A0"/>
    <w:rsid w:val="005E33BB"/>
    <w:rsid w:val="005F6F68"/>
    <w:rsid w:val="006129E7"/>
    <w:rsid w:val="00670682"/>
    <w:rsid w:val="00697EBF"/>
    <w:rsid w:val="006D1EF0"/>
    <w:rsid w:val="007170BB"/>
    <w:rsid w:val="00730E54"/>
    <w:rsid w:val="00733452"/>
    <w:rsid w:val="00750E6B"/>
    <w:rsid w:val="0077234E"/>
    <w:rsid w:val="0078059C"/>
    <w:rsid w:val="007836C4"/>
    <w:rsid w:val="007A6122"/>
    <w:rsid w:val="007C5B4A"/>
    <w:rsid w:val="007D547E"/>
    <w:rsid w:val="007E491C"/>
    <w:rsid w:val="008114C4"/>
    <w:rsid w:val="00814F03"/>
    <w:rsid w:val="008267E5"/>
    <w:rsid w:val="00827235"/>
    <w:rsid w:val="00830B5A"/>
    <w:rsid w:val="00837730"/>
    <w:rsid w:val="00846C8E"/>
    <w:rsid w:val="0085166C"/>
    <w:rsid w:val="00852683"/>
    <w:rsid w:val="00857EBC"/>
    <w:rsid w:val="008675DC"/>
    <w:rsid w:val="00870A26"/>
    <w:rsid w:val="008A16D9"/>
    <w:rsid w:val="008A3525"/>
    <w:rsid w:val="008C0015"/>
    <w:rsid w:val="008C373D"/>
    <w:rsid w:val="008F5191"/>
    <w:rsid w:val="0094100B"/>
    <w:rsid w:val="00947B63"/>
    <w:rsid w:val="00952A4F"/>
    <w:rsid w:val="009827DB"/>
    <w:rsid w:val="009865A9"/>
    <w:rsid w:val="009911D5"/>
    <w:rsid w:val="009A10DF"/>
    <w:rsid w:val="009B51E9"/>
    <w:rsid w:val="009B56ED"/>
    <w:rsid w:val="009C699C"/>
    <w:rsid w:val="00A2765F"/>
    <w:rsid w:val="00A40654"/>
    <w:rsid w:val="00A42138"/>
    <w:rsid w:val="00A56E34"/>
    <w:rsid w:val="00A81727"/>
    <w:rsid w:val="00A86962"/>
    <w:rsid w:val="00A95886"/>
    <w:rsid w:val="00AA2E83"/>
    <w:rsid w:val="00AA729A"/>
    <w:rsid w:val="00AC2D3C"/>
    <w:rsid w:val="00AC32EC"/>
    <w:rsid w:val="00AD1C42"/>
    <w:rsid w:val="00AD2AC9"/>
    <w:rsid w:val="00B17722"/>
    <w:rsid w:val="00B20B65"/>
    <w:rsid w:val="00B32912"/>
    <w:rsid w:val="00B42C4E"/>
    <w:rsid w:val="00B43CF8"/>
    <w:rsid w:val="00B46C41"/>
    <w:rsid w:val="00B517F1"/>
    <w:rsid w:val="00B65EA5"/>
    <w:rsid w:val="00B8786A"/>
    <w:rsid w:val="00BA4DC9"/>
    <w:rsid w:val="00BB677C"/>
    <w:rsid w:val="00BD2F81"/>
    <w:rsid w:val="00BD5A35"/>
    <w:rsid w:val="00BE2F9B"/>
    <w:rsid w:val="00BF7061"/>
    <w:rsid w:val="00C210C4"/>
    <w:rsid w:val="00C42C58"/>
    <w:rsid w:val="00C56915"/>
    <w:rsid w:val="00C56A0E"/>
    <w:rsid w:val="00C7709E"/>
    <w:rsid w:val="00C829BC"/>
    <w:rsid w:val="00C83646"/>
    <w:rsid w:val="00C90F1C"/>
    <w:rsid w:val="00CA6EDC"/>
    <w:rsid w:val="00CB7FA7"/>
    <w:rsid w:val="00CE21FE"/>
    <w:rsid w:val="00D32151"/>
    <w:rsid w:val="00D34D9D"/>
    <w:rsid w:val="00D40DDA"/>
    <w:rsid w:val="00D54F80"/>
    <w:rsid w:val="00D608B6"/>
    <w:rsid w:val="00D622CA"/>
    <w:rsid w:val="00D62961"/>
    <w:rsid w:val="00D72724"/>
    <w:rsid w:val="00DB2FE6"/>
    <w:rsid w:val="00DC3334"/>
    <w:rsid w:val="00DC6699"/>
    <w:rsid w:val="00DD5604"/>
    <w:rsid w:val="00DE2049"/>
    <w:rsid w:val="00DF2830"/>
    <w:rsid w:val="00E00C48"/>
    <w:rsid w:val="00E205F9"/>
    <w:rsid w:val="00E23151"/>
    <w:rsid w:val="00E71861"/>
    <w:rsid w:val="00E90640"/>
    <w:rsid w:val="00ED5C52"/>
    <w:rsid w:val="00EE0B7A"/>
    <w:rsid w:val="00EE31B4"/>
    <w:rsid w:val="00F03A30"/>
    <w:rsid w:val="00F341E4"/>
    <w:rsid w:val="00F37804"/>
    <w:rsid w:val="00F41442"/>
    <w:rsid w:val="00F44127"/>
    <w:rsid w:val="00F45E12"/>
    <w:rsid w:val="00F659C9"/>
    <w:rsid w:val="00F76E0F"/>
    <w:rsid w:val="00FB7AAC"/>
    <w:rsid w:val="00FC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4F528D-A5F1-6049-BE78-B20F218D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  <w:pPrChange w:id="0" w:author="Olivia Labbate" w:date="2026-09-25T20:10:00Z">
        <w:pPr/>
      </w:pPrChange>
    </w:pPr>
    <w:rPr>
      <w:rFonts w:ascii="MyriadPro-Light" w:eastAsia="MyriadPro-Light" w:hAnsi="MyriadPro-Light" w:cs="MyriadPro-Light"/>
      <w:lang w:bidi="en-US"/>
      <w:rPrChange w:id="0" w:author="Olivia Labbate" w:date="2026-09-25T20:10:00Z">
        <w:rPr>
          <w:rFonts w:eastAsiaTheme="minorHAnsi"/>
          <w:sz w:val="24"/>
          <w:szCs w:val="24"/>
          <w:lang w:val="en-US" w:eastAsia="en-US" w:bidi="he-IL"/>
        </w:rPr>
      </w:rPrChange>
    </w:rPr>
  </w:style>
  <w:style w:type="paragraph" w:styleId="Heading1">
    <w:name w:val="heading 1"/>
    <w:aliases w:val="Heading"/>
    <w:basedOn w:val="Normal"/>
    <w:link w:val="Heading1Char"/>
    <w:uiPriority w:val="9"/>
    <w:qFormat/>
    <w:rsid w:val="00AC32EC"/>
    <w:pPr>
      <w:ind w:left="100"/>
      <w:outlineLvl w:val="0"/>
      <w:pPrChange w:id="1" w:author="Olivia Labbate" w:date="2026-09-25T20:10:00Z">
        <w:pPr>
          <w:widowControl w:val="0"/>
          <w:autoSpaceDE w:val="0"/>
          <w:autoSpaceDN w:val="0"/>
          <w:ind w:left="100"/>
          <w:outlineLvl w:val="0"/>
        </w:pPr>
      </w:pPrChange>
    </w:pPr>
    <w:rPr>
      <w:rFonts w:ascii="MyriadPro-Semibold" w:eastAsia="MyriadPro-Semibold" w:hAnsi="MyriadPro-Semibold" w:cs="MyriadPro-Semibold"/>
      <w:bCs/>
      <w:sz w:val="24"/>
      <w:rPrChange w:id="1" w:author="Olivia Labbate" w:date="2026-09-25T20:10:00Z">
        <w:rPr>
          <w:rFonts w:ascii="MyriadPro-Semibold" w:eastAsia="MyriadPro-Semibold" w:hAnsi="MyriadPro-Semibold" w:cs="MyriadPro-Semibold"/>
          <w:bCs/>
          <w:sz w:val="22"/>
          <w:szCs w:val="22"/>
          <w:lang w:val="en-US" w:eastAsia="en-US" w:bidi="en-US"/>
        </w:rPr>
      </w:rPrChange>
    </w:rPr>
  </w:style>
  <w:style w:type="paragraph" w:styleId="Heading2">
    <w:name w:val="heading 2"/>
    <w:basedOn w:val="Normal"/>
    <w:link w:val="Heading2Char"/>
    <w:uiPriority w:val="9"/>
    <w:unhideWhenUsed/>
    <w:qFormat/>
    <w:rsid w:val="00BB677C"/>
    <w:pPr>
      <w:ind w:left="510" w:hanging="410"/>
      <w:outlineLvl w:val="1"/>
      <w:pPrChange w:id="2" w:author="Olivia Labbate" w:date="2026-09-25T20:10:00Z">
        <w:pPr>
          <w:widowControl w:val="0"/>
          <w:autoSpaceDE w:val="0"/>
          <w:autoSpaceDN w:val="0"/>
          <w:ind w:left="510" w:hanging="410"/>
          <w:outlineLvl w:val="1"/>
        </w:pPr>
      </w:pPrChange>
    </w:pPr>
    <w:rPr>
      <w:rFonts w:ascii="MyriadPro-Semibold" w:eastAsia="MyriadPro-Semibold" w:hAnsi="MyriadPro-Semibold" w:cs="MyriadPro-Semibold"/>
      <w:bCs/>
      <w:szCs w:val="20"/>
      <w:rPrChange w:id="2" w:author="Olivia Labbate" w:date="2026-09-25T20:10:00Z">
        <w:rPr>
          <w:rFonts w:ascii="MyriadPro-Semibold" w:eastAsia="MyriadPro-Semibold" w:hAnsi="MyriadPro-Semibold" w:cs="MyriadPro-Semibold"/>
          <w:bCs/>
          <w:sz w:val="22"/>
          <w:lang w:val="en-US" w:eastAsia="en-US" w:bidi="en-US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F98"/>
    <w:pPr>
      <w:keepNext/>
      <w:keepLines/>
      <w:spacing w:before="40"/>
      <w:outlineLvl w:val="2"/>
      <w:pPrChange w:id="3" w:author="Olivia Labbate" w:date="2026-09-25T20:10:00Z">
        <w:pPr>
          <w:keepNext/>
          <w:keepLines/>
          <w:widowControl w:val="0"/>
          <w:autoSpaceDE w:val="0"/>
          <w:autoSpaceDN w:val="0"/>
          <w:spacing w:before="40"/>
          <w:outlineLvl w:val="2"/>
        </w:pPr>
      </w:pPrChange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rPrChange w:id="3" w:author="Olivia Labbate" w:date="2026-09-25T20:10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en-US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7AAC"/>
    <w:pPr>
      <w:pPrChange w:id="4" w:author="Olivia Labbate" w:date="2026-09-25T20:10:00Z">
        <w:pPr>
          <w:widowControl w:val="0"/>
          <w:autoSpaceDE w:val="0"/>
          <w:autoSpaceDN w:val="0"/>
        </w:pPr>
      </w:pPrChange>
    </w:pPr>
    <w:rPr>
      <w:rFonts w:ascii="Times New Roman" w:hAnsi="Times New Roman" w:cs="Times New Roman"/>
      <w:sz w:val="18"/>
      <w:szCs w:val="18"/>
      <w:rPrChange w:id="4" w:author="Olivia Labbate" w:date="2026-09-25T20:10:00Z">
        <w:rPr>
          <w:rFonts w:ascii="Tahoma" w:eastAsia="MyriadPro-Light" w:hAnsi="Tahoma" w:cs="Tahoma"/>
          <w:sz w:val="16"/>
          <w:szCs w:val="16"/>
          <w:lang w:val="en-US" w:eastAsia="en-US" w:bidi="en-US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B7A"/>
    <w:rPr>
      <w:rFonts w:ascii="Times New Roman" w:eastAsia="MyriadPro-Light" w:hAnsi="Times New Roman" w:cs="Times New Roman"/>
      <w:sz w:val="18"/>
      <w:szCs w:val="18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E0B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0B7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0B7A"/>
    <w:rPr>
      <w:rFonts w:ascii="Times New Roman" w:hAnsi="Times New Roman" w:cs="Times New Roman"/>
      <w:sz w:val="20"/>
      <w:szCs w:val="20"/>
      <w:lang w:bidi="he-I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0B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0B7A"/>
    <w:rPr>
      <w:rFonts w:ascii="Times New Roman" w:hAnsi="Times New Roman" w:cs="Times New Roman"/>
      <w:b/>
      <w:bCs/>
      <w:sz w:val="20"/>
      <w:szCs w:val="20"/>
      <w:lang w:bidi="he-IL"/>
    </w:rPr>
  </w:style>
  <w:style w:type="character" w:customStyle="1" w:styleId="Heading1Char">
    <w:name w:val="Heading 1 Char"/>
    <w:basedOn w:val="DefaultParagraphFont"/>
    <w:link w:val="Heading1"/>
    <w:uiPriority w:val="9"/>
    <w:rsid w:val="00CB7FA7"/>
    <w:rPr>
      <w:rFonts w:ascii="MyriadPro-Semibold" w:eastAsia="MyriadPro-Semibold" w:hAnsi="MyriadPro-Semibold" w:cs="MyriadPro-Semibold"/>
      <w:bCs/>
      <w:sz w:val="24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CB7FA7"/>
    <w:rPr>
      <w:rFonts w:ascii="MyriadPro-Semibold" w:eastAsia="MyriadPro-Semibold" w:hAnsi="MyriadPro-Semibold" w:cs="MyriadPro-Semibold"/>
      <w:bCs/>
      <w:szCs w:val="20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FA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en-US"/>
    </w:rPr>
  </w:style>
  <w:style w:type="paragraph" w:styleId="BodyText">
    <w:name w:val="Body Text"/>
    <w:basedOn w:val="Normal"/>
    <w:link w:val="BodyTextChar"/>
    <w:uiPriority w:val="1"/>
    <w:qFormat/>
    <w:pPr>
      <w:pPrChange w:id="5" w:author="Olivia Labbate" w:date="2026-09-25T20:10:00Z">
        <w:pPr>
          <w:widowControl w:val="0"/>
          <w:autoSpaceDE w:val="0"/>
          <w:autoSpaceDN w:val="0"/>
        </w:pPr>
      </w:pPrChange>
    </w:pPr>
    <w:rPr>
      <w:sz w:val="20"/>
      <w:szCs w:val="20"/>
      <w:rPrChange w:id="5" w:author="Olivia Labbate" w:date="2026-09-25T20:10:00Z">
        <w:rPr>
          <w:rFonts w:ascii="MyriadPro-Light" w:eastAsia="MyriadPro-Light" w:hAnsi="MyriadPro-Light" w:cs="MyriadPro-Light"/>
          <w:lang w:val="en-US" w:eastAsia="en-US" w:bidi="en-US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1"/>
    <w:rsid w:val="00CB7FA7"/>
    <w:rPr>
      <w:rFonts w:ascii="MyriadPro-Light" w:eastAsia="MyriadPro-Light" w:hAnsi="MyriadPro-Light" w:cs="MyriadPro-Light"/>
      <w:sz w:val="20"/>
      <w:szCs w:val="20"/>
      <w:lang w:bidi="en-US"/>
    </w:rPr>
  </w:style>
  <w:style w:type="paragraph" w:styleId="ListParagraph">
    <w:name w:val="List Paragraph"/>
    <w:basedOn w:val="Normal"/>
    <w:uiPriority w:val="1"/>
    <w:qFormat/>
    <w:pPr>
      <w:ind w:left="996" w:hanging="180"/>
      <w:pPrChange w:id="6" w:author="Olivia Labbate" w:date="2026-09-25T20:10:00Z">
        <w:pPr>
          <w:widowControl w:val="0"/>
          <w:autoSpaceDE w:val="0"/>
          <w:autoSpaceDN w:val="0"/>
          <w:ind w:left="996" w:hanging="180"/>
        </w:pPr>
      </w:pPrChange>
    </w:pPr>
    <w:rPr>
      <w:rPrChange w:id="6" w:author="Olivia Labbate" w:date="2026-09-25T20:10:00Z">
        <w:rPr>
          <w:rFonts w:ascii="MyriadPro-Light" w:eastAsia="MyriadPro-Light" w:hAnsi="MyriadPro-Light" w:cs="MyriadPro-Light"/>
          <w:sz w:val="22"/>
          <w:szCs w:val="22"/>
          <w:lang w:val="en-US" w:eastAsia="en-US" w:bidi="en-US"/>
        </w:rPr>
      </w:rPrChange>
    </w:rPr>
  </w:style>
  <w:style w:type="paragraph" w:customStyle="1" w:styleId="TableParagraph">
    <w:name w:val="Table Paragraph"/>
    <w:basedOn w:val="Normal"/>
    <w:uiPriority w:val="1"/>
    <w:qFormat/>
    <w:pPr>
      <w:spacing w:before="109"/>
      <w:ind w:left="308" w:right="293"/>
      <w:jc w:val="center"/>
      <w:pPrChange w:id="7" w:author="Olivia Labbate" w:date="2026-09-25T20:10:00Z">
        <w:pPr>
          <w:widowControl w:val="0"/>
          <w:autoSpaceDE w:val="0"/>
          <w:autoSpaceDN w:val="0"/>
          <w:spacing w:before="109"/>
          <w:ind w:left="308" w:right="293"/>
          <w:jc w:val="center"/>
        </w:pPr>
      </w:pPrChange>
    </w:pPr>
    <w:rPr>
      <w:rPrChange w:id="7" w:author="Olivia Labbate" w:date="2026-09-25T20:10:00Z">
        <w:rPr>
          <w:rFonts w:ascii="MyriadPro-Light" w:eastAsia="MyriadPro-Light" w:hAnsi="MyriadPro-Light" w:cs="MyriadPro-Light"/>
          <w:sz w:val="22"/>
          <w:szCs w:val="22"/>
          <w:lang w:val="en-US" w:eastAsia="en-US" w:bidi="en-US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1E05E6"/>
    <w:pPr>
      <w:tabs>
        <w:tab w:val="center" w:pos="4680"/>
        <w:tab w:val="right" w:pos="9360"/>
      </w:tabs>
      <w:pPrChange w:id="8" w:author="Olivia Labbate" w:date="2026-09-25T20:10:00Z">
        <w:pPr>
          <w:widowControl w:val="0"/>
          <w:tabs>
            <w:tab w:val="center" w:pos="4680"/>
            <w:tab w:val="right" w:pos="9360"/>
          </w:tabs>
          <w:autoSpaceDE w:val="0"/>
          <w:autoSpaceDN w:val="0"/>
        </w:pPr>
      </w:pPrChange>
    </w:pPr>
    <w:rPr>
      <w:rPrChange w:id="8" w:author="Olivia Labbate" w:date="2026-09-25T20:10:00Z">
        <w:rPr>
          <w:rFonts w:ascii="MyriadPro-Light" w:eastAsia="MyriadPro-Light" w:hAnsi="MyriadPro-Light" w:cs="MyriadPro-Light"/>
          <w:sz w:val="22"/>
          <w:szCs w:val="22"/>
          <w:lang w:val="en-US" w:eastAsia="en-US" w:bidi="en-US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CB7FA7"/>
    <w:rPr>
      <w:rFonts w:ascii="MyriadPro-Light" w:eastAsia="MyriadPro-Light" w:hAnsi="MyriadPro-Light" w:cs="MyriadPro-Light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E05E6"/>
    <w:pPr>
      <w:tabs>
        <w:tab w:val="center" w:pos="4680"/>
        <w:tab w:val="right" w:pos="9360"/>
      </w:tabs>
      <w:pPrChange w:id="9" w:author="Olivia Labbate" w:date="2026-09-25T20:10:00Z">
        <w:pPr>
          <w:widowControl w:val="0"/>
          <w:tabs>
            <w:tab w:val="center" w:pos="4680"/>
            <w:tab w:val="right" w:pos="9360"/>
          </w:tabs>
          <w:autoSpaceDE w:val="0"/>
          <w:autoSpaceDN w:val="0"/>
        </w:pPr>
      </w:pPrChange>
    </w:pPr>
    <w:rPr>
      <w:rPrChange w:id="9" w:author="Olivia Labbate" w:date="2026-09-25T20:10:00Z">
        <w:rPr>
          <w:rFonts w:ascii="MyriadPro-Light" w:eastAsia="MyriadPro-Light" w:hAnsi="MyriadPro-Light" w:cs="MyriadPro-Light"/>
          <w:sz w:val="22"/>
          <w:szCs w:val="22"/>
          <w:lang w:val="en-US" w:eastAsia="en-US" w:bidi="en-US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CB7FA7"/>
    <w:rPr>
      <w:rFonts w:ascii="MyriadPro-Light" w:eastAsia="MyriadPro-Light" w:hAnsi="MyriadPro-Light" w:cs="MyriadPro-Light"/>
      <w:lang w:bidi="en-US"/>
    </w:rPr>
  </w:style>
  <w:style w:type="paragraph" w:customStyle="1" w:styleId="BasicParagraph">
    <w:name w:val="[Basic Paragraph]"/>
    <w:basedOn w:val="Normal"/>
    <w:uiPriority w:val="99"/>
    <w:rsid w:val="00C90F1C"/>
    <w:pPr>
      <w:widowControl/>
      <w:adjustRightInd w:val="0"/>
      <w:spacing w:line="288" w:lineRule="auto"/>
      <w:textAlignment w:val="center"/>
      <w:pPrChange w:id="10" w:author="Olivia Labbate" w:date="2026-09-25T20:10:00Z">
        <w:pPr>
          <w:widowControl w:val="0"/>
          <w:autoSpaceDE w:val="0"/>
          <w:autoSpaceDN w:val="0"/>
          <w:adjustRightInd w:val="0"/>
          <w:spacing w:line="288" w:lineRule="auto"/>
          <w:textAlignment w:val="center"/>
        </w:pPr>
      </w:pPrChange>
    </w:pPr>
    <w:rPr>
      <w:rFonts w:ascii="Minion Pro" w:eastAsiaTheme="minorHAnsi" w:hAnsi="Minion Pro" w:cs="Minion Pro"/>
      <w:color w:val="000000"/>
      <w:sz w:val="24"/>
      <w:szCs w:val="24"/>
      <w:lang w:bidi="ar-SA"/>
      <w:rPrChange w:id="10" w:author="Olivia Labbate" w:date="2026-09-25T20:10:00Z">
        <w:rPr>
          <w:rFonts w:ascii="Minion Pro" w:eastAsia="MyriadPro-Light" w:hAnsi="Minion Pro" w:cs="Minion Pro"/>
          <w:color w:val="000000"/>
          <w:sz w:val="22"/>
          <w:szCs w:val="22"/>
          <w:lang w:val="en-US" w:eastAsia="en-US" w:bidi="ar-SA"/>
        </w:rPr>
      </w:rPrChange>
    </w:rPr>
  </w:style>
  <w:style w:type="character" w:styleId="PageNumber">
    <w:name w:val="page number"/>
    <w:basedOn w:val="DefaultParagraphFont"/>
    <w:uiPriority w:val="99"/>
    <w:semiHidden/>
    <w:unhideWhenUsed/>
    <w:rsid w:val="00CB7FA7"/>
  </w:style>
  <w:style w:type="character" w:customStyle="1" w:styleId="Body">
    <w:name w:val="Body"/>
    <w:uiPriority w:val="99"/>
    <w:rsid w:val="00CB7FA7"/>
    <w:rPr>
      <w:rFonts w:ascii="MyriadPro-Light" w:hAnsi="MyriadPro-Light" w:cs="MyriadPro-Light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BD5A35"/>
    <w:pPr>
      <w:widowControl/>
      <w:autoSpaceDE/>
      <w:autoSpaceDN/>
      <w:jc w:val="center"/>
      <w:pPrChange w:id="11" w:author="Olivia Labbate" w:date="2026-09-25T20:10:00Z">
        <w:pPr>
          <w:widowControl w:val="0"/>
          <w:autoSpaceDE w:val="0"/>
          <w:autoSpaceDN w:val="0"/>
          <w:jc w:val="center"/>
        </w:pPr>
      </w:pPrChange>
    </w:pPr>
    <w:rPr>
      <w:rFonts w:ascii="Times New Roman" w:eastAsia="Times New Roman" w:hAnsi="Times New Roman" w:cs="Times New Roman"/>
      <w:b/>
      <w:sz w:val="24"/>
      <w:szCs w:val="20"/>
      <w:lang w:bidi="ar-SA"/>
      <w:rPrChange w:id="11" w:author="Olivia Labbate" w:date="2026-09-25T20:10:00Z">
        <w:rPr>
          <w:rFonts w:ascii="MyriadPro-Light" w:hAnsi="MyriadPro-Light" w:cs="MyriadPro-Light"/>
          <w:b/>
          <w:sz w:val="2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CB7FA7"/>
    <w:rPr>
      <w:rFonts w:ascii="Times New Roman" w:eastAsia="Times New Roman" w:hAnsi="Times New Roman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1862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B58EA53033AC4FBAB7B3D5D9AA2A42" ma:contentTypeVersion="12" ma:contentTypeDescription="Create a new document." ma:contentTypeScope="" ma:versionID="f52a257ffb2821583b832ce24fd2ac89">
  <xsd:schema xmlns:xsd="http://www.w3.org/2001/XMLSchema" xmlns:xs="http://www.w3.org/2001/XMLSchema" xmlns:p="http://schemas.microsoft.com/office/2006/metadata/properties" xmlns:ns2="2eceac5b-b3a0-43ad-8cd7-734772f8614b" xmlns:ns3="9734340f-ac46-45b0-8b35-285c2089870c" targetNamespace="http://schemas.microsoft.com/office/2006/metadata/properties" ma:root="true" ma:fieldsID="bde702acc1ead03d55971d46c331941a" ns2:_="" ns3:_="">
    <xsd:import namespace="2eceac5b-b3a0-43ad-8cd7-734772f8614b"/>
    <xsd:import namespace="9734340f-ac46-45b0-8b35-285c208987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ceac5b-b3a0-43ad-8cd7-734772f8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34340f-ac46-45b0-8b35-285c2089870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33E223-B121-4783-8BF9-E3BFEE169C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ceac5b-b3a0-43ad-8cd7-734772f8614b"/>
    <ds:schemaRef ds:uri="9734340f-ac46-45b0-8b35-285c208987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58DF54-D89A-4CC4-BC1E-D172EEAD83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8D91C7-0422-45F9-BD64-B79DF78E81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640B73A-24D0-1B41-A512-A1FAA4DE7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1395</Words>
  <Characters>7953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 S Department of State</Company>
  <LinksUpToDate>false</LinksUpToDate>
  <CharactersWithSpaces>9330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Kristin Roha</dc:creator>
  <cp:lastModifiedBy>Arthur Souza Rodrigues</cp:lastModifiedBy>
  <cp:revision>1</cp:revision>
  <cp:lastPrinted>2016-03-14T17:56:00Z</cp:lastPrinted>
  <dcterms:created xsi:type="dcterms:W3CDTF">2016-03-15T17:04:00Z</dcterms:created>
  <dcterms:modified xsi:type="dcterms:W3CDTF">2026-09-26T00:10:00Z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2019-05-14T00:00:00Z</vt:filetime>
  </property>
  <property fmtid="{D5CDD505-2E9C-101B-9397-08002B2CF9AE}" pid="3" name="Creator">
    <vt:lpwstr>Adobe InDesign 14.0 (Macintosh)</vt:lpwstr>
  </property>
  <property fmtid="{D5CDD505-2E9C-101B-9397-08002B2CF9AE}" pid="4" name="LastSaved">
    <vt:filetime>2019-05-15T00:00:00Z</vt:filetime>
  </property>
  <property fmtid="{D5CDD505-2E9C-101B-9397-08002B2CF9AE}" pid="5" name="ContentTypeId">
    <vt:lpwstr>0x010100EEB58EA53033AC4FBAB7B3D5D9AA2A42</vt:lpwstr>
  </property>
  <property fmtid="{D5CDD505-2E9C-101B-9397-08002B2CF9AE}" pid="6" name="GrammarlyDocumentId">
    <vt:lpwstr>377b13840403eab48cea1e35092ea7c4a30ce45ebb519f793851752d1c95e815</vt:lpwstr>
  </property>
</Properties>
</file>