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A27F2" w14:textId="77777777" w:rsidR="003120FD" w:rsidRDefault="003120FD">
      <w:pPr>
        <w:rPr>
          <w:b/>
          <w:strike/>
          <w:rPrChange w:id="0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</w:pPr>
      <w:r>
        <w:rPr>
          <w:b/>
          <w:strike/>
          <w:rPrChange w:id="1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7-10T21:51:00Z" w16du:dateUtc="2026-07-11T01:51:00Z">
        <w:r>
          <w:rPr>
            <w:b/>
            <w:bCs/>
            <w:strike/>
          </w:rPr>
          <w:t>169</w:t>
        </w:r>
      </w:ins>
      <w:del w:id="3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delText>168</w:delText>
        </w:r>
      </w:del>
      <w:r>
        <w:rPr>
          <w:b/>
          <w:strike/>
          <w:rPrChange w:id="4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.docx</w:t>
      </w:r>
    </w:p>
    <w:p w14:paraId="53E19F0C" w14:textId="16CD678C" w:rsidR="005209F8" w:rsidRDefault="00C365F8">
      <w:ins w:id="5" w:author="Arthur Souza Rodrigues" w:date="2026-07-10T21:51:00Z" w16du:dateUtc="2026-07-11T01:51:00Z">
        <w:r>
          <w:rPr>
            <w:b/>
            <w:bCs/>
            <w:strike/>
          </w:rPr>
          <w:t>Strikethrough Bold</w:t>
        </w:r>
      </w:ins>
      <w:del w:id="6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delText>Heading 2 Style</w:delText>
        </w:r>
      </w:del>
      <w:r>
        <w:rPr>
          <w:b/>
          <w:strike/>
          <w:rPrChange w:id="7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 Demo</w:t>
      </w:r>
    </w:p>
    <w:p w14:paraId="119F61A2" w14:textId="77777777" w:rsidR="005209F8" w:rsidRDefault="00C365F8">
      <w:pPr>
        <w:pPrChange w:id="8" w:author="Arthur Souza Rodrigues" w:date="2026-07-10T21:51:00Z" w16du:dateUtc="2026-07-11T01:51:00Z">
          <w:pPr>
            <w:spacing w:before="360" w:after="80" w:line="240" w:lineRule="auto"/>
          </w:pPr>
        </w:pPrChange>
      </w:pPr>
      <w:r>
        <w:rPr>
          <w:b/>
          <w:strike/>
          <w:rPrChange w:id="9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This document </w:t>
      </w:r>
      <w:ins w:id="10" w:author="Arthur Souza Rodrigues" w:date="2026-07-10T21:51:00Z" w16du:dateUtc="2026-07-11T01:51:00Z">
        <w:r>
          <w:rPr>
            <w:b/>
            <w:bCs/>
            <w:strike/>
          </w:rPr>
          <w:t>combines strikethrough with bold formatting</w:t>
        </w:r>
      </w:ins>
      <w:del w:id="11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delText>demonstrates Heading 2 paragraph style</w:delText>
        </w:r>
      </w:del>
      <w:r>
        <w:rPr>
          <w:b/>
          <w:strike/>
          <w:rPrChange w:id="12" w:author="Arthur Souza Rodrigues" w:date="2026-07-10T21:51:00Z" w16du:dateUtc="2026-07-11T01:51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</w:t>
      </w:r>
    </w:p>
    <w:p w14:paraId="2A714843" w14:textId="77777777" w:rsidR="005209F8" w:rsidRDefault="00C365F8">
      <w:pPr>
        <w:pPrChange w:id="13" w:author="Arthur Souza Rodrigues" w:date="2026-07-10T21:51:00Z" w16du:dateUtc="2026-07-11T01:51:00Z">
          <w:pPr>
            <w:spacing w:before="360" w:after="80" w:line="240" w:lineRule="auto"/>
          </w:pPr>
        </w:pPrChange>
      </w:pPr>
      <w:ins w:id="14" w:author="Arthur Souza Rodrigues" w:date="2026-07-10T21:51:00Z" w16du:dateUtc="2026-07-11T01:51:00Z">
        <w:r>
          <w:rPr>
            <w:b/>
            <w:bCs/>
            <w:strike/>
          </w:rPr>
          <w:t>Bold strikethrough text shows deleted content more prominently.</w:t>
        </w:r>
      </w:ins>
      <w:del w:id="15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delText>Subsection Title</w:delText>
        </w:r>
      </w:del>
    </w:p>
    <w:sectPr w:rsidR="005209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9F8"/>
    <w:rsid w:val="000F006C"/>
    <w:rsid w:val="0015192B"/>
    <w:rsid w:val="003120FD"/>
    <w:rsid w:val="004505C7"/>
    <w:rsid w:val="005209F8"/>
    <w:rsid w:val="006969C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367A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2026-07-11T01:51:00Z</dcterms:modified>
</cp:coreProperties>
</file>