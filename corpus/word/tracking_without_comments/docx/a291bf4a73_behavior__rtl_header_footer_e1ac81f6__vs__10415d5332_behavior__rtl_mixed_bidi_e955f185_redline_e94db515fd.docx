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A60417" w14:textId="309040FB" w:rsidR="001C7A36" w:rsidRDefault="001F34A8" w:rsidP="001F34A8">
      <w:pPr>
        <w:bidi/>
        <w:rPr>
          <w:ins w:id="18" w:author="Caio Pizzol" w:date="2026-09-26T15:06:00Z" w16du:dateUtc="2026-09-26T19:06:00Z"/>
          <w:rFonts w:cs="Arial"/>
        </w:rPr>
      </w:pPr>
      <w:ins w:id="19" w:author="Caio Pizzol" w:date="2026-09-26T15:06:00Z" w16du:dateUtc="2026-09-26T19:06:00Z">
        <w:r w:rsidRPr="001F34A8">
          <w:rPr>
            <w:rFonts w:cs="Arial" w:hint="cs"/>
            <w:rtl/>
          </w:rPr>
          <w:t>هذه</w:t>
        </w:r>
        <w:r w:rsidRPr="001F34A8">
          <w:rPr>
            <w:rFonts w:cs="Arial"/>
            <w:rtl/>
          </w:rPr>
          <w:t xml:space="preserve"> </w:t>
        </w:r>
        <w:r w:rsidRPr="001F34A8">
          <w:rPr>
            <w:rFonts w:cs="Arial" w:hint="cs"/>
            <w:rtl/>
          </w:rPr>
          <w:t>فقرة</w:t>
        </w:r>
        <w:r w:rsidRPr="001F34A8">
          <w:rPr>
            <w:rFonts w:cs="Arial"/>
            <w:rtl/>
          </w:rPr>
          <w:t xml:space="preserve"> </w:t>
        </w:r>
        <w:r w:rsidRPr="001F34A8">
          <w:rPr>
            <w:rFonts w:cs="Arial" w:hint="cs"/>
            <w:rtl/>
          </w:rPr>
          <w:t>كاملة</w:t>
        </w:r>
        <w:r w:rsidRPr="001F34A8">
          <w:rPr>
            <w:rFonts w:cs="Arial"/>
            <w:rtl/>
          </w:rPr>
          <w:t xml:space="preserve"> </w:t>
        </w:r>
        <w:r w:rsidRPr="001F34A8">
          <w:rPr>
            <w:rFonts w:cs="Arial" w:hint="cs"/>
            <w:rtl/>
          </w:rPr>
          <w:t>باللغة</w:t>
        </w:r>
        <w:r w:rsidRPr="001F34A8">
          <w:rPr>
            <w:rFonts w:cs="Arial"/>
            <w:rtl/>
          </w:rPr>
          <w:t xml:space="preserve"> </w:t>
        </w:r>
        <w:r w:rsidRPr="001F34A8">
          <w:rPr>
            <w:rFonts w:cs="Arial" w:hint="cs"/>
            <w:rtl/>
          </w:rPr>
          <w:t>العربية</w:t>
        </w:r>
      </w:ins>
    </w:p>
    <w:p w14:paraId="57CEF289" w14:textId="27135CD4" w:rsidR="001F34A8" w:rsidRDefault="001F34A8" w:rsidP="001F34A8">
      <w:pPr>
        <w:rPr>
          <w:ins w:id="20" w:author="Caio Pizzol" w:date="2026-09-26T15:06:00Z" w16du:dateUtc="2026-09-26T19:06:00Z"/>
        </w:rPr>
      </w:pPr>
      <w:ins w:id="21" w:author="Caio Pizzol" w:date="2026-09-26T15:06:00Z" w16du:dateUtc="2026-09-26T19:06:00Z">
        <w:r w:rsidRPr="001F34A8">
          <w:t>This is a complete English paragraph</w:t>
        </w:r>
      </w:ins>
    </w:p>
    <w:p w14:paraId="351BFA92" w14:textId="565528EC" w:rsidR="001F34A8" w:rsidRDefault="001F34A8" w:rsidP="001F34A8">
      <w:pPr>
        <w:rPr>
          <w:ins w:id="22" w:author="Caio Pizzol" w:date="2026-09-26T15:06:00Z" w16du:dateUtc="2026-09-26T19:06:00Z"/>
        </w:rPr>
      </w:pPr>
      <w:ins w:id="23" w:author="Caio Pizzol" w:date="2026-09-26T15:06:00Z" w16du:dateUtc="2026-09-26T19:06:00Z">
        <w:r w:rsidRPr="001F34A8">
          <w:t xml:space="preserve">English text then </w:t>
        </w:r>
        <w:r w:rsidRPr="001F34A8">
          <w:rPr>
            <w:rFonts w:cs="Arial" w:hint="cs"/>
            <w:rtl/>
          </w:rPr>
          <w:t>نص</w:t>
        </w:r>
        <w:r w:rsidRPr="001F34A8">
          <w:rPr>
            <w:rFonts w:cs="Arial"/>
            <w:rtl/>
          </w:rPr>
          <w:t xml:space="preserve"> </w:t>
        </w:r>
        <w:r w:rsidRPr="001F34A8">
          <w:rPr>
            <w:rFonts w:cs="Arial" w:hint="cs"/>
            <w:rtl/>
          </w:rPr>
          <w:t>عربي</w:t>
        </w:r>
        <w:r w:rsidRPr="001F34A8">
          <w:t xml:space="preserve"> then English again</w:t>
        </w:r>
      </w:ins>
    </w:p>
    <w:p w14:paraId="2588414E" w14:textId="63E83232" w:rsidR="001F34A8" w:rsidRDefault="001F34A8" w:rsidP="001F34A8">
      <w:pPr>
        <w:bidi/>
        <w:rPr>
          <w:ins w:id="24" w:author="Caio Pizzol" w:date="2026-09-26T15:06:00Z" w16du:dateUtc="2026-09-26T19:06:00Z"/>
          <w:rFonts w:cs="Arial"/>
        </w:rPr>
      </w:pPr>
      <w:ins w:id="25" w:author="Caio Pizzol" w:date="2026-09-26T15:06:00Z" w16du:dateUtc="2026-09-26T19:06:00Z">
        <w:r w:rsidRPr="001F34A8">
          <w:rPr>
            <w:rFonts w:cs="Arial" w:hint="cs"/>
            <w:rtl/>
          </w:rPr>
          <w:t>نص</w:t>
        </w:r>
        <w:r w:rsidRPr="001F34A8">
          <w:rPr>
            <w:rFonts w:cs="Arial"/>
            <w:rtl/>
          </w:rPr>
          <w:t xml:space="preserve"> </w:t>
        </w:r>
        <w:r w:rsidRPr="001F34A8">
          <w:rPr>
            <w:rFonts w:cs="Arial" w:hint="cs"/>
            <w:rtl/>
          </w:rPr>
          <w:t>عربي</w:t>
        </w:r>
        <w:r w:rsidRPr="001F34A8">
          <w:rPr>
            <w:rFonts w:cs="Arial"/>
            <w:rtl/>
          </w:rPr>
          <w:t xml:space="preserve"> </w:t>
        </w:r>
        <w:r w:rsidRPr="001F34A8">
          <w:rPr>
            <w:rFonts w:cs="Arial" w:hint="cs"/>
            <w:rtl/>
          </w:rPr>
          <w:t>ثم</w:t>
        </w:r>
        <w:r w:rsidRPr="001F34A8">
          <w:rPr>
            <w:rFonts w:cs="Arial"/>
            <w:rtl/>
          </w:rPr>
          <w:t xml:space="preserve"> </w:t>
        </w:r>
        <w:r w:rsidRPr="001F34A8">
          <w:t>English text</w:t>
        </w:r>
        <w:r w:rsidRPr="001F34A8">
          <w:rPr>
            <w:rFonts w:cs="Arial"/>
            <w:rtl/>
          </w:rPr>
          <w:t xml:space="preserve"> </w:t>
        </w:r>
        <w:r w:rsidRPr="001F34A8">
          <w:rPr>
            <w:rFonts w:cs="Arial" w:hint="cs"/>
            <w:rtl/>
          </w:rPr>
          <w:t>ثم</w:t>
        </w:r>
        <w:r w:rsidRPr="001F34A8">
          <w:rPr>
            <w:rFonts w:cs="Arial"/>
            <w:rtl/>
          </w:rPr>
          <w:t xml:space="preserve"> </w:t>
        </w:r>
        <w:r w:rsidRPr="001F34A8">
          <w:rPr>
            <w:rFonts w:cs="Arial" w:hint="cs"/>
            <w:rtl/>
          </w:rPr>
          <w:t>عربي</w:t>
        </w:r>
        <w:r w:rsidRPr="001F34A8">
          <w:rPr>
            <w:rFonts w:cs="Arial"/>
            <w:rtl/>
          </w:rPr>
          <w:t xml:space="preserve"> </w:t>
        </w:r>
        <w:r w:rsidRPr="001F34A8">
          <w:rPr>
            <w:rFonts w:cs="Arial" w:hint="cs"/>
            <w:rtl/>
          </w:rPr>
          <w:t>مرة</w:t>
        </w:r>
        <w:r w:rsidRPr="001F34A8">
          <w:rPr>
            <w:rFonts w:cs="Arial"/>
            <w:rtl/>
          </w:rPr>
          <w:t xml:space="preserve"> </w:t>
        </w:r>
        <w:r w:rsidRPr="001F34A8">
          <w:rPr>
            <w:rFonts w:cs="Arial" w:hint="cs"/>
            <w:rtl/>
          </w:rPr>
          <w:t>أخرى</w:t>
        </w:r>
      </w:ins>
    </w:p>
    <w:p w14:paraId="273ADE2D" w14:textId="0CE3C4C3" w:rsidR="001F34A8" w:rsidRDefault="001F34A8" w:rsidP="001F34A8">
      <w:pPr>
        <w:pStyle w:val="Heading1"/>
        <w:bidi/>
        <w:rPr>
          <w:ins w:id="26" w:author="Caio Pizzol" w:date="2026-09-26T15:06:00Z" w16du:dateUtc="2026-09-26T19:06:00Z"/>
          <w:lang w:val="en-US"/>
        </w:rPr>
      </w:pPr>
      <w:ins w:id="27" w:author="Caio Pizzol" w:date="2026-09-26T15:06:00Z" w16du:dateUtc="2026-09-26T19:06:00Z">
        <w:r w:rsidRPr="001F34A8">
          <w:rPr>
            <w:rFonts w:hint="cs"/>
            <w:rtl/>
            <w:lang w:val="en-US"/>
          </w:rPr>
          <w:t>عنوان</w:t>
        </w:r>
        <w:r w:rsidRPr="001F34A8">
          <w:rPr>
            <w:rtl/>
            <w:lang w:val="en-US"/>
          </w:rPr>
          <w:t xml:space="preserve"> </w:t>
        </w:r>
        <w:r w:rsidRPr="001F34A8">
          <w:rPr>
            <w:rFonts w:hint="cs"/>
            <w:rtl/>
            <w:lang w:val="en-US"/>
          </w:rPr>
          <w:t>عربي</w:t>
        </w:r>
      </w:ins>
    </w:p>
    <w:p w14:paraId="4D2890CE" w14:textId="445F0420" w:rsidR="007E1E84" w:rsidRPr="001F34A8" w:rsidRDefault="001F34A8" w:rsidP="001F34A8">
      <w:pPr>
        <w:pStyle w:val="Heading1"/>
        <w:rPr>
          <w:lang w:val="en-US"/>
          <w:rPrChange w:id="28" w:author="Caio Pizzol" w:date="2026-09-26T15:06:00Z" w16du:dateUtc="2026-09-26T19:06:00Z">
            <w:rPr/>
          </w:rPrChange>
        </w:rPr>
        <w:pPrChange w:id="29" w:author="Caio Pizzol" w:date="2026-09-26T15:06:00Z" w16du:dateUtc="2026-09-26T19:06:00Z">
          <w:pPr>
            <w:bidi/>
            <w:spacing w:before="200" w:after="200" w:line="260" w:lineRule="auto"/>
          </w:pPr>
        </w:pPrChange>
      </w:pPr>
      <w:ins w:id="30" w:author="Caio Pizzol" w:date="2026-09-26T15:06:00Z" w16du:dateUtc="2026-09-26T19:06:00Z">
        <w:r w:rsidRPr="001F34A8">
          <w:rPr>
            <w:lang w:val="en-US"/>
          </w:rPr>
          <w:t>English Heading</w:t>
        </w:r>
      </w:ins>
    </w:p>
    <w:sectPr w:rsidR="007E1E84" w:rsidRPr="001F34A8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417" w:right="1701" w:bottom="1417" w:left="1701" w:header="708" w:footer="708" w:gutter="0"/>
      <w:cols w:space="708"/>
      <w:titlePg w:val="0"/>
      <w:docGrid w:linePitch="360"/>
      <w:sectPrChange w:id="40" w:author="Caio Pizzol" w:date="2026-09-26T15:06:00Z" w16du:dateUtc="2026-09-26T19:06:00Z">
        <w:sectPr w:rsidR="007E1E84" w:rsidRPr="001F34A8">
          <w:pgMar w:top="709" w:right="1134" w:bottom="709" w:left="1134" w:header="709" w:footer="709" w:gutter="0"/>
          <w:cols w:space="72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B18DB1" w14:textId="77777777" w:rsidR="002F4BE2" w:rsidRDefault="002F4BE2" w:rsidP="008953DC">
      <w:pPr>
        <w:pPrChange w:id="16" w:author="Caio Pizzol" w:date="2026-09-26T15:06:00Z" w16du:dateUtc="2026-09-26T19:06:00Z">
          <w:pPr/>
        </w:pPrChange>
      </w:pPr>
      <w:r>
        <w:separator/>
      </w:r>
    </w:p>
  </w:endnote>
  <w:endnote w:type="continuationSeparator" w:id="0">
    <w:p w14:paraId="2A429C3C" w14:textId="77777777" w:rsidR="002F4BE2" w:rsidRDefault="002F4BE2" w:rsidP="008953DC">
      <w:pPr>
        <w:pPrChange w:id="17" w:author="Caio Pizzol" w:date="2026-09-26T15:06:00Z" w16du:dateUtc="2026-09-26T19:06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7C545A" w14:textId="166C478A" w:rsidR="007E1E84" w:rsidRDefault="00BA2432">
    <w:pPr>
      <w:pStyle w:val="SubtitleChar"/>
      <w:pPrChange w:id="32" w:author="Caio Pizzol" w:date="2026-09-26T15:06:00Z" w16du:dateUtc="2026-09-26T19:06:00Z">
        <w:pPr>
          <w:jc w:val="center"/>
        </w:pPr>
      </w:pPrChange>
    </w:pPr>
    <w:del w:id="33" w:author="Caio Pizzol" w:date="2026-09-26T15:06:00Z" w16du:dateUtc="2026-09-26T19:06:00Z">
      <w:r>
        <w:rPr>
          <w:rtl/>
        </w:rPr>
        <w:delText xml:space="preserve">עמוד </w:delText>
      </w:r>
      <w:r>
        <w:rPr>
          <w:rtl/>
        </w:rPr>
        <w:fldChar w:fldCharType="begin"/>
      </w:r>
      <w:r>
        <w:rPr>
          <w:rtl/>
        </w:rPr>
        <w:delInstrText>PAGE</w:delInstrText>
      </w:r>
      <w:r>
        <w:rPr>
          <w:rtl/>
        </w:rPr>
        <w:fldChar w:fldCharType="separate"/>
      </w:r>
      <w:r w:rsidR="00BD408C">
        <w:rPr>
          <w:noProof/>
        </w:rPr>
        <w:delText>2</w:delText>
      </w:r>
      <w:r>
        <w:rPr>
          <w:rtl/>
        </w:rPr>
        <w:fldChar w:fldCharType="end"/>
      </w:r>
      <w:r>
        <w:rPr>
          <w:rtl/>
        </w:rPr>
        <w:delText xml:space="preserve"> מתוך </w:delText>
      </w:r>
      <w:r>
        <w:rPr>
          <w:rtl/>
        </w:rPr>
        <w:fldChar w:fldCharType="begin"/>
      </w:r>
      <w:r>
        <w:rPr>
          <w:rtl/>
        </w:rPr>
        <w:delInstrText>NUMPAGES</w:delInstrText>
      </w:r>
      <w:r>
        <w:rPr>
          <w:rtl/>
        </w:rPr>
        <w:fldChar w:fldCharType="separate"/>
      </w:r>
      <w:r w:rsidR="00BD408C">
        <w:rPr>
          <w:noProof/>
        </w:rPr>
        <w:delText>2</w:delText>
      </w:r>
      <w:r>
        <w:rPr>
          <w:rtl/>
        </w:rP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C386E2" w14:textId="77777777" w:rsidR="00BD408C" w:rsidRDefault="00BD408C" w:rsidP="00BD408C">
    <w:pPr>
      <w:bidi/>
      <w:spacing w:before="200" w:after="200" w:line="260" w:lineRule="auto"/>
      <w:rPr>
        <w:del w:id="37" w:author="Caio Pizzol" w:date="2026-09-26T15:06:00Z" w16du:dateUtc="2026-09-26T19:06:00Z"/>
      </w:rPr>
    </w:pPr>
    <w:del w:id="38" w:author="Caio Pizzol" w:date="2026-09-26T15:06:00Z" w16du:dateUtc="2026-09-26T19:06:00Z">
      <w:r>
        <w:rPr>
          <w:rFonts w:ascii="David" w:eastAsia="David" w:hAnsi="David" w:cs="David"/>
          <w:sz w:val="24"/>
          <w:szCs w:val="24"/>
          <w:rtl/>
        </w:rPr>
        <w:delText>אנא ספק תמליל רפואי רלוונטי כדי שאוכל להשלים את המשימה.</w:delText>
      </w:r>
    </w:del>
  </w:p>
  <w:p w14:paraId="5D413834" w14:textId="6DED542F" w:rsidR="007E1E84" w:rsidRPr="00BD408C" w:rsidRDefault="007E1E84">
    <w:pPr>
      <w:pStyle w:val="SubtitleChar"/>
      <w:pPrChange w:id="39" w:author="Caio Pizzol" w:date="2026-09-26T15:06:00Z" w16du:dateUtc="2026-09-26T19:06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5981CF" w14:textId="77777777" w:rsidR="002F4BE2" w:rsidRDefault="002F4BE2" w:rsidP="008953DC">
      <w:pPr>
        <w:pPrChange w:id="14" w:author="Caio Pizzol" w:date="2026-09-26T15:06:00Z" w16du:dateUtc="2026-09-26T19:06:00Z">
          <w:pPr/>
        </w:pPrChange>
      </w:pPr>
      <w:r>
        <w:separator/>
      </w:r>
    </w:p>
  </w:footnote>
  <w:footnote w:type="continuationSeparator" w:id="0">
    <w:p w14:paraId="40D20F56" w14:textId="77777777" w:rsidR="002F4BE2" w:rsidRDefault="002F4BE2" w:rsidP="008953DC">
      <w:pPr>
        <w:pPrChange w:id="15" w:author="Caio Pizzol" w:date="2026-09-26T15:06:00Z" w16du:dateUtc="2026-09-26T19:06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BCE3A6" w14:textId="77777777" w:rsidR="00F7252A" w:rsidRDefault="00F7252A">
    <w:pPr>
      <w:pStyle w:val="Heading6Char"/>
      <w:pPrChange w:id="31" w:author="Caio Pizzol" w:date="2026-09-26T15:06:00Z" w16du:dateUtc="2026-09-26T19:06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64CE85" w14:textId="77777777" w:rsidR="00BD408C" w:rsidRDefault="00BD408C" w:rsidP="00BD408C">
    <w:pPr>
      <w:bidi/>
      <w:spacing w:before="200" w:after="200" w:line="260" w:lineRule="auto"/>
      <w:rPr>
        <w:del w:id="34" w:author="Caio Pizzol" w:date="2026-09-26T15:06:00Z" w16du:dateUtc="2026-09-26T19:06:00Z"/>
      </w:rPr>
    </w:pPr>
    <w:del w:id="35" w:author="Caio Pizzol" w:date="2026-09-26T15:06:00Z" w16du:dateUtc="2026-09-26T19:06:00Z">
      <w:r>
        <w:rPr>
          <w:rFonts w:ascii="David" w:eastAsia="David" w:hAnsi="David" w:cs="David"/>
          <w:sz w:val="24"/>
          <w:szCs w:val="24"/>
          <w:rtl/>
        </w:rPr>
        <w:delText>אנא ספק תמליל רפואי רלוונטי כדי שאוכל להשלים את המשימה.</w:delText>
      </w:r>
    </w:del>
  </w:p>
  <w:p w14:paraId="7C2517C8" w14:textId="2A0E2316" w:rsidR="007E1E84" w:rsidRDefault="007E1E84">
    <w:pPr>
      <w:pStyle w:val="Heading6Char"/>
      <w:rPr>
        <w:lang w:bidi="he-IL"/>
      </w:rPr>
      <w:pPrChange w:id="36" w:author="Caio Pizzol" w:date="2026-09-26T15:06:00Z" w16du:dateUtc="2026-09-26T19:06:00Z">
        <w:pPr>
          <w:bidi/>
          <w:spacing w:before="200" w:after="200" w:line="260" w:lineRule="auto"/>
        </w:pPr>
      </w:pPrChange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E84"/>
    <w:rsid w:val="001C7A36"/>
    <w:rsid w:val="001E1CCD"/>
    <w:rsid w:val="001F34A8"/>
    <w:rsid w:val="00224C95"/>
    <w:rsid w:val="002F4BE2"/>
    <w:rsid w:val="00373EFA"/>
    <w:rsid w:val="006F08DC"/>
    <w:rsid w:val="00704F87"/>
    <w:rsid w:val="007E1E84"/>
    <w:rsid w:val="008953DC"/>
    <w:rsid w:val="00AA44F3"/>
    <w:rsid w:val="00AF4127"/>
    <w:rsid w:val="00BA2432"/>
    <w:rsid w:val="00BD408C"/>
    <w:rsid w:val="00F7252A"/>
    <w:rsid w:val="00FB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6DFA9"/>
  <w15:docId w15:val="{94F5069E-87EE-B54C-8688-F908735DA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A8"/>
    <w:pPr>
      <w:keepNext/>
      <w:keepLines/>
      <w:spacing w:before="360" w:after="80" w:line="278" w:lineRule="auto"/>
      <w:outlineLvl w:val="0"/>
      <w:pPrChange w:id="0" w:author="Caio Pizzol" w:date="2026-09-26T15:06:00Z">
        <w:pPr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  <w:rPrChange w:id="0" w:author="Caio Pizzol" w:date="2026-09-26T15:06:00Z">
        <w:rPr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A8"/>
    <w:pPr>
      <w:keepNext/>
      <w:keepLines/>
      <w:spacing w:before="160" w:after="80" w:line="278" w:lineRule="auto"/>
      <w:outlineLvl w:val="1"/>
      <w:pPrChange w:id="1" w:author="Caio Pizzol" w:date="2026-09-26T15:06:00Z">
        <w:pPr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  <w:rPrChange w:id="1" w:author="Caio Pizzol" w:date="2026-09-26T15:06:00Z">
        <w:rPr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A8"/>
    <w:pPr>
      <w:keepNext/>
      <w:keepLines/>
      <w:spacing w:before="160" w:after="80" w:line="278" w:lineRule="auto"/>
      <w:outlineLvl w:val="2"/>
      <w:pPrChange w:id="2" w:author="Caio Pizzol" w:date="2026-09-26T15:06:00Z">
        <w:pPr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/>
      <w14:ligatures w14:val="standardContextual"/>
      <w:rPrChange w:id="2" w:author="Caio Pizzol" w:date="2026-09-26T15:06:00Z">
        <w:rPr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A8"/>
    <w:pPr>
      <w:keepNext/>
      <w:keepLines/>
      <w:spacing w:before="80" w:after="40" w:line="278" w:lineRule="auto"/>
      <w:outlineLvl w:val="3"/>
      <w:pPrChange w:id="3" w:author="Caio Pizzol" w:date="2026-09-26T15:06:00Z">
        <w:pPr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  <w:rPrChange w:id="3" w:author="Caio Pizzol" w:date="2026-09-26T15:06:00Z">
        <w:rPr>
          <w:i/>
          <w:iCs/>
          <w:color w:val="2E74B5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A8"/>
    <w:pPr>
      <w:keepNext/>
      <w:keepLines/>
      <w:spacing w:before="80" w:after="40" w:line="278" w:lineRule="auto"/>
      <w:outlineLvl w:val="4"/>
      <w:pPrChange w:id="4" w:author="Caio Pizzol" w:date="2026-09-26T15:06:00Z">
        <w:pPr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pt-BR"/>
      <w14:ligatures w14:val="standardContextual"/>
      <w:rPrChange w:id="4" w:author="Caio Pizzol" w:date="2026-09-26T15:06:00Z">
        <w:rPr>
          <w:color w:val="2E74B5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A8"/>
    <w:pPr>
      <w:keepNext/>
      <w:keepLines/>
      <w:spacing w:before="40" w:line="278" w:lineRule="auto"/>
      <w:outlineLvl w:val="5"/>
      <w:pPrChange w:id="5" w:author="Caio Pizzol" w:date="2026-09-26T15:06:00Z">
        <w:pPr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  <w:rPrChange w:id="5" w:author="Caio Pizzol" w:date="2026-09-26T15:06:00Z">
        <w:rPr>
          <w:color w:val="1F4D78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A8"/>
    <w:pPr>
      <w:keepNext/>
      <w:keepLines/>
      <w:spacing w:before="40" w:line="278" w:lineRule="auto"/>
      <w:outlineLvl w:val="6"/>
      <w:pPrChange w:id="6" w:author="Caio Pizzol" w:date="2026-09-26T15:06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pt-BR"/>
      <w14:ligatures w14:val="standardContextual"/>
      <w:rPrChange w:id="6" w:author="Caio Pizzol" w:date="2026-09-26T15:06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pt-BR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A8"/>
    <w:pPr>
      <w:keepNext/>
      <w:keepLines/>
      <w:spacing w:line="278" w:lineRule="auto"/>
      <w:outlineLvl w:val="7"/>
      <w:pPrChange w:id="7" w:author="Caio Pizzol" w:date="2026-09-26T15:06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  <w:rPrChange w:id="7" w:author="Caio Pizzol" w:date="2026-09-26T15:06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pt-BR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A8"/>
    <w:pPr>
      <w:keepNext/>
      <w:keepLines/>
      <w:spacing w:line="278" w:lineRule="auto"/>
      <w:outlineLvl w:val="8"/>
      <w:pPrChange w:id="8" w:author="Caio Pizzol" w:date="2026-09-26T15:06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pt-BR"/>
      <w14:ligatures w14:val="standardContextual"/>
      <w:rPrChange w:id="8" w:author="Caio Pizzol" w:date="2026-09-26T15:06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pt-BR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F34A8"/>
    <w:pPr>
      <w:spacing w:after="80"/>
      <w:contextualSpacing/>
      <w:pPrChange w:id="9" w:author="Caio Pizzol" w:date="2026-09-26T15:06:00Z">
        <w:pPr/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  <w:rPrChange w:id="9" w:author="Caio Pizzol" w:date="2026-09-26T15:06:00Z">
        <w:rPr>
          <w:sz w:val="56"/>
          <w:szCs w:val="56"/>
          <w:lang w:val="en-US" w:eastAsia="en-US" w:bidi="ar-SA"/>
        </w:rPr>
      </w:rPrChange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uiPriority w:val="34"/>
    <w:qFormat/>
    <w:rsid w:val="001F34A8"/>
    <w:pPr>
      <w:spacing w:after="160" w:line="278" w:lineRule="auto"/>
      <w:ind w:left="720"/>
      <w:contextualSpacing/>
      <w:pPrChange w:id="10" w:author="Caio Pizzol" w:date="2026-09-26T15:06:00Z">
        <w:pPr/>
      </w:pPrChange>
    </w:pPr>
    <w:rPr>
      <w:rFonts w:asciiTheme="minorHAnsi" w:eastAsiaTheme="minorHAnsi" w:hAnsiTheme="minorHAnsi" w:cstheme="minorBidi"/>
      <w:kern w:val="2"/>
      <w:sz w:val="24"/>
      <w:szCs w:val="24"/>
      <w:lang w:val="pt-BR"/>
      <w14:ligatures w14:val="standardContextual"/>
      <w:rPrChange w:id="10" w:author="Caio Pizzol" w:date="2026-09-26T15:06:00Z">
        <w:rPr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A8"/>
    <w:pPr>
      <w:numPr>
        <w:ilvl w:val="1"/>
      </w:numPr>
      <w:spacing w:after="160" w:line="278" w:lineRule="auto"/>
      <w:pPrChange w:id="11" w:author="Caio Pizzol" w:date="2026-09-26T15:06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  <w:rPrChange w:id="11" w:author="Caio Pizzol" w:date="2026-09-26T15:06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BD40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408C"/>
  </w:style>
  <w:style w:type="paragraph" w:styleId="Footer">
    <w:name w:val="footer"/>
    <w:basedOn w:val="Normal"/>
    <w:link w:val="FooterChar"/>
    <w:uiPriority w:val="99"/>
    <w:unhideWhenUsed/>
    <w:rsid w:val="00BD40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408C"/>
  </w:style>
  <w:style w:type="character" w:customStyle="1" w:styleId="Heading7Char">
    <w:name w:val="Heading 7 Char"/>
    <w:basedOn w:val="DefaultParagraphFont"/>
    <w:link w:val="Heading7"/>
    <w:uiPriority w:val="9"/>
    <w:semiHidden/>
    <w:rsid w:val="00F7252A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52A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52A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F7252A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52A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52A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52A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52A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52A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7252A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7252A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1F34A8"/>
    <w:pPr>
      <w:spacing w:before="160" w:after="160" w:line="278" w:lineRule="auto"/>
      <w:jc w:val="center"/>
      <w:pPrChange w:id="12" w:author="Caio Pizzol" w:date="2026-09-26T15:06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pt-BR"/>
      <w14:ligatures w14:val="standardContextual"/>
      <w:rPrChange w:id="12" w:author="Caio Pizzol" w:date="2026-09-26T15:06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pt-BR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7252A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72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3" w:author="Caio Pizzol" w:date="2026-09-26T15:06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pt-BR"/>
      <w14:ligatures w14:val="standardContextual"/>
      <w:rPrChange w:id="13" w:author="Caio Pizzol" w:date="2026-09-26T15:06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pt-BR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52A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F72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1</cp:revision>
  <dcterms:created xsi:type="dcterms:W3CDTF">2026-04-27T22:35:00Z</dcterms:created>
  <dcterms:modified xsi:type="dcterms:W3CDTF">2026-09-26T19:06:00Z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1.24.2</vt:lpwstr>
  </property>
  <property fmtid="{D5CDD505-2E9C-101B-9397-08002B2CF9AE}" pid="3" name="DocumentGuid">
    <vt:lpwstr>5b5fb0a1-67ff-49ee-bed7-589ea5d4f95b</vt:lpwstr>
  </property>
</Properties>
</file>