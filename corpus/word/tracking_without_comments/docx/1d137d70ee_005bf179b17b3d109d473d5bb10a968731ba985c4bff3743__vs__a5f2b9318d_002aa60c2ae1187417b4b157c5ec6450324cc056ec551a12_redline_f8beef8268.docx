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3F3730" w14:textId="77777777" w:rsidR="00D46904" w:rsidRDefault="00A5391B" w:rsidP="00A5391B">
      <w:pPr>
        <w:jc w:val="center"/>
        <w:rPr>
          <w:ins w:id="1" w:author="mary.inoue@fap.local" w:date="2026-09-22T12:31:00Z" w16du:dateUtc="2026-09-22T16:31:00Z"/>
          <w:b/>
          <w:sz w:val="28"/>
          <w:szCs w:val="28"/>
        </w:rPr>
      </w:pPr>
      <w:ins w:id="2" w:author="mary.inoue@fap.local" w:date="2026-09-22T12:31:00Z" w16du:dateUtc="2026-09-22T16:31:00Z">
        <w:r w:rsidRPr="00A5391B">
          <w:rPr>
            <w:b/>
            <w:sz w:val="28"/>
            <w:szCs w:val="28"/>
          </w:rPr>
          <w:t>LISTAGEM DE LIVROS – SUGESTÕES PARA ABONO DE MULTAS BIBLIOTECA FAP- BOSB</w:t>
        </w:r>
      </w:ins>
    </w:p>
    <w:p w14:paraId="343500BC" w14:textId="77777777" w:rsidR="00EB0E11" w:rsidRDefault="00EB0E11" w:rsidP="00A5391B">
      <w:pPr>
        <w:jc w:val="center"/>
        <w:rPr>
          <w:ins w:id="3" w:author="mary.inoue@fap.local" w:date="2026-09-22T12:31:00Z" w16du:dateUtc="2026-09-22T16:31:00Z"/>
          <w:b/>
          <w:sz w:val="28"/>
          <w:szCs w:val="28"/>
        </w:rPr>
      </w:pPr>
    </w:p>
    <w:p w14:paraId="7069ED08" w14:textId="77777777" w:rsidR="00EB0E11" w:rsidRPr="00AC2557" w:rsidRDefault="00EB0E11" w:rsidP="00EB0E11">
      <w:pPr>
        <w:rPr>
          <w:ins w:id="4" w:author="mary.inoue@fap.local" w:date="2026-09-22T12:31:00Z" w16du:dateUtc="2026-09-22T16:31:00Z"/>
          <w:sz w:val="24"/>
          <w:szCs w:val="24"/>
        </w:rPr>
      </w:pPr>
      <w:ins w:id="5" w:author="mary.inoue@fap.local" w:date="2026-09-22T12:31:00Z" w16du:dateUtc="2026-09-22T16:31:00Z">
        <w:r w:rsidRPr="00AC2557">
          <w:rPr>
            <w:sz w:val="24"/>
            <w:szCs w:val="24"/>
          </w:rPr>
          <w:t xml:space="preserve">ABREU, Nuno Cesar Pereira. </w:t>
        </w:r>
        <w:r w:rsidRPr="00AC2557">
          <w:rPr>
            <w:b/>
            <w:sz w:val="24"/>
            <w:szCs w:val="24"/>
          </w:rPr>
          <w:t>Boca do Lixo</w:t>
        </w:r>
        <w:r w:rsidRPr="00AC2557">
          <w:rPr>
            <w:sz w:val="24"/>
            <w:szCs w:val="24"/>
          </w:rPr>
          <w:t>: cinema e classes populares. Campinas: UNICAMP, 2006.</w:t>
        </w:r>
      </w:ins>
    </w:p>
    <w:p w14:paraId="2AB749B6" w14:textId="77777777" w:rsidR="00A5391B" w:rsidRDefault="00A5391B" w:rsidP="00A5391B">
      <w:pPr>
        <w:jc w:val="center"/>
        <w:rPr>
          <w:ins w:id="6" w:author="mary.inoue@fap.local" w:date="2026-09-22T12:31:00Z" w16du:dateUtc="2026-09-22T16:31:00Z"/>
          <w:b/>
          <w:sz w:val="28"/>
          <w:szCs w:val="28"/>
        </w:rPr>
      </w:pPr>
    </w:p>
    <w:p w14:paraId="5493A40E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7" w:author="mary.inoue@fap.local" w:date="2026-09-22T12:31:00Z" w16du:dateUtc="2026-09-22T16:31:00Z"/>
          <w:sz w:val="24"/>
          <w:szCs w:val="24"/>
        </w:rPr>
      </w:pPr>
      <w:ins w:id="8" w:author="mary.inoue@fap.local" w:date="2026-09-22T12:31:00Z" w16du:dateUtc="2026-09-22T16:31:00Z">
        <w:r w:rsidRPr="00345AD1">
          <w:rPr>
            <w:sz w:val="24"/>
            <w:szCs w:val="24"/>
          </w:rPr>
          <w:t xml:space="preserve">AGAMBEN, Giorgio. </w:t>
        </w:r>
        <w:r w:rsidRPr="00345AD1">
          <w:rPr>
            <w:b/>
            <w:sz w:val="24"/>
            <w:szCs w:val="24"/>
          </w:rPr>
          <w:t>O que é o contemporâneo</w:t>
        </w:r>
        <w:r w:rsidRPr="00345AD1">
          <w:rPr>
            <w:sz w:val="24"/>
            <w:szCs w:val="24"/>
          </w:rPr>
          <w:t>? e outros ensaios. Chapecó: ArgosEditora, 2009.</w:t>
        </w:r>
      </w:ins>
    </w:p>
    <w:p w14:paraId="3F099E3A" w14:textId="77777777" w:rsidR="00132F7D" w:rsidRDefault="00132F7D" w:rsidP="00A5391B">
      <w:pPr>
        <w:jc w:val="center"/>
        <w:rPr>
          <w:ins w:id="9" w:author="mary.inoue@fap.local" w:date="2026-09-22T12:31:00Z" w16du:dateUtc="2026-09-22T16:31:00Z"/>
          <w:b/>
          <w:sz w:val="28"/>
          <w:szCs w:val="28"/>
        </w:rPr>
      </w:pPr>
    </w:p>
    <w:p w14:paraId="6F07FB8C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0" w:author="mary.inoue@fap.local" w:date="2026-09-22T12:31:00Z" w16du:dateUtc="2026-09-22T16:31:00Z"/>
          <w:color w:val="000000"/>
          <w:sz w:val="24"/>
          <w:szCs w:val="24"/>
        </w:rPr>
      </w:pPr>
      <w:ins w:id="11" w:author="mary.inoue@fap.local" w:date="2026-09-22T12:31:00Z" w16du:dateUtc="2026-09-22T16:31:00Z">
        <w:r w:rsidRPr="00345AD1">
          <w:rPr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204A19F4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31:00Z" w16du:dateUtc="2026-09-22T16:31:00Z"/>
          <w:color w:val="000000"/>
          <w:sz w:val="24"/>
          <w:szCs w:val="24"/>
        </w:rPr>
      </w:pPr>
    </w:p>
    <w:p w14:paraId="55D2754A" w14:textId="77777777" w:rsidR="00A5391B" w:rsidRDefault="00A5391B" w:rsidP="00A5391B">
      <w:pPr>
        <w:rPr>
          <w:ins w:id="13" w:author="mary.inoue@fap.local" w:date="2026-09-22T12:31:00Z" w16du:dateUtc="2026-09-22T16:31:00Z"/>
          <w:sz w:val="24"/>
          <w:szCs w:val="24"/>
        </w:rPr>
      </w:pPr>
      <w:ins w:id="14" w:author="mary.inoue@fap.local" w:date="2026-09-22T12:31:00Z" w16du:dateUtc="2026-09-22T16:31:00Z">
        <w:r w:rsidRPr="00A5391B">
          <w:rPr>
            <w:b/>
            <w:sz w:val="24"/>
            <w:szCs w:val="24"/>
          </w:rPr>
          <w:t>BERGAN, R. ...ismos</w:t>
        </w:r>
        <w:r w:rsidRPr="00A5391B">
          <w:rPr>
            <w:sz w:val="24"/>
            <w:szCs w:val="24"/>
          </w:rPr>
          <w:t>: Para Entender o Cinema</w:t>
        </w:r>
        <w:r w:rsidRPr="00A5391B">
          <w:rPr>
            <w:b/>
            <w:sz w:val="24"/>
            <w:szCs w:val="24"/>
          </w:rPr>
          <w:t xml:space="preserve">. </w:t>
        </w:r>
        <w:r w:rsidRPr="00A5391B">
          <w:rPr>
            <w:sz w:val="24"/>
            <w:szCs w:val="24"/>
          </w:rPr>
          <w:t>Rio de Janeiro: Globo</w:t>
        </w:r>
      </w:ins>
    </w:p>
    <w:p w14:paraId="05EA74F3" w14:textId="77777777" w:rsidR="00EB0E11" w:rsidRDefault="00EB0E11" w:rsidP="00A5391B">
      <w:pPr>
        <w:rPr>
          <w:ins w:id="15" w:author="mary.inoue@fap.local" w:date="2026-09-22T12:31:00Z" w16du:dateUtc="2026-09-22T16:31:00Z"/>
          <w:sz w:val="24"/>
          <w:szCs w:val="24"/>
        </w:rPr>
      </w:pPr>
      <w:ins w:id="16" w:author="mary.inoue@fap.local" w:date="2026-09-22T12:31:00Z" w16du:dateUtc="2026-09-22T16:31:00Z">
        <w:r>
          <w:rPr>
            <w:sz w:val="24"/>
            <w:szCs w:val="24"/>
          </w:rPr>
          <w:tab/>
        </w:r>
      </w:ins>
    </w:p>
    <w:p w14:paraId="0E953252" w14:textId="77777777" w:rsidR="0065070B" w:rsidRPr="00345AD1" w:rsidRDefault="0065070B" w:rsidP="0065070B">
      <w:pPr>
        <w:pStyle w:val="Default"/>
        <w:rPr>
          <w:ins w:id="17" w:author="mary.inoue@fap.local" w:date="2026-09-22T12:31:00Z" w16du:dateUtc="2026-09-22T16:31:00Z"/>
        </w:rPr>
      </w:pPr>
      <w:ins w:id="18" w:author="mary.inoue@fap.local" w:date="2026-09-22T12:31:00Z" w16du:dateUtc="2026-09-22T16:31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0CB8356E" w14:textId="77777777" w:rsidR="0065070B" w:rsidRDefault="0065070B" w:rsidP="00A5391B">
      <w:pPr>
        <w:rPr>
          <w:ins w:id="19" w:author="mary.inoue@fap.local" w:date="2026-09-22T12:31:00Z" w16du:dateUtc="2026-09-22T16:31:00Z"/>
          <w:sz w:val="24"/>
          <w:szCs w:val="24"/>
        </w:rPr>
      </w:pPr>
    </w:p>
    <w:p w14:paraId="11E674EF" w14:textId="77777777" w:rsidR="00640AED" w:rsidRPr="00345AD1" w:rsidRDefault="00640AED" w:rsidP="00640AED">
      <w:pPr>
        <w:pStyle w:val="Default"/>
        <w:rPr>
          <w:ins w:id="20" w:author="mary.inoue@fap.local" w:date="2026-09-22T12:31:00Z" w16du:dateUtc="2026-09-22T16:31:00Z"/>
        </w:rPr>
      </w:pPr>
      <w:ins w:id="21" w:author="mary.inoue@fap.local" w:date="2026-09-22T12:31:00Z" w16du:dateUtc="2026-09-22T16:31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5120C299" w14:textId="77777777" w:rsidR="00640AED" w:rsidRPr="00345AD1" w:rsidRDefault="00640AED" w:rsidP="00640AED">
      <w:pPr>
        <w:rPr>
          <w:ins w:id="22" w:author="mary.inoue@fap.local" w:date="2026-09-22T12:31:00Z" w16du:dateUtc="2026-09-22T16:31:00Z"/>
          <w:sz w:val="24"/>
          <w:szCs w:val="24"/>
        </w:rPr>
      </w:pPr>
    </w:p>
    <w:p w14:paraId="70D65640" w14:textId="77777777" w:rsidR="00C9492A" w:rsidRDefault="00C9492A" w:rsidP="00C9492A">
      <w:pPr>
        <w:rPr>
          <w:ins w:id="23" w:author="mary.inoue@fap.local" w:date="2026-09-22T12:31:00Z" w16du:dateUtc="2026-09-22T16:31:00Z"/>
          <w:sz w:val="24"/>
          <w:szCs w:val="24"/>
        </w:rPr>
      </w:pPr>
      <w:ins w:id="24" w:author="mary.inoue@fap.local" w:date="2026-09-22T12:31:00Z" w16du:dateUtc="2026-09-22T16:31:00Z">
        <w:r w:rsidRPr="00001744">
          <w:rPr>
            <w:sz w:val="24"/>
            <w:szCs w:val="24"/>
          </w:rPr>
          <w:t xml:space="preserve">BERTAZZO, Ivaldo. </w:t>
        </w:r>
        <w:r w:rsidRPr="00001744">
          <w:rPr>
            <w:b/>
            <w:bCs/>
            <w:sz w:val="24"/>
            <w:szCs w:val="24"/>
          </w:rPr>
          <w:t>Gesto orientado – Reeducação do movimento</w:t>
        </w:r>
        <w:r w:rsidRPr="00001744">
          <w:rPr>
            <w:sz w:val="24"/>
            <w:szCs w:val="24"/>
          </w:rPr>
          <w:t>. São Paulo: Edições SESC SP, 2014</w:t>
        </w:r>
      </w:ins>
    </w:p>
    <w:p w14:paraId="69B7B9F4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5" w:author="mary.inoue@fap.local" w:date="2026-09-22T12:31:00Z" w16du:dateUtc="2026-09-22T16:31:00Z"/>
          <w:color w:val="000000"/>
          <w:sz w:val="24"/>
          <w:szCs w:val="24"/>
        </w:rPr>
      </w:pPr>
      <w:ins w:id="26" w:author="mary.inoue@fap.local" w:date="2026-09-22T12:31:00Z" w16du:dateUtc="2026-09-22T16:31:00Z">
        <w:r w:rsidRPr="00345AD1">
          <w:rPr>
            <w:color w:val="000000"/>
            <w:sz w:val="24"/>
            <w:szCs w:val="24"/>
          </w:rPr>
          <w:t xml:space="preserve">BEY, Hakim. </w:t>
        </w:r>
        <w:r w:rsidRPr="00345AD1">
          <w:rPr>
            <w:b/>
            <w:color w:val="000000"/>
            <w:sz w:val="24"/>
            <w:szCs w:val="24"/>
          </w:rPr>
          <w:t>TAZ</w:t>
        </w:r>
        <w:r w:rsidRPr="00345AD1">
          <w:rPr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4865A446" w14:textId="77777777" w:rsidR="00C9492A" w:rsidRDefault="00C9492A" w:rsidP="00C9492A">
      <w:pPr>
        <w:rPr>
          <w:ins w:id="27" w:author="mary.inoue@fap.local" w:date="2026-09-22T12:31:00Z" w16du:dateUtc="2026-09-22T16:31:00Z"/>
          <w:sz w:val="24"/>
          <w:szCs w:val="24"/>
        </w:rPr>
      </w:pPr>
    </w:p>
    <w:p w14:paraId="7E5BFB13" w14:textId="77777777" w:rsidR="00A5391B" w:rsidRDefault="00A5391B" w:rsidP="00A5391B">
      <w:pPr>
        <w:rPr>
          <w:ins w:id="28" w:author="mary.inoue@fap.local" w:date="2026-09-22T12:31:00Z" w16du:dateUtc="2026-09-22T16:31:00Z"/>
          <w:sz w:val="24"/>
          <w:szCs w:val="24"/>
        </w:rPr>
      </w:pPr>
      <w:ins w:id="29" w:author="mary.inoue@fap.local" w:date="2026-09-22T12:31:00Z" w16du:dateUtc="2026-09-22T16:31:00Z">
        <w:r w:rsidRPr="00A5391B">
          <w:rPr>
            <w:sz w:val="24"/>
            <w:szCs w:val="24"/>
          </w:rPr>
          <w:t xml:space="preserve">BOGART, Anne. </w:t>
        </w:r>
        <w:r w:rsidRPr="00A5391B">
          <w:rPr>
            <w:b/>
            <w:sz w:val="24"/>
            <w:szCs w:val="24"/>
          </w:rPr>
          <w:t>A preparação do diretor</w:t>
        </w:r>
        <w:r w:rsidRPr="00A5391B">
          <w:rPr>
            <w:sz w:val="24"/>
            <w:szCs w:val="24"/>
          </w:rPr>
          <w:t>: sete ensaios sobre arte e teatro. Martins Fontes, 201</w:t>
        </w:r>
        <w:r>
          <w:rPr>
            <w:sz w:val="24"/>
            <w:szCs w:val="24"/>
          </w:rPr>
          <w:t>1</w:t>
        </w:r>
      </w:ins>
    </w:p>
    <w:p w14:paraId="29BC0C74" w14:textId="77777777" w:rsidR="00EB0E11" w:rsidRPr="002D0CC2" w:rsidRDefault="00EB0E11" w:rsidP="00EB0E11">
      <w:pPr>
        <w:rPr>
          <w:ins w:id="30" w:author="mary.inoue@fap.local" w:date="2026-09-22T12:31:00Z" w16du:dateUtc="2026-09-22T16:31:00Z"/>
          <w:sz w:val="24"/>
          <w:szCs w:val="24"/>
        </w:rPr>
      </w:pPr>
      <w:ins w:id="31" w:author="mary.inoue@fap.local" w:date="2026-09-22T12:31:00Z" w16du:dateUtc="2026-09-22T16:31:00Z">
        <w:r w:rsidRPr="002D0CC2">
          <w:rPr>
            <w:sz w:val="24"/>
            <w:szCs w:val="24"/>
          </w:rPr>
          <w:t xml:space="preserve">BORDWELL, David. </w:t>
        </w:r>
        <w:r w:rsidRPr="002D0CC2">
          <w:rPr>
            <w:b/>
            <w:sz w:val="24"/>
            <w:szCs w:val="24"/>
          </w:rPr>
          <w:t>Sobre a história do estilo cinematográfico.</w:t>
        </w:r>
        <w:r w:rsidRPr="002D0CC2">
          <w:rPr>
            <w:sz w:val="24"/>
            <w:szCs w:val="24"/>
          </w:rPr>
          <w:t xml:space="preserve"> Campinas, Editora da Unicamp, 2013.</w:t>
        </w:r>
      </w:ins>
    </w:p>
    <w:p w14:paraId="2E367E0E" w14:textId="77777777" w:rsidR="00EB0E11" w:rsidRDefault="00EB0E11" w:rsidP="00A5391B">
      <w:pPr>
        <w:rPr>
          <w:ins w:id="32" w:author="mary.inoue@fap.local" w:date="2026-09-22T12:31:00Z" w16du:dateUtc="2026-09-22T16:31:00Z"/>
          <w:sz w:val="24"/>
          <w:szCs w:val="24"/>
        </w:rPr>
      </w:pPr>
    </w:p>
    <w:p w14:paraId="7B8EB699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3" w:author="mary.inoue@fap.local" w:date="2026-09-22T12:31:00Z" w16du:dateUtc="2026-09-22T16:31:00Z"/>
          <w:color w:val="000000"/>
          <w:sz w:val="24"/>
          <w:szCs w:val="24"/>
        </w:rPr>
      </w:pPr>
      <w:ins w:id="34" w:author="mary.inoue@fap.local" w:date="2026-09-22T12:31:00Z" w16du:dateUtc="2026-09-22T16:31:00Z">
        <w:r w:rsidRPr="00345AD1">
          <w:rPr>
            <w:color w:val="000000"/>
            <w:sz w:val="24"/>
            <w:szCs w:val="24"/>
          </w:rPr>
          <w:t xml:space="preserve">BOURCIER, P. (2001). </w:t>
        </w:r>
        <w:r w:rsidRPr="00345AD1">
          <w:rPr>
            <w:b/>
            <w:color w:val="000000"/>
            <w:sz w:val="24"/>
            <w:szCs w:val="24"/>
          </w:rPr>
          <w:t>História da Dança no Ocidente</w:t>
        </w:r>
        <w:r w:rsidRPr="00345AD1">
          <w:rPr>
            <w:color w:val="000000"/>
            <w:sz w:val="24"/>
            <w:szCs w:val="24"/>
          </w:rPr>
          <w:t xml:space="preserve">. 2.ed. São Paulo: Martins Fontes. </w:t>
        </w:r>
      </w:ins>
    </w:p>
    <w:p w14:paraId="2D0011C8" w14:textId="77777777" w:rsidR="00C9492A" w:rsidRDefault="00C9492A" w:rsidP="00C9492A">
      <w:pPr>
        <w:rPr>
          <w:ins w:id="35" w:author="mary.inoue@fap.local" w:date="2026-09-22T12:31:00Z" w16du:dateUtc="2026-09-22T16:31:00Z"/>
          <w:sz w:val="24"/>
          <w:szCs w:val="24"/>
        </w:rPr>
      </w:pPr>
    </w:p>
    <w:p w14:paraId="76B6E56B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6" w:author="mary.inoue@fap.local" w:date="2026-09-22T12:31:00Z" w16du:dateUtc="2026-09-22T16:31:00Z"/>
          <w:rFonts w:ascii="ArialMT" w:hAnsi="ArialMT" w:cs="ArialMT"/>
          <w:sz w:val="24"/>
          <w:szCs w:val="24"/>
        </w:rPr>
      </w:pPr>
      <w:ins w:id="37" w:author="mary.inoue@fap.local" w:date="2026-09-22T12:31:00Z" w16du:dateUtc="2026-09-22T16:31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618C29D0" w14:textId="77777777" w:rsidR="00C9492A" w:rsidRDefault="00C9492A" w:rsidP="00C9492A">
      <w:pPr>
        <w:rPr>
          <w:ins w:id="38" w:author="mary.inoue@fap.local" w:date="2026-09-22T12:31:00Z" w16du:dateUtc="2026-09-22T16:31:00Z"/>
          <w:sz w:val="24"/>
          <w:szCs w:val="24"/>
        </w:rPr>
      </w:pPr>
    </w:p>
    <w:p w14:paraId="592CF8A3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9" w:author="mary.inoue@fap.local" w:date="2026-09-22T12:31:00Z" w16du:dateUtc="2026-09-22T16:31:00Z"/>
          <w:sz w:val="24"/>
          <w:szCs w:val="24"/>
        </w:rPr>
      </w:pPr>
      <w:ins w:id="40" w:author="mary.inoue@fap.local" w:date="2026-09-22T12:31:00Z" w16du:dateUtc="2026-09-22T16:31:00Z">
        <w:r w:rsidRPr="00345AD1">
          <w:rPr>
            <w:sz w:val="24"/>
            <w:szCs w:val="24"/>
          </w:rPr>
          <w:lastRenderedPageBreak/>
          <w:t>BRITTO, Fabiana Dultra</w:t>
        </w:r>
        <w:r w:rsidRPr="00345AD1">
          <w:rPr>
            <w:b/>
            <w:sz w:val="24"/>
            <w:szCs w:val="24"/>
          </w:rPr>
          <w:t>. Temporalidade em dança</w:t>
        </w:r>
        <w:r w:rsidRPr="00345AD1">
          <w:rPr>
            <w:sz w:val="24"/>
            <w:szCs w:val="24"/>
          </w:rPr>
          <w:t>: parâmetros para uma história contemporânea. Belo Horizonte: FID/Edição do Autor, 2008.</w:t>
        </w:r>
      </w:ins>
    </w:p>
    <w:p w14:paraId="2D4B6A85" w14:textId="77777777" w:rsidR="002D511D" w:rsidRDefault="002D511D" w:rsidP="002D511D">
      <w:pPr>
        <w:rPr>
          <w:ins w:id="41" w:author="mary.inoue@fap.local" w:date="2026-09-22T12:31:00Z" w16du:dateUtc="2026-09-22T16:31:00Z"/>
          <w:sz w:val="24"/>
          <w:szCs w:val="24"/>
        </w:rPr>
      </w:pPr>
    </w:p>
    <w:p w14:paraId="414239F9" w14:textId="77777777" w:rsidR="00F11D9F" w:rsidRDefault="00F11D9F" w:rsidP="00F11D9F">
      <w:pPr>
        <w:rPr>
          <w:ins w:id="42" w:author="mary.inoue@fap.local" w:date="2026-09-22T12:31:00Z" w16du:dateUtc="2026-09-22T16:31:00Z"/>
          <w:b/>
        </w:rPr>
      </w:pPr>
      <w:ins w:id="43" w:author="mary.inoue@fap.local" w:date="2026-09-22T12:31:00Z" w16du:dateUtc="2026-09-22T16:31:00Z">
        <w:r w:rsidRPr="005248A0">
          <w:t xml:space="preserve">BRITZ, Iafa. BRAGA, Rodrigo Saturnino. LUCA, Luiz Gonzaga Assis de. </w:t>
        </w:r>
        <w:r w:rsidRPr="005248A0">
          <w:rPr>
            <w:b/>
          </w:rPr>
          <w:t xml:space="preserve">Film </w:t>
        </w:r>
      </w:ins>
    </w:p>
    <w:p w14:paraId="24B6CE24" w14:textId="77777777" w:rsidR="00F11D9F" w:rsidRPr="00F11D9F" w:rsidRDefault="00F11D9F" w:rsidP="00F11D9F">
      <w:pPr>
        <w:rPr>
          <w:ins w:id="44" w:author="mary.inoue@fap.local" w:date="2026-09-22T12:31:00Z" w16du:dateUtc="2026-09-22T16:31:00Z"/>
          <w:sz w:val="24"/>
          <w:szCs w:val="24"/>
        </w:rPr>
      </w:pPr>
      <w:ins w:id="45" w:author="mary.inoue@fap.local" w:date="2026-09-22T12:31:00Z" w16du:dateUtc="2026-09-22T16:31:00Z">
        <w:r w:rsidRPr="00F11D9F">
          <w:rPr>
            <w:b/>
            <w:sz w:val="24"/>
            <w:szCs w:val="24"/>
          </w:rPr>
          <w:t>Business</w:t>
        </w:r>
        <w:r w:rsidRPr="00F11D9F">
          <w:rPr>
            <w:sz w:val="24"/>
            <w:szCs w:val="24"/>
          </w:rPr>
          <w:t>: o negócio do cinema. São Paulo: Campos-Elsevier, 2010.</w:t>
        </w:r>
      </w:ins>
    </w:p>
    <w:p w14:paraId="140EF5E6" w14:textId="77777777" w:rsidR="00F11D9F" w:rsidRDefault="00F11D9F" w:rsidP="00F11D9F">
      <w:pPr>
        <w:rPr>
          <w:ins w:id="46" w:author="mary.inoue@fap.local" w:date="2026-09-22T12:31:00Z" w16du:dateUtc="2026-09-22T16:31:00Z"/>
          <w:sz w:val="24"/>
          <w:szCs w:val="24"/>
        </w:rPr>
      </w:pPr>
    </w:p>
    <w:p w14:paraId="1CFC4296" w14:textId="77777777" w:rsidR="00F11D9F" w:rsidRDefault="00F11D9F" w:rsidP="002D511D">
      <w:pPr>
        <w:rPr>
          <w:ins w:id="47" w:author="mary.inoue@fap.local" w:date="2026-09-22T12:31:00Z" w16du:dateUtc="2026-09-22T16:31:00Z"/>
          <w:sz w:val="24"/>
          <w:szCs w:val="24"/>
        </w:rPr>
      </w:pPr>
    </w:p>
    <w:p w14:paraId="149339A7" w14:textId="77777777" w:rsidR="00A5391B" w:rsidRDefault="002D22E0" w:rsidP="00A5391B">
      <w:pPr>
        <w:rPr>
          <w:ins w:id="48" w:author="mary.inoue@fap.local" w:date="2026-09-22T12:31:00Z" w16du:dateUtc="2026-09-22T16:31:00Z"/>
          <w:sz w:val="24"/>
          <w:szCs w:val="24"/>
        </w:rPr>
      </w:pPr>
      <w:ins w:id="49" w:author="mary.inoue@fap.local" w:date="2026-09-22T12:31:00Z" w16du:dateUtc="2026-09-22T16:31:00Z">
        <w:r w:rsidRPr="002D22E0">
          <w:rPr>
            <w:sz w:val="24"/>
            <w:szCs w:val="24"/>
          </w:rPr>
          <w:t>BURNIER, Luis Otavio</w:t>
        </w:r>
        <w:r w:rsidRPr="002D22E0">
          <w:rPr>
            <w:b/>
            <w:sz w:val="24"/>
            <w:szCs w:val="24"/>
          </w:rPr>
          <w:t>. A arte do ator.</w:t>
        </w:r>
        <w:r w:rsidRPr="002D22E0">
          <w:rPr>
            <w:sz w:val="24"/>
            <w:szCs w:val="24"/>
          </w:rPr>
          <w:t xml:space="preserve"> Campinas, Unicamp.</w:t>
        </w:r>
      </w:ins>
    </w:p>
    <w:p w14:paraId="6F17883E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0" w:author="mary.inoue@fap.local" w:date="2026-09-22T12:31:00Z" w16du:dateUtc="2026-09-22T16:31:00Z"/>
          <w:color w:val="000000"/>
          <w:sz w:val="24"/>
          <w:szCs w:val="24"/>
        </w:rPr>
      </w:pPr>
      <w:ins w:id="51" w:author="mary.inoue@fap.local" w:date="2026-09-22T12:31:00Z" w16du:dateUtc="2026-09-22T16:31:00Z">
        <w:r w:rsidRPr="00345AD1">
          <w:rPr>
            <w:color w:val="000000"/>
            <w:sz w:val="24"/>
            <w:szCs w:val="24"/>
          </w:rPr>
          <w:t xml:space="preserve">BURROWS, J. (2007). </w:t>
        </w:r>
        <w:r w:rsidRPr="00345AD1">
          <w:rPr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color w:val="000000"/>
            <w:sz w:val="24"/>
            <w:szCs w:val="24"/>
          </w:rPr>
          <w:t xml:space="preserve">. Rio de Janeiro: Zahar. </w:t>
        </w:r>
      </w:ins>
    </w:p>
    <w:p w14:paraId="74D2A4C9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2" w:author="mary.inoue@fap.local" w:date="2026-09-22T12:31:00Z" w16du:dateUtc="2026-09-22T16:31:00Z"/>
          <w:color w:val="000000"/>
          <w:sz w:val="24"/>
          <w:szCs w:val="24"/>
        </w:rPr>
      </w:pPr>
    </w:p>
    <w:p w14:paraId="5008B35F" w14:textId="77777777" w:rsidR="008C61C6" w:rsidRPr="00791921" w:rsidRDefault="008C61C6" w:rsidP="008C61C6">
      <w:pPr>
        <w:rPr>
          <w:ins w:id="53" w:author="mary.inoue@fap.local" w:date="2026-09-22T12:31:00Z" w16du:dateUtc="2026-09-22T16:31:00Z"/>
          <w:sz w:val="24"/>
          <w:szCs w:val="24"/>
        </w:rPr>
      </w:pPr>
      <w:ins w:id="54" w:author="mary.inoue@fap.local" w:date="2026-09-22T12:31:00Z" w16du:dateUtc="2026-09-22T16:31:00Z">
        <w:r w:rsidRPr="00791921">
          <w:rPr>
            <w:sz w:val="24"/>
            <w:szCs w:val="24"/>
          </w:rPr>
          <w:t xml:space="preserve">CAMPBELL, Joseph. </w:t>
        </w:r>
        <w:r w:rsidRPr="00791921">
          <w:rPr>
            <w:b/>
            <w:sz w:val="24"/>
            <w:szCs w:val="24"/>
          </w:rPr>
          <w:t>O herói de mil faces.</w:t>
        </w:r>
        <w:r w:rsidRPr="00791921">
          <w:rPr>
            <w:sz w:val="24"/>
            <w:szCs w:val="24"/>
          </w:rPr>
          <w:t xml:space="preserve"> Cultrix, São Paulo, 2006.</w:t>
        </w:r>
      </w:ins>
    </w:p>
    <w:p w14:paraId="78D62331" w14:textId="77777777" w:rsidR="001F3B9E" w:rsidRDefault="001F3B9E" w:rsidP="00A5391B">
      <w:pPr>
        <w:rPr>
          <w:ins w:id="55" w:author="mary.inoue@fap.local" w:date="2026-09-22T12:31:00Z" w16du:dateUtc="2026-09-22T16:31:00Z"/>
          <w:sz w:val="24"/>
          <w:szCs w:val="24"/>
        </w:rPr>
      </w:pPr>
    </w:p>
    <w:p w14:paraId="4A110D48" w14:textId="77777777" w:rsidR="001F3B9E" w:rsidRDefault="001F3B9E" w:rsidP="00A5391B">
      <w:pPr>
        <w:rPr>
          <w:ins w:id="56" w:author="mary.inoue@fap.local" w:date="2026-09-22T12:31:00Z" w16du:dateUtc="2026-09-22T16:31:00Z"/>
          <w:sz w:val="24"/>
          <w:szCs w:val="24"/>
        </w:rPr>
      </w:pPr>
    </w:p>
    <w:p w14:paraId="0B374E03" w14:textId="77777777" w:rsidR="00DC250C" w:rsidRDefault="00DC250C" w:rsidP="00A5391B">
      <w:pPr>
        <w:rPr>
          <w:ins w:id="57" w:author="mary.inoue@fap.local" w:date="2026-09-22T12:31:00Z" w16du:dateUtc="2026-09-22T16:31:00Z"/>
          <w:sz w:val="24"/>
          <w:szCs w:val="24"/>
        </w:rPr>
      </w:pPr>
      <w:ins w:id="58" w:author="mary.inoue@fap.local" w:date="2026-09-22T12:31:00Z" w16du:dateUtc="2026-09-22T16:31:00Z">
        <w:r w:rsidRPr="00DC250C">
          <w:rPr>
            <w:sz w:val="24"/>
            <w:szCs w:val="24"/>
          </w:rPr>
          <w:t>CANDEIAS, Maria Lúcia Levy</w:t>
        </w:r>
        <w:r w:rsidRPr="00DC250C">
          <w:rPr>
            <w:b/>
            <w:sz w:val="24"/>
            <w:szCs w:val="24"/>
          </w:rPr>
          <w:t>. A fragmentação da personagem</w:t>
        </w:r>
        <w:r w:rsidRPr="00DC250C">
          <w:rPr>
            <w:sz w:val="24"/>
            <w:szCs w:val="24"/>
          </w:rPr>
          <w:t>. Perspectiva, 2012.</w:t>
        </w:r>
      </w:ins>
    </w:p>
    <w:p w14:paraId="63B88E2C" w14:textId="77777777" w:rsidR="008C61C6" w:rsidRPr="002D0CC2" w:rsidRDefault="008C61C6" w:rsidP="008C61C6">
      <w:pPr>
        <w:rPr>
          <w:ins w:id="59" w:author="mary.inoue@fap.local" w:date="2026-09-22T12:31:00Z" w16du:dateUtc="2026-09-22T16:31:00Z"/>
          <w:sz w:val="24"/>
          <w:szCs w:val="24"/>
        </w:rPr>
      </w:pPr>
      <w:ins w:id="60" w:author="mary.inoue@fap.local" w:date="2026-09-22T12:31:00Z" w16du:dateUtc="2026-09-22T16:31:00Z">
        <w:r w:rsidRPr="002D0CC2">
          <w:rPr>
            <w:sz w:val="24"/>
            <w:szCs w:val="24"/>
          </w:rPr>
          <w:t xml:space="preserve">COSTA, Flavia Cesarino. </w:t>
        </w:r>
        <w:r w:rsidRPr="002D0CC2">
          <w:rPr>
            <w:b/>
            <w:sz w:val="24"/>
            <w:szCs w:val="24"/>
          </w:rPr>
          <w:t>Primeiro Cinema</w:t>
        </w:r>
        <w:r w:rsidRPr="002D0CC2">
          <w:rPr>
            <w:sz w:val="24"/>
            <w:szCs w:val="24"/>
          </w:rPr>
          <w:t xml:space="preserve"> – espetáculo, narração, domesticação. Rio de Janeiro, Azougue editorial, 2005.</w:t>
        </w:r>
      </w:ins>
    </w:p>
    <w:p w14:paraId="3A3319F5" w14:textId="77777777" w:rsidR="003E02AD" w:rsidRDefault="003E02AD" w:rsidP="003E02AD">
      <w:pPr>
        <w:rPr>
          <w:ins w:id="61" w:author="mary.inoue@fap.local" w:date="2026-09-22T12:31:00Z" w16du:dateUtc="2026-09-22T16:31:00Z"/>
          <w:sz w:val="24"/>
          <w:szCs w:val="24"/>
        </w:rPr>
      </w:pPr>
    </w:p>
    <w:p w14:paraId="55779C07" w14:textId="77777777" w:rsidR="003E02AD" w:rsidRDefault="003E02AD" w:rsidP="003E02AD">
      <w:pPr>
        <w:rPr>
          <w:ins w:id="62" w:author="mary.inoue@fap.local" w:date="2026-09-22T12:31:00Z" w16du:dateUtc="2026-09-22T16:31:00Z"/>
          <w:sz w:val="24"/>
          <w:szCs w:val="24"/>
        </w:rPr>
      </w:pPr>
      <w:ins w:id="63" w:author="mary.inoue@fap.local" w:date="2026-09-22T12:31:00Z" w16du:dateUtc="2026-09-22T16:31:00Z">
        <w:r w:rsidRPr="002D0CC2">
          <w:rPr>
            <w:sz w:val="24"/>
            <w:szCs w:val="24"/>
          </w:rPr>
          <w:t xml:space="preserve">COUSINS, Mark. </w:t>
        </w:r>
        <w:r w:rsidRPr="002D0CC2">
          <w:rPr>
            <w:b/>
            <w:sz w:val="24"/>
            <w:szCs w:val="24"/>
          </w:rPr>
          <w:t>História do Cinema Mundial</w:t>
        </w:r>
        <w:r w:rsidRPr="002D0CC2">
          <w:rPr>
            <w:sz w:val="24"/>
            <w:szCs w:val="24"/>
          </w:rPr>
          <w:t xml:space="preserve"> – dos clássicos mudos ao cinema moderno. Sâo Paulo, Martins Editora, 2013.</w:t>
        </w:r>
      </w:ins>
    </w:p>
    <w:p w14:paraId="68A99215" w14:textId="77777777" w:rsidR="008C61C6" w:rsidRDefault="008C61C6" w:rsidP="00A5391B">
      <w:pPr>
        <w:rPr>
          <w:ins w:id="64" w:author="mary.inoue@fap.local" w:date="2026-09-22T12:31:00Z" w16du:dateUtc="2026-09-22T16:31:00Z"/>
          <w:sz w:val="24"/>
          <w:szCs w:val="24"/>
        </w:rPr>
      </w:pPr>
    </w:p>
    <w:p w14:paraId="4C560BCA" w14:textId="77777777" w:rsidR="00AF3743" w:rsidRDefault="00AF3743" w:rsidP="00AF3743">
      <w:pPr>
        <w:pStyle w:val="Default"/>
        <w:rPr>
          <w:ins w:id="65" w:author="mary.inoue@fap.local" w:date="2026-09-22T12:31:00Z" w16du:dateUtc="2026-09-22T16:31:00Z"/>
          <w:rFonts w:ascii="ArialMT" w:hAnsi="ArialMT" w:cs="ArialMT"/>
        </w:rPr>
      </w:pPr>
      <w:ins w:id="66" w:author="mary.inoue@fap.local" w:date="2026-09-22T12:31:00Z" w16du:dateUtc="2026-09-22T16:31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1C0F2E42" w14:textId="77777777" w:rsidR="00AF3743" w:rsidRDefault="00AF3743" w:rsidP="00A5391B">
      <w:pPr>
        <w:rPr>
          <w:ins w:id="67" w:author="mary.inoue@fap.local" w:date="2026-09-22T12:31:00Z" w16du:dateUtc="2026-09-22T16:31:00Z"/>
          <w:sz w:val="24"/>
          <w:szCs w:val="24"/>
        </w:rPr>
      </w:pPr>
    </w:p>
    <w:p w14:paraId="0D6E66B5" w14:textId="77777777" w:rsidR="00500EF8" w:rsidRPr="00500EF8" w:rsidRDefault="00500EF8" w:rsidP="00A5391B">
      <w:pPr>
        <w:rPr>
          <w:ins w:id="68" w:author="mary.inoue@fap.local" w:date="2026-09-22T12:31:00Z" w16du:dateUtc="2026-09-22T16:31:00Z"/>
          <w:sz w:val="24"/>
          <w:szCs w:val="24"/>
        </w:rPr>
      </w:pPr>
      <w:ins w:id="69" w:author="mary.inoue@fap.local" w:date="2026-09-22T12:31:00Z" w16du:dateUtc="2026-09-22T16:31:00Z">
        <w:r w:rsidRPr="00500EF8">
          <w:rPr>
            <w:sz w:val="24"/>
            <w:szCs w:val="24"/>
          </w:rPr>
          <w:t>CZERESNIA et al</w:t>
        </w:r>
        <w:r w:rsidRPr="00500EF8">
          <w:rPr>
            <w:b/>
            <w:sz w:val="24"/>
            <w:szCs w:val="24"/>
          </w:rPr>
          <w:t>. Os sentidos da saúde e da doença.</w:t>
        </w:r>
        <w:r w:rsidRPr="00500EF8">
          <w:rPr>
            <w:sz w:val="24"/>
            <w:szCs w:val="24"/>
          </w:rPr>
          <w:t xml:space="preserve"> ED. Fiocruz.</w:t>
        </w:r>
      </w:ins>
    </w:p>
    <w:p w14:paraId="5F66E13A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0" w:author="mary.inoue@fap.local" w:date="2026-09-22T12:31:00Z" w16du:dateUtc="2026-09-22T16:31:00Z"/>
          <w:color w:val="000000"/>
          <w:sz w:val="24"/>
          <w:szCs w:val="24"/>
        </w:rPr>
      </w:pPr>
      <w:ins w:id="71" w:author="mary.inoue@fap.local" w:date="2026-09-22T12:31:00Z" w16du:dateUtc="2026-09-22T16:31:00Z">
        <w:r w:rsidRPr="00345AD1">
          <w:rPr>
            <w:color w:val="000000"/>
            <w:sz w:val="24"/>
            <w:szCs w:val="24"/>
          </w:rPr>
          <w:t xml:space="preserve">DEMPSEY, A. (2003). </w:t>
        </w:r>
        <w:r w:rsidRPr="00345AD1">
          <w:rPr>
            <w:b/>
            <w:color w:val="000000"/>
            <w:sz w:val="24"/>
            <w:szCs w:val="24"/>
          </w:rPr>
          <w:t>Estilos, Escolas e Movimentos</w:t>
        </w:r>
        <w:r w:rsidRPr="00345AD1">
          <w:rPr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08DB661C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2" w:author="mary.inoue@fap.local" w:date="2026-09-22T12:31:00Z" w16du:dateUtc="2026-09-22T16:31:00Z"/>
          <w:color w:val="000000"/>
          <w:sz w:val="24"/>
          <w:szCs w:val="24"/>
        </w:rPr>
      </w:pPr>
    </w:p>
    <w:p w14:paraId="63E8F332" w14:textId="77777777" w:rsidR="005120F2" w:rsidRPr="000759E6" w:rsidRDefault="005120F2" w:rsidP="005120F2">
      <w:pPr>
        <w:rPr>
          <w:ins w:id="73" w:author="mary.inoue@fap.local" w:date="2026-09-22T12:31:00Z" w16du:dateUtc="2026-09-22T16:31:00Z"/>
          <w:sz w:val="24"/>
          <w:szCs w:val="24"/>
        </w:rPr>
      </w:pPr>
      <w:ins w:id="74" w:author="mary.inoue@fap.local" w:date="2026-09-22T12:31:00Z" w16du:dateUtc="2026-09-22T16:31:00Z">
        <w:r w:rsidRPr="00D07B88">
          <w:rPr>
            <w:sz w:val="24"/>
            <w:szCs w:val="24"/>
          </w:rPr>
          <w:t xml:space="preserve">DEELY, J. </w:t>
        </w:r>
        <w:r w:rsidRPr="00D07B88">
          <w:rPr>
            <w:b/>
            <w:sz w:val="24"/>
            <w:szCs w:val="24"/>
          </w:rPr>
          <w:t>Introdução à semiótica</w:t>
        </w:r>
        <w:r w:rsidRPr="00D07B88">
          <w:rPr>
            <w:sz w:val="24"/>
            <w:szCs w:val="24"/>
          </w:rPr>
          <w:t xml:space="preserve">: história e doutrina. </w:t>
        </w:r>
        <w:r w:rsidRPr="000759E6">
          <w:rPr>
            <w:sz w:val="24"/>
            <w:szCs w:val="24"/>
          </w:rPr>
          <w:t>Lisboa: fundação Caloustre Gulbenkian, 1995.</w:t>
        </w:r>
      </w:ins>
    </w:p>
    <w:p w14:paraId="7AC6B9C0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31:00Z" w16du:dateUtc="2026-09-22T16:31:00Z"/>
          <w:color w:val="000000"/>
          <w:sz w:val="24"/>
          <w:szCs w:val="24"/>
        </w:rPr>
      </w:pPr>
    </w:p>
    <w:p w14:paraId="34D0ECDE" w14:textId="77777777" w:rsidR="009C4CE8" w:rsidRPr="00345AD1" w:rsidRDefault="009C4CE8" w:rsidP="009C4CE8">
      <w:pPr>
        <w:pStyle w:val="Default"/>
        <w:rPr>
          <w:ins w:id="76" w:author="mary.inoue@fap.local" w:date="2026-09-22T12:31:00Z" w16du:dateUtc="2026-09-22T16:31:00Z"/>
          <w:rFonts w:ascii="ArialMT" w:hAnsi="ArialMT" w:cs="ArialMT"/>
        </w:rPr>
      </w:pPr>
    </w:p>
    <w:p w14:paraId="4E1BCCB3" w14:textId="77777777" w:rsidR="009C4CE8" w:rsidRDefault="009C4CE8" w:rsidP="009C4CE8">
      <w:pPr>
        <w:pStyle w:val="Default"/>
        <w:rPr>
          <w:ins w:id="77" w:author="mary.inoue@fap.local" w:date="2026-09-22T12:31:00Z" w16du:dateUtc="2026-09-22T16:31:00Z"/>
          <w:rFonts w:ascii="ArialMT" w:hAnsi="ArialMT" w:cs="ArialMT"/>
        </w:rPr>
      </w:pPr>
    </w:p>
    <w:p w14:paraId="1B88D6E1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8" w:author="mary.inoue@fap.local" w:date="2026-09-22T12:31:00Z" w16du:dateUtc="2026-09-22T16:31:00Z"/>
          <w:rFonts w:ascii="ArialMT" w:hAnsi="ArialMT" w:cs="ArialMT"/>
          <w:sz w:val="24"/>
          <w:szCs w:val="24"/>
        </w:rPr>
      </w:pPr>
      <w:ins w:id="79" w:author="mary.inoue@fap.local" w:date="2026-09-22T12:31:00Z" w16du:dateUtc="2026-09-22T16:31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6BA84622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31:00Z" w16du:dateUtc="2026-09-22T16:31:00Z"/>
          <w:rFonts w:ascii="ArialMT" w:hAnsi="ArialMT" w:cs="ArialMT"/>
          <w:sz w:val="24"/>
          <w:szCs w:val="24"/>
        </w:rPr>
      </w:pPr>
    </w:p>
    <w:p w14:paraId="319782BC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31:00Z" w16du:dateUtc="2026-09-22T16:31:00Z"/>
          <w:rFonts w:ascii="ArialMT" w:hAnsi="ArialMT" w:cs="ArialMT"/>
          <w:sz w:val="24"/>
          <w:szCs w:val="24"/>
        </w:rPr>
      </w:pPr>
      <w:ins w:id="82" w:author="mary.inoue@fap.local" w:date="2026-09-22T12:31:00Z" w16du:dateUtc="2026-09-22T16:31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1C7F2DDB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31:00Z" w16du:dateUtc="2026-09-22T16:31:00Z"/>
          <w:rFonts w:ascii="ArialMT" w:hAnsi="ArialMT" w:cs="ArialMT"/>
          <w:sz w:val="24"/>
          <w:szCs w:val="24"/>
        </w:rPr>
      </w:pPr>
    </w:p>
    <w:p w14:paraId="560EEFF1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31:00Z" w16du:dateUtc="2026-09-22T16:31:00Z"/>
          <w:rFonts w:ascii="ArialMT" w:hAnsi="ArialMT" w:cs="ArialMT"/>
          <w:sz w:val="24"/>
          <w:szCs w:val="24"/>
        </w:rPr>
      </w:pPr>
      <w:ins w:id="85" w:author="mary.inoue@fap.local" w:date="2026-09-22T12:31:00Z" w16du:dateUtc="2026-09-22T16:31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1617D209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31:00Z" w16du:dateUtc="2026-09-22T16:31:00Z"/>
          <w:rFonts w:ascii="ArialMT" w:hAnsi="ArialMT" w:cs="ArialMT"/>
          <w:sz w:val="24"/>
          <w:szCs w:val="24"/>
        </w:rPr>
      </w:pPr>
    </w:p>
    <w:p w14:paraId="2AE162CF" w14:textId="77777777" w:rsidR="004B4464" w:rsidRPr="000759E6" w:rsidRDefault="004B4464" w:rsidP="004B4464">
      <w:pPr>
        <w:rPr>
          <w:ins w:id="87" w:author="mary.inoue@fap.local" w:date="2026-09-22T12:31:00Z" w16du:dateUtc="2026-09-22T16:31:00Z"/>
          <w:sz w:val="24"/>
          <w:szCs w:val="24"/>
        </w:rPr>
      </w:pPr>
      <w:ins w:id="88" w:author="mary.inoue@fap.local" w:date="2026-09-22T12:31:00Z" w16du:dateUtc="2026-09-22T16:31:00Z">
        <w:r w:rsidRPr="000759E6">
          <w:rPr>
            <w:sz w:val="24"/>
            <w:szCs w:val="24"/>
          </w:rPr>
          <w:t>EDGAR-HUNT, Robert; MARLAND, John; RAWLE, Steven</w:t>
        </w:r>
        <w:r w:rsidRPr="000759E6">
          <w:rPr>
            <w:b/>
            <w:sz w:val="24"/>
            <w:szCs w:val="24"/>
          </w:rPr>
          <w:t>. Fundamentos de Cinema 01 - A Linguagem do Cinema</w:t>
        </w:r>
        <w:r w:rsidRPr="000759E6">
          <w:rPr>
            <w:sz w:val="24"/>
            <w:szCs w:val="24"/>
          </w:rPr>
          <w:t>. Bookman: Porto Alegre, 2013</w:t>
        </w:r>
      </w:ins>
    </w:p>
    <w:p w14:paraId="23987A3D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31:00Z" w16du:dateUtc="2026-09-22T16:31:00Z"/>
          <w:rFonts w:ascii="ArialMT" w:hAnsi="ArialMT" w:cs="ArialMT"/>
          <w:sz w:val="24"/>
          <w:szCs w:val="24"/>
        </w:rPr>
      </w:pPr>
    </w:p>
    <w:p w14:paraId="2B96443D" w14:textId="77777777" w:rsidR="009C4CE8" w:rsidRDefault="009C4CE8" w:rsidP="00A5391B">
      <w:pPr>
        <w:rPr>
          <w:ins w:id="90" w:author="mary.inoue@fap.local" w:date="2026-09-22T12:31:00Z" w16du:dateUtc="2026-09-22T16:31:00Z"/>
          <w:sz w:val="24"/>
          <w:szCs w:val="24"/>
        </w:rPr>
      </w:pPr>
    </w:p>
    <w:p w14:paraId="3EC495FA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31:00Z" w16du:dateUtc="2026-09-22T16:31:00Z"/>
          <w:color w:val="000000"/>
          <w:sz w:val="24"/>
          <w:szCs w:val="24"/>
        </w:rPr>
      </w:pPr>
      <w:ins w:id="92" w:author="mary.inoue@fap.local" w:date="2026-09-22T12:31:00Z" w16du:dateUtc="2026-09-22T16:31:00Z">
        <w:r w:rsidRPr="00345AD1">
          <w:rPr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color w:val="000000"/>
            <w:sz w:val="24"/>
            <w:szCs w:val="24"/>
          </w:rPr>
          <w:t xml:space="preserve">. Curitiba, PR: Fundação Teatro Guaíra, 1990. </w:t>
        </w:r>
      </w:ins>
    </w:p>
    <w:p w14:paraId="16BA6C0B" w14:textId="77777777" w:rsidR="00AA2126" w:rsidRDefault="00AA2126" w:rsidP="00A5391B">
      <w:pPr>
        <w:rPr>
          <w:ins w:id="93" w:author="mary.inoue@fap.local" w:date="2026-09-22T12:31:00Z" w16du:dateUtc="2026-09-22T16:31:00Z"/>
          <w:sz w:val="24"/>
          <w:szCs w:val="24"/>
        </w:rPr>
      </w:pPr>
    </w:p>
    <w:p w14:paraId="08CF9BC5" w14:textId="77777777" w:rsidR="00DC250C" w:rsidRDefault="00500EF8" w:rsidP="00A5391B">
      <w:pPr>
        <w:rPr>
          <w:ins w:id="94" w:author="mary.inoue@fap.local" w:date="2026-09-22T12:31:00Z" w16du:dateUtc="2026-09-22T16:31:00Z"/>
          <w:sz w:val="24"/>
          <w:szCs w:val="24"/>
        </w:rPr>
      </w:pPr>
      <w:ins w:id="95" w:author="mary.inoue@fap.local" w:date="2026-09-22T12:31:00Z" w16du:dateUtc="2026-09-22T16:31:00Z">
        <w:r w:rsidRPr="00500EF8">
          <w:rPr>
            <w:sz w:val="24"/>
            <w:szCs w:val="24"/>
          </w:rPr>
          <w:t xml:space="preserve">FARTHING, S. (org.). </w:t>
        </w:r>
        <w:r w:rsidRPr="00500EF8">
          <w:rPr>
            <w:b/>
            <w:sz w:val="24"/>
            <w:szCs w:val="24"/>
          </w:rPr>
          <w:t>Tudo sobre Arte</w:t>
        </w:r>
        <w:r w:rsidRPr="00500EF8">
          <w:rPr>
            <w:sz w:val="24"/>
            <w:szCs w:val="24"/>
          </w:rPr>
          <w:t>. Rio de Janeiro: Sextante.</w:t>
        </w:r>
      </w:ins>
    </w:p>
    <w:p w14:paraId="1F9789C5" w14:textId="77777777" w:rsidR="00ED46E8" w:rsidRPr="002D0762" w:rsidRDefault="00ED46E8" w:rsidP="00ED46E8">
      <w:pPr>
        <w:rPr>
          <w:ins w:id="96" w:author="mary.inoue@fap.local" w:date="2026-09-22T12:31:00Z" w16du:dateUtc="2026-09-22T16:31:00Z"/>
          <w:sz w:val="24"/>
          <w:szCs w:val="24"/>
        </w:rPr>
      </w:pPr>
      <w:ins w:id="97" w:author="mary.inoue@fap.local" w:date="2026-09-22T12:31:00Z" w16du:dateUtc="2026-09-22T16:31:00Z">
        <w:r w:rsidRPr="002D0762">
          <w:rPr>
            <w:sz w:val="24"/>
            <w:szCs w:val="24"/>
          </w:rPr>
          <w:t xml:space="preserve">FIELD, Syd. </w:t>
        </w:r>
        <w:r w:rsidRPr="002D0762">
          <w:rPr>
            <w:b/>
            <w:sz w:val="24"/>
            <w:szCs w:val="24"/>
          </w:rPr>
          <w:t>Manual do roteiro</w:t>
        </w:r>
        <w:r w:rsidRPr="002D0762">
          <w:rPr>
            <w:sz w:val="24"/>
            <w:szCs w:val="24"/>
          </w:rPr>
          <w:t>: os fundamentos do texto cinematográfico. Rio de Janeiro: Objetiva, 1995</w:t>
        </w:r>
      </w:ins>
    </w:p>
    <w:p w14:paraId="138CFCB2" w14:textId="77777777" w:rsidR="00ED46E8" w:rsidRPr="00500EF8" w:rsidRDefault="00ED46E8" w:rsidP="00A5391B">
      <w:pPr>
        <w:rPr>
          <w:ins w:id="98" w:author="mary.inoue@fap.local" w:date="2026-09-22T12:31:00Z" w16du:dateUtc="2026-09-22T16:31:00Z"/>
          <w:sz w:val="24"/>
          <w:szCs w:val="24"/>
        </w:rPr>
      </w:pPr>
    </w:p>
    <w:p w14:paraId="22C6FFFF" w14:textId="77777777" w:rsidR="00DC250C" w:rsidRDefault="005B3636" w:rsidP="00A5391B">
      <w:pPr>
        <w:rPr>
          <w:ins w:id="99" w:author="mary.inoue@fap.local" w:date="2026-09-22T12:31:00Z" w16du:dateUtc="2026-09-22T16:31:00Z"/>
          <w:sz w:val="24"/>
          <w:szCs w:val="24"/>
        </w:rPr>
      </w:pPr>
      <w:ins w:id="100" w:author="mary.inoue@fap.local" w:date="2026-09-22T12:31:00Z" w16du:dateUtc="2026-09-22T16:31:00Z">
        <w:r w:rsidRPr="005B3636">
          <w:rPr>
            <w:sz w:val="24"/>
            <w:szCs w:val="24"/>
          </w:rPr>
          <w:t>FREITAS, Carlos Machado de</w:t>
        </w:r>
        <w:r w:rsidRPr="005B3636">
          <w:rPr>
            <w:b/>
            <w:sz w:val="24"/>
            <w:szCs w:val="24"/>
          </w:rPr>
          <w:t>. Promoção da saúde</w:t>
        </w:r>
        <w:r w:rsidRPr="005B3636">
          <w:rPr>
            <w:sz w:val="24"/>
            <w:szCs w:val="24"/>
          </w:rPr>
          <w:t xml:space="preserve"> – conceitos e tendências. Ed. Fiocruz.</w:t>
        </w:r>
      </w:ins>
    </w:p>
    <w:p w14:paraId="4757B07A" w14:textId="77777777" w:rsidR="00E0284E" w:rsidRPr="00674D51" w:rsidRDefault="00E0284E" w:rsidP="00A5391B">
      <w:pPr>
        <w:rPr>
          <w:ins w:id="101" w:author="mary.inoue@fap.local" w:date="2026-09-22T12:31:00Z" w16du:dateUtc="2026-09-22T16:31:00Z"/>
          <w:sz w:val="24"/>
          <w:szCs w:val="24"/>
        </w:rPr>
      </w:pPr>
      <w:ins w:id="102" w:author="mary.inoue@fap.local" w:date="2026-09-22T12:31:00Z" w16du:dateUtc="2026-09-22T16:31:00Z">
        <w:r w:rsidRPr="00674D51">
          <w:rPr>
            <w:sz w:val="24"/>
            <w:szCs w:val="24"/>
          </w:rPr>
          <w:t>GANDARA, Mari</w:t>
        </w:r>
        <w:r w:rsidRPr="00674D51">
          <w:rPr>
            <w:b/>
            <w:sz w:val="24"/>
            <w:szCs w:val="24"/>
          </w:rPr>
          <w:t>. Atividades ritmadas para crianças.</w:t>
        </w:r>
        <w:r w:rsidRPr="00674D51">
          <w:rPr>
            <w:sz w:val="24"/>
            <w:szCs w:val="24"/>
          </w:rPr>
          <w:t xml:space="preserve"> São Paulo, Átomo.</w:t>
        </w:r>
      </w:ins>
    </w:p>
    <w:p w14:paraId="0A1A262B" w14:textId="77777777" w:rsidR="00AA2126" w:rsidRDefault="00AA2126" w:rsidP="00AA2126">
      <w:pPr>
        <w:pStyle w:val="Default"/>
        <w:rPr>
          <w:ins w:id="103" w:author="mary.inoue@fap.local" w:date="2026-09-22T12:31:00Z" w16du:dateUtc="2026-09-22T16:31:00Z"/>
        </w:rPr>
      </w:pPr>
      <w:ins w:id="104" w:author="mary.inoue@fap.local" w:date="2026-09-22T12:31:00Z" w16du:dateUtc="2026-09-22T16:31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2836FE0A" w14:textId="77777777" w:rsidR="000172AA" w:rsidRDefault="000172AA" w:rsidP="00AA2126">
      <w:pPr>
        <w:pStyle w:val="Default"/>
        <w:rPr>
          <w:ins w:id="105" w:author="mary.inoue@fap.local" w:date="2026-09-22T12:31:00Z" w16du:dateUtc="2026-09-22T16:31:00Z"/>
        </w:rPr>
      </w:pPr>
    </w:p>
    <w:p w14:paraId="60BC84DF" w14:textId="77777777" w:rsidR="000172AA" w:rsidRDefault="000172AA" w:rsidP="000172AA">
      <w:pPr>
        <w:rPr>
          <w:ins w:id="106" w:author="mary.inoue@fap.local" w:date="2026-09-22T12:31:00Z" w16du:dateUtc="2026-09-22T16:31:00Z"/>
          <w:sz w:val="24"/>
          <w:szCs w:val="24"/>
        </w:rPr>
      </w:pPr>
      <w:ins w:id="107" w:author="mary.inoue@fap.local" w:date="2026-09-22T12:31:00Z" w16du:dateUtc="2026-09-22T16:31:00Z">
        <w:r w:rsidRPr="00555A78">
          <w:rPr>
            <w:sz w:val="24"/>
            <w:szCs w:val="24"/>
          </w:rPr>
          <w:t xml:space="preserve">GEADA, Eduardo. </w:t>
        </w:r>
        <w:r w:rsidRPr="00555A78">
          <w:rPr>
            <w:b/>
            <w:sz w:val="24"/>
            <w:szCs w:val="24"/>
          </w:rPr>
          <w:t>Os mundos do cinema</w:t>
        </w:r>
        <w:r w:rsidRPr="00555A78">
          <w:rPr>
            <w:sz w:val="24"/>
            <w:szCs w:val="24"/>
          </w:rPr>
          <w:t>. Lisboa, Editorial Notícias, 1998.</w:t>
        </w:r>
      </w:ins>
    </w:p>
    <w:p w14:paraId="3B42448A" w14:textId="77777777" w:rsidR="000172AA" w:rsidRDefault="000172AA" w:rsidP="00AA2126">
      <w:pPr>
        <w:pStyle w:val="Default"/>
        <w:rPr>
          <w:ins w:id="108" w:author="mary.inoue@fap.local" w:date="2026-09-22T12:31:00Z" w16du:dateUtc="2026-09-22T16:31:00Z"/>
        </w:rPr>
      </w:pPr>
    </w:p>
    <w:p w14:paraId="784C40B0" w14:textId="77777777" w:rsidR="00AA2126" w:rsidRPr="00345AD1" w:rsidRDefault="00AA2126" w:rsidP="00AA2126">
      <w:pPr>
        <w:pStyle w:val="Default"/>
        <w:rPr>
          <w:ins w:id="109" w:author="mary.inoue@fap.local" w:date="2026-09-22T12:31:00Z" w16du:dateUtc="2026-09-22T16:31:00Z"/>
        </w:rPr>
      </w:pPr>
    </w:p>
    <w:p w14:paraId="205AA8FC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0" w:author="mary.inoue@fap.local" w:date="2026-09-22T12:31:00Z" w16du:dateUtc="2026-09-22T16:31:00Z"/>
          <w:color w:val="000000"/>
          <w:sz w:val="24"/>
          <w:szCs w:val="24"/>
        </w:rPr>
      </w:pPr>
      <w:ins w:id="111" w:author="mary.inoue@fap.local" w:date="2026-09-22T12:31:00Z" w16du:dateUtc="2026-09-22T16:31:00Z">
        <w:r w:rsidRPr="00345AD1">
          <w:rPr>
            <w:color w:val="000000"/>
            <w:sz w:val="24"/>
            <w:szCs w:val="24"/>
          </w:rPr>
          <w:t>GLANCEY, J. (org.) (2013</w:t>
        </w:r>
        <w:r w:rsidRPr="00345AD1">
          <w:rPr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color w:val="000000"/>
            <w:sz w:val="24"/>
            <w:szCs w:val="24"/>
          </w:rPr>
          <w:t xml:space="preserve">. Rio de Janeiro: Zahar. </w:t>
        </w:r>
      </w:ins>
    </w:p>
    <w:p w14:paraId="51118790" w14:textId="77777777" w:rsidR="00AA2126" w:rsidRDefault="00AA2126" w:rsidP="00A5391B">
      <w:pPr>
        <w:rPr>
          <w:ins w:id="112" w:author="mary.inoue@fap.local" w:date="2026-09-22T12:31:00Z" w16du:dateUtc="2026-09-22T16:31:00Z"/>
          <w:sz w:val="24"/>
          <w:szCs w:val="24"/>
        </w:rPr>
      </w:pPr>
    </w:p>
    <w:p w14:paraId="288A8C1C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3" w:author="mary.inoue@fap.local" w:date="2026-09-22T12:31:00Z" w16du:dateUtc="2026-09-22T16:31:00Z"/>
          <w:color w:val="000000"/>
          <w:sz w:val="24"/>
          <w:szCs w:val="24"/>
        </w:rPr>
      </w:pPr>
      <w:ins w:id="114" w:author="mary.inoue@fap.local" w:date="2026-09-22T12:31:00Z" w16du:dateUtc="2026-09-22T16:31:00Z">
        <w:r w:rsidRPr="0091397A">
          <w:rPr>
            <w:color w:val="000000"/>
            <w:sz w:val="24"/>
            <w:szCs w:val="24"/>
          </w:rPr>
          <w:t>GREINER, Christine; AMORIN, Claudia (Org</w:t>
        </w:r>
        <w:r w:rsidRPr="0091397A">
          <w:rPr>
            <w:b/>
            <w:color w:val="000000"/>
            <w:sz w:val="24"/>
            <w:szCs w:val="24"/>
          </w:rPr>
          <w:t xml:space="preserve">.) </w:t>
        </w:r>
        <w:r w:rsidRPr="00345AD1">
          <w:rPr>
            <w:b/>
            <w:color w:val="000000"/>
            <w:sz w:val="24"/>
            <w:szCs w:val="24"/>
          </w:rPr>
          <w:t>Leituras do Corpo</w:t>
        </w:r>
        <w:r w:rsidRPr="00345AD1">
          <w:rPr>
            <w:color w:val="000000"/>
            <w:sz w:val="24"/>
            <w:szCs w:val="24"/>
          </w:rPr>
          <w:t xml:space="preserve">. São Paulo: Annablume, 2003b. </w:t>
        </w:r>
      </w:ins>
    </w:p>
    <w:p w14:paraId="662DDE1E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31:00Z" w16du:dateUtc="2026-09-22T16:31:00Z"/>
          <w:sz w:val="24"/>
          <w:szCs w:val="24"/>
        </w:rPr>
      </w:pPr>
    </w:p>
    <w:p w14:paraId="08AF1DD6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31:00Z" w16du:dateUtc="2026-09-22T16:31:00Z"/>
          <w:b/>
          <w:sz w:val="24"/>
          <w:szCs w:val="24"/>
        </w:rPr>
      </w:pPr>
      <w:ins w:id="117" w:author="mary.inoue@fap.local" w:date="2026-09-22T12:31:00Z" w16du:dateUtc="2026-09-22T16:31:00Z">
        <w:r w:rsidRPr="0097636F">
          <w:rPr>
            <w:sz w:val="24"/>
            <w:szCs w:val="24"/>
          </w:rPr>
          <w:t>GREINER, Christine</w:t>
        </w:r>
        <w:r w:rsidRPr="0097636F">
          <w:rPr>
            <w:b/>
            <w:sz w:val="24"/>
            <w:szCs w:val="24"/>
          </w:rPr>
          <w:t>.. Temas em contemporaneidade, imaginário e teatralidade</w:t>
        </w:r>
        <w:r w:rsidRPr="0097636F">
          <w:rPr>
            <w:sz w:val="24"/>
            <w:szCs w:val="24"/>
          </w:rPr>
          <w:t>. São Paulo, annablume,</w:t>
        </w:r>
      </w:ins>
    </w:p>
    <w:p w14:paraId="411854A9" w14:textId="77777777" w:rsidR="00C01CF0" w:rsidRDefault="00C01CF0" w:rsidP="00A5391B">
      <w:pPr>
        <w:rPr>
          <w:ins w:id="118" w:author="mary.inoue@fap.local" w:date="2026-09-22T12:31:00Z" w16du:dateUtc="2026-09-22T16:31:00Z"/>
          <w:sz w:val="24"/>
          <w:szCs w:val="24"/>
        </w:rPr>
      </w:pPr>
    </w:p>
    <w:p w14:paraId="5D74C0E4" w14:textId="77777777" w:rsidR="00E0284E" w:rsidRPr="006A49C0" w:rsidRDefault="006A49C0" w:rsidP="00A5391B">
      <w:pPr>
        <w:rPr>
          <w:ins w:id="119" w:author="mary.inoue@fap.local" w:date="2026-09-22T12:31:00Z" w16du:dateUtc="2026-09-22T16:31:00Z"/>
          <w:sz w:val="24"/>
          <w:szCs w:val="24"/>
        </w:rPr>
      </w:pPr>
      <w:ins w:id="120" w:author="mary.inoue@fap.local" w:date="2026-09-22T12:31:00Z" w16du:dateUtc="2026-09-22T16:31:00Z">
        <w:r w:rsidRPr="006A49C0">
          <w:rPr>
            <w:sz w:val="24"/>
            <w:szCs w:val="24"/>
          </w:rPr>
          <w:t>HACKING, J. (org</w:t>
        </w:r>
        <w:r w:rsidRPr="006A49C0">
          <w:rPr>
            <w:b/>
            <w:sz w:val="24"/>
            <w:szCs w:val="24"/>
          </w:rPr>
          <w:t>.) Tudo sobre Fotografia.</w:t>
        </w:r>
        <w:r w:rsidRPr="006A49C0">
          <w:rPr>
            <w:sz w:val="24"/>
            <w:szCs w:val="24"/>
          </w:rPr>
          <w:t xml:space="preserve"> Rio de Janeiro: Sextante,2013</w:t>
        </w:r>
      </w:ins>
    </w:p>
    <w:p w14:paraId="6318E170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31:00Z" w16du:dateUtc="2026-09-22T16:31:00Z"/>
          <w:rFonts w:ascii="ArialMT" w:hAnsi="ArialMT" w:cs="ArialMT"/>
          <w:sz w:val="24"/>
          <w:szCs w:val="24"/>
        </w:rPr>
      </w:pPr>
    </w:p>
    <w:p w14:paraId="4C8D7422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31:00Z" w16du:dateUtc="2026-09-22T16:31:00Z"/>
          <w:rFonts w:ascii="ArialMT" w:hAnsi="ArialMT" w:cs="ArialMT"/>
          <w:sz w:val="24"/>
          <w:szCs w:val="24"/>
        </w:rPr>
      </w:pPr>
      <w:ins w:id="123" w:author="mary.inoue@fap.local" w:date="2026-09-22T12:31:00Z" w16du:dateUtc="2026-09-22T16:31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69AD0C26" w14:textId="77777777" w:rsidR="006575DD" w:rsidRDefault="006575DD" w:rsidP="006575DD">
      <w:pPr>
        <w:rPr>
          <w:ins w:id="124" w:author="mary.inoue@fap.local" w:date="2026-09-22T12:31:00Z" w16du:dateUtc="2026-09-22T16:31:00Z"/>
          <w:b/>
          <w:sz w:val="24"/>
          <w:szCs w:val="24"/>
        </w:rPr>
      </w:pPr>
    </w:p>
    <w:p w14:paraId="2EB7F8CE" w14:textId="77777777" w:rsidR="006A49C0" w:rsidRDefault="006575DD" w:rsidP="00A5391B">
      <w:pPr>
        <w:rPr>
          <w:ins w:id="125" w:author="mary.inoue@fap.local" w:date="2026-09-22T12:31:00Z" w16du:dateUtc="2026-09-22T16:31:00Z"/>
          <w:b/>
          <w:sz w:val="24"/>
          <w:szCs w:val="24"/>
        </w:rPr>
      </w:pPr>
      <w:ins w:id="126" w:author="mary.inoue@fap.local" w:date="2026-09-22T12:31:00Z" w16du:dateUtc="2026-09-22T16:31:00Z">
        <w:r>
          <w:rPr>
            <w:sz w:val="24"/>
            <w:szCs w:val="24"/>
          </w:rPr>
          <w:t>J</w:t>
        </w:r>
        <w:r w:rsidR="005C3975" w:rsidRPr="005C3975">
          <w:rPr>
            <w:sz w:val="24"/>
            <w:szCs w:val="24"/>
          </w:rPr>
          <w:t>USTINO, Maria José</w:t>
        </w:r>
        <w:r w:rsidR="005C3975" w:rsidRPr="006D73AD">
          <w:rPr>
            <w:b/>
            <w:sz w:val="24"/>
            <w:szCs w:val="24"/>
          </w:rPr>
          <w:t>. Introdução a história da arte</w:t>
        </w:r>
      </w:ins>
    </w:p>
    <w:p w14:paraId="62D0B8FF" w14:textId="77777777" w:rsidR="004D03FD" w:rsidRDefault="004D03FD" w:rsidP="00A5391B">
      <w:pPr>
        <w:rPr>
          <w:ins w:id="127" w:author="mary.inoue@fap.local" w:date="2026-09-22T12:31:00Z" w16du:dateUtc="2026-09-22T16:31:00Z"/>
          <w:sz w:val="24"/>
          <w:szCs w:val="24"/>
        </w:rPr>
      </w:pPr>
      <w:ins w:id="128" w:author="mary.inoue@fap.local" w:date="2026-09-22T12:31:00Z" w16du:dateUtc="2026-09-22T16:31:00Z">
        <w:r w:rsidRPr="004D03FD">
          <w:rPr>
            <w:sz w:val="24"/>
            <w:szCs w:val="24"/>
          </w:rPr>
          <w:t xml:space="preserve">KANTOR, Tadeusz. </w:t>
        </w:r>
        <w:r w:rsidRPr="004D03FD">
          <w:rPr>
            <w:b/>
            <w:sz w:val="24"/>
            <w:szCs w:val="24"/>
          </w:rPr>
          <w:t>O teatro da morte</w:t>
        </w:r>
        <w:r w:rsidRPr="004D03FD">
          <w:rPr>
            <w:sz w:val="24"/>
            <w:szCs w:val="24"/>
          </w:rPr>
          <w:t>, São Paulo, Perspectiva,</w:t>
        </w:r>
      </w:ins>
    </w:p>
    <w:p w14:paraId="7C55F762" w14:textId="77777777" w:rsidR="005B2275" w:rsidRDefault="005B2275" w:rsidP="00A5391B">
      <w:pPr>
        <w:rPr>
          <w:ins w:id="129" w:author="mary.inoue@fap.local" w:date="2026-09-22T12:31:00Z" w16du:dateUtc="2026-09-22T16:31:00Z"/>
          <w:sz w:val="24"/>
          <w:szCs w:val="24"/>
        </w:rPr>
      </w:pPr>
    </w:p>
    <w:p w14:paraId="09006843" w14:textId="77777777" w:rsidR="005B2275" w:rsidRPr="00FD6C0D" w:rsidRDefault="005B2275" w:rsidP="005B2275">
      <w:pPr>
        <w:rPr>
          <w:ins w:id="130" w:author="mary.inoue@fap.local" w:date="2026-09-22T12:31:00Z" w16du:dateUtc="2026-09-22T16:31:00Z"/>
          <w:sz w:val="24"/>
          <w:szCs w:val="24"/>
        </w:rPr>
      </w:pPr>
      <w:ins w:id="131" w:author="mary.inoue@fap.local" w:date="2026-09-22T12:31:00Z" w16du:dateUtc="2026-09-22T16:31:00Z">
        <w:r w:rsidRPr="00FD6C0D">
          <w:rPr>
            <w:sz w:val="24"/>
            <w:szCs w:val="24"/>
          </w:rPr>
          <w:t xml:space="preserve">KELLINGSON, Catherine. </w:t>
        </w:r>
        <w:r w:rsidRPr="00FD6C0D">
          <w:rPr>
            <w:b/>
            <w:sz w:val="24"/>
            <w:szCs w:val="24"/>
          </w:rPr>
          <w:t>Produção e Direção para TV e Vídeo</w:t>
        </w:r>
        <w:r w:rsidRPr="00FD6C0D">
          <w:rPr>
            <w:sz w:val="24"/>
            <w:szCs w:val="24"/>
          </w:rPr>
          <w:t>. Rio de Janeiro: Elselvier, 2007.</w:t>
        </w:r>
      </w:ins>
    </w:p>
    <w:p w14:paraId="6FAC76FA" w14:textId="77777777" w:rsidR="005B2275" w:rsidRPr="004D03FD" w:rsidRDefault="005B2275" w:rsidP="00A5391B">
      <w:pPr>
        <w:rPr>
          <w:ins w:id="132" w:author="mary.inoue@fap.local" w:date="2026-09-22T12:31:00Z" w16du:dateUtc="2026-09-22T16:31:00Z"/>
          <w:b/>
          <w:sz w:val="24"/>
          <w:szCs w:val="24"/>
        </w:rPr>
      </w:pPr>
    </w:p>
    <w:p w14:paraId="465D4E34" w14:textId="77777777" w:rsidR="00C43956" w:rsidRDefault="00C43956" w:rsidP="00C43956">
      <w:pPr>
        <w:rPr>
          <w:ins w:id="133" w:author="mary.inoue@fap.local" w:date="2026-09-22T12:31:00Z" w16du:dateUtc="2026-09-22T16:31:00Z"/>
          <w:sz w:val="24"/>
          <w:szCs w:val="24"/>
        </w:rPr>
      </w:pPr>
      <w:ins w:id="134" w:author="mary.inoue@fap.local" w:date="2026-09-22T12:31:00Z" w16du:dateUtc="2026-09-22T16:31:00Z">
        <w:r w:rsidRPr="00345AD1">
          <w:rPr>
            <w:sz w:val="24"/>
            <w:szCs w:val="24"/>
          </w:rPr>
          <w:t>LOUPPE, Laurence</w:t>
        </w:r>
        <w:r w:rsidRPr="00345AD1">
          <w:rPr>
            <w:b/>
            <w:sz w:val="24"/>
            <w:szCs w:val="24"/>
          </w:rPr>
          <w:t>. Poética da dança contemporânea</w:t>
        </w:r>
        <w:r w:rsidRPr="00345AD1">
          <w:rPr>
            <w:sz w:val="24"/>
            <w:szCs w:val="24"/>
          </w:rPr>
          <w:t>. Portugal, Orfeu, 2012.</w:t>
        </w:r>
      </w:ins>
    </w:p>
    <w:p w14:paraId="048E04A0" w14:textId="77777777" w:rsidR="00A54CA6" w:rsidRPr="00C6444F" w:rsidRDefault="00A54CA6" w:rsidP="00A54CA6">
      <w:pPr>
        <w:rPr>
          <w:ins w:id="135" w:author="mary.inoue@fap.local" w:date="2026-09-22T12:31:00Z" w16du:dateUtc="2026-09-22T16:31:00Z"/>
          <w:sz w:val="24"/>
          <w:szCs w:val="24"/>
        </w:rPr>
      </w:pPr>
      <w:ins w:id="136" w:author="mary.inoue@fap.local" w:date="2026-09-22T12:31:00Z" w16du:dateUtc="2026-09-22T16:31:00Z">
        <w:r w:rsidRPr="00C6444F">
          <w:rPr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b/>
            <w:sz w:val="24"/>
            <w:szCs w:val="24"/>
          </w:rPr>
          <w:t>Coleção Aplauso, coordenação de Rubens Ewald Filho.</w:t>
        </w:r>
        <w:r w:rsidRPr="00C6444F">
          <w:rPr>
            <w:sz w:val="24"/>
            <w:szCs w:val="24"/>
          </w:rPr>
          <w:t xml:space="preserve"> Imprensa Oficial do Estado de São Paulo: SP, 2009.</w:t>
        </w:r>
      </w:ins>
    </w:p>
    <w:p w14:paraId="57541889" w14:textId="77777777" w:rsidR="00A54CA6" w:rsidRDefault="00A54CA6" w:rsidP="00A54CA6">
      <w:pPr>
        <w:rPr>
          <w:ins w:id="137" w:author="mary.inoue@fap.local" w:date="2026-09-22T12:31:00Z" w16du:dateUtc="2026-09-22T16:31:00Z"/>
          <w:sz w:val="24"/>
          <w:szCs w:val="24"/>
        </w:rPr>
      </w:pPr>
    </w:p>
    <w:p w14:paraId="503E1244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8" w:author="mary.inoue@fap.local" w:date="2026-09-22T12:31:00Z" w16du:dateUtc="2026-09-22T16:31:00Z"/>
          <w:rFonts w:ascii="ArialMT" w:hAnsi="ArialMT" w:cs="ArialMT"/>
          <w:sz w:val="24"/>
          <w:szCs w:val="24"/>
        </w:rPr>
      </w:pPr>
      <w:ins w:id="139" w:author="mary.inoue@fap.local" w:date="2026-09-22T12:31:00Z" w16du:dateUtc="2026-09-22T16:31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784F9404" w14:textId="77777777" w:rsidR="00C43956" w:rsidRDefault="00C43956" w:rsidP="00A5391B">
      <w:pPr>
        <w:rPr>
          <w:ins w:id="140" w:author="mary.inoue@fap.local" w:date="2026-09-22T12:31:00Z" w16du:dateUtc="2026-09-22T16:31:00Z"/>
          <w:sz w:val="24"/>
          <w:szCs w:val="24"/>
        </w:rPr>
      </w:pPr>
    </w:p>
    <w:p w14:paraId="1FEE4B13" w14:textId="77777777" w:rsidR="00ED407E" w:rsidRPr="00345AD1" w:rsidRDefault="00ED407E" w:rsidP="00ED407E">
      <w:pPr>
        <w:pStyle w:val="Default"/>
        <w:rPr>
          <w:ins w:id="141" w:author="mary.inoue@fap.local" w:date="2026-09-22T12:31:00Z" w16du:dateUtc="2026-09-22T16:31:00Z"/>
        </w:rPr>
      </w:pPr>
      <w:ins w:id="142" w:author="mary.inoue@fap.local" w:date="2026-09-22T12:31:00Z" w16du:dateUtc="2026-09-22T16:31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13C2E7DB" w14:textId="77777777" w:rsidR="00ED407E" w:rsidRDefault="00ED407E" w:rsidP="00A5391B">
      <w:pPr>
        <w:rPr>
          <w:ins w:id="143" w:author="mary.inoue@fap.local" w:date="2026-09-22T12:31:00Z" w16du:dateUtc="2026-09-22T16:31:00Z"/>
          <w:sz w:val="24"/>
          <w:szCs w:val="24"/>
        </w:rPr>
      </w:pPr>
    </w:p>
    <w:p w14:paraId="374568C4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4" w:author="mary.inoue@fap.local" w:date="2026-09-22T12:31:00Z" w16du:dateUtc="2026-09-22T16:31:00Z"/>
          <w:rFonts w:ascii="ArialMT" w:hAnsi="ArialMT" w:cs="ArialMT"/>
          <w:sz w:val="24"/>
          <w:szCs w:val="24"/>
        </w:rPr>
      </w:pPr>
      <w:ins w:id="145" w:author="mary.inoue@fap.local" w:date="2026-09-22T12:31:00Z" w16du:dateUtc="2026-09-22T16:31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7CD1077C" w14:textId="77777777" w:rsidR="00AE71D2" w:rsidRDefault="00AE71D2" w:rsidP="00A5391B">
      <w:pPr>
        <w:rPr>
          <w:ins w:id="146" w:author="mary.inoue@fap.local" w:date="2026-09-22T12:31:00Z" w16du:dateUtc="2026-09-22T16:31:00Z"/>
          <w:color w:val="000000"/>
          <w:sz w:val="24"/>
          <w:szCs w:val="24"/>
        </w:rPr>
      </w:pPr>
    </w:p>
    <w:p w14:paraId="7A19098B" w14:textId="77777777" w:rsidR="00901CD7" w:rsidRDefault="00AE71D2" w:rsidP="00A5391B">
      <w:pPr>
        <w:rPr>
          <w:ins w:id="147" w:author="mary.inoue@fap.local" w:date="2026-09-22T12:31:00Z" w16du:dateUtc="2026-09-22T16:31:00Z"/>
          <w:color w:val="000000"/>
          <w:sz w:val="24"/>
          <w:szCs w:val="24"/>
        </w:rPr>
      </w:pPr>
      <w:ins w:id="148" w:author="mary.inoue@fap.local" w:date="2026-09-22T12:31:00Z" w16du:dateUtc="2026-09-22T16:31:00Z">
        <w:r w:rsidRPr="00345AD1">
          <w:rPr>
            <w:color w:val="000000"/>
            <w:sz w:val="24"/>
            <w:szCs w:val="24"/>
          </w:rPr>
          <w:t xml:space="preserve">HOGHE, R. </w:t>
        </w:r>
        <w:r w:rsidRPr="00345AD1">
          <w:rPr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color w:val="000000"/>
            <w:sz w:val="24"/>
            <w:szCs w:val="24"/>
          </w:rPr>
          <w:t>? São Paulo, Atlas, 1989</w:t>
        </w:r>
      </w:ins>
    </w:p>
    <w:p w14:paraId="2D90101C" w14:textId="77777777" w:rsidR="00D64C4F" w:rsidRPr="00345AD1" w:rsidRDefault="00D64C4F" w:rsidP="00D64C4F">
      <w:pPr>
        <w:pStyle w:val="Default"/>
        <w:rPr>
          <w:ins w:id="149" w:author="mary.inoue@fap.local" w:date="2026-09-22T12:31:00Z" w16du:dateUtc="2026-09-22T16:31:00Z"/>
        </w:rPr>
      </w:pPr>
      <w:ins w:id="150" w:author="mary.inoue@fap.local" w:date="2026-09-22T12:31:00Z" w16du:dateUtc="2026-09-22T16:31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0AC6CA55" w14:textId="77777777" w:rsidR="00D64C4F" w:rsidRDefault="00D64C4F" w:rsidP="00A5391B">
      <w:pPr>
        <w:rPr>
          <w:ins w:id="151" w:author="mary.inoue@fap.local" w:date="2026-09-22T12:31:00Z" w16du:dateUtc="2026-09-22T16:31:00Z"/>
          <w:sz w:val="24"/>
          <w:szCs w:val="24"/>
        </w:rPr>
      </w:pPr>
    </w:p>
    <w:p w14:paraId="074CCF49" w14:textId="77777777" w:rsidR="00D1508E" w:rsidRDefault="00D1508E" w:rsidP="00D1508E">
      <w:pPr>
        <w:pStyle w:val="Default"/>
        <w:rPr>
          <w:ins w:id="152" w:author="mary.inoue@fap.local" w:date="2026-09-22T12:31:00Z" w16du:dateUtc="2026-09-22T16:31:00Z"/>
        </w:rPr>
      </w:pPr>
      <w:ins w:id="153" w:author="mary.inoue@fap.local" w:date="2026-09-22T12:31:00Z" w16du:dateUtc="2026-09-22T16:31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28B8E409" w14:textId="77777777" w:rsidR="00D1508E" w:rsidRDefault="00D1508E" w:rsidP="00A5391B">
      <w:pPr>
        <w:rPr>
          <w:ins w:id="154" w:author="mary.inoue@fap.local" w:date="2026-09-22T12:31:00Z" w16du:dateUtc="2026-09-22T16:31:00Z"/>
          <w:sz w:val="24"/>
          <w:szCs w:val="24"/>
        </w:rPr>
      </w:pPr>
    </w:p>
    <w:p w14:paraId="5810EFCE" w14:textId="77777777" w:rsidR="00C43956" w:rsidRDefault="00C43956" w:rsidP="00A5391B">
      <w:pPr>
        <w:rPr>
          <w:ins w:id="155" w:author="mary.inoue@fap.local" w:date="2026-09-22T12:31:00Z" w16du:dateUtc="2026-09-22T16:31:00Z"/>
          <w:sz w:val="24"/>
          <w:szCs w:val="24"/>
        </w:rPr>
      </w:pPr>
    </w:p>
    <w:p w14:paraId="1CCC9711" w14:textId="77777777" w:rsidR="00425F7C" w:rsidRPr="009B31F7" w:rsidRDefault="009B31F7" w:rsidP="00A5391B">
      <w:pPr>
        <w:rPr>
          <w:ins w:id="156" w:author="mary.inoue@fap.local" w:date="2026-09-22T12:31:00Z" w16du:dateUtc="2026-09-22T16:31:00Z"/>
          <w:sz w:val="24"/>
          <w:szCs w:val="24"/>
        </w:rPr>
      </w:pPr>
      <w:ins w:id="157" w:author="mary.inoue@fap.local" w:date="2026-09-22T12:31:00Z" w16du:dateUtc="2026-09-22T16:31:00Z">
        <w:r w:rsidRPr="009B31F7">
          <w:rPr>
            <w:sz w:val="24"/>
            <w:szCs w:val="24"/>
          </w:rPr>
          <w:t>LENZ, Jakob Michael Reinhold</w:t>
        </w:r>
        <w:r w:rsidRPr="009B31F7">
          <w:rPr>
            <w:b/>
            <w:sz w:val="24"/>
            <w:szCs w:val="24"/>
          </w:rPr>
          <w:t>. O preceptor ou Vantagens da educação doméstica.</w:t>
        </w:r>
        <w:r w:rsidRPr="009B31F7">
          <w:rPr>
            <w:sz w:val="24"/>
            <w:szCs w:val="24"/>
          </w:rPr>
          <w:t xml:space="preserve"> Paz e Terra, 1983.</w:t>
        </w:r>
      </w:ins>
    </w:p>
    <w:p w14:paraId="6FCC29DC" w14:textId="77777777" w:rsidR="00425F7C" w:rsidRDefault="00C549DE" w:rsidP="00A5391B">
      <w:pPr>
        <w:rPr>
          <w:ins w:id="158" w:author="mary.inoue@fap.local" w:date="2026-09-22T12:31:00Z" w16du:dateUtc="2026-09-22T16:31:00Z"/>
          <w:sz w:val="24"/>
          <w:szCs w:val="24"/>
        </w:rPr>
      </w:pPr>
      <w:ins w:id="159" w:author="mary.inoue@fap.local" w:date="2026-09-22T12:31:00Z" w16du:dateUtc="2026-09-22T16:31:00Z">
        <w:r w:rsidRPr="00C549DE">
          <w:rPr>
            <w:sz w:val="24"/>
            <w:szCs w:val="24"/>
          </w:rPr>
          <w:t xml:space="preserve">LITTLE, S. (2011). </w:t>
        </w:r>
        <w:r w:rsidRPr="00EE3D5D">
          <w:rPr>
            <w:b/>
            <w:sz w:val="24"/>
            <w:szCs w:val="24"/>
          </w:rPr>
          <w:t>...ismos:</w:t>
        </w:r>
        <w:r w:rsidRPr="00C549DE">
          <w:rPr>
            <w:sz w:val="24"/>
            <w:szCs w:val="24"/>
          </w:rPr>
          <w:t xml:space="preserve"> Para Entender a Arte. Rio de Janeiro: Globo.</w:t>
        </w:r>
      </w:ins>
    </w:p>
    <w:p w14:paraId="066ED017" w14:textId="77777777" w:rsidR="0040121F" w:rsidRDefault="0040121F" w:rsidP="0040121F">
      <w:pPr>
        <w:rPr>
          <w:ins w:id="160" w:author="mary.inoue@fap.local" w:date="2026-09-22T12:31:00Z" w16du:dateUtc="2026-09-22T16:31:00Z"/>
          <w:sz w:val="24"/>
          <w:szCs w:val="24"/>
        </w:rPr>
      </w:pPr>
      <w:ins w:id="161" w:author="mary.inoue@fap.local" w:date="2026-09-22T12:31:00Z" w16du:dateUtc="2026-09-22T16:31:00Z">
        <w:r w:rsidRPr="00205930">
          <w:rPr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b/>
            <w:sz w:val="24"/>
            <w:szCs w:val="24"/>
          </w:rPr>
          <w:t>Resumo –</w:t>
        </w:r>
        <w:r w:rsidRPr="00205930">
          <w:rPr>
            <w:sz w:val="24"/>
            <w:szCs w:val="24"/>
          </w:rPr>
          <w:t xml:space="preserve"> Leitura e Produção de Textos Técnicos e Acadêmicos. Parábola Editorial</w:t>
        </w:r>
      </w:ins>
    </w:p>
    <w:p w14:paraId="6431BCDF" w14:textId="77777777" w:rsidR="00A2270B" w:rsidRPr="00AF56D5" w:rsidRDefault="00A2270B" w:rsidP="00A2270B">
      <w:pPr>
        <w:rPr>
          <w:ins w:id="162" w:author="mary.inoue@fap.local" w:date="2026-09-22T12:31:00Z" w16du:dateUtc="2026-09-22T16:31:00Z"/>
          <w:sz w:val="24"/>
          <w:szCs w:val="24"/>
        </w:rPr>
      </w:pPr>
      <w:ins w:id="163" w:author="mary.inoue@fap.local" w:date="2026-09-22T12:31:00Z" w16du:dateUtc="2026-09-22T16:31:00Z">
        <w:r w:rsidRPr="00AF56D5">
          <w:rPr>
            <w:b/>
            <w:sz w:val="24"/>
            <w:szCs w:val="24"/>
          </w:rPr>
          <w:t>______. Planejar gêneros acadêmicos</w:t>
        </w:r>
        <w:r w:rsidRPr="00AF56D5">
          <w:rPr>
            <w:sz w:val="24"/>
            <w:szCs w:val="24"/>
          </w:rPr>
          <w:t xml:space="preserve"> – Leitura e produção de textos acadêmicos. Vol 03. Parábola, 2005.</w:t>
        </w:r>
      </w:ins>
    </w:p>
    <w:p w14:paraId="6327B1E4" w14:textId="77777777" w:rsidR="00E45383" w:rsidRDefault="00E45383" w:rsidP="00E45383">
      <w:pPr>
        <w:rPr>
          <w:ins w:id="164" w:author="mary.inoue@fap.local" w:date="2026-09-22T12:31:00Z" w16du:dateUtc="2026-09-22T16:31:00Z"/>
          <w:sz w:val="24"/>
          <w:szCs w:val="24"/>
        </w:rPr>
      </w:pPr>
    </w:p>
    <w:p w14:paraId="04E073D7" w14:textId="77777777" w:rsidR="00395556" w:rsidRPr="000642ED" w:rsidRDefault="00395556" w:rsidP="00395556">
      <w:pPr>
        <w:rPr>
          <w:ins w:id="165" w:author="mary.inoue@fap.local" w:date="2026-09-22T12:31:00Z" w16du:dateUtc="2026-09-22T16:31:00Z"/>
          <w:sz w:val="24"/>
          <w:szCs w:val="24"/>
        </w:rPr>
      </w:pPr>
      <w:ins w:id="166" w:author="mary.inoue@fap.local" w:date="2026-09-22T12:31:00Z" w16du:dateUtc="2026-09-22T16:31:00Z">
        <w:r w:rsidRPr="000642ED">
          <w:rPr>
            <w:sz w:val="24"/>
            <w:szCs w:val="24"/>
          </w:rPr>
          <w:t>MACIEL, Kátia</w:t>
        </w:r>
        <w:r w:rsidRPr="005F149C">
          <w:rPr>
            <w:b/>
            <w:sz w:val="24"/>
            <w:szCs w:val="24"/>
          </w:rPr>
          <w:t>. Transcinemas</w:t>
        </w:r>
        <w:r w:rsidRPr="000642ED">
          <w:rPr>
            <w:sz w:val="24"/>
            <w:szCs w:val="24"/>
          </w:rPr>
          <w:t>. Rio de Janeiro: Contra Capa Livraria, 2009.</w:t>
        </w:r>
      </w:ins>
    </w:p>
    <w:p w14:paraId="31C8A3D2" w14:textId="77777777" w:rsidR="0040121F" w:rsidRDefault="0040121F" w:rsidP="0040121F">
      <w:pPr>
        <w:rPr>
          <w:ins w:id="167" w:author="mary.inoue@fap.local" w:date="2026-09-22T12:31:00Z" w16du:dateUtc="2026-09-22T16:31:00Z"/>
          <w:sz w:val="24"/>
          <w:szCs w:val="24"/>
        </w:rPr>
      </w:pPr>
    </w:p>
    <w:p w14:paraId="79418946" w14:textId="77777777" w:rsidR="00395556" w:rsidRDefault="00395556" w:rsidP="00E45383">
      <w:pPr>
        <w:rPr>
          <w:ins w:id="168" w:author="mary.inoue@fap.local" w:date="2026-09-22T12:31:00Z" w16du:dateUtc="2026-09-22T16:31:00Z"/>
          <w:sz w:val="24"/>
          <w:szCs w:val="24"/>
        </w:rPr>
      </w:pPr>
    </w:p>
    <w:p w14:paraId="623C4866" w14:textId="77777777" w:rsidR="00E45383" w:rsidRPr="0050434A" w:rsidRDefault="00E45383" w:rsidP="00E45383">
      <w:pPr>
        <w:rPr>
          <w:ins w:id="169" w:author="mary.inoue@fap.local" w:date="2026-09-22T12:31:00Z" w16du:dateUtc="2026-09-22T16:31:00Z"/>
          <w:sz w:val="24"/>
          <w:szCs w:val="24"/>
        </w:rPr>
      </w:pPr>
      <w:ins w:id="170" w:author="mary.inoue@fap.local" w:date="2026-09-22T12:31:00Z" w16du:dateUtc="2026-09-22T16:31:00Z">
        <w:r w:rsidRPr="0050434A">
          <w:rPr>
            <w:sz w:val="24"/>
            <w:szCs w:val="24"/>
          </w:rPr>
          <w:t xml:space="preserve">MAFFESOLI. M. </w:t>
        </w:r>
        <w:r w:rsidRPr="0050434A">
          <w:rPr>
            <w:b/>
            <w:sz w:val="24"/>
            <w:szCs w:val="24"/>
          </w:rPr>
          <w:t>Elogio da razão sensível</w:t>
        </w:r>
        <w:r w:rsidRPr="0050434A">
          <w:rPr>
            <w:sz w:val="24"/>
            <w:szCs w:val="24"/>
          </w:rPr>
          <w:t>. Petrópolis: Vozes, 2001.</w:t>
        </w:r>
      </w:ins>
    </w:p>
    <w:p w14:paraId="3DB26891" w14:textId="77777777" w:rsidR="00723985" w:rsidRDefault="00723985" w:rsidP="00723985">
      <w:pPr>
        <w:pStyle w:val="Default"/>
        <w:rPr>
          <w:ins w:id="171" w:author="mary.inoue@fap.local" w:date="2026-09-22T12:31:00Z" w16du:dateUtc="2026-09-22T16:31:00Z"/>
        </w:rPr>
      </w:pPr>
    </w:p>
    <w:p w14:paraId="006251A8" w14:textId="77777777" w:rsidR="00EB44BF" w:rsidRPr="008D7954" w:rsidRDefault="00EB44BF" w:rsidP="00EB44BF">
      <w:pPr>
        <w:rPr>
          <w:ins w:id="172" w:author="mary.inoue@fap.local" w:date="2026-09-22T12:31:00Z" w16du:dateUtc="2026-09-22T16:31:00Z"/>
          <w:sz w:val="24"/>
          <w:szCs w:val="24"/>
        </w:rPr>
      </w:pPr>
      <w:ins w:id="173" w:author="mary.inoue@fap.local" w:date="2026-09-22T12:31:00Z" w16du:dateUtc="2026-09-22T16:31:00Z">
        <w:r w:rsidRPr="008D7954">
          <w:rPr>
            <w:sz w:val="24"/>
            <w:szCs w:val="24"/>
          </w:rPr>
          <w:t>MARQUES, G. G</w:t>
        </w:r>
        <w:r w:rsidRPr="008D7954">
          <w:rPr>
            <w:b/>
            <w:sz w:val="24"/>
            <w:szCs w:val="24"/>
          </w:rPr>
          <w:t>. Como contar um conto</w:t>
        </w:r>
        <w:r w:rsidRPr="008D7954">
          <w:rPr>
            <w:sz w:val="24"/>
            <w:szCs w:val="24"/>
          </w:rPr>
          <w:t>. Rio de Janeiro: Casa Jorge editorial, 1995.</w:t>
        </w:r>
      </w:ins>
    </w:p>
    <w:p w14:paraId="56E33860" w14:textId="77777777" w:rsidR="00E45383" w:rsidRDefault="00E45383" w:rsidP="00723985">
      <w:pPr>
        <w:pStyle w:val="Default"/>
        <w:rPr>
          <w:ins w:id="174" w:author="mary.inoue@fap.local" w:date="2026-09-22T12:31:00Z" w16du:dateUtc="2026-09-22T16:31:00Z"/>
        </w:rPr>
      </w:pPr>
    </w:p>
    <w:p w14:paraId="65F6AA5E" w14:textId="77777777" w:rsidR="00723985" w:rsidRPr="00345AD1" w:rsidRDefault="00723985" w:rsidP="00723985">
      <w:pPr>
        <w:pStyle w:val="Default"/>
        <w:rPr>
          <w:ins w:id="175" w:author="mary.inoue@fap.local" w:date="2026-09-22T12:31:00Z" w16du:dateUtc="2026-09-22T16:31:00Z"/>
        </w:rPr>
      </w:pPr>
      <w:ins w:id="176" w:author="mary.inoue@fap.local" w:date="2026-09-22T12:31:00Z" w16du:dateUtc="2026-09-22T16:31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42F2CB2A" w14:textId="77777777" w:rsidR="00723985" w:rsidRDefault="00723985" w:rsidP="00A5391B">
      <w:pPr>
        <w:rPr>
          <w:ins w:id="177" w:author="mary.inoue@fap.local" w:date="2026-09-22T12:31:00Z" w16du:dateUtc="2026-09-22T16:31:00Z"/>
          <w:sz w:val="24"/>
          <w:szCs w:val="24"/>
        </w:rPr>
      </w:pPr>
    </w:p>
    <w:p w14:paraId="7768DD20" w14:textId="77777777" w:rsidR="00B30730" w:rsidRPr="00345AD1" w:rsidRDefault="00B30730" w:rsidP="00B30730">
      <w:pPr>
        <w:pStyle w:val="Default"/>
        <w:rPr>
          <w:ins w:id="178" w:author="mary.inoue@fap.local" w:date="2026-09-22T12:31:00Z" w16du:dateUtc="2026-09-22T16:31:00Z"/>
        </w:rPr>
      </w:pPr>
      <w:ins w:id="179" w:author="mary.inoue@fap.local" w:date="2026-09-22T12:31:00Z" w16du:dateUtc="2026-09-22T16:31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0CF810C9" w14:textId="77777777" w:rsidR="00B30730" w:rsidRDefault="00B30730" w:rsidP="00A5391B">
      <w:pPr>
        <w:rPr>
          <w:ins w:id="180" w:author="mary.inoue@fap.local" w:date="2026-09-22T12:31:00Z" w16du:dateUtc="2026-09-22T16:31:00Z"/>
          <w:sz w:val="24"/>
          <w:szCs w:val="24"/>
        </w:rPr>
      </w:pPr>
    </w:p>
    <w:p w14:paraId="23A8A1BF" w14:textId="77777777" w:rsidR="00723985" w:rsidRDefault="00723985" w:rsidP="00A5391B">
      <w:pPr>
        <w:rPr>
          <w:ins w:id="181" w:author="mary.inoue@fap.local" w:date="2026-09-22T12:31:00Z" w16du:dateUtc="2026-09-22T16:31:00Z"/>
          <w:sz w:val="24"/>
          <w:szCs w:val="24"/>
        </w:rPr>
      </w:pPr>
    </w:p>
    <w:p w14:paraId="1751F51B" w14:textId="77777777" w:rsidR="00723985" w:rsidRDefault="00723985" w:rsidP="00A5391B">
      <w:pPr>
        <w:rPr>
          <w:ins w:id="182" w:author="mary.inoue@fap.local" w:date="2026-09-22T12:31:00Z" w16du:dateUtc="2026-09-22T16:31:00Z"/>
          <w:sz w:val="24"/>
          <w:szCs w:val="24"/>
        </w:rPr>
      </w:pPr>
    </w:p>
    <w:p w14:paraId="3E34C2AF" w14:textId="77777777" w:rsidR="00BC4C01" w:rsidRPr="00BC4C01" w:rsidRDefault="00BC4C01" w:rsidP="00A5391B">
      <w:pPr>
        <w:rPr>
          <w:ins w:id="183" w:author="mary.inoue@fap.local" w:date="2026-09-22T12:31:00Z" w16du:dateUtc="2026-09-22T16:31:00Z"/>
          <w:sz w:val="24"/>
          <w:szCs w:val="24"/>
        </w:rPr>
      </w:pPr>
      <w:ins w:id="184" w:author="mary.inoue@fap.local" w:date="2026-09-22T12:31:00Z" w16du:dateUtc="2026-09-22T16:31:00Z">
        <w:r w:rsidRPr="00BC4C01">
          <w:rPr>
            <w:sz w:val="24"/>
            <w:szCs w:val="24"/>
          </w:rPr>
          <w:t>MARTINS, Gilberto de Andrade</w:t>
        </w:r>
        <w:r w:rsidRPr="00BC4C01">
          <w:rPr>
            <w:b/>
            <w:sz w:val="24"/>
            <w:szCs w:val="24"/>
          </w:rPr>
          <w:t>. Estudo de caso</w:t>
        </w:r>
        <w:r w:rsidRPr="00BC4C01">
          <w:rPr>
            <w:sz w:val="24"/>
            <w:szCs w:val="24"/>
          </w:rPr>
          <w:t xml:space="preserve"> : uma estratégia de pesquisa. São Paulo,Atlas.</w:t>
        </w:r>
      </w:ins>
    </w:p>
    <w:p w14:paraId="091D7E0E" w14:textId="77777777" w:rsidR="00B23618" w:rsidRDefault="00B23618" w:rsidP="00B23618">
      <w:pPr>
        <w:rPr>
          <w:ins w:id="185" w:author="mary.inoue@fap.local" w:date="2026-09-22T12:31:00Z" w16du:dateUtc="2026-09-22T16:31:00Z"/>
          <w:sz w:val="24"/>
          <w:szCs w:val="24"/>
        </w:rPr>
      </w:pPr>
      <w:ins w:id="186" w:author="mary.inoue@fap.local" w:date="2026-09-22T12:31:00Z" w16du:dateUtc="2026-09-22T16:31:00Z">
        <w:r w:rsidRPr="006C7072">
          <w:rPr>
            <w:sz w:val="24"/>
            <w:szCs w:val="24"/>
          </w:rPr>
          <w:t xml:space="preserve">MATTOS, A. C. Gomes de. </w:t>
        </w:r>
        <w:r w:rsidRPr="006C7072">
          <w:rPr>
            <w:b/>
            <w:sz w:val="24"/>
            <w:szCs w:val="24"/>
          </w:rPr>
          <w:t>Do cinetoscópio ao cinema digital</w:t>
        </w:r>
        <w:r w:rsidRPr="006C7072">
          <w:rPr>
            <w:sz w:val="24"/>
            <w:szCs w:val="24"/>
          </w:rPr>
          <w:t>: breve história do cinema americano. Rio de Janeiro, ROCCO,2006</w:t>
        </w:r>
      </w:ins>
    </w:p>
    <w:p w14:paraId="4B79A7B1" w14:textId="77777777" w:rsidR="00B23618" w:rsidRDefault="00B23618" w:rsidP="00A5391B">
      <w:pPr>
        <w:rPr>
          <w:ins w:id="187" w:author="mary.inoue@fap.local" w:date="2026-09-22T12:31:00Z" w16du:dateUtc="2026-09-22T16:31:00Z"/>
          <w:sz w:val="24"/>
          <w:szCs w:val="24"/>
        </w:rPr>
      </w:pPr>
    </w:p>
    <w:p w14:paraId="15230B84" w14:textId="77777777" w:rsidR="00B23618" w:rsidRDefault="00B23618" w:rsidP="00A5391B">
      <w:pPr>
        <w:rPr>
          <w:ins w:id="188" w:author="mary.inoue@fap.local" w:date="2026-09-22T12:31:00Z" w16du:dateUtc="2026-09-22T16:31:00Z"/>
          <w:sz w:val="24"/>
          <w:szCs w:val="24"/>
        </w:rPr>
      </w:pPr>
    </w:p>
    <w:p w14:paraId="7C7D951A" w14:textId="77777777" w:rsidR="006D73AD" w:rsidRDefault="006F5CEB" w:rsidP="00A5391B">
      <w:pPr>
        <w:rPr>
          <w:ins w:id="189" w:author="mary.inoue@fap.local" w:date="2026-09-22T12:31:00Z" w16du:dateUtc="2026-09-22T16:31:00Z"/>
          <w:sz w:val="24"/>
          <w:szCs w:val="24"/>
        </w:rPr>
      </w:pPr>
      <w:ins w:id="190" w:author="mary.inoue@fap.local" w:date="2026-09-22T12:31:00Z" w16du:dateUtc="2026-09-22T16:31:00Z">
        <w:r w:rsidRPr="006F5CEB">
          <w:rPr>
            <w:sz w:val="24"/>
            <w:szCs w:val="24"/>
          </w:rPr>
          <w:t>OIDA, Yoshi</w:t>
        </w:r>
        <w:r w:rsidRPr="006F5CEB">
          <w:rPr>
            <w:b/>
            <w:sz w:val="24"/>
            <w:szCs w:val="24"/>
          </w:rPr>
          <w:t>. O ator invisível</w:t>
        </w:r>
        <w:r w:rsidRPr="006F5CEB">
          <w:rPr>
            <w:sz w:val="24"/>
            <w:szCs w:val="24"/>
          </w:rPr>
          <w:t>. São Paulo, Beca Produções Culturais,</w:t>
        </w:r>
      </w:ins>
    </w:p>
    <w:p w14:paraId="78CDF197" w14:textId="77777777" w:rsidR="00B23618" w:rsidRPr="003A0E43" w:rsidRDefault="00B23618" w:rsidP="00B23618">
      <w:pPr>
        <w:rPr>
          <w:ins w:id="191" w:author="mary.inoue@fap.local" w:date="2026-09-22T12:31:00Z" w16du:dateUtc="2026-09-22T16:31:00Z"/>
          <w:sz w:val="24"/>
          <w:szCs w:val="24"/>
        </w:rPr>
      </w:pPr>
      <w:ins w:id="192" w:author="mary.inoue@fap.local" w:date="2026-09-22T12:31:00Z" w16du:dateUtc="2026-09-22T16:31:00Z">
        <w:r w:rsidRPr="003A0E43">
          <w:rPr>
            <w:sz w:val="24"/>
            <w:szCs w:val="24"/>
          </w:rPr>
          <w:t xml:space="preserve">PERROTA, Cláudia. </w:t>
        </w:r>
        <w:r w:rsidRPr="003A0E43">
          <w:rPr>
            <w:b/>
            <w:sz w:val="24"/>
            <w:szCs w:val="24"/>
          </w:rPr>
          <w:t>Um texto pra chamar de seu:</w:t>
        </w:r>
        <w:r w:rsidRPr="003A0E43">
          <w:rPr>
            <w:sz w:val="24"/>
            <w:szCs w:val="24"/>
          </w:rPr>
          <w:t xml:space="preserve"> preliminares sobre a produção do texto acadêmico. São Paulo: Martins Fontes, 2003.</w:t>
        </w:r>
      </w:ins>
    </w:p>
    <w:p w14:paraId="0FBA2452" w14:textId="77777777" w:rsidR="00B30730" w:rsidRDefault="00B30730" w:rsidP="00A5391B">
      <w:pPr>
        <w:rPr>
          <w:ins w:id="193" w:author="mary.inoue@fap.local" w:date="2026-09-22T12:31:00Z" w16du:dateUtc="2026-09-22T16:31:00Z"/>
          <w:sz w:val="24"/>
          <w:szCs w:val="24"/>
        </w:rPr>
      </w:pPr>
    </w:p>
    <w:p w14:paraId="73101801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4" w:author="mary.inoue@fap.local" w:date="2026-09-22T12:31:00Z" w16du:dateUtc="2026-09-22T16:31:00Z"/>
          <w:rFonts w:ascii="ArialMT" w:hAnsi="ArialMT" w:cs="ArialMT"/>
          <w:sz w:val="24"/>
          <w:szCs w:val="24"/>
        </w:rPr>
      </w:pPr>
      <w:ins w:id="195" w:author="mary.inoue@fap.local" w:date="2026-09-22T12:31:00Z" w16du:dateUtc="2026-09-22T16:31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4B75E3BC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6" w:author="mary.inoue@fap.local" w:date="2026-09-22T12:31:00Z" w16du:dateUtc="2026-09-22T16:31:00Z"/>
          <w:rFonts w:ascii="ArialMT" w:hAnsi="ArialMT" w:cs="ArialMT"/>
          <w:sz w:val="24"/>
          <w:szCs w:val="24"/>
        </w:rPr>
      </w:pPr>
    </w:p>
    <w:p w14:paraId="04AE896E" w14:textId="77777777" w:rsidR="00B23618" w:rsidRDefault="00B23618" w:rsidP="00B23618">
      <w:pPr>
        <w:rPr>
          <w:ins w:id="197" w:author="mary.inoue@fap.local" w:date="2026-09-22T12:31:00Z" w16du:dateUtc="2026-09-22T16:31:00Z"/>
          <w:sz w:val="24"/>
          <w:szCs w:val="24"/>
        </w:rPr>
      </w:pPr>
      <w:ins w:id="198" w:author="mary.inoue@fap.local" w:date="2026-09-22T12:31:00Z" w16du:dateUtc="2026-09-22T16:31:00Z">
        <w:r w:rsidRPr="000C1319">
          <w:rPr>
            <w:b/>
            <w:sz w:val="24"/>
            <w:szCs w:val="24"/>
          </w:rPr>
          <w:t>Pictórica.</w:t>
        </w:r>
        <w:r w:rsidRPr="000C1319">
          <w:rPr>
            <w:sz w:val="24"/>
            <w:szCs w:val="24"/>
          </w:rPr>
          <w:t xml:space="preserve"> Trad. Raul de Sá Barbosa. São Paulo: Martins Fontes Ed., 2000.</w:t>
        </w:r>
      </w:ins>
    </w:p>
    <w:p w14:paraId="36DAE42E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31:00Z" w16du:dateUtc="2026-09-22T16:31:00Z"/>
          <w:color w:val="000000"/>
          <w:sz w:val="24"/>
          <w:szCs w:val="24"/>
        </w:rPr>
      </w:pPr>
      <w:ins w:id="200" w:author="mary.inoue@fap.local" w:date="2026-09-22T12:31:00Z" w16du:dateUtc="2026-09-22T16:31:00Z">
        <w:r w:rsidRPr="00345AD1">
          <w:rPr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color w:val="000000"/>
            <w:sz w:val="24"/>
            <w:szCs w:val="24"/>
          </w:rPr>
          <w:t xml:space="preserve"> São Paulo: Annablume, Fapesp, 2009. </w:t>
        </w:r>
      </w:ins>
    </w:p>
    <w:p w14:paraId="06707A6D" w14:textId="77777777" w:rsidR="00B23618" w:rsidRPr="00345AD1" w:rsidRDefault="00B23618" w:rsidP="00B23618">
      <w:pPr>
        <w:pStyle w:val="Default"/>
        <w:rPr>
          <w:ins w:id="201" w:author="mary.inoue@fap.local" w:date="2026-09-22T12:31:00Z" w16du:dateUtc="2026-09-22T16:31:00Z"/>
        </w:rPr>
      </w:pPr>
      <w:ins w:id="202" w:author="mary.inoue@fap.local" w:date="2026-09-22T12:31:00Z" w16du:dateUtc="2026-09-22T16:31:00Z">
        <w:r w:rsidRPr="00345AD1">
          <w:t xml:space="preserve"> </w:t>
        </w:r>
      </w:ins>
    </w:p>
    <w:p w14:paraId="2415668A" w14:textId="77777777" w:rsidR="00B23618" w:rsidRDefault="00B23618" w:rsidP="00B23618">
      <w:pPr>
        <w:rPr>
          <w:ins w:id="203" w:author="mary.inoue@fap.local" w:date="2026-09-22T12:31:00Z" w16du:dateUtc="2026-09-22T16:31:00Z"/>
          <w:sz w:val="24"/>
          <w:szCs w:val="24"/>
        </w:rPr>
      </w:pPr>
    </w:p>
    <w:p w14:paraId="640B85C9" w14:textId="77777777" w:rsidR="00B23618" w:rsidRDefault="00B23618" w:rsidP="00B23618">
      <w:pPr>
        <w:rPr>
          <w:ins w:id="204" w:author="mary.inoue@fap.local" w:date="2026-09-22T12:31:00Z" w16du:dateUtc="2026-09-22T16:31:00Z"/>
          <w:sz w:val="24"/>
          <w:szCs w:val="24"/>
        </w:rPr>
      </w:pPr>
    </w:p>
    <w:p w14:paraId="29185F11" w14:textId="77777777" w:rsidR="00B23618" w:rsidRDefault="00B23618" w:rsidP="00B23618">
      <w:pPr>
        <w:rPr>
          <w:ins w:id="205" w:author="mary.inoue@fap.local" w:date="2026-09-22T12:31:00Z" w16du:dateUtc="2026-09-22T16:31:00Z"/>
          <w:sz w:val="24"/>
          <w:szCs w:val="24"/>
        </w:rPr>
      </w:pPr>
      <w:ins w:id="206" w:author="mary.inoue@fap.local" w:date="2026-09-22T12:31:00Z" w16du:dateUtc="2026-09-22T16:31:00Z">
        <w:r w:rsidRPr="00B123C3">
          <w:rPr>
            <w:sz w:val="24"/>
            <w:szCs w:val="24"/>
          </w:rPr>
          <w:t xml:space="preserve">ROCHA, Glauber. </w:t>
        </w:r>
        <w:r w:rsidRPr="00B123C3">
          <w:rPr>
            <w:b/>
            <w:sz w:val="24"/>
            <w:szCs w:val="24"/>
          </w:rPr>
          <w:t>Revisão crítica do cinema brasileiro.</w:t>
        </w:r>
        <w:r w:rsidRPr="00B123C3">
          <w:rPr>
            <w:sz w:val="24"/>
            <w:szCs w:val="24"/>
          </w:rPr>
          <w:t xml:space="preserve"> São Paulo: Cosac &amp; Naify, 2003</w:t>
        </w:r>
      </w:ins>
    </w:p>
    <w:p w14:paraId="2703C9FF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7" w:author="mary.inoue@fap.local" w:date="2026-09-22T12:31:00Z" w16du:dateUtc="2026-09-22T16:31:00Z"/>
          <w:rFonts w:ascii="ArialMT" w:hAnsi="ArialMT" w:cs="ArialMT"/>
          <w:sz w:val="24"/>
          <w:szCs w:val="24"/>
        </w:rPr>
      </w:pPr>
    </w:p>
    <w:p w14:paraId="576905AA" w14:textId="77777777" w:rsidR="00B30730" w:rsidRDefault="00B30730" w:rsidP="00A5391B">
      <w:pPr>
        <w:rPr>
          <w:ins w:id="208" w:author="mary.inoue@fap.local" w:date="2026-09-22T12:31:00Z" w16du:dateUtc="2026-09-22T16:31:00Z"/>
          <w:sz w:val="24"/>
          <w:szCs w:val="24"/>
        </w:rPr>
      </w:pPr>
    </w:p>
    <w:p w14:paraId="730B3647" w14:textId="77777777" w:rsidR="00D1600A" w:rsidRPr="00345AD1" w:rsidRDefault="00D1600A" w:rsidP="00D1600A">
      <w:pPr>
        <w:pStyle w:val="Default"/>
        <w:rPr>
          <w:ins w:id="209" w:author="mary.inoue@fap.local" w:date="2026-09-22T12:31:00Z" w16du:dateUtc="2026-09-22T16:31:00Z"/>
        </w:rPr>
      </w:pPr>
      <w:ins w:id="210" w:author="mary.inoue@fap.local" w:date="2026-09-22T12:31:00Z" w16du:dateUtc="2026-09-22T16:31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102E34BC" w14:textId="77777777" w:rsidR="004175E5" w:rsidRDefault="004175E5" w:rsidP="00A5391B">
      <w:pPr>
        <w:rPr>
          <w:ins w:id="211" w:author="mary.inoue@fap.local" w:date="2026-09-22T12:31:00Z" w16du:dateUtc="2026-09-22T16:31:00Z"/>
          <w:sz w:val="24"/>
          <w:szCs w:val="24"/>
        </w:rPr>
      </w:pPr>
    </w:p>
    <w:p w14:paraId="57A9DC33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31:00Z" w16du:dateUtc="2026-09-22T16:31:00Z"/>
          <w:b/>
          <w:sz w:val="24"/>
          <w:szCs w:val="24"/>
        </w:rPr>
      </w:pPr>
      <w:ins w:id="213" w:author="mary.inoue@fap.local" w:date="2026-09-22T12:31:00Z" w16du:dateUtc="2026-09-22T16:31:00Z">
        <w:r w:rsidRPr="00345AD1">
          <w:rPr>
            <w:sz w:val="24"/>
            <w:szCs w:val="24"/>
          </w:rPr>
          <w:t xml:space="preserve">RAMACHANDRAN, V. S.. </w:t>
        </w:r>
        <w:r w:rsidRPr="00345AD1">
          <w:rPr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sz w:val="24"/>
            <w:szCs w:val="24"/>
          </w:rPr>
          <w:t>. Rio de Janeiro e São Paulo: Editora Record, 2004.</w:t>
        </w:r>
        <w:r>
          <w:rPr>
            <w:sz w:val="24"/>
            <w:szCs w:val="24"/>
          </w:rPr>
          <w:t xml:space="preserve"> </w:t>
        </w:r>
        <w:r w:rsidRPr="003B3B96">
          <w:rPr>
            <w:b/>
            <w:sz w:val="24"/>
            <w:szCs w:val="24"/>
          </w:rPr>
          <w:t>(R$89,90, Livraria Saraiva)</w:t>
        </w:r>
      </w:ins>
    </w:p>
    <w:p w14:paraId="2A716A71" w14:textId="77777777" w:rsidR="00F33C0F" w:rsidRDefault="00F33C0F" w:rsidP="00A5391B">
      <w:pPr>
        <w:rPr>
          <w:ins w:id="214" w:author="mary.inoue@fap.local" w:date="2026-09-22T12:31:00Z" w16du:dateUtc="2026-09-22T16:31:00Z"/>
          <w:sz w:val="24"/>
          <w:szCs w:val="24"/>
        </w:rPr>
      </w:pPr>
    </w:p>
    <w:p w14:paraId="5C0D49B1" w14:textId="77777777" w:rsidR="00D60738" w:rsidRDefault="00D60738" w:rsidP="00A5391B">
      <w:pPr>
        <w:rPr>
          <w:ins w:id="215" w:author="mary.inoue@fap.local" w:date="2026-09-22T12:31:00Z" w16du:dateUtc="2026-09-22T16:31:00Z"/>
          <w:sz w:val="24"/>
          <w:szCs w:val="24"/>
        </w:rPr>
      </w:pPr>
      <w:ins w:id="216" w:author="mary.inoue@fap.local" w:date="2026-09-22T12:31:00Z" w16du:dateUtc="2026-09-22T16:31:00Z">
        <w:r w:rsidRPr="00D60738">
          <w:rPr>
            <w:sz w:val="24"/>
            <w:szCs w:val="24"/>
          </w:rPr>
          <w:t xml:space="preserve">RAMOS, Adriana Vaz; THRALL, Karin (org). </w:t>
        </w:r>
        <w:r w:rsidRPr="00D60738">
          <w:rPr>
            <w:b/>
            <w:bCs/>
            <w:sz w:val="24"/>
            <w:szCs w:val="24"/>
          </w:rPr>
          <w:t>Artes Cênicas sem fronteiras</w:t>
        </w:r>
        <w:r w:rsidRPr="00D60738">
          <w:rPr>
            <w:sz w:val="24"/>
            <w:szCs w:val="24"/>
          </w:rPr>
          <w:t>. São Paulo: Anadarco, 2007</w:t>
        </w:r>
      </w:ins>
    </w:p>
    <w:p w14:paraId="04D0E093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31:00Z" w16du:dateUtc="2026-09-22T16:31:00Z"/>
          <w:sz w:val="24"/>
          <w:szCs w:val="24"/>
        </w:rPr>
      </w:pPr>
      <w:ins w:id="218" w:author="mary.inoue@fap.local" w:date="2026-09-22T12:31:00Z" w16du:dateUtc="2026-09-22T16:31:00Z">
        <w:r w:rsidRPr="00345AD1">
          <w:rPr>
            <w:sz w:val="24"/>
            <w:szCs w:val="24"/>
          </w:rPr>
          <w:t xml:space="preserve">RENGEL, Lenira; THRALL, Karin (2013). </w:t>
        </w:r>
        <w:r w:rsidRPr="00345AD1">
          <w:rPr>
            <w:b/>
            <w:sz w:val="24"/>
            <w:szCs w:val="24"/>
          </w:rPr>
          <w:t>Corpo em cena</w:t>
        </w:r>
        <w:r w:rsidRPr="00345AD1">
          <w:rPr>
            <w:sz w:val="24"/>
            <w:szCs w:val="24"/>
          </w:rPr>
          <w:t>, vol. 6. São Paulo: Anadarco Editora e Comunicação.</w:t>
        </w:r>
      </w:ins>
    </w:p>
    <w:p w14:paraId="5C440FA3" w14:textId="77777777" w:rsidR="00A24980" w:rsidRPr="00D60738" w:rsidRDefault="00A24980" w:rsidP="00A5391B">
      <w:pPr>
        <w:rPr>
          <w:ins w:id="219" w:author="mary.inoue@fap.local" w:date="2026-09-22T12:31:00Z" w16du:dateUtc="2026-09-22T16:31:00Z"/>
          <w:sz w:val="24"/>
          <w:szCs w:val="24"/>
        </w:rPr>
      </w:pPr>
    </w:p>
    <w:p w14:paraId="3A18CECF" w14:textId="77777777" w:rsidR="00163BDD" w:rsidRDefault="00163BDD" w:rsidP="00A5391B">
      <w:pPr>
        <w:rPr>
          <w:ins w:id="220" w:author="mary.inoue@fap.local" w:date="2026-09-22T12:31:00Z" w16du:dateUtc="2026-09-22T16:31:00Z"/>
          <w:sz w:val="24"/>
          <w:szCs w:val="24"/>
        </w:rPr>
      </w:pPr>
      <w:ins w:id="221" w:author="mary.inoue@fap.local" w:date="2026-09-22T12:31:00Z" w16du:dateUtc="2026-09-22T16:31:00Z">
        <w:r w:rsidRPr="00163BDD">
          <w:rPr>
            <w:sz w:val="24"/>
            <w:szCs w:val="24"/>
          </w:rPr>
          <w:t xml:space="preserve">RUSH, Michael. </w:t>
        </w:r>
        <w:r w:rsidRPr="00163BDD">
          <w:rPr>
            <w:b/>
            <w:sz w:val="24"/>
            <w:szCs w:val="24"/>
          </w:rPr>
          <w:t>Novas mídias</w:t>
        </w:r>
        <w:r w:rsidRPr="00163BDD">
          <w:rPr>
            <w:sz w:val="24"/>
            <w:szCs w:val="24"/>
          </w:rPr>
          <w:t>: a arte contemporânea 2006. São Paulo, Martins Fontes</w:t>
        </w:r>
      </w:ins>
    </w:p>
    <w:p w14:paraId="64C2B8EF" w14:textId="77777777" w:rsidR="00B23618" w:rsidRDefault="00B23618" w:rsidP="00A5391B">
      <w:pPr>
        <w:rPr>
          <w:ins w:id="222" w:author="mary.inoue@fap.local" w:date="2026-09-22T12:31:00Z" w16du:dateUtc="2026-09-22T16:31:00Z"/>
          <w:sz w:val="24"/>
          <w:szCs w:val="24"/>
        </w:rPr>
      </w:pPr>
    </w:p>
    <w:p w14:paraId="1D3D8B95" w14:textId="77777777" w:rsidR="00B23618" w:rsidRDefault="00B23618" w:rsidP="00B23618">
      <w:pPr>
        <w:rPr>
          <w:ins w:id="223" w:author="mary.inoue@fap.local" w:date="2026-09-22T12:31:00Z" w16du:dateUtc="2026-09-22T16:31:00Z"/>
          <w:sz w:val="24"/>
          <w:szCs w:val="24"/>
        </w:rPr>
      </w:pPr>
    </w:p>
    <w:p w14:paraId="5D20960A" w14:textId="77777777" w:rsidR="00B23618" w:rsidRDefault="00B23618" w:rsidP="00A5391B">
      <w:pPr>
        <w:rPr>
          <w:ins w:id="224" w:author="mary.inoue@fap.local" w:date="2026-09-22T12:31:00Z" w16du:dateUtc="2026-09-22T16:31:00Z"/>
          <w:sz w:val="24"/>
          <w:szCs w:val="24"/>
        </w:rPr>
      </w:pPr>
    </w:p>
    <w:p w14:paraId="4628DF57" w14:textId="77777777" w:rsidR="00094AC5" w:rsidRDefault="00094AC5" w:rsidP="00094AC5">
      <w:pPr>
        <w:pStyle w:val="Default"/>
        <w:rPr>
          <w:ins w:id="225" w:author="mary.inoue@fap.local" w:date="2026-09-22T12:31:00Z" w16du:dateUtc="2026-09-22T16:31:00Z"/>
        </w:rPr>
      </w:pPr>
      <w:ins w:id="226" w:author="mary.inoue@fap.local" w:date="2026-09-22T12:31:00Z" w16du:dateUtc="2026-09-22T16:31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290CE10D" w14:textId="77777777" w:rsidR="00B23618" w:rsidRDefault="00B23618" w:rsidP="00B23618">
      <w:pPr>
        <w:rPr>
          <w:ins w:id="227" w:author="mary.inoue@fap.local" w:date="2026-09-22T12:31:00Z" w16du:dateUtc="2026-09-22T16:31:00Z"/>
          <w:sz w:val="24"/>
          <w:szCs w:val="24"/>
        </w:rPr>
      </w:pPr>
    </w:p>
    <w:p w14:paraId="6E227E65" w14:textId="77777777" w:rsidR="00B23618" w:rsidRPr="003268AD" w:rsidRDefault="00B23618" w:rsidP="00B23618">
      <w:pPr>
        <w:rPr>
          <w:ins w:id="228" w:author="mary.inoue@fap.local" w:date="2026-09-22T12:31:00Z" w16du:dateUtc="2026-09-22T16:31:00Z"/>
          <w:sz w:val="24"/>
          <w:szCs w:val="24"/>
        </w:rPr>
      </w:pPr>
      <w:ins w:id="229" w:author="mary.inoue@fap.local" w:date="2026-09-22T12:31:00Z" w16du:dateUtc="2026-09-22T16:31:00Z">
        <w:r w:rsidRPr="003268AD">
          <w:rPr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b/>
            <w:sz w:val="24"/>
            <w:szCs w:val="24"/>
          </w:rPr>
          <w:t>O sujeito da educação</w:t>
        </w:r>
        <w:r w:rsidRPr="003268AD">
          <w:rPr>
            <w:sz w:val="24"/>
            <w:szCs w:val="24"/>
          </w:rPr>
          <w:t>. Estudos foucaultianos. 5.ed.Petrópolis, RJ: Vozes, 1994.</w:t>
        </w:r>
      </w:ins>
    </w:p>
    <w:p w14:paraId="3C57DE41" w14:textId="77777777" w:rsidR="00B23618" w:rsidRPr="005B78AA" w:rsidRDefault="00B23618" w:rsidP="00B23618">
      <w:pPr>
        <w:rPr>
          <w:ins w:id="230" w:author="mary.inoue@fap.local" w:date="2026-09-22T12:31:00Z" w16du:dateUtc="2026-09-22T16:31:00Z"/>
          <w:sz w:val="24"/>
          <w:szCs w:val="24"/>
        </w:rPr>
      </w:pPr>
      <w:ins w:id="231" w:author="mary.inoue@fap.local" w:date="2026-09-22T12:31:00Z" w16du:dateUtc="2026-09-22T16:31:00Z">
        <w:r w:rsidRPr="005B78AA">
          <w:rPr>
            <w:sz w:val="24"/>
            <w:szCs w:val="24"/>
          </w:rPr>
          <w:t>STEPHEN, Rebelo</w:t>
        </w:r>
        <w:r w:rsidRPr="005B78AA">
          <w:rPr>
            <w:b/>
            <w:sz w:val="24"/>
            <w:szCs w:val="24"/>
          </w:rPr>
          <w:t>. Alfred Hitchcock e os bastidores de Psicose</w:t>
        </w:r>
        <w:r w:rsidRPr="005B78AA">
          <w:rPr>
            <w:sz w:val="24"/>
            <w:szCs w:val="24"/>
          </w:rPr>
          <w:t>. Rio de Janeiro: Intrínseca, 2013.</w:t>
        </w:r>
      </w:ins>
    </w:p>
    <w:p w14:paraId="11F63D4E" w14:textId="77777777" w:rsidR="00B23618" w:rsidRPr="00345AD1" w:rsidRDefault="00B23618" w:rsidP="00094AC5">
      <w:pPr>
        <w:pStyle w:val="Default"/>
        <w:rPr>
          <w:ins w:id="232" w:author="mary.inoue@fap.local" w:date="2026-09-22T12:31:00Z" w16du:dateUtc="2026-09-22T16:31:00Z"/>
        </w:rPr>
      </w:pPr>
    </w:p>
    <w:p w14:paraId="2E9A9D13" w14:textId="77777777" w:rsidR="00094AC5" w:rsidRDefault="00094AC5" w:rsidP="00094AC5">
      <w:pPr>
        <w:pStyle w:val="Default"/>
        <w:rPr>
          <w:ins w:id="233" w:author="mary.inoue@fap.local" w:date="2026-09-22T12:31:00Z" w16du:dateUtc="2026-09-22T16:31:00Z"/>
        </w:rPr>
      </w:pPr>
    </w:p>
    <w:p w14:paraId="7C889D2B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4" w:author="mary.inoue@fap.local" w:date="2026-09-22T12:31:00Z" w16du:dateUtc="2026-09-22T16:31:00Z"/>
          <w:color w:val="000000"/>
          <w:sz w:val="24"/>
          <w:szCs w:val="24"/>
        </w:rPr>
      </w:pPr>
      <w:ins w:id="235" w:author="mary.inoue@fap.local" w:date="2026-09-22T12:31:00Z" w16du:dateUtc="2026-09-22T16:31:00Z">
        <w:r w:rsidRPr="00345AD1">
          <w:rPr>
            <w:color w:val="000000"/>
            <w:sz w:val="24"/>
            <w:szCs w:val="24"/>
          </w:rPr>
          <w:t>SALLES, Cecilia Almeida</w:t>
        </w:r>
        <w:r w:rsidRPr="00345AD1">
          <w:rPr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color w:val="000000"/>
            <w:sz w:val="24"/>
            <w:szCs w:val="24"/>
          </w:rPr>
          <w:t>: criação da obra de arte.São Paulo, Horizonte, 2006</w:t>
        </w:r>
      </w:ins>
    </w:p>
    <w:p w14:paraId="20026E76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31:00Z" w16du:dateUtc="2026-09-22T16:31:00Z"/>
          <w:color w:val="000000"/>
          <w:sz w:val="24"/>
          <w:szCs w:val="24"/>
        </w:rPr>
      </w:pPr>
    </w:p>
    <w:p w14:paraId="185477AA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31:00Z" w16du:dateUtc="2026-09-22T16:31:00Z"/>
          <w:color w:val="000000"/>
          <w:sz w:val="24"/>
          <w:szCs w:val="24"/>
        </w:rPr>
      </w:pPr>
      <w:ins w:id="238" w:author="mary.inoue@fap.local" w:date="2026-09-22T12:31:00Z" w16du:dateUtc="2026-09-22T16:31:00Z">
        <w:r w:rsidRPr="00345AD1">
          <w:rPr>
            <w:color w:val="000000"/>
            <w:sz w:val="24"/>
            <w:szCs w:val="24"/>
          </w:rPr>
          <w:t xml:space="preserve">SANTOS, F. A. dos. </w:t>
        </w:r>
        <w:r w:rsidRPr="00345AD1">
          <w:rPr>
            <w:b/>
            <w:color w:val="000000"/>
            <w:sz w:val="24"/>
            <w:szCs w:val="24"/>
          </w:rPr>
          <w:t>Cinema Paraná</w:t>
        </w:r>
        <w:r w:rsidRPr="00345AD1">
          <w:rPr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7B7F8394" w14:textId="77777777" w:rsidR="00094AC5" w:rsidRPr="00163BDD" w:rsidRDefault="00094AC5" w:rsidP="00A5391B">
      <w:pPr>
        <w:rPr>
          <w:ins w:id="239" w:author="mary.inoue@fap.local" w:date="2026-09-22T12:31:00Z" w16du:dateUtc="2026-09-22T16:31:00Z"/>
          <w:sz w:val="24"/>
          <w:szCs w:val="24"/>
        </w:rPr>
      </w:pPr>
    </w:p>
    <w:p w14:paraId="65E7C843" w14:textId="77777777" w:rsidR="00A5391B" w:rsidRPr="00A5391B" w:rsidRDefault="00A5391B" w:rsidP="00A5391B">
      <w:pPr>
        <w:rPr>
          <w:ins w:id="240" w:author="mary.inoue@fap.local" w:date="2026-09-22T12:31:00Z" w16du:dateUtc="2026-09-22T16:31:00Z"/>
          <w:sz w:val="24"/>
          <w:szCs w:val="24"/>
        </w:rPr>
      </w:pPr>
      <w:ins w:id="241" w:author="mary.inoue@fap.local" w:date="2026-09-22T12:31:00Z" w16du:dateUtc="2026-09-22T16:31:00Z">
        <w:r w:rsidRPr="00A5391B">
          <w:rPr>
            <w:sz w:val="24"/>
            <w:szCs w:val="24"/>
          </w:rPr>
          <w:t>SANTAELLA, Lucia</w:t>
        </w:r>
        <w:r w:rsidRPr="00A5391B">
          <w:rPr>
            <w:b/>
            <w:sz w:val="24"/>
            <w:szCs w:val="24"/>
          </w:rPr>
          <w:t>. O que é semiótica</w:t>
        </w:r>
        <w:r w:rsidRPr="00A5391B">
          <w:rPr>
            <w:sz w:val="24"/>
            <w:szCs w:val="24"/>
          </w:rPr>
          <w:t xml:space="preserve">. 16. reimpr.. ed. São Paulo: Brasiliense, 1999. 84 (Primeiros passos; 103). </w:t>
        </w:r>
      </w:ins>
    </w:p>
    <w:p w14:paraId="07FAAA27" w14:textId="77777777" w:rsidR="002C247D" w:rsidRDefault="002C247D" w:rsidP="002C247D">
      <w:pPr>
        <w:rPr>
          <w:ins w:id="242" w:author="mary.inoue@fap.local" w:date="2026-09-22T12:31:00Z" w16du:dateUtc="2026-09-22T16:31:00Z"/>
          <w:sz w:val="24"/>
          <w:szCs w:val="24"/>
        </w:rPr>
      </w:pPr>
      <w:ins w:id="243" w:author="mary.inoue@fap.local" w:date="2026-09-22T12:31:00Z" w16du:dateUtc="2026-09-22T16:31:00Z">
        <w:r w:rsidRPr="002C247D">
          <w:rPr>
            <w:sz w:val="24"/>
            <w:szCs w:val="24"/>
          </w:rPr>
          <w:t>SARRAZAC, Jean-Pierre (org</w:t>
        </w:r>
        <w:r w:rsidRPr="002C247D">
          <w:rPr>
            <w:b/>
            <w:sz w:val="24"/>
            <w:szCs w:val="24"/>
          </w:rPr>
          <w:t>.). Léxico do drama moderno e contemporâneo.</w:t>
        </w:r>
        <w:r w:rsidRPr="002C247D">
          <w:rPr>
            <w:sz w:val="24"/>
            <w:szCs w:val="24"/>
          </w:rPr>
          <w:t xml:space="preserve"> Cosac &amp; Naify, 2012.</w:t>
        </w:r>
      </w:ins>
    </w:p>
    <w:p w14:paraId="365E5EA7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4" w:author="mary.inoue@fap.local" w:date="2026-09-22T12:31:00Z" w16du:dateUtc="2026-09-22T16:31:00Z"/>
          <w:rFonts w:ascii="ArialMT" w:hAnsi="ArialMT" w:cs="ArialMT"/>
          <w:sz w:val="24"/>
          <w:szCs w:val="24"/>
        </w:rPr>
      </w:pPr>
      <w:ins w:id="245" w:author="mary.inoue@fap.local" w:date="2026-09-22T12:31:00Z" w16du:dateUtc="2026-09-22T16:31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5D620741" w14:textId="77777777" w:rsidR="00BB7F95" w:rsidRDefault="00BB7F95" w:rsidP="002C247D">
      <w:pPr>
        <w:rPr>
          <w:ins w:id="246" w:author="mary.inoue@fap.local" w:date="2026-09-22T12:31:00Z" w16du:dateUtc="2026-09-22T16:31:00Z"/>
          <w:sz w:val="24"/>
          <w:szCs w:val="24"/>
        </w:rPr>
      </w:pPr>
    </w:p>
    <w:p w14:paraId="14BD399C" w14:textId="77777777" w:rsidR="00BB7F95" w:rsidRDefault="00BB7F95" w:rsidP="002C247D">
      <w:pPr>
        <w:rPr>
          <w:ins w:id="247" w:author="mary.inoue@fap.local" w:date="2026-09-22T12:31:00Z" w16du:dateUtc="2026-09-22T16:31:00Z"/>
          <w:sz w:val="24"/>
          <w:szCs w:val="24"/>
        </w:rPr>
      </w:pPr>
    </w:p>
    <w:p w14:paraId="3A57C5DA" w14:textId="77777777" w:rsidR="00BB7F95" w:rsidRDefault="00BB7F95" w:rsidP="002C247D">
      <w:pPr>
        <w:rPr>
          <w:ins w:id="248" w:author="mary.inoue@fap.local" w:date="2026-09-22T12:31:00Z" w16du:dateUtc="2026-09-22T16:31:00Z"/>
          <w:sz w:val="24"/>
          <w:szCs w:val="24"/>
        </w:rPr>
      </w:pPr>
    </w:p>
    <w:p w14:paraId="544E0E2A" w14:textId="77777777" w:rsidR="00140891" w:rsidRDefault="00140891" w:rsidP="002C247D">
      <w:pPr>
        <w:rPr>
          <w:ins w:id="249" w:author="mary.inoue@fap.local" w:date="2026-09-22T12:31:00Z" w16du:dateUtc="2026-09-22T16:31:00Z"/>
          <w:sz w:val="24"/>
          <w:szCs w:val="24"/>
        </w:rPr>
      </w:pPr>
      <w:ins w:id="250" w:author="mary.inoue@fap.local" w:date="2026-09-22T12:31:00Z" w16du:dateUtc="2026-09-22T16:31:00Z">
        <w:r w:rsidRPr="00140891">
          <w:rPr>
            <w:sz w:val="24"/>
            <w:szCs w:val="24"/>
          </w:rPr>
          <w:t>SILVA, Raquel Siqueira</w:t>
        </w:r>
        <w:r w:rsidRPr="00140891">
          <w:rPr>
            <w:b/>
            <w:sz w:val="24"/>
            <w:szCs w:val="24"/>
          </w:rPr>
          <w:t>. Conexões Musicais</w:t>
        </w:r>
        <w:r w:rsidRPr="00140891">
          <w:rPr>
            <w:sz w:val="24"/>
            <w:szCs w:val="24"/>
          </w:rPr>
          <w:t>: Musicoterapia, Saúde Mental e Teoria Ator-Rede</w:t>
        </w:r>
      </w:ins>
    </w:p>
    <w:p w14:paraId="51825685" w14:textId="77777777" w:rsidR="00B23618" w:rsidRPr="005B78AA" w:rsidRDefault="00B23618" w:rsidP="00B23618">
      <w:pPr>
        <w:rPr>
          <w:ins w:id="251" w:author="mary.inoue@fap.local" w:date="2026-09-22T12:31:00Z" w16du:dateUtc="2026-09-22T16:31:00Z"/>
          <w:sz w:val="24"/>
          <w:szCs w:val="24"/>
        </w:rPr>
      </w:pPr>
      <w:bookmarkStart w:id="252" w:name="_Hlk10102745"/>
      <w:ins w:id="253" w:author="mary.inoue@fap.local" w:date="2026-09-22T12:31:00Z" w16du:dateUtc="2026-09-22T16:31:00Z">
        <w:r w:rsidRPr="005B78AA">
          <w:rPr>
            <w:sz w:val="24"/>
            <w:szCs w:val="24"/>
          </w:rPr>
          <w:t>STEPHEN, Rebelo</w:t>
        </w:r>
        <w:r w:rsidRPr="005B78AA">
          <w:rPr>
            <w:b/>
            <w:sz w:val="24"/>
            <w:szCs w:val="24"/>
          </w:rPr>
          <w:t>. Alfred Hitchcock e os bastidores de Psicose</w:t>
        </w:r>
        <w:r w:rsidRPr="005B78AA">
          <w:rPr>
            <w:sz w:val="24"/>
            <w:szCs w:val="24"/>
          </w:rPr>
          <w:t>. Rio de Janeiro: Intrínseca, 2013.</w:t>
        </w:r>
      </w:ins>
    </w:p>
    <w:bookmarkEnd w:id="252"/>
    <w:p w14:paraId="103E106D" w14:textId="77777777" w:rsidR="00B23618" w:rsidRPr="00140891" w:rsidRDefault="00B23618" w:rsidP="002C247D">
      <w:pPr>
        <w:rPr>
          <w:ins w:id="254" w:author="mary.inoue@fap.local" w:date="2026-09-22T12:31:00Z" w16du:dateUtc="2026-09-22T16:31:00Z"/>
          <w:sz w:val="24"/>
          <w:szCs w:val="24"/>
        </w:rPr>
      </w:pPr>
    </w:p>
    <w:p w14:paraId="3808CC7C" w14:textId="77777777" w:rsidR="00140891" w:rsidRDefault="00140891" w:rsidP="002C247D">
      <w:pPr>
        <w:rPr>
          <w:ins w:id="255" w:author="mary.inoue@fap.local" w:date="2026-09-22T12:31:00Z" w16du:dateUtc="2026-09-22T16:31:00Z"/>
          <w:sz w:val="24"/>
          <w:szCs w:val="24"/>
        </w:rPr>
      </w:pPr>
      <w:ins w:id="256" w:author="mary.inoue@fap.local" w:date="2026-09-22T12:31:00Z" w16du:dateUtc="2026-09-22T16:31:00Z">
        <w:r w:rsidRPr="00140891">
          <w:rPr>
            <w:sz w:val="24"/>
            <w:szCs w:val="24"/>
          </w:rPr>
          <w:t xml:space="preserve">SZONDI, Peter. </w:t>
        </w:r>
        <w:r w:rsidRPr="00140891">
          <w:rPr>
            <w:b/>
            <w:sz w:val="24"/>
            <w:szCs w:val="24"/>
          </w:rPr>
          <w:t>Teoria do drama moderno</w:t>
        </w:r>
        <w:r w:rsidRPr="00140891">
          <w:rPr>
            <w:sz w:val="24"/>
            <w:szCs w:val="24"/>
          </w:rPr>
          <w:t xml:space="preserve"> São Paulo, Cozac Naify, 2001</w:t>
        </w:r>
      </w:ins>
    </w:p>
    <w:p w14:paraId="4499954D" w14:textId="77777777" w:rsidR="00064320" w:rsidRDefault="00064320" w:rsidP="00064320">
      <w:pPr>
        <w:pStyle w:val="Default"/>
        <w:rPr>
          <w:ins w:id="257" w:author="mary.inoue@fap.local" w:date="2026-09-22T12:31:00Z" w16du:dateUtc="2026-09-22T16:31:00Z"/>
        </w:rPr>
      </w:pPr>
    </w:p>
    <w:p w14:paraId="53018629" w14:textId="77777777" w:rsidR="00064320" w:rsidRPr="00345AD1" w:rsidRDefault="00064320" w:rsidP="00064320">
      <w:pPr>
        <w:pStyle w:val="Default"/>
        <w:rPr>
          <w:ins w:id="258" w:author="mary.inoue@fap.local" w:date="2026-09-22T12:31:00Z" w16du:dateUtc="2026-09-22T16:31:00Z"/>
        </w:rPr>
      </w:pPr>
      <w:ins w:id="259" w:author="mary.inoue@fap.local" w:date="2026-09-22T12:31:00Z" w16du:dateUtc="2026-09-22T16:31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7C84AEE7" w14:textId="77777777" w:rsidR="00064320" w:rsidRDefault="00064320" w:rsidP="00064320">
      <w:pPr>
        <w:pStyle w:val="Default"/>
        <w:rPr>
          <w:ins w:id="260" w:author="mary.inoue@fap.local" w:date="2026-09-22T12:31:00Z" w16du:dateUtc="2026-09-22T16:31:00Z"/>
        </w:rPr>
      </w:pPr>
    </w:p>
    <w:p w14:paraId="0936D639" w14:textId="77777777" w:rsidR="00064320" w:rsidRPr="008A41B7" w:rsidRDefault="008A41B7" w:rsidP="002C247D">
      <w:pPr>
        <w:rPr>
          <w:ins w:id="261" w:author="mary.inoue@fap.local" w:date="2026-09-22T12:31:00Z" w16du:dateUtc="2026-09-22T16:31:00Z"/>
          <w:sz w:val="24"/>
          <w:szCs w:val="24"/>
        </w:rPr>
      </w:pPr>
      <w:ins w:id="262" w:author="mary.inoue@fap.local" w:date="2026-09-22T12:31:00Z" w16du:dateUtc="2026-09-22T16:31:00Z">
        <w:r w:rsidRPr="008A41B7">
          <w:rPr>
            <w:sz w:val="24"/>
            <w:szCs w:val="24"/>
          </w:rPr>
          <w:t>VAGANOVA, Agrippina</w:t>
        </w:r>
        <w:r w:rsidRPr="008A41B7">
          <w:rPr>
            <w:b/>
            <w:sz w:val="24"/>
            <w:szCs w:val="24"/>
          </w:rPr>
          <w:t>; Fundamentos da Dança Clássica</w:t>
        </w:r>
        <w:r w:rsidRPr="008A41B7">
          <w:rPr>
            <w:sz w:val="24"/>
            <w:szCs w:val="24"/>
          </w:rPr>
          <w:t>; tradução Ana Silva e Silvério, Curitiba: Appris, 2013</w:t>
        </w:r>
      </w:ins>
    </w:p>
    <w:p w14:paraId="17C4F764" w14:textId="77777777" w:rsidR="00064320" w:rsidRDefault="00064320" w:rsidP="002C247D">
      <w:pPr>
        <w:rPr>
          <w:ins w:id="263" w:author="mary.inoue@fap.local" w:date="2026-09-22T12:31:00Z" w16du:dateUtc="2026-09-22T16:31:00Z"/>
          <w:sz w:val="24"/>
          <w:szCs w:val="24"/>
        </w:rPr>
      </w:pPr>
    </w:p>
    <w:p w14:paraId="7A537105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4" w:author="mary.inoue@fap.local" w:date="2026-09-22T12:31:00Z" w16du:dateUtc="2026-09-22T16:31:00Z"/>
          <w:color w:val="000000"/>
          <w:sz w:val="24"/>
          <w:szCs w:val="24"/>
        </w:rPr>
      </w:pPr>
      <w:ins w:id="265" w:author="mary.inoue@fap.local" w:date="2026-09-22T12:31:00Z" w16du:dateUtc="2026-09-22T16:31:00Z">
        <w:r w:rsidRPr="00345AD1">
          <w:rPr>
            <w:color w:val="000000"/>
            <w:sz w:val="24"/>
            <w:szCs w:val="24"/>
          </w:rPr>
          <w:t>VALLIM, Aline</w:t>
        </w:r>
        <w:r w:rsidRPr="00345AD1">
          <w:rPr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color w:val="000000"/>
            <w:sz w:val="24"/>
            <w:szCs w:val="24"/>
          </w:rPr>
          <w:t xml:space="preserve"> A Restrição como possibilidade. 2014. 61 f. </w:t>
        </w:r>
      </w:ins>
    </w:p>
    <w:p w14:paraId="6E23C7C5" w14:textId="77777777" w:rsidR="00706622" w:rsidRPr="00345AD1" w:rsidRDefault="00706622" w:rsidP="00706622">
      <w:pPr>
        <w:pStyle w:val="Default"/>
        <w:rPr>
          <w:ins w:id="266" w:author="mary.inoue@fap.local" w:date="2026-09-22T12:31:00Z" w16du:dateUtc="2026-09-22T16:31:00Z"/>
        </w:rPr>
      </w:pPr>
    </w:p>
    <w:p w14:paraId="6DB3D39D" w14:textId="77777777" w:rsidR="00494500" w:rsidRDefault="00494500" w:rsidP="00494500">
      <w:pPr>
        <w:pStyle w:val="Default"/>
        <w:rPr>
          <w:ins w:id="267" w:author="mary.inoue@fap.local" w:date="2026-09-22T12:31:00Z" w16du:dateUtc="2026-09-22T16:31:00Z"/>
        </w:rPr>
      </w:pPr>
      <w:ins w:id="268" w:author="mary.inoue@fap.local" w:date="2026-09-22T12:31:00Z" w16du:dateUtc="2026-09-22T16:31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26CA2267" w14:textId="77777777" w:rsidR="005201FD" w:rsidRDefault="005201FD" w:rsidP="00494500">
      <w:pPr>
        <w:pStyle w:val="Default"/>
        <w:rPr>
          <w:ins w:id="269" w:author="mary.inoue@fap.local" w:date="2026-09-22T12:31:00Z" w16du:dateUtc="2026-09-22T16:31:00Z"/>
        </w:rPr>
      </w:pPr>
    </w:p>
    <w:p w14:paraId="33968057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0" w:author="mary.inoue@fap.local" w:date="2026-09-22T12:31:00Z" w16du:dateUtc="2026-09-22T16:31:00Z"/>
          <w:sz w:val="24"/>
          <w:szCs w:val="24"/>
        </w:rPr>
      </w:pPr>
      <w:ins w:id="271" w:author="mary.inoue@fap.local" w:date="2026-09-22T12:31:00Z" w16du:dateUtc="2026-09-22T16:31:00Z">
        <w:r>
          <w:rPr>
            <w:sz w:val="24"/>
            <w:szCs w:val="24"/>
          </w:rPr>
          <w:t xml:space="preserve">VIANNA, Klauss. </w:t>
        </w:r>
        <w:r w:rsidRPr="003E410A">
          <w:rPr>
            <w:b/>
            <w:sz w:val="24"/>
            <w:szCs w:val="24"/>
          </w:rPr>
          <w:t>A dança</w:t>
        </w:r>
        <w:r>
          <w:rPr>
            <w:sz w:val="24"/>
            <w:szCs w:val="24"/>
          </w:rPr>
          <w:t>.  São Paulo, Siciliano, 1990</w:t>
        </w:r>
      </w:ins>
    </w:p>
    <w:p w14:paraId="2FC668EA" w14:textId="77777777" w:rsidR="005201FD" w:rsidRPr="00345AD1" w:rsidRDefault="005201FD" w:rsidP="00494500">
      <w:pPr>
        <w:pStyle w:val="Default"/>
        <w:rPr>
          <w:ins w:id="272" w:author="mary.inoue@fap.local" w:date="2026-09-22T12:31:00Z" w16du:dateUtc="2026-09-22T16:31:00Z"/>
        </w:rPr>
      </w:pPr>
    </w:p>
    <w:p w14:paraId="69B3B4A5" w14:textId="77777777" w:rsidR="00BD6490" w:rsidRPr="00345AD1" w:rsidRDefault="00BD6490" w:rsidP="00BD6490">
      <w:pPr>
        <w:pStyle w:val="Default"/>
        <w:rPr>
          <w:ins w:id="273" w:author="mary.inoue@fap.local" w:date="2026-09-22T12:31:00Z" w16du:dateUtc="2026-09-22T16:31:00Z"/>
        </w:rPr>
      </w:pPr>
      <w:ins w:id="274" w:author="mary.inoue@fap.local" w:date="2026-09-22T12:31:00Z" w16du:dateUtc="2026-09-22T16:31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2E25FD67" w14:textId="77777777" w:rsidR="00064320" w:rsidRDefault="00064320" w:rsidP="002C247D">
      <w:pPr>
        <w:rPr>
          <w:ins w:id="275" w:author="mary.inoue@fap.local" w:date="2026-09-22T12:31:00Z" w16du:dateUtc="2026-09-22T16:31:00Z"/>
          <w:sz w:val="24"/>
          <w:szCs w:val="24"/>
        </w:rPr>
      </w:pPr>
    </w:p>
    <w:p w14:paraId="02771BA2" w14:textId="77777777" w:rsidR="00B9482B" w:rsidRDefault="00B9482B" w:rsidP="002C247D">
      <w:pPr>
        <w:rPr>
          <w:ins w:id="276" w:author="mary.inoue@fap.local" w:date="2026-09-22T12:31:00Z" w16du:dateUtc="2026-09-22T16:31:00Z"/>
          <w:sz w:val="24"/>
          <w:szCs w:val="24"/>
        </w:rPr>
      </w:pPr>
      <w:ins w:id="277" w:author="mary.inoue@fap.local" w:date="2026-09-22T12:31:00Z" w16du:dateUtc="2026-09-22T16:31:00Z">
        <w:r w:rsidRPr="00B9482B">
          <w:rPr>
            <w:sz w:val="24"/>
            <w:szCs w:val="24"/>
          </w:rPr>
          <w:t>TIRARD, Laurent</w:t>
        </w:r>
        <w:r w:rsidRPr="00B9482B">
          <w:rPr>
            <w:b/>
            <w:sz w:val="24"/>
            <w:szCs w:val="24"/>
          </w:rPr>
          <w:t>. Grandes diretores de cinema</w:t>
        </w:r>
        <w:r w:rsidRPr="00B9482B">
          <w:rPr>
            <w:sz w:val="24"/>
            <w:szCs w:val="24"/>
          </w:rPr>
          <w:t>. Editora Record</w:t>
        </w:r>
      </w:ins>
    </w:p>
    <w:p w14:paraId="2E6BC6B5" w14:textId="77777777" w:rsidR="00B9482B" w:rsidRDefault="00B9482B" w:rsidP="002C247D">
      <w:pPr>
        <w:rPr>
          <w:ins w:id="278" w:author="mary.inoue@fap.local" w:date="2026-09-22T12:31:00Z" w16du:dateUtc="2026-09-22T16:31:00Z"/>
          <w:sz w:val="24"/>
          <w:szCs w:val="24"/>
        </w:rPr>
      </w:pPr>
      <w:ins w:id="279" w:author="mary.inoue@fap.local" w:date="2026-09-22T12:31:00Z" w16du:dateUtc="2026-09-22T16:31:00Z">
        <w:r w:rsidRPr="00B9482B">
          <w:rPr>
            <w:sz w:val="24"/>
            <w:szCs w:val="24"/>
          </w:rPr>
          <w:t>VANOYE, F.; Goliot-Lété, A</w:t>
        </w:r>
        <w:r w:rsidRPr="00B9482B">
          <w:rPr>
            <w:b/>
            <w:sz w:val="24"/>
            <w:szCs w:val="24"/>
          </w:rPr>
          <w:t>. Ensaios sobre a análise fílmica</w:t>
        </w:r>
        <w:r w:rsidRPr="00B9482B">
          <w:rPr>
            <w:sz w:val="24"/>
            <w:szCs w:val="24"/>
          </w:rPr>
          <w:t>. Editora Papirus.</w:t>
        </w:r>
      </w:ins>
    </w:p>
    <w:p w14:paraId="77B2D1B7" w14:textId="77777777" w:rsidR="009801CD" w:rsidRDefault="009801CD" w:rsidP="002C247D">
      <w:pPr>
        <w:rPr>
          <w:ins w:id="280" w:author="mary.inoue@fap.local" w:date="2026-09-22T12:31:00Z" w16du:dateUtc="2026-09-22T16:31:00Z"/>
          <w:sz w:val="24"/>
          <w:szCs w:val="24"/>
        </w:rPr>
      </w:pPr>
      <w:ins w:id="281" w:author="mary.inoue@fap.local" w:date="2026-09-22T12:31:00Z" w16du:dateUtc="2026-09-22T16:31:00Z">
        <w:r w:rsidRPr="009801CD">
          <w:rPr>
            <w:sz w:val="24"/>
            <w:szCs w:val="24"/>
          </w:rPr>
          <w:t xml:space="preserve">VIGARELLO, Georges. A </w:t>
        </w:r>
        <w:r w:rsidRPr="009801CD">
          <w:rPr>
            <w:b/>
            <w:sz w:val="24"/>
            <w:szCs w:val="24"/>
          </w:rPr>
          <w:t>história da beleza:</w:t>
        </w:r>
        <w:r w:rsidRPr="009801CD">
          <w:rPr>
            <w:sz w:val="24"/>
            <w:szCs w:val="24"/>
          </w:rPr>
          <w:t xml:space="preserve"> o corpo e a arte de se embelezar, do renascimento aos nossos dias. Editora Ediouro</w:t>
        </w:r>
      </w:ins>
    </w:p>
    <w:p w14:paraId="222440A9" w14:textId="77777777" w:rsidR="00C10C2A" w:rsidRPr="00345AD1" w:rsidRDefault="00C10C2A" w:rsidP="00C10C2A">
      <w:pPr>
        <w:pStyle w:val="Default"/>
        <w:rPr>
          <w:ins w:id="282" w:author="mary.inoue@fap.local" w:date="2026-09-22T12:31:00Z" w16du:dateUtc="2026-09-22T16:31:00Z"/>
        </w:rPr>
      </w:pPr>
      <w:ins w:id="283" w:author="mary.inoue@fap.local" w:date="2026-09-22T12:31:00Z" w16du:dateUtc="2026-09-22T16:31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63D14B84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31:00Z" w16du:dateUtc="2026-09-22T16:31:00Z"/>
          <w:rFonts w:ascii="ArialMT" w:hAnsi="ArialMT" w:cs="ArialMT"/>
          <w:sz w:val="24"/>
          <w:szCs w:val="24"/>
        </w:rPr>
      </w:pPr>
    </w:p>
    <w:p w14:paraId="6F4AE2AA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31:00Z" w16du:dateUtc="2026-09-22T16:31:00Z"/>
          <w:rFonts w:ascii="ArialMT" w:hAnsi="ArialMT" w:cs="ArialMT"/>
          <w:sz w:val="24"/>
          <w:szCs w:val="24"/>
        </w:rPr>
      </w:pPr>
      <w:ins w:id="286" w:author="mary.inoue@fap.local" w:date="2026-09-22T12:31:00Z" w16du:dateUtc="2026-09-22T16:31:00Z">
        <w:r w:rsidRPr="00B471A2">
          <w:rPr>
            <w:sz w:val="24"/>
            <w:szCs w:val="24"/>
          </w:rPr>
          <w:t xml:space="preserve">Wood, J. </w:t>
        </w:r>
        <w:r w:rsidRPr="00B471A2">
          <w:rPr>
            <w:b/>
            <w:sz w:val="24"/>
            <w:szCs w:val="24"/>
          </w:rPr>
          <w:t>Como funciona a Ficção.</w:t>
        </w:r>
        <w:r w:rsidRPr="00B471A2">
          <w:rPr>
            <w:sz w:val="24"/>
            <w:szCs w:val="24"/>
          </w:rPr>
          <w:t xml:space="preserve"> São Paulo: Editora Cosacnaify, 2008</w:t>
        </w:r>
      </w:ins>
    </w:p>
    <w:p w14:paraId="26E67A30" w14:textId="77777777" w:rsidR="00C10C2A" w:rsidRPr="009801CD" w:rsidRDefault="00C10C2A" w:rsidP="002C247D">
      <w:pPr>
        <w:rPr>
          <w:ins w:id="287" w:author="mary.inoue@fap.local" w:date="2026-09-22T12:31:00Z" w16du:dateUtc="2026-09-22T16:31:00Z"/>
          <w:sz w:val="24"/>
          <w:szCs w:val="24"/>
        </w:rPr>
      </w:pPr>
    </w:p>
    <w:p w14:paraId="29D6454C" w14:textId="77777777" w:rsidR="00EC57E6" w:rsidRDefault="001E3BF1">
      <w:pPr>
        <w:rPr>
          <w:del w:id="288" w:author="mary.inoue@fap.local" w:date="2026-09-22T12:31:00Z" w16du:dateUtc="2026-09-22T16:31:00Z"/>
        </w:rPr>
      </w:pPr>
      <w:bookmarkStart w:id="289" w:name="_Toc0"/>
      <w:del w:id="290" w:author="mary.inoue@fap.local" w:date="2026-09-22T12:31:00Z" w16du:dateUtc="2026-09-22T16:31:00Z">
        <w:r>
          <w:delText>samedi 31 mars 2018 Samedi Saint</w:delText>
        </w:r>
        <w:bookmarkEnd w:id="289"/>
      </w:del>
    </w:p>
    <w:p w14:paraId="1C2D3ECA" w14:textId="77777777" w:rsidR="00EC57E6" w:rsidRDefault="001E3BF1">
      <w:pPr>
        <w:rPr>
          <w:del w:id="291" w:author="mary.inoue@fap.local" w:date="2026-09-22T12:31:00Z" w16du:dateUtc="2026-09-22T16:31:00Z"/>
        </w:rPr>
      </w:pPr>
      <w:bookmarkStart w:id="292" w:name="_Toc1"/>
      <w:del w:id="293" w:author="mary.inoue@fap.local" w:date="2026-09-22T12:31:00Z" w16du:dateUtc="2026-09-22T16:31:00Z">
        <w:r>
          <w:delText>Le Samedi saint, l'Église demeure auprès du tombeau dans le silence</w:delText>
        </w:r>
        <w:bookmarkEnd w:id="292"/>
      </w:del>
    </w:p>
    <w:p w14:paraId="0ECE9E7B" w14:textId="77777777" w:rsidR="00EC57E6" w:rsidRDefault="001E3BF1" w:rsidP="00A5391B">
      <w:pPr>
        <w:jc w:val="center"/>
        <w:pPrChange w:id="294" w:author="mary.inoue@fap.local" w:date="2026-09-22T12:31:00Z" w16du:dateUtc="2026-09-22T16:31:00Z">
          <w:pPr/>
        </w:pPrChange>
      </w:pPr>
      <w:bookmarkStart w:id="295" w:name="_Toc2"/>
      <w:del w:id="296" w:author="mary.inoue@fap.local" w:date="2026-09-22T12:31:00Z" w16du:dateUtc="2026-09-22T16:31:00Z">
        <w:r>
          <w:delText>Pour la veillée pascale, voir au Dimanche de Pâques</w:delText>
        </w:r>
      </w:del>
      <w:bookmarkEnd w:id="295"/>
    </w:p>
    <w:sectPr w:rsidR="00EC57E6">
      <w:pgSz w:w="11906" w:h="16838"/>
      <w:pgMar w:top="1417" w:right="1701" w:bottom="1417" w:left="1701" w:header="708" w:footer="708" w:gutter="0"/>
      <w:cols w:space="708"/>
      <w:docGrid w:linePitch="360"/>
      <w:sectPrChange w:id="297" w:author="mary.inoue@fap.local" w:date="2026-09-22T12:31:00Z" w16du:dateUtc="2026-09-22T16:31:00Z">
        <w:sectPr w:rsidR="00EC57E6">
          <w:pgSz w:w="11905" w:h="16837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57E6"/>
    <w:rsid w:val="000172AA"/>
    <w:rsid w:val="00064320"/>
    <w:rsid w:val="000937C2"/>
    <w:rsid w:val="00094AC5"/>
    <w:rsid w:val="00132F7D"/>
    <w:rsid w:val="00140891"/>
    <w:rsid w:val="00155120"/>
    <w:rsid w:val="00163BDD"/>
    <w:rsid w:val="001F3B9E"/>
    <w:rsid w:val="0029602C"/>
    <w:rsid w:val="002C247D"/>
    <w:rsid w:val="002D22E0"/>
    <w:rsid w:val="002D511D"/>
    <w:rsid w:val="00395556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875E83"/>
    <w:rsid w:val="00890013"/>
    <w:rsid w:val="008A41B7"/>
    <w:rsid w:val="008C61C6"/>
    <w:rsid w:val="008D0EF2"/>
    <w:rsid w:val="00901CD7"/>
    <w:rsid w:val="00941F1F"/>
    <w:rsid w:val="009801CD"/>
    <w:rsid w:val="009B31F7"/>
    <w:rsid w:val="009C4CE8"/>
    <w:rsid w:val="00A2270B"/>
    <w:rsid w:val="00A24980"/>
    <w:rsid w:val="00A5391B"/>
    <w:rsid w:val="00A54CA6"/>
    <w:rsid w:val="00AA2126"/>
    <w:rsid w:val="00AE71D2"/>
    <w:rsid w:val="00AF3743"/>
    <w:rsid w:val="00B23618"/>
    <w:rsid w:val="00B30730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9492A"/>
    <w:rsid w:val="00D1508E"/>
    <w:rsid w:val="00D1600A"/>
    <w:rsid w:val="00D46904"/>
    <w:rsid w:val="00D60738"/>
    <w:rsid w:val="00D63120"/>
    <w:rsid w:val="00D64C4F"/>
    <w:rsid w:val="00DC250C"/>
    <w:rsid w:val="00E0284E"/>
    <w:rsid w:val="00E45383"/>
    <w:rsid w:val="00EA1103"/>
    <w:rsid w:val="00EB0E11"/>
    <w:rsid w:val="00EB44BF"/>
    <w:rsid w:val="00EC57E6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Heading1">
    <w:name w:val="Heading_1"/>
    <w:rPr>
      <w:rFonts w:ascii="Tahoma" w:eastAsia="Tahoma" w:hAnsi="Tahoma" w:cs="Tahoma"/>
      <w:b/>
      <w:bCs/>
      <w:sz w:val="34"/>
      <w:szCs w:val="34"/>
    </w:rPr>
  </w:style>
  <w:style w:type="character" w:customStyle="1" w:styleId="Heading2">
    <w:name w:val="Heading_2"/>
    <w:rPr>
      <w:rFonts w:ascii="Tahoma" w:eastAsia="Tahoma" w:hAnsi="Tahoma" w:cs="Tahoma"/>
      <w:b/>
      <w:bCs/>
      <w:sz w:val="30"/>
      <w:szCs w:val="30"/>
    </w:rPr>
  </w:style>
  <w:style w:type="character" w:customStyle="1" w:styleId="Heading3">
    <w:name w:val="Heading_3"/>
    <w:rPr>
      <w:rFonts w:ascii="Tahoma" w:eastAsia="Tahoma" w:hAnsi="Tahoma" w:cs="Tahoma"/>
      <w:b/>
      <w:bCs/>
      <w:sz w:val="26"/>
      <w:szCs w:val="26"/>
    </w:rPr>
  </w:style>
  <w:style w:type="paragraph" w:customStyle="1" w:styleId="Default">
    <w:name w:val="Default"/>
    <w:rsid w:val="0065070B"/>
    <w:pPr>
      <w:autoSpaceDE w:val="0"/>
      <w:autoSpaceDN w:val="0"/>
      <w:adjustRightInd w:val="0"/>
      <w:spacing w:after="0" w:line="240" w:lineRule="auto"/>
      <w:pPrChange w:id="0" w:author="mary.inoue@fap.local" w:date="2026-09-22T12:31:00Z">
        <w:pPr>
          <w:autoSpaceDE w:val="0"/>
          <w:autoSpaceDN w:val="0"/>
          <w:adjustRightInd w:val="0"/>
        </w:pPr>
      </w:pPrChange>
    </w:pPr>
    <w:rPr>
      <w:rFonts w:eastAsiaTheme="minorHAnsi"/>
      <w:color w:val="000000"/>
      <w:sz w:val="24"/>
      <w:szCs w:val="24"/>
      <w:lang w:val="pt-BR"/>
      <w:rPrChange w:id="0" w:author="mary.inoue@fap.local" w:date="2026-09-22T12:31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1444</Words>
  <Characters>8237</Characters>
  <Application>Microsoft Office Word</Application>
  <DocSecurity>0</DocSecurity>
  <Lines>68</Lines>
  <Paragraphs>19</Paragraphs>
  <ScaleCrop>false</ScaleCrop>
  <Manager/>
  <Company/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2025-02-12T07:45:00Z</dcterms:created>
  <dcterms:modified xsi:type="dcterms:W3CDTF">2026-09-22T16:31:00Z</dcterms:modified>
  <cp:category/>
</cp:coreProperties>
</file>