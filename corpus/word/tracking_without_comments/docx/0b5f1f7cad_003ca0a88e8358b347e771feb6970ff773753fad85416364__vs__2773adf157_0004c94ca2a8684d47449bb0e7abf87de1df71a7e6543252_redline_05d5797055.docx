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CFAC15" w14:textId="77777777" w:rsidR="001E08FA" w:rsidRDefault="001E08FA" w:rsidP="001E08FA">
      <w:pPr>
        <w:rPr>
          <w:ins w:id="7" w:author="Author"/>
          <w:szCs w:val="24"/>
        </w:rPr>
      </w:pPr>
    </w:p>
    <w:p w14:paraId="2F099458" w14:textId="77777777" w:rsidR="001E08FA" w:rsidRDefault="00C40747" w:rsidP="001E08FA">
      <w:pPr>
        <w:rPr>
          <w:ins w:id="8" w:author="Author"/>
          <w:b/>
          <w:szCs w:val="24"/>
        </w:rPr>
      </w:pPr>
      <w:ins w:id="9" w:author="Author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D8CD168" w14:textId="77777777" w:rsidR="001E08FA" w:rsidRDefault="001E08FA" w:rsidP="001E08FA">
      <w:pPr>
        <w:jc w:val="center"/>
        <w:rPr>
          <w:ins w:id="10" w:author="Author"/>
          <w:b/>
          <w:szCs w:val="24"/>
        </w:rPr>
      </w:pPr>
    </w:p>
    <w:p w14:paraId="3E4A49AA" w14:textId="77777777" w:rsidR="001E08FA" w:rsidRDefault="001E08FA" w:rsidP="001E08FA">
      <w:pPr>
        <w:jc w:val="center"/>
        <w:rPr>
          <w:ins w:id="11" w:author="Author"/>
          <w:b/>
          <w:szCs w:val="24"/>
        </w:rPr>
      </w:pPr>
    </w:p>
    <w:p w14:paraId="42F8D227" w14:textId="77777777" w:rsidR="001E08FA" w:rsidRPr="001E08FA" w:rsidRDefault="001E08FA" w:rsidP="001E08FA">
      <w:pPr>
        <w:rPr>
          <w:ins w:id="12" w:author="Author"/>
          <w:rFonts w:ascii="Times New Roman" w:hAnsi="Times New Roman" w:cs="Times New Roman"/>
          <w:b/>
          <w:sz w:val="24"/>
          <w:szCs w:val="24"/>
        </w:rPr>
      </w:pPr>
    </w:p>
    <w:p w14:paraId="5EA30260" w14:textId="77777777" w:rsidR="001E08FA" w:rsidRDefault="001E08FA" w:rsidP="001E08FA">
      <w:pPr>
        <w:jc w:val="center"/>
        <w:rPr>
          <w:ins w:id="13" w:author="Author"/>
          <w:rFonts w:ascii="Times New Roman" w:hAnsi="Times New Roman" w:cs="Times New Roman"/>
          <w:b/>
          <w:sz w:val="24"/>
          <w:szCs w:val="24"/>
        </w:rPr>
      </w:pPr>
    </w:p>
    <w:p w14:paraId="2E9EFF68" w14:textId="77777777" w:rsidR="00F37F73" w:rsidRDefault="001E08FA" w:rsidP="001E08FA">
      <w:pPr>
        <w:jc w:val="center"/>
        <w:rPr>
          <w:ins w:id="14" w:author="Author"/>
          <w:rFonts w:ascii="Times New Roman" w:hAnsi="Times New Roman" w:cs="Times New Roman"/>
          <w:b/>
          <w:sz w:val="24"/>
          <w:szCs w:val="24"/>
        </w:rPr>
      </w:pPr>
      <w:ins w:id="15" w:author="Author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24B90D27" w14:textId="77777777" w:rsidR="001E08FA" w:rsidRPr="001E08FA" w:rsidRDefault="001E08FA" w:rsidP="001E08FA">
      <w:pPr>
        <w:jc w:val="center"/>
        <w:rPr>
          <w:ins w:id="16" w:author="Author"/>
          <w:rFonts w:ascii="Times New Roman" w:hAnsi="Times New Roman" w:cs="Times New Roman"/>
          <w:b/>
          <w:sz w:val="24"/>
          <w:szCs w:val="24"/>
        </w:rPr>
      </w:pPr>
      <w:ins w:id="17" w:author="Author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A3A58DF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18" w:author="Author"/>
          <w:rFonts w:ascii="Times New Roman" w:hAnsi="Times New Roman" w:cs="Times New Roman"/>
          <w:b/>
          <w:sz w:val="24"/>
          <w:szCs w:val="24"/>
        </w:rPr>
      </w:pPr>
      <w:ins w:id="19" w:author="Author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5B705CB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0" w:author="Author"/>
          <w:b/>
          <w:sz w:val="24"/>
          <w:szCs w:val="24"/>
        </w:rPr>
      </w:pPr>
    </w:p>
    <w:p w14:paraId="00A0F1E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1" w:author="Author"/>
          <w:b/>
          <w:sz w:val="24"/>
          <w:szCs w:val="24"/>
        </w:rPr>
      </w:pPr>
      <w:ins w:id="22" w:author="Author">
        <w:r w:rsidRPr="001E08FA">
          <w:rPr>
            <w:b/>
            <w:sz w:val="24"/>
            <w:szCs w:val="24"/>
          </w:rPr>
          <w:t>РЕШЕНИЕ (проект)</w:t>
        </w:r>
      </w:ins>
    </w:p>
    <w:p w14:paraId="396D1192" w14:textId="77777777" w:rsidR="001E08FA" w:rsidRPr="001E08FA" w:rsidRDefault="001E08FA" w:rsidP="001E08FA">
      <w:pPr>
        <w:rPr>
          <w:ins w:id="23" w:author="Author"/>
          <w:rFonts w:ascii="Times New Roman" w:hAnsi="Times New Roman" w:cs="Times New Roman"/>
          <w:sz w:val="24"/>
          <w:szCs w:val="24"/>
        </w:rPr>
      </w:pPr>
    </w:p>
    <w:p w14:paraId="2847E209" w14:textId="77777777" w:rsidR="001E08FA" w:rsidRPr="001E08FA" w:rsidRDefault="001E08FA" w:rsidP="001E08FA">
      <w:pPr>
        <w:rPr>
          <w:ins w:id="24" w:author="Author"/>
          <w:rFonts w:ascii="Times New Roman" w:hAnsi="Times New Roman" w:cs="Times New Roman"/>
          <w:sz w:val="24"/>
          <w:szCs w:val="24"/>
        </w:rPr>
      </w:pPr>
      <w:ins w:id="25" w:author="Author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68B749F6" w14:textId="77777777" w:rsidR="001E08FA" w:rsidRPr="001E08FA" w:rsidRDefault="001E08FA" w:rsidP="001E08FA">
      <w:pPr>
        <w:rPr>
          <w:ins w:id="26" w:author="Author"/>
          <w:rFonts w:ascii="Times New Roman" w:hAnsi="Times New Roman" w:cs="Times New Roman"/>
          <w:b/>
          <w:bCs/>
          <w:sz w:val="24"/>
          <w:szCs w:val="24"/>
        </w:rPr>
      </w:pPr>
    </w:p>
    <w:p w14:paraId="5A9D4246" w14:textId="77777777" w:rsidR="001E08FA" w:rsidRPr="001E08FA" w:rsidRDefault="001E08FA" w:rsidP="001E08FA">
      <w:pPr>
        <w:rPr>
          <w:ins w:id="27" w:author="Author"/>
          <w:rFonts w:ascii="Times New Roman" w:hAnsi="Times New Roman" w:cs="Times New Roman"/>
          <w:sz w:val="24"/>
          <w:szCs w:val="24"/>
        </w:rPr>
      </w:pPr>
    </w:p>
    <w:p w14:paraId="5E046473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28" w:author="Author"/>
          <w:b/>
          <w:spacing w:val="-2"/>
        </w:rPr>
      </w:pPr>
    </w:p>
    <w:p w14:paraId="698E74A1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29" w:author="Author"/>
          <w:b/>
          <w:spacing w:val="-2"/>
        </w:rPr>
      </w:pPr>
      <w:ins w:id="30" w:author="Author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191D3110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1" w:author="Author"/>
          <w:b/>
          <w:spacing w:val="-2"/>
        </w:rPr>
      </w:pPr>
    </w:p>
    <w:p w14:paraId="0FEFEDDC" w14:textId="77777777" w:rsidR="001E08FA" w:rsidRDefault="001E08FA" w:rsidP="001E08FA">
      <w:pPr>
        <w:pStyle w:val="21"/>
        <w:jc w:val="center"/>
        <w:rPr>
          <w:ins w:id="32" w:author="Author"/>
          <w:sz w:val="24"/>
          <w:szCs w:val="24"/>
        </w:rPr>
      </w:pPr>
    </w:p>
    <w:p w14:paraId="0284C97F" w14:textId="77777777" w:rsidR="001E08FA" w:rsidRDefault="001E08FA" w:rsidP="009C61C2">
      <w:pPr>
        <w:pStyle w:val="21"/>
        <w:jc w:val="both"/>
        <w:rPr>
          <w:ins w:id="33" w:author="Author"/>
          <w:sz w:val="24"/>
          <w:szCs w:val="24"/>
        </w:rPr>
      </w:pPr>
      <w:ins w:id="34" w:author="Author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3B32C5EF" w14:textId="77777777" w:rsidR="001E08FA" w:rsidRDefault="001E08FA" w:rsidP="001E08FA">
      <w:pPr>
        <w:pStyle w:val="21"/>
        <w:jc w:val="center"/>
        <w:rPr>
          <w:ins w:id="35" w:author="Author"/>
          <w:sz w:val="24"/>
          <w:szCs w:val="24"/>
        </w:rPr>
      </w:pPr>
    </w:p>
    <w:p w14:paraId="25E02F87" w14:textId="77777777" w:rsidR="001E08FA" w:rsidRPr="001E08FA" w:rsidRDefault="001E08FA" w:rsidP="001E08FA">
      <w:pPr>
        <w:pStyle w:val="21"/>
        <w:jc w:val="center"/>
        <w:rPr>
          <w:ins w:id="36" w:author="Author"/>
          <w:b/>
          <w:sz w:val="24"/>
          <w:szCs w:val="24"/>
        </w:rPr>
      </w:pPr>
      <w:ins w:id="37" w:author="Author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248C2663" w14:textId="77777777" w:rsidR="001E08FA" w:rsidRPr="001E08FA" w:rsidRDefault="001E08FA" w:rsidP="001E08FA">
      <w:pPr>
        <w:pStyle w:val="21"/>
        <w:jc w:val="center"/>
        <w:rPr>
          <w:ins w:id="38" w:author="Author"/>
          <w:b/>
          <w:sz w:val="24"/>
          <w:szCs w:val="24"/>
        </w:rPr>
      </w:pPr>
      <w:ins w:id="39" w:author="Author">
        <w:r w:rsidRPr="001E08FA">
          <w:rPr>
            <w:b/>
            <w:sz w:val="24"/>
            <w:szCs w:val="24"/>
          </w:rPr>
          <w:t>РЕШИЛ:</w:t>
        </w:r>
      </w:ins>
    </w:p>
    <w:p w14:paraId="2FA95D5C" w14:textId="77777777" w:rsidR="001E08FA" w:rsidRPr="001E08FA" w:rsidRDefault="001E08FA" w:rsidP="001E08FA">
      <w:pPr>
        <w:pStyle w:val="21"/>
        <w:jc w:val="center"/>
        <w:rPr>
          <w:ins w:id="40" w:author="Author"/>
          <w:b/>
          <w:sz w:val="24"/>
          <w:szCs w:val="24"/>
        </w:rPr>
      </w:pPr>
    </w:p>
    <w:p w14:paraId="0F6F7182" w14:textId="77777777" w:rsidR="00F37F73" w:rsidRDefault="00F37F73" w:rsidP="00F37F73">
      <w:pPr>
        <w:numPr>
          <w:ilvl w:val="0"/>
          <w:numId w:val="26"/>
        </w:numPr>
        <w:ind w:left="0" w:firstLine="709"/>
        <w:jc w:val="both"/>
        <w:rPr>
          <w:ins w:id="41" w:author="Author"/>
          <w:rFonts w:ascii="Times New Roman" w:hAnsi="Times New Roman" w:cs="Times New Roman"/>
          <w:sz w:val="24"/>
          <w:szCs w:val="24"/>
        </w:rPr>
      </w:pPr>
      <w:ins w:id="42" w:author="Author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1624EF6" w14:textId="77777777" w:rsidR="00F37F73" w:rsidRDefault="000B0709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3" w:author="Author"/>
          <w:rFonts w:ascii="Times New Roman" w:hAnsi="Times New Roman"/>
          <w:sz w:val="24"/>
          <w:szCs w:val="24"/>
        </w:rPr>
      </w:pPr>
      <w:ins w:id="44" w:author="Author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737BF8D3" w14:textId="77777777" w:rsidR="00F37F73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5" w:author="Author"/>
          <w:rFonts w:ascii="Times New Roman" w:hAnsi="Times New Roman"/>
          <w:sz w:val="24"/>
          <w:szCs w:val="24"/>
        </w:rPr>
      </w:pPr>
      <w:ins w:id="46" w:author="Author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76059F19" w14:textId="77777777" w:rsidR="00FF542C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7" w:author="Author"/>
          <w:rFonts w:ascii="Times New Roman" w:hAnsi="Times New Roman"/>
          <w:sz w:val="24"/>
          <w:szCs w:val="24"/>
        </w:rPr>
      </w:pPr>
      <w:ins w:id="48" w:author="Author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50B58A3A" w14:textId="77777777" w:rsidR="00FF542C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9" w:author="Author"/>
          <w:rFonts w:ascii="Times New Roman" w:hAnsi="Times New Roman"/>
          <w:sz w:val="24"/>
          <w:szCs w:val="24"/>
        </w:rPr>
      </w:pPr>
      <w:ins w:id="50" w:author="Author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5F84AE8E" w14:textId="77777777" w:rsidR="00F37F73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51" w:author="Author"/>
          <w:rFonts w:ascii="Times New Roman" w:hAnsi="Times New Roman"/>
          <w:sz w:val="24"/>
          <w:szCs w:val="24"/>
        </w:rPr>
      </w:pPr>
      <w:ins w:id="52" w:author="Author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0029757A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3" w:author="Author"/>
          <w:rFonts w:ascii="Times New Roman" w:hAnsi="Times New Roman"/>
          <w:sz w:val="24"/>
          <w:szCs w:val="24"/>
        </w:rPr>
      </w:pPr>
    </w:p>
    <w:p w14:paraId="518C6E69" w14:textId="77777777" w:rsidR="009C61C2" w:rsidRPr="00637047" w:rsidRDefault="001E08FA" w:rsidP="009C61C2">
      <w:pPr>
        <w:numPr>
          <w:ilvl w:val="0"/>
          <w:numId w:val="26"/>
        </w:numPr>
        <w:spacing w:after="240"/>
        <w:ind w:left="0" w:firstLine="709"/>
        <w:jc w:val="both"/>
        <w:rPr>
          <w:ins w:id="54" w:author="Author"/>
          <w:rFonts w:ascii="Times New Roman" w:hAnsi="Times New Roman" w:cs="Times New Roman"/>
          <w:sz w:val="24"/>
          <w:szCs w:val="24"/>
        </w:rPr>
      </w:pPr>
      <w:ins w:id="55" w:author="Author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1374889E" w14:textId="77777777" w:rsidR="001E08FA" w:rsidRPr="009C61C2" w:rsidRDefault="001E08FA" w:rsidP="009C61C2">
      <w:pPr>
        <w:numPr>
          <w:ilvl w:val="0"/>
          <w:numId w:val="26"/>
        </w:numPr>
        <w:spacing w:after="240"/>
        <w:ind w:left="0" w:firstLine="709"/>
        <w:jc w:val="both"/>
        <w:rPr>
          <w:ins w:id="56" w:author="Author"/>
          <w:rFonts w:ascii="Times New Roman" w:hAnsi="Times New Roman" w:cs="Times New Roman"/>
          <w:sz w:val="24"/>
          <w:szCs w:val="24"/>
        </w:rPr>
      </w:pPr>
      <w:ins w:id="57" w:author="Author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78A9C86C" w14:textId="77777777" w:rsidR="001E08FA" w:rsidRPr="001E08FA" w:rsidRDefault="001E08FA" w:rsidP="001E08FA">
      <w:pPr>
        <w:rPr>
          <w:ins w:id="58" w:author="Author"/>
          <w:rFonts w:ascii="Times New Roman" w:hAnsi="Times New Roman" w:cs="Times New Roman"/>
          <w:sz w:val="24"/>
          <w:szCs w:val="24"/>
        </w:rPr>
      </w:pPr>
    </w:p>
    <w:p w14:paraId="247ACBD3" w14:textId="77777777" w:rsidR="001E08FA" w:rsidRPr="001E08FA" w:rsidRDefault="001E08FA" w:rsidP="001E08FA">
      <w:pPr>
        <w:rPr>
          <w:ins w:id="59" w:author="Author"/>
          <w:rFonts w:ascii="Times New Roman" w:hAnsi="Times New Roman" w:cs="Times New Roman"/>
          <w:sz w:val="24"/>
          <w:szCs w:val="24"/>
        </w:rPr>
      </w:pPr>
    </w:p>
    <w:p w14:paraId="15EA2968" w14:textId="77777777" w:rsidR="001E08FA" w:rsidRPr="001E08FA" w:rsidRDefault="001E08FA" w:rsidP="001E08FA">
      <w:pPr>
        <w:rPr>
          <w:ins w:id="60" w:author="Author"/>
          <w:rFonts w:ascii="Times New Roman" w:hAnsi="Times New Roman" w:cs="Times New Roman"/>
          <w:sz w:val="24"/>
          <w:szCs w:val="24"/>
        </w:rPr>
      </w:pPr>
      <w:ins w:id="61" w:author="Author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34346C2" w14:textId="77777777" w:rsidR="001E08FA" w:rsidRPr="001E08FA" w:rsidRDefault="001E08FA" w:rsidP="001E08FA">
      <w:pPr>
        <w:rPr>
          <w:ins w:id="62" w:author="Author"/>
          <w:rFonts w:ascii="Times New Roman" w:hAnsi="Times New Roman" w:cs="Times New Roman"/>
          <w:sz w:val="24"/>
          <w:szCs w:val="24"/>
        </w:rPr>
      </w:pPr>
      <w:ins w:id="63" w:author="Author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56FE615C" w14:textId="77777777" w:rsidR="001E08FA" w:rsidRPr="001E08FA" w:rsidRDefault="001E08FA" w:rsidP="001E08FA">
      <w:pPr>
        <w:rPr>
          <w:ins w:id="64" w:author="Author"/>
          <w:rFonts w:ascii="Times New Roman" w:hAnsi="Times New Roman" w:cs="Times New Roman"/>
          <w:sz w:val="24"/>
          <w:szCs w:val="24"/>
        </w:rPr>
      </w:pPr>
      <w:ins w:id="65" w:author="Author">
        <w:r w:rsidRPr="001E08FA">
          <w:rPr>
            <w:rFonts w:ascii="Times New Roman" w:hAnsi="Times New Roman" w:cs="Times New Roman"/>
            <w:sz w:val="24"/>
            <w:szCs w:val="24"/>
          </w:rPr>
          <w:lastRenderedPageBreak/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7E9DAF0" w14:textId="77777777" w:rsidR="001E08FA" w:rsidRPr="001E08FA" w:rsidRDefault="001E08FA" w:rsidP="001E08FA">
      <w:pPr>
        <w:rPr>
          <w:ins w:id="66" w:author="Author"/>
          <w:rFonts w:ascii="Times New Roman" w:hAnsi="Times New Roman" w:cs="Times New Roman"/>
          <w:sz w:val="24"/>
          <w:szCs w:val="24"/>
        </w:rPr>
      </w:pPr>
    </w:p>
    <w:p w14:paraId="405B8320" w14:textId="0BE4D70D" w:rsidR="00213933" w:rsidRDefault="00024F20" w:rsidP="00DD6316">
      <w:pPr>
        <w:pStyle w:val="Table"/>
        <w:spacing w:line="276" w:lineRule="auto"/>
        <w:ind w:left="794" w:hanging="794"/>
        <w:rPr>
          <w:del w:id="67" w:author="Author"/>
        </w:rPr>
      </w:pPr>
      <w:del w:id="68" w:author="Author">
        <w:r>
          <w:rPr>
            <w:sz w:val="20"/>
          </w:rPr>
          <w:delText xml:space="preserve">Table 5. </w:delText>
        </w:r>
        <w:r w:rsidR="00377143">
          <w:rPr>
            <w:rFonts w:ascii="OpenSans" w:hAnsi="OpenSans"/>
            <w:sz w:val="20"/>
            <w:szCs w:val="20"/>
            <w:shd w:val="clear" w:color="auto" w:fill="FAFAF8"/>
          </w:rPr>
          <w:delText>The list of endangered wild plants in forest wetlands of Korea.</w:delText>
        </w:r>
      </w:del>
    </w:p>
    <w:tbl>
      <w:tblPr>
        <w:tblOverlap w:val="never"/>
        <w:tblW w:w="835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82"/>
        <w:gridCol w:w="4474"/>
        <w:gridCol w:w="1040"/>
        <w:gridCol w:w="1654"/>
      </w:tblGrid>
      <w:tr w:rsidR="00213933" w14:paraId="21C76BF4" w14:textId="77777777" w:rsidTr="00527A9B">
        <w:trPr>
          <w:trHeight w:val="306"/>
          <w:del w:id="69" w:author="Author"/>
        </w:trPr>
        <w:tc>
          <w:tcPr>
            <w:tcW w:w="1182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11C234F9" w14:textId="77777777" w:rsidR="00213933" w:rsidRDefault="00024F20" w:rsidP="00DD6316">
            <w:pPr>
              <w:pStyle w:val="Table-"/>
              <w:rPr>
                <w:del w:id="70" w:author="Author"/>
              </w:rPr>
            </w:pPr>
            <w:del w:id="71" w:author="Author">
              <w:r>
                <w:rPr>
                  <w:b/>
                  <w:sz w:val="18"/>
                </w:rPr>
                <w:delText>Family name</w:delText>
              </w:r>
            </w:del>
          </w:p>
        </w:tc>
        <w:tc>
          <w:tcPr>
            <w:tcW w:w="447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6276FFD5" w14:textId="77777777" w:rsidR="00213933" w:rsidRDefault="00024F20" w:rsidP="00DD6316">
            <w:pPr>
              <w:pStyle w:val="Table-"/>
              <w:rPr>
                <w:del w:id="72" w:author="Author"/>
              </w:rPr>
            </w:pPr>
            <w:del w:id="73" w:author="Author">
              <w:r>
                <w:rPr>
                  <w:b/>
                  <w:sz w:val="18"/>
                </w:rPr>
                <w:delText>Scientific name / Korean name</w:delText>
              </w:r>
            </w:del>
          </w:p>
        </w:tc>
        <w:tc>
          <w:tcPr>
            <w:tcW w:w="1040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A41843F" w14:textId="77777777" w:rsidR="00213933" w:rsidRDefault="00024F20" w:rsidP="00DD6316">
            <w:pPr>
              <w:pStyle w:val="Table-"/>
              <w:rPr>
                <w:del w:id="74" w:author="Author"/>
              </w:rPr>
            </w:pPr>
            <w:del w:id="75" w:author="Author">
              <w:r>
                <w:rPr>
                  <w:b/>
                  <w:sz w:val="18"/>
                </w:rPr>
                <w:delText>Region</w:delText>
              </w:r>
            </w:del>
          </w:p>
        </w:tc>
        <w:tc>
          <w:tcPr>
            <w:tcW w:w="1654" w:type="dxa"/>
            <w:tcBorders>
              <w:top w:val="single" w:sz="2" w:space="0" w:color="000000"/>
              <w:left w:val="none" w:sz="2" w:space="0" w:color="FFFFFF"/>
              <w:bottom w:val="double" w:sz="4" w:space="0" w:color="000000"/>
              <w:right w:val="none" w:sz="2" w:space="0" w:color="FFFFFF"/>
            </w:tcBorders>
            <w:vAlign w:val="center"/>
          </w:tcPr>
          <w:p w14:paraId="0E7B0DA7" w14:textId="77777777" w:rsidR="00213933" w:rsidRDefault="00024F20" w:rsidP="00DD6316">
            <w:pPr>
              <w:pStyle w:val="Table-"/>
              <w:rPr>
                <w:del w:id="76" w:author="Author"/>
              </w:rPr>
            </w:pPr>
            <w:del w:id="77" w:author="Author">
              <w:r>
                <w:rPr>
                  <w:b/>
                  <w:sz w:val="18"/>
                </w:rPr>
                <w:delText>Site (Frequency)</w:delText>
              </w:r>
            </w:del>
          </w:p>
        </w:tc>
      </w:tr>
      <w:tr w:rsidR="00213933" w14:paraId="2F98983C" w14:textId="77777777" w:rsidTr="00527A9B">
        <w:trPr>
          <w:trHeight w:val="343"/>
          <w:del w:id="78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A853086" w14:textId="77777777" w:rsidR="00213933" w:rsidRDefault="00024F20" w:rsidP="00DD6316">
            <w:pPr>
              <w:pStyle w:val="Table-"/>
              <w:rPr>
                <w:del w:id="79" w:author="Author"/>
              </w:rPr>
            </w:pPr>
            <w:del w:id="80" w:author="Author">
              <w:r>
                <w:rPr>
                  <w:spacing w:val="-18"/>
                  <w:sz w:val="18"/>
                </w:rPr>
                <w:delText>Ophioglossaceae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2A3906B" w14:textId="33B09A82" w:rsidR="00213933" w:rsidRDefault="00024F20" w:rsidP="00DD6316">
            <w:pPr>
              <w:pStyle w:val="Table-"/>
              <w:rPr>
                <w:del w:id="81" w:author="Author"/>
              </w:rPr>
            </w:pPr>
            <w:del w:id="82" w:author="Author">
              <w:r>
                <w:rPr>
                  <w:i/>
                  <w:sz w:val="18"/>
                </w:rPr>
                <w:delText>Mankyua chejuense</w:delText>
              </w:r>
              <w:r>
                <w:rPr>
                  <w:sz w:val="18"/>
                </w:rPr>
                <w:delText xml:space="preserve"> B.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Y.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Sun, M.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Kim &amp; C.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Kim </w:delText>
              </w:r>
            </w:del>
          </w:p>
          <w:p w14:paraId="37E84FEF" w14:textId="77777777" w:rsidR="00213933" w:rsidRDefault="00024F20" w:rsidP="00DD6316">
            <w:pPr>
              <w:pStyle w:val="Table-"/>
              <w:rPr>
                <w:del w:id="83" w:author="Author"/>
              </w:rPr>
            </w:pPr>
            <w:del w:id="84" w:author="Author">
              <w:r>
                <w:rPr>
                  <w:sz w:val="18"/>
                </w:rPr>
                <w:delText>제주고사리삼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4F4F5A" w14:textId="77777777" w:rsidR="00213933" w:rsidRDefault="00024F20" w:rsidP="00DD6316">
            <w:pPr>
              <w:pStyle w:val="Table-"/>
              <w:rPr>
                <w:del w:id="85" w:author="Author"/>
              </w:rPr>
            </w:pPr>
            <w:del w:id="86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BA40D22" w14:textId="77777777" w:rsidR="00213933" w:rsidRDefault="00024F20" w:rsidP="00DD6316">
            <w:pPr>
              <w:pStyle w:val="Table-"/>
              <w:rPr>
                <w:del w:id="87" w:author="Author"/>
              </w:rPr>
            </w:pPr>
            <w:del w:id="88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35C6A907" w14:textId="77777777" w:rsidTr="00527A9B">
        <w:trPr>
          <w:trHeight w:val="216"/>
          <w:del w:id="89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C150932" w14:textId="77777777" w:rsidR="00213933" w:rsidRDefault="00024F20" w:rsidP="00DD6316">
            <w:pPr>
              <w:pStyle w:val="Table-"/>
              <w:rPr>
                <w:del w:id="90" w:author="Author"/>
              </w:rPr>
            </w:pPr>
            <w:del w:id="91" w:author="Author">
              <w:r>
                <w:rPr>
                  <w:sz w:val="18"/>
                </w:rPr>
                <w:delText>Apiaceae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E0E7D03" w14:textId="77777777" w:rsidR="00213933" w:rsidRDefault="00024F20" w:rsidP="00DD6316">
            <w:pPr>
              <w:pStyle w:val="Table-"/>
              <w:rPr>
                <w:del w:id="92" w:author="Author"/>
              </w:rPr>
            </w:pPr>
            <w:del w:id="93" w:author="Author">
              <w:r>
                <w:rPr>
                  <w:i/>
                  <w:sz w:val="18"/>
                </w:rPr>
                <w:delText>Cicuta virosa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2CDE9842" w14:textId="77777777" w:rsidR="00213933" w:rsidRDefault="00024F20" w:rsidP="00DD6316">
            <w:pPr>
              <w:pStyle w:val="Table-"/>
              <w:rPr>
                <w:del w:id="94" w:author="Author"/>
              </w:rPr>
            </w:pPr>
            <w:del w:id="95" w:author="Author">
              <w:r>
                <w:rPr>
                  <w:sz w:val="18"/>
                </w:rPr>
                <w:delText>독미나리</w:delText>
              </w:r>
            </w:del>
          </w:p>
        </w:tc>
        <w:tc>
          <w:tcPr>
            <w:tcW w:w="1040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83F058" w14:textId="77777777" w:rsidR="00213933" w:rsidRDefault="00024F20" w:rsidP="00DD6316">
            <w:pPr>
              <w:pStyle w:val="Table-"/>
              <w:rPr>
                <w:del w:id="96" w:author="Author"/>
              </w:rPr>
            </w:pPr>
            <w:del w:id="97" w:author="Author">
              <w:r>
                <w:rPr>
                  <w:sz w:val="18"/>
                </w:rPr>
                <w:delText xml:space="preserve">Gangwon 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A84E0A" w14:textId="77777777" w:rsidR="00213933" w:rsidRDefault="00024F20" w:rsidP="00DD6316">
            <w:pPr>
              <w:pStyle w:val="Table-"/>
              <w:rPr>
                <w:del w:id="98" w:author="Author"/>
              </w:rPr>
            </w:pPr>
            <w:del w:id="99" w:author="Author">
              <w:r>
                <w:rPr>
                  <w:sz w:val="18"/>
                </w:rPr>
                <w:delText>Yangyang-gun (2)</w:delText>
              </w:r>
            </w:del>
          </w:p>
        </w:tc>
      </w:tr>
      <w:tr w:rsidR="00213933" w14:paraId="3A1289D0" w14:textId="77777777" w:rsidTr="00527A9B">
        <w:trPr>
          <w:trHeight w:val="216"/>
          <w:del w:id="100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14F51C1" w14:textId="77777777" w:rsidR="00213933" w:rsidRDefault="00213933" w:rsidP="00DD6316">
            <w:pPr>
              <w:pStyle w:val="a"/>
              <w:rPr>
                <w:del w:id="101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B001547" w14:textId="77777777" w:rsidR="00213933" w:rsidRDefault="00213933" w:rsidP="00DD6316">
            <w:pPr>
              <w:pStyle w:val="a"/>
              <w:rPr>
                <w:del w:id="102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D3D3F86" w14:textId="77777777" w:rsidR="00213933" w:rsidRDefault="00213933" w:rsidP="00DD6316">
            <w:pPr>
              <w:pStyle w:val="a"/>
              <w:rPr>
                <w:del w:id="103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BAE5E6" w14:textId="77777777" w:rsidR="00213933" w:rsidRDefault="00024F20" w:rsidP="00DD6316">
            <w:pPr>
              <w:pStyle w:val="Table-"/>
              <w:rPr>
                <w:del w:id="104" w:author="Author"/>
              </w:rPr>
            </w:pPr>
            <w:del w:id="105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7D72C6A1" w14:textId="77777777" w:rsidTr="00527A9B">
        <w:trPr>
          <w:trHeight w:val="216"/>
          <w:del w:id="106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43DC18F" w14:textId="77777777" w:rsidR="00213933" w:rsidRDefault="00213933" w:rsidP="00DD6316">
            <w:pPr>
              <w:pStyle w:val="a"/>
              <w:rPr>
                <w:del w:id="107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0037725B" w14:textId="77777777" w:rsidR="00213933" w:rsidRDefault="00213933" w:rsidP="00DD6316">
            <w:pPr>
              <w:pStyle w:val="a"/>
              <w:rPr>
                <w:del w:id="108" w:author="Author"/>
              </w:rPr>
            </w:pPr>
          </w:p>
        </w:tc>
        <w:tc>
          <w:tcPr>
            <w:tcW w:w="1040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2AB3A5" w14:textId="77777777" w:rsidR="00213933" w:rsidRDefault="00213933" w:rsidP="00DD6316">
            <w:pPr>
              <w:pStyle w:val="a"/>
              <w:rPr>
                <w:del w:id="109" w:author="Author"/>
              </w:rPr>
            </w:pPr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AAFB1" w14:textId="77777777" w:rsidR="00213933" w:rsidRDefault="00024F20" w:rsidP="00DD6316">
            <w:pPr>
              <w:pStyle w:val="Table-"/>
              <w:rPr>
                <w:del w:id="110" w:author="Author"/>
              </w:rPr>
            </w:pPr>
            <w:del w:id="111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13381C99" w14:textId="77777777" w:rsidTr="00527A9B">
        <w:trPr>
          <w:trHeight w:val="216"/>
          <w:del w:id="112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73B0A93" w14:textId="77777777" w:rsidR="00213933" w:rsidRDefault="00024F20" w:rsidP="00DD6316">
            <w:pPr>
              <w:pStyle w:val="Table-"/>
              <w:rPr>
                <w:del w:id="113" w:author="Author"/>
              </w:rPr>
            </w:pPr>
            <w:del w:id="114" w:author="Author">
              <w:r>
                <w:rPr>
                  <w:spacing w:val="-18"/>
                  <w:sz w:val="18"/>
                </w:rPr>
                <w:delText>Lentibulariaceae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F116C29" w14:textId="77777777" w:rsidR="00213933" w:rsidRDefault="00024F20" w:rsidP="00DD6316">
            <w:pPr>
              <w:pStyle w:val="Table-"/>
              <w:rPr>
                <w:del w:id="115" w:author="Author"/>
              </w:rPr>
            </w:pPr>
            <w:del w:id="116" w:author="Author">
              <w:r>
                <w:rPr>
                  <w:i/>
                  <w:sz w:val="18"/>
                </w:rPr>
                <w:delText>Utricularia uliginosa</w:delText>
              </w:r>
              <w:r>
                <w:rPr>
                  <w:sz w:val="18"/>
                </w:rPr>
                <w:delText xml:space="preserve"> Vahl </w:delText>
              </w:r>
            </w:del>
          </w:p>
          <w:p w14:paraId="0A6F5B08" w14:textId="77777777" w:rsidR="00213933" w:rsidRDefault="00024F20" w:rsidP="00DD6316">
            <w:pPr>
              <w:pStyle w:val="Table-"/>
              <w:rPr>
                <w:del w:id="117" w:author="Author"/>
              </w:rPr>
            </w:pPr>
            <w:del w:id="118" w:author="Author">
              <w:r>
                <w:rPr>
                  <w:sz w:val="18"/>
                </w:rPr>
                <w:delText>자주땅귀개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D03F860" w14:textId="77777777" w:rsidR="00213933" w:rsidRDefault="00024F20" w:rsidP="00DD6316">
            <w:pPr>
              <w:pStyle w:val="Table-"/>
              <w:rPr>
                <w:del w:id="119" w:author="Author"/>
              </w:rPr>
            </w:pPr>
            <w:del w:id="120" w:author="Author">
              <w:r>
                <w:rPr>
                  <w:sz w:val="18"/>
                </w:rPr>
                <w:delText>Busan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C5C7D1A" w14:textId="77777777" w:rsidR="00213933" w:rsidRDefault="00024F20" w:rsidP="00DD6316">
            <w:pPr>
              <w:pStyle w:val="Table-"/>
              <w:rPr>
                <w:del w:id="121" w:author="Author"/>
              </w:rPr>
            </w:pPr>
            <w:del w:id="122" w:author="Author">
              <w:r>
                <w:rPr>
                  <w:sz w:val="18"/>
                </w:rPr>
                <w:delText>Gijang-gun (1)</w:delText>
              </w:r>
            </w:del>
          </w:p>
        </w:tc>
      </w:tr>
      <w:tr w:rsidR="00213933" w14:paraId="323C172F" w14:textId="77777777" w:rsidTr="00527A9B">
        <w:trPr>
          <w:trHeight w:val="216"/>
          <w:del w:id="123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ADDE5D" w14:textId="77777777" w:rsidR="00213933" w:rsidRDefault="00213933" w:rsidP="00DD6316">
            <w:pPr>
              <w:pStyle w:val="a"/>
              <w:rPr>
                <w:del w:id="124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B388C40" w14:textId="77777777" w:rsidR="00213933" w:rsidRDefault="00213933" w:rsidP="00DD6316">
            <w:pPr>
              <w:pStyle w:val="a"/>
              <w:rPr>
                <w:del w:id="125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3692D65" w14:textId="77777777" w:rsidR="00213933" w:rsidRDefault="00024F20" w:rsidP="00DD6316">
            <w:pPr>
              <w:pStyle w:val="Table-"/>
              <w:rPr>
                <w:del w:id="126" w:author="Author"/>
              </w:rPr>
            </w:pPr>
            <w:del w:id="127" w:author="Author">
              <w:r>
                <w:rPr>
                  <w:sz w:val="18"/>
                </w:rPr>
                <w:delText>Ulsan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4FF53BB" w14:textId="77777777" w:rsidR="00213933" w:rsidRDefault="00024F20" w:rsidP="00DD6316">
            <w:pPr>
              <w:pStyle w:val="Table-"/>
              <w:rPr>
                <w:del w:id="128" w:author="Author"/>
              </w:rPr>
            </w:pPr>
            <w:del w:id="129" w:author="Author">
              <w:r>
                <w:rPr>
                  <w:sz w:val="18"/>
                </w:rPr>
                <w:delText>Buk-gu (1)</w:delText>
              </w:r>
            </w:del>
          </w:p>
        </w:tc>
      </w:tr>
      <w:tr w:rsidR="00213933" w14:paraId="43F6DED2" w14:textId="77777777" w:rsidTr="00527A9B">
        <w:trPr>
          <w:trHeight w:val="216"/>
          <w:del w:id="130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6522F47" w14:textId="77777777" w:rsidR="00213933" w:rsidRDefault="00213933" w:rsidP="00DD6316">
            <w:pPr>
              <w:pStyle w:val="a"/>
              <w:rPr>
                <w:del w:id="131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59ECA264" w14:textId="77777777" w:rsidR="00213933" w:rsidRDefault="00213933" w:rsidP="00DD6316">
            <w:pPr>
              <w:pStyle w:val="a"/>
              <w:rPr>
                <w:del w:id="132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1EA9DF" w14:textId="77777777" w:rsidR="00213933" w:rsidRDefault="00024F20" w:rsidP="00DD6316">
            <w:pPr>
              <w:pStyle w:val="Table-"/>
              <w:rPr>
                <w:del w:id="133" w:author="Author"/>
              </w:rPr>
            </w:pPr>
            <w:del w:id="134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67BE28" w14:textId="77777777" w:rsidR="00213933" w:rsidRDefault="00024F20" w:rsidP="00DD6316">
            <w:pPr>
              <w:pStyle w:val="Table-"/>
              <w:rPr>
                <w:del w:id="135" w:author="Author"/>
              </w:rPr>
            </w:pPr>
            <w:del w:id="136" w:author="Author">
              <w:r>
                <w:rPr>
                  <w:sz w:val="18"/>
                </w:rPr>
                <w:delText>Goheung-gun (2)</w:delText>
              </w:r>
            </w:del>
          </w:p>
        </w:tc>
      </w:tr>
      <w:tr w:rsidR="00213933" w14:paraId="78739248" w14:textId="77777777" w:rsidTr="00527A9B">
        <w:trPr>
          <w:trHeight w:val="216"/>
          <w:del w:id="137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0CEF368" w14:textId="77777777" w:rsidR="00213933" w:rsidRDefault="00213933" w:rsidP="00DD6316">
            <w:pPr>
              <w:pStyle w:val="a"/>
              <w:rPr>
                <w:del w:id="138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E5CC3CF" w14:textId="77777777" w:rsidR="00213933" w:rsidRDefault="00213933" w:rsidP="00DD6316">
            <w:pPr>
              <w:pStyle w:val="a"/>
              <w:rPr>
                <w:del w:id="139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7D0ACBF" w14:textId="77777777" w:rsidR="00213933" w:rsidRDefault="00024F20" w:rsidP="00DD6316">
            <w:pPr>
              <w:pStyle w:val="Table-"/>
              <w:rPr>
                <w:del w:id="140" w:author="Author"/>
              </w:rPr>
            </w:pPr>
            <w:del w:id="141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B7FFF56" w14:textId="77777777" w:rsidR="00213933" w:rsidRDefault="00024F20" w:rsidP="00DD6316">
            <w:pPr>
              <w:pStyle w:val="Table-"/>
              <w:rPr>
                <w:del w:id="142" w:author="Author"/>
              </w:rPr>
            </w:pPr>
            <w:del w:id="143" w:author="Author">
              <w:r>
                <w:rPr>
                  <w:sz w:val="18"/>
                </w:rPr>
                <w:delText>Jeju-si (2)</w:delText>
              </w:r>
            </w:del>
          </w:p>
        </w:tc>
      </w:tr>
      <w:tr w:rsidR="00213933" w14:paraId="43677C0F" w14:textId="77777777" w:rsidTr="00527A9B">
        <w:trPr>
          <w:trHeight w:val="343"/>
          <w:del w:id="144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BFC0BB" w14:textId="77777777" w:rsidR="00213933" w:rsidRDefault="00024F20" w:rsidP="00DD6316">
            <w:pPr>
              <w:pStyle w:val="Table-"/>
              <w:rPr>
                <w:del w:id="145" w:author="Author"/>
              </w:rPr>
            </w:pPr>
            <w:del w:id="146" w:author="Author">
              <w:r>
                <w:rPr>
                  <w:sz w:val="18"/>
                </w:rPr>
                <w:delText>Orchidaceae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B51810D" w14:textId="77777777" w:rsidR="00213933" w:rsidRDefault="00024F20" w:rsidP="00DD6316">
            <w:pPr>
              <w:pStyle w:val="Table-"/>
              <w:rPr>
                <w:del w:id="147" w:author="Author"/>
              </w:rPr>
            </w:pPr>
            <w:del w:id="148" w:author="Author">
              <w:r>
                <w:rPr>
                  <w:i/>
                  <w:sz w:val="18"/>
                </w:rPr>
                <w:delText xml:space="preserve">Habenaria radiata </w:delText>
              </w:r>
              <w:r>
                <w:rPr>
                  <w:sz w:val="18"/>
                </w:rPr>
                <w:delText xml:space="preserve">(Thunb.) Spreng. </w:delText>
              </w:r>
            </w:del>
          </w:p>
          <w:p w14:paraId="10D0B5A1" w14:textId="77777777" w:rsidR="00213933" w:rsidRDefault="00024F20" w:rsidP="00DD6316">
            <w:pPr>
              <w:pStyle w:val="Table-"/>
              <w:rPr>
                <w:del w:id="149" w:author="Author"/>
              </w:rPr>
            </w:pPr>
            <w:del w:id="150" w:author="Author">
              <w:r>
                <w:rPr>
                  <w:sz w:val="18"/>
                </w:rPr>
                <w:delText>해오라비난초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1D4962A" w14:textId="77777777" w:rsidR="00213933" w:rsidRDefault="00024F20" w:rsidP="00DD6316">
            <w:pPr>
              <w:pStyle w:val="Table-"/>
              <w:rPr>
                <w:del w:id="151" w:author="Author"/>
              </w:rPr>
            </w:pPr>
            <w:del w:id="152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3919755" w14:textId="77777777" w:rsidR="00213933" w:rsidRDefault="00024F20" w:rsidP="00DD6316">
            <w:pPr>
              <w:pStyle w:val="Table-"/>
              <w:rPr>
                <w:del w:id="153" w:author="Author"/>
              </w:rPr>
            </w:pPr>
            <w:del w:id="154" w:author="Author">
              <w:r>
                <w:rPr>
                  <w:sz w:val="18"/>
                </w:rPr>
                <w:delText>Goheung-gun (1)</w:delText>
              </w:r>
            </w:del>
          </w:p>
        </w:tc>
      </w:tr>
      <w:tr w:rsidR="00213933" w14:paraId="61D90107" w14:textId="77777777" w:rsidTr="00527A9B">
        <w:trPr>
          <w:trHeight w:val="343"/>
          <w:del w:id="155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40F1FAA" w14:textId="77777777" w:rsidR="00213933" w:rsidRDefault="00024F20" w:rsidP="00DD6316">
            <w:pPr>
              <w:pStyle w:val="Table-"/>
              <w:rPr>
                <w:del w:id="156" w:author="Author"/>
              </w:rPr>
            </w:pPr>
            <w:del w:id="157" w:author="Author">
              <w:r>
                <w:rPr>
                  <w:sz w:val="18"/>
                </w:rPr>
                <w:delText>Primulaceae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EC342" w14:textId="77777777" w:rsidR="00213933" w:rsidRDefault="00024F20" w:rsidP="00DD6316">
            <w:pPr>
              <w:pStyle w:val="Table-"/>
              <w:rPr>
                <w:del w:id="158" w:author="Author"/>
              </w:rPr>
            </w:pPr>
            <w:del w:id="159" w:author="Author">
              <w:r>
                <w:rPr>
                  <w:i/>
                  <w:sz w:val="18"/>
                </w:rPr>
                <w:delText>Trientalis europaea</w:delText>
              </w:r>
              <w:r>
                <w:rPr>
                  <w:sz w:val="18"/>
                </w:rPr>
                <w:delText xml:space="preserve"> L. var. </w:delText>
              </w:r>
              <w:r>
                <w:rPr>
                  <w:i/>
                  <w:sz w:val="18"/>
                </w:rPr>
                <w:delText>arctica</w:delText>
              </w:r>
              <w:r>
                <w:rPr>
                  <w:sz w:val="18"/>
                </w:rPr>
                <w:delText xml:space="preserve"> </w:delText>
              </w:r>
              <w:r>
                <w:rPr>
                  <w:spacing w:val="-17"/>
                  <w:sz w:val="18"/>
                </w:rPr>
                <w:delText xml:space="preserve">(Fisch. ex Hook.) Ledeb. </w:delText>
              </w:r>
            </w:del>
          </w:p>
          <w:p w14:paraId="19D57041" w14:textId="77777777" w:rsidR="00213933" w:rsidRDefault="00024F20" w:rsidP="00DD6316">
            <w:pPr>
              <w:pStyle w:val="Table-"/>
              <w:rPr>
                <w:del w:id="160" w:author="Author"/>
              </w:rPr>
            </w:pPr>
            <w:del w:id="161" w:author="Author">
              <w:r>
                <w:rPr>
                  <w:sz w:val="18"/>
                </w:rPr>
                <w:delText>기생꽃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2C4026B6" w14:textId="77777777" w:rsidR="00213933" w:rsidRDefault="00024F20" w:rsidP="00DD6316">
            <w:pPr>
              <w:pStyle w:val="Table-"/>
              <w:rPr>
                <w:del w:id="162" w:author="Author"/>
              </w:rPr>
            </w:pPr>
            <w:del w:id="163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419EE55" w14:textId="77777777" w:rsidR="00213933" w:rsidRDefault="00024F20" w:rsidP="00DD6316">
            <w:pPr>
              <w:pStyle w:val="Table-"/>
              <w:rPr>
                <w:del w:id="164" w:author="Author"/>
              </w:rPr>
            </w:pPr>
            <w:del w:id="165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4F4DAE45" w14:textId="77777777" w:rsidTr="00527A9B">
        <w:trPr>
          <w:trHeight w:val="343"/>
          <w:del w:id="166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D0954B0" w14:textId="77777777" w:rsidR="00213933" w:rsidRDefault="00024F20" w:rsidP="00DD6316">
            <w:pPr>
              <w:pStyle w:val="Table-"/>
              <w:rPr>
                <w:del w:id="167" w:author="Author"/>
              </w:rPr>
            </w:pPr>
            <w:del w:id="168" w:author="Author">
              <w:r>
                <w:rPr>
                  <w:spacing w:val="-13"/>
                  <w:sz w:val="18"/>
                </w:rPr>
                <w:delText>Menyanthaceae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02DA66" w14:textId="77777777" w:rsidR="00213933" w:rsidRDefault="00024F20" w:rsidP="00DD6316">
            <w:pPr>
              <w:pStyle w:val="Table-"/>
              <w:rPr>
                <w:del w:id="169" w:author="Author"/>
              </w:rPr>
            </w:pPr>
            <w:del w:id="170" w:author="Author">
              <w:r>
                <w:rPr>
                  <w:i/>
                  <w:sz w:val="18"/>
                </w:rPr>
                <w:delText>Menyanthes trifoliata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6A815B8F" w14:textId="77777777" w:rsidR="00213933" w:rsidRDefault="00024F20" w:rsidP="00DD6316">
            <w:pPr>
              <w:pStyle w:val="Table-"/>
              <w:rPr>
                <w:del w:id="171" w:author="Author"/>
              </w:rPr>
            </w:pPr>
            <w:del w:id="172" w:author="Author">
              <w:r>
                <w:rPr>
                  <w:sz w:val="18"/>
                </w:rPr>
                <w:delText>조름나물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FA27B5A" w14:textId="77777777" w:rsidR="00213933" w:rsidRDefault="00024F20" w:rsidP="00DD6316">
            <w:pPr>
              <w:pStyle w:val="Table-"/>
              <w:rPr>
                <w:del w:id="173" w:author="Author"/>
              </w:rPr>
            </w:pPr>
            <w:del w:id="174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76315F2" w14:textId="77777777" w:rsidR="00213933" w:rsidRDefault="00024F20" w:rsidP="00DD6316">
            <w:pPr>
              <w:pStyle w:val="Table-"/>
              <w:rPr>
                <w:del w:id="175" w:author="Author"/>
              </w:rPr>
            </w:pPr>
            <w:del w:id="176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3923A751" w14:textId="77777777" w:rsidTr="00527A9B">
        <w:trPr>
          <w:trHeight w:val="216"/>
          <w:del w:id="177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23603C" w14:textId="77777777" w:rsidR="00213933" w:rsidRDefault="00024F20" w:rsidP="00DD6316">
            <w:pPr>
              <w:pStyle w:val="Table-"/>
              <w:rPr>
                <w:del w:id="178" w:author="Author"/>
              </w:rPr>
            </w:pPr>
            <w:del w:id="179" w:author="Author">
              <w:r>
                <w:rPr>
                  <w:sz w:val="18"/>
                </w:rPr>
                <w:delText>Cabombaceae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22FCF76" w14:textId="2236C023" w:rsidR="00213933" w:rsidRDefault="00024F20" w:rsidP="00DD6316">
            <w:pPr>
              <w:pStyle w:val="Table-"/>
              <w:rPr>
                <w:del w:id="180" w:author="Author"/>
              </w:rPr>
            </w:pPr>
            <w:del w:id="181" w:author="Author">
              <w:r>
                <w:rPr>
                  <w:i/>
                  <w:sz w:val="18"/>
                </w:rPr>
                <w:delText>Brasenia schreberi</w:delText>
              </w:r>
              <w:r>
                <w:rPr>
                  <w:sz w:val="18"/>
                </w:rPr>
                <w:delText xml:space="preserve"> J.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F.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Gmel. </w:delText>
              </w:r>
            </w:del>
          </w:p>
          <w:p w14:paraId="0F36D0D7" w14:textId="77777777" w:rsidR="00213933" w:rsidRDefault="00024F20" w:rsidP="00DD6316">
            <w:pPr>
              <w:pStyle w:val="Table-"/>
              <w:rPr>
                <w:del w:id="182" w:author="Author"/>
              </w:rPr>
            </w:pPr>
            <w:del w:id="183" w:author="Author">
              <w:r>
                <w:rPr>
                  <w:sz w:val="18"/>
                </w:rPr>
                <w:delText>순채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4F67BF5" w14:textId="77777777" w:rsidR="00213933" w:rsidRDefault="00024F20" w:rsidP="00DD6316">
            <w:pPr>
              <w:pStyle w:val="Table-"/>
              <w:rPr>
                <w:del w:id="184" w:author="Author"/>
              </w:rPr>
            </w:pPr>
            <w:del w:id="185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EFE3428" w14:textId="77777777" w:rsidR="00213933" w:rsidRDefault="00024F20" w:rsidP="00DD6316">
            <w:pPr>
              <w:pStyle w:val="Table-"/>
              <w:rPr>
                <w:del w:id="186" w:author="Author"/>
              </w:rPr>
            </w:pPr>
            <w:del w:id="187" w:author="Author">
              <w:r>
                <w:rPr>
                  <w:sz w:val="18"/>
                </w:rPr>
                <w:delText>Samcheok-si (1)</w:delText>
              </w:r>
            </w:del>
          </w:p>
        </w:tc>
      </w:tr>
      <w:tr w:rsidR="00213933" w14:paraId="311C8C31" w14:textId="77777777" w:rsidTr="00527A9B">
        <w:trPr>
          <w:trHeight w:val="216"/>
          <w:del w:id="188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7D69E87" w14:textId="77777777" w:rsidR="00213933" w:rsidRDefault="00213933" w:rsidP="00DD6316">
            <w:pPr>
              <w:pStyle w:val="a"/>
              <w:rPr>
                <w:del w:id="189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F8C5B2F" w14:textId="77777777" w:rsidR="00213933" w:rsidRDefault="00213933" w:rsidP="00DD6316">
            <w:pPr>
              <w:pStyle w:val="a"/>
              <w:rPr>
                <w:del w:id="190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693187A" w14:textId="77777777" w:rsidR="00213933" w:rsidRDefault="00024F20" w:rsidP="00DD6316">
            <w:pPr>
              <w:pStyle w:val="Table-"/>
              <w:rPr>
                <w:del w:id="191" w:author="Author"/>
              </w:rPr>
            </w:pPr>
            <w:del w:id="192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1EEAA6" w14:textId="77777777" w:rsidR="00213933" w:rsidRDefault="00024F20" w:rsidP="00DD6316">
            <w:pPr>
              <w:pStyle w:val="Table-"/>
              <w:rPr>
                <w:del w:id="193" w:author="Author"/>
              </w:rPr>
            </w:pPr>
            <w:del w:id="194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57D81501" w14:textId="77777777" w:rsidTr="00527A9B">
        <w:trPr>
          <w:trHeight w:val="216"/>
          <w:del w:id="195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2F3AFBE2" w14:textId="77777777" w:rsidR="00213933" w:rsidRDefault="00024F20" w:rsidP="00DD6316">
            <w:pPr>
              <w:pStyle w:val="Table-"/>
              <w:rPr>
                <w:del w:id="196" w:author="Author"/>
              </w:rPr>
            </w:pPr>
            <w:del w:id="197" w:author="Author">
              <w:r>
                <w:rPr>
                  <w:sz w:val="18"/>
                </w:rPr>
                <w:delText>Araliaceae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4DDDCE7" w14:textId="77777777" w:rsidR="00213933" w:rsidRDefault="00024F20" w:rsidP="00DD6316">
            <w:pPr>
              <w:pStyle w:val="Table-"/>
              <w:rPr>
                <w:del w:id="198" w:author="Author"/>
              </w:rPr>
            </w:pPr>
            <w:del w:id="199" w:author="Author">
              <w:r>
                <w:rPr>
                  <w:i/>
                  <w:sz w:val="18"/>
                </w:rPr>
                <w:delText>Eleutherococcus senticosus</w:delText>
              </w:r>
              <w:r>
                <w:rPr>
                  <w:sz w:val="18"/>
                </w:rPr>
                <w:delText xml:space="preserve"> (Rupr. &amp; Maxim.) Maxim. </w:delText>
              </w:r>
            </w:del>
          </w:p>
          <w:p w14:paraId="4E704E8D" w14:textId="77777777" w:rsidR="00213933" w:rsidRDefault="00024F20" w:rsidP="00DD6316">
            <w:pPr>
              <w:pStyle w:val="Table-"/>
              <w:rPr>
                <w:del w:id="200" w:author="Author"/>
              </w:rPr>
            </w:pPr>
            <w:del w:id="201" w:author="Author">
              <w:r>
                <w:rPr>
                  <w:sz w:val="18"/>
                </w:rPr>
                <w:delText>가시오갈피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5825FBF" w14:textId="77777777" w:rsidR="00213933" w:rsidRDefault="00024F20" w:rsidP="00DD6316">
            <w:pPr>
              <w:pStyle w:val="Table-"/>
              <w:rPr>
                <w:del w:id="202" w:author="Author"/>
              </w:rPr>
            </w:pPr>
            <w:del w:id="203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5A00B23" w14:textId="77777777" w:rsidR="00213933" w:rsidRDefault="00024F20" w:rsidP="00DD6316">
            <w:pPr>
              <w:pStyle w:val="Table-"/>
              <w:rPr>
                <w:del w:id="204" w:author="Author"/>
              </w:rPr>
            </w:pPr>
            <w:del w:id="205" w:author="Author">
              <w:r>
                <w:rPr>
                  <w:sz w:val="18"/>
                </w:rPr>
                <w:delText>Taebaek-si (1)</w:delText>
              </w:r>
            </w:del>
          </w:p>
        </w:tc>
      </w:tr>
      <w:tr w:rsidR="00213933" w14:paraId="54A528A6" w14:textId="77777777" w:rsidTr="00527A9B">
        <w:trPr>
          <w:trHeight w:val="216"/>
          <w:del w:id="206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17AAB8A8" w14:textId="77777777" w:rsidR="00213933" w:rsidRDefault="00213933" w:rsidP="00DD6316">
            <w:pPr>
              <w:pStyle w:val="a"/>
              <w:rPr>
                <w:del w:id="207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0B7AD116" w14:textId="77777777" w:rsidR="00213933" w:rsidRDefault="00213933" w:rsidP="00DD6316">
            <w:pPr>
              <w:pStyle w:val="a"/>
              <w:rPr>
                <w:del w:id="208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1B3FA7C" w14:textId="77777777" w:rsidR="00213933" w:rsidRDefault="00024F20" w:rsidP="00DD6316">
            <w:pPr>
              <w:pStyle w:val="Table-"/>
              <w:rPr>
                <w:del w:id="209" w:author="Author"/>
              </w:rPr>
            </w:pPr>
            <w:del w:id="210" w:author="Author">
              <w:r>
                <w:rPr>
                  <w:spacing w:val="-4"/>
                  <w:sz w:val="18"/>
                </w:rPr>
                <w:delText>Gyeongnam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709D1114" w14:textId="77777777" w:rsidR="00213933" w:rsidRDefault="00024F20" w:rsidP="00DD6316">
            <w:pPr>
              <w:pStyle w:val="Table-"/>
              <w:rPr>
                <w:del w:id="211" w:author="Author"/>
              </w:rPr>
            </w:pPr>
            <w:del w:id="212" w:author="Author">
              <w:r>
                <w:rPr>
                  <w:sz w:val="18"/>
                </w:rPr>
                <w:delText>Goseong-gun (1)</w:delText>
              </w:r>
            </w:del>
          </w:p>
        </w:tc>
      </w:tr>
    </w:tbl>
    <w:p w14:paraId="539045ED" w14:textId="77777777" w:rsidR="00213933" w:rsidRPr="00E44D8C" w:rsidRDefault="00213933" w:rsidP="00DD6316">
      <w:pPr>
        <w:pStyle w:val="a"/>
        <w:rPr>
          <w:del w:id="213" w:author="Author"/>
          <w:lang w:val="en-US"/>
        </w:rPr>
      </w:pPr>
    </w:p>
    <w:p w14:paraId="3F81E151" w14:textId="3F1AE2B0" w:rsidR="00213933" w:rsidRPr="00DD6316" w:rsidRDefault="00213933" w:rsidP="00DD6316">
      <w:pPr>
        <w:autoSpaceDE w:val="0"/>
        <w:rPr>
          <w:rFonts w:ascii="Times New Roman" w:hAnsi="Times New Roman"/>
          <w:sz w:val="24"/>
          <w:rPrChange w:id="214" w:author="Author">
            <w:rPr/>
          </w:rPrChange>
        </w:rPr>
        <w:pPrChange w:id="215" w:author="Author">
          <w:pPr/>
        </w:pPrChange>
      </w:pPr>
    </w:p>
    <w:sectPr w:rsidR="00213933" w:rsidRPr="00DD6316" w:rsidSect="00DD6316">
      <w:headerReference w:type="default" r:id="rId9"/>
      <w:footerReference w:type="default" r:id="rId10"/>
      <w:endnotePr>
        <w:numFmt w:val="lowerRoman"/>
      </w:endnotePr>
      <w:type w:val="nextPage"/>
      <w:pgSz w:w="11906" w:h="16838"/>
      <w:pgMar w:top="1079" w:right="850" w:bottom="1134" w:left="1440" w:header="708" w:footer="708" w:gutter="0"/>
      <w:cols w:space="708"/>
      <w:docGrid w:linePitch="360"/>
      <w:sectPrChange w:id="218" w:author="Author">
        <w:sectPr w:rsidR="00213933" w:rsidRPr="00DD6316" w:rsidSect="00DD6316">
          <w:endnotePr>
            <w:numFmt w:val="decimal"/>
          </w:endnotePr>
          <w:type w:val="continuous"/>
          <w:pgMar w:top="1984" w:right="1701" w:bottom="1701" w:left="1701" w:header="1134" w:footer="850" w:gutter="0"/>
          <w:cols w:space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09D1E7" w14:textId="77777777" w:rsidR="00743FE4" w:rsidRDefault="00743FE4" w:rsidP="0039303E">
      <w:r>
        <w:separator/>
      </w:r>
    </w:p>
  </w:endnote>
  <w:endnote w:type="continuationSeparator" w:id="0">
    <w:p w14:paraId="20E9F3A4" w14:textId="77777777" w:rsidR="00743FE4" w:rsidRDefault="00743FE4" w:rsidP="0039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Batang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Yu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한양신명조">
    <w:altName w:val="바탕"/>
    <w:panose1 w:val="020B0604020202020204"/>
    <w:charset w:val="81"/>
    <w:family w:val="roman"/>
    <w:pitch w:val="default"/>
    <w:sig w:usb0="00000001" w:usb1="09060000" w:usb2="00000010" w:usb3="00000000" w:csb0="00080000" w:csb1="00000000"/>
  </w:font>
  <w:font w:name="-윤고딕130">
    <w:altName w:val="바탕"/>
    <w:panose1 w:val="020B0604020202020204"/>
    <w:charset w:val="81"/>
    <w:family w:val="roman"/>
    <w:pitch w:val="default"/>
  </w:font>
  <w:font w:name="한양중고딕">
    <w:altName w:val="Malgun Gothic"/>
    <w:panose1 w:val="020B0604020202020204"/>
    <w:charset w:val="81"/>
    <w:family w:val="roman"/>
    <w:pitch w:val="default"/>
  </w:font>
  <w:font w:name="-윤명조120">
    <w:altName w:val="Batang"/>
    <w:panose1 w:val="020B0604020202020204"/>
    <w:charset w:val="8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ans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6CD220" w14:textId="77777777" w:rsidR="00DD6316" w:rsidRDefault="00DD6316" w:rsidP="00DD6316">
    <w:pPr>
      <w:pStyle w:val="xl3997"/>
      <w:pPrChange w:id="217" w:author="Author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D248D8" w14:textId="77777777" w:rsidR="00743FE4" w:rsidRDefault="00743FE4" w:rsidP="0039303E">
      <w:r>
        <w:separator/>
      </w:r>
    </w:p>
  </w:footnote>
  <w:footnote w:type="continuationSeparator" w:id="0">
    <w:p w14:paraId="0CEA8A72" w14:textId="77777777" w:rsidR="00743FE4" w:rsidRDefault="00743FE4" w:rsidP="00393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D05E2B" w14:textId="77777777" w:rsidR="00DD6316" w:rsidRDefault="00DD6316" w:rsidP="00DD6316">
    <w:pPr>
      <w:pStyle w:val="a5"/>
      <w:pPrChange w:id="216" w:author="Author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B5700BD"/>
    <w:multiLevelType w:val="multilevel"/>
    <w:tmpl w:val="106081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9652686"/>
    <w:multiLevelType w:val="multilevel"/>
    <w:tmpl w:val="4B5EC6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F3B7769"/>
    <w:multiLevelType w:val="multilevel"/>
    <w:tmpl w:val="737E1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 w15:restartNumberingAfterBreak="0">
    <w:nsid w:val="45127D2B"/>
    <w:multiLevelType w:val="hybridMultilevel"/>
    <w:tmpl w:val="D862AC8E"/>
    <w:lvl w:ilvl="0" w:tplc="D4DEC24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9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4DAA4584"/>
    <w:multiLevelType w:val="multilevel"/>
    <w:tmpl w:val="4DF05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CC20A0"/>
    <w:multiLevelType w:val="multilevel"/>
    <w:tmpl w:val="B00A20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C0F006C"/>
    <w:multiLevelType w:val="multilevel"/>
    <w:tmpl w:val="B8B6A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4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923731E"/>
    <w:multiLevelType w:val="multilevel"/>
    <w:tmpl w:val="325A274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633758199">
    <w:abstractNumId w:val="25"/>
  </w:num>
  <w:num w:numId="2" w16cid:durableId="328219695">
    <w:abstractNumId w:val="20"/>
  </w:num>
  <w:num w:numId="3" w16cid:durableId="872695932">
    <w:abstractNumId w:val="7"/>
  </w:num>
  <w:num w:numId="4" w16cid:durableId="147718365">
    <w:abstractNumId w:val="22"/>
  </w:num>
  <w:num w:numId="5" w16cid:durableId="1313558303">
    <w:abstractNumId w:val="14"/>
  </w:num>
  <w:num w:numId="6" w16cid:durableId="615721098">
    <w:abstractNumId w:val="13"/>
  </w:num>
  <w:num w:numId="7" w16cid:durableId="2092969719">
    <w:abstractNumId w:val="21"/>
  </w:num>
  <w:num w:numId="8" w16cid:durableId="974216095">
    <w:abstractNumId w:val="17"/>
  </w:num>
  <w:num w:numId="9" w16cid:durableId="2027294449">
    <w:abstractNumId w:val="19"/>
  </w:num>
  <w:num w:numId="10" w16cid:durableId="1912157310">
    <w:abstractNumId w:val="18"/>
  </w:num>
  <w:num w:numId="11" w16cid:durableId="11690748">
    <w:abstractNumId w:val="23"/>
  </w:num>
  <w:num w:numId="12" w16cid:durableId="140970722">
    <w:abstractNumId w:val="16"/>
  </w:num>
  <w:num w:numId="13" w16cid:durableId="623658857">
    <w:abstractNumId w:val="6"/>
  </w:num>
  <w:num w:numId="14" w16cid:durableId="1692339417">
    <w:abstractNumId w:val="26"/>
  </w:num>
  <w:num w:numId="15" w16cid:durableId="1598824383">
    <w:abstractNumId w:val="8"/>
  </w:num>
  <w:num w:numId="16" w16cid:durableId="897516252">
    <w:abstractNumId w:val="12"/>
  </w:num>
  <w:num w:numId="17" w16cid:durableId="1658261955">
    <w:abstractNumId w:val="4"/>
  </w:num>
  <w:num w:numId="18" w16cid:durableId="1821271124">
    <w:abstractNumId w:val="11"/>
  </w:num>
  <w:num w:numId="19" w16cid:durableId="654336610">
    <w:abstractNumId w:val="3"/>
  </w:num>
  <w:num w:numId="20" w16cid:durableId="536285470">
    <w:abstractNumId w:val="1"/>
  </w:num>
  <w:num w:numId="21" w16cid:durableId="2087727387">
    <w:abstractNumId w:val="2"/>
  </w:num>
  <w:num w:numId="22" w16cid:durableId="943729397">
    <w:abstractNumId w:val="5"/>
  </w:num>
  <w:num w:numId="23" w16cid:durableId="1893151208">
    <w:abstractNumId w:val="9"/>
  </w:num>
  <w:num w:numId="24" w16cid:durableId="317003515">
    <w:abstractNumId w:val="24"/>
  </w:num>
  <w:num w:numId="25" w16cid:durableId="1604262879">
    <w:abstractNumId w:val="15"/>
  </w:num>
  <w:num w:numId="26" w16cid:durableId="1706756957">
    <w:abstractNumId w:val="0"/>
  </w:num>
  <w:num w:numId="27" w16cid:durableId="152948474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0605978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33"/>
    <w:rsid w:val="000024EF"/>
    <w:rsid w:val="00004082"/>
    <w:rsid w:val="00006004"/>
    <w:rsid w:val="00006C34"/>
    <w:rsid w:val="00007443"/>
    <w:rsid w:val="00010880"/>
    <w:rsid w:val="000122E8"/>
    <w:rsid w:val="00012D91"/>
    <w:rsid w:val="00012EBA"/>
    <w:rsid w:val="000134DD"/>
    <w:rsid w:val="00014E6E"/>
    <w:rsid w:val="000153BA"/>
    <w:rsid w:val="00015F5E"/>
    <w:rsid w:val="00016344"/>
    <w:rsid w:val="00017274"/>
    <w:rsid w:val="000173E9"/>
    <w:rsid w:val="00024C46"/>
    <w:rsid w:val="00024F20"/>
    <w:rsid w:val="00025421"/>
    <w:rsid w:val="00025975"/>
    <w:rsid w:val="000271AF"/>
    <w:rsid w:val="00027DEF"/>
    <w:rsid w:val="0003164B"/>
    <w:rsid w:val="0004098E"/>
    <w:rsid w:val="000432A1"/>
    <w:rsid w:val="00043548"/>
    <w:rsid w:val="00043991"/>
    <w:rsid w:val="000470EC"/>
    <w:rsid w:val="000504CB"/>
    <w:rsid w:val="000522D1"/>
    <w:rsid w:val="00056A73"/>
    <w:rsid w:val="00065CBD"/>
    <w:rsid w:val="000667AC"/>
    <w:rsid w:val="000727DC"/>
    <w:rsid w:val="00076172"/>
    <w:rsid w:val="0008309E"/>
    <w:rsid w:val="00086483"/>
    <w:rsid w:val="00086DE0"/>
    <w:rsid w:val="00092A9F"/>
    <w:rsid w:val="00092CDF"/>
    <w:rsid w:val="00092F3A"/>
    <w:rsid w:val="000A0CCE"/>
    <w:rsid w:val="000A1A40"/>
    <w:rsid w:val="000A2FB9"/>
    <w:rsid w:val="000A55A4"/>
    <w:rsid w:val="000A5A91"/>
    <w:rsid w:val="000B0174"/>
    <w:rsid w:val="000B0709"/>
    <w:rsid w:val="000B174C"/>
    <w:rsid w:val="000B182B"/>
    <w:rsid w:val="000C302C"/>
    <w:rsid w:val="000C519C"/>
    <w:rsid w:val="000C545A"/>
    <w:rsid w:val="000C5660"/>
    <w:rsid w:val="000C6636"/>
    <w:rsid w:val="000C69BB"/>
    <w:rsid w:val="000D414E"/>
    <w:rsid w:val="000E2BFB"/>
    <w:rsid w:val="000E3424"/>
    <w:rsid w:val="000E39D9"/>
    <w:rsid w:val="000E52FD"/>
    <w:rsid w:val="000E5369"/>
    <w:rsid w:val="000F034A"/>
    <w:rsid w:val="000F2F1E"/>
    <w:rsid w:val="000F37A3"/>
    <w:rsid w:val="000F3C79"/>
    <w:rsid w:val="000F5984"/>
    <w:rsid w:val="000F59BD"/>
    <w:rsid w:val="000F676B"/>
    <w:rsid w:val="0010369E"/>
    <w:rsid w:val="00105B8C"/>
    <w:rsid w:val="0011068A"/>
    <w:rsid w:val="00111AAA"/>
    <w:rsid w:val="00112173"/>
    <w:rsid w:val="001124FA"/>
    <w:rsid w:val="001156CC"/>
    <w:rsid w:val="00125AAB"/>
    <w:rsid w:val="00125CCB"/>
    <w:rsid w:val="001265ED"/>
    <w:rsid w:val="001302F9"/>
    <w:rsid w:val="0013247A"/>
    <w:rsid w:val="0013300C"/>
    <w:rsid w:val="0013625A"/>
    <w:rsid w:val="0013659F"/>
    <w:rsid w:val="00141FEF"/>
    <w:rsid w:val="0014399D"/>
    <w:rsid w:val="00145651"/>
    <w:rsid w:val="001473B9"/>
    <w:rsid w:val="00147CBB"/>
    <w:rsid w:val="001532A7"/>
    <w:rsid w:val="00154027"/>
    <w:rsid w:val="0015568D"/>
    <w:rsid w:val="00156BA3"/>
    <w:rsid w:val="00160B41"/>
    <w:rsid w:val="0016591D"/>
    <w:rsid w:val="001674EB"/>
    <w:rsid w:val="0016779F"/>
    <w:rsid w:val="00170E6D"/>
    <w:rsid w:val="0017118E"/>
    <w:rsid w:val="00171919"/>
    <w:rsid w:val="00176308"/>
    <w:rsid w:val="00181288"/>
    <w:rsid w:val="00182395"/>
    <w:rsid w:val="00183182"/>
    <w:rsid w:val="00185E2D"/>
    <w:rsid w:val="001906B0"/>
    <w:rsid w:val="00192608"/>
    <w:rsid w:val="00192B67"/>
    <w:rsid w:val="00196BAD"/>
    <w:rsid w:val="001A0E60"/>
    <w:rsid w:val="001A21E3"/>
    <w:rsid w:val="001A2345"/>
    <w:rsid w:val="001A4164"/>
    <w:rsid w:val="001A5104"/>
    <w:rsid w:val="001A5AAC"/>
    <w:rsid w:val="001B0554"/>
    <w:rsid w:val="001B30A0"/>
    <w:rsid w:val="001B6472"/>
    <w:rsid w:val="001B799A"/>
    <w:rsid w:val="001C133F"/>
    <w:rsid w:val="001C186D"/>
    <w:rsid w:val="001C201F"/>
    <w:rsid w:val="001C6EC9"/>
    <w:rsid w:val="001C7240"/>
    <w:rsid w:val="001C7798"/>
    <w:rsid w:val="001D0726"/>
    <w:rsid w:val="001D167C"/>
    <w:rsid w:val="001D2493"/>
    <w:rsid w:val="001D2A02"/>
    <w:rsid w:val="001D2A1D"/>
    <w:rsid w:val="001D5830"/>
    <w:rsid w:val="001D591F"/>
    <w:rsid w:val="001D5EAC"/>
    <w:rsid w:val="001D7E0F"/>
    <w:rsid w:val="001E03AD"/>
    <w:rsid w:val="001E08FA"/>
    <w:rsid w:val="001E1D37"/>
    <w:rsid w:val="001E353C"/>
    <w:rsid w:val="001E460C"/>
    <w:rsid w:val="001E4F04"/>
    <w:rsid w:val="001E5457"/>
    <w:rsid w:val="001E55AC"/>
    <w:rsid w:val="001E6B73"/>
    <w:rsid w:val="001E6FF6"/>
    <w:rsid w:val="001E74A2"/>
    <w:rsid w:val="001F0AEE"/>
    <w:rsid w:val="001F0EC9"/>
    <w:rsid w:val="001F2969"/>
    <w:rsid w:val="001F4798"/>
    <w:rsid w:val="001F75C6"/>
    <w:rsid w:val="002022FE"/>
    <w:rsid w:val="002035C1"/>
    <w:rsid w:val="002035EF"/>
    <w:rsid w:val="002036DC"/>
    <w:rsid w:val="0020723A"/>
    <w:rsid w:val="00207B33"/>
    <w:rsid w:val="002124F0"/>
    <w:rsid w:val="00213933"/>
    <w:rsid w:val="0021517C"/>
    <w:rsid w:val="00216BA5"/>
    <w:rsid w:val="00217736"/>
    <w:rsid w:val="00222C60"/>
    <w:rsid w:val="00223219"/>
    <w:rsid w:val="00224BC7"/>
    <w:rsid w:val="002260A7"/>
    <w:rsid w:val="002263EB"/>
    <w:rsid w:val="0022733A"/>
    <w:rsid w:val="002308CA"/>
    <w:rsid w:val="00237A02"/>
    <w:rsid w:val="00241FBA"/>
    <w:rsid w:val="00244108"/>
    <w:rsid w:val="00246A23"/>
    <w:rsid w:val="00246E3C"/>
    <w:rsid w:val="0025088D"/>
    <w:rsid w:val="00252300"/>
    <w:rsid w:val="00252DF1"/>
    <w:rsid w:val="00253DC5"/>
    <w:rsid w:val="002547C6"/>
    <w:rsid w:val="00262000"/>
    <w:rsid w:val="00262A9A"/>
    <w:rsid w:val="00262B2F"/>
    <w:rsid w:val="00263E44"/>
    <w:rsid w:val="002725B2"/>
    <w:rsid w:val="00273760"/>
    <w:rsid w:val="00275178"/>
    <w:rsid w:val="0027525B"/>
    <w:rsid w:val="00280473"/>
    <w:rsid w:val="00281599"/>
    <w:rsid w:val="00284F1D"/>
    <w:rsid w:val="00285FFD"/>
    <w:rsid w:val="00290449"/>
    <w:rsid w:val="00290613"/>
    <w:rsid w:val="00292906"/>
    <w:rsid w:val="002931FA"/>
    <w:rsid w:val="0029493B"/>
    <w:rsid w:val="00296422"/>
    <w:rsid w:val="00297BC0"/>
    <w:rsid w:val="002A07A9"/>
    <w:rsid w:val="002A0C54"/>
    <w:rsid w:val="002A62DA"/>
    <w:rsid w:val="002A74BD"/>
    <w:rsid w:val="002B2AF1"/>
    <w:rsid w:val="002B35B4"/>
    <w:rsid w:val="002B526A"/>
    <w:rsid w:val="002B5DC1"/>
    <w:rsid w:val="002B6AE4"/>
    <w:rsid w:val="002C10DE"/>
    <w:rsid w:val="002C2415"/>
    <w:rsid w:val="002C4E4C"/>
    <w:rsid w:val="002C6404"/>
    <w:rsid w:val="002D010E"/>
    <w:rsid w:val="002D10C2"/>
    <w:rsid w:val="002D3222"/>
    <w:rsid w:val="002D3324"/>
    <w:rsid w:val="002D577D"/>
    <w:rsid w:val="002D76D9"/>
    <w:rsid w:val="002D7BCF"/>
    <w:rsid w:val="002E2200"/>
    <w:rsid w:val="002E29B5"/>
    <w:rsid w:val="002E2B79"/>
    <w:rsid w:val="002E5391"/>
    <w:rsid w:val="002E5C4E"/>
    <w:rsid w:val="002F08F7"/>
    <w:rsid w:val="002F307F"/>
    <w:rsid w:val="002F4788"/>
    <w:rsid w:val="002F4BB7"/>
    <w:rsid w:val="002F6801"/>
    <w:rsid w:val="002F6B3B"/>
    <w:rsid w:val="00300082"/>
    <w:rsid w:val="0030328E"/>
    <w:rsid w:val="003032A4"/>
    <w:rsid w:val="00304647"/>
    <w:rsid w:val="003072D9"/>
    <w:rsid w:val="00310A1B"/>
    <w:rsid w:val="003112D5"/>
    <w:rsid w:val="0031595B"/>
    <w:rsid w:val="00316246"/>
    <w:rsid w:val="00316CFA"/>
    <w:rsid w:val="003248AA"/>
    <w:rsid w:val="00332E43"/>
    <w:rsid w:val="003335C4"/>
    <w:rsid w:val="00334406"/>
    <w:rsid w:val="00335088"/>
    <w:rsid w:val="00336395"/>
    <w:rsid w:val="003363CB"/>
    <w:rsid w:val="003370C3"/>
    <w:rsid w:val="0034111E"/>
    <w:rsid w:val="00343108"/>
    <w:rsid w:val="003432BA"/>
    <w:rsid w:val="003456A4"/>
    <w:rsid w:val="003472F1"/>
    <w:rsid w:val="003516AC"/>
    <w:rsid w:val="003516D1"/>
    <w:rsid w:val="00351C14"/>
    <w:rsid w:val="003551AF"/>
    <w:rsid w:val="0035730C"/>
    <w:rsid w:val="00357CA8"/>
    <w:rsid w:val="0036012D"/>
    <w:rsid w:val="00360C8B"/>
    <w:rsid w:val="00363001"/>
    <w:rsid w:val="00376A4F"/>
    <w:rsid w:val="00377143"/>
    <w:rsid w:val="0038060D"/>
    <w:rsid w:val="00383728"/>
    <w:rsid w:val="00385C00"/>
    <w:rsid w:val="00385E59"/>
    <w:rsid w:val="0039303E"/>
    <w:rsid w:val="00395600"/>
    <w:rsid w:val="003A4E09"/>
    <w:rsid w:val="003A6248"/>
    <w:rsid w:val="003A6526"/>
    <w:rsid w:val="003A7B90"/>
    <w:rsid w:val="003B1829"/>
    <w:rsid w:val="003B22EA"/>
    <w:rsid w:val="003B3645"/>
    <w:rsid w:val="003B5854"/>
    <w:rsid w:val="003C2265"/>
    <w:rsid w:val="003C2725"/>
    <w:rsid w:val="003C316A"/>
    <w:rsid w:val="003C4569"/>
    <w:rsid w:val="003D2AF2"/>
    <w:rsid w:val="003D4511"/>
    <w:rsid w:val="003D7A03"/>
    <w:rsid w:val="003D7B9F"/>
    <w:rsid w:val="003E2429"/>
    <w:rsid w:val="003E320D"/>
    <w:rsid w:val="003E3FE5"/>
    <w:rsid w:val="003E41D1"/>
    <w:rsid w:val="003E5145"/>
    <w:rsid w:val="003E5435"/>
    <w:rsid w:val="003E6EE7"/>
    <w:rsid w:val="003E7445"/>
    <w:rsid w:val="003F0DB9"/>
    <w:rsid w:val="003F1D4E"/>
    <w:rsid w:val="003F2156"/>
    <w:rsid w:val="003F30D8"/>
    <w:rsid w:val="003F5013"/>
    <w:rsid w:val="003F5C69"/>
    <w:rsid w:val="003F607B"/>
    <w:rsid w:val="003F7D5B"/>
    <w:rsid w:val="00400709"/>
    <w:rsid w:val="004008D1"/>
    <w:rsid w:val="0040119A"/>
    <w:rsid w:val="00402203"/>
    <w:rsid w:val="004022DB"/>
    <w:rsid w:val="004051C8"/>
    <w:rsid w:val="00405B33"/>
    <w:rsid w:val="004062D2"/>
    <w:rsid w:val="00411019"/>
    <w:rsid w:val="004125E1"/>
    <w:rsid w:val="00412B6B"/>
    <w:rsid w:val="00412DD0"/>
    <w:rsid w:val="00420A30"/>
    <w:rsid w:val="00420CE3"/>
    <w:rsid w:val="00426403"/>
    <w:rsid w:val="00430045"/>
    <w:rsid w:val="004307E6"/>
    <w:rsid w:val="004342FC"/>
    <w:rsid w:val="00436FE4"/>
    <w:rsid w:val="00442F5D"/>
    <w:rsid w:val="00443152"/>
    <w:rsid w:val="00443A89"/>
    <w:rsid w:val="00446208"/>
    <w:rsid w:val="004471B2"/>
    <w:rsid w:val="00452B89"/>
    <w:rsid w:val="0045598F"/>
    <w:rsid w:val="004569A5"/>
    <w:rsid w:val="00456E15"/>
    <w:rsid w:val="00461C3E"/>
    <w:rsid w:val="004659AA"/>
    <w:rsid w:val="004661BF"/>
    <w:rsid w:val="00470751"/>
    <w:rsid w:val="0047169D"/>
    <w:rsid w:val="00472C81"/>
    <w:rsid w:val="004737DB"/>
    <w:rsid w:val="00473A97"/>
    <w:rsid w:val="00474EC5"/>
    <w:rsid w:val="00477836"/>
    <w:rsid w:val="00481981"/>
    <w:rsid w:val="00481AEA"/>
    <w:rsid w:val="00481D99"/>
    <w:rsid w:val="00486346"/>
    <w:rsid w:val="00487C2D"/>
    <w:rsid w:val="004901C1"/>
    <w:rsid w:val="004901E8"/>
    <w:rsid w:val="00492362"/>
    <w:rsid w:val="00494F22"/>
    <w:rsid w:val="0049522B"/>
    <w:rsid w:val="0049692D"/>
    <w:rsid w:val="004A3D7D"/>
    <w:rsid w:val="004A5AB0"/>
    <w:rsid w:val="004B2313"/>
    <w:rsid w:val="004B3724"/>
    <w:rsid w:val="004C0C6E"/>
    <w:rsid w:val="004C19FF"/>
    <w:rsid w:val="004C286E"/>
    <w:rsid w:val="004C3360"/>
    <w:rsid w:val="004C4550"/>
    <w:rsid w:val="004C5B3F"/>
    <w:rsid w:val="004C610C"/>
    <w:rsid w:val="004C712E"/>
    <w:rsid w:val="004C7F34"/>
    <w:rsid w:val="004D195C"/>
    <w:rsid w:val="004D21EA"/>
    <w:rsid w:val="004D3B81"/>
    <w:rsid w:val="004D633C"/>
    <w:rsid w:val="004E0DFA"/>
    <w:rsid w:val="004E20AC"/>
    <w:rsid w:val="004E2A6F"/>
    <w:rsid w:val="004E3629"/>
    <w:rsid w:val="004E4432"/>
    <w:rsid w:val="004E4A1B"/>
    <w:rsid w:val="004E6165"/>
    <w:rsid w:val="004E664F"/>
    <w:rsid w:val="004E68BF"/>
    <w:rsid w:val="004F04E7"/>
    <w:rsid w:val="004F068E"/>
    <w:rsid w:val="004F0F56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16279"/>
    <w:rsid w:val="00521403"/>
    <w:rsid w:val="0052257A"/>
    <w:rsid w:val="00522CC9"/>
    <w:rsid w:val="005242EE"/>
    <w:rsid w:val="00527A9B"/>
    <w:rsid w:val="00530DFC"/>
    <w:rsid w:val="00531B8F"/>
    <w:rsid w:val="00533AC1"/>
    <w:rsid w:val="00533E93"/>
    <w:rsid w:val="00534989"/>
    <w:rsid w:val="005354B6"/>
    <w:rsid w:val="0053577E"/>
    <w:rsid w:val="005367EB"/>
    <w:rsid w:val="00536C62"/>
    <w:rsid w:val="00543F40"/>
    <w:rsid w:val="0054404A"/>
    <w:rsid w:val="005442E2"/>
    <w:rsid w:val="005449A7"/>
    <w:rsid w:val="00545906"/>
    <w:rsid w:val="005469B0"/>
    <w:rsid w:val="00554BC8"/>
    <w:rsid w:val="00557396"/>
    <w:rsid w:val="00560BBE"/>
    <w:rsid w:val="00561158"/>
    <w:rsid w:val="00562214"/>
    <w:rsid w:val="0056468E"/>
    <w:rsid w:val="00564900"/>
    <w:rsid w:val="00564908"/>
    <w:rsid w:val="00564F9F"/>
    <w:rsid w:val="00567470"/>
    <w:rsid w:val="00567F31"/>
    <w:rsid w:val="0057060A"/>
    <w:rsid w:val="00572A08"/>
    <w:rsid w:val="005751CB"/>
    <w:rsid w:val="00575505"/>
    <w:rsid w:val="005773D1"/>
    <w:rsid w:val="005778D0"/>
    <w:rsid w:val="00580E8B"/>
    <w:rsid w:val="0058214B"/>
    <w:rsid w:val="00582CF4"/>
    <w:rsid w:val="005838B4"/>
    <w:rsid w:val="005846DE"/>
    <w:rsid w:val="005909DD"/>
    <w:rsid w:val="005928E8"/>
    <w:rsid w:val="00596C1C"/>
    <w:rsid w:val="005A0ADA"/>
    <w:rsid w:val="005A0C9E"/>
    <w:rsid w:val="005A0CCA"/>
    <w:rsid w:val="005A3F1D"/>
    <w:rsid w:val="005A50E4"/>
    <w:rsid w:val="005A6C09"/>
    <w:rsid w:val="005B0BBB"/>
    <w:rsid w:val="005B2404"/>
    <w:rsid w:val="005B35F2"/>
    <w:rsid w:val="005B4933"/>
    <w:rsid w:val="005B5DAC"/>
    <w:rsid w:val="005B5E8E"/>
    <w:rsid w:val="005B6518"/>
    <w:rsid w:val="005B764D"/>
    <w:rsid w:val="005C042B"/>
    <w:rsid w:val="005C088C"/>
    <w:rsid w:val="005C4087"/>
    <w:rsid w:val="005C41D2"/>
    <w:rsid w:val="005C4234"/>
    <w:rsid w:val="005C6205"/>
    <w:rsid w:val="005C62C9"/>
    <w:rsid w:val="005D0880"/>
    <w:rsid w:val="005D5600"/>
    <w:rsid w:val="005D6030"/>
    <w:rsid w:val="005E3559"/>
    <w:rsid w:val="005E7D0A"/>
    <w:rsid w:val="005E7DAA"/>
    <w:rsid w:val="005F0ABC"/>
    <w:rsid w:val="005F1D9B"/>
    <w:rsid w:val="005F2093"/>
    <w:rsid w:val="005F246F"/>
    <w:rsid w:val="005F263F"/>
    <w:rsid w:val="005F3D55"/>
    <w:rsid w:val="005F59C2"/>
    <w:rsid w:val="005F7685"/>
    <w:rsid w:val="005F76AA"/>
    <w:rsid w:val="006003FB"/>
    <w:rsid w:val="00600A66"/>
    <w:rsid w:val="00602494"/>
    <w:rsid w:val="006025B4"/>
    <w:rsid w:val="00602695"/>
    <w:rsid w:val="00603653"/>
    <w:rsid w:val="00604213"/>
    <w:rsid w:val="00605B1F"/>
    <w:rsid w:val="00610733"/>
    <w:rsid w:val="00611BF0"/>
    <w:rsid w:val="006121C2"/>
    <w:rsid w:val="006121E5"/>
    <w:rsid w:val="00612C19"/>
    <w:rsid w:val="00612F40"/>
    <w:rsid w:val="006138D4"/>
    <w:rsid w:val="00615CB3"/>
    <w:rsid w:val="006160EB"/>
    <w:rsid w:val="006209FA"/>
    <w:rsid w:val="00620D05"/>
    <w:rsid w:val="0062141D"/>
    <w:rsid w:val="0062204A"/>
    <w:rsid w:val="0062205F"/>
    <w:rsid w:val="00622A5A"/>
    <w:rsid w:val="00624C13"/>
    <w:rsid w:val="00624DF3"/>
    <w:rsid w:val="006258ED"/>
    <w:rsid w:val="006270A5"/>
    <w:rsid w:val="00630270"/>
    <w:rsid w:val="00633C30"/>
    <w:rsid w:val="00635D0B"/>
    <w:rsid w:val="006369E9"/>
    <w:rsid w:val="00637047"/>
    <w:rsid w:val="00637DF1"/>
    <w:rsid w:val="00640DCF"/>
    <w:rsid w:val="00642E07"/>
    <w:rsid w:val="006441DD"/>
    <w:rsid w:val="006457D9"/>
    <w:rsid w:val="006514E9"/>
    <w:rsid w:val="006555B9"/>
    <w:rsid w:val="0065738C"/>
    <w:rsid w:val="0065775A"/>
    <w:rsid w:val="00660063"/>
    <w:rsid w:val="006616BF"/>
    <w:rsid w:val="006626B8"/>
    <w:rsid w:val="0066277F"/>
    <w:rsid w:val="006641C7"/>
    <w:rsid w:val="0066630B"/>
    <w:rsid w:val="00667BF6"/>
    <w:rsid w:val="006706DE"/>
    <w:rsid w:val="00671C05"/>
    <w:rsid w:val="00673BE3"/>
    <w:rsid w:val="00673C00"/>
    <w:rsid w:val="006770A9"/>
    <w:rsid w:val="0067785F"/>
    <w:rsid w:val="006778AD"/>
    <w:rsid w:val="00680896"/>
    <w:rsid w:val="00680D39"/>
    <w:rsid w:val="0068201B"/>
    <w:rsid w:val="00682DCB"/>
    <w:rsid w:val="006838DF"/>
    <w:rsid w:val="00684C68"/>
    <w:rsid w:val="0068601B"/>
    <w:rsid w:val="00692F71"/>
    <w:rsid w:val="00693122"/>
    <w:rsid w:val="006949E1"/>
    <w:rsid w:val="00694EF8"/>
    <w:rsid w:val="006A3A7E"/>
    <w:rsid w:val="006A61A4"/>
    <w:rsid w:val="006B0AA2"/>
    <w:rsid w:val="006B0BA1"/>
    <w:rsid w:val="006B13D8"/>
    <w:rsid w:val="006B5E48"/>
    <w:rsid w:val="006B6BD3"/>
    <w:rsid w:val="006B71B1"/>
    <w:rsid w:val="006B73DB"/>
    <w:rsid w:val="006B7C35"/>
    <w:rsid w:val="006C14CF"/>
    <w:rsid w:val="006C3F32"/>
    <w:rsid w:val="006C52C9"/>
    <w:rsid w:val="006C6AE6"/>
    <w:rsid w:val="006C6FDD"/>
    <w:rsid w:val="006C73FE"/>
    <w:rsid w:val="006C7F2D"/>
    <w:rsid w:val="006D0A9E"/>
    <w:rsid w:val="006D25E6"/>
    <w:rsid w:val="006D32AF"/>
    <w:rsid w:val="006D57F9"/>
    <w:rsid w:val="006D5FC9"/>
    <w:rsid w:val="006D690D"/>
    <w:rsid w:val="006E3286"/>
    <w:rsid w:val="006E4D2B"/>
    <w:rsid w:val="006E54AE"/>
    <w:rsid w:val="006E6DA8"/>
    <w:rsid w:val="006E7BC6"/>
    <w:rsid w:val="006F02BB"/>
    <w:rsid w:val="006F0E34"/>
    <w:rsid w:val="006F2129"/>
    <w:rsid w:val="006F3588"/>
    <w:rsid w:val="006F41C7"/>
    <w:rsid w:val="006F6586"/>
    <w:rsid w:val="006F7DD5"/>
    <w:rsid w:val="00701899"/>
    <w:rsid w:val="00701EC3"/>
    <w:rsid w:val="00702449"/>
    <w:rsid w:val="007026EE"/>
    <w:rsid w:val="00705066"/>
    <w:rsid w:val="00705A55"/>
    <w:rsid w:val="00710300"/>
    <w:rsid w:val="00710492"/>
    <w:rsid w:val="007135C5"/>
    <w:rsid w:val="00717FD3"/>
    <w:rsid w:val="00720433"/>
    <w:rsid w:val="00721373"/>
    <w:rsid w:val="007228A0"/>
    <w:rsid w:val="00724F5C"/>
    <w:rsid w:val="00726661"/>
    <w:rsid w:val="00726D08"/>
    <w:rsid w:val="00731743"/>
    <w:rsid w:val="00733459"/>
    <w:rsid w:val="007338BD"/>
    <w:rsid w:val="00736D95"/>
    <w:rsid w:val="00737085"/>
    <w:rsid w:val="0073770B"/>
    <w:rsid w:val="00740732"/>
    <w:rsid w:val="00740F37"/>
    <w:rsid w:val="00742B0B"/>
    <w:rsid w:val="00743253"/>
    <w:rsid w:val="00743B55"/>
    <w:rsid w:val="00743FE4"/>
    <w:rsid w:val="0075100C"/>
    <w:rsid w:val="007513A3"/>
    <w:rsid w:val="00751D91"/>
    <w:rsid w:val="007522E5"/>
    <w:rsid w:val="00752498"/>
    <w:rsid w:val="00756774"/>
    <w:rsid w:val="007629FC"/>
    <w:rsid w:val="00763C2A"/>
    <w:rsid w:val="00766B10"/>
    <w:rsid w:val="007710E5"/>
    <w:rsid w:val="00774311"/>
    <w:rsid w:val="007744FE"/>
    <w:rsid w:val="00774BBE"/>
    <w:rsid w:val="00776916"/>
    <w:rsid w:val="007819AA"/>
    <w:rsid w:val="00793337"/>
    <w:rsid w:val="00794A75"/>
    <w:rsid w:val="00796731"/>
    <w:rsid w:val="00796986"/>
    <w:rsid w:val="007A07D4"/>
    <w:rsid w:val="007A14AF"/>
    <w:rsid w:val="007A3353"/>
    <w:rsid w:val="007A57EE"/>
    <w:rsid w:val="007A6304"/>
    <w:rsid w:val="007B1341"/>
    <w:rsid w:val="007B214B"/>
    <w:rsid w:val="007B275B"/>
    <w:rsid w:val="007B68D8"/>
    <w:rsid w:val="007C3C13"/>
    <w:rsid w:val="007C41AB"/>
    <w:rsid w:val="007C467D"/>
    <w:rsid w:val="007C4D0E"/>
    <w:rsid w:val="007C4E40"/>
    <w:rsid w:val="007D2E06"/>
    <w:rsid w:val="007D36E4"/>
    <w:rsid w:val="007D39AD"/>
    <w:rsid w:val="007D417A"/>
    <w:rsid w:val="007D535E"/>
    <w:rsid w:val="007D5901"/>
    <w:rsid w:val="007D75A9"/>
    <w:rsid w:val="007E15DC"/>
    <w:rsid w:val="007E173A"/>
    <w:rsid w:val="007E1A57"/>
    <w:rsid w:val="007E1C8F"/>
    <w:rsid w:val="007E3401"/>
    <w:rsid w:val="007F2057"/>
    <w:rsid w:val="007F2089"/>
    <w:rsid w:val="007F516C"/>
    <w:rsid w:val="007F5673"/>
    <w:rsid w:val="007F7CBE"/>
    <w:rsid w:val="00805A52"/>
    <w:rsid w:val="008076D3"/>
    <w:rsid w:val="00813B10"/>
    <w:rsid w:val="008168CC"/>
    <w:rsid w:val="00816A09"/>
    <w:rsid w:val="0081700F"/>
    <w:rsid w:val="0082083D"/>
    <w:rsid w:val="008312D5"/>
    <w:rsid w:val="00832AAB"/>
    <w:rsid w:val="00834528"/>
    <w:rsid w:val="008410CB"/>
    <w:rsid w:val="00841684"/>
    <w:rsid w:val="008424B8"/>
    <w:rsid w:val="00843ACF"/>
    <w:rsid w:val="00845B51"/>
    <w:rsid w:val="00851C18"/>
    <w:rsid w:val="00851DD0"/>
    <w:rsid w:val="0085460A"/>
    <w:rsid w:val="00857BAC"/>
    <w:rsid w:val="00862F59"/>
    <w:rsid w:val="00863F4D"/>
    <w:rsid w:val="00866A05"/>
    <w:rsid w:val="00870738"/>
    <w:rsid w:val="00870E01"/>
    <w:rsid w:val="00871676"/>
    <w:rsid w:val="00871E21"/>
    <w:rsid w:val="008737D6"/>
    <w:rsid w:val="00875E83"/>
    <w:rsid w:val="00875FD0"/>
    <w:rsid w:val="00876071"/>
    <w:rsid w:val="00876EB5"/>
    <w:rsid w:val="0088009C"/>
    <w:rsid w:val="0088244A"/>
    <w:rsid w:val="00882DA3"/>
    <w:rsid w:val="0088368E"/>
    <w:rsid w:val="008846DC"/>
    <w:rsid w:val="008869BF"/>
    <w:rsid w:val="00887FAF"/>
    <w:rsid w:val="00892E3A"/>
    <w:rsid w:val="0089374D"/>
    <w:rsid w:val="00893BC0"/>
    <w:rsid w:val="00894842"/>
    <w:rsid w:val="008A41B9"/>
    <w:rsid w:val="008A58AF"/>
    <w:rsid w:val="008A6F92"/>
    <w:rsid w:val="008A7135"/>
    <w:rsid w:val="008A745C"/>
    <w:rsid w:val="008A7FDC"/>
    <w:rsid w:val="008B3300"/>
    <w:rsid w:val="008B359B"/>
    <w:rsid w:val="008B6947"/>
    <w:rsid w:val="008C0E15"/>
    <w:rsid w:val="008C1958"/>
    <w:rsid w:val="008C245F"/>
    <w:rsid w:val="008C2558"/>
    <w:rsid w:val="008C29A7"/>
    <w:rsid w:val="008C398E"/>
    <w:rsid w:val="008C7443"/>
    <w:rsid w:val="008D3162"/>
    <w:rsid w:val="008D444E"/>
    <w:rsid w:val="008D4E48"/>
    <w:rsid w:val="008D546A"/>
    <w:rsid w:val="008D6E05"/>
    <w:rsid w:val="008D6F84"/>
    <w:rsid w:val="008E1C5E"/>
    <w:rsid w:val="008E2298"/>
    <w:rsid w:val="008E5190"/>
    <w:rsid w:val="008E64A0"/>
    <w:rsid w:val="008E791D"/>
    <w:rsid w:val="008E7C45"/>
    <w:rsid w:val="008F0A17"/>
    <w:rsid w:val="008F27BB"/>
    <w:rsid w:val="008F28E3"/>
    <w:rsid w:val="008F2A06"/>
    <w:rsid w:val="008F4D88"/>
    <w:rsid w:val="008F4F99"/>
    <w:rsid w:val="008F675A"/>
    <w:rsid w:val="00900A56"/>
    <w:rsid w:val="00901678"/>
    <w:rsid w:val="00901AB2"/>
    <w:rsid w:val="00901B73"/>
    <w:rsid w:val="00902CA6"/>
    <w:rsid w:val="00905D81"/>
    <w:rsid w:val="0090690A"/>
    <w:rsid w:val="00907ABD"/>
    <w:rsid w:val="009113AC"/>
    <w:rsid w:val="0091217E"/>
    <w:rsid w:val="00914012"/>
    <w:rsid w:val="0091493C"/>
    <w:rsid w:val="00915DA8"/>
    <w:rsid w:val="0092147B"/>
    <w:rsid w:val="00921512"/>
    <w:rsid w:val="00921D2C"/>
    <w:rsid w:val="00922796"/>
    <w:rsid w:val="009263C3"/>
    <w:rsid w:val="00926F18"/>
    <w:rsid w:val="0093054E"/>
    <w:rsid w:val="00930BAF"/>
    <w:rsid w:val="00932D53"/>
    <w:rsid w:val="009340E2"/>
    <w:rsid w:val="00934DFB"/>
    <w:rsid w:val="00936496"/>
    <w:rsid w:val="00936911"/>
    <w:rsid w:val="009373B9"/>
    <w:rsid w:val="00940796"/>
    <w:rsid w:val="00945315"/>
    <w:rsid w:val="00946906"/>
    <w:rsid w:val="00950C6A"/>
    <w:rsid w:val="00951282"/>
    <w:rsid w:val="00954784"/>
    <w:rsid w:val="00955BEC"/>
    <w:rsid w:val="00956EE7"/>
    <w:rsid w:val="009577CE"/>
    <w:rsid w:val="009577F9"/>
    <w:rsid w:val="00960533"/>
    <w:rsid w:val="009613A6"/>
    <w:rsid w:val="00961CF4"/>
    <w:rsid w:val="00962BCF"/>
    <w:rsid w:val="00966306"/>
    <w:rsid w:val="0096674C"/>
    <w:rsid w:val="00966AA0"/>
    <w:rsid w:val="0097100D"/>
    <w:rsid w:val="00973CD1"/>
    <w:rsid w:val="00974E36"/>
    <w:rsid w:val="009766EA"/>
    <w:rsid w:val="00982692"/>
    <w:rsid w:val="00983234"/>
    <w:rsid w:val="00983C41"/>
    <w:rsid w:val="009859CF"/>
    <w:rsid w:val="00985F19"/>
    <w:rsid w:val="009860F0"/>
    <w:rsid w:val="00990487"/>
    <w:rsid w:val="009910F1"/>
    <w:rsid w:val="00992656"/>
    <w:rsid w:val="00992A79"/>
    <w:rsid w:val="009951D9"/>
    <w:rsid w:val="00997F01"/>
    <w:rsid w:val="009A05C0"/>
    <w:rsid w:val="009A16B8"/>
    <w:rsid w:val="009A289B"/>
    <w:rsid w:val="009A4734"/>
    <w:rsid w:val="009A4B45"/>
    <w:rsid w:val="009A57A3"/>
    <w:rsid w:val="009A6458"/>
    <w:rsid w:val="009A6EFB"/>
    <w:rsid w:val="009A75DE"/>
    <w:rsid w:val="009B5531"/>
    <w:rsid w:val="009C2277"/>
    <w:rsid w:val="009C240E"/>
    <w:rsid w:val="009C2F31"/>
    <w:rsid w:val="009C4232"/>
    <w:rsid w:val="009C577F"/>
    <w:rsid w:val="009C5FCB"/>
    <w:rsid w:val="009C61C2"/>
    <w:rsid w:val="009C7523"/>
    <w:rsid w:val="009D466C"/>
    <w:rsid w:val="009E097A"/>
    <w:rsid w:val="009E1B17"/>
    <w:rsid w:val="009E1EF6"/>
    <w:rsid w:val="009E3492"/>
    <w:rsid w:val="009E3EEB"/>
    <w:rsid w:val="009E4951"/>
    <w:rsid w:val="009E7863"/>
    <w:rsid w:val="009E7CC6"/>
    <w:rsid w:val="009F31AE"/>
    <w:rsid w:val="009F3ACD"/>
    <w:rsid w:val="009F4757"/>
    <w:rsid w:val="009F5579"/>
    <w:rsid w:val="009F686B"/>
    <w:rsid w:val="009F6E0D"/>
    <w:rsid w:val="009F7627"/>
    <w:rsid w:val="009F7986"/>
    <w:rsid w:val="009F7C10"/>
    <w:rsid w:val="00A0254C"/>
    <w:rsid w:val="00A03A78"/>
    <w:rsid w:val="00A04AE3"/>
    <w:rsid w:val="00A05031"/>
    <w:rsid w:val="00A12310"/>
    <w:rsid w:val="00A138B5"/>
    <w:rsid w:val="00A13EEB"/>
    <w:rsid w:val="00A16139"/>
    <w:rsid w:val="00A17EE9"/>
    <w:rsid w:val="00A202ED"/>
    <w:rsid w:val="00A206BD"/>
    <w:rsid w:val="00A20B77"/>
    <w:rsid w:val="00A2301D"/>
    <w:rsid w:val="00A23900"/>
    <w:rsid w:val="00A24DA5"/>
    <w:rsid w:val="00A26350"/>
    <w:rsid w:val="00A26C2F"/>
    <w:rsid w:val="00A2732F"/>
    <w:rsid w:val="00A30303"/>
    <w:rsid w:val="00A33AA9"/>
    <w:rsid w:val="00A344F5"/>
    <w:rsid w:val="00A3508B"/>
    <w:rsid w:val="00A36331"/>
    <w:rsid w:val="00A4155E"/>
    <w:rsid w:val="00A43621"/>
    <w:rsid w:val="00A44827"/>
    <w:rsid w:val="00A45C7A"/>
    <w:rsid w:val="00A50A51"/>
    <w:rsid w:val="00A515CB"/>
    <w:rsid w:val="00A534B6"/>
    <w:rsid w:val="00A55CBA"/>
    <w:rsid w:val="00A574F7"/>
    <w:rsid w:val="00A632E7"/>
    <w:rsid w:val="00A65976"/>
    <w:rsid w:val="00A7012B"/>
    <w:rsid w:val="00A73B17"/>
    <w:rsid w:val="00A75F22"/>
    <w:rsid w:val="00A77345"/>
    <w:rsid w:val="00A77CFB"/>
    <w:rsid w:val="00A9043E"/>
    <w:rsid w:val="00A90570"/>
    <w:rsid w:val="00A90C22"/>
    <w:rsid w:val="00A96758"/>
    <w:rsid w:val="00A96B4D"/>
    <w:rsid w:val="00A96EC0"/>
    <w:rsid w:val="00AA0759"/>
    <w:rsid w:val="00AA0D5F"/>
    <w:rsid w:val="00AA3851"/>
    <w:rsid w:val="00AA425E"/>
    <w:rsid w:val="00AA4C5D"/>
    <w:rsid w:val="00AA7060"/>
    <w:rsid w:val="00AB30FE"/>
    <w:rsid w:val="00AB3A95"/>
    <w:rsid w:val="00AB5A0F"/>
    <w:rsid w:val="00AB6F5C"/>
    <w:rsid w:val="00AC0652"/>
    <w:rsid w:val="00AC2775"/>
    <w:rsid w:val="00AC2AC2"/>
    <w:rsid w:val="00AC391E"/>
    <w:rsid w:val="00AC42AD"/>
    <w:rsid w:val="00AC4731"/>
    <w:rsid w:val="00AC50C8"/>
    <w:rsid w:val="00AC54C0"/>
    <w:rsid w:val="00AC60FE"/>
    <w:rsid w:val="00AC649A"/>
    <w:rsid w:val="00AC6C06"/>
    <w:rsid w:val="00AD0BBA"/>
    <w:rsid w:val="00AD27B5"/>
    <w:rsid w:val="00AD2B23"/>
    <w:rsid w:val="00AD485C"/>
    <w:rsid w:val="00AD520C"/>
    <w:rsid w:val="00AD7B63"/>
    <w:rsid w:val="00AE0E51"/>
    <w:rsid w:val="00AE3D77"/>
    <w:rsid w:val="00AF23C6"/>
    <w:rsid w:val="00AF4401"/>
    <w:rsid w:val="00B01029"/>
    <w:rsid w:val="00B01E38"/>
    <w:rsid w:val="00B02076"/>
    <w:rsid w:val="00B02C67"/>
    <w:rsid w:val="00B02F71"/>
    <w:rsid w:val="00B04D33"/>
    <w:rsid w:val="00B06159"/>
    <w:rsid w:val="00B07040"/>
    <w:rsid w:val="00B100B1"/>
    <w:rsid w:val="00B1303A"/>
    <w:rsid w:val="00B13135"/>
    <w:rsid w:val="00B16632"/>
    <w:rsid w:val="00B17F6E"/>
    <w:rsid w:val="00B2018E"/>
    <w:rsid w:val="00B205BB"/>
    <w:rsid w:val="00B20BCA"/>
    <w:rsid w:val="00B31064"/>
    <w:rsid w:val="00B32D48"/>
    <w:rsid w:val="00B4135B"/>
    <w:rsid w:val="00B41F2C"/>
    <w:rsid w:val="00B44A31"/>
    <w:rsid w:val="00B47720"/>
    <w:rsid w:val="00B51379"/>
    <w:rsid w:val="00B53EA4"/>
    <w:rsid w:val="00B542D2"/>
    <w:rsid w:val="00B55502"/>
    <w:rsid w:val="00B6249E"/>
    <w:rsid w:val="00B62625"/>
    <w:rsid w:val="00B63154"/>
    <w:rsid w:val="00B636BF"/>
    <w:rsid w:val="00B65CC2"/>
    <w:rsid w:val="00B72DF9"/>
    <w:rsid w:val="00B72EED"/>
    <w:rsid w:val="00B77586"/>
    <w:rsid w:val="00B80D88"/>
    <w:rsid w:val="00B81295"/>
    <w:rsid w:val="00B812C8"/>
    <w:rsid w:val="00B83077"/>
    <w:rsid w:val="00B83215"/>
    <w:rsid w:val="00B84BA3"/>
    <w:rsid w:val="00B85875"/>
    <w:rsid w:val="00B85E8B"/>
    <w:rsid w:val="00B86CA0"/>
    <w:rsid w:val="00B92FB1"/>
    <w:rsid w:val="00B931BE"/>
    <w:rsid w:val="00B954B6"/>
    <w:rsid w:val="00B967EE"/>
    <w:rsid w:val="00B97BA2"/>
    <w:rsid w:val="00BA06B2"/>
    <w:rsid w:val="00BA0CFD"/>
    <w:rsid w:val="00BA20E8"/>
    <w:rsid w:val="00BA4215"/>
    <w:rsid w:val="00BA5A56"/>
    <w:rsid w:val="00BA74BA"/>
    <w:rsid w:val="00BB2F86"/>
    <w:rsid w:val="00BB3AD7"/>
    <w:rsid w:val="00BB5001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D4852"/>
    <w:rsid w:val="00BD65E8"/>
    <w:rsid w:val="00BE1CE0"/>
    <w:rsid w:val="00BE1ED8"/>
    <w:rsid w:val="00BE2B76"/>
    <w:rsid w:val="00BF28FE"/>
    <w:rsid w:val="00BF3146"/>
    <w:rsid w:val="00BF42CA"/>
    <w:rsid w:val="00BF432F"/>
    <w:rsid w:val="00BF497A"/>
    <w:rsid w:val="00BF706C"/>
    <w:rsid w:val="00BF73E1"/>
    <w:rsid w:val="00BF7528"/>
    <w:rsid w:val="00BF7658"/>
    <w:rsid w:val="00C00560"/>
    <w:rsid w:val="00C03404"/>
    <w:rsid w:val="00C04091"/>
    <w:rsid w:val="00C049D0"/>
    <w:rsid w:val="00C071FB"/>
    <w:rsid w:val="00C07533"/>
    <w:rsid w:val="00C10137"/>
    <w:rsid w:val="00C10BB4"/>
    <w:rsid w:val="00C116AA"/>
    <w:rsid w:val="00C13EC6"/>
    <w:rsid w:val="00C1477C"/>
    <w:rsid w:val="00C14D8F"/>
    <w:rsid w:val="00C165FF"/>
    <w:rsid w:val="00C176B6"/>
    <w:rsid w:val="00C21ECD"/>
    <w:rsid w:val="00C22F01"/>
    <w:rsid w:val="00C23556"/>
    <w:rsid w:val="00C27769"/>
    <w:rsid w:val="00C31ACA"/>
    <w:rsid w:val="00C3269A"/>
    <w:rsid w:val="00C373E9"/>
    <w:rsid w:val="00C402A7"/>
    <w:rsid w:val="00C40747"/>
    <w:rsid w:val="00C412D8"/>
    <w:rsid w:val="00C425B9"/>
    <w:rsid w:val="00C42827"/>
    <w:rsid w:val="00C51761"/>
    <w:rsid w:val="00C52856"/>
    <w:rsid w:val="00C52A67"/>
    <w:rsid w:val="00C53F8E"/>
    <w:rsid w:val="00C61AFE"/>
    <w:rsid w:val="00C63270"/>
    <w:rsid w:val="00C679DE"/>
    <w:rsid w:val="00C70FB8"/>
    <w:rsid w:val="00C76845"/>
    <w:rsid w:val="00C76F13"/>
    <w:rsid w:val="00C80CFC"/>
    <w:rsid w:val="00C82CD0"/>
    <w:rsid w:val="00C8458C"/>
    <w:rsid w:val="00C85E27"/>
    <w:rsid w:val="00C9363A"/>
    <w:rsid w:val="00C93BE9"/>
    <w:rsid w:val="00C9509C"/>
    <w:rsid w:val="00C963BB"/>
    <w:rsid w:val="00C97A4E"/>
    <w:rsid w:val="00CA1C91"/>
    <w:rsid w:val="00CA1F98"/>
    <w:rsid w:val="00CA4A53"/>
    <w:rsid w:val="00CB0BD9"/>
    <w:rsid w:val="00CB312A"/>
    <w:rsid w:val="00CB3E1F"/>
    <w:rsid w:val="00CB4ED4"/>
    <w:rsid w:val="00CB533B"/>
    <w:rsid w:val="00CB53B7"/>
    <w:rsid w:val="00CB78CC"/>
    <w:rsid w:val="00CC0206"/>
    <w:rsid w:val="00CC0ED6"/>
    <w:rsid w:val="00CC2247"/>
    <w:rsid w:val="00CC4A0F"/>
    <w:rsid w:val="00CC5F13"/>
    <w:rsid w:val="00CD038D"/>
    <w:rsid w:val="00CD116A"/>
    <w:rsid w:val="00CD433B"/>
    <w:rsid w:val="00CD5E45"/>
    <w:rsid w:val="00CD6515"/>
    <w:rsid w:val="00CE1B16"/>
    <w:rsid w:val="00CE1DBE"/>
    <w:rsid w:val="00CE4461"/>
    <w:rsid w:val="00CE49FF"/>
    <w:rsid w:val="00CF04CD"/>
    <w:rsid w:val="00CF1FC1"/>
    <w:rsid w:val="00CF2072"/>
    <w:rsid w:val="00CF217C"/>
    <w:rsid w:val="00CF4759"/>
    <w:rsid w:val="00CF5BE4"/>
    <w:rsid w:val="00CF6AA8"/>
    <w:rsid w:val="00D0034D"/>
    <w:rsid w:val="00D04B49"/>
    <w:rsid w:val="00D06A93"/>
    <w:rsid w:val="00D15EDC"/>
    <w:rsid w:val="00D17D1A"/>
    <w:rsid w:val="00D2324E"/>
    <w:rsid w:val="00D23514"/>
    <w:rsid w:val="00D25850"/>
    <w:rsid w:val="00D31546"/>
    <w:rsid w:val="00D31B7C"/>
    <w:rsid w:val="00D334A3"/>
    <w:rsid w:val="00D33FCD"/>
    <w:rsid w:val="00D3401C"/>
    <w:rsid w:val="00D35F43"/>
    <w:rsid w:val="00D415B2"/>
    <w:rsid w:val="00D428C6"/>
    <w:rsid w:val="00D44210"/>
    <w:rsid w:val="00D4495D"/>
    <w:rsid w:val="00D5063C"/>
    <w:rsid w:val="00D50E5C"/>
    <w:rsid w:val="00D5151E"/>
    <w:rsid w:val="00D55CCB"/>
    <w:rsid w:val="00D57F92"/>
    <w:rsid w:val="00D601CF"/>
    <w:rsid w:val="00D6027E"/>
    <w:rsid w:val="00D60888"/>
    <w:rsid w:val="00D6103C"/>
    <w:rsid w:val="00D63BE7"/>
    <w:rsid w:val="00D644D1"/>
    <w:rsid w:val="00D7185F"/>
    <w:rsid w:val="00D71B29"/>
    <w:rsid w:val="00D71E75"/>
    <w:rsid w:val="00D72347"/>
    <w:rsid w:val="00D726AD"/>
    <w:rsid w:val="00D7505A"/>
    <w:rsid w:val="00D834C8"/>
    <w:rsid w:val="00D85922"/>
    <w:rsid w:val="00D91F8A"/>
    <w:rsid w:val="00D9240E"/>
    <w:rsid w:val="00D926D1"/>
    <w:rsid w:val="00D92A47"/>
    <w:rsid w:val="00D95B9A"/>
    <w:rsid w:val="00DA21CC"/>
    <w:rsid w:val="00DA2AB4"/>
    <w:rsid w:val="00DA38E0"/>
    <w:rsid w:val="00DA49FF"/>
    <w:rsid w:val="00DA60C4"/>
    <w:rsid w:val="00DB4797"/>
    <w:rsid w:val="00DB6467"/>
    <w:rsid w:val="00DB6B2F"/>
    <w:rsid w:val="00DB74D2"/>
    <w:rsid w:val="00DC0A0F"/>
    <w:rsid w:val="00DC1FB9"/>
    <w:rsid w:val="00DC293C"/>
    <w:rsid w:val="00DC4316"/>
    <w:rsid w:val="00DC4905"/>
    <w:rsid w:val="00DC623E"/>
    <w:rsid w:val="00DC6B75"/>
    <w:rsid w:val="00DC73B8"/>
    <w:rsid w:val="00DC7884"/>
    <w:rsid w:val="00DD164D"/>
    <w:rsid w:val="00DD1879"/>
    <w:rsid w:val="00DD1AA9"/>
    <w:rsid w:val="00DD30E6"/>
    <w:rsid w:val="00DD3EC4"/>
    <w:rsid w:val="00DD4AB3"/>
    <w:rsid w:val="00DD5349"/>
    <w:rsid w:val="00DD5402"/>
    <w:rsid w:val="00DD5749"/>
    <w:rsid w:val="00DD5E6A"/>
    <w:rsid w:val="00DD6316"/>
    <w:rsid w:val="00DD6CE7"/>
    <w:rsid w:val="00DE3729"/>
    <w:rsid w:val="00DF069E"/>
    <w:rsid w:val="00DF0959"/>
    <w:rsid w:val="00DF1BFF"/>
    <w:rsid w:val="00DF2655"/>
    <w:rsid w:val="00DF3079"/>
    <w:rsid w:val="00DF4ADF"/>
    <w:rsid w:val="00DF5836"/>
    <w:rsid w:val="00E00F3A"/>
    <w:rsid w:val="00E0433E"/>
    <w:rsid w:val="00E0604B"/>
    <w:rsid w:val="00E10B99"/>
    <w:rsid w:val="00E111AC"/>
    <w:rsid w:val="00E11A54"/>
    <w:rsid w:val="00E14165"/>
    <w:rsid w:val="00E145C5"/>
    <w:rsid w:val="00E15856"/>
    <w:rsid w:val="00E159BB"/>
    <w:rsid w:val="00E20E75"/>
    <w:rsid w:val="00E23D7D"/>
    <w:rsid w:val="00E24598"/>
    <w:rsid w:val="00E255FC"/>
    <w:rsid w:val="00E25B9E"/>
    <w:rsid w:val="00E25F45"/>
    <w:rsid w:val="00E27E08"/>
    <w:rsid w:val="00E30088"/>
    <w:rsid w:val="00E30432"/>
    <w:rsid w:val="00E31A35"/>
    <w:rsid w:val="00E323F8"/>
    <w:rsid w:val="00E33A50"/>
    <w:rsid w:val="00E34856"/>
    <w:rsid w:val="00E362FF"/>
    <w:rsid w:val="00E37957"/>
    <w:rsid w:val="00E4073A"/>
    <w:rsid w:val="00E40B3D"/>
    <w:rsid w:val="00E40D59"/>
    <w:rsid w:val="00E4233A"/>
    <w:rsid w:val="00E43826"/>
    <w:rsid w:val="00E44D8C"/>
    <w:rsid w:val="00E46378"/>
    <w:rsid w:val="00E46F6F"/>
    <w:rsid w:val="00E51BBF"/>
    <w:rsid w:val="00E5377C"/>
    <w:rsid w:val="00E54AAD"/>
    <w:rsid w:val="00E55B36"/>
    <w:rsid w:val="00E563CD"/>
    <w:rsid w:val="00E57EB9"/>
    <w:rsid w:val="00E60516"/>
    <w:rsid w:val="00E60F66"/>
    <w:rsid w:val="00E61968"/>
    <w:rsid w:val="00E61F60"/>
    <w:rsid w:val="00E63FD4"/>
    <w:rsid w:val="00E71543"/>
    <w:rsid w:val="00E7181F"/>
    <w:rsid w:val="00E722BF"/>
    <w:rsid w:val="00E72BE3"/>
    <w:rsid w:val="00E750D6"/>
    <w:rsid w:val="00E75141"/>
    <w:rsid w:val="00E76EBF"/>
    <w:rsid w:val="00E8035A"/>
    <w:rsid w:val="00E82F8D"/>
    <w:rsid w:val="00E83F67"/>
    <w:rsid w:val="00E85195"/>
    <w:rsid w:val="00E86264"/>
    <w:rsid w:val="00E86E61"/>
    <w:rsid w:val="00E87018"/>
    <w:rsid w:val="00E87AF9"/>
    <w:rsid w:val="00E92940"/>
    <w:rsid w:val="00E93A1E"/>
    <w:rsid w:val="00E96AF8"/>
    <w:rsid w:val="00EA6537"/>
    <w:rsid w:val="00EA6721"/>
    <w:rsid w:val="00EA7F3B"/>
    <w:rsid w:val="00EB1311"/>
    <w:rsid w:val="00EB237B"/>
    <w:rsid w:val="00EB3E7C"/>
    <w:rsid w:val="00EB501B"/>
    <w:rsid w:val="00EB6710"/>
    <w:rsid w:val="00EB6A46"/>
    <w:rsid w:val="00EB7E61"/>
    <w:rsid w:val="00EC017A"/>
    <w:rsid w:val="00EC1BA1"/>
    <w:rsid w:val="00EC2F28"/>
    <w:rsid w:val="00EC3309"/>
    <w:rsid w:val="00EC7069"/>
    <w:rsid w:val="00EC7FF7"/>
    <w:rsid w:val="00ED3296"/>
    <w:rsid w:val="00ED6183"/>
    <w:rsid w:val="00ED737E"/>
    <w:rsid w:val="00EE0F06"/>
    <w:rsid w:val="00EE1E64"/>
    <w:rsid w:val="00EE2DDC"/>
    <w:rsid w:val="00EE35BB"/>
    <w:rsid w:val="00EF05A7"/>
    <w:rsid w:val="00EF16A3"/>
    <w:rsid w:val="00EF561C"/>
    <w:rsid w:val="00EF5D16"/>
    <w:rsid w:val="00F0207E"/>
    <w:rsid w:val="00F02A16"/>
    <w:rsid w:val="00F0536E"/>
    <w:rsid w:val="00F0629E"/>
    <w:rsid w:val="00F064AB"/>
    <w:rsid w:val="00F104B3"/>
    <w:rsid w:val="00F109F5"/>
    <w:rsid w:val="00F10A59"/>
    <w:rsid w:val="00F11B01"/>
    <w:rsid w:val="00F147B1"/>
    <w:rsid w:val="00F205F6"/>
    <w:rsid w:val="00F21879"/>
    <w:rsid w:val="00F23058"/>
    <w:rsid w:val="00F23332"/>
    <w:rsid w:val="00F24071"/>
    <w:rsid w:val="00F24D5A"/>
    <w:rsid w:val="00F259CC"/>
    <w:rsid w:val="00F265E1"/>
    <w:rsid w:val="00F2691D"/>
    <w:rsid w:val="00F26961"/>
    <w:rsid w:val="00F31C12"/>
    <w:rsid w:val="00F32B8A"/>
    <w:rsid w:val="00F353C2"/>
    <w:rsid w:val="00F35D7D"/>
    <w:rsid w:val="00F37F73"/>
    <w:rsid w:val="00F43325"/>
    <w:rsid w:val="00F435CC"/>
    <w:rsid w:val="00F46238"/>
    <w:rsid w:val="00F4682B"/>
    <w:rsid w:val="00F46CEF"/>
    <w:rsid w:val="00F47F86"/>
    <w:rsid w:val="00F50F4A"/>
    <w:rsid w:val="00F52BB7"/>
    <w:rsid w:val="00F53F0C"/>
    <w:rsid w:val="00F548DC"/>
    <w:rsid w:val="00F570CE"/>
    <w:rsid w:val="00F57A84"/>
    <w:rsid w:val="00F57E2C"/>
    <w:rsid w:val="00F60E11"/>
    <w:rsid w:val="00F66ABD"/>
    <w:rsid w:val="00F67AB3"/>
    <w:rsid w:val="00F71716"/>
    <w:rsid w:val="00F71827"/>
    <w:rsid w:val="00F7304E"/>
    <w:rsid w:val="00F73AB2"/>
    <w:rsid w:val="00F821B4"/>
    <w:rsid w:val="00F83D35"/>
    <w:rsid w:val="00F84815"/>
    <w:rsid w:val="00F86FB9"/>
    <w:rsid w:val="00F9659B"/>
    <w:rsid w:val="00F968F0"/>
    <w:rsid w:val="00F96E80"/>
    <w:rsid w:val="00FA3BEF"/>
    <w:rsid w:val="00FA7E70"/>
    <w:rsid w:val="00FB01E9"/>
    <w:rsid w:val="00FB04AF"/>
    <w:rsid w:val="00FB13E9"/>
    <w:rsid w:val="00FB21C0"/>
    <w:rsid w:val="00FB24D3"/>
    <w:rsid w:val="00FB43F5"/>
    <w:rsid w:val="00FB5E37"/>
    <w:rsid w:val="00FC1AE2"/>
    <w:rsid w:val="00FC20EA"/>
    <w:rsid w:val="00FC50FB"/>
    <w:rsid w:val="00FC5A01"/>
    <w:rsid w:val="00FC5B2A"/>
    <w:rsid w:val="00FC5B79"/>
    <w:rsid w:val="00FD0348"/>
    <w:rsid w:val="00FD2594"/>
    <w:rsid w:val="00FD5C73"/>
    <w:rsid w:val="00FD6C75"/>
    <w:rsid w:val="00FD71EB"/>
    <w:rsid w:val="00FE220B"/>
    <w:rsid w:val="00FE4540"/>
    <w:rsid w:val="00FE4F05"/>
    <w:rsid w:val="00FE68F0"/>
    <w:rsid w:val="00FE6ACC"/>
    <w:rsid w:val="00FE7CC4"/>
    <w:rsid w:val="00FF0113"/>
    <w:rsid w:val="00FF0283"/>
    <w:rsid w:val="00FF0A2F"/>
    <w:rsid w:val="00FF1131"/>
    <w:rsid w:val="00FF14BE"/>
    <w:rsid w:val="00FF17DB"/>
    <w:rsid w:val="00FF2A5C"/>
    <w:rsid w:val="00FF37F3"/>
    <w:rsid w:val="00FF4350"/>
    <w:rsid w:val="00FF50F8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91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Author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Author">
        <w:rPr>
          <w:rFonts w:asciiTheme="minorHAnsi" w:eastAsiaTheme="minorEastAsia" w:hAnsiTheme="minorHAnsi" w:cstheme="minorBidi"/>
          <w:sz w:val="24"/>
          <w:szCs w:val="24"/>
          <w:lang w:val="en-AU" w:eastAsia="ko-KR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DD6316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3780"/>
      </w:tabs>
      <w:wordWrap w:val="0"/>
      <w:autoSpaceDE w:val="0"/>
      <w:autoSpaceDN w:val="0"/>
      <w:spacing w:line="384" w:lineRule="auto"/>
      <w:ind w:left="800" w:hanging="36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1080"/>
      </w:tabs>
      <w:wordWrap w:val="0"/>
      <w:autoSpaceDE w:val="0"/>
      <w:autoSpaceDN w:val="0"/>
      <w:spacing w:line="384" w:lineRule="auto"/>
      <w:ind w:left="1000" w:hanging="108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5">
    <w:name w:val="표내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20" w:right="20"/>
      <w:jc w:val="center"/>
      <w:textAlignment w:val="baseline"/>
    </w:pPr>
    <w:rPr>
      <w:rFonts w:ascii="휴먼명조" w:eastAsia="휴먼명조"/>
      <w:color w:val="000000"/>
      <w:w w:val="95"/>
      <w:sz w:val="22"/>
      <w:shd w:val="clear" w:color="000000" w:fill="auto"/>
    </w:rPr>
  </w:style>
  <w:style w:type="paragraph" w:customStyle="1" w:styleId="xl4003">
    <w:name w:val="xl4003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3997">
    <w:name w:val="xl3997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4002">
    <w:name w:val="xl400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A5A5A5"/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66">
    <w:name w:val="xl6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a6">
    <w:name w:val="표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b/>
      <w:color w:val="000000"/>
      <w:sz w:val="20"/>
      <w:shd w:val="clear" w:color="000000" w:fill="auto"/>
    </w:rPr>
  </w:style>
  <w:style w:type="paragraph" w:customStyle="1" w:styleId="xl3996">
    <w:name w:val="xl399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Figure">
    <w:name w:val="Figure 제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76" w:lineRule="auto"/>
      <w:jc w:val="both"/>
      <w:textAlignment w:val="baseline"/>
    </w:pPr>
    <w:rPr>
      <w:rFonts w:ascii="Times New Roman" w:eastAsia="한양신명조"/>
      <w:color w:val="000000"/>
      <w:position w:val="2"/>
      <w:sz w:val="20"/>
    </w:rPr>
  </w:style>
  <w:style w:type="paragraph" w:customStyle="1" w:styleId="a7">
    <w:name w:val="한글 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60" w:line="312" w:lineRule="auto"/>
      <w:jc w:val="center"/>
      <w:textAlignment w:val="baseline"/>
    </w:pPr>
    <w:rPr>
      <w:rFonts w:ascii="-윤고딕130" w:eastAsia="-윤고딕130"/>
      <w:color w:val="000000"/>
      <w:spacing w:val="-17"/>
      <w:w w:val="95"/>
      <w:sz w:val="34"/>
    </w:rPr>
  </w:style>
  <w:style w:type="paragraph" w:customStyle="1" w:styleId="Table">
    <w:name w:val="Table 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10" w:lineRule="exact"/>
      <w:jc w:val="both"/>
      <w:textAlignment w:val="baseline"/>
    </w:pPr>
    <w:rPr>
      <w:rFonts w:ascii="Times New Roman" w:eastAsia="한양중고딕"/>
      <w:color w:val="000000"/>
      <w:sz w:val="22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both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Table-">
    <w:name w:val="Table-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288" w:lineRule="auto"/>
      <w:jc w:val="center"/>
      <w:textAlignment w:val="baseline"/>
    </w:pPr>
    <w:rPr>
      <w:rFonts w:ascii="Times New Roman" w:eastAsia="-윤명조120"/>
      <w:color w:val="000000"/>
      <w:spacing w:val="-5"/>
      <w:w w:val="95"/>
      <w:sz w:val="2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top"/>
    </w:pPr>
    <w:rPr>
      <w:rFonts w:ascii="Malgun Gothic" w:eastAsia="Malgun Gothic"/>
      <w:color w:val="000000"/>
      <w:sz w:val="22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18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Malgun Gothic" w:eastAsia="Malgun Gothic"/>
      <w:b/>
      <w:color w:val="000000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F6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6A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6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AA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75141"/>
  </w:style>
  <w:style w:type="character" w:styleId="Hyperlink">
    <w:name w:val="Hyperlink"/>
    <w:basedOn w:val="DefaultParagraphFont"/>
    <w:uiPriority w:val="99"/>
    <w:unhideWhenUsed/>
    <w:rsid w:val="00CF47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7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03E"/>
  </w:style>
  <w:style w:type="paragraph" w:styleId="Footer">
    <w:name w:val="footer"/>
    <w:basedOn w:val="Normal"/>
    <w:link w:val="Foot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03E"/>
  </w:style>
  <w:style w:type="paragraph" w:styleId="BalloonText">
    <w:name w:val="Balloon Text"/>
    <w:basedOn w:val="Normal"/>
    <w:link w:val="BalloonTextChar"/>
    <w:rsid w:val="001E08FA"/>
    <w:pPr>
      <w:pPrChange w:id="1" w:author="Author">
        <w:pPr/>
      </w:pPrChange>
    </w:pPr>
    <w:rPr>
      <w:rFonts w:ascii="Tahoma" w:hAnsi="Tahoma" w:cs="Tahoma"/>
      <w:sz w:val="16"/>
      <w:szCs w:val="16"/>
      <w:rPrChange w:id="1" w:author="Author">
        <w:rPr>
          <w:rFonts w:asciiTheme="majorHAnsi" w:eastAsiaTheme="majorEastAsia" w:hAnsiTheme="majorHAnsi" w:cstheme="majorBidi"/>
          <w:sz w:val="18"/>
          <w:szCs w:val="18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C049D0"/>
    <w:rPr>
      <w:rFonts w:ascii="Tahoma" w:eastAsia="Times New Roman" w:hAnsi="Tahoma" w:cs="Tahoma"/>
      <w:sz w:val="16"/>
      <w:szCs w:val="16"/>
      <w:lang w:val="ru-RU" w:eastAsia="ru-RU"/>
    </w:rPr>
  </w:style>
  <w:style w:type="character" w:styleId="HTMLCite">
    <w:name w:val="HTML Cite"/>
    <w:basedOn w:val="DefaultParagraphFont"/>
    <w:uiPriority w:val="99"/>
    <w:semiHidden/>
    <w:unhideWhenUsed/>
    <w:rsid w:val="0037714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D6316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8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Author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Author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paragraph" w:customStyle="1" w:styleId="11">
    <w:name w:val="çàãîëîâîê 1"/>
    <w:basedOn w:val="Normal"/>
    <w:next w:val="Normal"/>
    <w:rsid w:val="002C10DE"/>
    <w:pPr>
      <w:keepNext/>
      <w:pPrChange w:id="3" w:author="Author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Author">
        <w:rPr>
          <w:b/>
          <w:sz w:val="18"/>
          <w:lang w:val="ru-RU" w:eastAsia="ru-RU" w:bidi="ar-SA"/>
        </w:rPr>
      </w:rPrChange>
    </w:rPr>
  </w:style>
  <w:style w:type="paragraph" w:customStyle="1" w:styleId="20">
    <w:name w:val="çàãîëîâîê 2"/>
    <w:basedOn w:val="Normal"/>
    <w:next w:val="Normal"/>
    <w:rsid w:val="00DD6316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DD6316"/>
    <w:rPr>
      <w:rFonts w:ascii="Times New Roman" w:hAnsi="Times New Roman" w:cs="Times New Roman"/>
      <w:sz w:val="16"/>
      <w:szCs w:val="16"/>
    </w:rPr>
  </w:style>
  <w:style w:type="character" w:customStyle="1" w:styleId="a9">
    <w:name w:val="Гипертекстовая ссылка"/>
    <w:basedOn w:val="DefaultParagraphFont"/>
    <w:uiPriority w:val="99"/>
    <w:rsid w:val="00DD6316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4" w:author="Author">
        <w:pPr>
          <w:ind w:left="708"/>
        </w:pPr>
      </w:pPrChange>
    </w:pPr>
    <w:rPr>
      <w:rFonts w:cs="Times New Roman"/>
      <w:rPrChange w:id="4" w:author="Author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DD6316"/>
    <w:rPr>
      <w:rFonts w:ascii="Arial" w:eastAsia="Times New Roman" w:hAnsi="Arial" w:cs="Times New Roman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DD6316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5" w:author="Author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5" w:author="Author">
        <w:rPr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D6316"/>
    <w:rPr>
      <w:rFonts w:ascii="Times New Roman" w:eastAsia="Times New Roman" w:hAnsi="Times New Roman" w:cs="Times New Roman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6" w:author="Author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6" w:author="Author">
        <w:rPr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644">
          <w:marLeft w:val="0"/>
          <w:marRight w:val="0"/>
          <w:marTop w:val="0"/>
          <w:marBottom w:val="0"/>
          <w:divBdr>
            <w:top w:val="single" w:sz="6" w:space="8" w:color="E2E2DC"/>
            <w:left w:val="single" w:sz="6" w:space="8" w:color="E2E2DC"/>
            <w:bottom w:val="single" w:sz="6" w:space="8" w:color="E2E2DC"/>
            <w:right w:val="single" w:sz="6" w:space="8" w:color="E2E2DC"/>
          </w:divBdr>
          <w:divsChild>
            <w:div w:id="192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CF50-328C-4660-BFFA-BF53B993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2022-03-29T00:59:00Z</dcterms:created>
  <dcterms:modified xsi:type="dcterms:W3CDTF">2026-09-22T16:27:00Z</dcterms:modified>
</cp:coreProperties>
</file>