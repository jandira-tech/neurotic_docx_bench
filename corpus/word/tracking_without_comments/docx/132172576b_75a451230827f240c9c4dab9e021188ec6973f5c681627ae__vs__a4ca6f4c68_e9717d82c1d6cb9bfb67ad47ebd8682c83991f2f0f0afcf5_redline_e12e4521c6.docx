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61D417" w14:textId="77777777" w:rsidR="00D52D10" w:rsidRPr="00811616" w:rsidRDefault="00D52D10" w:rsidP="00D52D10">
      <w:pPr>
        <w:jc w:val="center"/>
        <w:rPr>
          <w:ins w:id="15" w:author="Megan Bales" w:date="2026-09-25T19:59:00Z" w16du:dateUtc="2026-09-25T23:59:00Z"/>
          <w:rFonts w:ascii="Happy Camper" w:hAnsi="Happy Camper"/>
          <w:color w:val="00B050"/>
          <w:sz w:val="72"/>
          <w:szCs w:val="72"/>
          <w:u w:val="single"/>
        </w:rPr>
      </w:pPr>
      <w:ins w:id="16" w:author="Megan Bales" w:date="2026-09-25T19:59:00Z" w16du:dateUtc="2026-09-25T23:59:00Z">
        <w:r w:rsidRPr="00811616">
          <w:rPr>
            <w:rFonts w:ascii="Happy Camper" w:hAnsi="Happy Camper"/>
            <w:color w:val="00B050"/>
            <w:sz w:val="72"/>
            <w:szCs w:val="72"/>
            <w:u w:val="single"/>
          </w:rPr>
          <w:t>Ms. A</w:t>
        </w:r>
        <w:r>
          <w:rPr>
            <w:rFonts w:ascii="Happy Camper" w:hAnsi="Happy Camper"/>
            <w:color w:val="00B050"/>
            <w:sz w:val="72"/>
            <w:szCs w:val="72"/>
            <w:u w:val="single"/>
          </w:rPr>
          <w:t>ddi</w:t>
        </w:r>
      </w:ins>
    </w:p>
    <w:p w14:paraId="4B124D93" w14:textId="77777777" w:rsidR="00D52D10" w:rsidRDefault="00D52D10" w:rsidP="00D52D10">
      <w:pPr>
        <w:ind w:firstLine="720"/>
        <w:rPr>
          <w:ins w:id="17" w:author="Megan Bales" w:date="2026-09-25T19:59:00Z" w16du:dateUtc="2026-09-25T23:59:00Z"/>
          <w:rFonts w:ascii="Happy Clover" w:hAnsi="Happy Clover"/>
          <w:sz w:val="52"/>
          <w:szCs w:val="52"/>
        </w:rPr>
      </w:pPr>
      <w:ins w:id="18" w:author="Megan Bales" w:date="2026-09-25T19:59:00Z" w16du:dateUtc="2026-09-25T23:59:00Z">
        <w:r>
          <w:rPr>
            <w:rFonts w:ascii="Happy Clover" w:hAnsi="Happy Clover"/>
            <w:sz w:val="52"/>
            <w:szCs w:val="52"/>
          </w:rPr>
          <w:t xml:space="preserve">My name is Addi Page. </w:t>
        </w:r>
        <w:r w:rsidRPr="00C9592C">
          <w:rPr>
            <w:rFonts w:ascii="Happy Clover" w:hAnsi="Happy Clover"/>
            <w:sz w:val="52"/>
            <w:szCs w:val="52"/>
          </w:rPr>
          <w:t>I</w:t>
        </w:r>
        <w:r>
          <w:rPr>
            <w:rFonts w:ascii="Happy Clover" w:hAnsi="Happy Clover"/>
            <w:sz w:val="52"/>
            <w:szCs w:val="52"/>
          </w:rPr>
          <w:t>’ve been</w:t>
        </w:r>
        <w:r w:rsidRPr="00C9592C">
          <w:rPr>
            <w:rFonts w:ascii="Happy Clover" w:hAnsi="Happy Clover"/>
            <w:sz w:val="52"/>
            <w:szCs w:val="52"/>
          </w:rPr>
          <w:t xml:space="preserve"> work</w:t>
        </w:r>
        <w:r>
          <w:rPr>
            <w:rFonts w:ascii="Happy Clover" w:hAnsi="Happy Clover"/>
            <w:sz w:val="52"/>
            <w:szCs w:val="52"/>
          </w:rPr>
          <w:t>ing</w:t>
        </w:r>
        <w:r w:rsidRPr="00C9592C">
          <w:rPr>
            <w:rFonts w:ascii="Happy Clover" w:hAnsi="Happy Clover"/>
            <w:sz w:val="52"/>
            <w:szCs w:val="52"/>
          </w:rPr>
          <w:t xml:space="preserve"> at Willow </w:t>
        </w:r>
        <w:r>
          <w:rPr>
            <w:rFonts w:ascii="Happy Clover" w:hAnsi="Happy Clover"/>
            <w:sz w:val="52"/>
            <w:szCs w:val="52"/>
          </w:rPr>
          <w:t>W</w:t>
        </w:r>
        <w:r w:rsidRPr="00C9592C">
          <w:rPr>
            <w:rFonts w:ascii="Happy Clover" w:hAnsi="Happy Clover"/>
            <w:sz w:val="52"/>
            <w:szCs w:val="52"/>
          </w:rPr>
          <w:t xml:space="preserve">oods </w:t>
        </w:r>
        <w:r>
          <w:rPr>
            <w:rFonts w:ascii="Happy Clover" w:hAnsi="Happy Clover"/>
            <w:sz w:val="52"/>
            <w:szCs w:val="52"/>
          </w:rPr>
          <w:t>since January 2020. I want to go to school to be an Elementary Art Teacher because I love art!</w:t>
        </w:r>
      </w:ins>
    </w:p>
    <w:p w14:paraId="1836DB5E" w14:textId="77777777" w:rsidR="00D52D10" w:rsidRDefault="00D52D10" w:rsidP="00D52D10">
      <w:pPr>
        <w:ind w:firstLine="720"/>
        <w:rPr>
          <w:ins w:id="19" w:author="Megan Bales" w:date="2026-09-25T19:59:00Z" w16du:dateUtc="2026-09-25T23:59:00Z"/>
          <w:rFonts w:ascii="Happy Clover" w:hAnsi="Happy Clover"/>
          <w:sz w:val="52"/>
          <w:szCs w:val="52"/>
        </w:rPr>
      </w:pPr>
    </w:p>
    <w:p w14:paraId="0B8A6C42" w14:textId="77777777" w:rsidR="00D52D10" w:rsidRDefault="00D52D10" w:rsidP="00D52D10">
      <w:pPr>
        <w:ind w:firstLine="720"/>
        <w:rPr>
          <w:ins w:id="20" w:author="Megan Bales" w:date="2026-09-25T19:59:00Z" w16du:dateUtc="2026-09-25T23:59:00Z"/>
          <w:rFonts w:ascii="Happy Clover" w:hAnsi="Happy Clover"/>
          <w:sz w:val="52"/>
          <w:szCs w:val="52"/>
        </w:rPr>
      </w:pPr>
      <w:ins w:id="21" w:author="Megan Bales" w:date="2026-09-25T19:59:00Z" w16du:dateUtc="2026-09-25T23:59:00Z">
        <w:r w:rsidRPr="00811616">
          <w:rPr>
            <w:rFonts w:ascii="Happy Clover" w:hAnsi="Happy Clover"/>
            <w:color w:val="00B050"/>
            <w:sz w:val="52"/>
            <w:szCs w:val="52"/>
          </w:rPr>
          <w:t>Birthdate:</w:t>
        </w:r>
        <w:r>
          <w:rPr>
            <w:rFonts w:ascii="Happy Clover" w:hAnsi="Happy Clover"/>
            <w:sz w:val="52"/>
            <w:szCs w:val="52"/>
          </w:rPr>
          <w:t xml:space="preserve"> September, 6</w:t>
        </w:r>
        <w:r w:rsidRPr="009F0F5A">
          <w:rPr>
            <w:rFonts w:ascii="Happy Clover" w:hAnsi="Happy Clover"/>
            <w:sz w:val="52"/>
            <w:szCs w:val="52"/>
            <w:vertAlign w:val="superscript"/>
          </w:rPr>
          <w:t>th</w:t>
        </w:r>
        <w:r>
          <w:rPr>
            <w:rFonts w:ascii="Happy Clover" w:hAnsi="Happy Clover"/>
            <w:sz w:val="52"/>
            <w:szCs w:val="52"/>
          </w:rPr>
          <w:t xml:space="preserve"> 2000</w:t>
        </w:r>
      </w:ins>
    </w:p>
    <w:p w14:paraId="5867E1EA" w14:textId="77777777" w:rsidR="00D52D10" w:rsidRDefault="00D52D10" w:rsidP="00D52D10">
      <w:pPr>
        <w:ind w:firstLine="720"/>
        <w:rPr>
          <w:ins w:id="22" w:author="Megan Bales" w:date="2026-09-25T19:59:00Z" w16du:dateUtc="2026-09-25T23:59:00Z"/>
          <w:rFonts w:ascii="Happy Clover" w:hAnsi="Happy Clover"/>
          <w:sz w:val="52"/>
          <w:szCs w:val="52"/>
        </w:rPr>
      </w:pPr>
    </w:p>
    <w:p w14:paraId="2452A1DB" w14:textId="77777777" w:rsidR="00D52D10" w:rsidRPr="00C9592C" w:rsidRDefault="00D52D10" w:rsidP="00D52D10">
      <w:pPr>
        <w:ind w:firstLine="720"/>
        <w:rPr>
          <w:ins w:id="23" w:author="Megan Bales" w:date="2026-09-25T19:59:00Z" w16du:dateUtc="2026-09-25T23:59:00Z"/>
          <w:rFonts w:ascii="Happy Clover" w:hAnsi="Happy Clover"/>
          <w:sz w:val="52"/>
          <w:szCs w:val="52"/>
        </w:rPr>
      </w:pPr>
      <w:ins w:id="24" w:author="Megan Bales" w:date="2026-09-25T19:59:00Z" w16du:dateUtc="2026-09-25T23:59:00Z">
        <w:r w:rsidRPr="00811616">
          <w:rPr>
            <w:rFonts w:ascii="Happy Clover" w:hAnsi="Happy Clover"/>
            <w:color w:val="00B050"/>
            <w:sz w:val="52"/>
            <w:szCs w:val="52"/>
          </w:rPr>
          <w:t xml:space="preserve">Favorite Things: </w:t>
        </w:r>
        <w:r>
          <w:rPr>
            <w:rFonts w:ascii="Happy Clover" w:hAnsi="Happy Clover"/>
            <w:sz w:val="52"/>
            <w:szCs w:val="52"/>
          </w:rPr>
          <w:t xml:space="preserve">I like the color purple. My favorite drink is water and my favorite food is sushi!. </w:t>
        </w:r>
      </w:ins>
    </w:p>
    <w:p w14:paraId="11180BDA" w14:textId="77777777" w:rsidR="00D52D10" w:rsidRDefault="00D52D10" w:rsidP="00D52D10">
      <w:pPr>
        <w:rPr>
          <w:ins w:id="25" w:author="Megan Bales" w:date="2026-09-25T19:59:00Z" w16du:dateUtc="2026-09-25T23:59:00Z"/>
        </w:rPr>
      </w:pPr>
    </w:p>
    <w:p w14:paraId="05134568" w14:textId="77777777" w:rsidR="00C33650" w:rsidRDefault="007C1DDC">
      <w:pPr>
        <w:rPr>
          <w:del w:id="26" w:author="Megan Bales" w:date="2026-09-25T19:59:00Z" w16du:dateUtc="2026-09-25T23:59:00Z"/>
        </w:rPr>
      </w:pPr>
      <w:del w:id="27" w:author="Megan Bales" w:date="2026-09-25T19:59:00Z" w16du:dateUtc="2026-09-25T23:59:00Z">
        <w:r w:rsidRPr="007C1DDC">
          <w:rPr>
            <w:b/>
            <w:i/>
          </w:rPr>
          <w:delText>Racosperma melvillei</w:delText>
        </w:r>
        <w:r>
          <w:delText xml:space="preserve"> (Pedley) Pedley</w:delText>
        </w:r>
        <w:r w:rsidR="00780DEE" w:rsidRPr="00780DEE">
          <w:rPr>
            <w:i/>
          </w:rPr>
          <w:delText xml:space="preserve"> Austrobaileya</w:delText>
        </w:r>
        <w:r w:rsidR="00780DEE">
          <w:delText xml:space="preserve"> 2:352 (1987)</w:delText>
        </w:r>
      </w:del>
    </w:p>
    <w:p w14:paraId="4F5A48B9" w14:textId="77777777" w:rsidR="009A6983" w:rsidRPr="009A6983" w:rsidRDefault="009A6983">
      <w:pPr>
        <w:rPr>
          <w:del w:id="28" w:author="Megan Bales" w:date="2026-09-25T19:59:00Z" w16du:dateUtc="2026-09-25T23:59:00Z"/>
        </w:rPr>
      </w:pPr>
      <w:del w:id="29" w:author="Megan Bales" w:date="2026-09-25T19:59:00Z" w16du:dateUtc="2026-09-25T23:59:00Z">
        <w:r>
          <w:rPr>
            <w:b/>
          </w:rPr>
          <w:delText>Name Status:</w:delText>
        </w:r>
        <w:r>
          <w:delText xml:space="preserve"> Non-Current Name</w:delText>
        </w:r>
      </w:del>
    </w:p>
    <w:p w14:paraId="55A4C5E9" w14:textId="77777777" w:rsidR="00151EE2" w:rsidRPr="009A6983" w:rsidRDefault="00151EE2" w:rsidP="00151EE2">
      <w:pPr>
        <w:rPr>
          <w:del w:id="30" w:author="Megan Bales" w:date="2026-09-25T19:59:00Z" w16du:dateUtc="2026-09-25T23:59:00Z"/>
        </w:rPr>
      </w:pPr>
      <w:del w:id="31" w:author="Megan Bales" w:date="2026-09-25T19:59:00Z" w16du:dateUtc="2026-09-25T23:59:00Z">
        <w:r>
          <w:rPr>
            <w:b/>
          </w:rPr>
          <w:delText>Name Type</w:delText>
        </w:r>
        <w:r>
          <w:delText xml:space="preserve"> Homotypic synonym   Source. Fl. Australia 11B: 113 (2001)</w:delText>
        </w:r>
      </w:del>
    </w:p>
    <w:p w14:paraId="2D495A48" w14:textId="77777777" w:rsidR="00815E7D" w:rsidRPr="009A6983" w:rsidRDefault="00815E7D" w:rsidP="00151EE2">
      <w:pPr>
        <w:rPr>
          <w:del w:id="32" w:author="Megan Bales" w:date="2026-09-25T19:59:00Z" w16du:dateUtc="2026-09-25T23:59:00Z"/>
        </w:rPr>
      </w:pPr>
      <w:del w:id="33" w:author="Megan Bales" w:date="2026-09-25T19:59:00Z" w16du:dateUtc="2026-09-25T23:59:00Z">
        <w:r w:rsidRPr="00815E7D">
          <w:rPr>
            <w:b/>
          </w:rPr>
          <w:delText>Accepted Name:</w:delText>
        </w:r>
        <w:r w:rsidRPr="00815E7D">
          <w:rPr>
            <w:i/>
          </w:rPr>
          <w:delText xml:space="preserve"> Acacia melvillei</w:delText>
        </w:r>
        <w:r>
          <w:delText xml:space="preserve"> Pedley</w:delText>
        </w:r>
      </w:del>
    </w:p>
    <w:p w14:paraId="72193F70" w14:textId="77777777" w:rsidR="00F52DD3" w:rsidRDefault="00F52DD3">
      <w:pPr>
        <w:rPr>
          <w:del w:id="34" w:author="Megan Bales" w:date="2026-09-25T19:59:00Z" w16du:dateUtc="2026-09-25T23:59:00Z"/>
        </w:rPr>
      </w:pPr>
      <w:del w:id="35" w:author="Megan Bales" w:date="2026-09-25T19:59:00Z" w16du:dateUtc="2026-09-25T23:59:00Z">
        <w:r>
          <w:rPr>
            <w:b/>
          </w:rPr>
          <w:delText>Based On:</w:delText>
        </w:r>
        <w:r>
          <w:rPr>
            <w:i/>
          </w:rPr>
          <w:delText xml:space="preserve"> Acacia melvillei</w:delText>
        </w:r>
        <w:r>
          <w:delText xml:space="preserve"> Pedley</w:delText>
        </w:r>
      </w:del>
    </w:p>
    <w:p w14:paraId="4DA3B03C" w14:textId="77777777" w:rsidR="00C11CFB" w:rsidRPr="009A6983" w:rsidRDefault="00C11CFB">
      <w:pPr>
        <w:pPrChange w:id="36" w:author="Megan Bales" w:date="2026-09-25T19:59:00Z" w16du:dateUtc="2026-09-25T23:59:00Z">
          <w:pPr>
            <w:pBdr>
              <w:top w:val="single" w:sz="4" w:space="1" w:color="auto"/>
            </w:pBdr>
          </w:pPr>
        </w:pPrChange>
      </w:pPr>
    </w:p>
    <w:sectPr w:rsidR="00C11CFB" w:rsidRPr="009A6983">
      <w:pgSz w:w="12240" w:h="15840"/>
      <w:pgMar w:top="1440" w:right="1440" w:bottom="1440" w:left="1440" w:header="720" w:footer="720" w:gutter="0"/>
      <w:cols w:space="720"/>
      <w:docGrid w:linePitch="360"/>
      <w:sectPrChange w:id="37" w:author="Megan Bales" w:date="2026-09-25T19:59:00Z" w16du:dateUtc="2026-09-25T23:59:00Z">
        <w:sectPr w:rsidR="00C11CFB" w:rsidRPr="009A6983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appy Camper">
    <w:altName w:val="Calibri"/>
    <w:panose1 w:val="020B0604020202020204"/>
    <w:charset w:val="00"/>
    <w:family w:val="auto"/>
    <w:pitch w:val="variable"/>
    <w:sig w:usb0="80000003" w:usb1="00000000" w:usb2="00000000" w:usb3="00000000" w:csb0="00000001" w:csb1="00000000"/>
  </w:font>
  <w:font w:name="Happy Clover">
    <w:altName w:val="Calibri"/>
    <w:panose1 w:val="020B0604020202020204"/>
    <w:charset w:val="00"/>
    <w:family w:val="auto"/>
    <w:pitch w:val="variable"/>
    <w:sig w:usb0="80000007" w:usb1="1000004A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439075A"/>
    <w:multiLevelType w:val="hybridMultilevel"/>
    <w:tmpl w:val="6E5E7B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2006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1DDC"/>
    <w:rsid w:val="00004978"/>
    <w:rsid w:val="00041308"/>
    <w:rsid w:val="001500D9"/>
    <w:rsid w:val="00151EE2"/>
    <w:rsid w:val="0017329F"/>
    <w:rsid w:val="001A4AC5"/>
    <w:rsid w:val="001D4704"/>
    <w:rsid w:val="0020074F"/>
    <w:rsid w:val="003A515D"/>
    <w:rsid w:val="00493EC7"/>
    <w:rsid w:val="00540868"/>
    <w:rsid w:val="0057774D"/>
    <w:rsid w:val="005E33BB"/>
    <w:rsid w:val="006657B0"/>
    <w:rsid w:val="00681435"/>
    <w:rsid w:val="00780DEE"/>
    <w:rsid w:val="007C1DDC"/>
    <w:rsid w:val="00815E7D"/>
    <w:rsid w:val="00876BFE"/>
    <w:rsid w:val="009259B3"/>
    <w:rsid w:val="009A3CAA"/>
    <w:rsid w:val="009A6983"/>
    <w:rsid w:val="00A279DD"/>
    <w:rsid w:val="00AD1615"/>
    <w:rsid w:val="00C11CFB"/>
    <w:rsid w:val="00C33650"/>
    <w:rsid w:val="00CB57FF"/>
    <w:rsid w:val="00D52D10"/>
    <w:rsid w:val="00F5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DD60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D10"/>
    <w:pPr>
      <w:spacing w:after="160" w:line="259" w:lineRule="auto"/>
      <w:pPrChange w:id="0" w:author="Megan Bales" w:date="2026-09-25T19:59:00Z">
        <w:pPr>
          <w:spacing w:after="80" w:line="276" w:lineRule="auto"/>
        </w:pPr>
      </w:pPrChange>
    </w:pPr>
    <w:rPr>
      <w:lang w:val="en-US"/>
      <w:rPrChange w:id="0" w:author="Megan Bales" w:date="2026-09-25T19:59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D52D10"/>
    <w:pPr>
      <w:keepNext/>
      <w:keepLines/>
      <w:spacing w:before="360" w:after="80"/>
      <w:outlineLvl w:val="0"/>
      <w:pPrChange w:id="1" w:author="Megan Bales" w:date="2026-09-25T19:59:00Z">
        <w:pPr>
          <w:keepNext/>
          <w:keepLines/>
          <w:spacing w:before="360" w:after="16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14:ligatures w14:val="standardContextual"/>
      <w:rPrChange w:id="1" w:author="Megan Bales" w:date="2026-09-25T19:59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10"/>
    <w:pPr>
      <w:keepNext/>
      <w:keepLines/>
      <w:spacing w:before="160" w:after="80"/>
      <w:outlineLvl w:val="1"/>
      <w:pPrChange w:id="2" w:author="Megan Bales" w:date="2026-09-25T19:59:00Z">
        <w:pPr>
          <w:keepNext/>
          <w:keepLines/>
          <w:spacing w:before="160" w:after="16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14:ligatures w14:val="standardContextual"/>
      <w:rPrChange w:id="2" w:author="Megan Bales" w:date="2026-09-25T19:59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10"/>
    <w:pPr>
      <w:keepNext/>
      <w:keepLines/>
      <w:spacing w:before="160" w:after="80"/>
      <w:outlineLvl w:val="2"/>
      <w:pPrChange w:id="3" w:author="Megan Bales" w:date="2026-09-25T19:59:00Z">
        <w:pPr>
          <w:keepNext/>
          <w:keepLines/>
          <w:spacing w:before="160" w:after="160" w:line="259" w:lineRule="auto"/>
          <w:outlineLvl w:val="2"/>
        </w:pPr>
      </w:pPrChange>
    </w:pPr>
    <w:rPr>
      <w:rFonts w:eastAsiaTheme="majorEastAsia" w:cstheme="majorBidi"/>
      <w:color w:val="365F91" w:themeColor="accent1" w:themeShade="BF"/>
      <w:kern w:val="2"/>
      <w:sz w:val="28"/>
      <w:szCs w:val="28"/>
      <w14:ligatures w14:val="standardContextual"/>
      <w:rPrChange w:id="3" w:author="Megan Bales" w:date="2026-09-25T19:59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10"/>
    <w:pPr>
      <w:keepNext/>
      <w:keepLines/>
      <w:spacing w:before="80" w:after="40"/>
      <w:outlineLvl w:val="3"/>
      <w:pPrChange w:id="4" w:author="Megan Bales" w:date="2026-09-25T19:59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365F91" w:themeColor="accent1" w:themeShade="BF"/>
      <w:kern w:val="2"/>
      <w14:ligatures w14:val="standardContextual"/>
      <w:rPrChange w:id="4" w:author="Megan Bales" w:date="2026-09-25T19:59:00Z">
        <w:rPr>
          <w:rFonts w:asciiTheme="minorHAnsi" w:eastAsiaTheme="majorEastAsia" w:hAnsiTheme="minorHAnsi" w:cstheme="majorBidi"/>
          <w:i/>
          <w:iCs/>
          <w:color w:val="365F91" w:themeColor="accent1" w:themeShade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10"/>
    <w:pPr>
      <w:keepNext/>
      <w:keepLines/>
      <w:spacing w:before="80" w:after="40"/>
      <w:outlineLvl w:val="4"/>
      <w:pPrChange w:id="5" w:author="Megan Bales" w:date="2026-09-25T19:59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365F91" w:themeColor="accent1" w:themeShade="BF"/>
      <w:kern w:val="2"/>
      <w14:ligatures w14:val="standardContextual"/>
      <w:rPrChange w:id="5" w:author="Megan Bales" w:date="2026-09-25T19:59:00Z">
        <w:rPr>
          <w:rFonts w:asciiTheme="minorHAnsi" w:eastAsiaTheme="majorEastAsia" w:hAnsiTheme="minorHAnsi" w:cstheme="majorBidi"/>
          <w:color w:val="365F91" w:themeColor="accent1" w:themeShade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10"/>
    <w:pPr>
      <w:keepNext/>
      <w:keepLines/>
      <w:spacing w:before="40" w:after="0"/>
      <w:outlineLvl w:val="5"/>
      <w:pPrChange w:id="6" w:author="Megan Bales" w:date="2026-09-25T19:59:00Z">
        <w:pPr>
          <w:keepNext/>
          <w:keepLines/>
          <w:spacing w:before="4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14:ligatures w14:val="standardContextual"/>
      <w:rPrChange w:id="6" w:author="Megan Bales" w:date="2026-09-25T19:5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10"/>
    <w:pPr>
      <w:keepNext/>
      <w:keepLines/>
      <w:spacing w:before="40" w:after="0"/>
      <w:outlineLvl w:val="6"/>
      <w:pPrChange w:id="7" w:author="Megan Bales" w:date="2026-09-25T19:59:00Z">
        <w:pPr>
          <w:keepNext/>
          <w:keepLines/>
          <w:spacing w:before="4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14:ligatures w14:val="standardContextual"/>
      <w:rPrChange w:id="7" w:author="Megan Bales" w:date="2026-09-25T19:5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10"/>
    <w:pPr>
      <w:keepNext/>
      <w:keepLines/>
      <w:spacing w:after="0"/>
      <w:outlineLvl w:val="7"/>
      <w:pPrChange w:id="8" w:author="Megan Bales" w:date="2026-09-25T19:59:00Z">
        <w:pPr>
          <w:keepNext/>
          <w:keepLines/>
          <w:spacing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14:ligatures w14:val="standardContextual"/>
      <w:rPrChange w:id="8" w:author="Megan Bales" w:date="2026-09-25T19:5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10"/>
    <w:pPr>
      <w:keepNext/>
      <w:keepLines/>
      <w:spacing w:after="0"/>
      <w:outlineLvl w:val="8"/>
      <w:pPrChange w:id="9" w:author="Megan Bales" w:date="2026-09-25T19:59:00Z">
        <w:pPr>
          <w:keepNext/>
          <w:keepLines/>
          <w:spacing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14:ligatures w14:val="standardContextual"/>
      <w:rPrChange w:id="9" w:author="Megan Bales" w:date="2026-09-25T19:5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D10"/>
    <w:pPr>
      <w:ind w:left="720"/>
      <w:contextualSpacing/>
      <w:pPrChange w:id="10" w:author="Megan Bales" w:date="2026-09-25T19:59:00Z">
        <w:pPr>
          <w:spacing w:after="160" w:line="259" w:lineRule="auto"/>
          <w:ind w:left="720"/>
          <w:contextualSpacing/>
        </w:pPr>
      </w:pPrChange>
    </w:pPr>
    <w:rPr>
      <w:kern w:val="2"/>
      <w14:ligatures w14:val="standardContextual"/>
      <w:rPrChange w:id="10" w:author="Megan Bales" w:date="2026-09-25T19:59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1A4AC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04978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978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978"/>
    <w:rPr>
      <w:rFonts w:eastAsiaTheme="majorEastAsia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978"/>
    <w:rPr>
      <w:rFonts w:eastAsiaTheme="majorEastAsia" w:cstheme="majorBidi"/>
      <w:i/>
      <w:iCs/>
      <w:color w:val="365F91" w:themeColor="accent1" w:themeShade="BF"/>
      <w:kern w:val="2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978"/>
    <w:rPr>
      <w:rFonts w:eastAsiaTheme="majorEastAsia" w:cstheme="majorBidi"/>
      <w:color w:val="365F91" w:themeColor="accent1" w:themeShade="BF"/>
      <w:kern w:val="2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978"/>
    <w:rPr>
      <w:rFonts w:eastAsiaTheme="majorEastAsia" w:cstheme="majorBidi"/>
      <w:i/>
      <w:iCs/>
      <w:color w:val="595959" w:themeColor="text1" w:themeTint="A6"/>
      <w:kern w:val="2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978"/>
    <w:rPr>
      <w:rFonts w:eastAsiaTheme="majorEastAsia" w:cstheme="majorBidi"/>
      <w:color w:val="595959" w:themeColor="text1" w:themeTint="A6"/>
      <w:kern w:val="2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978"/>
    <w:rPr>
      <w:rFonts w:eastAsiaTheme="majorEastAsia" w:cstheme="majorBidi"/>
      <w:i/>
      <w:iCs/>
      <w:color w:val="272727" w:themeColor="text1" w:themeTint="D8"/>
      <w:kern w:val="2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978"/>
    <w:rPr>
      <w:rFonts w:eastAsiaTheme="majorEastAsia" w:cstheme="majorBidi"/>
      <w:color w:val="272727" w:themeColor="text1" w:themeTint="D8"/>
      <w:kern w:val="2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D52D10"/>
    <w:pPr>
      <w:spacing w:after="80" w:line="240" w:lineRule="auto"/>
      <w:contextualSpacing/>
      <w:pPrChange w:id="11" w:author="Megan Bales" w:date="2026-09-25T19:59:00Z">
        <w:pPr>
          <w:spacing w:after="16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1" w:author="Megan Bales" w:date="2026-09-25T19:59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0497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10"/>
    <w:pPr>
      <w:numPr>
        <w:ilvl w:val="1"/>
      </w:numPr>
      <w:pPrChange w:id="12" w:author="Megan Bales" w:date="2026-09-25T19:59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2" w:author="Megan Bales" w:date="2026-09-25T19:5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04978"/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52D10"/>
    <w:pPr>
      <w:spacing w:before="160"/>
      <w:jc w:val="center"/>
      <w:pPrChange w:id="13" w:author="Megan Bales" w:date="2026-09-25T19:59:00Z">
        <w:pPr>
          <w:spacing w:before="160" w:after="160" w:line="259" w:lineRule="auto"/>
          <w:jc w:val="center"/>
        </w:pPr>
      </w:pPrChange>
    </w:pPr>
    <w:rPr>
      <w:i/>
      <w:iCs/>
      <w:color w:val="404040" w:themeColor="text1" w:themeTint="BF"/>
      <w:kern w:val="2"/>
      <w14:ligatures w14:val="standardContextual"/>
      <w:rPrChange w:id="13" w:author="Megan Bales" w:date="2026-09-25T19:59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04978"/>
    <w:rPr>
      <w:i/>
      <w:iCs/>
      <w:color w:val="404040" w:themeColor="text1" w:themeTint="BF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497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4" w:author="Megan Bales" w:date="2026-09-25T19:59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i/>
      <w:iCs/>
      <w:color w:val="365F91" w:themeColor="accent1" w:themeShade="BF"/>
      <w:kern w:val="2"/>
      <w14:ligatures w14:val="standardContextual"/>
      <w:rPrChange w:id="14" w:author="Megan Bales" w:date="2026-09-25T19:59:00Z">
        <w:rPr>
          <w:rFonts w:asciiTheme="minorHAnsi" w:eastAsiaTheme="minorHAnsi" w:hAnsiTheme="minorHAnsi" w:cstheme="minorBidi"/>
          <w:i/>
          <w:iCs/>
          <w:color w:val="365F91" w:themeColor="accent1" w:themeShade="BF"/>
          <w:kern w:val="2"/>
          <w:sz w:val="22"/>
          <w:szCs w:val="22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978"/>
    <w:rPr>
      <w:i/>
      <w:iCs/>
      <w:color w:val="365F91" w:themeColor="accent1" w:themeShade="BF"/>
      <w:kern w:val="2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0497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</dc:creator>
  <cp:keywords/>
  <dc:description/>
  <cp:lastModifiedBy>Arthur Souza Rodrigues</cp:lastModifiedBy>
  <cp:revision>1</cp:revision>
  <dcterms:created xsi:type="dcterms:W3CDTF">2014-11-08T06:22:00Z</dcterms:created>
  <dcterms:modified xsi:type="dcterms:W3CDTF">2026-09-25T23:59:00Z</dcterms:modified>
</cp:coreProperties>
</file>