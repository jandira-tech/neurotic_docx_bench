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5C906B" w14:textId="77777777" w:rsidR="002C7D15" w:rsidRDefault="00AF1417">
      <w:r>
        <w:rPr>
          <w:sz w:val="32"/>
          <w:szCs w:val="32"/>
        </w:rPr>
        <w:t xml:space="preserve">Font Size </w:t>
      </w:r>
      <w:del w:id="0" w:author="Comparison" w:date="2026-09-26T14:40:00Z" w16du:dateUtc="2026-09-26T18:40:00Z">
        <w:r>
          <w:rPr>
            <w:sz w:val="32"/>
            <w:szCs w:val="32"/>
          </w:rPr>
          <w:delText xml:space="preserve">24 </w:delText>
        </w:r>
      </w:del>
      <w:r>
        <w:rPr>
          <w:sz w:val="32"/>
          <w:szCs w:val="32"/>
        </w:rPr>
        <w:t>Demo</w:t>
      </w:r>
    </w:p>
    <w:p w14:paraId="141D339D" w14:textId="77777777" w:rsidR="002C7D15" w:rsidRDefault="00AF1417">
      <w:r>
        <w:rPr>
          <w:sz w:val="32"/>
          <w:szCs w:val="32"/>
        </w:rPr>
        <w:t xml:space="preserve">This document demonstrates font size </w:t>
      </w:r>
      <w:ins w:id="1" w:author="Comparison" w:date="2026-09-26T14:40:00Z" w16du:dateUtc="2026-09-26T18:40:00Z">
        <w:r>
          <w:rPr>
            <w:sz w:val="32"/>
            <w:szCs w:val="32"/>
          </w:rPr>
          <w:t>changes</w:t>
        </w:r>
      </w:ins>
      <w:del w:id="2" w:author="Comparison" w:date="2026-09-26T14:40:00Z" w16du:dateUtc="2026-09-26T18:40:00Z">
        <w:r>
          <w:rPr>
            <w:sz w:val="32"/>
            <w:szCs w:val="32"/>
          </w:rPr>
          <w:delText>24</w:delText>
        </w:r>
      </w:del>
      <w:r>
        <w:rPr>
          <w:sz w:val="32"/>
          <w:szCs w:val="32"/>
        </w:rPr>
        <w:t>.</w:t>
      </w:r>
    </w:p>
    <w:p w14:paraId="4E36936A" w14:textId="77777777" w:rsidR="00BF2C79" w:rsidRDefault="00AF1417">
      <w:pPr>
        <w:rPr>
          <w:ins w:id="3" w:author="Comparison" w:date="2026-09-26T14:40:00Z" w16du:dateUtc="2026-09-26T18:40:00Z"/>
        </w:rPr>
      </w:pPr>
      <w:ins w:id="4" w:author="Comparison" w:date="2026-09-26T14:40:00Z" w16du:dateUtc="2026-09-26T18:40:00Z">
        <w:r>
          <w:rPr>
            <w:sz w:val="32"/>
            <w:szCs w:val="32"/>
          </w:rPr>
          <w:t>This text uses a larger</w:t>
        </w:r>
      </w:ins>
      <w:del w:id="5" w:author="Comparison" w:date="2026-09-26T14:40:00Z" w16du:dateUtc="2026-09-26T18:40:00Z">
        <w:r>
          <w:rPr>
            <w:sz w:val="32"/>
            <w:szCs w:val="32"/>
          </w:rPr>
          <w:delText>Larger</w:delText>
        </w:r>
      </w:del>
      <w:r>
        <w:rPr>
          <w:sz w:val="32"/>
          <w:szCs w:val="32"/>
        </w:rPr>
        <w:t xml:space="preserve"> font </w:t>
      </w:r>
      <w:ins w:id="6" w:author="Comparison" w:date="2026-09-26T14:40:00Z" w16du:dateUtc="2026-09-26T18:40:00Z">
        <w:r>
          <w:rPr>
            <w:sz w:val="32"/>
            <w:szCs w:val="32"/>
          </w:rPr>
          <w:t>size of 18pt.</w:t>
        </w:r>
      </w:ins>
    </w:p>
    <w:p w14:paraId="3F51C03D" w14:textId="77777777" w:rsidR="002C7D15" w:rsidRDefault="00AF1417">
      <w:ins w:id="7" w:author="Comparison" w:date="2026-09-26T14:40:00Z" w16du:dateUtc="2026-09-26T18:40:00Z">
        <w:r>
          <w:rPr>
            <w:sz w:val="32"/>
            <w:szCs w:val="32"/>
          </w:rPr>
          <w:t>Font size impacts</w:t>
        </w:r>
      </w:ins>
      <w:del w:id="8" w:author="Comparison" w:date="2026-09-26T14:40:00Z" w16du:dateUtc="2026-09-26T18:40:00Z">
        <w:r>
          <w:rPr>
            <w:sz w:val="32"/>
            <w:szCs w:val="32"/>
          </w:rPr>
          <w:delText>sizes improve</w:delText>
        </w:r>
      </w:del>
      <w:r>
        <w:rPr>
          <w:sz w:val="32"/>
          <w:szCs w:val="32"/>
        </w:rPr>
        <w:t xml:space="preserve"> readability </w:t>
      </w:r>
      <w:ins w:id="9" w:author="Comparison" w:date="2026-09-26T14:40:00Z" w16du:dateUtc="2026-09-26T18:40:00Z">
        <w:r>
          <w:rPr>
            <w:sz w:val="32"/>
            <w:szCs w:val="32"/>
          </w:rPr>
          <w:t>and document design</w:t>
        </w:r>
      </w:ins>
      <w:del w:id="10" w:author="Comparison" w:date="2026-09-26T14:40:00Z" w16du:dateUtc="2026-09-26T18:40:00Z">
        <w:r>
          <w:rPr>
            <w:sz w:val="32"/>
            <w:szCs w:val="32"/>
          </w:rPr>
          <w:delText>for presentations</w:delText>
        </w:r>
      </w:del>
      <w:r>
        <w:rPr>
          <w:sz w:val="32"/>
          <w:szCs w:val="32"/>
        </w:rPr>
        <w:t>.</w:t>
      </w:r>
    </w:p>
    <w:sectPr w:rsidR="002C7D1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7D15"/>
    <w:rsid w:val="002C7D15"/>
    <w:rsid w:val="005017B3"/>
    <w:rsid w:val="00636441"/>
    <w:rsid w:val="00AF1417"/>
    <w:rsid w:val="00BF2C79"/>
    <w:rsid w:val="00D4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B79B6B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2026-05-14T17:09:00Z</dcterms:created>
  <dcterms:modified xsi:type="dcterms:W3CDTF">2026-09-26T18:40:00Z</dcterms:modified>
</cp:coreProperties>
</file>