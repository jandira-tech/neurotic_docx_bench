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71C57" w14:textId="77777777" w:rsidR="00E41C2B" w:rsidRDefault="00A130C5">
      <w:r>
        <w:rPr>
          <w:strike/>
          <w:rPrChange w:id="0" w:author="Comparison" w:date="2026-07-05T01:10:00Z" w16du:dateUtc="2026-07-05T05:10:00Z"/>
        </w:rPr>
        <w:t xml:space="preserve">Strikethrough Text </w:t>
      </w:r>
      <w:ins w:id="1" w:author="Comparison" w:date="2026-07-05T01:10:00Z" w16du:dateUtc="2026-07-05T05:10:00Z">
        <w:r>
          <w:rPr>
            <w:strike/>
          </w:rPr>
          <w:t xml:space="preserve">Formatting </w:t>
        </w:r>
      </w:ins>
      <w:r>
        <w:rPr>
          <w:strike/>
          <w:rPrChange w:id="2" w:author="Comparison" w:date="2026-07-05T01:10:00Z" w16du:dateUtc="2026-07-05T05:10:00Z"/>
        </w:rPr>
        <w:t>Demo</w:t>
      </w:r>
    </w:p>
    <w:p w14:paraId="73B6ED93" w14:textId="77777777" w:rsidR="00E41C2B" w:rsidRDefault="00A130C5">
      <w:ins w:id="3" w:author="Comparison" w:date="2026-07-05T01:10:00Z" w16du:dateUtc="2026-07-05T05:10:00Z">
        <w:r>
          <w:rPr>
            <w:strike/>
          </w:rPr>
          <w:t>This document demonstrates</w:t>
        </w:r>
      </w:ins>
      <w:del w:id="4" w:author="Comparison" w:date="2026-07-05T01:10:00Z" w16du:dateUtc="2026-07-05T05:10:00Z">
        <w:r>
          <w:delText>Demonstrating</w:delText>
        </w:r>
      </w:del>
      <w:r>
        <w:rPr>
          <w:strike/>
          <w:rPrChange w:id="5" w:author="Comparison" w:date="2026-07-05T01:10:00Z" w16du:dateUtc="2026-07-05T05:10:00Z"/>
        </w:rPr>
        <w:t xml:space="preserve"> strikethrough formatting.</w:t>
      </w:r>
    </w:p>
    <w:p w14:paraId="4BC5148A" w14:textId="77777777" w:rsidR="00E41C2B" w:rsidRDefault="00A130C5">
      <w:r>
        <w:rPr>
          <w:strike/>
          <w:rPrChange w:id="6" w:author="Comparison" w:date="2026-07-05T01:10:00Z" w16du:dateUtc="2026-07-05T05:10:00Z"/>
        </w:rPr>
        <w:t>This text has strikethrough.</w:t>
      </w:r>
    </w:p>
    <w:sectPr w:rsidR="00E41C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2B"/>
    <w:rsid w:val="003E67FD"/>
    <w:rsid w:val="00640DD4"/>
    <w:rsid w:val="00A130C5"/>
    <w:rsid w:val="00B37A4C"/>
    <w:rsid w:val="00E14A5E"/>
    <w:rsid w:val="00E4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AD7D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2026-07-05T05:10:00Z</dcterms:modified>
</cp:coreProperties>
</file>