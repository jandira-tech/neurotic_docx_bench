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2:17:00Z" w16du:dateUtc="2026-09-22T16:17:00Z"/>
          <w:rFonts w:ascii="Californian FB" w:hAnsi="Californian FB"/>
        </w:rPr>
      </w:pPr>
      <w:ins w:id="7" w:author="NAZ, Mamoona (OLDHAM MEDICAL SERVICES)" w:date="2026-09-22T12:17:00Z" w16du:dateUtc="2026-09-22T16:17: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2:17:00Z" w16du:dateUtc="2026-09-22T16:17:00Z"/>
          <w:rFonts w:ascii="Californian FB" w:hAnsi="Californian FB"/>
          <w:b/>
          <w:bCs/>
        </w:rPr>
      </w:pPr>
    </w:p>
    <w:p w14:paraId="43260A16" w14:textId="77777777" w:rsidR="006F1C2D" w:rsidRDefault="006F1C2D" w:rsidP="006F1C2D">
      <w:pPr>
        <w:jc w:val="center"/>
        <w:rPr>
          <w:ins w:id="9" w:author="NAZ, Mamoona (OLDHAM MEDICAL SERVICES)" w:date="2026-09-22T12:17:00Z" w16du:dateUtc="2026-09-22T16:17:00Z"/>
          <w:rFonts w:cstheme="minorHAnsi"/>
          <w:b/>
          <w:bCs/>
          <w:sz w:val="28"/>
          <w:szCs w:val="28"/>
          <w:u w:val="single"/>
        </w:rPr>
      </w:pPr>
      <w:ins w:id="10" w:author="NAZ, Mamoona (OLDHAM MEDICAL SERVICES)" w:date="2026-09-22T12:17:00Z" w16du:dateUtc="2026-09-22T16:17: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2:17:00Z" w16du:dateUtc="2026-09-22T16:17:00Z"/>
          <w:rFonts w:cstheme="minorHAnsi"/>
          <w:b/>
          <w:bCs/>
          <w:sz w:val="28"/>
          <w:szCs w:val="28"/>
          <w:u w:val="single"/>
        </w:rPr>
      </w:pPr>
      <w:ins w:id="12" w:author="NAZ, Mamoona (OLDHAM MEDICAL SERVICES)" w:date="2026-09-22T12:17:00Z" w16du:dateUtc="2026-09-22T16:17: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2:17:00Z" w16du:dateUtc="2026-09-22T16:17:00Z"/>
          <w:rFonts w:cstheme="minorHAnsi"/>
          <w:b/>
          <w:bCs/>
          <w:sz w:val="28"/>
          <w:szCs w:val="28"/>
          <w:u w:val="single"/>
        </w:rPr>
      </w:pPr>
    </w:p>
    <w:p w14:paraId="1E230469" w14:textId="77777777" w:rsidR="006F1C2D" w:rsidRDefault="006F1C2D" w:rsidP="006F1C2D">
      <w:pPr>
        <w:rPr>
          <w:ins w:id="14" w:author="NAZ, Mamoona (OLDHAM MEDICAL SERVICES)" w:date="2026-09-22T12:17:00Z" w16du:dateUtc="2026-09-22T16:17:00Z"/>
          <w:rFonts w:cstheme="minorHAnsi"/>
          <w:b/>
          <w:bCs/>
        </w:rPr>
      </w:pPr>
      <w:ins w:id="15" w:author="NAZ, Mamoona (OLDHAM MEDICAL SERVICES)" w:date="2026-09-22T12:17:00Z" w16du:dateUtc="2026-09-22T16:17:00Z">
        <w:r w:rsidRPr="00FA0E32">
          <w:rPr>
            <w:rFonts w:cstheme="minorHAnsi"/>
            <w:b/>
            <w:bCs/>
          </w:rPr>
          <w:t>Attendees:</w:t>
        </w:r>
      </w:ins>
    </w:p>
    <w:p w14:paraId="406CF681" w14:textId="77777777" w:rsidR="006F1C2D" w:rsidRDefault="006F1C2D" w:rsidP="006F1C2D">
      <w:pPr>
        <w:rPr>
          <w:ins w:id="16" w:author="NAZ, Mamoona (OLDHAM MEDICAL SERVICES)" w:date="2026-09-22T12:17:00Z" w16du:dateUtc="2026-09-22T16:17:00Z"/>
          <w:rFonts w:cstheme="minorHAnsi"/>
        </w:rPr>
      </w:pPr>
      <w:ins w:id="17" w:author="NAZ, Mamoona (OLDHAM MEDICAL SERVICES)" w:date="2026-09-22T12:17:00Z" w16du:dateUtc="2026-09-22T16:17: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2:17:00Z" w16du:dateUtc="2026-09-22T16:17:00Z"/>
          <w:rFonts w:cstheme="minorHAnsi"/>
        </w:rPr>
      </w:pPr>
      <w:ins w:id="19" w:author="NAZ, Mamoona (OLDHAM MEDICAL SERVICES)" w:date="2026-09-22T12:17:00Z" w16du:dateUtc="2026-09-22T16:17:00Z">
        <w:r>
          <w:rPr>
            <w:rFonts w:cstheme="minorHAnsi"/>
          </w:rPr>
          <w:t xml:space="preserve">SA – Practice Manager </w:t>
        </w:r>
      </w:ins>
    </w:p>
    <w:p w14:paraId="4B50E429" w14:textId="77777777" w:rsidR="006F1C2D" w:rsidRDefault="006F1C2D" w:rsidP="006F1C2D">
      <w:pPr>
        <w:rPr>
          <w:ins w:id="20" w:author="NAZ, Mamoona (OLDHAM MEDICAL SERVICES)" w:date="2026-09-22T12:17:00Z" w16du:dateUtc="2026-09-22T16:17:00Z"/>
          <w:rFonts w:cstheme="minorHAnsi"/>
        </w:rPr>
      </w:pPr>
    </w:p>
    <w:p w14:paraId="5F6386BB" w14:textId="77777777" w:rsidR="0008331C" w:rsidRDefault="006F1C2D" w:rsidP="0008331C">
      <w:pPr>
        <w:rPr>
          <w:ins w:id="21" w:author="NAZ, Mamoona (OLDHAM MEDICAL SERVICES)" w:date="2026-09-22T12:17:00Z" w16du:dateUtc="2026-09-22T16:17:00Z"/>
        </w:rPr>
      </w:pPr>
      <w:ins w:id="22" w:author="NAZ, Mamoona (OLDHAM MEDICAL SERVICES)" w:date="2026-09-22T12:17:00Z" w16du:dateUtc="2026-09-22T16:17: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2:17:00Z" w16du:dateUtc="2026-09-22T16:17:00Z"/>
        </w:rPr>
      </w:pPr>
      <w:ins w:id="24" w:author="NAZ, Mamoona (OLDHAM MEDICAL SERVICES)" w:date="2026-09-22T12:17:00Z" w16du:dateUtc="2026-09-22T16:17: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2:17:00Z" w16du:dateUtc="2026-09-22T16:17:00Z"/>
          <w:rFonts w:cstheme="minorHAnsi"/>
        </w:rPr>
      </w:pPr>
    </w:p>
    <w:p w14:paraId="2302B3A6" w14:textId="77777777" w:rsidR="006F1C2D" w:rsidRPr="00FA0E32" w:rsidRDefault="006F1C2D" w:rsidP="006F1C2D">
      <w:pPr>
        <w:rPr>
          <w:ins w:id="26" w:author="NAZ, Mamoona (OLDHAM MEDICAL SERVICES)" w:date="2026-09-22T12:17:00Z" w16du:dateUtc="2026-09-22T16:17:00Z"/>
          <w:rFonts w:cstheme="minorHAnsi"/>
        </w:rPr>
      </w:pPr>
    </w:p>
    <w:p w14:paraId="794DD8CD" w14:textId="77777777" w:rsidR="006F1C2D" w:rsidRDefault="006F1C2D" w:rsidP="006F1C2D">
      <w:pPr>
        <w:rPr>
          <w:ins w:id="27" w:author="NAZ, Mamoona (OLDHAM MEDICAL SERVICES)" w:date="2026-09-22T12:17:00Z" w16du:dateUtc="2026-09-22T16:17:00Z"/>
          <w:rFonts w:cstheme="minorHAnsi"/>
          <w:b/>
          <w:bCs/>
        </w:rPr>
      </w:pPr>
      <w:ins w:id="28" w:author="NAZ, Mamoona (OLDHAM MEDICAL SERVICES)" w:date="2026-09-22T12:17:00Z" w16du:dateUtc="2026-09-22T16:17:00Z">
        <w:r w:rsidRPr="00FA0E32">
          <w:rPr>
            <w:rFonts w:cstheme="minorHAnsi"/>
            <w:b/>
            <w:bCs/>
          </w:rPr>
          <w:t>Apologies:</w:t>
        </w:r>
      </w:ins>
    </w:p>
    <w:p w14:paraId="50FA62A7" w14:textId="77777777" w:rsidR="00677B90" w:rsidRDefault="00677B90" w:rsidP="006F1C2D">
      <w:pPr>
        <w:rPr>
          <w:ins w:id="29" w:author="NAZ, Mamoona (OLDHAM MEDICAL SERVICES)" w:date="2026-09-22T12:17:00Z" w16du:dateUtc="2026-09-22T16:17:00Z"/>
          <w:rFonts w:cstheme="minorHAnsi"/>
          <w:b/>
          <w:bCs/>
        </w:rPr>
      </w:pPr>
    </w:p>
    <w:p w14:paraId="27E4F2EE" w14:textId="6226EC7C" w:rsidR="00677B90" w:rsidRPr="00677B90" w:rsidRDefault="00677B90" w:rsidP="006F1C2D">
      <w:pPr>
        <w:rPr>
          <w:ins w:id="30" w:author="NAZ, Mamoona (OLDHAM MEDICAL SERVICES)" w:date="2026-09-22T12:17:00Z" w16du:dateUtc="2026-09-22T16:17:00Z"/>
          <w:rFonts w:cstheme="minorHAnsi"/>
        </w:rPr>
      </w:pPr>
      <w:ins w:id="31" w:author="NAZ, Mamoona (OLDHAM MEDICAL SERVICES)" w:date="2026-09-22T12:17:00Z" w16du:dateUtc="2026-09-22T16:17:00Z">
        <w:r>
          <w:rPr>
            <w:rFonts w:cstheme="minorHAnsi"/>
          </w:rPr>
          <w:t>CC, AK, LU, MAS, DR</w:t>
        </w:r>
      </w:ins>
    </w:p>
    <w:p w14:paraId="1282E9CD" w14:textId="77777777" w:rsidR="00A8494F" w:rsidRDefault="00A8494F">
      <w:pPr>
        <w:rPr>
          <w:ins w:id="32" w:author="NAZ, Mamoona (OLDHAM MEDICAL SERVICES)" w:date="2026-09-22T12:17:00Z" w16du:dateUtc="2026-09-22T16:17:00Z"/>
        </w:rPr>
      </w:pPr>
    </w:p>
    <w:p w14:paraId="09A61C5A" w14:textId="77777777" w:rsidR="006F1C2D" w:rsidRDefault="006F1C2D">
      <w:pPr>
        <w:rPr>
          <w:ins w:id="33" w:author="NAZ, Mamoona (OLDHAM MEDICAL SERVICES)" w:date="2026-09-22T12:17:00Z" w16du:dateUtc="2026-09-22T16:17:00Z"/>
        </w:rPr>
      </w:pPr>
    </w:p>
    <w:p w14:paraId="71B1EB70" w14:textId="6B3B9867" w:rsidR="006F1C2D" w:rsidRDefault="00FD25EC" w:rsidP="006F1C2D">
      <w:pPr>
        <w:pStyle w:val="ListParagraph"/>
        <w:numPr>
          <w:ilvl w:val="0"/>
          <w:numId w:val="1"/>
        </w:numPr>
        <w:rPr>
          <w:ins w:id="34" w:author="NAZ, Mamoona (OLDHAM MEDICAL SERVICES)" w:date="2026-09-22T12:17:00Z" w16du:dateUtc="2026-09-22T16:17:00Z"/>
        </w:rPr>
      </w:pPr>
      <w:ins w:id="35" w:author="NAZ, Mamoona (OLDHAM MEDICAL SERVICES)" w:date="2026-09-22T12:17:00Z" w16du:dateUtc="2026-09-22T16:17: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2:17:00Z" w16du:dateUtc="2026-09-22T16:17:00Z"/>
        </w:rPr>
      </w:pPr>
      <w:ins w:id="37" w:author="NAZ, Mamoona (OLDHAM MEDICAL SERVICES)" w:date="2026-09-22T12:17:00Z" w16du:dateUtc="2026-09-22T16:17: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2:17:00Z" w16du:dateUtc="2026-09-22T16:17:00Z"/>
        </w:rPr>
      </w:pPr>
      <w:ins w:id="39" w:author="NAZ, Mamoona (OLDHAM MEDICAL SERVICES)" w:date="2026-09-22T12:17:00Z" w16du:dateUtc="2026-09-22T16:17: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2:17:00Z" w16du:dateUtc="2026-09-22T16:17:00Z"/>
        </w:rPr>
      </w:pPr>
      <w:ins w:id="41" w:author="NAZ, Mamoona (OLDHAM MEDICAL SERVICES)" w:date="2026-09-22T12:17:00Z" w16du:dateUtc="2026-09-22T16:17: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2:17:00Z" w16du:dateUtc="2026-09-22T16:17:00Z"/>
        </w:rPr>
      </w:pPr>
      <w:ins w:id="43" w:author="NAZ, Mamoona (OLDHAM MEDICAL SERVICES)" w:date="2026-09-22T12:17:00Z" w16du:dateUtc="2026-09-22T16:17: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2:17:00Z" w16du:dateUtc="2026-09-22T16:17:00Z"/>
        </w:rPr>
      </w:pPr>
      <w:ins w:id="45" w:author="NAZ, Mamoona (OLDHAM MEDICAL SERVICES)" w:date="2026-09-22T12:17:00Z" w16du:dateUtc="2026-09-22T16:17: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2:17:00Z" w16du:dateUtc="2026-09-22T16:17:00Z"/>
        </w:rPr>
      </w:pPr>
      <w:ins w:id="47" w:author="NAZ, Mamoona (OLDHAM MEDICAL SERVICES)" w:date="2026-09-22T12:17:00Z" w16du:dateUtc="2026-09-22T16:17: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2:17:00Z" w16du:dateUtc="2026-09-22T16:17:00Z"/>
        </w:rPr>
      </w:pPr>
      <w:ins w:id="49" w:author="NAZ, Mamoona (OLDHAM MEDICAL SERVICES)" w:date="2026-09-22T12:17:00Z" w16du:dateUtc="2026-09-22T16:17: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2:17:00Z" w16du:dateUtc="2026-09-22T16:17:00Z"/>
        </w:rPr>
      </w:pPr>
      <w:ins w:id="51" w:author="NAZ, Mamoona (OLDHAM MEDICAL SERVICES)" w:date="2026-09-22T12:17:00Z" w16du:dateUtc="2026-09-22T16:17: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2:17:00Z" w16du:dateUtc="2026-09-22T16:17:00Z"/>
        </w:rPr>
      </w:pPr>
      <w:ins w:id="53" w:author="NAZ, Mamoona (OLDHAM MEDICAL SERVICES)" w:date="2026-09-22T12:17:00Z" w16du:dateUtc="2026-09-22T16:17: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2:17:00Z" w16du:dateUtc="2026-09-22T16:17:00Z"/>
        </w:rPr>
      </w:pPr>
      <w:ins w:id="55" w:author="NAZ, Mamoona (OLDHAM MEDICAL SERVICES)" w:date="2026-09-22T12:17:00Z" w16du:dateUtc="2026-09-22T16:17: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2:17:00Z" w16du:dateUtc="2026-09-22T16:17:00Z"/>
        </w:rPr>
      </w:pPr>
      <w:ins w:id="57" w:author="NAZ, Mamoona (OLDHAM MEDICAL SERVICES)" w:date="2026-09-22T12:17:00Z" w16du:dateUtc="2026-09-22T16:17: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2:17:00Z" w16du:dateUtc="2026-09-22T16:17:00Z"/>
        </w:rPr>
      </w:pPr>
      <w:ins w:id="59" w:author="NAZ, Mamoona (OLDHAM MEDICAL SERVICES)" w:date="2026-09-22T12:17:00Z" w16du:dateUtc="2026-09-22T16:17: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2:17:00Z" w16du:dateUtc="2026-09-22T16:17:00Z"/>
        </w:rPr>
      </w:pPr>
      <w:ins w:id="61" w:author="NAZ, Mamoona (OLDHAM MEDICAL SERVICES)" w:date="2026-09-22T12:17:00Z" w16du:dateUtc="2026-09-22T16:17: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2:17:00Z" w16du:dateUtc="2026-09-22T16:17:00Z"/>
        </w:rPr>
      </w:pPr>
      <w:ins w:id="63" w:author="NAZ, Mamoona (OLDHAM MEDICAL SERVICES)" w:date="2026-09-22T12:17:00Z" w16du:dateUtc="2026-09-22T16:17: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2:17:00Z" w16du:dateUtc="2026-09-22T16:17:00Z"/>
        </w:rPr>
      </w:pPr>
      <w:ins w:id="65" w:author="NAZ, Mamoona (OLDHAM MEDICAL SERVICES)" w:date="2026-09-22T12:17:00Z" w16du:dateUtc="2026-09-22T16:17: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2:17:00Z" w16du:dateUtc="2026-09-22T16:17:00Z"/>
        </w:rPr>
      </w:pPr>
      <w:ins w:id="67" w:author="NAZ, Mamoona (OLDHAM MEDICAL SERVICES)" w:date="2026-09-22T12:17:00Z" w16du:dateUtc="2026-09-22T16:17: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2:17:00Z" w16du:dateUtc="2026-09-22T16:17:00Z"/>
        </w:rPr>
      </w:pPr>
      <w:ins w:id="69" w:author="NAZ, Mamoona (OLDHAM MEDICAL SERVICES)" w:date="2026-09-22T12:17:00Z" w16du:dateUtc="2026-09-22T16:17: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2:17:00Z" w16du:dateUtc="2026-09-22T16:17:00Z"/>
          <w:b/>
          <w:bCs/>
        </w:rPr>
      </w:pPr>
      <w:ins w:id="71" w:author="NAZ, Mamoona (OLDHAM MEDICAL SERVICES)" w:date="2026-09-22T12:17:00Z" w16du:dateUtc="2026-09-22T16:17: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2:17:00Z" w16du:dateUtc="2026-09-22T16:17:00Z"/>
          <w:b/>
          <w:bCs/>
        </w:rPr>
      </w:pPr>
    </w:p>
    <w:p w14:paraId="7BA1B0E3" w14:textId="77777777" w:rsidR="00624A22" w:rsidRPr="00384DF9" w:rsidRDefault="006F1C2D" w:rsidP="00715085">
      <w:pPr>
        <w:framePr w:hSpace="180" w:wrap="around" w:vAnchor="page" w:hAnchor="margin" w:y="2621"/>
        <w:rPr>
          <w:ins w:id="73" w:author="NAZ, Mamoona (OLDHAM MEDICAL SERVICES)" w:date="2026-09-22T12:17:00Z" w16du:dateUtc="2026-09-22T16:17:00Z"/>
          <w:rFonts w:ascii="Arial" w:hAnsi="Arial" w:cs="Arial"/>
          <w:b/>
        </w:rPr>
      </w:pPr>
      <w:ins w:id="74" w:author="NAZ, Mamoona (OLDHAM MEDICAL SERVICES)" w:date="2026-09-22T12:17:00Z" w16du:dateUtc="2026-09-22T16:17: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Style w:val="TableGrid"/>
        <w:tblpPr w:leftFromText="180" w:rightFromText="180" w:vertAnchor="page" w:horzAnchor="margin" w:tblpY="2621"/>
        <w:tblW w:w="0" w:type="auto"/>
        <w:tblBorders>
          <w:top w:val="single" w:sz="18" w:space="0" w:color="auto"/>
          <w:left w:val="single" w:sz="18" w:space="0" w:color="auto"/>
          <w:bottom w:val="single" w:sz="18" w:space="0" w:color="auto"/>
          <w:right w:val="single" w:sz="18" w:space="0" w:color="auto"/>
          <w:insideH w:val="dotted" w:sz="4" w:space="0" w:color="auto"/>
          <w:insideV w:val="dotted" w:sz="4" w:space="0" w:color="auto"/>
        </w:tblBorders>
        <w:tblLook w:val="04A0" w:firstRow="1" w:lastRow="0" w:firstColumn="1" w:lastColumn="0" w:noHBand="0" w:noVBand="1"/>
      </w:tblPr>
      <w:tblGrid>
        <w:gridCol w:w="367"/>
        <w:gridCol w:w="2990"/>
        <w:gridCol w:w="2674"/>
        <w:gridCol w:w="2291"/>
        <w:gridCol w:w="920"/>
      </w:tblGrid>
      <w:tr w:rsidR="00624A22" w:rsidRPr="00FD3C31" w14:paraId="104DED76" w14:textId="77777777" w:rsidTr="00715085">
        <w:trPr>
          <w:trHeight w:val="517"/>
          <w:del w:id="75" w:author="NAZ, Mamoona (OLDHAM MEDICAL SERVICES)" w:date="2026-09-22T12:17:00Z" w16du:dateUtc="2026-09-22T16:17:00Z"/>
        </w:trPr>
        <w:tc>
          <w:tcPr>
            <w:tcW w:w="9286" w:type="dxa"/>
            <w:gridSpan w:val="5"/>
            <w:tcBorders>
              <w:bottom w:val="dotted" w:sz="4" w:space="0" w:color="auto"/>
            </w:tcBorders>
            <w:vAlign w:val="center"/>
          </w:tcPr>
          <w:p w14:paraId="5C0917C5" w14:textId="50E85214" w:rsidR="00624A22" w:rsidRPr="00384DF9" w:rsidRDefault="00624A22" w:rsidP="00715085">
            <w:pPr>
              <w:rPr>
                <w:del w:id="76" w:author="NAZ, Mamoona (OLDHAM MEDICAL SERVICES)" w:date="2026-09-22T12:17:00Z" w16du:dateUtc="2026-09-22T16:17:00Z"/>
                <w:rFonts w:ascii="Arial" w:hAnsi="Arial" w:cs="Arial"/>
                <w:b/>
              </w:rPr>
            </w:pPr>
          </w:p>
          <w:p w14:paraId="392EBE71" w14:textId="42236540" w:rsidR="00615674" w:rsidRDefault="007D5DC8" w:rsidP="00715085">
            <w:pPr>
              <w:jc w:val="center"/>
              <w:rPr>
                <w:del w:id="77" w:author="NAZ, Mamoona (OLDHAM MEDICAL SERVICES)" w:date="2026-09-22T12:17:00Z" w16du:dateUtc="2026-09-22T16:17:00Z"/>
                <w:rFonts w:ascii="Arial" w:hAnsi="Arial" w:cs="Arial"/>
                <w:b/>
                <w:sz w:val="26"/>
                <w:szCs w:val="26"/>
              </w:rPr>
            </w:pPr>
            <w:del w:id="78" w:author="NAZ, Mamoona (OLDHAM MEDICAL SERVICES)" w:date="2026-09-22T12:17:00Z" w16du:dateUtc="2026-09-22T16:17:00Z">
              <w:r>
                <w:rPr>
                  <w:rFonts w:ascii="Arial" w:hAnsi="Arial" w:cs="Arial"/>
                  <w:b/>
                  <w:sz w:val="26"/>
                  <w:szCs w:val="26"/>
                </w:rPr>
                <w:delText xml:space="preserve">Příloha ZD č. </w:delText>
              </w:r>
              <w:r w:rsidR="00E4376D">
                <w:rPr>
                  <w:rFonts w:ascii="Arial" w:hAnsi="Arial" w:cs="Arial"/>
                  <w:b/>
                  <w:sz w:val="26"/>
                  <w:szCs w:val="26"/>
                </w:rPr>
                <w:delText>7</w:delText>
              </w:r>
              <w:r w:rsidR="00624A22" w:rsidRPr="0019410C">
                <w:rPr>
                  <w:rFonts w:ascii="Arial" w:hAnsi="Arial" w:cs="Arial"/>
                  <w:b/>
                  <w:sz w:val="26"/>
                  <w:szCs w:val="26"/>
                </w:rPr>
                <w:delText xml:space="preserve"> – Seznam poddodavatelů </w:delText>
              </w:r>
              <w:r w:rsidR="00615674">
                <w:rPr>
                  <w:rFonts w:ascii="Arial" w:hAnsi="Arial" w:cs="Arial"/>
                  <w:b/>
                  <w:sz w:val="26"/>
                  <w:szCs w:val="26"/>
                </w:rPr>
                <w:delText xml:space="preserve">na plnění </w:delText>
              </w:r>
            </w:del>
          </w:p>
          <w:p w14:paraId="63E1CB56" w14:textId="01C68D7E" w:rsidR="00624A22" w:rsidRPr="0019410C" w:rsidRDefault="00615674" w:rsidP="00715085">
            <w:pPr>
              <w:jc w:val="center"/>
              <w:rPr>
                <w:del w:id="79" w:author="NAZ, Mamoona (OLDHAM MEDICAL SERVICES)" w:date="2026-09-22T12:17:00Z" w16du:dateUtc="2026-09-22T16:17:00Z"/>
                <w:rFonts w:ascii="Arial" w:hAnsi="Arial" w:cs="Arial"/>
                <w:b/>
                <w:sz w:val="26"/>
                <w:szCs w:val="26"/>
              </w:rPr>
            </w:pPr>
            <w:del w:id="80" w:author="NAZ, Mamoona (OLDHAM MEDICAL SERVICES)" w:date="2026-09-22T12:17:00Z" w16du:dateUtc="2026-09-22T16:17:00Z">
              <w:r>
                <w:rPr>
                  <w:rFonts w:ascii="Arial" w:hAnsi="Arial" w:cs="Arial"/>
                  <w:b/>
                  <w:sz w:val="26"/>
                  <w:szCs w:val="26"/>
                </w:rPr>
                <w:delText>předmětu veřejné zakázky</w:delText>
              </w:r>
            </w:del>
          </w:p>
          <w:p w14:paraId="68429C39" w14:textId="535C71E2" w:rsidR="00624A22" w:rsidRPr="00E4376D" w:rsidRDefault="00624A22" w:rsidP="00715085">
            <w:pPr>
              <w:jc w:val="center"/>
              <w:rPr>
                <w:del w:id="81" w:author="NAZ, Mamoona (OLDHAM MEDICAL SERVICES)" w:date="2026-09-22T12:17:00Z" w16du:dateUtc="2026-09-22T16:17:00Z"/>
                <w:rFonts w:ascii="Arial" w:hAnsi="Arial" w:cs="Arial"/>
                <w:b/>
              </w:rPr>
            </w:pPr>
            <w:del w:id="82" w:author="NAZ, Mamoona (OLDHAM MEDICAL SERVICES)" w:date="2026-09-22T12:17:00Z" w16du:dateUtc="2026-09-22T16:17:00Z">
              <w:r w:rsidRPr="00E4376D">
                <w:rPr>
                  <w:rFonts w:ascii="Arial" w:hAnsi="Arial" w:cs="Arial"/>
                  <w:b/>
                </w:rPr>
                <w:delText xml:space="preserve">(vzorový </w:delText>
              </w:r>
              <w:r w:rsidR="00E4376D" w:rsidRPr="00E4376D">
                <w:rPr>
                  <w:rFonts w:ascii="Arial" w:hAnsi="Arial" w:cs="Arial"/>
                  <w:b/>
                </w:rPr>
                <w:delText>dokument</w:delText>
              </w:r>
              <w:r w:rsidRPr="00E4376D">
                <w:rPr>
                  <w:rFonts w:ascii="Arial" w:hAnsi="Arial" w:cs="Arial"/>
                  <w:b/>
                </w:rPr>
                <w:delText>)</w:delText>
              </w:r>
            </w:del>
          </w:p>
          <w:p w14:paraId="5E702BD2" w14:textId="77777777" w:rsidR="00624A22" w:rsidRPr="00384DF9" w:rsidRDefault="00624A22" w:rsidP="00715085">
            <w:pPr>
              <w:jc w:val="center"/>
              <w:rPr>
                <w:del w:id="83" w:author="NAZ, Mamoona (OLDHAM MEDICAL SERVICES)" w:date="2026-09-22T12:17:00Z" w16du:dateUtc="2026-09-22T16:17:00Z"/>
                <w:rFonts w:ascii="Arial" w:hAnsi="Arial" w:cs="Arial"/>
                <w:b/>
              </w:rPr>
            </w:pPr>
          </w:p>
        </w:tc>
      </w:tr>
      <w:tr w:rsidR="0063386F" w:rsidRPr="00346492" w14:paraId="174D3961" w14:textId="77777777" w:rsidTr="00715085">
        <w:trPr>
          <w:trHeight w:val="63"/>
          <w:del w:id="84" w:author="NAZ, Mamoona (OLDHAM MEDICAL SERVICES)" w:date="2026-09-22T12:17:00Z" w16du:dateUtc="2026-09-22T16:17:00Z"/>
        </w:trPr>
        <w:tc>
          <w:tcPr>
            <w:tcW w:w="9286" w:type="dxa"/>
            <w:gridSpan w:val="5"/>
            <w:tcBorders>
              <w:top w:val="dotted" w:sz="4" w:space="0" w:color="auto"/>
              <w:bottom w:val="dotted" w:sz="4" w:space="0" w:color="auto"/>
            </w:tcBorders>
            <w:shd w:val="pct20" w:color="auto" w:fill="auto"/>
            <w:vAlign w:val="center"/>
          </w:tcPr>
          <w:p w14:paraId="7D0A82EA" w14:textId="3DD1504B" w:rsidR="0063386F" w:rsidRPr="00346492" w:rsidRDefault="0063386F" w:rsidP="00715085">
            <w:pPr>
              <w:spacing w:before="120" w:after="120"/>
              <w:rPr>
                <w:del w:id="85" w:author="NAZ, Mamoona (OLDHAM MEDICAL SERVICES)" w:date="2026-09-22T12:17:00Z" w16du:dateUtc="2026-09-22T16:17:00Z"/>
                <w:rFonts w:ascii="Arial" w:hAnsi="Arial" w:cs="Arial"/>
                <w:b/>
                <w:sz w:val="18"/>
                <w:szCs w:val="18"/>
              </w:rPr>
            </w:pPr>
            <w:del w:id="86" w:author="NAZ, Mamoona (OLDHAM MEDICAL SERVICES)" w:date="2026-09-22T12:17:00Z" w16du:dateUtc="2026-09-22T16:17:00Z">
              <w:r w:rsidRPr="00346492">
                <w:rPr>
                  <w:rFonts w:ascii="Arial" w:hAnsi="Arial" w:cs="Arial"/>
                  <w:b/>
                  <w:sz w:val="18"/>
                  <w:szCs w:val="18"/>
                </w:rPr>
                <w:delText>Identifikační údaje zadavatele a název veřejné zakázky:</w:delText>
              </w:r>
            </w:del>
          </w:p>
        </w:tc>
      </w:tr>
      <w:tr w:rsidR="0063386F" w:rsidRPr="00346492" w14:paraId="397F7B3E" w14:textId="77777777" w:rsidTr="00715085">
        <w:trPr>
          <w:trHeight w:val="641"/>
          <w:del w:id="87" w:author="NAZ, Mamoona (OLDHAM MEDICAL SERVICES)" w:date="2026-09-22T12:17:00Z" w16du:dateUtc="2026-09-22T16:17:00Z"/>
        </w:trPr>
        <w:tc>
          <w:tcPr>
            <w:tcW w:w="6067" w:type="dxa"/>
            <w:gridSpan w:val="3"/>
            <w:tcBorders>
              <w:top w:val="dotted" w:sz="4" w:space="0" w:color="auto"/>
            </w:tcBorders>
            <w:vAlign w:val="center"/>
          </w:tcPr>
          <w:p w14:paraId="0AC15104" w14:textId="17E03AFE" w:rsidR="0063386F" w:rsidRPr="00346492" w:rsidRDefault="0063386F" w:rsidP="00715085">
            <w:pPr>
              <w:rPr>
                <w:del w:id="88" w:author="NAZ, Mamoona (OLDHAM MEDICAL SERVICES)" w:date="2026-09-22T12:17:00Z" w16du:dateUtc="2026-09-22T16:17:00Z"/>
                <w:rFonts w:ascii="Arial" w:hAnsi="Arial" w:cs="Arial"/>
                <w:b/>
                <w:sz w:val="18"/>
                <w:szCs w:val="18"/>
              </w:rPr>
            </w:pPr>
            <w:del w:id="89" w:author="NAZ, Mamoona (OLDHAM MEDICAL SERVICES)" w:date="2026-09-22T12:17:00Z" w16du:dateUtc="2026-09-22T16:17:00Z">
              <w:r w:rsidRPr="00346492">
                <w:rPr>
                  <w:rFonts w:ascii="Arial" w:hAnsi="Arial" w:cs="Arial"/>
                  <w:b/>
                  <w:sz w:val="18"/>
                  <w:szCs w:val="18"/>
                </w:rPr>
                <w:delText>Zadavatel veřejné zakázky:</w:delText>
              </w:r>
            </w:del>
          </w:p>
        </w:tc>
        <w:tc>
          <w:tcPr>
            <w:tcW w:w="3219" w:type="dxa"/>
            <w:gridSpan w:val="2"/>
            <w:tcBorders>
              <w:top w:val="dotted" w:sz="4" w:space="0" w:color="auto"/>
            </w:tcBorders>
          </w:tcPr>
          <w:p w14:paraId="33270B50" w14:textId="3BA3010B" w:rsidR="0063386F" w:rsidRPr="00346492" w:rsidRDefault="0063386F" w:rsidP="00715085">
            <w:pPr>
              <w:pStyle w:val="Default"/>
              <w:rPr>
                <w:del w:id="90" w:author="NAZ, Mamoona (OLDHAM MEDICAL SERVICES)" w:date="2026-09-22T12:17:00Z" w16du:dateUtc="2026-09-22T16:17:00Z"/>
                <w:b/>
                <w:sz w:val="18"/>
                <w:szCs w:val="18"/>
              </w:rPr>
            </w:pPr>
            <w:del w:id="91" w:author="NAZ, Mamoona (OLDHAM MEDICAL SERVICES)" w:date="2026-09-22T12:17:00Z" w16du:dateUtc="2026-09-22T16:17:00Z">
              <w:r w:rsidRPr="00346492">
                <w:rPr>
                  <w:b/>
                  <w:sz w:val="18"/>
                  <w:szCs w:val="18"/>
                </w:rPr>
                <w:delText>Název: Město</w:delText>
              </w:r>
              <w:r w:rsidR="00E4376D">
                <w:rPr>
                  <w:b/>
                  <w:sz w:val="18"/>
                  <w:szCs w:val="18"/>
                </w:rPr>
                <w:delText xml:space="preserve"> Bruntál</w:delText>
              </w:r>
            </w:del>
          </w:p>
          <w:p w14:paraId="7BE9C5CA" w14:textId="2E268367" w:rsidR="0063386F" w:rsidRPr="00346492" w:rsidRDefault="0063386F" w:rsidP="00715085">
            <w:pPr>
              <w:pStyle w:val="Default"/>
              <w:rPr>
                <w:del w:id="92" w:author="NAZ, Mamoona (OLDHAM MEDICAL SERVICES)" w:date="2026-09-22T12:17:00Z" w16du:dateUtc="2026-09-22T16:17:00Z"/>
                <w:b/>
                <w:sz w:val="18"/>
                <w:szCs w:val="18"/>
              </w:rPr>
            </w:pPr>
            <w:del w:id="93" w:author="NAZ, Mamoona (OLDHAM MEDICAL SERVICES)" w:date="2026-09-22T12:17:00Z" w16du:dateUtc="2026-09-22T16:17:00Z">
              <w:r w:rsidRPr="00346492">
                <w:rPr>
                  <w:b/>
                  <w:sz w:val="18"/>
                  <w:szCs w:val="18"/>
                </w:rPr>
                <w:delText xml:space="preserve">Adresa: </w:delText>
              </w:r>
              <w:r w:rsidR="00E4376D">
                <w:rPr>
                  <w:b/>
                  <w:sz w:val="18"/>
                  <w:szCs w:val="18"/>
                </w:rPr>
                <w:delText>Nádražní 994/20, 792 01 Bruntál 1</w:delText>
              </w:r>
            </w:del>
          </w:p>
          <w:p w14:paraId="023EAD00" w14:textId="79974CE6" w:rsidR="0063386F" w:rsidRPr="00346492" w:rsidRDefault="0063386F" w:rsidP="00715085">
            <w:pPr>
              <w:rPr>
                <w:del w:id="94" w:author="NAZ, Mamoona (OLDHAM MEDICAL SERVICES)" w:date="2026-09-22T12:17:00Z" w16du:dateUtc="2026-09-22T16:17:00Z"/>
                <w:rFonts w:ascii="Arial" w:hAnsi="Arial" w:cs="Arial"/>
                <w:b/>
                <w:sz w:val="18"/>
                <w:szCs w:val="18"/>
              </w:rPr>
            </w:pPr>
            <w:del w:id="95" w:author="NAZ, Mamoona (OLDHAM MEDICAL SERVICES)" w:date="2026-09-22T12:17:00Z" w16du:dateUtc="2026-09-22T16:17:00Z">
              <w:r w:rsidRPr="00346492">
                <w:rPr>
                  <w:rFonts w:ascii="Arial" w:hAnsi="Arial" w:cs="Arial"/>
                  <w:b/>
                  <w:sz w:val="18"/>
                  <w:szCs w:val="18"/>
                </w:rPr>
                <w:delText xml:space="preserve">IČ/DIČ: </w:delText>
              </w:r>
              <w:r w:rsidR="00E4376D">
                <w:rPr>
                  <w:rFonts w:ascii="Arial" w:hAnsi="Arial" w:cs="Arial"/>
                  <w:b/>
                  <w:sz w:val="18"/>
                  <w:szCs w:val="18"/>
                </w:rPr>
                <w:delText>00295892</w:delText>
              </w:r>
              <w:r w:rsidRPr="00346492">
                <w:rPr>
                  <w:rFonts w:ascii="Arial" w:hAnsi="Arial" w:cs="Arial"/>
                  <w:b/>
                  <w:sz w:val="18"/>
                  <w:szCs w:val="18"/>
                </w:rPr>
                <w:delText xml:space="preserve"> / CZ</w:delText>
              </w:r>
              <w:r w:rsidR="00E4376D">
                <w:rPr>
                  <w:rFonts w:ascii="Arial" w:hAnsi="Arial" w:cs="Arial"/>
                  <w:b/>
                  <w:sz w:val="18"/>
                  <w:szCs w:val="18"/>
                </w:rPr>
                <w:delText>00295892</w:delText>
              </w:r>
            </w:del>
          </w:p>
        </w:tc>
      </w:tr>
      <w:tr w:rsidR="0063386F" w:rsidRPr="00346492" w14:paraId="10FEFF4B" w14:textId="77777777" w:rsidTr="00715085">
        <w:trPr>
          <w:trHeight w:val="63"/>
          <w:del w:id="96" w:author="NAZ, Mamoona (OLDHAM MEDICAL SERVICES)" w:date="2026-09-22T12:17:00Z" w16du:dateUtc="2026-09-22T16:17:00Z"/>
        </w:trPr>
        <w:tc>
          <w:tcPr>
            <w:tcW w:w="6067" w:type="dxa"/>
            <w:gridSpan w:val="3"/>
            <w:tcBorders>
              <w:bottom w:val="dotted" w:sz="4" w:space="0" w:color="auto"/>
            </w:tcBorders>
            <w:vAlign w:val="center"/>
          </w:tcPr>
          <w:p w14:paraId="2B35862B" w14:textId="423A869C" w:rsidR="0063386F" w:rsidRPr="00346492" w:rsidRDefault="0063386F" w:rsidP="00715085">
            <w:pPr>
              <w:rPr>
                <w:del w:id="97" w:author="NAZ, Mamoona (OLDHAM MEDICAL SERVICES)" w:date="2026-09-22T12:17:00Z" w16du:dateUtc="2026-09-22T16:17:00Z"/>
                <w:rFonts w:ascii="Arial" w:hAnsi="Arial" w:cs="Arial"/>
                <w:b/>
                <w:sz w:val="18"/>
                <w:szCs w:val="18"/>
              </w:rPr>
            </w:pPr>
            <w:del w:id="98" w:author="NAZ, Mamoona (OLDHAM MEDICAL SERVICES)" w:date="2026-09-22T12:17:00Z" w16du:dateUtc="2026-09-22T16:17:00Z">
              <w:r w:rsidRPr="00346492">
                <w:rPr>
                  <w:rFonts w:ascii="Arial" w:hAnsi="Arial" w:cs="Arial"/>
                  <w:b/>
                  <w:sz w:val="18"/>
                  <w:szCs w:val="18"/>
                </w:rPr>
                <w:delText>Název veřejné zakázky:</w:delText>
              </w:r>
            </w:del>
          </w:p>
        </w:tc>
        <w:tc>
          <w:tcPr>
            <w:tcW w:w="3219" w:type="dxa"/>
            <w:gridSpan w:val="2"/>
            <w:tcBorders>
              <w:bottom w:val="dotted" w:sz="4" w:space="0" w:color="auto"/>
            </w:tcBorders>
          </w:tcPr>
          <w:p w14:paraId="35A4DEAA" w14:textId="0724AACE" w:rsidR="0063386F" w:rsidRPr="00346492" w:rsidRDefault="00E4376D" w:rsidP="00715085">
            <w:pPr>
              <w:rPr>
                <w:del w:id="99" w:author="NAZ, Mamoona (OLDHAM MEDICAL SERVICES)" w:date="2026-09-22T12:17:00Z" w16du:dateUtc="2026-09-22T16:17:00Z"/>
                <w:rFonts w:ascii="Arial" w:hAnsi="Arial" w:cs="Arial"/>
                <w:b/>
                <w:sz w:val="18"/>
                <w:szCs w:val="18"/>
              </w:rPr>
            </w:pPr>
            <w:del w:id="100" w:author="NAZ, Mamoona (OLDHAM MEDICAL SERVICES)" w:date="2026-09-22T12:17:00Z" w16du:dateUtc="2026-09-22T16:17:00Z">
              <w:r>
                <w:rPr>
                  <w:rFonts w:ascii="Arial" w:hAnsi="Arial" w:cs="Arial"/>
                  <w:b/>
                  <w:sz w:val="18"/>
                  <w:szCs w:val="18"/>
                </w:rPr>
                <w:delText xml:space="preserve">Modernizace veřejného osvětlení </w:delText>
              </w:r>
              <w:r w:rsidR="00361A26">
                <w:rPr>
                  <w:rFonts w:ascii="Arial" w:hAnsi="Arial" w:cs="Arial"/>
                  <w:b/>
                  <w:sz w:val="18"/>
                  <w:szCs w:val="18"/>
                </w:rPr>
                <w:delText>M</w:delText>
              </w:r>
              <w:r>
                <w:rPr>
                  <w:rFonts w:ascii="Arial" w:hAnsi="Arial" w:cs="Arial"/>
                  <w:b/>
                  <w:sz w:val="18"/>
                  <w:szCs w:val="18"/>
                </w:rPr>
                <w:delText>ěsto Bruntál</w:delText>
              </w:r>
            </w:del>
          </w:p>
        </w:tc>
      </w:tr>
      <w:tr w:rsidR="0063386F" w:rsidRPr="00346492" w14:paraId="29B4ACFE" w14:textId="77777777" w:rsidTr="00715085">
        <w:trPr>
          <w:trHeight w:val="86"/>
          <w:del w:id="101" w:author="NAZ, Mamoona (OLDHAM MEDICAL SERVICES)" w:date="2026-09-22T12:17:00Z" w16du:dateUtc="2026-09-22T16:17:00Z"/>
        </w:trPr>
        <w:tc>
          <w:tcPr>
            <w:tcW w:w="9286" w:type="dxa"/>
            <w:gridSpan w:val="5"/>
            <w:tcBorders>
              <w:top w:val="dotted" w:sz="4" w:space="0" w:color="auto"/>
              <w:bottom w:val="dotted" w:sz="4" w:space="0" w:color="auto"/>
            </w:tcBorders>
            <w:shd w:val="pct20" w:color="auto" w:fill="auto"/>
            <w:vAlign w:val="center"/>
          </w:tcPr>
          <w:p w14:paraId="49DC7656" w14:textId="685AA54D" w:rsidR="0063386F" w:rsidRPr="00346492" w:rsidRDefault="0063386F" w:rsidP="00715085">
            <w:pPr>
              <w:spacing w:before="120" w:after="120"/>
              <w:rPr>
                <w:del w:id="102" w:author="NAZ, Mamoona (OLDHAM MEDICAL SERVICES)" w:date="2026-09-22T12:17:00Z" w16du:dateUtc="2026-09-22T16:17:00Z"/>
                <w:rFonts w:ascii="Arial" w:hAnsi="Arial" w:cs="Arial"/>
                <w:b/>
                <w:sz w:val="18"/>
                <w:szCs w:val="18"/>
              </w:rPr>
            </w:pPr>
            <w:del w:id="103" w:author="NAZ, Mamoona (OLDHAM MEDICAL SERVICES)" w:date="2026-09-22T12:17:00Z" w16du:dateUtc="2026-09-22T16:17:00Z">
              <w:r w:rsidRPr="00346492">
                <w:rPr>
                  <w:rFonts w:ascii="Arial" w:hAnsi="Arial" w:cs="Arial"/>
                  <w:b/>
                  <w:sz w:val="18"/>
                  <w:szCs w:val="18"/>
                </w:rPr>
                <w:delText>Identifikační údaje účastníka zadávacího řízení:</w:delText>
              </w:r>
            </w:del>
          </w:p>
        </w:tc>
      </w:tr>
      <w:tr w:rsidR="0063386F" w:rsidRPr="00346492" w14:paraId="6C756F1B" w14:textId="77777777" w:rsidTr="00715085">
        <w:trPr>
          <w:trHeight w:val="192"/>
          <w:del w:id="104" w:author="NAZ, Mamoona (OLDHAM MEDICAL SERVICES)" w:date="2026-09-22T12:17:00Z" w16du:dateUtc="2026-09-22T16:17:00Z"/>
        </w:trPr>
        <w:tc>
          <w:tcPr>
            <w:tcW w:w="6067" w:type="dxa"/>
            <w:gridSpan w:val="3"/>
            <w:tcBorders>
              <w:top w:val="dotted" w:sz="4" w:space="0" w:color="auto"/>
            </w:tcBorders>
          </w:tcPr>
          <w:p w14:paraId="3A1B7956" w14:textId="77777777" w:rsidR="0063386F" w:rsidRPr="00346492" w:rsidRDefault="0063386F" w:rsidP="00715085">
            <w:pPr>
              <w:rPr>
                <w:del w:id="105" w:author="NAZ, Mamoona (OLDHAM MEDICAL SERVICES)" w:date="2026-09-22T12:17:00Z" w16du:dateUtc="2026-09-22T16:17:00Z"/>
                <w:rFonts w:ascii="Arial" w:hAnsi="Arial" w:cs="Arial"/>
                <w:b/>
                <w:sz w:val="18"/>
                <w:szCs w:val="18"/>
              </w:rPr>
            </w:pPr>
            <w:del w:id="106" w:author="NAZ, Mamoona (OLDHAM MEDICAL SERVICES)" w:date="2026-09-22T12:17:00Z" w16du:dateUtc="2026-09-22T16:17:00Z">
              <w:r w:rsidRPr="00346492">
                <w:rPr>
                  <w:rFonts w:ascii="Arial" w:hAnsi="Arial" w:cs="Arial"/>
                  <w:b/>
                  <w:sz w:val="18"/>
                  <w:szCs w:val="18"/>
                </w:rPr>
                <w:delText>Účastník zadávacího řízení:</w:delText>
              </w:r>
            </w:del>
          </w:p>
          <w:p w14:paraId="135D4765" w14:textId="4B0A9A54" w:rsidR="0063386F" w:rsidRPr="00346492" w:rsidRDefault="0063386F" w:rsidP="00715085">
            <w:pPr>
              <w:rPr>
                <w:del w:id="107" w:author="NAZ, Mamoona (OLDHAM MEDICAL SERVICES)" w:date="2026-09-22T12:17:00Z" w16du:dateUtc="2026-09-22T16:17:00Z"/>
                <w:rFonts w:ascii="Arial" w:hAnsi="Arial" w:cs="Arial"/>
                <w:b/>
                <w:sz w:val="18"/>
                <w:szCs w:val="18"/>
              </w:rPr>
            </w:pPr>
            <w:del w:id="108" w:author="NAZ, Mamoona (OLDHAM MEDICAL SERVICES)" w:date="2026-09-22T12:17:00Z" w16du:dateUtc="2026-09-22T16:17:00Z">
              <w:r w:rsidRPr="00346492">
                <w:rPr>
                  <w:rFonts w:ascii="Arial" w:hAnsi="Arial" w:cs="Arial"/>
                  <w:b/>
                  <w:sz w:val="18"/>
                  <w:szCs w:val="18"/>
                </w:rPr>
                <w:delText>(obchodní firma nebo název organizace)</w:delText>
              </w:r>
            </w:del>
          </w:p>
        </w:tc>
        <w:tc>
          <w:tcPr>
            <w:tcW w:w="3219" w:type="dxa"/>
            <w:gridSpan w:val="2"/>
            <w:tcBorders>
              <w:top w:val="dotted" w:sz="4" w:space="0" w:color="auto"/>
            </w:tcBorders>
            <w:vAlign w:val="center"/>
          </w:tcPr>
          <w:p w14:paraId="226A8B79" w14:textId="77777777" w:rsidR="0063386F" w:rsidRPr="00346492" w:rsidRDefault="0063386F" w:rsidP="00715085">
            <w:pPr>
              <w:jc w:val="center"/>
              <w:rPr>
                <w:del w:id="109" w:author="NAZ, Mamoona (OLDHAM MEDICAL SERVICES)" w:date="2026-09-22T12:17:00Z" w16du:dateUtc="2026-09-22T16:17:00Z"/>
                <w:rFonts w:ascii="Arial" w:hAnsi="Arial" w:cs="Arial"/>
                <w:b/>
                <w:sz w:val="18"/>
                <w:szCs w:val="18"/>
              </w:rPr>
            </w:pPr>
          </w:p>
        </w:tc>
      </w:tr>
      <w:tr w:rsidR="0063386F" w:rsidRPr="00346492" w14:paraId="216AEC0C" w14:textId="77777777" w:rsidTr="00715085">
        <w:trPr>
          <w:trHeight w:val="198"/>
          <w:del w:id="110" w:author="NAZ, Mamoona (OLDHAM MEDICAL SERVICES)" w:date="2026-09-22T12:17:00Z" w16du:dateUtc="2026-09-22T16:17:00Z"/>
        </w:trPr>
        <w:tc>
          <w:tcPr>
            <w:tcW w:w="6067" w:type="dxa"/>
            <w:gridSpan w:val="3"/>
          </w:tcPr>
          <w:p w14:paraId="41AB74DF" w14:textId="77777777" w:rsidR="0063386F" w:rsidRPr="00346492" w:rsidRDefault="0063386F" w:rsidP="00715085">
            <w:pPr>
              <w:rPr>
                <w:del w:id="111" w:author="NAZ, Mamoona (OLDHAM MEDICAL SERVICES)" w:date="2026-09-22T12:17:00Z" w16du:dateUtc="2026-09-22T16:17:00Z"/>
                <w:rFonts w:ascii="Arial" w:hAnsi="Arial" w:cs="Arial"/>
                <w:b/>
                <w:sz w:val="18"/>
                <w:szCs w:val="18"/>
              </w:rPr>
            </w:pPr>
            <w:del w:id="112" w:author="NAZ, Mamoona (OLDHAM MEDICAL SERVICES)" w:date="2026-09-22T12:17:00Z" w16du:dateUtc="2026-09-22T16:17:00Z">
              <w:r w:rsidRPr="00346492">
                <w:rPr>
                  <w:rFonts w:ascii="Arial" w:hAnsi="Arial" w:cs="Arial"/>
                  <w:b/>
                  <w:sz w:val="18"/>
                  <w:szCs w:val="18"/>
                </w:rPr>
                <w:delText>Sídlo:</w:delText>
              </w:r>
            </w:del>
          </w:p>
          <w:p w14:paraId="3130BF0A" w14:textId="69AF651A" w:rsidR="0063386F" w:rsidRPr="00346492" w:rsidRDefault="0063386F" w:rsidP="00715085">
            <w:pPr>
              <w:rPr>
                <w:del w:id="113" w:author="NAZ, Mamoona (OLDHAM MEDICAL SERVICES)" w:date="2026-09-22T12:17:00Z" w16du:dateUtc="2026-09-22T16:17:00Z"/>
                <w:rFonts w:ascii="Arial" w:hAnsi="Arial" w:cs="Arial"/>
                <w:b/>
                <w:sz w:val="18"/>
                <w:szCs w:val="18"/>
              </w:rPr>
            </w:pPr>
            <w:del w:id="114" w:author="NAZ, Mamoona (OLDHAM MEDICAL SERVICES)" w:date="2026-09-22T12:17:00Z" w16du:dateUtc="2026-09-22T16:17:00Z">
              <w:r w:rsidRPr="00346492">
                <w:rPr>
                  <w:rFonts w:ascii="Arial" w:hAnsi="Arial" w:cs="Arial"/>
                  <w:b/>
                  <w:sz w:val="18"/>
                  <w:szCs w:val="18"/>
                </w:rPr>
                <w:delText>(celá adresa včetně PSČ)</w:delText>
              </w:r>
            </w:del>
          </w:p>
        </w:tc>
        <w:tc>
          <w:tcPr>
            <w:tcW w:w="3219" w:type="dxa"/>
            <w:gridSpan w:val="2"/>
            <w:vAlign w:val="center"/>
          </w:tcPr>
          <w:p w14:paraId="2C10F3EF" w14:textId="77777777" w:rsidR="0063386F" w:rsidRPr="00346492" w:rsidRDefault="0063386F" w:rsidP="00715085">
            <w:pPr>
              <w:jc w:val="center"/>
              <w:rPr>
                <w:del w:id="115" w:author="NAZ, Mamoona (OLDHAM MEDICAL SERVICES)" w:date="2026-09-22T12:17:00Z" w16du:dateUtc="2026-09-22T16:17:00Z"/>
                <w:rFonts w:ascii="Arial" w:hAnsi="Arial" w:cs="Arial"/>
                <w:b/>
                <w:sz w:val="18"/>
                <w:szCs w:val="18"/>
              </w:rPr>
            </w:pPr>
          </w:p>
        </w:tc>
      </w:tr>
      <w:tr w:rsidR="0063386F" w:rsidRPr="00346492" w14:paraId="2BBFAEAC" w14:textId="77777777" w:rsidTr="00715085">
        <w:trPr>
          <w:trHeight w:val="76"/>
          <w:del w:id="116" w:author="NAZ, Mamoona (OLDHAM MEDICAL SERVICES)" w:date="2026-09-22T12:17:00Z" w16du:dateUtc="2026-09-22T16:17:00Z"/>
        </w:trPr>
        <w:tc>
          <w:tcPr>
            <w:tcW w:w="6067" w:type="dxa"/>
            <w:gridSpan w:val="3"/>
            <w:vAlign w:val="center"/>
          </w:tcPr>
          <w:p w14:paraId="7F03528E" w14:textId="08C68B56" w:rsidR="0063386F" w:rsidRPr="00346492" w:rsidRDefault="0063386F" w:rsidP="00715085">
            <w:pPr>
              <w:rPr>
                <w:del w:id="117" w:author="NAZ, Mamoona (OLDHAM MEDICAL SERVICES)" w:date="2026-09-22T12:17:00Z" w16du:dateUtc="2026-09-22T16:17:00Z"/>
                <w:rFonts w:ascii="Arial" w:hAnsi="Arial" w:cs="Arial"/>
                <w:b/>
                <w:sz w:val="18"/>
                <w:szCs w:val="18"/>
              </w:rPr>
            </w:pPr>
            <w:del w:id="118" w:author="NAZ, Mamoona (OLDHAM MEDICAL SERVICES)" w:date="2026-09-22T12:17:00Z" w16du:dateUtc="2026-09-22T16:17:00Z">
              <w:r w:rsidRPr="00346492">
                <w:rPr>
                  <w:rFonts w:ascii="Arial" w:hAnsi="Arial" w:cs="Arial"/>
                  <w:b/>
                  <w:sz w:val="18"/>
                  <w:szCs w:val="18"/>
                </w:rPr>
                <w:delText>IČ:</w:delText>
              </w:r>
            </w:del>
          </w:p>
        </w:tc>
        <w:tc>
          <w:tcPr>
            <w:tcW w:w="3219" w:type="dxa"/>
            <w:gridSpan w:val="2"/>
            <w:vAlign w:val="center"/>
          </w:tcPr>
          <w:p w14:paraId="6606BE4E" w14:textId="77777777" w:rsidR="0063386F" w:rsidRPr="00346492" w:rsidRDefault="0063386F" w:rsidP="00715085">
            <w:pPr>
              <w:jc w:val="center"/>
              <w:rPr>
                <w:del w:id="119" w:author="NAZ, Mamoona (OLDHAM MEDICAL SERVICES)" w:date="2026-09-22T12:17:00Z" w16du:dateUtc="2026-09-22T16:17:00Z"/>
                <w:rFonts w:ascii="Arial" w:hAnsi="Arial" w:cs="Arial"/>
                <w:b/>
                <w:sz w:val="18"/>
                <w:szCs w:val="18"/>
              </w:rPr>
            </w:pPr>
          </w:p>
        </w:tc>
      </w:tr>
      <w:tr w:rsidR="0063386F" w:rsidRPr="00346492" w14:paraId="664A93A6" w14:textId="77777777" w:rsidTr="00715085">
        <w:trPr>
          <w:trHeight w:val="136"/>
          <w:del w:id="120" w:author="NAZ, Mamoona (OLDHAM MEDICAL SERVICES)" w:date="2026-09-22T12:17:00Z" w16du:dateUtc="2026-09-22T16:17:00Z"/>
        </w:trPr>
        <w:tc>
          <w:tcPr>
            <w:tcW w:w="6067" w:type="dxa"/>
            <w:gridSpan w:val="3"/>
            <w:tcBorders>
              <w:bottom w:val="dotted" w:sz="4" w:space="0" w:color="auto"/>
            </w:tcBorders>
            <w:vAlign w:val="center"/>
          </w:tcPr>
          <w:p w14:paraId="2194AA6D" w14:textId="43DC2381" w:rsidR="0063386F" w:rsidRPr="00346492" w:rsidRDefault="0063386F" w:rsidP="00715085">
            <w:pPr>
              <w:rPr>
                <w:del w:id="121" w:author="NAZ, Mamoona (OLDHAM MEDICAL SERVICES)" w:date="2026-09-22T12:17:00Z" w16du:dateUtc="2026-09-22T16:17:00Z"/>
                <w:rFonts w:ascii="Arial" w:hAnsi="Arial" w:cs="Arial"/>
                <w:b/>
                <w:sz w:val="18"/>
                <w:szCs w:val="18"/>
              </w:rPr>
            </w:pPr>
            <w:del w:id="122" w:author="NAZ, Mamoona (OLDHAM MEDICAL SERVICES)" w:date="2026-09-22T12:17:00Z" w16du:dateUtc="2026-09-22T16:17:00Z">
              <w:r w:rsidRPr="00346492">
                <w:rPr>
                  <w:rFonts w:ascii="Arial" w:hAnsi="Arial" w:cs="Arial"/>
                  <w:b/>
                  <w:sz w:val="18"/>
                  <w:szCs w:val="18"/>
                </w:rPr>
                <w:delText>DIČ:</w:delText>
              </w:r>
            </w:del>
          </w:p>
        </w:tc>
        <w:tc>
          <w:tcPr>
            <w:tcW w:w="3219" w:type="dxa"/>
            <w:gridSpan w:val="2"/>
            <w:tcBorders>
              <w:bottom w:val="dotted" w:sz="4" w:space="0" w:color="auto"/>
            </w:tcBorders>
            <w:vAlign w:val="center"/>
          </w:tcPr>
          <w:p w14:paraId="3DEA7300" w14:textId="77777777" w:rsidR="0063386F" w:rsidRPr="00346492" w:rsidRDefault="0063386F" w:rsidP="00715085">
            <w:pPr>
              <w:jc w:val="center"/>
              <w:rPr>
                <w:del w:id="123" w:author="NAZ, Mamoona (OLDHAM MEDICAL SERVICES)" w:date="2026-09-22T12:17:00Z" w16du:dateUtc="2026-09-22T16:17:00Z"/>
                <w:rFonts w:ascii="Arial" w:hAnsi="Arial" w:cs="Arial"/>
                <w:b/>
                <w:sz w:val="18"/>
                <w:szCs w:val="18"/>
              </w:rPr>
            </w:pPr>
          </w:p>
        </w:tc>
      </w:tr>
      <w:tr w:rsidR="0063386F" w:rsidRPr="00346492" w14:paraId="3D4B45A9" w14:textId="77777777" w:rsidTr="00715085">
        <w:trPr>
          <w:trHeight w:val="63"/>
          <w:del w:id="124" w:author="NAZ, Mamoona (OLDHAM MEDICAL SERVICES)" w:date="2026-09-22T12:17:00Z" w16du:dateUtc="2026-09-22T16:17:00Z"/>
        </w:trPr>
        <w:tc>
          <w:tcPr>
            <w:tcW w:w="9286" w:type="dxa"/>
            <w:gridSpan w:val="5"/>
            <w:tcBorders>
              <w:top w:val="dotted" w:sz="4" w:space="0" w:color="auto"/>
              <w:bottom w:val="dotted" w:sz="4" w:space="0" w:color="auto"/>
            </w:tcBorders>
            <w:shd w:val="pct20" w:color="auto" w:fill="auto"/>
            <w:vAlign w:val="center"/>
          </w:tcPr>
          <w:p w14:paraId="1379A8BE" w14:textId="64195D61" w:rsidR="0063386F" w:rsidRPr="00346492" w:rsidRDefault="0063386F" w:rsidP="00715085">
            <w:pPr>
              <w:spacing w:before="120" w:after="120"/>
              <w:rPr>
                <w:del w:id="125" w:author="NAZ, Mamoona (OLDHAM MEDICAL SERVICES)" w:date="2026-09-22T12:17:00Z" w16du:dateUtc="2026-09-22T16:17:00Z"/>
                <w:rFonts w:ascii="Arial" w:hAnsi="Arial" w:cs="Arial"/>
                <w:b/>
                <w:sz w:val="18"/>
                <w:szCs w:val="18"/>
              </w:rPr>
            </w:pPr>
            <w:del w:id="126" w:author="NAZ, Mamoona (OLDHAM MEDICAL SERVICES)" w:date="2026-09-22T12:17:00Z" w16du:dateUtc="2026-09-22T16:17:00Z">
              <w:r w:rsidRPr="00346492">
                <w:rPr>
                  <w:rFonts w:ascii="Arial" w:hAnsi="Arial" w:cs="Arial"/>
                  <w:b/>
                  <w:sz w:val="18"/>
                  <w:szCs w:val="18"/>
                </w:rPr>
                <w:delText>Seznam poddodavatelů:</w:delText>
              </w:r>
            </w:del>
          </w:p>
        </w:tc>
      </w:tr>
      <w:tr w:rsidR="0063386F" w:rsidRPr="00346492" w14:paraId="53D1388F" w14:textId="77777777" w:rsidTr="00715085">
        <w:trPr>
          <w:trHeight w:val="641"/>
          <w:del w:id="127" w:author="NAZ, Mamoona (OLDHAM MEDICAL SERVICES)" w:date="2026-09-22T12:17:00Z" w16du:dateUtc="2026-09-22T16:17:00Z"/>
        </w:trPr>
        <w:tc>
          <w:tcPr>
            <w:tcW w:w="6067" w:type="dxa"/>
            <w:gridSpan w:val="3"/>
            <w:tcBorders>
              <w:top w:val="dotted" w:sz="4" w:space="0" w:color="auto"/>
            </w:tcBorders>
            <w:vAlign w:val="center"/>
          </w:tcPr>
          <w:p w14:paraId="189B7700" w14:textId="77777777" w:rsidR="0063386F" w:rsidRPr="00346492" w:rsidRDefault="0063386F" w:rsidP="00715085">
            <w:pPr>
              <w:jc w:val="center"/>
              <w:rPr>
                <w:del w:id="128" w:author="NAZ, Mamoona (OLDHAM MEDICAL SERVICES)" w:date="2026-09-22T12:17:00Z" w16du:dateUtc="2026-09-22T16:17:00Z"/>
                <w:rFonts w:ascii="Arial" w:hAnsi="Arial" w:cs="Arial"/>
                <w:sz w:val="18"/>
                <w:szCs w:val="18"/>
              </w:rPr>
            </w:pPr>
            <w:del w:id="129" w:author="NAZ, Mamoona (OLDHAM MEDICAL SERVICES)" w:date="2026-09-22T12:17:00Z" w16du:dateUtc="2026-09-22T16:17:00Z">
              <w:r w:rsidRPr="00346492">
                <w:rPr>
                  <w:rFonts w:ascii="Arial" w:hAnsi="Arial" w:cs="Arial"/>
                  <w:b/>
                  <w:sz w:val="18"/>
                  <w:szCs w:val="18"/>
                </w:rPr>
                <w:delText>Identifikační údaje</w:delText>
              </w:r>
            </w:del>
          </w:p>
        </w:tc>
        <w:tc>
          <w:tcPr>
            <w:tcW w:w="2299" w:type="dxa"/>
            <w:tcBorders>
              <w:top w:val="dotted" w:sz="4" w:space="0" w:color="auto"/>
            </w:tcBorders>
            <w:vAlign w:val="center"/>
          </w:tcPr>
          <w:p w14:paraId="1F30F825" w14:textId="77777777" w:rsidR="0063386F" w:rsidRPr="00346492" w:rsidRDefault="0063386F" w:rsidP="00715085">
            <w:pPr>
              <w:jc w:val="center"/>
              <w:rPr>
                <w:del w:id="130" w:author="NAZ, Mamoona (OLDHAM MEDICAL SERVICES)" w:date="2026-09-22T12:17:00Z" w16du:dateUtc="2026-09-22T16:17:00Z"/>
                <w:rFonts w:ascii="Arial" w:hAnsi="Arial" w:cs="Arial"/>
                <w:b/>
                <w:sz w:val="18"/>
                <w:szCs w:val="18"/>
              </w:rPr>
            </w:pPr>
            <w:del w:id="131" w:author="NAZ, Mamoona (OLDHAM MEDICAL SERVICES)" w:date="2026-09-22T12:17:00Z" w16du:dateUtc="2026-09-22T16:17:00Z">
              <w:r w:rsidRPr="00346492">
                <w:rPr>
                  <w:rFonts w:ascii="Arial" w:hAnsi="Arial" w:cs="Arial"/>
                  <w:b/>
                  <w:sz w:val="18"/>
                  <w:szCs w:val="18"/>
                </w:rPr>
                <w:delText xml:space="preserve">Specifikace části plnění zakázky, kterou má </w:delText>
              </w:r>
              <w:r w:rsidRPr="00346492">
                <w:rPr>
                  <w:rFonts w:ascii="Arial" w:hAnsi="Arial" w:cs="Arial"/>
                  <w:b/>
                  <w:color w:val="000000"/>
                  <w:sz w:val="18"/>
                  <w:szCs w:val="18"/>
                </w:rPr>
                <w:delText>účastník zadávacího řízení</w:delText>
              </w:r>
              <w:r w:rsidRPr="00346492">
                <w:rPr>
                  <w:rFonts w:ascii="Arial" w:hAnsi="Arial" w:cs="Arial"/>
                  <w:color w:val="000000"/>
                  <w:sz w:val="18"/>
                  <w:szCs w:val="18"/>
                </w:rPr>
                <w:delText xml:space="preserve"> </w:delText>
              </w:r>
              <w:r w:rsidRPr="00346492">
                <w:rPr>
                  <w:rFonts w:ascii="Arial" w:hAnsi="Arial" w:cs="Arial"/>
                  <w:b/>
                  <w:sz w:val="18"/>
                  <w:szCs w:val="18"/>
                </w:rPr>
                <w:delText>v úmyslu zadat poddodavateli</w:delText>
              </w:r>
            </w:del>
          </w:p>
        </w:tc>
        <w:tc>
          <w:tcPr>
            <w:tcW w:w="920" w:type="dxa"/>
            <w:tcBorders>
              <w:top w:val="dotted" w:sz="4" w:space="0" w:color="auto"/>
            </w:tcBorders>
            <w:vAlign w:val="center"/>
          </w:tcPr>
          <w:p w14:paraId="34AC5F4F" w14:textId="77777777" w:rsidR="0063386F" w:rsidRPr="00346492" w:rsidRDefault="0063386F" w:rsidP="00715085">
            <w:pPr>
              <w:jc w:val="center"/>
              <w:rPr>
                <w:del w:id="132" w:author="NAZ, Mamoona (OLDHAM MEDICAL SERVICES)" w:date="2026-09-22T12:17:00Z" w16du:dateUtc="2026-09-22T16:17:00Z"/>
                <w:rFonts w:ascii="Arial" w:hAnsi="Arial" w:cs="Arial"/>
                <w:b/>
                <w:sz w:val="18"/>
                <w:szCs w:val="18"/>
              </w:rPr>
            </w:pPr>
            <w:del w:id="133" w:author="NAZ, Mamoona (OLDHAM MEDICAL SERVICES)" w:date="2026-09-22T12:17:00Z" w16du:dateUtc="2026-09-22T16:17:00Z">
              <w:r w:rsidRPr="00346492">
                <w:rPr>
                  <w:rFonts w:ascii="Arial" w:hAnsi="Arial" w:cs="Arial"/>
                  <w:b/>
                  <w:sz w:val="18"/>
                  <w:szCs w:val="18"/>
                </w:rPr>
                <w:delText>% podíl na plnění zakázky</w:delText>
              </w:r>
            </w:del>
          </w:p>
        </w:tc>
      </w:tr>
      <w:tr w:rsidR="00346492" w:rsidRPr="00346492" w14:paraId="4A417B12" w14:textId="77777777" w:rsidTr="00715085">
        <w:trPr>
          <w:trHeight w:val="269"/>
          <w:del w:id="134" w:author="NAZ, Mamoona (OLDHAM MEDICAL SERVICES)" w:date="2026-09-22T12:17:00Z" w16du:dateUtc="2026-09-22T16:17:00Z"/>
        </w:trPr>
        <w:tc>
          <w:tcPr>
            <w:tcW w:w="367" w:type="dxa"/>
            <w:vMerge w:val="restart"/>
          </w:tcPr>
          <w:p w14:paraId="1C739E24" w14:textId="77777777" w:rsidR="0063386F" w:rsidRPr="00346492" w:rsidRDefault="0063386F" w:rsidP="00715085">
            <w:pPr>
              <w:rPr>
                <w:del w:id="135" w:author="NAZ, Mamoona (OLDHAM MEDICAL SERVICES)" w:date="2026-09-22T12:17:00Z" w16du:dateUtc="2026-09-22T16:17:00Z"/>
                <w:rFonts w:ascii="Arial" w:hAnsi="Arial" w:cs="Arial"/>
                <w:sz w:val="18"/>
                <w:szCs w:val="18"/>
              </w:rPr>
            </w:pPr>
            <w:del w:id="136" w:author="NAZ, Mamoona (OLDHAM MEDICAL SERVICES)" w:date="2026-09-22T12:17:00Z" w16du:dateUtc="2026-09-22T16:17:00Z">
              <w:r w:rsidRPr="00346492">
                <w:rPr>
                  <w:rFonts w:ascii="Arial" w:hAnsi="Arial" w:cs="Arial"/>
                  <w:sz w:val="18"/>
                  <w:szCs w:val="18"/>
                </w:rPr>
                <w:delText>1.</w:delText>
              </w:r>
            </w:del>
          </w:p>
        </w:tc>
        <w:tc>
          <w:tcPr>
            <w:tcW w:w="3002" w:type="dxa"/>
            <w:vAlign w:val="center"/>
          </w:tcPr>
          <w:p w14:paraId="1A869CE7" w14:textId="499A57C6" w:rsidR="0063386F" w:rsidRPr="00346492" w:rsidRDefault="0063386F" w:rsidP="00715085">
            <w:pPr>
              <w:rPr>
                <w:del w:id="137" w:author="NAZ, Mamoona (OLDHAM MEDICAL SERVICES)" w:date="2026-09-22T12:17:00Z" w16du:dateUtc="2026-09-22T16:17:00Z"/>
                <w:rFonts w:ascii="Arial" w:hAnsi="Arial" w:cs="Arial"/>
                <w:sz w:val="18"/>
                <w:szCs w:val="18"/>
              </w:rPr>
            </w:pPr>
            <w:del w:id="138" w:author="NAZ, Mamoona (OLDHAM MEDICAL SERVICES)" w:date="2026-09-22T12:17:00Z" w16du:dateUtc="2026-09-22T16:17:00Z">
              <w:r w:rsidRPr="00346492">
                <w:rPr>
                  <w:rFonts w:ascii="Arial" w:hAnsi="Arial" w:cs="Arial"/>
                  <w:sz w:val="18"/>
                  <w:szCs w:val="18"/>
                </w:rPr>
                <w:delText>Obchodní firma/název/jméno, příjmení:</w:delText>
              </w:r>
            </w:del>
          </w:p>
        </w:tc>
        <w:tc>
          <w:tcPr>
            <w:tcW w:w="2698" w:type="dxa"/>
            <w:vAlign w:val="center"/>
          </w:tcPr>
          <w:p w14:paraId="393E0AE2" w14:textId="77777777" w:rsidR="0063386F" w:rsidRPr="00346492" w:rsidRDefault="0063386F" w:rsidP="00715085">
            <w:pPr>
              <w:rPr>
                <w:del w:id="139" w:author="NAZ, Mamoona (OLDHAM MEDICAL SERVICES)" w:date="2026-09-22T12:17:00Z" w16du:dateUtc="2026-09-22T16:17:00Z"/>
                <w:rFonts w:ascii="Arial" w:hAnsi="Arial" w:cs="Arial"/>
                <w:sz w:val="18"/>
                <w:szCs w:val="18"/>
              </w:rPr>
            </w:pPr>
          </w:p>
        </w:tc>
        <w:tc>
          <w:tcPr>
            <w:tcW w:w="2299" w:type="dxa"/>
            <w:vMerge w:val="restart"/>
          </w:tcPr>
          <w:p w14:paraId="1C344616" w14:textId="77777777" w:rsidR="0063386F" w:rsidRPr="00346492" w:rsidRDefault="0063386F" w:rsidP="00715085">
            <w:pPr>
              <w:rPr>
                <w:del w:id="140" w:author="NAZ, Mamoona (OLDHAM MEDICAL SERVICES)" w:date="2026-09-22T12:17:00Z" w16du:dateUtc="2026-09-22T16:17:00Z"/>
                <w:rFonts w:ascii="Arial" w:hAnsi="Arial" w:cs="Arial"/>
                <w:sz w:val="18"/>
                <w:szCs w:val="18"/>
              </w:rPr>
            </w:pPr>
          </w:p>
        </w:tc>
        <w:tc>
          <w:tcPr>
            <w:tcW w:w="920" w:type="dxa"/>
            <w:vMerge w:val="restart"/>
          </w:tcPr>
          <w:p w14:paraId="1C71867F" w14:textId="77777777" w:rsidR="0063386F" w:rsidRPr="00346492" w:rsidRDefault="0063386F" w:rsidP="00715085">
            <w:pPr>
              <w:rPr>
                <w:del w:id="141" w:author="NAZ, Mamoona (OLDHAM MEDICAL SERVICES)" w:date="2026-09-22T12:17:00Z" w16du:dateUtc="2026-09-22T16:17:00Z"/>
                <w:rFonts w:ascii="Arial" w:hAnsi="Arial" w:cs="Arial"/>
                <w:sz w:val="18"/>
                <w:szCs w:val="18"/>
              </w:rPr>
            </w:pPr>
          </w:p>
        </w:tc>
      </w:tr>
      <w:tr w:rsidR="00346492" w:rsidRPr="00346492" w14:paraId="1279CC92" w14:textId="77777777" w:rsidTr="00715085">
        <w:trPr>
          <w:trHeight w:val="409"/>
          <w:del w:id="142" w:author="NAZ, Mamoona (OLDHAM MEDICAL SERVICES)" w:date="2026-09-22T12:17:00Z" w16du:dateUtc="2026-09-22T16:17:00Z"/>
        </w:trPr>
        <w:tc>
          <w:tcPr>
            <w:tcW w:w="367" w:type="dxa"/>
            <w:vMerge/>
          </w:tcPr>
          <w:p w14:paraId="4D1B3F93" w14:textId="77777777" w:rsidR="0063386F" w:rsidRPr="00346492" w:rsidRDefault="0063386F" w:rsidP="00715085">
            <w:pPr>
              <w:rPr>
                <w:del w:id="143" w:author="NAZ, Mamoona (OLDHAM MEDICAL SERVICES)" w:date="2026-09-22T12:17:00Z" w16du:dateUtc="2026-09-22T16:17:00Z"/>
                <w:rFonts w:ascii="Arial" w:hAnsi="Arial" w:cs="Arial"/>
                <w:sz w:val="18"/>
                <w:szCs w:val="18"/>
              </w:rPr>
            </w:pPr>
          </w:p>
        </w:tc>
        <w:tc>
          <w:tcPr>
            <w:tcW w:w="3002" w:type="dxa"/>
            <w:vAlign w:val="center"/>
          </w:tcPr>
          <w:p w14:paraId="2962C2AB" w14:textId="59BF01EB" w:rsidR="0063386F" w:rsidRPr="00346492" w:rsidRDefault="0063386F" w:rsidP="00715085">
            <w:pPr>
              <w:rPr>
                <w:del w:id="144" w:author="NAZ, Mamoona (OLDHAM MEDICAL SERVICES)" w:date="2026-09-22T12:17:00Z" w16du:dateUtc="2026-09-22T16:17:00Z"/>
                <w:rFonts w:ascii="Arial" w:hAnsi="Arial" w:cs="Arial"/>
                <w:sz w:val="18"/>
                <w:szCs w:val="18"/>
              </w:rPr>
            </w:pPr>
            <w:del w:id="145" w:author="NAZ, Mamoona (OLDHAM MEDICAL SERVICES)" w:date="2026-09-22T12:17:00Z" w16du:dateUtc="2026-09-22T16:17:00Z">
              <w:r w:rsidRPr="00346492">
                <w:rPr>
                  <w:rFonts w:ascii="Arial" w:hAnsi="Arial" w:cs="Arial"/>
                  <w:sz w:val="18"/>
                  <w:szCs w:val="18"/>
                </w:rPr>
                <w:delText>Sídlo/místo podnikání/místo trvalého pobytu:</w:delText>
              </w:r>
            </w:del>
          </w:p>
        </w:tc>
        <w:tc>
          <w:tcPr>
            <w:tcW w:w="2698" w:type="dxa"/>
            <w:vAlign w:val="center"/>
          </w:tcPr>
          <w:p w14:paraId="4CD2F2E9" w14:textId="77777777" w:rsidR="0063386F" w:rsidRPr="00346492" w:rsidRDefault="0063386F" w:rsidP="00715085">
            <w:pPr>
              <w:rPr>
                <w:del w:id="146" w:author="NAZ, Mamoona (OLDHAM MEDICAL SERVICES)" w:date="2026-09-22T12:17:00Z" w16du:dateUtc="2026-09-22T16:17:00Z"/>
                <w:rFonts w:ascii="Arial" w:hAnsi="Arial" w:cs="Arial"/>
                <w:sz w:val="18"/>
                <w:szCs w:val="18"/>
              </w:rPr>
            </w:pPr>
          </w:p>
        </w:tc>
        <w:tc>
          <w:tcPr>
            <w:tcW w:w="2299" w:type="dxa"/>
            <w:vMerge/>
          </w:tcPr>
          <w:p w14:paraId="53BDB7D9" w14:textId="77777777" w:rsidR="0063386F" w:rsidRPr="00346492" w:rsidRDefault="0063386F" w:rsidP="00715085">
            <w:pPr>
              <w:rPr>
                <w:del w:id="147" w:author="NAZ, Mamoona (OLDHAM MEDICAL SERVICES)" w:date="2026-09-22T12:17:00Z" w16du:dateUtc="2026-09-22T16:17:00Z"/>
                <w:rFonts w:ascii="Arial" w:hAnsi="Arial" w:cs="Arial"/>
                <w:sz w:val="18"/>
                <w:szCs w:val="18"/>
              </w:rPr>
            </w:pPr>
          </w:p>
        </w:tc>
        <w:tc>
          <w:tcPr>
            <w:tcW w:w="920" w:type="dxa"/>
            <w:vMerge/>
          </w:tcPr>
          <w:p w14:paraId="3042EC8E" w14:textId="77777777" w:rsidR="0063386F" w:rsidRPr="00346492" w:rsidRDefault="0063386F" w:rsidP="00715085">
            <w:pPr>
              <w:rPr>
                <w:del w:id="148" w:author="NAZ, Mamoona (OLDHAM MEDICAL SERVICES)" w:date="2026-09-22T12:17:00Z" w16du:dateUtc="2026-09-22T16:17:00Z"/>
                <w:rFonts w:ascii="Arial" w:hAnsi="Arial" w:cs="Arial"/>
                <w:sz w:val="18"/>
                <w:szCs w:val="18"/>
              </w:rPr>
            </w:pPr>
          </w:p>
        </w:tc>
      </w:tr>
      <w:tr w:rsidR="00346492" w:rsidRPr="00346492" w14:paraId="36065523" w14:textId="77777777" w:rsidTr="00715085">
        <w:trPr>
          <w:trHeight w:val="124"/>
          <w:del w:id="149" w:author="NAZ, Mamoona (OLDHAM MEDICAL SERVICES)" w:date="2026-09-22T12:17:00Z" w16du:dateUtc="2026-09-22T16:17:00Z"/>
        </w:trPr>
        <w:tc>
          <w:tcPr>
            <w:tcW w:w="367" w:type="dxa"/>
            <w:vMerge/>
          </w:tcPr>
          <w:p w14:paraId="65A9AD5E" w14:textId="77777777" w:rsidR="0063386F" w:rsidRPr="00346492" w:rsidRDefault="0063386F" w:rsidP="00715085">
            <w:pPr>
              <w:rPr>
                <w:del w:id="150" w:author="NAZ, Mamoona (OLDHAM MEDICAL SERVICES)" w:date="2026-09-22T12:17:00Z" w16du:dateUtc="2026-09-22T16:17:00Z"/>
                <w:rFonts w:ascii="Arial" w:hAnsi="Arial" w:cs="Arial"/>
                <w:sz w:val="18"/>
                <w:szCs w:val="18"/>
              </w:rPr>
            </w:pPr>
          </w:p>
        </w:tc>
        <w:tc>
          <w:tcPr>
            <w:tcW w:w="3002" w:type="dxa"/>
            <w:vAlign w:val="center"/>
          </w:tcPr>
          <w:p w14:paraId="396CCF0F" w14:textId="77777777" w:rsidR="0063386F" w:rsidRPr="00346492" w:rsidRDefault="0063386F" w:rsidP="00715085">
            <w:pPr>
              <w:rPr>
                <w:del w:id="151" w:author="NAZ, Mamoona (OLDHAM MEDICAL SERVICES)" w:date="2026-09-22T12:17:00Z" w16du:dateUtc="2026-09-22T16:17:00Z"/>
                <w:rFonts w:ascii="Arial" w:hAnsi="Arial" w:cs="Arial"/>
                <w:sz w:val="18"/>
                <w:szCs w:val="18"/>
              </w:rPr>
            </w:pPr>
            <w:del w:id="152" w:author="NAZ, Mamoona (OLDHAM MEDICAL SERVICES)" w:date="2026-09-22T12:17:00Z" w16du:dateUtc="2026-09-22T16:17:00Z">
              <w:r w:rsidRPr="00346492">
                <w:rPr>
                  <w:rFonts w:ascii="Arial" w:hAnsi="Arial" w:cs="Arial"/>
                  <w:sz w:val="18"/>
                  <w:szCs w:val="18"/>
                </w:rPr>
                <w:delText>Právní forma:</w:delText>
              </w:r>
            </w:del>
          </w:p>
        </w:tc>
        <w:tc>
          <w:tcPr>
            <w:tcW w:w="2698" w:type="dxa"/>
            <w:vAlign w:val="center"/>
          </w:tcPr>
          <w:p w14:paraId="1E50391C" w14:textId="77777777" w:rsidR="0063386F" w:rsidRPr="00346492" w:rsidRDefault="0063386F" w:rsidP="00715085">
            <w:pPr>
              <w:rPr>
                <w:del w:id="153" w:author="NAZ, Mamoona (OLDHAM MEDICAL SERVICES)" w:date="2026-09-22T12:17:00Z" w16du:dateUtc="2026-09-22T16:17:00Z"/>
                <w:rFonts w:ascii="Arial" w:hAnsi="Arial" w:cs="Arial"/>
                <w:sz w:val="18"/>
                <w:szCs w:val="18"/>
              </w:rPr>
            </w:pPr>
          </w:p>
        </w:tc>
        <w:tc>
          <w:tcPr>
            <w:tcW w:w="2299" w:type="dxa"/>
            <w:vMerge/>
          </w:tcPr>
          <w:p w14:paraId="06ABA5AA" w14:textId="77777777" w:rsidR="0063386F" w:rsidRPr="00346492" w:rsidRDefault="0063386F" w:rsidP="00715085">
            <w:pPr>
              <w:rPr>
                <w:del w:id="154" w:author="NAZ, Mamoona (OLDHAM MEDICAL SERVICES)" w:date="2026-09-22T12:17:00Z" w16du:dateUtc="2026-09-22T16:17:00Z"/>
                <w:rFonts w:ascii="Arial" w:hAnsi="Arial" w:cs="Arial"/>
                <w:sz w:val="18"/>
                <w:szCs w:val="18"/>
              </w:rPr>
            </w:pPr>
          </w:p>
        </w:tc>
        <w:tc>
          <w:tcPr>
            <w:tcW w:w="920" w:type="dxa"/>
            <w:vMerge/>
          </w:tcPr>
          <w:p w14:paraId="01FF30F8" w14:textId="77777777" w:rsidR="0063386F" w:rsidRPr="00346492" w:rsidRDefault="0063386F" w:rsidP="00715085">
            <w:pPr>
              <w:rPr>
                <w:del w:id="155" w:author="NAZ, Mamoona (OLDHAM MEDICAL SERVICES)" w:date="2026-09-22T12:17:00Z" w16du:dateUtc="2026-09-22T16:17:00Z"/>
                <w:rFonts w:ascii="Arial" w:hAnsi="Arial" w:cs="Arial"/>
                <w:sz w:val="18"/>
                <w:szCs w:val="18"/>
              </w:rPr>
            </w:pPr>
          </w:p>
        </w:tc>
      </w:tr>
      <w:tr w:rsidR="00346492" w:rsidRPr="00346492" w14:paraId="38635163" w14:textId="77777777" w:rsidTr="00715085">
        <w:trPr>
          <w:trHeight w:val="184"/>
          <w:del w:id="156" w:author="NAZ, Mamoona (OLDHAM MEDICAL SERVICES)" w:date="2026-09-22T12:17:00Z" w16du:dateUtc="2026-09-22T16:17:00Z"/>
        </w:trPr>
        <w:tc>
          <w:tcPr>
            <w:tcW w:w="367" w:type="dxa"/>
            <w:vMerge/>
          </w:tcPr>
          <w:p w14:paraId="2BFCFEA7" w14:textId="77777777" w:rsidR="0063386F" w:rsidRPr="00346492" w:rsidRDefault="0063386F" w:rsidP="00715085">
            <w:pPr>
              <w:rPr>
                <w:del w:id="157" w:author="NAZ, Mamoona (OLDHAM MEDICAL SERVICES)" w:date="2026-09-22T12:17:00Z" w16du:dateUtc="2026-09-22T16:17:00Z"/>
                <w:rFonts w:ascii="Arial" w:hAnsi="Arial" w:cs="Arial"/>
                <w:sz w:val="18"/>
                <w:szCs w:val="18"/>
              </w:rPr>
            </w:pPr>
          </w:p>
        </w:tc>
        <w:tc>
          <w:tcPr>
            <w:tcW w:w="3002" w:type="dxa"/>
            <w:vAlign w:val="center"/>
          </w:tcPr>
          <w:p w14:paraId="23C21C78" w14:textId="36EF5025" w:rsidR="0063386F" w:rsidRPr="00346492" w:rsidRDefault="0063386F" w:rsidP="00715085">
            <w:pPr>
              <w:rPr>
                <w:del w:id="158" w:author="NAZ, Mamoona (OLDHAM MEDICAL SERVICES)" w:date="2026-09-22T12:17:00Z" w16du:dateUtc="2026-09-22T16:17:00Z"/>
                <w:rFonts w:ascii="Arial" w:hAnsi="Arial" w:cs="Arial"/>
                <w:sz w:val="18"/>
                <w:szCs w:val="18"/>
              </w:rPr>
            </w:pPr>
            <w:del w:id="159" w:author="NAZ, Mamoona (OLDHAM MEDICAL SERVICES)" w:date="2026-09-22T12:17:00Z" w16du:dateUtc="2026-09-22T16:17:00Z">
              <w:r w:rsidRPr="00346492">
                <w:rPr>
                  <w:rFonts w:ascii="Arial" w:hAnsi="Arial" w:cs="Arial"/>
                  <w:sz w:val="18"/>
                  <w:szCs w:val="18"/>
                </w:rPr>
                <w:delText>IČ</w:delText>
              </w:r>
              <w:r w:rsidR="003112D2" w:rsidRPr="00346492">
                <w:rPr>
                  <w:rFonts w:ascii="Arial" w:hAnsi="Arial" w:cs="Arial"/>
                  <w:sz w:val="18"/>
                  <w:szCs w:val="18"/>
                </w:rPr>
                <w:delText>/DIČ</w:delText>
              </w:r>
              <w:r w:rsidRPr="00346492">
                <w:rPr>
                  <w:rFonts w:ascii="Arial" w:hAnsi="Arial" w:cs="Arial"/>
                  <w:sz w:val="18"/>
                  <w:szCs w:val="18"/>
                </w:rPr>
                <w:delText>:</w:delText>
              </w:r>
            </w:del>
          </w:p>
        </w:tc>
        <w:tc>
          <w:tcPr>
            <w:tcW w:w="2698" w:type="dxa"/>
            <w:vAlign w:val="center"/>
          </w:tcPr>
          <w:p w14:paraId="68CAEC3A" w14:textId="77777777" w:rsidR="0063386F" w:rsidRPr="00346492" w:rsidRDefault="0063386F" w:rsidP="00715085">
            <w:pPr>
              <w:rPr>
                <w:del w:id="160" w:author="NAZ, Mamoona (OLDHAM MEDICAL SERVICES)" w:date="2026-09-22T12:17:00Z" w16du:dateUtc="2026-09-22T16:17:00Z"/>
                <w:rFonts w:ascii="Arial" w:hAnsi="Arial" w:cs="Arial"/>
                <w:sz w:val="18"/>
                <w:szCs w:val="18"/>
              </w:rPr>
            </w:pPr>
          </w:p>
        </w:tc>
        <w:tc>
          <w:tcPr>
            <w:tcW w:w="2299" w:type="dxa"/>
            <w:vMerge/>
          </w:tcPr>
          <w:p w14:paraId="4BD55598" w14:textId="77777777" w:rsidR="0063386F" w:rsidRPr="00346492" w:rsidRDefault="0063386F" w:rsidP="00715085">
            <w:pPr>
              <w:rPr>
                <w:del w:id="161" w:author="NAZ, Mamoona (OLDHAM MEDICAL SERVICES)" w:date="2026-09-22T12:17:00Z" w16du:dateUtc="2026-09-22T16:17:00Z"/>
                <w:rFonts w:ascii="Arial" w:hAnsi="Arial" w:cs="Arial"/>
                <w:sz w:val="18"/>
                <w:szCs w:val="18"/>
              </w:rPr>
            </w:pPr>
          </w:p>
        </w:tc>
        <w:tc>
          <w:tcPr>
            <w:tcW w:w="920" w:type="dxa"/>
            <w:vMerge/>
          </w:tcPr>
          <w:p w14:paraId="524190F8" w14:textId="77777777" w:rsidR="0063386F" w:rsidRPr="00346492" w:rsidRDefault="0063386F" w:rsidP="00715085">
            <w:pPr>
              <w:rPr>
                <w:del w:id="162" w:author="NAZ, Mamoona (OLDHAM MEDICAL SERVICES)" w:date="2026-09-22T12:17:00Z" w16du:dateUtc="2026-09-22T16:17:00Z"/>
                <w:rFonts w:ascii="Arial" w:hAnsi="Arial" w:cs="Arial"/>
                <w:sz w:val="18"/>
                <w:szCs w:val="18"/>
              </w:rPr>
            </w:pPr>
          </w:p>
        </w:tc>
      </w:tr>
      <w:tr w:rsidR="00346492" w:rsidRPr="00346492" w14:paraId="0871B47D" w14:textId="77777777" w:rsidTr="00715085">
        <w:trPr>
          <w:trHeight w:val="130"/>
          <w:del w:id="163" w:author="NAZ, Mamoona (OLDHAM MEDICAL SERVICES)" w:date="2026-09-22T12:17:00Z" w16du:dateUtc="2026-09-22T16:17:00Z"/>
        </w:trPr>
        <w:tc>
          <w:tcPr>
            <w:tcW w:w="367" w:type="dxa"/>
            <w:vMerge/>
          </w:tcPr>
          <w:p w14:paraId="152F1897" w14:textId="77777777" w:rsidR="003112D2" w:rsidRPr="00346492" w:rsidRDefault="003112D2" w:rsidP="00715085">
            <w:pPr>
              <w:rPr>
                <w:del w:id="164" w:author="NAZ, Mamoona (OLDHAM MEDICAL SERVICES)" w:date="2026-09-22T12:17:00Z" w16du:dateUtc="2026-09-22T16:17:00Z"/>
                <w:rFonts w:ascii="Arial" w:hAnsi="Arial" w:cs="Arial"/>
                <w:sz w:val="18"/>
                <w:szCs w:val="18"/>
              </w:rPr>
            </w:pPr>
          </w:p>
        </w:tc>
        <w:tc>
          <w:tcPr>
            <w:tcW w:w="3002" w:type="dxa"/>
            <w:vAlign w:val="center"/>
          </w:tcPr>
          <w:p w14:paraId="4ACF1D44" w14:textId="5C0709D5" w:rsidR="003112D2" w:rsidRPr="00346492" w:rsidRDefault="003112D2" w:rsidP="00715085">
            <w:pPr>
              <w:rPr>
                <w:del w:id="165" w:author="NAZ, Mamoona (OLDHAM MEDICAL SERVICES)" w:date="2026-09-22T12:17:00Z" w16du:dateUtc="2026-09-22T16:17:00Z"/>
                <w:rFonts w:ascii="Arial" w:hAnsi="Arial" w:cs="Arial"/>
                <w:sz w:val="18"/>
                <w:szCs w:val="18"/>
              </w:rPr>
            </w:pPr>
            <w:del w:id="166" w:author="NAZ, Mamoona (OLDHAM MEDICAL SERVICES)" w:date="2026-09-22T12:17:00Z" w16du:dateUtc="2026-09-22T16:17:00Z">
              <w:r w:rsidRPr="00346492">
                <w:rPr>
                  <w:rFonts w:ascii="Arial" w:hAnsi="Arial" w:cs="Arial"/>
                  <w:sz w:val="18"/>
                  <w:szCs w:val="18"/>
                </w:rPr>
                <w:delText>Osoba oprávněná jednat za poddodavatele:</w:delText>
              </w:r>
            </w:del>
          </w:p>
        </w:tc>
        <w:tc>
          <w:tcPr>
            <w:tcW w:w="2698" w:type="dxa"/>
            <w:vAlign w:val="center"/>
          </w:tcPr>
          <w:p w14:paraId="06A28D54" w14:textId="77777777" w:rsidR="003112D2" w:rsidRPr="00346492" w:rsidRDefault="003112D2" w:rsidP="00715085">
            <w:pPr>
              <w:rPr>
                <w:del w:id="167" w:author="NAZ, Mamoona (OLDHAM MEDICAL SERVICES)" w:date="2026-09-22T12:17:00Z" w16du:dateUtc="2026-09-22T16:17:00Z"/>
                <w:rFonts w:ascii="Arial" w:hAnsi="Arial" w:cs="Arial"/>
                <w:sz w:val="18"/>
                <w:szCs w:val="18"/>
              </w:rPr>
            </w:pPr>
          </w:p>
        </w:tc>
        <w:tc>
          <w:tcPr>
            <w:tcW w:w="2299" w:type="dxa"/>
            <w:vMerge/>
          </w:tcPr>
          <w:p w14:paraId="251477E7" w14:textId="77777777" w:rsidR="003112D2" w:rsidRPr="00346492" w:rsidRDefault="003112D2" w:rsidP="00715085">
            <w:pPr>
              <w:rPr>
                <w:del w:id="168" w:author="NAZ, Mamoona (OLDHAM MEDICAL SERVICES)" w:date="2026-09-22T12:17:00Z" w16du:dateUtc="2026-09-22T16:17:00Z"/>
                <w:rFonts w:ascii="Arial" w:hAnsi="Arial" w:cs="Arial"/>
                <w:sz w:val="18"/>
                <w:szCs w:val="18"/>
              </w:rPr>
            </w:pPr>
          </w:p>
        </w:tc>
        <w:tc>
          <w:tcPr>
            <w:tcW w:w="920" w:type="dxa"/>
            <w:vMerge/>
          </w:tcPr>
          <w:p w14:paraId="1D48AF17" w14:textId="77777777" w:rsidR="003112D2" w:rsidRPr="00346492" w:rsidRDefault="003112D2" w:rsidP="00715085">
            <w:pPr>
              <w:rPr>
                <w:del w:id="169" w:author="NAZ, Mamoona (OLDHAM MEDICAL SERVICES)" w:date="2026-09-22T12:17:00Z" w16du:dateUtc="2026-09-22T16:17:00Z"/>
                <w:rFonts w:ascii="Arial" w:hAnsi="Arial" w:cs="Arial"/>
                <w:sz w:val="18"/>
                <w:szCs w:val="18"/>
              </w:rPr>
            </w:pPr>
          </w:p>
        </w:tc>
      </w:tr>
      <w:tr w:rsidR="00346492" w:rsidRPr="00346492" w14:paraId="4ED8D81E" w14:textId="77777777" w:rsidTr="00715085">
        <w:trPr>
          <w:trHeight w:val="130"/>
          <w:del w:id="170" w:author="NAZ, Mamoona (OLDHAM MEDICAL SERVICES)" w:date="2026-09-22T12:17:00Z" w16du:dateUtc="2026-09-22T16:17:00Z"/>
        </w:trPr>
        <w:tc>
          <w:tcPr>
            <w:tcW w:w="367" w:type="dxa"/>
            <w:vMerge/>
          </w:tcPr>
          <w:p w14:paraId="74463FEC" w14:textId="77777777" w:rsidR="003112D2" w:rsidRPr="00346492" w:rsidRDefault="003112D2" w:rsidP="00715085">
            <w:pPr>
              <w:rPr>
                <w:del w:id="171" w:author="NAZ, Mamoona (OLDHAM MEDICAL SERVICES)" w:date="2026-09-22T12:17:00Z" w16du:dateUtc="2026-09-22T16:17:00Z"/>
                <w:rFonts w:ascii="Arial" w:hAnsi="Arial" w:cs="Arial"/>
                <w:sz w:val="18"/>
                <w:szCs w:val="18"/>
              </w:rPr>
            </w:pPr>
          </w:p>
        </w:tc>
        <w:tc>
          <w:tcPr>
            <w:tcW w:w="3002" w:type="dxa"/>
            <w:vAlign w:val="center"/>
          </w:tcPr>
          <w:p w14:paraId="460F279C" w14:textId="27F8159D" w:rsidR="003112D2" w:rsidRPr="00346492" w:rsidRDefault="003112D2" w:rsidP="00715085">
            <w:pPr>
              <w:rPr>
                <w:del w:id="172" w:author="NAZ, Mamoona (OLDHAM MEDICAL SERVICES)" w:date="2026-09-22T12:17:00Z" w16du:dateUtc="2026-09-22T16:17:00Z"/>
                <w:rFonts w:ascii="Arial" w:hAnsi="Arial" w:cs="Arial"/>
                <w:sz w:val="18"/>
                <w:szCs w:val="18"/>
              </w:rPr>
            </w:pPr>
            <w:del w:id="173" w:author="NAZ, Mamoona (OLDHAM MEDICAL SERVICES)" w:date="2026-09-22T12:17:00Z" w16du:dateUtc="2026-09-22T16:17:00Z">
              <w:r w:rsidRPr="00346492">
                <w:rPr>
                  <w:rFonts w:ascii="Arial" w:hAnsi="Arial" w:cs="Arial"/>
                  <w:sz w:val="18"/>
                  <w:szCs w:val="18"/>
                </w:rPr>
                <w:delText>Kontaktní osoba:</w:delText>
              </w:r>
            </w:del>
          </w:p>
        </w:tc>
        <w:tc>
          <w:tcPr>
            <w:tcW w:w="2698" w:type="dxa"/>
            <w:vAlign w:val="center"/>
          </w:tcPr>
          <w:p w14:paraId="4E6F74A5" w14:textId="77777777" w:rsidR="003112D2" w:rsidRPr="00346492" w:rsidRDefault="003112D2" w:rsidP="00715085">
            <w:pPr>
              <w:rPr>
                <w:del w:id="174" w:author="NAZ, Mamoona (OLDHAM MEDICAL SERVICES)" w:date="2026-09-22T12:17:00Z" w16du:dateUtc="2026-09-22T16:17:00Z"/>
                <w:rFonts w:ascii="Arial" w:hAnsi="Arial" w:cs="Arial"/>
                <w:sz w:val="18"/>
                <w:szCs w:val="18"/>
              </w:rPr>
            </w:pPr>
          </w:p>
        </w:tc>
        <w:tc>
          <w:tcPr>
            <w:tcW w:w="2299" w:type="dxa"/>
            <w:vMerge/>
          </w:tcPr>
          <w:p w14:paraId="24DACA24" w14:textId="77777777" w:rsidR="003112D2" w:rsidRPr="00346492" w:rsidRDefault="003112D2" w:rsidP="00715085">
            <w:pPr>
              <w:rPr>
                <w:del w:id="175" w:author="NAZ, Mamoona (OLDHAM MEDICAL SERVICES)" w:date="2026-09-22T12:17:00Z" w16du:dateUtc="2026-09-22T16:17:00Z"/>
                <w:rFonts w:ascii="Arial" w:hAnsi="Arial" w:cs="Arial"/>
                <w:sz w:val="18"/>
                <w:szCs w:val="18"/>
              </w:rPr>
            </w:pPr>
          </w:p>
        </w:tc>
        <w:tc>
          <w:tcPr>
            <w:tcW w:w="920" w:type="dxa"/>
            <w:vMerge/>
          </w:tcPr>
          <w:p w14:paraId="788985A4" w14:textId="77777777" w:rsidR="003112D2" w:rsidRPr="00346492" w:rsidRDefault="003112D2" w:rsidP="00715085">
            <w:pPr>
              <w:rPr>
                <w:del w:id="176" w:author="NAZ, Mamoona (OLDHAM MEDICAL SERVICES)" w:date="2026-09-22T12:17:00Z" w16du:dateUtc="2026-09-22T16:17:00Z"/>
                <w:rFonts w:ascii="Arial" w:hAnsi="Arial" w:cs="Arial"/>
                <w:sz w:val="18"/>
                <w:szCs w:val="18"/>
              </w:rPr>
            </w:pPr>
          </w:p>
        </w:tc>
      </w:tr>
      <w:tr w:rsidR="00346492" w:rsidRPr="00346492" w14:paraId="1824C535" w14:textId="77777777" w:rsidTr="00715085">
        <w:trPr>
          <w:trHeight w:val="130"/>
          <w:del w:id="177" w:author="NAZ, Mamoona (OLDHAM MEDICAL SERVICES)" w:date="2026-09-22T12:17:00Z" w16du:dateUtc="2026-09-22T16:17:00Z"/>
        </w:trPr>
        <w:tc>
          <w:tcPr>
            <w:tcW w:w="367" w:type="dxa"/>
            <w:vMerge/>
          </w:tcPr>
          <w:p w14:paraId="55360DE4" w14:textId="77777777" w:rsidR="0063386F" w:rsidRPr="00346492" w:rsidRDefault="0063386F" w:rsidP="00715085">
            <w:pPr>
              <w:rPr>
                <w:del w:id="178" w:author="NAZ, Mamoona (OLDHAM MEDICAL SERVICES)" w:date="2026-09-22T12:17:00Z" w16du:dateUtc="2026-09-22T16:17:00Z"/>
                <w:rFonts w:ascii="Arial" w:hAnsi="Arial" w:cs="Arial"/>
                <w:sz w:val="18"/>
                <w:szCs w:val="18"/>
              </w:rPr>
            </w:pPr>
          </w:p>
        </w:tc>
        <w:tc>
          <w:tcPr>
            <w:tcW w:w="3002" w:type="dxa"/>
            <w:vAlign w:val="center"/>
          </w:tcPr>
          <w:p w14:paraId="15BFD63F" w14:textId="77777777" w:rsidR="0063386F" w:rsidRPr="00346492" w:rsidRDefault="0063386F" w:rsidP="00715085">
            <w:pPr>
              <w:rPr>
                <w:del w:id="179" w:author="NAZ, Mamoona (OLDHAM MEDICAL SERVICES)" w:date="2026-09-22T12:17:00Z" w16du:dateUtc="2026-09-22T16:17:00Z"/>
                <w:rFonts w:ascii="Arial" w:hAnsi="Arial" w:cs="Arial"/>
                <w:sz w:val="18"/>
                <w:szCs w:val="18"/>
              </w:rPr>
            </w:pPr>
            <w:del w:id="180" w:author="NAZ, Mamoona (OLDHAM MEDICAL SERVICES)" w:date="2026-09-22T12:17:00Z" w16du:dateUtc="2026-09-22T16:17:00Z">
              <w:r w:rsidRPr="00346492">
                <w:rPr>
                  <w:rFonts w:ascii="Arial" w:hAnsi="Arial" w:cs="Arial"/>
                  <w:sz w:val="18"/>
                  <w:szCs w:val="18"/>
                </w:rPr>
                <w:delText>E-mail:</w:delText>
              </w:r>
            </w:del>
          </w:p>
        </w:tc>
        <w:tc>
          <w:tcPr>
            <w:tcW w:w="2698" w:type="dxa"/>
            <w:vAlign w:val="center"/>
          </w:tcPr>
          <w:p w14:paraId="7B8AF05F" w14:textId="77777777" w:rsidR="0063386F" w:rsidRPr="00346492" w:rsidRDefault="0063386F" w:rsidP="00715085">
            <w:pPr>
              <w:rPr>
                <w:del w:id="181" w:author="NAZ, Mamoona (OLDHAM MEDICAL SERVICES)" w:date="2026-09-22T12:17:00Z" w16du:dateUtc="2026-09-22T16:17:00Z"/>
                <w:rFonts w:ascii="Arial" w:hAnsi="Arial" w:cs="Arial"/>
                <w:sz w:val="18"/>
                <w:szCs w:val="18"/>
              </w:rPr>
            </w:pPr>
          </w:p>
        </w:tc>
        <w:tc>
          <w:tcPr>
            <w:tcW w:w="2299" w:type="dxa"/>
            <w:vMerge/>
          </w:tcPr>
          <w:p w14:paraId="1C346347" w14:textId="77777777" w:rsidR="0063386F" w:rsidRPr="00346492" w:rsidRDefault="0063386F" w:rsidP="00715085">
            <w:pPr>
              <w:rPr>
                <w:del w:id="182" w:author="NAZ, Mamoona (OLDHAM MEDICAL SERVICES)" w:date="2026-09-22T12:17:00Z" w16du:dateUtc="2026-09-22T16:17:00Z"/>
                <w:rFonts w:ascii="Arial" w:hAnsi="Arial" w:cs="Arial"/>
                <w:sz w:val="18"/>
                <w:szCs w:val="18"/>
              </w:rPr>
            </w:pPr>
          </w:p>
        </w:tc>
        <w:tc>
          <w:tcPr>
            <w:tcW w:w="920" w:type="dxa"/>
            <w:vMerge/>
          </w:tcPr>
          <w:p w14:paraId="20D14A86" w14:textId="77777777" w:rsidR="0063386F" w:rsidRPr="00346492" w:rsidRDefault="0063386F" w:rsidP="00715085">
            <w:pPr>
              <w:rPr>
                <w:del w:id="183" w:author="NAZ, Mamoona (OLDHAM MEDICAL SERVICES)" w:date="2026-09-22T12:17:00Z" w16du:dateUtc="2026-09-22T16:17:00Z"/>
                <w:rFonts w:ascii="Arial" w:hAnsi="Arial" w:cs="Arial"/>
                <w:sz w:val="18"/>
                <w:szCs w:val="18"/>
              </w:rPr>
            </w:pPr>
          </w:p>
        </w:tc>
      </w:tr>
      <w:tr w:rsidR="00346492" w:rsidRPr="00346492" w14:paraId="28B31DEA" w14:textId="77777777" w:rsidTr="00715085">
        <w:trPr>
          <w:trHeight w:val="74"/>
          <w:del w:id="184" w:author="NAZ, Mamoona (OLDHAM MEDICAL SERVICES)" w:date="2026-09-22T12:17:00Z" w16du:dateUtc="2026-09-22T16:17:00Z"/>
        </w:trPr>
        <w:tc>
          <w:tcPr>
            <w:tcW w:w="367" w:type="dxa"/>
            <w:vMerge/>
          </w:tcPr>
          <w:p w14:paraId="55AE4384" w14:textId="77777777" w:rsidR="0063386F" w:rsidRPr="00346492" w:rsidRDefault="0063386F" w:rsidP="00715085">
            <w:pPr>
              <w:rPr>
                <w:del w:id="185" w:author="NAZ, Mamoona (OLDHAM MEDICAL SERVICES)" w:date="2026-09-22T12:17:00Z" w16du:dateUtc="2026-09-22T16:17:00Z"/>
                <w:rFonts w:ascii="Arial" w:hAnsi="Arial" w:cs="Arial"/>
                <w:sz w:val="18"/>
                <w:szCs w:val="18"/>
              </w:rPr>
            </w:pPr>
          </w:p>
        </w:tc>
        <w:tc>
          <w:tcPr>
            <w:tcW w:w="3002" w:type="dxa"/>
            <w:vAlign w:val="center"/>
          </w:tcPr>
          <w:p w14:paraId="196100D0" w14:textId="77777777" w:rsidR="0063386F" w:rsidRPr="00346492" w:rsidRDefault="0063386F" w:rsidP="00715085">
            <w:pPr>
              <w:rPr>
                <w:del w:id="186" w:author="NAZ, Mamoona (OLDHAM MEDICAL SERVICES)" w:date="2026-09-22T12:17:00Z" w16du:dateUtc="2026-09-22T16:17:00Z"/>
                <w:rFonts w:ascii="Arial" w:hAnsi="Arial" w:cs="Arial"/>
                <w:sz w:val="18"/>
                <w:szCs w:val="18"/>
              </w:rPr>
            </w:pPr>
            <w:del w:id="187" w:author="NAZ, Mamoona (OLDHAM MEDICAL SERVICES)" w:date="2026-09-22T12:17:00Z" w16du:dateUtc="2026-09-22T16:17:00Z">
              <w:r w:rsidRPr="00346492">
                <w:rPr>
                  <w:rFonts w:ascii="Arial" w:hAnsi="Arial" w:cs="Arial"/>
                  <w:sz w:val="18"/>
                  <w:szCs w:val="18"/>
                </w:rPr>
                <w:delText>Telefon:</w:delText>
              </w:r>
            </w:del>
          </w:p>
        </w:tc>
        <w:tc>
          <w:tcPr>
            <w:tcW w:w="2698" w:type="dxa"/>
            <w:vAlign w:val="center"/>
          </w:tcPr>
          <w:p w14:paraId="3968E795" w14:textId="77777777" w:rsidR="0063386F" w:rsidRPr="00346492" w:rsidRDefault="0063386F" w:rsidP="00715085">
            <w:pPr>
              <w:rPr>
                <w:del w:id="188" w:author="NAZ, Mamoona (OLDHAM MEDICAL SERVICES)" w:date="2026-09-22T12:17:00Z" w16du:dateUtc="2026-09-22T16:17:00Z"/>
                <w:rFonts w:ascii="Arial" w:hAnsi="Arial" w:cs="Arial"/>
                <w:sz w:val="18"/>
                <w:szCs w:val="18"/>
              </w:rPr>
            </w:pPr>
          </w:p>
        </w:tc>
        <w:tc>
          <w:tcPr>
            <w:tcW w:w="2299" w:type="dxa"/>
            <w:vMerge/>
          </w:tcPr>
          <w:p w14:paraId="08890591" w14:textId="77777777" w:rsidR="0063386F" w:rsidRPr="00346492" w:rsidRDefault="0063386F" w:rsidP="00715085">
            <w:pPr>
              <w:rPr>
                <w:del w:id="189" w:author="NAZ, Mamoona (OLDHAM MEDICAL SERVICES)" w:date="2026-09-22T12:17:00Z" w16du:dateUtc="2026-09-22T16:17:00Z"/>
                <w:rFonts w:ascii="Arial" w:hAnsi="Arial" w:cs="Arial"/>
                <w:sz w:val="18"/>
                <w:szCs w:val="18"/>
              </w:rPr>
            </w:pPr>
          </w:p>
        </w:tc>
        <w:tc>
          <w:tcPr>
            <w:tcW w:w="920" w:type="dxa"/>
            <w:vMerge/>
          </w:tcPr>
          <w:p w14:paraId="0BA73544" w14:textId="77777777" w:rsidR="0063386F" w:rsidRPr="00346492" w:rsidRDefault="0063386F" w:rsidP="00715085">
            <w:pPr>
              <w:rPr>
                <w:del w:id="190" w:author="NAZ, Mamoona (OLDHAM MEDICAL SERVICES)" w:date="2026-09-22T12:17:00Z" w16du:dateUtc="2026-09-22T16:17:00Z"/>
                <w:rFonts w:ascii="Arial" w:hAnsi="Arial" w:cs="Arial"/>
                <w:sz w:val="18"/>
                <w:szCs w:val="18"/>
              </w:rPr>
            </w:pPr>
          </w:p>
        </w:tc>
      </w:tr>
      <w:tr w:rsidR="0063386F" w:rsidRPr="00346492" w14:paraId="1228A24E" w14:textId="77777777" w:rsidTr="00715085">
        <w:trPr>
          <w:trHeight w:val="116"/>
          <w:del w:id="191" w:author="NAZ, Mamoona (OLDHAM MEDICAL SERVICES)" w:date="2026-09-22T12:17:00Z" w16du:dateUtc="2026-09-22T16:17:00Z"/>
        </w:trPr>
        <w:tc>
          <w:tcPr>
            <w:tcW w:w="367" w:type="dxa"/>
          </w:tcPr>
          <w:p w14:paraId="7D2DC681" w14:textId="77777777" w:rsidR="0063386F" w:rsidRPr="00346492" w:rsidRDefault="0063386F" w:rsidP="00715085">
            <w:pPr>
              <w:rPr>
                <w:del w:id="192" w:author="NAZ, Mamoona (OLDHAM MEDICAL SERVICES)" w:date="2026-09-22T12:17:00Z" w16du:dateUtc="2026-09-22T16:17:00Z"/>
                <w:rFonts w:ascii="Arial" w:hAnsi="Arial" w:cs="Arial"/>
                <w:sz w:val="18"/>
                <w:szCs w:val="18"/>
              </w:rPr>
            </w:pPr>
          </w:p>
        </w:tc>
        <w:tc>
          <w:tcPr>
            <w:tcW w:w="8919" w:type="dxa"/>
            <w:gridSpan w:val="4"/>
            <w:vAlign w:val="center"/>
          </w:tcPr>
          <w:p w14:paraId="60254DDB" w14:textId="77777777" w:rsidR="0063386F" w:rsidRPr="00346492" w:rsidRDefault="0063386F" w:rsidP="00715085">
            <w:pPr>
              <w:rPr>
                <w:del w:id="193" w:author="NAZ, Mamoona (OLDHAM MEDICAL SERVICES)" w:date="2026-09-22T12:17:00Z" w16du:dateUtc="2026-09-22T16:17:00Z"/>
                <w:rFonts w:ascii="Arial" w:hAnsi="Arial" w:cs="Arial"/>
                <w:sz w:val="18"/>
                <w:szCs w:val="18"/>
              </w:rPr>
            </w:pPr>
          </w:p>
        </w:tc>
      </w:tr>
      <w:tr w:rsidR="00346492" w:rsidRPr="00346492" w14:paraId="3216F1E2" w14:textId="77777777" w:rsidTr="00715085">
        <w:trPr>
          <w:del w:id="194" w:author="NAZ, Mamoona (OLDHAM MEDICAL SERVICES)" w:date="2026-09-22T12:17:00Z" w16du:dateUtc="2026-09-22T16:17:00Z"/>
        </w:trPr>
        <w:tc>
          <w:tcPr>
            <w:tcW w:w="367" w:type="dxa"/>
            <w:vMerge w:val="restart"/>
          </w:tcPr>
          <w:p w14:paraId="3BE73259" w14:textId="77777777" w:rsidR="003112D2" w:rsidRPr="00346492" w:rsidRDefault="003112D2" w:rsidP="00715085">
            <w:pPr>
              <w:rPr>
                <w:del w:id="195" w:author="NAZ, Mamoona (OLDHAM MEDICAL SERVICES)" w:date="2026-09-22T12:17:00Z" w16du:dateUtc="2026-09-22T16:17:00Z"/>
                <w:rFonts w:ascii="Arial" w:hAnsi="Arial" w:cs="Arial"/>
                <w:sz w:val="18"/>
                <w:szCs w:val="18"/>
              </w:rPr>
            </w:pPr>
            <w:del w:id="196" w:author="NAZ, Mamoona (OLDHAM MEDICAL SERVICES)" w:date="2026-09-22T12:17:00Z" w16du:dateUtc="2026-09-22T16:17:00Z">
              <w:r w:rsidRPr="00346492">
                <w:rPr>
                  <w:rFonts w:ascii="Arial" w:hAnsi="Arial" w:cs="Arial"/>
                  <w:sz w:val="18"/>
                  <w:szCs w:val="18"/>
                </w:rPr>
                <w:delText>2.</w:delText>
              </w:r>
            </w:del>
          </w:p>
        </w:tc>
        <w:tc>
          <w:tcPr>
            <w:tcW w:w="3002" w:type="dxa"/>
            <w:vAlign w:val="center"/>
          </w:tcPr>
          <w:p w14:paraId="2F835A06" w14:textId="6D9A6440" w:rsidR="003112D2" w:rsidRPr="00346492" w:rsidRDefault="003112D2" w:rsidP="00715085">
            <w:pPr>
              <w:rPr>
                <w:del w:id="197" w:author="NAZ, Mamoona (OLDHAM MEDICAL SERVICES)" w:date="2026-09-22T12:17:00Z" w16du:dateUtc="2026-09-22T16:17:00Z"/>
                <w:rFonts w:ascii="Arial" w:hAnsi="Arial" w:cs="Arial"/>
                <w:sz w:val="18"/>
                <w:szCs w:val="18"/>
              </w:rPr>
            </w:pPr>
            <w:del w:id="198" w:author="NAZ, Mamoona (OLDHAM MEDICAL SERVICES)" w:date="2026-09-22T12:17:00Z" w16du:dateUtc="2026-09-22T16:17:00Z">
              <w:r w:rsidRPr="00346492">
                <w:rPr>
                  <w:rFonts w:ascii="Arial" w:hAnsi="Arial" w:cs="Arial"/>
                  <w:sz w:val="18"/>
                  <w:szCs w:val="18"/>
                </w:rPr>
                <w:delText>Obchodní firma/název/jméno, příjmení:</w:delText>
              </w:r>
            </w:del>
          </w:p>
        </w:tc>
        <w:tc>
          <w:tcPr>
            <w:tcW w:w="2698" w:type="dxa"/>
            <w:vAlign w:val="center"/>
          </w:tcPr>
          <w:p w14:paraId="5D215BEA" w14:textId="77777777" w:rsidR="003112D2" w:rsidRPr="00346492" w:rsidRDefault="003112D2" w:rsidP="00715085">
            <w:pPr>
              <w:rPr>
                <w:del w:id="199" w:author="NAZ, Mamoona (OLDHAM MEDICAL SERVICES)" w:date="2026-09-22T12:17:00Z" w16du:dateUtc="2026-09-22T16:17:00Z"/>
                <w:rFonts w:ascii="Arial" w:hAnsi="Arial" w:cs="Arial"/>
                <w:sz w:val="18"/>
                <w:szCs w:val="18"/>
              </w:rPr>
            </w:pPr>
          </w:p>
        </w:tc>
        <w:tc>
          <w:tcPr>
            <w:tcW w:w="2299" w:type="dxa"/>
            <w:vMerge w:val="restart"/>
          </w:tcPr>
          <w:p w14:paraId="63D001A3" w14:textId="77777777" w:rsidR="003112D2" w:rsidRPr="00346492" w:rsidRDefault="003112D2" w:rsidP="00715085">
            <w:pPr>
              <w:rPr>
                <w:del w:id="200" w:author="NAZ, Mamoona (OLDHAM MEDICAL SERVICES)" w:date="2026-09-22T12:17:00Z" w16du:dateUtc="2026-09-22T16:17:00Z"/>
                <w:rFonts w:ascii="Arial" w:hAnsi="Arial" w:cs="Arial"/>
                <w:sz w:val="18"/>
                <w:szCs w:val="18"/>
              </w:rPr>
            </w:pPr>
          </w:p>
        </w:tc>
        <w:tc>
          <w:tcPr>
            <w:tcW w:w="920" w:type="dxa"/>
            <w:vMerge w:val="restart"/>
          </w:tcPr>
          <w:p w14:paraId="3DDBBE0E" w14:textId="77777777" w:rsidR="003112D2" w:rsidRPr="00346492" w:rsidRDefault="003112D2" w:rsidP="00715085">
            <w:pPr>
              <w:rPr>
                <w:del w:id="201" w:author="NAZ, Mamoona (OLDHAM MEDICAL SERVICES)" w:date="2026-09-22T12:17:00Z" w16du:dateUtc="2026-09-22T16:17:00Z"/>
                <w:rFonts w:ascii="Arial" w:hAnsi="Arial" w:cs="Arial"/>
                <w:sz w:val="18"/>
                <w:szCs w:val="18"/>
              </w:rPr>
            </w:pPr>
          </w:p>
        </w:tc>
      </w:tr>
      <w:tr w:rsidR="00346492" w:rsidRPr="00346492" w14:paraId="14612CA8" w14:textId="77777777" w:rsidTr="00715085">
        <w:trPr>
          <w:del w:id="202" w:author="NAZ, Mamoona (OLDHAM MEDICAL SERVICES)" w:date="2026-09-22T12:17:00Z" w16du:dateUtc="2026-09-22T16:17:00Z"/>
        </w:trPr>
        <w:tc>
          <w:tcPr>
            <w:tcW w:w="367" w:type="dxa"/>
            <w:vMerge/>
          </w:tcPr>
          <w:p w14:paraId="354A39ED" w14:textId="77777777" w:rsidR="003112D2" w:rsidRPr="00346492" w:rsidRDefault="003112D2" w:rsidP="00715085">
            <w:pPr>
              <w:rPr>
                <w:del w:id="203" w:author="NAZ, Mamoona (OLDHAM MEDICAL SERVICES)" w:date="2026-09-22T12:17:00Z" w16du:dateUtc="2026-09-22T16:17:00Z"/>
                <w:rFonts w:ascii="Arial" w:hAnsi="Arial" w:cs="Arial"/>
                <w:sz w:val="18"/>
                <w:szCs w:val="18"/>
              </w:rPr>
            </w:pPr>
          </w:p>
        </w:tc>
        <w:tc>
          <w:tcPr>
            <w:tcW w:w="3002" w:type="dxa"/>
            <w:vAlign w:val="center"/>
          </w:tcPr>
          <w:p w14:paraId="7B9D163B" w14:textId="19BA0180" w:rsidR="003112D2" w:rsidRPr="00346492" w:rsidRDefault="003112D2" w:rsidP="00715085">
            <w:pPr>
              <w:rPr>
                <w:del w:id="204" w:author="NAZ, Mamoona (OLDHAM MEDICAL SERVICES)" w:date="2026-09-22T12:17:00Z" w16du:dateUtc="2026-09-22T16:17:00Z"/>
                <w:rFonts w:ascii="Arial" w:hAnsi="Arial" w:cs="Arial"/>
                <w:sz w:val="18"/>
                <w:szCs w:val="18"/>
              </w:rPr>
            </w:pPr>
            <w:del w:id="205" w:author="NAZ, Mamoona (OLDHAM MEDICAL SERVICES)" w:date="2026-09-22T12:17:00Z" w16du:dateUtc="2026-09-22T16:17:00Z">
              <w:r w:rsidRPr="00346492">
                <w:rPr>
                  <w:rFonts w:ascii="Arial" w:hAnsi="Arial" w:cs="Arial"/>
                  <w:sz w:val="18"/>
                  <w:szCs w:val="18"/>
                </w:rPr>
                <w:delText>Sídlo/místo podnikání/místo trvalého pobytu:</w:delText>
              </w:r>
            </w:del>
          </w:p>
        </w:tc>
        <w:tc>
          <w:tcPr>
            <w:tcW w:w="2698" w:type="dxa"/>
            <w:vAlign w:val="center"/>
          </w:tcPr>
          <w:p w14:paraId="546ACD2B" w14:textId="77777777" w:rsidR="003112D2" w:rsidRPr="00346492" w:rsidRDefault="003112D2" w:rsidP="00715085">
            <w:pPr>
              <w:rPr>
                <w:del w:id="206" w:author="NAZ, Mamoona (OLDHAM MEDICAL SERVICES)" w:date="2026-09-22T12:17:00Z" w16du:dateUtc="2026-09-22T16:17:00Z"/>
                <w:rFonts w:ascii="Arial" w:hAnsi="Arial" w:cs="Arial"/>
                <w:sz w:val="18"/>
                <w:szCs w:val="18"/>
              </w:rPr>
            </w:pPr>
          </w:p>
        </w:tc>
        <w:tc>
          <w:tcPr>
            <w:tcW w:w="2299" w:type="dxa"/>
            <w:vMerge/>
          </w:tcPr>
          <w:p w14:paraId="204DCEA7" w14:textId="77777777" w:rsidR="003112D2" w:rsidRPr="00346492" w:rsidRDefault="003112D2" w:rsidP="00715085">
            <w:pPr>
              <w:rPr>
                <w:del w:id="207" w:author="NAZ, Mamoona (OLDHAM MEDICAL SERVICES)" w:date="2026-09-22T12:17:00Z" w16du:dateUtc="2026-09-22T16:17:00Z"/>
                <w:rFonts w:ascii="Arial" w:hAnsi="Arial" w:cs="Arial"/>
                <w:sz w:val="18"/>
                <w:szCs w:val="18"/>
              </w:rPr>
            </w:pPr>
          </w:p>
        </w:tc>
        <w:tc>
          <w:tcPr>
            <w:tcW w:w="920" w:type="dxa"/>
            <w:vMerge/>
          </w:tcPr>
          <w:p w14:paraId="63FDA2F3" w14:textId="77777777" w:rsidR="003112D2" w:rsidRPr="00346492" w:rsidRDefault="003112D2" w:rsidP="00715085">
            <w:pPr>
              <w:rPr>
                <w:del w:id="208" w:author="NAZ, Mamoona (OLDHAM MEDICAL SERVICES)" w:date="2026-09-22T12:17:00Z" w16du:dateUtc="2026-09-22T16:17:00Z"/>
                <w:rFonts w:ascii="Arial" w:hAnsi="Arial" w:cs="Arial"/>
                <w:sz w:val="18"/>
                <w:szCs w:val="18"/>
              </w:rPr>
            </w:pPr>
          </w:p>
        </w:tc>
      </w:tr>
      <w:tr w:rsidR="00346492" w:rsidRPr="00346492" w14:paraId="6863476A" w14:textId="77777777" w:rsidTr="00715085">
        <w:trPr>
          <w:del w:id="209" w:author="NAZ, Mamoona (OLDHAM MEDICAL SERVICES)" w:date="2026-09-22T12:17:00Z" w16du:dateUtc="2026-09-22T16:17:00Z"/>
        </w:trPr>
        <w:tc>
          <w:tcPr>
            <w:tcW w:w="367" w:type="dxa"/>
            <w:vMerge/>
          </w:tcPr>
          <w:p w14:paraId="6EFADD7B" w14:textId="77777777" w:rsidR="003112D2" w:rsidRPr="00346492" w:rsidRDefault="003112D2" w:rsidP="00715085">
            <w:pPr>
              <w:rPr>
                <w:del w:id="210" w:author="NAZ, Mamoona (OLDHAM MEDICAL SERVICES)" w:date="2026-09-22T12:17:00Z" w16du:dateUtc="2026-09-22T16:17:00Z"/>
                <w:rFonts w:ascii="Arial" w:hAnsi="Arial" w:cs="Arial"/>
                <w:sz w:val="18"/>
                <w:szCs w:val="18"/>
              </w:rPr>
            </w:pPr>
          </w:p>
        </w:tc>
        <w:tc>
          <w:tcPr>
            <w:tcW w:w="3002" w:type="dxa"/>
            <w:vAlign w:val="center"/>
          </w:tcPr>
          <w:p w14:paraId="290F9738" w14:textId="7A10DF28" w:rsidR="003112D2" w:rsidRPr="00346492" w:rsidRDefault="003112D2" w:rsidP="00715085">
            <w:pPr>
              <w:rPr>
                <w:del w:id="211" w:author="NAZ, Mamoona (OLDHAM MEDICAL SERVICES)" w:date="2026-09-22T12:17:00Z" w16du:dateUtc="2026-09-22T16:17:00Z"/>
                <w:rFonts w:ascii="Arial" w:hAnsi="Arial" w:cs="Arial"/>
                <w:sz w:val="18"/>
                <w:szCs w:val="18"/>
              </w:rPr>
            </w:pPr>
            <w:del w:id="212" w:author="NAZ, Mamoona (OLDHAM MEDICAL SERVICES)" w:date="2026-09-22T12:17:00Z" w16du:dateUtc="2026-09-22T16:17:00Z">
              <w:r w:rsidRPr="00346492">
                <w:rPr>
                  <w:rFonts w:ascii="Arial" w:hAnsi="Arial" w:cs="Arial"/>
                  <w:sz w:val="18"/>
                  <w:szCs w:val="18"/>
                </w:rPr>
                <w:delText>Právní forma:</w:delText>
              </w:r>
            </w:del>
          </w:p>
        </w:tc>
        <w:tc>
          <w:tcPr>
            <w:tcW w:w="2698" w:type="dxa"/>
            <w:vAlign w:val="center"/>
          </w:tcPr>
          <w:p w14:paraId="56290999" w14:textId="77777777" w:rsidR="003112D2" w:rsidRPr="00346492" w:rsidRDefault="003112D2" w:rsidP="00715085">
            <w:pPr>
              <w:rPr>
                <w:del w:id="213" w:author="NAZ, Mamoona (OLDHAM MEDICAL SERVICES)" w:date="2026-09-22T12:17:00Z" w16du:dateUtc="2026-09-22T16:17:00Z"/>
                <w:rFonts w:ascii="Arial" w:hAnsi="Arial" w:cs="Arial"/>
                <w:sz w:val="18"/>
                <w:szCs w:val="18"/>
              </w:rPr>
            </w:pPr>
          </w:p>
        </w:tc>
        <w:tc>
          <w:tcPr>
            <w:tcW w:w="2299" w:type="dxa"/>
            <w:vMerge/>
          </w:tcPr>
          <w:p w14:paraId="7F620CA4" w14:textId="77777777" w:rsidR="003112D2" w:rsidRPr="00346492" w:rsidRDefault="003112D2" w:rsidP="00715085">
            <w:pPr>
              <w:rPr>
                <w:del w:id="214" w:author="NAZ, Mamoona (OLDHAM MEDICAL SERVICES)" w:date="2026-09-22T12:17:00Z" w16du:dateUtc="2026-09-22T16:17:00Z"/>
                <w:rFonts w:ascii="Arial" w:hAnsi="Arial" w:cs="Arial"/>
                <w:sz w:val="18"/>
                <w:szCs w:val="18"/>
              </w:rPr>
            </w:pPr>
          </w:p>
        </w:tc>
        <w:tc>
          <w:tcPr>
            <w:tcW w:w="920" w:type="dxa"/>
            <w:vMerge/>
          </w:tcPr>
          <w:p w14:paraId="6F8BFC84" w14:textId="77777777" w:rsidR="003112D2" w:rsidRPr="00346492" w:rsidRDefault="003112D2" w:rsidP="00715085">
            <w:pPr>
              <w:rPr>
                <w:del w:id="215" w:author="NAZ, Mamoona (OLDHAM MEDICAL SERVICES)" w:date="2026-09-22T12:17:00Z" w16du:dateUtc="2026-09-22T16:17:00Z"/>
                <w:rFonts w:ascii="Arial" w:hAnsi="Arial" w:cs="Arial"/>
                <w:sz w:val="18"/>
                <w:szCs w:val="18"/>
              </w:rPr>
            </w:pPr>
          </w:p>
        </w:tc>
      </w:tr>
      <w:tr w:rsidR="00346492" w:rsidRPr="00346492" w14:paraId="52D80CE0" w14:textId="77777777" w:rsidTr="00715085">
        <w:trPr>
          <w:del w:id="216" w:author="NAZ, Mamoona (OLDHAM MEDICAL SERVICES)" w:date="2026-09-22T12:17:00Z" w16du:dateUtc="2026-09-22T16:17:00Z"/>
        </w:trPr>
        <w:tc>
          <w:tcPr>
            <w:tcW w:w="367" w:type="dxa"/>
            <w:vMerge/>
          </w:tcPr>
          <w:p w14:paraId="607613EC" w14:textId="77777777" w:rsidR="003112D2" w:rsidRPr="00346492" w:rsidRDefault="003112D2" w:rsidP="00715085">
            <w:pPr>
              <w:rPr>
                <w:del w:id="217" w:author="NAZ, Mamoona (OLDHAM MEDICAL SERVICES)" w:date="2026-09-22T12:17:00Z" w16du:dateUtc="2026-09-22T16:17:00Z"/>
                <w:rFonts w:ascii="Arial" w:hAnsi="Arial" w:cs="Arial"/>
                <w:sz w:val="18"/>
                <w:szCs w:val="18"/>
              </w:rPr>
            </w:pPr>
          </w:p>
        </w:tc>
        <w:tc>
          <w:tcPr>
            <w:tcW w:w="3002" w:type="dxa"/>
            <w:vAlign w:val="center"/>
          </w:tcPr>
          <w:p w14:paraId="2CE727B7" w14:textId="744DF525" w:rsidR="003112D2" w:rsidRPr="00346492" w:rsidRDefault="003112D2" w:rsidP="00715085">
            <w:pPr>
              <w:rPr>
                <w:del w:id="218" w:author="NAZ, Mamoona (OLDHAM MEDICAL SERVICES)" w:date="2026-09-22T12:17:00Z" w16du:dateUtc="2026-09-22T16:17:00Z"/>
                <w:rFonts w:ascii="Arial" w:hAnsi="Arial" w:cs="Arial"/>
                <w:sz w:val="18"/>
                <w:szCs w:val="18"/>
              </w:rPr>
            </w:pPr>
            <w:del w:id="219" w:author="NAZ, Mamoona (OLDHAM MEDICAL SERVICES)" w:date="2026-09-22T12:17:00Z" w16du:dateUtc="2026-09-22T16:17:00Z">
              <w:r w:rsidRPr="00346492">
                <w:rPr>
                  <w:rFonts w:ascii="Arial" w:hAnsi="Arial" w:cs="Arial"/>
                  <w:sz w:val="18"/>
                  <w:szCs w:val="18"/>
                </w:rPr>
                <w:delText>IČ/DIČ:</w:delText>
              </w:r>
            </w:del>
          </w:p>
        </w:tc>
        <w:tc>
          <w:tcPr>
            <w:tcW w:w="2698" w:type="dxa"/>
            <w:vAlign w:val="center"/>
          </w:tcPr>
          <w:p w14:paraId="3AEB6F4C" w14:textId="77777777" w:rsidR="003112D2" w:rsidRPr="00346492" w:rsidRDefault="003112D2" w:rsidP="00715085">
            <w:pPr>
              <w:rPr>
                <w:del w:id="220" w:author="NAZ, Mamoona (OLDHAM MEDICAL SERVICES)" w:date="2026-09-22T12:17:00Z" w16du:dateUtc="2026-09-22T16:17:00Z"/>
                <w:rFonts w:ascii="Arial" w:hAnsi="Arial" w:cs="Arial"/>
                <w:sz w:val="18"/>
                <w:szCs w:val="18"/>
              </w:rPr>
            </w:pPr>
          </w:p>
        </w:tc>
        <w:tc>
          <w:tcPr>
            <w:tcW w:w="2299" w:type="dxa"/>
            <w:vMerge/>
          </w:tcPr>
          <w:p w14:paraId="75198BF3" w14:textId="77777777" w:rsidR="003112D2" w:rsidRPr="00346492" w:rsidRDefault="003112D2" w:rsidP="00715085">
            <w:pPr>
              <w:rPr>
                <w:del w:id="221" w:author="NAZ, Mamoona (OLDHAM MEDICAL SERVICES)" w:date="2026-09-22T12:17:00Z" w16du:dateUtc="2026-09-22T16:17:00Z"/>
                <w:rFonts w:ascii="Arial" w:hAnsi="Arial" w:cs="Arial"/>
                <w:sz w:val="18"/>
                <w:szCs w:val="18"/>
              </w:rPr>
            </w:pPr>
          </w:p>
        </w:tc>
        <w:tc>
          <w:tcPr>
            <w:tcW w:w="920" w:type="dxa"/>
            <w:vMerge/>
          </w:tcPr>
          <w:p w14:paraId="701AE535" w14:textId="77777777" w:rsidR="003112D2" w:rsidRPr="00346492" w:rsidRDefault="003112D2" w:rsidP="00715085">
            <w:pPr>
              <w:rPr>
                <w:del w:id="222" w:author="NAZ, Mamoona (OLDHAM MEDICAL SERVICES)" w:date="2026-09-22T12:17:00Z" w16du:dateUtc="2026-09-22T16:17:00Z"/>
                <w:rFonts w:ascii="Arial" w:hAnsi="Arial" w:cs="Arial"/>
                <w:sz w:val="18"/>
                <w:szCs w:val="18"/>
              </w:rPr>
            </w:pPr>
          </w:p>
        </w:tc>
      </w:tr>
      <w:tr w:rsidR="00346492" w:rsidRPr="00346492" w14:paraId="2596B290" w14:textId="77777777" w:rsidTr="00715085">
        <w:trPr>
          <w:del w:id="223" w:author="NAZ, Mamoona (OLDHAM MEDICAL SERVICES)" w:date="2026-09-22T12:17:00Z" w16du:dateUtc="2026-09-22T16:17:00Z"/>
        </w:trPr>
        <w:tc>
          <w:tcPr>
            <w:tcW w:w="367" w:type="dxa"/>
            <w:vMerge/>
          </w:tcPr>
          <w:p w14:paraId="43B7AA43" w14:textId="77777777" w:rsidR="003112D2" w:rsidRPr="00346492" w:rsidRDefault="003112D2" w:rsidP="00715085">
            <w:pPr>
              <w:rPr>
                <w:del w:id="224" w:author="NAZ, Mamoona (OLDHAM MEDICAL SERVICES)" w:date="2026-09-22T12:17:00Z" w16du:dateUtc="2026-09-22T16:17:00Z"/>
                <w:rFonts w:ascii="Arial" w:hAnsi="Arial" w:cs="Arial"/>
                <w:sz w:val="18"/>
                <w:szCs w:val="18"/>
              </w:rPr>
            </w:pPr>
          </w:p>
        </w:tc>
        <w:tc>
          <w:tcPr>
            <w:tcW w:w="3002" w:type="dxa"/>
            <w:vAlign w:val="center"/>
          </w:tcPr>
          <w:p w14:paraId="780BB6BC" w14:textId="576D17CC" w:rsidR="003112D2" w:rsidRPr="00346492" w:rsidRDefault="003112D2" w:rsidP="00715085">
            <w:pPr>
              <w:rPr>
                <w:del w:id="225" w:author="NAZ, Mamoona (OLDHAM MEDICAL SERVICES)" w:date="2026-09-22T12:17:00Z" w16du:dateUtc="2026-09-22T16:17:00Z"/>
                <w:rFonts w:ascii="Arial" w:hAnsi="Arial" w:cs="Arial"/>
                <w:sz w:val="18"/>
                <w:szCs w:val="18"/>
              </w:rPr>
            </w:pPr>
            <w:del w:id="226" w:author="NAZ, Mamoona (OLDHAM MEDICAL SERVICES)" w:date="2026-09-22T12:17:00Z" w16du:dateUtc="2026-09-22T16:17:00Z">
              <w:r w:rsidRPr="00346492">
                <w:rPr>
                  <w:rFonts w:ascii="Arial" w:hAnsi="Arial" w:cs="Arial"/>
                  <w:sz w:val="18"/>
                  <w:szCs w:val="18"/>
                </w:rPr>
                <w:delText>Osoba oprávněná jednat za poddodavatele:</w:delText>
              </w:r>
            </w:del>
          </w:p>
        </w:tc>
        <w:tc>
          <w:tcPr>
            <w:tcW w:w="2698" w:type="dxa"/>
            <w:vAlign w:val="center"/>
          </w:tcPr>
          <w:p w14:paraId="746E47CD" w14:textId="77777777" w:rsidR="003112D2" w:rsidRPr="00346492" w:rsidRDefault="003112D2" w:rsidP="00715085">
            <w:pPr>
              <w:rPr>
                <w:del w:id="227" w:author="NAZ, Mamoona (OLDHAM MEDICAL SERVICES)" w:date="2026-09-22T12:17:00Z" w16du:dateUtc="2026-09-22T16:17:00Z"/>
                <w:rFonts w:ascii="Arial" w:hAnsi="Arial" w:cs="Arial"/>
                <w:sz w:val="18"/>
                <w:szCs w:val="18"/>
              </w:rPr>
            </w:pPr>
          </w:p>
        </w:tc>
        <w:tc>
          <w:tcPr>
            <w:tcW w:w="2299" w:type="dxa"/>
            <w:vMerge/>
          </w:tcPr>
          <w:p w14:paraId="45C566E7" w14:textId="77777777" w:rsidR="003112D2" w:rsidRPr="00346492" w:rsidRDefault="003112D2" w:rsidP="00715085">
            <w:pPr>
              <w:rPr>
                <w:del w:id="228" w:author="NAZ, Mamoona (OLDHAM MEDICAL SERVICES)" w:date="2026-09-22T12:17:00Z" w16du:dateUtc="2026-09-22T16:17:00Z"/>
                <w:rFonts w:ascii="Arial" w:hAnsi="Arial" w:cs="Arial"/>
                <w:sz w:val="18"/>
                <w:szCs w:val="18"/>
              </w:rPr>
            </w:pPr>
          </w:p>
        </w:tc>
        <w:tc>
          <w:tcPr>
            <w:tcW w:w="920" w:type="dxa"/>
            <w:vMerge/>
          </w:tcPr>
          <w:p w14:paraId="41098741" w14:textId="77777777" w:rsidR="003112D2" w:rsidRPr="00346492" w:rsidRDefault="003112D2" w:rsidP="00715085">
            <w:pPr>
              <w:rPr>
                <w:del w:id="229" w:author="NAZ, Mamoona (OLDHAM MEDICAL SERVICES)" w:date="2026-09-22T12:17:00Z" w16du:dateUtc="2026-09-22T16:17:00Z"/>
                <w:rFonts w:ascii="Arial" w:hAnsi="Arial" w:cs="Arial"/>
                <w:sz w:val="18"/>
                <w:szCs w:val="18"/>
              </w:rPr>
            </w:pPr>
          </w:p>
        </w:tc>
      </w:tr>
      <w:tr w:rsidR="00346492" w:rsidRPr="00346492" w14:paraId="703886C8" w14:textId="77777777" w:rsidTr="00715085">
        <w:trPr>
          <w:del w:id="230" w:author="NAZ, Mamoona (OLDHAM MEDICAL SERVICES)" w:date="2026-09-22T12:17:00Z" w16du:dateUtc="2026-09-22T16:17:00Z"/>
        </w:trPr>
        <w:tc>
          <w:tcPr>
            <w:tcW w:w="367" w:type="dxa"/>
            <w:vMerge/>
          </w:tcPr>
          <w:p w14:paraId="214D1202" w14:textId="77777777" w:rsidR="003112D2" w:rsidRPr="00346492" w:rsidRDefault="003112D2" w:rsidP="00715085">
            <w:pPr>
              <w:rPr>
                <w:del w:id="231" w:author="NAZ, Mamoona (OLDHAM MEDICAL SERVICES)" w:date="2026-09-22T12:17:00Z" w16du:dateUtc="2026-09-22T16:17:00Z"/>
                <w:rFonts w:ascii="Arial" w:hAnsi="Arial" w:cs="Arial"/>
                <w:sz w:val="18"/>
                <w:szCs w:val="18"/>
              </w:rPr>
            </w:pPr>
          </w:p>
        </w:tc>
        <w:tc>
          <w:tcPr>
            <w:tcW w:w="3002" w:type="dxa"/>
            <w:vAlign w:val="center"/>
          </w:tcPr>
          <w:p w14:paraId="24B8AC72" w14:textId="443EA128" w:rsidR="003112D2" w:rsidRPr="00346492" w:rsidRDefault="003112D2" w:rsidP="00715085">
            <w:pPr>
              <w:rPr>
                <w:del w:id="232" w:author="NAZ, Mamoona (OLDHAM MEDICAL SERVICES)" w:date="2026-09-22T12:17:00Z" w16du:dateUtc="2026-09-22T16:17:00Z"/>
                <w:rFonts w:ascii="Arial" w:hAnsi="Arial" w:cs="Arial"/>
                <w:sz w:val="18"/>
                <w:szCs w:val="18"/>
              </w:rPr>
            </w:pPr>
            <w:del w:id="233" w:author="NAZ, Mamoona (OLDHAM MEDICAL SERVICES)" w:date="2026-09-22T12:17:00Z" w16du:dateUtc="2026-09-22T16:17:00Z">
              <w:r w:rsidRPr="00346492">
                <w:rPr>
                  <w:rFonts w:ascii="Arial" w:hAnsi="Arial" w:cs="Arial"/>
                  <w:sz w:val="18"/>
                  <w:szCs w:val="18"/>
                </w:rPr>
                <w:delText>Kontaktní osoba:</w:delText>
              </w:r>
            </w:del>
          </w:p>
        </w:tc>
        <w:tc>
          <w:tcPr>
            <w:tcW w:w="2698" w:type="dxa"/>
            <w:vAlign w:val="center"/>
          </w:tcPr>
          <w:p w14:paraId="5BBC6376" w14:textId="77777777" w:rsidR="003112D2" w:rsidRPr="00346492" w:rsidRDefault="003112D2" w:rsidP="00715085">
            <w:pPr>
              <w:rPr>
                <w:del w:id="234" w:author="NAZ, Mamoona (OLDHAM MEDICAL SERVICES)" w:date="2026-09-22T12:17:00Z" w16du:dateUtc="2026-09-22T16:17:00Z"/>
                <w:rFonts w:ascii="Arial" w:hAnsi="Arial" w:cs="Arial"/>
                <w:sz w:val="18"/>
                <w:szCs w:val="18"/>
              </w:rPr>
            </w:pPr>
          </w:p>
        </w:tc>
        <w:tc>
          <w:tcPr>
            <w:tcW w:w="2299" w:type="dxa"/>
            <w:vMerge/>
          </w:tcPr>
          <w:p w14:paraId="65407BBC" w14:textId="77777777" w:rsidR="003112D2" w:rsidRPr="00346492" w:rsidRDefault="003112D2" w:rsidP="00715085">
            <w:pPr>
              <w:rPr>
                <w:del w:id="235" w:author="NAZ, Mamoona (OLDHAM MEDICAL SERVICES)" w:date="2026-09-22T12:17:00Z" w16du:dateUtc="2026-09-22T16:17:00Z"/>
                <w:rFonts w:ascii="Arial" w:hAnsi="Arial" w:cs="Arial"/>
                <w:sz w:val="18"/>
                <w:szCs w:val="18"/>
              </w:rPr>
            </w:pPr>
          </w:p>
        </w:tc>
        <w:tc>
          <w:tcPr>
            <w:tcW w:w="920" w:type="dxa"/>
            <w:vMerge/>
          </w:tcPr>
          <w:p w14:paraId="75D7BB47" w14:textId="77777777" w:rsidR="003112D2" w:rsidRPr="00346492" w:rsidRDefault="003112D2" w:rsidP="00715085">
            <w:pPr>
              <w:rPr>
                <w:del w:id="236" w:author="NAZ, Mamoona (OLDHAM MEDICAL SERVICES)" w:date="2026-09-22T12:17:00Z" w16du:dateUtc="2026-09-22T16:17:00Z"/>
                <w:rFonts w:ascii="Arial" w:hAnsi="Arial" w:cs="Arial"/>
                <w:sz w:val="18"/>
                <w:szCs w:val="18"/>
              </w:rPr>
            </w:pPr>
          </w:p>
        </w:tc>
      </w:tr>
      <w:tr w:rsidR="00346492" w:rsidRPr="00346492" w14:paraId="53AE1157" w14:textId="77777777" w:rsidTr="00715085">
        <w:trPr>
          <w:del w:id="237" w:author="NAZ, Mamoona (OLDHAM MEDICAL SERVICES)" w:date="2026-09-22T12:17:00Z" w16du:dateUtc="2026-09-22T16:17:00Z"/>
        </w:trPr>
        <w:tc>
          <w:tcPr>
            <w:tcW w:w="367" w:type="dxa"/>
            <w:vMerge/>
          </w:tcPr>
          <w:p w14:paraId="43978764" w14:textId="77777777" w:rsidR="003112D2" w:rsidRPr="00346492" w:rsidRDefault="003112D2" w:rsidP="00715085">
            <w:pPr>
              <w:rPr>
                <w:del w:id="238" w:author="NAZ, Mamoona (OLDHAM MEDICAL SERVICES)" w:date="2026-09-22T12:17:00Z" w16du:dateUtc="2026-09-22T16:17:00Z"/>
                <w:rFonts w:ascii="Arial" w:hAnsi="Arial" w:cs="Arial"/>
                <w:sz w:val="18"/>
                <w:szCs w:val="18"/>
              </w:rPr>
            </w:pPr>
          </w:p>
        </w:tc>
        <w:tc>
          <w:tcPr>
            <w:tcW w:w="3002" w:type="dxa"/>
            <w:vAlign w:val="center"/>
          </w:tcPr>
          <w:p w14:paraId="2731CDFD" w14:textId="2C3B4423" w:rsidR="003112D2" w:rsidRPr="00346492" w:rsidRDefault="003112D2" w:rsidP="00715085">
            <w:pPr>
              <w:rPr>
                <w:del w:id="239" w:author="NAZ, Mamoona (OLDHAM MEDICAL SERVICES)" w:date="2026-09-22T12:17:00Z" w16du:dateUtc="2026-09-22T16:17:00Z"/>
                <w:rFonts w:ascii="Arial" w:hAnsi="Arial" w:cs="Arial"/>
                <w:sz w:val="18"/>
                <w:szCs w:val="18"/>
              </w:rPr>
            </w:pPr>
            <w:del w:id="240" w:author="NAZ, Mamoona (OLDHAM MEDICAL SERVICES)" w:date="2026-09-22T12:17:00Z" w16du:dateUtc="2026-09-22T16:17:00Z">
              <w:r w:rsidRPr="00346492">
                <w:rPr>
                  <w:rFonts w:ascii="Arial" w:hAnsi="Arial" w:cs="Arial"/>
                  <w:sz w:val="18"/>
                  <w:szCs w:val="18"/>
                </w:rPr>
                <w:delText>E-mail:</w:delText>
              </w:r>
            </w:del>
          </w:p>
        </w:tc>
        <w:tc>
          <w:tcPr>
            <w:tcW w:w="2698" w:type="dxa"/>
            <w:vAlign w:val="center"/>
          </w:tcPr>
          <w:p w14:paraId="3CB82167" w14:textId="77777777" w:rsidR="003112D2" w:rsidRPr="00346492" w:rsidRDefault="003112D2" w:rsidP="00715085">
            <w:pPr>
              <w:rPr>
                <w:del w:id="241" w:author="NAZ, Mamoona (OLDHAM MEDICAL SERVICES)" w:date="2026-09-22T12:17:00Z" w16du:dateUtc="2026-09-22T16:17:00Z"/>
                <w:rFonts w:ascii="Arial" w:hAnsi="Arial" w:cs="Arial"/>
                <w:sz w:val="18"/>
                <w:szCs w:val="18"/>
              </w:rPr>
            </w:pPr>
          </w:p>
        </w:tc>
        <w:tc>
          <w:tcPr>
            <w:tcW w:w="2299" w:type="dxa"/>
            <w:vMerge/>
          </w:tcPr>
          <w:p w14:paraId="7EE6329F" w14:textId="77777777" w:rsidR="003112D2" w:rsidRPr="00346492" w:rsidRDefault="003112D2" w:rsidP="00715085">
            <w:pPr>
              <w:rPr>
                <w:del w:id="242" w:author="NAZ, Mamoona (OLDHAM MEDICAL SERVICES)" w:date="2026-09-22T12:17:00Z" w16du:dateUtc="2026-09-22T16:17:00Z"/>
                <w:rFonts w:ascii="Arial" w:hAnsi="Arial" w:cs="Arial"/>
                <w:sz w:val="18"/>
                <w:szCs w:val="18"/>
              </w:rPr>
            </w:pPr>
          </w:p>
        </w:tc>
        <w:tc>
          <w:tcPr>
            <w:tcW w:w="920" w:type="dxa"/>
            <w:vMerge/>
          </w:tcPr>
          <w:p w14:paraId="60310588" w14:textId="77777777" w:rsidR="003112D2" w:rsidRPr="00346492" w:rsidRDefault="003112D2" w:rsidP="00715085">
            <w:pPr>
              <w:rPr>
                <w:del w:id="243" w:author="NAZ, Mamoona (OLDHAM MEDICAL SERVICES)" w:date="2026-09-22T12:17:00Z" w16du:dateUtc="2026-09-22T16:17:00Z"/>
                <w:rFonts w:ascii="Arial" w:hAnsi="Arial" w:cs="Arial"/>
                <w:sz w:val="18"/>
                <w:szCs w:val="18"/>
              </w:rPr>
            </w:pPr>
          </w:p>
        </w:tc>
      </w:tr>
      <w:tr w:rsidR="00346492" w:rsidRPr="00346492" w14:paraId="040374E8" w14:textId="77777777" w:rsidTr="00715085">
        <w:trPr>
          <w:trHeight w:val="74"/>
          <w:del w:id="244" w:author="NAZ, Mamoona (OLDHAM MEDICAL SERVICES)" w:date="2026-09-22T12:17:00Z" w16du:dateUtc="2026-09-22T16:17:00Z"/>
        </w:trPr>
        <w:tc>
          <w:tcPr>
            <w:tcW w:w="367" w:type="dxa"/>
            <w:vMerge/>
          </w:tcPr>
          <w:p w14:paraId="57DC15C3" w14:textId="77777777" w:rsidR="003112D2" w:rsidRPr="00346492" w:rsidRDefault="003112D2" w:rsidP="00715085">
            <w:pPr>
              <w:rPr>
                <w:del w:id="245" w:author="NAZ, Mamoona (OLDHAM MEDICAL SERVICES)" w:date="2026-09-22T12:17:00Z" w16du:dateUtc="2026-09-22T16:17:00Z"/>
                <w:rFonts w:ascii="Arial" w:hAnsi="Arial" w:cs="Arial"/>
                <w:sz w:val="18"/>
                <w:szCs w:val="18"/>
              </w:rPr>
            </w:pPr>
          </w:p>
        </w:tc>
        <w:tc>
          <w:tcPr>
            <w:tcW w:w="3002" w:type="dxa"/>
            <w:vAlign w:val="center"/>
          </w:tcPr>
          <w:p w14:paraId="313BCDE8" w14:textId="54805D9B" w:rsidR="003112D2" w:rsidRPr="00346492" w:rsidRDefault="003112D2" w:rsidP="00715085">
            <w:pPr>
              <w:rPr>
                <w:del w:id="246" w:author="NAZ, Mamoona (OLDHAM MEDICAL SERVICES)" w:date="2026-09-22T12:17:00Z" w16du:dateUtc="2026-09-22T16:17:00Z"/>
                <w:rFonts w:ascii="Arial" w:hAnsi="Arial" w:cs="Arial"/>
                <w:sz w:val="18"/>
                <w:szCs w:val="18"/>
              </w:rPr>
            </w:pPr>
            <w:del w:id="247" w:author="NAZ, Mamoona (OLDHAM MEDICAL SERVICES)" w:date="2026-09-22T12:17:00Z" w16du:dateUtc="2026-09-22T16:17:00Z">
              <w:r w:rsidRPr="00346492">
                <w:rPr>
                  <w:rFonts w:ascii="Arial" w:hAnsi="Arial" w:cs="Arial"/>
                  <w:sz w:val="18"/>
                  <w:szCs w:val="18"/>
                </w:rPr>
                <w:delText>Telefon:</w:delText>
              </w:r>
            </w:del>
          </w:p>
        </w:tc>
        <w:tc>
          <w:tcPr>
            <w:tcW w:w="2698" w:type="dxa"/>
            <w:vAlign w:val="center"/>
          </w:tcPr>
          <w:p w14:paraId="5E56FE9E" w14:textId="77777777" w:rsidR="003112D2" w:rsidRPr="00346492" w:rsidRDefault="003112D2" w:rsidP="00715085">
            <w:pPr>
              <w:rPr>
                <w:del w:id="248" w:author="NAZ, Mamoona (OLDHAM MEDICAL SERVICES)" w:date="2026-09-22T12:17:00Z" w16du:dateUtc="2026-09-22T16:17:00Z"/>
                <w:rFonts w:ascii="Arial" w:hAnsi="Arial" w:cs="Arial"/>
                <w:sz w:val="18"/>
                <w:szCs w:val="18"/>
              </w:rPr>
            </w:pPr>
          </w:p>
        </w:tc>
        <w:tc>
          <w:tcPr>
            <w:tcW w:w="2299" w:type="dxa"/>
            <w:vMerge/>
          </w:tcPr>
          <w:p w14:paraId="4A72DC39" w14:textId="77777777" w:rsidR="003112D2" w:rsidRPr="00346492" w:rsidRDefault="003112D2" w:rsidP="00715085">
            <w:pPr>
              <w:rPr>
                <w:del w:id="249" w:author="NAZ, Mamoona (OLDHAM MEDICAL SERVICES)" w:date="2026-09-22T12:17:00Z" w16du:dateUtc="2026-09-22T16:17:00Z"/>
                <w:rFonts w:ascii="Arial" w:hAnsi="Arial" w:cs="Arial"/>
                <w:sz w:val="18"/>
                <w:szCs w:val="18"/>
              </w:rPr>
            </w:pPr>
          </w:p>
        </w:tc>
        <w:tc>
          <w:tcPr>
            <w:tcW w:w="920" w:type="dxa"/>
            <w:vMerge/>
          </w:tcPr>
          <w:p w14:paraId="337754F8" w14:textId="77777777" w:rsidR="003112D2" w:rsidRPr="00346492" w:rsidRDefault="003112D2" w:rsidP="00715085">
            <w:pPr>
              <w:rPr>
                <w:del w:id="250" w:author="NAZ, Mamoona (OLDHAM MEDICAL SERVICES)" w:date="2026-09-22T12:17:00Z" w16du:dateUtc="2026-09-22T16:17:00Z"/>
                <w:rFonts w:ascii="Arial" w:hAnsi="Arial" w:cs="Arial"/>
                <w:sz w:val="18"/>
                <w:szCs w:val="18"/>
              </w:rPr>
            </w:pPr>
          </w:p>
        </w:tc>
      </w:tr>
      <w:tr w:rsidR="0063386F" w:rsidRPr="00346492" w14:paraId="24B707C4" w14:textId="77777777" w:rsidTr="00715085">
        <w:trPr>
          <w:trHeight w:val="116"/>
          <w:del w:id="251" w:author="NAZ, Mamoona (OLDHAM MEDICAL SERVICES)" w:date="2026-09-22T12:17:00Z" w16du:dateUtc="2026-09-22T16:17:00Z"/>
        </w:trPr>
        <w:tc>
          <w:tcPr>
            <w:tcW w:w="367" w:type="dxa"/>
          </w:tcPr>
          <w:p w14:paraId="13A88E59" w14:textId="77777777" w:rsidR="0063386F" w:rsidRPr="00346492" w:rsidRDefault="0063386F" w:rsidP="00715085">
            <w:pPr>
              <w:rPr>
                <w:del w:id="252" w:author="NAZ, Mamoona (OLDHAM MEDICAL SERVICES)" w:date="2026-09-22T12:17:00Z" w16du:dateUtc="2026-09-22T16:17:00Z"/>
                <w:rFonts w:ascii="Arial" w:hAnsi="Arial" w:cs="Arial"/>
                <w:sz w:val="18"/>
                <w:szCs w:val="18"/>
              </w:rPr>
            </w:pPr>
          </w:p>
        </w:tc>
        <w:tc>
          <w:tcPr>
            <w:tcW w:w="8919" w:type="dxa"/>
            <w:gridSpan w:val="4"/>
            <w:vAlign w:val="center"/>
          </w:tcPr>
          <w:p w14:paraId="4469AA4C" w14:textId="77777777" w:rsidR="0063386F" w:rsidRPr="00346492" w:rsidRDefault="0063386F" w:rsidP="00715085">
            <w:pPr>
              <w:rPr>
                <w:del w:id="253" w:author="NAZ, Mamoona (OLDHAM MEDICAL SERVICES)" w:date="2026-09-22T12:17:00Z" w16du:dateUtc="2026-09-22T16:17:00Z"/>
                <w:rFonts w:ascii="Arial" w:hAnsi="Arial" w:cs="Arial"/>
                <w:sz w:val="18"/>
                <w:szCs w:val="18"/>
              </w:rPr>
            </w:pPr>
          </w:p>
        </w:tc>
      </w:tr>
      <w:tr w:rsidR="00346492" w:rsidRPr="00346492" w14:paraId="29FDBB9F" w14:textId="77777777" w:rsidTr="00715085">
        <w:trPr>
          <w:del w:id="254" w:author="NAZ, Mamoona (OLDHAM MEDICAL SERVICES)" w:date="2026-09-22T12:17:00Z" w16du:dateUtc="2026-09-22T16:17:00Z"/>
        </w:trPr>
        <w:tc>
          <w:tcPr>
            <w:tcW w:w="367" w:type="dxa"/>
            <w:vMerge w:val="restart"/>
          </w:tcPr>
          <w:p w14:paraId="1CB1C219" w14:textId="77777777" w:rsidR="003112D2" w:rsidRPr="00346492" w:rsidRDefault="003112D2" w:rsidP="00715085">
            <w:pPr>
              <w:rPr>
                <w:del w:id="255" w:author="NAZ, Mamoona (OLDHAM MEDICAL SERVICES)" w:date="2026-09-22T12:17:00Z" w16du:dateUtc="2026-09-22T16:17:00Z"/>
                <w:rFonts w:ascii="Arial" w:hAnsi="Arial" w:cs="Arial"/>
                <w:sz w:val="18"/>
                <w:szCs w:val="18"/>
              </w:rPr>
            </w:pPr>
            <w:del w:id="256" w:author="NAZ, Mamoona (OLDHAM MEDICAL SERVICES)" w:date="2026-09-22T12:17:00Z" w16du:dateUtc="2026-09-22T16:17:00Z">
              <w:r w:rsidRPr="00346492">
                <w:rPr>
                  <w:rFonts w:ascii="Arial" w:hAnsi="Arial" w:cs="Arial"/>
                  <w:sz w:val="18"/>
                  <w:szCs w:val="18"/>
                </w:rPr>
                <w:delText>3.</w:delText>
              </w:r>
            </w:del>
          </w:p>
        </w:tc>
        <w:tc>
          <w:tcPr>
            <w:tcW w:w="3002" w:type="dxa"/>
            <w:vAlign w:val="center"/>
          </w:tcPr>
          <w:p w14:paraId="6A6FEF07" w14:textId="2341A5C8" w:rsidR="003112D2" w:rsidRPr="00346492" w:rsidRDefault="003112D2" w:rsidP="00715085">
            <w:pPr>
              <w:rPr>
                <w:del w:id="257" w:author="NAZ, Mamoona (OLDHAM MEDICAL SERVICES)" w:date="2026-09-22T12:17:00Z" w16du:dateUtc="2026-09-22T16:17:00Z"/>
                <w:rFonts w:ascii="Arial" w:hAnsi="Arial" w:cs="Arial"/>
                <w:sz w:val="18"/>
                <w:szCs w:val="18"/>
              </w:rPr>
            </w:pPr>
            <w:del w:id="258" w:author="NAZ, Mamoona (OLDHAM MEDICAL SERVICES)" w:date="2026-09-22T12:17:00Z" w16du:dateUtc="2026-09-22T16:17:00Z">
              <w:r w:rsidRPr="00346492">
                <w:rPr>
                  <w:rFonts w:ascii="Arial" w:hAnsi="Arial" w:cs="Arial"/>
                  <w:sz w:val="18"/>
                  <w:szCs w:val="18"/>
                </w:rPr>
                <w:delText>Obchodní firma/název/jméno, příjmení:</w:delText>
              </w:r>
            </w:del>
          </w:p>
        </w:tc>
        <w:tc>
          <w:tcPr>
            <w:tcW w:w="2698" w:type="dxa"/>
            <w:vAlign w:val="center"/>
          </w:tcPr>
          <w:p w14:paraId="6331D75A" w14:textId="77777777" w:rsidR="003112D2" w:rsidRPr="00346492" w:rsidRDefault="003112D2" w:rsidP="00715085">
            <w:pPr>
              <w:rPr>
                <w:del w:id="259" w:author="NAZ, Mamoona (OLDHAM MEDICAL SERVICES)" w:date="2026-09-22T12:17:00Z" w16du:dateUtc="2026-09-22T16:17:00Z"/>
                <w:rFonts w:ascii="Arial" w:hAnsi="Arial" w:cs="Arial"/>
                <w:sz w:val="18"/>
                <w:szCs w:val="18"/>
              </w:rPr>
            </w:pPr>
          </w:p>
        </w:tc>
        <w:tc>
          <w:tcPr>
            <w:tcW w:w="2299" w:type="dxa"/>
            <w:vMerge w:val="restart"/>
          </w:tcPr>
          <w:p w14:paraId="0A1F828C" w14:textId="77777777" w:rsidR="003112D2" w:rsidRPr="00346492" w:rsidRDefault="003112D2" w:rsidP="00715085">
            <w:pPr>
              <w:rPr>
                <w:del w:id="260" w:author="NAZ, Mamoona (OLDHAM MEDICAL SERVICES)" w:date="2026-09-22T12:17:00Z" w16du:dateUtc="2026-09-22T16:17:00Z"/>
                <w:rFonts w:ascii="Arial" w:hAnsi="Arial" w:cs="Arial"/>
                <w:sz w:val="18"/>
                <w:szCs w:val="18"/>
              </w:rPr>
            </w:pPr>
          </w:p>
        </w:tc>
        <w:tc>
          <w:tcPr>
            <w:tcW w:w="920" w:type="dxa"/>
            <w:vMerge w:val="restart"/>
          </w:tcPr>
          <w:p w14:paraId="75DFE915" w14:textId="77777777" w:rsidR="003112D2" w:rsidRPr="00346492" w:rsidRDefault="003112D2" w:rsidP="00715085">
            <w:pPr>
              <w:rPr>
                <w:del w:id="261" w:author="NAZ, Mamoona (OLDHAM MEDICAL SERVICES)" w:date="2026-09-22T12:17:00Z" w16du:dateUtc="2026-09-22T16:17:00Z"/>
                <w:rFonts w:ascii="Arial" w:hAnsi="Arial" w:cs="Arial"/>
                <w:sz w:val="18"/>
                <w:szCs w:val="18"/>
              </w:rPr>
            </w:pPr>
          </w:p>
        </w:tc>
      </w:tr>
      <w:tr w:rsidR="00346492" w:rsidRPr="00346492" w14:paraId="7D9D87B0" w14:textId="77777777" w:rsidTr="00715085">
        <w:trPr>
          <w:del w:id="262" w:author="NAZ, Mamoona (OLDHAM MEDICAL SERVICES)" w:date="2026-09-22T12:17:00Z" w16du:dateUtc="2026-09-22T16:17:00Z"/>
        </w:trPr>
        <w:tc>
          <w:tcPr>
            <w:tcW w:w="367" w:type="dxa"/>
            <w:vMerge/>
          </w:tcPr>
          <w:p w14:paraId="0613994F" w14:textId="77777777" w:rsidR="003112D2" w:rsidRPr="00346492" w:rsidRDefault="003112D2" w:rsidP="00715085">
            <w:pPr>
              <w:rPr>
                <w:del w:id="263" w:author="NAZ, Mamoona (OLDHAM MEDICAL SERVICES)" w:date="2026-09-22T12:17:00Z" w16du:dateUtc="2026-09-22T16:17:00Z"/>
                <w:rFonts w:ascii="Arial" w:hAnsi="Arial" w:cs="Arial"/>
                <w:sz w:val="18"/>
                <w:szCs w:val="18"/>
              </w:rPr>
            </w:pPr>
          </w:p>
        </w:tc>
        <w:tc>
          <w:tcPr>
            <w:tcW w:w="3002" w:type="dxa"/>
            <w:vAlign w:val="center"/>
          </w:tcPr>
          <w:p w14:paraId="38ED174F" w14:textId="563593F6" w:rsidR="003112D2" w:rsidRPr="00346492" w:rsidRDefault="003112D2" w:rsidP="00715085">
            <w:pPr>
              <w:rPr>
                <w:del w:id="264" w:author="NAZ, Mamoona (OLDHAM MEDICAL SERVICES)" w:date="2026-09-22T12:17:00Z" w16du:dateUtc="2026-09-22T16:17:00Z"/>
                <w:rFonts w:ascii="Arial" w:hAnsi="Arial" w:cs="Arial"/>
                <w:sz w:val="18"/>
                <w:szCs w:val="18"/>
              </w:rPr>
            </w:pPr>
            <w:del w:id="265" w:author="NAZ, Mamoona (OLDHAM MEDICAL SERVICES)" w:date="2026-09-22T12:17:00Z" w16du:dateUtc="2026-09-22T16:17:00Z">
              <w:r w:rsidRPr="00346492">
                <w:rPr>
                  <w:rFonts w:ascii="Arial" w:hAnsi="Arial" w:cs="Arial"/>
                  <w:sz w:val="18"/>
                  <w:szCs w:val="18"/>
                </w:rPr>
                <w:delText>Sídlo/místo podnikání/místo trvalého pobytu:</w:delText>
              </w:r>
            </w:del>
          </w:p>
        </w:tc>
        <w:tc>
          <w:tcPr>
            <w:tcW w:w="2698" w:type="dxa"/>
            <w:vAlign w:val="center"/>
          </w:tcPr>
          <w:p w14:paraId="7AA40098" w14:textId="77777777" w:rsidR="003112D2" w:rsidRPr="00346492" w:rsidRDefault="003112D2" w:rsidP="00715085">
            <w:pPr>
              <w:rPr>
                <w:del w:id="266" w:author="NAZ, Mamoona (OLDHAM MEDICAL SERVICES)" w:date="2026-09-22T12:17:00Z" w16du:dateUtc="2026-09-22T16:17:00Z"/>
                <w:rFonts w:ascii="Arial" w:hAnsi="Arial" w:cs="Arial"/>
                <w:sz w:val="18"/>
                <w:szCs w:val="18"/>
              </w:rPr>
            </w:pPr>
          </w:p>
        </w:tc>
        <w:tc>
          <w:tcPr>
            <w:tcW w:w="2299" w:type="dxa"/>
            <w:vMerge/>
          </w:tcPr>
          <w:p w14:paraId="00B7D1B1" w14:textId="77777777" w:rsidR="003112D2" w:rsidRPr="00346492" w:rsidRDefault="003112D2" w:rsidP="00715085">
            <w:pPr>
              <w:rPr>
                <w:del w:id="267" w:author="NAZ, Mamoona (OLDHAM MEDICAL SERVICES)" w:date="2026-09-22T12:17:00Z" w16du:dateUtc="2026-09-22T16:17:00Z"/>
                <w:rFonts w:ascii="Arial" w:hAnsi="Arial" w:cs="Arial"/>
                <w:sz w:val="18"/>
                <w:szCs w:val="18"/>
              </w:rPr>
            </w:pPr>
          </w:p>
        </w:tc>
        <w:tc>
          <w:tcPr>
            <w:tcW w:w="920" w:type="dxa"/>
            <w:vMerge/>
          </w:tcPr>
          <w:p w14:paraId="26F41A31" w14:textId="77777777" w:rsidR="003112D2" w:rsidRPr="00346492" w:rsidRDefault="003112D2" w:rsidP="00715085">
            <w:pPr>
              <w:rPr>
                <w:del w:id="268" w:author="NAZ, Mamoona (OLDHAM MEDICAL SERVICES)" w:date="2026-09-22T12:17:00Z" w16du:dateUtc="2026-09-22T16:17:00Z"/>
                <w:rFonts w:ascii="Arial" w:hAnsi="Arial" w:cs="Arial"/>
                <w:sz w:val="18"/>
                <w:szCs w:val="18"/>
              </w:rPr>
            </w:pPr>
          </w:p>
        </w:tc>
      </w:tr>
      <w:tr w:rsidR="00346492" w:rsidRPr="00346492" w14:paraId="5767AAFD" w14:textId="77777777" w:rsidTr="00715085">
        <w:trPr>
          <w:del w:id="269" w:author="NAZ, Mamoona (OLDHAM MEDICAL SERVICES)" w:date="2026-09-22T12:17:00Z" w16du:dateUtc="2026-09-22T16:17:00Z"/>
        </w:trPr>
        <w:tc>
          <w:tcPr>
            <w:tcW w:w="367" w:type="dxa"/>
            <w:vMerge/>
          </w:tcPr>
          <w:p w14:paraId="1F6B77FE" w14:textId="77777777" w:rsidR="003112D2" w:rsidRPr="00346492" w:rsidRDefault="003112D2" w:rsidP="00715085">
            <w:pPr>
              <w:rPr>
                <w:del w:id="270" w:author="NAZ, Mamoona (OLDHAM MEDICAL SERVICES)" w:date="2026-09-22T12:17:00Z" w16du:dateUtc="2026-09-22T16:17:00Z"/>
                <w:rFonts w:ascii="Arial" w:hAnsi="Arial" w:cs="Arial"/>
                <w:sz w:val="18"/>
                <w:szCs w:val="18"/>
              </w:rPr>
            </w:pPr>
          </w:p>
        </w:tc>
        <w:tc>
          <w:tcPr>
            <w:tcW w:w="3002" w:type="dxa"/>
            <w:vAlign w:val="center"/>
          </w:tcPr>
          <w:p w14:paraId="78E70FAE" w14:textId="49BA33D8" w:rsidR="003112D2" w:rsidRPr="00346492" w:rsidRDefault="003112D2" w:rsidP="00715085">
            <w:pPr>
              <w:rPr>
                <w:del w:id="271" w:author="NAZ, Mamoona (OLDHAM MEDICAL SERVICES)" w:date="2026-09-22T12:17:00Z" w16du:dateUtc="2026-09-22T16:17:00Z"/>
                <w:rFonts w:ascii="Arial" w:hAnsi="Arial" w:cs="Arial"/>
                <w:sz w:val="18"/>
                <w:szCs w:val="18"/>
              </w:rPr>
            </w:pPr>
            <w:del w:id="272" w:author="NAZ, Mamoona (OLDHAM MEDICAL SERVICES)" w:date="2026-09-22T12:17:00Z" w16du:dateUtc="2026-09-22T16:17:00Z">
              <w:r w:rsidRPr="00346492">
                <w:rPr>
                  <w:rFonts w:ascii="Arial" w:hAnsi="Arial" w:cs="Arial"/>
                  <w:sz w:val="18"/>
                  <w:szCs w:val="18"/>
                </w:rPr>
                <w:delText>Právní forma:</w:delText>
              </w:r>
            </w:del>
          </w:p>
        </w:tc>
        <w:tc>
          <w:tcPr>
            <w:tcW w:w="2698" w:type="dxa"/>
            <w:vAlign w:val="center"/>
          </w:tcPr>
          <w:p w14:paraId="53518031" w14:textId="77777777" w:rsidR="003112D2" w:rsidRPr="00346492" w:rsidRDefault="003112D2" w:rsidP="00715085">
            <w:pPr>
              <w:rPr>
                <w:del w:id="273" w:author="NAZ, Mamoona (OLDHAM MEDICAL SERVICES)" w:date="2026-09-22T12:17:00Z" w16du:dateUtc="2026-09-22T16:17:00Z"/>
                <w:rFonts w:ascii="Arial" w:hAnsi="Arial" w:cs="Arial"/>
                <w:sz w:val="18"/>
                <w:szCs w:val="18"/>
              </w:rPr>
            </w:pPr>
          </w:p>
        </w:tc>
        <w:tc>
          <w:tcPr>
            <w:tcW w:w="2299" w:type="dxa"/>
            <w:vMerge/>
          </w:tcPr>
          <w:p w14:paraId="78AFCCE9" w14:textId="77777777" w:rsidR="003112D2" w:rsidRPr="00346492" w:rsidRDefault="003112D2" w:rsidP="00715085">
            <w:pPr>
              <w:rPr>
                <w:del w:id="274" w:author="NAZ, Mamoona (OLDHAM MEDICAL SERVICES)" w:date="2026-09-22T12:17:00Z" w16du:dateUtc="2026-09-22T16:17:00Z"/>
                <w:rFonts w:ascii="Arial" w:hAnsi="Arial" w:cs="Arial"/>
                <w:sz w:val="18"/>
                <w:szCs w:val="18"/>
              </w:rPr>
            </w:pPr>
          </w:p>
        </w:tc>
        <w:tc>
          <w:tcPr>
            <w:tcW w:w="920" w:type="dxa"/>
            <w:vMerge/>
          </w:tcPr>
          <w:p w14:paraId="0B55032E" w14:textId="77777777" w:rsidR="003112D2" w:rsidRPr="00346492" w:rsidRDefault="003112D2" w:rsidP="00715085">
            <w:pPr>
              <w:rPr>
                <w:del w:id="275" w:author="NAZ, Mamoona (OLDHAM MEDICAL SERVICES)" w:date="2026-09-22T12:17:00Z" w16du:dateUtc="2026-09-22T16:17:00Z"/>
                <w:rFonts w:ascii="Arial" w:hAnsi="Arial" w:cs="Arial"/>
                <w:sz w:val="18"/>
                <w:szCs w:val="18"/>
              </w:rPr>
            </w:pPr>
          </w:p>
        </w:tc>
      </w:tr>
      <w:tr w:rsidR="00346492" w:rsidRPr="00346492" w14:paraId="0FEA7706" w14:textId="77777777" w:rsidTr="00715085">
        <w:trPr>
          <w:del w:id="276" w:author="NAZ, Mamoona (OLDHAM MEDICAL SERVICES)" w:date="2026-09-22T12:17:00Z" w16du:dateUtc="2026-09-22T16:17:00Z"/>
        </w:trPr>
        <w:tc>
          <w:tcPr>
            <w:tcW w:w="367" w:type="dxa"/>
            <w:vMerge/>
          </w:tcPr>
          <w:p w14:paraId="39578CDC" w14:textId="77777777" w:rsidR="003112D2" w:rsidRPr="00346492" w:rsidRDefault="003112D2" w:rsidP="00715085">
            <w:pPr>
              <w:rPr>
                <w:del w:id="277" w:author="NAZ, Mamoona (OLDHAM MEDICAL SERVICES)" w:date="2026-09-22T12:17:00Z" w16du:dateUtc="2026-09-22T16:17:00Z"/>
                <w:rFonts w:ascii="Arial" w:hAnsi="Arial" w:cs="Arial"/>
                <w:sz w:val="18"/>
                <w:szCs w:val="18"/>
              </w:rPr>
            </w:pPr>
          </w:p>
        </w:tc>
        <w:tc>
          <w:tcPr>
            <w:tcW w:w="3002" w:type="dxa"/>
            <w:vAlign w:val="center"/>
          </w:tcPr>
          <w:p w14:paraId="6EC3A91D" w14:textId="0763D1AB" w:rsidR="003112D2" w:rsidRPr="00346492" w:rsidRDefault="003112D2" w:rsidP="00715085">
            <w:pPr>
              <w:rPr>
                <w:del w:id="278" w:author="NAZ, Mamoona (OLDHAM MEDICAL SERVICES)" w:date="2026-09-22T12:17:00Z" w16du:dateUtc="2026-09-22T16:17:00Z"/>
                <w:rFonts w:ascii="Arial" w:hAnsi="Arial" w:cs="Arial"/>
                <w:sz w:val="18"/>
                <w:szCs w:val="18"/>
              </w:rPr>
            </w:pPr>
            <w:del w:id="279" w:author="NAZ, Mamoona (OLDHAM MEDICAL SERVICES)" w:date="2026-09-22T12:17:00Z" w16du:dateUtc="2026-09-22T16:17:00Z">
              <w:r w:rsidRPr="00346492">
                <w:rPr>
                  <w:rFonts w:ascii="Arial" w:hAnsi="Arial" w:cs="Arial"/>
                  <w:sz w:val="18"/>
                  <w:szCs w:val="18"/>
                </w:rPr>
                <w:delText>IČ/DIČ:</w:delText>
              </w:r>
            </w:del>
          </w:p>
        </w:tc>
        <w:tc>
          <w:tcPr>
            <w:tcW w:w="2698" w:type="dxa"/>
            <w:vAlign w:val="center"/>
          </w:tcPr>
          <w:p w14:paraId="633BAB87" w14:textId="77777777" w:rsidR="003112D2" w:rsidRPr="00346492" w:rsidRDefault="003112D2" w:rsidP="00715085">
            <w:pPr>
              <w:rPr>
                <w:del w:id="280" w:author="NAZ, Mamoona (OLDHAM MEDICAL SERVICES)" w:date="2026-09-22T12:17:00Z" w16du:dateUtc="2026-09-22T16:17:00Z"/>
                <w:rFonts w:ascii="Arial" w:hAnsi="Arial" w:cs="Arial"/>
                <w:sz w:val="18"/>
                <w:szCs w:val="18"/>
              </w:rPr>
            </w:pPr>
          </w:p>
        </w:tc>
        <w:tc>
          <w:tcPr>
            <w:tcW w:w="2299" w:type="dxa"/>
            <w:vMerge/>
          </w:tcPr>
          <w:p w14:paraId="03304CC3" w14:textId="77777777" w:rsidR="003112D2" w:rsidRPr="00346492" w:rsidRDefault="003112D2" w:rsidP="00715085">
            <w:pPr>
              <w:rPr>
                <w:del w:id="281" w:author="NAZ, Mamoona (OLDHAM MEDICAL SERVICES)" w:date="2026-09-22T12:17:00Z" w16du:dateUtc="2026-09-22T16:17:00Z"/>
                <w:rFonts w:ascii="Arial" w:hAnsi="Arial" w:cs="Arial"/>
                <w:sz w:val="18"/>
                <w:szCs w:val="18"/>
              </w:rPr>
            </w:pPr>
          </w:p>
        </w:tc>
        <w:tc>
          <w:tcPr>
            <w:tcW w:w="920" w:type="dxa"/>
            <w:vMerge/>
          </w:tcPr>
          <w:p w14:paraId="6EFD8BD6" w14:textId="77777777" w:rsidR="003112D2" w:rsidRPr="00346492" w:rsidRDefault="003112D2" w:rsidP="00715085">
            <w:pPr>
              <w:rPr>
                <w:del w:id="282" w:author="NAZ, Mamoona (OLDHAM MEDICAL SERVICES)" w:date="2026-09-22T12:17:00Z" w16du:dateUtc="2026-09-22T16:17:00Z"/>
                <w:rFonts w:ascii="Arial" w:hAnsi="Arial" w:cs="Arial"/>
                <w:sz w:val="18"/>
                <w:szCs w:val="18"/>
              </w:rPr>
            </w:pPr>
          </w:p>
        </w:tc>
      </w:tr>
      <w:tr w:rsidR="00346492" w:rsidRPr="00346492" w14:paraId="4AB2FB27" w14:textId="77777777" w:rsidTr="00715085">
        <w:trPr>
          <w:del w:id="283" w:author="NAZ, Mamoona (OLDHAM MEDICAL SERVICES)" w:date="2026-09-22T12:17:00Z" w16du:dateUtc="2026-09-22T16:17:00Z"/>
        </w:trPr>
        <w:tc>
          <w:tcPr>
            <w:tcW w:w="367" w:type="dxa"/>
            <w:vMerge/>
          </w:tcPr>
          <w:p w14:paraId="3F179D5A" w14:textId="77777777" w:rsidR="003112D2" w:rsidRPr="00346492" w:rsidRDefault="003112D2" w:rsidP="00715085">
            <w:pPr>
              <w:rPr>
                <w:del w:id="284" w:author="NAZ, Mamoona (OLDHAM MEDICAL SERVICES)" w:date="2026-09-22T12:17:00Z" w16du:dateUtc="2026-09-22T16:17:00Z"/>
                <w:rFonts w:ascii="Arial" w:hAnsi="Arial" w:cs="Arial"/>
                <w:sz w:val="18"/>
                <w:szCs w:val="18"/>
              </w:rPr>
            </w:pPr>
          </w:p>
        </w:tc>
        <w:tc>
          <w:tcPr>
            <w:tcW w:w="3002" w:type="dxa"/>
            <w:vAlign w:val="center"/>
          </w:tcPr>
          <w:p w14:paraId="07FC5FB0" w14:textId="17B76C1E" w:rsidR="003112D2" w:rsidRPr="00346492" w:rsidRDefault="003112D2" w:rsidP="00715085">
            <w:pPr>
              <w:rPr>
                <w:del w:id="285" w:author="NAZ, Mamoona (OLDHAM MEDICAL SERVICES)" w:date="2026-09-22T12:17:00Z" w16du:dateUtc="2026-09-22T16:17:00Z"/>
                <w:rFonts w:ascii="Arial" w:hAnsi="Arial" w:cs="Arial"/>
                <w:sz w:val="18"/>
                <w:szCs w:val="18"/>
              </w:rPr>
            </w:pPr>
            <w:del w:id="286" w:author="NAZ, Mamoona (OLDHAM MEDICAL SERVICES)" w:date="2026-09-22T12:17:00Z" w16du:dateUtc="2026-09-22T16:17:00Z">
              <w:r w:rsidRPr="00346492">
                <w:rPr>
                  <w:rFonts w:ascii="Arial" w:hAnsi="Arial" w:cs="Arial"/>
                  <w:sz w:val="18"/>
                  <w:szCs w:val="18"/>
                </w:rPr>
                <w:delText>Osoba oprávněná jednat za poddodavatele:</w:delText>
              </w:r>
            </w:del>
          </w:p>
        </w:tc>
        <w:tc>
          <w:tcPr>
            <w:tcW w:w="2698" w:type="dxa"/>
            <w:vAlign w:val="center"/>
          </w:tcPr>
          <w:p w14:paraId="77EF9C2E" w14:textId="77777777" w:rsidR="003112D2" w:rsidRPr="00346492" w:rsidRDefault="003112D2" w:rsidP="00715085">
            <w:pPr>
              <w:rPr>
                <w:del w:id="287" w:author="NAZ, Mamoona (OLDHAM MEDICAL SERVICES)" w:date="2026-09-22T12:17:00Z" w16du:dateUtc="2026-09-22T16:17:00Z"/>
                <w:rFonts w:ascii="Arial" w:hAnsi="Arial" w:cs="Arial"/>
                <w:sz w:val="18"/>
                <w:szCs w:val="18"/>
              </w:rPr>
            </w:pPr>
          </w:p>
        </w:tc>
        <w:tc>
          <w:tcPr>
            <w:tcW w:w="2299" w:type="dxa"/>
            <w:vMerge/>
          </w:tcPr>
          <w:p w14:paraId="3E478839" w14:textId="77777777" w:rsidR="003112D2" w:rsidRPr="00346492" w:rsidRDefault="003112D2" w:rsidP="00715085">
            <w:pPr>
              <w:rPr>
                <w:del w:id="288" w:author="NAZ, Mamoona (OLDHAM MEDICAL SERVICES)" w:date="2026-09-22T12:17:00Z" w16du:dateUtc="2026-09-22T16:17:00Z"/>
                <w:rFonts w:ascii="Arial" w:hAnsi="Arial" w:cs="Arial"/>
                <w:sz w:val="18"/>
                <w:szCs w:val="18"/>
              </w:rPr>
            </w:pPr>
          </w:p>
        </w:tc>
        <w:tc>
          <w:tcPr>
            <w:tcW w:w="920" w:type="dxa"/>
            <w:vMerge/>
          </w:tcPr>
          <w:p w14:paraId="5941C1C1" w14:textId="77777777" w:rsidR="003112D2" w:rsidRPr="00346492" w:rsidRDefault="003112D2" w:rsidP="00715085">
            <w:pPr>
              <w:rPr>
                <w:del w:id="289" w:author="NAZ, Mamoona (OLDHAM MEDICAL SERVICES)" w:date="2026-09-22T12:17:00Z" w16du:dateUtc="2026-09-22T16:17:00Z"/>
                <w:rFonts w:ascii="Arial" w:hAnsi="Arial" w:cs="Arial"/>
                <w:sz w:val="18"/>
                <w:szCs w:val="18"/>
              </w:rPr>
            </w:pPr>
          </w:p>
        </w:tc>
      </w:tr>
      <w:tr w:rsidR="00346492" w:rsidRPr="00346492" w14:paraId="73A3E3F6" w14:textId="77777777" w:rsidTr="00715085">
        <w:trPr>
          <w:del w:id="290" w:author="NAZ, Mamoona (OLDHAM MEDICAL SERVICES)" w:date="2026-09-22T12:17:00Z" w16du:dateUtc="2026-09-22T16:17:00Z"/>
        </w:trPr>
        <w:tc>
          <w:tcPr>
            <w:tcW w:w="367" w:type="dxa"/>
            <w:vMerge/>
          </w:tcPr>
          <w:p w14:paraId="4F59F28A" w14:textId="77777777" w:rsidR="003112D2" w:rsidRPr="00346492" w:rsidRDefault="003112D2" w:rsidP="00715085">
            <w:pPr>
              <w:rPr>
                <w:del w:id="291" w:author="NAZ, Mamoona (OLDHAM MEDICAL SERVICES)" w:date="2026-09-22T12:17:00Z" w16du:dateUtc="2026-09-22T16:17:00Z"/>
                <w:rFonts w:ascii="Arial" w:hAnsi="Arial" w:cs="Arial"/>
                <w:sz w:val="18"/>
                <w:szCs w:val="18"/>
              </w:rPr>
            </w:pPr>
          </w:p>
        </w:tc>
        <w:tc>
          <w:tcPr>
            <w:tcW w:w="3002" w:type="dxa"/>
            <w:vAlign w:val="center"/>
          </w:tcPr>
          <w:p w14:paraId="48BA7D23" w14:textId="1C0A649A" w:rsidR="003112D2" w:rsidRPr="00346492" w:rsidRDefault="003112D2" w:rsidP="00715085">
            <w:pPr>
              <w:rPr>
                <w:del w:id="292" w:author="NAZ, Mamoona (OLDHAM MEDICAL SERVICES)" w:date="2026-09-22T12:17:00Z" w16du:dateUtc="2026-09-22T16:17:00Z"/>
                <w:rFonts w:ascii="Arial" w:hAnsi="Arial" w:cs="Arial"/>
                <w:sz w:val="18"/>
                <w:szCs w:val="18"/>
              </w:rPr>
            </w:pPr>
            <w:del w:id="293" w:author="NAZ, Mamoona (OLDHAM MEDICAL SERVICES)" w:date="2026-09-22T12:17:00Z" w16du:dateUtc="2026-09-22T16:17:00Z">
              <w:r w:rsidRPr="00346492">
                <w:rPr>
                  <w:rFonts w:ascii="Arial" w:hAnsi="Arial" w:cs="Arial"/>
                  <w:sz w:val="18"/>
                  <w:szCs w:val="18"/>
                </w:rPr>
                <w:delText>Kontaktní osoba:</w:delText>
              </w:r>
            </w:del>
          </w:p>
        </w:tc>
        <w:tc>
          <w:tcPr>
            <w:tcW w:w="2698" w:type="dxa"/>
            <w:vAlign w:val="center"/>
          </w:tcPr>
          <w:p w14:paraId="355F7BDC" w14:textId="77777777" w:rsidR="003112D2" w:rsidRPr="00346492" w:rsidRDefault="003112D2" w:rsidP="00715085">
            <w:pPr>
              <w:rPr>
                <w:del w:id="294" w:author="NAZ, Mamoona (OLDHAM MEDICAL SERVICES)" w:date="2026-09-22T12:17:00Z" w16du:dateUtc="2026-09-22T16:17:00Z"/>
                <w:rFonts w:ascii="Arial" w:hAnsi="Arial" w:cs="Arial"/>
                <w:sz w:val="18"/>
                <w:szCs w:val="18"/>
              </w:rPr>
            </w:pPr>
          </w:p>
        </w:tc>
        <w:tc>
          <w:tcPr>
            <w:tcW w:w="2299" w:type="dxa"/>
            <w:vMerge/>
          </w:tcPr>
          <w:p w14:paraId="2B1F8017" w14:textId="77777777" w:rsidR="003112D2" w:rsidRPr="00346492" w:rsidRDefault="003112D2" w:rsidP="00715085">
            <w:pPr>
              <w:rPr>
                <w:del w:id="295" w:author="NAZ, Mamoona (OLDHAM MEDICAL SERVICES)" w:date="2026-09-22T12:17:00Z" w16du:dateUtc="2026-09-22T16:17:00Z"/>
                <w:rFonts w:ascii="Arial" w:hAnsi="Arial" w:cs="Arial"/>
                <w:sz w:val="18"/>
                <w:szCs w:val="18"/>
              </w:rPr>
            </w:pPr>
          </w:p>
        </w:tc>
        <w:tc>
          <w:tcPr>
            <w:tcW w:w="920" w:type="dxa"/>
            <w:vMerge/>
          </w:tcPr>
          <w:p w14:paraId="7281ABAC" w14:textId="77777777" w:rsidR="003112D2" w:rsidRPr="00346492" w:rsidRDefault="003112D2" w:rsidP="00715085">
            <w:pPr>
              <w:rPr>
                <w:del w:id="296" w:author="NAZ, Mamoona (OLDHAM MEDICAL SERVICES)" w:date="2026-09-22T12:17:00Z" w16du:dateUtc="2026-09-22T16:17:00Z"/>
                <w:rFonts w:ascii="Arial" w:hAnsi="Arial" w:cs="Arial"/>
                <w:sz w:val="18"/>
                <w:szCs w:val="18"/>
              </w:rPr>
            </w:pPr>
          </w:p>
        </w:tc>
      </w:tr>
      <w:tr w:rsidR="00346492" w:rsidRPr="00346492" w14:paraId="30F35A74" w14:textId="77777777" w:rsidTr="00715085">
        <w:trPr>
          <w:del w:id="297" w:author="NAZ, Mamoona (OLDHAM MEDICAL SERVICES)" w:date="2026-09-22T12:17:00Z" w16du:dateUtc="2026-09-22T16:17:00Z"/>
        </w:trPr>
        <w:tc>
          <w:tcPr>
            <w:tcW w:w="367" w:type="dxa"/>
            <w:vMerge/>
          </w:tcPr>
          <w:p w14:paraId="716D4595" w14:textId="77777777" w:rsidR="003112D2" w:rsidRPr="00346492" w:rsidRDefault="003112D2" w:rsidP="00715085">
            <w:pPr>
              <w:rPr>
                <w:del w:id="298" w:author="NAZ, Mamoona (OLDHAM MEDICAL SERVICES)" w:date="2026-09-22T12:17:00Z" w16du:dateUtc="2026-09-22T16:17:00Z"/>
                <w:rFonts w:ascii="Arial" w:hAnsi="Arial" w:cs="Arial"/>
                <w:sz w:val="18"/>
                <w:szCs w:val="18"/>
              </w:rPr>
            </w:pPr>
          </w:p>
        </w:tc>
        <w:tc>
          <w:tcPr>
            <w:tcW w:w="3002" w:type="dxa"/>
            <w:vAlign w:val="center"/>
          </w:tcPr>
          <w:p w14:paraId="081350A8" w14:textId="12E7CCCE" w:rsidR="003112D2" w:rsidRPr="00346492" w:rsidRDefault="003112D2" w:rsidP="00715085">
            <w:pPr>
              <w:rPr>
                <w:del w:id="299" w:author="NAZ, Mamoona (OLDHAM MEDICAL SERVICES)" w:date="2026-09-22T12:17:00Z" w16du:dateUtc="2026-09-22T16:17:00Z"/>
                <w:rFonts w:ascii="Arial" w:hAnsi="Arial" w:cs="Arial"/>
                <w:sz w:val="18"/>
                <w:szCs w:val="18"/>
              </w:rPr>
            </w:pPr>
            <w:del w:id="300" w:author="NAZ, Mamoona (OLDHAM MEDICAL SERVICES)" w:date="2026-09-22T12:17:00Z" w16du:dateUtc="2026-09-22T16:17:00Z">
              <w:r w:rsidRPr="00346492">
                <w:rPr>
                  <w:rFonts w:ascii="Arial" w:hAnsi="Arial" w:cs="Arial"/>
                  <w:sz w:val="18"/>
                  <w:szCs w:val="18"/>
                </w:rPr>
                <w:delText>E-mail:</w:delText>
              </w:r>
            </w:del>
          </w:p>
        </w:tc>
        <w:tc>
          <w:tcPr>
            <w:tcW w:w="2698" w:type="dxa"/>
            <w:vAlign w:val="center"/>
          </w:tcPr>
          <w:p w14:paraId="6809E351" w14:textId="77777777" w:rsidR="003112D2" w:rsidRPr="00346492" w:rsidRDefault="003112D2" w:rsidP="00715085">
            <w:pPr>
              <w:rPr>
                <w:del w:id="301" w:author="NAZ, Mamoona (OLDHAM MEDICAL SERVICES)" w:date="2026-09-22T12:17:00Z" w16du:dateUtc="2026-09-22T16:17:00Z"/>
                <w:rFonts w:ascii="Arial" w:hAnsi="Arial" w:cs="Arial"/>
                <w:sz w:val="18"/>
                <w:szCs w:val="18"/>
              </w:rPr>
            </w:pPr>
          </w:p>
        </w:tc>
        <w:tc>
          <w:tcPr>
            <w:tcW w:w="2299" w:type="dxa"/>
            <w:vMerge/>
          </w:tcPr>
          <w:p w14:paraId="5E6293A9" w14:textId="77777777" w:rsidR="003112D2" w:rsidRPr="00346492" w:rsidRDefault="003112D2" w:rsidP="00715085">
            <w:pPr>
              <w:rPr>
                <w:del w:id="302" w:author="NAZ, Mamoona (OLDHAM MEDICAL SERVICES)" w:date="2026-09-22T12:17:00Z" w16du:dateUtc="2026-09-22T16:17:00Z"/>
                <w:rFonts w:ascii="Arial" w:hAnsi="Arial" w:cs="Arial"/>
                <w:sz w:val="18"/>
                <w:szCs w:val="18"/>
              </w:rPr>
            </w:pPr>
          </w:p>
        </w:tc>
        <w:tc>
          <w:tcPr>
            <w:tcW w:w="920" w:type="dxa"/>
            <w:vMerge/>
          </w:tcPr>
          <w:p w14:paraId="06C79031" w14:textId="77777777" w:rsidR="003112D2" w:rsidRPr="00346492" w:rsidRDefault="003112D2" w:rsidP="00715085">
            <w:pPr>
              <w:rPr>
                <w:del w:id="303" w:author="NAZ, Mamoona (OLDHAM MEDICAL SERVICES)" w:date="2026-09-22T12:17:00Z" w16du:dateUtc="2026-09-22T16:17:00Z"/>
                <w:rFonts w:ascii="Arial" w:hAnsi="Arial" w:cs="Arial"/>
                <w:sz w:val="18"/>
                <w:szCs w:val="18"/>
              </w:rPr>
            </w:pPr>
          </w:p>
        </w:tc>
      </w:tr>
      <w:tr w:rsidR="00346492" w:rsidRPr="00346492" w14:paraId="22305D11" w14:textId="77777777" w:rsidTr="00715085">
        <w:trPr>
          <w:trHeight w:val="74"/>
          <w:del w:id="304" w:author="NAZ, Mamoona (OLDHAM MEDICAL SERVICES)" w:date="2026-09-22T12:17:00Z" w16du:dateUtc="2026-09-22T16:17:00Z"/>
        </w:trPr>
        <w:tc>
          <w:tcPr>
            <w:tcW w:w="367" w:type="dxa"/>
            <w:vMerge/>
          </w:tcPr>
          <w:p w14:paraId="02E1E5E4" w14:textId="77777777" w:rsidR="003112D2" w:rsidRPr="00346492" w:rsidRDefault="003112D2" w:rsidP="00715085">
            <w:pPr>
              <w:rPr>
                <w:del w:id="305" w:author="NAZ, Mamoona (OLDHAM MEDICAL SERVICES)" w:date="2026-09-22T12:17:00Z" w16du:dateUtc="2026-09-22T16:17:00Z"/>
                <w:rFonts w:ascii="Arial" w:hAnsi="Arial" w:cs="Arial"/>
                <w:sz w:val="18"/>
                <w:szCs w:val="18"/>
              </w:rPr>
            </w:pPr>
          </w:p>
        </w:tc>
        <w:tc>
          <w:tcPr>
            <w:tcW w:w="3002" w:type="dxa"/>
            <w:vAlign w:val="center"/>
          </w:tcPr>
          <w:p w14:paraId="2F3D15D3" w14:textId="218FA994" w:rsidR="003112D2" w:rsidRPr="00346492" w:rsidRDefault="003112D2" w:rsidP="00715085">
            <w:pPr>
              <w:rPr>
                <w:del w:id="306" w:author="NAZ, Mamoona (OLDHAM MEDICAL SERVICES)" w:date="2026-09-22T12:17:00Z" w16du:dateUtc="2026-09-22T16:17:00Z"/>
                <w:rFonts w:ascii="Arial" w:hAnsi="Arial" w:cs="Arial"/>
                <w:sz w:val="18"/>
                <w:szCs w:val="18"/>
              </w:rPr>
            </w:pPr>
            <w:del w:id="307" w:author="NAZ, Mamoona (OLDHAM MEDICAL SERVICES)" w:date="2026-09-22T12:17:00Z" w16du:dateUtc="2026-09-22T16:17:00Z">
              <w:r w:rsidRPr="00346492">
                <w:rPr>
                  <w:rFonts w:ascii="Arial" w:hAnsi="Arial" w:cs="Arial"/>
                  <w:sz w:val="18"/>
                  <w:szCs w:val="18"/>
                </w:rPr>
                <w:delText>Telefon:</w:delText>
              </w:r>
            </w:del>
          </w:p>
        </w:tc>
        <w:tc>
          <w:tcPr>
            <w:tcW w:w="2698" w:type="dxa"/>
            <w:vAlign w:val="center"/>
          </w:tcPr>
          <w:p w14:paraId="557B09C2" w14:textId="77777777" w:rsidR="003112D2" w:rsidRPr="00346492" w:rsidRDefault="003112D2" w:rsidP="00715085">
            <w:pPr>
              <w:rPr>
                <w:del w:id="308" w:author="NAZ, Mamoona (OLDHAM MEDICAL SERVICES)" w:date="2026-09-22T12:17:00Z" w16du:dateUtc="2026-09-22T16:17:00Z"/>
                <w:rFonts w:ascii="Arial" w:hAnsi="Arial" w:cs="Arial"/>
                <w:sz w:val="18"/>
                <w:szCs w:val="18"/>
              </w:rPr>
            </w:pPr>
          </w:p>
        </w:tc>
        <w:tc>
          <w:tcPr>
            <w:tcW w:w="2299" w:type="dxa"/>
            <w:vMerge/>
          </w:tcPr>
          <w:p w14:paraId="6C323A9B" w14:textId="77777777" w:rsidR="003112D2" w:rsidRPr="00346492" w:rsidRDefault="003112D2" w:rsidP="00715085">
            <w:pPr>
              <w:rPr>
                <w:del w:id="309" w:author="NAZ, Mamoona (OLDHAM MEDICAL SERVICES)" w:date="2026-09-22T12:17:00Z" w16du:dateUtc="2026-09-22T16:17:00Z"/>
                <w:rFonts w:ascii="Arial" w:hAnsi="Arial" w:cs="Arial"/>
                <w:sz w:val="18"/>
                <w:szCs w:val="18"/>
              </w:rPr>
            </w:pPr>
          </w:p>
        </w:tc>
        <w:tc>
          <w:tcPr>
            <w:tcW w:w="920" w:type="dxa"/>
            <w:vMerge/>
          </w:tcPr>
          <w:p w14:paraId="5DFF320F" w14:textId="77777777" w:rsidR="003112D2" w:rsidRPr="00346492" w:rsidRDefault="003112D2" w:rsidP="00715085">
            <w:pPr>
              <w:rPr>
                <w:del w:id="310" w:author="NAZ, Mamoona (OLDHAM MEDICAL SERVICES)" w:date="2026-09-22T12:17:00Z" w16du:dateUtc="2026-09-22T16:17:00Z"/>
                <w:rFonts w:ascii="Arial" w:hAnsi="Arial" w:cs="Arial"/>
                <w:sz w:val="18"/>
                <w:szCs w:val="18"/>
              </w:rPr>
            </w:pPr>
          </w:p>
        </w:tc>
      </w:tr>
      <w:tr w:rsidR="0063386F" w:rsidRPr="00346492" w14:paraId="243B4E5E" w14:textId="77777777" w:rsidTr="00715085">
        <w:trPr>
          <w:trHeight w:val="74"/>
          <w:del w:id="311" w:author="NAZ, Mamoona (OLDHAM MEDICAL SERVICES)" w:date="2026-09-22T12:17:00Z" w16du:dateUtc="2026-09-22T16:17:00Z"/>
        </w:trPr>
        <w:tc>
          <w:tcPr>
            <w:tcW w:w="9286" w:type="dxa"/>
            <w:gridSpan w:val="5"/>
            <w:vAlign w:val="center"/>
          </w:tcPr>
          <w:p w14:paraId="346F1311" w14:textId="77777777" w:rsidR="0063386F" w:rsidRPr="00346492" w:rsidRDefault="0063386F" w:rsidP="00715085">
            <w:pPr>
              <w:rPr>
                <w:del w:id="312" w:author="NAZ, Mamoona (OLDHAM MEDICAL SERVICES)" w:date="2026-09-22T12:17:00Z" w16du:dateUtc="2026-09-22T16:17:00Z"/>
                <w:rFonts w:ascii="Arial" w:hAnsi="Arial" w:cs="Arial"/>
                <w:b/>
                <w:sz w:val="18"/>
                <w:szCs w:val="18"/>
              </w:rPr>
            </w:pPr>
          </w:p>
        </w:tc>
      </w:tr>
      <w:tr w:rsidR="00346492" w:rsidRPr="00346492" w14:paraId="3EBA506B" w14:textId="77777777" w:rsidTr="00715085">
        <w:trPr>
          <w:trHeight w:val="269"/>
          <w:del w:id="313" w:author="NAZ, Mamoona (OLDHAM MEDICAL SERVICES)" w:date="2026-09-22T12:17:00Z" w16du:dateUtc="2026-09-22T16:17:00Z"/>
        </w:trPr>
        <w:tc>
          <w:tcPr>
            <w:tcW w:w="367" w:type="dxa"/>
            <w:vMerge w:val="restart"/>
          </w:tcPr>
          <w:p w14:paraId="123A21CD" w14:textId="77777777" w:rsidR="003112D2" w:rsidRPr="00346492" w:rsidRDefault="003112D2" w:rsidP="00715085">
            <w:pPr>
              <w:rPr>
                <w:del w:id="314" w:author="NAZ, Mamoona (OLDHAM MEDICAL SERVICES)" w:date="2026-09-22T12:17:00Z" w16du:dateUtc="2026-09-22T16:17:00Z"/>
                <w:rFonts w:ascii="Arial" w:hAnsi="Arial" w:cs="Arial"/>
                <w:sz w:val="18"/>
                <w:szCs w:val="18"/>
              </w:rPr>
            </w:pPr>
            <w:del w:id="315" w:author="NAZ, Mamoona (OLDHAM MEDICAL SERVICES)" w:date="2026-09-22T12:17:00Z" w16du:dateUtc="2026-09-22T16:17:00Z">
              <w:r w:rsidRPr="00346492">
                <w:rPr>
                  <w:rFonts w:ascii="Arial" w:hAnsi="Arial" w:cs="Arial"/>
                  <w:sz w:val="18"/>
                  <w:szCs w:val="18"/>
                </w:rPr>
                <w:delText>4.</w:delText>
              </w:r>
            </w:del>
          </w:p>
        </w:tc>
        <w:tc>
          <w:tcPr>
            <w:tcW w:w="3002" w:type="dxa"/>
            <w:vAlign w:val="center"/>
          </w:tcPr>
          <w:p w14:paraId="5B2F6B0C" w14:textId="3A6CC35D" w:rsidR="003112D2" w:rsidRPr="00346492" w:rsidRDefault="003112D2" w:rsidP="00715085">
            <w:pPr>
              <w:rPr>
                <w:del w:id="316" w:author="NAZ, Mamoona (OLDHAM MEDICAL SERVICES)" w:date="2026-09-22T12:17:00Z" w16du:dateUtc="2026-09-22T16:17:00Z"/>
                <w:rFonts w:ascii="Arial" w:hAnsi="Arial" w:cs="Arial"/>
                <w:sz w:val="18"/>
                <w:szCs w:val="18"/>
              </w:rPr>
            </w:pPr>
            <w:del w:id="317" w:author="NAZ, Mamoona (OLDHAM MEDICAL SERVICES)" w:date="2026-09-22T12:17:00Z" w16du:dateUtc="2026-09-22T16:17:00Z">
              <w:r w:rsidRPr="00346492">
                <w:rPr>
                  <w:rFonts w:ascii="Arial" w:hAnsi="Arial" w:cs="Arial"/>
                  <w:sz w:val="18"/>
                  <w:szCs w:val="18"/>
                </w:rPr>
                <w:delText>Obchodní firma/název/jméno, příjmení:</w:delText>
              </w:r>
            </w:del>
          </w:p>
        </w:tc>
        <w:tc>
          <w:tcPr>
            <w:tcW w:w="2698" w:type="dxa"/>
            <w:vAlign w:val="center"/>
          </w:tcPr>
          <w:p w14:paraId="452A8054" w14:textId="77777777" w:rsidR="003112D2" w:rsidRPr="00346492" w:rsidRDefault="003112D2" w:rsidP="00715085">
            <w:pPr>
              <w:rPr>
                <w:del w:id="318" w:author="NAZ, Mamoona (OLDHAM MEDICAL SERVICES)" w:date="2026-09-22T12:17:00Z" w16du:dateUtc="2026-09-22T16:17:00Z"/>
                <w:rFonts w:ascii="Arial" w:hAnsi="Arial" w:cs="Arial"/>
                <w:sz w:val="18"/>
                <w:szCs w:val="18"/>
              </w:rPr>
            </w:pPr>
          </w:p>
        </w:tc>
        <w:tc>
          <w:tcPr>
            <w:tcW w:w="2299" w:type="dxa"/>
            <w:vMerge w:val="restart"/>
          </w:tcPr>
          <w:p w14:paraId="0A89EF9C" w14:textId="77777777" w:rsidR="003112D2" w:rsidRPr="00346492" w:rsidRDefault="003112D2" w:rsidP="00715085">
            <w:pPr>
              <w:rPr>
                <w:del w:id="319" w:author="NAZ, Mamoona (OLDHAM MEDICAL SERVICES)" w:date="2026-09-22T12:17:00Z" w16du:dateUtc="2026-09-22T16:17:00Z"/>
                <w:rFonts w:ascii="Arial" w:hAnsi="Arial" w:cs="Arial"/>
                <w:sz w:val="18"/>
                <w:szCs w:val="18"/>
              </w:rPr>
            </w:pPr>
          </w:p>
        </w:tc>
        <w:tc>
          <w:tcPr>
            <w:tcW w:w="920" w:type="dxa"/>
            <w:vMerge w:val="restart"/>
          </w:tcPr>
          <w:p w14:paraId="68B9E606" w14:textId="77777777" w:rsidR="003112D2" w:rsidRPr="00346492" w:rsidRDefault="003112D2" w:rsidP="00715085">
            <w:pPr>
              <w:rPr>
                <w:del w:id="320" w:author="NAZ, Mamoona (OLDHAM MEDICAL SERVICES)" w:date="2026-09-22T12:17:00Z" w16du:dateUtc="2026-09-22T16:17:00Z"/>
                <w:rFonts w:ascii="Arial" w:hAnsi="Arial" w:cs="Arial"/>
                <w:sz w:val="18"/>
                <w:szCs w:val="18"/>
              </w:rPr>
            </w:pPr>
          </w:p>
        </w:tc>
      </w:tr>
      <w:tr w:rsidR="00346492" w:rsidRPr="00346492" w14:paraId="1299BBAE" w14:textId="77777777" w:rsidTr="00715085">
        <w:trPr>
          <w:trHeight w:val="409"/>
          <w:del w:id="321" w:author="NAZ, Mamoona (OLDHAM MEDICAL SERVICES)" w:date="2026-09-22T12:17:00Z" w16du:dateUtc="2026-09-22T16:17:00Z"/>
        </w:trPr>
        <w:tc>
          <w:tcPr>
            <w:tcW w:w="367" w:type="dxa"/>
            <w:vMerge/>
          </w:tcPr>
          <w:p w14:paraId="0CABE35A" w14:textId="77777777" w:rsidR="003112D2" w:rsidRPr="00346492" w:rsidRDefault="003112D2" w:rsidP="00715085">
            <w:pPr>
              <w:rPr>
                <w:del w:id="322" w:author="NAZ, Mamoona (OLDHAM MEDICAL SERVICES)" w:date="2026-09-22T12:17:00Z" w16du:dateUtc="2026-09-22T16:17:00Z"/>
                <w:rFonts w:ascii="Arial" w:hAnsi="Arial" w:cs="Arial"/>
                <w:sz w:val="18"/>
                <w:szCs w:val="18"/>
              </w:rPr>
            </w:pPr>
          </w:p>
        </w:tc>
        <w:tc>
          <w:tcPr>
            <w:tcW w:w="3002" w:type="dxa"/>
            <w:vAlign w:val="center"/>
          </w:tcPr>
          <w:p w14:paraId="393DBC4D" w14:textId="71A86AFC" w:rsidR="003112D2" w:rsidRPr="00346492" w:rsidRDefault="003112D2" w:rsidP="00715085">
            <w:pPr>
              <w:rPr>
                <w:del w:id="323" w:author="NAZ, Mamoona (OLDHAM MEDICAL SERVICES)" w:date="2026-09-22T12:17:00Z" w16du:dateUtc="2026-09-22T16:17:00Z"/>
                <w:rFonts w:ascii="Arial" w:hAnsi="Arial" w:cs="Arial"/>
                <w:sz w:val="18"/>
                <w:szCs w:val="18"/>
              </w:rPr>
            </w:pPr>
            <w:del w:id="324" w:author="NAZ, Mamoona (OLDHAM MEDICAL SERVICES)" w:date="2026-09-22T12:17:00Z" w16du:dateUtc="2026-09-22T16:17:00Z">
              <w:r w:rsidRPr="00346492">
                <w:rPr>
                  <w:rFonts w:ascii="Arial" w:hAnsi="Arial" w:cs="Arial"/>
                  <w:sz w:val="18"/>
                  <w:szCs w:val="18"/>
                </w:rPr>
                <w:delText>Sídlo/místo podnikání/místo trvalého pobytu:</w:delText>
              </w:r>
            </w:del>
          </w:p>
        </w:tc>
        <w:tc>
          <w:tcPr>
            <w:tcW w:w="2698" w:type="dxa"/>
            <w:vAlign w:val="center"/>
          </w:tcPr>
          <w:p w14:paraId="106DB031" w14:textId="77777777" w:rsidR="003112D2" w:rsidRPr="00346492" w:rsidRDefault="003112D2" w:rsidP="00715085">
            <w:pPr>
              <w:rPr>
                <w:del w:id="325" w:author="NAZ, Mamoona (OLDHAM MEDICAL SERVICES)" w:date="2026-09-22T12:17:00Z" w16du:dateUtc="2026-09-22T16:17:00Z"/>
                <w:rFonts w:ascii="Arial" w:hAnsi="Arial" w:cs="Arial"/>
                <w:sz w:val="18"/>
                <w:szCs w:val="18"/>
              </w:rPr>
            </w:pPr>
          </w:p>
        </w:tc>
        <w:tc>
          <w:tcPr>
            <w:tcW w:w="2299" w:type="dxa"/>
            <w:vMerge/>
          </w:tcPr>
          <w:p w14:paraId="5B0CEF96" w14:textId="77777777" w:rsidR="003112D2" w:rsidRPr="00346492" w:rsidRDefault="003112D2" w:rsidP="00715085">
            <w:pPr>
              <w:rPr>
                <w:del w:id="326" w:author="NAZ, Mamoona (OLDHAM MEDICAL SERVICES)" w:date="2026-09-22T12:17:00Z" w16du:dateUtc="2026-09-22T16:17:00Z"/>
                <w:rFonts w:ascii="Arial" w:hAnsi="Arial" w:cs="Arial"/>
                <w:sz w:val="18"/>
                <w:szCs w:val="18"/>
              </w:rPr>
            </w:pPr>
          </w:p>
        </w:tc>
        <w:tc>
          <w:tcPr>
            <w:tcW w:w="920" w:type="dxa"/>
            <w:vMerge/>
          </w:tcPr>
          <w:p w14:paraId="1A5038A4" w14:textId="77777777" w:rsidR="003112D2" w:rsidRPr="00346492" w:rsidRDefault="003112D2" w:rsidP="00715085">
            <w:pPr>
              <w:rPr>
                <w:del w:id="327" w:author="NAZ, Mamoona (OLDHAM MEDICAL SERVICES)" w:date="2026-09-22T12:17:00Z" w16du:dateUtc="2026-09-22T16:17:00Z"/>
                <w:rFonts w:ascii="Arial" w:hAnsi="Arial" w:cs="Arial"/>
                <w:sz w:val="18"/>
                <w:szCs w:val="18"/>
              </w:rPr>
            </w:pPr>
          </w:p>
        </w:tc>
      </w:tr>
      <w:tr w:rsidR="00346492" w:rsidRPr="00346492" w14:paraId="414BAB9E" w14:textId="77777777" w:rsidTr="00715085">
        <w:trPr>
          <w:trHeight w:val="124"/>
          <w:del w:id="328" w:author="NAZ, Mamoona (OLDHAM MEDICAL SERVICES)" w:date="2026-09-22T12:17:00Z" w16du:dateUtc="2026-09-22T16:17:00Z"/>
        </w:trPr>
        <w:tc>
          <w:tcPr>
            <w:tcW w:w="367" w:type="dxa"/>
            <w:vMerge/>
          </w:tcPr>
          <w:p w14:paraId="2EC1BC5B" w14:textId="77777777" w:rsidR="003112D2" w:rsidRPr="00346492" w:rsidRDefault="003112D2" w:rsidP="00715085">
            <w:pPr>
              <w:rPr>
                <w:del w:id="329" w:author="NAZ, Mamoona (OLDHAM MEDICAL SERVICES)" w:date="2026-09-22T12:17:00Z" w16du:dateUtc="2026-09-22T16:17:00Z"/>
                <w:rFonts w:ascii="Arial" w:hAnsi="Arial" w:cs="Arial"/>
                <w:sz w:val="18"/>
                <w:szCs w:val="18"/>
              </w:rPr>
            </w:pPr>
          </w:p>
        </w:tc>
        <w:tc>
          <w:tcPr>
            <w:tcW w:w="3002" w:type="dxa"/>
            <w:vAlign w:val="center"/>
          </w:tcPr>
          <w:p w14:paraId="5963C719" w14:textId="2B12F63A" w:rsidR="003112D2" w:rsidRPr="00346492" w:rsidRDefault="003112D2" w:rsidP="00715085">
            <w:pPr>
              <w:rPr>
                <w:del w:id="330" w:author="NAZ, Mamoona (OLDHAM MEDICAL SERVICES)" w:date="2026-09-22T12:17:00Z" w16du:dateUtc="2026-09-22T16:17:00Z"/>
                <w:rFonts w:ascii="Arial" w:hAnsi="Arial" w:cs="Arial"/>
                <w:sz w:val="18"/>
                <w:szCs w:val="18"/>
              </w:rPr>
            </w:pPr>
            <w:del w:id="331" w:author="NAZ, Mamoona (OLDHAM MEDICAL SERVICES)" w:date="2026-09-22T12:17:00Z" w16du:dateUtc="2026-09-22T16:17:00Z">
              <w:r w:rsidRPr="00346492">
                <w:rPr>
                  <w:rFonts w:ascii="Arial" w:hAnsi="Arial" w:cs="Arial"/>
                  <w:sz w:val="18"/>
                  <w:szCs w:val="18"/>
                </w:rPr>
                <w:delText>Právní forma:</w:delText>
              </w:r>
            </w:del>
          </w:p>
        </w:tc>
        <w:tc>
          <w:tcPr>
            <w:tcW w:w="2698" w:type="dxa"/>
            <w:vAlign w:val="center"/>
          </w:tcPr>
          <w:p w14:paraId="63D9F454" w14:textId="77777777" w:rsidR="003112D2" w:rsidRPr="00346492" w:rsidRDefault="003112D2" w:rsidP="00715085">
            <w:pPr>
              <w:rPr>
                <w:del w:id="332" w:author="NAZ, Mamoona (OLDHAM MEDICAL SERVICES)" w:date="2026-09-22T12:17:00Z" w16du:dateUtc="2026-09-22T16:17:00Z"/>
                <w:rFonts w:ascii="Arial" w:hAnsi="Arial" w:cs="Arial"/>
                <w:sz w:val="18"/>
                <w:szCs w:val="18"/>
              </w:rPr>
            </w:pPr>
          </w:p>
        </w:tc>
        <w:tc>
          <w:tcPr>
            <w:tcW w:w="2299" w:type="dxa"/>
            <w:vMerge/>
          </w:tcPr>
          <w:p w14:paraId="3B7F2A16" w14:textId="77777777" w:rsidR="003112D2" w:rsidRPr="00346492" w:rsidRDefault="003112D2" w:rsidP="00715085">
            <w:pPr>
              <w:rPr>
                <w:del w:id="333" w:author="NAZ, Mamoona (OLDHAM MEDICAL SERVICES)" w:date="2026-09-22T12:17:00Z" w16du:dateUtc="2026-09-22T16:17:00Z"/>
                <w:rFonts w:ascii="Arial" w:hAnsi="Arial" w:cs="Arial"/>
                <w:sz w:val="18"/>
                <w:szCs w:val="18"/>
              </w:rPr>
            </w:pPr>
          </w:p>
        </w:tc>
        <w:tc>
          <w:tcPr>
            <w:tcW w:w="920" w:type="dxa"/>
            <w:vMerge/>
          </w:tcPr>
          <w:p w14:paraId="187E533B" w14:textId="77777777" w:rsidR="003112D2" w:rsidRPr="00346492" w:rsidRDefault="003112D2" w:rsidP="00715085">
            <w:pPr>
              <w:rPr>
                <w:del w:id="334" w:author="NAZ, Mamoona (OLDHAM MEDICAL SERVICES)" w:date="2026-09-22T12:17:00Z" w16du:dateUtc="2026-09-22T16:17:00Z"/>
                <w:rFonts w:ascii="Arial" w:hAnsi="Arial" w:cs="Arial"/>
                <w:sz w:val="18"/>
                <w:szCs w:val="18"/>
              </w:rPr>
            </w:pPr>
          </w:p>
        </w:tc>
      </w:tr>
      <w:tr w:rsidR="00346492" w:rsidRPr="00346492" w14:paraId="55040B95" w14:textId="77777777" w:rsidTr="00715085">
        <w:trPr>
          <w:trHeight w:val="184"/>
          <w:del w:id="335" w:author="NAZ, Mamoona (OLDHAM MEDICAL SERVICES)" w:date="2026-09-22T12:17:00Z" w16du:dateUtc="2026-09-22T16:17:00Z"/>
        </w:trPr>
        <w:tc>
          <w:tcPr>
            <w:tcW w:w="367" w:type="dxa"/>
            <w:vMerge/>
          </w:tcPr>
          <w:p w14:paraId="756D03D1" w14:textId="77777777" w:rsidR="003112D2" w:rsidRPr="00346492" w:rsidRDefault="003112D2" w:rsidP="00715085">
            <w:pPr>
              <w:rPr>
                <w:del w:id="336" w:author="NAZ, Mamoona (OLDHAM MEDICAL SERVICES)" w:date="2026-09-22T12:17:00Z" w16du:dateUtc="2026-09-22T16:17:00Z"/>
                <w:rFonts w:ascii="Arial" w:hAnsi="Arial" w:cs="Arial"/>
                <w:sz w:val="18"/>
                <w:szCs w:val="18"/>
              </w:rPr>
            </w:pPr>
          </w:p>
        </w:tc>
        <w:tc>
          <w:tcPr>
            <w:tcW w:w="3002" w:type="dxa"/>
            <w:vAlign w:val="center"/>
          </w:tcPr>
          <w:p w14:paraId="72386647" w14:textId="117CCCF7" w:rsidR="003112D2" w:rsidRPr="00346492" w:rsidRDefault="003112D2" w:rsidP="00715085">
            <w:pPr>
              <w:rPr>
                <w:del w:id="337" w:author="NAZ, Mamoona (OLDHAM MEDICAL SERVICES)" w:date="2026-09-22T12:17:00Z" w16du:dateUtc="2026-09-22T16:17:00Z"/>
                <w:rFonts w:ascii="Arial" w:hAnsi="Arial" w:cs="Arial"/>
                <w:sz w:val="18"/>
                <w:szCs w:val="18"/>
              </w:rPr>
            </w:pPr>
            <w:del w:id="338" w:author="NAZ, Mamoona (OLDHAM MEDICAL SERVICES)" w:date="2026-09-22T12:17:00Z" w16du:dateUtc="2026-09-22T16:17:00Z">
              <w:r w:rsidRPr="00346492">
                <w:rPr>
                  <w:rFonts w:ascii="Arial" w:hAnsi="Arial" w:cs="Arial"/>
                  <w:sz w:val="18"/>
                  <w:szCs w:val="18"/>
                </w:rPr>
                <w:delText>IČ/DIČ:</w:delText>
              </w:r>
            </w:del>
          </w:p>
        </w:tc>
        <w:tc>
          <w:tcPr>
            <w:tcW w:w="2698" w:type="dxa"/>
            <w:vAlign w:val="center"/>
          </w:tcPr>
          <w:p w14:paraId="78B8ADA5" w14:textId="77777777" w:rsidR="003112D2" w:rsidRPr="00346492" w:rsidRDefault="003112D2" w:rsidP="00715085">
            <w:pPr>
              <w:rPr>
                <w:del w:id="339" w:author="NAZ, Mamoona (OLDHAM MEDICAL SERVICES)" w:date="2026-09-22T12:17:00Z" w16du:dateUtc="2026-09-22T16:17:00Z"/>
                <w:rFonts w:ascii="Arial" w:hAnsi="Arial" w:cs="Arial"/>
                <w:sz w:val="18"/>
                <w:szCs w:val="18"/>
              </w:rPr>
            </w:pPr>
          </w:p>
        </w:tc>
        <w:tc>
          <w:tcPr>
            <w:tcW w:w="2299" w:type="dxa"/>
            <w:vMerge/>
          </w:tcPr>
          <w:p w14:paraId="5FEA9CE2" w14:textId="77777777" w:rsidR="003112D2" w:rsidRPr="00346492" w:rsidRDefault="003112D2" w:rsidP="00715085">
            <w:pPr>
              <w:rPr>
                <w:del w:id="340" w:author="NAZ, Mamoona (OLDHAM MEDICAL SERVICES)" w:date="2026-09-22T12:17:00Z" w16du:dateUtc="2026-09-22T16:17:00Z"/>
                <w:rFonts w:ascii="Arial" w:hAnsi="Arial" w:cs="Arial"/>
                <w:sz w:val="18"/>
                <w:szCs w:val="18"/>
              </w:rPr>
            </w:pPr>
          </w:p>
        </w:tc>
        <w:tc>
          <w:tcPr>
            <w:tcW w:w="920" w:type="dxa"/>
            <w:vMerge/>
          </w:tcPr>
          <w:p w14:paraId="46917360" w14:textId="77777777" w:rsidR="003112D2" w:rsidRPr="00346492" w:rsidRDefault="003112D2" w:rsidP="00715085">
            <w:pPr>
              <w:rPr>
                <w:del w:id="341" w:author="NAZ, Mamoona (OLDHAM MEDICAL SERVICES)" w:date="2026-09-22T12:17:00Z" w16du:dateUtc="2026-09-22T16:17:00Z"/>
                <w:rFonts w:ascii="Arial" w:hAnsi="Arial" w:cs="Arial"/>
                <w:sz w:val="18"/>
                <w:szCs w:val="18"/>
              </w:rPr>
            </w:pPr>
          </w:p>
        </w:tc>
      </w:tr>
      <w:tr w:rsidR="00346492" w:rsidRPr="00346492" w14:paraId="4402AB06" w14:textId="77777777" w:rsidTr="00715085">
        <w:trPr>
          <w:trHeight w:val="184"/>
          <w:del w:id="342" w:author="NAZ, Mamoona (OLDHAM MEDICAL SERVICES)" w:date="2026-09-22T12:17:00Z" w16du:dateUtc="2026-09-22T16:17:00Z"/>
        </w:trPr>
        <w:tc>
          <w:tcPr>
            <w:tcW w:w="367" w:type="dxa"/>
            <w:vMerge/>
          </w:tcPr>
          <w:p w14:paraId="0F03942F" w14:textId="77777777" w:rsidR="003112D2" w:rsidRPr="00346492" w:rsidRDefault="003112D2" w:rsidP="00715085">
            <w:pPr>
              <w:rPr>
                <w:del w:id="343" w:author="NAZ, Mamoona (OLDHAM MEDICAL SERVICES)" w:date="2026-09-22T12:17:00Z" w16du:dateUtc="2026-09-22T16:17:00Z"/>
                <w:rFonts w:ascii="Arial" w:hAnsi="Arial" w:cs="Arial"/>
                <w:sz w:val="18"/>
                <w:szCs w:val="18"/>
              </w:rPr>
            </w:pPr>
          </w:p>
        </w:tc>
        <w:tc>
          <w:tcPr>
            <w:tcW w:w="3002" w:type="dxa"/>
            <w:vAlign w:val="center"/>
          </w:tcPr>
          <w:p w14:paraId="17588301" w14:textId="6F1A2798" w:rsidR="003112D2" w:rsidRPr="00346492" w:rsidRDefault="003112D2" w:rsidP="00715085">
            <w:pPr>
              <w:rPr>
                <w:del w:id="344" w:author="NAZ, Mamoona (OLDHAM MEDICAL SERVICES)" w:date="2026-09-22T12:17:00Z" w16du:dateUtc="2026-09-22T16:17:00Z"/>
                <w:rFonts w:ascii="Arial" w:hAnsi="Arial" w:cs="Arial"/>
                <w:sz w:val="18"/>
                <w:szCs w:val="18"/>
              </w:rPr>
            </w:pPr>
            <w:del w:id="345" w:author="NAZ, Mamoona (OLDHAM MEDICAL SERVICES)" w:date="2026-09-22T12:17:00Z" w16du:dateUtc="2026-09-22T16:17:00Z">
              <w:r w:rsidRPr="00346492">
                <w:rPr>
                  <w:rFonts w:ascii="Arial" w:hAnsi="Arial" w:cs="Arial"/>
                  <w:sz w:val="18"/>
                  <w:szCs w:val="18"/>
                </w:rPr>
                <w:delText>Osoba oprávněná jednat za poddodavatele:</w:delText>
              </w:r>
            </w:del>
          </w:p>
        </w:tc>
        <w:tc>
          <w:tcPr>
            <w:tcW w:w="2698" w:type="dxa"/>
            <w:vAlign w:val="center"/>
          </w:tcPr>
          <w:p w14:paraId="39A66C1F" w14:textId="77777777" w:rsidR="003112D2" w:rsidRPr="00346492" w:rsidRDefault="003112D2" w:rsidP="00715085">
            <w:pPr>
              <w:rPr>
                <w:del w:id="346" w:author="NAZ, Mamoona (OLDHAM MEDICAL SERVICES)" w:date="2026-09-22T12:17:00Z" w16du:dateUtc="2026-09-22T16:17:00Z"/>
                <w:rFonts w:ascii="Arial" w:hAnsi="Arial" w:cs="Arial"/>
                <w:sz w:val="18"/>
                <w:szCs w:val="18"/>
              </w:rPr>
            </w:pPr>
          </w:p>
        </w:tc>
        <w:tc>
          <w:tcPr>
            <w:tcW w:w="2299" w:type="dxa"/>
            <w:vMerge/>
          </w:tcPr>
          <w:p w14:paraId="408EA1ED" w14:textId="77777777" w:rsidR="003112D2" w:rsidRPr="00346492" w:rsidRDefault="003112D2" w:rsidP="00715085">
            <w:pPr>
              <w:rPr>
                <w:del w:id="347" w:author="NAZ, Mamoona (OLDHAM MEDICAL SERVICES)" w:date="2026-09-22T12:17:00Z" w16du:dateUtc="2026-09-22T16:17:00Z"/>
                <w:rFonts w:ascii="Arial" w:hAnsi="Arial" w:cs="Arial"/>
                <w:sz w:val="18"/>
                <w:szCs w:val="18"/>
              </w:rPr>
            </w:pPr>
          </w:p>
        </w:tc>
        <w:tc>
          <w:tcPr>
            <w:tcW w:w="920" w:type="dxa"/>
            <w:vMerge/>
          </w:tcPr>
          <w:p w14:paraId="3AE6D192" w14:textId="77777777" w:rsidR="003112D2" w:rsidRPr="00346492" w:rsidRDefault="003112D2" w:rsidP="00715085">
            <w:pPr>
              <w:rPr>
                <w:del w:id="348" w:author="NAZ, Mamoona (OLDHAM MEDICAL SERVICES)" w:date="2026-09-22T12:17:00Z" w16du:dateUtc="2026-09-22T16:17:00Z"/>
                <w:rFonts w:ascii="Arial" w:hAnsi="Arial" w:cs="Arial"/>
                <w:sz w:val="18"/>
                <w:szCs w:val="18"/>
              </w:rPr>
            </w:pPr>
          </w:p>
        </w:tc>
      </w:tr>
      <w:tr w:rsidR="00346492" w:rsidRPr="00346492" w14:paraId="0A55977E" w14:textId="77777777" w:rsidTr="00715085">
        <w:trPr>
          <w:trHeight w:val="130"/>
          <w:del w:id="349" w:author="NAZ, Mamoona (OLDHAM MEDICAL SERVICES)" w:date="2026-09-22T12:17:00Z" w16du:dateUtc="2026-09-22T16:17:00Z"/>
        </w:trPr>
        <w:tc>
          <w:tcPr>
            <w:tcW w:w="367" w:type="dxa"/>
            <w:vMerge/>
          </w:tcPr>
          <w:p w14:paraId="3567EEFB" w14:textId="77777777" w:rsidR="003112D2" w:rsidRPr="00346492" w:rsidRDefault="003112D2" w:rsidP="00715085">
            <w:pPr>
              <w:rPr>
                <w:del w:id="350" w:author="NAZ, Mamoona (OLDHAM MEDICAL SERVICES)" w:date="2026-09-22T12:17:00Z" w16du:dateUtc="2026-09-22T16:17:00Z"/>
                <w:rFonts w:ascii="Arial" w:hAnsi="Arial" w:cs="Arial"/>
                <w:sz w:val="18"/>
                <w:szCs w:val="18"/>
              </w:rPr>
            </w:pPr>
          </w:p>
        </w:tc>
        <w:tc>
          <w:tcPr>
            <w:tcW w:w="3002" w:type="dxa"/>
            <w:vAlign w:val="center"/>
          </w:tcPr>
          <w:p w14:paraId="6F47D8F0" w14:textId="6A4A675C" w:rsidR="003112D2" w:rsidRPr="00346492" w:rsidRDefault="003112D2" w:rsidP="00715085">
            <w:pPr>
              <w:rPr>
                <w:del w:id="351" w:author="NAZ, Mamoona (OLDHAM MEDICAL SERVICES)" w:date="2026-09-22T12:17:00Z" w16du:dateUtc="2026-09-22T16:17:00Z"/>
                <w:rFonts w:ascii="Arial" w:hAnsi="Arial" w:cs="Arial"/>
                <w:sz w:val="18"/>
                <w:szCs w:val="18"/>
              </w:rPr>
            </w:pPr>
            <w:del w:id="352" w:author="NAZ, Mamoona (OLDHAM MEDICAL SERVICES)" w:date="2026-09-22T12:17:00Z" w16du:dateUtc="2026-09-22T16:17:00Z">
              <w:r w:rsidRPr="00346492">
                <w:rPr>
                  <w:rFonts w:ascii="Arial" w:hAnsi="Arial" w:cs="Arial"/>
                  <w:sz w:val="18"/>
                  <w:szCs w:val="18"/>
                </w:rPr>
                <w:delText>Kontaktní osoba:</w:delText>
              </w:r>
            </w:del>
          </w:p>
        </w:tc>
        <w:tc>
          <w:tcPr>
            <w:tcW w:w="2698" w:type="dxa"/>
            <w:vAlign w:val="center"/>
          </w:tcPr>
          <w:p w14:paraId="325A7383" w14:textId="77777777" w:rsidR="003112D2" w:rsidRPr="00346492" w:rsidRDefault="003112D2" w:rsidP="00715085">
            <w:pPr>
              <w:rPr>
                <w:del w:id="353" w:author="NAZ, Mamoona (OLDHAM MEDICAL SERVICES)" w:date="2026-09-22T12:17:00Z" w16du:dateUtc="2026-09-22T16:17:00Z"/>
                <w:rFonts w:ascii="Arial" w:hAnsi="Arial" w:cs="Arial"/>
                <w:sz w:val="18"/>
                <w:szCs w:val="18"/>
              </w:rPr>
            </w:pPr>
          </w:p>
        </w:tc>
        <w:tc>
          <w:tcPr>
            <w:tcW w:w="2299" w:type="dxa"/>
            <w:vMerge/>
          </w:tcPr>
          <w:p w14:paraId="530E3A09" w14:textId="77777777" w:rsidR="003112D2" w:rsidRPr="00346492" w:rsidRDefault="003112D2" w:rsidP="00715085">
            <w:pPr>
              <w:rPr>
                <w:del w:id="354" w:author="NAZ, Mamoona (OLDHAM MEDICAL SERVICES)" w:date="2026-09-22T12:17:00Z" w16du:dateUtc="2026-09-22T16:17:00Z"/>
                <w:rFonts w:ascii="Arial" w:hAnsi="Arial" w:cs="Arial"/>
                <w:sz w:val="18"/>
                <w:szCs w:val="18"/>
              </w:rPr>
            </w:pPr>
          </w:p>
        </w:tc>
        <w:tc>
          <w:tcPr>
            <w:tcW w:w="920" w:type="dxa"/>
            <w:vMerge/>
          </w:tcPr>
          <w:p w14:paraId="63D5561E" w14:textId="77777777" w:rsidR="003112D2" w:rsidRPr="00346492" w:rsidRDefault="003112D2" w:rsidP="00715085">
            <w:pPr>
              <w:rPr>
                <w:del w:id="355" w:author="NAZ, Mamoona (OLDHAM MEDICAL SERVICES)" w:date="2026-09-22T12:17:00Z" w16du:dateUtc="2026-09-22T16:17:00Z"/>
                <w:rFonts w:ascii="Arial" w:hAnsi="Arial" w:cs="Arial"/>
                <w:sz w:val="18"/>
                <w:szCs w:val="18"/>
              </w:rPr>
            </w:pPr>
          </w:p>
        </w:tc>
      </w:tr>
      <w:tr w:rsidR="00346492" w:rsidRPr="00346492" w14:paraId="73A8D23F" w14:textId="77777777" w:rsidTr="00715085">
        <w:trPr>
          <w:trHeight w:val="74"/>
          <w:del w:id="356" w:author="NAZ, Mamoona (OLDHAM MEDICAL SERVICES)" w:date="2026-09-22T12:17:00Z" w16du:dateUtc="2026-09-22T16:17:00Z"/>
        </w:trPr>
        <w:tc>
          <w:tcPr>
            <w:tcW w:w="367" w:type="dxa"/>
            <w:vMerge/>
          </w:tcPr>
          <w:p w14:paraId="10A1610B" w14:textId="77777777" w:rsidR="003112D2" w:rsidRPr="00346492" w:rsidRDefault="003112D2" w:rsidP="00715085">
            <w:pPr>
              <w:rPr>
                <w:del w:id="357" w:author="NAZ, Mamoona (OLDHAM MEDICAL SERVICES)" w:date="2026-09-22T12:17:00Z" w16du:dateUtc="2026-09-22T16:17:00Z"/>
                <w:rFonts w:ascii="Arial" w:hAnsi="Arial" w:cs="Arial"/>
                <w:sz w:val="18"/>
                <w:szCs w:val="18"/>
              </w:rPr>
            </w:pPr>
          </w:p>
        </w:tc>
        <w:tc>
          <w:tcPr>
            <w:tcW w:w="3002" w:type="dxa"/>
            <w:vAlign w:val="center"/>
          </w:tcPr>
          <w:p w14:paraId="1A14932D" w14:textId="245A8748" w:rsidR="003112D2" w:rsidRPr="00346492" w:rsidRDefault="003112D2" w:rsidP="00715085">
            <w:pPr>
              <w:rPr>
                <w:del w:id="358" w:author="NAZ, Mamoona (OLDHAM MEDICAL SERVICES)" w:date="2026-09-22T12:17:00Z" w16du:dateUtc="2026-09-22T16:17:00Z"/>
                <w:rFonts w:ascii="Arial" w:hAnsi="Arial" w:cs="Arial"/>
                <w:sz w:val="18"/>
                <w:szCs w:val="18"/>
              </w:rPr>
            </w:pPr>
            <w:del w:id="359" w:author="NAZ, Mamoona (OLDHAM MEDICAL SERVICES)" w:date="2026-09-22T12:17:00Z" w16du:dateUtc="2026-09-22T16:17:00Z">
              <w:r w:rsidRPr="00346492">
                <w:rPr>
                  <w:rFonts w:ascii="Arial" w:hAnsi="Arial" w:cs="Arial"/>
                  <w:sz w:val="18"/>
                  <w:szCs w:val="18"/>
                </w:rPr>
                <w:delText>E-mail:</w:delText>
              </w:r>
            </w:del>
          </w:p>
        </w:tc>
        <w:tc>
          <w:tcPr>
            <w:tcW w:w="2698" w:type="dxa"/>
            <w:vAlign w:val="center"/>
          </w:tcPr>
          <w:p w14:paraId="225EF752" w14:textId="77777777" w:rsidR="003112D2" w:rsidRPr="00346492" w:rsidRDefault="003112D2" w:rsidP="00715085">
            <w:pPr>
              <w:rPr>
                <w:del w:id="360" w:author="NAZ, Mamoona (OLDHAM MEDICAL SERVICES)" w:date="2026-09-22T12:17:00Z" w16du:dateUtc="2026-09-22T16:17:00Z"/>
                <w:rFonts w:ascii="Arial" w:hAnsi="Arial" w:cs="Arial"/>
                <w:sz w:val="18"/>
                <w:szCs w:val="18"/>
              </w:rPr>
            </w:pPr>
          </w:p>
        </w:tc>
        <w:tc>
          <w:tcPr>
            <w:tcW w:w="2299" w:type="dxa"/>
            <w:vMerge/>
          </w:tcPr>
          <w:p w14:paraId="3042D3B1" w14:textId="77777777" w:rsidR="003112D2" w:rsidRPr="00346492" w:rsidRDefault="003112D2" w:rsidP="00715085">
            <w:pPr>
              <w:rPr>
                <w:del w:id="361" w:author="NAZ, Mamoona (OLDHAM MEDICAL SERVICES)" w:date="2026-09-22T12:17:00Z" w16du:dateUtc="2026-09-22T16:17:00Z"/>
                <w:rFonts w:ascii="Arial" w:hAnsi="Arial" w:cs="Arial"/>
                <w:sz w:val="18"/>
                <w:szCs w:val="18"/>
              </w:rPr>
            </w:pPr>
          </w:p>
        </w:tc>
        <w:tc>
          <w:tcPr>
            <w:tcW w:w="920" w:type="dxa"/>
            <w:vMerge/>
          </w:tcPr>
          <w:p w14:paraId="0EBFEB0C" w14:textId="77777777" w:rsidR="003112D2" w:rsidRPr="00346492" w:rsidRDefault="003112D2" w:rsidP="00715085">
            <w:pPr>
              <w:rPr>
                <w:del w:id="362" w:author="NAZ, Mamoona (OLDHAM MEDICAL SERVICES)" w:date="2026-09-22T12:17:00Z" w16du:dateUtc="2026-09-22T16:17:00Z"/>
                <w:rFonts w:ascii="Arial" w:hAnsi="Arial" w:cs="Arial"/>
                <w:sz w:val="18"/>
                <w:szCs w:val="18"/>
              </w:rPr>
            </w:pPr>
          </w:p>
        </w:tc>
      </w:tr>
      <w:tr w:rsidR="00346492" w:rsidRPr="00346492" w14:paraId="41303FEF" w14:textId="77777777" w:rsidTr="00715085">
        <w:trPr>
          <w:trHeight w:val="74"/>
          <w:del w:id="363" w:author="NAZ, Mamoona (OLDHAM MEDICAL SERVICES)" w:date="2026-09-22T12:17:00Z" w16du:dateUtc="2026-09-22T16:17:00Z"/>
        </w:trPr>
        <w:tc>
          <w:tcPr>
            <w:tcW w:w="367" w:type="dxa"/>
            <w:vMerge/>
          </w:tcPr>
          <w:p w14:paraId="2E969F24" w14:textId="77777777" w:rsidR="003112D2" w:rsidRPr="00346492" w:rsidRDefault="003112D2" w:rsidP="00715085">
            <w:pPr>
              <w:rPr>
                <w:del w:id="364" w:author="NAZ, Mamoona (OLDHAM MEDICAL SERVICES)" w:date="2026-09-22T12:17:00Z" w16du:dateUtc="2026-09-22T16:17:00Z"/>
                <w:rFonts w:ascii="Arial" w:hAnsi="Arial" w:cs="Arial"/>
                <w:sz w:val="18"/>
                <w:szCs w:val="18"/>
              </w:rPr>
            </w:pPr>
          </w:p>
        </w:tc>
        <w:tc>
          <w:tcPr>
            <w:tcW w:w="3002" w:type="dxa"/>
            <w:vAlign w:val="center"/>
          </w:tcPr>
          <w:p w14:paraId="6364036A" w14:textId="0964DBBE" w:rsidR="003112D2" w:rsidRPr="00346492" w:rsidRDefault="003112D2" w:rsidP="00715085">
            <w:pPr>
              <w:rPr>
                <w:del w:id="365" w:author="NAZ, Mamoona (OLDHAM MEDICAL SERVICES)" w:date="2026-09-22T12:17:00Z" w16du:dateUtc="2026-09-22T16:17:00Z"/>
                <w:rFonts w:ascii="Arial" w:hAnsi="Arial" w:cs="Arial"/>
                <w:sz w:val="18"/>
                <w:szCs w:val="18"/>
              </w:rPr>
            </w:pPr>
            <w:del w:id="366" w:author="NAZ, Mamoona (OLDHAM MEDICAL SERVICES)" w:date="2026-09-22T12:17:00Z" w16du:dateUtc="2026-09-22T16:17:00Z">
              <w:r w:rsidRPr="00346492">
                <w:rPr>
                  <w:rFonts w:ascii="Arial" w:hAnsi="Arial" w:cs="Arial"/>
                  <w:sz w:val="18"/>
                  <w:szCs w:val="18"/>
                </w:rPr>
                <w:delText>Telefon:</w:delText>
              </w:r>
            </w:del>
          </w:p>
        </w:tc>
        <w:tc>
          <w:tcPr>
            <w:tcW w:w="2698" w:type="dxa"/>
            <w:vAlign w:val="center"/>
          </w:tcPr>
          <w:p w14:paraId="0EE3E376" w14:textId="77777777" w:rsidR="003112D2" w:rsidRPr="00346492" w:rsidRDefault="003112D2" w:rsidP="00715085">
            <w:pPr>
              <w:rPr>
                <w:del w:id="367" w:author="NAZ, Mamoona (OLDHAM MEDICAL SERVICES)" w:date="2026-09-22T12:17:00Z" w16du:dateUtc="2026-09-22T16:17:00Z"/>
                <w:rFonts w:ascii="Arial" w:hAnsi="Arial" w:cs="Arial"/>
                <w:sz w:val="18"/>
                <w:szCs w:val="18"/>
              </w:rPr>
            </w:pPr>
          </w:p>
        </w:tc>
        <w:tc>
          <w:tcPr>
            <w:tcW w:w="2299" w:type="dxa"/>
            <w:vMerge/>
          </w:tcPr>
          <w:p w14:paraId="5799D333" w14:textId="77777777" w:rsidR="003112D2" w:rsidRPr="00346492" w:rsidRDefault="003112D2" w:rsidP="00715085">
            <w:pPr>
              <w:rPr>
                <w:del w:id="368" w:author="NAZ, Mamoona (OLDHAM MEDICAL SERVICES)" w:date="2026-09-22T12:17:00Z" w16du:dateUtc="2026-09-22T16:17:00Z"/>
                <w:rFonts w:ascii="Arial" w:hAnsi="Arial" w:cs="Arial"/>
                <w:sz w:val="18"/>
                <w:szCs w:val="18"/>
              </w:rPr>
            </w:pPr>
          </w:p>
        </w:tc>
        <w:tc>
          <w:tcPr>
            <w:tcW w:w="920" w:type="dxa"/>
            <w:vMerge/>
          </w:tcPr>
          <w:p w14:paraId="4348213F" w14:textId="77777777" w:rsidR="003112D2" w:rsidRPr="00346492" w:rsidRDefault="003112D2" w:rsidP="00715085">
            <w:pPr>
              <w:rPr>
                <w:del w:id="369" w:author="NAZ, Mamoona (OLDHAM MEDICAL SERVICES)" w:date="2026-09-22T12:17:00Z" w16du:dateUtc="2026-09-22T16:17:00Z"/>
                <w:rFonts w:ascii="Arial" w:hAnsi="Arial" w:cs="Arial"/>
                <w:sz w:val="18"/>
                <w:szCs w:val="18"/>
              </w:rPr>
            </w:pPr>
          </w:p>
        </w:tc>
      </w:tr>
      <w:tr w:rsidR="0063386F" w:rsidRPr="00346492" w14:paraId="53755D38" w14:textId="77777777" w:rsidTr="00715085">
        <w:trPr>
          <w:trHeight w:val="116"/>
          <w:del w:id="370" w:author="NAZ, Mamoona (OLDHAM MEDICAL SERVICES)" w:date="2026-09-22T12:17:00Z" w16du:dateUtc="2026-09-22T16:17:00Z"/>
        </w:trPr>
        <w:tc>
          <w:tcPr>
            <w:tcW w:w="367" w:type="dxa"/>
          </w:tcPr>
          <w:p w14:paraId="731189B0" w14:textId="77777777" w:rsidR="0063386F" w:rsidRPr="00346492" w:rsidRDefault="0063386F" w:rsidP="00715085">
            <w:pPr>
              <w:rPr>
                <w:del w:id="371" w:author="NAZ, Mamoona (OLDHAM MEDICAL SERVICES)" w:date="2026-09-22T12:17:00Z" w16du:dateUtc="2026-09-22T16:17:00Z"/>
                <w:rFonts w:ascii="Arial" w:hAnsi="Arial" w:cs="Arial"/>
                <w:sz w:val="18"/>
                <w:szCs w:val="18"/>
              </w:rPr>
            </w:pPr>
          </w:p>
        </w:tc>
        <w:tc>
          <w:tcPr>
            <w:tcW w:w="8919" w:type="dxa"/>
            <w:gridSpan w:val="4"/>
            <w:vAlign w:val="center"/>
          </w:tcPr>
          <w:p w14:paraId="02DC2B4A" w14:textId="77777777" w:rsidR="0063386F" w:rsidRPr="00346492" w:rsidRDefault="0063386F" w:rsidP="00715085">
            <w:pPr>
              <w:rPr>
                <w:del w:id="372" w:author="NAZ, Mamoona (OLDHAM MEDICAL SERVICES)" w:date="2026-09-22T12:17:00Z" w16du:dateUtc="2026-09-22T16:17:00Z"/>
                <w:rFonts w:ascii="Arial" w:hAnsi="Arial" w:cs="Arial"/>
                <w:sz w:val="18"/>
                <w:szCs w:val="18"/>
              </w:rPr>
            </w:pPr>
          </w:p>
        </w:tc>
      </w:tr>
      <w:tr w:rsidR="00346492" w:rsidRPr="00346492" w14:paraId="5471BF7D" w14:textId="77777777" w:rsidTr="00715085">
        <w:trPr>
          <w:del w:id="373" w:author="NAZ, Mamoona (OLDHAM MEDICAL SERVICES)" w:date="2026-09-22T12:17:00Z" w16du:dateUtc="2026-09-22T16:17:00Z"/>
        </w:trPr>
        <w:tc>
          <w:tcPr>
            <w:tcW w:w="367" w:type="dxa"/>
            <w:vMerge w:val="restart"/>
          </w:tcPr>
          <w:p w14:paraId="5886150C" w14:textId="77777777" w:rsidR="003112D2" w:rsidRPr="00346492" w:rsidRDefault="003112D2" w:rsidP="00715085">
            <w:pPr>
              <w:rPr>
                <w:del w:id="374" w:author="NAZ, Mamoona (OLDHAM MEDICAL SERVICES)" w:date="2026-09-22T12:17:00Z" w16du:dateUtc="2026-09-22T16:17:00Z"/>
                <w:rFonts w:ascii="Arial" w:hAnsi="Arial" w:cs="Arial"/>
                <w:sz w:val="18"/>
                <w:szCs w:val="18"/>
              </w:rPr>
            </w:pPr>
            <w:del w:id="375" w:author="NAZ, Mamoona (OLDHAM MEDICAL SERVICES)" w:date="2026-09-22T12:17:00Z" w16du:dateUtc="2026-09-22T16:17:00Z">
              <w:r w:rsidRPr="00346492">
                <w:rPr>
                  <w:rFonts w:ascii="Arial" w:hAnsi="Arial" w:cs="Arial"/>
                  <w:sz w:val="18"/>
                  <w:szCs w:val="18"/>
                </w:rPr>
                <w:delText>5.</w:delText>
              </w:r>
            </w:del>
          </w:p>
        </w:tc>
        <w:tc>
          <w:tcPr>
            <w:tcW w:w="3002" w:type="dxa"/>
            <w:vAlign w:val="center"/>
          </w:tcPr>
          <w:p w14:paraId="2AE246D3" w14:textId="5B896FF5" w:rsidR="003112D2" w:rsidRPr="00346492" w:rsidRDefault="003112D2" w:rsidP="00715085">
            <w:pPr>
              <w:rPr>
                <w:del w:id="376" w:author="NAZ, Mamoona (OLDHAM MEDICAL SERVICES)" w:date="2026-09-22T12:17:00Z" w16du:dateUtc="2026-09-22T16:17:00Z"/>
                <w:rFonts w:ascii="Arial" w:hAnsi="Arial" w:cs="Arial"/>
                <w:sz w:val="18"/>
                <w:szCs w:val="18"/>
              </w:rPr>
            </w:pPr>
            <w:del w:id="377" w:author="NAZ, Mamoona (OLDHAM MEDICAL SERVICES)" w:date="2026-09-22T12:17:00Z" w16du:dateUtc="2026-09-22T16:17:00Z">
              <w:r w:rsidRPr="00346492">
                <w:rPr>
                  <w:rFonts w:ascii="Arial" w:hAnsi="Arial" w:cs="Arial"/>
                  <w:sz w:val="18"/>
                  <w:szCs w:val="18"/>
                </w:rPr>
                <w:delText>Obchodní firma/název/jméno, příjmení:</w:delText>
              </w:r>
            </w:del>
          </w:p>
        </w:tc>
        <w:tc>
          <w:tcPr>
            <w:tcW w:w="2698" w:type="dxa"/>
            <w:vAlign w:val="center"/>
          </w:tcPr>
          <w:p w14:paraId="45C3E1D9" w14:textId="77777777" w:rsidR="003112D2" w:rsidRPr="00346492" w:rsidRDefault="003112D2" w:rsidP="00715085">
            <w:pPr>
              <w:rPr>
                <w:del w:id="378" w:author="NAZ, Mamoona (OLDHAM MEDICAL SERVICES)" w:date="2026-09-22T12:17:00Z" w16du:dateUtc="2026-09-22T16:17:00Z"/>
                <w:rFonts w:ascii="Arial" w:hAnsi="Arial" w:cs="Arial"/>
                <w:sz w:val="18"/>
                <w:szCs w:val="18"/>
              </w:rPr>
            </w:pPr>
          </w:p>
        </w:tc>
        <w:tc>
          <w:tcPr>
            <w:tcW w:w="2299" w:type="dxa"/>
            <w:vMerge w:val="restart"/>
          </w:tcPr>
          <w:p w14:paraId="06BC0978" w14:textId="77777777" w:rsidR="003112D2" w:rsidRPr="00346492" w:rsidRDefault="003112D2" w:rsidP="00715085">
            <w:pPr>
              <w:rPr>
                <w:del w:id="379" w:author="NAZ, Mamoona (OLDHAM MEDICAL SERVICES)" w:date="2026-09-22T12:17:00Z" w16du:dateUtc="2026-09-22T16:17:00Z"/>
                <w:rFonts w:ascii="Arial" w:hAnsi="Arial" w:cs="Arial"/>
                <w:sz w:val="18"/>
                <w:szCs w:val="18"/>
              </w:rPr>
            </w:pPr>
          </w:p>
        </w:tc>
        <w:tc>
          <w:tcPr>
            <w:tcW w:w="920" w:type="dxa"/>
            <w:vMerge w:val="restart"/>
          </w:tcPr>
          <w:p w14:paraId="76C3E694" w14:textId="77777777" w:rsidR="003112D2" w:rsidRPr="00346492" w:rsidRDefault="003112D2" w:rsidP="00715085">
            <w:pPr>
              <w:rPr>
                <w:del w:id="380" w:author="NAZ, Mamoona (OLDHAM MEDICAL SERVICES)" w:date="2026-09-22T12:17:00Z" w16du:dateUtc="2026-09-22T16:17:00Z"/>
                <w:rFonts w:ascii="Arial" w:hAnsi="Arial" w:cs="Arial"/>
                <w:sz w:val="18"/>
                <w:szCs w:val="18"/>
              </w:rPr>
            </w:pPr>
          </w:p>
        </w:tc>
      </w:tr>
      <w:tr w:rsidR="00346492" w:rsidRPr="00346492" w14:paraId="33621A6E" w14:textId="77777777" w:rsidTr="00715085">
        <w:trPr>
          <w:del w:id="381" w:author="NAZ, Mamoona (OLDHAM MEDICAL SERVICES)" w:date="2026-09-22T12:17:00Z" w16du:dateUtc="2026-09-22T16:17:00Z"/>
        </w:trPr>
        <w:tc>
          <w:tcPr>
            <w:tcW w:w="367" w:type="dxa"/>
            <w:vMerge/>
          </w:tcPr>
          <w:p w14:paraId="2ACC04D7" w14:textId="77777777" w:rsidR="003112D2" w:rsidRPr="00346492" w:rsidRDefault="003112D2" w:rsidP="00715085">
            <w:pPr>
              <w:rPr>
                <w:del w:id="382" w:author="NAZ, Mamoona (OLDHAM MEDICAL SERVICES)" w:date="2026-09-22T12:17:00Z" w16du:dateUtc="2026-09-22T16:17:00Z"/>
                <w:rFonts w:ascii="Arial" w:hAnsi="Arial" w:cs="Arial"/>
                <w:sz w:val="18"/>
                <w:szCs w:val="18"/>
              </w:rPr>
            </w:pPr>
          </w:p>
        </w:tc>
        <w:tc>
          <w:tcPr>
            <w:tcW w:w="3002" w:type="dxa"/>
            <w:vAlign w:val="center"/>
          </w:tcPr>
          <w:p w14:paraId="6FE26B31" w14:textId="52E9B3ED" w:rsidR="003112D2" w:rsidRPr="00346492" w:rsidRDefault="003112D2" w:rsidP="00715085">
            <w:pPr>
              <w:rPr>
                <w:del w:id="383" w:author="NAZ, Mamoona (OLDHAM MEDICAL SERVICES)" w:date="2026-09-22T12:17:00Z" w16du:dateUtc="2026-09-22T16:17:00Z"/>
                <w:rFonts w:ascii="Arial" w:hAnsi="Arial" w:cs="Arial"/>
                <w:sz w:val="18"/>
                <w:szCs w:val="18"/>
              </w:rPr>
            </w:pPr>
            <w:del w:id="384" w:author="NAZ, Mamoona (OLDHAM MEDICAL SERVICES)" w:date="2026-09-22T12:17:00Z" w16du:dateUtc="2026-09-22T16:17:00Z">
              <w:r w:rsidRPr="00346492">
                <w:rPr>
                  <w:rFonts w:ascii="Arial" w:hAnsi="Arial" w:cs="Arial"/>
                  <w:sz w:val="18"/>
                  <w:szCs w:val="18"/>
                </w:rPr>
                <w:delText>Sídlo/místo podnikání/místo trvalého pobytu:</w:delText>
              </w:r>
            </w:del>
          </w:p>
        </w:tc>
        <w:tc>
          <w:tcPr>
            <w:tcW w:w="2698" w:type="dxa"/>
            <w:vAlign w:val="center"/>
          </w:tcPr>
          <w:p w14:paraId="5C3734C1" w14:textId="77777777" w:rsidR="003112D2" w:rsidRPr="00346492" w:rsidRDefault="003112D2" w:rsidP="00715085">
            <w:pPr>
              <w:rPr>
                <w:del w:id="385" w:author="NAZ, Mamoona (OLDHAM MEDICAL SERVICES)" w:date="2026-09-22T12:17:00Z" w16du:dateUtc="2026-09-22T16:17:00Z"/>
                <w:rFonts w:ascii="Arial" w:hAnsi="Arial" w:cs="Arial"/>
                <w:sz w:val="18"/>
                <w:szCs w:val="18"/>
              </w:rPr>
            </w:pPr>
          </w:p>
        </w:tc>
        <w:tc>
          <w:tcPr>
            <w:tcW w:w="2299" w:type="dxa"/>
            <w:vMerge/>
          </w:tcPr>
          <w:p w14:paraId="4CEFB6FD" w14:textId="77777777" w:rsidR="003112D2" w:rsidRPr="00346492" w:rsidRDefault="003112D2" w:rsidP="00715085">
            <w:pPr>
              <w:rPr>
                <w:del w:id="386" w:author="NAZ, Mamoona (OLDHAM MEDICAL SERVICES)" w:date="2026-09-22T12:17:00Z" w16du:dateUtc="2026-09-22T16:17:00Z"/>
                <w:rFonts w:ascii="Arial" w:hAnsi="Arial" w:cs="Arial"/>
                <w:sz w:val="18"/>
                <w:szCs w:val="18"/>
              </w:rPr>
            </w:pPr>
          </w:p>
        </w:tc>
        <w:tc>
          <w:tcPr>
            <w:tcW w:w="920" w:type="dxa"/>
            <w:vMerge/>
          </w:tcPr>
          <w:p w14:paraId="234BF0D0" w14:textId="77777777" w:rsidR="003112D2" w:rsidRPr="00346492" w:rsidRDefault="003112D2" w:rsidP="00715085">
            <w:pPr>
              <w:rPr>
                <w:del w:id="387" w:author="NAZ, Mamoona (OLDHAM MEDICAL SERVICES)" w:date="2026-09-22T12:17:00Z" w16du:dateUtc="2026-09-22T16:17:00Z"/>
                <w:rFonts w:ascii="Arial" w:hAnsi="Arial" w:cs="Arial"/>
                <w:sz w:val="18"/>
                <w:szCs w:val="18"/>
              </w:rPr>
            </w:pPr>
          </w:p>
        </w:tc>
      </w:tr>
      <w:tr w:rsidR="00346492" w:rsidRPr="00346492" w14:paraId="45134A16" w14:textId="77777777" w:rsidTr="00715085">
        <w:trPr>
          <w:del w:id="388" w:author="NAZ, Mamoona (OLDHAM MEDICAL SERVICES)" w:date="2026-09-22T12:17:00Z" w16du:dateUtc="2026-09-22T16:17:00Z"/>
        </w:trPr>
        <w:tc>
          <w:tcPr>
            <w:tcW w:w="367" w:type="dxa"/>
            <w:vMerge/>
          </w:tcPr>
          <w:p w14:paraId="2009AF21" w14:textId="77777777" w:rsidR="003112D2" w:rsidRPr="00346492" w:rsidRDefault="003112D2" w:rsidP="00715085">
            <w:pPr>
              <w:rPr>
                <w:del w:id="389" w:author="NAZ, Mamoona (OLDHAM MEDICAL SERVICES)" w:date="2026-09-22T12:17:00Z" w16du:dateUtc="2026-09-22T16:17:00Z"/>
                <w:rFonts w:ascii="Arial" w:hAnsi="Arial" w:cs="Arial"/>
                <w:sz w:val="18"/>
                <w:szCs w:val="18"/>
              </w:rPr>
            </w:pPr>
          </w:p>
        </w:tc>
        <w:tc>
          <w:tcPr>
            <w:tcW w:w="3002" w:type="dxa"/>
            <w:vAlign w:val="center"/>
          </w:tcPr>
          <w:p w14:paraId="2E905011" w14:textId="6AA85B58" w:rsidR="003112D2" w:rsidRPr="00346492" w:rsidRDefault="003112D2" w:rsidP="00715085">
            <w:pPr>
              <w:rPr>
                <w:del w:id="390" w:author="NAZ, Mamoona (OLDHAM MEDICAL SERVICES)" w:date="2026-09-22T12:17:00Z" w16du:dateUtc="2026-09-22T16:17:00Z"/>
                <w:rFonts w:ascii="Arial" w:hAnsi="Arial" w:cs="Arial"/>
                <w:sz w:val="18"/>
                <w:szCs w:val="18"/>
              </w:rPr>
            </w:pPr>
            <w:del w:id="391" w:author="NAZ, Mamoona (OLDHAM MEDICAL SERVICES)" w:date="2026-09-22T12:17:00Z" w16du:dateUtc="2026-09-22T16:17:00Z">
              <w:r w:rsidRPr="00346492">
                <w:rPr>
                  <w:rFonts w:ascii="Arial" w:hAnsi="Arial" w:cs="Arial"/>
                  <w:sz w:val="18"/>
                  <w:szCs w:val="18"/>
                </w:rPr>
                <w:delText>Právní forma:</w:delText>
              </w:r>
            </w:del>
          </w:p>
        </w:tc>
        <w:tc>
          <w:tcPr>
            <w:tcW w:w="2698" w:type="dxa"/>
            <w:vAlign w:val="center"/>
          </w:tcPr>
          <w:p w14:paraId="715C7629" w14:textId="77777777" w:rsidR="003112D2" w:rsidRPr="00346492" w:rsidRDefault="003112D2" w:rsidP="00715085">
            <w:pPr>
              <w:rPr>
                <w:del w:id="392" w:author="NAZ, Mamoona (OLDHAM MEDICAL SERVICES)" w:date="2026-09-22T12:17:00Z" w16du:dateUtc="2026-09-22T16:17:00Z"/>
                <w:rFonts w:ascii="Arial" w:hAnsi="Arial" w:cs="Arial"/>
                <w:sz w:val="18"/>
                <w:szCs w:val="18"/>
              </w:rPr>
            </w:pPr>
          </w:p>
        </w:tc>
        <w:tc>
          <w:tcPr>
            <w:tcW w:w="2299" w:type="dxa"/>
            <w:vMerge/>
          </w:tcPr>
          <w:p w14:paraId="032E08DF" w14:textId="77777777" w:rsidR="003112D2" w:rsidRPr="00346492" w:rsidRDefault="003112D2" w:rsidP="00715085">
            <w:pPr>
              <w:rPr>
                <w:del w:id="393" w:author="NAZ, Mamoona (OLDHAM MEDICAL SERVICES)" w:date="2026-09-22T12:17:00Z" w16du:dateUtc="2026-09-22T16:17:00Z"/>
                <w:rFonts w:ascii="Arial" w:hAnsi="Arial" w:cs="Arial"/>
                <w:sz w:val="18"/>
                <w:szCs w:val="18"/>
              </w:rPr>
            </w:pPr>
          </w:p>
        </w:tc>
        <w:tc>
          <w:tcPr>
            <w:tcW w:w="920" w:type="dxa"/>
            <w:vMerge/>
          </w:tcPr>
          <w:p w14:paraId="1816FDCC" w14:textId="77777777" w:rsidR="003112D2" w:rsidRPr="00346492" w:rsidRDefault="003112D2" w:rsidP="00715085">
            <w:pPr>
              <w:rPr>
                <w:del w:id="394" w:author="NAZ, Mamoona (OLDHAM MEDICAL SERVICES)" w:date="2026-09-22T12:17:00Z" w16du:dateUtc="2026-09-22T16:17:00Z"/>
                <w:rFonts w:ascii="Arial" w:hAnsi="Arial" w:cs="Arial"/>
                <w:sz w:val="18"/>
                <w:szCs w:val="18"/>
              </w:rPr>
            </w:pPr>
          </w:p>
        </w:tc>
      </w:tr>
      <w:tr w:rsidR="00346492" w:rsidRPr="00346492" w14:paraId="3922B7B3" w14:textId="77777777" w:rsidTr="00715085">
        <w:trPr>
          <w:del w:id="395" w:author="NAZ, Mamoona (OLDHAM MEDICAL SERVICES)" w:date="2026-09-22T12:17:00Z" w16du:dateUtc="2026-09-22T16:17:00Z"/>
        </w:trPr>
        <w:tc>
          <w:tcPr>
            <w:tcW w:w="367" w:type="dxa"/>
            <w:vMerge/>
          </w:tcPr>
          <w:p w14:paraId="559CB0A5" w14:textId="77777777" w:rsidR="003112D2" w:rsidRPr="00346492" w:rsidRDefault="003112D2" w:rsidP="00715085">
            <w:pPr>
              <w:rPr>
                <w:del w:id="396" w:author="NAZ, Mamoona (OLDHAM MEDICAL SERVICES)" w:date="2026-09-22T12:17:00Z" w16du:dateUtc="2026-09-22T16:17:00Z"/>
                <w:rFonts w:ascii="Arial" w:hAnsi="Arial" w:cs="Arial"/>
                <w:sz w:val="18"/>
                <w:szCs w:val="18"/>
              </w:rPr>
            </w:pPr>
          </w:p>
        </w:tc>
        <w:tc>
          <w:tcPr>
            <w:tcW w:w="3002" w:type="dxa"/>
            <w:vAlign w:val="center"/>
          </w:tcPr>
          <w:p w14:paraId="77319D1A" w14:textId="426C0B4E" w:rsidR="003112D2" w:rsidRPr="00346492" w:rsidRDefault="003112D2" w:rsidP="00715085">
            <w:pPr>
              <w:rPr>
                <w:del w:id="397" w:author="NAZ, Mamoona (OLDHAM MEDICAL SERVICES)" w:date="2026-09-22T12:17:00Z" w16du:dateUtc="2026-09-22T16:17:00Z"/>
                <w:rFonts w:ascii="Arial" w:hAnsi="Arial" w:cs="Arial"/>
                <w:sz w:val="18"/>
                <w:szCs w:val="18"/>
              </w:rPr>
            </w:pPr>
            <w:del w:id="398" w:author="NAZ, Mamoona (OLDHAM MEDICAL SERVICES)" w:date="2026-09-22T12:17:00Z" w16du:dateUtc="2026-09-22T16:17:00Z">
              <w:r w:rsidRPr="00346492">
                <w:rPr>
                  <w:rFonts w:ascii="Arial" w:hAnsi="Arial" w:cs="Arial"/>
                  <w:sz w:val="18"/>
                  <w:szCs w:val="18"/>
                </w:rPr>
                <w:delText>IČ/DIČ:</w:delText>
              </w:r>
            </w:del>
          </w:p>
        </w:tc>
        <w:tc>
          <w:tcPr>
            <w:tcW w:w="2698" w:type="dxa"/>
            <w:vAlign w:val="center"/>
          </w:tcPr>
          <w:p w14:paraId="4564F59E" w14:textId="77777777" w:rsidR="003112D2" w:rsidRPr="00346492" w:rsidRDefault="003112D2" w:rsidP="00715085">
            <w:pPr>
              <w:rPr>
                <w:del w:id="399" w:author="NAZ, Mamoona (OLDHAM MEDICAL SERVICES)" w:date="2026-09-22T12:17:00Z" w16du:dateUtc="2026-09-22T16:17:00Z"/>
                <w:rFonts w:ascii="Arial" w:hAnsi="Arial" w:cs="Arial"/>
                <w:sz w:val="18"/>
                <w:szCs w:val="18"/>
              </w:rPr>
            </w:pPr>
          </w:p>
        </w:tc>
        <w:tc>
          <w:tcPr>
            <w:tcW w:w="2299" w:type="dxa"/>
            <w:vMerge/>
          </w:tcPr>
          <w:p w14:paraId="4D2F7BF3" w14:textId="77777777" w:rsidR="003112D2" w:rsidRPr="00346492" w:rsidRDefault="003112D2" w:rsidP="00715085">
            <w:pPr>
              <w:rPr>
                <w:del w:id="400" w:author="NAZ, Mamoona (OLDHAM MEDICAL SERVICES)" w:date="2026-09-22T12:17:00Z" w16du:dateUtc="2026-09-22T16:17:00Z"/>
                <w:rFonts w:ascii="Arial" w:hAnsi="Arial" w:cs="Arial"/>
                <w:sz w:val="18"/>
                <w:szCs w:val="18"/>
              </w:rPr>
            </w:pPr>
          </w:p>
        </w:tc>
        <w:tc>
          <w:tcPr>
            <w:tcW w:w="920" w:type="dxa"/>
            <w:vMerge/>
          </w:tcPr>
          <w:p w14:paraId="31B2F30B" w14:textId="77777777" w:rsidR="003112D2" w:rsidRPr="00346492" w:rsidRDefault="003112D2" w:rsidP="00715085">
            <w:pPr>
              <w:rPr>
                <w:del w:id="401" w:author="NAZ, Mamoona (OLDHAM MEDICAL SERVICES)" w:date="2026-09-22T12:17:00Z" w16du:dateUtc="2026-09-22T16:17:00Z"/>
                <w:rFonts w:ascii="Arial" w:hAnsi="Arial" w:cs="Arial"/>
                <w:sz w:val="18"/>
                <w:szCs w:val="18"/>
              </w:rPr>
            </w:pPr>
          </w:p>
        </w:tc>
      </w:tr>
      <w:tr w:rsidR="00346492" w:rsidRPr="00346492" w14:paraId="389793D1" w14:textId="77777777" w:rsidTr="00715085">
        <w:trPr>
          <w:del w:id="402" w:author="NAZ, Mamoona (OLDHAM MEDICAL SERVICES)" w:date="2026-09-22T12:17:00Z" w16du:dateUtc="2026-09-22T16:17:00Z"/>
        </w:trPr>
        <w:tc>
          <w:tcPr>
            <w:tcW w:w="367" w:type="dxa"/>
            <w:vMerge/>
          </w:tcPr>
          <w:p w14:paraId="03EE2B8B" w14:textId="77777777" w:rsidR="003112D2" w:rsidRPr="00346492" w:rsidRDefault="003112D2" w:rsidP="00715085">
            <w:pPr>
              <w:rPr>
                <w:del w:id="403" w:author="NAZ, Mamoona (OLDHAM MEDICAL SERVICES)" w:date="2026-09-22T12:17:00Z" w16du:dateUtc="2026-09-22T16:17:00Z"/>
                <w:rFonts w:ascii="Arial" w:hAnsi="Arial" w:cs="Arial"/>
                <w:sz w:val="18"/>
                <w:szCs w:val="18"/>
              </w:rPr>
            </w:pPr>
          </w:p>
        </w:tc>
        <w:tc>
          <w:tcPr>
            <w:tcW w:w="3002" w:type="dxa"/>
            <w:vAlign w:val="center"/>
          </w:tcPr>
          <w:p w14:paraId="63091AFB" w14:textId="39FF9768" w:rsidR="003112D2" w:rsidRPr="00346492" w:rsidRDefault="003112D2" w:rsidP="00715085">
            <w:pPr>
              <w:rPr>
                <w:del w:id="404" w:author="NAZ, Mamoona (OLDHAM MEDICAL SERVICES)" w:date="2026-09-22T12:17:00Z" w16du:dateUtc="2026-09-22T16:17:00Z"/>
                <w:rFonts w:ascii="Arial" w:hAnsi="Arial" w:cs="Arial"/>
                <w:sz w:val="18"/>
                <w:szCs w:val="18"/>
              </w:rPr>
            </w:pPr>
            <w:del w:id="405" w:author="NAZ, Mamoona (OLDHAM MEDICAL SERVICES)" w:date="2026-09-22T12:17:00Z" w16du:dateUtc="2026-09-22T16:17:00Z">
              <w:r w:rsidRPr="00346492">
                <w:rPr>
                  <w:rFonts w:ascii="Arial" w:hAnsi="Arial" w:cs="Arial"/>
                  <w:sz w:val="18"/>
                  <w:szCs w:val="18"/>
                </w:rPr>
                <w:delText>Osoba oprávněná jednat za poddodavatele:</w:delText>
              </w:r>
            </w:del>
          </w:p>
        </w:tc>
        <w:tc>
          <w:tcPr>
            <w:tcW w:w="2698" w:type="dxa"/>
            <w:vAlign w:val="center"/>
          </w:tcPr>
          <w:p w14:paraId="6F5D04D2" w14:textId="77777777" w:rsidR="003112D2" w:rsidRPr="00346492" w:rsidRDefault="003112D2" w:rsidP="00715085">
            <w:pPr>
              <w:rPr>
                <w:del w:id="406" w:author="NAZ, Mamoona (OLDHAM MEDICAL SERVICES)" w:date="2026-09-22T12:17:00Z" w16du:dateUtc="2026-09-22T16:17:00Z"/>
                <w:rFonts w:ascii="Arial" w:hAnsi="Arial" w:cs="Arial"/>
                <w:sz w:val="18"/>
                <w:szCs w:val="18"/>
              </w:rPr>
            </w:pPr>
          </w:p>
        </w:tc>
        <w:tc>
          <w:tcPr>
            <w:tcW w:w="2299" w:type="dxa"/>
            <w:vMerge/>
          </w:tcPr>
          <w:p w14:paraId="5E8ECCDF" w14:textId="77777777" w:rsidR="003112D2" w:rsidRPr="00346492" w:rsidRDefault="003112D2" w:rsidP="00715085">
            <w:pPr>
              <w:rPr>
                <w:del w:id="407" w:author="NAZ, Mamoona (OLDHAM MEDICAL SERVICES)" w:date="2026-09-22T12:17:00Z" w16du:dateUtc="2026-09-22T16:17:00Z"/>
                <w:rFonts w:ascii="Arial" w:hAnsi="Arial" w:cs="Arial"/>
                <w:sz w:val="18"/>
                <w:szCs w:val="18"/>
              </w:rPr>
            </w:pPr>
          </w:p>
        </w:tc>
        <w:tc>
          <w:tcPr>
            <w:tcW w:w="920" w:type="dxa"/>
            <w:vMerge/>
          </w:tcPr>
          <w:p w14:paraId="27566619" w14:textId="77777777" w:rsidR="003112D2" w:rsidRPr="00346492" w:rsidRDefault="003112D2" w:rsidP="00715085">
            <w:pPr>
              <w:rPr>
                <w:del w:id="408" w:author="NAZ, Mamoona (OLDHAM MEDICAL SERVICES)" w:date="2026-09-22T12:17:00Z" w16du:dateUtc="2026-09-22T16:17:00Z"/>
                <w:rFonts w:ascii="Arial" w:hAnsi="Arial" w:cs="Arial"/>
                <w:sz w:val="18"/>
                <w:szCs w:val="18"/>
              </w:rPr>
            </w:pPr>
          </w:p>
        </w:tc>
      </w:tr>
      <w:tr w:rsidR="00346492" w:rsidRPr="00346492" w14:paraId="1932ADE9" w14:textId="77777777" w:rsidTr="00715085">
        <w:trPr>
          <w:del w:id="409" w:author="NAZ, Mamoona (OLDHAM MEDICAL SERVICES)" w:date="2026-09-22T12:17:00Z" w16du:dateUtc="2026-09-22T16:17:00Z"/>
        </w:trPr>
        <w:tc>
          <w:tcPr>
            <w:tcW w:w="367" w:type="dxa"/>
            <w:vMerge/>
          </w:tcPr>
          <w:p w14:paraId="2A0E7E63" w14:textId="77777777" w:rsidR="003112D2" w:rsidRPr="00346492" w:rsidRDefault="003112D2" w:rsidP="00715085">
            <w:pPr>
              <w:rPr>
                <w:del w:id="410" w:author="NAZ, Mamoona (OLDHAM MEDICAL SERVICES)" w:date="2026-09-22T12:17:00Z" w16du:dateUtc="2026-09-22T16:17:00Z"/>
                <w:rFonts w:ascii="Arial" w:hAnsi="Arial" w:cs="Arial"/>
                <w:sz w:val="18"/>
                <w:szCs w:val="18"/>
              </w:rPr>
            </w:pPr>
          </w:p>
        </w:tc>
        <w:tc>
          <w:tcPr>
            <w:tcW w:w="3002" w:type="dxa"/>
            <w:vAlign w:val="center"/>
          </w:tcPr>
          <w:p w14:paraId="09135E0E" w14:textId="0E97CFEA" w:rsidR="003112D2" w:rsidRPr="00346492" w:rsidRDefault="003112D2" w:rsidP="00715085">
            <w:pPr>
              <w:rPr>
                <w:del w:id="411" w:author="NAZ, Mamoona (OLDHAM MEDICAL SERVICES)" w:date="2026-09-22T12:17:00Z" w16du:dateUtc="2026-09-22T16:17:00Z"/>
                <w:rFonts w:ascii="Arial" w:hAnsi="Arial" w:cs="Arial"/>
                <w:sz w:val="18"/>
                <w:szCs w:val="18"/>
              </w:rPr>
            </w:pPr>
            <w:del w:id="412" w:author="NAZ, Mamoona (OLDHAM MEDICAL SERVICES)" w:date="2026-09-22T12:17:00Z" w16du:dateUtc="2026-09-22T16:17:00Z">
              <w:r w:rsidRPr="00346492">
                <w:rPr>
                  <w:rFonts w:ascii="Arial" w:hAnsi="Arial" w:cs="Arial"/>
                  <w:sz w:val="18"/>
                  <w:szCs w:val="18"/>
                </w:rPr>
                <w:delText>Kontaktní osoba:</w:delText>
              </w:r>
            </w:del>
          </w:p>
        </w:tc>
        <w:tc>
          <w:tcPr>
            <w:tcW w:w="2698" w:type="dxa"/>
            <w:vAlign w:val="center"/>
          </w:tcPr>
          <w:p w14:paraId="470BFA81" w14:textId="77777777" w:rsidR="003112D2" w:rsidRPr="00346492" w:rsidRDefault="003112D2" w:rsidP="00715085">
            <w:pPr>
              <w:rPr>
                <w:del w:id="413" w:author="NAZ, Mamoona (OLDHAM MEDICAL SERVICES)" w:date="2026-09-22T12:17:00Z" w16du:dateUtc="2026-09-22T16:17:00Z"/>
                <w:rFonts w:ascii="Arial" w:hAnsi="Arial" w:cs="Arial"/>
                <w:sz w:val="18"/>
                <w:szCs w:val="18"/>
              </w:rPr>
            </w:pPr>
          </w:p>
        </w:tc>
        <w:tc>
          <w:tcPr>
            <w:tcW w:w="2299" w:type="dxa"/>
            <w:vMerge/>
          </w:tcPr>
          <w:p w14:paraId="31960247" w14:textId="77777777" w:rsidR="003112D2" w:rsidRPr="00346492" w:rsidRDefault="003112D2" w:rsidP="00715085">
            <w:pPr>
              <w:rPr>
                <w:del w:id="414" w:author="NAZ, Mamoona (OLDHAM MEDICAL SERVICES)" w:date="2026-09-22T12:17:00Z" w16du:dateUtc="2026-09-22T16:17:00Z"/>
                <w:rFonts w:ascii="Arial" w:hAnsi="Arial" w:cs="Arial"/>
                <w:sz w:val="18"/>
                <w:szCs w:val="18"/>
              </w:rPr>
            </w:pPr>
          </w:p>
        </w:tc>
        <w:tc>
          <w:tcPr>
            <w:tcW w:w="920" w:type="dxa"/>
            <w:vMerge/>
          </w:tcPr>
          <w:p w14:paraId="62E22858" w14:textId="77777777" w:rsidR="003112D2" w:rsidRPr="00346492" w:rsidRDefault="003112D2" w:rsidP="00715085">
            <w:pPr>
              <w:rPr>
                <w:del w:id="415" w:author="NAZ, Mamoona (OLDHAM MEDICAL SERVICES)" w:date="2026-09-22T12:17:00Z" w16du:dateUtc="2026-09-22T16:17:00Z"/>
                <w:rFonts w:ascii="Arial" w:hAnsi="Arial" w:cs="Arial"/>
                <w:sz w:val="18"/>
                <w:szCs w:val="18"/>
              </w:rPr>
            </w:pPr>
          </w:p>
        </w:tc>
      </w:tr>
      <w:tr w:rsidR="00346492" w:rsidRPr="00346492" w14:paraId="382BEF62" w14:textId="77777777" w:rsidTr="00715085">
        <w:trPr>
          <w:del w:id="416" w:author="NAZ, Mamoona (OLDHAM MEDICAL SERVICES)" w:date="2026-09-22T12:17:00Z" w16du:dateUtc="2026-09-22T16:17:00Z"/>
        </w:trPr>
        <w:tc>
          <w:tcPr>
            <w:tcW w:w="367" w:type="dxa"/>
            <w:vMerge/>
          </w:tcPr>
          <w:p w14:paraId="48467360" w14:textId="77777777" w:rsidR="003112D2" w:rsidRPr="00346492" w:rsidRDefault="003112D2" w:rsidP="00715085">
            <w:pPr>
              <w:rPr>
                <w:del w:id="417" w:author="NAZ, Mamoona (OLDHAM MEDICAL SERVICES)" w:date="2026-09-22T12:17:00Z" w16du:dateUtc="2026-09-22T16:17:00Z"/>
                <w:rFonts w:ascii="Arial" w:hAnsi="Arial" w:cs="Arial"/>
                <w:sz w:val="18"/>
                <w:szCs w:val="18"/>
              </w:rPr>
            </w:pPr>
          </w:p>
        </w:tc>
        <w:tc>
          <w:tcPr>
            <w:tcW w:w="3002" w:type="dxa"/>
            <w:vAlign w:val="center"/>
          </w:tcPr>
          <w:p w14:paraId="51C4F866" w14:textId="1019D93E" w:rsidR="003112D2" w:rsidRPr="00346492" w:rsidRDefault="003112D2" w:rsidP="00715085">
            <w:pPr>
              <w:rPr>
                <w:del w:id="418" w:author="NAZ, Mamoona (OLDHAM MEDICAL SERVICES)" w:date="2026-09-22T12:17:00Z" w16du:dateUtc="2026-09-22T16:17:00Z"/>
                <w:rFonts w:ascii="Arial" w:hAnsi="Arial" w:cs="Arial"/>
                <w:sz w:val="18"/>
                <w:szCs w:val="18"/>
              </w:rPr>
            </w:pPr>
            <w:del w:id="419" w:author="NAZ, Mamoona (OLDHAM MEDICAL SERVICES)" w:date="2026-09-22T12:17:00Z" w16du:dateUtc="2026-09-22T16:17:00Z">
              <w:r w:rsidRPr="00346492">
                <w:rPr>
                  <w:rFonts w:ascii="Arial" w:hAnsi="Arial" w:cs="Arial"/>
                  <w:sz w:val="18"/>
                  <w:szCs w:val="18"/>
                </w:rPr>
                <w:delText>E-mail:</w:delText>
              </w:r>
            </w:del>
          </w:p>
        </w:tc>
        <w:tc>
          <w:tcPr>
            <w:tcW w:w="2698" w:type="dxa"/>
            <w:vAlign w:val="center"/>
          </w:tcPr>
          <w:p w14:paraId="0C7A48AF" w14:textId="77777777" w:rsidR="003112D2" w:rsidRPr="00346492" w:rsidRDefault="003112D2" w:rsidP="00715085">
            <w:pPr>
              <w:rPr>
                <w:del w:id="420" w:author="NAZ, Mamoona (OLDHAM MEDICAL SERVICES)" w:date="2026-09-22T12:17:00Z" w16du:dateUtc="2026-09-22T16:17:00Z"/>
                <w:rFonts w:ascii="Arial" w:hAnsi="Arial" w:cs="Arial"/>
                <w:sz w:val="18"/>
                <w:szCs w:val="18"/>
              </w:rPr>
            </w:pPr>
          </w:p>
        </w:tc>
        <w:tc>
          <w:tcPr>
            <w:tcW w:w="2299" w:type="dxa"/>
            <w:vMerge/>
          </w:tcPr>
          <w:p w14:paraId="4A431D11" w14:textId="77777777" w:rsidR="003112D2" w:rsidRPr="00346492" w:rsidRDefault="003112D2" w:rsidP="00715085">
            <w:pPr>
              <w:rPr>
                <w:del w:id="421" w:author="NAZ, Mamoona (OLDHAM MEDICAL SERVICES)" w:date="2026-09-22T12:17:00Z" w16du:dateUtc="2026-09-22T16:17:00Z"/>
                <w:rFonts w:ascii="Arial" w:hAnsi="Arial" w:cs="Arial"/>
                <w:sz w:val="18"/>
                <w:szCs w:val="18"/>
              </w:rPr>
            </w:pPr>
          </w:p>
        </w:tc>
        <w:tc>
          <w:tcPr>
            <w:tcW w:w="920" w:type="dxa"/>
            <w:vMerge/>
          </w:tcPr>
          <w:p w14:paraId="0BBEF78F" w14:textId="77777777" w:rsidR="003112D2" w:rsidRPr="00346492" w:rsidRDefault="003112D2" w:rsidP="00715085">
            <w:pPr>
              <w:rPr>
                <w:del w:id="422" w:author="NAZ, Mamoona (OLDHAM MEDICAL SERVICES)" w:date="2026-09-22T12:17:00Z" w16du:dateUtc="2026-09-22T16:17:00Z"/>
                <w:rFonts w:ascii="Arial" w:hAnsi="Arial" w:cs="Arial"/>
                <w:sz w:val="18"/>
                <w:szCs w:val="18"/>
              </w:rPr>
            </w:pPr>
          </w:p>
        </w:tc>
      </w:tr>
      <w:tr w:rsidR="00346492" w:rsidRPr="00346492" w14:paraId="5A962B17" w14:textId="77777777" w:rsidTr="00715085">
        <w:trPr>
          <w:del w:id="423" w:author="NAZ, Mamoona (OLDHAM MEDICAL SERVICES)" w:date="2026-09-22T12:17:00Z" w16du:dateUtc="2026-09-22T16:17:00Z"/>
        </w:trPr>
        <w:tc>
          <w:tcPr>
            <w:tcW w:w="9286" w:type="dxa"/>
            <w:gridSpan w:val="5"/>
          </w:tcPr>
          <w:p w14:paraId="7FEA4CED" w14:textId="77777777" w:rsidR="00346492" w:rsidRPr="00346492" w:rsidRDefault="00346492" w:rsidP="00715085">
            <w:pPr>
              <w:rPr>
                <w:del w:id="424" w:author="NAZ, Mamoona (OLDHAM MEDICAL SERVICES)" w:date="2026-09-22T12:17:00Z" w16du:dateUtc="2026-09-22T16:17:00Z"/>
                <w:rFonts w:ascii="Arial" w:hAnsi="Arial" w:cs="Arial"/>
                <w:sz w:val="18"/>
                <w:szCs w:val="18"/>
              </w:rPr>
            </w:pPr>
          </w:p>
        </w:tc>
      </w:tr>
      <w:tr w:rsidR="00346492" w:rsidRPr="00346492" w14:paraId="18157A0F" w14:textId="77777777" w:rsidTr="00715085">
        <w:trPr>
          <w:del w:id="425" w:author="NAZ, Mamoona (OLDHAM MEDICAL SERVICES)" w:date="2026-09-22T12:17:00Z" w16du:dateUtc="2026-09-22T16:17:00Z"/>
        </w:trPr>
        <w:tc>
          <w:tcPr>
            <w:tcW w:w="3369" w:type="dxa"/>
            <w:gridSpan w:val="2"/>
            <w:vAlign w:val="center"/>
          </w:tcPr>
          <w:p w14:paraId="3EBACE78" w14:textId="77777777" w:rsidR="00346492" w:rsidRPr="00346492" w:rsidRDefault="00346492" w:rsidP="00715085">
            <w:pPr>
              <w:rPr>
                <w:del w:id="426" w:author="NAZ, Mamoona (OLDHAM MEDICAL SERVICES)" w:date="2026-09-22T12:17:00Z" w16du:dateUtc="2026-09-22T16:17:00Z"/>
                <w:rFonts w:ascii="Arial" w:hAnsi="Arial" w:cs="Arial"/>
                <w:sz w:val="18"/>
                <w:szCs w:val="18"/>
              </w:rPr>
            </w:pPr>
            <w:del w:id="427" w:author="NAZ, Mamoona (OLDHAM MEDICAL SERVICES)" w:date="2026-09-22T12:17:00Z" w16du:dateUtc="2026-09-22T16:17:00Z">
              <w:r w:rsidRPr="002F2F12">
                <w:rPr>
                  <w:rFonts w:ascii="Arial" w:hAnsi="Arial" w:cs="Arial"/>
                  <w:b/>
                  <w:sz w:val="18"/>
                  <w:szCs w:val="18"/>
                </w:rPr>
                <w:delText>Datum a místo zpracování nabídky:</w:delText>
              </w:r>
            </w:del>
          </w:p>
        </w:tc>
        <w:tc>
          <w:tcPr>
            <w:tcW w:w="5917" w:type="dxa"/>
            <w:gridSpan w:val="3"/>
          </w:tcPr>
          <w:p w14:paraId="1ED2CD2A" w14:textId="77777777" w:rsidR="00346492" w:rsidRPr="00346492" w:rsidRDefault="00346492" w:rsidP="00715085">
            <w:pPr>
              <w:rPr>
                <w:del w:id="428" w:author="NAZ, Mamoona (OLDHAM MEDICAL SERVICES)" w:date="2026-09-22T12:17:00Z" w16du:dateUtc="2026-09-22T16:17:00Z"/>
                <w:rFonts w:ascii="Arial" w:hAnsi="Arial" w:cs="Arial"/>
                <w:sz w:val="18"/>
                <w:szCs w:val="18"/>
              </w:rPr>
            </w:pPr>
          </w:p>
        </w:tc>
      </w:tr>
      <w:tr w:rsidR="00346492" w:rsidRPr="00346492" w14:paraId="149DDEEA" w14:textId="77777777" w:rsidTr="00715085">
        <w:trPr>
          <w:del w:id="429" w:author="NAZ, Mamoona (OLDHAM MEDICAL SERVICES)" w:date="2026-09-22T12:17:00Z" w16du:dateUtc="2026-09-22T16:17:00Z"/>
        </w:trPr>
        <w:tc>
          <w:tcPr>
            <w:tcW w:w="3369" w:type="dxa"/>
            <w:gridSpan w:val="2"/>
            <w:vAlign w:val="center"/>
          </w:tcPr>
          <w:p w14:paraId="49141802" w14:textId="77777777" w:rsidR="00346492" w:rsidRDefault="00346492" w:rsidP="00715085">
            <w:pPr>
              <w:rPr>
                <w:del w:id="430" w:author="NAZ, Mamoona (OLDHAM MEDICAL SERVICES)" w:date="2026-09-22T12:17:00Z" w16du:dateUtc="2026-09-22T16:17:00Z"/>
                <w:rFonts w:ascii="Arial" w:hAnsi="Arial" w:cs="Arial"/>
                <w:b/>
                <w:sz w:val="18"/>
                <w:szCs w:val="18"/>
              </w:rPr>
            </w:pPr>
            <w:del w:id="431" w:author="NAZ, Mamoona (OLDHAM MEDICAL SERVICES)" w:date="2026-09-22T12:17:00Z" w16du:dateUtc="2026-09-22T16:17:00Z">
              <w:r w:rsidRPr="002F2F12">
                <w:rPr>
                  <w:rFonts w:ascii="Arial" w:hAnsi="Arial" w:cs="Arial"/>
                  <w:b/>
                  <w:sz w:val="18"/>
                  <w:szCs w:val="18"/>
                </w:rPr>
                <w:delText xml:space="preserve">Jméno a příjmení osoby podepisující </w:delText>
              </w:r>
              <w:r>
                <w:rPr>
                  <w:rFonts w:ascii="Arial" w:hAnsi="Arial" w:cs="Arial"/>
                  <w:b/>
                  <w:sz w:val="18"/>
                  <w:szCs w:val="18"/>
                </w:rPr>
                <w:delText>seznam poddodavatelů</w:delText>
              </w:r>
              <w:r w:rsidRPr="002F2F12">
                <w:rPr>
                  <w:rFonts w:ascii="Arial" w:hAnsi="Arial" w:cs="Arial"/>
                  <w:b/>
                  <w:sz w:val="18"/>
                  <w:szCs w:val="18"/>
                </w:rPr>
                <w:delText xml:space="preserve">, tzn. osoby oprávněné jednat jménem či za účastníka </w:delText>
              </w:r>
              <w:r>
                <w:rPr>
                  <w:rFonts w:ascii="Arial" w:hAnsi="Arial" w:cs="Arial"/>
                  <w:b/>
                  <w:sz w:val="18"/>
                  <w:szCs w:val="18"/>
                </w:rPr>
                <w:delText>zadávacího</w:delText>
              </w:r>
              <w:r w:rsidRPr="002F2F12">
                <w:rPr>
                  <w:rFonts w:ascii="Arial" w:hAnsi="Arial" w:cs="Arial"/>
                  <w:b/>
                  <w:sz w:val="18"/>
                  <w:szCs w:val="18"/>
                </w:rPr>
                <w:delText xml:space="preserve"> řízení:</w:delText>
              </w:r>
            </w:del>
          </w:p>
          <w:p w14:paraId="53403D49" w14:textId="344CF934" w:rsidR="00346492" w:rsidRPr="002F2F12" w:rsidRDefault="00346492" w:rsidP="00715085">
            <w:pPr>
              <w:rPr>
                <w:del w:id="432" w:author="NAZ, Mamoona (OLDHAM MEDICAL SERVICES)" w:date="2026-09-22T12:17:00Z" w16du:dateUtc="2026-09-22T16:17:00Z"/>
                <w:rFonts w:ascii="Arial" w:hAnsi="Arial" w:cs="Arial"/>
                <w:b/>
                <w:sz w:val="18"/>
                <w:szCs w:val="18"/>
              </w:rPr>
            </w:pPr>
            <w:del w:id="433" w:author="NAZ, Mamoona (OLDHAM MEDICAL SERVICES)" w:date="2026-09-22T12:17:00Z" w16du:dateUtc="2026-09-22T16:17:00Z">
              <w:r w:rsidRPr="002F2F12">
                <w:rPr>
                  <w:rFonts w:ascii="Arial" w:hAnsi="Arial" w:cs="Arial"/>
                  <w:b/>
                  <w:sz w:val="18"/>
                  <w:szCs w:val="18"/>
                </w:rPr>
                <w:delText>(tiskacím)</w:delText>
              </w:r>
            </w:del>
          </w:p>
        </w:tc>
        <w:tc>
          <w:tcPr>
            <w:tcW w:w="5917" w:type="dxa"/>
            <w:gridSpan w:val="3"/>
          </w:tcPr>
          <w:p w14:paraId="02020327" w14:textId="77777777" w:rsidR="00346492" w:rsidRDefault="00346492" w:rsidP="00715085">
            <w:pPr>
              <w:rPr>
                <w:del w:id="434" w:author="NAZ, Mamoona (OLDHAM MEDICAL SERVICES)" w:date="2026-09-22T12:17:00Z" w16du:dateUtc="2026-09-22T16:17:00Z"/>
                <w:rFonts w:ascii="Arial" w:hAnsi="Arial" w:cs="Arial"/>
                <w:sz w:val="18"/>
                <w:szCs w:val="18"/>
              </w:rPr>
            </w:pPr>
          </w:p>
          <w:p w14:paraId="00660D91" w14:textId="77777777" w:rsidR="00346492" w:rsidRDefault="00346492" w:rsidP="00715085">
            <w:pPr>
              <w:rPr>
                <w:del w:id="435" w:author="NAZ, Mamoona (OLDHAM MEDICAL SERVICES)" w:date="2026-09-22T12:17:00Z" w16du:dateUtc="2026-09-22T16:17:00Z"/>
                <w:rFonts w:ascii="Arial" w:hAnsi="Arial" w:cs="Arial"/>
                <w:sz w:val="18"/>
                <w:szCs w:val="18"/>
              </w:rPr>
            </w:pPr>
          </w:p>
          <w:p w14:paraId="6B600ED5" w14:textId="77777777" w:rsidR="00346492" w:rsidRDefault="00346492" w:rsidP="00715085">
            <w:pPr>
              <w:rPr>
                <w:del w:id="436" w:author="NAZ, Mamoona (OLDHAM MEDICAL SERVICES)" w:date="2026-09-22T12:17:00Z" w16du:dateUtc="2026-09-22T16:17:00Z"/>
                <w:rFonts w:ascii="Arial" w:hAnsi="Arial" w:cs="Arial"/>
                <w:sz w:val="18"/>
                <w:szCs w:val="18"/>
              </w:rPr>
            </w:pPr>
          </w:p>
          <w:p w14:paraId="063E06F7" w14:textId="66231817" w:rsidR="00346492" w:rsidRPr="00346492" w:rsidRDefault="00346492" w:rsidP="00715085">
            <w:pPr>
              <w:rPr>
                <w:del w:id="437" w:author="NAZ, Mamoona (OLDHAM MEDICAL SERVICES)" w:date="2026-09-22T12:17:00Z" w16du:dateUtc="2026-09-22T16:17:00Z"/>
                <w:rFonts w:ascii="Arial" w:hAnsi="Arial" w:cs="Arial"/>
                <w:sz w:val="18"/>
                <w:szCs w:val="18"/>
              </w:rPr>
            </w:pPr>
          </w:p>
        </w:tc>
      </w:tr>
      <w:tr w:rsidR="00346492" w:rsidRPr="00346492" w14:paraId="68AD5B6F" w14:textId="77777777" w:rsidTr="00715085">
        <w:trPr>
          <w:del w:id="438" w:author="NAZ, Mamoona (OLDHAM MEDICAL SERVICES)" w:date="2026-09-22T12:17:00Z" w16du:dateUtc="2026-09-22T16:17:00Z"/>
        </w:trPr>
        <w:tc>
          <w:tcPr>
            <w:tcW w:w="3369" w:type="dxa"/>
            <w:gridSpan w:val="2"/>
            <w:vAlign w:val="center"/>
          </w:tcPr>
          <w:p w14:paraId="4E866DE4" w14:textId="77777777" w:rsidR="00346492" w:rsidRPr="00346492" w:rsidRDefault="00346492" w:rsidP="00715085">
            <w:pPr>
              <w:rPr>
                <w:del w:id="439" w:author="NAZ, Mamoona (OLDHAM MEDICAL SERVICES)" w:date="2026-09-22T12:17:00Z" w16du:dateUtc="2026-09-22T16:17:00Z"/>
                <w:rFonts w:ascii="Arial" w:hAnsi="Arial" w:cs="Arial"/>
                <w:sz w:val="18"/>
                <w:szCs w:val="18"/>
              </w:rPr>
            </w:pPr>
            <w:del w:id="440" w:author="NAZ, Mamoona (OLDHAM MEDICAL SERVICES)" w:date="2026-09-22T12:17:00Z" w16du:dateUtc="2026-09-22T16:17:00Z">
              <w:r w:rsidRPr="002F2F12">
                <w:rPr>
                  <w:rFonts w:ascii="Arial" w:hAnsi="Arial" w:cs="Arial"/>
                  <w:b/>
                  <w:sz w:val="18"/>
                  <w:szCs w:val="18"/>
                </w:rPr>
                <w:delText xml:space="preserve">Podpis osoby oprávněné jednat jménem nebo za účastníka </w:delText>
              </w:r>
              <w:r>
                <w:rPr>
                  <w:rFonts w:ascii="Arial" w:hAnsi="Arial" w:cs="Arial"/>
                  <w:b/>
                  <w:sz w:val="18"/>
                  <w:szCs w:val="18"/>
                </w:rPr>
                <w:delText>zadávacího</w:delText>
              </w:r>
              <w:r w:rsidRPr="002F2F12">
                <w:rPr>
                  <w:rFonts w:ascii="Arial" w:hAnsi="Arial" w:cs="Arial"/>
                  <w:b/>
                  <w:sz w:val="18"/>
                  <w:szCs w:val="18"/>
                </w:rPr>
                <w:delText xml:space="preserve"> řízení / razítko:</w:delText>
              </w:r>
            </w:del>
          </w:p>
        </w:tc>
        <w:tc>
          <w:tcPr>
            <w:tcW w:w="5917" w:type="dxa"/>
            <w:gridSpan w:val="3"/>
          </w:tcPr>
          <w:p w14:paraId="4FD565C6" w14:textId="77777777" w:rsidR="00346492" w:rsidRDefault="00346492" w:rsidP="00715085">
            <w:pPr>
              <w:rPr>
                <w:del w:id="441" w:author="NAZ, Mamoona (OLDHAM MEDICAL SERVICES)" w:date="2026-09-22T12:17:00Z" w16du:dateUtc="2026-09-22T16:17:00Z"/>
                <w:rFonts w:ascii="Arial" w:hAnsi="Arial" w:cs="Arial"/>
                <w:sz w:val="18"/>
                <w:szCs w:val="18"/>
              </w:rPr>
            </w:pPr>
          </w:p>
          <w:p w14:paraId="611B76D8" w14:textId="77777777" w:rsidR="00346492" w:rsidRDefault="00346492" w:rsidP="00715085">
            <w:pPr>
              <w:rPr>
                <w:del w:id="442" w:author="NAZ, Mamoona (OLDHAM MEDICAL SERVICES)" w:date="2026-09-22T12:17:00Z" w16du:dateUtc="2026-09-22T16:17:00Z"/>
                <w:rFonts w:ascii="Arial" w:hAnsi="Arial" w:cs="Arial"/>
                <w:sz w:val="18"/>
                <w:szCs w:val="18"/>
              </w:rPr>
            </w:pPr>
          </w:p>
          <w:p w14:paraId="43CAD519" w14:textId="77777777" w:rsidR="00346492" w:rsidRDefault="00346492" w:rsidP="00715085">
            <w:pPr>
              <w:rPr>
                <w:del w:id="443" w:author="NAZ, Mamoona (OLDHAM MEDICAL SERVICES)" w:date="2026-09-22T12:17:00Z" w16du:dateUtc="2026-09-22T16:17:00Z"/>
                <w:rFonts w:ascii="Arial" w:hAnsi="Arial" w:cs="Arial"/>
                <w:sz w:val="18"/>
                <w:szCs w:val="18"/>
              </w:rPr>
            </w:pPr>
          </w:p>
          <w:p w14:paraId="19503F4A" w14:textId="77777777" w:rsidR="00346492" w:rsidRDefault="00346492" w:rsidP="00715085">
            <w:pPr>
              <w:rPr>
                <w:del w:id="444" w:author="NAZ, Mamoona (OLDHAM MEDICAL SERVICES)" w:date="2026-09-22T12:17:00Z" w16du:dateUtc="2026-09-22T16:17:00Z"/>
                <w:rFonts w:ascii="Arial" w:hAnsi="Arial" w:cs="Arial"/>
                <w:sz w:val="18"/>
                <w:szCs w:val="18"/>
              </w:rPr>
            </w:pPr>
          </w:p>
          <w:p w14:paraId="1C6BA533" w14:textId="103340F9" w:rsidR="00346492" w:rsidRPr="00346492" w:rsidRDefault="00346492" w:rsidP="00715085">
            <w:pPr>
              <w:rPr>
                <w:del w:id="445" w:author="NAZ, Mamoona (OLDHAM MEDICAL SERVICES)" w:date="2026-09-22T12:17:00Z" w16du:dateUtc="2026-09-22T16:17:00Z"/>
                <w:rFonts w:ascii="Arial" w:hAnsi="Arial" w:cs="Arial"/>
                <w:sz w:val="18"/>
                <w:szCs w:val="18"/>
              </w:rPr>
            </w:pPr>
          </w:p>
        </w:tc>
      </w:tr>
    </w:tbl>
    <w:p w14:paraId="0DE1E210" w14:textId="2BD3255C" w:rsidR="003E7363" w:rsidRPr="006F1C2D" w:rsidRDefault="003E7363" w:rsidP="006F1C2D">
      <w:pPr>
        <w:rPr>
          <w:b/>
          <w:rPrChange w:id="446" w:author="NAZ, Mamoona (OLDHAM MEDICAL SERVICES)" w:date="2026-09-22T12:17:00Z" w16du:dateUtc="2026-09-22T16:17:00Z">
            <w:rPr>
              <w:rFonts w:ascii="Arial" w:hAnsi="Arial" w:cs="Arial"/>
              <w:sz w:val="18"/>
              <w:szCs w:val="18"/>
            </w:rPr>
          </w:rPrChange>
        </w:rPr>
        <w:pPrChange w:id="447" w:author="NAZ, Mamoona (OLDHAM MEDICAL SERVICES)" w:date="2026-09-22T12:17:00Z" w16du:dateUtc="2026-09-22T16:17:00Z">
          <w:pPr>
            <w:tabs>
              <w:tab w:val="left" w:pos="1280"/>
            </w:tabs>
          </w:pPr>
        </w:pPrChange>
      </w:pPr>
    </w:p>
    <w:sectPr w:rsidR="003E7363" w:rsidRPr="006F1C2D">
      <w:headerReference w:type="default" r:id="rId9"/>
      <w:footerReference w:type="default" r:id="rId10"/>
      <w:headerReference w:type="first" r:id="rId11"/>
      <w:pgSz w:w="11906" w:h="16838"/>
      <w:pgMar w:top="1440" w:right="1440" w:bottom="1440" w:left="1440" w:header="708" w:footer="708" w:gutter="0"/>
      <w:cols w:space="708"/>
      <w:titlePg w:val="0"/>
      <w:docGrid w:linePitch="360"/>
      <w:sectPrChange w:id="453" w:author="NAZ, Mamoona (OLDHAM MEDICAL SERVICES)" w:date="2026-09-22T12:17:00Z" w16du:dateUtc="2026-09-22T16:17:00Z">
        <w:sectPr w:rsidR="003E7363" w:rsidRPr="006F1C2D">
          <w:pgMar w:top="1418" w:right="1418" w:bottom="851" w:left="1418" w:header="567" w:footer="567"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F83003" w14:textId="77777777" w:rsidR="00A87A2F" w:rsidRDefault="00A87A2F" w:rsidP="00E919DC">
      <w:pPr>
        <w:pPrChange w:id="4" w:author="NAZ, Mamoona (OLDHAM MEDICAL SERVICES)" w:date="2026-09-22T12:17:00Z" w16du:dateUtc="2026-09-22T16:17:00Z">
          <w:pPr>
            <w:spacing w:after="0" w:line="240" w:lineRule="auto"/>
          </w:pPr>
        </w:pPrChange>
      </w:pPr>
      <w:r>
        <w:separator/>
      </w:r>
    </w:p>
  </w:endnote>
  <w:endnote w:type="continuationSeparator" w:id="0">
    <w:p w14:paraId="52DB0A59" w14:textId="77777777" w:rsidR="00A87A2F" w:rsidRDefault="00A87A2F" w:rsidP="00E919DC">
      <w:pPr>
        <w:pPrChange w:id="5" w:author="NAZ, Mamoona (OLDHAM MEDICAL SERVICES)" w:date="2026-09-22T12:17:00Z" w16du:dateUtc="2026-09-22T16:17: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6E08A1" w14:textId="77777777" w:rsidR="00C14E44" w:rsidRDefault="00C14E44">
    <w:pPr>
      <w:pStyle w:val="Header"/>
      <w:pPrChange w:id="450" w:author="NAZ, Mamoona (OLDHAM MEDICAL SERVICES)" w:date="2026-09-22T12:17:00Z" w16du:dateUtc="2026-09-22T16:17: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72D1F5" w14:textId="77777777" w:rsidR="00A87A2F" w:rsidRDefault="00A87A2F" w:rsidP="00E919DC">
      <w:pPr>
        <w:pPrChange w:id="2" w:author="NAZ, Mamoona (OLDHAM MEDICAL SERVICES)" w:date="2026-09-22T12:17:00Z" w16du:dateUtc="2026-09-22T16:17:00Z">
          <w:pPr>
            <w:spacing w:after="0" w:line="240" w:lineRule="auto"/>
          </w:pPr>
        </w:pPrChange>
      </w:pPr>
      <w:r>
        <w:separator/>
      </w:r>
    </w:p>
  </w:footnote>
  <w:footnote w:type="continuationSeparator" w:id="0">
    <w:p w14:paraId="03F619A9" w14:textId="77777777" w:rsidR="00A87A2F" w:rsidRDefault="00A87A2F" w:rsidP="00E919DC">
      <w:pPr>
        <w:pPrChange w:id="3" w:author="NAZ, Mamoona (OLDHAM MEDICAL SERVICES)" w:date="2026-09-22T12:17:00Z" w16du:dateUtc="2026-09-22T16:17: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618C3" w14:textId="061A6324" w:rsidR="00310B73" w:rsidRDefault="00310B73" w:rsidP="005A3345">
    <w:pPr>
      <w:pStyle w:val="Header"/>
      <w:jc w:val="center"/>
      <w:rPr>
        <w:del w:id="448" w:author="NAZ, Mamoona (OLDHAM MEDICAL SERVICES)" w:date="2026-09-22T12:17:00Z" w16du:dateUtc="2026-09-22T16:17:00Z"/>
      </w:rPr>
    </w:pPr>
  </w:p>
  <w:p w14:paraId="349ABF3E" w14:textId="6B3EC856" w:rsidR="008B7B1D" w:rsidRDefault="008B7B1D">
    <w:pPr>
      <w:pStyle w:val="BalloonText"/>
      <w:pPrChange w:id="449" w:author="NAZ, Mamoona (OLDHAM MEDICAL SERVICES)" w:date="2026-09-22T12:17:00Z" w16du:dateUtc="2026-09-22T16:17: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7EC90E" w14:textId="2D0667ED" w:rsidR="00715085" w:rsidRDefault="00715085">
    <w:pPr>
      <w:pStyle w:val="BalloonText"/>
      <w:pPrChange w:id="451" w:author="NAZ, Mamoona (OLDHAM MEDICAL SERVICES)" w:date="2026-09-22T12:17:00Z" w16du:dateUtc="2026-09-22T16:17:00Z">
        <w:pPr>
          <w:pStyle w:val="Header"/>
          <w:jc w:val="center"/>
        </w:pPr>
      </w:pPrChange>
    </w:pPr>
    <w:del w:id="452" w:author="NAZ, Mamoona (OLDHAM MEDICAL SERVICES)" w:date="2026-09-22T12:17:00Z" w16du:dateUtc="2026-09-22T16:17:00Z">
      <w:r>
        <w:rPr>
          <w:rFonts w:ascii="Arial" w:hAnsi="Arial" w:cs="Arial"/>
          <w:noProof/>
          <w:sz w:val="15"/>
          <w:szCs w:val="15"/>
        </w:rPr>
        <w:drawing>
          <wp:inline distT="0" distB="0" distL="0" distR="0" wp14:anchorId="69CDB933" wp14:editId="1446CC05">
            <wp:extent cx="2233636" cy="1027473"/>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fekt-logo_s800px.gif"/>
                    <pic:cNvPicPr/>
                  </pic:nvPicPr>
                  <pic:blipFill>
                    <a:blip r:embed="rId1"/>
                    <a:stretch>
                      <a:fillRect/>
                    </a:stretch>
                  </pic:blipFill>
                  <pic:spPr>
                    <a:xfrm>
                      <a:off x="0" y="0"/>
                      <a:ext cx="2261158" cy="1040133"/>
                    </a:xfrm>
                    <a:prstGeom prst="rect">
                      <a:avLst/>
                    </a:prstGeom>
                  </pic:spPr>
                </pic:pic>
              </a:graphicData>
            </a:graphic>
          </wp:inline>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A17"/>
    <w:rsid w:val="00022C34"/>
    <w:rsid w:val="000244C9"/>
    <w:rsid w:val="000446C4"/>
    <w:rsid w:val="00070D3E"/>
    <w:rsid w:val="0008331C"/>
    <w:rsid w:val="000B4DF2"/>
    <w:rsid w:val="00122E4B"/>
    <w:rsid w:val="00125026"/>
    <w:rsid w:val="00150DDB"/>
    <w:rsid w:val="001511EB"/>
    <w:rsid w:val="0019410C"/>
    <w:rsid w:val="00205895"/>
    <w:rsid w:val="00254AB7"/>
    <w:rsid w:val="00310B73"/>
    <w:rsid w:val="003112D2"/>
    <w:rsid w:val="00320296"/>
    <w:rsid w:val="00333640"/>
    <w:rsid w:val="00342938"/>
    <w:rsid w:val="00346492"/>
    <w:rsid w:val="00361A26"/>
    <w:rsid w:val="00384DF9"/>
    <w:rsid w:val="003E7363"/>
    <w:rsid w:val="00415A78"/>
    <w:rsid w:val="00442E1A"/>
    <w:rsid w:val="00450B9C"/>
    <w:rsid w:val="004A3A9B"/>
    <w:rsid w:val="004E4C86"/>
    <w:rsid w:val="004E4E79"/>
    <w:rsid w:val="004E7063"/>
    <w:rsid w:val="004F6581"/>
    <w:rsid w:val="004F79EA"/>
    <w:rsid w:val="005208F0"/>
    <w:rsid w:val="0053616F"/>
    <w:rsid w:val="00551FE3"/>
    <w:rsid w:val="00552928"/>
    <w:rsid w:val="00553168"/>
    <w:rsid w:val="0059253A"/>
    <w:rsid w:val="00597E52"/>
    <w:rsid w:val="005A3345"/>
    <w:rsid w:val="005F1FE8"/>
    <w:rsid w:val="00615674"/>
    <w:rsid w:val="00615EF2"/>
    <w:rsid w:val="00624A22"/>
    <w:rsid w:val="0063386F"/>
    <w:rsid w:val="006453DC"/>
    <w:rsid w:val="006764B7"/>
    <w:rsid w:val="00677B90"/>
    <w:rsid w:val="006B432A"/>
    <w:rsid w:val="006F1C2D"/>
    <w:rsid w:val="00703C98"/>
    <w:rsid w:val="0071140B"/>
    <w:rsid w:val="00711810"/>
    <w:rsid w:val="00715085"/>
    <w:rsid w:val="007241D7"/>
    <w:rsid w:val="0073548F"/>
    <w:rsid w:val="00796251"/>
    <w:rsid w:val="007D5DC8"/>
    <w:rsid w:val="00804E3D"/>
    <w:rsid w:val="00822FF0"/>
    <w:rsid w:val="008750C4"/>
    <w:rsid w:val="00875E83"/>
    <w:rsid w:val="008B7B1D"/>
    <w:rsid w:val="008E4C2D"/>
    <w:rsid w:val="008E7887"/>
    <w:rsid w:val="008F196A"/>
    <w:rsid w:val="008F3695"/>
    <w:rsid w:val="00900FD5"/>
    <w:rsid w:val="009337CB"/>
    <w:rsid w:val="00963049"/>
    <w:rsid w:val="00986749"/>
    <w:rsid w:val="009A4CAD"/>
    <w:rsid w:val="009E79E2"/>
    <w:rsid w:val="009F3F29"/>
    <w:rsid w:val="00A7525F"/>
    <w:rsid w:val="00A8494F"/>
    <w:rsid w:val="00A87A2F"/>
    <w:rsid w:val="00AC6170"/>
    <w:rsid w:val="00AE61A4"/>
    <w:rsid w:val="00AF6982"/>
    <w:rsid w:val="00B04CF1"/>
    <w:rsid w:val="00B267D6"/>
    <w:rsid w:val="00B93400"/>
    <w:rsid w:val="00BE5B6E"/>
    <w:rsid w:val="00C14E44"/>
    <w:rsid w:val="00C67E9F"/>
    <w:rsid w:val="00CA245E"/>
    <w:rsid w:val="00CB363A"/>
    <w:rsid w:val="00D04F2E"/>
    <w:rsid w:val="00D2776E"/>
    <w:rsid w:val="00D32A17"/>
    <w:rsid w:val="00D658B2"/>
    <w:rsid w:val="00D93637"/>
    <w:rsid w:val="00E2037B"/>
    <w:rsid w:val="00E4376D"/>
    <w:rsid w:val="00E919DC"/>
    <w:rsid w:val="00EA78FA"/>
    <w:rsid w:val="00EB76BC"/>
    <w:rsid w:val="00F00738"/>
    <w:rsid w:val="00F26689"/>
    <w:rsid w:val="00F41C3B"/>
    <w:rsid w:val="00F8157F"/>
    <w:rsid w:val="00F977F1"/>
    <w:rsid w:val="00FD25EC"/>
    <w:rsid w:val="00FD3C31"/>
    <w:rsid w:val="00FD7208"/>
    <w:rsid w:val="00FE3AB9"/>
    <w:rsid w:val="00FF174A"/>
    <w:rsid w:val="00FF64AF"/>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6329F0"/>
  <w15:docId w15:val="{64358F32-C5B9-5F4C-BD7F-C397F3213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7:00Z">
        <w:pPr>
          <w:spacing w:after="200" w:line="276" w:lineRule="auto"/>
        </w:pPr>
      </w:pPrChange>
    </w:pPr>
    <w:rPr>
      <w:rFonts w:cs="Times New Roman"/>
      <w:sz w:val="24"/>
      <w:szCs w:val="24"/>
      <w:lang w:val="en-GB"/>
      <w:rPrChange w:id="0" w:author="NAZ, Mamoona (OLDHAM MEDICAL SERVICES)" w:date="2026-09-22T12:17:00Z">
        <w:rPr>
          <w:rFonts w:asciiTheme="minorHAnsi" w:eastAsiaTheme="minorHAnsi" w:hAnsiTheme="minorHAnsi" w:cstheme="minorBidi"/>
          <w:sz w:val="22"/>
          <w:szCs w:val="22"/>
          <w:lang w:val="cs-CZ"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7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4C86"/>
    <w:rPr>
      <w:rFonts w:ascii="Tahoma" w:hAnsi="Tahoma" w:cs="Tahoma"/>
      <w:sz w:val="16"/>
      <w:szCs w:val="16"/>
    </w:rPr>
  </w:style>
  <w:style w:type="character" w:customStyle="1" w:styleId="BalloonTextChar">
    <w:name w:val="Balloon Text Char"/>
    <w:basedOn w:val="DefaultParagraphFont"/>
    <w:link w:val="BalloonText"/>
    <w:uiPriority w:val="99"/>
    <w:semiHidden/>
    <w:rsid w:val="004E4C86"/>
    <w:rPr>
      <w:rFonts w:ascii="Tahoma" w:hAnsi="Tahoma" w:cs="Tahoma"/>
      <w:sz w:val="16"/>
      <w:szCs w:val="16"/>
    </w:rPr>
  </w:style>
  <w:style w:type="paragraph" w:styleId="Header">
    <w:name w:val="header"/>
    <w:basedOn w:val="Normal"/>
    <w:link w:val="HeaderChar"/>
    <w:uiPriority w:val="99"/>
    <w:unhideWhenUsed/>
    <w:rsid w:val="008B7B1D"/>
    <w:pPr>
      <w:tabs>
        <w:tab w:val="center" w:pos="4153"/>
        <w:tab w:val="right" w:pos="8306"/>
      </w:tabs>
    </w:pPr>
  </w:style>
  <w:style w:type="character" w:customStyle="1" w:styleId="HeaderChar">
    <w:name w:val="Header Char"/>
    <w:basedOn w:val="DefaultParagraphFont"/>
    <w:link w:val="Header"/>
    <w:uiPriority w:val="99"/>
    <w:rsid w:val="008B7B1D"/>
  </w:style>
  <w:style w:type="paragraph" w:styleId="Footer">
    <w:name w:val="footer"/>
    <w:basedOn w:val="Normal"/>
    <w:link w:val="FooterChar"/>
    <w:uiPriority w:val="99"/>
    <w:unhideWhenUsed/>
    <w:rsid w:val="008B7B1D"/>
    <w:pPr>
      <w:tabs>
        <w:tab w:val="center" w:pos="4153"/>
        <w:tab w:val="right" w:pos="8306"/>
      </w:tabs>
    </w:pPr>
  </w:style>
  <w:style w:type="character" w:customStyle="1" w:styleId="FooterChar">
    <w:name w:val="Footer Char"/>
    <w:basedOn w:val="DefaultParagraphFont"/>
    <w:link w:val="Footer"/>
    <w:uiPriority w:val="99"/>
    <w:rsid w:val="008B7B1D"/>
  </w:style>
  <w:style w:type="character" w:styleId="CommentReference">
    <w:name w:val="annotation reference"/>
    <w:basedOn w:val="DefaultParagraphFont"/>
    <w:uiPriority w:val="99"/>
    <w:semiHidden/>
    <w:unhideWhenUsed/>
    <w:rsid w:val="00D658B2"/>
    <w:rPr>
      <w:sz w:val="18"/>
      <w:szCs w:val="18"/>
    </w:rPr>
  </w:style>
  <w:style w:type="paragraph" w:styleId="CommentText">
    <w:name w:val="annotation text"/>
    <w:basedOn w:val="Normal"/>
    <w:link w:val="CommentTextChar"/>
    <w:uiPriority w:val="99"/>
    <w:semiHidden/>
    <w:unhideWhenUsed/>
    <w:rsid w:val="00D658B2"/>
  </w:style>
  <w:style w:type="character" w:customStyle="1" w:styleId="CommentTextChar">
    <w:name w:val="Comment Text Char"/>
    <w:basedOn w:val="DefaultParagraphFont"/>
    <w:link w:val="CommentText"/>
    <w:uiPriority w:val="99"/>
    <w:semiHidden/>
    <w:rsid w:val="00D658B2"/>
    <w:rPr>
      <w:sz w:val="24"/>
      <w:szCs w:val="24"/>
    </w:rPr>
  </w:style>
  <w:style w:type="paragraph" w:styleId="CommentSubject">
    <w:name w:val="annotation subject"/>
    <w:basedOn w:val="CommentText"/>
    <w:next w:val="CommentText"/>
    <w:link w:val="CommentSubjectChar"/>
    <w:uiPriority w:val="99"/>
    <w:semiHidden/>
    <w:unhideWhenUsed/>
    <w:rsid w:val="00D658B2"/>
    <w:rPr>
      <w:b/>
      <w:bCs/>
      <w:sz w:val="20"/>
      <w:szCs w:val="20"/>
    </w:rPr>
  </w:style>
  <w:style w:type="character" w:customStyle="1" w:styleId="CommentSubjectChar">
    <w:name w:val="Comment Subject Char"/>
    <w:basedOn w:val="CommentTextChar"/>
    <w:link w:val="CommentSubject"/>
    <w:uiPriority w:val="99"/>
    <w:semiHidden/>
    <w:rsid w:val="00D658B2"/>
    <w:rPr>
      <w:b/>
      <w:bCs/>
      <w:sz w:val="20"/>
      <w:szCs w:val="20"/>
    </w:rPr>
  </w:style>
  <w:style w:type="character" w:styleId="Hyperlink">
    <w:name w:val="Hyperlink"/>
    <w:uiPriority w:val="99"/>
    <w:rsid w:val="007D5DC8"/>
    <w:rPr>
      <w:color w:val="0000FF"/>
      <w:u w:val="single"/>
    </w:rPr>
  </w:style>
  <w:style w:type="paragraph" w:customStyle="1" w:styleId="Default">
    <w:name w:val="Default"/>
    <w:rsid w:val="0063386F"/>
    <w:pPr>
      <w:autoSpaceDE w:val="0"/>
      <w:autoSpaceDN w:val="0"/>
      <w:adjustRightInd w:val="0"/>
      <w:spacing w:after="0" w:line="240" w:lineRule="auto"/>
    </w:pPr>
    <w:rPr>
      <w:rFonts w:ascii="Arial" w:eastAsia="Times New Roman" w:hAnsi="Arial" w:cs="Arial"/>
      <w:color w:val="000000"/>
      <w:sz w:val="24"/>
      <w:szCs w:val="24"/>
      <w:lang w:eastAsia="cs-CZ"/>
    </w:rPr>
  </w:style>
  <w:style w:type="paragraph" w:styleId="ListParagraph">
    <w:name w:val="List Paragraph"/>
    <w:basedOn w:val="Normal"/>
    <w:uiPriority w:val="34"/>
    <w:qFormat/>
    <w:rsid w:val="006F1C2D"/>
    <w:pPr>
      <w:ind w:left="720"/>
      <w:contextualSpacing/>
      <w:pPrChange w:id="1" w:author="NAZ, Mamoona (OLDHAM MEDICAL SERVICES)" w:date="2026-09-22T12:17:00Z">
        <w:pPr>
          <w:ind w:left="720"/>
          <w:contextualSpacing/>
        </w:pPr>
      </w:pPrChange>
    </w:pPr>
    <w:rPr>
      <w:rPrChange w:id="1" w:author="NAZ, Mamoona (OLDHAM MEDICAL SERVICES)" w:date="2026-09-22T12:17: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86E888-BB6D-FD4A-BE96-0E5669B73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747</Words>
  <Characters>4263</Characters>
  <Application>Microsoft Office Word</Application>
  <DocSecurity>0</DocSecurity>
  <Lines>35</Lines>
  <Paragraphs>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NTB2</dc:creator>
  <cp:lastModifiedBy>Arthur Souza Rodrigues</cp:lastModifiedBy>
  <cp:revision>1</cp:revision>
  <cp:lastPrinted>2019-03-11T12:55:00Z</cp:lastPrinted>
  <dcterms:created xsi:type="dcterms:W3CDTF">2017-03-13T13:08:00Z</dcterms:created>
  <dcterms:modified xsi:type="dcterms:W3CDTF">2026-09-22T16:17:00Z</dcterms:modified>
</cp:coreProperties>
</file>