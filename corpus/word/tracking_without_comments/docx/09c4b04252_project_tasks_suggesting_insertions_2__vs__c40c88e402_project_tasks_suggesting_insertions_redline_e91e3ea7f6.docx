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0EE146" w14:textId="77777777" w:rsidR="008C632F" w:rsidRDefault="00CE7141">
      <w:r>
        <w:t>Project Tasks</w:t>
      </w:r>
    </w:p>
    <w:p w14:paraId="7348CB8B" w14:textId="77777777" w:rsidR="00A130D0" w:rsidRDefault="00A130D0">
      <w:pPr>
        <w:rPr>
          <w:ins w:id="0" w:author="Comparison" w:date="2026-09-26T14:42:00Z" w16du:dateUtc="2026-09-26T18:42:00Z"/>
        </w:rPr>
      </w:pPr>
    </w:p>
    <w:p w14:paraId="4AB590A0" w14:textId="77777777" w:rsidR="00A130D0" w:rsidRDefault="00A130D0">
      <w:pPr>
        <w:rPr>
          <w:ins w:id="1" w:author="Comparison" w:date="2026-09-26T14:42:00Z" w16du:dateUtc="2026-09-26T18:42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130D0" w14:paraId="351C6AB5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2" w:author="Comparison" w:date="2026-09-26T14:42:00Z" w16du:dateUtc="2026-09-26T18:4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A3101" w14:textId="77777777" w:rsidR="00A130D0" w:rsidRDefault="00CE7141">
            <w:pPr>
              <w:rPr>
                <w:ins w:id="3" w:author="Comparison" w:date="2026-09-26T14:42:00Z" w16du:dateUtc="2026-09-26T18:42:00Z"/>
              </w:rPr>
            </w:pPr>
            <w:ins w:id="4" w:author="Comparison" w:date="2026-09-26T14:42:00Z" w16du:dateUtc="2026-09-26T18:42:00Z">
              <w:r>
                <w:t>Task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6B5E7" w14:textId="77777777" w:rsidR="00A130D0" w:rsidRDefault="00CE7141">
            <w:pPr>
              <w:rPr>
                <w:ins w:id="5" w:author="Comparison" w:date="2026-09-26T14:42:00Z" w16du:dateUtc="2026-09-26T18:42:00Z"/>
              </w:rPr>
            </w:pPr>
            <w:ins w:id="6" w:author="Comparison" w:date="2026-09-26T14:42:00Z" w16du:dateUtc="2026-09-26T18:42:00Z">
              <w:r>
                <w:t>Owner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D1DC8" w14:textId="77777777" w:rsidR="00A130D0" w:rsidRDefault="00CE7141">
            <w:pPr>
              <w:rPr>
                <w:ins w:id="7" w:author="Comparison" w:date="2026-09-26T14:42:00Z" w16du:dateUtc="2026-09-26T18:42:00Z"/>
              </w:rPr>
            </w:pPr>
            <w:ins w:id="8" w:author="Comparison" w:date="2026-09-26T14:42:00Z" w16du:dateUtc="2026-09-26T18:42:00Z">
              <w:r>
                <w:t>Status</w:t>
              </w:r>
            </w:ins>
          </w:p>
        </w:tc>
      </w:tr>
      <w:tr w:rsidR="00A130D0" w14:paraId="3E35E24A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9" w:author="Comparison" w:date="2026-09-26T14:42:00Z" w16du:dateUtc="2026-09-26T18:4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66E8F" w14:textId="77777777" w:rsidR="00A130D0" w:rsidRDefault="00CE7141">
            <w:pPr>
              <w:rPr>
                <w:ins w:id="10" w:author="Comparison" w:date="2026-09-26T14:42:00Z" w16du:dateUtc="2026-09-26T18:42:00Z"/>
              </w:rPr>
            </w:pPr>
            <w:ins w:id="11" w:author="Comparison" w:date="2026-09-26T14:42:00Z" w16du:dateUtc="2026-09-26T18:42:00Z">
              <w:r>
                <w:t>Design UI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C1E65" w14:textId="77777777" w:rsidR="00A130D0" w:rsidRDefault="00CE7141">
            <w:pPr>
              <w:rPr>
                <w:ins w:id="12" w:author="Comparison" w:date="2026-09-26T14:42:00Z" w16du:dateUtc="2026-09-26T18:42:00Z"/>
              </w:rPr>
            </w:pPr>
            <w:ins w:id="13" w:author="Comparison" w:date="2026-09-26T14:42:00Z" w16du:dateUtc="2026-09-26T18:42:00Z">
              <w:r>
                <w:t>Alice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6D63F" w14:textId="77777777" w:rsidR="00A130D0" w:rsidRDefault="00CE7141">
            <w:pPr>
              <w:rPr>
                <w:ins w:id="14" w:author="Comparison" w:date="2026-09-26T14:42:00Z" w16du:dateUtc="2026-09-26T18:42:00Z"/>
              </w:rPr>
            </w:pPr>
            <w:ins w:id="15" w:author="Comparison" w:date="2026-09-26T14:42:00Z" w16du:dateUtc="2026-09-26T18:42:00Z">
              <w:r>
                <w:t>In Progress</w:t>
              </w:r>
              <w:r>
                <w:t xml:space="preserve"> (Week 1)</w:t>
              </w:r>
            </w:ins>
          </w:p>
        </w:tc>
      </w:tr>
      <w:tr w:rsidR="00A130D0" w14:paraId="0255ACB1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6" w:author="Comparison" w:date="2026-09-26T14:42:00Z" w16du:dateUtc="2026-09-26T18:4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6FB97" w14:textId="77777777" w:rsidR="00A130D0" w:rsidRDefault="00CE7141">
            <w:pPr>
              <w:rPr>
                <w:ins w:id="17" w:author="Comparison" w:date="2026-09-26T14:42:00Z" w16du:dateUtc="2026-09-26T18:42:00Z"/>
              </w:rPr>
            </w:pPr>
            <w:ins w:id="18" w:author="Comparison" w:date="2026-09-26T14:42:00Z" w16du:dateUtc="2026-09-26T18:42:00Z">
              <w:r>
                <w:t>Write Tests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E9E02" w14:textId="77777777" w:rsidR="00A130D0" w:rsidRDefault="00CE7141">
            <w:pPr>
              <w:rPr>
                <w:ins w:id="19" w:author="Comparison" w:date="2026-09-26T14:42:00Z" w16du:dateUtc="2026-09-26T18:42:00Z"/>
              </w:rPr>
            </w:pPr>
            <w:ins w:id="20" w:author="Comparison" w:date="2026-09-26T14:42:00Z" w16du:dateUtc="2026-09-26T18:42:00Z">
              <w:r>
                <w:t>Bob</w:t>
              </w:r>
              <w:r>
                <w:t xml:space="preserve"> - High Priority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07784" w14:textId="77777777" w:rsidR="00A130D0" w:rsidRDefault="00CE7141">
            <w:pPr>
              <w:rPr>
                <w:ins w:id="21" w:author="Comparison" w:date="2026-09-26T14:42:00Z" w16du:dateUtc="2026-09-26T18:42:00Z"/>
              </w:rPr>
            </w:pPr>
            <w:ins w:id="22" w:author="Comparison" w:date="2026-09-26T14:42:00Z" w16du:dateUtc="2026-09-26T18:42:00Z">
              <w:r>
                <w:t>Pending</w:t>
              </w:r>
            </w:ins>
          </w:p>
        </w:tc>
      </w:tr>
    </w:tbl>
    <w:p w14:paraId="15E51ED6" w14:textId="77777777" w:rsidR="008C632F" w:rsidRDefault="00CE7141">
      <w:del w:id="23" w:author="Comparison" w:date="2026-09-26T14:42:00Z" w16du:dateUtc="2026-09-26T18:42:00Z">
        <w:r>
          <w:delText>Task</w:delText>
        </w:r>
        <w:r>
          <w:tab/>
          <w:delText>Owner</w:delText>
        </w:r>
        <w:r>
          <w:tab/>
          <w:delText>Status</w:delText>
        </w:r>
        <w:r>
          <w:tab/>
          <w:delText>Design UI</w:delText>
        </w:r>
        <w:r>
          <w:tab/>
          <w:delText>Alice</w:delText>
        </w:r>
        <w:r>
          <w:tab/>
          <w:delText>In Pr</w:delText>
        </w:r>
        <w:r>
          <w:delText xml:space="preserve"> (Week 2)</w:delText>
        </w:r>
        <w:r>
          <w:delText>ogress</w:delText>
        </w:r>
        <w:r>
          <w:tab/>
          <w:delText>Write Tests</w:delText>
        </w:r>
        <w:r>
          <w:tab/>
          <w:delText>Bob</w:delText>
        </w:r>
        <w:r>
          <w:tab/>
          <w:delText>Pend</w:delText>
        </w:r>
        <w:r>
          <w:delText xml:space="preserve"> - High Priority</w:delText>
        </w:r>
        <w:r>
          <w:delText>ing</w:delText>
        </w:r>
        <w:r>
          <w:tab/>
          <w:delText>Deploy API</w:delText>
        </w:r>
        <w:r>
          <w:tab/>
          <w:delText>Carol</w:delText>
        </w:r>
        <w:r>
          <w:tab/>
          <w:delText>Done</w:delText>
        </w:r>
      </w:del>
    </w:p>
    <w:sectPr w:rsidR="008C632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632F"/>
    <w:rsid w:val="005017B3"/>
    <w:rsid w:val="008C632F"/>
    <w:rsid w:val="00A130D0"/>
    <w:rsid w:val="00CE7141"/>
    <w:rsid w:val="00E16A03"/>
    <w:rsid w:val="00E93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F0E8D6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2026-05-14T20:27:00Z</dcterms:created>
  <dcterms:modified xsi:type="dcterms:W3CDTF">2026-09-26T18:42:00Z</dcterms:modified>
</cp:coreProperties>
</file>