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2F68" w14:textId="77777777" w:rsidR="001B0232" w:rsidRDefault="000F5868">
      <w:pPr>
        <w:rPr>
          <w:ins w:id="10" w:author="Caio Pizzol" w:date="2026-08-03T22:26:00Z" w16du:dateUtc="2026-08-04T02:26:00Z"/>
        </w:rPr>
      </w:pPr>
      <m:oMathPara>
        <m:oMath>
          <m:eqArr>
            <m:eqArrPr>
              <m:ctrlPr>
                <w:ins w:id="11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eqArrPr>
            <m:e>
              <m:r>
                <w:ins w:id="12" w:author="Caio Pizzol" w:date="2026-08-03T22:26:00Z" w16du:dateUtc="2026-08-04T02:26:00Z">
                  <w:rPr>
                    <w:rFonts w:ascii="Cambria Math" w:hAnsi="Cambria Math"/>
                  </w:rPr>
                  <m:t>x</m:t>
                </w:ins>
              </m:r>
              <m:r>
                <w:ins w:id="13" w:author="Caio Pizzol" w:date="2026-08-03T22:26:00Z" w16du:dateUtc="2026-08-04T02:26:00Z">
                  <w:rPr>
                    <w:rFonts w:ascii="Cambria Math" w:hAnsi="Cambria Math"/>
                  </w:rPr>
                  <m:t>=1</m:t>
                </w:ins>
              </m:r>
            </m:e>
            <m:e>
              <m:r>
                <w:ins w:id="14" w:author="Caio Pizzol" w:date="2026-08-03T22:26:00Z" w16du:dateUtc="2026-08-04T02:26:00Z">
                  <w:rPr>
                    <w:rFonts w:ascii="Cambria Math" w:hAnsi="Cambria Math"/>
                  </w:rPr>
                  <m:t>y</m:t>
                </w:ins>
              </m:r>
              <m:r>
                <w:ins w:id="15" w:author="Caio Pizzol" w:date="2026-08-03T22:26:00Z" w16du:dateUtc="2026-08-04T02:26:00Z">
                  <w:rPr>
                    <w:rFonts w:ascii="Cambria Math" w:hAnsi="Cambria Math"/>
                  </w:rPr>
                  <m:t>=2</m:t>
                </w:ins>
              </m:r>
            </m:e>
          </m:eqArr>
        </m:oMath>
      </m:oMathPara>
    </w:p>
    <w:p w14:paraId="16C86A6C" w14:textId="77777777" w:rsidR="001B0232" w:rsidRDefault="000F5868">
      <w:pPr>
        <w:rPr>
          <w:ins w:id="16" w:author="Caio Pizzol" w:date="2026-08-03T22:26:00Z" w16du:dateUtc="2026-08-04T02:26:00Z"/>
        </w:rPr>
      </w:pPr>
      <m:oMathPara>
        <m:oMath>
          <m:eqArr>
            <m:eqArrPr>
              <m:ctrlPr>
                <w:ins w:id="17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eqArrPr>
            <m:e>
              <m:f>
                <m:fPr>
                  <m:ctrlPr>
                    <w:ins w:id="18" w:author="Caio Pizzol" w:date="2026-08-03T22:26:00Z" w16du:dateUtc="2026-08-04T02:26:00Z">
                      <w:rPr>
                        <w:rFonts w:ascii="Cambria Math" w:hAnsi="Cambria Math"/>
                      </w:rPr>
                    </w:ins>
                  </m:ctrlPr>
                </m:fPr>
                <m:num>
                  <m:r>
                    <w:ins w:id="19" w:author="Caio Pizzol" w:date="2026-08-03T22:26:00Z" w16du:dateUtc="2026-08-04T02:26:00Z">
                      <w:rPr>
                        <w:rFonts w:ascii="Cambria Math" w:hAnsi="Cambria Math"/>
                      </w:rPr>
                      <m:t>a</m:t>
                    </w:ins>
                  </m:r>
                </m:num>
                <m:den>
                  <m:r>
                    <w:ins w:id="20" w:author="Caio Pizzol" w:date="2026-08-03T22:26:00Z" w16du:dateUtc="2026-08-04T02:26:00Z">
                      <w:rPr>
                        <w:rFonts w:ascii="Cambria Math" w:hAnsi="Cambria Math"/>
                      </w:rPr>
                      <m:t>b</m:t>
                    </w:ins>
                  </m:r>
                </m:den>
              </m:f>
              <m:r>
                <w:ins w:id="21" w:author="Caio Pizzol" w:date="2026-08-03T22:26:00Z" w16du:dateUtc="2026-08-04T02:26:00Z">
                  <w:rPr>
                    <w:rFonts w:ascii="Cambria Math" w:hAnsi="Cambria Math"/>
                  </w:rPr>
                  <m:t>=</m:t>
                </w:ins>
              </m:r>
              <m:r>
                <w:ins w:id="22" w:author="Caio Pizzol" w:date="2026-08-03T22:26:00Z" w16du:dateUtc="2026-08-04T02:26:00Z">
                  <w:rPr>
                    <w:rFonts w:ascii="Cambria Math" w:hAnsi="Cambria Math"/>
                  </w:rPr>
                  <m:t>c</m:t>
                </w:ins>
              </m:r>
            </m:e>
            <m:e>
              <m:r>
                <w:ins w:id="23" w:author="Caio Pizzol" w:date="2026-08-03T22:26:00Z" w16du:dateUtc="2026-08-04T02:26:00Z">
                  <w:rPr>
                    <w:rFonts w:ascii="Cambria Math" w:hAnsi="Cambria Math"/>
                  </w:rPr>
                  <m:t>x</m:t>
                </w:ins>
              </m:r>
              <m:r>
                <w:ins w:id="24" w:author="Caio Pizzol" w:date="2026-08-03T22:26:00Z" w16du:dateUtc="2026-08-04T02:26:00Z">
                  <w:rPr>
                    <w:rFonts w:ascii="Cambria Math" w:hAnsi="Cambria Math"/>
                  </w:rPr>
                  <m:t>=</m:t>
                </w:ins>
              </m:r>
              <m:r>
                <w:ins w:id="25" w:author="Caio Pizzol" w:date="2026-08-03T22:26:00Z" w16du:dateUtc="2026-08-04T02:26:00Z">
                  <w:rPr>
                    <w:rFonts w:ascii="Cambria Math" w:hAnsi="Cambria Math"/>
                  </w:rPr>
                  <m:t>y</m:t>
                </w:ins>
              </m:r>
            </m:e>
          </m:eqArr>
        </m:oMath>
      </m:oMathPara>
    </w:p>
    <w:p w14:paraId="21A76935" w14:textId="77777777" w:rsidR="001B0232" w:rsidRDefault="000F5868">
      <w:pPr>
        <w:rPr>
          <w:ins w:id="26" w:author="Caio Pizzol" w:date="2026-08-03T22:26:00Z" w16du:dateUtc="2026-08-04T02:26:00Z"/>
        </w:rPr>
      </w:pPr>
      <m:oMathPara>
        <m:oMath>
          <m:eqArr>
            <m:eqArrPr>
              <m:ctrlPr>
                <w:ins w:id="27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eqArrPr>
            <m:e>
              <m:sSub>
                <m:sSubPr>
                  <m:ctrlPr>
                    <w:ins w:id="28" w:author="Caio Pizzol" w:date="2026-08-03T22:26:00Z" w16du:dateUtc="2026-08-04T02:26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29" w:author="Caio Pizzol" w:date="2026-08-03T22:26:00Z" w16du:dateUtc="2026-08-04T02:26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30" w:author="Caio Pizzol" w:date="2026-08-03T22:26:00Z" w16du:dateUtc="2026-08-04T02:26:00Z">
                      <w:rPr>
                        <w:rFonts w:ascii="Cambria Math" w:hAnsi="Cambria Math"/>
                      </w:rPr>
                      <m:t>1</m:t>
                    </w:ins>
                  </m:r>
                </m:sub>
              </m:sSub>
              <m:r>
                <w:ins w:id="31" w:author="Caio Pizzol" w:date="2026-08-03T22:26:00Z" w16du:dateUtc="2026-08-04T02:26:00Z">
                  <w:rPr>
                    <w:rFonts w:ascii="Cambria Math" w:hAnsi="Cambria Math"/>
                  </w:rPr>
                  <m:t>=</m:t>
                </w:ins>
              </m:r>
              <m:r>
                <w:ins w:id="32" w:author="Caio Pizzol" w:date="2026-08-03T22:26:00Z" w16du:dateUtc="2026-08-04T02:26:00Z">
                  <w:rPr>
                    <w:rFonts w:ascii="Cambria Math" w:hAnsi="Cambria Math"/>
                  </w:rPr>
                  <m:t>a</m:t>
                </w:ins>
              </m:r>
            </m:e>
            <m:e>
              <m:r>
                <w:ins w:id="33" w:author="Caio Pizzol" w:date="2026-08-03T22:26:00Z" w16du:dateUtc="2026-08-04T02:26:00Z">
                  <w:rPr>
                    <w:rFonts w:ascii="Cambria Math" w:hAnsi="Cambria Math"/>
                  </w:rPr>
                  <m:t>y</m:t>
                </w:ins>
              </m:r>
              <m:r>
                <w:ins w:id="34" w:author="Caio Pizzol" w:date="2026-08-03T22:26:00Z" w16du:dateUtc="2026-08-04T02:26:00Z">
                  <w:rPr>
                    <w:rFonts w:ascii="Cambria Math" w:hAnsi="Cambria Math"/>
                  </w:rPr>
                  <m:t>=</m:t>
                </w:ins>
              </m:r>
              <m:r>
                <w:ins w:id="35" w:author="Caio Pizzol" w:date="2026-08-03T22:26:00Z" w16du:dateUtc="2026-08-04T02:26:00Z">
                  <w:rPr>
                    <w:rFonts w:ascii="Cambria Math" w:hAnsi="Cambria Math"/>
                  </w:rPr>
                  <m:t>b</m:t>
                </w:ins>
              </m:r>
            </m:e>
          </m:eqArr>
        </m:oMath>
      </m:oMathPara>
    </w:p>
    <w:p w14:paraId="2E7BE408" w14:textId="77777777" w:rsidR="001B0232" w:rsidRDefault="000F5868">
      <w:pPr>
        <w:rPr>
          <w:ins w:id="36" w:author="Caio Pizzol" w:date="2026-08-03T22:26:00Z" w16du:dateUtc="2026-08-04T02:26:00Z"/>
        </w:rPr>
      </w:pPr>
      <m:oMathPara>
        <m:oMath>
          <m:eqArr>
            <m:eqArrPr>
              <m:ctrlPr>
                <w:ins w:id="37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eqArrPr>
            <m:e>
              <m:r>
                <w:ins w:id="38" w:author="Caio Pizzol" w:date="2026-08-03T22:26:00Z" w16du:dateUtc="2026-08-04T02:26:00Z">
                  <w:rPr>
                    <w:rFonts w:ascii="Cambria Math" w:hAnsi="Cambria Math"/>
                  </w:rPr>
                  <m:t>x</m:t>
                </w:ins>
              </m:r>
              <m:r>
                <w:ins w:id="39" w:author="Caio Pizzol" w:date="2026-08-03T22:26:00Z" w16du:dateUtc="2026-08-04T02:26:00Z">
                  <w:rPr>
                    <w:rFonts w:ascii="Cambria Math" w:hAnsi="Cambria Math"/>
                  </w:rPr>
                  <m:t>&amp;=1</m:t>
                </w:ins>
              </m:r>
            </m:e>
            <m:e>
              <m:r>
                <w:ins w:id="40" w:author="Caio Pizzol" w:date="2026-08-03T22:26:00Z" w16du:dateUtc="2026-08-04T02:26:00Z">
                  <w:rPr>
                    <w:rFonts w:ascii="Cambria Math" w:hAnsi="Cambria Math"/>
                  </w:rPr>
                  <m:t>yy</m:t>
                </w:ins>
              </m:r>
              <m:r>
                <w:ins w:id="41" w:author="Caio Pizzol" w:date="2026-08-03T22:26:00Z" w16du:dateUtc="2026-08-04T02:26:00Z">
                  <w:rPr>
                    <w:rFonts w:ascii="Cambria Math" w:hAnsi="Cambria Math"/>
                  </w:rPr>
                  <m:t>&amp;=22</m:t>
                </w:ins>
              </m:r>
            </m:e>
          </m:eqArr>
        </m:oMath>
      </m:oMathPara>
    </w:p>
    <w:p w14:paraId="32A30117" w14:textId="77030076" w:rsidR="003C58BC" w:rsidRDefault="000F5868">
      <m:oMath>
        <m:eqArr>
          <m:eqArrPr>
            <m:maxDist m:val="1"/>
            <m:ctrlPr>
              <w:ins w:id="42" w:author="Caio Pizzol" w:date="2026-08-03T22:26:00Z" w16du:dateUtc="2026-08-04T02:26:00Z">
                <w:rPr>
                  <w:rFonts w:ascii="Cambria Math" w:hAnsi="Cambria Math"/>
                  <w:i/>
                </w:rPr>
              </w:ins>
            </m:ctrlPr>
          </m:eqArrPr>
          <m:e>
            <m:r>
              <w:ins w:id="43" w:author="Caio Pizzol" w:date="2026-08-03T22:26:00Z" w16du:dateUtc="2026-08-04T02:26:00Z">
                <w:rPr>
                  <w:rFonts w:ascii="Cambria Math" w:hAnsi="Cambria Math"/>
                </w:rPr>
                <m:t>x</m:t>
              </w:ins>
            </m:r>
            <m:r>
              <w:ins w:id="44" w:author="Caio Pizzol" w:date="2026-08-03T22:26:00Z" w16du:dateUtc="2026-08-04T02:26:00Z">
                <w:rPr>
                  <w:rFonts w:ascii="Cambria Math" w:hAnsi="Cambria Math"/>
                </w:rPr>
                <m:t>=1</m:t>
              </w:ins>
            </m:r>
          </m:e>
          <m:e>
            <m:r>
              <w:ins w:id="45" w:author="Caio Pizzol" w:date="2026-08-03T22:26:00Z" w16du:dateUtc="2026-08-04T02:26:00Z">
                <w:rPr>
                  <w:rFonts w:ascii="Cambria Math" w:hAnsi="Cambria Math"/>
                </w:rPr>
                <m:t>y</m:t>
              </w:ins>
            </m:r>
            <m:r>
              <w:ins w:id="46" w:author="Caio Pizzol" w:date="2026-08-03T22:26:00Z" w16du:dateUtc="2026-08-04T02:26:00Z">
                <w:rPr>
                  <w:rFonts w:ascii="Cambria Math" w:hAnsi="Cambria Math"/>
                </w:rPr>
                <m:t>=2</m:t>
              </w:ins>
            </m:r>
          </m:e>
        </m:eqArr>
      </m:oMath>
      <w:del w:id="47" w:author="Caio Pizzol" w:date="2026-08-03T22:26:00Z" w16du:dateUtc="2026-08-04T02:26:00Z">
        <w:r w:rsidR="002F4614">
          <w:delText>Hello docx world</w:delText>
        </w:r>
      </w:del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14"/>
    <w:rsid w:val="000502F5"/>
    <w:rsid w:val="000F5868"/>
    <w:rsid w:val="001B0232"/>
    <w:rsid w:val="002031F9"/>
    <w:rsid w:val="002F4614"/>
    <w:rsid w:val="00360F1B"/>
    <w:rsid w:val="003C1D14"/>
    <w:rsid w:val="003C58BC"/>
    <w:rsid w:val="00701A51"/>
    <w:rsid w:val="00744453"/>
    <w:rsid w:val="00922A29"/>
    <w:rsid w:val="00931F1A"/>
    <w:rsid w:val="00947D86"/>
    <w:rsid w:val="00A16521"/>
    <w:rsid w:val="00DE0A42"/>
    <w:rsid w:val="00F1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754EE"/>
  <w15:chartTrackingRefBased/>
  <w15:docId w15:val="{BC4D9375-D5FE-AC49-AE28-8377B8E9B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E90"/>
    <w:pPr>
      <w:keepNext/>
      <w:keepLines/>
      <w:spacing w:before="160" w:after="80" w:line="278" w:lineRule="auto"/>
      <w:outlineLvl w:val="2"/>
      <w:pPrChange w:id="0" w:author="Caio Pizzol" w:date="2026-08-03T22:26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Caio Pizzol" w:date="2026-08-03T22:2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E90"/>
    <w:pPr>
      <w:keepNext/>
      <w:keepLines/>
      <w:spacing w:before="80" w:after="40" w:line="278" w:lineRule="auto"/>
      <w:outlineLvl w:val="3"/>
      <w:pPrChange w:id="1" w:author="Caio Pizzol" w:date="2026-08-03T22:26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Caio Pizzol" w:date="2026-08-03T22:26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E90"/>
    <w:pPr>
      <w:keepNext/>
      <w:keepLines/>
      <w:spacing w:before="80" w:after="40" w:line="278" w:lineRule="auto"/>
      <w:outlineLvl w:val="4"/>
      <w:pPrChange w:id="2" w:author="Caio Pizzol" w:date="2026-08-03T22:26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Caio Pizzol" w:date="2026-08-03T22:2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E90"/>
    <w:pPr>
      <w:keepNext/>
      <w:keepLines/>
      <w:spacing w:before="40" w:line="278" w:lineRule="auto"/>
      <w:outlineLvl w:val="5"/>
      <w:pPrChange w:id="3" w:author="Caio Pizzol" w:date="2026-08-03T22:26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Caio Pizzol" w:date="2026-08-03T22:26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E90"/>
    <w:pPr>
      <w:keepNext/>
      <w:keepLines/>
      <w:spacing w:before="40" w:line="278" w:lineRule="auto"/>
      <w:outlineLvl w:val="6"/>
      <w:pPrChange w:id="4" w:author="Caio Pizzol" w:date="2026-08-03T22:26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Caio Pizzol" w:date="2026-08-03T22:26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E90"/>
    <w:pPr>
      <w:keepNext/>
      <w:keepLines/>
      <w:spacing w:line="278" w:lineRule="auto"/>
      <w:outlineLvl w:val="7"/>
      <w:pPrChange w:id="5" w:author="Caio Pizzol" w:date="2026-08-03T22:26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Caio Pizzol" w:date="2026-08-03T22:26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E90"/>
    <w:pPr>
      <w:keepNext/>
      <w:keepLines/>
      <w:spacing w:line="278" w:lineRule="auto"/>
      <w:outlineLvl w:val="8"/>
      <w:pPrChange w:id="6" w:author="Caio Pizzol" w:date="2026-08-03T22:26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Caio Pizzol" w:date="2026-08-03T22:26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6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6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6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6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6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6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6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E90"/>
    <w:pPr>
      <w:spacing w:after="80"/>
      <w:contextualSpacing/>
      <w:pPrChange w:id="7" w:author="Caio Pizzol" w:date="2026-08-03T22:26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Caio Pizzol" w:date="2026-08-03T22:26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F4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E90"/>
    <w:pPr>
      <w:numPr>
        <w:ilvl w:val="1"/>
      </w:numPr>
      <w:spacing w:after="160" w:line="278" w:lineRule="auto"/>
      <w:pPrChange w:id="8" w:author="Caio Pizzol" w:date="2026-08-03T22:26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Caio Pizzol" w:date="2026-08-03T22:26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F46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E90"/>
    <w:pPr>
      <w:spacing w:before="160" w:after="160" w:line="278" w:lineRule="auto"/>
      <w:jc w:val="center"/>
      <w:pPrChange w:id="9" w:author="Caio Pizzol" w:date="2026-08-03T22:26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9" w:author="Caio Pizzol" w:date="2026-08-03T22:26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F4614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2025-01-09T19:25:00Z</dcterms:created>
  <dcterms:modified xsi:type="dcterms:W3CDTF">2026-08-04T02:26:00Z</dcterms:modified>
</cp:coreProperties>
</file>