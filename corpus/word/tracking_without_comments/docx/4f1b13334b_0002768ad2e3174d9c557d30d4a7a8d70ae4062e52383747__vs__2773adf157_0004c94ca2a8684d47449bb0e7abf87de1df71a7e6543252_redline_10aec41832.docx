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8C5C6" w14:textId="77777777" w:rsidR="001E08FA" w:rsidRDefault="001E08FA" w:rsidP="001E08FA">
      <w:pPr>
        <w:rPr>
          <w:ins w:id="10" w:author="1" w:date="2026-09-22T12:12:00Z" w16du:dateUtc="2026-09-22T16:12:00Z"/>
          <w:szCs w:val="24"/>
        </w:rPr>
      </w:pPr>
    </w:p>
    <w:p w14:paraId="66D801DD" w14:textId="77777777" w:rsidR="001E08FA" w:rsidRDefault="00C40747" w:rsidP="001E08FA">
      <w:pPr>
        <w:rPr>
          <w:ins w:id="11" w:author="1" w:date="2026-09-22T12:12:00Z" w16du:dateUtc="2026-09-22T16:12:00Z"/>
          <w:b/>
          <w:szCs w:val="24"/>
        </w:rPr>
      </w:pPr>
      <w:ins w:id="12" w:author="1" w:date="2026-09-22T12:12:00Z" w16du:dateUtc="2026-09-22T16:1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7CC5953" w14:textId="77777777" w:rsidR="001E08FA" w:rsidRDefault="001E08FA" w:rsidP="001E08FA">
      <w:pPr>
        <w:jc w:val="center"/>
        <w:rPr>
          <w:ins w:id="13" w:author="1" w:date="2026-09-22T12:12:00Z" w16du:dateUtc="2026-09-22T16:12:00Z"/>
          <w:b/>
          <w:szCs w:val="24"/>
        </w:rPr>
      </w:pPr>
    </w:p>
    <w:p w14:paraId="458B770E" w14:textId="77777777" w:rsidR="001E08FA" w:rsidRDefault="001E08FA" w:rsidP="001E08FA">
      <w:pPr>
        <w:jc w:val="center"/>
        <w:rPr>
          <w:ins w:id="14" w:author="1" w:date="2026-09-22T12:12:00Z" w16du:dateUtc="2026-09-22T16:12:00Z"/>
          <w:b/>
          <w:szCs w:val="24"/>
        </w:rPr>
      </w:pPr>
    </w:p>
    <w:p w14:paraId="12632CE1" w14:textId="77777777" w:rsidR="001E08FA" w:rsidRPr="001E08FA" w:rsidRDefault="001E08FA" w:rsidP="001E08FA">
      <w:pPr>
        <w:rPr>
          <w:ins w:id="15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01BD7096" w14:textId="77777777" w:rsidR="001E08FA" w:rsidRDefault="001E08FA" w:rsidP="001E08FA">
      <w:pPr>
        <w:jc w:val="center"/>
        <w:rPr>
          <w:ins w:id="16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</w:p>
    <w:p w14:paraId="5B94CA7C" w14:textId="77777777" w:rsidR="00F37F73" w:rsidRDefault="001E08FA" w:rsidP="001E08FA">
      <w:pPr>
        <w:jc w:val="center"/>
        <w:rPr>
          <w:ins w:id="17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18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628E664" w14:textId="77777777" w:rsidR="001E08FA" w:rsidRPr="001E08FA" w:rsidRDefault="001E08FA" w:rsidP="001E08FA">
      <w:pPr>
        <w:jc w:val="center"/>
        <w:rPr>
          <w:ins w:id="19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0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A1B7807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2:00Z" w16du:dateUtc="2026-09-22T16:12:00Z"/>
          <w:rFonts w:ascii="Times New Roman" w:hAnsi="Times New Roman" w:cs="Times New Roman"/>
          <w:b/>
          <w:sz w:val="24"/>
          <w:szCs w:val="24"/>
        </w:rPr>
      </w:pPr>
      <w:ins w:id="22" w:author="1" w:date="2026-09-22T12:12:00Z" w16du:dateUtc="2026-09-22T16:1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AD85506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2:00Z" w16du:dateUtc="2026-09-22T16:12:00Z"/>
          <w:b/>
          <w:sz w:val="24"/>
          <w:szCs w:val="24"/>
        </w:rPr>
      </w:pPr>
    </w:p>
    <w:p w14:paraId="48428EA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2:00Z" w16du:dateUtc="2026-09-22T16:12:00Z"/>
          <w:b/>
          <w:sz w:val="24"/>
          <w:szCs w:val="24"/>
        </w:rPr>
      </w:pPr>
      <w:ins w:id="25" w:author="1" w:date="2026-09-22T12:12:00Z" w16du:dateUtc="2026-09-22T16:12:00Z">
        <w:r w:rsidRPr="001E08FA">
          <w:rPr>
            <w:b/>
            <w:sz w:val="24"/>
            <w:szCs w:val="24"/>
          </w:rPr>
          <w:t>РЕШЕНИЕ (проект)</w:t>
        </w:r>
      </w:ins>
    </w:p>
    <w:p w14:paraId="3C67CE2C" w14:textId="77777777" w:rsidR="001E08FA" w:rsidRPr="001E08FA" w:rsidRDefault="001E08FA" w:rsidP="001E08FA">
      <w:pPr>
        <w:rPr>
          <w:ins w:id="26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755D5396" w14:textId="77777777" w:rsidR="001E08FA" w:rsidRPr="001E08FA" w:rsidRDefault="001E08FA" w:rsidP="001E08FA">
      <w:pPr>
        <w:rPr>
          <w:ins w:id="2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28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85C8706" w14:textId="77777777" w:rsidR="001E08FA" w:rsidRPr="001E08FA" w:rsidRDefault="001E08FA" w:rsidP="001E08FA">
      <w:pPr>
        <w:rPr>
          <w:ins w:id="29" w:author="1" w:date="2026-09-22T12:12:00Z" w16du:dateUtc="2026-09-22T16:12:00Z"/>
          <w:rFonts w:ascii="Times New Roman" w:hAnsi="Times New Roman" w:cs="Times New Roman"/>
          <w:b/>
          <w:bCs/>
          <w:sz w:val="24"/>
          <w:szCs w:val="24"/>
        </w:rPr>
      </w:pPr>
    </w:p>
    <w:p w14:paraId="30B4A974" w14:textId="77777777" w:rsidR="001E08FA" w:rsidRPr="001E08FA" w:rsidRDefault="001E08FA" w:rsidP="001E08FA">
      <w:pPr>
        <w:rPr>
          <w:ins w:id="30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1DD58A6E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2:00Z" w16du:dateUtc="2026-09-22T16:12:00Z"/>
          <w:b/>
          <w:spacing w:val="-2"/>
        </w:rPr>
      </w:pPr>
    </w:p>
    <w:p w14:paraId="242C55C9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2:00Z" w16du:dateUtc="2026-09-22T16:12:00Z"/>
          <w:b/>
          <w:spacing w:val="-2"/>
        </w:rPr>
      </w:pPr>
      <w:ins w:id="33" w:author="1" w:date="2026-09-22T12:12:00Z" w16du:dateUtc="2026-09-22T16:1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3E3BFDC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2:00Z" w16du:dateUtc="2026-09-22T16:12:00Z"/>
          <w:b/>
          <w:spacing w:val="-2"/>
        </w:rPr>
      </w:pPr>
    </w:p>
    <w:p w14:paraId="63442B78" w14:textId="77777777" w:rsidR="001E08FA" w:rsidRDefault="001E08FA" w:rsidP="001E08FA">
      <w:pPr>
        <w:pStyle w:val="21"/>
        <w:jc w:val="center"/>
        <w:rPr>
          <w:ins w:id="35" w:author="1" w:date="2026-09-22T12:12:00Z" w16du:dateUtc="2026-09-22T16:12:00Z"/>
          <w:sz w:val="24"/>
          <w:szCs w:val="24"/>
        </w:rPr>
      </w:pPr>
    </w:p>
    <w:p w14:paraId="49447E8C" w14:textId="77777777" w:rsidR="001E08FA" w:rsidRDefault="001E08FA" w:rsidP="009C61C2">
      <w:pPr>
        <w:pStyle w:val="21"/>
        <w:jc w:val="both"/>
        <w:rPr>
          <w:ins w:id="36" w:author="1" w:date="2026-09-22T12:12:00Z" w16du:dateUtc="2026-09-22T16:12:00Z"/>
          <w:sz w:val="24"/>
          <w:szCs w:val="24"/>
        </w:rPr>
      </w:pPr>
      <w:ins w:id="37" w:author="1" w:date="2026-09-22T12:12:00Z" w16du:dateUtc="2026-09-22T16:1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63B7A689" w14:textId="77777777" w:rsidR="001E08FA" w:rsidRDefault="001E08FA" w:rsidP="001E08FA">
      <w:pPr>
        <w:pStyle w:val="21"/>
        <w:jc w:val="center"/>
        <w:rPr>
          <w:ins w:id="38" w:author="1" w:date="2026-09-22T12:12:00Z" w16du:dateUtc="2026-09-22T16:12:00Z"/>
          <w:sz w:val="24"/>
          <w:szCs w:val="24"/>
        </w:rPr>
      </w:pPr>
    </w:p>
    <w:p w14:paraId="177CC245" w14:textId="77777777" w:rsidR="001E08FA" w:rsidRPr="001E08FA" w:rsidRDefault="001E08FA" w:rsidP="001E08FA">
      <w:pPr>
        <w:pStyle w:val="21"/>
        <w:jc w:val="center"/>
        <w:rPr>
          <w:ins w:id="39" w:author="1" w:date="2026-09-22T12:12:00Z" w16du:dateUtc="2026-09-22T16:12:00Z"/>
          <w:b/>
          <w:sz w:val="24"/>
          <w:szCs w:val="24"/>
        </w:rPr>
      </w:pPr>
      <w:ins w:id="40" w:author="1" w:date="2026-09-22T12:12:00Z" w16du:dateUtc="2026-09-22T16:1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8358525" w14:textId="77777777" w:rsidR="001E08FA" w:rsidRPr="001E08FA" w:rsidRDefault="001E08FA" w:rsidP="001E08FA">
      <w:pPr>
        <w:pStyle w:val="21"/>
        <w:jc w:val="center"/>
        <w:rPr>
          <w:ins w:id="41" w:author="1" w:date="2026-09-22T12:12:00Z" w16du:dateUtc="2026-09-22T16:12:00Z"/>
          <w:b/>
          <w:sz w:val="24"/>
          <w:szCs w:val="24"/>
        </w:rPr>
      </w:pPr>
      <w:ins w:id="42" w:author="1" w:date="2026-09-22T12:12:00Z" w16du:dateUtc="2026-09-22T16:12:00Z">
        <w:r w:rsidRPr="001E08FA">
          <w:rPr>
            <w:b/>
            <w:sz w:val="24"/>
            <w:szCs w:val="24"/>
          </w:rPr>
          <w:t>РЕШИЛ:</w:t>
        </w:r>
      </w:ins>
    </w:p>
    <w:p w14:paraId="28419923" w14:textId="77777777" w:rsidR="001E08FA" w:rsidRPr="001E08FA" w:rsidRDefault="001E08FA" w:rsidP="001E08FA">
      <w:pPr>
        <w:pStyle w:val="21"/>
        <w:jc w:val="center"/>
        <w:rPr>
          <w:ins w:id="43" w:author="1" w:date="2026-09-22T12:12:00Z" w16du:dateUtc="2026-09-22T16:12:00Z"/>
          <w:b/>
          <w:sz w:val="24"/>
          <w:szCs w:val="24"/>
        </w:rPr>
      </w:pPr>
    </w:p>
    <w:p w14:paraId="779C8C22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45" w:author="1" w:date="2026-09-22T12:12:00Z" w16du:dateUtc="2026-09-22T16:1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BB8EBF0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12:00Z" w16du:dateUtc="2026-09-22T16:12:00Z"/>
          <w:rFonts w:ascii="Times New Roman" w:hAnsi="Times New Roman"/>
          <w:sz w:val="24"/>
          <w:szCs w:val="24"/>
        </w:rPr>
      </w:pPr>
      <w:ins w:id="47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10402C22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2:00Z" w16du:dateUtc="2026-09-22T16:12:00Z"/>
          <w:rFonts w:ascii="Times New Roman" w:hAnsi="Times New Roman"/>
          <w:sz w:val="24"/>
          <w:szCs w:val="24"/>
        </w:rPr>
      </w:pPr>
      <w:ins w:id="49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8E9D4F2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2:00Z" w16du:dateUtc="2026-09-22T16:12:00Z"/>
          <w:rFonts w:ascii="Times New Roman" w:hAnsi="Times New Roman"/>
          <w:sz w:val="24"/>
          <w:szCs w:val="24"/>
        </w:rPr>
      </w:pPr>
      <w:ins w:id="51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D9AEB0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2:00Z" w16du:dateUtc="2026-09-22T16:12:00Z"/>
          <w:rFonts w:ascii="Times New Roman" w:hAnsi="Times New Roman"/>
          <w:sz w:val="24"/>
          <w:szCs w:val="24"/>
        </w:rPr>
      </w:pPr>
      <w:ins w:id="53" w:author="1" w:date="2026-09-22T12:12:00Z" w16du:dateUtc="2026-09-22T16:1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B385932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2:00Z" w16du:dateUtc="2026-09-22T16:12:00Z"/>
          <w:rFonts w:ascii="Times New Roman" w:hAnsi="Times New Roman"/>
          <w:sz w:val="24"/>
          <w:szCs w:val="24"/>
        </w:rPr>
      </w:pPr>
      <w:ins w:id="55" w:author="1" w:date="2026-09-22T12:12:00Z" w16du:dateUtc="2026-09-22T16:1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0BC2963A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2:00Z" w16du:dateUtc="2026-09-22T16:12:00Z"/>
          <w:rFonts w:ascii="Times New Roman" w:hAnsi="Times New Roman"/>
          <w:sz w:val="24"/>
          <w:szCs w:val="24"/>
        </w:rPr>
      </w:pPr>
    </w:p>
    <w:p w14:paraId="4309F85A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58" w:author="1" w:date="2026-09-22T12:12:00Z" w16du:dateUtc="2026-09-22T16:1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08960E5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0" w:author="1" w:date="2026-09-22T12:12:00Z" w16du:dateUtc="2026-09-22T16:1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615726FA" w14:textId="77777777" w:rsidR="001E08FA" w:rsidRPr="001E08FA" w:rsidRDefault="001E08FA" w:rsidP="001E08FA">
      <w:pPr>
        <w:rPr>
          <w:ins w:id="61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677F3356" w14:textId="77777777" w:rsidR="001E08FA" w:rsidRPr="001E08FA" w:rsidRDefault="001E08FA" w:rsidP="001E08FA">
      <w:pPr>
        <w:rPr>
          <w:ins w:id="62" w:author="1" w:date="2026-09-22T12:12:00Z" w16du:dateUtc="2026-09-22T16:12:00Z"/>
          <w:rFonts w:ascii="Times New Roman" w:hAnsi="Times New Roman" w:cs="Times New Roman"/>
          <w:sz w:val="24"/>
          <w:szCs w:val="24"/>
        </w:rPr>
      </w:pPr>
    </w:p>
    <w:p w14:paraId="15E16760" w14:textId="77777777" w:rsidR="001E08FA" w:rsidRPr="001E08FA" w:rsidRDefault="001E08FA" w:rsidP="001E08FA">
      <w:pPr>
        <w:rPr>
          <w:ins w:id="63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4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3478E64" w14:textId="77777777" w:rsidR="001E08FA" w:rsidRPr="001E08FA" w:rsidRDefault="001E08FA" w:rsidP="001E08FA">
      <w:pPr>
        <w:rPr>
          <w:ins w:id="65" w:author="1" w:date="2026-09-22T12:12:00Z" w16du:dateUtc="2026-09-22T16:12:00Z"/>
          <w:rFonts w:ascii="Times New Roman" w:hAnsi="Times New Roman" w:cs="Times New Roman"/>
          <w:sz w:val="24"/>
          <w:szCs w:val="24"/>
        </w:rPr>
      </w:pPr>
      <w:ins w:id="66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0000001" w14:textId="77777777" w:rsidR="002B27EA" w:rsidRDefault="001E08FA">
      <w:pPr>
        <w:rPr>
          <w:del w:id="67" w:author="1" w:date="2026-09-22T12:12:00Z" w16du:dateUtc="2026-09-22T16:12:00Z"/>
          <w:b/>
        </w:rPr>
      </w:pPr>
      <w:ins w:id="68" w:author="1" w:date="2026-09-22T12:12:00Z" w16du:dateUtc="2026-09-22T16:1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  <w:del w:id="69" w:author="1" w:date="2026-09-22T12:12:00Z" w16du:dateUtc="2026-09-22T16:12:00Z">
        <w:r w:rsidR="00181B2D">
          <w:rPr>
            <w:b/>
          </w:rPr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70" w:author="1" w:date="2026-09-22T12:12:00Z" w16du:dateUtc="2026-09-22T16:12:00Z"/>
        </w:rPr>
      </w:pPr>
    </w:p>
    <w:p w14:paraId="00000003" w14:textId="77777777" w:rsidR="002B27EA" w:rsidRDefault="00181B2D">
      <w:pPr>
        <w:rPr>
          <w:del w:id="71" w:author="1" w:date="2026-09-22T12:12:00Z" w16du:dateUtc="2026-09-22T16:12:00Z"/>
        </w:rPr>
      </w:pPr>
      <w:del w:id="72" w:author="1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73" w:author="1" w:date="2026-09-22T12:12:00Z" w16du:dateUtc="2026-09-22T16:12:00Z"/>
        </w:rPr>
      </w:pPr>
    </w:p>
    <w:p w14:paraId="00000005" w14:textId="77777777" w:rsidR="002B27EA" w:rsidRDefault="00181B2D">
      <w:pPr>
        <w:rPr>
          <w:del w:id="74" w:author="1" w:date="2026-09-22T12:12:00Z" w16du:dateUtc="2026-09-22T16:12:00Z"/>
        </w:rPr>
      </w:pPr>
      <w:del w:id="75" w:author="1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76" w:author="1" w:date="2026-09-22T12:12:00Z" w16du:dateUtc="2026-09-22T16:12:00Z"/>
        </w:rPr>
      </w:pPr>
    </w:p>
    <w:p w14:paraId="00000007" w14:textId="3360C2D7" w:rsidR="002B27EA" w:rsidRDefault="00181B2D">
      <w:pPr>
        <w:rPr>
          <w:del w:id="77" w:author="1" w:date="2026-09-22T12:12:00Z" w16du:dateUtc="2026-09-22T16:12:00Z"/>
        </w:rPr>
      </w:pPr>
      <w:del w:id="78" w:author="1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79" w:author="1" w:date="2026-09-22T12:12:00Z" w16du:dateUtc="2026-09-22T16:12:00Z"/>
        </w:rPr>
      </w:pPr>
      <w:del w:id="80" w:author="1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81" w:author="1" w:date="2026-09-22T12:12:00Z" w16du:dateUtc="2026-09-22T16:12:00Z"/>
        </w:rPr>
      </w:pPr>
    </w:p>
    <w:p w14:paraId="0000000A" w14:textId="77777777" w:rsidR="002B27EA" w:rsidRDefault="00181B2D">
      <w:pPr>
        <w:rPr>
          <w:del w:id="82" w:author="1" w:date="2026-09-22T12:12:00Z" w16du:dateUtc="2026-09-22T16:12:00Z"/>
        </w:rPr>
      </w:pPr>
      <w:del w:id="83" w:author="1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84" w:author="1" w:date="2026-09-22T12:12:00Z" w16du:dateUtc="2026-09-22T16:12:00Z"/>
        </w:rPr>
      </w:pPr>
      <w:del w:id="85" w:author="1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86" w:author="1" w:date="2026-09-22T12:12:00Z" w16du:dateUtc="2026-09-22T16:12:00Z"/>
        </w:rPr>
      </w:pPr>
      <w:del w:id="87" w:author="1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88" w:author="1" w:date="2026-09-22T12:12:00Z" w16du:dateUtc="2026-09-22T16:12:00Z"/>
        </w:rPr>
      </w:pPr>
    </w:p>
    <w:p w14:paraId="0000000E" w14:textId="77777777" w:rsidR="002B27EA" w:rsidRDefault="002B27EA">
      <w:pPr>
        <w:rPr>
          <w:del w:id="89" w:author="1" w:date="2026-09-22T12:12:00Z" w16du:dateUtc="2026-09-22T16:12:00Z"/>
        </w:rPr>
      </w:pPr>
    </w:p>
    <w:p w14:paraId="0000000F" w14:textId="77777777" w:rsidR="002B27EA" w:rsidRDefault="00181B2D">
      <w:pPr>
        <w:rPr>
          <w:del w:id="90" w:author="1" w:date="2026-09-22T12:12:00Z" w16du:dateUtc="2026-09-22T16:12:00Z"/>
          <w:b/>
        </w:rPr>
      </w:pPr>
      <w:del w:id="91" w:author="1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92" w:author="1" w:date="2026-09-22T12:12:00Z" w16du:dateUtc="2026-09-22T16:12:00Z"/>
        </w:rPr>
      </w:pPr>
    </w:p>
    <w:p w14:paraId="00000011" w14:textId="6B065760" w:rsidR="002B27EA" w:rsidRDefault="00181B2D">
      <w:pPr>
        <w:rPr>
          <w:del w:id="93" w:author="1" w:date="2026-09-22T12:12:00Z" w16du:dateUtc="2026-09-22T16:12:00Z"/>
        </w:rPr>
      </w:pPr>
      <w:del w:id="94" w:author="1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95" w:author="1" w:date="2026-09-22T12:12:00Z" w16du:dateUtc="2026-09-22T16:12:00Z"/>
        </w:rPr>
      </w:pPr>
      <w:del w:id="96" w:author="1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97" w:author="1" w:date="2026-09-22T12:12:00Z" w16du:dateUtc="2026-09-22T16:12:00Z"/>
        </w:rPr>
      </w:pPr>
      <w:del w:id="98" w:author="1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99" w:author="1" w:date="2026-09-22T12:12:00Z" w16du:dateUtc="2026-09-22T16:12:00Z"/>
        </w:rPr>
      </w:pPr>
      <w:del w:id="100" w:author="1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101" w:author="1" w:date="2026-09-22T12:12:00Z" w16du:dateUtc="2026-09-22T16:12:00Z"/>
        </w:rPr>
      </w:pPr>
      <w:del w:id="102" w:author="1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103" w:author="1" w:date="2026-09-22T12:12:00Z" w16du:dateUtc="2026-09-22T16:12:00Z"/>
        </w:rPr>
      </w:pPr>
      <w:del w:id="104" w:author="1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105" w:author="1" w:date="2026-09-22T12:12:00Z" w16du:dateUtc="2026-09-22T16:12:00Z"/>
        </w:rPr>
      </w:pPr>
      <w:del w:id="106" w:author="1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107" w:author="1" w:date="2026-09-22T12:12:00Z" w16du:dateUtc="2026-09-22T16:12:00Z"/>
        </w:rPr>
      </w:pPr>
      <w:del w:id="108" w:author="1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109" w:author="1" w:date="2026-09-22T12:12:00Z" w16du:dateUtc="2026-09-22T16:12:00Z"/>
        </w:rPr>
      </w:pPr>
      <w:del w:id="110" w:author="1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111" w:author="1" w:date="2026-09-22T12:12:00Z" w16du:dateUtc="2026-09-22T16:12:00Z"/>
        </w:rPr>
      </w:pPr>
    </w:p>
    <w:p w14:paraId="0000001B" w14:textId="77777777" w:rsidR="002B27EA" w:rsidRDefault="00181B2D">
      <w:pPr>
        <w:rPr>
          <w:del w:id="112" w:author="1" w:date="2026-09-22T12:12:00Z" w16du:dateUtc="2026-09-22T16:12:00Z"/>
        </w:rPr>
      </w:pPr>
      <w:del w:id="113" w:author="1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114" w:author="1" w:date="2026-09-22T12:12:00Z" w16du:dateUtc="2026-09-22T16:12:00Z"/>
        </w:rPr>
      </w:pPr>
      <w:del w:id="115" w:author="1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116" w:author="1" w:date="2026-09-22T12:12:00Z" w16du:dateUtc="2026-09-22T16:12:00Z"/>
        </w:rPr>
      </w:pPr>
      <w:del w:id="117" w:author="1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118" w:author="1" w:date="2026-09-22T12:12:00Z" w16du:dateUtc="2026-09-22T16:12:00Z"/>
        </w:rPr>
      </w:pPr>
      <w:del w:id="119" w:author="1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120" w:author="1" w:date="2026-09-22T12:12:00Z" w16du:dateUtc="2026-09-22T16:12:00Z"/>
        </w:rPr>
      </w:pPr>
      <w:del w:id="121" w:author="1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122" w:author="1" w:date="2026-09-22T12:12:00Z" w16du:dateUtc="2026-09-22T16:12:00Z"/>
        </w:rPr>
      </w:pPr>
      <w:del w:id="123" w:author="1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124" w:author="1" w:date="2026-09-22T12:12:00Z" w16du:dateUtc="2026-09-22T16:12:00Z"/>
        </w:rPr>
      </w:pPr>
    </w:p>
    <w:p w14:paraId="00000022" w14:textId="77777777" w:rsidR="002B27EA" w:rsidRDefault="002B27EA">
      <w:pPr>
        <w:rPr>
          <w:del w:id="125" w:author="1" w:date="2026-09-22T12:12:00Z" w16du:dateUtc="2026-09-22T16:12:00Z"/>
        </w:rPr>
      </w:pPr>
    </w:p>
    <w:p w14:paraId="00000023" w14:textId="77777777" w:rsidR="002B27EA" w:rsidRDefault="002B27EA">
      <w:pPr>
        <w:rPr>
          <w:del w:id="126" w:author="1" w:date="2026-09-22T12:12:00Z" w16du:dateUtc="2026-09-22T16:12:00Z"/>
        </w:rPr>
      </w:pPr>
    </w:p>
    <w:p w14:paraId="00000024" w14:textId="77777777" w:rsidR="002B27EA" w:rsidRPr="001E08FA" w:rsidRDefault="002B27EA">
      <w:pPr>
        <w:rPr>
          <w:rFonts w:ascii="Times New Roman" w:hAnsi="Times New Roman"/>
          <w:sz w:val="24"/>
          <w:rPrChange w:id="127" w:author="1" w:date="2026-09-22T12:12:00Z" w16du:dateUtc="2026-09-22T16:12:00Z">
            <w:rPr/>
          </w:rPrChange>
        </w:rPr>
      </w:pPr>
    </w:p>
    <w:p w14:paraId="00000025" w14:textId="77777777" w:rsidR="002B27EA" w:rsidRPr="001E08FA" w:rsidRDefault="002B27EA">
      <w:pPr>
        <w:rPr>
          <w:rFonts w:ascii="Times New Roman" w:hAnsi="Times New Roman"/>
          <w:sz w:val="24"/>
          <w:rPrChange w:id="128" w:author="1" w:date="2026-09-22T12:12:00Z" w16du:dateUtc="2026-09-22T16:12:00Z">
            <w:rPr/>
          </w:rPrChange>
        </w:rPr>
      </w:pPr>
    </w:p>
    <w:p w14:paraId="00000026" w14:textId="77777777" w:rsidR="002B27EA" w:rsidRPr="001E08FA" w:rsidRDefault="002B27EA" w:rsidP="00FF542C">
      <w:pPr>
        <w:autoSpaceDE w:val="0"/>
        <w:rPr>
          <w:rFonts w:ascii="Times New Roman" w:hAnsi="Times New Roman"/>
          <w:sz w:val="24"/>
          <w:rPrChange w:id="129" w:author="1" w:date="2026-09-22T12:12:00Z" w16du:dateUtc="2026-09-22T16:12:00Z">
            <w:rPr/>
          </w:rPrChange>
        </w:rPr>
        <w:pPrChange w:id="130" w:author="1" w:date="2026-09-22T12:12:00Z" w16du:dateUtc="2026-09-22T16:12:00Z">
          <w:pPr/>
        </w:pPrChange>
      </w:pPr>
    </w:p>
    <w:sectPr w:rsidR="002B27EA" w:rsidRPr="001E08FA" w:rsidSect="006E54AE">
      <w:pgSz w:w="11906" w:h="16838"/>
      <w:pgMar w:top="1079" w:right="850" w:bottom="1134" w:left="1440" w:header="708" w:footer="708" w:gutter="0"/>
      <w:pgNumType w:start="1"/>
      <w:cols w:space="708"/>
      <w:docGrid w:linePitch="360"/>
      <w:sectPrChange w:id="131" w:author="1" w:date="2026-09-22T12:12:00Z" w16du:dateUtc="2026-09-22T16:12:00Z">
        <w:sectPr w:rsidR="002B27EA" w:rsidRPr="001E08FA" w:rsidSect="006E54AE">
          <w:pgSz w:w="11909" w:h="16834"/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997218269">
    <w:abstractNumId w:val="15"/>
  </w:num>
  <w:num w:numId="2" w16cid:durableId="1509445008">
    <w:abstractNumId w:val="14"/>
  </w:num>
  <w:num w:numId="3" w16cid:durableId="1397626193">
    <w:abstractNumId w:val="16"/>
  </w:num>
  <w:num w:numId="4" w16cid:durableId="1101874140">
    <w:abstractNumId w:val="13"/>
  </w:num>
  <w:num w:numId="5" w16cid:durableId="518004648">
    <w:abstractNumId w:val="6"/>
  </w:num>
  <w:num w:numId="6" w16cid:durableId="2108310654">
    <w:abstractNumId w:val="18"/>
  </w:num>
  <w:num w:numId="7" w16cid:durableId="780075387">
    <w:abstractNumId w:val="7"/>
  </w:num>
  <w:num w:numId="8" w16cid:durableId="910892304">
    <w:abstractNumId w:val="11"/>
  </w:num>
  <w:num w:numId="9" w16cid:durableId="392895206">
    <w:abstractNumId w:val="4"/>
  </w:num>
  <w:num w:numId="10" w16cid:durableId="292904939">
    <w:abstractNumId w:val="10"/>
  </w:num>
  <w:num w:numId="11" w16cid:durableId="665942467">
    <w:abstractNumId w:val="3"/>
  </w:num>
  <w:num w:numId="12" w16cid:durableId="479470390">
    <w:abstractNumId w:val="1"/>
  </w:num>
  <w:num w:numId="13" w16cid:durableId="264994808">
    <w:abstractNumId w:val="2"/>
  </w:num>
  <w:num w:numId="14" w16cid:durableId="1761028298">
    <w:abstractNumId w:val="5"/>
  </w:num>
  <w:num w:numId="15" w16cid:durableId="1561482619">
    <w:abstractNumId w:val="8"/>
  </w:num>
  <w:num w:numId="16" w16cid:durableId="1401905630">
    <w:abstractNumId w:val="17"/>
  </w:num>
  <w:num w:numId="17" w16cid:durableId="792401077">
    <w:abstractNumId w:val="12"/>
  </w:num>
  <w:num w:numId="18" w16cid:durableId="1027946660">
    <w:abstractNumId w:val="0"/>
  </w:num>
  <w:num w:numId="19" w16cid:durableId="8101018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717615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1B2D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7EA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223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2AD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844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line="240" w:lineRule="auto"/>
      <w:pPrChange w:id="0" w:author="1" w:date="2026-09-22T12:12:00Z">
        <w:pPr>
          <w:spacing w:line="276" w:lineRule="auto"/>
        </w:pPr>
      </w:pPrChange>
    </w:pPr>
    <w:rPr>
      <w:rFonts w:eastAsia="Times New Roman"/>
      <w:sz w:val="18"/>
      <w:szCs w:val="18"/>
      <w:lang w:val="ru-RU" w:eastAsia="ru-RU"/>
      <w:rPrChange w:id="0" w:author="1" w:date="2026-09-22T12:12:00Z">
        <w:rPr>
          <w:rFonts w:ascii="Arial" w:eastAsia="Arial" w:hAnsi="Arial" w:cs="Arial"/>
          <w:sz w:val="22"/>
          <w:szCs w:val="22"/>
          <w:lang w:val="de" w:eastAsia="de-CH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2:00Z">
        <w:pPr>
          <w:keepNext/>
          <w:keepLines/>
          <w:spacing w:before="400" w:after="12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2:00Z">
        <w:rPr>
          <w:rFonts w:ascii="Arial" w:hAnsi="Arial" w:cs="Arial"/>
          <w:sz w:val="40"/>
          <w:szCs w:val="40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1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12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1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12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1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12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C422AD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C422AD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12:00Z">
        <w:pPr>
          <w:ind w:left="708"/>
        </w:pPr>
      </w:pPrChange>
    </w:pPr>
    <w:rPr>
      <w:rFonts w:cs="Times New Roman"/>
      <w:rPrChange w:id="5" w:author="1" w:date="2026-09-22T12:12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C422AD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2:00Z">
        <w:pPr/>
      </w:pPrChange>
    </w:pPr>
    <w:rPr>
      <w:rFonts w:ascii="Tahoma" w:hAnsi="Tahoma" w:cs="Tahoma"/>
      <w:sz w:val="16"/>
      <w:szCs w:val="16"/>
      <w:rPrChange w:id="6" w:author="1" w:date="2026-09-22T12:1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C422AD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422AD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2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2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422A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2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1A09B-08EC-BE45-979B-E11C9DBD3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