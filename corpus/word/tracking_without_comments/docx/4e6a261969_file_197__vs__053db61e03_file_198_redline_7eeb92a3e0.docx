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06539B" w14:textId="77777777" w:rsidR="00F81129" w:rsidRDefault="00F81129">
      <w:pPr>
        <w:rPr>
          <w:rFonts w:ascii="&quot;Calibri&quot;, Arial, sans-serif" w:hAnsi="&quot;Calibri&quot;, Arial, sans-serif"/>
          <w:rPrChange w:id="1" w:author="Arthur Souza Rodrigues" w:date="2026-09-26T14:56:00Z" w16du:dateUtc="2026-09-26T18:56:00Z">
            <w:rPr>
              <w:rFonts w:ascii="Ubuntu" w:hAnsi="Ubuntu"/>
              <w:sz w:val="28"/>
              <w:szCs w:val="28"/>
            </w:rPr>
          </w:rPrChange>
        </w:rPr>
        <w:pPrChange w:id="2" w:author="Arthur Souza Rodrigues" w:date="2026-09-26T14:56:00Z" w16du:dateUtc="2026-09-26T18:56:00Z">
          <w:pPr>
            <w:pStyle w:val="Heading1"/>
            <w:jc w:val="center"/>
          </w:pPr>
        </w:pPrChange>
      </w:pPr>
      <w:bookmarkStart w:id="3" w:name="_Toc359077862"/>
      <w:r>
        <w:rPr>
          <w:rFonts w:ascii="&quot;Calibri&quot;, Arial, sans-serif" w:hAnsi="&quot;Calibri&quot;, Arial, sans-serif"/>
          <w:rPrChange w:id="4" w:author="Arthur Souza Rodrigues" w:date="2026-09-26T14:56:00Z" w16du:dateUtc="2026-09-26T18:56:00Z">
            <w:rPr>
              <w:rFonts w:ascii="Ubuntu" w:hAnsi="Ubuntu"/>
              <w:sz w:val="28"/>
              <w:szCs w:val="28"/>
            </w:rPr>
          </w:rPrChange>
        </w:rPr>
        <w:t>file_</w:t>
      </w:r>
      <w:ins w:id="5" w:author="Arthur Souza Rodrigues" w:date="2026-09-26T14:56:00Z" w16du:dateUtc="2026-09-26T18:56:00Z">
        <w:r w:rsidR="007A54F8">
          <w:rPr>
            <w:rFonts w:ascii="&quot;Calibri&quot;, Arial, sans-serif" w:hAnsi="&quot;Calibri&quot;, Arial, sans-serif" w:cs="&quot;Calibri&quot;, Arial, sans-serif"/>
          </w:rPr>
          <w:t>198</w:t>
        </w:r>
      </w:ins>
      <w:del w:id="6" w:author="Arthur Souza Rodrigues" w:date="2026-09-26T14:56:00Z" w16du:dateUtc="2026-09-26T18:56:00Z">
        <w:r>
          <w:rPr>
            <w:rFonts w:ascii="Ubuntu" w:hAnsi="Ubuntu"/>
            <w:sz w:val="28"/>
            <w:szCs w:val="28"/>
          </w:rPr>
          <w:delText>197</w:delText>
        </w:r>
      </w:del>
      <w:r>
        <w:rPr>
          <w:rFonts w:ascii="&quot;Calibri&quot;, Arial, sans-serif" w:hAnsi="&quot;Calibri&quot;, Arial, sans-serif"/>
          <w:rPrChange w:id="7" w:author="Arthur Souza Rodrigues" w:date="2026-09-26T14:56:00Z" w16du:dateUtc="2026-09-26T18:56:00Z">
            <w:rPr>
              <w:rFonts w:ascii="Ubuntu" w:hAnsi="Ubuntu"/>
              <w:sz w:val="28"/>
              <w:szCs w:val="28"/>
            </w:rPr>
          </w:rPrChange>
        </w:rPr>
        <w:t>.docx</w:t>
      </w:r>
    </w:p>
    <w:p w14:paraId="65A69F4A" w14:textId="7F757FA5" w:rsidR="00BD6C32" w:rsidRDefault="00870064">
      <w:pPr>
        <w:rPr>
          <w:ins w:id="8" w:author="Arthur Souza Rodrigues" w:date="2026-09-26T14:56:00Z" w16du:dateUtc="2026-09-26T18:56:00Z"/>
        </w:rPr>
      </w:pPr>
      <w:ins w:id="9" w:author="Arthur Souza Rodrigues" w:date="2026-09-26T14:56:00Z" w16du:dateUtc="2026-09-26T18:56:00Z">
        <w:r>
          <w:rPr>
            <w:rFonts w:ascii="&quot;Calibri&quot;, Arial, sans-serif" w:hAnsi="&quot;Calibri&quot;, Arial, sans-serif" w:cs="&quot;Calibri&quot;, Arial, sans-serif"/>
          </w:rPr>
          <w:t>Calibri Font Demo</w:t>
        </w:r>
      </w:ins>
    </w:p>
    <w:p w14:paraId="4439CDDF" w14:textId="77777777" w:rsidR="00BD6C32" w:rsidRDefault="00870064">
      <w:pPr>
        <w:rPr>
          <w:ins w:id="10" w:author="Arthur Souza Rodrigues" w:date="2026-09-26T14:56:00Z" w16du:dateUtc="2026-09-26T18:56:00Z"/>
        </w:rPr>
      </w:pPr>
      <w:ins w:id="11" w:author="Arthur Souza Rodrigues" w:date="2026-09-26T14:56:00Z" w16du:dateUtc="2026-09-26T18:56:00Z">
        <w:r>
          <w:rPr>
            <w:rFonts w:ascii="&quot;Calibri&quot;, Arial, sans-serif" w:hAnsi="&quot;Calibri&quot;, Arial, sans-serif" w:cs="&quot;Calibri&quot;, Arial, sans-serif"/>
          </w:rPr>
          <w:t>This document demonstrates the Calibri font family.</w:t>
        </w:r>
      </w:ins>
    </w:p>
    <w:p w14:paraId="233D5C26" w14:textId="4A7A61CA" w:rsidR="009310D4" w:rsidRPr="009310D4" w:rsidRDefault="00870064" w:rsidP="009310D4">
      <w:pPr>
        <w:pStyle w:val="Heading1"/>
        <w:jc w:val="center"/>
        <w:rPr>
          <w:del w:id="12" w:author="Arthur Souza Rodrigues" w:date="2026-09-26T14:56:00Z" w16du:dateUtc="2026-09-26T18:56:00Z"/>
          <w:rFonts w:ascii="Ubuntu" w:hAnsi="Ubuntu"/>
        </w:rPr>
      </w:pPr>
      <w:ins w:id="13" w:author="Arthur Souza Rodrigues" w:date="2026-09-26T14:56:00Z" w16du:dateUtc="2026-09-26T18:56:00Z">
        <w:r>
          <w:rPr>
            <w:rFonts w:ascii="&quot;Calibri&quot;, Arial, sans-serif" w:hAnsi="&quot;Calibri&quot;, Arial, sans-serif" w:cs="&quot;Calibri&quot;, Arial, sans-serif"/>
          </w:rPr>
          <w:t>Calibri is a modern sans-serif typeface used widely in documents.</w:t>
        </w:r>
      </w:ins>
      <w:del w:id="14" w:author="Arthur Souza Rodrigues" w:date="2026-09-26T14:56:00Z" w16du:dateUtc="2026-09-26T18:56:00Z">
        <w:r w:rsidR="009310D4" w:rsidRPr="009310D4">
          <w:rPr>
            <w:rFonts w:ascii="Ubuntu" w:hAnsi="Ubuntu"/>
            <w:sz w:val="28"/>
            <w:szCs w:val="28"/>
          </w:rPr>
          <w:delText>Images</w:delText>
        </w:r>
        <w:bookmarkEnd w:id="3"/>
      </w:del>
    </w:p>
    <w:p w14:paraId="0404D5DB" w14:textId="77777777" w:rsidR="009310D4" w:rsidRPr="009310D4" w:rsidRDefault="009310D4" w:rsidP="009310D4">
      <w:pPr>
        <w:ind w:firstLine="426"/>
        <w:rPr>
          <w:del w:id="15" w:author="Arthur Souza Rodrigues" w:date="2026-09-26T14:56:00Z" w16du:dateUtc="2026-09-26T18:56:00Z"/>
        </w:rPr>
      </w:pPr>
      <w:del w:id="16" w:author="Arthur Souza Rodrigues" w:date="2026-09-26T14:56:00Z" w16du:dateUtc="2026-09-26T18:56:00Z">
        <w:r w:rsidRPr="009310D4">
          <w:delText xml:space="preserve">Images can be of three main types. Inline images are images that are part of the normal text flow, like this image of a green dot </w:delText>
        </w:r>
        <w:r w:rsidRPr="009310D4">
          <w:rPr>
            <w:noProof/>
          </w:rPr>
          <w:drawing>
            <wp:inline distT="0" distB="0" distL="0" distR="0" wp14:anchorId="79CA73FC" wp14:editId="66D085F4">
              <wp:extent cx="137160" cy="13716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4"/>
                      <a:stretch>
                        <a:fillRect/>
                      </a:stretch>
                    </pic:blipFill>
                    <pic:spPr>
                      <a:xfrm>
                        <a:off x="0" y="0"/>
                        <a:ext cx="137160" cy="137160"/>
                      </a:xfrm>
                      <a:prstGeom prst="rect">
                        <a:avLst/>
                      </a:prstGeom>
                    </pic:spPr>
                  </pic:pic>
                </a:graphicData>
              </a:graphic>
            </wp:inline>
          </w:drawing>
        </w:r>
        <w:r w:rsidRPr="009310D4">
          <w:delText>. Inline images do not cause breaks in the text and are usually small in size.</w:delText>
        </w:r>
        <w:r w:rsidRPr="009310D4">
          <w:rPr>
            <w:noProof/>
          </w:rPr>
          <w:drawing>
            <wp:anchor distT="0" distB="0" distL="114300" distR="114300" simplePos="0" relativeHeight="251659264" behindDoc="0" locked="0" layoutInCell="1" allowOverlap="1" wp14:anchorId="68AFC1C5" wp14:editId="39A9A47E">
              <wp:simplePos x="3589020" y="1859280"/>
              <wp:positionH relativeFrom="margin">
                <wp:align>left</wp:align>
              </wp:positionH>
              <wp:positionV relativeFrom="margin">
                <wp:align>top</wp:align>
              </wp:positionV>
              <wp:extent cx="975600" cy="97560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png"/>
                      <pic:cNvPicPr/>
                    </pic:nvPicPr>
                    <pic:blipFill>
                      <a:blip r:embed="rId5"/>
                      <a:stretch>
                        <a:fillRect/>
                      </a:stretch>
                    </pic:blipFill>
                    <pic:spPr>
                      <a:xfrm>
                        <a:off x="0" y="0"/>
                        <a:ext cx="975600" cy="975600"/>
                      </a:xfrm>
                      <a:prstGeom prst="rect">
                        <a:avLst/>
                      </a:prstGeom>
                    </pic:spPr>
                  </pic:pic>
                </a:graphicData>
              </a:graphic>
              <wp14:sizeRelH relativeFrom="margin">
                <wp14:pctWidth>0</wp14:pctWidth>
              </wp14:sizeRelH>
              <wp14:sizeRelV relativeFrom="margin">
                <wp14:pctHeight>0</wp14:pctHeight>
              </wp14:sizeRelV>
            </wp:anchor>
          </w:drawing>
        </w:r>
        <w:r w:rsidRPr="009310D4">
          <w:delText xml:space="preserve"> The next category of image is a floating image, one that “floats “ on the page and is surrounded by text. Word supports more </w:delText>
        </w:r>
        <w:r w:rsidRPr="009310D4">
          <w:rPr>
            <w:color w:val="000000" w:themeColor="text1"/>
          </w:rPr>
          <w:delText>types of floating images than are possible with current ebook technology, so the conversion maps floating images to simple left and right floats, as you can see with the left and right arrow images</w:delText>
        </w:r>
        <w:r w:rsidRPr="009310D4">
          <w:delText xml:space="preserve"> on the sides of this paragraph.</w:delText>
        </w:r>
      </w:del>
    </w:p>
    <w:p w14:paraId="488CE0F0" w14:textId="77777777" w:rsidR="009310D4" w:rsidRPr="009310D4" w:rsidRDefault="009310D4" w:rsidP="009310D4">
      <w:pPr>
        <w:rPr>
          <w:del w:id="17" w:author="Arthur Souza Rodrigues" w:date="2026-09-26T14:56:00Z" w16du:dateUtc="2026-09-26T18:56:00Z"/>
        </w:rPr>
      </w:pPr>
      <w:del w:id="18" w:author="Arthur Souza Rodrigues" w:date="2026-09-26T14:56:00Z" w16du:dateUtc="2026-09-26T18:56:00Z">
        <w:r w:rsidRPr="009310D4">
          <w:delText>The final type of image is a “block” image, one that becomes a paragraph on its own and has no text on either side. Below is a centered green dot.</w:delText>
        </w:r>
      </w:del>
    </w:p>
    <w:p w14:paraId="5F9E41BC" w14:textId="77777777" w:rsidR="009310D4" w:rsidRPr="009310D4" w:rsidRDefault="009310D4" w:rsidP="009310D4">
      <w:pPr>
        <w:rPr>
          <w:del w:id="19" w:author="Arthur Souza Rodrigues" w:date="2026-09-26T14:56:00Z" w16du:dateUtc="2026-09-26T18:56:00Z"/>
        </w:rPr>
      </w:pPr>
      <w:del w:id="20" w:author="Arthur Souza Rodrigues" w:date="2026-09-26T14:56:00Z" w16du:dateUtc="2026-09-26T18:56:00Z">
        <w:r w:rsidRPr="009310D4">
          <w:rPr>
            <w:noProof/>
          </w:rPr>
          <w:drawing>
            <wp:anchor distT="0" distB="0" distL="114300" distR="114300" simplePos="0" relativeHeight="251661312" behindDoc="0" locked="0" layoutInCell="1" allowOverlap="1" wp14:anchorId="3C184E44" wp14:editId="0B7F4E0A">
              <wp:simplePos x="0" y="0"/>
              <wp:positionH relativeFrom="page">
                <wp:align>center</wp:align>
              </wp:positionH>
              <wp:positionV relativeFrom="paragraph">
                <wp:posOffset>6985</wp:posOffset>
              </wp:positionV>
              <wp:extent cx="251460" cy="24384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4"/>
                      <a:stretch>
                        <a:fillRect/>
                      </a:stretch>
                    </pic:blipFill>
                    <pic:spPr>
                      <a:xfrm>
                        <a:off x="0" y="0"/>
                        <a:ext cx="251460" cy="243840"/>
                      </a:xfrm>
                      <a:prstGeom prst="rect">
                        <a:avLst/>
                      </a:prstGeom>
                    </pic:spPr>
                  </pic:pic>
                </a:graphicData>
              </a:graphic>
            </wp:anchor>
          </w:drawing>
        </w:r>
        <w:r w:rsidRPr="009310D4">
          <w:rPr>
            <w:noProof/>
          </w:rPr>
          <w:drawing>
            <wp:anchor distT="0" distB="0" distL="114300" distR="114300" simplePos="0" relativeHeight="251660288" behindDoc="0" locked="0" layoutInCell="1" allowOverlap="1" wp14:anchorId="2DE1861D" wp14:editId="3FE2CE04">
              <wp:simplePos x="1950720" y="2865120"/>
              <wp:positionH relativeFrom="margin">
                <wp:align>right</wp:align>
              </wp:positionH>
              <wp:positionV relativeFrom="margin">
                <wp:align>top</wp:align>
              </wp:positionV>
              <wp:extent cx="975360" cy="97536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ard.png"/>
                      <pic:cNvPicPr/>
                    </pic:nvPicPr>
                    <pic:blipFill>
                      <a:blip r:embed="rId6"/>
                      <a:stretch>
                        <a:fillRect/>
                      </a:stretch>
                    </pic:blipFill>
                    <pic:spPr>
                      <a:xfrm>
                        <a:off x="0" y="0"/>
                        <a:ext cx="975360" cy="975360"/>
                      </a:xfrm>
                      <a:prstGeom prst="rect">
                        <a:avLst/>
                      </a:prstGeom>
                    </pic:spPr>
                  </pic:pic>
                </a:graphicData>
              </a:graphic>
            </wp:anchor>
          </w:drawing>
        </w:r>
        <w:r w:rsidRPr="009310D4">
          <w:delText xml:space="preserve">Centered images like this are useful for large pictures that should be a focus of attention. </w:delText>
        </w:r>
      </w:del>
    </w:p>
    <w:p w14:paraId="554CAE60" w14:textId="77777777" w:rsidR="009310D4" w:rsidRPr="009310D4" w:rsidRDefault="009310D4" w:rsidP="009310D4">
      <w:pPr>
        <w:rPr>
          <w:del w:id="21" w:author="Arthur Souza Rodrigues" w:date="2026-09-26T14:56:00Z" w16du:dateUtc="2026-09-26T18:56:00Z"/>
        </w:rPr>
      </w:pPr>
      <w:del w:id="22" w:author="Arthur Souza Rodrigues" w:date="2026-09-26T14:56:00Z" w16du:dateUtc="2026-09-26T18:56:00Z">
        <w:r w:rsidRPr="009310D4">
          <w:delTex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delText>
        </w:r>
        <w:r w:rsidRPr="009310D4">
          <w:rPr>
            <w:rStyle w:val="SubtleEmphasis"/>
          </w:rPr>
          <w:delText>inserted</w:delText>
        </w:r>
        <w:r w:rsidRPr="009310D4">
          <w:delText>, not necessarily where it appears on the page in Word.</w:delText>
        </w:r>
      </w:del>
    </w:p>
    <w:p w14:paraId="00F6260B" w14:textId="77777777" w:rsidR="00D24516" w:rsidRPr="009310D4" w:rsidRDefault="00D24516"/>
    <w:sectPr w:rsidR="00D24516" w:rsidRPr="009310D4">
      <w:pgSz w:w="12240" w:h="15840"/>
      <w:pgMar w:top="1440" w:right="1440" w:bottom="1440" w:left="1440" w:header="720" w:footer="720" w:gutter="0"/>
      <w:cols w:space="720"/>
      <w:docGrid w:linePitch="0"/>
      <w:sectPrChange w:id="23" w:author="Arthur Souza Rodrigues" w:date="2026-09-26T14:56:00Z" w16du:dateUtc="2026-09-26T18:56:00Z">
        <w:sectPr w:rsidR="00D24516" w:rsidRPr="009310D4">
          <w:pgSz w:w="11906" w:h="16838"/>
          <w:pgMar w:top="1440" w:right="1440" w:bottom="1440" w:left="1440" w:header="708" w:footer="708" w:gutter="0"/>
          <w:cols w:space="708"/>
          <w:docGrid w:linePitch="36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buntu">
    <w:panose1 w:val="020B0504030602030204"/>
    <w:charset w:val="00"/>
    <w:family w:val="swiss"/>
    <w:pitch w:val="variable"/>
    <w:sig w:usb0="E00002FF" w:usb1="5000205B"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quot;Calibri&quot;, Arial, sans-serif">
    <w:altName w:val="Cambria"/>
    <w:panose1 w:val="020B0604020202020204"/>
    <w:charset w:val="00"/>
    <w:family w:val="roman"/>
    <w:notTrueType/>
    <w:pitch w:val="default"/>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rthur Souza Rodrigues">
    <w15:presenceInfo w15:providerId="Windows Live" w15:userId="64237819185fbba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0D4"/>
    <w:rsid w:val="00296D05"/>
    <w:rsid w:val="002F5B90"/>
    <w:rsid w:val="003A1882"/>
    <w:rsid w:val="00635D55"/>
    <w:rsid w:val="007A54F8"/>
    <w:rsid w:val="009310D4"/>
    <w:rsid w:val="009F58C9"/>
    <w:rsid w:val="00B41974"/>
    <w:rsid w:val="00B82B2D"/>
    <w:rsid w:val="00BD6C32"/>
    <w:rsid w:val="00D24516"/>
    <w:rsid w:val="00D53FE7"/>
    <w:rsid w:val="00EC776E"/>
    <w:rsid w:val="00F81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AF3CD5"/>
  <w15:chartTrackingRefBased/>
  <w15:docId w15:val="{C54722DE-471E-6442-89B5-61FB086A0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Change w:id="0" w:author="Arthur Souza Rodrigues" w:date="2026-09-26T14:56:00Z">
        <w:pPr>
          <w:spacing w:line="276" w:lineRule="auto"/>
          <w:ind w:firstLine="432"/>
        </w:pPr>
      </w:pPrChange>
    </w:pPr>
    <w:rPr>
      <w:rFonts w:ascii="Calibri" w:eastAsia="Times New Roman" w:hAnsi="Calibri" w:cs="Times New Roman"/>
      <w:kern w:val="0"/>
      <w:sz w:val="22"/>
      <w:szCs w:val="20"/>
      <w14:ligatures w14:val="none"/>
      <w:rPrChange w:id="0" w:author="Arthur Souza Rodrigues" w:date="2026-09-26T14:56:00Z">
        <w:rPr>
          <w:rFonts w:ascii="Ubuntu" w:eastAsiaTheme="minorHAnsi" w:hAnsi="Ubuntu" w:cstheme="minorBidi"/>
          <w:sz w:val="24"/>
          <w:szCs w:val="22"/>
          <w:lang w:val="en-US" w:eastAsia="en-US" w:bidi="ar-SA"/>
        </w:rPr>
      </w:rPrChange>
    </w:rPr>
  </w:style>
  <w:style w:type="paragraph" w:styleId="Heading1">
    <w:name w:val="heading 1"/>
    <w:basedOn w:val="Normal"/>
    <w:next w:val="Normal"/>
    <w:link w:val="Heading1Char"/>
    <w:uiPriority w:val="9"/>
    <w:qFormat/>
    <w:rsid w:val="009310D4"/>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310D4"/>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310D4"/>
    <w:pPr>
      <w:keepNext/>
      <w:keepLines/>
      <w:spacing w:before="160" w:after="80" w:line="240"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310D4"/>
    <w:pPr>
      <w:keepNext/>
      <w:keepLines/>
      <w:spacing w:before="80" w:after="40" w:line="240"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9310D4"/>
    <w:pPr>
      <w:keepNext/>
      <w:keepLines/>
      <w:spacing w:before="80" w:after="40" w:line="240"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9310D4"/>
    <w:pPr>
      <w:keepNext/>
      <w:keepLines/>
      <w:spacing w:before="40" w:line="240"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9310D4"/>
    <w:pPr>
      <w:keepNext/>
      <w:keepLines/>
      <w:spacing w:before="40" w:line="240"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9310D4"/>
    <w:pPr>
      <w:keepNext/>
      <w:keepLines/>
      <w:spacing w:line="240"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9310D4"/>
    <w:pPr>
      <w:keepNext/>
      <w:keepLines/>
      <w:spacing w:line="240"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0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0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0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0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0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0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0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0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0D4"/>
    <w:rPr>
      <w:rFonts w:eastAsiaTheme="majorEastAsia" w:cstheme="majorBidi"/>
      <w:color w:val="272727" w:themeColor="text1" w:themeTint="D8"/>
    </w:rPr>
  </w:style>
  <w:style w:type="paragraph" w:styleId="Title">
    <w:name w:val="Title"/>
    <w:basedOn w:val="Normal"/>
    <w:next w:val="Normal"/>
    <w:link w:val="TitleChar"/>
    <w:uiPriority w:val="10"/>
    <w:qFormat/>
    <w:rsid w:val="009310D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310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0D4"/>
    <w:pPr>
      <w:numPr>
        <w:ilvl w:val="1"/>
      </w:numPr>
      <w:spacing w:after="160" w:line="240" w:lineRule="auto"/>
      <w:ind w:firstLine="432"/>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310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0D4"/>
    <w:pPr>
      <w:spacing w:before="160" w:after="160" w:line="240" w:lineRule="auto"/>
      <w:jc w:val="center"/>
    </w:pPr>
    <w:rPr>
      <w:rFonts w:ascii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9310D4"/>
    <w:rPr>
      <w:i/>
      <w:iCs/>
      <w:color w:val="404040" w:themeColor="text1" w:themeTint="BF"/>
    </w:rPr>
  </w:style>
  <w:style w:type="paragraph" w:styleId="ListParagraph">
    <w:name w:val="List Paragraph"/>
    <w:basedOn w:val="Normal"/>
    <w:uiPriority w:val="34"/>
    <w:qFormat/>
    <w:rsid w:val="009310D4"/>
    <w:pPr>
      <w:spacing w:line="240" w:lineRule="auto"/>
      <w:ind w:left="720"/>
      <w:contextualSpacing/>
    </w:pPr>
    <w:rPr>
      <w:rFonts w:asciiTheme="minorHAnsi" w:hAnsiTheme="minorHAnsi"/>
      <w:kern w:val="2"/>
      <w:szCs w:val="24"/>
      <w14:ligatures w14:val="standardContextual"/>
    </w:rPr>
  </w:style>
  <w:style w:type="character" w:styleId="IntenseEmphasis">
    <w:name w:val="Intense Emphasis"/>
    <w:basedOn w:val="DefaultParagraphFont"/>
    <w:uiPriority w:val="21"/>
    <w:qFormat/>
    <w:rsid w:val="009310D4"/>
    <w:rPr>
      <w:i/>
      <w:iCs/>
      <w:color w:val="0F4761" w:themeColor="accent1" w:themeShade="BF"/>
    </w:rPr>
  </w:style>
  <w:style w:type="paragraph" w:styleId="IntenseQuote">
    <w:name w:val="Intense Quote"/>
    <w:basedOn w:val="Normal"/>
    <w:next w:val="Normal"/>
    <w:link w:val="IntenseQuoteChar"/>
    <w:uiPriority w:val="30"/>
    <w:qFormat/>
    <w:rsid w:val="009310D4"/>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hAnsi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9310D4"/>
    <w:rPr>
      <w:i/>
      <w:iCs/>
      <w:color w:val="0F4761" w:themeColor="accent1" w:themeShade="BF"/>
    </w:rPr>
  </w:style>
  <w:style w:type="character" w:styleId="IntenseReference">
    <w:name w:val="Intense Reference"/>
    <w:basedOn w:val="DefaultParagraphFont"/>
    <w:uiPriority w:val="32"/>
    <w:qFormat/>
    <w:rsid w:val="009310D4"/>
    <w:rPr>
      <w:b/>
      <w:bCs/>
      <w:smallCaps/>
      <w:color w:val="0F4761" w:themeColor="accent1" w:themeShade="BF"/>
      <w:spacing w:val="5"/>
    </w:rPr>
  </w:style>
  <w:style w:type="character" w:styleId="SubtleEmphasis">
    <w:name w:val="Subtle Emphasis"/>
    <w:basedOn w:val="DefaultParagraphFont"/>
    <w:uiPriority w:val="19"/>
    <w:qFormat/>
    <w:rsid w:val="009310D4"/>
    <w:rPr>
      <w:i/>
      <w:iCs/>
      <w:color w:val="808080" w:themeColor="text1" w:themeTint="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211</Words>
  <Characters>1204</Characters>
  <Application>Microsoft Office Word</Application>
  <DocSecurity>0</DocSecurity>
  <Lines>10</Lines>
  <Paragraphs>2</Paragraphs>
  <ScaleCrop>false</ScaleCrop>
  <Company/>
  <LinksUpToDate>false</LinksUpToDate>
  <CharactersWithSpaces>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Vladislava Andrushchenko</dc:creator>
  <cp:keywords/>
  <dc:description/>
  <cp:lastModifiedBy>Arthur Souza Rodrigues</cp:lastModifiedBy>
  <cp:revision>1</cp:revision>
  <dcterms:created xsi:type="dcterms:W3CDTF">2025-05-06T14:27:00Z</dcterms:created>
  <dcterms:modified xsi:type="dcterms:W3CDTF">2026-09-26T18:56:00Z</dcterms:modified>
</cp:coreProperties>
</file>