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90CE" w14:textId="2670D526" w:rsidR="007E1E84" w:rsidRDefault="007E1E84">
      <w:pPr>
        <w:bidi/>
        <w:spacing w:before="200" w:after="200" w:line="260" w:lineRule="auto"/>
        <w:rPr>
          <w:ins w:id="17" w:author="Artem Nistuley" w:date="2026-08-03T22:17:00Z" w16du:dateUtc="2026-08-04T02:17:00Z"/>
        </w:rPr>
      </w:pPr>
    </w:p>
    <w:p w14:paraId="666811F5" w14:textId="77777777" w:rsidR="00466269" w:rsidRDefault="00466269" w:rsidP="00466269">
      <w:pPr>
        <w:bidi/>
        <w:spacing w:before="200" w:after="200" w:line="260" w:lineRule="auto"/>
        <w:rPr>
          <w:ins w:id="18" w:author="Artem Nistuley" w:date="2026-08-03T22:17:00Z" w16du:dateUtc="2026-08-04T02:17:00Z"/>
        </w:rPr>
      </w:pPr>
    </w:p>
    <w:p w14:paraId="442F895D" w14:textId="77777777" w:rsidR="00466269" w:rsidRDefault="00466269" w:rsidP="00466269">
      <w:pPr>
        <w:bidi/>
        <w:spacing w:before="200" w:after="200" w:line="260" w:lineRule="auto"/>
        <w:rPr>
          <w:ins w:id="19" w:author="Artem Nistuley" w:date="2026-08-03T22:17:00Z" w16du:dateUtc="2026-08-04T02:17:00Z"/>
        </w:rPr>
      </w:pPr>
    </w:p>
    <w:p w14:paraId="4580E98E" w14:textId="77777777" w:rsidR="00466269" w:rsidRDefault="00466269" w:rsidP="00466269">
      <w:pPr>
        <w:bidi/>
        <w:spacing w:before="200" w:after="200" w:line="260" w:lineRule="auto"/>
        <w:rPr>
          <w:ins w:id="20" w:author="Artem Nistuley" w:date="2026-08-03T22:17:00Z" w16du:dateUtc="2026-08-04T02:17:00Z"/>
        </w:rPr>
      </w:pPr>
    </w:p>
    <w:p w14:paraId="1F233890" w14:textId="77777777" w:rsidR="00466269" w:rsidRDefault="00466269" w:rsidP="00466269">
      <w:pPr>
        <w:bidi/>
        <w:spacing w:before="200" w:after="200" w:line="260" w:lineRule="auto"/>
        <w:rPr>
          <w:ins w:id="21" w:author="Artem Nistuley" w:date="2026-08-03T22:17:00Z" w16du:dateUtc="2026-08-04T02:17:00Z"/>
        </w:rPr>
      </w:pPr>
    </w:p>
    <w:p w14:paraId="48F6D0BE" w14:textId="77777777" w:rsidR="00466269" w:rsidRDefault="00466269" w:rsidP="00466269">
      <w:pPr>
        <w:bidi/>
        <w:spacing w:before="200" w:after="200" w:line="260" w:lineRule="auto"/>
        <w:rPr>
          <w:ins w:id="22" w:author="Artem Nistuley" w:date="2026-08-03T22:17:00Z" w16du:dateUtc="2026-08-04T02:17:00Z"/>
        </w:rPr>
      </w:pPr>
    </w:p>
    <w:p w14:paraId="4E2BB925" w14:textId="77777777" w:rsidR="00466269" w:rsidRDefault="00466269" w:rsidP="00466269">
      <w:pPr>
        <w:bidi/>
        <w:spacing w:before="200" w:after="200" w:line="260" w:lineRule="auto"/>
        <w:rPr>
          <w:ins w:id="23" w:author="Artem Nistuley" w:date="2026-08-03T22:17:00Z" w16du:dateUtc="2026-08-04T02:17:00Z"/>
        </w:rPr>
      </w:pPr>
    </w:p>
    <w:p w14:paraId="5AD00C46" w14:textId="77777777" w:rsidR="00466269" w:rsidRDefault="00466269" w:rsidP="00466269">
      <w:pPr>
        <w:bidi/>
        <w:spacing w:before="200" w:after="200" w:line="260" w:lineRule="auto"/>
        <w:rPr>
          <w:ins w:id="24" w:author="Artem Nistuley" w:date="2026-08-03T22:17:00Z" w16du:dateUtc="2026-08-04T02:17:00Z"/>
        </w:rPr>
      </w:pPr>
    </w:p>
    <w:p w14:paraId="47B64170" w14:textId="77777777" w:rsidR="00466269" w:rsidRDefault="00466269" w:rsidP="00466269">
      <w:pPr>
        <w:bidi/>
        <w:spacing w:before="200" w:after="200" w:line="260" w:lineRule="auto"/>
        <w:rPr>
          <w:ins w:id="25" w:author="Artem Nistuley" w:date="2026-08-03T22:17:00Z" w16du:dateUtc="2026-08-04T02:17:00Z"/>
        </w:rPr>
      </w:pPr>
    </w:p>
    <w:p w14:paraId="3914CC8A" w14:textId="77777777" w:rsidR="00466269" w:rsidRDefault="00466269" w:rsidP="00466269">
      <w:pPr>
        <w:bidi/>
        <w:spacing w:before="200" w:after="200" w:line="260" w:lineRule="auto"/>
        <w:rPr>
          <w:ins w:id="26" w:author="Artem Nistuley" w:date="2026-08-03T22:17:00Z" w16du:dateUtc="2026-08-04T02:17:00Z"/>
        </w:rPr>
      </w:pPr>
    </w:p>
    <w:p w14:paraId="4F072864" w14:textId="77777777" w:rsidR="00466269" w:rsidRDefault="00466269" w:rsidP="00466269">
      <w:pPr>
        <w:bidi/>
        <w:spacing w:before="200" w:after="200" w:line="260" w:lineRule="auto"/>
        <w:rPr>
          <w:ins w:id="27" w:author="Artem Nistuley" w:date="2026-08-03T22:17:00Z" w16du:dateUtc="2026-08-04T02:17:00Z"/>
        </w:rPr>
      </w:pPr>
    </w:p>
    <w:p w14:paraId="412BFF8A" w14:textId="77777777" w:rsidR="00466269" w:rsidRDefault="00466269" w:rsidP="00466269">
      <w:pPr>
        <w:bidi/>
        <w:spacing w:before="200" w:after="200" w:line="260" w:lineRule="auto"/>
        <w:rPr>
          <w:ins w:id="28" w:author="Artem Nistuley" w:date="2026-08-03T22:17:00Z" w16du:dateUtc="2026-08-04T02:17:00Z"/>
        </w:rPr>
      </w:pPr>
    </w:p>
    <w:p w14:paraId="5524C790" w14:textId="77777777" w:rsidR="00466269" w:rsidRDefault="00466269" w:rsidP="00466269">
      <w:pPr>
        <w:bidi/>
        <w:spacing w:before="200" w:after="200" w:line="260" w:lineRule="auto"/>
        <w:rPr>
          <w:ins w:id="29" w:author="Artem Nistuley" w:date="2026-08-03T22:17:00Z" w16du:dateUtc="2026-08-04T02:17:00Z"/>
        </w:rPr>
      </w:pPr>
    </w:p>
    <w:p w14:paraId="0F20C2E9" w14:textId="77777777" w:rsidR="00466269" w:rsidRDefault="00466269" w:rsidP="00466269">
      <w:pPr>
        <w:bidi/>
        <w:spacing w:before="200" w:after="200" w:line="260" w:lineRule="auto"/>
        <w:rPr>
          <w:ins w:id="30" w:author="Artem Nistuley" w:date="2026-08-03T22:17:00Z" w16du:dateUtc="2026-08-04T02:17:00Z"/>
        </w:rPr>
      </w:pPr>
    </w:p>
    <w:p w14:paraId="5987FD28" w14:textId="77777777" w:rsidR="00466269" w:rsidRDefault="00466269" w:rsidP="00466269">
      <w:pPr>
        <w:bidi/>
        <w:spacing w:before="200" w:after="200" w:line="260" w:lineRule="auto"/>
        <w:rPr>
          <w:ins w:id="31" w:author="Artem Nistuley" w:date="2026-08-03T22:17:00Z" w16du:dateUtc="2026-08-04T02:17:00Z"/>
        </w:rPr>
      </w:pPr>
    </w:p>
    <w:p w14:paraId="363275E7" w14:textId="77777777" w:rsidR="00466269" w:rsidRDefault="00466269" w:rsidP="00466269">
      <w:pPr>
        <w:bidi/>
        <w:spacing w:before="200" w:after="200" w:line="260" w:lineRule="auto"/>
        <w:rPr>
          <w:ins w:id="32" w:author="Artem Nistuley" w:date="2026-08-03T22:17:00Z" w16du:dateUtc="2026-08-04T02:17:00Z"/>
        </w:rPr>
      </w:pPr>
    </w:p>
    <w:p w14:paraId="1E844DFF" w14:textId="77777777" w:rsidR="00466269" w:rsidRDefault="00466269" w:rsidP="00466269">
      <w:pPr>
        <w:bidi/>
        <w:spacing w:before="200" w:after="200" w:line="260" w:lineRule="auto"/>
        <w:rPr>
          <w:ins w:id="33" w:author="Artem Nistuley" w:date="2026-08-03T22:17:00Z" w16du:dateUtc="2026-08-04T02:17:00Z"/>
        </w:rPr>
      </w:pPr>
    </w:p>
    <w:p w14:paraId="25B16B69" w14:textId="77777777" w:rsidR="00466269" w:rsidRDefault="00466269" w:rsidP="00466269">
      <w:pPr>
        <w:bidi/>
        <w:spacing w:before="200" w:after="200" w:line="260" w:lineRule="auto"/>
        <w:rPr>
          <w:ins w:id="34" w:author="Artem Nistuley" w:date="2026-08-03T22:17:00Z" w16du:dateUtc="2026-08-04T02:17:00Z"/>
        </w:rPr>
      </w:pPr>
    </w:p>
    <w:p w14:paraId="17F9A785" w14:textId="77777777" w:rsidR="00466269" w:rsidRDefault="00466269" w:rsidP="00466269">
      <w:pPr>
        <w:bidi/>
        <w:spacing w:before="200" w:after="200" w:line="260" w:lineRule="auto"/>
        <w:rPr>
          <w:ins w:id="35" w:author="Artem Nistuley" w:date="2026-08-03T22:17:00Z" w16du:dateUtc="2026-08-04T02:17:00Z"/>
        </w:rPr>
      </w:pPr>
    </w:p>
    <w:p w14:paraId="0CCA3BEF" w14:textId="77777777" w:rsidR="00466269" w:rsidRDefault="00466269" w:rsidP="00466269">
      <w:pPr>
        <w:bidi/>
        <w:spacing w:before="200" w:after="200" w:line="260" w:lineRule="auto"/>
        <w:rPr>
          <w:ins w:id="36" w:author="Artem Nistuley" w:date="2026-08-03T22:17:00Z" w16du:dateUtc="2026-08-04T02:17:00Z"/>
        </w:rPr>
      </w:pPr>
    </w:p>
    <w:p w14:paraId="0F81C1CD" w14:textId="77777777" w:rsidR="00466269" w:rsidRDefault="00466269" w:rsidP="00466269">
      <w:pPr>
        <w:bidi/>
        <w:spacing w:before="200" w:after="200" w:line="260" w:lineRule="auto"/>
        <w:rPr>
          <w:ins w:id="37" w:author="Artem Nistuley" w:date="2026-08-03T22:17:00Z" w16du:dateUtc="2026-08-04T02:17:00Z"/>
        </w:rPr>
      </w:pPr>
    </w:p>
    <w:p w14:paraId="6181B79B" w14:textId="77777777" w:rsidR="00466269" w:rsidRDefault="00466269" w:rsidP="00466269">
      <w:pPr>
        <w:bidi/>
        <w:spacing w:before="200" w:after="200" w:line="260" w:lineRule="auto"/>
        <w:rPr>
          <w:ins w:id="38" w:author="Artem Nistuley" w:date="2026-08-03T22:17:00Z" w16du:dateUtc="2026-08-04T02:17:00Z"/>
        </w:rPr>
      </w:pPr>
    </w:p>
    <w:p w14:paraId="2FEB2187" w14:textId="77777777" w:rsidR="00466269" w:rsidRDefault="00466269" w:rsidP="00466269">
      <w:pPr>
        <w:bidi/>
        <w:spacing w:before="200" w:after="200" w:line="260" w:lineRule="auto"/>
        <w:rPr>
          <w:ins w:id="39" w:author="Artem Nistuley" w:date="2026-08-03T22:17:00Z" w16du:dateUtc="2026-08-04T02:17:00Z"/>
        </w:rPr>
      </w:pPr>
    </w:p>
    <w:p w14:paraId="32C37831" w14:textId="77777777" w:rsidR="00466269" w:rsidRDefault="00466269" w:rsidP="00466269">
      <w:pPr>
        <w:bidi/>
        <w:spacing w:before="200" w:after="200" w:line="260" w:lineRule="auto"/>
        <w:rPr>
          <w:ins w:id="40" w:author="Artem Nistuley" w:date="2026-08-03T22:17:00Z" w16du:dateUtc="2026-08-04T02:17:00Z"/>
        </w:rPr>
      </w:pPr>
    </w:p>
    <w:p w14:paraId="2273BA08" w14:textId="77777777" w:rsidR="00466269" w:rsidRDefault="00466269" w:rsidP="00466269">
      <w:pPr>
        <w:bidi/>
        <w:spacing w:before="200" w:after="200" w:line="260" w:lineRule="auto"/>
        <w:rPr>
          <w:ins w:id="41" w:author="Artem Nistuley" w:date="2026-08-03T22:17:00Z" w16du:dateUtc="2026-08-04T02:17:00Z"/>
        </w:rPr>
      </w:pPr>
    </w:p>
    <w:p w14:paraId="43051311" w14:textId="77777777" w:rsidR="00466269" w:rsidRDefault="00466269" w:rsidP="00466269">
      <w:pPr>
        <w:bidi/>
        <w:spacing w:before="200" w:after="200" w:line="260" w:lineRule="auto"/>
        <w:rPr>
          <w:ins w:id="42" w:author="Artem Nistuley" w:date="2026-08-03T22:17:00Z" w16du:dateUtc="2026-08-04T02:17:00Z"/>
        </w:rPr>
      </w:pPr>
    </w:p>
    <w:p w14:paraId="42D52F3F" w14:textId="77777777" w:rsidR="00466269" w:rsidRDefault="00466269" w:rsidP="00466269">
      <w:pPr>
        <w:bidi/>
        <w:spacing w:before="200" w:after="200" w:line="260" w:lineRule="auto"/>
        <w:rPr>
          <w:ins w:id="43" w:author="Artem Nistuley" w:date="2026-08-03T22:17:00Z" w16du:dateUtc="2026-08-04T02:17:00Z"/>
        </w:rPr>
      </w:pPr>
    </w:p>
    <w:p w14:paraId="309FEB3E" w14:textId="77777777" w:rsidR="00466269" w:rsidRDefault="00466269" w:rsidP="00466269">
      <w:pPr>
        <w:bidi/>
        <w:spacing w:before="200" w:after="200" w:line="260" w:lineRule="auto"/>
        <w:rPr>
          <w:ins w:id="44" w:author="Artem Nistuley" w:date="2026-08-03T22:17:00Z" w16du:dateUtc="2026-08-04T02:17:00Z"/>
        </w:rPr>
      </w:pPr>
    </w:p>
    <w:p w14:paraId="4BD4B7C1" w14:textId="77777777" w:rsidR="00466269" w:rsidRDefault="00466269" w:rsidP="00466269">
      <w:pPr>
        <w:bidi/>
        <w:spacing w:before="200" w:after="200" w:line="260" w:lineRule="auto"/>
        <w:rPr>
          <w:ins w:id="45" w:author="Artem Nistuley" w:date="2026-08-03T22:17:00Z" w16du:dateUtc="2026-08-04T02:17:00Z"/>
        </w:rPr>
      </w:pPr>
    </w:p>
    <w:p w14:paraId="4AA3BA5A" w14:textId="77777777" w:rsidR="00466269" w:rsidRDefault="00466269" w:rsidP="00466269">
      <w:pPr>
        <w:bidi/>
        <w:spacing w:before="200" w:after="200" w:line="260" w:lineRule="auto"/>
        <w:rPr>
          <w:ins w:id="46" w:author="Artem Nistuley" w:date="2026-08-03T22:17:00Z" w16du:dateUtc="2026-08-04T02:17:00Z"/>
        </w:rPr>
      </w:pPr>
    </w:p>
    <w:p w14:paraId="1B199B2E" w14:textId="77777777" w:rsidR="00466269" w:rsidRDefault="00466269" w:rsidP="00466269">
      <w:pPr>
        <w:bidi/>
        <w:spacing w:before="200" w:after="200" w:line="260" w:lineRule="auto"/>
        <w:rPr>
          <w:ins w:id="47" w:author="Artem Nistuley" w:date="2026-08-03T22:17:00Z" w16du:dateUtc="2026-08-04T02:17:00Z"/>
        </w:rPr>
      </w:pPr>
    </w:p>
    <w:p w14:paraId="6BA60417" w14:textId="309040FB" w:rsidR="001C7A36" w:rsidRDefault="001F34A8" w:rsidP="001F34A8">
      <w:pPr>
        <w:bidi/>
        <w:rPr>
          <w:del w:id="48" w:author="Artem Nistuley" w:date="2026-08-03T22:17:00Z" w16du:dateUtc="2026-08-04T02:17:00Z"/>
          <w:rFonts w:cs="Arial"/>
        </w:rPr>
      </w:pPr>
      <w:del w:id="49" w:author="Artem Nistuley" w:date="2026-08-03T22:17:00Z" w16du:dateUtc="2026-08-04T02:17:00Z">
        <w:r w:rsidRPr="001F34A8">
          <w:rPr>
            <w:rFonts w:cs="Arial" w:hint="cs"/>
            <w:rtl/>
          </w:rPr>
          <w:delText>هذه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فقرة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كاملة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باللغة</w:delText>
        </w:r>
        <w:r w:rsidRPr="001F34A8">
          <w:rPr>
            <w:rFonts w:cs="Arial"/>
            <w:rtl/>
          </w:rPr>
          <w:delText xml:space="preserve"> </w:delText>
        </w:r>
        <w:r w:rsidRPr="001F34A8">
          <w:rPr>
            <w:rFonts w:cs="Arial" w:hint="cs"/>
            <w:rtl/>
          </w:rPr>
          <w:delText>العربية</w:delText>
        </w:r>
      </w:del>
    </w:p>
    <w:p w14:paraId="57CEF289" w14:textId="27135CD4" w:rsidR="001F34A8" w:rsidRDefault="001F34A8" w:rsidP="001F34A8">
      <w:pPr>
        <w:rPr>
          <w:del w:id="50" w:author="Artem Nistuley" w:date="2026-08-03T22:17:00Z" w16du:dateUtc="2026-08-04T02:17:00Z"/>
          <w:lang w:val="en-US"/>
        </w:rPr>
      </w:pPr>
      <w:del w:id="51" w:author="Artem Nistuley" w:date="2026-08-03T22:17:00Z" w16du:dateUtc="2026-08-04T02:17:00Z">
        <w:r w:rsidRPr="001F34A8">
          <w:rPr>
            <w:lang w:val="en-US"/>
          </w:rPr>
          <w:delText>This is a complete English paragraph</w:delText>
        </w:r>
      </w:del>
    </w:p>
    <w:p w14:paraId="351BFA92" w14:textId="565528EC" w:rsidR="001F34A8" w:rsidRDefault="001F34A8" w:rsidP="001F34A8">
      <w:pPr>
        <w:rPr>
          <w:del w:id="52" w:author="Artem Nistuley" w:date="2026-08-03T22:17:00Z" w16du:dateUtc="2026-08-04T02:17:00Z"/>
          <w:lang w:val="en-US"/>
        </w:rPr>
      </w:pPr>
      <w:del w:id="53" w:author="Artem Nistuley" w:date="2026-08-03T22:17:00Z" w16du:dateUtc="2026-08-04T02:17:00Z">
        <w:r w:rsidRPr="001F34A8">
          <w:rPr>
            <w:lang w:val="en-US"/>
          </w:rPr>
          <w:delText xml:space="preserve">English text then </w:delText>
        </w:r>
        <w:r w:rsidRPr="001F34A8">
          <w:rPr>
            <w:rFonts w:cs="Arial" w:hint="cs"/>
            <w:rtl/>
            <w:lang w:val="en-US"/>
          </w:rPr>
          <w:delText>نص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lang w:val="en-US"/>
          </w:rPr>
          <w:delText xml:space="preserve"> then English again</w:delText>
        </w:r>
      </w:del>
    </w:p>
    <w:p w14:paraId="2588414E" w14:textId="63E83232" w:rsidR="001F34A8" w:rsidRDefault="001F34A8" w:rsidP="001F34A8">
      <w:pPr>
        <w:bidi/>
        <w:rPr>
          <w:del w:id="54" w:author="Artem Nistuley" w:date="2026-08-03T22:17:00Z" w16du:dateUtc="2026-08-04T02:17:00Z"/>
          <w:rFonts w:cs="Arial"/>
          <w:lang w:val="en-US"/>
        </w:rPr>
      </w:pPr>
      <w:del w:id="55" w:author="Artem Nistuley" w:date="2026-08-03T22:17:00Z" w16du:dateUtc="2026-08-04T02:17:00Z">
        <w:r w:rsidRPr="001F34A8">
          <w:rPr>
            <w:rFonts w:cs="Arial" w:hint="cs"/>
            <w:rtl/>
            <w:lang w:val="en-US"/>
          </w:rPr>
          <w:delText>نص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ثم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lang w:val="en-US"/>
          </w:rPr>
          <w:delText>English text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ثم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عربي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مرة</w:delText>
        </w:r>
        <w:r w:rsidRPr="001F34A8">
          <w:rPr>
            <w:rFonts w:cs="Arial"/>
            <w:rtl/>
            <w:lang w:val="en-US"/>
          </w:rPr>
          <w:delText xml:space="preserve"> </w:delText>
        </w:r>
        <w:r w:rsidRPr="001F34A8">
          <w:rPr>
            <w:rFonts w:cs="Arial" w:hint="cs"/>
            <w:rtl/>
            <w:lang w:val="en-US"/>
          </w:rPr>
          <w:delText>أخرى</w:delText>
        </w:r>
      </w:del>
    </w:p>
    <w:p w14:paraId="273ADE2D" w14:textId="0CE3C4C3" w:rsidR="001F34A8" w:rsidRDefault="001F34A8" w:rsidP="001F34A8">
      <w:pPr>
        <w:pStyle w:val="Heading1"/>
        <w:bidi/>
        <w:rPr>
          <w:del w:id="56" w:author="Artem Nistuley" w:date="2026-08-03T22:17:00Z" w16du:dateUtc="2026-08-04T02:17:00Z"/>
        </w:rPr>
      </w:pPr>
      <w:del w:id="57" w:author="Artem Nistuley" w:date="2026-08-03T22:17:00Z" w16du:dateUtc="2026-08-04T02:17:00Z">
        <w:r w:rsidRPr="001F34A8">
          <w:rPr>
            <w:rFonts w:hint="cs"/>
            <w:rtl/>
          </w:rPr>
          <w:delText>عنوان</w:delText>
        </w:r>
        <w:r w:rsidRPr="001F34A8">
          <w:rPr>
            <w:rtl/>
          </w:rPr>
          <w:delText xml:space="preserve"> </w:delText>
        </w:r>
        <w:r w:rsidRPr="001F34A8">
          <w:rPr>
            <w:rFonts w:hint="cs"/>
            <w:rtl/>
          </w:rPr>
          <w:delText>عربي</w:delText>
        </w:r>
      </w:del>
    </w:p>
    <w:p w14:paraId="070E7EE0" w14:textId="5208743D" w:rsidR="001F34A8" w:rsidRDefault="001F34A8" w:rsidP="00466269">
      <w:pPr>
        <w:bidi/>
        <w:spacing w:before="200" w:after="200" w:line="260" w:lineRule="auto"/>
        <w:rPr>
          <w:rPrChange w:id="58" w:author="Artem Nistuley" w:date="2026-08-03T22:17:00Z" w16du:dateUtc="2026-08-04T02:17:00Z">
            <w:rPr>
              <w:lang w:val="en-US"/>
            </w:rPr>
          </w:rPrChange>
        </w:rPr>
        <w:pPrChange w:id="59" w:author="Artem Nistuley" w:date="2026-08-03T22:17:00Z" w16du:dateUtc="2026-08-04T02:17:00Z">
          <w:pPr>
            <w:pStyle w:val="Heading1"/>
          </w:pPr>
        </w:pPrChange>
      </w:pPr>
      <w:del w:id="60" w:author="Artem Nistuley" w:date="2026-08-03T22:17:00Z" w16du:dateUtc="2026-08-04T02:17:00Z">
        <w:r w:rsidRPr="001F34A8">
          <w:rPr>
            <w:lang w:val="en-US"/>
          </w:rPr>
          <w:delText>English Heading</w:delText>
        </w:r>
      </w:del>
    </w:p>
    <w:sectPr w:rsidR="001F34A8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09" w:right="1134" w:bottom="709" w:left="1134" w:header="709" w:footer="709" w:gutter="0"/>
      <w:cols w:space="720"/>
      <w:titlePg/>
      <w:docGrid w:linePitch="360"/>
      <w:sectPrChange w:id="68" w:author="Artem Nistuley" w:date="2026-08-03T22:17:00Z" w16du:dateUtc="2026-08-04T02:17:00Z">
        <w:sectPr w:rsidR="001F34A8">
          <w:pgMar w:top="1417" w:right="1701" w:bottom="1417" w:left="1701" w:header="708" w:footer="708" w:gutter="0"/>
          <w:cols w:space="708"/>
          <w:titlePg w:val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4BC2" w14:textId="77777777" w:rsidR="00CB05B4" w:rsidRDefault="00CB05B4">
      <w:pPr>
        <w:pPrChange w:id="15" w:author="Artem Nistuley" w:date="2026-08-03T22:17:00Z" w16du:dateUtc="2026-08-04T02:1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9F27E50" w14:textId="77777777" w:rsidR="00CB05B4" w:rsidRDefault="00CB05B4">
      <w:pPr>
        <w:pPrChange w:id="16" w:author="Artem Nistuley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DDA7" w14:textId="77777777" w:rsidR="00A655B6" w:rsidRDefault="00CB05B4">
    <w:pPr>
      <w:jc w:val="center"/>
      <w:pPrChange w:id="61" w:author="Artem Nistuley" w:date="2026-08-03T22:17:00Z" w16du:dateUtc="2026-08-04T02:17:00Z">
        <w:pPr>
          <w:pStyle w:val="Footer"/>
        </w:pPr>
      </w:pPrChange>
    </w:pPr>
    <w:ins w:id="62" w:author="Artem Nistuley" w:date="2026-08-03T22:17:00Z" w16du:dateUtc="2026-08-04T02:17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466269">
        <w:rPr>
          <w:noProof/>
        </w:rPr>
        <w:t>2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466269">
        <w:rPr>
          <w:noProof/>
        </w:rPr>
        <w:t>2</w:t>
      </w:r>
      <w:r>
        <w:rPr>
          <w:rtl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F74E" w14:textId="77777777" w:rsidR="00A655B6" w:rsidRDefault="00CB05B4">
    <w:pPr>
      <w:jc w:val="center"/>
      <w:pPrChange w:id="66" w:author="Artem Nistuley" w:date="2026-08-03T22:17:00Z" w16du:dateUtc="2026-08-04T02:17:00Z">
        <w:pPr>
          <w:pStyle w:val="Footer"/>
        </w:pPr>
      </w:pPrChange>
    </w:pPr>
    <w:ins w:id="67" w:author="Artem Nistuley" w:date="2026-08-03T22:17:00Z" w16du:dateUtc="2026-08-04T02:17:00Z">
      <w:r>
        <w:rPr>
          <w:rtl/>
        </w:rPr>
        <w:t xml:space="preserve">עמוד </w:t>
      </w:r>
      <w:r>
        <w:rPr>
          <w:rtl/>
        </w:rPr>
        <w:fldChar w:fldCharType="begin"/>
      </w:r>
      <w:r>
        <w:rPr>
          <w:rtl/>
        </w:rPr>
        <w:instrText>PAGE</w:instrText>
      </w:r>
      <w:r>
        <w:rPr>
          <w:rtl/>
        </w:rPr>
        <w:fldChar w:fldCharType="separate"/>
      </w:r>
      <w:r w:rsidR="00373EFA">
        <w:rPr>
          <w:noProof/>
          <w:rtl/>
        </w:rPr>
        <w:t>1</w:t>
      </w:r>
      <w:r>
        <w:rPr>
          <w:rtl/>
        </w:rPr>
        <w:fldChar w:fldCharType="end"/>
      </w:r>
      <w:r>
        <w:rPr>
          <w:rtl/>
        </w:rPr>
        <w:t xml:space="preserve"> מתוך </w:t>
      </w:r>
      <w:r>
        <w:rPr>
          <w:rtl/>
        </w:rPr>
        <w:fldChar w:fldCharType="begin"/>
      </w:r>
      <w:r>
        <w:rPr>
          <w:rtl/>
        </w:rPr>
        <w:instrText>NUMPAGES</w:instrText>
      </w:r>
      <w:r>
        <w:rPr>
          <w:rtl/>
        </w:rPr>
        <w:fldChar w:fldCharType="separate"/>
      </w:r>
      <w:r w:rsidR="00373EFA">
        <w:rPr>
          <w:noProof/>
          <w:rtl/>
        </w:rPr>
        <w:t>1</w:t>
      </w:r>
      <w:r>
        <w:rPr>
          <w:rtl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EDBE" w14:textId="77777777" w:rsidR="00CB05B4" w:rsidRDefault="00CB05B4">
      <w:pPr>
        <w:pPrChange w:id="13" w:author="Artem Nistuley" w:date="2026-08-03T22:17:00Z" w16du:dateUtc="2026-08-04T02:1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7078FEC" w14:textId="77777777" w:rsidR="00CB05B4" w:rsidRDefault="00CB05B4">
      <w:pPr>
        <w:pPrChange w:id="14" w:author="Artem Nistuley" w:date="2026-08-03T22:17:00Z" w16du:dateUtc="2026-08-04T02:1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1F96" w14:textId="77777777" w:rsidR="00A655B6" w:rsidRDefault="00A65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5FEF" w14:textId="77777777" w:rsidR="007E1E84" w:rsidRDefault="00CB05B4">
    <w:pPr>
      <w:bidi/>
      <w:spacing w:before="200" w:after="200" w:line="260" w:lineRule="auto"/>
      <w:jc w:val="center"/>
      <w:rPr>
        <w:ins w:id="63" w:author="Artem Nistuley" w:date="2026-08-03T22:17:00Z" w16du:dateUtc="2026-08-04T02:17:00Z"/>
      </w:rPr>
    </w:pPr>
    <w:ins w:id="64" w:author="Artem Nistuley" w:date="2026-08-03T22:17:00Z" w16du:dateUtc="2026-08-04T02:17:00Z">
      <w:r>
        <w:rPr>
          <w:rFonts w:ascii="David" w:eastAsia="David" w:hAnsi="David" w:cs="David"/>
          <w:sz w:val="32"/>
          <w:szCs w:val="32"/>
          <w:rtl/>
        </w:rPr>
        <w:t>מורידים ליין copy 2</w:t>
      </w:r>
    </w:ins>
  </w:p>
  <w:p w14:paraId="61E18616" w14:textId="77777777" w:rsidR="00A655B6" w:rsidRDefault="00A655B6">
    <w:pPr>
      <w:bidi/>
      <w:spacing w:before="200" w:after="200" w:line="260" w:lineRule="auto"/>
      <w:pPrChange w:id="65" w:author="Artem Nistuley" w:date="2026-08-03T22:17:00Z" w16du:dateUtc="2026-08-04T02:17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A8"/>
    <w:rsid w:val="001C7A36"/>
    <w:rsid w:val="001E1CCD"/>
    <w:rsid w:val="001F34A8"/>
    <w:rsid w:val="00224C95"/>
    <w:rsid w:val="002B1C2A"/>
    <w:rsid w:val="00373EFA"/>
    <w:rsid w:val="00466269"/>
    <w:rsid w:val="004F0A22"/>
    <w:rsid w:val="005F0ABF"/>
    <w:rsid w:val="006F08DC"/>
    <w:rsid w:val="00704F87"/>
    <w:rsid w:val="007E1E84"/>
    <w:rsid w:val="00A655B6"/>
    <w:rsid w:val="00A75E96"/>
    <w:rsid w:val="00CB05B4"/>
    <w:rsid w:val="00D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852D"/>
  <w15:chartTrackingRefBased/>
  <w15:docId w15:val="{32D2FF14-B822-4621-854B-04200660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em Nistuley" w:date="2026-08-03T22:17:00Z">
        <w:pPr>
          <w:keepNext/>
          <w:keepLines/>
          <w:spacing w:before="360" w:after="80" w:line="278" w:lineRule="auto"/>
          <w:outlineLvl w:val="0"/>
        </w:pPr>
      </w:pPrChange>
    </w:pPr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  <w:rPrChange w:id="0" w:author="Artem Nistuley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pt-BR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em Nistuley" w:date="2026-08-03T22:17:00Z">
        <w:pPr>
          <w:keepNext/>
          <w:keepLines/>
          <w:spacing w:before="160" w:after="80" w:line="278" w:lineRule="auto"/>
          <w:outlineLvl w:val="1"/>
        </w:pPr>
      </w:pPrChange>
    </w:pPr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  <w:rPrChange w:id="1" w:author="Artem Nistuley" w:date="2026-08-03T22:1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pt-BR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em Nistuley" w:date="2026-08-03T22:17:00Z">
        <w:pPr>
          <w:keepNext/>
          <w:keepLines/>
          <w:spacing w:before="160" w:after="80" w:line="278" w:lineRule="auto"/>
          <w:outlineLvl w:val="2"/>
        </w:pPr>
      </w:pPrChange>
    </w:pPr>
    <w:rPr>
      <w:rFonts w:ascii="Times New Roman" w:eastAsia="Times New Roman" w:hAnsi="Times New Roman" w:cs="Times New Roman"/>
      <w:color w:val="1F4D78"/>
      <w:kern w:val="0"/>
      <w:lang w:val="en-US"/>
      <w14:ligatures w14:val="none"/>
      <w:rPrChange w:id="2" w:author="Artem Nistuley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pt-BR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em Nistuley" w:date="2026-08-03T22:17:00Z">
        <w:pPr>
          <w:keepNext/>
          <w:keepLines/>
          <w:spacing w:before="80" w:after="40" w:line="278" w:lineRule="auto"/>
          <w:outlineLvl w:val="3"/>
        </w:pPr>
      </w:pPrChange>
    </w:pPr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  <w:rPrChange w:id="3" w:author="Artem Nistuley" w:date="2026-08-03T22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em Nistuley" w:date="2026-08-03T22:17:00Z">
        <w:pPr>
          <w:keepNext/>
          <w:keepLines/>
          <w:spacing w:before="80" w:after="40" w:line="278" w:lineRule="auto"/>
          <w:outlineLvl w:val="4"/>
        </w:pPr>
      </w:pPrChange>
    </w:pPr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  <w:rPrChange w:id="4" w:author="Artem Nistuley" w:date="2026-08-03T22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em Nistuley" w:date="2026-08-03T22:17:00Z">
        <w:pPr>
          <w:keepNext/>
          <w:keepLines/>
          <w:spacing w:before="40" w:line="278" w:lineRule="auto"/>
          <w:outlineLvl w:val="5"/>
        </w:pPr>
      </w:pPrChange>
    </w:pPr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  <w:rPrChange w:id="5" w:author="Artem Nistuley" w:date="2026-08-03T22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A8"/>
    <w:rPr>
      <w:rFonts w:ascii="Times New Roman" w:eastAsia="Times New Roman" w:hAnsi="Times New Roman" w:cs="Times New Roman"/>
      <w:color w:val="2E74B5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A8"/>
    <w:rPr>
      <w:rFonts w:ascii="Times New Roman" w:eastAsia="Times New Roman" w:hAnsi="Times New Roman" w:cs="Times New Roman"/>
      <w:i/>
      <w:iCs/>
      <w:color w:val="2E74B5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A8"/>
    <w:rPr>
      <w:rFonts w:ascii="Times New Roman" w:eastAsia="Times New Roman" w:hAnsi="Times New Roman" w:cs="Times New Roman"/>
      <w:color w:val="2E74B5"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A8"/>
    <w:rPr>
      <w:rFonts w:ascii="Times New Roman" w:eastAsia="Times New Roman" w:hAnsi="Times New Roman" w:cs="Times New Roman"/>
      <w:color w:val="1F4D78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em Nistuley" w:date="2026-08-03T22:17:00Z">
        <w:pPr>
          <w:spacing w:after="80"/>
          <w:contextualSpacing/>
        </w:pPr>
      </w:pPrChange>
    </w:pPr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  <w:rPrChange w:id="6" w:author="Artem Nistuley" w:date="2026-08-03T22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pt-BR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F34A8"/>
    <w:rPr>
      <w:rFonts w:ascii="Times New Roman" w:eastAsia="Times New Roman" w:hAnsi="Times New Roman" w:cs="Times New Roman"/>
      <w:kern w:val="0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line="240" w:lineRule="auto"/>
      <w:pPrChange w:id="7" w:author="Artem Nistuley" w:date="2026-08-03T22:17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  <w:rPrChange w:id="7" w:author="Artem Nistuley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pt-BR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F34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A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em Nistuley" w:date="2026-08-03T22:17:00Z">
        <w:pPr>
          <w:spacing w:after="160" w:line="278" w:lineRule="auto"/>
          <w:ind w:left="720"/>
          <w:contextualSpacing/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8" w:author="Artem Nistuley" w:date="2026-08-03T22:17:00Z">
        <w:rPr>
          <w:rFonts w:asciiTheme="minorHAnsi" w:eastAsiaTheme="minorHAnsi" w:hAnsiTheme="minorHAnsi" w:cstheme="minorBidi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F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A8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9" w:author="Artem Nistuley" w:date="2026-08-03T22:17:00Z">
        <w:pPr/>
      </w:pPrChange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  <w:rPrChange w:id="9" w:author="Artem Nistuley" w:date="2026-08-03T22:17:00Z">
        <w:rPr>
          <w:b/>
          <w:bCs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A655B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655B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10" w:author="Artem Nistuley" w:date="2026-08-03T22:17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0" w:author="Artem Nistuley" w:date="2026-08-03T22:17:00Z">
        <w:rPr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  <w:pPrChange w:id="11" w:author="Artem Nistuley" w:date="2026-08-03T22:17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1" w:author="Artem Nistuley" w:date="2026-08-03T22:17:00Z">
        <w:rPr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  <w:spacing w:after="0" w:line="240" w:lineRule="auto"/>
      <w:pPrChange w:id="12" w:author="Artem Nistuley" w:date="2026-08-03T22:17:00Z">
        <w:pPr>
          <w:tabs>
            <w:tab w:val="center" w:pos="4680"/>
            <w:tab w:val="right" w:pos="9360"/>
          </w:tabs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  <w:rPrChange w:id="12" w:author="Artem Nistuley" w:date="2026-08-03T22:17:00Z">
        <w:rPr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655B6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2026-03-21T21:03:00Z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