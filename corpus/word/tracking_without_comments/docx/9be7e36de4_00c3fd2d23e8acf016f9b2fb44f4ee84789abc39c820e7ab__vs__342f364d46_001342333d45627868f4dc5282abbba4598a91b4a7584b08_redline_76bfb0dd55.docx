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4D1EEF" w14:textId="77777777" w:rsidR="00F021B7" w:rsidRPr="00854C26" w:rsidRDefault="00854C26" w:rsidP="0061350B">
      <w:pPr>
        <w:spacing w:before="360" w:after="240" w:line="240" w:lineRule="auto"/>
        <w:jc w:val="center"/>
        <w:rPr>
          <w:ins w:id="9" w:author="Pribil-Kövesdy Döníz" w:date="2026-09-22T12:45:00Z" w16du:dateUtc="2026-09-22T16:45:00Z"/>
          <w:rFonts w:cstheme="minorHAnsi"/>
          <w:b/>
          <w:smallCaps/>
          <w:sz w:val="32"/>
          <w:szCs w:val="32"/>
        </w:rPr>
      </w:pPr>
      <w:ins w:id="10" w:author="Pribil-Kövesdy Döníz" w:date="2026-09-22T12:45:00Z" w16du:dateUtc="2026-09-22T16:45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3BA88AF8" w14:textId="77777777" w:rsidR="00854C26" w:rsidRPr="00854C26" w:rsidRDefault="00854C26" w:rsidP="0061350B">
      <w:pPr>
        <w:spacing w:before="360" w:after="300" w:line="240" w:lineRule="auto"/>
        <w:rPr>
          <w:ins w:id="11" w:author="Pribil-Kövesdy Döníz" w:date="2026-09-22T12:45:00Z" w16du:dateUtc="2026-09-22T16:45:00Z"/>
          <w:sz w:val="28"/>
          <w:szCs w:val="28"/>
        </w:rPr>
      </w:pPr>
      <w:ins w:id="12" w:author="Pribil-Kövesdy Döníz" w:date="2026-09-22T12:45:00Z" w16du:dateUtc="2026-09-22T16:45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6AF30F82" w14:textId="77777777" w:rsidTr="00AD06DF">
        <w:trPr>
          <w:ins w:id="13" w:author="Pribil-Kövesdy Döníz" w:date="2026-09-22T12:45:00Z" w16du:dateUtc="2026-09-22T16:45:00Z"/>
        </w:trPr>
        <w:tc>
          <w:tcPr>
            <w:tcW w:w="2802" w:type="dxa"/>
          </w:tcPr>
          <w:p w14:paraId="4BE82542" w14:textId="77777777" w:rsidR="00854C26" w:rsidRDefault="00854C26" w:rsidP="00391C9E">
            <w:pPr>
              <w:rPr>
                <w:ins w:id="14" w:author="Pribil-Kövesdy Döníz" w:date="2026-09-22T12:45:00Z" w16du:dateUtc="2026-09-22T16:45:00Z"/>
              </w:rPr>
            </w:pPr>
            <w:ins w:id="15" w:author="Pribil-Kövesdy Döníz" w:date="2026-09-22T12:45:00Z" w16du:dateUtc="2026-09-22T16:45:00Z">
              <w:r>
                <w:t>Név</w:t>
              </w:r>
            </w:ins>
          </w:p>
        </w:tc>
        <w:tc>
          <w:tcPr>
            <w:tcW w:w="11340" w:type="dxa"/>
          </w:tcPr>
          <w:p w14:paraId="23EA34A9" w14:textId="77777777" w:rsidR="00854C26" w:rsidRDefault="00854C26" w:rsidP="00391C9E">
            <w:pPr>
              <w:rPr>
                <w:ins w:id="16" w:author="Pribil-Kövesdy Döníz" w:date="2026-09-22T12:45:00Z" w16du:dateUtc="2026-09-22T16:45:00Z"/>
              </w:rPr>
            </w:pPr>
          </w:p>
        </w:tc>
      </w:tr>
      <w:tr w:rsidR="00854C26" w14:paraId="0AFF1CFC" w14:textId="77777777" w:rsidTr="00AD06DF">
        <w:trPr>
          <w:ins w:id="17" w:author="Pribil-Kövesdy Döníz" w:date="2026-09-22T12:45:00Z" w16du:dateUtc="2026-09-22T16:45:00Z"/>
        </w:trPr>
        <w:tc>
          <w:tcPr>
            <w:tcW w:w="2802" w:type="dxa"/>
          </w:tcPr>
          <w:p w14:paraId="09A6DF72" w14:textId="77777777" w:rsidR="00854C26" w:rsidRDefault="00F520F7" w:rsidP="00F520F7">
            <w:pPr>
              <w:rPr>
                <w:ins w:id="18" w:author="Pribil-Kövesdy Döníz" w:date="2026-09-22T12:45:00Z" w16du:dateUtc="2026-09-22T16:45:00Z"/>
              </w:rPr>
            </w:pPr>
            <w:ins w:id="19" w:author="Pribil-Kövesdy Döníz" w:date="2026-09-22T12:45:00Z" w16du:dateUtc="2026-09-22T16:45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1D6DD92" w14:textId="77777777" w:rsidR="00854C26" w:rsidRDefault="00854C26" w:rsidP="00391C9E">
            <w:pPr>
              <w:rPr>
                <w:ins w:id="20" w:author="Pribil-Kövesdy Döníz" w:date="2026-09-22T12:45:00Z" w16du:dateUtc="2026-09-22T16:45:00Z"/>
              </w:rPr>
            </w:pPr>
          </w:p>
        </w:tc>
      </w:tr>
    </w:tbl>
    <w:p w14:paraId="78079515" w14:textId="77777777" w:rsidR="00854C26" w:rsidRPr="00854C26" w:rsidRDefault="00854C26" w:rsidP="0061350B">
      <w:pPr>
        <w:spacing w:before="360" w:line="240" w:lineRule="auto"/>
        <w:rPr>
          <w:ins w:id="21" w:author="Pribil-Kövesdy Döníz" w:date="2026-09-22T12:45:00Z" w16du:dateUtc="2026-09-22T16:45:00Z"/>
          <w:sz w:val="28"/>
          <w:szCs w:val="28"/>
        </w:rPr>
      </w:pPr>
      <w:ins w:id="22" w:author="Pribil-Kövesdy Döníz" w:date="2026-09-22T12:45:00Z" w16du:dateUtc="2026-09-22T16:45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7D7BC333" w14:textId="77777777" w:rsidTr="0061350B">
        <w:trPr>
          <w:trHeight w:val="1168"/>
          <w:ins w:id="23" w:author="Pribil-Kövesdy Döníz" w:date="2026-09-22T12:45:00Z" w16du:dateUtc="2026-09-22T16:45:00Z"/>
        </w:trPr>
        <w:tc>
          <w:tcPr>
            <w:tcW w:w="2802" w:type="dxa"/>
          </w:tcPr>
          <w:p w14:paraId="55EF46E8" w14:textId="77777777" w:rsidR="00854C26" w:rsidRDefault="00A236F9" w:rsidP="00391C9E">
            <w:pPr>
              <w:rPr>
                <w:ins w:id="24" w:author="Pribil-Kövesdy Döníz" w:date="2026-09-22T12:45:00Z" w16du:dateUtc="2026-09-22T16:45:00Z"/>
              </w:rPr>
            </w:pPr>
            <w:ins w:id="25" w:author="Pribil-Kövesdy Döníz" w:date="2026-09-22T12:45:00Z" w16du:dateUtc="2026-09-22T16:45:00Z">
              <w:r>
                <w:t>Mobilitás típusa</w:t>
              </w:r>
            </w:ins>
          </w:p>
          <w:p w14:paraId="57800AEC" w14:textId="77777777" w:rsidR="00A236F9" w:rsidRDefault="00A236F9" w:rsidP="00391C9E">
            <w:pPr>
              <w:rPr>
                <w:ins w:id="26" w:author="Pribil-Kövesdy Döníz" w:date="2026-09-22T12:45:00Z" w16du:dateUtc="2026-09-22T16:45:00Z"/>
              </w:rPr>
            </w:pPr>
            <w:ins w:id="27" w:author="Pribil-Kövesdy Döníz" w:date="2026-09-22T12:45:00Z" w16du:dateUtc="2026-09-22T16:45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62FD500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8" w:author="Pribil-Kövesdy Döníz" w:date="2026-09-22T12:45:00Z" w16du:dateUtc="2026-09-22T16:45:00Z"/>
              </w:rPr>
            </w:pPr>
            <w:ins w:id="29" w:author="Pribil-Kövesdy Döníz" w:date="2026-09-22T12:45:00Z" w16du:dateUtc="2026-09-22T16:45:00Z">
              <w:r>
                <w:t>szakmai továbbképzés</w:t>
              </w:r>
            </w:ins>
          </w:p>
          <w:p w14:paraId="540B55F6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0" w:author="Pribil-Kövesdy Döníz" w:date="2026-09-22T12:45:00Z" w16du:dateUtc="2026-09-22T16:45:00Z"/>
              </w:rPr>
            </w:pPr>
            <w:ins w:id="31" w:author="Pribil-Kövesdy Döníz" w:date="2026-09-22T12:45:00Z" w16du:dateUtc="2026-09-22T16:45:00Z">
              <w:r>
                <w:t>nyelvtanfolyam</w:t>
              </w:r>
            </w:ins>
          </w:p>
          <w:p w14:paraId="51EDACF6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2" w:author="Pribil-Kövesdy Döníz" w:date="2026-09-22T12:45:00Z" w16du:dateUtc="2026-09-22T16:45:00Z"/>
              </w:rPr>
            </w:pPr>
            <w:ins w:id="33" w:author="Pribil-Kövesdy Döníz" w:date="2026-09-22T12:45:00Z" w16du:dateUtc="2026-09-22T16:45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2611371B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4" w:author="Pribil-Kövesdy Döníz" w:date="2026-09-22T12:45:00Z" w16du:dateUtc="2026-09-22T16:45:00Z"/>
              </w:rPr>
            </w:pPr>
            <w:ins w:id="35" w:author="Pribil-Kövesdy Döníz" w:date="2026-09-22T12:45:00Z" w16du:dateUtc="2026-09-22T16:45:00Z">
              <w:r>
                <w:t>oktatási tevékenység</w:t>
              </w:r>
            </w:ins>
          </w:p>
        </w:tc>
      </w:tr>
      <w:tr w:rsidR="00A236F9" w14:paraId="22F54A19" w14:textId="77777777" w:rsidTr="00AD06DF">
        <w:trPr>
          <w:ins w:id="36" w:author="Pribil-Kövesdy Döníz" w:date="2026-09-22T12:45:00Z" w16du:dateUtc="2026-09-22T16:45:00Z"/>
        </w:trPr>
        <w:tc>
          <w:tcPr>
            <w:tcW w:w="2802" w:type="dxa"/>
          </w:tcPr>
          <w:p w14:paraId="0FFC64CE" w14:textId="77777777" w:rsidR="00A236F9" w:rsidRDefault="00A236F9" w:rsidP="00391C9E">
            <w:pPr>
              <w:rPr>
                <w:ins w:id="37" w:author="Pribil-Kövesdy Döníz" w:date="2026-09-22T12:45:00Z" w16du:dateUtc="2026-09-22T16:45:00Z"/>
              </w:rPr>
            </w:pPr>
            <w:ins w:id="38" w:author="Pribil-Kövesdy Döníz" w:date="2026-09-22T12:45:00Z" w16du:dateUtc="2026-09-22T16:45:00Z">
              <w:r>
                <w:t>Továbbképzés címe</w:t>
              </w:r>
            </w:ins>
          </w:p>
          <w:p w14:paraId="60B3EE41" w14:textId="77777777" w:rsidR="00A236F9" w:rsidRDefault="00A236F9" w:rsidP="00391C9E">
            <w:pPr>
              <w:rPr>
                <w:ins w:id="39" w:author="Pribil-Kövesdy Döníz" w:date="2026-09-22T12:45:00Z" w16du:dateUtc="2026-09-22T16:45:00Z"/>
              </w:rPr>
            </w:pPr>
            <w:ins w:id="40" w:author="Pribil-Kövesdy Döníz" w:date="2026-09-22T12:45:00Z" w16du:dateUtc="2026-09-22T16:45:00Z">
              <w:r>
                <w:t>(amennyiben releváns)</w:t>
              </w:r>
            </w:ins>
          </w:p>
        </w:tc>
        <w:tc>
          <w:tcPr>
            <w:tcW w:w="11340" w:type="dxa"/>
          </w:tcPr>
          <w:p w14:paraId="71C80F06" w14:textId="77777777" w:rsidR="00A236F9" w:rsidRDefault="00A236F9" w:rsidP="00391C9E">
            <w:pPr>
              <w:rPr>
                <w:ins w:id="41" w:author="Pribil-Kövesdy Döníz" w:date="2026-09-22T12:45:00Z" w16du:dateUtc="2026-09-22T16:45:00Z"/>
              </w:rPr>
            </w:pPr>
          </w:p>
        </w:tc>
      </w:tr>
      <w:tr w:rsidR="00A236F9" w14:paraId="44090B0A" w14:textId="77777777" w:rsidTr="0061350B">
        <w:trPr>
          <w:trHeight w:val="428"/>
          <w:ins w:id="42" w:author="Pribil-Kövesdy Döníz" w:date="2026-09-22T12:45:00Z" w16du:dateUtc="2026-09-22T16:45:00Z"/>
        </w:trPr>
        <w:tc>
          <w:tcPr>
            <w:tcW w:w="2802" w:type="dxa"/>
          </w:tcPr>
          <w:p w14:paraId="372870BB" w14:textId="77777777" w:rsidR="00A236F9" w:rsidRDefault="00A236F9" w:rsidP="00391C9E">
            <w:pPr>
              <w:rPr>
                <w:ins w:id="43" w:author="Pribil-Kövesdy Döníz" w:date="2026-09-22T12:45:00Z" w16du:dateUtc="2026-09-22T16:45:00Z"/>
              </w:rPr>
            </w:pPr>
            <w:ins w:id="44" w:author="Pribil-Kövesdy Döníz" w:date="2026-09-22T12:45:00Z" w16du:dateUtc="2026-09-22T16:45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257992FF" w14:textId="77777777" w:rsidR="005E7FFD" w:rsidRDefault="005E7FFD" w:rsidP="00391C9E">
            <w:pPr>
              <w:rPr>
                <w:ins w:id="45" w:author="Pribil-Kövesdy Döníz" w:date="2026-09-22T12:45:00Z" w16du:dateUtc="2026-09-22T16:45:00Z"/>
              </w:rPr>
            </w:pPr>
          </w:p>
        </w:tc>
      </w:tr>
      <w:tr w:rsidR="005E7FFD" w14:paraId="3FDD3939" w14:textId="77777777" w:rsidTr="0061350B">
        <w:trPr>
          <w:trHeight w:val="703"/>
          <w:ins w:id="46" w:author="Pribil-Kövesdy Döníz" w:date="2026-09-22T12:45:00Z" w16du:dateUtc="2026-09-22T16:45:00Z"/>
        </w:trPr>
        <w:tc>
          <w:tcPr>
            <w:tcW w:w="2802" w:type="dxa"/>
          </w:tcPr>
          <w:p w14:paraId="29F966A3" w14:textId="77777777" w:rsidR="005E7FFD" w:rsidRDefault="005E7FFD" w:rsidP="00391C9E">
            <w:pPr>
              <w:rPr>
                <w:ins w:id="47" w:author="Pribil-Kövesdy Döníz" w:date="2026-09-22T12:45:00Z" w16du:dateUtc="2026-09-22T16:45:00Z"/>
              </w:rPr>
            </w:pPr>
            <w:ins w:id="48" w:author="Pribil-Kövesdy Döníz" w:date="2026-09-22T12:45:00Z" w16du:dateUtc="2026-09-22T16:45:00Z">
              <w:r>
                <w:t>Fogadó intézmény típusa</w:t>
              </w:r>
            </w:ins>
          </w:p>
          <w:p w14:paraId="5FE3332F" w14:textId="77777777" w:rsidR="005E7FFD" w:rsidRDefault="005E7FFD" w:rsidP="00391C9E">
            <w:pPr>
              <w:rPr>
                <w:ins w:id="49" w:author="Pribil-Kövesdy Döníz" w:date="2026-09-22T12:45:00Z" w16du:dateUtc="2026-09-22T16:45:00Z"/>
              </w:rPr>
            </w:pPr>
            <w:ins w:id="50" w:author="Pribil-Kövesdy Döníz" w:date="2026-09-22T12:45:00Z" w16du:dateUtc="2026-09-22T16:45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2A2F8637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51" w:author="Pribil-Kövesdy Döníz" w:date="2026-09-22T12:45:00Z" w16du:dateUtc="2026-09-22T16:45:00Z"/>
              </w:rPr>
            </w:pPr>
            <w:ins w:id="52" w:author="Pribil-Kövesdy Döníz" w:date="2026-09-22T12:45:00Z" w16du:dateUtc="2026-09-22T16:45:00Z">
              <w:r>
                <w:t>oktatási intézmény</w:t>
              </w:r>
            </w:ins>
          </w:p>
          <w:p w14:paraId="7C3CB448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53" w:author="Pribil-Kövesdy Döníz" w:date="2026-09-22T12:45:00Z" w16du:dateUtc="2026-09-22T16:45:00Z"/>
              </w:rPr>
            </w:pPr>
            <w:ins w:id="54" w:author="Pribil-Kövesdy Döníz" w:date="2026-09-22T12:45:00Z" w16du:dateUtc="2026-09-22T16:45:00Z">
              <w:r>
                <w:t>továbbképző intézmény</w:t>
              </w:r>
            </w:ins>
          </w:p>
        </w:tc>
      </w:tr>
      <w:tr w:rsidR="00A236F9" w14:paraId="45C470CC" w14:textId="77777777" w:rsidTr="00AD06DF">
        <w:trPr>
          <w:ins w:id="55" w:author="Pribil-Kövesdy Döníz" w:date="2026-09-22T12:45:00Z" w16du:dateUtc="2026-09-22T16:45:00Z"/>
        </w:trPr>
        <w:tc>
          <w:tcPr>
            <w:tcW w:w="2802" w:type="dxa"/>
          </w:tcPr>
          <w:p w14:paraId="24E91E58" w14:textId="77777777" w:rsidR="00A236F9" w:rsidRDefault="00A236F9" w:rsidP="00391C9E">
            <w:pPr>
              <w:rPr>
                <w:ins w:id="56" w:author="Pribil-Kövesdy Döníz" w:date="2026-09-22T12:45:00Z" w16du:dateUtc="2026-09-22T16:45:00Z"/>
              </w:rPr>
            </w:pPr>
            <w:ins w:id="57" w:author="Pribil-Kövesdy Döníz" w:date="2026-09-22T12:45:00Z" w16du:dateUtc="2026-09-22T16:45:00Z">
              <w:r>
                <w:t>Fogadó ország</w:t>
              </w:r>
            </w:ins>
          </w:p>
        </w:tc>
        <w:tc>
          <w:tcPr>
            <w:tcW w:w="11340" w:type="dxa"/>
          </w:tcPr>
          <w:p w14:paraId="1E3DD942" w14:textId="77777777" w:rsidR="00A236F9" w:rsidRDefault="00A236F9" w:rsidP="00391C9E">
            <w:pPr>
              <w:rPr>
                <w:ins w:id="58" w:author="Pribil-Kövesdy Döníz" w:date="2026-09-22T12:45:00Z" w16du:dateUtc="2026-09-22T16:45:00Z"/>
              </w:rPr>
            </w:pPr>
          </w:p>
        </w:tc>
      </w:tr>
      <w:tr w:rsidR="00A236F9" w14:paraId="3AA425A0" w14:textId="77777777" w:rsidTr="00AD06DF">
        <w:trPr>
          <w:ins w:id="59" w:author="Pribil-Kövesdy Döníz" w:date="2026-09-22T12:45:00Z" w16du:dateUtc="2026-09-22T16:45:00Z"/>
        </w:trPr>
        <w:tc>
          <w:tcPr>
            <w:tcW w:w="2802" w:type="dxa"/>
          </w:tcPr>
          <w:p w14:paraId="1C282850" w14:textId="77777777" w:rsidR="00A236F9" w:rsidRDefault="00A236F9" w:rsidP="00391C9E">
            <w:pPr>
              <w:rPr>
                <w:ins w:id="60" w:author="Pribil-Kövesdy Döníz" w:date="2026-09-22T12:45:00Z" w16du:dateUtc="2026-09-22T16:45:00Z"/>
              </w:rPr>
            </w:pPr>
            <w:ins w:id="61" w:author="Pribil-Kövesdy Döníz" w:date="2026-09-22T12:45:00Z" w16du:dateUtc="2026-09-22T16:45:00Z">
              <w:r>
                <w:t>Munkanyelv</w:t>
              </w:r>
            </w:ins>
          </w:p>
        </w:tc>
        <w:tc>
          <w:tcPr>
            <w:tcW w:w="11340" w:type="dxa"/>
          </w:tcPr>
          <w:p w14:paraId="4B9F559C" w14:textId="77777777" w:rsidR="00A236F9" w:rsidRDefault="00A236F9" w:rsidP="00391C9E">
            <w:pPr>
              <w:rPr>
                <w:ins w:id="62" w:author="Pribil-Kövesdy Döníz" w:date="2026-09-22T12:45:00Z" w16du:dateUtc="2026-09-22T16:45:00Z"/>
              </w:rPr>
            </w:pPr>
          </w:p>
        </w:tc>
      </w:tr>
      <w:tr w:rsidR="00A236F9" w14:paraId="00120C77" w14:textId="77777777" w:rsidTr="00AD06DF">
        <w:trPr>
          <w:ins w:id="63" w:author="Pribil-Kövesdy Döníz" w:date="2026-09-22T12:45:00Z" w16du:dateUtc="2026-09-22T16:45:00Z"/>
        </w:trPr>
        <w:tc>
          <w:tcPr>
            <w:tcW w:w="2802" w:type="dxa"/>
          </w:tcPr>
          <w:p w14:paraId="464450CD" w14:textId="77777777" w:rsidR="00A236F9" w:rsidRDefault="00A236F9" w:rsidP="00391C9E">
            <w:pPr>
              <w:rPr>
                <w:ins w:id="64" w:author="Pribil-Kövesdy Döníz" w:date="2026-09-22T12:45:00Z" w16du:dateUtc="2026-09-22T16:45:00Z"/>
              </w:rPr>
            </w:pPr>
            <w:ins w:id="65" w:author="Pribil-Kövesdy Döníz" w:date="2026-09-22T12:45:00Z" w16du:dateUtc="2026-09-22T16:45:00Z">
              <w:r>
                <w:t>Mobilitás időtartama</w:t>
              </w:r>
            </w:ins>
          </w:p>
          <w:p w14:paraId="45DCB4F8" w14:textId="77777777" w:rsidR="00A236F9" w:rsidRDefault="00A236F9" w:rsidP="00AD06DF">
            <w:pPr>
              <w:rPr>
                <w:ins w:id="66" w:author="Pribil-Kövesdy Döníz" w:date="2026-09-22T12:45:00Z" w16du:dateUtc="2026-09-22T16:45:00Z"/>
              </w:rPr>
            </w:pPr>
            <w:ins w:id="67" w:author="Pribil-Kövesdy Döníz" w:date="2026-09-22T12:45:00Z" w16du:dateUtc="2026-09-22T16:45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3F176888" w14:textId="77777777" w:rsidR="00A236F9" w:rsidRDefault="00A236F9" w:rsidP="0061350B">
            <w:pPr>
              <w:ind w:firstLine="882"/>
              <w:rPr>
                <w:ins w:id="68" w:author="Pribil-Kövesdy Döníz" w:date="2026-09-22T12:45:00Z" w16du:dateUtc="2026-09-22T16:45:00Z"/>
              </w:rPr>
            </w:pPr>
            <w:ins w:id="69" w:author="Pribil-Kövesdy Döníz" w:date="2026-09-22T12:45:00Z" w16du:dateUtc="2026-09-22T16:45:00Z">
              <w:r>
                <w:lastRenderedPageBreak/>
                <w:t>nap</w:t>
              </w:r>
            </w:ins>
          </w:p>
        </w:tc>
      </w:tr>
    </w:tbl>
    <w:p w14:paraId="4F74E9A7" w14:textId="77777777" w:rsidR="0061350B" w:rsidRDefault="0061350B">
      <w:pPr>
        <w:rPr>
          <w:ins w:id="70" w:author="Pribil-Kövesdy Döníz" w:date="2026-09-22T12:45:00Z" w16du:dateUtc="2026-09-22T16:45:00Z"/>
          <w:sz w:val="28"/>
          <w:szCs w:val="28"/>
          <w:highlight w:val="lightGray"/>
        </w:rPr>
      </w:pPr>
      <w:ins w:id="71" w:author="Pribil-Kövesdy Döníz" w:date="2026-09-22T12:45:00Z" w16du:dateUtc="2026-09-22T16:45:00Z">
        <w:r>
          <w:rPr>
            <w:sz w:val="28"/>
            <w:szCs w:val="28"/>
            <w:highlight w:val="lightGray"/>
          </w:rPr>
          <w:br w:type="page"/>
        </w:r>
      </w:ins>
    </w:p>
    <w:p w14:paraId="53347CE4" w14:textId="77777777" w:rsidR="007A6560" w:rsidRPr="007C10F6" w:rsidRDefault="007C10F6" w:rsidP="007C10F6">
      <w:pPr>
        <w:spacing w:line="240" w:lineRule="auto"/>
        <w:rPr>
          <w:ins w:id="72" w:author="Pribil-Kövesdy Döníz" w:date="2026-09-22T12:45:00Z" w16du:dateUtc="2026-09-22T16:45:00Z"/>
          <w:sz w:val="28"/>
          <w:szCs w:val="28"/>
        </w:rPr>
      </w:pPr>
      <w:ins w:id="73" w:author="Pribil-Kövesdy Döníz" w:date="2026-09-22T12:45:00Z" w16du:dateUtc="2026-09-22T16:45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3E282D06" w14:textId="77777777" w:rsidTr="007A6560">
        <w:trPr>
          <w:ins w:id="74" w:author="Pribil-Kövesdy Döníz" w:date="2026-09-22T12:45:00Z" w16du:dateUtc="2026-09-22T16:45:00Z"/>
        </w:trPr>
        <w:tc>
          <w:tcPr>
            <w:tcW w:w="4714" w:type="dxa"/>
          </w:tcPr>
          <w:p w14:paraId="1FA81A69" w14:textId="77777777" w:rsidR="007A6560" w:rsidRPr="004B3A33" w:rsidRDefault="007A6560" w:rsidP="007A6560">
            <w:pPr>
              <w:rPr>
                <w:ins w:id="75" w:author="Pribil-Kövesdy Döníz" w:date="2026-09-22T12:45:00Z" w16du:dateUtc="2026-09-22T16:45:00Z"/>
                <w:b/>
                <w:bCs/>
              </w:rPr>
            </w:pPr>
            <w:ins w:id="76" w:author="Pribil-Kövesdy Döníz" w:date="2026-09-22T12:45:00Z" w16du:dateUtc="2026-09-22T16:45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0F09F0FC" w14:textId="77777777" w:rsidR="007A6560" w:rsidRPr="00AD06DF" w:rsidRDefault="007A6560" w:rsidP="007A6560">
            <w:pPr>
              <w:rPr>
                <w:ins w:id="77" w:author="Pribil-Kövesdy Döníz" w:date="2026-09-22T12:45:00Z" w16du:dateUtc="2026-09-22T16:45:00Z"/>
              </w:rPr>
            </w:pPr>
            <w:ins w:id="78" w:author="Pribil-Kövesdy Döníz" w:date="2026-09-22T12:45:00Z" w16du:dateUtc="2026-09-22T16:45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0B6EA7ED" w14:textId="77777777" w:rsidR="007A6560" w:rsidRPr="004B3A33" w:rsidRDefault="007A6560" w:rsidP="007A6560">
            <w:pPr>
              <w:rPr>
                <w:ins w:id="79" w:author="Pribil-Kövesdy Döníz" w:date="2026-09-22T12:45:00Z" w16du:dateUtc="2026-09-22T16:45:00Z"/>
                <w:b/>
                <w:bCs/>
              </w:rPr>
            </w:pPr>
            <w:ins w:id="80" w:author="Pribil-Kövesdy Döníz" w:date="2026-09-22T12:45:00Z" w16du:dateUtc="2026-09-22T16:45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F2CE14D" w14:textId="77777777" w:rsidR="007A6560" w:rsidRPr="00AD06DF" w:rsidRDefault="007A6560" w:rsidP="004B3A33">
            <w:pPr>
              <w:rPr>
                <w:ins w:id="81" w:author="Pribil-Kövesdy Döníz" w:date="2026-09-22T12:45:00Z" w16du:dateUtc="2026-09-22T16:45:00Z"/>
              </w:rPr>
            </w:pPr>
            <w:ins w:id="82" w:author="Pribil-Kövesdy Döníz" w:date="2026-09-22T12:45:00Z" w16du:dateUtc="2026-09-22T16:45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67CC1545" w14:textId="77777777" w:rsidR="004B3A33" w:rsidRDefault="007A6560" w:rsidP="007A6560">
            <w:pPr>
              <w:rPr>
                <w:ins w:id="83" w:author="Pribil-Kövesdy Döníz" w:date="2026-09-22T12:45:00Z" w16du:dateUtc="2026-09-22T16:45:00Z"/>
              </w:rPr>
            </w:pPr>
            <w:ins w:id="84" w:author="Pribil-Kövesdy Döníz" w:date="2026-09-22T12:45:00Z" w16du:dateUtc="2026-09-22T16:45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1B58F127" w14:textId="77777777" w:rsidR="007A6560" w:rsidRPr="00AD06DF" w:rsidRDefault="004B3A33" w:rsidP="007A6560">
            <w:pPr>
              <w:rPr>
                <w:ins w:id="85" w:author="Pribil-Kövesdy Döníz" w:date="2026-09-22T12:45:00Z" w16du:dateUtc="2026-09-22T16:45:00Z"/>
              </w:rPr>
            </w:pPr>
            <w:ins w:id="86" w:author="Pribil-Kövesdy Döníz" w:date="2026-09-22T12:45:00Z" w16du:dateUtc="2026-09-22T16:45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AFFA4C5" w14:textId="77777777" w:rsidTr="007C10F6">
        <w:trPr>
          <w:trHeight w:val="2994"/>
          <w:ins w:id="87" w:author="Pribil-Kövesdy Döníz" w:date="2026-09-22T12:45:00Z" w16du:dateUtc="2026-09-22T16:45:00Z"/>
        </w:trPr>
        <w:tc>
          <w:tcPr>
            <w:tcW w:w="4714" w:type="dxa"/>
          </w:tcPr>
          <w:p w14:paraId="26542070" w14:textId="77777777" w:rsidR="007A6560" w:rsidRDefault="007A6560" w:rsidP="00391C9E">
            <w:pPr>
              <w:rPr>
                <w:ins w:id="88" w:author="Pribil-Kövesdy Döníz" w:date="2026-09-22T12:45:00Z" w16du:dateUtc="2026-09-22T16:45:00Z"/>
              </w:rPr>
            </w:pPr>
          </w:p>
        </w:tc>
        <w:tc>
          <w:tcPr>
            <w:tcW w:w="4715" w:type="dxa"/>
          </w:tcPr>
          <w:p w14:paraId="046D39B0" w14:textId="77777777" w:rsidR="007A6560" w:rsidRDefault="007A6560" w:rsidP="00391C9E">
            <w:pPr>
              <w:rPr>
                <w:ins w:id="89" w:author="Pribil-Kövesdy Döníz" w:date="2026-09-22T12:45:00Z" w16du:dateUtc="2026-09-22T16:45:00Z"/>
              </w:rPr>
            </w:pPr>
          </w:p>
        </w:tc>
        <w:tc>
          <w:tcPr>
            <w:tcW w:w="4715" w:type="dxa"/>
          </w:tcPr>
          <w:p w14:paraId="6D4AD5F9" w14:textId="77777777" w:rsidR="007A6560" w:rsidRDefault="007A6560" w:rsidP="00391C9E">
            <w:pPr>
              <w:rPr>
                <w:ins w:id="90" w:author="Pribil-Kövesdy Döníz" w:date="2026-09-22T12:45:00Z" w16du:dateUtc="2026-09-22T16:45:00Z"/>
              </w:rPr>
            </w:pPr>
          </w:p>
        </w:tc>
      </w:tr>
    </w:tbl>
    <w:p w14:paraId="6C610862" w14:textId="77777777" w:rsidR="00686BE4" w:rsidRPr="00AD06DF" w:rsidRDefault="004B3A33" w:rsidP="00391C9E">
      <w:pPr>
        <w:spacing w:line="240" w:lineRule="auto"/>
        <w:rPr>
          <w:ins w:id="91" w:author="Pribil-Kövesdy Döníz" w:date="2026-09-22T12:45:00Z" w16du:dateUtc="2026-09-22T16:45:00Z"/>
        </w:rPr>
      </w:pPr>
      <w:ins w:id="92" w:author="Pribil-Kövesdy Döníz" w:date="2026-09-22T12:45:00Z" w16du:dateUtc="2026-09-22T16:45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618B8A51" w14:textId="77777777" w:rsidR="005E7FFD" w:rsidRDefault="005E7FFD" w:rsidP="00391C9E">
      <w:pPr>
        <w:spacing w:line="240" w:lineRule="auto"/>
        <w:rPr>
          <w:ins w:id="93" w:author="Pribil-Kövesdy Döníz" w:date="2026-09-22T12:45:00Z" w16du:dateUtc="2026-09-22T16:45:00Z"/>
        </w:rPr>
      </w:pPr>
      <w:ins w:id="94" w:author="Pribil-Kövesdy Döníz" w:date="2026-09-22T12:45:00Z" w16du:dateUtc="2026-09-22T16:45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3AB43F2B" w14:textId="77777777" w:rsidTr="0061350B">
        <w:trPr>
          <w:trHeight w:val="2835"/>
          <w:ins w:id="95" w:author="Pribil-Kövesdy Döníz" w:date="2026-09-22T12:45:00Z" w16du:dateUtc="2026-09-22T16:45:00Z"/>
        </w:trPr>
        <w:tc>
          <w:tcPr>
            <w:tcW w:w="14142" w:type="dxa"/>
          </w:tcPr>
          <w:p w14:paraId="414622DD" w14:textId="77777777" w:rsidR="005E7FFD" w:rsidRDefault="005E7FFD" w:rsidP="0061350B">
            <w:pPr>
              <w:rPr>
                <w:ins w:id="96" w:author="Pribil-Kövesdy Döníz" w:date="2026-09-22T12:45:00Z" w16du:dateUtc="2026-09-22T16:45:00Z"/>
              </w:rPr>
            </w:pPr>
          </w:p>
        </w:tc>
      </w:tr>
    </w:tbl>
    <w:p w14:paraId="2FE82805" w14:textId="77777777" w:rsidR="00391C9E" w:rsidRDefault="00646D28" w:rsidP="00391C9E">
      <w:pPr>
        <w:spacing w:before="120" w:after="0" w:line="240" w:lineRule="auto"/>
        <w:rPr>
          <w:ins w:id="97" w:author="Pribil-Kövesdy Döníz" w:date="2026-09-22T12:45:00Z" w16du:dateUtc="2026-09-22T16:45:00Z"/>
          <w:sz w:val="28"/>
          <w:szCs w:val="28"/>
          <w:highlight w:val="lightGray"/>
        </w:rPr>
      </w:pPr>
      <w:ins w:id="98" w:author="Pribil-Kövesdy Döníz" w:date="2026-09-22T12:45:00Z" w16du:dateUtc="2026-09-22T16:45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785401A8" w14:textId="77777777" w:rsidR="00391C9E" w:rsidRDefault="00391C9E" w:rsidP="00391C9E">
      <w:pPr>
        <w:spacing w:before="120" w:after="0" w:line="240" w:lineRule="auto"/>
        <w:rPr>
          <w:ins w:id="99" w:author="Pribil-Kövesdy Döníz" w:date="2026-09-22T12:45:00Z" w16du:dateUtc="2026-09-22T16:45:00Z"/>
        </w:rPr>
      </w:pPr>
      <w:ins w:id="100" w:author="Pribil-Kövesdy Döníz" w:date="2026-09-22T12:45:00Z" w16du:dateUtc="2026-09-22T16:45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61A1628A" w14:textId="77777777" w:rsidTr="003C2C83">
        <w:trPr>
          <w:trHeight w:val="1701"/>
          <w:ins w:id="101" w:author="Pribil-Kövesdy Döníz" w:date="2026-09-22T12:45:00Z" w16du:dateUtc="2026-09-22T16:45:00Z"/>
        </w:trPr>
        <w:tc>
          <w:tcPr>
            <w:tcW w:w="14142" w:type="dxa"/>
          </w:tcPr>
          <w:p w14:paraId="49D092ED" w14:textId="77777777" w:rsidR="00391C9E" w:rsidRDefault="00391C9E" w:rsidP="0061350B">
            <w:pPr>
              <w:spacing w:before="120"/>
              <w:rPr>
                <w:ins w:id="102" w:author="Pribil-Kövesdy Döníz" w:date="2026-09-22T12:45:00Z" w16du:dateUtc="2026-09-22T16:45:00Z"/>
              </w:rPr>
            </w:pPr>
          </w:p>
        </w:tc>
      </w:tr>
    </w:tbl>
    <w:p w14:paraId="074E3D2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03" w:author="Pribil-Kövesdy Döníz" w:date="2026-09-22T12:45:00Z" w16du:dateUtc="2026-09-22T16:45:00Z"/>
          <w:sz w:val="28"/>
          <w:szCs w:val="28"/>
        </w:rPr>
      </w:pPr>
      <w:ins w:id="104" w:author="Pribil-Kövesdy Döníz" w:date="2026-09-22T12:45:00Z" w16du:dateUtc="2026-09-22T16:45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E8ECE0F" w14:textId="77777777" w:rsidR="0002339B" w:rsidRDefault="003C2C83">
      <w:pPr>
        <w:rPr>
          <w:del w:id="105" w:author="Pribil-Kövesdy Döníz" w:date="2026-09-22T12:45:00Z" w16du:dateUtc="2026-09-22T16:45:00Z"/>
        </w:rPr>
      </w:pPr>
      <w:ins w:id="106" w:author="Pribil-Kövesdy Döníz" w:date="2026-09-22T12:45:00Z" w16du:dateUtc="2026-09-22T16:45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6783C88C" w14:textId="77777777" w:rsidR="0002339B" w:rsidRDefault="00F021B7">
      <w:pPr>
        <w:rPr>
          <w:del w:id="107" w:author="Pribil-Kövesdy Döníz" w:date="2026-09-22T12:45:00Z" w16du:dateUtc="2026-09-22T16:45:00Z"/>
        </w:rPr>
      </w:pPr>
      <w:del w:id="108" w:author="Pribil-Kövesdy Döníz" w:date="2026-09-22T12:45:00Z" w16du:dateUtc="2026-09-22T16:45:00Z">
        <w:r>
          <w:rPr>
            <w:rFonts w:ascii="Calibri" w:eastAsia="Calibri" w:hAnsi="Calibri" w:cs="Calibri"/>
            <w:b/>
            <w:bCs/>
          </w:rPr>
          <w:delText>M1/2" stopcock</w:delText>
        </w:r>
      </w:del>
    </w:p>
    <w:p w14:paraId="45B19E6B" w14:textId="77777777" w:rsidR="0002339B" w:rsidRDefault="00F021B7">
      <w:pPr>
        <w:rPr>
          <w:del w:id="109" w:author="Pribil-Kövesdy Döníz" w:date="2026-09-22T12:45:00Z" w16du:dateUtc="2026-09-22T16:45:00Z"/>
        </w:rPr>
      </w:pPr>
      <w:del w:id="110" w:author="Pribil-Kövesdy Döníz" w:date="2026-09-22T12:45:00Z" w16du:dateUtc="2026-09-22T16:45:00Z">
        <w:r>
          <w:rPr>
            <w:rFonts w:ascii="Calibri" w:eastAsia="Calibri" w:hAnsi="Calibri" w:cs="Calibri"/>
          </w:rPr>
          <w:delText>Integrated back flow prevention device</w:delText>
        </w:r>
      </w:del>
    </w:p>
    <w:p w14:paraId="4A173681" w14:textId="77777777" w:rsidR="0002339B" w:rsidRDefault="0002339B">
      <w:pPr>
        <w:rPr>
          <w:del w:id="111" w:author="Pribil-Kövesdy Döníz" w:date="2026-09-22T12:45:00Z" w16du:dateUtc="2026-09-22T16:45:00Z"/>
        </w:rPr>
      </w:pPr>
    </w:p>
    <w:p w14:paraId="7792BF36" w14:textId="77777777" w:rsidR="0002339B" w:rsidRDefault="0002339B">
      <w:pPr>
        <w:rPr>
          <w:del w:id="112" w:author="Pribil-Kövesdy Döníz" w:date="2026-09-22T12:45:00Z" w16du:dateUtc="2026-09-22T16:45:00Z"/>
        </w:rPr>
      </w:pPr>
    </w:p>
    <w:p w14:paraId="53BE7E57" w14:textId="77777777" w:rsidR="0002339B" w:rsidRDefault="00F021B7">
      <w:pPr>
        <w:rPr>
          <w:del w:id="113" w:author="Pribil-Kövesdy Döníz" w:date="2026-09-22T12:45:00Z" w16du:dateUtc="2026-09-22T16:45:00Z"/>
        </w:rPr>
      </w:pPr>
      <w:del w:id="114" w:author="Pribil-Kövesdy Döníz" w:date="2026-09-22T12:45:00Z" w16du:dateUtc="2026-09-22T16:45:00Z">
        <w:r>
          <w:rPr>
            <w:rFonts w:ascii="Calibri" w:eastAsia="Calibri" w:hAnsi="Calibri" w:cs="Calibri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</w:rPr>
          <w:delText>158100</w:delText>
        </w:r>
      </w:del>
    </w:p>
    <w:p w14:paraId="4E01B5E2" w14:textId="77777777" w:rsidR="0002339B" w:rsidRDefault="0002339B">
      <w:pPr>
        <w:rPr>
          <w:del w:id="115" w:author="Pribil-Kövesdy Döníz" w:date="2026-09-22T12:45:00Z" w16du:dateUtc="2026-09-22T16:45:00Z"/>
        </w:rPr>
      </w:pPr>
    </w:p>
    <w:p w14:paraId="32AB769E" w14:textId="77777777" w:rsidR="0002339B" w:rsidRDefault="0002339B">
      <w:pPr>
        <w:rPr>
          <w:del w:id="116" w:author="Pribil-Kövesdy Döníz" w:date="2026-09-22T12:45:00Z" w16du:dateUtc="2026-09-22T16:45:00Z"/>
        </w:rPr>
      </w:pPr>
    </w:p>
    <w:p w14:paraId="76F26B3B" w14:textId="77777777" w:rsidR="0002339B" w:rsidRDefault="00F021B7">
      <w:pPr>
        <w:spacing w:line="336" w:lineRule="auto"/>
        <w:rPr>
          <w:del w:id="117" w:author="Pribil-Kövesdy Döníz" w:date="2026-09-22T12:45:00Z" w16du:dateUtc="2026-09-22T16:45:00Z"/>
        </w:rPr>
      </w:pPr>
      <w:del w:id="118" w:author="Pribil-Kövesdy Döníz" w:date="2026-09-22T12:45:00Z" w16du:dateUtc="2026-09-22T16:45:00Z">
        <w:r>
          <w:rPr>
            <w:rFonts w:ascii="Calibri" w:eastAsia="Calibri" w:hAnsi="Calibri" w:cs="Calibri"/>
            <w:u w:val="single"/>
          </w:rPr>
          <w:delText>Specification description</w:delText>
        </w:r>
      </w:del>
    </w:p>
    <w:p w14:paraId="4D089C7C" w14:textId="77777777" w:rsidR="0002339B" w:rsidRDefault="0002339B">
      <w:pPr>
        <w:rPr>
          <w:del w:id="119" w:author="Pribil-Kövesdy Döníz" w:date="2026-09-22T12:45:00Z" w16du:dateUtc="2026-09-22T16:45:00Z"/>
        </w:rPr>
      </w:pPr>
    </w:p>
    <w:p w14:paraId="5E682A05" w14:textId="77777777" w:rsidR="0002339B" w:rsidRDefault="00F021B7">
      <w:pPr>
        <w:spacing w:line="288" w:lineRule="auto"/>
        <w:rPr>
          <w:del w:id="120" w:author="Pribil-Kövesdy Döníz" w:date="2026-09-22T12:45:00Z" w16du:dateUtc="2026-09-22T16:45:00Z"/>
        </w:rPr>
      </w:pPr>
      <w:del w:id="121" w:author="Pribil-Kövesdy Döníz" w:date="2026-09-22T12:45:00Z" w16du:dateUtc="2026-09-22T16:45:00Z">
        <w:r>
          <w:rPr>
            <w:rFonts w:ascii="Calibri" w:eastAsia="Calibri" w:hAnsi="Calibri" w:cs="Calibri"/>
          </w:rPr>
          <w:delText>M1/2" stopcock.</w:delText>
        </w:r>
      </w:del>
    </w:p>
    <w:p w14:paraId="5D20EE03" w14:textId="77777777" w:rsidR="0002339B" w:rsidRDefault="00F021B7">
      <w:pPr>
        <w:spacing w:line="288" w:lineRule="auto"/>
        <w:rPr>
          <w:del w:id="122" w:author="Pribil-Kövesdy Döníz" w:date="2026-09-22T12:45:00Z" w16du:dateUtc="2026-09-22T16:45:00Z"/>
        </w:rPr>
      </w:pPr>
      <w:del w:id="123" w:author="Pribil-Kövesdy Döníz" w:date="2026-09-22T12:45:00Z" w16du:dateUtc="2026-09-22T16:45:00Z">
        <w:r>
          <w:rPr>
            <w:rFonts w:ascii="Calibri" w:eastAsia="Calibri" w:hAnsi="Calibri" w:cs="Calibri"/>
          </w:rPr>
          <w:delText>1/4-turn ceramic valve head.</w:delText>
        </w:r>
      </w:del>
    </w:p>
    <w:p w14:paraId="5357CE04" w14:textId="77777777" w:rsidR="0002339B" w:rsidRDefault="00F021B7">
      <w:pPr>
        <w:spacing w:line="288" w:lineRule="auto"/>
        <w:rPr>
          <w:del w:id="124" w:author="Pribil-Kövesdy Döníz" w:date="2026-09-22T12:45:00Z" w16du:dateUtc="2026-09-22T16:45:00Z"/>
        </w:rPr>
      </w:pPr>
      <w:del w:id="125" w:author="Pribil-Kövesdy Döníz" w:date="2026-09-22T12:45:00Z" w16du:dateUtc="2026-09-22T16:45:00Z">
        <w:r>
          <w:rPr>
            <w:rFonts w:ascii="Calibri" w:eastAsia="Calibri" w:hAnsi="Calibri" w:cs="Calibri"/>
          </w:rPr>
          <w:delText>Integrated backflow prevention device and non-return valve (anti-pollution protection).</w:delText>
        </w:r>
      </w:del>
    </w:p>
    <w:p w14:paraId="6A8762FE" w14:textId="77777777" w:rsidR="0002339B" w:rsidRDefault="00F021B7">
      <w:pPr>
        <w:spacing w:line="288" w:lineRule="auto"/>
        <w:rPr>
          <w:del w:id="126" w:author="Pribil-Kövesdy Döníz" w:date="2026-09-22T12:45:00Z" w16du:dateUtc="2026-09-22T16:45:00Z"/>
        </w:rPr>
      </w:pPr>
      <w:del w:id="127" w:author="Pribil-Kövesdy Döníz" w:date="2026-09-22T12:45:00Z" w16du:dateUtc="2026-09-22T16:45:00Z">
        <w:r>
          <w:rPr>
            <w:rFonts w:ascii="Calibri" w:eastAsia="Calibri" w:hAnsi="Calibri" w:cs="Calibri"/>
          </w:rPr>
          <w:delText>Chrome-plated brass body.</w:delText>
        </w:r>
      </w:del>
    </w:p>
    <w:p w14:paraId="66ED878F" w14:textId="77777777" w:rsidR="0002339B" w:rsidRPr="003C2C83" w:rsidRDefault="00F021B7" w:rsidP="003C2C83">
      <w:pPr>
        <w:tabs>
          <w:tab w:val="left" w:pos="11340"/>
        </w:tabs>
        <w:spacing w:after="0" w:line="240" w:lineRule="auto"/>
        <w:rPr>
          <w:sz w:val="28"/>
          <w:rPrChange w:id="128" w:author="Pribil-Kövesdy Döníz" w:date="2026-09-22T12:45:00Z" w16du:dateUtc="2026-09-22T16:45:00Z">
            <w:rPr/>
          </w:rPrChange>
        </w:rPr>
        <w:pPrChange w:id="129" w:author="Pribil-Kövesdy Döníz" w:date="2026-09-22T12:45:00Z" w16du:dateUtc="2026-09-22T16:45:00Z">
          <w:pPr>
            <w:spacing w:line="288" w:lineRule="auto"/>
          </w:pPr>
        </w:pPrChange>
      </w:pPr>
      <w:del w:id="130" w:author="Pribil-Kövesdy Döníz" w:date="2026-09-22T12:45:00Z" w16du:dateUtc="2026-09-22T16:45:00Z">
        <w:r>
          <w:rPr>
            <w:rFonts w:ascii="Calibri" w:eastAsia="Calibri" w:hAnsi="Calibri" w:cs="Calibri"/>
          </w:rPr>
          <w:delText>30-year warranty.</w:delText>
        </w:r>
      </w:del>
    </w:p>
    <w:sectPr w:rsidR="0002339B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35" w:author="Pribil-Kövesdy Döníz" w:date="2026-09-22T12:45:00Z" w16du:dateUtc="2026-09-22T16:45:00Z">
        <w:sectPr w:rsidR="0002339B" w:rsidRPr="003C2C83" w:rsidSect="00AD06DF">
          <w:pgSz w:w="11905" w:h="16837" w:orient="portrait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F68C4C" w14:textId="77777777" w:rsidR="00F021B7" w:rsidRDefault="00F021B7" w:rsidP="0061350B">
      <w:pPr>
        <w:spacing w:after="0" w:line="240" w:lineRule="auto"/>
        <w:pPrChange w:id="7" w:author="Pribil-Kövesdy Döníz" w:date="2026-09-22T12:45:00Z" w16du:dateUtc="2026-09-22T16:4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2CE97469" w14:textId="77777777" w:rsidR="00F021B7" w:rsidRDefault="00F021B7" w:rsidP="0061350B">
      <w:pPr>
        <w:spacing w:after="0" w:line="240" w:lineRule="auto"/>
        <w:pPrChange w:id="8" w:author="Pribil-Kövesdy Döníz" w:date="2026-09-22T12:45:00Z" w16du:dateUtc="2026-09-22T16:4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42C7F8" w14:textId="77777777" w:rsidR="00F35F73" w:rsidRDefault="00F35F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B26BA0" w14:textId="77777777" w:rsidR="00F021B7" w:rsidRDefault="00F021B7" w:rsidP="0061350B">
      <w:pPr>
        <w:spacing w:after="0" w:line="240" w:lineRule="auto"/>
        <w:pPrChange w:id="5" w:author="Pribil-Kövesdy Döníz" w:date="2026-09-22T12:45:00Z" w16du:dateUtc="2026-09-22T16:4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1038A90F" w14:textId="77777777" w:rsidR="00F021B7" w:rsidRDefault="00F021B7" w:rsidP="0061350B">
      <w:pPr>
        <w:spacing w:after="0" w:line="240" w:lineRule="auto"/>
        <w:pPrChange w:id="6" w:author="Pribil-Kövesdy Döníz" w:date="2026-09-22T12:45:00Z" w16du:dateUtc="2026-09-22T16:45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765842" w14:textId="77777777" w:rsidR="0002339B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31" w:author="Pribil-Kövesdy Döníz" w:date="2026-09-22T12:45:00Z" w16du:dateUtc="2026-09-22T16:45:00Z">
          <w:rPr/>
        </w:rPrChange>
      </w:rPr>
      <w:pPrChange w:id="132" w:author="Pribil-Kövesdy Döníz" w:date="2026-09-22T12:45:00Z" w16du:dateUtc="2026-09-22T16:45:00Z">
        <w:pPr>
          <w:jc w:val="center"/>
        </w:pPr>
      </w:pPrChange>
    </w:pPr>
    <w:ins w:id="133" w:author="Pribil-Kövesdy Döníz" w:date="2026-09-22T12:45:00Z" w16du:dateUtc="2026-09-22T16:45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134" w:author="Pribil-Kövesdy Döníz" w:date="2026-09-22T12:45:00Z" w16du:dateUtc="2026-09-22T16:45:00Z">
      <w:r w:rsidR="00F021B7" w:rsidRPr="00757800">
        <w:rPr>
          <w:noProof/>
        </w:rPr>
        <w:pict w14:anchorId="7BAD7D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3" o:title=""/>
            <o:lock v:ext="edit" rotation="t" cropping="t" verticies="t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899859">
    <w:abstractNumId w:val="1"/>
  </w:num>
  <w:num w:numId="2" w16cid:durableId="553275617">
    <w:abstractNumId w:val="2"/>
  </w:num>
  <w:num w:numId="3" w16cid:durableId="8430566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39B"/>
    <w:rsid w:val="0000728D"/>
    <w:rsid w:val="0002339B"/>
    <w:rsid w:val="002E38FF"/>
    <w:rsid w:val="00391C9E"/>
    <w:rsid w:val="003C2C83"/>
    <w:rsid w:val="00440F44"/>
    <w:rsid w:val="004B3A33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803BE1"/>
    <w:rsid w:val="00854C26"/>
    <w:rsid w:val="00866058"/>
    <w:rsid w:val="00875E83"/>
    <w:rsid w:val="008B7245"/>
    <w:rsid w:val="00A1440D"/>
    <w:rsid w:val="00A236F9"/>
    <w:rsid w:val="00AD06DF"/>
    <w:rsid w:val="00D12036"/>
    <w:rsid w:val="00F021B7"/>
    <w:rsid w:val="00F35F73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45:00Z">
        <w:pPr>
          <w:spacing w:line="278" w:lineRule="auto"/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0" w:author="Pribil-Kövesdy Döníz" w:date="2026-09-22T12:45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table" w:styleId="TableGrid">
    <w:name w:val="Table Grid"/>
    <w:basedOn w:val="TableNormal"/>
    <w:uiPriority w:val="59"/>
    <w:rsid w:val="00F35F7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45:00Z">
        <w:pPr>
          <w:spacing w:after="200" w:line="276" w:lineRule="auto"/>
          <w:ind w:left="720"/>
          <w:contextualSpacing/>
        </w:pPr>
      </w:pPrChange>
    </w:pPr>
    <w:rPr>
      <w:rPrChange w:id="1" w:author="Pribil-Kövesdy Döníz" w:date="2026-09-22T12:45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45:00Z">
        <w:pPr>
          <w:spacing w:after="200"/>
        </w:pPr>
      </w:pPrChange>
    </w:pPr>
    <w:rPr>
      <w:rFonts w:ascii="Tahoma" w:hAnsi="Tahoma" w:cs="Tahoma"/>
      <w:sz w:val="16"/>
      <w:szCs w:val="16"/>
      <w:rPrChange w:id="2" w:author="Pribil-Kövesdy Döníz" w:date="2026-09-22T12:45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F73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F35F7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45:00Z">
        <w:pPr>
          <w:tabs>
            <w:tab w:val="center" w:pos="4536"/>
            <w:tab w:val="right" w:pos="9072"/>
          </w:tabs>
          <w:spacing w:after="200"/>
        </w:pPr>
      </w:pPrChange>
    </w:pPr>
    <w:rPr>
      <w:rPrChange w:id="3" w:author="Pribil-Kövesdy Döníz" w:date="2026-09-22T12:45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35F73"/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45:00Z">
        <w:pPr>
          <w:tabs>
            <w:tab w:val="center" w:pos="4536"/>
            <w:tab w:val="right" w:pos="9072"/>
          </w:tabs>
          <w:spacing w:after="200"/>
        </w:pPr>
      </w:pPrChange>
    </w:pPr>
    <w:rPr>
      <w:rPrChange w:id="4" w:author="Pribil-Kövesdy Döníz" w:date="2026-09-22T12:45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35F73"/>
    <w:rPr>
      <w:rFonts w:asciiTheme="minorHAnsi" w:eastAsia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1431</Characters>
  <Application>Microsoft Office Word</Application>
  <DocSecurity>0</DocSecurity>
  <Lines>11</Lines>
  <Paragraphs>3</Paragraphs>
  <ScaleCrop>false</ScaleCrop>
  <Manager/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2024-01-16T19:26:00Z</dcterms:created>
  <dcterms:modified xsi:type="dcterms:W3CDTF">2026-09-22T16:45:00Z</dcterms:modified>
  <cp:category/>
</cp:coreProperties>
</file>