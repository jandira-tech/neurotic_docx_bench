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36208B" w14:textId="77777777" w:rsidR="006F1C2D" w:rsidRDefault="006F1C2D" w:rsidP="006F1C2D">
      <w:pPr>
        <w:rPr>
          <w:ins w:id="1" w:author="NAZ, Mamoona (OLDHAM MEDICAL SERVICES)" w:date="2026-09-22T12:31:00Z" w16du:dateUtc="2026-09-22T16:31:00Z"/>
          <w:rFonts w:ascii="Californian FB" w:hAnsi="Californian FB"/>
        </w:rPr>
      </w:pPr>
      <w:ins w:id="2" w:author="NAZ, Mamoona (OLDHAM MEDICAL SERVICES)" w:date="2026-09-22T12:31:00Z" w16du:dateUtc="2026-09-22T16:31:00Z">
        <w:r w:rsidRPr="003A3C19">
          <w:rPr>
            <w:noProof/>
            <w:sz w:val="20"/>
            <w:szCs w:val="20"/>
            <w:lang w:eastAsia="en-GB"/>
          </w:rPr>
          <w:drawing>
            <wp:anchor distT="0" distB="0" distL="114300" distR="114300" simplePos="0" relativeHeight="251659264" behindDoc="0" locked="0" layoutInCell="1" allowOverlap="1" wp14:anchorId="530F4FB3" wp14:editId="0D717992">
              <wp:simplePos x="0" y="0"/>
              <wp:positionH relativeFrom="column">
                <wp:posOffset>4476750</wp:posOffset>
              </wp:positionH>
              <wp:positionV relativeFrom="paragraph">
                <wp:posOffset>-619125</wp:posOffset>
              </wp:positionV>
              <wp:extent cx="1708785" cy="1332230"/>
              <wp:effectExtent l="0" t="0" r="5715" b="1270"/>
              <wp:wrapNone/>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9-02-2019 at 23.45.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08785" cy="1332230"/>
                      </a:xfrm>
                      <a:prstGeom prst="rect">
                        <a:avLst/>
                      </a:prstGeom>
                    </pic:spPr>
                  </pic:pic>
                </a:graphicData>
              </a:graphic>
              <wp14:sizeRelH relativeFrom="page">
                <wp14:pctWidth>0</wp14:pctWidth>
              </wp14:sizeRelH>
              <wp14:sizeRelV relativeFrom="page">
                <wp14:pctHeight>0</wp14:pctHeight>
              </wp14:sizeRelV>
            </wp:anchor>
          </w:drawing>
        </w:r>
      </w:ins>
    </w:p>
    <w:p w14:paraId="098B6172" w14:textId="77777777" w:rsidR="006F1C2D" w:rsidRDefault="006F1C2D" w:rsidP="006F1C2D">
      <w:pPr>
        <w:rPr>
          <w:ins w:id="3" w:author="NAZ, Mamoona (OLDHAM MEDICAL SERVICES)" w:date="2026-09-22T12:31:00Z" w16du:dateUtc="2026-09-22T16:31:00Z"/>
          <w:rFonts w:ascii="Californian FB" w:hAnsi="Californian FB"/>
          <w:b/>
          <w:bCs/>
        </w:rPr>
      </w:pPr>
    </w:p>
    <w:p w14:paraId="43260A16" w14:textId="77777777" w:rsidR="006F1C2D" w:rsidRDefault="006F1C2D" w:rsidP="006F1C2D">
      <w:pPr>
        <w:jc w:val="center"/>
        <w:rPr>
          <w:ins w:id="4" w:author="NAZ, Mamoona (OLDHAM MEDICAL SERVICES)" w:date="2026-09-22T12:31:00Z" w16du:dateUtc="2026-09-22T16:31:00Z"/>
          <w:rFonts w:cstheme="minorHAnsi"/>
          <w:b/>
          <w:bCs/>
          <w:sz w:val="28"/>
          <w:szCs w:val="28"/>
          <w:u w:val="single"/>
        </w:rPr>
      </w:pPr>
      <w:ins w:id="5" w:author="NAZ, Mamoona (OLDHAM MEDICAL SERVICES)" w:date="2026-09-22T12:31:00Z" w16du:dateUtc="2026-09-22T16:31:00Z">
        <w:r w:rsidRPr="00FA0E32">
          <w:rPr>
            <w:rFonts w:cstheme="minorHAnsi"/>
            <w:b/>
            <w:bCs/>
            <w:sz w:val="28"/>
            <w:szCs w:val="28"/>
            <w:u w:val="single"/>
          </w:rPr>
          <w:t>PPG Meeting</w:t>
        </w:r>
      </w:ins>
    </w:p>
    <w:p w14:paraId="255DC642" w14:textId="487ECD42" w:rsidR="006F1C2D" w:rsidRDefault="00677B90" w:rsidP="006F1C2D">
      <w:pPr>
        <w:jc w:val="center"/>
        <w:rPr>
          <w:ins w:id="6" w:author="NAZ, Mamoona (OLDHAM MEDICAL SERVICES)" w:date="2026-09-22T12:31:00Z" w16du:dateUtc="2026-09-22T16:31:00Z"/>
          <w:rFonts w:cstheme="minorHAnsi"/>
          <w:b/>
          <w:bCs/>
          <w:sz w:val="28"/>
          <w:szCs w:val="28"/>
          <w:u w:val="single"/>
        </w:rPr>
      </w:pPr>
      <w:ins w:id="7" w:author="NAZ, Mamoona (OLDHAM MEDICAL SERVICES)" w:date="2026-09-22T12:31:00Z" w16du:dateUtc="2026-09-22T16:31:00Z">
        <w:r>
          <w:rPr>
            <w:rFonts w:cstheme="minorHAnsi"/>
            <w:b/>
            <w:bCs/>
            <w:sz w:val="28"/>
            <w:szCs w:val="28"/>
            <w:u w:val="single"/>
          </w:rPr>
          <w:t>31</w:t>
        </w:r>
        <w:r w:rsidR="006F1C2D">
          <w:rPr>
            <w:rFonts w:cstheme="minorHAnsi"/>
            <w:b/>
            <w:bCs/>
            <w:sz w:val="28"/>
            <w:szCs w:val="28"/>
            <w:u w:val="single"/>
          </w:rPr>
          <w:t>/</w:t>
        </w:r>
        <w:r>
          <w:rPr>
            <w:rFonts w:cstheme="minorHAnsi"/>
            <w:b/>
            <w:bCs/>
            <w:sz w:val="28"/>
            <w:szCs w:val="28"/>
            <w:u w:val="single"/>
          </w:rPr>
          <w:t>07</w:t>
        </w:r>
        <w:r w:rsidR="006F1C2D">
          <w:rPr>
            <w:rFonts w:cstheme="minorHAnsi"/>
            <w:b/>
            <w:bCs/>
            <w:sz w:val="28"/>
            <w:szCs w:val="28"/>
            <w:u w:val="single"/>
          </w:rPr>
          <w:t>/202</w:t>
        </w:r>
        <w:r>
          <w:rPr>
            <w:rFonts w:cstheme="minorHAnsi"/>
            <w:b/>
            <w:bCs/>
            <w:sz w:val="28"/>
            <w:szCs w:val="28"/>
            <w:u w:val="single"/>
          </w:rPr>
          <w:t>5</w:t>
        </w:r>
        <w:r w:rsidR="006F1C2D">
          <w:rPr>
            <w:rFonts w:cstheme="minorHAnsi"/>
            <w:b/>
            <w:bCs/>
            <w:sz w:val="28"/>
            <w:szCs w:val="28"/>
            <w:u w:val="single"/>
          </w:rPr>
          <w:t xml:space="preserve"> – Start Time 1</w:t>
        </w:r>
        <w:r w:rsidR="00F41C3B">
          <w:rPr>
            <w:rFonts w:cstheme="minorHAnsi"/>
            <w:b/>
            <w:bCs/>
            <w:sz w:val="28"/>
            <w:szCs w:val="28"/>
            <w:u w:val="single"/>
          </w:rPr>
          <w:t>3</w:t>
        </w:r>
        <w:r w:rsidR="006F1C2D">
          <w:rPr>
            <w:rFonts w:cstheme="minorHAnsi"/>
            <w:b/>
            <w:bCs/>
            <w:sz w:val="28"/>
            <w:szCs w:val="28"/>
            <w:u w:val="single"/>
          </w:rPr>
          <w:t>:</w:t>
        </w:r>
        <w:r>
          <w:rPr>
            <w:rFonts w:cstheme="minorHAnsi"/>
            <w:b/>
            <w:bCs/>
            <w:sz w:val="28"/>
            <w:szCs w:val="28"/>
            <w:u w:val="single"/>
          </w:rPr>
          <w:t>13</w:t>
        </w:r>
      </w:ins>
    </w:p>
    <w:p w14:paraId="198BAAC5" w14:textId="77777777" w:rsidR="006F1C2D" w:rsidRDefault="006F1C2D" w:rsidP="006F1C2D">
      <w:pPr>
        <w:jc w:val="center"/>
        <w:rPr>
          <w:ins w:id="8" w:author="NAZ, Mamoona (OLDHAM MEDICAL SERVICES)" w:date="2026-09-22T12:31:00Z" w16du:dateUtc="2026-09-22T16:31:00Z"/>
          <w:rFonts w:cstheme="minorHAnsi"/>
          <w:b/>
          <w:bCs/>
          <w:sz w:val="28"/>
          <w:szCs w:val="28"/>
          <w:u w:val="single"/>
        </w:rPr>
      </w:pPr>
    </w:p>
    <w:p w14:paraId="1E230469" w14:textId="77777777" w:rsidR="006F1C2D" w:rsidRDefault="006F1C2D" w:rsidP="006F1C2D">
      <w:pPr>
        <w:rPr>
          <w:ins w:id="9" w:author="NAZ, Mamoona (OLDHAM MEDICAL SERVICES)" w:date="2026-09-22T12:31:00Z" w16du:dateUtc="2026-09-22T16:31:00Z"/>
          <w:rFonts w:cstheme="minorHAnsi"/>
          <w:b/>
          <w:bCs/>
        </w:rPr>
      </w:pPr>
      <w:ins w:id="10" w:author="NAZ, Mamoona (OLDHAM MEDICAL SERVICES)" w:date="2026-09-22T12:31:00Z" w16du:dateUtc="2026-09-22T16:31:00Z">
        <w:r w:rsidRPr="00FA0E32">
          <w:rPr>
            <w:rFonts w:cstheme="minorHAnsi"/>
            <w:b/>
            <w:bCs/>
          </w:rPr>
          <w:t>Attendees:</w:t>
        </w:r>
      </w:ins>
    </w:p>
    <w:p w14:paraId="406CF681" w14:textId="77777777" w:rsidR="006F1C2D" w:rsidRDefault="006F1C2D" w:rsidP="006F1C2D">
      <w:pPr>
        <w:rPr>
          <w:ins w:id="11" w:author="NAZ, Mamoona (OLDHAM MEDICAL SERVICES)" w:date="2026-09-22T12:31:00Z" w16du:dateUtc="2026-09-22T16:31:00Z"/>
          <w:rFonts w:cstheme="minorHAnsi"/>
        </w:rPr>
      </w:pPr>
      <w:ins w:id="12" w:author="NAZ, Mamoona (OLDHAM MEDICAL SERVICES)" w:date="2026-09-22T12:31:00Z" w16du:dateUtc="2026-09-22T16:31:00Z">
        <w:r w:rsidRPr="00FA0E32">
          <w:rPr>
            <w:rFonts w:cstheme="minorHAnsi"/>
          </w:rPr>
          <w:t>MN – Deputy Manager</w:t>
        </w:r>
      </w:ins>
    </w:p>
    <w:p w14:paraId="160FF56E" w14:textId="7F229838" w:rsidR="0008331C" w:rsidRPr="00FA0E32" w:rsidRDefault="0008331C" w:rsidP="006F1C2D">
      <w:pPr>
        <w:rPr>
          <w:ins w:id="13" w:author="NAZ, Mamoona (OLDHAM MEDICAL SERVICES)" w:date="2026-09-22T12:31:00Z" w16du:dateUtc="2026-09-22T16:31:00Z"/>
          <w:rFonts w:cstheme="minorHAnsi"/>
        </w:rPr>
      </w:pPr>
      <w:ins w:id="14" w:author="NAZ, Mamoona (OLDHAM MEDICAL SERVICES)" w:date="2026-09-22T12:31:00Z" w16du:dateUtc="2026-09-22T16:31:00Z">
        <w:r>
          <w:rPr>
            <w:rFonts w:cstheme="minorHAnsi"/>
          </w:rPr>
          <w:t xml:space="preserve">SA – Practice Manager </w:t>
        </w:r>
      </w:ins>
    </w:p>
    <w:p w14:paraId="4B50E429" w14:textId="77777777" w:rsidR="006F1C2D" w:rsidRDefault="006F1C2D" w:rsidP="006F1C2D">
      <w:pPr>
        <w:rPr>
          <w:ins w:id="15" w:author="NAZ, Mamoona (OLDHAM MEDICAL SERVICES)" w:date="2026-09-22T12:31:00Z" w16du:dateUtc="2026-09-22T16:31:00Z"/>
          <w:rFonts w:cstheme="minorHAnsi"/>
        </w:rPr>
      </w:pPr>
    </w:p>
    <w:p w14:paraId="5F6386BB" w14:textId="77777777" w:rsidR="0008331C" w:rsidRDefault="006F1C2D" w:rsidP="0008331C">
      <w:pPr>
        <w:rPr>
          <w:ins w:id="16" w:author="NAZ, Mamoona (OLDHAM MEDICAL SERVICES)" w:date="2026-09-22T12:31:00Z" w16du:dateUtc="2026-09-22T16:31:00Z"/>
        </w:rPr>
      </w:pPr>
      <w:ins w:id="17" w:author="NAZ, Mamoona (OLDHAM MEDICAL SERVICES)" w:date="2026-09-22T12:31:00Z" w16du:dateUtc="2026-09-22T16:31:00Z">
        <w:r>
          <w:rPr>
            <w:rFonts w:cstheme="minorHAnsi"/>
          </w:rPr>
          <w:t>MC, GM</w:t>
        </w:r>
        <w:r w:rsidR="0008331C">
          <w:rPr>
            <w:rFonts w:cstheme="minorHAnsi"/>
          </w:rPr>
          <w:t>,</w:t>
        </w:r>
      </w:ins>
    </w:p>
    <w:p w14:paraId="0834AD2C" w14:textId="13228619" w:rsidR="0008331C" w:rsidRDefault="0008331C" w:rsidP="0008331C">
      <w:pPr>
        <w:rPr>
          <w:ins w:id="18" w:author="NAZ, Mamoona (OLDHAM MEDICAL SERVICES)" w:date="2026-09-22T12:31:00Z" w16du:dateUtc="2026-09-22T16:31:00Z"/>
        </w:rPr>
      </w:pPr>
      <w:ins w:id="19" w:author="NAZ, Mamoona (OLDHAM MEDICAL SERVICES)" w:date="2026-09-22T12:31:00Z" w16du:dateUtc="2026-09-22T16:31:00Z">
        <w:r>
          <w:t>JB, BB, ZF</w:t>
        </w:r>
        <w:r>
          <w:rPr>
            <w:rFonts w:cstheme="minorHAnsi"/>
          </w:rPr>
          <w:t>, JS, SN</w:t>
        </w:r>
        <w:r w:rsidR="00FF174A">
          <w:rPr>
            <w:rFonts w:cstheme="minorHAnsi"/>
          </w:rPr>
          <w:t>, AW</w:t>
        </w:r>
      </w:ins>
    </w:p>
    <w:p w14:paraId="1D3A4916" w14:textId="67E42069" w:rsidR="006F1C2D" w:rsidRDefault="006F1C2D" w:rsidP="006F1C2D">
      <w:pPr>
        <w:rPr>
          <w:ins w:id="20" w:author="NAZ, Mamoona (OLDHAM MEDICAL SERVICES)" w:date="2026-09-22T12:31:00Z" w16du:dateUtc="2026-09-22T16:31:00Z"/>
          <w:rFonts w:cstheme="minorHAnsi"/>
        </w:rPr>
      </w:pPr>
    </w:p>
    <w:p w14:paraId="2302B3A6" w14:textId="77777777" w:rsidR="006F1C2D" w:rsidRPr="00FA0E32" w:rsidRDefault="006F1C2D" w:rsidP="006F1C2D">
      <w:pPr>
        <w:rPr>
          <w:ins w:id="21" w:author="NAZ, Mamoona (OLDHAM MEDICAL SERVICES)" w:date="2026-09-22T12:31:00Z" w16du:dateUtc="2026-09-22T16:31:00Z"/>
          <w:rFonts w:cstheme="minorHAnsi"/>
        </w:rPr>
      </w:pPr>
    </w:p>
    <w:p w14:paraId="794DD8CD" w14:textId="77777777" w:rsidR="006F1C2D" w:rsidRDefault="006F1C2D" w:rsidP="006F1C2D">
      <w:pPr>
        <w:rPr>
          <w:ins w:id="22" w:author="NAZ, Mamoona (OLDHAM MEDICAL SERVICES)" w:date="2026-09-22T12:31:00Z" w16du:dateUtc="2026-09-22T16:31:00Z"/>
          <w:rFonts w:cstheme="minorHAnsi"/>
          <w:b/>
          <w:bCs/>
        </w:rPr>
      </w:pPr>
      <w:ins w:id="23" w:author="NAZ, Mamoona (OLDHAM MEDICAL SERVICES)" w:date="2026-09-22T12:31:00Z" w16du:dateUtc="2026-09-22T16:31:00Z">
        <w:r w:rsidRPr="00FA0E32">
          <w:rPr>
            <w:rFonts w:cstheme="minorHAnsi"/>
            <w:b/>
            <w:bCs/>
          </w:rPr>
          <w:t>Apologies:</w:t>
        </w:r>
      </w:ins>
    </w:p>
    <w:p w14:paraId="50FA62A7" w14:textId="77777777" w:rsidR="00677B90" w:rsidRDefault="00677B90" w:rsidP="006F1C2D">
      <w:pPr>
        <w:rPr>
          <w:ins w:id="24" w:author="NAZ, Mamoona (OLDHAM MEDICAL SERVICES)" w:date="2026-09-22T12:31:00Z" w16du:dateUtc="2026-09-22T16:31:00Z"/>
          <w:rFonts w:cstheme="minorHAnsi"/>
          <w:b/>
          <w:bCs/>
        </w:rPr>
      </w:pPr>
    </w:p>
    <w:p w14:paraId="27E4F2EE" w14:textId="6226EC7C" w:rsidR="00677B90" w:rsidRPr="00677B90" w:rsidRDefault="00677B90" w:rsidP="006F1C2D">
      <w:pPr>
        <w:rPr>
          <w:ins w:id="25" w:author="NAZ, Mamoona (OLDHAM MEDICAL SERVICES)" w:date="2026-09-22T12:31:00Z" w16du:dateUtc="2026-09-22T16:31:00Z"/>
          <w:rFonts w:cstheme="minorHAnsi"/>
        </w:rPr>
      </w:pPr>
      <w:ins w:id="26" w:author="NAZ, Mamoona (OLDHAM MEDICAL SERVICES)" w:date="2026-09-22T12:31:00Z" w16du:dateUtc="2026-09-22T16:31:00Z">
        <w:r>
          <w:rPr>
            <w:rFonts w:cstheme="minorHAnsi"/>
          </w:rPr>
          <w:t>CC, AK, LU, MAS, DR</w:t>
        </w:r>
      </w:ins>
    </w:p>
    <w:p w14:paraId="1282E9CD" w14:textId="77777777" w:rsidR="00A8494F" w:rsidRDefault="00A8494F">
      <w:pPr>
        <w:rPr>
          <w:ins w:id="27" w:author="NAZ, Mamoona (OLDHAM MEDICAL SERVICES)" w:date="2026-09-22T12:31:00Z" w16du:dateUtc="2026-09-22T16:31:00Z"/>
        </w:rPr>
      </w:pPr>
    </w:p>
    <w:p w14:paraId="09A61C5A" w14:textId="77777777" w:rsidR="006F1C2D" w:rsidRDefault="006F1C2D">
      <w:pPr>
        <w:rPr>
          <w:ins w:id="28" w:author="NAZ, Mamoona (OLDHAM MEDICAL SERVICES)" w:date="2026-09-22T12:31:00Z" w16du:dateUtc="2026-09-22T16:31:00Z"/>
        </w:rPr>
      </w:pPr>
    </w:p>
    <w:p w14:paraId="71B1EB70" w14:textId="6B3B9867" w:rsidR="006F1C2D" w:rsidRDefault="00FD25EC" w:rsidP="006F1C2D">
      <w:pPr>
        <w:pStyle w:val="ListParagraph"/>
        <w:numPr>
          <w:ilvl w:val="0"/>
          <w:numId w:val="1"/>
        </w:numPr>
        <w:rPr>
          <w:ins w:id="29" w:author="NAZ, Mamoona (OLDHAM MEDICAL SERVICES)" w:date="2026-09-22T12:31:00Z" w16du:dateUtc="2026-09-22T16:31:00Z"/>
        </w:rPr>
      </w:pPr>
      <w:ins w:id="30" w:author="NAZ, Mamoona (OLDHAM MEDICAL SERVICES)" w:date="2026-09-22T12:31:00Z" w16du:dateUtc="2026-09-22T16:31:00Z">
        <w:r>
          <w:t>Review of last minutes of meeting – everyone agreed no changes were needed.</w:t>
        </w:r>
      </w:ins>
    </w:p>
    <w:p w14:paraId="2F83712F" w14:textId="53312079" w:rsidR="00FF174A" w:rsidRDefault="00FF174A" w:rsidP="00FF174A">
      <w:pPr>
        <w:pStyle w:val="ListParagraph"/>
        <w:numPr>
          <w:ilvl w:val="0"/>
          <w:numId w:val="1"/>
        </w:numPr>
        <w:rPr>
          <w:ins w:id="31" w:author="NAZ, Mamoona (OLDHAM MEDICAL SERVICES)" w:date="2026-09-22T12:31:00Z" w16du:dateUtc="2026-09-22T16:31:00Z"/>
        </w:rPr>
      </w:pPr>
      <w:ins w:id="32" w:author="NAZ, Mamoona (OLDHAM MEDICAL SERVICES)" w:date="2026-09-22T12:31:00Z" w16du:dateUtc="2026-09-22T16:31:00Z">
        <w:r>
          <w:t>Meeting started at 13:</w:t>
        </w:r>
        <w:r w:rsidR="00677B90">
          <w:t>13</w:t>
        </w:r>
      </w:ins>
    </w:p>
    <w:p w14:paraId="04EF1223" w14:textId="0C5D5E3B" w:rsidR="00677B90" w:rsidRDefault="00677B90" w:rsidP="00FF174A">
      <w:pPr>
        <w:pStyle w:val="ListParagraph"/>
        <w:numPr>
          <w:ilvl w:val="0"/>
          <w:numId w:val="1"/>
        </w:numPr>
        <w:rPr>
          <w:ins w:id="33" w:author="NAZ, Mamoona (OLDHAM MEDICAL SERVICES)" w:date="2026-09-22T12:31:00Z" w16du:dateUtc="2026-09-22T16:31:00Z"/>
        </w:rPr>
      </w:pPr>
      <w:ins w:id="34" w:author="NAZ, Mamoona (OLDHAM MEDICAL SERVICES)" w:date="2026-09-22T12:31:00Z" w16du:dateUtc="2026-09-22T16:31:00Z">
        <w:r>
          <w:t xml:space="preserve">Asked PPG members if they would like anything to be added on Agenda to discuss in todays meeting. </w:t>
        </w:r>
      </w:ins>
    </w:p>
    <w:p w14:paraId="6B981C47" w14:textId="02ABD39C" w:rsidR="00677B90" w:rsidRDefault="00677B90" w:rsidP="00FF174A">
      <w:pPr>
        <w:pStyle w:val="ListParagraph"/>
        <w:numPr>
          <w:ilvl w:val="0"/>
          <w:numId w:val="1"/>
        </w:numPr>
        <w:rPr>
          <w:ins w:id="35" w:author="NAZ, Mamoona (OLDHAM MEDICAL SERVICES)" w:date="2026-09-22T12:31:00Z" w16du:dateUtc="2026-09-22T16:31:00Z"/>
        </w:rPr>
      </w:pPr>
      <w:ins w:id="36" w:author="NAZ, Mamoona (OLDHAM MEDICAL SERVICES)" w:date="2026-09-22T12:31:00Z" w16du:dateUtc="2026-09-22T16:31:00Z">
        <w:r>
          <w:t xml:space="preserve">Discussed 2025 national survey report for the Practice. Gave each patient a coloured copy of the report to review. Once they had reviewed results, they were then given a coloured copy of last years report to compare the scores. </w:t>
        </w:r>
      </w:ins>
    </w:p>
    <w:p w14:paraId="014266D5" w14:textId="17C9F792" w:rsidR="00677B90" w:rsidRDefault="00677B90" w:rsidP="00FF174A">
      <w:pPr>
        <w:pStyle w:val="ListParagraph"/>
        <w:numPr>
          <w:ilvl w:val="0"/>
          <w:numId w:val="1"/>
        </w:numPr>
        <w:rPr>
          <w:ins w:id="37" w:author="NAZ, Mamoona (OLDHAM MEDICAL SERVICES)" w:date="2026-09-22T12:31:00Z" w16du:dateUtc="2026-09-22T16:31:00Z"/>
        </w:rPr>
      </w:pPr>
      <w:ins w:id="38" w:author="NAZ, Mamoona (OLDHAM MEDICAL SERVICES)" w:date="2026-09-22T12:31:00Z" w16du:dateUtc="2026-09-22T16:31:00Z">
        <w:r>
          <w:t xml:space="preserve">The report was explained by Practice Manager. This is a national survey sent out yearly to randomly selected patients each year and returned to the provider. The results are of those who have returned the survey. Once they compile the results along with all the other practices, they then publish the national data online and notify the Practices of their results. </w:t>
        </w:r>
      </w:ins>
    </w:p>
    <w:p w14:paraId="61DF0E29" w14:textId="0359E576" w:rsidR="00677B90" w:rsidRDefault="00677B90" w:rsidP="00FF174A">
      <w:pPr>
        <w:pStyle w:val="ListParagraph"/>
        <w:numPr>
          <w:ilvl w:val="0"/>
          <w:numId w:val="1"/>
        </w:numPr>
        <w:rPr>
          <w:ins w:id="39" w:author="NAZ, Mamoona (OLDHAM MEDICAL SERVICES)" w:date="2026-09-22T12:31:00Z" w16du:dateUtc="2026-09-22T16:31:00Z"/>
        </w:rPr>
      </w:pPr>
      <w:ins w:id="40" w:author="NAZ, Mamoona (OLDHAM MEDICAL SERVICES)" w:date="2026-09-22T12:31:00Z" w16du:dateUtc="2026-09-22T16:31:00Z">
        <w:r>
          <w:t xml:space="preserve">PM went through each question and compared the data with the PPG members. On each question asked the Practice improved the percentage compared to last year. </w:t>
        </w:r>
      </w:ins>
    </w:p>
    <w:p w14:paraId="53D3CE6F" w14:textId="6D18EC5A" w:rsidR="00677B90" w:rsidRDefault="00677B90" w:rsidP="00FF174A">
      <w:pPr>
        <w:pStyle w:val="ListParagraph"/>
        <w:numPr>
          <w:ilvl w:val="0"/>
          <w:numId w:val="1"/>
        </w:numPr>
        <w:rPr>
          <w:ins w:id="41" w:author="NAZ, Mamoona (OLDHAM MEDICAL SERVICES)" w:date="2026-09-22T12:31:00Z" w16du:dateUtc="2026-09-22T16:31:00Z"/>
        </w:rPr>
      </w:pPr>
      <w:ins w:id="42" w:author="NAZ, Mamoona (OLDHAM MEDICAL SERVICES)" w:date="2026-09-22T12:31:00Z" w16du:dateUtc="2026-09-22T16:31:00Z">
        <w:r>
          <w:t xml:space="preserve">PPG members were asked what the Practice could do to get more patients to engage with completing such surveys. </w:t>
        </w:r>
      </w:ins>
    </w:p>
    <w:p w14:paraId="05A1BA44" w14:textId="0FD45C13" w:rsidR="00677B90" w:rsidRDefault="00677B90" w:rsidP="00FF174A">
      <w:pPr>
        <w:pStyle w:val="ListParagraph"/>
        <w:numPr>
          <w:ilvl w:val="0"/>
          <w:numId w:val="1"/>
        </w:numPr>
        <w:rPr>
          <w:ins w:id="43" w:author="NAZ, Mamoona (OLDHAM MEDICAL SERVICES)" w:date="2026-09-22T12:31:00Z" w16du:dateUtc="2026-09-22T16:31:00Z"/>
        </w:rPr>
      </w:pPr>
      <w:ins w:id="44" w:author="NAZ, Mamoona (OLDHAM MEDICAL SERVICES)" w:date="2026-09-22T12:31:00Z" w16du:dateUtc="2026-09-22T16:31:00Z">
        <w:r>
          <w:t xml:space="preserve">When checking data online you can also check neighbouring practices, and we compared ours to our PCN practice and we could see a higher percentage of returned surveys for other practices. </w:t>
        </w:r>
      </w:ins>
    </w:p>
    <w:p w14:paraId="1FF4FD50" w14:textId="2D7501A9" w:rsidR="00677B90" w:rsidRDefault="00677B90" w:rsidP="00FF174A">
      <w:pPr>
        <w:pStyle w:val="ListParagraph"/>
        <w:numPr>
          <w:ilvl w:val="0"/>
          <w:numId w:val="1"/>
        </w:numPr>
        <w:rPr>
          <w:ins w:id="45" w:author="NAZ, Mamoona (OLDHAM MEDICAL SERVICES)" w:date="2026-09-22T12:31:00Z" w16du:dateUtc="2026-09-22T16:31:00Z"/>
        </w:rPr>
      </w:pPr>
      <w:ins w:id="46" w:author="NAZ, Mamoona (OLDHAM MEDICAL SERVICES)" w:date="2026-09-22T12:31:00Z" w16du:dateUtc="2026-09-22T16:31:00Z">
        <w:r>
          <w:t xml:space="preserve">SN suggested we send out text messages when we know surveys will be sent out and if patients struggle to complete, we could ask them to bring into the Surgery to help. </w:t>
        </w:r>
      </w:ins>
    </w:p>
    <w:p w14:paraId="457D4B5F" w14:textId="47F175E8" w:rsidR="00677B90" w:rsidRDefault="00677B90" w:rsidP="00FF174A">
      <w:pPr>
        <w:pStyle w:val="ListParagraph"/>
        <w:numPr>
          <w:ilvl w:val="0"/>
          <w:numId w:val="1"/>
        </w:numPr>
        <w:rPr>
          <w:ins w:id="47" w:author="NAZ, Mamoona (OLDHAM MEDICAL SERVICES)" w:date="2026-09-22T12:31:00Z" w16du:dateUtc="2026-09-22T16:31:00Z"/>
        </w:rPr>
      </w:pPr>
      <w:ins w:id="48" w:author="NAZ, Mamoona (OLDHAM MEDICAL SERVICES)" w:date="2026-09-22T12:31:00Z" w16du:dateUtc="2026-09-22T16:31:00Z">
        <w:r>
          <w:t>MN explained that as we are not the ones sending out the surveys, we wouldn’t know which patients the survey gets sent too and this would mean we would have to send a text msg to all 6000 patients registered at the Practice.</w:t>
        </w:r>
      </w:ins>
    </w:p>
    <w:p w14:paraId="52AD645A" w14:textId="596CFD9B" w:rsidR="00677B90" w:rsidRDefault="00677B90" w:rsidP="00FF174A">
      <w:pPr>
        <w:pStyle w:val="ListParagraph"/>
        <w:numPr>
          <w:ilvl w:val="0"/>
          <w:numId w:val="1"/>
        </w:numPr>
        <w:rPr>
          <w:ins w:id="49" w:author="NAZ, Mamoona (OLDHAM MEDICAL SERVICES)" w:date="2026-09-22T12:31:00Z" w16du:dateUtc="2026-09-22T16:31:00Z"/>
        </w:rPr>
      </w:pPr>
      <w:ins w:id="50" w:author="NAZ, Mamoona (OLDHAM MEDICAL SERVICES)" w:date="2026-09-22T12:31:00Z" w16du:dateUtc="2026-09-22T16:31:00Z">
        <w:r>
          <w:t xml:space="preserve">MN also highlighted that we do not want any influence on the answers provided and we would like honest feedback from the patients. The patients if they do come in for help may feel obliged to give better scoring than how they actually feel. </w:t>
        </w:r>
      </w:ins>
    </w:p>
    <w:p w14:paraId="26A8D884" w14:textId="050EF359" w:rsidR="00677B90" w:rsidRDefault="00677B90" w:rsidP="00FF174A">
      <w:pPr>
        <w:pStyle w:val="ListParagraph"/>
        <w:numPr>
          <w:ilvl w:val="0"/>
          <w:numId w:val="1"/>
        </w:numPr>
        <w:rPr>
          <w:ins w:id="51" w:author="NAZ, Mamoona (OLDHAM MEDICAL SERVICES)" w:date="2026-09-22T12:31:00Z" w16du:dateUtc="2026-09-22T16:31:00Z"/>
        </w:rPr>
      </w:pPr>
      <w:ins w:id="52" w:author="NAZ, Mamoona (OLDHAM MEDICAL SERVICES)" w:date="2026-09-22T12:31:00Z" w16du:dateUtc="2026-09-22T16:31:00Z">
        <w:r>
          <w:lastRenderedPageBreak/>
          <w:t xml:space="preserve">Overall, we are satisfied the outcome of the survey results – we will trey and educate the patients who attend the surgery and encourage them to complete such forms/surveys in the future. </w:t>
        </w:r>
      </w:ins>
    </w:p>
    <w:p w14:paraId="77ECB628" w14:textId="14C1E7C5" w:rsidR="00677B90" w:rsidRDefault="00677B90" w:rsidP="00FF174A">
      <w:pPr>
        <w:pStyle w:val="ListParagraph"/>
        <w:numPr>
          <w:ilvl w:val="0"/>
          <w:numId w:val="1"/>
        </w:numPr>
        <w:rPr>
          <w:ins w:id="53" w:author="NAZ, Mamoona (OLDHAM MEDICAL SERVICES)" w:date="2026-09-22T12:31:00Z" w16du:dateUtc="2026-09-22T16:31:00Z"/>
        </w:rPr>
      </w:pPr>
      <w:ins w:id="54" w:author="NAZ, Mamoona (OLDHAM MEDICAL SERVICES)" w:date="2026-09-22T12:31:00Z" w16du:dateUtc="2026-09-22T16:31:00Z">
        <w:r>
          <w:t xml:space="preserve">Also decided to display notices before they get sent out. </w:t>
        </w:r>
      </w:ins>
    </w:p>
    <w:p w14:paraId="0AD56979" w14:textId="7FA4E76F" w:rsidR="00677B90" w:rsidRDefault="00677B90" w:rsidP="00FF174A">
      <w:pPr>
        <w:pStyle w:val="ListParagraph"/>
        <w:numPr>
          <w:ilvl w:val="0"/>
          <w:numId w:val="1"/>
        </w:numPr>
        <w:rPr>
          <w:ins w:id="55" w:author="NAZ, Mamoona (OLDHAM MEDICAL SERVICES)" w:date="2026-09-22T12:31:00Z" w16du:dateUtc="2026-09-22T16:31:00Z"/>
        </w:rPr>
      </w:pPr>
      <w:ins w:id="56" w:author="NAZ, Mamoona (OLDHAM MEDICAL SERVICES)" w:date="2026-09-22T12:31:00Z" w16du:dateUtc="2026-09-22T16:31:00Z">
        <w:r>
          <w:t xml:space="preserve">Updated the members about not being able to prescribe Mounjaro and this needs to be done through weight management. </w:t>
        </w:r>
      </w:ins>
    </w:p>
    <w:p w14:paraId="2029463A" w14:textId="4598910A" w:rsidR="00677B90" w:rsidRDefault="00677B90" w:rsidP="00FF174A">
      <w:pPr>
        <w:pStyle w:val="ListParagraph"/>
        <w:numPr>
          <w:ilvl w:val="0"/>
          <w:numId w:val="1"/>
        </w:numPr>
        <w:rPr>
          <w:ins w:id="57" w:author="NAZ, Mamoona (OLDHAM MEDICAL SERVICES)" w:date="2026-09-22T12:31:00Z" w16du:dateUtc="2026-09-22T16:31:00Z"/>
        </w:rPr>
      </w:pPr>
      <w:ins w:id="58" w:author="NAZ, Mamoona (OLDHAM MEDICAL SERVICES)" w:date="2026-09-22T12:31:00Z" w16du:dateUtc="2026-09-22T16:31:00Z">
        <w:r>
          <w:t xml:space="preserve">BB asked when they will be able to book in for flu jab. MN explained Flu Season starts from October. MN also explained that the local pharmacies received the vaccines around 2-3 weeks before GP practices if they wish to have it sooner they can find out from their local chemist. </w:t>
        </w:r>
      </w:ins>
    </w:p>
    <w:p w14:paraId="47DFBF79" w14:textId="553CE546" w:rsidR="00677B90" w:rsidRDefault="00677B90" w:rsidP="00FF174A">
      <w:pPr>
        <w:pStyle w:val="ListParagraph"/>
        <w:numPr>
          <w:ilvl w:val="0"/>
          <w:numId w:val="1"/>
        </w:numPr>
        <w:rPr>
          <w:ins w:id="59" w:author="NAZ, Mamoona (OLDHAM MEDICAL SERVICES)" w:date="2026-09-22T12:31:00Z" w16du:dateUtc="2026-09-22T16:31:00Z"/>
        </w:rPr>
      </w:pPr>
      <w:ins w:id="60" w:author="NAZ, Mamoona (OLDHAM MEDICAL SERVICES)" w:date="2026-09-22T12:31:00Z" w16du:dateUtc="2026-09-22T16:31:00Z">
        <w:r>
          <w:t xml:space="preserve">The Practice has not yet received a confirmation date of delivery for flu jabs. </w:t>
        </w:r>
      </w:ins>
    </w:p>
    <w:p w14:paraId="0CEABE06" w14:textId="159751B6" w:rsidR="00677B90" w:rsidRDefault="00677B90" w:rsidP="00FF174A">
      <w:pPr>
        <w:pStyle w:val="ListParagraph"/>
        <w:numPr>
          <w:ilvl w:val="0"/>
          <w:numId w:val="1"/>
        </w:numPr>
        <w:rPr>
          <w:ins w:id="61" w:author="NAZ, Mamoona (OLDHAM MEDICAL SERVICES)" w:date="2026-09-22T12:31:00Z" w16du:dateUtc="2026-09-22T16:31:00Z"/>
        </w:rPr>
      </w:pPr>
      <w:ins w:id="62" w:author="NAZ, Mamoona (OLDHAM MEDICAL SERVICES)" w:date="2026-09-22T12:31:00Z" w16du:dateUtc="2026-09-22T16:31:00Z">
        <w:r>
          <w:t xml:space="preserve">Updates around the PCN clinics were shared. </w:t>
        </w:r>
      </w:ins>
    </w:p>
    <w:p w14:paraId="02B8F5B2" w14:textId="001EA95A" w:rsidR="00677B90" w:rsidRDefault="00677B90" w:rsidP="00FF174A">
      <w:pPr>
        <w:pStyle w:val="ListParagraph"/>
        <w:numPr>
          <w:ilvl w:val="0"/>
          <w:numId w:val="1"/>
        </w:numPr>
        <w:rPr>
          <w:ins w:id="63" w:author="NAZ, Mamoona (OLDHAM MEDICAL SERVICES)" w:date="2026-09-22T12:31:00Z" w16du:dateUtc="2026-09-22T16:31:00Z"/>
        </w:rPr>
      </w:pPr>
      <w:ins w:id="64" w:author="NAZ, Mamoona (OLDHAM MEDICAL SERVICES)" w:date="2026-09-22T12:31:00Z" w16du:dateUtc="2026-09-22T16:31:00Z">
        <w:r>
          <w:t xml:space="preserve">Meeting was kept brief due to summer holidays and many apologies. </w:t>
        </w:r>
      </w:ins>
    </w:p>
    <w:p w14:paraId="447CCA8D" w14:textId="3472B07F" w:rsidR="006F1C2D" w:rsidRPr="006F1C2D" w:rsidRDefault="006F1C2D" w:rsidP="006F1C2D">
      <w:pPr>
        <w:rPr>
          <w:ins w:id="65" w:author="NAZ, Mamoona (OLDHAM MEDICAL SERVICES)" w:date="2026-09-22T12:31:00Z" w16du:dateUtc="2026-09-22T16:31:00Z"/>
          <w:b/>
          <w:bCs/>
        </w:rPr>
      </w:pPr>
      <w:ins w:id="66" w:author="NAZ, Mamoona (OLDHAM MEDICAL SERVICES)" w:date="2026-09-22T12:31:00Z" w16du:dateUtc="2026-09-22T16:31:00Z">
        <w:r w:rsidRPr="006F1C2D">
          <w:rPr>
            <w:b/>
            <w:bCs/>
          </w:rPr>
          <w:t>Meeting adjourned 1</w:t>
        </w:r>
        <w:r w:rsidR="00677B90">
          <w:rPr>
            <w:b/>
            <w:bCs/>
          </w:rPr>
          <w:t>3</w:t>
        </w:r>
        <w:r w:rsidRPr="006F1C2D">
          <w:rPr>
            <w:b/>
            <w:bCs/>
          </w:rPr>
          <w:t>:</w:t>
        </w:r>
        <w:r w:rsidR="00677B90">
          <w:rPr>
            <w:b/>
            <w:bCs/>
          </w:rPr>
          <w:t>51</w:t>
        </w:r>
      </w:ins>
    </w:p>
    <w:p w14:paraId="2ED7D0AE" w14:textId="77777777" w:rsidR="006F1C2D" w:rsidRPr="006F1C2D" w:rsidRDefault="006F1C2D" w:rsidP="006F1C2D">
      <w:pPr>
        <w:rPr>
          <w:ins w:id="67" w:author="NAZ, Mamoona (OLDHAM MEDICAL SERVICES)" w:date="2026-09-22T12:31:00Z" w16du:dateUtc="2026-09-22T16:31:00Z"/>
          <w:b/>
          <w:bCs/>
        </w:rPr>
      </w:pPr>
    </w:p>
    <w:p w14:paraId="4F058845" w14:textId="77777777" w:rsidR="008D19B2" w:rsidRPr="00C139F7" w:rsidRDefault="006F1C2D" w:rsidP="008D19B2">
      <w:pPr>
        <w:pStyle w:val="ListParagraph"/>
        <w:ind w:left="360"/>
        <w:rPr>
          <w:del w:id="68" w:author="NAZ, Mamoona (OLDHAM MEDICAL SERVICES)" w:date="2026-09-22T12:31:00Z" w16du:dateUtc="2026-09-22T16:31:00Z"/>
          <w:rFonts w:ascii="Arial" w:hAnsi="Arial" w:cs="Arial"/>
        </w:rPr>
      </w:pPr>
      <w:ins w:id="69" w:author="NAZ, Mamoona (OLDHAM MEDICAL SERVICES)" w:date="2026-09-22T12:31:00Z" w16du:dateUtc="2026-09-22T16:31:00Z">
        <w:r w:rsidRPr="006F1C2D">
          <w:rPr>
            <w:b/>
            <w:bCs/>
          </w:rPr>
          <w:t xml:space="preserve">Next meeting: </w:t>
        </w:r>
        <w:r w:rsidR="00677B90">
          <w:rPr>
            <w:b/>
            <w:bCs/>
          </w:rPr>
          <w:t>October</w:t>
        </w:r>
        <w:r w:rsidR="00F977F1">
          <w:rPr>
            <w:b/>
            <w:bCs/>
          </w:rPr>
          <w:t xml:space="preserve"> </w:t>
        </w:r>
        <w:r w:rsidR="00F41C3B">
          <w:rPr>
            <w:b/>
            <w:bCs/>
          </w:rPr>
          <w:t>2025</w:t>
        </w:r>
        <w:r w:rsidRPr="006F1C2D">
          <w:rPr>
            <w:b/>
            <w:bCs/>
          </w:rPr>
          <w:t xml:space="preserve"> </w:t>
        </w:r>
      </w:ins>
      <w:del w:id="70" w:author="NAZ, Mamoona (OLDHAM MEDICAL SERVICES)" w:date="2026-09-22T12:31:00Z" w16du:dateUtc="2026-09-22T16:31:00Z">
        <w:r w:rsidR="008D19B2" w:rsidRPr="00C139F7">
          <w:rPr>
            <w:rFonts w:ascii="Arial" w:hAnsi="Arial" w:cs="Arial"/>
            <w:b/>
            <w:lang w:val="it-IT"/>
          </w:rPr>
          <w:delText>Tabla 1</w:delText>
        </w:r>
        <w:r w:rsidR="008D19B2" w:rsidRPr="00C139F7">
          <w:rPr>
            <w:rFonts w:ascii="Arial" w:hAnsi="Arial" w:cs="Arial"/>
            <w:lang w:val="it-IT"/>
          </w:rPr>
          <w:delText xml:space="preserve">. </w:delText>
        </w:r>
        <w:r w:rsidR="008D19B2" w:rsidRPr="00C139F7">
          <w:rPr>
            <w:rFonts w:ascii="Arial" w:hAnsi="Arial" w:cs="Arial"/>
          </w:rPr>
          <w:delText>Características de los pacient</w:delText>
        </w:r>
        <w:r w:rsidR="008D19B2">
          <w:rPr>
            <w:rFonts w:ascii="Arial" w:hAnsi="Arial" w:cs="Arial"/>
          </w:rPr>
          <w:delText>es sobrevivientes  y fallecidos</w:delText>
        </w:r>
      </w:del>
    </w:p>
    <w:p w14:paraId="22499550" w14:textId="77777777" w:rsidR="00AE71EA" w:rsidRDefault="00AE71EA">
      <w:pPr>
        <w:rPr>
          <w:del w:id="71" w:author="NAZ, Mamoona (OLDHAM MEDICAL SERVICES)" w:date="2026-09-22T12:31:00Z" w16du:dateUtc="2026-09-22T16:31:00Z"/>
        </w:rPr>
      </w:pPr>
    </w:p>
    <w:p w14:paraId="7BF1D428" w14:textId="77777777" w:rsidR="008D19B2" w:rsidRDefault="008D19B2">
      <w:pPr>
        <w:rPr>
          <w:del w:id="72" w:author="NAZ, Mamoona (OLDHAM MEDICAL SERVICES)" w:date="2026-09-22T12:31:00Z" w16du:dateUtc="2026-09-22T16:31:00Z"/>
        </w:rPr>
      </w:pPr>
    </w:p>
    <w:tbl>
      <w:tblPr>
        <w:tblStyle w:val="TableGrid"/>
        <w:tblW w:w="5000" w:type="pct"/>
        <w:tblLayout w:type="fixed"/>
        <w:tblLook w:val="04A0" w:firstRow="1" w:lastRow="0" w:firstColumn="1" w:lastColumn="0" w:noHBand="0" w:noVBand="1"/>
      </w:tblPr>
      <w:tblGrid>
        <w:gridCol w:w="3776"/>
        <w:gridCol w:w="2115"/>
        <w:gridCol w:w="2107"/>
        <w:gridCol w:w="1244"/>
      </w:tblGrid>
      <w:tr w:rsidR="008D19B2" w:rsidRPr="00EF52F6" w14:paraId="0EFADAF2" w14:textId="77777777" w:rsidTr="00D271FE">
        <w:trPr>
          <w:del w:id="73" w:author="NAZ, Mamoona (OLDHAM MEDICAL SERVICES)" w:date="2026-09-22T12:31:00Z" w16du:dateUtc="2026-09-22T16:31:00Z"/>
        </w:trPr>
        <w:tc>
          <w:tcPr>
            <w:tcW w:w="2043" w:type="pct"/>
            <w:shd w:val="clear" w:color="auto" w:fill="BFBFBF" w:themeFill="background1" w:themeFillShade="BF"/>
            <w:vAlign w:val="center"/>
          </w:tcPr>
          <w:p w14:paraId="07650848" w14:textId="77777777" w:rsidR="008D19B2" w:rsidRPr="00EF52F6" w:rsidRDefault="008D19B2" w:rsidP="00D271FE">
            <w:pPr>
              <w:spacing w:line="360" w:lineRule="auto"/>
              <w:jc w:val="center"/>
              <w:rPr>
                <w:del w:id="74" w:author="NAZ, Mamoona (OLDHAM MEDICAL SERVICES)" w:date="2026-09-22T12:31:00Z" w16du:dateUtc="2026-09-22T16:31:00Z"/>
                <w:rFonts w:ascii="Arial" w:hAnsi="Arial" w:cs="Arial"/>
                <w:b/>
                <w:lang w:val="it-IT"/>
              </w:rPr>
            </w:pPr>
            <w:del w:id="75" w:author="NAZ, Mamoona (OLDHAM MEDICAL SERVICES)" w:date="2026-09-22T12:31:00Z" w16du:dateUtc="2026-09-22T16:31:00Z">
              <w:r>
                <w:rPr>
                  <w:rFonts w:ascii="Arial" w:hAnsi="Arial" w:cs="Arial"/>
                  <w:b/>
                  <w:lang w:val="it-IT"/>
                </w:rPr>
                <w:delText>Características</w:delText>
              </w:r>
            </w:del>
          </w:p>
        </w:tc>
        <w:tc>
          <w:tcPr>
            <w:tcW w:w="1144" w:type="pct"/>
            <w:shd w:val="clear" w:color="auto" w:fill="BFBFBF" w:themeFill="background1" w:themeFillShade="BF"/>
            <w:vAlign w:val="center"/>
          </w:tcPr>
          <w:p w14:paraId="49FB6E79" w14:textId="77777777" w:rsidR="008D19B2" w:rsidRPr="00EF52F6" w:rsidRDefault="008D19B2" w:rsidP="00D271FE">
            <w:pPr>
              <w:spacing w:line="360" w:lineRule="auto"/>
              <w:jc w:val="center"/>
              <w:rPr>
                <w:del w:id="76" w:author="NAZ, Mamoona (OLDHAM MEDICAL SERVICES)" w:date="2026-09-22T12:31:00Z" w16du:dateUtc="2026-09-22T16:31:00Z"/>
                <w:rFonts w:ascii="Arial" w:hAnsi="Arial" w:cs="Arial"/>
                <w:b/>
                <w:lang w:val="it-IT"/>
              </w:rPr>
            </w:pPr>
            <w:del w:id="77" w:author="NAZ, Mamoona (OLDHAM MEDICAL SERVICES)" w:date="2026-09-22T12:31:00Z" w16du:dateUtc="2026-09-22T16:31:00Z">
              <w:r w:rsidRPr="00EF52F6">
                <w:rPr>
                  <w:rFonts w:ascii="Arial" w:hAnsi="Arial" w:cs="Arial"/>
                  <w:b/>
                  <w:lang w:val="it-IT"/>
                </w:rPr>
                <w:delText>Sobrevivientes</w:delText>
              </w:r>
            </w:del>
          </w:p>
          <w:p w14:paraId="4DC9FA43" w14:textId="77777777" w:rsidR="008D19B2" w:rsidRPr="00EF52F6" w:rsidRDefault="008D19B2" w:rsidP="00D271FE">
            <w:pPr>
              <w:spacing w:line="360" w:lineRule="auto"/>
              <w:jc w:val="center"/>
              <w:rPr>
                <w:del w:id="78" w:author="NAZ, Mamoona (OLDHAM MEDICAL SERVICES)" w:date="2026-09-22T12:31:00Z" w16du:dateUtc="2026-09-22T16:31:00Z"/>
                <w:rFonts w:ascii="Arial" w:hAnsi="Arial" w:cs="Arial"/>
                <w:b/>
                <w:lang w:val="it-IT"/>
              </w:rPr>
            </w:pPr>
            <w:del w:id="79" w:author="NAZ, Mamoona (OLDHAM MEDICAL SERVICES)" w:date="2026-09-22T12:31:00Z" w16du:dateUtc="2026-09-22T16:31:00Z">
              <w:r>
                <w:rPr>
                  <w:rFonts w:ascii="Arial" w:hAnsi="Arial" w:cs="Arial"/>
                  <w:b/>
                  <w:lang w:val="it-IT"/>
                </w:rPr>
                <w:delText xml:space="preserve">(n </w:delText>
              </w:r>
              <w:r w:rsidRPr="00EF52F6">
                <w:rPr>
                  <w:rFonts w:ascii="Arial" w:hAnsi="Arial" w:cs="Arial"/>
                  <w:b/>
                  <w:lang w:val="it-IT"/>
                </w:rPr>
                <w:delText>=</w:delText>
              </w:r>
              <w:r>
                <w:rPr>
                  <w:rFonts w:ascii="Arial" w:hAnsi="Arial" w:cs="Arial"/>
                  <w:b/>
                  <w:lang w:val="it-IT"/>
                </w:rPr>
                <w:delText xml:space="preserve"> </w:delText>
              </w:r>
              <w:r w:rsidRPr="00EF52F6">
                <w:rPr>
                  <w:rFonts w:ascii="Arial" w:hAnsi="Arial" w:cs="Arial"/>
                  <w:b/>
                  <w:lang w:val="it-IT"/>
                </w:rPr>
                <w:delText>2012</w:delText>
              </w:r>
              <w:r>
                <w:rPr>
                  <w:rFonts w:ascii="Arial" w:hAnsi="Arial" w:cs="Arial"/>
                  <w:b/>
                  <w:lang w:val="it-IT"/>
                </w:rPr>
                <w:delText>)</w:delText>
              </w:r>
            </w:del>
          </w:p>
        </w:tc>
        <w:tc>
          <w:tcPr>
            <w:tcW w:w="1140" w:type="pct"/>
            <w:shd w:val="clear" w:color="auto" w:fill="BFBFBF" w:themeFill="background1" w:themeFillShade="BF"/>
            <w:vAlign w:val="center"/>
          </w:tcPr>
          <w:p w14:paraId="5892C22B" w14:textId="77777777" w:rsidR="008D19B2" w:rsidRPr="00EF52F6" w:rsidRDefault="008D19B2" w:rsidP="00D271FE">
            <w:pPr>
              <w:spacing w:line="360" w:lineRule="auto"/>
              <w:jc w:val="center"/>
              <w:rPr>
                <w:del w:id="80" w:author="NAZ, Mamoona (OLDHAM MEDICAL SERVICES)" w:date="2026-09-22T12:31:00Z" w16du:dateUtc="2026-09-22T16:31:00Z"/>
                <w:rFonts w:ascii="Arial" w:hAnsi="Arial" w:cs="Arial"/>
                <w:b/>
                <w:lang w:val="it-IT"/>
              </w:rPr>
            </w:pPr>
            <w:del w:id="81" w:author="NAZ, Mamoona (OLDHAM MEDICAL SERVICES)" w:date="2026-09-22T12:31:00Z" w16du:dateUtc="2026-09-22T16:31:00Z">
              <w:r w:rsidRPr="00EF52F6">
                <w:rPr>
                  <w:rFonts w:ascii="Arial" w:hAnsi="Arial" w:cs="Arial"/>
                  <w:b/>
                  <w:lang w:val="it-IT"/>
                </w:rPr>
                <w:delText>Fallecidos</w:delText>
              </w:r>
            </w:del>
          </w:p>
          <w:p w14:paraId="112FBFB2" w14:textId="77777777" w:rsidR="008D19B2" w:rsidRPr="00EF52F6" w:rsidRDefault="008D19B2" w:rsidP="00D271FE">
            <w:pPr>
              <w:spacing w:line="360" w:lineRule="auto"/>
              <w:jc w:val="center"/>
              <w:rPr>
                <w:del w:id="82" w:author="NAZ, Mamoona (OLDHAM MEDICAL SERVICES)" w:date="2026-09-22T12:31:00Z" w16du:dateUtc="2026-09-22T16:31:00Z"/>
                <w:rFonts w:ascii="Arial" w:hAnsi="Arial" w:cs="Arial"/>
                <w:b/>
                <w:lang w:val="it-IT"/>
              </w:rPr>
            </w:pPr>
            <w:del w:id="83" w:author="NAZ, Mamoona (OLDHAM MEDICAL SERVICES)" w:date="2026-09-22T12:31:00Z" w16du:dateUtc="2026-09-22T16:31:00Z">
              <w:r>
                <w:rPr>
                  <w:rFonts w:ascii="Arial" w:hAnsi="Arial" w:cs="Arial"/>
                  <w:b/>
                  <w:lang w:val="it-IT"/>
                </w:rPr>
                <w:delText xml:space="preserve">(n </w:delText>
              </w:r>
              <w:r w:rsidRPr="00EF52F6">
                <w:rPr>
                  <w:rFonts w:ascii="Arial" w:hAnsi="Arial" w:cs="Arial"/>
                  <w:b/>
                  <w:lang w:val="it-IT"/>
                </w:rPr>
                <w:delText>=</w:delText>
              </w:r>
              <w:r>
                <w:rPr>
                  <w:rFonts w:ascii="Arial" w:hAnsi="Arial" w:cs="Arial"/>
                  <w:b/>
                  <w:lang w:val="it-IT"/>
                </w:rPr>
                <w:delText xml:space="preserve"> </w:delText>
              </w:r>
              <w:r w:rsidRPr="00EF52F6">
                <w:rPr>
                  <w:rFonts w:ascii="Arial" w:hAnsi="Arial" w:cs="Arial"/>
                  <w:b/>
                  <w:lang w:val="it-IT"/>
                </w:rPr>
                <w:delText>629</w:delText>
              </w:r>
              <w:r>
                <w:rPr>
                  <w:rFonts w:ascii="Arial" w:hAnsi="Arial" w:cs="Arial"/>
                  <w:b/>
                  <w:lang w:val="it-IT"/>
                </w:rPr>
                <w:delText>)</w:delText>
              </w:r>
            </w:del>
          </w:p>
        </w:tc>
        <w:tc>
          <w:tcPr>
            <w:tcW w:w="744" w:type="pct"/>
            <w:shd w:val="clear" w:color="auto" w:fill="BFBFBF" w:themeFill="background1" w:themeFillShade="BF"/>
            <w:vAlign w:val="center"/>
          </w:tcPr>
          <w:p w14:paraId="6FD9BB7F" w14:textId="77777777" w:rsidR="008D19B2" w:rsidRPr="00EF52F6" w:rsidRDefault="008D19B2" w:rsidP="00D271FE">
            <w:pPr>
              <w:spacing w:line="360" w:lineRule="auto"/>
              <w:jc w:val="center"/>
              <w:rPr>
                <w:del w:id="84" w:author="NAZ, Mamoona (OLDHAM MEDICAL SERVICES)" w:date="2026-09-22T12:31:00Z" w16du:dateUtc="2026-09-22T16:31:00Z"/>
                <w:rFonts w:ascii="Arial" w:hAnsi="Arial" w:cs="Arial"/>
                <w:b/>
                <w:lang w:val="it-IT"/>
              </w:rPr>
            </w:pPr>
            <w:del w:id="85" w:author="NAZ, Mamoona (OLDHAM MEDICAL SERVICES)" w:date="2026-09-22T12:31:00Z" w16du:dateUtc="2026-09-22T16:31:00Z">
              <w:r>
                <w:rPr>
                  <w:rFonts w:ascii="Arial" w:hAnsi="Arial" w:cs="Arial"/>
                  <w:b/>
                  <w:lang w:val="it-IT"/>
                </w:rPr>
                <w:delText>Valor de p</w:delText>
              </w:r>
            </w:del>
          </w:p>
        </w:tc>
      </w:tr>
      <w:tr w:rsidR="008D19B2" w:rsidRPr="00EF52F6" w14:paraId="0E13C703" w14:textId="77777777" w:rsidTr="00D271FE">
        <w:trPr>
          <w:del w:id="86" w:author="NAZ, Mamoona (OLDHAM MEDICAL SERVICES)" w:date="2026-09-22T12:31:00Z" w16du:dateUtc="2026-09-22T16:31:00Z"/>
        </w:trPr>
        <w:tc>
          <w:tcPr>
            <w:tcW w:w="2043" w:type="pct"/>
          </w:tcPr>
          <w:p w14:paraId="48AE274B" w14:textId="77777777" w:rsidR="008D19B2" w:rsidRPr="00EF52F6" w:rsidRDefault="008D19B2" w:rsidP="00D271FE">
            <w:pPr>
              <w:spacing w:line="360" w:lineRule="auto"/>
              <w:jc w:val="both"/>
              <w:rPr>
                <w:del w:id="87" w:author="NAZ, Mamoona (OLDHAM MEDICAL SERVICES)" w:date="2026-09-22T12:31:00Z" w16du:dateUtc="2026-09-22T16:31:00Z"/>
                <w:rFonts w:ascii="Arial" w:hAnsi="Arial" w:cs="Arial"/>
                <w:lang w:val="it-IT"/>
              </w:rPr>
            </w:pPr>
            <w:del w:id="88" w:author="NAZ, Mamoona (OLDHAM MEDICAL SERVICES)" w:date="2026-09-22T12:31:00Z" w16du:dateUtc="2026-09-22T16:31:00Z">
              <w:r>
                <w:rPr>
                  <w:rFonts w:ascii="Arial" w:hAnsi="Arial" w:cs="Arial"/>
                  <w:lang w:val="it-IT"/>
                </w:rPr>
                <w:delText>Edad, años (</w:delText>
              </w:r>
              <w:r w:rsidRPr="00EF52F6">
                <w:rPr>
                  <w:rFonts w:ascii="Arial" w:hAnsi="Arial" w:cs="Arial"/>
                </w:rPr>
                <w:delText>±</w:delText>
              </w:r>
              <w:r>
                <w:rPr>
                  <w:rFonts w:ascii="Arial" w:hAnsi="Arial" w:cs="Arial"/>
                </w:rPr>
                <w:delText xml:space="preserve"> DE)</w:delText>
              </w:r>
            </w:del>
          </w:p>
        </w:tc>
        <w:tc>
          <w:tcPr>
            <w:tcW w:w="1144" w:type="pct"/>
          </w:tcPr>
          <w:p w14:paraId="5C26369F" w14:textId="77777777" w:rsidR="008D19B2" w:rsidRPr="00EF52F6" w:rsidRDefault="008D19B2" w:rsidP="00D271FE">
            <w:pPr>
              <w:spacing w:line="360" w:lineRule="auto"/>
              <w:jc w:val="center"/>
              <w:rPr>
                <w:del w:id="89" w:author="NAZ, Mamoona (OLDHAM MEDICAL SERVICES)" w:date="2026-09-22T12:31:00Z" w16du:dateUtc="2026-09-22T16:31:00Z"/>
                <w:rFonts w:ascii="Arial" w:hAnsi="Arial" w:cs="Arial"/>
                <w:lang w:val="it-IT"/>
              </w:rPr>
            </w:pPr>
            <w:del w:id="90" w:author="NAZ, Mamoona (OLDHAM MEDICAL SERVICES)" w:date="2026-09-22T12:31:00Z" w16du:dateUtc="2026-09-22T16:31:00Z">
              <w:r w:rsidRPr="00EF52F6">
                <w:rPr>
                  <w:rFonts w:ascii="Arial" w:hAnsi="Arial" w:cs="Arial"/>
                </w:rPr>
                <w:delText>48</w:delText>
              </w:r>
              <w:r>
                <w:rPr>
                  <w:rFonts w:ascii="Arial" w:hAnsi="Arial" w:cs="Arial"/>
                </w:rPr>
                <w:delText>.</w:delText>
              </w:r>
              <w:r w:rsidRPr="00EF52F6">
                <w:rPr>
                  <w:rFonts w:ascii="Arial" w:hAnsi="Arial" w:cs="Arial"/>
                </w:rPr>
                <w:delText>45</w:delText>
              </w:r>
              <w:r>
                <w:rPr>
                  <w:rFonts w:ascii="Arial" w:hAnsi="Arial" w:cs="Arial"/>
                </w:rPr>
                <w:delText xml:space="preserve"> </w:delText>
              </w:r>
              <w:r w:rsidRPr="00EF52F6">
                <w:rPr>
                  <w:rFonts w:ascii="Arial" w:hAnsi="Arial" w:cs="Arial"/>
                </w:rPr>
                <w:delText>(±18)</w:delText>
              </w:r>
            </w:del>
          </w:p>
        </w:tc>
        <w:tc>
          <w:tcPr>
            <w:tcW w:w="1140" w:type="pct"/>
          </w:tcPr>
          <w:p w14:paraId="410A4B73" w14:textId="77777777" w:rsidR="008D19B2" w:rsidRPr="00EF52F6" w:rsidRDefault="008D19B2" w:rsidP="00D271FE">
            <w:pPr>
              <w:spacing w:line="360" w:lineRule="auto"/>
              <w:jc w:val="center"/>
              <w:rPr>
                <w:del w:id="91" w:author="NAZ, Mamoona (OLDHAM MEDICAL SERVICES)" w:date="2026-09-22T12:31:00Z" w16du:dateUtc="2026-09-22T16:31:00Z"/>
                <w:rFonts w:ascii="Arial" w:hAnsi="Arial" w:cs="Arial"/>
                <w:lang w:val="it-IT"/>
              </w:rPr>
            </w:pPr>
            <w:del w:id="92" w:author="NAZ, Mamoona (OLDHAM MEDICAL SERVICES)" w:date="2026-09-22T12:31:00Z" w16du:dateUtc="2026-09-22T16:31:00Z">
              <w:r>
                <w:rPr>
                  <w:rFonts w:ascii="Arial" w:hAnsi="Arial" w:cs="Arial"/>
                  <w:lang w:val="it-IT"/>
                </w:rPr>
                <w:delText>55.54 (</w:delText>
              </w:r>
              <w:r w:rsidRPr="00EF52F6">
                <w:rPr>
                  <w:rFonts w:ascii="Arial" w:hAnsi="Arial" w:cs="Arial"/>
                </w:rPr>
                <w:delText>±</w:delText>
              </w:r>
              <w:r>
                <w:rPr>
                  <w:rFonts w:ascii="Arial" w:hAnsi="Arial" w:cs="Arial"/>
                </w:rPr>
                <w:delText>16,3)</w:delText>
              </w:r>
            </w:del>
          </w:p>
        </w:tc>
        <w:tc>
          <w:tcPr>
            <w:tcW w:w="744" w:type="pct"/>
          </w:tcPr>
          <w:p w14:paraId="42FD64E0" w14:textId="77777777" w:rsidR="008D19B2" w:rsidRDefault="008D19B2" w:rsidP="00D271FE">
            <w:pPr>
              <w:spacing w:line="360" w:lineRule="auto"/>
              <w:jc w:val="center"/>
              <w:rPr>
                <w:del w:id="93" w:author="NAZ, Mamoona (OLDHAM MEDICAL SERVICES)" w:date="2026-09-22T12:31:00Z" w16du:dateUtc="2026-09-22T16:31:00Z"/>
                <w:rFonts w:ascii="Arial" w:hAnsi="Arial" w:cs="Arial"/>
                <w:lang w:val="it-IT"/>
              </w:rPr>
            </w:pPr>
            <w:del w:id="94" w:author="NAZ, Mamoona (OLDHAM MEDICAL SERVICES)" w:date="2026-09-22T12:31:00Z" w16du:dateUtc="2026-09-22T16:31:00Z">
              <w:r>
                <w:rPr>
                  <w:rFonts w:ascii="Arial" w:hAnsi="Arial" w:cs="Arial"/>
                  <w:lang w:val="it-IT"/>
                </w:rPr>
                <w:delText>0,003</w:delText>
              </w:r>
            </w:del>
          </w:p>
        </w:tc>
      </w:tr>
      <w:tr w:rsidR="008D19B2" w:rsidRPr="00EF52F6" w14:paraId="3DFD98B2" w14:textId="77777777" w:rsidTr="00D271FE">
        <w:trPr>
          <w:del w:id="95" w:author="NAZ, Mamoona (OLDHAM MEDICAL SERVICES)" w:date="2026-09-22T12:31:00Z" w16du:dateUtc="2026-09-22T16:31:00Z"/>
        </w:trPr>
        <w:tc>
          <w:tcPr>
            <w:tcW w:w="2043" w:type="pct"/>
          </w:tcPr>
          <w:p w14:paraId="27C66534" w14:textId="77777777" w:rsidR="008D19B2" w:rsidRPr="00EF52F6" w:rsidRDefault="008D19B2" w:rsidP="00D271FE">
            <w:pPr>
              <w:spacing w:line="360" w:lineRule="auto"/>
              <w:jc w:val="both"/>
              <w:rPr>
                <w:del w:id="96" w:author="NAZ, Mamoona (OLDHAM MEDICAL SERVICES)" w:date="2026-09-22T12:31:00Z" w16du:dateUtc="2026-09-22T16:31:00Z"/>
                <w:rFonts w:ascii="Arial" w:hAnsi="Arial" w:cs="Arial"/>
                <w:lang w:val="it-IT"/>
              </w:rPr>
            </w:pPr>
            <w:del w:id="97" w:author="NAZ, Mamoona (OLDHAM MEDICAL SERVICES)" w:date="2026-09-22T12:31:00Z" w16du:dateUtc="2026-09-22T16:31:00Z">
              <w:r>
                <w:rPr>
                  <w:rFonts w:ascii="Arial" w:hAnsi="Arial" w:cs="Arial"/>
                  <w:lang w:val="it-IT"/>
                </w:rPr>
                <w:delText>Sexo masculino – n (%)</w:delText>
              </w:r>
            </w:del>
          </w:p>
        </w:tc>
        <w:tc>
          <w:tcPr>
            <w:tcW w:w="1144" w:type="pct"/>
          </w:tcPr>
          <w:p w14:paraId="01254EB1" w14:textId="77777777" w:rsidR="008D19B2" w:rsidRPr="00EF52F6" w:rsidRDefault="008D19B2" w:rsidP="00D271FE">
            <w:pPr>
              <w:spacing w:line="360" w:lineRule="auto"/>
              <w:jc w:val="center"/>
              <w:rPr>
                <w:del w:id="98" w:author="NAZ, Mamoona (OLDHAM MEDICAL SERVICES)" w:date="2026-09-22T12:31:00Z" w16du:dateUtc="2026-09-22T16:31:00Z"/>
                <w:rFonts w:ascii="Arial" w:hAnsi="Arial" w:cs="Arial"/>
                <w:lang w:val="it-IT"/>
              </w:rPr>
            </w:pPr>
            <w:del w:id="99" w:author="NAZ, Mamoona (OLDHAM MEDICAL SERVICES)" w:date="2026-09-22T12:31:00Z" w16du:dateUtc="2026-09-22T16:31:00Z">
              <w:r>
                <w:rPr>
                  <w:rFonts w:ascii="Arial" w:hAnsi="Arial" w:cs="Arial"/>
                  <w:lang w:val="it-IT"/>
                </w:rPr>
                <w:delText>1343 (66,7)</w:delText>
              </w:r>
            </w:del>
          </w:p>
        </w:tc>
        <w:tc>
          <w:tcPr>
            <w:tcW w:w="1140" w:type="pct"/>
          </w:tcPr>
          <w:p w14:paraId="0F4884C4" w14:textId="77777777" w:rsidR="008D19B2" w:rsidRPr="00EF52F6" w:rsidRDefault="008D19B2" w:rsidP="00D271FE">
            <w:pPr>
              <w:spacing w:line="360" w:lineRule="auto"/>
              <w:jc w:val="center"/>
              <w:rPr>
                <w:del w:id="100" w:author="NAZ, Mamoona (OLDHAM MEDICAL SERVICES)" w:date="2026-09-22T12:31:00Z" w16du:dateUtc="2026-09-22T16:31:00Z"/>
                <w:rFonts w:ascii="Arial" w:hAnsi="Arial" w:cs="Arial"/>
                <w:lang w:val="it-IT"/>
              </w:rPr>
            </w:pPr>
            <w:del w:id="101" w:author="NAZ, Mamoona (OLDHAM MEDICAL SERVICES)" w:date="2026-09-22T12:31:00Z" w16du:dateUtc="2026-09-22T16:31:00Z">
              <w:r>
                <w:rPr>
                  <w:rFonts w:ascii="Arial" w:hAnsi="Arial" w:cs="Arial"/>
                  <w:lang w:val="it-IT"/>
                </w:rPr>
                <w:delText>410 (65,2)</w:delText>
              </w:r>
            </w:del>
          </w:p>
        </w:tc>
        <w:tc>
          <w:tcPr>
            <w:tcW w:w="744" w:type="pct"/>
          </w:tcPr>
          <w:p w14:paraId="6C1A09F9" w14:textId="77777777" w:rsidR="008D19B2" w:rsidRDefault="008D19B2" w:rsidP="00D271FE">
            <w:pPr>
              <w:spacing w:line="360" w:lineRule="auto"/>
              <w:jc w:val="center"/>
              <w:rPr>
                <w:del w:id="102" w:author="NAZ, Mamoona (OLDHAM MEDICAL SERVICES)" w:date="2026-09-22T12:31:00Z" w16du:dateUtc="2026-09-22T16:31:00Z"/>
                <w:rFonts w:ascii="Arial" w:hAnsi="Arial" w:cs="Arial"/>
                <w:lang w:val="it-IT"/>
              </w:rPr>
            </w:pPr>
            <w:del w:id="103" w:author="NAZ, Mamoona (OLDHAM MEDICAL SERVICES)" w:date="2026-09-22T12:31:00Z" w16du:dateUtc="2026-09-22T16:31:00Z">
              <w:r>
                <w:rPr>
                  <w:rFonts w:ascii="Arial" w:hAnsi="Arial" w:cs="Arial"/>
                  <w:lang w:val="it-IT"/>
                </w:rPr>
                <w:delText>0,483</w:delText>
              </w:r>
            </w:del>
          </w:p>
        </w:tc>
      </w:tr>
      <w:tr w:rsidR="008D19B2" w:rsidRPr="00EF52F6" w14:paraId="64922E5A" w14:textId="77777777" w:rsidTr="00D271FE">
        <w:trPr>
          <w:del w:id="104" w:author="NAZ, Mamoona (OLDHAM MEDICAL SERVICES)" w:date="2026-09-22T12:31:00Z" w16du:dateUtc="2026-09-22T16:31:00Z"/>
        </w:trPr>
        <w:tc>
          <w:tcPr>
            <w:tcW w:w="2043" w:type="pct"/>
          </w:tcPr>
          <w:p w14:paraId="44D7B0DE" w14:textId="77777777" w:rsidR="008D19B2" w:rsidRDefault="008D19B2" w:rsidP="00D271FE">
            <w:pPr>
              <w:spacing w:line="360" w:lineRule="auto"/>
              <w:jc w:val="both"/>
              <w:rPr>
                <w:del w:id="105" w:author="NAZ, Mamoona (OLDHAM MEDICAL SERVICES)" w:date="2026-09-22T12:31:00Z" w16du:dateUtc="2026-09-22T16:31:00Z"/>
                <w:rFonts w:ascii="Arial" w:hAnsi="Arial" w:cs="Arial"/>
                <w:lang w:val="it-IT"/>
              </w:rPr>
            </w:pPr>
            <w:del w:id="106" w:author="NAZ, Mamoona (OLDHAM MEDICAL SERVICES)" w:date="2026-09-22T12:31:00Z" w16du:dateUtc="2026-09-22T16:31:00Z">
              <w:r>
                <w:rPr>
                  <w:rFonts w:ascii="Arial" w:hAnsi="Arial" w:cs="Arial"/>
                  <w:lang w:val="it-IT"/>
                </w:rPr>
                <w:delText>Motivos de ingreso – n (%)</w:delText>
              </w:r>
            </w:del>
          </w:p>
          <w:p w14:paraId="21A90413" w14:textId="77777777" w:rsidR="008D19B2" w:rsidRDefault="008D19B2" w:rsidP="00D271FE">
            <w:pPr>
              <w:spacing w:line="360" w:lineRule="auto"/>
              <w:jc w:val="both"/>
              <w:rPr>
                <w:del w:id="107" w:author="NAZ, Mamoona (OLDHAM MEDICAL SERVICES)" w:date="2026-09-22T12:31:00Z" w16du:dateUtc="2026-09-22T16:31:00Z"/>
                <w:rFonts w:ascii="Arial" w:hAnsi="Arial" w:cs="Arial"/>
                <w:lang w:val="it-IT"/>
              </w:rPr>
            </w:pPr>
            <w:del w:id="108" w:author="NAZ, Mamoona (OLDHAM MEDICAL SERVICES)" w:date="2026-09-22T12:31:00Z" w16du:dateUtc="2026-09-22T16:31:00Z">
              <w:r>
                <w:rPr>
                  <w:rFonts w:ascii="Arial" w:hAnsi="Arial" w:cs="Arial"/>
                  <w:lang w:val="it-IT"/>
                </w:rPr>
                <w:delText xml:space="preserve">                 Patología médica</w:delText>
              </w:r>
            </w:del>
          </w:p>
          <w:p w14:paraId="6C0E150E" w14:textId="77777777" w:rsidR="008D19B2" w:rsidRDefault="008D19B2" w:rsidP="00D271FE">
            <w:pPr>
              <w:spacing w:line="360" w:lineRule="auto"/>
              <w:jc w:val="both"/>
              <w:rPr>
                <w:del w:id="109" w:author="NAZ, Mamoona (OLDHAM MEDICAL SERVICES)" w:date="2026-09-22T12:31:00Z" w16du:dateUtc="2026-09-22T16:31:00Z"/>
                <w:rFonts w:ascii="Arial" w:hAnsi="Arial" w:cs="Arial"/>
                <w:lang w:val="it-IT"/>
              </w:rPr>
            </w:pPr>
            <w:del w:id="110" w:author="NAZ, Mamoona (OLDHAM MEDICAL SERVICES)" w:date="2026-09-22T12:31:00Z" w16du:dateUtc="2026-09-22T16:31:00Z">
              <w:r>
                <w:rPr>
                  <w:rFonts w:ascii="Arial" w:hAnsi="Arial" w:cs="Arial"/>
                  <w:lang w:val="it-IT"/>
                </w:rPr>
                <w:delText xml:space="preserve">                 Politraumatismos</w:delText>
              </w:r>
            </w:del>
          </w:p>
          <w:p w14:paraId="734AB737" w14:textId="77777777" w:rsidR="008D19B2" w:rsidRDefault="008D19B2" w:rsidP="00D271FE">
            <w:pPr>
              <w:spacing w:line="360" w:lineRule="auto"/>
              <w:jc w:val="both"/>
              <w:rPr>
                <w:del w:id="111" w:author="NAZ, Mamoona (OLDHAM MEDICAL SERVICES)" w:date="2026-09-22T12:31:00Z" w16du:dateUtc="2026-09-22T16:31:00Z"/>
                <w:rFonts w:ascii="Arial" w:hAnsi="Arial" w:cs="Arial"/>
                <w:lang w:val="it-IT"/>
              </w:rPr>
            </w:pPr>
            <w:del w:id="112" w:author="NAZ, Mamoona (OLDHAM MEDICAL SERVICES)" w:date="2026-09-22T12:31:00Z" w16du:dateUtc="2026-09-22T16:31:00Z">
              <w:r>
                <w:rPr>
                  <w:rFonts w:ascii="Arial" w:hAnsi="Arial" w:cs="Arial"/>
                  <w:lang w:val="it-IT"/>
                </w:rPr>
                <w:delText xml:space="preserve">                 Cirugía programada</w:delText>
              </w:r>
            </w:del>
          </w:p>
          <w:p w14:paraId="14639FDC" w14:textId="77777777" w:rsidR="008D19B2" w:rsidRPr="00EF52F6" w:rsidRDefault="008D19B2" w:rsidP="00D271FE">
            <w:pPr>
              <w:spacing w:line="360" w:lineRule="auto"/>
              <w:jc w:val="both"/>
              <w:rPr>
                <w:del w:id="113" w:author="NAZ, Mamoona (OLDHAM MEDICAL SERVICES)" w:date="2026-09-22T12:31:00Z" w16du:dateUtc="2026-09-22T16:31:00Z"/>
                <w:rFonts w:ascii="Arial" w:hAnsi="Arial" w:cs="Arial"/>
                <w:lang w:val="it-IT"/>
              </w:rPr>
            </w:pPr>
            <w:del w:id="114" w:author="NAZ, Mamoona (OLDHAM MEDICAL SERVICES)" w:date="2026-09-22T12:31:00Z" w16du:dateUtc="2026-09-22T16:31:00Z">
              <w:r>
                <w:rPr>
                  <w:rFonts w:ascii="Arial" w:hAnsi="Arial" w:cs="Arial"/>
                  <w:lang w:val="it-IT"/>
                </w:rPr>
                <w:delText xml:space="preserve">                 Cirugía de urgencia</w:delText>
              </w:r>
            </w:del>
          </w:p>
        </w:tc>
        <w:tc>
          <w:tcPr>
            <w:tcW w:w="1144" w:type="pct"/>
          </w:tcPr>
          <w:p w14:paraId="4CF87D88" w14:textId="77777777" w:rsidR="008D19B2" w:rsidRDefault="008D19B2" w:rsidP="00D271FE">
            <w:pPr>
              <w:spacing w:line="360" w:lineRule="auto"/>
              <w:jc w:val="center"/>
              <w:rPr>
                <w:del w:id="115" w:author="NAZ, Mamoona (OLDHAM MEDICAL SERVICES)" w:date="2026-09-22T12:31:00Z" w16du:dateUtc="2026-09-22T16:31:00Z"/>
                <w:rFonts w:ascii="Arial" w:hAnsi="Arial" w:cs="Arial"/>
                <w:lang w:val="it-IT"/>
              </w:rPr>
            </w:pPr>
          </w:p>
          <w:p w14:paraId="73F4B69A" w14:textId="77777777" w:rsidR="008D19B2" w:rsidRDefault="008D19B2" w:rsidP="00D271FE">
            <w:pPr>
              <w:spacing w:line="360" w:lineRule="auto"/>
              <w:jc w:val="center"/>
              <w:rPr>
                <w:del w:id="116" w:author="NAZ, Mamoona (OLDHAM MEDICAL SERVICES)" w:date="2026-09-22T12:31:00Z" w16du:dateUtc="2026-09-22T16:31:00Z"/>
                <w:rFonts w:ascii="Arial" w:hAnsi="Arial" w:cs="Arial"/>
                <w:lang w:val="it-IT"/>
              </w:rPr>
            </w:pPr>
            <w:del w:id="117" w:author="NAZ, Mamoona (OLDHAM MEDICAL SERVICES)" w:date="2026-09-22T12:31:00Z" w16du:dateUtc="2026-09-22T16:31:00Z">
              <w:r>
                <w:rPr>
                  <w:rFonts w:ascii="Arial" w:hAnsi="Arial" w:cs="Arial"/>
                  <w:lang w:val="it-IT"/>
                </w:rPr>
                <w:delText>1379 (68,5)</w:delText>
              </w:r>
            </w:del>
          </w:p>
          <w:p w14:paraId="0E0E16E1" w14:textId="77777777" w:rsidR="008D19B2" w:rsidRDefault="008D19B2" w:rsidP="00D271FE">
            <w:pPr>
              <w:spacing w:line="360" w:lineRule="auto"/>
              <w:jc w:val="center"/>
              <w:rPr>
                <w:del w:id="118" w:author="NAZ, Mamoona (OLDHAM MEDICAL SERVICES)" w:date="2026-09-22T12:31:00Z" w16du:dateUtc="2026-09-22T16:31:00Z"/>
                <w:rFonts w:ascii="Arial" w:hAnsi="Arial" w:cs="Arial"/>
                <w:lang w:val="it-IT"/>
              </w:rPr>
            </w:pPr>
            <w:del w:id="119" w:author="NAZ, Mamoona (OLDHAM MEDICAL SERVICES)" w:date="2026-09-22T12:31:00Z" w16du:dateUtc="2026-09-22T16:31:00Z">
              <w:r>
                <w:rPr>
                  <w:rFonts w:ascii="Arial" w:hAnsi="Arial" w:cs="Arial"/>
                  <w:lang w:val="it-IT"/>
                </w:rPr>
                <w:delText>166 (8,3)</w:delText>
              </w:r>
            </w:del>
          </w:p>
          <w:p w14:paraId="4D905CA0" w14:textId="77777777" w:rsidR="008D19B2" w:rsidRDefault="008D19B2" w:rsidP="00D271FE">
            <w:pPr>
              <w:spacing w:line="360" w:lineRule="auto"/>
              <w:jc w:val="center"/>
              <w:rPr>
                <w:del w:id="120" w:author="NAZ, Mamoona (OLDHAM MEDICAL SERVICES)" w:date="2026-09-22T12:31:00Z" w16du:dateUtc="2026-09-22T16:31:00Z"/>
                <w:rFonts w:ascii="Arial" w:hAnsi="Arial" w:cs="Arial"/>
                <w:lang w:val="it-IT"/>
              </w:rPr>
            </w:pPr>
            <w:del w:id="121" w:author="NAZ, Mamoona (OLDHAM MEDICAL SERVICES)" w:date="2026-09-22T12:31:00Z" w16du:dateUtc="2026-09-22T16:31:00Z">
              <w:r>
                <w:rPr>
                  <w:rFonts w:ascii="Arial" w:hAnsi="Arial" w:cs="Arial"/>
                  <w:lang w:val="it-IT"/>
                </w:rPr>
                <w:delText>206 (10,2)</w:delText>
              </w:r>
            </w:del>
          </w:p>
          <w:p w14:paraId="363E4A61" w14:textId="77777777" w:rsidR="008D19B2" w:rsidRPr="00EF52F6" w:rsidRDefault="008D19B2" w:rsidP="00D271FE">
            <w:pPr>
              <w:spacing w:line="360" w:lineRule="auto"/>
              <w:jc w:val="center"/>
              <w:rPr>
                <w:del w:id="122" w:author="NAZ, Mamoona (OLDHAM MEDICAL SERVICES)" w:date="2026-09-22T12:31:00Z" w16du:dateUtc="2026-09-22T16:31:00Z"/>
                <w:rFonts w:ascii="Arial" w:hAnsi="Arial" w:cs="Arial"/>
                <w:lang w:val="it-IT"/>
              </w:rPr>
            </w:pPr>
            <w:del w:id="123" w:author="NAZ, Mamoona (OLDHAM MEDICAL SERVICES)" w:date="2026-09-22T12:31:00Z" w16du:dateUtc="2026-09-22T16:31:00Z">
              <w:r>
                <w:rPr>
                  <w:rFonts w:ascii="Arial" w:hAnsi="Arial" w:cs="Arial"/>
                  <w:lang w:val="it-IT"/>
                </w:rPr>
                <w:delText>261 (13)</w:delText>
              </w:r>
            </w:del>
          </w:p>
        </w:tc>
        <w:tc>
          <w:tcPr>
            <w:tcW w:w="1140" w:type="pct"/>
          </w:tcPr>
          <w:p w14:paraId="0EB8466E" w14:textId="77777777" w:rsidR="008D19B2" w:rsidRDefault="008D19B2" w:rsidP="00D271FE">
            <w:pPr>
              <w:spacing w:line="360" w:lineRule="auto"/>
              <w:jc w:val="center"/>
              <w:rPr>
                <w:del w:id="124" w:author="NAZ, Mamoona (OLDHAM MEDICAL SERVICES)" w:date="2026-09-22T12:31:00Z" w16du:dateUtc="2026-09-22T16:31:00Z"/>
                <w:rFonts w:ascii="Arial" w:hAnsi="Arial" w:cs="Arial"/>
                <w:lang w:val="it-IT"/>
              </w:rPr>
            </w:pPr>
          </w:p>
          <w:p w14:paraId="4E729F9C" w14:textId="77777777" w:rsidR="008D19B2" w:rsidRDefault="008D19B2" w:rsidP="00D271FE">
            <w:pPr>
              <w:spacing w:line="360" w:lineRule="auto"/>
              <w:jc w:val="center"/>
              <w:rPr>
                <w:del w:id="125" w:author="NAZ, Mamoona (OLDHAM MEDICAL SERVICES)" w:date="2026-09-22T12:31:00Z" w16du:dateUtc="2026-09-22T16:31:00Z"/>
                <w:rFonts w:ascii="Arial" w:hAnsi="Arial" w:cs="Arial"/>
                <w:lang w:val="it-IT"/>
              </w:rPr>
            </w:pPr>
            <w:del w:id="126" w:author="NAZ, Mamoona (OLDHAM MEDICAL SERVICES)" w:date="2026-09-22T12:31:00Z" w16du:dateUtc="2026-09-22T16:31:00Z">
              <w:r>
                <w:rPr>
                  <w:rFonts w:ascii="Arial" w:hAnsi="Arial" w:cs="Arial"/>
                  <w:lang w:val="it-IT"/>
                </w:rPr>
                <w:delText>519 (82,5)</w:delText>
              </w:r>
            </w:del>
          </w:p>
          <w:p w14:paraId="1E61FF9C" w14:textId="77777777" w:rsidR="008D19B2" w:rsidRDefault="008D19B2" w:rsidP="00D271FE">
            <w:pPr>
              <w:spacing w:line="360" w:lineRule="auto"/>
              <w:jc w:val="center"/>
              <w:rPr>
                <w:del w:id="127" w:author="NAZ, Mamoona (OLDHAM MEDICAL SERVICES)" w:date="2026-09-22T12:31:00Z" w16du:dateUtc="2026-09-22T16:31:00Z"/>
                <w:rFonts w:ascii="Arial" w:hAnsi="Arial" w:cs="Arial"/>
                <w:lang w:val="it-IT"/>
              </w:rPr>
            </w:pPr>
            <w:del w:id="128" w:author="NAZ, Mamoona (OLDHAM MEDICAL SERVICES)" w:date="2026-09-22T12:31:00Z" w16du:dateUtc="2026-09-22T16:31:00Z">
              <w:r>
                <w:rPr>
                  <w:rFonts w:ascii="Arial" w:hAnsi="Arial" w:cs="Arial"/>
                  <w:lang w:val="it-IT"/>
                </w:rPr>
                <w:delText>33 (5,3)</w:delText>
              </w:r>
            </w:del>
          </w:p>
          <w:p w14:paraId="3097D8A4" w14:textId="77777777" w:rsidR="008D19B2" w:rsidRDefault="008D19B2" w:rsidP="00D271FE">
            <w:pPr>
              <w:spacing w:line="360" w:lineRule="auto"/>
              <w:jc w:val="center"/>
              <w:rPr>
                <w:del w:id="129" w:author="NAZ, Mamoona (OLDHAM MEDICAL SERVICES)" w:date="2026-09-22T12:31:00Z" w16du:dateUtc="2026-09-22T16:31:00Z"/>
                <w:rFonts w:ascii="Arial" w:hAnsi="Arial" w:cs="Arial"/>
                <w:lang w:val="it-IT"/>
              </w:rPr>
            </w:pPr>
            <w:del w:id="130" w:author="NAZ, Mamoona (OLDHAM MEDICAL SERVICES)" w:date="2026-09-22T12:31:00Z" w16du:dateUtc="2026-09-22T16:31:00Z">
              <w:r>
                <w:rPr>
                  <w:rFonts w:ascii="Arial" w:hAnsi="Arial" w:cs="Arial"/>
                  <w:lang w:val="it-IT"/>
                </w:rPr>
                <w:delText>22 (3,5)</w:delText>
              </w:r>
            </w:del>
          </w:p>
          <w:p w14:paraId="4C5EE4AB" w14:textId="77777777" w:rsidR="008D19B2" w:rsidRPr="00EF52F6" w:rsidRDefault="008D19B2" w:rsidP="00D271FE">
            <w:pPr>
              <w:spacing w:line="360" w:lineRule="auto"/>
              <w:jc w:val="center"/>
              <w:rPr>
                <w:del w:id="131" w:author="NAZ, Mamoona (OLDHAM MEDICAL SERVICES)" w:date="2026-09-22T12:31:00Z" w16du:dateUtc="2026-09-22T16:31:00Z"/>
                <w:rFonts w:ascii="Arial" w:hAnsi="Arial" w:cs="Arial"/>
                <w:lang w:val="it-IT"/>
              </w:rPr>
            </w:pPr>
            <w:del w:id="132" w:author="NAZ, Mamoona (OLDHAM MEDICAL SERVICES)" w:date="2026-09-22T12:31:00Z" w16du:dateUtc="2026-09-22T16:31:00Z">
              <w:r>
                <w:rPr>
                  <w:rFonts w:ascii="Arial" w:hAnsi="Arial" w:cs="Arial"/>
                  <w:lang w:val="it-IT"/>
                </w:rPr>
                <w:delText>55 (8,7)</w:delText>
              </w:r>
            </w:del>
          </w:p>
        </w:tc>
        <w:tc>
          <w:tcPr>
            <w:tcW w:w="744" w:type="pct"/>
          </w:tcPr>
          <w:p w14:paraId="6F774CD5" w14:textId="77777777" w:rsidR="008D19B2" w:rsidRDefault="008D19B2" w:rsidP="00D271FE">
            <w:pPr>
              <w:spacing w:line="360" w:lineRule="auto"/>
              <w:jc w:val="center"/>
              <w:rPr>
                <w:del w:id="133" w:author="NAZ, Mamoona (OLDHAM MEDICAL SERVICES)" w:date="2026-09-22T12:31:00Z" w16du:dateUtc="2026-09-22T16:31:00Z"/>
                <w:rFonts w:ascii="Arial" w:hAnsi="Arial" w:cs="Arial"/>
                <w:lang w:val="it-IT"/>
              </w:rPr>
            </w:pPr>
          </w:p>
          <w:p w14:paraId="4ECB89FA" w14:textId="77777777" w:rsidR="008D19B2" w:rsidRDefault="008D19B2" w:rsidP="00D271FE">
            <w:pPr>
              <w:spacing w:line="360" w:lineRule="auto"/>
              <w:jc w:val="center"/>
              <w:rPr>
                <w:del w:id="134" w:author="NAZ, Mamoona (OLDHAM MEDICAL SERVICES)" w:date="2026-09-22T12:31:00Z" w16du:dateUtc="2026-09-22T16:31:00Z"/>
                <w:rFonts w:ascii="Arial" w:hAnsi="Arial" w:cs="Arial"/>
                <w:lang w:val="it-IT"/>
              </w:rPr>
            </w:pPr>
            <w:del w:id="135" w:author="NAZ, Mamoona (OLDHAM MEDICAL SERVICES)" w:date="2026-09-22T12:31:00Z" w16du:dateUtc="2026-09-22T16:31:00Z">
              <w:r>
                <w:rPr>
                  <w:rFonts w:ascii="Arial" w:hAnsi="Arial" w:cs="Arial"/>
                  <w:lang w:val="it-IT"/>
                </w:rPr>
                <w:delText>&lt;0,001</w:delText>
              </w:r>
            </w:del>
          </w:p>
          <w:p w14:paraId="71792CBC" w14:textId="77777777" w:rsidR="008D19B2" w:rsidRDefault="008D19B2" w:rsidP="00D271FE">
            <w:pPr>
              <w:spacing w:line="360" w:lineRule="auto"/>
              <w:jc w:val="center"/>
              <w:rPr>
                <w:del w:id="136" w:author="NAZ, Mamoona (OLDHAM MEDICAL SERVICES)" w:date="2026-09-22T12:31:00Z" w16du:dateUtc="2026-09-22T16:31:00Z"/>
                <w:rFonts w:ascii="Arial" w:hAnsi="Arial" w:cs="Arial"/>
                <w:lang w:val="it-IT"/>
              </w:rPr>
            </w:pPr>
            <w:del w:id="137" w:author="NAZ, Mamoona (OLDHAM MEDICAL SERVICES)" w:date="2026-09-22T12:31:00Z" w16du:dateUtc="2026-09-22T16:31:00Z">
              <w:r>
                <w:rPr>
                  <w:rFonts w:ascii="Arial" w:hAnsi="Arial" w:cs="Arial"/>
                  <w:lang w:val="it-IT"/>
                </w:rPr>
                <w:delText>0,011</w:delText>
              </w:r>
            </w:del>
          </w:p>
          <w:p w14:paraId="50B61E3C" w14:textId="77777777" w:rsidR="008D19B2" w:rsidRDefault="008D19B2" w:rsidP="00D271FE">
            <w:pPr>
              <w:spacing w:line="360" w:lineRule="auto"/>
              <w:jc w:val="center"/>
              <w:rPr>
                <w:del w:id="138" w:author="NAZ, Mamoona (OLDHAM MEDICAL SERVICES)" w:date="2026-09-22T12:31:00Z" w16du:dateUtc="2026-09-22T16:31:00Z"/>
                <w:rFonts w:ascii="Arial" w:hAnsi="Arial" w:cs="Arial"/>
                <w:lang w:val="it-IT"/>
              </w:rPr>
            </w:pPr>
            <w:del w:id="139" w:author="NAZ, Mamoona (OLDHAM MEDICAL SERVICES)" w:date="2026-09-22T12:31:00Z" w16du:dateUtc="2026-09-22T16:31:00Z">
              <w:r>
                <w:rPr>
                  <w:rFonts w:ascii="Arial" w:hAnsi="Arial" w:cs="Arial"/>
                  <w:lang w:val="it-IT"/>
                </w:rPr>
                <w:delText>&lt;0,001</w:delText>
              </w:r>
            </w:del>
          </w:p>
          <w:p w14:paraId="75B2B9E3" w14:textId="77777777" w:rsidR="008D19B2" w:rsidRDefault="008D19B2" w:rsidP="00D271FE">
            <w:pPr>
              <w:spacing w:line="360" w:lineRule="auto"/>
              <w:jc w:val="center"/>
              <w:rPr>
                <w:del w:id="140" w:author="NAZ, Mamoona (OLDHAM MEDICAL SERVICES)" w:date="2026-09-22T12:31:00Z" w16du:dateUtc="2026-09-22T16:31:00Z"/>
                <w:rFonts w:ascii="Arial" w:hAnsi="Arial" w:cs="Arial"/>
                <w:lang w:val="it-IT"/>
              </w:rPr>
            </w:pPr>
            <w:del w:id="141" w:author="NAZ, Mamoona (OLDHAM MEDICAL SERVICES)" w:date="2026-09-22T12:31:00Z" w16du:dateUtc="2026-09-22T16:31:00Z">
              <w:r>
                <w:rPr>
                  <w:rFonts w:ascii="Arial" w:hAnsi="Arial" w:cs="Arial"/>
                  <w:lang w:val="it-IT"/>
                </w:rPr>
                <w:delText>0,004</w:delText>
              </w:r>
            </w:del>
          </w:p>
        </w:tc>
      </w:tr>
      <w:tr w:rsidR="008D19B2" w:rsidRPr="00EF52F6" w14:paraId="4556B556" w14:textId="77777777" w:rsidTr="00D271FE">
        <w:trPr>
          <w:del w:id="142" w:author="NAZ, Mamoona (OLDHAM MEDICAL SERVICES)" w:date="2026-09-22T12:31:00Z" w16du:dateUtc="2026-09-22T16:31:00Z"/>
        </w:trPr>
        <w:tc>
          <w:tcPr>
            <w:tcW w:w="2043" w:type="pct"/>
          </w:tcPr>
          <w:p w14:paraId="57091A52" w14:textId="77777777" w:rsidR="008D19B2" w:rsidRDefault="008D19B2" w:rsidP="00D271FE">
            <w:pPr>
              <w:spacing w:line="360" w:lineRule="auto"/>
              <w:jc w:val="both"/>
              <w:rPr>
                <w:del w:id="143" w:author="NAZ, Mamoona (OLDHAM MEDICAL SERVICES)" w:date="2026-09-22T12:31:00Z" w16du:dateUtc="2026-09-22T16:31:00Z"/>
                <w:rFonts w:ascii="Arial" w:hAnsi="Arial" w:cs="Arial"/>
                <w:lang w:val="it-IT"/>
              </w:rPr>
            </w:pPr>
            <w:del w:id="144" w:author="NAZ, Mamoona (OLDHAM MEDICAL SERVICES)" w:date="2026-09-22T12:31:00Z" w16du:dateUtc="2026-09-22T16:31:00Z">
              <w:r>
                <w:rPr>
                  <w:rFonts w:ascii="Arial" w:hAnsi="Arial" w:cs="Arial"/>
                  <w:lang w:val="it-IT"/>
                </w:rPr>
                <w:delText>Comorbilidades graves – n (%)</w:delText>
              </w:r>
            </w:del>
          </w:p>
          <w:p w14:paraId="13439DA6" w14:textId="77777777" w:rsidR="008D19B2" w:rsidRDefault="008D19B2" w:rsidP="00D271FE">
            <w:pPr>
              <w:spacing w:line="360" w:lineRule="auto"/>
              <w:jc w:val="both"/>
              <w:rPr>
                <w:del w:id="145" w:author="NAZ, Mamoona (OLDHAM MEDICAL SERVICES)" w:date="2026-09-22T12:31:00Z" w16du:dateUtc="2026-09-22T16:31:00Z"/>
                <w:rFonts w:ascii="Arial" w:hAnsi="Arial" w:cs="Arial"/>
                <w:lang w:val="it-IT"/>
              </w:rPr>
            </w:pPr>
            <w:del w:id="146" w:author="NAZ, Mamoona (OLDHAM MEDICAL SERVICES)" w:date="2026-09-22T12:31:00Z" w16du:dateUtc="2026-09-22T16:31:00Z">
              <w:r>
                <w:rPr>
                  <w:rFonts w:ascii="Arial" w:hAnsi="Arial" w:cs="Arial"/>
                  <w:lang w:val="it-IT"/>
                </w:rPr>
                <w:delText xml:space="preserve">                  Hepática</w:delText>
              </w:r>
            </w:del>
          </w:p>
          <w:p w14:paraId="2403A553" w14:textId="77777777" w:rsidR="008D19B2" w:rsidRDefault="008D19B2" w:rsidP="00D271FE">
            <w:pPr>
              <w:spacing w:line="360" w:lineRule="auto"/>
              <w:jc w:val="both"/>
              <w:rPr>
                <w:del w:id="147" w:author="NAZ, Mamoona (OLDHAM MEDICAL SERVICES)" w:date="2026-09-22T12:31:00Z" w16du:dateUtc="2026-09-22T16:31:00Z"/>
                <w:rFonts w:ascii="Arial" w:hAnsi="Arial" w:cs="Arial"/>
                <w:lang w:val="it-IT"/>
              </w:rPr>
            </w:pPr>
            <w:del w:id="148" w:author="NAZ, Mamoona (OLDHAM MEDICAL SERVICES)" w:date="2026-09-22T12:31:00Z" w16du:dateUtc="2026-09-22T16:31:00Z">
              <w:r>
                <w:rPr>
                  <w:rFonts w:ascii="Arial" w:hAnsi="Arial" w:cs="Arial"/>
                  <w:lang w:val="it-IT"/>
                </w:rPr>
                <w:delText xml:space="preserve">                  Renal</w:delText>
              </w:r>
            </w:del>
          </w:p>
          <w:p w14:paraId="3AEA2796" w14:textId="77777777" w:rsidR="008D19B2" w:rsidRDefault="008D19B2" w:rsidP="00D271FE">
            <w:pPr>
              <w:spacing w:line="360" w:lineRule="auto"/>
              <w:jc w:val="both"/>
              <w:rPr>
                <w:del w:id="149" w:author="NAZ, Mamoona (OLDHAM MEDICAL SERVICES)" w:date="2026-09-22T12:31:00Z" w16du:dateUtc="2026-09-22T16:31:00Z"/>
                <w:rFonts w:ascii="Arial" w:hAnsi="Arial" w:cs="Arial"/>
                <w:lang w:val="it-IT"/>
              </w:rPr>
            </w:pPr>
            <w:del w:id="150" w:author="NAZ, Mamoona (OLDHAM MEDICAL SERVICES)" w:date="2026-09-22T12:31:00Z" w16du:dateUtc="2026-09-22T16:31:00Z">
              <w:r>
                <w:rPr>
                  <w:rFonts w:ascii="Arial" w:hAnsi="Arial" w:cs="Arial"/>
                  <w:lang w:val="it-IT"/>
                </w:rPr>
                <w:delText xml:space="preserve">                  Respiratoria</w:delText>
              </w:r>
            </w:del>
          </w:p>
          <w:p w14:paraId="43FD7571" w14:textId="77777777" w:rsidR="008D19B2" w:rsidRDefault="008D19B2" w:rsidP="00D271FE">
            <w:pPr>
              <w:spacing w:line="360" w:lineRule="auto"/>
              <w:jc w:val="both"/>
              <w:rPr>
                <w:del w:id="151" w:author="NAZ, Mamoona (OLDHAM MEDICAL SERVICES)" w:date="2026-09-22T12:31:00Z" w16du:dateUtc="2026-09-22T16:31:00Z"/>
                <w:rFonts w:ascii="Arial" w:hAnsi="Arial" w:cs="Arial"/>
                <w:lang w:val="it-IT"/>
              </w:rPr>
            </w:pPr>
            <w:del w:id="152" w:author="NAZ, Mamoona (OLDHAM MEDICAL SERVICES)" w:date="2026-09-22T12:31:00Z" w16du:dateUtc="2026-09-22T16:31:00Z">
              <w:r>
                <w:rPr>
                  <w:rFonts w:ascii="Arial" w:hAnsi="Arial" w:cs="Arial"/>
                  <w:lang w:val="it-IT"/>
                </w:rPr>
                <w:delText xml:space="preserve">                  Cardiovascular</w:delText>
              </w:r>
            </w:del>
          </w:p>
          <w:p w14:paraId="6D8F429F" w14:textId="77777777" w:rsidR="008D19B2" w:rsidRPr="00EF52F6" w:rsidRDefault="008D19B2" w:rsidP="00D271FE">
            <w:pPr>
              <w:spacing w:line="360" w:lineRule="auto"/>
              <w:jc w:val="both"/>
              <w:rPr>
                <w:del w:id="153" w:author="NAZ, Mamoona (OLDHAM MEDICAL SERVICES)" w:date="2026-09-22T12:31:00Z" w16du:dateUtc="2026-09-22T16:31:00Z"/>
                <w:rFonts w:ascii="Arial" w:hAnsi="Arial" w:cs="Arial"/>
                <w:lang w:val="it-IT"/>
              </w:rPr>
            </w:pPr>
            <w:del w:id="154" w:author="NAZ, Mamoona (OLDHAM MEDICAL SERVICES)" w:date="2026-09-22T12:31:00Z" w16du:dateUtc="2026-09-22T16:31:00Z">
              <w:r>
                <w:rPr>
                  <w:rFonts w:ascii="Arial" w:hAnsi="Arial" w:cs="Arial"/>
                  <w:lang w:val="it-IT"/>
                </w:rPr>
                <w:delText xml:space="preserve">                  Inmunodeficiencia</w:delText>
              </w:r>
            </w:del>
          </w:p>
        </w:tc>
        <w:tc>
          <w:tcPr>
            <w:tcW w:w="1144" w:type="pct"/>
          </w:tcPr>
          <w:p w14:paraId="2BFBAE0C" w14:textId="77777777" w:rsidR="008D19B2" w:rsidRDefault="008D19B2" w:rsidP="00D271FE">
            <w:pPr>
              <w:spacing w:line="360" w:lineRule="auto"/>
              <w:jc w:val="center"/>
              <w:rPr>
                <w:del w:id="155" w:author="NAZ, Mamoona (OLDHAM MEDICAL SERVICES)" w:date="2026-09-22T12:31:00Z" w16du:dateUtc="2026-09-22T16:31:00Z"/>
                <w:rFonts w:ascii="Arial" w:hAnsi="Arial" w:cs="Arial"/>
                <w:lang w:val="it-IT"/>
              </w:rPr>
            </w:pPr>
          </w:p>
          <w:p w14:paraId="7150C591" w14:textId="77777777" w:rsidR="008D19B2" w:rsidRDefault="008D19B2" w:rsidP="00D271FE">
            <w:pPr>
              <w:spacing w:line="360" w:lineRule="auto"/>
              <w:jc w:val="center"/>
              <w:rPr>
                <w:del w:id="156" w:author="NAZ, Mamoona (OLDHAM MEDICAL SERVICES)" w:date="2026-09-22T12:31:00Z" w16du:dateUtc="2026-09-22T16:31:00Z"/>
                <w:rFonts w:ascii="Arial" w:hAnsi="Arial" w:cs="Arial"/>
                <w:lang w:val="it-IT"/>
              </w:rPr>
            </w:pPr>
            <w:del w:id="157" w:author="NAZ, Mamoona (OLDHAM MEDICAL SERVICES)" w:date="2026-09-22T12:31:00Z" w16du:dateUtc="2026-09-22T16:31:00Z">
              <w:r>
                <w:rPr>
                  <w:rFonts w:ascii="Arial" w:hAnsi="Arial" w:cs="Arial"/>
                  <w:lang w:val="it-IT"/>
                </w:rPr>
                <w:delText>54 (2,7)</w:delText>
              </w:r>
            </w:del>
          </w:p>
          <w:p w14:paraId="42B84941" w14:textId="77777777" w:rsidR="008D19B2" w:rsidRDefault="008D19B2" w:rsidP="00D271FE">
            <w:pPr>
              <w:spacing w:line="360" w:lineRule="auto"/>
              <w:jc w:val="center"/>
              <w:rPr>
                <w:del w:id="158" w:author="NAZ, Mamoona (OLDHAM MEDICAL SERVICES)" w:date="2026-09-22T12:31:00Z" w16du:dateUtc="2026-09-22T16:31:00Z"/>
                <w:rFonts w:ascii="Arial" w:hAnsi="Arial" w:cs="Arial"/>
                <w:lang w:val="it-IT"/>
              </w:rPr>
            </w:pPr>
            <w:del w:id="159" w:author="NAZ, Mamoona (OLDHAM MEDICAL SERVICES)" w:date="2026-09-22T12:31:00Z" w16du:dateUtc="2026-09-22T16:31:00Z">
              <w:r>
                <w:rPr>
                  <w:rFonts w:ascii="Arial" w:hAnsi="Arial" w:cs="Arial"/>
                  <w:lang w:val="it-IT"/>
                </w:rPr>
                <w:delText>12 (0,6)</w:delText>
              </w:r>
            </w:del>
          </w:p>
          <w:p w14:paraId="32DF2CF0" w14:textId="77777777" w:rsidR="008D19B2" w:rsidRDefault="008D19B2" w:rsidP="00D271FE">
            <w:pPr>
              <w:spacing w:line="360" w:lineRule="auto"/>
              <w:jc w:val="center"/>
              <w:rPr>
                <w:del w:id="160" w:author="NAZ, Mamoona (OLDHAM MEDICAL SERVICES)" w:date="2026-09-22T12:31:00Z" w16du:dateUtc="2026-09-22T16:31:00Z"/>
                <w:rFonts w:ascii="Arial" w:hAnsi="Arial" w:cs="Arial"/>
                <w:lang w:val="it-IT"/>
              </w:rPr>
            </w:pPr>
            <w:del w:id="161" w:author="NAZ, Mamoona (OLDHAM MEDICAL SERVICES)" w:date="2026-09-22T12:31:00Z" w16du:dateUtc="2026-09-22T16:31:00Z">
              <w:r>
                <w:rPr>
                  <w:rFonts w:ascii="Arial" w:hAnsi="Arial" w:cs="Arial"/>
                  <w:lang w:val="it-IT"/>
                </w:rPr>
                <w:delText>51 (2,5)</w:delText>
              </w:r>
            </w:del>
          </w:p>
          <w:p w14:paraId="36CBC35D" w14:textId="77777777" w:rsidR="008D19B2" w:rsidRDefault="008D19B2" w:rsidP="00D271FE">
            <w:pPr>
              <w:spacing w:line="360" w:lineRule="auto"/>
              <w:jc w:val="center"/>
              <w:rPr>
                <w:del w:id="162" w:author="NAZ, Mamoona (OLDHAM MEDICAL SERVICES)" w:date="2026-09-22T12:31:00Z" w16du:dateUtc="2026-09-22T16:31:00Z"/>
                <w:rFonts w:ascii="Arial" w:hAnsi="Arial" w:cs="Arial"/>
                <w:lang w:val="it-IT"/>
              </w:rPr>
            </w:pPr>
            <w:del w:id="163" w:author="NAZ, Mamoona (OLDHAM MEDICAL SERVICES)" w:date="2026-09-22T12:31:00Z" w16du:dateUtc="2026-09-22T16:31:00Z">
              <w:r>
                <w:rPr>
                  <w:rFonts w:ascii="Arial" w:hAnsi="Arial" w:cs="Arial"/>
                  <w:lang w:val="it-IT"/>
                </w:rPr>
                <w:delText>45 (2,2)</w:delText>
              </w:r>
            </w:del>
          </w:p>
          <w:p w14:paraId="421287E6" w14:textId="77777777" w:rsidR="008D19B2" w:rsidRPr="00EF52F6" w:rsidRDefault="008D19B2" w:rsidP="00D271FE">
            <w:pPr>
              <w:spacing w:line="360" w:lineRule="auto"/>
              <w:jc w:val="center"/>
              <w:rPr>
                <w:del w:id="164" w:author="NAZ, Mamoona (OLDHAM MEDICAL SERVICES)" w:date="2026-09-22T12:31:00Z" w16du:dateUtc="2026-09-22T16:31:00Z"/>
                <w:rFonts w:ascii="Arial" w:hAnsi="Arial" w:cs="Arial"/>
                <w:lang w:val="it-IT"/>
              </w:rPr>
            </w:pPr>
            <w:del w:id="165" w:author="NAZ, Mamoona (OLDHAM MEDICAL SERVICES)" w:date="2026-09-22T12:31:00Z" w16du:dateUtc="2026-09-22T16:31:00Z">
              <w:r>
                <w:rPr>
                  <w:rFonts w:ascii="Arial" w:hAnsi="Arial" w:cs="Arial"/>
                  <w:lang w:val="it-IT"/>
                </w:rPr>
                <w:delText>27 (1,3)</w:delText>
              </w:r>
            </w:del>
          </w:p>
        </w:tc>
        <w:tc>
          <w:tcPr>
            <w:tcW w:w="1140" w:type="pct"/>
          </w:tcPr>
          <w:p w14:paraId="5BF45679" w14:textId="77777777" w:rsidR="008D19B2" w:rsidRDefault="008D19B2" w:rsidP="00D271FE">
            <w:pPr>
              <w:spacing w:line="360" w:lineRule="auto"/>
              <w:jc w:val="center"/>
              <w:rPr>
                <w:del w:id="166" w:author="NAZ, Mamoona (OLDHAM MEDICAL SERVICES)" w:date="2026-09-22T12:31:00Z" w16du:dateUtc="2026-09-22T16:31:00Z"/>
                <w:rFonts w:ascii="Arial" w:hAnsi="Arial" w:cs="Arial"/>
                <w:lang w:val="it-IT"/>
              </w:rPr>
            </w:pPr>
          </w:p>
          <w:p w14:paraId="47A64A94" w14:textId="77777777" w:rsidR="008D19B2" w:rsidRDefault="008D19B2" w:rsidP="00D271FE">
            <w:pPr>
              <w:spacing w:line="360" w:lineRule="auto"/>
              <w:jc w:val="center"/>
              <w:rPr>
                <w:del w:id="167" w:author="NAZ, Mamoona (OLDHAM MEDICAL SERVICES)" w:date="2026-09-22T12:31:00Z" w16du:dateUtc="2026-09-22T16:31:00Z"/>
                <w:rFonts w:ascii="Arial" w:hAnsi="Arial" w:cs="Arial"/>
                <w:lang w:val="it-IT"/>
              </w:rPr>
            </w:pPr>
            <w:del w:id="168" w:author="NAZ, Mamoona (OLDHAM MEDICAL SERVICES)" w:date="2026-09-22T12:31:00Z" w16du:dateUtc="2026-09-22T16:31:00Z">
              <w:r>
                <w:rPr>
                  <w:rFonts w:ascii="Arial" w:hAnsi="Arial" w:cs="Arial"/>
                  <w:lang w:val="it-IT"/>
                </w:rPr>
                <w:delText>32 (5,1)</w:delText>
              </w:r>
            </w:del>
          </w:p>
          <w:p w14:paraId="5187FBD0" w14:textId="77777777" w:rsidR="008D19B2" w:rsidRDefault="008D19B2" w:rsidP="00D271FE">
            <w:pPr>
              <w:spacing w:line="360" w:lineRule="auto"/>
              <w:jc w:val="center"/>
              <w:rPr>
                <w:del w:id="169" w:author="NAZ, Mamoona (OLDHAM MEDICAL SERVICES)" w:date="2026-09-22T12:31:00Z" w16du:dateUtc="2026-09-22T16:31:00Z"/>
                <w:rFonts w:ascii="Arial" w:hAnsi="Arial" w:cs="Arial"/>
                <w:lang w:val="it-IT"/>
              </w:rPr>
            </w:pPr>
            <w:del w:id="170" w:author="NAZ, Mamoona (OLDHAM MEDICAL SERVICES)" w:date="2026-09-22T12:31:00Z" w16du:dateUtc="2026-09-22T16:31:00Z">
              <w:r>
                <w:rPr>
                  <w:rFonts w:ascii="Arial" w:hAnsi="Arial" w:cs="Arial"/>
                  <w:lang w:val="it-IT"/>
                </w:rPr>
                <w:delText>15 (2,4)</w:delText>
              </w:r>
            </w:del>
          </w:p>
          <w:p w14:paraId="68D4318D" w14:textId="77777777" w:rsidR="008D19B2" w:rsidRDefault="008D19B2" w:rsidP="00D271FE">
            <w:pPr>
              <w:spacing w:line="360" w:lineRule="auto"/>
              <w:jc w:val="center"/>
              <w:rPr>
                <w:del w:id="171" w:author="NAZ, Mamoona (OLDHAM MEDICAL SERVICES)" w:date="2026-09-22T12:31:00Z" w16du:dateUtc="2026-09-22T16:31:00Z"/>
                <w:rFonts w:ascii="Arial" w:hAnsi="Arial" w:cs="Arial"/>
                <w:lang w:val="it-IT"/>
              </w:rPr>
            </w:pPr>
            <w:del w:id="172" w:author="NAZ, Mamoona (OLDHAM MEDICAL SERVICES)" w:date="2026-09-22T12:31:00Z" w16du:dateUtc="2026-09-22T16:31:00Z">
              <w:r>
                <w:rPr>
                  <w:rFonts w:ascii="Arial" w:hAnsi="Arial" w:cs="Arial"/>
                  <w:lang w:val="it-IT"/>
                </w:rPr>
                <w:delText>29 (4,6)</w:delText>
              </w:r>
            </w:del>
          </w:p>
          <w:p w14:paraId="2F7DEA01" w14:textId="77777777" w:rsidR="008D19B2" w:rsidRDefault="008D19B2" w:rsidP="00D271FE">
            <w:pPr>
              <w:spacing w:line="360" w:lineRule="auto"/>
              <w:jc w:val="center"/>
              <w:rPr>
                <w:del w:id="173" w:author="NAZ, Mamoona (OLDHAM MEDICAL SERVICES)" w:date="2026-09-22T12:31:00Z" w16du:dateUtc="2026-09-22T16:31:00Z"/>
                <w:rFonts w:ascii="Arial" w:hAnsi="Arial" w:cs="Arial"/>
                <w:lang w:val="it-IT"/>
              </w:rPr>
            </w:pPr>
            <w:del w:id="174" w:author="NAZ, Mamoona (OLDHAM MEDICAL SERVICES)" w:date="2026-09-22T12:31:00Z" w16du:dateUtc="2026-09-22T16:31:00Z">
              <w:r>
                <w:rPr>
                  <w:rFonts w:ascii="Arial" w:hAnsi="Arial" w:cs="Arial"/>
                  <w:lang w:val="it-IT"/>
                </w:rPr>
                <w:delText>23 (3,7)</w:delText>
              </w:r>
            </w:del>
          </w:p>
          <w:p w14:paraId="0C8704E7" w14:textId="77777777" w:rsidR="008D19B2" w:rsidRPr="00EF52F6" w:rsidRDefault="008D19B2" w:rsidP="00D271FE">
            <w:pPr>
              <w:spacing w:line="360" w:lineRule="auto"/>
              <w:jc w:val="center"/>
              <w:rPr>
                <w:del w:id="175" w:author="NAZ, Mamoona (OLDHAM MEDICAL SERVICES)" w:date="2026-09-22T12:31:00Z" w16du:dateUtc="2026-09-22T16:31:00Z"/>
                <w:rFonts w:ascii="Arial" w:hAnsi="Arial" w:cs="Arial"/>
                <w:lang w:val="it-IT"/>
              </w:rPr>
            </w:pPr>
            <w:del w:id="176" w:author="NAZ, Mamoona (OLDHAM MEDICAL SERVICES)" w:date="2026-09-22T12:31:00Z" w16du:dateUtc="2026-09-22T16:31:00Z">
              <w:r>
                <w:rPr>
                  <w:rFonts w:ascii="Arial" w:hAnsi="Arial" w:cs="Arial"/>
                  <w:lang w:val="it-IT"/>
                </w:rPr>
                <w:delText>30 (4,8)</w:delText>
              </w:r>
            </w:del>
          </w:p>
        </w:tc>
        <w:tc>
          <w:tcPr>
            <w:tcW w:w="744" w:type="pct"/>
          </w:tcPr>
          <w:p w14:paraId="32D3D1E8" w14:textId="77777777" w:rsidR="008D19B2" w:rsidRDefault="008D19B2" w:rsidP="00D271FE">
            <w:pPr>
              <w:spacing w:line="360" w:lineRule="auto"/>
              <w:jc w:val="center"/>
              <w:rPr>
                <w:del w:id="177" w:author="NAZ, Mamoona (OLDHAM MEDICAL SERVICES)" w:date="2026-09-22T12:31:00Z" w16du:dateUtc="2026-09-22T16:31:00Z"/>
                <w:rFonts w:ascii="Arial" w:hAnsi="Arial" w:cs="Arial"/>
                <w:lang w:val="it-IT"/>
              </w:rPr>
            </w:pPr>
          </w:p>
          <w:p w14:paraId="03288FC5" w14:textId="77777777" w:rsidR="008D19B2" w:rsidRDefault="008D19B2" w:rsidP="00D271FE">
            <w:pPr>
              <w:spacing w:line="360" w:lineRule="auto"/>
              <w:jc w:val="center"/>
              <w:rPr>
                <w:del w:id="178" w:author="NAZ, Mamoona (OLDHAM MEDICAL SERVICES)" w:date="2026-09-22T12:31:00Z" w16du:dateUtc="2026-09-22T16:31:00Z"/>
                <w:rFonts w:ascii="Arial" w:hAnsi="Arial" w:cs="Arial"/>
                <w:lang w:val="it-IT"/>
              </w:rPr>
            </w:pPr>
            <w:del w:id="179" w:author="NAZ, Mamoona (OLDHAM MEDICAL SERVICES)" w:date="2026-09-22T12:31:00Z" w16du:dateUtc="2026-09-22T16:31:00Z">
              <w:r>
                <w:rPr>
                  <w:rFonts w:ascii="Arial" w:hAnsi="Arial" w:cs="Arial"/>
                  <w:lang w:val="it-IT"/>
                </w:rPr>
                <w:delText>0,003</w:delText>
              </w:r>
            </w:del>
          </w:p>
          <w:p w14:paraId="46202DEA" w14:textId="77777777" w:rsidR="008D19B2" w:rsidRDefault="008D19B2" w:rsidP="00D271FE">
            <w:pPr>
              <w:spacing w:line="360" w:lineRule="auto"/>
              <w:jc w:val="center"/>
              <w:rPr>
                <w:del w:id="180" w:author="NAZ, Mamoona (OLDHAM MEDICAL SERVICES)" w:date="2026-09-22T12:31:00Z" w16du:dateUtc="2026-09-22T16:31:00Z"/>
                <w:rFonts w:ascii="Arial" w:hAnsi="Arial" w:cs="Arial"/>
                <w:lang w:val="it-IT"/>
              </w:rPr>
            </w:pPr>
            <w:del w:id="181" w:author="NAZ, Mamoona (OLDHAM MEDICAL SERVICES)" w:date="2026-09-22T12:31:00Z" w16du:dateUtc="2026-09-22T16:31:00Z">
              <w:r>
                <w:rPr>
                  <w:rFonts w:ascii="Arial" w:hAnsi="Arial" w:cs="Arial"/>
                  <w:lang w:val="it-IT"/>
                </w:rPr>
                <w:delText>&lt;0,001</w:delText>
              </w:r>
            </w:del>
          </w:p>
          <w:p w14:paraId="5B8E5070" w14:textId="77777777" w:rsidR="008D19B2" w:rsidRDefault="008D19B2" w:rsidP="00D271FE">
            <w:pPr>
              <w:spacing w:line="360" w:lineRule="auto"/>
              <w:jc w:val="center"/>
              <w:rPr>
                <w:del w:id="182" w:author="NAZ, Mamoona (OLDHAM MEDICAL SERVICES)" w:date="2026-09-22T12:31:00Z" w16du:dateUtc="2026-09-22T16:31:00Z"/>
                <w:rFonts w:ascii="Arial" w:hAnsi="Arial" w:cs="Arial"/>
                <w:lang w:val="it-IT"/>
              </w:rPr>
            </w:pPr>
            <w:del w:id="183" w:author="NAZ, Mamoona (OLDHAM MEDICAL SERVICES)" w:date="2026-09-22T12:31:00Z" w16du:dateUtc="2026-09-22T16:31:00Z">
              <w:r>
                <w:rPr>
                  <w:rFonts w:ascii="Arial" w:hAnsi="Arial" w:cs="Arial"/>
                  <w:lang w:val="it-IT"/>
                </w:rPr>
                <w:delText>0,006</w:delText>
              </w:r>
            </w:del>
          </w:p>
          <w:p w14:paraId="7DB0AEC7" w14:textId="77777777" w:rsidR="008D19B2" w:rsidRDefault="008D19B2" w:rsidP="00D271FE">
            <w:pPr>
              <w:spacing w:line="360" w:lineRule="auto"/>
              <w:jc w:val="center"/>
              <w:rPr>
                <w:del w:id="184" w:author="NAZ, Mamoona (OLDHAM MEDICAL SERVICES)" w:date="2026-09-22T12:31:00Z" w16du:dateUtc="2026-09-22T16:31:00Z"/>
                <w:rFonts w:ascii="Arial" w:hAnsi="Arial" w:cs="Arial"/>
                <w:lang w:val="it-IT"/>
              </w:rPr>
            </w:pPr>
            <w:del w:id="185" w:author="NAZ, Mamoona (OLDHAM MEDICAL SERVICES)" w:date="2026-09-22T12:31:00Z" w16du:dateUtc="2026-09-22T16:31:00Z">
              <w:r>
                <w:rPr>
                  <w:rFonts w:ascii="Arial" w:hAnsi="Arial" w:cs="Arial"/>
                  <w:lang w:val="it-IT"/>
                </w:rPr>
                <w:delText>0,040</w:delText>
              </w:r>
            </w:del>
          </w:p>
          <w:p w14:paraId="7E2DFD2D" w14:textId="77777777" w:rsidR="008D19B2" w:rsidRDefault="008D19B2" w:rsidP="00D271FE">
            <w:pPr>
              <w:spacing w:line="360" w:lineRule="auto"/>
              <w:jc w:val="center"/>
              <w:rPr>
                <w:del w:id="186" w:author="NAZ, Mamoona (OLDHAM MEDICAL SERVICES)" w:date="2026-09-22T12:31:00Z" w16du:dateUtc="2026-09-22T16:31:00Z"/>
                <w:rFonts w:ascii="Arial" w:hAnsi="Arial" w:cs="Arial"/>
                <w:lang w:val="it-IT"/>
              </w:rPr>
            </w:pPr>
            <w:del w:id="187" w:author="NAZ, Mamoona (OLDHAM MEDICAL SERVICES)" w:date="2026-09-22T12:31:00Z" w16du:dateUtc="2026-09-22T16:31:00Z">
              <w:r>
                <w:rPr>
                  <w:rFonts w:ascii="Arial" w:hAnsi="Arial" w:cs="Arial"/>
                  <w:lang w:val="it-IT"/>
                </w:rPr>
                <w:delText>&lt;0,001</w:delText>
              </w:r>
            </w:del>
          </w:p>
        </w:tc>
      </w:tr>
      <w:tr w:rsidR="008D19B2" w:rsidRPr="00EF52F6" w14:paraId="70978CB1" w14:textId="77777777" w:rsidTr="00D271FE">
        <w:trPr>
          <w:del w:id="188" w:author="NAZ, Mamoona (OLDHAM MEDICAL SERVICES)" w:date="2026-09-22T12:31:00Z" w16du:dateUtc="2026-09-22T16:31:00Z"/>
        </w:trPr>
        <w:tc>
          <w:tcPr>
            <w:tcW w:w="2043" w:type="pct"/>
          </w:tcPr>
          <w:p w14:paraId="2A77862D" w14:textId="77777777" w:rsidR="008D19B2" w:rsidRPr="00EF52F6" w:rsidRDefault="008D19B2" w:rsidP="00D271FE">
            <w:pPr>
              <w:spacing w:line="360" w:lineRule="auto"/>
              <w:jc w:val="both"/>
              <w:rPr>
                <w:del w:id="189" w:author="NAZ, Mamoona (OLDHAM MEDICAL SERVICES)" w:date="2026-09-22T12:31:00Z" w16du:dateUtc="2026-09-22T16:31:00Z"/>
                <w:rFonts w:ascii="Arial" w:hAnsi="Arial" w:cs="Arial"/>
                <w:lang w:val="it-IT"/>
              </w:rPr>
            </w:pPr>
            <w:del w:id="190" w:author="NAZ, Mamoona (OLDHAM MEDICAL SERVICES)" w:date="2026-09-22T12:31:00Z" w16du:dateUtc="2026-09-22T16:31:00Z">
              <w:r>
                <w:rPr>
                  <w:rFonts w:ascii="Arial" w:hAnsi="Arial" w:cs="Arial"/>
                  <w:lang w:val="it-IT"/>
                </w:rPr>
                <w:delText>Ventilación mecánica – n (%)</w:delText>
              </w:r>
            </w:del>
          </w:p>
        </w:tc>
        <w:tc>
          <w:tcPr>
            <w:tcW w:w="1144" w:type="pct"/>
          </w:tcPr>
          <w:p w14:paraId="46632F55" w14:textId="77777777" w:rsidR="008D19B2" w:rsidRPr="00EF52F6" w:rsidRDefault="008D19B2" w:rsidP="00D271FE">
            <w:pPr>
              <w:spacing w:line="360" w:lineRule="auto"/>
              <w:jc w:val="center"/>
              <w:rPr>
                <w:del w:id="191" w:author="NAZ, Mamoona (OLDHAM MEDICAL SERVICES)" w:date="2026-09-22T12:31:00Z" w16du:dateUtc="2026-09-22T16:31:00Z"/>
                <w:rFonts w:ascii="Arial" w:hAnsi="Arial" w:cs="Arial"/>
                <w:lang w:val="it-IT"/>
              </w:rPr>
            </w:pPr>
            <w:del w:id="192" w:author="NAZ, Mamoona (OLDHAM MEDICAL SERVICES)" w:date="2026-09-22T12:31:00Z" w16du:dateUtc="2026-09-22T16:31:00Z">
              <w:r>
                <w:rPr>
                  <w:rFonts w:ascii="Arial" w:hAnsi="Arial" w:cs="Arial"/>
                  <w:lang w:val="it-IT"/>
                </w:rPr>
                <w:delText>735 (36,5)</w:delText>
              </w:r>
            </w:del>
          </w:p>
        </w:tc>
        <w:tc>
          <w:tcPr>
            <w:tcW w:w="1140" w:type="pct"/>
          </w:tcPr>
          <w:p w14:paraId="661BB88D" w14:textId="77777777" w:rsidR="008D19B2" w:rsidRPr="00EF52F6" w:rsidRDefault="008D19B2" w:rsidP="00D271FE">
            <w:pPr>
              <w:spacing w:line="360" w:lineRule="auto"/>
              <w:jc w:val="center"/>
              <w:rPr>
                <w:del w:id="193" w:author="NAZ, Mamoona (OLDHAM MEDICAL SERVICES)" w:date="2026-09-22T12:31:00Z" w16du:dateUtc="2026-09-22T16:31:00Z"/>
                <w:rFonts w:ascii="Arial" w:hAnsi="Arial" w:cs="Arial"/>
                <w:lang w:val="it-IT"/>
              </w:rPr>
            </w:pPr>
            <w:del w:id="194" w:author="NAZ, Mamoona (OLDHAM MEDICAL SERVICES)" w:date="2026-09-22T12:31:00Z" w16du:dateUtc="2026-09-22T16:31:00Z">
              <w:r>
                <w:rPr>
                  <w:rFonts w:ascii="Arial" w:hAnsi="Arial" w:cs="Arial"/>
                  <w:lang w:val="it-IT"/>
                </w:rPr>
                <w:delText>459 (72,9)</w:delText>
              </w:r>
            </w:del>
          </w:p>
        </w:tc>
        <w:tc>
          <w:tcPr>
            <w:tcW w:w="744" w:type="pct"/>
          </w:tcPr>
          <w:p w14:paraId="5083EFE9" w14:textId="77777777" w:rsidR="008D19B2" w:rsidRDefault="008D19B2" w:rsidP="00D271FE">
            <w:pPr>
              <w:spacing w:line="360" w:lineRule="auto"/>
              <w:jc w:val="center"/>
              <w:rPr>
                <w:del w:id="195" w:author="NAZ, Mamoona (OLDHAM MEDICAL SERVICES)" w:date="2026-09-22T12:31:00Z" w16du:dateUtc="2026-09-22T16:31:00Z"/>
                <w:rFonts w:ascii="Arial" w:hAnsi="Arial" w:cs="Arial"/>
                <w:lang w:val="it-IT"/>
              </w:rPr>
            </w:pPr>
            <w:del w:id="196" w:author="NAZ, Mamoona (OLDHAM MEDICAL SERVICES)" w:date="2026-09-22T12:31:00Z" w16du:dateUtc="2026-09-22T16:31:00Z">
              <w:r>
                <w:rPr>
                  <w:rFonts w:ascii="Arial" w:hAnsi="Arial" w:cs="Arial"/>
                  <w:lang w:val="it-IT"/>
                </w:rPr>
                <w:delText>&lt;0,001</w:delText>
              </w:r>
            </w:del>
          </w:p>
        </w:tc>
      </w:tr>
      <w:tr w:rsidR="008D19B2" w:rsidRPr="00EF52F6" w14:paraId="276DDC76" w14:textId="77777777" w:rsidTr="00D271FE">
        <w:trPr>
          <w:del w:id="197" w:author="NAZ, Mamoona (OLDHAM MEDICAL SERVICES)" w:date="2026-09-22T12:31:00Z" w16du:dateUtc="2026-09-22T16:31:00Z"/>
        </w:trPr>
        <w:tc>
          <w:tcPr>
            <w:tcW w:w="2043" w:type="pct"/>
          </w:tcPr>
          <w:p w14:paraId="00FD5459" w14:textId="77777777" w:rsidR="008D19B2" w:rsidRPr="00EF52F6" w:rsidRDefault="008D19B2" w:rsidP="00D271FE">
            <w:pPr>
              <w:spacing w:line="360" w:lineRule="auto"/>
              <w:jc w:val="both"/>
              <w:rPr>
                <w:del w:id="198" w:author="NAZ, Mamoona (OLDHAM MEDICAL SERVICES)" w:date="2026-09-22T12:31:00Z" w16du:dateUtc="2026-09-22T16:31:00Z"/>
                <w:rFonts w:ascii="Arial" w:hAnsi="Arial" w:cs="Arial"/>
                <w:lang w:val="it-IT"/>
              </w:rPr>
            </w:pPr>
            <w:del w:id="199" w:author="NAZ, Mamoona (OLDHAM MEDICAL SERVICES)" w:date="2026-09-22T12:31:00Z" w16du:dateUtc="2026-09-22T16:31:00Z">
              <w:r>
                <w:rPr>
                  <w:rFonts w:ascii="Arial" w:hAnsi="Arial" w:cs="Arial"/>
                  <w:lang w:val="it-IT"/>
                </w:rPr>
                <w:delText>Días de internación, días (</w:delText>
              </w:r>
              <w:r w:rsidRPr="00EF52F6">
                <w:rPr>
                  <w:rFonts w:ascii="Arial" w:hAnsi="Arial" w:cs="Arial"/>
                </w:rPr>
                <w:delText>±</w:delText>
              </w:r>
              <w:r>
                <w:rPr>
                  <w:rFonts w:ascii="Arial" w:hAnsi="Arial" w:cs="Arial"/>
                </w:rPr>
                <w:delText xml:space="preserve"> DE)</w:delText>
              </w:r>
            </w:del>
          </w:p>
        </w:tc>
        <w:tc>
          <w:tcPr>
            <w:tcW w:w="1144" w:type="pct"/>
          </w:tcPr>
          <w:p w14:paraId="119978FB" w14:textId="77777777" w:rsidR="008D19B2" w:rsidRPr="00EF52F6" w:rsidRDefault="008D19B2" w:rsidP="00D271FE">
            <w:pPr>
              <w:spacing w:line="360" w:lineRule="auto"/>
              <w:jc w:val="center"/>
              <w:rPr>
                <w:del w:id="200" w:author="NAZ, Mamoona (OLDHAM MEDICAL SERVICES)" w:date="2026-09-22T12:31:00Z" w16du:dateUtc="2026-09-22T16:31:00Z"/>
                <w:rFonts w:ascii="Arial" w:hAnsi="Arial" w:cs="Arial"/>
                <w:lang w:val="it-IT"/>
              </w:rPr>
            </w:pPr>
            <w:del w:id="201" w:author="NAZ, Mamoona (OLDHAM MEDICAL SERVICES)" w:date="2026-09-22T12:31:00Z" w16du:dateUtc="2026-09-22T16:31:00Z">
              <w:r>
                <w:rPr>
                  <w:rFonts w:ascii="Arial" w:hAnsi="Arial" w:cs="Arial"/>
                </w:rPr>
                <w:delText>6.45 (± 8,9</w:delText>
              </w:r>
              <w:r w:rsidRPr="00EF52F6">
                <w:rPr>
                  <w:rFonts w:ascii="Arial" w:hAnsi="Arial" w:cs="Arial"/>
                </w:rPr>
                <w:delText>)</w:delText>
              </w:r>
            </w:del>
          </w:p>
        </w:tc>
        <w:tc>
          <w:tcPr>
            <w:tcW w:w="1140" w:type="pct"/>
          </w:tcPr>
          <w:p w14:paraId="47C2F3D3" w14:textId="77777777" w:rsidR="008D19B2" w:rsidRPr="00EF52F6" w:rsidRDefault="008D19B2" w:rsidP="00D271FE">
            <w:pPr>
              <w:spacing w:line="360" w:lineRule="auto"/>
              <w:jc w:val="center"/>
              <w:rPr>
                <w:del w:id="202" w:author="NAZ, Mamoona (OLDHAM MEDICAL SERVICES)" w:date="2026-09-22T12:31:00Z" w16du:dateUtc="2026-09-22T16:31:00Z"/>
                <w:rFonts w:ascii="Arial" w:hAnsi="Arial" w:cs="Arial"/>
                <w:lang w:val="it-IT"/>
              </w:rPr>
            </w:pPr>
            <w:del w:id="203" w:author="NAZ, Mamoona (OLDHAM MEDICAL SERVICES)" w:date="2026-09-22T12:31:00Z" w16du:dateUtc="2026-09-22T16:31:00Z">
              <w:r>
                <w:rPr>
                  <w:rFonts w:ascii="Arial" w:hAnsi="Arial" w:cs="Arial"/>
                </w:rPr>
                <w:delText>7.9 (± 9,1</w:delText>
              </w:r>
              <w:r w:rsidRPr="00EF52F6">
                <w:rPr>
                  <w:rFonts w:ascii="Arial" w:hAnsi="Arial" w:cs="Arial"/>
                </w:rPr>
                <w:delText>)</w:delText>
              </w:r>
            </w:del>
          </w:p>
        </w:tc>
        <w:tc>
          <w:tcPr>
            <w:tcW w:w="744" w:type="pct"/>
          </w:tcPr>
          <w:p w14:paraId="1D10C54D" w14:textId="77777777" w:rsidR="008D19B2" w:rsidRDefault="008D19B2" w:rsidP="00D271FE">
            <w:pPr>
              <w:spacing w:line="360" w:lineRule="auto"/>
              <w:jc w:val="center"/>
              <w:rPr>
                <w:del w:id="204" w:author="NAZ, Mamoona (OLDHAM MEDICAL SERVICES)" w:date="2026-09-22T12:31:00Z" w16du:dateUtc="2026-09-22T16:31:00Z"/>
                <w:rFonts w:ascii="Arial" w:hAnsi="Arial" w:cs="Arial"/>
              </w:rPr>
            </w:pPr>
            <w:del w:id="205" w:author="NAZ, Mamoona (OLDHAM MEDICAL SERVICES)" w:date="2026-09-22T12:31:00Z" w16du:dateUtc="2026-09-22T16:31:00Z">
              <w:r>
                <w:rPr>
                  <w:rFonts w:ascii="Arial" w:hAnsi="Arial" w:cs="Arial"/>
                </w:rPr>
                <w:delText>0,485</w:delText>
              </w:r>
            </w:del>
          </w:p>
        </w:tc>
      </w:tr>
      <w:tr w:rsidR="008D19B2" w:rsidRPr="00EF52F6" w14:paraId="697D68F9" w14:textId="77777777" w:rsidTr="00D271FE">
        <w:trPr>
          <w:del w:id="206" w:author="NAZ, Mamoona (OLDHAM MEDICAL SERVICES)" w:date="2026-09-22T12:31:00Z" w16du:dateUtc="2026-09-22T16:31:00Z"/>
        </w:trPr>
        <w:tc>
          <w:tcPr>
            <w:tcW w:w="2043" w:type="pct"/>
          </w:tcPr>
          <w:p w14:paraId="3CAF6B44" w14:textId="77777777" w:rsidR="008D19B2" w:rsidRPr="00EF52F6" w:rsidRDefault="008D19B2" w:rsidP="00D271FE">
            <w:pPr>
              <w:spacing w:line="360" w:lineRule="auto"/>
              <w:jc w:val="both"/>
              <w:rPr>
                <w:del w:id="207" w:author="NAZ, Mamoona (OLDHAM MEDICAL SERVICES)" w:date="2026-09-22T12:31:00Z" w16du:dateUtc="2026-09-22T16:31:00Z"/>
                <w:rFonts w:ascii="Arial" w:hAnsi="Arial" w:cs="Arial"/>
                <w:lang w:val="it-IT"/>
              </w:rPr>
            </w:pPr>
            <w:del w:id="208" w:author="NAZ, Mamoona (OLDHAM MEDICAL SERVICES)" w:date="2026-09-22T12:31:00Z" w16du:dateUtc="2026-09-22T16:31:00Z">
              <w:r>
                <w:rPr>
                  <w:rFonts w:ascii="Arial" w:hAnsi="Arial" w:cs="Arial"/>
                  <w:lang w:val="it-IT"/>
                </w:rPr>
                <w:delText>APACHE II, puntaje (</w:delText>
              </w:r>
              <w:r w:rsidRPr="00EF52F6">
                <w:rPr>
                  <w:rFonts w:ascii="Arial" w:hAnsi="Arial" w:cs="Arial"/>
                </w:rPr>
                <w:delText>±</w:delText>
              </w:r>
              <w:r>
                <w:rPr>
                  <w:rFonts w:ascii="Arial" w:hAnsi="Arial" w:cs="Arial"/>
                </w:rPr>
                <w:delText xml:space="preserve"> DE)</w:delText>
              </w:r>
            </w:del>
          </w:p>
        </w:tc>
        <w:tc>
          <w:tcPr>
            <w:tcW w:w="1144" w:type="pct"/>
          </w:tcPr>
          <w:p w14:paraId="30B2E5B9" w14:textId="77777777" w:rsidR="008D19B2" w:rsidRPr="00EF52F6" w:rsidRDefault="008D19B2" w:rsidP="00D271FE">
            <w:pPr>
              <w:spacing w:line="360" w:lineRule="auto"/>
              <w:jc w:val="center"/>
              <w:rPr>
                <w:del w:id="209" w:author="NAZ, Mamoona (OLDHAM MEDICAL SERVICES)" w:date="2026-09-22T12:31:00Z" w16du:dateUtc="2026-09-22T16:31:00Z"/>
                <w:rFonts w:ascii="Arial" w:hAnsi="Arial" w:cs="Arial"/>
                <w:lang w:val="it-IT"/>
              </w:rPr>
            </w:pPr>
            <w:del w:id="210" w:author="NAZ, Mamoona (OLDHAM MEDICAL SERVICES)" w:date="2026-09-22T12:31:00Z" w16du:dateUtc="2026-09-22T16:31:00Z">
              <w:r>
                <w:rPr>
                  <w:rFonts w:ascii="Arial" w:hAnsi="Arial" w:cs="Arial"/>
                </w:rPr>
                <w:delText>11,74 (± 6,7</w:delText>
              </w:r>
              <w:r w:rsidRPr="00EF52F6">
                <w:rPr>
                  <w:rFonts w:ascii="Arial" w:hAnsi="Arial" w:cs="Arial"/>
                </w:rPr>
                <w:delText>)</w:delText>
              </w:r>
            </w:del>
          </w:p>
        </w:tc>
        <w:tc>
          <w:tcPr>
            <w:tcW w:w="1140" w:type="pct"/>
          </w:tcPr>
          <w:p w14:paraId="5A23B1C3" w14:textId="77777777" w:rsidR="008D19B2" w:rsidRPr="00EF52F6" w:rsidRDefault="008D19B2" w:rsidP="00D271FE">
            <w:pPr>
              <w:spacing w:line="360" w:lineRule="auto"/>
              <w:jc w:val="center"/>
              <w:rPr>
                <w:del w:id="211" w:author="NAZ, Mamoona (OLDHAM MEDICAL SERVICES)" w:date="2026-09-22T12:31:00Z" w16du:dateUtc="2026-09-22T16:31:00Z"/>
                <w:rFonts w:ascii="Arial" w:hAnsi="Arial" w:cs="Arial"/>
                <w:lang w:val="it-IT"/>
              </w:rPr>
            </w:pPr>
            <w:del w:id="212" w:author="NAZ, Mamoona (OLDHAM MEDICAL SERVICES)" w:date="2026-09-22T12:31:00Z" w16du:dateUtc="2026-09-22T16:31:00Z">
              <w:r>
                <w:rPr>
                  <w:rFonts w:ascii="Arial" w:hAnsi="Arial" w:cs="Arial"/>
                </w:rPr>
                <w:delText>22,03 (± 8,1</w:delText>
              </w:r>
              <w:r w:rsidRPr="00EF52F6">
                <w:rPr>
                  <w:rFonts w:ascii="Arial" w:hAnsi="Arial" w:cs="Arial"/>
                </w:rPr>
                <w:delText>)</w:delText>
              </w:r>
            </w:del>
          </w:p>
        </w:tc>
        <w:tc>
          <w:tcPr>
            <w:tcW w:w="744" w:type="pct"/>
          </w:tcPr>
          <w:p w14:paraId="26677197" w14:textId="77777777" w:rsidR="008D19B2" w:rsidRDefault="008D19B2" w:rsidP="00D271FE">
            <w:pPr>
              <w:spacing w:line="360" w:lineRule="auto"/>
              <w:jc w:val="center"/>
              <w:rPr>
                <w:del w:id="213" w:author="NAZ, Mamoona (OLDHAM MEDICAL SERVICES)" w:date="2026-09-22T12:31:00Z" w16du:dateUtc="2026-09-22T16:31:00Z"/>
                <w:rFonts w:ascii="Arial" w:hAnsi="Arial" w:cs="Arial"/>
              </w:rPr>
            </w:pPr>
            <w:del w:id="214" w:author="NAZ, Mamoona (OLDHAM MEDICAL SERVICES)" w:date="2026-09-22T12:31:00Z" w16du:dateUtc="2026-09-22T16:31:00Z">
              <w:r>
                <w:rPr>
                  <w:rFonts w:ascii="Arial" w:hAnsi="Arial" w:cs="Arial"/>
                </w:rPr>
                <w:delText>&lt;0,001</w:delText>
              </w:r>
            </w:del>
          </w:p>
        </w:tc>
      </w:tr>
      <w:tr w:rsidR="008D19B2" w:rsidRPr="00EF52F6" w14:paraId="2F6E2528" w14:textId="77777777" w:rsidTr="00D271FE">
        <w:trPr>
          <w:del w:id="215" w:author="NAZ, Mamoona (OLDHAM MEDICAL SERVICES)" w:date="2026-09-22T12:31:00Z" w16du:dateUtc="2026-09-22T16:31:00Z"/>
        </w:trPr>
        <w:tc>
          <w:tcPr>
            <w:tcW w:w="2043" w:type="pct"/>
          </w:tcPr>
          <w:p w14:paraId="0B30FE5D" w14:textId="77777777" w:rsidR="008D19B2" w:rsidRPr="00EF52F6" w:rsidRDefault="008D19B2" w:rsidP="00D271FE">
            <w:pPr>
              <w:spacing w:line="360" w:lineRule="auto"/>
              <w:jc w:val="both"/>
              <w:rPr>
                <w:del w:id="216" w:author="NAZ, Mamoona (OLDHAM MEDICAL SERVICES)" w:date="2026-09-22T12:31:00Z" w16du:dateUtc="2026-09-22T16:31:00Z"/>
                <w:rFonts w:ascii="Arial" w:hAnsi="Arial" w:cs="Arial"/>
                <w:lang w:val="it-IT"/>
              </w:rPr>
            </w:pPr>
            <w:del w:id="217" w:author="NAZ, Mamoona (OLDHAM MEDICAL SERVICES)" w:date="2026-09-22T12:31:00Z" w16du:dateUtc="2026-09-22T16:31:00Z">
              <w:r>
                <w:rPr>
                  <w:rFonts w:ascii="Arial" w:hAnsi="Arial" w:cs="Arial"/>
                  <w:lang w:val="it-IT"/>
                </w:rPr>
                <w:delText>SAPS II, puntaje (</w:delText>
              </w:r>
              <w:r w:rsidRPr="00EF52F6">
                <w:rPr>
                  <w:rFonts w:ascii="Arial" w:hAnsi="Arial" w:cs="Arial"/>
                </w:rPr>
                <w:delText>±</w:delText>
              </w:r>
              <w:r>
                <w:rPr>
                  <w:rFonts w:ascii="Arial" w:hAnsi="Arial" w:cs="Arial"/>
                </w:rPr>
                <w:delText xml:space="preserve"> DE)</w:delText>
              </w:r>
            </w:del>
          </w:p>
        </w:tc>
        <w:tc>
          <w:tcPr>
            <w:tcW w:w="1144" w:type="pct"/>
          </w:tcPr>
          <w:p w14:paraId="719AEA75" w14:textId="77777777" w:rsidR="008D19B2" w:rsidRPr="00EF52F6" w:rsidRDefault="008D19B2" w:rsidP="00D271FE">
            <w:pPr>
              <w:spacing w:line="360" w:lineRule="auto"/>
              <w:jc w:val="center"/>
              <w:rPr>
                <w:del w:id="218" w:author="NAZ, Mamoona (OLDHAM MEDICAL SERVICES)" w:date="2026-09-22T12:31:00Z" w16du:dateUtc="2026-09-22T16:31:00Z"/>
                <w:rFonts w:ascii="Arial" w:hAnsi="Arial" w:cs="Arial"/>
                <w:lang w:val="it-IT"/>
              </w:rPr>
            </w:pPr>
            <w:del w:id="219" w:author="NAZ, Mamoona (OLDHAM MEDICAL SERVICES)" w:date="2026-09-22T12:31:00Z" w16du:dateUtc="2026-09-22T16:31:00Z">
              <w:r>
                <w:rPr>
                  <w:rFonts w:ascii="Arial" w:hAnsi="Arial" w:cs="Arial"/>
                </w:rPr>
                <w:delText>31,20 (± 15,6</w:delText>
              </w:r>
              <w:r w:rsidRPr="00EF52F6">
                <w:rPr>
                  <w:rFonts w:ascii="Arial" w:hAnsi="Arial" w:cs="Arial"/>
                </w:rPr>
                <w:delText>)</w:delText>
              </w:r>
            </w:del>
          </w:p>
        </w:tc>
        <w:tc>
          <w:tcPr>
            <w:tcW w:w="1140" w:type="pct"/>
          </w:tcPr>
          <w:p w14:paraId="5F217EF1" w14:textId="77777777" w:rsidR="008D19B2" w:rsidRPr="00EF52F6" w:rsidRDefault="008D19B2" w:rsidP="00D271FE">
            <w:pPr>
              <w:spacing w:line="360" w:lineRule="auto"/>
              <w:jc w:val="center"/>
              <w:rPr>
                <w:del w:id="220" w:author="NAZ, Mamoona (OLDHAM MEDICAL SERVICES)" w:date="2026-09-22T12:31:00Z" w16du:dateUtc="2026-09-22T16:31:00Z"/>
                <w:rFonts w:ascii="Arial" w:hAnsi="Arial" w:cs="Arial"/>
                <w:lang w:val="it-IT"/>
              </w:rPr>
            </w:pPr>
            <w:del w:id="221" w:author="NAZ, Mamoona (OLDHAM MEDICAL SERVICES)" w:date="2026-09-22T12:31:00Z" w16du:dateUtc="2026-09-22T16:31:00Z">
              <w:r w:rsidRPr="00EF52F6">
                <w:rPr>
                  <w:rFonts w:ascii="Arial" w:hAnsi="Arial" w:cs="Arial"/>
                </w:rPr>
                <w:delText>56,63 (±</w:delText>
              </w:r>
              <w:r>
                <w:rPr>
                  <w:rFonts w:ascii="Arial" w:hAnsi="Arial" w:cs="Arial"/>
                </w:rPr>
                <w:delText xml:space="preserve"> </w:delText>
              </w:r>
              <w:r w:rsidRPr="00EF52F6">
                <w:rPr>
                  <w:rFonts w:ascii="Arial" w:hAnsi="Arial" w:cs="Arial"/>
                </w:rPr>
                <w:delText>20,7)</w:delText>
              </w:r>
            </w:del>
          </w:p>
        </w:tc>
        <w:tc>
          <w:tcPr>
            <w:tcW w:w="744" w:type="pct"/>
          </w:tcPr>
          <w:p w14:paraId="230FC7BB" w14:textId="77777777" w:rsidR="008D19B2" w:rsidRPr="00EF52F6" w:rsidRDefault="008D19B2" w:rsidP="00D271FE">
            <w:pPr>
              <w:spacing w:line="360" w:lineRule="auto"/>
              <w:jc w:val="center"/>
              <w:rPr>
                <w:del w:id="222" w:author="NAZ, Mamoona (OLDHAM MEDICAL SERVICES)" w:date="2026-09-22T12:31:00Z" w16du:dateUtc="2026-09-22T16:31:00Z"/>
                <w:rFonts w:ascii="Arial" w:hAnsi="Arial" w:cs="Arial"/>
              </w:rPr>
            </w:pPr>
            <w:del w:id="223" w:author="NAZ, Mamoona (OLDHAM MEDICAL SERVICES)" w:date="2026-09-22T12:31:00Z" w16du:dateUtc="2026-09-22T16:31:00Z">
              <w:r>
                <w:rPr>
                  <w:rFonts w:ascii="Arial" w:hAnsi="Arial" w:cs="Arial"/>
                </w:rPr>
                <w:delText>&lt;0,001</w:delText>
              </w:r>
            </w:del>
          </w:p>
        </w:tc>
      </w:tr>
    </w:tbl>
    <w:p w14:paraId="2F94294D" w14:textId="77777777" w:rsidR="008D19B2" w:rsidRPr="006F1C2D" w:rsidRDefault="008D19B2">
      <w:pPr>
        <w:rPr>
          <w:b/>
          <w:rPrChange w:id="224" w:author="NAZ, Mamoona (OLDHAM MEDICAL SERVICES)" w:date="2026-09-22T12:31:00Z" w16du:dateUtc="2026-09-22T16:31:00Z">
            <w:rPr/>
          </w:rPrChange>
        </w:rPr>
      </w:pPr>
    </w:p>
    <w:sectPr w:rsidR="008D19B2" w:rsidRPr="006F1C2D">
      <w:pgSz w:w="11906" w:h="16838"/>
      <w:pgMar w:top="1440" w:right="1440" w:bottom="1440" w:left="1440" w:header="708" w:footer="708" w:gutter="0"/>
      <w:cols w:space="708"/>
      <w:docGrid w:linePitch="360"/>
      <w:sectPrChange w:id="225" w:author="NAZ, Mamoona (OLDHAM MEDICAL SERVICES)" w:date="2026-09-22T12:31:00Z" w16du:dateUtc="2026-09-22T16:31:00Z">
        <w:sectPr w:rsidR="008D19B2" w:rsidRPr="006F1C2D">
          <w:pgSz w:w="12240" w:h="15840"/>
          <w:pgMar w:top="1417" w:right="1701" w:bottom="1417" w:left="1701" w:header="708" w:footer="708" w:gutter="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fornian FB">
    <w:panose1 w:val="0207040306080B030204"/>
    <w:charset w:val="4D"/>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6569"/>
    <w:multiLevelType w:val="hybridMultilevel"/>
    <w:tmpl w:val="7018D1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952678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8D19B2"/>
    <w:rsid w:val="0008331C"/>
    <w:rsid w:val="00246164"/>
    <w:rsid w:val="00254AB7"/>
    <w:rsid w:val="0038368A"/>
    <w:rsid w:val="005E54C3"/>
    <w:rsid w:val="00677B90"/>
    <w:rsid w:val="006F1C2D"/>
    <w:rsid w:val="00796251"/>
    <w:rsid w:val="007E6919"/>
    <w:rsid w:val="00875E83"/>
    <w:rsid w:val="008D19B2"/>
    <w:rsid w:val="009337CB"/>
    <w:rsid w:val="009438AE"/>
    <w:rsid w:val="009B3E90"/>
    <w:rsid w:val="00A8494F"/>
    <w:rsid w:val="00E21090"/>
    <w:rsid w:val="00EB76BC"/>
    <w:rsid w:val="00F26689"/>
    <w:rsid w:val="00F41C3B"/>
    <w:rsid w:val="00F977F1"/>
    <w:rsid w:val="00FD25EC"/>
    <w:rsid w:val="00FD7208"/>
    <w:rsid w:val="00FF174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A8678F-9C84-A847-8CFD-EF8420A08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C2D"/>
    <w:pPr>
      <w:pPrChange w:id="0" w:author="NAZ, Mamoona (OLDHAM MEDICAL SERVICES)" w:date="2026-09-22T12:31:00Z">
        <w:pPr/>
      </w:pPrChange>
    </w:pPr>
    <w:rPr>
      <w:rFonts w:cs="Times New Roman"/>
      <w:sz w:val="24"/>
      <w:szCs w:val="24"/>
      <w:lang w:val="en-GB"/>
      <w:rPrChange w:id="0" w:author="NAZ, Mamoona (OLDHAM MEDICAL SERVICES)" w:date="2026-09-22T12:31:00Z">
        <w:rPr>
          <w:sz w:val="24"/>
          <w:szCs w:val="24"/>
          <w:lang w:val="es-ES" w:eastAsia="es-E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D19B2"/>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19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602</Words>
  <Characters>3432</Characters>
  <Application>Microsoft Office Word</Application>
  <DocSecurity>0</DocSecurity>
  <Lines>28</Lines>
  <Paragraphs>8</Paragraphs>
  <ScaleCrop>false</ScaleCrop>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dc:creator>
  <cp:lastModifiedBy>Arthur Souza Rodrigues</cp:lastModifiedBy>
  <cp:revision>1</cp:revision>
  <dcterms:created xsi:type="dcterms:W3CDTF">2016-03-16T19:34:00Z</dcterms:created>
  <dcterms:modified xsi:type="dcterms:W3CDTF">2026-09-22T16:31:00Z</dcterms:modified>
</cp:coreProperties>
</file>