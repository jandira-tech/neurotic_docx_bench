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99961E" w14:textId="77777777" w:rsidR="00F66417" w:rsidRDefault="00F362AB">
      <w:ins w:id="0" w:author="Comparison" w:date="2026-07-05T01:10:00Z" w16du:dateUtc="2026-07-05T05:10:00Z">
        <w:r>
          <w:rPr>
            <w:b/>
            <w:bCs/>
          </w:rPr>
          <w:t>Right Align Bold</w:t>
        </w:r>
      </w:ins>
      <w:del w:id="1" w:author="Comparison" w:date="2026-07-05T01:10:00Z" w16du:dateUtc="2026-07-05T05:10:00Z">
        <w:r>
          <w:rPr>
            <w:strike/>
            <w:color w:val="C00000"/>
          </w:rPr>
          <w:delText>Red Strikethrough</w:delText>
        </w:r>
      </w:del>
      <w:r>
        <w:rPr>
          <w:b/>
          <w:rPrChange w:id="2" w:author="Comparison" w:date="2026-07-05T01:10:00Z" w16du:dateUtc="2026-07-05T05:10:00Z">
            <w:rPr>
              <w:strike/>
              <w:color w:val="C00000"/>
            </w:rPr>
          </w:rPrChange>
        </w:rPr>
        <w:t xml:space="preserve"> Demo</w:t>
      </w:r>
    </w:p>
    <w:p w14:paraId="59A7610E" w14:textId="77777777" w:rsidR="00F66417" w:rsidRDefault="00F362AB">
      <w:r>
        <w:rPr>
          <w:b/>
          <w:rPrChange w:id="3" w:author="Comparison" w:date="2026-07-05T01:10:00Z" w16du:dateUtc="2026-07-05T05:10:00Z">
            <w:rPr>
              <w:strike/>
              <w:color w:val="C00000"/>
            </w:rPr>
          </w:rPrChange>
        </w:rPr>
        <w:t xml:space="preserve">This document </w:t>
      </w:r>
      <w:ins w:id="4" w:author="Comparison" w:date="2026-07-05T01:10:00Z" w16du:dateUtc="2026-07-05T05:10:00Z">
        <w:r>
          <w:rPr>
            <w:b/>
            <w:bCs/>
          </w:rPr>
          <w:t>combines right alignment</w:t>
        </w:r>
      </w:ins>
      <w:del w:id="5" w:author="Comparison" w:date="2026-07-05T01:10:00Z" w16du:dateUtc="2026-07-05T05:10:00Z">
        <w:r>
          <w:rPr>
            <w:strike/>
            <w:color w:val="C00000"/>
          </w:rPr>
          <w:delText>shows red font color</w:delText>
        </w:r>
      </w:del>
      <w:r>
        <w:rPr>
          <w:b/>
          <w:rPrChange w:id="6" w:author="Comparison" w:date="2026-07-05T01:10:00Z" w16du:dateUtc="2026-07-05T05:10:00Z">
            <w:rPr>
              <w:strike/>
              <w:color w:val="C00000"/>
            </w:rPr>
          </w:rPrChange>
        </w:rPr>
        <w:t xml:space="preserve"> with </w:t>
      </w:r>
      <w:ins w:id="7" w:author="Comparison" w:date="2026-07-05T01:10:00Z" w16du:dateUtc="2026-07-05T05:10:00Z">
        <w:r>
          <w:rPr>
            <w:b/>
            <w:bCs/>
          </w:rPr>
          <w:t>bold</w:t>
        </w:r>
      </w:ins>
      <w:del w:id="8" w:author="Comparison" w:date="2026-07-05T01:10:00Z" w16du:dateUtc="2026-07-05T05:10:00Z">
        <w:r>
          <w:rPr>
            <w:strike/>
            <w:color w:val="C00000"/>
          </w:rPr>
          <w:delText>strikethrough</w:delText>
        </w:r>
      </w:del>
      <w:r>
        <w:rPr>
          <w:b/>
          <w:rPrChange w:id="9" w:author="Comparison" w:date="2026-07-05T01:10:00Z" w16du:dateUtc="2026-07-05T05:10:00Z">
            <w:rPr>
              <w:strike/>
              <w:color w:val="C00000"/>
            </w:rPr>
          </w:rPrChange>
        </w:rPr>
        <w:t xml:space="preserve"> formatting.</w:t>
      </w:r>
    </w:p>
    <w:p w14:paraId="03CB85FF" w14:textId="77777777" w:rsidR="00F66417" w:rsidRDefault="00F362AB">
      <w:ins w:id="10" w:author="Comparison" w:date="2026-07-05T01:10:00Z" w16du:dateUtc="2026-07-05T05:10:00Z">
        <w:r>
          <w:rPr>
            <w:b/>
            <w:bCs/>
          </w:rPr>
          <w:t>Right-aligned bold text is used for dates and signatures.</w:t>
        </w:r>
      </w:ins>
      <w:del w:id="11" w:author="Comparison" w:date="2026-07-05T01:10:00Z" w16du:dateUtc="2026-07-05T05:10:00Z">
        <w:r>
          <w:rPr>
            <w:strike/>
            <w:color w:val="C00000"/>
          </w:rPr>
          <w:delText>Red strikethrough text marks content as deleted or rejected.</w:delText>
        </w:r>
      </w:del>
    </w:p>
    <w:sectPr w:rsidR="00F664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417"/>
    <w:rsid w:val="005F2151"/>
    <w:rsid w:val="00633589"/>
    <w:rsid w:val="00896DB4"/>
    <w:rsid w:val="00B37A4C"/>
    <w:rsid w:val="00F362AB"/>
    <w:rsid w:val="00F6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2026-07-05T05:10:00Z</dcterms:modified>
</cp:coreProperties>
</file>