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B03D0B" w14:textId="77777777" w:rsidR="00732307" w:rsidRPr="005B7866" w:rsidRDefault="00732307" w:rsidP="005B7866">
      <w:pPr>
        <w:pStyle w:val="Marginalie"/>
        <w:framePr w:wrap="around" w:x="9100" w:y="3182"/>
        <w:rPr>
          <w:ins w:id="65" w:author="K14646" w:date="2026-09-25T20:03:00Z" w16du:dateUtc="2026-09-26T00:03:00Z"/>
          <w:rFonts w:ascii="Lucida Sans Unicode" w:hAnsi="Lucida Sans Unicode" w:cs="Lucida Sans Unicode"/>
          <w:sz w:val="18"/>
          <w:szCs w:val="18"/>
          <w:lang w:val="en-GB"/>
        </w:rPr>
      </w:pPr>
      <w:ins w:id="66" w:author="K14646" w:date="2026-09-25T20:03:00Z" w16du:dateUtc="2026-09-26T00:03:00Z">
        <w:r w:rsidRPr="005B7866">
          <w:rPr>
            <w:rFonts w:ascii="Lucida Sans Unicode" w:hAnsi="Lucida Sans Unicode" w:cs="Lucida Sans Unicode"/>
            <w:sz w:val="18"/>
            <w:szCs w:val="18"/>
            <w:lang w:val="en-GB"/>
          </w:rPr>
          <w:t>November</w:t>
        </w:r>
        <w:r>
          <w:rPr>
            <w:rFonts w:ascii="Lucida Sans Unicode" w:hAnsi="Lucida Sans Unicode" w:cs="Lucida Sans Unicode"/>
            <w:sz w:val="18"/>
            <w:szCs w:val="18"/>
            <w:lang w:val="en-GB"/>
          </w:rPr>
          <w:t xml:space="preserve"> 28,</w:t>
        </w:r>
        <w:r w:rsidRPr="005B7866">
          <w:rPr>
            <w:rFonts w:ascii="Lucida Sans Unicode" w:hAnsi="Lucida Sans Unicode" w:cs="Lucida Sans Unicode"/>
            <w:sz w:val="18"/>
            <w:szCs w:val="18"/>
            <w:lang w:val="en-GB"/>
          </w:rPr>
          <w:t xml:space="preserve"> 2012</w:t>
        </w:r>
      </w:ins>
    </w:p>
    <w:p w14:paraId="1422B461" w14:textId="77777777" w:rsidR="00732307" w:rsidRDefault="00732307" w:rsidP="005B7866">
      <w:pPr>
        <w:pStyle w:val="Marginalie"/>
        <w:framePr w:wrap="around" w:x="9100" w:y="3182"/>
        <w:rPr>
          <w:ins w:id="67" w:author="K14646" w:date="2026-09-25T20:03:00Z" w16du:dateUtc="2026-09-26T00:03:00Z"/>
          <w:rFonts w:ascii="Lucida Sans Unicode" w:hAnsi="Lucida Sans Unicode" w:cs="Lucida Sans Unicode"/>
          <w:b/>
          <w:lang w:val="en-GB"/>
        </w:rPr>
      </w:pPr>
    </w:p>
    <w:p w14:paraId="126E9780" w14:textId="77777777" w:rsidR="00732307" w:rsidRDefault="00732307" w:rsidP="005B7866">
      <w:pPr>
        <w:pStyle w:val="Marginalie"/>
        <w:framePr w:wrap="around" w:x="9100" w:y="3182"/>
        <w:rPr>
          <w:ins w:id="68" w:author="K14646" w:date="2026-09-25T20:03:00Z" w16du:dateUtc="2026-09-26T00:03:00Z"/>
          <w:rFonts w:ascii="Lucida Sans Unicode" w:hAnsi="Lucida Sans Unicode" w:cs="Lucida Sans Unicode"/>
          <w:b/>
          <w:lang w:val="en-GB"/>
        </w:rPr>
      </w:pPr>
      <w:ins w:id="69" w:author="K14646" w:date="2026-09-25T20:03:00Z" w16du:dateUtc="2026-09-26T00:03:00Z">
        <w:r>
          <w:rPr>
            <w:rFonts w:ascii="Lucida Sans Unicode" w:hAnsi="Lucida Sans Unicode" w:cs="Lucida Sans Unicode"/>
            <w:b/>
            <w:lang w:val="en-GB"/>
          </w:rPr>
          <w:t>Thomas Lange</w:t>
        </w:r>
      </w:ins>
    </w:p>
    <w:p w14:paraId="37B6CE0F" w14:textId="77777777" w:rsidR="00732307" w:rsidRDefault="00732307" w:rsidP="005B7866">
      <w:pPr>
        <w:pStyle w:val="Marginalie"/>
        <w:framePr w:wrap="around" w:x="9100" w:y="3182"/>
        <w:rPr>
          <w:ins w:id="70" w:author="K14646" w:date="2026-09-25T20:03:00Z" w16du:dateUtc="2026-09-26T00:03:00Z"/>
          <w:rFonts w:ascii="Lucida Sans Unicode" w:hAnsi="Lucida Sans Unicode" w:cs="Lucida Sans Unicode"/>
          <w:lang w:val="en-GB"/>
        </w:rPr>
      </w:pPr>
      <w:ins w:id="71" w:author="K14646" w:date="2026-09-25T20:03:00Z" w16du:dateUtc="2026-09-26T00:03:00Z">
        <w:r>
          <w:rPr>
            <w:rFonts w:ascii="Lucida Sans Unicode" w:hAnsi="Lucida Sans Unicode" w:cs="Lucida Sans Unicode"/>
            <w:lang w:val="en-GB"/>
          </w:rPr>
          <w:t>Communications</w:t>
        </w:r>
      </w:ins>
    </w:p>
    <w:p w14:paraId="7B0BF701" w14:textId="77777777" w:rsidR="00732307" w:rsidRDefault="00732307" w:rsidP="005B7866">
      <w:pPr>
        <w:pStyle w:val="Marginalie"/>
        <w:framePr w:wrap="around" w:x="9100" w:y="3182"/>
        <w:rPr>
          <w:ins w:id="72" w:author="K14646" w:date="2026-09-25T20:03:00Z" w16du:dateUtc="2026-09-26T00:03:00Z"/>
          <w:rFonts w:ascii="Lucida Sans Unicode" w:hAnsi="Lucida Sans Unicode" w:cs="Lucida Sans Unicode"/>
          <w:lang w:val="en-GB"/>
        </w:rPr>
      </w:pPr>
      <w:ins w:id="73" w:author="K14646" w:date="2026-09-25T20:03:00Z" w16du:dateUtc="2026-09-26T00:03:00Z">
        <w:r>
          <w:rPr>
            <w:rFonts w:ascii="Lucida Sans Unicode" w:hAnsi="Lucida Sans Unicode" w:cs="Lucida Sans Unicode"/>
            <w:lang w:val="en-GB"/>
          </w:rPr>
          <w:t>High</w:t>
        </w:r>
        <w:r>
          <w:rPr>
            <w:rFonts w:ascii="Times New Roman" w:hAnsi="Times New Roman"/>
            <w:lang w:val="en-GB"/>
          </w:rPr>
          <w:t>-</w:t>
        </w:r>
        <w:r>
          <w:rPr>
            <w:rFonts w:ascii="Lucida Sans Unicode" w:hAnsi="Lucida Sans Unicode" w:cs="Lucida Sans Unicode"/>
            <w:lang w:val="en-GB"/>
          </w:rPr>
          <w:t>Performance Polymers</w:t>
        </w:r>
      </w:ins>
    </w:p>
    <w:p w14:paraId="150FCE3D" w14:textId="77777777" w:rsidR="00732307" w:rsidRPr="00504B29" w:rsidRDefault="00732307" w:rsidP="005B7866">
      <w:pPr>
        <w:pStyle w:val="Marginalie"/>
        <w:framePr w:wrap="around" w:x="9100" w:y="3182"/>
        <w:rPr>
          <w:ins w:id="74" w:author="K14646" w:date="2026-09-25T20:03:00Z" w16du:dateUtc="2026-09-26T00:03:00Z"/>
          <w:rFonts w:ascii="Lucida Sans Unicode" w:hAnsi="Lucida Sans Unicode" w:cs="Lucida Sans Unicode"/>
          <w:lang w:val="en-US"/>
        </w:rPr>
      </w:pPr>
      <w:ins w:id="75" w:author="K14646" w:date="2026-09-25T20:03:00Z" w16du:dateUtc="2026-09-26T00:03:00Z">
        <w:r w:rsidRPr="00504B29">
          <w:rPr>
            <w:rFonts w:ascii="Lucida Sans Unicode" w:hAnsi="Lucida Sans Unicode" w:cs="Lucida Sans Unicode"/>
            <w:lang w:val="en-US"/>
          </w:rPr>
          <w:t>Telephone</w:t>
        </w:r>
        <w:r w:rsidRPr="00504B29">
          <w:rPr>
            <w:rFonts w:ascii="Lucida Sans Unicode" w:hAnsi="Lucida Sans Unicode" w:cs="Lucida Sans Unicode"/>
            <w:lang w:val="en-US"/>
          </w:rPr>
          <w:tab/>
          <w:t>+49 2365-49-9227</w:t>
        </w:r>
      </w:ins>
    </w:p>
    <w:p w14:paraId="1A67AACB" w14:textId="77777777" w:rsidR="00732307" w:rsidRPr="00504B29" w:rsidRDefault="00732307" w:rsidP="005B7866">
      <w:pPr>
        <w:pStyle w:val="Marginalie"/>
        <w:framePr w:wrap="around" w:x="9100" w:y="3182"/>
        <w:rPr>
          <w:ins w:id="76" w:author="K14646" w:date="2026-09-25T20:03:00Z" w16du:dateUtc="2026-09-26T00:03:00Z"/>
          <w:rFonts w:ascii="Lucida Sans Unicode" w:hAnsi="Lucida Sans Unicode" w:cs="Lucida Sans Unicode"/>
          <w:lang w:val="en-US"/>
        </w:rPr>
      </w:pPr>
      <w:ins w:id="77" w:author="K14646" w:date="2026-09-25T20:03:00Z" w16du:dateUtc="2026-09-26T00:03:00Z">
        <w:r w:rsidRPr="00504B29">
          <w:rPr>
            <w:rFonts w:ascii="Lucida Sans Unicode" w:hAnsi="Lucida Sans Unicode" w:cs="Lucida Sans Unicode"/>
            <w:lang w:val="en-US"/>
          </w:rPr>
          <w:t>Telefax</w:t>
        </w:r>
        <w:r w:rsidRPr="00504B29">
          <w:rPr>
            <w:rFonts w:ascii="Lucida Sans Unicode" w:hAnsi="Lucida Sans Unicode" w:cs="Lucida Sans Unicode"/>
            <w:lang w:val="en-US"/>
          </w:rPr>
          <w:tab/>
          <w:t>+49 2365-49-809227</w:t>
        </w:r>
      </w:ins>
    </w:p>
    <w:p w14:paraId="160FDCCE" w14:textId="77777777" w:rsidR="00732307" w:rsidRPr="00504B29" w:rsidRDefault="00732307" w:rsidP="005B7866">
      <w:pPr>
        <w:pStyle w:val="Marginalie"/>
        <w:framePr w:wrap="around" w:x="9100" w:y="3182"/>
        <w:rPr>
          <w:ins w:id="78" w:author="K14646" w:date="2026-09-25T20:03:00Z" w16du:dateUtc="2026-09-26T00:03:00Z"/>
          <w:rFonts w:ascii="Lucida Sans Unicode" w:hAnsi="Lucida Sans Unicode" w:cs="Lucida Sans Unicode"/>
          <w:lang w:val="en-US"/>
        </w:rPr>
      </w:pPr>
      <w:ins w:id="79" w:author="K14646" w:date="2026-09-25T20:03:00Z" w16du:dateUtc="2026-09-26T00:03:00Z">
        <w:r>
          <w:fldChar w:fldCharType="begin"/>
        </w:r>
        <w:r>
          <w:instrText>HYPERLINK "mailto:thomas.lange2@evonik.com"</w:instrText>
        </w:r>
        <w:r>
          <w:fldChar w:fldCharType="separate"/>
        </w:r>
        <w:r w:rsidRPr="00504B29">
          <w:rPr>
            <w:rStyle w:val="Hyperlink"/>
            <w:rFonts w:ascii="Lucida Sans Unicode" w:hAnsi="Lucida Sans Unicode" w:cs="Lucida Sans Unicode"/>
            <w:lang w:val="en-US"/>
          </w:rPr>
          <w:t>thomas.lange2@evonik.com</w:t>
        </w:r>
        <w:r>
          <w:fldChar w:fldCharType="end"/>
        </w:r>
      </w:ins>
    </w:p>
    <w:p w14:paraId="79968102" w14:textId="77777777" w:rsidR="00732307" w:rsidRPr="0075264E" w:rsidRDefault="00732307" w:rsidP="00FD1485">
      <w:pPr>
        <w:spacing w:line="300" w:lineRule="exact"/>
        <w:rPr>
          <w:ins w:id="80" w:author="K14646" w:date="2026-09-25T20:03:00Z" w16du:dateUtc="2026-09-26T00:03:00Z"/>
          <w:rFonts w:cs="Lucida Sans Unicode"/>
          <w:b/>
          <w:sz w:val="24"/>
          <w:lang w:val="en-US"/>
        </w:rPr>
      </w:pPr>
      <w:ins w:id="81" w:author="K14646" w:date="2026-09-25T20:03:00Z" w16du:dateUtc="2026-09-26T00:03:00Z">
        <w:r w:rsidRPr="0075264E">
          <w:rPr>
            <w:rFonts w:cs="Lucida Sans Unicode"/>
            <w:b/>
            <w:sz w:val="24"/>
            <w:lang w:val="en-US"/>
          </w:rPr>
          <w:t xml:space="preserve">A symbol </w:t>
        </w:r>
        <w:r>
          <w:rPr>
            <w:rFonts w:cs="Lucida Sans Unicode"/>
            <w:b/>
            <w:sz w:val="24"/>
            <w:lang w:val="en-US"/>
          </w:rPr>
          <w:t>of</w:t>
        </w:r>
        <w:r w:rsidRPr="0075264E">
          <w:rPr>
            <w:rFonts w:cs="Lucida Sans Unicode"/>
            <w:b/>
            <w:sz w:val="24"/>
            <w:lang w:val="en-US"/>
          </w:rPr>
          <w:t xml:space="preserve"> sustainability and an excellent partnership:</w:t>
        </w:r>
      </w:ins>
    </w:p>
    <w:p w14:paraId="1DE01015" w14:textId="77777777" w:rsidR="00732307" w:rsidRPr="0075264E" w:rsidRDefault="00732307" w:rsidP="00FD1485">
      <w:pPr>
        <w:spacing w:line="300" w:lineRule="exact"/>
        <w:rPr>
          <w:ins w:id="82" w:author="K14646" w:date="2026-09-25T20:03:00Z" w16du:dateUtc="2026-09-26T00:03:00Z"/>
          <w:rFonts w:cs="Lucida Sans Unicode"/>
          <w:b/>
          <w:sz w:val="24"/>
          <w:lang w:val="en-US"/>
        </w:rPr>
      </w:pPr>
      <w:ins w:id="83" w:author="K14646" w:date="2026-09-25T20:03:00Z" w16du:dateUtc="2026-09-26T00:03:00Z">
        <w:r w:rsidRPr="0075264E">
          <w:rPr>
            <w:rFonts w:cs="Lucida Sans Unicode"/>
            <w:b/>
            <w:sz w:val="24"/>
            <w:lang w:val="en-US"/>
          </w:rPr>
          <w:t>Evonik</w:t>
        </w:r>
        <w:r>
          <w:rPr>
            <w:rFonts w:ascii="Times New Roman" w:hAnsi="Times New Roman"/>
            <w:b/>
            <w:sz w:val="24"/>
            <w:lang w:val="en-US"/>
          </w:rPr>
          <w:t>'</w:t>
        </w:r>
        <w:r w:rsidRPr="0075264E">
          <w:rPr>
            <w:rFonts w:cs="Lucida Sans Unicode"/>
            <w:b/>
            <w:sz w:val="24"/>
            <w:lang w:val="en-US"/>
          </w:rPr>
          <w:t>s tree-planting campaign</w:t>
        </w:r>
      </w:ins>
    </w:p>
    <w:p w14:paraId="37D5ADC0" w14:textId="77777777" w:rsidR="00732307" w:rsidRPr="0075264E" w:rsidRDefault="00732307" w:rsidP="00FD1485">
      <w:pPr>
        <w:spacing w:line="300" w:lineRule="exact"/>
        <w:rPr>
          <w:ins w:id="84" w:author="K14646" w:date="2026-09-25T20:03:00Z" w16du:dateUtc="2026-09-26T00:03:00Z"/>
          <w:bCs/>
          <w:sz w:val="22"/>
          <w:szCs w:val="22"/>
          <w:lang w:val="en-US"/>
        </w:rPr>
      </w:pPr>
    </w:p>
    <w:p w14:paraId="1B777A77" w14:textId="77777777" w:rsidR="00732307" w:rsidRPr="0075264E" w:rsidRDefault="00732307" w:rsidP="00FD1485">
      <w:pPr>
        <w:spacing w:line="300" w:lineRule="exact"/>
        <w:rPr>
          <w:ins w:id="85" w:author="K14646" w:date="2026-09-25T20:03:00Z" w16du:dateUtc="2026-09-26T00:03:00Z"/>
          <w:bCs/>
          <w:sz w:val="22"/>
          <w:szCs w:val="22"/>
          <w:lang w:val="en-US"/>
        </w:rPr>
      </w:pPr>
      <w:ins w:id="86" w:author="K14646" w:date="2026-09-25T20:03:00Z" w16du:dateUtc="2026-09-26T00:03:00Z">
        <w:r w:rsidRPr="0075264E">
          <w:rPr>
            <w:bCs/>
            <w:sz w:val="22"/>
            <w:szCs w:val="22"/>
            <w:lang w:val="en-US"/>
          </w:rPr>
          <w:t>Evonik Industries</w:t>
        </w:r>
        <w:r w:rsidRPr="0075264E">
          <w:rPr>
            <w:rFonts w:ascii="Times New Roman" w:hAnsi="Times New Roman"/>
            <w:bCs/>
            <w:sz w:val="22"/>
            <w:szCs w:val="22"/>
            <w:lang w:val="en-US"/>
          </w:rPr>
          <w:t>'</w:t>
        </w:r>
        <w:r>
          <w:rPr>
            <w:bCs/>
            <w:sz w:val="22"/>
            <w:szCs w:val="22"/>
            <w:lang w:val="en-US"/>
          </w:rPr>
          <w:t xml:space="preserve"> high-performance polymers</w:t>
        </w:r>
        <w:r w:rsidRPr="0075264E">
          <w:rPr>
            <w:bCs/>
            <w:sz w:val="22"/>
            <w:szCs w:val="22"/>
            <w:lang w:val="en-US"/>
          </w:rPr>
          <w:t xml:space="preserve"> ensure resource efficiency and sustainable production in a wide array of applications. They make vehicles lighter, gas pipes more durable, and solar modules flexible. All of this is only possible thanks to the close collaboration with numerous partners and customers. Evonik has kicked off a tree-plan</w:t>
        </w:r>
        <w:r>
          <w:rPr>
            <w:bCs/>
            <w:sz w:val="22"/>
            <w:szCs w:val="22"/>
            <w:lang w:val="en-US"/>
          </w:rPr>
          <w:t>t</w:t>
        </w:r>
        <w:r w:rsidRPr="0075264E">
          <w:rPr>
            <w:bCs/>
            <w:sz w:val="22"/>
            <w:szCs w:val="22"/>
            <w:lang w:val="en-US"/>
          </w:rPr>
          <w:t>ing initiative in order to make this way of thinking visible.</w:t>
        </w:r>
      </w:ins>
    </w:p>
    <w:p w14:paraId="51A1E74B" w14:textId="77777777" w:rsidR="00732307" w:rsidRPr="0075264E" w:rsidRDefault="00732307" w:rsidP="00FD1485">
      <w:pPr>
        <w:spacing w:line="300" w:lineRule="exact"/>
        <w:rPr>
          <w:ins w:id="87" w:author="K14646" w:date="2026-09-25T20:03:00Z" w16du:dateUtc="2026-09-26T00:03:00Z"/>
          <w:bCs/>
          <w:sz w:val="22"/>
          <w:szCs w:val="22"/>
          <w:lang w:val="en-US"/>
        </w:rPr>
      </w:pPr>
    </w:p>
    <w:p w14:paraId="4B330DB3" w14:textId="77777777" w:rsidR="00732307" w:rsidRPr="0075264E" w:rsidRDefault="00732307" w:rsidP="00FD1485">
      <w:pPr>
        <w:spacing w:line="300" w:lineRule="exact"/>
        <w:rPr>
          <w:ins w:id="88" w:author="K14646" w:date="2026-09-25T20:03:00Z" w16du:dateUtc="2026-09-26T00:03:00Z"/>
          <w:bCs/>
          <w:sz w:val="22"/>
          <w:szCs w:val="22"/>
          <w:lang w:val="en-US"/>
        </w:rPr>
      </w:pPr>
      <w:ins w:id="89" w:author="K14646" w:date="2026-09-25T20:03:00Z" w16du:dateUtc="2026-09-26T00:03:00Z">
        <w:r w:rsidRPr="0075264E">
          <w:rPr>
            <w:bCs/>
            <w:sz w:val="22"/>
            <w:szCs w:val="22"/>
            <w:lang w:val="en-US"/>
          </w:rPr>
          <w:t>Evonik</w:t>
        </w:r>
        <w:r>
          <w:rPr>
            <w:rFonts w:ascii="Times New Roman" w:hAnsi="Times New Roman"/>
            <w:bCs/>
            <w:sz w:val="22"/>
            <w:szCs w:val="22"/>
            <w:lang w:val="en-US"/>
          </w:rPr>
          <w:t>'</w:t>
        </w:r>
        <w:r w:rsidRPr="0075264E">
          <w:rPr>
            <w:bCs/>
            <w:sz w:val="22"/>
            <w:szCs w:val="22"/>
            <w:lang w:val="en-US"/>
          </w:rPr>
          <w:t xml:space="preserve">s </w:t>
        </w:r>
        <w:r>
          <w:rPr>
            <w:bCs/>
            <w:sz w:val="22"/>
            <w:szCs w:val="22"/>
            <w:lang w:val="en-US"/>
          </w:rPr>
          <w:t xml:space="preserve">High </w:t>
        </w:r>
        <w:r w:rsidRPr="0075264E">
          <w:rPr>
            <w:bCs/>
            <w:sz w:val="22"/>
            <w:szCs w:val="22"/>
            <w:lang w:val="en-US"/>
          </w:rPr>
          <w:t>Performance Polymers Business Line has planted 31 trees in the vicinity of Sendenhorst</w:t>
        </w:r>
        <w:r>
          <w:rPr>
            <w:bCs/>
            <w:sz w:val="22"/>
            <w:szCs w:val="22"/>
            <w:lang w:val="en-US"/>
          </w:rPr>
          <w:t xml:space="preserve"> in North-Rhine Westphalia, Germany</w:t>
        </w:r>
        <w:r w:rsidRPr="0075264E">
          <w:rPr>
            <w:bCs/>
            <w:sz w:val="22"/>
            <w:szCs w:val="22"/>
            <w:lang w:val="en-US"/>
          </w:rPr>
          <w:t>. Each single tree is dedicated to one of the many partners who make the broad</w:t>
        </w:r>
        <w:r>
          <w:rPr>
            <w:bCs/>
            <w:sz w:val="22"/>
            <w:szCs w:val="22"/>
            <w:lang w:val="en-US"/>
          </w:rPr>
          <w:t>-scale</w:t>
        </w:r>
        <w:r w:rsidRPr="0075264E">
          <w:rPr>
            <w:bCs/>
            <w:sz w:val="22"/>
            <w:szCs w:val="22"/>
            <w:lang w:val="en-US"/>
          </w:rPr>
          <w:t xml:space="preserve"> spectrum of resource-friendly plastics applications </w:t>
        </w:r>
        <w:r>
          <w:rPr>
            <w:bCs/>
            <w:sz w:val="22"/>
            <w:szCs w:val="22"/>
            <w:lang w:val="en-US"/>
          </w:rPr>
          <w:t xml:space="preserve">become reality </w:t>
        </w:r>
        <w:r w:rsidRPr="0075264E">
          <w:rPr>
            <w:bCs/>
            <w:sz w:val="22"/>
            <w:szCs w:val="22"/>
            <w:lang w:val="en-US"/>
          </w:rPr>
          <w:t>in cooperation with Evonik.</w:t>
        </w:r>
      </w:ins>
    </w:p>
    <w:p w14:paraId="00A1639F" w14:textId="77777777" w:rsidR="00732307" w:rsidRPr="0075264E" w:rsidRDefault="00732307" w:rsidP="00FD1485">
      <w:pPr>
        <w:spacing w:line="300" w:lineRule="exact"/>
        <w:rPr>
          <w:ins w:id="90" w:author="K14646" w:date="2026-09-25T20:03:00Z" w16du:dateUtc="2026-09-26T00:03:00Z"/>
          <w:bCs/>
          <w:sz w:val="22"/>
          <w:szCs w:val="22"/>
          <w:lang w:val="en-US"/>
        </w:rPr>
      </w:pPr>
    </w:p>
    <w:p w14:paraId="4A778B33" w14:textId="77777777" w:rsidR="00732307" w:rsidRPr="0075264E" w:rsidRDefault="00732307" w:rsidP="00FD1485">
      <w:pPr>
        <w:spacing w:line="300" w:lineRule="exact"/>
        <w:rPr>
          <w:ins w:id="91" w:author="K14646" w:date="2026-09-25T20:03:00Z" w16du:dateUtc="2026-09-26T00:03:00Z"/>
          <w:bCs/>
          <w:sz w:val="22"/>
          <w:szCs w:val="22"/>
          <w:lang w:val="en-US"/>
        </w:rPr>
      </w:pPr>
      <w:ins w:id="92" w:author="K14646" w:date="2026-09-25T20:03:00Z" w16du:dateUtc="2026-09-26T00:03:00Z">
        <w:r w:rsidRPr="0075264E">
          <w:rPr>
            <w:rFonts w:ascii="Times New Roman" w:hAnsi="Times New Roman"/>
            <w:bCs/>
            <w:sz w:val="22"/>
            <w:szCs w:val="22"/>
            <w:lang w:val="en-US"/>
          </w:rPr>
          <w:t>"</w:t>
        </w:r>
        <w:r w:rsidRPr="0075264E">
          <w:rPr>
            <w:bCs/>
            <w:sz w:val="22"/>
            <w:szCs w:val="22"/>
            <w:lang w:val="en-US"/>
          </w:rPr>
          <w:t xml:space="preserve">For us, every one of the trees has a double </w:t>
        </w:r>
        <w:r>
          <w:rPr>
            <w:bCs/>
            <w:sz w:val="22"/>
            <w:szCs w:val="22"/>
            <w:lang w:val="en-US"/>
          </w:rPr>
          <w:t>meaning</w:t>
        </w:r>
        <w:r w:rsidRPr="0075264E">
          <w:rPr>
            <w:bCs/>
            <w:sz w:val="22"/>
            <w:szCs w:val="22"/>
            <w:lang w:val="en-US"/>
          </w:rPr>
          <w:t>,</w:t>
        </w:r>
        <w:r w:rsidRPr="0075264E">
          <w:rPr>
            <w:rFonts w:ascii="Times New Roman" w:hAnsi="Times New Roman"/>
            <w:bCs/>
            <w:sz w:val="22"/>
            <w:szCs w:val="22"/>
            <w:lang w:val="en-US"/>
          </w:rPr>
          <w:t>"</w:t>
        </w:r>
        <w:r w:rsidRPr="0075264E">
          <w:rPr>
            <w:bCs/>
            <w:sz w:val="22"/>
            <w:szCs w:val="22"/>
            <w:lang w:val="en-US"/>
          </w:rPr>
          <w:t xml:space="preserve"> said Markus Hartmann, Senior Busines</w:t>
        </w:r>
        <w:r>
          <w:rPr>
            <w:bCs/>
            <w:sz w:val="22"/>
            <w:szCs w:val="22"/>
            <w:lang w:val="en-US"/>
          </w:rPr>
          <w:t>s Manager of the Energy Supply d</w:t>
        </w:r>
        <w:r w:rsidRPr="0075264E">
          <w:rPr>
            <w:bCs/>
            <w:sz w:val="22"/>
            <w:szCs w:val="22"/>
            <w:lang w:val="en-US"/>
          </w:rPr>
          <w:t>epar</w:t>
        </w:r>
        <w:r>
          <w:rPr>
            <w:bCs/>
            <w:sz w:val="22"/>
            <w:szCs w:val="22"/>
            <w:lang w:val="en-US"/>
          </w:rPr>
          <w:t>t</w:t>
        </w:r>
        <w:r w:rsidRPr="0075264E">
          <w:rPr>
            <w:bCs/>
            <w:sz w:val="22"/>
            <w:szCs w:val="22"/>
            <w:lang w:val="en-US"/>
          </w:rPr>
          <w:t xml:space="preserve">ment. </w:t>
        </w:r>
        <w:r w:rsidRPr="0075264E">
          <w:rPr>
            <w:rFonts w:ascii="Times New Roman" w:hAnsi="Times New Roman"/>
            <w:bCs/>
            <w:sz w:val="22"/>
            <w:szCs w:val="22"/>
            <w:lang w:val="en-US"/>
          </w:rPr>
          <w:t>"</w:t>
        </w:r>
        <w:r w:rsidRPr="0075264E">
          <w:rPr>
            <w:bCs/>
            <w:sz w:val="22"/>
            <w:szCs w:val="22"/>
            <w:lang w:val="en-US"/>
          </w:rPr>
          <w:t>On the one hand, it stands for the sustainability and efficiency we’ve already achieved</w:t>
        </w:r>
        <w:r>
          <w:rPr>
            <w:bCs/>
            <w:sz w:val="22"/>
            <w:szCs w:val="22"/>
            <w:lang w:val="en-US"/>
          </w:rPr>
          <w:t xml:space="preserve"> with our products</w:t>
        </w:r>
        <w:r w:rsidRPr="0075264E">
          <w:rPr>
            <w:bCs/>
            <w:sz w:val="22"/>
            <w:szCs w:val="22"/>
            <w:lang w:val="en-US"/>
          </w:rPr>
          <w:t xml:space="preserve">, and </w:t>
        </w:r>
        <w:r>
          <w:rPr>
            <w:bCs/>
            <w:sz w:val="22"/>
            <w:szCs w:val="22"/>
            <w:lang w:val="en-US"/>
          </w:rPr>
          <w:t xml:space="preserve">which we </w:t>
        </w:r>
        <w:r w:rsidRPr="0075264E">
          <w:rPr>
            <w:bCs/>
            <w:sz w:val="22"/>
            <w:szCs w:val="22"/>
            <w:lang w:val="en-US"/>
          </w:rPr>
          <w:t xml:space="preserve">aim to </w:t>
        </w:r>
        <w:r>
          <w:rPr>
            <w:bCs/>
            <w:sz w:val="22"/>
            <w:szCs w:val="22"/>
            <w:lang w:val="en-US"/>
          </w:rPr>
          <w:t>achieve</w:t>
        </w:r>
        <w:r w:rsidRPr="0075264E">
          <w:rPr>
            <w:bCs/>
            <w:sz w:val="22"/>
            <w:szCs w:val="22"/>
            <w:lang w:val="en-US"/>
          </w:rPr>
          <w:t xml:space="preserve"> further. And on the other hand, the trees symbolize the excellent relationship with our customers and partners.</w:t>
        </w:r>
        <w:r w:rsidRPr="0075264E">
          <w:rPr>
            <w:rFonts w:ascii="Times New Roman" w:hAnsi="Times New Roman"/>
            <w:bCs/>
            <w:sz w:val="22"/>
            <w:szCs w:val="22"/>
            <w:lang w:val="en-US"/>
          </w:rPr>
          <w:t>"</w:t>
        </w:r>
        <w:r w:rsidRPr="0075264E">
          <w:rPr>
            <w:bCs/>
            <w:sz w:val="22"/>
            <w:szCs w:val="22"/>
            <w:lang w:val="en-US"/>
          </w:rPr>
          <w:br/>
          <w:t>Thomas Grosse-Puppendahl, Vice Presid</w:t>
        </w:r>
        <w:r>
          <w:rPr>
            <w:bCs/>
            <w:sz w:val="22"/>
            <w:szCs w:val="22"/>
            <w:lang w:val="en-US"/>
          </w:rPr>
          <w:t>ent of the Resource Efficiency g</w:t>
        </w:r>
        <w:r w:rsidRPr="0075264E">
          <w:rPr>
            <w:bCs/>
            <w:sz w:val="22"/>
            <w:szCs w:val="22"/>
            <w:lang w:val="en-US"/>
          </w:rPr>
          <w:t xml:space="preserve">rowth </w:t>
        </w:r>
        <w:r>
          <w:rPr>
            <w:bCs/>
            <w:sz w:val="22"/>
            <w:szCs w:val="22"/>
            <w:lang w:val="en-US"/>
          </w:rPr>
          <w:t>l</w:t>
        </w:r>
        <w:r w:rsidRPr="0075264E">
          <w:rPr>
            <w:bCs/>
            <w:sz w:val="22"/>
            <w:szCs w:val="22"/>
            <w:lang w:val="en-US"/>
          </w:rPr>
          <w:t xml:space="preserve">ine, added: </w:t>
        </w:r>
        <w:r w:rsidRPr="0075264E">
          <w:rPr>
            <w:rFonts w:ascii="Times New Roman" w:hAnsi="Times New Roman"/>
            <w:bCs/>
            <w:sz w:val="22"/>
            <w:szCs w:val="22"/>
            <w:lang w:val="en-US"/>
          </w:rPr>
          <w:t>"</w:t>
        </w:r>
        <w:r w:rsidRPr="0075264E">
          <w:rPr>
            <w:bCs/>
            <w:sz w:val="22"/>
            <w:szCs w:val="22"/>
            <w:lang w:val="en-US"/>
          </w:rPr>
          <w:t>Relationships with our partners will continue to grow and form ever stronger roots just like these trees. Of course, we hope many more trees will sprout up, too.</w:t>
        </w:r>
        <w:r w:rsidRPr="0075264E">
          <w:rPr>
            <w:rFonts w:ascii="Times New Roman" w:hAnsi="Times New Roman"/>
            <w:bCs/>
            <w:sz w:val="22"/>
            <w:szCs w:val="22"/>
            <w:lang w:val="en-US"/>
          </w:rPr>
          <w:t>"</w:t>
        </w:r>
      </w:ins>
    </w:p>
    <w:p w14:paraId="67240575" w14:textId="77777777" w:rsidR="00732307" w:rsidRPr="0075264E" w:rsidRDefault="00732307" w:rsidP="00FD1485">
      <w:pPr>
        <w:spacing w:line="300" w:lineRule="exact"/>
        <w:rPr>
          <w:ins w:id="93" w:author="K14646" w:date="2026-09-25T20:03:00Z" w16du:dateUtc="2026-09-26T00:03:00Z"/>
          <w:bCs/>
          <w:sz w:val="22"/>
          <w:szCs w:val="22"/>
          <w:lang w:val="en-US"/>
        </w:rPr>
      </w:pPr>
    </w:p>
    <w:p w14:paraId="6BF24E51" w14:textId="77777777" w:rsidR="00732307" w:rsidRPr="0075264E" w:rsidRDefault="00732307" w:rsidP="00FD1485">
      <w:pPr>
        <w:spacing w:line="300" w:lineRule="exact"/>
        <w:rPr>
          <w:ins w:id="94" w:author="K14646" w:date="2026-09-25T20:03:00Z" w16du:dateUtc="2026-09-26T00:03:00Z"/>
          <w:bCs/>
          <w:sz w:val="22"/>
          <w:szCs w:val="22"/>
          <w:lang w:val="en-US"/>
        </w:rPr>
      </w:pPr>
      <w:ins w:id="95" w:author="K14646" w:date="2026-09-25T20:03:00Z" w16du:dateUtc="2026-09-26T00:03:00Z">
        <w:r w:rsidRPr="0075264E">
          <w:rPr>
            <w:bCs/>
            <w:sz w:val="22"/>
            <w:szCs w:val="22"/>
            <w:lang w:val="en-US"/>
          </w:rPr>
          <w:t>Among others, Evonik</w:t>
        </w:r>
        <w:r>
          <w:rPr>
            <w:rFonts w:ascii="Times New Roman" w:hAnsi="Times New Roman"/>
            <w:bCs/>
            <w:sz w:val="22"/>
            <w:szCs w:val="22"/>
            <w:lang w:val="en-US"/>
          </w:rPr>
          <w:t>'</w:t>
        </w:r>
        <w:r w:rsidRPr="0075264E">
          <w:rPr>
            <w:bCs/>
            <w:sz w:val="22"/>
            <w:szCs w:val="22"/>
            <w:lang w:val="en-US"/>
          </w:rPr>
          <w:t xml:space="preserve">s high-performance polymers include the VESTAMID® NRG and VESTAMID® </w:t>
        </w:r>
        <w:r w:rsidRPr="0075264E">
          <w:rPr>
            <w:bCs/>
            <w:i/>
            <w:sz w:val="22"/>
            <w:szCs w:val="22"/>
            <w:lang w:val="en-US"/>
          </w:rPr>
          <w:t>Terra</w:t>
        </w:r>
        <w:r w:rsidRPr="0075264E">
          <w:rPr>
            <w:bCs/>
            <w:sz w:val="22"/>
            <w:szCs w:val="22"/>
            <w:lang w:val="en-US"/>
          </w:rPr>
          <w:t xml:space="preserve"> brands. Designed especially for the oil and gas market, VESTAMID® NRG makes the transportation and extraction of fossil energy fuels efficient and secure. In contrast, VESTAMID® </w:t>
        </w:r>
        <w:r w:rsidRPr="0075264E">
          <w:rPr>
            <w:bCs/>
            <w:i/>
            <w:sz w:val="22"/>
            <w:szCs w:val="22"/>
            <w:lang w:val="en-US"/>
          </w:rPr>
          <w:t>Terra</w:t>
        </w:r>
        <w:r w:rsidRPr="0075264E">
          <w:rPr>
            <w:bCs/>
            <w:sz w:val="22"/>
            <w:szCs w:val="22"/>
            <w:lang w:val="en-US"/>
          </w:rPr>
          <w:t xml:space="preserve"> is based on renewable raw materials. With a bio </w:t>
        </w:r>
        <w:r>
          <w:rPr>
            <w:bCs/>
            <w:sz w:val="22"/>
            <w:szCs w:val="22"/>
            <w:lang w:val="en-US"/>
          </w:rPr>
          <w:t>content</w:t>
        </w:r>
        <w:r w:rsidRPr="0075264E">
          <w:rPr>
            <w:bCs/>
            <w:sz w:val="22"/>
            <w:szCs w:val="22"/>
            <w:lang w:val="en-US"/>
          </w:rPr>
          <w:t xml:space="preserve"> of up to 100%, it is deployable in a wide variety of technologic</w:t>
        </w:r>
        <w:r>
          <w:rPr>
            <w:bCs/>
            <w:sz w:val="22"/>
            <w:szCs w:val="22"/>
            <w:lang w:val="en-US"/>
          </w:rPr>
          <w:t>ally challenging applications—</w:t>
        </w:r>
        <w:r w:rsidRPr="0075264E">
          <w:rPr>
            <w:bCs/>
            <w:sz w:val="22"/>
            <w:szCs w:val="22"/>
            <w:lang w:val="en-US"/>
          </w:rPr>
          <w:t>and in the process, it enhances the CO</w:t>
        </w:r>
        <w:r w:rsidRPr="0075264E">
          <w:rPr>
            <w:bCs/>
            <w:sz w:val="22"/>
            <w:szCs w:val="22"/>
            <w:vertAlign w:val="subscript"/>
            <w:lang w:val="en-US"/>
          </w:rPr>
          <w:t xml:space="preserve">2 </w:t>
        </w:r>
        <w:r w:rsidRPr="0075264E">
          <w:rPr>
            <w:bCs/>
            <w:sz w:val="22"/>
            <w:szCs w:val="22"/>
            <w:lang w:val="en-US"/>
          </w:rPr>
          <w:t>balance during production.</w:t>
        </w:r>
      </w:ins>
    </w:p>
    <w:p w14:paraId="49B35A15" w14:textId="77777777" w:rsidR="00732307" w:rsidRPr="0075264E" w:rsidRDefault="00732307" w:rsidP="00FD1485">
      <w:pPr>
        <w:spacing w:line="300" w:lineRule="exact"/>
        <w:rPr>
          <w:ins w:id="96" w:author="K14646" w:date="2026-09-25T20:03:00Z" w16du:dateUtc="2026-09-26T00:03:00Z"/>
          <w:bCs/>
          <w:sz w:val="22"/>
          <w:szCs w:val="22"/>
          <w:lang w:val="en-US"/>
        </w:rPr>
      </w:pPr>
    </w:p>
    <w:p w14:paraId="0093BD9C" w14:textId="77777777" w:rsidR="00732307" w:rsidRPr="0075264E" w:rsidRDefault="00732307" w:rsidP="00FD1485">
      <w:pPr>
        <w:spacing w:line="300" w:lineRule="exact"/>
        <w:rPr>
          <w:ins w:id="97" w:author="K14646" w:date="2026-09-25T20:03:00Z" w16du:dateUtc="2026-09-26T00:03:00Z"/>
          <w:bCs/>
          <w:sz w:val="22"/>
          <w:szCs w:val="22"/>
          <w:lang w:val="en-US"/>
        </w:rPr>
      </w:pPr>
    </w:p>
    <w:p w14:paraId="3EDDC551" w14:textId="77777777" w:rsidR="00732307" w:rsidRDefault="00732307" w:rsidP="00FD1485">
      <w:pPr>
        <w:spacing w:line="300" w:lineRule="exact"/>
        <w:rPr>
          <w:ins w:id="98" w:author="K14646" w:date="2026-09-25T20:03:00Z" w16du:dateUtc="2026-09-26T00:03:00Z"/>
          <w:bCs/>
          <w:sz w:val="22"/>
          <w:szCs w:val="22"/>
          <w:lang w:val="en-US"/>
        </w:rPr>
      </w:pPr>
    </w:p>
    <w:p w14:paraId="5CE77E61" w14:textId="77777777" w:rsidR="00732307" w:rsidRPr="0075264E" w:rsidRDefault="00732307" w:rsidP="00FD1485">
      <w:pPr>
        <w:spacing w:line="300" w:lineRule="exact"/>
        <w:rPr>
          <w:ins w:id="99" w:author="K14646" w:date="2026-09-25T20:03:00Z" w16du:dateUtc="2026-09-26T00:03:00Z"/>
          <w:bCs/>
          <w:sz w:val="22"/>
          <w:szCs w:val="22"/>
          <w:lang w:val="en-US"/>
        </w:rPr>
      </w:pPr>
    </w:p>
    <w:p w14:paraId="37E83F42" w14:textId="77777777" w:rsidR="00732307" w:rsidRPr="0075264E" w:rsidRDefault="00732307" w:rsidP="00FD1485">
      <w:pPr>
        <w:spacing w:line="300" w:lineRule="exact"/>
        <w:rPr>
          <w:ins w:id="100" w:author="K14646" w:date="2026-09-25T20:03:00Z" w16du:dateUtc="2026-09-26T00:03:00Z"/>
          <w:b/>
          <w:bCs/>
          <w:sz w:val="22"/>
          <w:szCs w:val="22"/>
          <w:lang w:val="en-US"/>
        </w:rPr>
      </w:pPr>
      <w:ins w:id="101" w:author="K14646" w:date="2026-09-25T20:03:00Z" w16du:dateUtc="2026-09-26T00:03:00Z">
        <w:r w:rsidRPr="0075264E">
          <w:rPr>
            <w:b/>
            <w:bCs/>
            <w:sz w:val="22"/>
            <w:szCs w:val="22"/>
            <w:lang w:val="en-US"/>
          </w:rPr>
          <w:lastRenderedPageBreak/>
          <w:t>Caption:</w:t>
        </w:r>
      </w:ins>
    </w:p>
    <w:p w14:paraId="63CF8FA8" w14:textId="77777777" w:rsidR="00732307" w:rsidRPr="0075264E" w:rsidRDefault="00732307" w:rsidP="00FD1485">
      <w:pPr>
        <w:spacing w:line="300" w:lineRule="exact"/>
        <w:rPr>
          <w:ins w:id="102" w:author="K14646" w:date="2026-09-25T20:03:00Z" w16du:dateUtc="2026-09-26T00:03:00Z"/>
          <w:bCs/>
          <w:sz w:val="22"/>
          <w:szCs w:val="22"/>
          <w:lang w:val="en-US"/>
        </w:rPr>
      </w:pPr>
      <w:ins w:id="103" w:author="K14646" w:date="2026-09-25T20:03:00Z" w16du:dateUtc="2026-09-26T00:03:00Z">
        <w:r w:rsidRPr="0075264E">
          <w:rPr>
            <w:bCs/>
            <w:sz w:val="22"/>
            <w:szCs w:val="22"/>
            <w:lang w:val="en-US"/>
          </w:rPr>
          <w:t>31 trees for 31 partners: they</w:t>
        </w:r>
        <w:r>
          <w:rPr>
            <w:bCs/>
            <w:sz w:val="22"/>
            <w:szCs w:val="22"/>
            <w:lang w:val="en-US"/>
          </w:rPr>
          <w:t>’re</w:t>
        </w:r>
        <w:r w:rsidRPr="0075264E">
          <w:rPr>
            <w:bCs/>
            <w:sz w:val="22"/>
            <w:szCs w:val="22"/>
            <w:lang w:val="en-US"/>
          </w:rPr>
          <w:t xml:space="preserve"> still saplings, but </w:t>
        </w:r>
        <w:r>
          <w:rPr>
            <w:bCs/>
            <w:sz w:val="22"/>
            <w:szCs w:val="22"/>
            <w:lang w:val="en-US"/>
          </w:rPr>
          <w:t>they will</w:t>
        </w:r>
        <w:r w:rsidRPr="0075264E">
          <w:rPr>
            <w:bCs/>
            <w:sz w:val="22"/>
            <w:szCs w:val="22"/>
            <w:lang w:val="en-US"/>
          </w:rPr>
          <w:t xml:space="preserve"> flourish into a small forest in just a few years.</w:t>
        </w:r>
      </w:ins>
    </w:p>
    <w:p w14:paraId="2CC70137" w14:textId="77777777" w:rsidR="00732307" w:rsidRPr="0075264E" w:rsidRDefault="0017214B" w:rsidP="00E41548">
      <w:pPr>
        <w:autoSpaceDE w:val="0"/>
        <w:autoSpaceDN w:val="0"/>
        <w:adjustRightInd w:val="0"/>
        <w:spacing w:line="240" w:lineRule="auto"/>
        <w:rPr>
          <w:ins w:id="104" w:author="K14646" w:date="2026-09-25T20:03:00Z" w16du:dateUtc="2026-09-26T00:03:00Z"/>
          <w:bCs/>
          <w:sz w:val="22"/>
          <w:szCs w:val="22"/>
          <w:lang w:val="en-US"/>
        </w:rPr>
      </w:pPr>
      <w:ins w:id="105" w:author="K14646" w:date="2026-09-25T20:03:00Z" w16du:dateUtc="2026-09-26T00:03:00Z">
        <w:r>
          <w:rPr>
            <w:noProof/>
          </w:rPr>
          <w:pict w14:anchorId="248217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 5" o:spid="_x0000_s2050" type="#_x0000_t75" alt="" style="position:absolute;margin-left:0;margin-top:3pt;width:207pt;height:137.85pt;z-index:251659264;visibility:visible;mso-wrap-edited:f;mso-width-percent:0;mso-height-percent:0;mso-width-percent:0;mso-height-percent:0">
              <v:imagedata r:id="rId7" o:title=""/>
            </v:shape>
          </w:pict>
        </w:r>
      </w:ins>
    </w:p>
    <w:p w14:paraId="69866502" w14:textId="77777777" w:rsidR="00732307" w:rsidRPr="0075264E" w:rsidRDefault="00732307" w:rsidP="00E41548">
      <w:pPr>
        <w:autoSpaceDE w:val="0"/>
        <w:autoSpaceDN w:val="0"/>
        <w:adjustRightInd w:val="0"/>
        <w:spacing w:line="240" w:lineRule="auto"/>
        <w:rPr>
          <w:ins w:id="106" w:author="K14646" w:date="2026-09-25T20:03:00Z" w16du:dateUtc="2026-09-26T00:03:00Z"/>
          <w:bCs/>
          <w:sz w:val="22"/>
          <w:szCs w:val="22"/>
          <w:lang w:val="en-US"/>
        </w:rPr>
      </w:pPr>
    </w:p>
    <w:p w14:paraId="63DDE93F" w14:textId="77777777" w:rsidR="00732307" w:rsidRPr="0075264E" w:rsidRDefault="00732307" w:rsidP="00E41548">
      <w:pPr>
        <w:autoSpaceDE w:val="0"/>
        <w:autoSpaceDN w:val="0"/>
        <w:adjustRightInd w:val="0"/>
        <w:spacing w:line="240" w:lineRule="auto"/>
        <w:rPr>
          <w:ins w:id="107" w:author="K14646" w:date="2026-09-25T20:03:00Z" w16du:dateUtc="2026-09-26T00:03:00Z"/>
          <w:rFonts w:ascii="Lucida Sans Unicode" w:hAnsi="Lucida Sans Unicode" w:cs="Lucida Sans Unicode"/>
          <w:b/>
          <w:bCs/>
          <w:color w:val="000000"/>
          <w:sz w:val="16"/>
          <w:szCs w:val="20"/>
          <w:lang w:val="en-US"/>
        </w:rPr>
      </w:pPr>
    </w:p>
    <w:p w14:paraId="534A08D3" w14:textId="77777777" w:rsidR="00732307" w:rsidRPr="0075264E" w:rsidRDefault="00732307" w:rsidP="00E41548">
      <w:pPr>
        <w:autoSpaceDE w:val="0"/>
        <w:autoSpaceDN w:val="0"/>
        <w:adjustRightInd w:val="0"/>
        <w:spacing w:line="240" w:lineRule="auto"/>
        <w:rPr>
          <w:ins w:id="108" w:author="K14646" w:date="2026-09-25T20:03:00Z" w16du:dateUtc="2026-09-26T00:03:00Z"/>
          <w:rFonts w:ascii="Lucida Sans Unicode" w:hAnsi="Lucida Sans Unicode" w:cs="Lucida Sans Unicode"/>
          <w:b/>
          <w:bCs/>
          <w:color w:val="000000"/>
          <w:sz w:val="16"/>
          <w:szCs w:val="20"/>
          <w:lang w:val="en-US"/>
        </w:rPr>
      </w:pPr>
    </w:p>
    <w:p w14:paraId="5A4178EB" w14:textId="77777777" w:rsidR="00732307" w:rsidRPr="0075264E" w:rsidRDefault="00732307" w:rsidP="00E41548">
      <w:pPr>
        <w:autoSpaceDE w:val="0"/>
        <w:autoSpaceDN w:val="0"/>
        <w:adjustRightInd w:val="0"/>
        <w:spacing w:line="240" w:lineRule="auto"/>
        <w:rPr>
          <w:ins w:id="109" w:author="K14646" w:date="2026-09-25T20:03:00Z" w16du:dateUtc="2026-09-26T00:03:00Z"/>
          <w:rFonts w:ascii="Lucida Sans Unicode" w:hAnsi="Lucida Sans Unicode" w:cs="Lucida Sans Unicode"/>
          <w:b/>
          <w:bCs/>
          <w:color w:val="000000"/>
          <w:sz w:val="16"/>
          <w:szCs w:val="20"/>
          <w:lang w:val="en-US"/>
        </w:rPr>
      </w:pPr>
    </w:p>
    <w:p w14:paraId="1CC8A94A" w14:textId="77777777" w:rsidR="00732307" w:rsidRPr="0075264E" w:rsidRDefault="00732307" w:rsidP="00E41548">
      <w:pPr>
        <w:autoSpaceDE w:val="0"/>
        <w:autoSpaceDN w:val="0"/>
        <w:adjustRightInd w:val="0"/>
        <w:spacing w:line="240" w:lineRule="auto"/>
        <w:rPr>
          <w:ins w:id="110" w:author="K14646" w:date="2026-09-25T20:03:00Z" w16du:dateUtc="2026-09-26T00:03:00Z"/>
          <w:rFonts w:ascii="Lucida Sans Unicode" w:hAnsi="Lucida Sans Unicode" w:cs="Lucida Sans Unicode"/>
          <w:b/>
          <w:bCs/>
          <w:color w:val="000000"/>
          <w:sz w:val="16"/>
          <w:szCs w:val="20"/>
          <w:lang w:val="en-US"/>
        </w:rPr>
      </w:pPr>
    </w:p>
    <w:p w14:paraId="59132E29" w14:textId="77777777" w:rsidR="00732307" w:rsidRPr="0075264E" w:rsidRDefault="00732307" w:rsidP="00E41548">
      <w:pPr>
        <w:autoSpaceDE w:val="0"/>
        <w:autoSpaceDN w:val="0"/>
        <w:adjustRightInd w:val="0"/>
        <w:spacing w:line="240" w:lineRule="auto"/>
        <w:rPr>
          <w:ins w:id="111" w:author="K14646" w:date="2026-09-25T20:03:00Z" w16du:dateUtc="2026-09-26T00:03:00Z"/>
          <w:rFonts w:ascii="Lucida Sans Unicode" w:hAnsi="Lucida Sans Unicode" w:cs="Lucida Sans Unicode"/>
          <w:b/>
          <w:bCs/>
          <w:color w:val="000000"/>
          <w:sz w:val="16"/>
          <w:szCs w:val="20"/>
          <w:lang w:val="en-US"/>
        </w:rPr>
      </w:pPr>
    </w:p>
    <w:p w14:paraId="4FDEB02A" w14:textId="77777777" w:rsidR="00732307" w:rsidRPr="0075264E" w:rsidRDefault="00732307" w:rsidP="00E41548">
      <w:pPr>
        <w:autoSpaceDE w:val="0"/>
        <w:autoSpaceDN w:val="0"/>
        <w:adjustRightInd w:val="0"/>
        <w:spacing w:line="240" w:lineRule="auto"/>
        <w:rPr>
          <w:ins w:id="112" w:author="K14646" w:date="2026-09-25T20:03:00Z" w16du:dateUtc="2026-09-26T00:03:00Z"/>
          <w:rFonts w:ascii="Lucida Sans Unicode" w:hAnsi="Lucida Sans Unicode" w:cs="Lucida Sans Unicode"/>
          <w:b/>
          <w:bCs/>
          <w:color w:val="000000"/>
          <w:sz w:val="16"/>
          <w:szCs w:val="20"/>
          <w:lang w:val="en-US"/>
        </w:rPr>
      </w:pPr>
    </w:p>
    <w:p w14:paraId="2D1909DC" w14:textId="77777777" w:rsidR="00732307" w:rsidRPr="0075264E" w:rsidRDefault="00732307" w:rsidP="00E41548">
      <w:pPr>
        <w:autoSpaceDE w:val="0"/>
        <w:autoSpaceDN w:val="0"/>
        <w:adjustRightInd w:val="0"/>
        <w:spacing w:line="240" w:lineRule="auto"/>
        <w:rPr>
          <w:ins w:id="113" w:author="K14646" w:date="2026-09-25T20:03:00Z" w16du:dateUtc="2026-09-26T00:03:00Z"/>
          <w:rFonts w:ascii="Lucida Sans Unicode" w:hAnsi="Lucida Sans Unicode" w:cs="Lucida Sans Unicode"/>
          <w:b/>
          <w:bCs/>
          <w:color w:val="000000"/>
          <w:sz w:val="16"/>
          <w:szCs w:val="20"/>
          <w:lang w:val="en-US"/>
        </w:rPr>
      </w:pPr>
    </w:p>
    <w:p w14:paraId="349C0527" w14:textId="77777777" w:rsidR="00732307" w:rsidRPr="0075264E" w:rsidRDefault="00732307" w:rsidP="00E41548">
      <w:pPr>
        <w:autoSpaceDE w:val="0"/>
        <w:autoSpaceDN w:val="0"/>
        <w:adjustRightInd w:val="0"/>
        <w:spacing w:line="240" w:lineRule="auto"/>
        <w:rPr>
          <w:ins w:id="114" w:author="K14646" w:date="2026-09-25T20:03:00Z" w16du:dateUtc="2026-09-26T00:03:00Z"/>
          <w:rFonts w:ascii="Lucida Sans Unicode" w:hAnsi="Lucida Sans Unicode" w:cs="Lucida Sans Unicode"/>
          <w:b/>
          <w:bCs/>
          <w:color w:val="000000"/>
          <w:sz w:val="16"/>
          <w:szCs w:val="20"/>
          <w:lang w:val="en-US"/>
        </w:rPr>
      </w:pPr>
    </w:p>
    <w:p w14:paraId="607E86E7" w14:textId="77777777" w:rsidR="00732307" w:rsidRPr="0075264E" w:rsidRDefault="00732307" w:rsidP="00E41548">
      <w:pPr>
        <w:autoSpaceDE w:val="0"/>
        <w:autoSpaceDN w:val="0"/>
        <w:adjustRightInd w:val="0"/>
        <w:spacing w:line="240" w:lineRule="auto"/>
        <w:rPr>
          <w:ins w:id="115" w:author="K14646" w:date="2026-09-25T20:03:00Z" w16du:dateUtc="2026-09-26T00:03:00Z"/>
          <w:rFonts w:ascii="Lucida Sans Unicode" w:hAnsi="Lucida Sans Unicode" w:cs="Lucida Sans Unicode"/>
          <w:b/>
          <w:bCs/>
          <w:color w:val="000000"/>
          <w:sz w:val="16"/>
          <w:szCs w:val="20"/>
          <w:lang w:val="en-US"/>
        </w:rPr>
      </w:pPr>
    </w:p>
    <w:p w14:paraId="710A2EAC" w14:textId="77777777" w:rsidR="00732307" w:rsidRPr="0075264E" w:rsidRDefault="00732307" w:rsidP="00E41548">
      <w:pPr>
        <w:autoSpaceDE w:val="0"/>
        <w:autoSpaceDN w:val="0"/>
        <w:adjustRightInd w:val="0"/>
        <w:spacing w:line="240" w:lineRule="auto"/>
        <w:rPr>
          <w:ins w:id="116" w:author="K14646" w:date="2026-09-25T20:03:00Z" w16du:dateUtc="2026-09-26T00:03:00Z"/>
          <w:rFonts w:ascii="Lucida Sans Unicode" w:hAnsi="Lucida Sans Unicode" w:cs="Lucida Sans Unicode"/>
          <w:b/>
          <w:bCs/>
          <w:color w:val="000000"/>
          <w:sz w:val="16"/>
          <w:szCs w:val="20"/>
          <w:lang w:val="en-US"/>
        </w:rPr>
      </w:pPr>
    </w:p>
    <w:p w14:paraId="2EAD65C3" w14:textId="77777777" w:rsidR="00732307" w:rsidRPr="0075264E" w:rsidRDefault="00732307" w:rsidP="00E41548">
      <w:pPr>
        <w:autoSpaceDE w:val="0"/>
        <w:autoSpaceDN w:val="0"/>
        <w:adjustRightInd w:val="0"/>
        <w:spacing w:line="240" w:lineRule="auto"/>
        <w:rPr>
          <w:ins w:id="117" w:author="K14646" w:date="2026-09-25T20:03:00Z" w16du:dateUtc="2026-09-26T00:03:00Z"/>
          <w:rFonts w:ascii="Lucida Sans Unicode" w:hAnsi="Lucida Sans Unicode" w:cs="Lucida Sans Unicode"/>
          <w:b/>
          <w:bCs/>
          <w:color w:val="000000"/>
          <w:sz w:val="16"/>
          <w:szCs w:val="20"/>
          <w:lang w:val="en-US"/>
        </w:rPr>
      </w:pPr>
    </w:p>
    <w:p w14:paraId="4D25A542" w14:textId="77777777" w:rsidR="00732307" w:rsidRPr="0075264E" w:rsidRDefault="00732307" w:rsidP="00E41548">
      <w:pPr>
        <w:autoSpaceDE w:val="0"/>
        <w:autoSpaceDN w:val="0"/>
        <w:adjustRightInd w:val="0"/>
        <w:spacing w:line="240" w:lineRule="auto"/>
        <w:rPr>
          <w:ins w:id="118" w:author="K14646" w:date="2026-09-25T20:03:00Z" w16du:dateUtc="2026-09-26T00:03:00Z"/>
          <w:rFonts w:ascii="Lucida Sans Unicode" w:hAnsi="Lucida Sans Unicode" w:cs="Lucida Sans Unicode"/>
          <w:b/>
          <w:bCs/>
          <w:color w:val="000000"/>
          <w:sz w:val="16"/>
          <w:szCs w:val="20"/>
          <w:lang w:val="en-US"/>
        </w:rPr>
      </w:pPr>
    </w:p>
    <w:p w14:paraId="3841B064" w14:textId="77777777" w:rsidR="00732307" w:rsidRPr="0075264E" w:rsidRDefault="00732307" w:rsidP="00E41548">
      <w:pPr>
        <w:autoSpaceDE w:val="0"/>
        <w:autoSpaceDN w:val="0"/>
        <w:adjustRightInd w:val="0"/>
        <w:spacing w:line="240" w:lineRule="auto"/>
        <w:rPr>
          <w:ins w:id="119" w:author="K14646" w:date="2026-09-25T20:03:00Z" w16du:dateUtc="2026-09-26T00:03:00Z"/>
          <w:rFonts w:ascii="Lucida Sans Unicode" w:hAnsi="Lucida Sans Unicode" w:cs="Lucida Sans Unicode"/>
          <w:b/>
          <w:bCs/>
          <w:color w:val="000000"/>
          <w:sz w:val="16"/>
          <w:szCs w:val="20"/>
          <w:lang w:val="en-US"/>
        </w:rPr>
      </w:pPr>
    </w:p>
    <w:p w14:paraId="4B18B6E2" w14:textId="77777777" w:rsidR="00732307" w:rsidRPr="0075264E" w:rsidRDefault="00732307" w:rsidP="00E41548">
      <w:pPr>
        <w:autoSpaceDE w:val="0"/>
        <w:autoSpaceDN w:val="0"/>
        <w:adjustRightInd w:val="0"/>
        <w:spacing w:line="240" w:lineRule="auto"/>
        <w:rPr>
          <w:ins w:id="120" w:author="K14646" w:date="2026-09-25T20:03:00Z" w16du:dateUtc="2026-09-26T00:03:00Z"/>
          <w:rFonts w:ascii="Lucida Sans Unicode" w:hAnsi="Lucida Sans Unicode" w:cs="Lucida Sans Unicode"/>
          <w:b/>
          <w:bCs/>
          <w:color w:val="000000"/>
          <w:sz w:val="16"/>
          <w:szCs w:val="20"/>
          <w:lang w:val="en-US"/>
        </w:rPr>
      </w:pPr>
    </w:p>
    <w:p w14:paraId="0E2CCBAE" w14:textId="77777777" w:rsidR="00732307" w:rsidRPr="0075264E" w:rsidRDefault="00732307" w:rsidP="00E41548">
      <w:pPr>
        <w:autoSpaceDE w:val="0"/>
        <w:autoSpaceDN w:val="0"/>
        <w:adjustRightInd w:val="0"/>
        <w:spacing w:line="240" w:lineRule="auto"/>
        <w:rPr>
          <w:ins w:id="121" w:author="K14646" w:date="2026-09-25T20:03:00Z" w16du:dateUtc="2026-09-26T00:03:00Z"/>
          <w:rFonts w:ascii="Lucida Sans Unicode" w:hAnsi="Lucida Sans Unicode" w:cs="Lucida Sans Unicode"/>
          <w:b/>
          <w:bCs/>
          <w:color w:val="000000"/>
          <w:sz w:val="16"/>
          <w:szCs w:val="20"/>
          <w:lang w:val="en-US"/>
        </w:rPr>
      </w:pPr>
    </w:p>
    <w:p w14:paraId="678E81F0" w14:textId="77777777" w:rsidR="00732307" w:rsidRPr="0075264E" w:rsidRDefault="00732307" w:rsidP="009706F0">
      <w:pPr>
        <w:autoSpaceDE w:val="0"/>
        <w:autoSpaceDN w:val="0"/>
        <w:adjustRightInd w:val="0"/>
        <w:spacing w:line="220" w:lineRule="exact"/>
        <w:rPr>
          <w:ins w:id="122" w:author="K14646" w:date="2026-09-25T20:03:00Z" w16du:dateUtc="2026-09-26T00:03:00Z"/>
          <w:rFonts w:cs="Lucida Sans Unicode"/>
          <w:b/>
          <w:bCs/>
          <w:color w:val="000000"/>
          <w:sz w:val="16"/>
          <w:szCs w:val="16"/>
          <w:lang w:val="en-US"/>
        </w:rPr>
      </w:pPr>
      <w:ins w:id="123" w:author="K14646" w:date="2026-09-25T20:03:00Z" w16du:dateUtc="2026-09-26T00:03:00Z">
        <w:r w:rsidRPr="0075264E">
          <w:rPr>
            <w:b/>
            <w:sz w:val="16"/>
            <w:szCs w:val="16"/>
            <w:lang w:val="en-US"/>
          </w:rPr>
          <w:t>Company information</w:t>
        </w:r>
      </w:ins>
    </w:p>
    <w:p w14:paraId="611BC913" w14:textId="77777777" w:rsidR="00732307" w:rsidRPr="0075264E" w:rsidRDefault="00732307" w:rsidP="00D46B27">
      <w:pPr>
        <w:pStyle w:val="NormalWeb"/>
        <w:spacing w:line="240" w:lineRule="auto"/>
        <w:rPr>
          <w:ins w:id="124" w:author="K14646" w:date="2026-09-25T20:03:00Z" w16du:dateUtc="2026-09-26T00:03:00Z"/>
          <w:sz w:val="16"/>
          <w:szCs w:val="16"/>
          <w:lang w:val="en-US"/>
        </w:rPr>
      </w:pPr>
      <w:ins w:id="125" w:author="K14646" w:date="2026-09-25T20:03:00Z" w16du:dateUtc="2026-09-26T00:03:00Z">
        <w:r w:rsidRPr="0075264E">
          <w:rPr>
            <w:sz w:val="16"/>
            <w:szCs w:val="16"/>
            <w:lang w:val="en-US"/>
          </w:rPr>
          <w:t xml:space="preserve">Evonik, the creative industrial group from Germany, is one of the world leaders in specialty chemicals. Profitable growth and a sustained increase in the value of the company form the heart of Evonik’s corporate strategy. Its activities focus on the key megatrends health, nutrition, resource efficiency and globalization. Evonik benefits specifically from its innovative prowess and integrated technology platforms. </w:t>
        </w:r>
        <w:r w:rsidRPr="0075264E">
          <w:rPr>
            <w:sz w:val="16"/>
            <w:szCs w:val="16"/>
            <w:lang w:val="en-US"/>
          </w:rPr>
          <w:br/>
        </w:r>
        <w:r w:rsidRPr="0075264E">
          <w:rPr>
            <w:sz w:val="16"/>
            <w:szCs w:val="16"/>
            <w:lang w:val="en-US"/>
          </w:rPr>
          <w:br/>
          <w:t>Evonik is active in over 100 countries around the world. In fiscal year 2011, more than 33,000 employees generated sales of around €14.5 billion and an operating profit (adjusted EBITDA) of about €2.8 billion.</w:t>
        </w:r>
      </w:ins>
    </w:p>
    <w:p w14:paraId="01FDC588" w14:textId="77777777" w:rsidR="00732307" w:rsidRPr="0075264E" w:rsidRDefault="00732307" w:rsidP="009706F0">
      <w:pPr>
        <w:pStyle w:val="NormalWeb"/>
        <w:rPr>
          <w:ins w:id="126" w:author="K14646" w:date="2026-09-25T20:03:00Z" w16du:dateUtc="2026-09-26T00:03:00Z"/>
          <w:lang w:val="en-US"/>
        </w:rPr>
      </w:pPr>
    </w:p>
    <w:p w14:paraId="7F8FADE5" w14:textId="77777777" w:rsidR="00732307" w:rsidRPr="0075264E" w:rsidRDefault="00732307" w:rsidP="00FD1485">
      <w:pPr>
        <w:spacing w:line="300" w:lineRule="exact"/>
        <w:rPr>
          <w:ins w:id="127" w:author="K14646" w:date="2026-09-25T20:03:00Z" w16du:dateUtc="2026-09-26T00:03:00Z"/>
          <w:bCs/>
          <w:sz w:val="22"/>
          <w:szCs w:val="22"/>
          <w:lang w:val="en-US"/>
        </w:rPr>
      </w:pPr>
    </w:p>
    <w:p w14:paraId="460F32F0" w14:textId="77777777" w:rsidR="00732307" w:rsidRPr="0075264E" w:rsidRDefault="00732307" w:rsidP="00FD1485">
      <w:pPr>
        <w:autoSpaceDE w:val="0"/>
        <w:autoSpaceDN w:val="0"/>
        <w:adjustRightInd w:val="0"/>
        <w:spacing w:line="220" w:lineRule="exact"/>
        <w:outlineLvl w:val="0"/>
        <w:rPr>
          <w:ins w:id="128" w:author="K14646" w:date="2026-09-25T20:03:00Z" w16du:dateUtc="2026-09-26T00:03:00Z"/>
          <w:rFonts w:cs="Lucida Sans Unicode"/>
          <w:b/>
          <w:sz w:val="16"/>
          <w:szCs w:val="16"/>
          <w:lang w:val="en-US"/>
        </w:rPr>
      </w:pPr>
      <w:ins w:id="129" w:author="K14646" w:date="2026-09-25T20:03:00Z" w16du:dateUtc="2026-09-26T00:03:00Z">
        <w:r w:rsidRPr="0075264E">
          <w:rPr>
            <w:rFonts w:cs="Lucida Sans Unicode"/>
            <w:b/>
            <w:sz w:val="16"/>
            <w:szCs w:val="16"/>
            <w:lang w:val="en-US"/>
          </w:rPr>
          <w:t>Disclaimer</w:t>
        </w:r>
        <w:r w:rsidRPr="0075264E">
          <w:rPr>
            <w:rFonts w:cs="Lucida Sans Unicode"/>
            <w:b/>
            <w:sz w:val="16"/>
            <w:szCs w:val="16"/>
            <w:lang w:val="en-US"/>
          </w:rPr>
          <w:br/>
        </w:r>
      </w:ins>
    </w:p>
    <w:p w14:paraId="5021FE9F" w14:textId="77777777" w:rsidR="00732307" w:rsidRPr="0075264E" w:rsidRDefault="00732307" w:rsidP="00FD1485">
      <w:pPr>
        <w:autoSpaceDE w:val="0"/>
        <w:autoSpaceDN w:val="0"/>
        <w:adjustRightInd w:val="0"/>
        <w:spacing w:line="220" w:lineRule="exact"/>
        <w:rPr>
          <w:ins w:id="130" w:author="K14646" w:date="2026-09-25T20:03:00Z" w16du:dateUtc="2026-09-26T00:03:00Z"/>
          <w:rFonts w:cs="Lucida Sans Unicode"/>
          <w:sz w:val="16"/>
          <w:szCs w:val="16"/>
          <w:lang w:val="en-US"/>
        </w:rPr>
      </w:pPr>
      <w:ins w:id="131" w:author="K14646" w:date="2026-09-25T20:03:00Z" w16du:dateUtc="2026-09-26T00:03:00Z">
        <w:r w:rsidRPr="0075264E">
          <w:rPr>
            <w:rFonts w:cs="Lucida Sans Unicode"/>
            <w:sz w:val="16"/>
            <w:szCs w:val="16"/>
            <w:lang w:val="en-US"/>
          </w:rPr>
          <w:t>Insofar as forecasts or expectations are expressed in this press release or where our statements concern the future, these forecasts, expectations or statements may involve known or unknown risks and uncertainties. Actual results or developments may vary, depending on changes in the operating environment. Neither Evonik Industries AG nor its group companies assume an obligation to update the forecasts, expectations or statements contained in this release.</w:t>
        </w:r>
      </w:ins>
    </w:p>
    <w:p w14:paraId="00000002" w14:textId="77777777" w:rsidR="00DD3017" w:rsidRDefault="0017214B">
      <w:pPr>
        <w:rPr>
          <w:del w:id="132" w:author="K14646" w:date="2026-09-25T20:03:00Z" w16du:dateUtc="2026-09-26T00:03:00Z"/>
          <w:sz w:val="28"/>
          <w:szCs w:val="28"/>
          <w:shd w:val="clear" w:color="auto" w:fill="A4C2F4"/>
        </w:rPr>
      </w:pPr>
      <w:del w:id="133" w:author="K14646" w:date="2026-09-25T20:03:00Z" w16du:dateUtc="2026-09-26T00:03:00Z">
        <w:r>
          <w:rPr>
            <w:sz w:val="28"/>
            <w:szCs w:val="28"/>
            <w:shd w:val="clear" w:color="auto" w:fill="A4C2F4"/>
          </w:rPr>
          <w:delText>Customize this letter to your purpose - it could be a letter to your Member of Provincial Parliament, Member of Parliament, city council, local workforce development initiative, family network, etc.</w:delText>
        </w:r>
      </w:del>
    </w:p>
    <w:p w14:paraId="00000003" w14:textId="77777777" w:rsidR="00DD3017" w:rsidRDefault="00DD3017">
      <w:pPr>
        <w:rPr>
          <w:del w:id="134" w:author="K14646" w:date="2026-09-25T20:03:00Z" w16du:dateUtc="2026-09-26T00:03:00Z"/>
        </w:rPr>
      </w:pPr>
    </w:p>
    <w:p w14:paraId="00000004" w14:textId="77777777" w:rsidR="00DD3017" w:rsidRDefault="0017214B">
      <w:pPr>
        <w:rPr>
          <w:del w:id="135" w:author="K14646" w:date="2026-09-25T20:03:00Z" w16du:dateUtc="2026-09-26T00:03:00Z"/>
          <w:shd w:val="clear" w:color="auto" w:fill="C9DAF8"/>
        </w:rPr>
      </w:pPr>
      <w:del w:id="136" w:author="K14646" w:date="2026-09-25T20:03:00Z" w16du:dateUtc="2026-09-26T00:03:00Z">
        <w:r>
          <w:rPr>
            <w:shd w:val="clear" w:color="auto" w:fill="C9DAF8"/>
          </w:rPr>
          <w:delText>YOUR NAME</w:delText>
        </w:r>
      </w:del>
    </w:p>
    <w:p w14:paraId="00000005" w14:textId="77777777" w:rsidR="00DD3017" w:rsidRDefault="0017214B">
      <w:pPr>
        <w:rPr>
          <w:del w:id="137" w:author="K14646" w:date="2026-09-25T20:03:00Z" w16du:dateUtc="2026-09-26T00:03:00Z"/>
          <w:shd w:val="clear" w:color="auto" w:fill="C9DAF8"/>
        </w:rPr>
      </w:pPr>
      <w:del w:id="138" w:author="K14646" w:date="2026-09-25T20:03:00Z" w16du:dateUtc="2026-09-26T00:03:00Z">
        <w:r>
          <w:rPr>
            <w:shd w:val="clear" w:color="auto" w:fill="C9DAF8"/>
          </w:rPr>
          <w:delText>Your Address</w:delText>
        </w:r>
      </w:del>
    </w:p>
    <w:p w14:paraId="00000006" w14:textId="77777777" w:rsidR="00DD3017" w:rsidRDefault="0017214B">
      <w:pPr>
        <w:rPr>
          <w:del w:id="139" w:author="K14646" w:date="2026-09-25T20:03:00Z" w16du:dateUtc="2026-09-26T00:03:00Z"/>
          <w:shd w:val="clear" w:color="auto" w:fill="C9DAF8"/>
        </w:rPr>
      </w:pPr>
      <w:del w:id="140" w:author="K14646" w:date="2026-09-25T20:03:00Z" w16du:dateUtc="2026-09-26T00:03:00Z">
        <w:r>
          <w:rPr>
            <w:shd w:val="clear" w:color="auto" w:fill="C9DAF8"/>
          </w:rPr>
          <w:delText>Your email/phone</w:delText>
        </w:r>
      </w:del>
    </w:p>
    <w:p w14:paraId="00000007" w14:textId="77777777" w:rsidR="00DD3017" w:rsidRDefault="00DD3017">
      <w:pPr>
        <w:rPr>
          <w:del w:id="141" w:author="K14646" w:date="2026-09-25T20:03:00Z" w16du:dateUtc="2026-09-26T00:03:00Z"/>
          <w:shd w:val="clear" w:color="auto" w:fill="C9DAF8"/>
        </w:rPr>
      </w:pPr>
    </w:p>
    <w:p w14:paraId="00000008" w14:textId="77777777" w:rsidR="00DD3017" w:rsidRDefault="0017214B">
      <w:pPr>
        <w:rPr>
          <w:del w:id="142" w:author="K14646" w:date="2026-09-25T20:03:00Z" w16du:dateUtc="2026-09-26T00:03:00Z"/>
          <w:shd w:val="clear" w:color="auto" w:fill="C9DAF8"/>
        </w:rPr>
      </w:pPr>
      <w:del w:id="143" w:author="K14646" w:date="2026-09-25T20:03:00Z" w16du:dateUtc="2026-09-26T00:03:00Z">
        <w:r>
          <w:rPr>
            <w:shd w:val="clear" w:color="auto" w:fill="C9DAF8"/>
          </w:rPr>
          <w:delText>DATE</w:delText>
        </w:r>
      </w:del>
    </w:p>
    <w:p w14:paraId="00000009" w14:textId="77777777" w:rsidR="00DD3017" w:rsidRDefault="00DD3017">
      <w:pPr>
        <w:rPr>
          <w:del w:id="144" w:author="K14646" w:date="2026-09-25T20:03:00Z" w16du:dateUtc="2026-09-26T00:03:00Z"/>
        </w:rPr>
      </w:pPr>
    </w:p>
    <w:p w14:paraId="0000000A" w14:textId="505CDC67" w:rsidR="00DD3017" w:rsidRDefault="0017214B">
      <w:pPr>
        <w:rPr>
          <w:del w:id="145" w:author="K14646" w:date="2026-09-25T20:03:00Z" w16du:dateUtc="2026-09-26T00:03:00Z"/>
          <w:highlight w:val="yellow"/>
        </w:rPr>
      </w:pPr>
      <w:del w:id="146" w:author="K14646" w:date="2026-09-25T20:03:00Z" w16du:dateUtc="2026-09-26T00:03:00Z">
        <w:r>
          <w:delText xml:space="preserve">I am writing to request a meeting to discuss an important equity and access issue with you. </w:delText>
        </w:r>
        <w:r>
          <w:rPr>
            <w:shd w:val="clear" w:color="auto" w:fill="C9DAF8"/>
          </w:rPr>
          <w:delText>[customize to your ask]</w:delText>
        </w:r>
      </w:del>
    </w:p>
    <w:p w14:paraId="0000000B" w14:textId="77777777" w:rsidR="00DD3017" w:rsidRDefault="00DD3017">
      <w:pPr>
        <w:rPr>
          <w:del w:id="147" w:author="K14646" w:date="2026-09-25T20:03:00Z" w16du:dateUtc="2026-09-26T00:03:00Z"/>
        </w:rPr>
      </w:pPr>
    </w:p>
    <w:p w14:paraId="0000000C" w14:textId="77777777" w:rsidR="00DD3017" w:rsidRDefault="0017214B">
      <w:pPr>
        <w:rPr>
          <w:del w:id="148" w:author="K14646" w:date="2026-09-25T20:03:00Z" w16du:dateUtc="2026-09-26T00:03:00Z"/>
        </w:rPr>
      </w:pPr>
      <w:del w:id="149" w:author="K14646" w:date="2026-09-25T20:03:00Z" w16du:dateUtc="2026-09-26T00:03:00Z">
        <w:r>
          <w:delText>Young people with disabilities often finish high school with limited or no work experience. This makes it very difficult for them to find employment.</w:delText>
        </w:r>
        <w:r>
          <w:rPr>
            <w:vertAlign w:val="superscript"/>
          </w:rPr>
          <w:delText>1</w:delText>
        </w:r>
        <w:r>
          <w:delText xml:space="preserve"> The latest Statistics Canada data shows a gap of at least 16% in the employment rate of individuals with disabilities (closer to 50% for those with more significant disabilities).</w:delText>
        </w:r>
        <w:r>
          <w:rPr>
            <w:vertAlign w:val="superscript"/>
          </w:rPr>
          <w:delText>2</w:delText>
        </w:r>
      </w:del>
    </w:p>
    <w:p w14:paraId="0000000D" w14:textId="77777777" w:rsidR="00DD3017" w:rsidRDefault="00DD3017">
      <w:pPr>
        <w:rPr>
          <w:del w:id="150" w:author="K14646" w:date="2026-09-25T20:03:00Z" w16du:dateUtc="2026-09-26T00:03:00Z"/>
        </w:rPr>
      </w:pPr>
    </w:p>
    <w:p w14:paraId="0000000E" w14:textId="77777777" w:rsidR="00DD3017" w:rsidRDefault="0017214B">
      <w:pPr>
        <w:rPr>
          <w:del w:id="151" w:author="K14646" w:date="2026-09-25T20:03:00Z" w16du:dateUtc="2026-09-26T00:03:00Z"/>
        </w:rPr>
      </w:pPr>
      <w:del w:id="152" w:author="K14646" w:date="2026-09-25T20:03:00Z" w16du:dateUtc="2026-09-26T00:03:00Z">
        <w:r>
          <w:delText>One of the major reasons it is so hard for youth to get work experience is that there is no public funding for “start early” employment training programs or employment support services while youth are in school.</w:delText>
        </w:r>
        <w:r>
          <w:rPr>
            <w:vertAlign w:val="superscript"/>
          </w:rPr>
          <w:delText>3,4</w:delText>
        </w:r>
      </w:del>
    </w:p>
    <w:p w14:paraId="0000000F" w14:textId="77777777" w:rsidR="00DD3017" w:rsidRDefault="00DD3017">
      <w:pPr>
        <w:rPr>
          <w:del w:id="153" w:author="K14646" w:date="2026-09-25T20:03:00Z" w16du:dateUtc="2026-09-26T00:03:00Z"/>
        </w:rPr>
      </w:pPr>
    </w:p>
    <w:p w14:paraId="00000010" w14:textId="77777777" w:rsidR="00DD3017" w:rsidRDefault="0017214B">
      <w:pPr>
        <w:rPr>
          <w:del w:id="154" w:author="K14646" w:date="2026-09-25T20:03:00Z" w16du:dateUtc="2026-09-26T00:03:00Z"/>
        </w:rPr>
      </w:pPr>
      <w:del w:id="155" w:author="K14646" w:date="2026-09-25T20:03:00Z" w16du:dateUtc="2026-09-26T00:03:00Z">
        <w:r>
          <w:delText>We know that supported employment services are effective in connecting individuals with disabilities to the workforce and employers to vital human resources.</w:delText>
        </w:r>
        <w:r>
          <w:rPr>
            <w:vertAlign w:val="superscript"/>
          </w:rPr>
          <w:delText>5,6</w:delText>
        </w:r>
        <w:r>
          <w:delText xml:space="preserve"> Why are these services only available when youth with disabilities graduate? By that milestone, they are years behind peers and experience long-term “career scarring” and impacts to overall health and wellbeing.</w:delText>
        </w:r>
        <w:r>
          <w:rPr>
            <w:vertAlign w:val="superscript"/>
          </w:rPr>
          <w:delText>7</w:delText>
        </w:r>
      </w:del>
    </w:p>
    <w:p w14:paraId="00000011" w14:textId="77777777" w:rsidR="00DD3017" w:rsidRDefault="00DD3017">
      <w:pPr>
        <w:rPr>
          <w:del w:id="156" w:author="K14646" w:date="2026-09-25T20:03:00Z" w16du:dateUtc="2026-09-26T00:03:00Z"/>
        </w:rPr>
      </w:pPr>
    </w:p>
    <w:p w14:paraId="00000012" w14:textId="77777777" w:rsidR="00DD3017" w:rsidRDefault="0017214B">
      <w:pPr>
        <w:rPr>
          <w:del w:id="157" w:author="K14646" w:date="2026-09-25T20:03:00Z" w16du:dateUtc="2026-09-26T00:03:00Z"/>
        </w:rPr>
      </w:pPr>
      <w:del w:id="158" w:author="K14646" w:date="2026-09-25T20:03:00Z" w16du:dateUtc="2026-09-26T00:03:00Z">
        <w:r>
          <w:delText xml:space="preserve">Our community has </w:delText>
        </w:r>
        <w:r>
          <w:rPr>
            <w:shd w:val="clear" w:color="auto" w:fill="C9DAF8"/>
          </w:rPr>
          <w:delText>[or wants to start]</w:delText>
        </w:r>
        <w:r>
          <w:delText xml:space="preserve"> a highly effective “start early” employment training program called </w:delText>
        </w:r>
        <w:r w:rsidR="00DD3017">
          <w:fldChar w:fldCharType="begin"/>
        </w:r>
        <w:r w:rsidR="00DD3017">
          <w:delInstrText>HYPERLINK "http://www.projectsearchcanada.org" \h</w:delInstrText>
        </w:r>
        <w:r w:rsidR="00DD3017">
          <w:fldChar w:fldCharType="separate"/>
        </w:r>
        <w:r w:rsidR="00DD3017">
          <w:rPr>
            <w:color w:val="1155CC"/>
            <w:u w:val="single"/>
          </w:rPr>
          <w:delText>Project SEARCH</w:delText>
        </w:r>
        <w:r w:rsidR="00DD3017">
          <w:fldChar w:fldCharType="end"/>
        </w:r>
        <w:r>
          <w:delText xml:space="preserve">. Our program is at risk </w:delText>
        </w:r>
        <w:r>
          <w:rPr>
            <w:shd w:val="clear" w:color="auto" w:fill="C9DAF8"/>
          </w:rPr>
          <w:delText>[cannot start]</w:delText>
        </w:r>
        <w:r>
          <w:delText xml:space="preserve"> because of the public funding gap.</w:delText>
        </w:r>
      </w:del>
    </w:p>
    <w:p w14:paraId="00000013" w14:textId="77777777" w:rsidR="00DD3017" w:rsidRDefault="00DD3017">
      <w:pPr>
        <w:rPr>
          <w:del w:id="159" w:author="K14646" w:date="2026-09-25T20:03:00Z" w16du:dateUtc="2026-09-26T00:03:00Z"/>
        </w:rPr>
      </w:pPr>
    </w:p>
    <w:p w14:paraId="00000014" w14:textId="77777777" w:rsidR="00DD3017" w:rsidRDefault="0017214B">
      <w:pPr>
        <w:rPr>
          <w:del w:id="160" w:author="K14646" w:date="2026-09-25T20:03:00Z" w16du:dateUtc="2026-09-26T00:03:00Z"/>
        </w:rPr>
      </w:pPr>
      <w:del w:id="161" w:author="K14646" w:date="2026-09-25T20:03:00Z" w16du:dateUtc="2026-09-26T00:03:00Z">
        <w:r>
          <w:delText>A recent study showed that with a small public investment of $16-17,000 per person for “start early” employment programming, government would realize a 600% return ($127,000+) per person.</w:delText>
        </w:r>
        <w:r>
          <w:rPr>
            <w:vertAlign w:val="superscript"/>
          </w:rPr>
          <w:delText>3,4</w:delText>
        </w:r>
      </w:del>
    </w:p>
    <w:p w14:paraId="00000015" w14:textId="77777777" w:rsidR="00DD3017" w:rsidRDefault="00DD3017">
      <w:pPr>
        <w:rPr>
          <w:del w:id="162" w:author="K14646" w:date="2026-09-25T20:03:00Z" w16du:dateUtc="2026-09-26T00:03:00Z"/>
        </w:rPr>
      </w:pPr>
    </w:p>
    <w:p w14:paraId="00000016" w14:textId="7FF42C72" w:rsidR="00DD3017" w:rsidRDefault="0017214B">
      <w:pPr>
        <w:rPr>
          <w:del w:id="163" w:author="K14646" w:date="2026-09-25T20:03:00Z" w16du:dateUtc="2026-09-26T00:03:00Z"/>
        </w:rPr>
      </w:pPr>
      <w:del w:id="164" w:author="K14646" w:date="2026-09-25T20:03:00Z" w16du:dateUtc="2026-09-26T00:03:00Z">
        <w:r>
          <w:delText>Employment is a social determinant of health and a human right.</w:delText>
        </w:r>
        <w:r>
          <w:rPr>
            <w:vertAlign w:val="superscript"/>
          </w:rPr>
          <w:delText>8,9</w:delText>
        </w:r>
        <w:r>
          <w:delText xml:space="preserve">  We need to find a way to get young people with </w:delText>
        </w:r>
        <w:r w:rsidR="00C64883">
          <w:delText>disabilities</w:delText>
        </w:r>
        <w:r>
          <w:delText xml:space="preserve"> the support they need to get the best start in life. This may require collaboration between education, labour, children’s services and health.</w:delText>
        </w:r>
      </w:del>
    </w:p>
    <w:p w14:paraId="00000017" w14:textId="77777777" w:rsidR="00DD3017" w:rsidRDefault="00DD3017">
      <w:pPr>
        <w:rPr>
          <w:del w:id="165" w:author="K14646" w:date="2026-09-25T20:03:00Z" w16du:dateUtc="2026-09-26T00:03:00Z"/>
        </w:rPr>
      </w:pPr>
    </w:p>
    <w:p w14:paraId="00000018" w14:textId="77777777" w:rsidR="00DD3017" w:rsidRDefault="0017214B">
      <w:pPr>
        <w:rPr>
          <w:del w:id="166" w:author="K14646" w:date="2026-09-25T20:03:00Z" w16du:dateUtc="2026-09-26T00:03:00Z"/>
          <w:shd w:val="clear" w:color="auto" w:fill="C9DAF8"/>
        </w:rPr>
      </w:pPr>
      <w:del w:id="167" w:author="K14646" w:date="2026-09-25T20:03:00Z" w16du:dateUtc="2026-09-26T00:03:00Z">
        <w:r>
          <w:rPr>
            <w:shd w:val="clear" w:color="auto" w:fill="C9DAF8"/>
          </w:rPr>
          <w:delText>I look forward to discussing what our community can do to raise awareness of this important issue.</w:delText>
        </w:r>
      </w:del>
    </w:p>
    <w:p w14:paraId="00000019" w14:textId="77777777" w:rsidR="00DD3017" w:rsidRDefault="00DD3017">
      <w:pPr>
        <w:rPr>
          <w:del w:id="168" w:author="K14646" w:date="2026-09-25T20:03:00Z" w16du:dateUtc="2026-09-26T00:03:00Z"/>
          <w:shd w:val="clear" w:color="auto" w:fill="C9DAF8"/>
        </w:rPr>
      </w:pPr>
    </w:p>
    <w:p w14:paraId="0000001A" w14:textId="77777777" w:rsidR="00DD3017" w:rsidRDefault="0017214B">
      <w:pPr>
        <w:rPr>
          <w:del w:id="169" w:author="K14646" w:date="2026-09-25T20:03:00Z" w16du:dateUtc="2026-09-26T00:03:00Z"/>
          <w:color w:val="4C4C4E"/>
        </w:rPr>
      </w:pPr>
      <w:del w:id="170" w:author="K14646" w:date="2026-09-25T20:03:00Z" w16du:dateUtc="2026-09-26T00:03:00Z">
        <w:r>
          <w:rPr>
            <w:shd w:val="clear" w:color="auto" w:fill="C9DAF8"/>
          </w:rPr>
          <w:delText>Signature</w:delText>
        </w:r>
      </w:del>
    </w:p>
    <w:p w14:paraId="0000001B" w14:textId="77777777" w:rsidR="00DD3017" w:rsidRDefault="00DD3017">
      <w:pPr>
        <w:rPr>
          <w:del w:id="171" w:author="K14646" w:date="2026-09-25T20:03:00Z" w16du:dateUtc="2026-09-26T00:03:00Z"/>
          <w:color w:val="4C4C4E"/>
        </w:rPr>
      </w:pPr>
    </w:p>
    <w:p w14:paraId="0000001C" w14:textId="77777777" w:rsidR="00DD3017" w:rsidRDefault="00DD3017">
      <w:pPr>
        <w:rPr>
          <w:del w:id="172" w:author="K14646" w:date="2026-09-25T20:03:00Z" w16du:dateUtc="2026-09-26T00:03:00Z"/>
          <w:color w:val="4C4C4E"/>
        </w:rPr>
      </w:pPr>
    </w:p>
    <w:p w14:paraId="0000001D" w14:textId="77777777" w:rsidR="00DD3017" w:rsidRDefault="0017214B">
      <w:pPr>
        <w:rPr>
          <w:del w:id="173" w:author="K14646" w:date="2026-09-25T20:03:00Z" w16du:dateUtc="2026-09-26T00:03:00Z"/>
        </w:rPr>
      </w:pPr>
      <w:del w:id="174" w:author="K14646" w:date="2026-09-25T20:03:00Z" w16du:dateUtc="2026-09-26T00:03:00Z">
        <w:r>
          <w:delText xml:space="preserve">Endnotes: </w:delText>
        </w:r>
      </w:del>
    </w:p>
    <w:p w14:paraId="0000001E" w14:textId="77777777" w:rsidR="00DD3017" w:rsidRDefault="0017214B">
      <w:pPr>
        <w:spacing w:line="240" w:lineRule="auto"/>
        <w:ind w:left="270"/>
        <w:rPr>
          <w:del w:id="175" w:author="K14646" w:date="2026-09-25T20:03:00Z" w16du:dateUtc="2026-09-26T00:03:00Z"/>
          <w:szCs w:val="20"/>
        </w:rPr>
      </w:pPr>
      <w:del w:id="176" w:author="K14646" w:date="2026-09-25T20:03:00Z" w16du:dateUtc="2026-09-26T00:03:00Z">
        <w:r>
          <w:rPr>
            <w:szCs w:val="20"/>
            <w:vertAlign w:val="superscript"/>
          </w:rPr>
          <w:delText>1</w:delText>
        </w:r>
        <w:r>
          <w:rPr>
            <w:szCs w:val="20"/>
          </w:rPr>
          <w:delText xml:space="preserve"> Mazzotti, V. L., Rowe, D. A., Kwiatek, S., Voggt, A., Chang, W.-H., Fowler, C. H., Poppen, M., Sinclair, J., &amp; Test, D. W. (2021). Secondary transition predictors of postschool success: An update to the research base. Career Development and Transition for Exceptional Individuals, 44(1), 47-64. </w:delText>
        </w:r>
      </w:del>
    </w:p>
    <w:p w14:paraId="0000001F" w14:textId="77777777" w:rsidR="00DD3017" w:rsidRDefault="0017214B">
      <w:pPr>
        <w:ind w:left="270"/>
        <w:rPr>
          <w:del w:id="177" w:author="K14646" w:date="2026-09-25T20:03:00Z" w16du:dateUtc="2026-09-26T00:03:00Z"/>
          <w:szCs w:val="20"/>
        </w:rPr>
      </w:pPr>
      <w:del w:id="178" w:author="K14646" w:date="2026-09-25T20:03:00Z" w16du:dateUtc="2026-09-26T00:03:00Z">
        <w:r>
          <w:rPr>
            <w:szCs w:val="20"/>
            <w:vertAlign w:val="superscript"/>
          </w:rPr>
          <w:delText>2</w:delText>
        </w:r>
        <w:r>
          <w:rPr>
            <w:color w:val="4C4C4E"/>
            <w:szCs w:val="20"/>
          </w:rPr>
          <w:delText xml:space="preserve"> </w:delText>
        </w:r>
        <w:r>
          <w:rPr>
            <w:szCs w:val="20"/>
          </w:rPr>
          <w:delText xml:space="preserve">Accessibility in Canada: Results from the 2022 Canadian Survey on Disability (2024-05-28). Retrieved from </w:delText>
        </w:r>
        <w:r w:rsidR="00DD3017">
          <w:fldChar w:fldCharType="begin"/>
        </w:r>
        <w:r w:rsidR="00DD3017">
          <w:delInstrText>HYPERLINK "https://www150.statcan.gc.ca/n1/daily-quotidien/240528/dq240528b-eng.htm" \h</w:delInstrText>
        </w:r>
        <w:r w:rsidR="00DD3017">
          <w:fldChar w:fldCharType="separate"/>
        </w:r>
        <w:r w:rsidR="00DD3017">
          <w:rPr>
            <w:szCs w:val="20"/>
          </w:rPr>
          <w:delText xml:space="preserve"> </w:delText>
        </w:r>
        <w:r w:rsidR="00DD3017">
          <w:fldChar w:fldCharType="end"/>
        </w:r>
        <w:r w:rsidR="00DD3017">
          <w:fldChar w:fldCharType="begin"/>
        </w:r>
        <w:r w:rsidR="00DD3017">
          <w:delInstrText>HYPERLINK "https://www150.statcan.gc.ca/n1/daily-quotidien/240528/dq240528b-eng.htm" \h</w:delInstrText>
        </w:r>
        <w:r w:rsidR="00DD3017">
          <w:fldChar w:fldCharType="separate"/>
        </w:r>
        <w:r w:rsidR="00DD3017">
          <w:rPr>
            <w:color w:val="1979BE"/>
            <w:szCs w:val="20"/>
            <w:u w:val="single"/>
          </w:rPr>
          <w:delText>https://www150.statcan.gc.ca/n1/daily-quotidien/240528/dq240528b-eng.htm</w:delText>
        </w:r>
        <w:r w:rsidR="00DD3017">
          <w:fldChar w:fldCharType="end"/>
        </w:r>
      </w:del>
    </w:p>
    <w:p w14:paraId="00000020" w14:textId="77777777" w:rsidR="00DD3017" w:rsidRDefault="0017214B">
      <w:pPr>
        <w:ind w:left="270"/>
        <w:rPr>
          <w:del w:id="179" w:author="K14646" w:date="2026-09-25T20:03:00Z" w16du:dateUtc="2026-09-26T00:03:00Z"/>
          <w:szCs w:val="20"/>
        </w:rPr>
      </w:pPr>
      <w:del w:id="180" w:author="K14646" w:date="2026-09-25T20:03:00Z" w16du:dateUtc="2026-09-26T00:03:00Z">
        <w:r>
          <w:rPr>
            <w:szCs w:val="20"/>
            <w:vertAlign w:val="superscript"/>
          </w:rPr>
          <w:delText>3</w:delText>
        </w:r>
        <w:r>
          <w:rPr>
            <w:color w:val="4C4C4E"/>
            <w:szCs w:val="20"/>
          </w:rPr>
          <w:delText xml:space="preserve"> </w:delText>
        </w:r>
        <w:r>
          <w:rPr>
            <w:szCs w:val="20"/>
          </w:rPr>
          <w:delText xml:space="preserve"> Bowman</w:delText>
        </w:r>
        <w:r>
          <w:rPr>
            <w:szCs w:val="20"/>
          </w:rPr>
          <w:delText xml:space="preserve">, L. R., McDougall, C., Doucet, R., Pooran, B., Xu, Y., &amp; Campbell, J. (2024). Funding employment inclusion for Ontario youth with disabilities: a theoretical cost-benefit model. Frontiers in Sociology, 9, 1281088. </w:delText>
        </w:r>
      </w:del>
    </w:p>
    <w:p w14:paraId="00000021" w14:textId="77777777" w:rsidR="00DD3017" w:rsidRDefault="0017214B">
      <w:pPr>
        <w:ind w:left="270"/>
        <w:rPr>
          <w:del w:id="181" w:author="K14646" w:date="2026-09-25T20:03:00Z" w16du:dateUtc="2026-09-26T00:03:00Z"/>
          <w:szCs w:val="20"/>
        </w:rPr>
      </w:pPr>
      <w:del w:id="182" w:author="K14646" w:date="2026-09-25T20:03:00Z" w16du:dateUtc="2026-09-26T00:03:00Z">
        <w:r>
          <w:rPr>
            <w:szCs w:val="20"/>
            <w:vertAlign w:val="superscript"/>
          </w:rPr>
          <w:delText>4</w:delText>
        </w:r>
        <w:r>
          <w:rPr>
            <w:szCs w:val="20"/>
          </w:rPr>
          <w:delText xml:space="preserve">  Bowman, L. R., McDougall, C., Doucet, R., Pooran, B., &amp; Campbell, J. (2024). Funding Employment Inclusion for Ontario Youth with Disabilities: A Cost-Benefit Model Update. </w:delText>
        </w:r>
        <w:r w:rsidR="00DD3017">
          <w:fldChar w:fldCharType="begin"/>
        </w:r>
        <w:r w:rsidR="00DD3017">
          <w:delInstrText>HYPERLINK "https://hollandbloorview.ca/sites/default/files/2024-09/Funding-Employment-Inclusion-2024_0.pdf" \h</w:delInstrText>
        </w:r>
        <w:r w:rsidR="00DD3017">
          <w:fldChar w:fldCharType="separate"/>
        </w:r>
        <w:r w:rsidR="00DD3017">
          <w:rPr>
            <w:color w:val="1155CC"/>
            <w:szCs w:val="20"/>
            <w:u w:val="single"/>
          </w:rPr>
          <w:delText>https://hollandbloorview.ca/sites/default/files/2024-09/Funding-Employment-Inclusion-2024_0.pdf</w:delText>
        </w:r>
        <w:r w:rsidR="00DD3017">
          <w:fldChar w:fldCharType="end"/>
        </w:r>
      </w:del>
    </w:p>
    <w:p w14:paraId="00000022" w14:textId="77777777" w:rsidR="00DD3017" w:rsidRDefault="0017214B">
      <w:pPr>
        <w:spacing w:line="240" w:lineRule="auto"/>
        <w:ind w:left="270"/>
        <w:rPr>
          <w:del w:id="183" w:author="K14646" w:date="2026-09-25T20:03:00Z" w16du:dateUtc="2026-09-26T00:03:00Z"/>
          <w:szCs w:val="20"/>
        </w:rPr>
      </w:pPr>
      <w:del w:id="184" w:author="K14646" w:date="2026-09-25T20:03:00Z" w16du:dateUtc="2026-09-26T00:03:00Z">
        <w:r>
          <w:rPr>
            <w:szCs w:val="20"/>
            <w:vertAlign w:val="superscript"/>
          </w:rPr>
          <w:delText>5</w:delText>
        </w:r>
        <w:r>
          <w:rPr>
            <w:szCs w:val="20"/>
          </w:rPr>
          <w:delText xml:space="preserve">  Jetha, A., Shamaee, A., Tompa, E., Smith, P., Bültmann, U., Bonaccio, S., Tucker, L. B., Norman, C., Banks, C. G., &amp; Gignac, M. A. (2023). The future of work in shaping the employment inclusion of young adults with disabilities: a qualitative study. Equality, Diversity and Inclusion: An International Journal, 42(9), 75-91. </w:delText>
        </w:r>
      </w:del>
    </w:p>
    <w:p w14:paraId="00000023" w14:textId="77777777" w:rsidR="00DD3017" w:rsidRDefault="0017214B">
      <w:pPr>
        <w:spacing w:line="240" w:lineRule="auto"/>
        <w:ind w:left="270"/>
        <w:rPr>
          <w:del w:id="185" w:author="K14646" w:date="2026-09-25T20:03:00Z" w16du:dateUtc="2026-09-26T00:03:00Z"/>
          <w:szCs w:val="20"/>
        </w:rPr>
      </w:pPr>
      <w:del w:id="186" w:author="K14646" w:date="2026-09-25T20:03:00Z" w16du:dateUtc="2026-09-26T00:03:00Z">
        <w:r>
          <w:rPr>
            <w:szCs w:val="20"/>
            <w:vertAlign w:val="superscript"/>
          </w:rPr>
          <w:delText>6</w:delText>
        </w:r>
        <w:r>
          <w:rPr>
            <w:szCs w:val="20"/>
          </w:rPr>
          <w:delText xml:space="preserve">  Canadian</w:delText>
        </w:r>
        <w:r>
          <w:rPr>
            <w:szCs w:val="20"/>
          </w:rPr>
          <w:delText xml:space="preserve"> Association for Supported Employment. (n.d.) About Supported Employment. Retrieved from </w:delText>
        </w:r>
        <w:r w:rsidR="00DD3017">
          <w:fldChar w:fldCharType="begin"/>
        </w:r>
        <w:r w:rsidR="00DD3017">
          <w:delInstrText>HYPERLINK "https://www.supportedemployment.ca/about/about-supported-employment/" \h</w:delInstrText>
        </w:r>
        <w:r w:rsidR="00DD3017">
          <w:fldChar w:fldCharType="separate"/>
        </w:r>
        <w:r w:rsidR="00DD3017">
          <w:rPr>
            <w:color w:val="1155CC"/>
            <w:szCs w:val="20"/>
            <w:u w:val="single"/>
          </w:rPr>
          <w:delText>https://www.supportedemployment.ca/about/about-supported-employment/</w:delText>
        </w:r>
        <w:r w:rsidR="00DD3017">
          <w:fldChar w:fldCharType="end"/>
        </w:r>
        <w:r>
          <w:rPr>
            <w:szCs w:val="20"/>
          </w:rPr>
          <w:delText xml:space="preserve"> </w:delText>
        </w:r>
      </w:del>
    </w:p>
    <w:p w14:paraId="00000024" w14:textId="77777777" w:rsidR="00DD3017" w:rsidRDefault="0017214B">
      <w:pPr>
        <w:spacing w:line="240" w:lineRule="auto"/>
        <w:ind w:left="270"/>
        <w:rPr>
          <w:del w:id="187" w:author="K14646" w:date="2026-09-25T20:03:00Z" w16du:dateUtc="2026-09-26T00:03:00Z"/>
          <w:szCs w:val="20"/>
        </w:rPr>
      </w:pPr>
      <w:del w:id="188" w:author="K14646" w:date="2026-09-25T20:03:00Z" w16du:dateUtc="2026-09-26T00:03:00Z">
        <w:r>
          <w:rPr>
            <w:szCs w:val="20"/>
            <w:vertAlign w:val="superscript"/>
          </w:rPr>
          <w:delText xml:space="preserve">7 </w:delText>
        </w:r>
        <w:r>
          <w:rPr>
            <w:szCs w:val="20"/>
          </w:rPr>
          <w:delText xml:space="preserve"> Krahn, H., &amp; Chow, A. (2016). Youth unemployment and career scarring: Social-psychological mediating effects? Canadian Journal of Sociology, 41(2), 117-138. </w:delText>
        </w:r>
      </w:del>
    </w:p>
    <w:p w14:paraId="00000025" w14:textId="77777777" w:rsidR="00DD3017" w:rsidRDefault="0017214B">
      <w:pPr>
        <w:spacing w:line="240" w:lineRule="auto"/>
        <w:ind w:left="270"/>
        <w:rPr>
          <w:del w:id="189" w:author="K14646" w:date="2026-09-25T20:03:00Z" w16du:dateUtc="2026-09-26T00:03:00Z"/>
          <w:szCs w:val="20"/>
        </w:rPr>
      </w:pPr>
      <w:del w:id="190" w:author="K14646" w:date="2026-09-25T20:03:00Z" w16du:dateUtc="2026-09-26T00:03:00Z">
        <w:r>
          <w:rPr>
            <w:szCs w:val="20"/>
            <w:vertAlign w:val="superscript"/>
          </w:rPr>
          <w:delText xml:space="preserve">8 </w:delText>
        </w:r>
        <w:r>
          <w:rPr>
            <w:szCs w:val="20"/>
          </w:rPr>
          <w:delText xml:space="preserve"> Nations, U. (2006). Convention on the Rights Persons with Disabilities. Geneva Retrieved from </w:delText>
        </w:r>
        <w:r w:rsidR="00DD3017">
          <w:fldChar w:fldCharType="begin"/>
        </w:r>
        <w:r w:rsidR="00DD3017">
          <w:delInstrText>HYPERLINK "https://www.un.org/development/desa/disabilities/convention-on-the-rights-of-persons-with-disabilities/convention-on-the-rights-of-persons-with-disabilities-2.html" \h</w:delInstrText>
        </w:r>
        <w:r w:rsidR="00DD3017">
          <w:fldChar w:fldCharType="separate"/>
        </w:r>
        <w:r w:rsidR="00DD3017">
          <w:rPr>
            <w:color w:val="1155CC"/>
            <w:szCs w:val="20"/>
            <w:u w:val="single"/>
          </w:rPr>
          <w:delText>https://www.un.org/development/desa/disabilities/convention-on-the-rights-of-persons-with-disabilities/convention-on-the-rights-of-persons-with-disabilities-2.html</w:delText>
        </w:r>
        <w:r w:rsidR="00DD3017">
          <w:fldChar w:fldCharType="end"/>
        </w:r>
        <w:r>
          <w:rPr>
            <w:szCs w:val="20"/>
          </w:rPr>
          <w:delText xml:space="preserve"> </w:delText>
        </w:r>
      </w:del>
    </w:p>
    <w:p w14:paraId="00000026" w14:textId="77777777" w:rsidR="00DD3017" w:rsidRDefault="0017214B">
      <w:pPr>
        <w:spacing w:line="240" w:lineRule="auto"/>
        <w:ind w:left="270"/>
        <w:rPr>
          <w:del w:id="191" w:author="K14646" w:date="2026-09-25T20:03:00Z" w16du:dateUtc="2026-09-26T00:03:00Z"/>
          <w:szCs w:val="20"/>
        </w:rPr>
      </w:pPr>
      <w:del w:id="192" w:author="K14646" w:date="2026-09-25T20:03:00Z" w16du:dateUtc="2026-09-26T00:03:00Z">
        <w:r>
          <w:rPr>
            <w:szCs w:val="20"/>
            <w:vertAlign w:val="superscript"/>
          </w:rPr>
          <w:delText>9</w:delText>
        </w:r>
        <w:r>
          <w:rPr>
            <w:szCs w:val="20"/>
          </w:rPr>
          <w:delText xml:space="preserve">  Government of Canada. (2024). Sustainable Development Goal 8: Decent work and economic growth. Retrieved from:  </w:delText>
        </w:r>
        <w:r w:rsidR="00DD3017">
          <w:fldChar w:fldCharType="begin"/>
        </w:r>
        <w:r w:rsidR="00DD3017">
          <w:delInstrText>HYPERLINK "https://www.canada.ca/en/employment-social-development/programs/agenda-2030/economic-growth.html" \h</w:delInstrText>
        </w:r>
        <w:r w:rsidR="00DD3017">
          <w:fldChar w:fldCharType="separate"/>
        </w:r>
        <w:r w:rsidR="00DD3017">
          <w:rPr>
            <w:color w:val="1155CC"/>
            <w:szCs w:val="20"/>
            <w:u w:val="single"/>
          </w:rPr>
          <w:delText>https://www.canada.ca/en/employment-social-development/programs/agenda-2030/economic-growth.html</w:delText>
        </w:r>
        <w:r w:rsidR="00DD3017">
          <w:fldChar w:fldCharType="end"/>
        </w:r>
        <w:r>
          <w:rPr>
            <w:szCs w:val="20"/>
          </w:rPr>
          <w:delText xml:space="preserve"> </w:delText>
        </w:r>
      </w:del>
    </w:p>
    <w:p w14:paraId="00000027" w14:textId="77777777" w:rsidR="00DD3017" w:rsidRPr="0075264E" w:rsidRDefault="00DD3017" w:rsidP="001703C5">
      <w:pPr>
        <w:autoSpaceDE w:val="0"/>
        <w:autoSpaceDN w:val="0"/>
        <w:adjustRightInd w:val="0"/>
        <w:spacing w:line="240" w:lineRule="auto"/>
        <w:rPr>
          <w:lang w:val="en-US"/>
          <w:rPrChange w:id="193" w:author="K14646" w:date="2026-09-25T20:03:00Z" w16du:dateUtc="2026-09-26T00:03:00Z">
            <w:rPr>
              <w:color w:val="4C4C4E"/>
              <w:sz w:val="20"/>
              <w:szCs w:val="20"/>
            </w:rPr>
          </w:rPrChange>
        </w:rPr>
        <w:pPrChange w:id="194" w:author="K14646" w:date="2026-09-25T20:03:00Z" w16du:dateUtc="2026-09-26T00:03:00Z">
          <w:pPr/>
        </w:pPrChange>
      </w:pPr>
    </w:p>
    <w:sectPr w:rsidR="00DD3017" w:rsidRPr="0075264E" w:rsidSect="00132DFD">
      <w:headerReference w:type="default" r:id="rId8"/>
      <w:footerReference w:type="default" r:id="rId9"/>
      <w:pgSz w:w="11906" w:h="16838" w:code="9"/>
      <w:pgMar w:top="3181" w:right="3402" w:bottom="817" w:left="1361" w:header="1021" w:footer="794" w:gutter="0"/>
      <w:pgNumType w:start="1"/>
      <w:cols w:space="708"/>
      <w:docGrid w:linePitch="360"/>
      <w:sectPrChange w:id="227" w:author="K14646" w:date="2026-09-25T20:03:00Z" w16du:dateUtc="2026-09-26T00:03:00Z">
        <w:sectPr w:rsidR="00DD3017" w:rsidRPr="0075264E" w:rsidSect="00132DFD">
          <w:pgSz w:w="12240" w:h="15840" w:code="0"/>
          <w:pgMar w:top="1440" w:right="1440" w:bottom="1440" w:left="1440" w:header="720" w:footer="720" w:gutter="0"/>
          <w:pgNumType w:start="1"/>
          <w:cols w:space="720"/>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C6C2FE" w14:textId="77777777" w:rsidR="0017214B" w:rsidRDefault="0017214B">
      <w:pPr>
        <w:pPrChange w:id="63" w:author="K14646" w:date="2026-09-25T20:03:00Z" w16du:dateUtc="2026-09-26T00:03:00Z">
          <w:pPr>
            <w:spacing w:line="240" w:lineRule="auto"/>
          </w:pPr>
        </w:pPrChange>
      </w:pPr>
      <w:r>
        <w:separator/>
      </w:r>
    </w:p>
  </w:endnote>
  <w:endnote w:type="continuationSeparator" w:id="0">
    <w:p w14:paraId="19031560" w14:textId="77777777" w:rsidR="0017214B" w:rsidRDefault="0017214B">
      <w:pPr>
        <w:pPrChange w:id="64" w:author="K14646" w:date="2026-09-25T20:03:00Z" w16du:dateUtc="2026-09-26T00:03:00Z">
          <w:pPr>
            <w:spacing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Lucida Sans">
    <w:panose1 w:val="020B0602030504020204"/>
    <w:charset w:val="4D"/>
    <w:family w:val="swiss"/>
    <w:pitch w:val="variable"/>
    <w:sig w:usb0="00000003" w:usb1="00000000" w:usb2="00000000" w:usb3="00000000" w:csb0="00000001" w:csb1="00000000"/>
  </w:font>
  <w:font w:name="Lucida Sans Typewriter">
    <w:panose1 w:val="020B0509030504030204"/>
    <w:charset w:val="4D"/>
    <w:family w:val="modern"/>
    <w:notTrueType/>
    <w:pitch w:val="fixed"/>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9A7221" w14:textId="77777777" w:rsidR="00732307" w:rsidRDefault="00732307">
    <w:pPr>
      <w:pStyle w:val="Footer"/>
      <w:rPr>
        <w:ins w:id="196" w:author="K14646" w:date="2026-09-25T20:03:00Z" w16du:dateUtc="2026-09-26T00:03:00Z"/>
        <w:rFonts w:ascii="Lucida Sans Unicode" w:hAnsi="Lucida Sans Unicode" w:cs="Lucida Sans Unicode"/>
      </w:rPr>
    </w:pPr>
  </w:p>
  <w:p w14:paraId="7A1909FE" w14:textId="77777777" w:rsidR="00732307" w:rsidRPr="002068B0" w:rsidRDefault="00732307" w:rsidP="002068B0">
    <w:pPr>
      <w:pStyle w:val="Marginalie"/>
      <w:framePr w:w="2492" w:h="4316" w:hRule="exact" w:wrap="around" w:y="12182"/>
      <w:rPr>
        <w:ins w:id="197" w:author="K14646" w:date="2026-09-25T20:03:00Z" w16du:dateUtc="2026-09-26T00:03:00Z"/>
        <w:b/>
      </w:rPr>
    </w:pPr>
    <w:ins w:id="198" w:author="K14646" w:date="2026-09-25T20:03:00Z" w16du:dateUtc="2026-09-26T00:03:00Z">
      <w:r w:rsidRPr="002068B0">
        <w:rPr>
          <w:b/>
        </w:rPr>
        <w:t>Evonik Industries AG</w:t>
      </w:r>
    </w:ins>
  </w:p>
  <w:p w14:paraId="2DA14359" w14:textId="77777777" w:rsidR="00732307" w:rsidRPr="002068B0" w:rsidRDefault="00732307" w:rsidP="002068B0">
    <w:pPr>
      <w:pStyle w:val="Marginalie"/>
      <w:framePr w:w="2492" w:h="4316" w:hRule="exact" w:wrap="around" w:y="12182"/>
      <w:rPr>
        <w:ins w:id="199" w:author="K14646" w:date="2026-09-25T20:03:00Z" w16du:dateUtc="2026-09-26T00:03:00Z"/>
      </w:rPr>
    </w:pPr>
    <w:ins w:id="200" w:author="K14646" w:date="2026-09-25T20:03:00Z" w16du:dateUtc="2026-09-26T00:03:00Z">
      <w:r w:rsidRPr="002068B0">
        <w:t>Rellinghauser Strasse 1-11</w:t>
      </w:r>
    </w:ins>
  </w:p>
  <w:p w14:paraId="1EA1714B" w14:textId="77777777" w:rsidR="00732307" w:rsidRDefault="00732307" w:rsidP="002068B0">
    <w:pPr>
      <w:pStyle w:val="Marginalie"/>
      <w:framePr w:w="2492" w:h="4316" w:hRule="exact" w:wrap="around" w:y="12182"/>
      <w:rPr>
        <w:ins w:id="201" w:author="K14646" w:date="2026-09-25T20:03:00Z" w16du:dateUtc="2026-09-26T00:03:00Z"/>
        <w:lang w:val="en-US"/>
      </w:rPr>
    </w:pPr>
    <w:ins w:id="202" w:author="K14646" w:date="2026-09-25T20:03:00Z" w16du:dateUtc="2026-09-26T00:03:00Z">
      <w:r>
        <w:rPr>
          <w:lang w:val="en-GB"/>
        </w:rPr>
        <w:t>45128 Essen</w:t>
      </w:r>
    </w:ins>
  </w:p>
  <w:p w14:paraId="32841A6C" w14:textId="77777777" w:rsidR="00732307" w:rsidRDefault="00732307" w:rsidP="002068B0">
    <w:pPr>
      <w:pStyle w:val="Marginalie"/>
      <w:framePr w:w="2492" w:h="4316" w:hRule="exact" w:wrap="around" w:y="12182"/>
      <w:rPr>
        <w:ins w:id="203" w:author="K14646" w:date="2026-09-25T20:03:00Z" w16du:dateUtc="2026-09-26T00:03:00Z"/>
        <w:lang w:val="en-GB"/>
      </w:rPr>
    </w:pPr>
    <w:ins w:id="204" w:author="K14646" w:date="2026-09-25T20:03:00Z" w16du:dateUtc="2026-09-26T00:03:00Z">
      <w:r>
        <w:rPr>
          <w:lang w:val="en-GB"/>
        </w:rPr>
        <w:t>Germany</w:t>
      </w:r>
    </w:ins>
  </w:p>
  <w:p w14:paraId="10F6625A" w14:textId="77777777" w:rsidR="00732307" w:rsidRDefault="00732307" w:rsidP="002068B0">
    <w:pPr>
      <w:pStyle w:val="Marginalie"/>
      <w:framePr w:w="2492" w:h="4316" w:hRule="exact" w:wrap="around" w:y="12182"/>
      <w:rPr>
        <w:ins w:id="205" w:author="K14646" w:date="2026-09-25T20:03:00Z" w16du:dateUtc="2026-09-26T00:03:00Z"/>
        <w:lang w:val="en-GB"/>
      </w:rPr>
    </w:pPr>
    <w:ins w:id="206" w:author="K14646" w:date="2026-09-25T20:03:00Z" w16du:dateUtc="2026-09-26T00:03:00Z">
      <w:r>
        <w:fldChar w:fldCharType="begin"/>
      </w:r>
      <w:r>
        <w:instrText>HYPERLINK "http://www.evonik.com"</w:instrText>
      </w:r>
      <w:r>
        <w:fldChar w:fldCharType="separate"/>
      </w:r>
      <w:r w:rsidRPr="00EC5924">
        <w:rPr>
          <w:rStyle w:val="Hyperlink"/>
          <w:lang w:val="en-GB"/>
        </w:rPr>
        <w:t>www.evonik.com</w:t>
      </w:r>
      <w:r>
        <w:fldChar w:fldCharType="end"/>
      </w:r>
    </w:ins>
  </w:p>
  <w:p w14:paraId="5727C440" w14:textId="77777777" w:rsidR="00732307" w:rsidRDefault="00732307" w:rsidP="002068B0">
    <w:pPr>
      <w:pStyle w:val="Marginalie"/>
      <w:framePr w:w="2492" w:h="4316" w:hRule="exact" w:wrap="around" w:y="12182"/>
      <w:rPr>
        <w:ins w:id="207" w:author="K14646" w:date="2026-09-25T20:03:00Z" w16du:dateUtc="2026-09-26T00:03:00Z"/>
        <w:lang w:val="en-GB"/>
      </w:rPr>
    </w:pPr>
    <w:ins w:id="208" w:author="K14646" w:date="2026-09-25T20:03:00Z" w16du:dateUtc="2026-09-26T00:03:00Z">
      <w:r>
        <w:rPr>
          <w:lang w:val="en-GB"/>
        </w:rPr>
        <w:t>www.vestamid.com</w:t>
      </w:r>
    </w:ins>
  </w:p>
  <w:p w14:paraId="2BA0B5E0" w14:textId="77777777" w:rsidR="00732307" w:rsidRDefault="00732307" w:rsidP="002068B0">
    <w:pPr>
      <w:pStyle w:val="Marginalie"/>
      <w:framePr w:w="2492" w:h="4316" w:hRule="exact" w:wrap="around" w:y="12182"/>
      <w:rPr>
        <w:ins w:id="209" w:author="K14646" w:date="2026-09-25T20:03:00Z" w16du:dateUtc="2026-09-26T00:03:00Z"/>
        <w:lang w:val="en-GB"/>
      </w:rPr>
    </w:pPr>
  </w:p>
  <w:p w14:paraId="4F6E180F" w14:textId="77777777" w:rsidR="00732307" w:rsidRDefault="00732307" w:rsidP="002068B0">
    <w:pPr>
      <w:pStyle w:val="Marginalie"/>
      <w:framePr w:w="2492" w:h="4316" w:hRule="exact" w:wrap="around" w:y="12182"/>
      <w:rPr>
        <w:ins w:id="210" w:author="K14646" w:date="2026-09-25T20:03:00Z" w16du:dateUtc="2026-09-26T00:03:00Z"/>
        <w:b/>
        <w:lang w:val="en-GB"/>
      </w:rPr>
    </w:pPr>
    <w:ins w:id="211" w:author="K14646" w:date="2026-09-25T20:03:00Z" w16du:dateUtc="2026-09-26T00:03:00Z">
      <w:r>
        <w:rPr>
          <w:b/>
          <w:lang w:val="en-GB"/>
        </w:rPr>
        <w:t>Chairman of the Supervisory Board</w:t>
      </w:r>
    </w:ins>
  </w:p>
  <w:p w14:paraId="4D9DCE71" w14:textId="77777777" w:rsidR="00732307" w:rsidRDefault="00732307" w:rsidP="002068B0">
    <w:pPr>
      <w:pStyle w:val="Marginalie"/>
      <w:framePr w:w="2492" w:h="4316" w:hRule="exact" w:wrap="around" w:y="12182"/>
      <w:rPr>
        <w:ins w:id="212" w:author="K14646" w:date="2026-09-25T20:03:00Z" w16du:dateUtc="2026-09-26T00:03:00Z"/>
        <w:lang w:val="en-GB"/>
      </w:rPr>
    </w:pPr>
    <w:ins w:id="213" w:author="K14646" w:date="2026-09-25T20:03:00Z" w16du:dateUtc="2026-09-26T00:03:00Z">
      <w:r>
        <w:rPr>
          <w:lang w:val="en-GB"/>
        </w:rPr>
        <w:t xml:space="preserve">Wilhelm Bonse-Geuking </w:t>
      </w:r>
    </w:ins>
  </w:p>
  <w:p w14:paraId="3A059A78" w14:textId="77777777" w:rsidR="00732307" w:rsidRDefault="00732307" w:rsidP="002068B0">
    <w:pPr>
      <w:pStyle w:val="Marginalie"/>
      <w:framePr w:w="2492" w:h="4316" w:hRule="exact" w:wrap="around" w:y="12182"/>
      <w:rPr>
        <w:ins w:id="214" w:author="K14646" w:date="2026-09-25T20:03:00Z" w16du:dateUtc="2026-09-26T00:03:00Z"/>
        <w:b/>
        <w:lang w:val="en-GB"/>
      </w:rPr>
    </w:pPr>
    <w:ins w:id="215" w:author="K14646" w:date="2026-09-25T20:03:00Z" w16du:dateUtc="2026-09-26T00:03:00Z">
      <w:r>
        <w:rPr>
          <w:b/>
          <w:lang w:val="en-GB"/>
        </w:rPr>
        <w:t>Executive Board</w:t>
      </w:r>
    </w:ins>
  </w:p>
  <w:p w14:paraId="0403CA22" w14:textId="77777777" w:rsidR="00732307" w:rsidRDefault="00732307" w:rsidP="002068B0">
    <w:pPr>
      <w:pStyle w:val="Marginalie"/>
      <w:framePr w:w="2492" w:h="4316" w:hRule="exact" w:wrap="around" w:y="12182"/>
      <w:rPr>
        <w:ins w:id="216" w:author="K14646" w:date="2026-09-25T20:03:00Z" w16du:dateUtc="2026-09-26T00:03:00Z"/>
        <w:lang w:val="en-GB"/>
      </w:rPr>
    </w:pPr>
    <w:ins w:id="217" w:author="K14646" w:date="2026-09-25T20:03:00Z" w16du:dateUtc="2026-09-26T00:03:00Z">
      <w:r>
        <w:rPr>
          <w:lang w:val="en-GB"/>
        </w:rPr>
        <w:t>Dr. Klaus Engel, Chairman</w:t>
      </w:r>
    </w:ins>
  </w:p>
  <w:p w14:paraId="206E3A58" w14:textId="77777777" w:rsidR="00732307" w:rsidRPr="005537E8" w:rsidRDefault="00732307" w:rsidP="002068B0">
    <w:pPr>
      <w:pStyle w:val="Marginalie"/>
      <w:framePr w:w="2492" w:h="4316" w:hRule="exact" w:wrap="around" w:y="12182"/>
      <w:rPr>
        <w:ins w:id="218" w:author="K14646" w:date="2026-09-25T20:03:00Z" w16du:dateUtc="2026-09-26T00:03:00Z"/>
        <w:lang w:val="en-GB"/>
      </w:rPr>
    </w:pPr>
    <w:ins w:id="219" w:author="K14646" w:date="2026-09-25T20:03:00Z" w16du:dateUtc="2026-09-26T00:03:00Z">
      <w:r w:rsidRPr="005537E8">
        <w:rPr>
          <w:lang w:val="en-GB"/>
        </w:rPr>
        <w:t>Dr. Wolfgang Colberg,</w:t>
      </w:r>
      <w:r w:rsidRPr="005537E8">
        <w:rPr>
          <w:lang w:val="en-GB"/>
        </w:rPr>
        <w:br/>
        <w:t>Dr. Thomas Haeberle, Thomas Wessel,</w:t>
      </w:r>
      <w:r w:rsidRPr="005537E8">
        <w:rPr>
          <w:lang w:val="en-GB"/>
        </w:rPr>
        <w:br/>
        <w:t>Patrik Wohlhauser, Dr. Dahai Yu</w:t>
      </w:r>
    </w:ins>
  </w:p>
  <w:p w14:paraId="3FC0FA17" w14:textId="77777777" w:rsidR="00732307" w:rsidRPr="005537E8" w:rsidRDefault="00732307" w:rsidP="002068B0">
    <w:pPr>
      <w:pStyle w:val="Marginalie"/>
      <w:framePr w:w="2492" w:h="4316" w:hRule="exact" w:wrap="around" w:y="12182"/>
      <w:rPr>
        <w:ins w:id="220" w:author="K14646" w:date="2026-09-25T20:03:00Z" w16du:dateUtc="2026-09-26T00:03:00Z"/>
        <w:lang w:val="en-GB"/>
      </w:rPr>
    </w:pPr>
  </w:p>
  <w:p w14:paraId="69472011" w14:textId="77777777" w:rsidR="00732307" w:rsidRDefault="00732307" w:rsidP="002068B0">
    <w:pPr>
      <w:pStyle w:val="Marginalie"/>
      <w:framePr w:w="2492" w:h="4316" w:hRule="exact" w:wrap="around" w:y="12182"/>
      <w:rPr>
        <w:ins w:id="221" w:author="K14646" w:date="2026-09-25T20:03:00Z" w16du:dateUtc="2026-09-26T00:03:00Z"/>
        <w:lang w:val="en-GB"/>
      </w:rPr>
    </w:pPr>
    <w:ins w:id="222" w:author="K14646" w:date="2026-09-25T20:03:00Z" w16du:dateUtc="2026-09-26T00:03:00Z">
      <w:r>
        <w:rPr>
          <w:lang w:val="en-GB"/>
        </w:rPr>
        <w:t>Registered Office: Essen</w:t>
      </w:r>
    </w:ins>
  </w:p>
  <w:p w14:paraId="68A6129A" w14:textId="77777777" w:rsidR="00732307" w:rsidRDefault="00732307" w:rsidP="002068B0">
    <w:pPr>
      <w:pStyle w:val="Marginalie"/>
      <w:framePr w:w="2492" w:h="4316" w:hRule="exact" w:wrap="around" w:y="12182"/>
      <w:rPr>
        <w:ins w:id="223" w:author="K14646" w:date="2026-09-25T20:03:00Z" w16du:dateUtc="2026-09-26T00:03:00Z"/>
        <w:lang w:val="en-GB"/>
      </w:rPr>
    </w:pPr>
    <w:ins w:id="224" w:author="K14646" w:date="2026-09-25T20:03:00Z" w16du:dateUtc="2026-09-26T00:03:00Z">
      <w:r>
        <w:rPr>
          <w:lang w:val="en-GB"/>
        </w:rPr>
        <w:t>Register Court: Essen Local Court</w:t>
      </w:r>
    </w:ins>
  </w:p>
  <w:p w14:paraId="46248366" w14:textId="77777777" w:rsidR="00732307" w:rsidRDefault="00732307" w:rsidP="002068B0">
    <w:pPr>
      <w:pStyle w:val="Marginalie"/>
      <w:framePr w:w="2492" w:h="4316" w:hRule="exact" w:wrap="around" w:y="12182"/>
      <w:rPr>
        <w:ins w:id="225" w:author="K14646" w:date="2026-09-25T20:03:00Z" w16du:dateUtc="2026-09-26T00:03:00Z"/>
        <w:rFonts w:ascii="Lucida Sans Unicode" w:hAnsi="Lucida Sans Unicode" w:cs="Lucida Sans Unicode"/>
      </w:rPr>
    </w:pPr>
    <w:ins w:id="226" w:author="K14646" w:date="2026-09-25T20:03:00Z" w16du:dateUtc="2026-09-26T00:03:00Z">
      <w:r>
        <w:rPr>
          <w:lang w:val="en-GB"/>
        </w:rPr>
        <w:t>Commercial Registry B 19474</w:t>
      </w:r>
      <w:r>
        <w:rPr>
          <w:lang w:val="en-GB"/>
        </w:rPr>
        <w:br/>
        <w:t>VAT ID no. DE 81116003</w:t>
      </w:r>
    </w:ins>
  </w:p>
  <w:p w14:paraId="2BE6046B" w14:textId="77777777" w:rsidR="00641654" w:rsidRDefault="006416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1F149F" w14:textId="77777777" w:rsidR="0017214B" w:rsidRDefault="0017214B">
      <w:pPr>
        <w:pPrChange w:id="61" w:author="K14646" w:date="2026-09-25T20:03:00Z" w16du:dateUtc="2026-09-26T00:03:00Z">
          <w:pPr>
            <w:spacing w:line="240" w:lineRule="auto"/>
          </w:pPr>
        </w:pPrChange>
      </w:pPr>
      <w:r>
        <w:separator/>
      </w:r>
    </w:p>
  </w:footnote>
  <w:footnote w:type="continuationSeparator" w:id="0">
    <w:p w14:paraId="1397717A" w14:textId="77777777" w:rsidR="0017214B" w:rsidRDefault="0017214B">
      <w:pPr>
        <w:pPrChange w:id="62" w:author="K14646" w:date="2026-09-25T20:03:00Z" w16du:dateUtc="2026-09-26T00:03:00Z">
          <w:pPr>
            <w:spacing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DB0AE6" w14:textId="77777777" w:rsidR="00641654" w:rsidRDefault="0017214B">
    <w:pPr>
      <w:pStyle w:val="Header"/>
    </w:pPr>
    <w:ins w:id="195" w:author="K14646" w:date="2026-09-25T20:03:00Z" w16du:dateUtc="2026-09-26T00:03:00Z">
      <w:r>
        <w:rPr>
          <w:noProof/>
        </w:rPr>
        <w:pict w14:anchorId="203077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alt="" style="position:absolute;margin-left:68.35pt;margin-top:48.2pt;width:77.4pt;height:10.5pt;z-index:-251657216;mso-wrap-edited:f;mso-width-percent:0;mso-height-percent:0;mso-position-horizontal-relative:page;mso-position-vertical-relative:page;mso-width-percent:0;mso-height-percent:0">
            <v:imagedata r:id="rId1" o:title=""/>
            <w10:wrap anchorx="page" anchory="page"/>
          </v:shape>
        </w:pict>
      </w:r>
      <w:r>
        <w:rPr>
          <w:noProof/>
        </w:rPr>
        <w:pict w14:anchorId="59511174">
          <v:group id="Group 1" o:spid="_x0000_s1025" alt="" style="position:absolute;margin-left:399.45pt;margin-top:38.55pt;width:151.45pt;height:38.8pt;z-index:-251656192" coordorigin="7989,771" coordsize="3029,776">
            <v:shape id="Picture 2" o:spid="_x0000_s1026" type="#_x0000_t75" alt="" style="position:absolute;left:7989;top:771;width:776;height:776;visibility:visible">
              <v:imagedata r:id="rId2" o:title=""/>
            </v:shape>
            <v:shape id="Picture 3" o:spid="_x0000_s1027" type="#_x0000_t75" alt="" style="position:absolute;left:8969;top:972;width:2049;height:527;visibility:visible">
              <v:imagedata r:id="rId3" o:title=""/>
            </v:shape>
          </v:group>
        </w:pic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2E4693FC"/>
    <w:lvl w:ilvl="0">
      <w:start w:val="1"/>
      <w:numFmt w:val="decimal"/>
      <w:pStyle w:val="ListNumber5"/>
      <w:lvlText w:val="%1."/>
      <w:lvlJc w:val="left"/>
      <w:pPr>
        <w:tabs>
          <w:tab w:val="num" w:pos="1492"/>
        </w:tabs>
        <w:ind w:left="1492" w:hanging="360"/>
      </w:pPr>
      <w:rPr>
        <w:rFonts w:cs="Times New Roman"/>
      </w:rPr>
    </w:lvl>
  </w:abstractNum>
  <w:abstractNum w:abstractNumId="1" w15:restartNumberingAfterBreak="0">
    <w:nsid w:val="FFFFFF7D"/>
    <w:multiLevelType w:val="singleLevel"/>
    <w:tmpl w:val="53E632B2"/>
    <w:lvl w:ilvl="0">
      <w:start w:val="1"/>
      <w:numFmt w:val="decimal"/>
      <w:pStyle w:val="ListNumber4"/>
      <w:lvlText w:val="%1."/>
      <w:lvlJc w:val="left"/>
      <w:pPr>
        <w:tabs>
          <w:tab w:val="num" w:pos="1209"/>
        </w:tabs>
        <w:ind w:left="1209" w:hanging="360"/>
      </w:pPr>
      <w:rPr>
        <w:rFonts w:cs="Times New Roman"/>
      </w:rPr>
    </w:lvl>
  </w:abstractNum>
  <w:abstractNum w:abstractNumId="2" w15:restartNumberingAfterBreak="0">
    <w:nsid w:val="FFFFFF7E"/>
    <w:multiLevelType w:val="singleLevel"/>
    <w:tmpl w:val="0EA41050"/>
    <w:lvl w:ilvl="0">
      <w:start w:val="1"/>
      <w:numFmt w:val="decimal"/>
      <w:pStyle w:val="ListNumber3"/>
      <w:lvlText w:val="%1."/>
      <w:lvlJc w:val="left"/>
      <w:pPr>
        <w:tabs>
          <w:tab w:val="num" w:pos="926"/>
        </w:tabs>
        <w:ind w:left="926" w:hanging="360"/>
      </w:pPr>
      <w:rPr>
        <w:rFonts w:cs="Times New Roman"/>
      </w:rPr>
    </w:lvl>
  </w:abstractNum>
  <w:abstractNum w:abstractNumId="3" w15:restartNumberingAfterBreak="0">
    <w:nsid w:val="FFFFFF7F"/>
    <w:multiLevelType w:val="singleLevel"/>
    <w:tmpl w:val="82F21724"/>
    <w:lvl w:ilvl="0">
      <w:start w:val="1"/>
      <w:numFmt w:val="decimal"/>
      <w:pStyle w:val="ListNumber2"/>
      <w:lvlText w:val="%1."/>
      <w:lvlJc w:val="left"/>
      <w:pPr>
        <w:tabs>
          <w:tab w:val="num" w:pos="643"/>
        </w:tabs>
        <w:ind w:left="643" w:hanging="360"/>
      </w:pPr>
      <w:rPr>
        <w:rFonts w:cs="Times New Roman"/>
      </w:rPr>
    </w:lvl>
  </w:abstractNum>
  <w:abstractNum w:abstractNumId="4" w15:restartNumberingAfterBreak="0">
    <w:nsid w:val="FFFFFF80"/>
    <w:multiLevelType w:val="singleLevel"/>
    <w:tmpl w:val="84E6020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5C07D3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8D0625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51618E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8E83200"/>
    <w:lvl w:ilvl="0">
      <w:start w:val="1"/>
      <w:numFmt w:val="decimal"/>
      <w:pStyle w:val="ListNumber"/>
      <w:lvlText w:val="%1."/>
      <w:lvlJc w:val="left"/>
      <w:pPr>
        <w:tabs>
          <w:tab w:val="num" w:pos="360"/>
        </w:tabs>
        <w:ind w:left="360" w:hanging="360"/>
      </w:pPr>
      <w:rPr>
        <w:rFonts w:cs="Times New Roman"/>
      </w:rPr>
    </w:lvl>
  </w:abstractNum>
  <w:abstractNum w:abstractNumId="9" w15:restartNumberingAfterBreak="0">
    <w:nsid w:val="FFFFFF89"/>
    <w:multiLevelType w:val="singleLevel"/>
    <w:tmpl w:val="7AFC81D4"/>
    <w:lvl w:ilvl="0">
      <w:start w:val="1"/>
      <w:numFmt w:val="bullet"/>
      <w:pStyle w:val="ListBullet"/>
      <w:lvlText w:val=""/>
      <w:lvlJc w:val="left"/>
      <w:pPr>
        <w:tabs>
          <w:tab w:val="num" w:pos="360"/>
        </w:tabs>
        <w:ind w:left="360" w:hanging="360"/>
      </w:pPr>
      <w:rPr>
        <w:rFonts w:ascii="Symbol" w:hAnsi="Symbol" w:hint="default"/>
      </w:rPr>
    </w:lvl>
  </w:abstractNum>
  <w:num w:numId="1" w16cid:durableId="867447618">
    <w:abstractNumId w:val="9"/>
  </w:num>
  <w:num w:numId="2" w16cid:durableId="1846047947">
    <w:abstractNumId w:val="7"/>
  </w:num>
  <w:num w:numId="3" w16cid:durableId="1719435159">
    <w:abstractNumId w:val="6"/>
  </w:num>
  <w:num w:numId="4" w16cid:durableId="1191844002">
    <w:abstractNumId w:val="5"/>
  </w:num>
  <w:num w:numId="5" w16cid:durableId="776948201">
    <w:abstractNumId w:val="4"/>
  </w:num>
  <w:num w:numId="6" w16cid:durableId="557320874">
    <w:abstractNumId w:val="8"/>
  </w:num>
  <w:num w:numId="7" w16cid:durableId="973372519">
    <w:abstractNumId w:val="3"/>
  </w:num>
  <w:num w:numId="8" w16cid:durableId="1172065654">
    <w:abstractNumId w:val="2"/>
  </w:num>
  <w:num w:numId="9" w16cid:durableId="1972133820">
    <w:abstractNumId w:val="1"/>
  </w:num>
  <w:num w:numId="10" w16cid:durableId="16559870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017"/>
    <w:rsid w:val="00012E9F"/>
    <w:rsid w:val="000351CD"/>
    <w:rsid w:val="00036407"/>
    <w:rsid w:val="00041574"/>
    <w:rsid w:val="00043E13"/>
    <w:rsid w:val="00044445"/>
    <w:rsid w:val="00044689"/>
    <w:rsid w:val="00045984"/>
    <w:rsid w:val="0005158A"/>
    <w:rsid w:val="000E13E1"/>
    <w:rsid w:val="00101288"/>
    <w:rsid w:val="001031E8"/>
    <w:rsid w:val="0012573C"/>
    <w:rsid w:val="00126811"/>
    <w:rsid w:val="001268EB"/>
    <w:rsid w:val="00132DFD"/>
    <w:rsid w:val="00134C5F"/>
    <w:rsid w:val="00147276"/>
    <w:rsid w:val="001703C5"/>
    <w:rsid w:val="00171C30"/>
    <w:rsid w:val="0017214B"/>
    <w:rsid w:val="00181714"/>
    <w:rsid w:val="001939FA"/>
    <w:rsid w:val="00194280"/>
    <w:rsid w:val="001A6A58"/>
    <w:rsid w:val="001B0A05"/>
    <w:rsid w:val="001B2818"/>
    <w:rsid w:val="001B2A57"/>
    <w:rsid w:val="001B4A89"/>
    <w:rsid w:val="001C0667"/>
    <w:rsid w:val="001C1BDD"/>
    <w:rsid w:val="001C4422"/>
    <w:rsid w:val="001D1B9E"/>
    <w:rsid w:val="001D2DF7"/>
    <w:rsid w:val="001D3CF1"/>
    <w:rsid w:val="001D780B"/>
    <w:rsid w:val="001E017C"/>
    <w:rsid w:val="001E2D70"/>
    <w:rsid w:val="001F3A34"/>
    <w:rsid w:val="002068B0"/>
    <w:rsid w:val="002101D7"/>
    <w:rsid w:val="00212CDA"/>
    <w:rsid w:val="0022063D"/>
    <w:rsid w:val="002231C8"/>
    <w:rsid w:val="002257B2"/>
    <w:rsid w:val="00244D50"/>
    <w:rsid w:val="00261334"/>
    <w:rsid w:val="00273C4D"/>
    <w:rsid w:val="0028482C"/>
    <w:rsid w:val="0028616A"/>
    <w:rsid w:val="00286AC9"/>
    <w:rsid w:val="00290E2F"/>
    <w:rsid w:val="002A5457"/>
    <w:rsid w:val="002B040C"/>
    <w:rsid w:val="002B2577"/>
    <w:rsid w:val="002D67C9"/>
    <w:rsid w:val="002E1756"/>
    <w:rsid w:val="002F1C32"/>
    <w:rsid w:val="0031344B"/>
    <w:rsid w:val="00313D68"/>
    <w:rsid w:val="003140E2"/>
    <w:rsid w:val="00321540"/>
    <w:rsid w:val="00321591"/>
    <w:rsid w:val="00331339"/>
    <w:rsid w:val="00332816"/>
    <w:rsid w:val="00340DD8"/>
    <w:rsid w:val="00341FEC"/>
    <w:rsid w:val="00350C0C"/>
    <w:rsid w:val="00352DC6"/>
    <w:rsid w:val="00356DEA"/>
    <w:rsid w:val="00386BBB"/>
    <w:rsid w:val="00390187"/>
    <w:rsid w:val="003927AC"/>
    <w:rsid w:val="003A2DC6"/>
    <w:rsid w:val="003A42C1"/>
    <w:rsid w:val="003A47FE"/>
    <w:rsid w:val="003C44D3"/>
    <w:rsid w:val="003C4DB2"/>
    <w:rsid w:val="003E7301"/>
    <w:rsid w:val="003F0A5A"/>
    <w:rsid w:val="004050FE"/>
    <w:rsid w:val="004106EE"/>
    <w:rsid w:val="004156A8"/>
    <w:rsid w:val="004162FB"/>
    <w:rsid w:val="004275F7"/>
    <w:rsid w:val="00432AB4"/>
    <w:rsid w:val="00433B71"/>
    <w:rsid w:val="004371AA"/>
    <w:rsid w:val="00467316"/>
    <w:rsid w:val="004732D3"/>
    <w:rsid w:val="004735F6"/>
    <w:rsid w:val="0049210B"/>
    <w:rsid w:val="004970D2"/>
    <w:rsid w:val="004B379E"/>
    <w:rsid w:val="004C1B29"/>
    <w:rsid w:val="004D2797"/>
    <w:rsid w:val="004D382B"/>
    <w:rsid w:val="004F12FF"/>
    <w:rsid w:val="00504B29"/>
    <w:rsid w:val="00512895"/>
    <w:rsid w:val="005137FD"/>
    <w:rsid w:val="005142F6"/>
    <w:rsid w:val="00514BF1"/>
    <w:rsid w:val="00516C7D"/>
    <w:rsid w:val="00520FAC"/>
    <w:rsid w:val="00526FAE"/>
    <w:rsid w:val="0053399E"/>
    <w:rsid w:val="005364C7"/>
    <w:rsid w:val="0054668F"/>
    <w:rsid w:val="005510BE"/>
    <w:rsid w:val="005537E8"/>
    <w:rsid w:val="00557273"/>
    <w:rsid w:val="00580A75"/>
    <w:rsid w:val="005850D8"/>
    <w:rsid w:val="005A1D5F"/>
    <w:rsid w:val="005A2598"/>
    <w:rsid w:val="005B068B"/>
    <w:rsid w:val="005B5BA5"/>
    <w:rsid w:val="005B7866"/>
    <w:rsid w:val="005E33BB"/>
    <w:rsid w:val="005F380F"/>
    <w:rsid w:val="0060095D"/>
    <w:rsid w:val="00600B74"/>
    <w:rsid w:val="00613ADE"/>
    <w:rsid w:val="006140AA"/>
    <w:rsid w:val="00621E8E"/>
    <w:rsid w:val="00624BA5"/>
    <w:rsid w:val="00626A53"/>
    <w:rsid w:val="00637177"/>
    <w:rsid w:val="00640736"/>
    <w:rsid w:val="00641654"/>
    <w:rsid w:val="00652D1C"/>
    <w:rsid w:val="00661044"/>
    <w:rsid w:val="006727C9"/>
    <w:rsid w:val="006D0340"/>
    <w:rsid w:val="006E5CCB"/>
    <w:rsid w:val="006E719C"/>
    <w:rsid w:val="00705AD0"/>
    <w:rsid w:val="007164C0"/>
    <w:rsid w:val="007318C9"/>
    <w:rsid w:val="00732307"/>
    <w:rsid w:val="00732909"/>
    <w:rsid w:val="00733400"/>
    <w:rsid w:val="007466B7"/>
    <w:rsid w:val="00750468"/>
    <w:rsid w:val="0075264E"/>
    <w:rsid w:val="00773161"/>
    <w:rsid w:val="0079537D"/>
    <w:rsid w:val="007A5375"/>
    <w:rsid w:val="007B19BD"/>
    <w:rsid w:val="007C0725"/>
    <w:rsid w:val="007C27C0"/>
    <w:rsid w:val="007C54C8"/>
    <w:rsid w:val="007E35A5"/>
    <w:rsid w:val="007F1306"/>
    <w:rsid w:val="00803344"/>
    <w:rsid w:val="0081310A"/>
    <w:rsid w:val="0081698D"/>
    <w:rsid w:val="008271B4"/>
    <w:rsid w:val="00847106"/>
    <w:rsid w:val="00852D0F"/>
    <w:rsid w:val="00861A6D"/>
    <w:rsid w:val="0087259E"/>
    <w:rsid w:val="00881B19"/>
    <w:rsid w:val="00882600"/>
    <w:rsid w:val="008C2B19"/>
    <w:rsid w:val="008C2F5A"/>
    <w:rsid w:val="008C452F"/>
    <w:rsid w:val="008E6F9F"/>
    <w:rsid w:val="009108B1"/>
    <w:rsid w:val="00920464"/>
    <w:rsid w:val="009406DD"/>
    <w:rsid w:val="00942EA9"/>
    <w:rsid w:val="00946341"/>
    <w:rsid w:val="00962CFA"/>
    <w:rsid w:val="009706F0"/>
    <w:rsid w:val="0097554B"/>
    <w:rsid w:val="00993821"/>
    <w:rsid w:val="009D1A04"/>
    <w:rsid w:val="009D6938"/>
    <w:rsid w:val="009E2C20"/>
    <w:rsid w:val="009F0EE6"/>
    <w:rsid w:val="009F4FA0"/>
    <w:rsid w:val="00A051A2"/>
    <w:rsid w:val="00A1137D"/>
    <w:rsid w:val="00A130EA"/>
    <w:rsid w:val="00A2053A"/>
    <w:rsid w:val="00A26BA9"/>
    <w:rsid w:val="00A30A2D"/>
    <w:rsid w:val="00A3163E"/>
    <w:rsid w:val="00A334FD"/>
    <w:rsid w:val="00A36153"/>
    <w:rsid w:val="00A41DAE"/>
    <w:rsid w:val="00A60656"/>
    <w:rsid w:val="00A75759"/>
    <w:rsid w:val="00A855A8"/>
    <w:rsid w:val="00AA4B5C"/>
    <w:rsid w:val="00AB209B"/>
    <w:rsid w:val="00AC306F"/>
    <w:rsid w:val="00AC7D7C"/>
    <w:rsid w:val="00AD2EAE"/>
    <w:rsid w:val="00AD4335"/>
    <w:rsid w:val="00AF5849"/>
    <w:rsid w:val="00AF725B"/>
    <w:rsid w:val="00AF7985"/>
    <w:rsid w:val="00B05DF7"/>
    <w:rsid w:val="00B22A91"/>
    <w:rsid w:val="00B40564"/>
    <w:rsid w:val="00B42239"/>
    <w:rsid w:val="00B5347C"/>
    <w:rsid w:val="00B7710B"/>
    <w:rsid w:val="00B935C9"/>
    <w:rsid w:val="00BA345A"/>
    <w:rsid w:val="00BA74FC"/>
    <w:rsid w:val="00BC5FC9"/>
    <w:rsid w:val="00BD370F"/>
    <w:rsid w:val="00BD5563"/>
    <w:rsid w:val="00BF68A9"/>
    <w:rsid w:val="00C07348"/>
    <w:rsid w:val="00C3088C"/>
    <w:rsid w:val="00C31192"/>
    <w:rsid w:val="00C41CAC"/>
    <w:rsid w:val="00C4605C"/>
    <w:rsid w:val="00C64883"/>
    <w:rsid w:val="00C82E7D"/>
    <w:rsid w:val="00C87836"/>
    <w:rsid w:val="00C87FD6"/>
    <w:rsid w:val="00C96904"/>
    <w:rsid w:val="00CA62AB"/>
    <w:rsid w:val="00CB1D61"/>
    <w:rsid w:val="00CB3D52"/>
    <w:rsid w:val="00CB5C9E"/>
    <w:rsid w:val="00CC3211"/>
    <w:rsid w:val="00CE3DC7"/>
    <w:rsid w:val="00D06B76"/>
    <w:rsid w:val="00D0733D"/>
    <w:rsid w:val="00D163C8"/>
    <w:rsid w:val="00D16AD5"/>
    <w:rsid w:val="00D410C5"/>
    <w:rsid w:val="00D46B27"/>
    <w:rsid w:val="00D55EA7"/>
    <w:rsid w:val="00D66944"/>
    <w:rsid w:val="00D72A55"/>
    <w:rsid w:val="00D87110"/>
    <w:rsid w:val="00DB089A"/>
    <w:rsid w:val="00DB0DAB"/>
    <w:rsid w:val="00DC0D59"/>
    <w:rsid w:val="00DC4BD9"/>
    <w:rsid w:val="00DC4D06"/>
    <w:rsid w:val="00DD3017"/>
    <w:rsid w:val="00DD7E6A"/>
    <w:rsid w:val="00DE7422"/>
    <w:rsid w:val="00E02921"/>
    <w:rsid w:val="00E11E1F"/>
    <w:rsid w:val="00E21EB6"/>
    <w:rsid w:val="00E27B0C"/>
    <w:rsid w:val="00E34525"/>
    <w:rsid w:val="00E40185"/>
    <w:rsid w:val="00E41548"/>
    <w:rsid w:val="00E7001F"/>
    <w:rsid w:val="00E73542"/>
    <w:rsid w:val="00E77DEE"/>
    <w:rsid w:val="00E95FEB"/>
    <w:rsid w:val="00EC5924"/>
    <w:rsid w:val="00ED18BE"/>
    <w:rsid w:val="00ED440C"/>
    <w:rsid w:val="00EE4D6E"/>
    <w:rsid w:val="00EF6E02"/>
    <w:rsid w:val="00F25EE5"/>
    <w:rsid w:val="00F32B47"/>
    <w:rsid w:val="00F43B89"/>
    <w:rsid w:val="00F447B9"/>
    <w:rsid w:val="00F51AD4"/>
    <w:rsid w:val="00F72D5E"/>
    <w:rsid w:val="00F76557"/>
    <w:rsid w:val="00F80309"/>
    <w:rsid w:val="00F90A5F"/>
    <w:rsid w:val="00FB6490"/>
    <w:rsid w:val="00FC1E1E"/>
    <w:rsid w:val="00FD1485"/>
    <w:rsid w:val="00FD2635"/>
    <w:rsid w:val="00FE472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928E16D"/>
  <w15:docId w15:val="{480F7539-446E-43DA-815C-72B7CE7C8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DFD"/>
    <w:pPr>
      <w:spacing w:line="300" w:lineRule="atLeast"/>
      <w:pPrChange w:id="0" w:author="K14646" w:date="2026-09-25T20:03:00Z">
        <w:pPr>
          <w:spacing w:line="276" w:lineRule="auto"/>
        </w:pPr>
      </w:pPrChange>
    </w:pPr>
    <w:rPr>
      <w:rFonts w:ascii="Lucida Sans" w:eastAsia="Times New Roman" w:hAnsi="Lucida Sans" w:cs="Times New Roman"/>
      <w:sz w:val="20"/>
      <w:szCs w:val="24"/>
      <w:lang w:val="de-DE" w:eastAsia="de-DE"/>
      <w:rPrChange w:id="0" w:author="K14646" w:date="2026-09-25T20:03:00Z">
        <w:rPr>
          <w:rFonts w:ascii="Arial" w:eastAsia="Arial" w:hAnsi="Arial" w:cs="Arial"/>
          <w:sz w:val="22"/>
          <w:szCs w:val="22"/>
          <w:lang w:val="en" w:eastAsia="en-CA" w:bidi="ar-SA"/>
        </w:rPr>
      </w:rPrChange>
    </w:rPr>
  </w:style>
  <w:style w:type="paragraph" w:styleId="Heading1">
    <w:name w:val="heading 1"/>
    <w:basedOn w:val="Normal"/>
    <w:link w:val="Heading1Char"/>
    <w:uiPriority w:val="99"/>
    <w:qFormat/>
    <w:rsid w:val="00132DFD"/>
    <w:pPr>
      <w:keepNext/>
      <w:tabs>
        <w:tab w:val="num" w:pos="227"/>
      </w:tabs>
      <w:spacing w:before="300"/>
      <w:ind w:left="227" w:hanging="227"/>
      <w:outlineLvl w:val="0"/>
      <w:pPrChange w:id="1" w:author="K14646" w:date="2026-09-25T20:03:00Z">
        <w:pPr>
          <w:keepNext/>
          <w:keepLines/>
          <w:spacing w:before="400" w:after="120" w:line="300" w:lineRule="atLeast"/>
          <w:outlineLvl w:val="0"/>
        </w:pPr>
      </w:pPrChange>
    </w:pPr>
    <w:rPr>
      <w:rFonts w:cs="Arial"/>
      <w:bCs/>
      <w:kern w:val="32"/>
      <w:sz w:val="24"/>
      <w:szCs w:val="32"/>
      <w:rPrChange w:id="1" w:author="K14646" w:date="2026-09-25T20:03:00Z">
        <w:rPr>
          <w:rFonts w:ascii="Lucida Sans" w:hAnsi="Lucida Sans"/>
          <w:sz w:val="40"/>
          <w:szCs w:val="40"/>
          <w:lang w:val="de-DE" w:eastAsia="de-DE" w:bidi="ar-SA"/>
        </w:rPr>
      </w:rPrChange>
    </w:rPr>
  </w:style>
  <w:style w:type="paragraph" w:styleId="Heading2">
    <w:name w:val="heading 2"/>
    <w:basedOn w:val="Normal"/>
    <w:next w:val="Normal"/>
    <w:link w:val="Heading2Char"/>
    <w:uiPriority w:val="99"/>
    <w:qFormat/>
    <w:rsid w:val="00132DFD"/>
    <w:pPr>
      <w:keepNext/>
      <w:spacing w:before="300"/>
      <w:outlineLvl w:val="1"/>
      <w:pPrChange w:id="2" w:author="K14646" w:date="2026-09-25T20:03:00Z">
        <w:pPr>
          <w:keepNext/>
          <w:keepLines/>
          <w:spacing w:before="360" w:after="120" w:line="300" w:lineRule="atLeast"/>
          <w:outlineLvl w:val="1"/>
        </w:pPr>
      </w:pPrChange>
    </w:pPr>
    <w:rPr>
      <w:rFonts w:cs="Arial"/>
      <w:b/>
      <w:bCs/>
      <w:iCs/>
      <w:szCs w:val="28"/>
      <w:rPrChange w:id="2" w:author="K14646" w:date="2026-09-25T20:03:00Z">
        <w:rPr>
          <w:rFonts w:ascii="Lucida Sans" w:hAnsi="Lucida Sans"/>
          <w:sz w:val="32"/>
          <w:szCs w:val="32"/>
          <w:lang w:val="de-DE" w:eastAsia="de-DE" w:bidi="ar-SA"/>
        </w:rPr>
      </w:rPrChange>
    </w:rPr>
  </w:style>
  <w:style w:type="paragraph" w:styleId="Heading3">
    <w:name w:val="heading 3"/>
    <w:basedOn w:val="Title"/>
    <w:next w:val="Title"/>
    <w:link w:val="Heading3Char"/>
    <w:uiPriority w:val="99"/>
    <w:qFormat/>
    <w:rsid w:val="00132DFD"/>
    <w:pPr>
      <w:spacing w:after="600"/>
      <w:outlineLvl w:val="2"/>
      <w:pPrChange w:id="3" w:author="K14646" w:date="2026-09-25T20:03:00Z">
        <w:pPr>
          <w:keepNext/>
          <w:keepLines/>
          <w:spacing w:before="320" w:after="80" w:line="300" w:lineRule="atLeast"/>
          <w:outlineLvl w:val="2"/>
        </w:pPr>
      </w:pPrChange>
    </w:pPr>
    <w:rPr>
      <w:b w:val="0"/>
      <w:szCs w:val="26"/>
      <w:rPrChange w:id="3" w:author="K14646" w:date="2026-09-25T20:03:00Z">
        <w:rPr>
          <w:rFonts w:ascii="Lucida Sans" w:hAnsi="Lucida Sans"/>
          <w:color w:val="434343"/>
          <w:sz w:val="28"/>
          <w:szCs w:val="28"/>
          <w:lang w:val="de-DE" w:eastAsia="de-DE" w:bidi="ar-SA"/>
        </w:rPr>
      </w:rPrChange>
    </w:rPr>
  </w:style>
  <w:style w:type="paragraph" w:styleId="Heading4">
    <w:name w:val="heading 4"/>
    <w:basedOn w:val="Boilerplate"/>
    <w:next w:val="Boilerplate"/>
    <w:link w:val="Heading4Char"/>
    <w:uiPriority w:val="99"/>
    <w:qFormat/>
    <w:rsid w:val="00132DFD"/>
    <w:pPr>
      <w:keepNext/>
      <w:spacing w:before="240"/>
      <w:outlineLvl w:val="3"/>
      <w:pPrChange w:id="4" w:author="K14646" w:date="2026-09-25T20:03:00Z">
        <w:pPr>
          <w:keepNext/>
          <w:keepLines/>
          <w:spacing w:before="280" w:after="80" w:line="300" w:lineRule="atLeast"/>
          <w:outlineLvl w:val="3"/>
        </w:pPr>
      </w:pPrChange>
    </w:pPr>
    <w:rPr>
      <w:b/>
      <w:bCs/>
      <w:szCs w:val="28"/>
      <w:rPrChange w:id="4" w:author="K14646" w:date="2026-09-25T20:03:00Z">
        <w:rPr>
          <w:rFonts w:ascii="Lucida Sans" w:hAnsi="Lucida Sans"/>
          <w:color w:val="666666"/>
          <w:sz w:val="24"/>
          <w:szCs w:val="24"/>
          <w:lang w:val="de-DE" w:eastAsia="de-DE" w:bidi="ar-SA"/>
        </w:rPr>
      </w:rPrChange>
    </w:rPr>
  </w:style>
  <w:style w:type="paragraph" w:styleId="Heading5">
    <w:name w:val="heading 5"/>
    <w:basedOn w:val="Normal"/>
    <w:next w:val="Normal"/>
    <w:link w:val="Heading5Char"/>
    <w:uiPriority w:val="99"/>
    <w:qFormat/>
    <w:rsid w:val="00132DFD"/>
    <w:pPr>
      <w:spacing w:before="240" w:after="60"/>
      <w:outlineLvl w:val="4"/>
      <w:pPrChange w:id="5" w:author="K14646" w:date="2026-09-25T20:03:00Z">
        <w:pPr>
          <w:keepNext/>
          <w:keepLines/>
          <w:spacing w:before="240" w:after="80" w:line="300" w:lineRule="atLeast"/>
          <w:outlineLvl w:val="4"/>
        </w:pPr>
      </w:pPrChange>
    </w:pPr>
    <w:rPr>
      <w:b/>
      <w:bCs/>
      <w:i/>
      <w:iCs/>
      <w:sz w:val="26"/>
      <w:szCs w:val="26"/>
      <w:rPrChange w:id="5" w:author="K14646" w:date="2026-09-25T20:03:00Z">
        <w:rPr>
          <w:rFonts w:ascii="Lucida Sans" w:hAnsi="Lucida Sans"/>
          <w:color w:val="666666"/>
          <w:szCs w:val="24"/>
          <w:lang w:val="de-DE" w:eastAsia="de-DE" w:bidi="ar-SA"/>
        </w:rPr>
      </w:rPrChange>
    </w:rPr>
  </w:style>
  <w:style w:type="paragraph" w:styleId="Heading6">
    <w:name w:val="heading 6"/>
    <w:basedOn w:val="Normal"/>
    <w:next w:val="Normal"/>
    <w:link w:val="Heading6Char"/>
    <w:uiPriority w:val="99"/>
    <w:qFormat/>
    <w:rsid w:val="00132DFD"/>
    <w:pPr>
      <w:spacing w:before="240" w:after="60"/>
      <w:outlineLvl w:val="5"/>
      <w:pPrChange w:id="6" w:author="K14646" w:date="2026-09-25T20:03:00Z">
        <w:pPr>
          <w:keepNext/>
          <w:keepLines/>
          <w:spacing w:before="240" w:after="80" w:line="300" w:lineRule="atLeast"/>
          <w:outlineLvl w:val="5"/>
        </w:pPr>
      </w:pPrChange>
    </w:pPr>
    <w:rPr>
      <w:b/>
      <w:bCs/>
      <w:sz w:val="22"/>
      <w:szCs w:val="22"/>
      <w:rPrChange w:id="6" w:author="K14646" w:date="2026-09-25T20:03:00Z">
        <w:rPr>
          <w:rFonts w:ascii="Lucida Sans" w:hAnsi="Lucida Sans"/>
          <w:i/>
          <w:color w:val="666666"/>
          <w:szCs w:val="24"/>
          <w:lang w:val="de-DE" w:eastAsia="de-DE" w:bidi="ar-SA"/>
        </w:rPr>
      </w:rPrChange>
    </w:rPr>
  </w:style>
  <w:style w:type="paragraph" w:styleId="Heading7">
    <w:name w:val="heading 7"/>
    <w:basedOn w:val="Normal"/>
    <w:next w:val="Normal"/>
    <w:link w:val="Heading7Char"/>
    <w:uiPriority w:val="99"/>
    <w:qFormat/>
    <w:rsid w:val="00132DFD"/>
    <w:pPr>
      <w:spacing w:before="240" w:after="60"/>
      <w:outlineLvl w:val="6"/>
      <w:pPrChange w:id="7" w:author="K14646" w:date="2026-09-25T20:03:00Z">
        <w:pPr>
          <w:spacing w:before="240" w:after="60" w:line="300" w:lineRule="atLeast"/>
          <w:outlineLvl w:val="6"/>
        </w:pPr>
      </w:pPrChange>
    </w:pPr>
    <w:rPr>
      <w:rPrChange w:id="7" w:author="K14646" w:date="2026-09-25T20:03:00Z">
        <w:rPr>
          <w:rFonts w:ascii="Lucida Sans" w:hAnsi="Lucida Sans"/>
          <w:szCs w:val="24"/>
          <w:lang w:val="de-DE" w:eastAsia="de-DE" w:bidi="ar-SA"/>
        </w:rPr>
      </w:rPrChange>
    </w:rPr>
  </w:style>
  <w:style w:type="paragraph" w:styleId="Heading8">
    <w:name w:val="heading 8"/>
    <w:basedOn w:val="Normal"/>
    <w:next w:val="Normal"/>
    <w:link w:val="Heading8Char"/>
    <w:uiPriority w:val="99"/>
    <w:qFormat/>
    <w:rsid w:val="00132DFD"/>
    <w:pPr>
      <w:spacing w:before="240" w:after="60"/>
      <w:outlineLvl w:val="7"/>
      <w:pPrChange w:id="8" w:author="K14646" w:date="2026-09-25T20:03:00Z">
        <w:pPr>
          <w:spacing w:before="240" w:after="60" w:line="300" w:lineRule="atLeast"/>
          <w:outlineLvl w:val="7"/>
        </w:pPr>
      </w:pPrChange>
    </w:pPr>
    <w:rPr>
      <w:i/>
      <w:iCs/>
      <w:rPrChange w:id="8" w:author="K14646" w:date="2026-09-25T20:03:00Z">
        <w:rPr>
          <w:rFonts w:ascii="Lucida Sans" w:hAnsi="Lucida Sans"/>
          <w:i/>
          <w:iCs/>
          <w:szCs w:val="24"/>
          <w:lang w:val="de-DE" w:eastAsia="de-DE" w:bidi="ar-SA"/>
        </w:rPr>
      </w:rPrChange>
    </w:rPr>
  </w:style>
  <w:style w:type="paragraph" w:styleId="Heading9">
    <w:name w:val="heading 9"/>
    <w:basedOn w:val="Normal"/>
    <w:next w:val="Normal"/>
    <w:link w:val="Heading9Char"/>
    <w:uiPriority w:val="99"/>
    <w:qFormat/>
    <w:rsid w:val="00132DFD"/>
    <w:pPr>
      <w:spacing w:before="240" w:after="60"/>
      <w:outlineLvl w:val="8"/>
      <w:pPrChange w:id="9" w:author="K14646" w:date="2026-09-25T20:03:00Z">
        <w:pPr>
          <w:spacing w:before="240" w:after="60" w:line="300" w:lineRule="atLeast"/>
          <w:outlineLvl w:val="8"/>
        </w:pPr>
      </w:pPrChange>
    </w:pPr>
    <w:rPr>
      <w:rFonts w:ascii="Arial" w:hAnsi="Arial" w:cs="Arial"/>
      <w:sz w:val="22"/>
      <w:szCs w:val="22"/>
      <w:rPrChange w:id="9" w:author="K14646" w:date="2026-09-25T20:03:00Z">
        <w:rPr>
          <w:rFonts w:ascii="Lucida Sans" w:hAnsi="Lucida Sans"/>
          <w:szCs w:val="24"/>
          <w:lang w:val="de-DE" w:eastAsia="de-DE"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99"/>
    <w:qFormat/>
    <w:rsid w:val="00132DFD"/>
    <w:pPr>
      <w:outlineLvl w:val="0"/>
      <w:pPrChange w:id="10" w:author="K14646" w:date="2026-09-25T20:03:00Z">
        <w:pPr>
          <w:keepNext/>
          <w:keepLines/>
          <w:spacing w:after="60" w:line="300" w:lineRule="atLeast"/>
        </w:pPr>
      </w:pPrChange>
    </w:pPr>
    <w:rPr>
      <w:rFonts w:cs="Arial"/>
      <w:b/>
      <w:bCs/>
      <w:kern w:val="28"/>
      <w:sz w:val="24"/>
      <w:szCs w:val="32"/>
      <w:rPrChange w:id="10" w:author="K14646" w:date="2026-09-25T20:03:00Z">
        <w:rPr>
          <w:rFonts w:ascii="Lucida Sans" w:hAnsi="Lucida Sans"/>
          <w:sz w:val="52"/>
          <w:szCs w:val="52"/>
          <w:lang w:val="de-DE" w:eastAsia="de-DE" w:bidi="ar-SA"/>
        </w:rPr>
      </w:rPrChange>
    </w:rPr>
  </w:style>
  <w:style w:type="paragraph" w:styleId="Subtitle">
    <w:name w:val="Subtitle"/>
    <w:basedOn w:val="Normal"/>
    <w:link w:val="SubtitleChar"/>
    <w:uiPriority w:val="99"/>
    <w:qFormat/>
    <w:rsid w:val="00132DFD"/>
    <w:pPr>
      <w:spacing w:after="60"/>
      <w:jc w:val="center"/>
      <w:outlineLvl w:val="1"/>
      <w:pPrChange w:id="11" w:author="K14646" w:date="2026-09-25T20:03:00Z">
        <w:pPr>
          <w:keepNext/>
          <w:keepLines/>
          <w:spacing w:after="320" w:line="300" w:lineRule="atLeast"/>
        </w:pPr>
      </w:pPrChange>
    </w:pPr>
    <w:rPr>
      <w:rFonts w:ascii="Arial" w:hAnsi="Arial" w:cs="Arial"/>
      <w:rPrChange w:id="11" w:author="K14646" w:date="2026-09-25T20:03:00Z">
        <w:rPr>
          <w:rFonts w:ascii="Lucida Sans" w:hAnsi="Lucida Sans"/>
          <w:color w:val="666666"/>
          <w:sz w:val="30"/>
          <w:szCs w:val="30"/>
          <w:lang w:val="de-DE" w:eastAsia="de-DE" w:bidi="ar-SA"/>
        </w:rPr>
      </w:rPrChange>
    </w:rPr>
  </w:style>
  <w:style w:type="character" w:customStyle="1" w:styleId="Heading7Char">
    <w:name w:val="Heading 7 Char"/>
    <w:basedOn w:val="DefaultParagraphFont"/>
    <w:link w:val="Heading7"/>
    <w:uiPriority w:val="99"/>
    <w:rsid w:val="00641654"/>
    <w:rPr>
      <w:rFonts w:ascii="Lucida Sans" w:eastAsia="Times New Roman" w:hAnsi="Lucida Sans" w:cs="Times New Roman"/>
      <w:sz w:val="20"/>
      <w:szCs w:val="24"/>
      <w:lang w:val="de-DE" w:eastAsia="de-DE"/>
    </w:rPr>
  </w:style>
  <w:style w:type="character" w:customStyle="1" w:styleId="Heading8Char">
    <w:name w:val="Heading 8 Char"/>
    <w:basedOn w:val="DefaultParagraphFont"/>
    <w:link w:val="Heading8"/>
    <w:uiPriority w:val="99"/>
    <w:rsid w:val="00641654"/>
    <w:rPr>
      <w:rFonts w:ascii="Lucida Sans" w:eastAsia="Times New Roman" w:hAnsi="Lucida Sans" w:cs="Times New Roman"/>
      <w:i/>
      <w:iCs/>
      <w:sz w:val="20"/>
      <w:szCs w:val="24"/>
      <w:lang w:val="de-DE" w:eastAsia="de-DE"/>
    </w:rPr>
  </w:style>
  <w:style w:type="character" w:customStyle="1" w:styleId="Heading9Char">
    <w:name w:val="Heading 9 Char"/>
    <w:basedOn w:val="DefaultParagraphFont"/>
    <w:link w:val="Heading9"/>
    <w:uiPriority w:val="99"/>
    <w:rsid w:val="00641654"/>
    <w:rPr>
      <w:rFonts w:eastAsia="Times New Roman"/>
      <w:lang w:val="de-DE" w:eastAsia="de-DE"/>
    </w:rPr>
  </w:style>
  <w:style w:type="character" w:customStyle="1" w:styleId="Heading1Char">
    <w:name w:val="Heading 1 Char"/>
    <w:basedOn w:val="DefaultParagraphFont"/>
    <w:link w:val="Heading1"/>
    <w:uiPriority w:val="99"/>
    <w:locked/>
    <w:rsid w:val="00641654"/>
    <w:rPr>
      <w:rFonts w:ascii="Lucida Sans" w:eastAsia="Times New Roman" w:hAnsi="Lucida Sans"/>
      <w:bCs/>
      <w:kern w:val="32"/>
      <w:sz w:val="24"/>
      <w:szCs w:val="32"/>
      <w:lang w:val="de-DE" w:eastAsia="de-DE"/>
    </w:rPr>
  </w:style>
  <w:style w:type="character" w:customStyle="1" w:styleId="Heading2Char">
    <w:name w:val="Heading 2 Char"/>
    <w:basedOn w:val="DefaultParagraphFont"/>
    <w:link w:val="Heading2"/>
    <w:uiPriority w:val="99"/>
    <w:locked/>
    <w:rsid w:val="00641654"/>
    <w:rPr>
      <w:rFonts w:ascii="Lucida Sans" w:eastAsia="Times New Roman" w:hAnsi="Lucida Sans"/>
      <w:b/>
      <w:bCs/>
      <w:iCs/>
      <w:sz w:val="20"/>
      <w:szCs w:val="28"/>
      <w:lang w:val="de-DE" w:eastAsia="de-DE"/>
    </w:rPr>
  </w:style>
  <w:style w:type="character" w:customStyle="1" w:styleId="Heading3Char">
    <w:name w:val="Heading 3 Char"/>
    <w:basedOn w:val="DefaultParagraphFont"/>
    <w:link w:val="Heading3"/>
    <w:uiPriority w:val="99"/>
    <w:locked/>
    <w:rsid w:val="00641654"/>
    <w:rPr>
      <w:rFonts w:ascii="Lucida Sans" w:eastAsia="Times New Roman" w:hAnsi="Lucida Sans"/>
      <w:b/>
      <w:kern w:val="28"/>
      <w:sz w:val="24"/>
      <w:szCs w:val="26"/>
      <w:lang w:val="de-DE" w:eastAsia="de-DE"/>
    </w:rPr>
  </w:style>
  <w:style w:type="character" w:customStyle="1" w:styleId="Heading4Char">
    <w:name w:val="Heading 4 Char"/>
    <w:basedOn w:val="DefaultParagraphFont"/>
    <w:link w:val="Heading4"/>
    <w:uiPriority w:val="99"/>
    <w:locked/>
    <w:rsid w:val="00641654"/>
    <w:rPr>
      <w:rFonts w:ascii="Lucida Sans" w:eastAsia="Times New Roman" w:hAnsi="Lucida Sans" w:cs="Times New Roman"/>
      <w:b/>
      <w:bCs/>
      <w:sz w:val="18"/>
      <w:szCs w:val="28"/>
      <w:lang w:val="de-DE" w:eastAsia="de-DE"/>
    </w:rPr>
  </w:style>
  <w:style w:type="character" w:customStyle="1" w:styleId="Heading5Char">
    <w:name w:val="Heading 5 Char"/>
    <w:basedOn w:val="DefaultParagraphFont"/>
    <w:link w:val="Heading5"/>
    <w:uiPriority w:val="99"/>
    <w:locked/>
    <w:rsid w:val="00641654"/>
    <w:rPr>
      <w:rFonts w:ascii="Lucida Sans" w:eastAsia="Times New Roman" w:hAnsi="Lucida Sans" w:cs="Times New Roman"/>
      <w:b/>
      <w:bCs/>
      <w:i/>
      <w:iCs/>
      <w:sz w:val="26"/>
      <w:szCs w:val="26"/>
      <w:lang w:val="de-DE" w:eastAsia="de-DE"/>
    </w:rPr>
  </w:style>
  <w:style w:type="character" w:customStyle="1" w:styleId="Heading6Char">
    <w:name w:val="Heading 6 Char"/>
    <w:basedOn w:val="DefaultParagraphFont"/>
    <w:link w:val="Heading6"/>
    <w:uiPriority w:val="99"/>
    <w:locked/>
    <w:rsid w:val="00641654"/>
    <w:rPr>
      <w:rFonts w:ascii="Lucida Sans" w:eastAsia="Times New Roman" w:hAnsi="Lucida Sans" w:cs="Times New Roman"/>
      <w:b/>
      <w:bCs/>
      <w:lang w:val="de-DE" w:eastAsia="de-DE"/>
    </w:rPr>
  </w:style>
  <w:style w:type="character" w:customStyle="1" w:styleId="TitleChar">
    <w:name w:val="Title Char"/>
    <w:basedOn w:val="DefaultParagraphFont"/>
    <w:link w:val="Title"/>
    <w:uiPriority w:val="99"/>
    <w:locked/>
    <w:rsid w:val="00641654"/>
    <w:rPr>
      <w:rFonts w:ascii="Lucida Sans" w:eastAsia="Times New Roman" w:hAnsi="Lucida Sans"/>
      <w:b/>
      <w:bCs/>
      <w:kern w:val="28"/>
      <w:sz w:val="24"/>
      <w:szCs w:val="32"/>
      <w:lang w:val="de-DE" w:eastAsia="de-DE"/>
    </w:rPr>
  </w:style>
  <w:style w:type="paragraph" w:customStyle="1" w:styleId="Boilerplate">
    <w:name w:val="Boilerplate"/>
    <w:basedOn w:val="Normal"/>
    <w:uiPriority w:val="99"/>
    <w:rsid w:val="00132DFD"/>
    <w:pPr>
      <w:spacing w:line="240" w:lineRule="atLeast"/>
      <w:pPrChange w:id="12" w:author="K14646" w:date="2026-09-25T20:03:00Z">
        <w:pPr>
          <w:spacing w:line="240" w:lineRule="atLeast"/>
        </w:pPr>
      </w:pPrChange>
    </w:pPr>
    <w:rPr>
      <w:sz w:val="18"/>
      <w:rPrChange w:id="12" w:author="K14646" w:date="2026-09-25T20:03:00Z">
        <w:rPr>
          <w:rFonts w:ascii="Lucida Sans" w:hAnsi="Lucida Sans"/>
          <w:sz w:val="18"/>
          <w:szCs w:val="24"/>
          <w:lang w:val="de-DE" w:eastAsia="de-DE" w:bidi="ar-SA"/>
        </w:rPr>
      </w:rPrChange>
    </w:rPr>
  </w:style>
  <w:style w:type="paragraph" w:customStyle="1" w:styleId="Zahl">
    <w:name w:val="Zahl"/>
    <w:basedOn w:val="Normal"/>
    <w:uiPriority w:val="99"/>
    <w:semiHidden/>
    <w:rsid w:val="00132DFD"/>
    <w:pPr>
      <w:spacing w:line="240" w:lineRule="exact"/>
      <w:ind w:left="74" w:right="-170"/>
      <w:pPrChange w:id="13" w:author="K14646" w:date="2026-09-25T20:03:00Z">
        <w:pPr>
          <w:spacing w:line="240" w:lineRule="exact"/>
          <w:ind w:left="74" w:right="-170"/>
        </w:pPr>
      </w:pPrChange>
    </w:pPr>
    <w:rPr>
      <w:rFonts w:ascii="Lucida Sans Typewriter" w:hAnsi="Lucida Sans Typewriter"/>
      <w:spacing w:val="146"/>
      <w:position w:val="-2"/>
      <w:sz w:val="18"/>
      <w:rPrChange w:id="13" w:author="K14646" w:date="2026-09-25T20:03:00Z">
        <w:rPr>
          <w:rFonts w:ascii="Lucida Sans Typewriter" w:hAnsi="Lucida Sans Typewriter"/>
          <w:spacing w:val="146"/>
          <w:position w:val="-2"/>
          <w:sz w:val="18"/>
          <w:szCs w:val="24"/>
          <w:lang w:val="de-DE" w:eastAsia="de-DE" w:bidi="ar-SA"/>
        </w:rPr>
      </w:rPrChange>
    </w:rPr>
  </w:style>
  <w:style w:type="paragraph" w:styleId="Header">
    <w:name w:val="header"/>
    <w:basedOn w:val="Normal"/>
    <w:link w:val="HeaderChar"/>
    <w:uiPriority w:val="99"/>
    <w:rsid w:val="00132DFD"/>
    <w:pPr>
      <w:tabs>
        <w:tab w:val="center" w:pos="4536"/>
        <w:tab w:val="right" w:pos="9072"/>
      </w:tabs>
      <w:pPrChange w:id="14" w:author="K14646" w:date="2026-09-25T20:03:00Z">
        <w:pPr>
          <w:tabs>
            <w:tab w:val="center" w:pos="4536"/>
            <w:tab w:val="right" w:pos="9072"/>
          </w:tabs>
          <w:spacing w:line="300" w:lineRule="atLeast"/>
        </w:pPr>
      </w:pPrChange>
    </w:pPr>
    <w:rPr>
      <w:rPrChange w:id="14" w:author="K14646" w:date="2026-09-25T20:03:00Z">
        <w:rPr>
          <w:rFonts w:ascii="Lucida Sans" w:hAnsi="Lucida Sans"/>
          <w:szCs w:val="24"/>
          <w:lang w:val="de-DE" w:eastAsia="de-DE" w:bidi="ar-SA"/>
        </w:rPr>
      </w:rPrChange>
    </w:rPr>
  </w:style>
  <w:style w:type="character" w:customStyle="1" w:styleId="HeaderChar">
    <w:name w:val="Header Char"/>
    <w:basedOn w:val="DefaultParagraphFont"/>
    <w:link w:val="Header"/>
    <w:uiPriority w:val="99"/>
    <w:rsid w:val="00641654"/>
    <w:rPr>
      <w:rFonts w:ascii="Lucida Sans" w:eastAsia="Times New Roman" w:hAnsi="Lucida Sans" w:cs="Times New Roman"/>
      <w:sz w:val="20"/>
      <w:szCs w:val="24"/>
      <w:lang w:val="de-DE" w:eastAsia="de-DE"/>
    </w:rPr>
  </w:style>
  <w:style w:type="paragraph" w:styleId="Footer">
    <w:name w:val="footer"/>
    <w:basedOn w:val="Normal"/>
    <w:link w:val="FooterChar"/>
    <w:uiPriority w:val="99"/>
    <w:rsid w:val="00132DFD"/>
    <w:pPr>
      <w:tabs>
        <w:tab w:val="center" w:pos="4536"/>
        <w:tab w:val="right" w:pos="9072"/>
      </w:tabs>
      <w:pPrChange w:id="15" w:author="K14646" w:date="2026-09-25T20:03:00Z">
        <w:pPr>
          <w:tabs>
            <w:tab w:val="center" w:pos="4536"/>
            <w:tab w:val="right" w:pos="9072"/>
          </w:tabs>
          <w:spacing w:line="300" w:lineRule="atLeast"/>
        </w:pPr>
      </w:pPrChange>
    </w:pPr>
    <w:rPr>
      <w:rPrChange w:id="15" w:author="K14646" w:date="2026-09-25T20:03:00Z">
        <w:rPr>
          <w:rFonts w:ascii="Lucida Sans" w:hAnsi="Lucida Sans"/>
          <w:szCs w:val="24"/>
          <w:lang w:val="de-DE" w:eastAsia="de-DE" w:bidi="ar-SA"/>
        </w:rPr>
      </w:rPrChange>
    </w:rPr>
  </w:style>
  <w:style w:type="character" w:customStyle="1" w:styleId="FooterChar">
    <w:name w:val="Footer Char"/>
    <w:basedOn w:val="DefaultParagraphFont"/>
    <w:link w:val="Footer"/>
    <w:uiPriority w:val="99"/>
    <w:rsid w:val="00641654"/>
    <w:rPr>
      <w:rFonts w:ascii="Lucida Sans" w:eastAsia="Times New Roman" w:hAnsi="Lucida Sans" w:cs="Times New Roman"/>
      <w:sz w:val="20"/>
      <w:szCs w:val="24"/>
      <w:lang w:val="de-DE" w:eastAsia="de-DE"/>
    </w:rPr>
  </w:style>
  <w:style w:type="character" w:styleId="PageNumber">
    <w:name w:val="page number"/>
    <w:basedOn w:val="DefaultParagraphFont"/>
    <w:uiPriority w:val="99"/>
    <w:rsid w:val="00641654"/>
    <w:rPr>
      <w:rFonts w:cs="Times New Roman"/>
    </w:rPr>
  </w:style>
  <w:style w:type="paragraph" w:styleId="Salutation">
    <w:name w:val="Salutation"/>
    <w:basedOn w:val="Normal"/>
    <w:next w:val="Normal"/>
    <w:link w:val="SalutationChar"/>
    <w:uiPriority w:val="99"/>
    <w:rsid w:val="00132DFD"/>
    <w:pPr>
      <w:pPrChange w:id="16" w:author="K14646" w:date="2026-09-25T20:03:00Z">
        <w:pPr>
          <w:spacing w:line="300" w:lineRule="atLeast"/>
        </w:pPr>
      </w:pPrChange>
    </w:pPr>
    <w:rPr>
      <w:rPrChange w:id="16" w:author="K14646" w:date="2026-09-25T20:03:00Z">
        <w:rPr>
          <w:rFonts w:ascii="Lucida Sans" w:hAnsi="Lucida Sans"/>
          <w:szCs w:val="24"/>
          <w:lang w:val="de-DE" w:eastAsia="de-DE" w:bidi="ar-SA"/>
        </w:rPr>
      </w:rPrChange>
    </w:rPr>
  </w:style>
  <w:style w:type="character" w:customStyle="1" w:styleId="SalutationChar">
    <w:name w:val="Salutation Char"/>
    <w:basedOn w:val="DefaultParagraphFont"/>
    <w:link w:val="Salutation"/>
    <w:uiPriority w:val="99"/>
    <w:rsid w:val="00641654"/>
    <w:rPr>
      <w:rFonts w:ascii="Lucida Sans" w:eastAsia="Times New Roman" w:hAnsi="Lucida Sans" w:cs="Times New Roman"/>
      <w:sz w:val="20"/>
      <w:szCs w:val="24"/>
      <w:lang w:val="de-DE" w:eastAsia="de-DE"/>
    </w:rPr>
  </w:style>
  <w:style w:type="paragraph" w:styleId="ListBullet">
    <w:name w:val="List Bullet"/>
    <w:basedOn w:val="Normal"/>
    <w:uiPriority w:val="99"/>
    <w:rsid w:val="00132DFD"/>
    <w:pPr>
      <w:numPr>
        <w:numId w:val="1"/>
      </w:numPr>
      <w:pPrChange w:id="17" w:author="K14646" w:date="2026-09-25T20:03:00Z">
        <w:pPr>
          <w:numPr>
            <w:numId w:val="1"/>
          </w:numPr>
          <w:tabs>
            <w:tab w:val="num" w:pos="360"/>
          </w:tabs>
          <w:spacing w:line="300" w:lineRule="atLeast"/>
          <w:ind w:left="360" w:hanging="360"/>
        </w:pPr>
      </w:pPrChange>
    </w:pPr>
    <w:rPr>
      <w:rPrChange w:id="17" w:author="K14646" w:date="2026-09-25T20:03:00Z">
        <w:rPr>
          <w:rFonts w:ascii="Lucida Sans" w:hAnsi="Lucida Sans"/>
          <w:szCs w:val="24"/>
          <w:lang w:val="de-DE" w:eastAsia="de-DE" w:bidi="ar-SA"/>
        </w:rPr>
      </w:rPrChange>
    </w:rPr>
  </w:style>
  <w:style w:type="paragraph" w:styleId="ListBullet2">
    <w:name w:val="List Bullet 2"/>
    <w:basedOn w:val="Normal"/>
    <w:uiPriority w:val="99"/>
    <w:rsid w:val="00132DFD"/>
    <w:pPr>
      <w:numPr>
        <w:numId w:val="2"/>
      </w:numPr>
      <w:pPrChange w:id="18" w:author="K14646" w:date="2026-09-25T20:03:00Z">
        <w:pPr>
          <w:numPr>
            <w:numId w:val="2"/>
          </w:numPr>
          <w:tabs>
            <w:tab w:val="num" w:pos="643"/>
          </w:tabs>
          <w:spacing w:line="300" w:lineRule="atLeast"/>
          <w:ind w:left="643" w:hanging="360"/>
        </w:pPr>
      </w:pPrChange>
    </w:pPr>
    <w:rPr>
      <w:rPrChange w:id="18" w:author="K14646" w:date="2026-09-25T20:03:00Z">
        <w:rPr>
          <w:rFonts w:ascii="Lucida Sans" w:hAnsi="Lucida Sans"/>
          <w:szCs w:val="24"/>
          <w:lang w:val="de-DE" w:eastAsia="de-DE" w:bidi="ar-SA"/>
        </w:rPr>
      </w:rPrChange>
    </w:rPr>
  </w:style>
  <w:style w:type="paragraph" w:styleId="ListBullet3">
    <w:name w:val="List Bullet 3"/>
    <w:basedOn w:val="Normal"/>
    <w:uiPriority w:val="99"/>
    <w:rsid w:val="00132DFD"/>
    <w:pPr>
      <w:numPr>
        <w:numId w:val="3"/>
      </w:numPr>
      <w:pPrChange w:id="19" w:author="K14646" w:date="2026-09-25T20:03:00Z">
        <w:pPr>
          <w:numPr>
            <w:numId w:val="3"/>
          </w:numPr>
          <w:tabs>
            <w:tab w:val="num" w:pos="926"/>
          </w:tabs>
          <w:spacing w:line="300" w:lineRule="atLeast"/>
          <w:ind w:left="926" w:hanging="360"/>
        </w:pPr>
      </w:pPrChange>
    </w:pPr>
    <w:rPr>
      <w:rPrChange w:id="19" w:author="K14646" w:date="2026-09-25T20:03:00Z">
        <w:rPr>
          <w:rFonts w:ascii="Lucida Sans" w:hAnsi="Lucida Sans"/>
          <w:szCs w:val="24"/>
          <w:lang w:val="de-DE" w:eastAsia="de-DE" w:bidi="ar-SA"/>
        </w:rPr>
      </w:rPrChange>
    </w:rPr>
  </w:style>
  <w:style w:type="paragraph" w:styleId="ListBullet4">
    <w:name w:val="List Bullet 4"/>
    <w:basedOn w:val="Normal"/>
    <w:uiPriority w:val="99"/>
    <w:rsid w:val="00132DFD"/>
    <w:pPr>
      <w:numPr>
        <w:numId w:val="4"/>
      </w:numPr>
      <w:pPrChange w:id="20" w:author="K14646" w:date="2026-09-25T20:03:00Z">
        <w:pPr>
          <w:numPr>
            <w:numId w:val="4"/>
          </w:numPr>
          <w:tabs>
            <w:tab w:val="num" w:pos="1209"/>
          </w:tabs>
          <w:spacing w:line="300" w:lineRule="atLeast"/>
          <w:ind w:left="1209" w:hanging="360"/>
        </w:pPr>
      </w:pPrChange>
    </w:pPr>
    <w:rPr>
      <w:rPrChange w:id="20" w:author="K14646" w:date="2026-09-25T20:03:00Z">
        <w:rPr>
          <w:rFonts w:ascii="Lucida Sans" w:hAnsi="Lucida Sans"/>
          <w:szCs w:val="24"/>
          <w:lang w:val="de-DE" w:eastAsia="de-DE" w:bidi="ar-SA"/>
        </w:rPr>
      </w:rPrChange>
    </w:rPr>
  </w:style>
  <w:style w:type="paragraph" w:styleId="ListBullet5">
    <w:name w:val="List Bullet 5"/>
    <w:basedOn w:val="Normal"/>
    <w:uiPriority w:val="99"/>
    <w:rsid w:val="00132DFD"/>
    <w:pPr>
      <w:numPr>
        <w:numId w:val="5"/>
      </w:numPr>
      <w:pPrChange w:id="21" w:author="K14646" w:date="2026-09-25T20:03:00Z">
        <w:pPr>
          <w:numPr>
            <w:numId w:val="5"/>
          </w:numPr>
          <w:tabs>
            <w:tab w:val="num" w:pos="1492"/>
          </w:tabs>
          <w:spacing w:line="300" w:lineRule="atLeast"/>
          <w:ind w:left="1492" w:hanging="360"/>
        </w:pPr>
      </w:pPrChange>
    </w:pPr>
    <w:rPr>
      <w:rPrChange w:id="21" w:author="K14646" w:date="2026-09-25T20:03:00Z">
        <w:rPr>
          <w:rFonts w:ascii="Lucida Sans" w:hAnsi="Lucida Sans"/>
          <w:szCs w:val="24"/>
          <w:lang w:val="de-DE" w:eastAsia="de-DE" w:bidi="ar-SA"/>
        </w:rPr>
      </w:rPrChange>
    </w:rPr>
  </w:style>
  <w:style w:type="character" w:styleId="FollowedHyperlink">
    <w:name w:val="FollowedHyperlink"/>
    <w:basedOn w:val="DefaultParagraphFont"/>
    <w:uiPriority w:val="99"/>
    <w:rsid w:val="00641654"/>
    <w:rPr>
      <w:rFonts w:cs="Times New Roman"/>
      <w:color w:val="800080"/>
      <w:u w:val="single"/>
    </w:rPr>
  </w:style>
  <w:style w:type="paragraph" w:styleId="BlockText">
    <w:name w:val="Block Text"/>
    <w:basedOn w:val="Normal"/>
    <w:uiPriority w:val="99"/>
    <w:rsid w:val="00132DFD"/>
    <w:pPr>
      <w:spacing w:after="120"/>
      <w:ind w:left="1440" w:right="1440"/>
      <w:pPrChange w:id="22" w:author="K14646" w:date="2026-09-25T20:03:00Z">
        <w:pPr>
          <w:spacing w:after="120" w:line="300" w:lineRule="atLeast"/>
          <w:ind w:left="1440" w:right="1440"/>
        </w:pPr>
      </w:pPrChange>
    </w:pPr>
    <w:rPr>
      <w:rPrChange w:id="22" w:author="K14646" w:date="2026-09-25T20:03:00Z">
        <w:rPr>
          <w:rFonts w:ascii="Lucida Sans" w:hAnsi="Lucida Sans"/>
          <w:szCs w:val="24"/>
          <w:lang w:val="de-DE" w:eastAsia="de-DE" w:bidi="ar-SA"/>
        </w:rPr>
      </w:rPrChange>
    </w:rPr>
  </w:style>
  <w:style w:type="paragraph" w:styleId="Date">
    <w:name w:val="Date"/>
    <w:basedOn w:val="Normal"/>
    <w:next w:val="Normal"/>
    <w:link w:val="DateChar"/>
    <w:uiPriority w:val="99"/>
    <w:rsid w:val="00132DFD"/>
    <w:pPr>
      <w:pPrChange w:id="23" w:author="K14646" w:date="2026-09-25T20:03:00Z">
        <w:pPr>
          <w:spacing w:line="300" w:lineRule="atLeast"/>
        </w:pPr>
      </w:pPrChange>
    </w:pPr>
    <w:rPr>
      <w:rPrChange w:id="23" w:author="K14646" w:date="2026-09-25T20:03:00Z">
        <w:rPr>
          <w:rFonts w:ascii="Lucida Sans" w:hAnsi="Lucida Sans"/>
          <w:szCs w:val="24"/>
          <w:lang w:val="de-DE" w:eastAsia="de-DE" w:bidi="ar-SA"/>
        </w:rPr>
      </w:rPrChange>
    </w:rPr>
  </w:style>
  <w:style w:type="character" w:customStyle="1" w:styleId="DateChar">
    <w:name w:val="Date Char"/>
    <w:basedOn w:val="DefaultParagraphFont"/>
    <w:link w:val="Date"/>
    <w:uiPriority w:val="99"/>
    <w:rsid w:val="00641654"/>
    <w:rPr>
      <w:rFonts w:ascii="Lucida Sans" w:eastAsia="Times New Roman" w:hAnsi="Lucida Sans" w:cs="Times New Roman"/>
      <w:sz w:val="20"/>
      <w:szCs w:val="24"/>
      <w:lang w:val="de-DE" w:eastAsia="de-DE"/>
    </w:rPr>
  </w:style>
  <w:style w:type="paragraph" w:styleId="E-mailSignature">
    <w:name w:val="E-mail Signature"/>
    <w:basedOn w:val="Normal"/>
    <w:link w:val="E-mailSignatureChar"/>
    <w:uiPriority w:val="99"/>
    <w:rsid w:val="00132DFD"/>
    <w:pPr>
      <w:pPrChange w:id="24" w:author="K14646" w:date="2026-09-25T20:03:00Z">
        <w:pPr>
          <w:spacing w:line="300" w:lineRule="atLeast"/>
        </w:pPr>
      </w:pPrChange>
    </w:pPr>
    <w:rPr>
      <w:rPrChange w:id="24" w:author="K14646" w:date="2026-09-25T20:03:00Z">
        <w:rPr>
          <w:rFonts w:ascii="Lucida Sans" w:hAnsi="Lucida Sans"/>
          <w:szCs w:val="24"/>
          <w:lang w:val="de-DE" w:eastAsia="de-DE" w:bidi="ar-SA"/>
        </w:rPr>
      </w:rPrChange>
    </w:rPr>
  </w:style>
  <w:style w:type="character" w:customStyle="1" w:styleId="E-mailSignatureChar">
    <w:name w:val="E-mail Signature Char"/>
    <w:basedOn w:val="DefaultParagraphFont"/>
    <w:link w:val="E-mailSignature"/>
    <w:uiPriority w:val="99"/>
    <w:rsid w:val="00641654"/>
    <w:rPr>
      <w:rFonts w:ascii="Lucida Sans" w:eastAsia="Times New Roman" w:hAnsi="Lucida Sans" w:cs="Times New Roman"/>
      <w:sz w:val="20"/>
      <w:szCs w:val="24"/>
      <w:lang w:val="de-DE" w:eastAsia="de-DE"/>
    </w:rPr>
  </w:style>
  <w:style w:type="character" w:styleId="Strong">
    <w:name w:val="Strong"/>
    <w:basedOn w:val="DefaultParagraphFont"/>
    <w:uiPriority w:val="99"/>
    <w:qFormat/>
    <w:rsid w:val="00641654"/>
    <w:rPr>
      <w:rFonts w:cs="Times New Roman"/>
      <w:b/>
      <w:bCs/>
    </w:rPr>
  </w:style>
  <w:style w:type="paragraph" w:styleId="NoteHeading">
    <w:name w:val="Note Heading"/>
    <w:basedOn w:val="Normal"/>
    <w:next w:val="Normal"/>
    <w:link w:val="NoteHeadingChar"/>
    <w:uiPriority w:val="99"/>
    <w:rsid w:val="00132DFD"/>
    <w:pPr>
      <w:pPrChange w:id="25" w:author="K14646" w:date="2026-09-25T20:03:00Z">
        <w:pPr>
          <w:spacing w:line="300" w:lineRule="atLeast"/>
        </w:pPr>
      </w:pPrChange>
    </w:pPr>
    <w:rPr>
      <w:rPrChange w:id="25" w:author="K14646" w:date="2026-09-25T20:03:00Z">
        <w:rPr>
          <w:rFonts w:ascii="Lucida Sans" w:hAnsi="Lucida Sans"/>
          <w:szCs w:val="24"/>
          <w:lang w:val="de-DE" w:eastAsia="de-DE" w:bidi="ar-SA"/>
        </w:rPr>
      </w:rPrChange>
    </w:rPr>
  </w:style>
  <w:style w:type="character" w:customStyle="1" w:styleId="NoteHeadingChar">
    <w:name w:val="Note Heading Char"/>
    <w:basedOn w:val="DefaultParagraphFont"/>
    <w:link w:val="NoteHeading"/>
    <w:uiPriority w:val="99"/>
    <w:rsid w:val="00641654"/>
    <w:rPr>
      <w:rFonts w:ascii="Lucida Sans" w:eastAsia="Times New Roman" w:hAnsi="Lucida Sans" w:cs="Times New Roman"/>
      <w:sz w:val="20"/>
      <w:szCs w:val="24"/>
      <w:lang w:val="de-DE" w:eastAsia="de-DE"/>
    </w:rPr>
  </w:style>
  <w:style w:type="paragraph" w:styleId="Closing">
    <w:name w:val="Closing"/>
    <w:basedOn w:val="Normal"/>
    <w:link w:val="ClosingChar"/>
    <w:uiPriority w:val="99"/>
    <w:rsid w:val="00132DFD"/>
    <w:pPr>
      <w:ind w:left="4252"/>
      <w:pPrChange w:id="26" w:author="K14646" w:date="2026-09-25T20:03:00Z">
        <w:pPr>
          <w:spacing w:line="300" w:lineRule="atLeast"/>
          <w:ind w:left="4252"/>
        </w:pPr>
      </w:pPrChange>
    </w:pPr>
    <w:rPr>
      <w:rPrChange w:id="26" w:author="K14646" w:date="2026-09-25T20:03:00Z">
        <w:rPr>
          <w:rFonts w:ascii="Lucida Sans" w:hAnsi="Lucida Sans"/>
          <w:szCs w:val="24"/>
          <w:lang w:val="de-DE" w:eastAsia="de-DE" w:bidi="ar-SA"/>
        </w:rPr>
      </w:rPrChange>
    </w:rPr>
  </w:style>
  <w:style w:type="character" w:customStyle="1" w:styleId="ClosingChar">
    <w:name w:val="Closing Char"/>
    <w:basedOn w:val="DefaultParagraphFont"/>
    <w:link w:val="Closing"/>
    <w:uiPriority w:val="99"/>
    <w:rsid w:val="00641654"/>
    <w:rPr>
      <w:rFonts w:ascii="Lucida Sans" w:eastAsia="Times New Roman" w:hAnsi="Lucida Sans" w:cs="Times New Roman"/>
      <w:sz w:val="20"/>
      <w:szCs w:val="24"/>
      <w:lang w:val="de-DE" w:eastAsia="de-DE"/>
    </w:rPr>
  </w:style>
  <w:style w:type="character" w:styleId="Emphasis">
    <w:name w:val="Emphasis"/>
    <w:basedOn w:val="DefaultParagraphFont"/>
    <w:uiPriority w:val="99"/>
    <w:qFormat/>
    <w:rsid w:val="00641654"/>
    <w:rPr>
      <w:rFonts w:cs="Times New Roman"/>
      <w:i/>
      <w:iCs/>
    </w:rPr>
  </w:style>
  <w:style w:type="paragraph" w:styleId="HTMLAddress">
    <w:name w:val="HTML Address"/>
    <w:basedOn w:val="Normal"/>
    <w:link w:val="HTMLAddressChar"/>
    <w:uiPriority w:val="99"/>
    <w:rsid w:val="00132DFD"/>
    <w:pPr>
      <w:pPrChange w:id="27" w:author="K14646" w:date="2026-09-25T20:03:00Z">
        <w:pPr>
          <w:spacing w:line="300" w:lineRule="atLeast"/>
        </w:pPr>
      </w:pPrChange>
    </w:pPr>
    <w:rPr>
      <w:i/>
      <w:iCs/>
      <w:rPrChange w:id="27" w:author="K14646" w:date="2026-09-25T20:03:00Z">
        <w:rPr>
          <w:rFonts w:ascii="Lucida Sans" w:hAnsi="Lucida Sans"/>
          <w:i/>
          <w:iCs/>
          <w:szCs w:val="24"/>
          <w:lang w:val="de-DE" w:eastAsia="de-DE" w:bidi="ar-SA"/>
        </w:rPr>
      </w:rPrChange>
    </w:rPr>
  </w:style>
  <w:style w:type="character" w:customStyle="1" w:styleId="HTMLAddressChar">
    <w:name w:val="HTML Address Char"/>
    <w:basedOn w:val="DefaultParagraphFont"/>
    <w:link w:val="HTMLAddress"/>
    <w:uiPriority w:val="99"/>
    <w:rsid w:val="00641654"/>
    <w:rPr>
      <w:rFonts w:ascii="Lucida Sans" w:eastAsia="Times New Roman" w:hAnsi="Lucida Sans" w:cs="Times New Roman"/>
      <w:i/>
      <w:iCs/>
      <w:sz w:val="20"/>
      <w:szCs w:val="24"/>
      <w:lang w:val="de-DE" w:eastAsia="de-DE"/>
    </w:rPr>
  </w:style>
  <w:style w:type="character" w:styleId="HTMLAcronym">
    <w:name w:val="HTML Acronym"/>
    <w:basedOn w:val="DefaultParagraphFont"/>
    <w:uiPriority w:val="99"/>
    <w:rsid w:val="00641654"/>
    <w:rPr>
      <w:rFonts w:cs="Times New Roman"/>
    </w:rPr>
  </w:style>
  <w:style w:type="character" w:styleId="HTMLSample">
    <w:name w:val="HTML Sample"/>
    <w:basedOn w:val="DefaultParagraphFont"/>
    <w:uiPriority w:val="99"/>
    <w:rsid w:val="00641654"/>
    <w:rPr>
      <w:rFonts w:ascii="Courier New" w:hAnsi="Courier New" w:cs="Courier New"/>
    </w:rPr>
  </w:style>
  <w:style w:type="character" w:styleId="HTMLCode">
    <w:name w:val="HTML Code"/>
    <w:basedOn w:val="DefaultParagraphFont"/>
    <w:uiPriority w:val="99"/>
    <w:rsid w:val="00641654"/>
    <w:rPr>
      <w:rFonts w:ascii="Courier New" w:hAnsi="Courier New" w:cs="Courier New"/>
      <w:sz w:val="20"/>
      <w:szCs w:val="20"/>
    </w:rPr>
  </w:style>
  <w:style w:type="character" w:styleId="HTMLDefinition">
    <w:name w:val="HTML Definition"/>
    <w:basedOn w:val="DefaultParagraphFont"/>
    <w:uiPriority w:val="99"/>
    <w:rsid w:val="00641654"/>
    <w:rPr>
      <w:rFonts w:cs="Times New Roman"/>
      <w:i/>
      <w:iCs/>
    </w:rPr>
  </w:style>
  <w:style w:type="character" w:styleId="HTMLTypewriter">
    <w:name w:val="HTML Typewriter"/>
    <w:basedOn w:val="DefaultParagraphFont"/>
    <w:uiPriority w:val="99"/>
    <w:rsid w:val="00641654"/>
    <w:rPr>
      <w:rFonts w:ascii="Courier New" w:hAnsi="Courier New" w:cs="Courier New"/>
      <w:sz w:val="20"/>
      <w:szCs w:val="20"/>
    </w:rPr>
  </w:style>
  <w:style w:type="character" w:styleId="HTMLKeyboard">
    <w:name w:val="HTML Keyboard"/>
    <w:basedOn w:val="DefaultParagraphFont"/>
    <w:uiPriority w:val="99"/>
    <w:rsid w:val="00641654"/>
    <w:rPr>
      <w:rFonts w:ascii="Courier New" w:hAnsi="Courier New" w:cs="Courier New"/>
      <w:sz w:val="20"/>
      <w:szCs w:val="20"/>
    </w:rPr>
  </w:style>
  <w:style w:type="character" w:styleId="HTMLVariable">
    <w:name w:val="HTML Variable"/>
    <w:basedOn w:val="DefaultParagraphFont"/>
    <w:uiPriority w:val="99"/>
    <w:rsid w:val="00641654"/>
    <w:rPr>
      <w:rFonts w:cs="Times New Roman"/>
      <w:i/>
      <w:iCs/>
    </w:rPr>
  </w:style>
  <w:style w:type="paragraph" w:styleId="HTMLPreformatted">
    <w:name w:val="HTML Preformatted"/>
    <w:basedOn w:val="Normal"/>
    <w:link w:val="HTMLPreformattedChar"/>
    <w:uiPriority w:val="99"/>
    <w:rsid w:val="00132DFD"/>
    <w:pPr>
      <w:pPrChange w:id="28" w:author="K14646" w:date="2026-09-25T20:03:00Z">
        <w:pPr>
          <w:spacing w:line="300" w:lineRule="atLeast"/>
        </w:pPr>
      </w:pPrChange>
    </w:pPr>
    <w:rPr>
      <w:rFonts w:ascii="Courier New" w:hAnsi="Courier New" w:cs="Courier New"/>
      <w:szCs w:val="20"/>
      <w:rPrChange w:id="28" w:author="K14646" w:date="2026-09-25T20:03:00Z">
        <w:rPr>
          <w:rFonts w:ascii="Courier New" w:hAnsi="Courier New" w:cs="Courier New"/>
          <w:lang w:val="de-DE" w:eastAsia="de-DE" w:bidi="ar-SA"/>
        </w:rPr>
      </w:rPrChange>
    </w:rPr>
  </w:style>
  <w:style w:type="character" w:customStyle="1" w:styleId="HTMLPreformattedChar">
    <w:name w:val="HTML Preformatted Char"/>
    <w:basedOn w:val="DefaultParagraphFont"/>
    <w:link w:val="HTMLPreformatted"/>
    <w:uiPriority w:val="99"/>
    <w:rsid w:val="00641654"/>
    <w:rPr>
      <w:rFonts w:ascii="Courier New" w:eastAsia="Times New Roman" w:hAnsi="Courier New" w:cs="Courier New"/>
      <w:sz w:val="20"/>
      <w:szCs w:val="20"/>
      <w:lang w:val="de-DE" w:eastAsia="de-DE"/>
    </w:rPr>
  </w:style>
  <w:style w:type="character" w:styleId="HTMLCite">
    <w:name w:val="HTML Cite"/>
    <w:basedOn w:val="DefaultParagraphFont"/>
    <w:uiPriority w:val="99"/>
    <w:rsid w:val="00641654"/>
    <w:rPr>
      <w:rFonts w:cs="Times New Roman"/>
      <w:i/>
      <w:iCs/>
    </w:rPr>
  </w:style>
  <w:style w:type="character" w:styleId="Hyperlink">
    <w:name w:val="Hyperlink"/>
    <w:basedOn w:val="DefaultParagraphFont"/>
    <w:uiPriority w:val="99"/>
    <w:rsid w:val="00641654"/>
    <w:rPr>
      <w:rFonts w:cs="Times New Roman"/>
      <w:color w:val="auto"/>
      <w:u w:val="none"/>
    </w:rPr>
  </w:style>
  <w:style w:type="paragraph" w:styleId="List">
    <w:name w:val="List"/>
    <w:basedOn w:val="Normal"/>
    <w:uiPriority w:val="99"/>
    <w:rsid w:val="00132DFD"/>
    <w:pPr>
      <w:ind w:left="283" w:hanging="283"/>
      <w:pPrChange w:id="29" w:author="K14646" w:date="2026-09-25T20:03:00Z">
        <w:pPr>
          <w:spacing w:line="300" w:lineRule="atLeast"/>
          <w:ind w:left="283" w:hanging="283"/>
        </w:pPr>
      </w:pPrChange>
    </w:pPr>
    <w:rPr>
      <w:rPrChange w:id="29" w:author="K14646" w:date="2026-09-25T20:03:00Z">
        <w:rPr>
          <w:rFonts w:ascii="Lucida Sans" w:hAnsi="Lucida Sans"/>
          <w:szCs w:val="24"/>
          <w:lang w:val="de-DE" w:eastAsia="de-DE" w:bidi="ar-SA"/>
        </w:rPr>
      </w:rPrChange>
    </w:rPr>
  </w:style>
  <w:style w:type="paragraph" w:styleId="List2">
    <w:name w:val="List 2"/>
    <w:basedOn w:val="Normal"/>
    <w:uiPriority w:val="99"/>
    <w:rsid w:val="00132DFD"/>
    <w:pPr>
      <w:ind w:left="566" w:hanging="283"/>
      <w:pPrChange w:id="30" w:author="K14646" w:date="2026-09-25T20:03:00Z">
        <w:pPr>
          <w:spacing w:line="300" w:lineRule="atLeast"/>
          <w:ind w:left="566" w:hanging="283"/>
        </w:pPr>
      </w:pPrChange>
    </w:pPr>
    <w:rPr>
      <w:rPrChange w:id="30" w:author="K14646" w:date="2026-09-25T20:03:00Z">
        <w:rPr>
          <w:rFonts w:ascii="Lucida Sans" w:hAnsi="Lucida Sans"/>
          <w:szCs w:val="24"/>
          <w:lang w:val="de-DE" w:eastAsia="de-DE" w:bidi="ar-SA"/>
        </w:rPr>
      </w:rPrChange>
    </w:rPr>
  </w:style>
  <w:style w:type="paragraph" w:styleId="List3">
    <w:name w:val="List 3"/>
    <w:basedOn w:val="Normal"/>
    <w:uiPriority w:val="99"/>
    <w:rsid w:val="00132DFD"/>
    <w:pPr>
      <w:ind w:left="849" w:hanging="283"/>
      <w:pPrChange w:id="31" w:author="K14646" w:date="2026-09-25T20:03:00Z">
        <w:pPr>
          <w:spacing w:line="300" w:lineRule="atLeast"/>
          <w:ind w:left="849" w:hanging="283"/>
        </w:pPr>
      </w:pPrChange>
    </w:pPr>
    <w:rPr>
      <w:rPrChange w:id="31" w:author="K14646" w:date="2026-09-25T20:03:00Z">
        <w:rPr>
          <w:rFonts w:ascii="Lucida Sans" w:hAnsi="Lucida Sans"/>
          <w:szCs w:val="24"/>
          <w:lang w:val="de-DE" w:eastAsia="de-DE" w:bidi="ar-SA"/>
        </w:rPr>
      </w:rPrChange>
    </w:rPr>
  </w:style>
  <w:style w:type="paragraph" w:styleId="List4">
    <w:name w:val="List 4"/>
    <w:basedOn w:val="Normal"/>
    <w:uiPriority w:val="99"/>
    <w:rsid w:val="00132DFD"/>
    <w:pPr>
      <w:ind w:left="1132" w:hanging="283"/>
      <w:pPrChange w:id="32" w:author="K14646" w:date="2026-09-25T20:03:00Z">
        <w:pPr>
          <w:spacing w:line="300" w:lineRule="atLeast"/>
          <w:ind w:left="1132" w:hanging="283"/>
        </w:pPr>
      </w:pPrChange>
    </w:pPr>
    <w:rPr>
      <w:rPrChange w:id="32" w:author="K14646" w:date="2026-09-25T20:03:00Z">
        <w:rPr>
          <w:rFonts w:ascii="Lucida Sans" w:hAnsi="Lucida Sans"/>
          <w:szCs w:val="24"/>
          <w:lang w:val="de-DE" w:eastAsia="de-DE" w:bidi="ar-SA"/>
        </w:rPr>
      </w:rPrChange>
    </w:rPr>
  </w:style>
  <w:style w:type="paragraph" w:styleId="List5">
    <w:name w:val="List 5"/>
    <w:basedOn w:val="Normal"/>
    <w:uiPriority w:val="99"/>
    <w:rsid w:val="00132DFD"/>
    <w:pPr>
      <w:ind w:left="1415" w:hanging="283"/>
      <w:pPrChange w:id="33" w:author="K14646" w:date="2026-09-25T20:03:00Z">
        <w:pPr>
          <w:spacing w:line="300" w:lineRule="atLeast"/>
          <w:ind w:left="1415" w:hanging="283"/>
        </w:pPr>
      </w:pPrChange>
    </w:pPr>
    <w:rPr>
      <w:rPrChange w:id="33" w:author="K14646" w:date="2026-09-25T20:03:00Z">
        <w:rPr>
          <w:rFonts w:ascii="Lucida Sans" w:hAnsi="Lucida Sans"/>
          <w:szCs w:val="24"/>
          <w:lang w:val="de-DE" w:eastAsia="de-DE" w:bidi="ar-SA"/>
        </w:rPr>
      </w:rPrChange>
    </w:rPr>
  </w:style>
  <w:style w:type="paragraph" w:styleId="ListContinue">
    <w:name w:val="List Continue"/>
    <w:basedOn w:val="Normal"/>
    <w:uiPriority w:val="99"/>
    <w:rsid w:val="00132DFD"/>
    <w:pPr>
      <w:spacing w:after="120"/>
      <w:ind w:left="283"/>
      <w:pPrChange w:id="34" w:author="K14646" w:date="2026-09-25T20:03:00Z">
        <w:pPr>
          <w:spacing w:after="120" w:line="300" w:lineRule="atLeast"/>
          <w:ind w:left="283"/>
        </w:pPr>
      </w:pPrChange>
    </w:pPr>
    <w:rPr>
      <w:rPrChange w:id="34" w:author="K14646" w:date="2026-09-25T20:03:00Z">
        <w:rPr>
          <w:rFonts w:ascii="Lucida Sans" w:hAnsi="Lucida Sans"/>
          <w:szCs w:val="24"/>
          <w:lang w:val="de-DE" w:eastAsia="de-DE" w:bidi="ar-SA"/>
        </w:rPr>
      </w:rPrChange>
    </w:rPr>
  </w:style>
  <w:style w:type="paragraph" w:styleId="ListContinue2">
    <w:name w:val="List Continue 2"/>
    <w:basedOn w:val="Normal"/>
    <w:uiPriority w:val="99"/>
    <w:rsid w:val="00132DFD"/>
    <w:pPr>
      <w:spacing w:after="120"/>
      <w:ind w:left="566"/>
      <w:pPrChange w:id="35" w:author="K14646" w:date="2026-09-25T20:03:00Z">
        <w:pPr>
          <w:spacing w:after="120" w:line="300" w:lineRule="atLeast"/>
          <w:ind w:left="566"/>
        </w:pPr>
      </w:pPrChange>
    </w:pPr>
    <w:rPr>
      <w:rPrChange w:id="35" w:author="K14646" w:date="2026-09-25T20:03:00Z">
        <w:rPr>
          <w:rFonts w:ascii="Lucida Sans" w:hAnsi="Lucida Sans"/>
          <w:szCs w:val="24"/>
          <w:lang w:val="de-DE" w:eastAsia="de-DE" w:bidi="ar-SA"/>
        </w:rPr>
      </w:rPrChange>
    </w:rPr>
  </w:style>
  <w:style w:type="paragraph" w:styleId="ListContinue3">
    <w:name w:val="List Continue 3"/>
    <w:basedOn w:val="Normal"/>
    <w:uiPriority w:val="99"/>
    <w:rsid w:val="00132DFD"/>
    <w:pPr>
      <w:spacing w:after="120"/>
      <w:ind w:left="849"/>
      <w:pPrChange w:id="36" w:author="K14646" w:date="2026-09-25T20:03:00Z">
        <w:pPr>
          <w:spacing w:after="120" w:line="300" w:lineRule="atLeast"/>
          <w:ind w:left="849"/>
        </w:pPr>
      </w:pPrChange>
    </w:pPr>
    <w:rPr>
      <w:rPrChange w:id="36" w:author="K14646" w:date="2026-09-25T20:03:00Z">
        <w:rPr>
          <w:rFonts w:ascii="Lucida Sans" w:hAnsi="Lucida Sans"/>
          <w:szCs w:val="24"/>
          <w:lang w:val="de-DE" w:eastAsia="de-DE" w:bidi="ar-SA"/>
        </w:rPr>
      </w:rPrChange>
    </w:rPr>
  </w:style>
  <w:style w:type="paragraph" w:styleId="ListContinue4">
    <w:name w:val="List Continue 4"/>
    <w:basedOn w:val="Normal"/>
    <w:uiPriority w:val="99"/>
    <w:rsid w:val="00132DFD"/>
    <w:pPr>
      <w:spacing w:after="120"/>
      <w:ind w:left="1132"/>
      <w:pPrChange w:id="37" w:author="K14646" w:date="2026-09-25T20:03:00Z">
        <w:pPr>
          <w:spacing w:after="120" w:line="300" w:lineRule="atLeast"/>
          <w:ind w:left="1132"/>
        </w:pPr>
      </w:pPrChange>
    </w:pPr>
    <w:rPr>
      <w:rPrChange w:id="37" w:author="K14646" w:date="2026-09-25T20:03:00Z">
        <w:rPr>
          <w:rFonts w:ascii="Lucida Sans" w:hAnsi="Lucida Sans"/>
          <w:szCs w:val="24"/>
          <w:lang w:val="de-DE" w:eastAsia="de-DE" w:bidi="ar-SA"/>
        </w:rPr>
      </w:rPrChange>
    </w:rPr>
  </w:style>
  <w:style w:type="paragraph" w:styleId="ListContinue5">
    <w:name w:val="List Continue 5"/>
    <w:basedOn w:val="Normal"/>
    <w:uiPriority w:val="99"/>
    <w:rsid w:val="00132DFD"/>
    <w:pPr>
      <w:spacing w:after="120"/>
      <w:ind w:left="1415"/>
      <w:pPrChange w:id="38" w:author="K14646" w:date="2026-09-25T20:03:00Z">
        <w:pPr>
          <w:spacing w:after="120" w:line="300" w:lineRule="atLeast"/>
          <w:ind w:left="1415"/>
        </w:pPr>
      </w:pPrChange>
    </w:pPr>
    <w:rPr>
      <w:rPrChange w:id="38" w:author="K14646" w:date="2026-09-25T20:03:00Z">
        <w:rPr>
          <w:rFonts w:ascii="Lucida Sans" w:hAnsi="Lucida Sans"/>
          <w:szCs w:val="24"/>
          <w:lang w:val="de-DE" w:eastAsia="de-DE" w:bidi="ar-SA"/>
        </w:rPr>
      </w:rPrChange>
    </w:rPr>
  </w:style>
  <w:style w:type="paragraph" w:styleId="ListNumber">
    <w:name w:val="List Number"/>
    <w:basedOn w:val="Normal"/>
    <w:uiPriority w:val="99"/>
    <w:rsid w:val="00132DFD"/>
    <w:pPr>
      <w:numPr>
        <w:numId w:val="6"/>
      </w:numPr>
      <w:pPrChange w:id="39" w:author="K14646" w:date="2026-09-25T20:03:00Z">
        <w:pPr>
          <w:numPr>
            <w:numId w:val="6"/>
          </w:numPr>
          <w:tabs>
            <w:tab w:val="num" w:pos="360"/>
          </w:tabs>
          <w:spacing w:line="300" w:lineRule="atLeast"/>
          <w:ind w:left="360" w:hanging="360"/>
        </w:pPr>
      </w:pPrChange>
    </w:pPr>
    <w:rPr>
      <w:rPrChange w:id="39" w:author="K14646" w:date="2026-09-25T20:03:00Z">
        <w:rPr>
          <w:rFonts w:ascii="Lucida Sans" w:hAnsi="Lucida Sans"/>
          <w:szCs w:val="24"/>
          <w:lang w:val="de-DE" w:eastAsia="de-DE" w:bidi="ar-SA"/>
        </w:rPr>
      </w:rPrChange>
    </w:rPr>
  </w:style>
  <w:style w:type="paragraph" w:styleId="ListNumber2">
    <w:name w:val="List Number 2"/>
    <w:basedOn w:val="Normal"/>
    <w:uiPriority w:val="99"/>
    <w:rsid w:val="00132DFD"/>
    <w:pPr>
      <w:numPr>
        <w:numId w:val="7"/>
      </w:numPr>
      <w:pPrChange w:id="40" w:author="K14646" w:date="2026-09-25T20:03:00Z">
        <w:pPr>
          <w:numPr>
            <w:numId w:val="7"/>
          </w:numPr>
          <w:tabs>
            <w:tab w:val="num" w:pos="643"/>
          </w:tabs>
          <w:spacing w:line="300" w:lineRule="atLeast"/>
          <w:ind w:left="643" w:hanging="360"/>
        </w:pPr>
      </w:pPrChange>
    </w:pPr>
    <w:rPr>
      <w:rPrChange w:id="40" w:author="K14646" w:date="2026-09-25T20:03:00Z">
        <w:rPr>
          <w:rFonts w:ascii="Lucida Sans" w:hAnsi="Lucida Sans"/>
          <w:szCs w:val="24"/>
          <w:lang w:val="de-DE" w:eastAsia="de-DE" w:bidi="ar-SA"/>
        </w:rPr>
      </w:rPrChange>
    </w:rPr>
  </w:style>
  <w:style w:type="paragraph" w:styleId="ListNumber3">
    <w:name w:val="List Number 3"/>
    <w:basedOn w:val="Normal"/>
    <w:uiPriority w:val="99"/>
    <w:rsid w:val="00132DFD"/>
    <w:pPr>
      <w:numPr>
        <w:numId w:val="8"/>
      </w:numPr>
      <w:pPrChange w:id="41" w:author="K14646" w:date="2026-09-25T20:03:00Z">
        <w:pPr>
          <w:numPr>
            <w:numId w:val="8"/>
          </w:numPr>
          <w:tabs>
            <w:tab w:val="num" w:pos="926"/>
          </w:tabs>
          <w:spacing w:line="300" w:lineRule="atLeast"/>
          <w:ind w:left="926" w:hanging="360"/>
        </w:pPr>
      </w:pPrChange>
    </w:pPr>
    <w:rPr>
      <w:rPrChange w:id="41" w:author="K14646" w:date="2026-09-25T20:03:00Z">
        <w:rPr>
          <w:rFonts w:ascii="Lucida Sans" w:hAnsi="Lucida Sans"/>
          <w:szCs w:val="24"/>
          <w:lang w:val="de-DE" w:eastAsia="de-DE" w:bidi="ar-SA"/>
        </w:rPr>
      </w:rPrChange>
    </w:rPr>
  </w:style>
  <w:style w:type="paragraph" w:styleId="ListNumber4">
    <w:name w:val="List Number 4"/>
    <w:basedOn w:val="Normal"/>
    <w:uiPriority w:val="99"/>
    <w:rsid w:val="00132DFD"/>
    <w:pPr>
      <w:numPr>
        <w:numId w:val="9"/>
      </w:numPr>
      <w:pPrChange w:id="42" w:author="K14646" w:date="2026-09-25T20:03:00Z">
        <w:pPr>
          <w:numPr>
            <w:numId w:val="9"/>
          </w:numPr>
          <w:tabs>
            <w:tab w:val="num" w:pos="1209"/>
          </w:tabs>
          <w:spacing w:line="300" w:lineRule="atLeast"/>
          <w:ind w:left="1209" w:hanging="360"/>
        </w:pPr>
      </w:pPrChange>
    </w:pPr>
    <w:rPr>
      <w:rPrChange w:id="42" w:author="K14646" w:date="2026-09-25T20:03:00Z">
        <w:rPr>
          <w:rFonts w:ascii="Lucida Sans" w:hAnsi="Lucida Sans"/>
          <w:szCs w:val="24"/>
          <w:lang w:val="de-DE" w:eastAsia="de-DE" w:bidi="ar-SA"/>
        </w:rPr>
      </w:rPrChange>
    </w:rPr>
  </w:style>
  <w:style w:type="paragraph" w:styleId="ListNumber5">
    <w:name w:val="List Number 5"/>
    <w:basedOn w:val="Normal"/>
    <w:uiPriority w:val="99"/>
    <w:rsid w:val="00132DFD"/>
    <w:pPr>
      <w:numPr>
        <w:numId w:val="10"/>
      </w:numPr>
      <w:pPrChange w:id="43" w:author="K14646" w:date="2026-09-25T20:03:00Z">
        <w:pPr>
          <w:numPr>
            <w:numId w:val="10"/>
          </w:numPr>
          <w:tabs>
            <w:tab w:val="num" w:pos="1492"/>
          </w:tabs>
          <w:spacing w:line="300" w:lineRule="atLeast"/>
          <w:ind w:left="1492" w:hanging="360"/>
        </w:pPr>
      </w:pPrChange>
    </w:pPr>
    <w:rPr>
      <w:rPrChange w:id="43" w:author="K14646" w:date="2026-09-25T20:03:00Z">
        <w:rPr>
          <w:rFonts w:ascii="Lucida Sans" w:hAnsi="Lucida Sans"/>
          <w:szCs w:val="24"/>
          <w:lang w:val="de-DE" w:eastAsia="de-DE" w:bidi="ar-SA"/>
        </w:rPr>
      </w:rPrChange>
    </w:rPr>
  </w:style>
  <w:style w:type="paragraph" w:styleId="MessageHeader">
    <w:name w:val="Message Header"/>
    <w:basedOn w:val="Normal"/>
    <w:link w:val="MessageHeaderChar"/>
    <w:uiPriority w:val="99"/>
    <w:rsid w:val="00132DFD"/>
    <w:pPr>
      <w:pBdr>
        <w:top w:val="single" w:sz="6" w:space="1" w:color="auto"/>
        <w:left w:val="single" w:sz="6" w:space="1" w:color="auto"/>
        <w:bottom w:val="single" w:sz="6" w:space="1" w:color="auto"/>
        <w:right w:val="single" w:sz="6" w:space="1" w:color="auto"/>
      </w:pBdr>
      <w:shd w:val="pct20" w:color="auto" w:fill="auto"/>
      <w:ind w:left="1134" w:hanging="1134"/>
      <w:pPrChange w:id="44" w:author="K14646" w:date="2026-09-25T20:03:00Z">
        <w:pPr>
          <w:pBdr>
            <w:top w:val="single" w:sz="6" w:space="1" w:color="auto"/>
            <w:left w:val="single" w:sz="6" w:space="1" w:color="auto"/>
            <w:bottom w:val="single" w:sz="6" w:space="1" w:color="auto"/>
            <w:right w:val="single" w:sz="6" w:space="1" w:color="auto"/>
          </w:pBdr>
          <w:shd w:val="pct20" w:color="auto" w:fill="auto"/>
          <w:spacing w:line="300" w:lineRule="atLeast"/>
          <w:ind w:left="1134" w:hanging="1134"/>
        </w:pPr>
      </w:pPrChange>
    </w:pPr>
    <w:rPr>
      <w:rFonts w:ascii="Arial" w:hAnsi="Arial" w:cs="Arial"/>
      <w:rPrChange w:id="44" w:author="K14646" w:date="2026-09-25T20:03:00Z">
        <w:rPr>
          <w:rFonts w:ascii="Lucida Sans" w:hAnsi="Lucida Sans"/>
          <w:szCs w:val="24"/>
          <w:lang w:val="de-DE" w:eastAsia="de-DE" w:bidi="ar-SA"/>
        </w:rPr>
      </w:rPrChange>
    </w:rPr>
  </w:style>
  <w:style w:type="character" w:customStyle="1" w:styleId="MessageHeaderChar">
    <w:name w:val="Message Header Char"/>
    <w:basedOn w:val="DefaultParagraphFont"/>
    <w:link w:val="MessageHeader"/>
    <w:uiPriority w:val="99"/>
    <w:rsid w:val="00641654"/>
    <w:rPr>
      <w:rFonts w:eastAsia="Times New Roman"/>
      <w:sz w:val="20"/>
      <w:szCs w:val="24"/>
      <w:shd w:val="pct20" w:color="auto" w:fill="auto"/>
      <w:lang w:val="de-DE" w:eastAsia="de-DE"/>
    </w:rPr>
  </w:style>
  <w:style w:type="paragraph" w:styleId="PlainText">
    <w:name w:val="Plain Text"/>
    <w:basedOn w:val="Normal"/>
    <w:link w:val="PlainTextChar"/>
    <w:uiPriority w:val="99"/>
    <w:rsid w:val="00132DFD"/>
    <w:pPr>
      <w:pPrChange w:id="45" w:author="K14646" w:date="2026-09-25T20:03:00Z">
        <w:pPr>
          <w:spacing w:line="300" w:lineRule="atLeast"/>
        </w:pPr>
      </w:pPrChange>
    </w:pPr>
    <w:rPr>
      <w:rFonts w:ascii="Courier New" w:hAnsi="Courier New" w:cs="Courier New"/>
      <w:szCs w:val="20"/>
      <w:rPrChange w:id="45" w:author="K14646" w:date="2026-09-25T20:03:00Z">
        <w:rPr>
          <w:rFonts w:ascii="Courier New" w:hAnsi="Courier New" w:cs="Courier New"/>
          <w:lang w:val="de-DE" w:eastAsia="de-DE" w:bidi="ar-SA"/>
        </w:rPr>
      </w:rPrChange>
    </w:rPr>
  </w:style>
  <w:style w:type="character" w:customStyle="1" w:styleId="PlainTextChar">
    <w:name w:val="Plain Text Char"/>
    <w:basedOn w:val="DefaultParagraphFont"/>
    <w:link w:val="PlainText"/>
    <w:uiPriority w:val="99"/>
    <w:rsid w:val="00641654"/>
    <w:rPr>
      <w:rFonts w:ascii="Courier New" w:eastAsia="Times New Roman" w:hAnsi="Courier New" w:cs="Courier New"/>
      <w:sz w:val="20"/>
      <w:szCs w:val="20"/>
      <w:lang w:val="de-DE" w:eastAsia="de-DE"/>
    </w:rPr>
  </w:style>
  <w:style w:type="paragraph" w:styleId="NormalWeb">
    <w:name w:val="Normal (Web)"/>
    <w:basedOn w:val="Normal"/>
    <w:uiPriority w:val="99"/>
    <w:rsid w:val="00132DFD"/>
    <w:pPr>
      <w:pPrChange w:id="46" w:author="K14646" w:date="2026-09-25T20:03:00Z">
        <w:pPr>
          <w:spacing w:line="300" w:lineRule="atLeast"/>
        </w:pPr>
      </w:pPrChange>
    </w:pPr>
    <w:rPr>
      <w:rPrChange w:id="46" w:author="K14646" w:date="2026-09-25T20:03:00Z">
        <w:rPr>
          <w:rFonts w:ascii="Lucida Sans" w:hAnsi="Lucida Sans"/>
          <w:szCs w:val="24"/>
          <w:lang w:val="de-DE" w:eastAsia="de-DE" w:bidi="ar-SA"/>
        </w:rPr>
      </w:rPrChange>
    </w:rPr>
  </w:style>
  <w:style w:type="paragraph" w:styleId="NormalIndent">
    <w:name w:val="Normal Indent"/>
    <w:basedOn w:val="Normal"/>
    <w:uiPriority w:val="99"/>
    <w:rsid w:val="00132DFD"/>
    <w:pPr>
      <w:ind w:left="708"/>
      <w:pPrChange w:id="47" w:author="K14646" w:date="2026-09-25T20:03:00Z">
        <w:pPr>
          <w:spacing w:line="300" w:lineRule="atLeast"/>
          <w:ind w:left="708"/>
        </w:pPr>
      </w:pPrChange>
    </w:pPr>
    <w:rPr>
      <w:rPrChange w:id="47" w:author="K14646" w:date="2026-09-25T20:03:00Z">
        <w:rPr>
          <w:rFonts w:ascii="Lucida Sans" w:hAnsi="Lucida Sans"/>
          <w:szCs w:val="24"/>
          <w:lang w:val="de-DE" w:eastAsia="de-DE" w:bidi="ar-SA"/>
        </w:rPr>
      </w:rPrChange>
    </w:rPr>
  </w:style>
  <w:style w:type="paragraph" w:styleId="BodyText">
    <w:name w:val="Body Text"/>
    <w:basedOn w:val="Normal"/>
    <w:link w:val="BodyTextChar"/>
    <w:uiPriority w:val="99"/>
    <w:rsid w:val="00132DFD"/>
    <w:pPr>
      <w:spacing w:after="120"/>
      <w:pPrChange w:id="48" w:author="K14646" w:date="2026-09-25T20:03:00Z">
        <w:pPr>
          <w:spacing w:after="120" w:line="300" w:lineRule="atLeast"/>
        </w:pPr>
      </w:pPrChange>
    </w:pPr>
    <w:rPr>
      <w:rPrChange w:id="48" w:author="K14646" w:date="2026-09-25T20:03:00Z">
        <w:rPr>
          <w:rFonts w:ascii="Lucida Sans" w:hAnsi="Lucida Sans"/>
          <w:szCs w:val="24"/>
          <w:lang w:val="de-DE" w:eastAsia="de-DE" w:bidi="ar-SA"/>
        </w:rPr>
      </w:rPrChange>
    </w:rPr>
  </w:style>
  <w:style w:type="character" w:customStyle="1" w:styleId="BodyTextChar">
    <w:name w:val="Body Text Char"/>
    <w:basedOn w:val="DefaultParagraphFont"/>
    <w:link w:val="BodyText"/>
    <w:uiPriority w:val="99"/>
    <w:rsid w:val="00641654"/>
    <w:rPr>
      <w:rFonts w:ascii="Lucida Sans" w:eastAsia="Times New Roman" w:hAnsi="Lucida Sans" w:cs="Times New Roman"/>
      <w:sz w:val="20"/>
      <w:szCs w:val="24"/>
      <w:lang w:val="de-DE" w:eastAsia="de-DE"/>
    </w:rPr>
  </w:style>
  <w:style w:type="paragraph" w:styleId="BodyText2">
    <w:name w:val="Body Text 2"/>
    <w:basedOn w:val="Normal"/>
    <w:link w:val="BodyText2Char"/>
    <w:uiPriority w:val="99"/>
    <w:rsid w:val="00132DFD"/>
    <w:pPr>
      <w:spacing w:after="120" w:line="480" w:lineRule="auto"/>
      <w:pPrChange w:id="49" w:author="K14646" w:date="2026-09-25T20:03:00Z">
        <w:pPr>
          <w:spacing w:after="120" w:line="480" w:lineRule="auto"/>
        </w:pPr>
      </w:pPrChange>
    </w:pPr>
    <w:rPr>
      <w:rPrChange w:id="49" w:author="K14646" w:date="2026-09-25T20:03:00Z">
        <w:rPr>
          <w:rFonts w:ascii="Lucida Sans" w:hAnsi="Lucida Sans"/>
          <w:szCs w:val="24"/>
          <w:lang w:val="de-DE" w:eastAsia="de-DE" w:bidi="ar-SA"/>
        </w:rPr>
      </w:rPrChange>
    </w:rPr>
  </w:style>
  <w:style w:type="character" w:customStyle="1" w:styleId="BodyText2Char">
    <w:name w:val="Body Text 2 Char"/>
    <w:basedOn w:val="DefaultParagraphFont"/>
    <w:link w:val="BodyText2"/>
    <w:uiPriority w:val="99"/>
    <w:rsid w:val="00641654"/>
    <w:rPr>
      <w:rFonts w:ascii="Lucida Sans" w:eastAsia="Times New Roman" w:hAnsi="Lucida Sans" w:cs="Times New Roman"/>
      <w:sz w:val="20"/>
      <w:szCs w:val="24"/>
      <w:lang w:val="de-DE" w:eastAsia="de-DE"/>
    </w:rPr>
  </w:style>
  <w:style w:type="paragraph" w:styleId="BodyText3">
    <w:name w:val="Body Text 3"/>
    <w:basedOn w:val="Normal"/>
    <w:link w:val="BodyText3Char"/>
    <w:uiPriority w:val="99"/>
    <w:rsid w:val="00132DFD"/>
    <w:pPr>
      <w:spacing w:after="120"/>
      <w:pPrChange w:id="50" w:author="K14646" w:date="2026-09-25T20:03:00Z">
        <w:pPr>
          <w:spacing w:after="120" w:line="300" w:lineRule="atLeast"/>
        </w:pPr>
      </w:pPrChange>
    </w:pPr>
    <w:rPr>
      <w:sz w:val="16"/>
      <w:szCs w:val="16"/>
      <w:rPrChange w:id="50" w:author="K14646" w:date="2026-09-25T20:03:00Z">
        <w:rPr>
          <w:rFonts w:ascii="Lucida Sans" w:hAnsi="Lucida Sans"/>
          <w:sz w:val="16"/>
          <w:szCs w:val="16"/>
          <w:lang w:val="de-DE" w:eastAsia="de-DE" w:bidi="ar-SA"/>
        </w:rPr>
      </w:rPrChange>
    </w:rPr>
  </w:style>
  <w:style w:type="character" w:customStyle="1" w:styleId="BodyText3Char">
    <w:name w:val="Body Text 3 Char"/>
    <w:basedOn w:val="DefaultParagraphFont"/>
    <w:link w:val="BodyText3"/>
    <w:uiPriority w:val="99"/>
    <w:rsid w:val="00641654"/>
    <w:rPr>
      <w:rFonts w:ascii="Lucida Sans" w:eastAsia="Times New Roman" w:hAnsi="Lucida Sans" w:cs="Times New Roman"/>
      <w:sz w:val="16"/>
      <w:szCs w:val="16"/>
      <w:lang w:val="de-DE" w:eastAsia="de-DE"/>
    </w:rPr>
  </w:style>
  <w:style w:type="paragraph" w:styleId="BodyTextIndent2">
    <w:name w:val="Body Text Indent 2"/>
    <w:basedOn w:val="Normal"/>
    <w:link w:val="BodyTextIndent2Char"/>
    <w:uiPriority w:val="99"/>
    <w:rsid w:val="00132DFD"/>
    <w:pPr>
      <w:spacing w:after="120" w:line="480" w:lineRule="auto"/>
      <w:ind w:left="283"/>
      <w:pPrChange w:id="51" w:author="K14646" w:date="2026-09-25T20:03:00Z">
        <w:pPr>
          <w:spacing w:after="120" w:line="480" w:lineRule="auto"/>
          <w:ind w:left="283"/>
        </w:pPr>
      </w:pPrChange>
    </w:pPr>
    <w:rPr>
      <w:rPrChange w:id="51" w:author="K14646" w:date="2026-09-25T20:03:00Z">
        <w:rPr>
          <w:rFonts w:ascii="Lucida Sans" w:hAnsi="Lucida Sans"/>
          <w:szCs w:val="24"/>
          <w:lang w:val="de-DE" w:eastAsia="de-DE" w:bidi="ar-SA"/>
        </w:rPr>
      </w:rPrChange>
    </w:rPr>
  </w:style>
  <w:style w:type="character" w:customStyle="1" w:styleId="BodyTextIndent2Char">
    <w:name w:val="Body Text Indent 2 Char"/>
    <w:basedOn w:val="DefaultParagraphFont"/>
    <w:link w:val="BodyTextIndent2"/>
    <w:uiPriority w:val="99"/>
    <w:rsid w:val="00641654"/>
    <w:rPr>
      <w:rFonts w:ascii="Lucida Sans" w:eastAsia="Times New Roman" w:hAnsi="Lucida Sans" w:cs="Times New Roman"/>
      <w:sz w:val="20"/>
      <w:szCs w:val="24"/>
      <w:lang w:val="de-DE" w:eastAsia="de-DE"/>
    </w:rPr>
  </w:style>
  <w:style w:type="paragraph" w:styleId="BodyTextIndent3">
    <w:name w:val="Body Text Indent 3"/>
    <w:basedOn w:val="Normal"/>
    <w:link w:val="BodyTextIndent3Char"/>
    <w:uiPriority w:val="99"/>
    <w:rsid w:val="00132DFD"/>
    <w:pPr>
      <w:spacing w:after="120"/>
      <w:ind w:left="283"/>
      <w:pPrChange w:id="52" w:author="K14646" w:date="2026-09-25T20:03:00Z">
        <w:pPr>
          <w:spacing w:after="120" w:line="300" w:lineRule="atLeast"/>
          <w:ind w:left="283"/>
        </w:pPr>
      </w:pPrChange>
    </w:pPr>
    <w:rPr>
      <w:sz w:val="16"/>
      <w:szCs w:val="16"/>
      <w:rPrChange w:id="52" w:author="K14646" w:date="2026-09-25T20:03:00Z">
        <w:rPr>
          <w:rFonts w:ascii="Lucida Sans" w:hAnsi="Lucida Sans"/>
          <w:sz w:val="16"/>
          <w:szCs w:val="16"/>
          <w:lang w:val="de-DE" w:eastAsia="de-DE" w:bidi="ar-SA"/>
        </w:rPr>
      </w:rPrChange>
    </w:rPr>
  </w:style>
  <w:style w:type="character" w:customStyle="1" w:styleId="BodyTextIndent3Char">
    <w:name w:val="Body Text Indent 3 Char"/>
    <w:basedOn w:val="DefaultParagraphFont"/>
    <w:link w:val="BodyTextIndent3"/>
    <w:uiPriority w:val="99"/>
    <w:rsid w:val="00641654"/>
    <w:rPr>
      <w:rFonts w:ascii="Lucida Sans" w:eastAsia="Times New Roman" w:hAnsi="Lucida Sans" w:cs="Times New Roman"/>
      <w:sz w:val="16"/>
      <w:szCs w:val="16"/>
      <w:lang w:val="de-DE" w:eastAsia="de-DE"/>
    </w:rPr>
  </w:style>
  <w:style w:type="paragraph" w:styleId="BodyTextFirstIndent">
    <w:name w:val="Body Text First Indent"/>
    <w:basedOn w:val="BodyText"/>
    <w:link w:val="BodyTextFirstIndentChar"/>
    <w:uiPriority w:val="99"/>
    <w:rsid w:val="00641654"/>
    <w:pPr>
      <w:ind w:firstLine="210"/>
    </w:pPr>
  </w:style>
  <w:style w:type="character" w:customStyle="1" w:styleId="BodyTextFirstIndentChar">
    <w:name w:val="Body Text First Indent Char"/>
    <w:basedOn w:val="BodyTextChar"/>
    <w:link w:val="BodyTextFirstIndent"/>
    <w:uiPriority w:val="99"/>
    <w:rsid w:val="00641654"/>
    <w:rPr>
      <w:rFonts w:ascii="Lucida Sans" w:eastAsia="Times New Roman" w:hAnsi="Lucida Sans" w:cs="Times New Roman"/>
      <w:sz w:val="20"/>
      <w:szCs w:val="24"/>
      <w:lang w:val="de-DE" w:eastAsia="de-DE"/>
    </w:rPr>
  </w:style>
  <w:style w:type="paragraph" w:styleId="BodyTextIndent">
    <w:name w:val="Body Text Indent"/>
    <w:basedOn w:val="Normal"/>
    <w:link w:val="BodyTextIndentChar"/>
    <w:uiPriority w:val="99"/>
    <w:rsid w:val="00132DFD"/>
    <w:pPr>
      <w:spacing w:after="120"/>
      <w:ind w:left="283"/>
      <w:pPrChange w:id="53" w:author="K14646" w:date="2026-09-25T20:03:00Z">
        <w:pPr>
          <w:spacing w:after="120" w:line="300" w:lineRule="atLeast"/>
          <w:ind w:left="283"/>
        </w:pPr>
      </w:pPrChange>
    </w:pPr>
    <w:rPr>
      <w:rPrChange w:id="53" w:author="K14646" w:date="2026-09-25T20:03:00Z">
        <w:rPr>
          <w:rFonts w:ascii="Lucida Sans" w:hAnsi="Lucida Sans"/>
          <w:szCs w:val="24"/>
          <w:lang w:val="de-DE" w:eastAsia="de-DE" w:bidi="ar-SA"/>
        </w:rPr>
      </w:rPrChange>
    </w:rPr>
  </w:style>
  <w:style w:type="character" w:customStyle="1" w:styleId="BodyTextIndentChar">
    <w:name w:val="Body Text Indent Char"/>
    <w:basedOn w:val="DefaultParagraphFont"/>
    <w:link w:val="BodyTextIndent"/>
    <w:uiPriority w:val="99"/>
    <w:rsid w:val="00641654"/>
    <w:rPr>
      <w:rFonts w:ascii="Lucida Sans" w:eastAsia="Times New Roman" w:hAnsi="Lucida Sans" w:cs="Times New Roman"/>
      <w:sz w:val="20"/>
      <w:szCs w:val="24"/>
      <w:lang w:val="de-DE" w:eastAsia="de-DE"/>
    </w:rPr>
  </w:style>
  <w:style w:type="paragraph" w:styleId="BodyTextFirstIndent2">
    <w:name w:val="Body Text First Indent 2"/>
    <w:basedOn w:val="BodyTextIndent"/>
    <w:link w:val="BodyTextFirstIndent2Char"/>
    <w:uiPriority w:val="99"/>
    <w:rsid w:val="00641654"/>
    <w:pPr>
      <w:ind w:firstLine="210"/>
    </w:pPr>
  </w:style>
  <w:style w:type="character" w:customStyle="1" w:styleId="BodyTextFirstIndent2Char">
    <w:name w:val="Body Text First Indent 2 Char"/>
    <w:basedOn w:val="BodyTextIndentChar"/>
    <w:link w:val="BodyTextFirstIndent2"/>
    <w:uiPriority w:val="99"/>
    <w:rsid w:val="00641654"/>
    <w:rPr>
      <w:rFonts w:ascii="Lucida Sans" w:eastAsia="Times New Roman" w:hAnsi="Lucida Sans" w:cs="Times New Roman"/>
      <w:sz w:val="20"/>
      <w:szCs w:val="24"/>
      <w:lang w:val="de-DE" w:eastAsia="de-DE"/>
    </w:rPr>
  </w:style>
  <w:style w:type="paragraph" w:styleId="EnvelopeReturn">
    <w:name w:val="envelope return"/>
    <w:basedOn w:val="Normal"/>
    <w:uiPriority w:val="99"/>
    <w:rsid w:val="00132DFD"/>
    <w:pPr>
      <w:pPrChange w:id="54" w:author="K14646" w:date="2026-09-25T20:03:00Z">
        <w:pPr>
          <w:spacing w:line="300" w:lineRule="atLeast"/>
        </w:pPr>
      </w:pPrChange>
    </w:pPr>
    <w:rPr>
      <w:rFonts w:ascii="Arial" w:hAnsi="Arial" w:cs="Arial"/>
      <w:szCs w:val="20"/>
      <w:rPrChange w:id="54" w:author="K14646" w:date="2026-09-25T20:03:00Z">
        <w:rPr>
          <w:rFonts w:ascii="Lucida Sans" w:hAnsi="Lucida Sans"/>
          <w:lang w:val="de-DE" w:eastAsia="de-DE" w:bidi="ar-SA"/>
        </w:rPr>
      </w:rPrChange>
    </w:rPr>
  </w:style>
  <w:style w:type="paragraph" w:styleId="EnvelopeAddress">
    <w:name w:val="envelope address"/>
    <w:basedOn w:val="Normal"/>
    <w:uiPriority w:val="99"/>
    <w:rsid w:val="00132DFD"/>
    <w:pPr>
      <w:framePr w:w="4320" w:h="2160" w:hRule="exact" w:hSpace="141" w:wrap="auto" w:hAnchor="page" w:xAlign="center" w:yAlign="bottom"/>
      <w:ind w:left="1"/>
      <w:pPrChange w:id="55" w:author="K14646" w:date="2026-09-25T20:03:00Z">
        <w:pPr>
          <w:framePr w:w="4320" w:h="2160" w:hRule="exact" w:hSpace="141" w:wrap="auto" w:hAnchor="page" w:xAlign="center" w:yAlign="bottom"/>
          <w:spacing w:line="300" w:lineRule="atLeast"/>
          <w:ind w:left="1"/>
        </w:pPr>
      </w:pPrChange>
    </w:pPr>
    <w:rPr>
      <w:rFonts w:ascii="Arial" w:hAnsi="Arial" w:cs="Arial"/>
      <w:rPrChange w:id="55" w:author="K14646" w:date="2026-09-25T20:03:00Z">
        <w:rPr>
          <w:rFonts w:ascii="Lucida Sans" w:hAnsi="Lucida Sans"/>
          <w:szCs w:val="24"/>
          <w:lang w:val="de-DE" w:eastAsia="de-DE" w:bidi="ar-SA"/>
        </w:rPr>
      </w:rPrChange>
    </w:rPr>
  </w:style>
  <w:style w:type="paragraph" w:styleId="Signature">
    <w:name w:val="Signature"/>
    <w:basedOn w:val="Normal"/>
    <w:link w:val="SignatureChar"/>
    <w:uiPriority w:val="99"/>
    <w:rsid w:val="00132DFD"/>
    <w:pPr>
      <w:ind w:left="4252"/>
      <w:pPrChange w:id="56" w:author="K14646" w:date="2026-09-25T20:03:00Z">
        <w:pPr>
          <w:spacing w:line="300" w:lineRule="atLeast"/>
          <w:ind w:left="4252"/>
        </w:pPr>
      </w:pPrChange>
    </w:pPr>
    <w:rPr>
      <w:rPrChange w:id="56" w:author="K14646" w:date="2026-09-25T20:03:00Z">
        <w:rPr>
          <w:rFonts w:ascii="Lucida Sans" w:hAnsi="Lucida Sans"/>
          <w:szCs w:val="24"/>
          <w:lang w:val="de-DE" w:eastAsia="de-DE" w:bidi="ar-SA"/>
        </w:rPr>
      </w:rPrChange>
    </w:rPr>
  </w:style>
  <w:style w:type="character" w:customStyle="1" w:styleId="SignatureChar">
    <w:name w:val="Signature Char"/>
    <w:basedOn w:val="DefaultParagraphFont"/>
    <w:link w:val="Signature"/>
    <w:uiPriority w:val="99"/>
    <w:rsid w:val="00641654"/>
    <w:rPr>
      <w:rFonts w:ascii="Lucida Sans" w:eastAsia="Times New Roman" w:hAnsi="Lucida Sans" w:cs="Times New Roman"/>
      <w:sz w:val="20"/>
      <w:szCs w:val="24"/>
      <w:lang w:val="de-DE" w:eastAsia="de-DE"/>
    </w:rPr>
  </w:style>
  <w:style w:type="character" w:customStyle="1" w:styleId="SubtitleChar">
    <w:name w:val="Subtitle Char"/>
    <w:basedOn w:val="DefaultParagraphFont"/>
    <w:link w:val="Subtitle"/>
    <w:uiPriority w:val="99"/>
    <w:locked/>
    <w:rsid w:val="00641654"/>
    <w:rPr>
      <w:rFonts w:eastAsia="Times New Roman"/>
      <w:sz w:val="20"/>
      <w:szCs w:val="24"/>
      <w:lang w:val="de-DE" w:eastAsia="de-DE"/>
    </w:rPr>
  </w:style>
  <w:style w:type="character" w:styleId="LineNumber">
    <w:name w:val="line number"/>
    <w:basedOn w:val="DefaultParagraphFont"/>
    <w:uiPriority w:val="99"/>
    <w:rsid w:val="00641654"/>
    <w:rPr>
      <w:rFonts w:cs="Times New Roman"/>
    </w:rPr>
  </w:style>
  <w:style w:type="paragraph" w:customStyle="1" w:styleId="Marginalie">
    <w:name w:val="Marginalie"/>
    <w:basedOn w:val="Normal"/>
    <w:uiPriority w:val="99"/>
    <w:rsid w:val="00132DFD"/>
    <w:pPr>
      <w:framePr w:w="2279" w:hSpace="181" w:wrap="around" w:vAnchor="page" w:hAnchor="page" w:x="9016" w:y="3176"/>
      <w:tabs>
        <w:tab w:val="left" w:pos="518"/>
      </w:tabs>
      <w:spacing w:line="180" w:lineRule="atLeast"/>
      <w:pPrChange w:id="57" w:author="K14646" w:date="2026-09-25T20:03:00Z">
        <w:pPr>
          <w:framePr w:w="2279" w:hSpace="181" w:wrap="around" w:vAnchor="page" w:hAnchor="page" w:x="9016" w:y="3176"/>
          <w:tabs>
            <w:tab w:val="left" w:pos="518"/>
          </w:tabs>
          <w:spacing w:line="180" w:lineRule="atLeast"/>
        </w:pPr>
      </w:pPrChange>
    </w:pPr>
    <w:rPr>
      <w:sz w:val="13"/>
      <w:rPrChange w:id="57" w:author="K14646" w:date="2026-09-25T20:03:00Z">
        <w:rPr>
          <w:rFonts w:ascii="Lucida Sans" w:hAnsi="Lucida Sans"/>
          <w:sz w:val="13"/>
          <w:szCs w:val="24"/>
          <w:lang w:val="de-DE" w:eastAsia="de-DE" w:bidi="ar-SA"/>
        </w:rPr>
      </w:rPrChange>
    </w:rPr>
  </w:style>
  <w:style w:type="paragraph" w:customStyle="1" w:styleId="Teaser">
    <w:name w:val="Teaser"/>
    <w:basedOn w:val="Heading1"/>
    <w:uiPriority w:val="99"/>
    <w:rsid w:val="00132DFD"/>
    <w:pPr>
      <w:tabs>
        <w:tab w:val="clear" w:pos="227"/>
      </w:tabs>
      <w:spacing w:before="0"/>
      <w:ind w:left="0" w:firstLine="0"/>
      <w:pPrChange w:id="58" w:author="K14646" w:date="2026-09-25T20:03:00Z">
        <w:pPr>
          <w:keepNext/>
          <w:tabs>
            <w:tab w:val="num" w:pos="227"/>
          </w:tabs>
          <w:spacing w:line="300" w:lineRule="atLeast"/>
          <w:ind w:left="227" w:hanging="227"/>
          <w:outlineLvl w:val="0"/>
        </w:pPr>
      </w:pPrChange>
    </w:pPr>
    <w:rPr>
      <w:rPrChange w:id="58" w:author="K14646" w:date="2026-09-25T20:03:00Z">
        <w:rPr>
          <w:rFonts w:ascii="Lucida Sans" w:hAnsi="Lucida Sans" w:cs="Arial"/>
          <w:kern w:val="32"/>
          <w:sz w:val="24"/>
          <w:szCs w:val="32"/>
          <w:lang w:val="de-DE" w:eastAsia="de-DE" w:bidi="ar-SA"/>
        </w:rPr>
      </w:rPrChange>
    </w:rPr>
  </w:style>
  <w:style w:type="paragraph" w:styleId="BalloonText">
    <w:name w:val="Balloon Text"/>
    <w:basedOn w:val="Normal"/>
    <w:link w:val="BalloonTextChar"/>
    <w:uiPriority w:val="99"/>
    <w:semiHidden/>
    <w:rsid w:val="00132DFD"/>
    <w:pPr>
      <w:pPrChange w:id="59" w:author="K14646" w:date="2026-09-25T20:03:00Z">
        <w:pPr>
          <w:spacing w:line="300" w:lineRule="atLeast"/>
        </w:pPr>
      </w:pPrChange>
    </w:pPr>
    <w:rPr>
      <w:rFonts w:ascii="Tahoma" w:hAnsi="Tahoma" w:cs="Tahoma"/>
      <w:sz w:val="16"/>
      <w:szCs w:val="16"/>
      <w:rPrChange w:id="59" w:author="K14646" w:date="2026-09-25T20:03:00Z">
        <w:rPr>
          <w:rFonts w:ascii="Tahoma" w:hAnsi="Tahoma" w:cs="Tahoma"/>
          <w:sz w:val="16"/>
          <w:szCs w:val="16"/>
          <w:lang w:val="de-DE" w:eastAsia="de-DE" w:bidi="ar-SA"/>
        </w:rPr>
      </w:rPrChange>
    </w:rPr>
  </w:style>
  <w:style w:type="character" w:customStyle="1" w:styleId="BalloonTextChar">
    <w:name w:val="Balloon Text Char"/>
    <w:basedOn w:val="DefaultParagraphFont"/>
    <w:link w:val="BalloonText"/>
    <w:uiPriority w:val="99"/>
    <w:semiHidden/>
    <w:rsid w:val="00641654"/>
    <w:rPr>
      <w:rFonts w:ascii="Tahoma" w:eastAsia="Times New Roman" w:hAnsi="Tahoma" w:cs="Tahoma"/>
      <w:sz w:val="16"/>
      <w:szCs w:val="16"/>
      <w:lang w:val="de-DE" w:eastAsia="de-DE"/>
    </w:rPr>
  </w:style>
  <w:style w:type="character" w:customStyle="1" w:styleId="boldblue1">
    <w:name w:val="boldblue1"/>
    <w:basedOn w:val="DefaultParagraphFont"/>
    <w:uiPriority w:val="99"/>
    <w:rsid w:val="00641654"/>
    <w:rPr>
      <w:rFonts w:cs="Times New Roman"/>
      <w:b/>
      <w:bCs/>
      <w:color w:val="0B64C4"/>
      <w:sz w:val="17"/>
      <w:szCs w:val="17"/>
    </w:rPr>
  </w:style>
  <w:style w:type="character" w:styleId="CommentReference">
    <w:name w:val="annotation reference"/>
    <w:basedOn w:val="DefaultParagraphFont"/>
    <w:uiPriority w:val="99"/>
    <w:semiHidden/>
    <w:rsid w:val="00641654"/>
    <w:rPr>
      <w:rFonts w:cs="Times New Roman"/>
      <w:sz w:val="16"/>
      <w:szCs w:val="16"/>
    </w:rPr>
  </w:style>
  <w:style w:type="paragraph" w:styleId="CommentText">
    <w:name w:val="annotation text"/>
    <w:basedOn w:val="Normal"/>
    <w:link w:val="CommentTextChar"/>
    <w:uiPriority w:val="99"/>
    <w:semiHidden/>
    <w:rsid w:val="00132DFD"/>
    <w:pPr>
      <w:pPrChange w:id="60" w:author="K14646" w:date="2026-09-25T20:03:00Z">
        <w:pPr>
          <w:spacing w:line="300" w:lineRule="atLeast"/>
        </w:pPr>
      </w:pPrChange>
    </w:pPr>
    <w:rPr>
      <w:szCs w:val="20"/>
      <w:rPrChange w:id="60" w:author="K14646" w:date="2026-09-25T20:03:00Z">
        <w:rPr>
          <w:rFonts w:ascii="Lucida Sans" w:hAnsi="Lucida Sans"/>
          <w:lang w:val="de-DE" w:eastAsia="de-DE" w:bidi="ar-SA"/>
        </w:rPr>
      </w:rPrChange>
    </w:rPr>
  </w:style>
  <w:style w:type="character" w:customStyle="1" w:styleId="CommentTextChar">
    <w:name w:val="Comment Text Char"/>
    <w:basedOn w:val="DefaultParagraphFont"/>
    <w:link w:val="CommentText"/>
    <w:uiPriority w:val="99"/>
    <w:semiHidden/>
    <w:rsid w:val="00641654"/>
    <w:rPr>
      <w:rFonts w:ascii="Lucida Sans" w:eastAsia="Times New Roman" w:hAnsi="Lucida Sans" w:cs="Times New Roman"/>
      <w:sz w:val="20"/>
      <w:szCs w:val="20"/>
      <w:lang w:val="de-DE" w:eastAsia="de-DE"/>
    </w:rPr>
  </w:style>
  <w:style w:type="paragraph" w:styleId="CommentSubject">
    <w:name w:val="annotation subject"/>
    <w:basedOn w:val="CommentText"/>
    <w:next w:val="CommentText"/>
    <w:link w:val="CommentSubjectChar"/>
    <w:uiPriority w:val="99"/>
    <w:semiHidden/>
    <w:rsid w:val="00641654"/>
    <w:rPr>
      <w:b/>
      <w:bCs/>
    </w:rPr>
  </w:style>
  <w:style w:type="character" w:customStyle="1" w:styleId="CommentSubjectChar">
    <w:name w:val="Comment Subject Char"/>
    <w:basedOn w:val="CommentTextChar"/>
    <w:link w:val="CommentSubject"/>
    <w:uiPriority w:val="99"/>
    <w:semiHidden/>
    <w:rsid w:val="00641654"/>
    <w:rPr>
      <w:rFonts w:ascii="Lucida Sans" w:eastAsia="Times New Roman" w:hAnsi="Lucida Sans" w:cs="Times New Roman"/>
      <w:b/>
      <w:bCs/>
      <w:sz w:val="20"/>
      <w:szCs w:val="20"/>
      <w:lang w:val="de-DE" w:eastAsia="de-DE"/>
    </w:rPr>
  </w:style>
  <w:style w:type="paragraph" w:customStyle="1" w:styleId="Bildunterschrift">
    <w:name w:val="Bildunterschrift"/>
    <w:basedOn w:val="Normal"/>
    <w:next w:val="Normal"/>
    <w:uiPriority w:val="99"/>
    <w:rsid w:val="00641654"/>
    <w:pPr>
      <w:spacing w:after="240" w:line="240" w:lineRule="exact"/>
    </w:pPr>
    <w:rPr>
      <w:rFonts w:ascii="Lucida Sans Unicode" w:hAnsi="Lucida Sans Unicode"/>
      <w:b/>
      <w:sz w:val="16"/>
      <w:szCs w:val="16"/>
      <w:lang w:val="nb-NO"/>
    </w:rPr>
  </w:style>
  <w:style w:type="table" w:styleId="TableClassic1">
    <w:name w:val="Table Classic 1"/>
    <w:basedOn w:val="TableNormal"/>
    <w:uiPriority w:val="99"/>
    <w:semiHidden/>
    <w:rsid w:val="00641654"/>
    <w:pPr>
      <w:spacing w:line="240" w:lineRule="exact"/>
    </w:pPr>
    <w:rPr>
      <w:rFonts w:ascii="Times New Roman" w:eastAsia="Times New Roman" w:hAnsi="Times New Roman" w:cs="Times New Roman"/>
      <w:sz w:val="20"/>
      <w:szCs w:val="20"/>
      <w:lang w:val="de-DE" w:eastAsia="de-DE"/>
    </w:rPr>
    <w:tblPr>
      <w:tblBorders>
        <w:top w:val="single" w:sz="12" w:space="0" w:color="000000"/>
        <w:bottom w:val="single" w:sz="12" w:space="0" w:color="000000"/>
      </w:tblBorders>
    </w:tblPr>
    <w:tblStylePr w:type="firstRow">
      <w:rPr>
        <w:rFonts w:cs="Times New Roman"/>
      </w:rPr>
      <w:tblPr/>
      <w:tcPr>
        <w:tcBorders>
          <w:bottom w:val="single" w:sz="6" w:space="0" w:color="000000"/>
          <w:tl2br w:val="none" w:sz="0" w:space="0" w:color="auto"/>
          <w:tr2bl w:val="none" w:sz="0" w:space="0" w:color="auto"/>
        </w:tcBorders>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11044307">
      <w:marLeft w:val="0"/>
      <w:marRight w:val="0"/>
      <w:marTop w:val="0"/>
      <w:marBottom w:val="0"/>
      <w:divBdr>
        <w:top w:val="none" w:sz="0" w:space="0" w:color="auto"/>
        <w:left w:val="none" w:sz="0" w:space="0" w:color="auto"/>
        <w:bottom w:val="none" w:sz="0" w:space="0" w:color="auto"/>
        <w:right w:val="none" w:sz="0" w:space="0" w:color="auto"/>
      </w:divBdr>
      <w:divsChild>
        <w:div w:id="911044312">
          <w:marLeft w:val="0"/>
          <w:marRight w:val="0"/>
          <w:marTop w:val="0"/>
          <w:marBottom w:val="0"/>
          <w:divBdr>
            <w:top w:val="none" w:sz="0" w:space="0" w:color="auto"/>
            <w:left w:val="none" w:sz="0" w:space="0" w:color="auto"/>
            <w:bottom w:val="none" w:sz="0" w:space="0" w:color="auto"/>
            <w:right w:val="none" w:sz="0" w:space="0" w:color="auto"/>
          </w:divBdr>
          <w:divsChild>
            <w:div w:id="911044313">
              <w:marLeft w:val="0"/>
              <w:marRight w:val="0"/>
              <w:marTop w:val="0"/>
              <w:marBottom w:val="0"/>
              <w:divBdr>
                <w:top w:val="none" w:sz="0" w:space="0" w:color="auto"/>
                <w:left w:val="none" w:sz="0" w:space="0" w:color="auto"/>
                <w:bottom w:val="none" w:sz="0" w:space="0" w:color="auto"/>
                <w:right w:val="none" w:sz="0" w:space="0" w:color="auto"/>
              </w:divBdr>
              <w:divsChild>
                <w:div w:id="911044317">
                  <w:marLeft w:val="0"/>
                  <w:marRight w:val="0"/>
                  <w:marTop w:val="0"/>
                  <w:marBottom w:val="0"/>
                  <w:divBdr>
                    <w:top w:val="none" w:sz="0" w:space="0" w:color="auto"/>
                    <w:left w:val="none" w:sz="0" w:space="0" w:color="auto"/>
                    <w:bottom w:val="none" w:sz="0" w:space="0" w:color="auto"/>
                    <w:right w:val="none" w:sz="0" w:space="0" w:color="auto"/>
                  </w:divBdr>
                  <w:divsChild>
                    <w:div w:id="911044308">
                      <w:marLeft w:val="0"/>
                      <w:marRight w:val="0"/>
                      <w:marTop w:val="0"/>
                      <w:marBottom w:val="0"/>
                      <w:divBdr>
                        <w:top w:val="none" w:sz="0" w:space="0" w:color="auto"/>
                        <w:left w:val="none" w:sz="0" w:space="0" w:color="auto"/>
                        <w:bottom w:val="none" w:sz="0" w:space="0" w:color="auto"/>
                        <w:right w:val="none" w:sz="0" w:space="0" w:color="auto"/>
                      </w:divBdr>
                      <w:divsChild>
                        <w:div w:id="911044316">
                          <w:marLeft w:val="0"/>
                          <w:marRight w:val="0"/>
                          <w:marTop w:val="0"/>
                          <w:marBottom w:val="0"/>
                          <w:divBdr>
                            <w:top w:val="none" w:sz="0" w:space="0" w:color="auto"/>
                            <w:left w:val="none" w:sz="0" w:space="0" w:color="auto"/>
                            <w:bottom w:val="none" w:sz="0" w:space="0" w:color="auto"/>
                            <w:right w:val="none" w:sz="0" w:space="0" w:color="auto"/>
                          </w:divBdr>
                        </w:div>
                        <w:div w:id="91104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044310">
      <w:marLeft w:val="0"/>
      <w:marRight w:val="0"/>
      <w:marTop w:val="0"/>
      <w:marBottom w:val="0"/>
      <w:divBdr>
        <w:top w:val="none" w:sz="0" w:space="0" w:color="auto"/>
        <w:left w:val="none" w:sz="0" w:space="0" w:color="auto"/>
        <w:bottom w:val="none" w:sz="0" w:space="0" w:color="auto"/>
        <w:right w:val="none" w:sz="0" w:space="0" w:color="auto"/>
      </w:divBdr>
      <w:divsChild>
        <w:div w:id="911044315">
          <w:marLeft w:val="0"/>
          <w:marRight w:val="0"/>
          <w:marTop w:val="0"/>
          <w:marBottom w:val="0"/>
          <w:divBdr>
            <w:top w:val="none" w:sz="0" w:space="0" w:color="auto"/>
            <w:left w:val="none" w:sz="0" w:space="0" w:color="auto"/>
            <w:bottom w:val="none" w:sz="0" w:space="0" w:color="auto"/>
            <w:right w:val="none" w:sz="0" w:space="0" w:color="auto"/>
          </w:divBdr>
          <w:divsChild>
            <w:div w:id="911044311">
              <w:marLeft w:val="0"/>
              <w:marRight w:val="0"/>
              <w:marTop w:val="0"/>
              <w:marBottom w:val="0"/>
              <w:divBdr>
                <w:top w:val="none" w:sz="0" w:space="0" w:color="auto"/>
                <w:left w:val="none" w:sz="0" w:space="0" w:color="auto"/>
                <w:bottom w:val="none" w:sz="0" w:space="0" w:color="auto"/>
                <w:right w:val="none" w:sz="0" w:space="0" w:color="auto"/>
              </w:divBdr>
              <w:divsChild>
                <w:div w:id="911044306">
                  <w:marLeft w:val="0"/>
                  <w:marRight w:val="0"/>
                  <w:marTop w:val="0"/>
                  <w:marBottom w:val="0"/>
                  <w:divBdr>
                    <w:top w:val="none" w:sz="0" w:space="0" w:color="auto"/>
                    <w:left w:val="none" w:sz="0" w:space="0" w:color="auto"/>
                    <w:bottom w:val="none" w:sz="0" w:space="0" w:color="auto"/>
                    <w:right w:val="none" w:sz="0" w:space="0" w:color="auto"/>
                  </w:divBdr>
                  <w:divsChild>
                    <w:div w:id="911044309">
                      <w:marLeft w:val="0"/>
                      <w:marRight w:val="0"/>
                      <w:marTop w:val="0"/>
                      <w:marBottom w:val="0"/>
                      <w:divBdr>
                        <w:top w:val="none" w:sz="0" w:space="0" w:color="auto"/>
                        <w:left w:val="none" w:sz="0" w:space="0" w:color="auto"/>
                        <w:bottom w:val="none" w:sz="0" w:space="0" w:color="auto"/>
                        <w:right w:val="none" w:sz="0" w:space="0" w:color="auto"/>
                      </w:divBdr>
                      <w:divsChild>
                        <w:div w:id="911044305">
                          <w:marLeft w:val="0"/>
                          <w:marRight w:val="0"/>
                          <w:marTop w:val="0"/>
                          <w:marBottom w:val="0"/>
                          <w:divBdr>
                            <w:top w:val="none" w:sz="0" w:space="0" w:color="auto"/>
                            <w:left w:val="none" w:sz="0" w:space="0" w:color="auto"/>
                            <w:bottom w:val="none" w:sz="0" w:space="0" w:color="auto"/>
                            <w:right w:val="none" w:sz="0" w:space="0" w:color="auto"/>
                          </w:divBdr>
                        </w:div>
                        <w:div w:id="91104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emf"/><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1243</Words>
  <Characters>7088</Characters>
  <Application>Microsoft Office Word</Application>
  <DocSecurity>0</DocSecurity>
  <Lines>59</Lines>
  <Paragraphs>16</Paragraphs>
  <ScaleCrop>false</ScaleCrop>
  <Company>HBKR</Company>
  <LinksUpToDate>false</LinksUpToDate>
  <CharactersWithSpaces>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Souza Rodrigues</cp:lastModifiedBy>
  <cp:revision>1</cp:revision>
  <dcterms:created xsi:type="dcterms:W3CDTF">2025-05-08T16:04:00Z</dcterms:created>
  <dcterms:modified xsi:type="dcterms:W3CDTF">2026-09-26T00:03:00Z</dcterms:modified>
</cp:coreProperties>
</file>