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637974" w14:textId="77777777" w:rsidR="00D61756" w:rsidRDefault="00D61756" w:rsidP="00D94F91">
      <w:pPr>
        <w:tabs>
          <w:tab w:val="left" w:pos="7321"/>
          <w:tab w:val="left" w:pos="9540"/>
        </w:tabs>
        <w:jc w:val="center"/>
        <w:rPr>
          <w:ins w:id="26" w:author="Simone Hitch" w:date="2026-09-25T20:03:00Z" w16du:dateUtc="2026-09-26T00:03:00Z"/>
          <w:rFonts w:ascii="Helv" w:hAnsi="Helv"/>
          <w:caps/>
          <w:sz w:val="32"/>
          <w:szCs w:val="32"/>
          <w:lang w:val="en-US"/>
        </w:rPr>
      </w:pPr>
    </w:p>
    <w:p w14:paraId="75370990" w14:textId="77777777" w:rsidR="00F66744" w:rsidRPr="00F66744" w:rsidRDefault="001E0A92" w:rsidP="00D94F91">
      <w:pPr>
        <w:tabs>
          <w:tab w:val="left" w:pos="7321"/>
          <w:tab w:val="left" w:pos="9540"/>
        </w:tabs>
        <w:jc w:val="center"/>
        <w:rPr>
          <w:ins w:id="27" w:author="Simone Hitch" w:date="2026-09-25T20:03:00Z" w16du:dateUtc="2026-09-26T00:03:00Z"/>
          <w:rFonts w:ascii="Helv" w:hAnsi="Helv"/>
          <w:caps/>
          <w:sz w:val="32"/>
          <w:szCs w:val="32"/>
          <w:lang w:val="en-US"/>
        </w:rPr>
      </w:pPr>
      <w:ins w:id="28" w:author="Simone Hitch" w:date="2026-09-25T20:03:00Z" w16du:dateUtc="2026-09-26T00:03:00Z">
        <w:r w:rsidRPr="0027216E">
          <w:rPr>
            <w:rFonts w:ascii="Helv" w:hAnsi="Helv"/>
            <w:caps/>
            <w:sz w:val="32"/>
            <w:szCs w:val="32"/>
            <w:lang w:val="en-US"/>
          </w:rPr>
          <w:t xml:space="preserve">PRE-APPROVED </w:t>
        </w:r>
        <w:r w:rsidR="00E4694F" w:rsidRPr="0027216E">
          <w:rPr>
            <w:rFonts w:ascii="Helv" w:hAnsi="Helv"/>
            <w:caps/>
            <w:sz w:val="32"/>
            <w:szCs w:val="32"/>
            <w:lang w:val="en-US"/>
          </w:rPr>
          <w:t>L</w:t>
        </w:r>
        <w:r w:rsidR="00F66744" w:rsidRPr="0027216E">
          <w:rPr>
            <w:rFonts w:ascii="Helv" w:hAnsi="Helv"/>
            <w:caps/>
            <w:sz w:val="32"/>
            <w:szCs w:val="32"/>
            <w:lang w:val="en-US"/>
          </w:rPr>
          <w:t>EARNING AND ASSESSMENT PLAN</w:t>
        </w:r>
      </w:ins>
    </w:p>
    <w:p w14:paraId="5B76E2E1" w14:textId="77777777" w:rsidR="00F66744" w:rsidRDefault="00E7565A" w:rsidP="005B586F">
      <w:pPr>
        <w:spacing w:before="120" w:after="120"/>
        <w:jc w:val="center"/>
        <w:rPr>
          <w:ins w:id="29" w:author="Simone Hitch" w:date="2026-09-25T20:03:00Z" w16du:dateUtc="2026-09-26T00:03:00Z"/>
          <w:rFonts w:cs="Arial"/>
          <w:b/>
          <w:bCs/>
          <w:sz w:val="28"/>
          <w:szCs w:val="28"/>
        </w:rPr>
      </w:pPr>
      <w:ins w:id="30" w:author="Simone Hitch" w:date="2026-09-25T20:03:00Z" w16du:dateUtc="2026-09-26T00:03:00Z">
        <w:r>
          <w:rPr>
            <w:rFonts w:cs="Arial"/>
            <w:b/>
            <w:bCs/>
            <w:sz w:val="28"/>
            <w:szCs w:val="28"/>
          </w:rPr>
          <w:t>Stage 1</w:t>
        </w:r>
        <w:r w:rsidR="00F66744" w:rsidRPr="00F66744">
          <w:rPr>
            <w:rFonts w:cs="Arial"/>
            <w:b/>
            <w:bCs/>
            <w:sz w:val="28"/>
            <w:szCs w:val="28"/>
          </w:rPr>
          <w:t xml:space="preserve"> </w:t>
        </w:r>
        <w:r w:rsidR="005B586F">
          <w:rPr>
            <w:rFonts w:cs="Arial"/>
            <w:b/>
            <w:bCs/>
            <w:sz w:val="28"/>
            <w:szCs w:val="28"/>
          </w:rPr>
          <w:t>French</w:t>
        </w:r>
        <w:r w:rsidR="00573931">
          <w:rPr>
            <w:rFonts w:cs="Arial"/>
            <w:b/>
            <w:bCs/>
            <w:sz w:val="28"/>
            <w:szCs w:val="28"/>
          </w:rPr>
          <w:t xml:space="preserve"> </w:t>
        </w:r>
        <w:r w:rsidR="00FB059D">
          <w:rPr>
            <w:rFonts w:cs="Arial"/>
            <w:b/>
            <w:bCs/>
            <w:sz w:val="28"/>
            <w:szCs w:val="28"/>
          </w:rPr>
          <w:t>(continuers)</w:t>
        </w:r>
      </w:ins>
    </w:p>
    <w:p w14:paraId="7AEABE75" w14:textId="77777777" w:rsidR="000B02FA" w:rsidRPr="000B02FA" w:rsidRDefault="000B02FA" w:rsidP="000B02FA">
      <w:pPr>
        <w:rPr>
          <w:ins w:id="31" w:author="Simone Hitch" w:date="2026-09-25T20:03:00Z" w16du:dateUtc="2026-09-26T00:03:00Z"/>
          <w:rFonts w:cs="Arial"/>
          <w:sz w:val="20"/>
          <w:szCs w:val="20"/>
        </w:rPr>
      </w:pPr>
      <w:ins w:id="32" w:author="Simone Hitch" w:date="2026-09-25T20:03:00Z" w16du:dateUtc="2026-09-26T00:03:00Z">
        <w:r w:rsidRPr="000B02FA">
          <w:rPr>
            <w:rFonts w:cs="Arial"/>
            <w:sz w:val="20"/>
            <w:szCs w:val="20"/>
          </w:rPr>
          <w:t xml:space="preserve">Pre-approved learning and assessment plans are for </w:t>
        </w:r>
        <w:r w:rsidRPr="000B02FA">
          <w:rPr>
            <w:rFonts w:cs="Arial"/>
            <w:i/>
            <w:iCs/>
            <w:sz w:val="20"/>
            <w:szCs w:val="20"/>
          </w:rPr>
          <w:t>school use only</w:t>
        </w:r>
        <w:r w:rsidRPr="000B02FA">
          <w:rPr>
            <w:rFonts w:cs="Arial"/>
            <w:sz w:val="20"/>
            <w:szCs w:val="20"/>
          </w:rPr>
          <w:t xml:space="preserve">. </w:t>
        </w:r>
      </w:ins>
    </w:p>
    <w:p w14:paraId="1A997DDA" w14:textId="77777777" w:rsidR="000B02FA" w:rsidRPr="000B02FA" w:rsidRDefault="000B02FA" w:rsidP="000B02FA">
      <w:pPr>
        <w:numPr>
          <w:ilvl w:val="0"/>
          <w:numId w:val="22"/>
        </w:numPr>
        <w:spacing w:before="40" w:after="40"/>
        <w:rPr>
          <w:ins w:id="33" w:author="Simone Hitch" w:date="2026-09-25T20:03:00Z" w16du:dateUtc="2026-09-26T00:03:00Z"/>
          <w:rFonts w:cs="Arial"/>
          <w:sz w:val="20"/>
          <w:szCs w:val="20"/>
        </w:rPr>
      </w:pPr>
      <w:ins w:id="34" w:author="Simone Hitch" w:date="2026-09-25T20:03:00Z" w16du:dateUtc="2026-09-26T00:03:00Z">
        <w:r w:rsidRPr="000B02FA">
          <w:rPr>
            <w:rFonts w:cs="Arial"/>
            <w:sz w:val="20"/>
            <w:szCs w:val="20"/>
          </w:rPr>
          <w:t xml:space="preserve">Teachers may make changes to the plan, retaining alignment with the subject outline.  </w:t>
        </w:r>
      </w:ins>
    </w:p>
    <w:p w14:paraId="0D7DC487" w14:textId="77777777" w:rsidR="000B02FA" w:rsidRPr="000B02FA" w:rsidRDefault="000B02FA" w:rsidP="000B02FA">
      <w:pPr>
        <w:numPr>
          <w:ilvl w:val="0"/>
          <w:numId w:val="22"/>
        </w:numPr>
        <w:spacing w:before="40" w:after="40"/>
        <w:rPr>
          <w:ins w:id="35" w:author="Simone Hitch" w:date="2026-09-25T20:03:00Z" w16du:dateUtc="2026-09-26T00:03:00Z"/>
          <w:rFonts w:cs="Arial"/>
          <w:sz w:val="20"/>
          <w:szCs w:val="20"/>
        </w:rPr>
      </w:pPr>
      <w:ins w:id="36" w:author="Simone Hitch" w:date="2026-09-25T20:03:00Z" w16du:dateUtc="2026-09-26T00:03:00Z">
        <w:r w:rsidRPr="000B02FA">
          <w:rPr>
            <w:rFonts w:cs="Arial"/>
            <w:sz w:val="20"/>
            <w:szCs w:val="20"/>
          </w:rPr>
          <w:t>The principal or delegate endorses the use of the plan, and any changes made to it, including use of an addendum.</w:t>
        </w:r>
      </w:ins>
    </w:p>
    <w:p w14:paraId="2CE92897" w14:textId="77777777" w:rsidR="000B02FA" w:rsidRPr="000B02FA" w:rsidRDefault="000B02FA" w:rsidP="000B02FA">
      <w:pPr>
        <w:numPr>
          <w:ilvl w:val="0"/>
          <w:numId w:val="22"/>
        </w:numPr>
        <w:spacing w:before="40" w:after="40"/>
        <w:rPr>
          <w:ins w:id="37" w:author="Simone Hitch" w:date="2026-09-25T20:03:00Z" w16du:dateUtc="2026-09-26T00:03:00Z"/>
          <w:rFonts w:cs="Arial"/>
          <w:sz w:val="20"/>
          <w:szCs w:val="20"/>
        </w:rPr>
      </w:pPr>
      <w:ins w:id="38" w:author="Simone Hitch" w:date="2026-09-25T20:03:00Z" w16du:dateUtc="2026-09-26T00:03:00Z">
        <w:r w:rsidRPr="000B02FA">
          <w:rPr>
            <w:rFonts w:cs="Arial"/>
            <w:sz w:val="20"/>
            <w:szCs w:val="20"/>
          </w:rPr>
          <w:t xml:space="preserve">The plan does not need to be submitted to the SACE Board for approval. </w:t>
        </w:r>
      </w:ins>
    </w:p>
    <w:tbl>
      <w:tblPr>
        <w:tblW w:w="0" w:type="auto"/>
        <w:tblLook w:val="04A0" w:firstRow="1" w:lastRow="0" w:firstColumn="1" w:lastColumn="0" w:noHBand="0" w:noVBand="1"/>
      </w:tblPr>
      <w:tblGrid>
        <w:gridCol w:w="828"/>
        <w:gridCol w:w="4605"/>
        <w:gridCol w:w="1274"/>
        <w:gridCol w:w="2931"/>
      </w:tblGrid>
      <w:tr w:rsidR="00F66744" w:rsidRPr="000B02FA" w14:paraId="4A4EA16D" w14:textId="77777777" w:rsidTr="00BA2569">
        <w:trPr>
          <w:trHeight w:hRule="exact" w:val="454"/>
          <w:ins w:id="39" w:author="Simone Hitch" w:date="2026-09-25T20:03:00Z" w16du:dateUtc="2026-09-26T00:03:00Z"/>
        </w:trPr>
        <w:tc>
          <w:tcPr>
            <w:tcW w:w="817" w:type="dxa"/>
            <w:vAlign w:val="bottom"/>
          </w:tcPr>
          <w:p w14:paraId="07C6EF84" w14:textId="77777777" w:rsidR="00F66744" w:rsidRPr="000B02FA" w:rsidRDefault="00F66744" w:rsidP="00F66744">
            <w:pPr>
              <w:spacing w:before="60" w:after="20"/>
              <w:rPr>
                <w:ins w:id="40" w:author="Simone Hitch" w:date="2026-09-25T20:03:00Z" w16du:dateUtc="2026-09-26T00:03:00Z"/>
                <w:rFonts w:cs="Arial"/>
                <w:sz w:val="20"/>
                <w:szCs w:val="20"/>
              </w:rPr>
            </w:pPr>
            <w:ins w:id="41" w:author="Simone Hitch" w:date="2026-09-25T20:03:00Z" w16du:dateUtc="2026-09-26T00:03:00Z">
              <w:r w:rsidRPr="000B02FA">
                <w:rPr>
                  <w:rFonts w:cs="Arial"/>
                  <w:sz w:val="20"/>
                  <w:szCs w:val="20"/>
                </w:rPr>
                <w:t>School</w:t>
              </w:r>
            </w:ins>
          </w:p>
        </w:tc>
        <w:tc>
          <w:tcPr>
            <w:tcW w:w="4678" w:type="dxa"/>
            <w:tcBorders>
              <w:bottom w:val="single" w:sz="4" w:space="0" w:color="auto"/>
            </w:tcBorders>
            <w:vAlign w:val="bottom"/>
          </w:tcPr>
          <w:p w14:paraId="75DF5971" w14:textId="77777777" w:rsidR="00F66744" w:rsidRPr="000B02FA" w:rsidRDefault="00F66744" w:rsidP="00F66744">
            <w:pPr>
              <w:tabs>
                <w:tab w:val="left" w:leader="underscore" w:pos="9540"/>
              </w:tabs>
              <w:autoSpaceDE w:val="0"/>
              <w:autoSpaceDN w:val="0"/>
              <w:adjustRightInd w:val="0"/>
              <w:rPr>
                <w:ins w:id="42" w:author="Simone Hitch" w:date="2026-09-25T20:03:00Z" w16du:dateUtc="2026-09-26T00:03:00Z"/>
                <w:rFonts w:cs="Arial"/>
                <w:sz w:val="20"/>
                <w:szCs w:val="20"/>
              </w:rPr>
            </w:pPr>
          </w:p>
        </w:tc>
        <w:tc>
          <w:tcPr>
            <w:tcW w:w="1276" w:type="dxa"/>
            <w:vAlign w:val="bottom"/>
          </w:tcPr>
          <w:p w14:paraId="147730A0" w14:textId="77777777" w:rsidR="00F66744" w:rsidRPr="000B02FA" w:rsidRDefault="00F66744" w:rsidP="00F66744">
            <w:pPr>
              <w:spacing w:before="60" w:after="20"/>
              <w:rPr>
                <w:ins w:id="43" w:author="Simone Hitch" w:date="2026-09-25T20:03:00Z" w16du:dateUtc="2026-09-26T00:03:00Z"/>
                <w:rFonts w:cs="Arial"/>
                <w:sz w:val="20"/>
                <w:szCs w:val="20"/>
              </w:rPr>
            </w:pPr>
            <w:ins w:id="44" w:author="Simone Hitch" w:date="2026-09-25T20:03:00Z" w16du:dateUtc="2026-09-26T00:03:00Z">
              <w:r w:rsidRPr="000B02FA">
                <w:rPr>
                  <w:rFonts w:cs="Arial"/>
                  <w:sz w:val="20"/>
                  <w:szCs w:val="20"/>
                </w:rPr>
                <w:t>Teacher</w:t>
              </w:r>
              <w:r w:rsidR="00BA2569" w:rsidRPr="000B02FA">
                <w:rPr>
                  <w:rFonts w:cs="Arial"/>
                  <w:sz w:val="20"/>
                  <w:szCs w:val="20"/>
                </w:rPr>
                <w:t>(s)</w:t>
              </w:r>
            </w:ins>
          </w:p>
        </w:tc>
        <w:tc>
          <w:tcPr>
            <w:tcW w:w="2976" w:type="dxa"/>
            <w:tcBorders>
              <w:bottom w:val="single" w:sz="4" w:space="0" w:color="auto"/>
            </w:tcBorders>
            <w:vAlign w:val="bottom"/>
          </w:tcPr>
          <w:p w14:paraId="3B91253E" w14:textId="77777777" w:rsidR="00F66744" w:rsidRPr="000B02FA" w:rsidRDefault="00F66744" w:rsidP="00F66744">
            <w:pPr>
              <w:tabs>
                <w:tab w:val="left" w:leader="underscore" w:pos="9540"/>
              </w:tabs>
              <w:autoSpaceDE w:val="0"/>
              <w:autoSpaceDN w:val="0"/>
              <w:adjustRightInd w:val="0"/>
              <w:rPr>
                <w:ins w:id="45" w:author="Simone Hitch" w:date="2026-09-25T20:03:00Z" w16du:dateUtc="2026-09-26T00:03:00Z"/>
                <w:rFonts w:cs="Arial"/>
                <w:sz w:val="20"/>
                <w:szCs w:val="20"/>
              </w:rPr>
            </w:pPr>
          </w:p>
        </w:tc>
      </w:tr>
    </w:tbl>
    <w:p w14:paraId="4593ADA3" w14:textId="77777777" w:rsidR="00F66744" w:rsidRPr="00F66744" w:rsidRDefault="00F66744" w:rsidP="00F66744">
      <w:pPr>
        <w:spacing w:before="40" w:after="40"/>
        <w:rPr>
          <w:ins w:id="46" w:author="Simone Hitch" w:date="2026-09-25T20:03:00Z" w16du:dateUtc="2026-09-26T00:03:00Z"/>
          <w:rFonts w:cs="Arial"/>
          <w:sz w:val="18"/>
          <w:szCs w:val="18"/>
        </w:rPr>
      </w:pPr>
    </w:p>
    <w:tbl>
      <w:tblPr>
        <w:tblW w:w="96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9"/>
        <w:gridCol w:w="647"/>
        <w:gridCol w:w="624"/>
        <w:gridCol w:w="405"/>
        <w:gridCol w:w="1460"/>
        <w:gridCol w:w="417"/>
        <w:gridCol w:w="1043"/>
        <w:gridCol w:w="500"/>
        <w:gridCol w:w="500"/>
        <w:gridCol w:w="500"/>
        <w:gridCol w:w="1252"/>
        <w:gridCol w:w="417"/>
        <w:gridCol w:w="1252"/>
      </w:tblGrid>
      <w:tr w:rsidR="006A2B3D" w:rsidRPr="00F66744" w14:paraId="4028CF0C" w14:textId="77777777" w:rsidTr="00BA2185">
        <w:trPr>
          <w:trHeight w:val="308"/>
          <w:ins w:id="47" w:author="Simone Hitch" w:date="2026-09-25T20:03:00Z" w16du:dateUtc="2026-09-26T00:03:00Z"/>
        </w:trPr>
        <w:tc>
          <w:tcPr>
            <w:tcW w:w="1900" w:type="dxa"/>
            <w:gridSpan w:val="3"/>
            <w:vMerge w:val="restart"/>
            <w:vAlign w:val="center"/>
          </w:tcPr>
          <w:p w14:paraId="4D79144A"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48" w:author="Simone Hitch" w:date="2026-09-25T20:03:00Z" w16du:dateUtc="2026-09-26T00:03:00Z"/>
                <w:rFonts w:cs="Arial"/>
                <w:sz w:val="16"/>
                <w:szCs w:val="16"/>
              </w:rPr>
            </w:pPr>
            <w:ins w:id="49" w:author="Simone Hitch" w:date="2026-09-25T20:03:00Z" w16du:dateUtc="2026-09-26T00:03:00Z">
              <w:r w:rsidRPr="00F66744">
                <w:rPr>
                  <w:rFonts w:cs="Arial"/>
                  <w:sz w:val="16"/>
                  <w:szCs w:val="16"/>
                </w:rPr>
                <w:t>SACE</w:t>
              </w:r>
            </w:ins>
          </w:p>
          <w:p w14:paraId="390C3F10"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50" w:author="Simone Hitch" w:date="2026-09-25T20:03:00Z" w16du:dateUtc="2026-09-26T00:03:00Z"/>
                <w:rFonts w:cs="Arial"/>
                <w:sz w:val="16"/>
                <w:szCs w:val="16"/>
              </w:rPr>
            </w:pPr>
            <w:ins w:id="51" w:author="Simone Hitch" w:date="2026-09-25T20:03:00Z" w16du:dateUtc="2026-09-26T00:03:00Z">
              <w:r w:rsidRPr="00F66744">
                <w:rPr>
                  <w:rFonts w:cs="Arial"/>
                  <w:sz w:val="16"/>
                  <w:szCs w:val="16"/>
                </w:rPr>
                <w:t>School Code</w:t>
              </w:r>
            </w:ins>
          </w:p>
        </w:tc>
        <w:tc>
          <w:tcPr>
            <w:tcW w:w="405" w:type="dxa"/>
            <w:vMerge w:val="restart"/>
            <w:tcBorders>
              <w:top w:val="nil"/>
            </w:tcBorders>
          </w:tcPr>
          <w:p w14:paraId="25DC1D09"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52" w:author="Simone Hitch" w:date="2026-09-25T20:03:00Z" w16du:dateUtc="2026-09-26T00:03:00Z"/>
                <w:rFonts w:cs="Arial"/>
                <w:sz w:val="16"/>
                <w:szCs w:val="16"/>
              </w:rPr>
            </w:pPr>
          </w:p>
        </w:tc>
        <w:tc>
          <w:tcPr>
            <w:tcW w:w="1460" w:type="dxa"/>
            <w:vMerge w:val="restart"/>
            <w:vAlign w:val="center"/>
          </w:tcPr>
          <w:p w14:paraId="08529C0B"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53" w:author="Simone Hitch" w:date="2026-09-25T20:03:00Z" w16du:dateUtc="2026-09-26T00:03:00Z"/>
                <w:rFonts w:cs="Arial"/>
                <w:sz w:val="16"/>
                <w:szCs w:val="16"/>
              </w:rPr>
            </w:pPr>
            <w:ins w:id="54" w:author="Simone Hitch" w:date="2026-09-25T20:03:00Z" w16du:dateUtc="2026-09-26T00:03:00Z">
              <w:r w:rsidRPr="00F66744">
                <w:rPr>
                  <w:rFonts w:cs="Arial"/>
                  <w:sz w:val="16"/>
                  <w:szCs w:val="16"/>
                </w:rPr>
                <w:t>Year</w:t>
              </w:r>
            </w:ins>
          </w:p>
        </w:tc>
        <w:tc>
          <w:tcPr>
            <w:tcW w:w="417" w:type="dxa"/>
            <w:vMerge w:val="restart"/>
            <w:tcBorders>
              <w:top w:val="nil"/>
            </w:tcBorders>
          </w:tcPr>
          <w:p w14:paraId="64390731"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55" w:author="Simone Hitch" w:date="2026-09-25T20:03:00Z" w16du:dateUtc="2026-09-26T00:03:00Z"/>
                <w:rFonts w:cs="Arial"/>
                <w:sz w:val="16"/>
                <w:szCs w:val="16"/>
              </w:rPr>
            </w:pPr>
          </w:p>
        </w:tc>
        <w:tc>
          <w:tcPr>
            <w:tcW w:w="3795" w:type="dxa"/>
            <w:gridSpan w:val="5"/>
            <w:vAlign w:val="center"/>
          </w:tcPr>
          <w:p w14:paraId="7AD5E1A7" w14:textId="77777777" w:rsidR="006A2B3D" w:rsidRPr="003B2B0E" w:rsidRDefault="006A2B3D" w:rsidP="00BA2185">
            <w:pPr>
              <w:tabs>
                <w:tab w:val="right" w:leader="underscore" w:pos="4680"/>
                <w:tab w:val="left" w:pos="4860"/>
                <w:tab w:val="right" w:leader="underscore" w:pos="9639"/>
              </w:tabs>
              <w:autoSpaceDE w:val="0"/>
              <w:autoSpaceDN w:val="0"/>
              <w:adjustRightInd w:val="0"/>
              <w:jc w:val="center"/>
              <w:rPr>
                <w:ins w:id="56" w:author="Simone Hitch" w:date="2026-09-25T20:03:00Z" w16du:dateUtc="2026-09-26T00:03:00Z"/>
                <w:rFonts w:cs="Arial"/>
                <w:sz w:val="16"/>
                <w:szCs w:val="16"/>
              </w:rPr>
            </w:pPr>
            <w:ins w:id="57" w:author="Simone Hitch" w:date="2026-09-25T20:03:00Z" w16du:dateUtc="2026-09-26T00:03:00Z">
              <w:r w:rsidRPr="003B2B0E">
                <w:rPr>
                  <w:rFonts w:cs="Arial"/>
                  <w:sz w:val="16"/>
                  <w:szCs w:val="16"/>
                </w:rPr>
                <w:t>Enrolment Code</w:t>
              </w:r>
            </w:ins>
          </w:p>
        </w:tc>
        <w:tc>
          <w:tcPr>
            <w:tcW w:w="417" w:type="dxa"/>
            <w:vMerge w:val="restart"/>
            <w:tcBorders>
              <w:top w:val="nil"/>
            </w:tcBorders>
          </w:tcPr>
          <w:p w14:paraId="7A3EB15C"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58" w:author="Simone Hitch" w:date="2026-09-25T20:03:00Z" w16du:dateUtc="2026-09-26T00:03:00Z"/>
                <w:rFonts w:cs="Arial"/>
                <w:sz w:val="16"/>
                <w:szCs w:val="16"/>
              </w:rPr>
            </w:pPr>
          </w:p>
        </w:tc>
        <w:tc>
          <w:tcPr>
            <w:tcW w:w="1252" w:type="dxa"/>
            <w:vMerge w:val="restart"/>
            <w:vAlign w:val="center"/>
          </w:tcPr>
          <w:p w14:paraId="522713A0"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59" w:author="Simone Hitch" w:date="2026-09-25T20:03:00Z" w16du:dateUtc="2026-09-26T00:03:00Z"/>
                <w:rFonts w:cs="Arial"/>
                <w:sz w:val="16"/>
                <w:szCs w:val="16"/>
              </w:rPr>
            </w:pPr>
            <w:ins w:id="60" w:author="Simone Hitch" w:date="2026-09-25T20:03:00Z" w16du:dateUtc="2026-09-26T00:03:00Z">
              <w:r w:rsidRPr="00F66744">
                <w:rPr>
                  <w:rFonts w:cs="Arial"/>
                  <w:sz w:val="16"/>
                  <w:szCs w:val="16"/>
                </w:rPr>
                <w:t>Program Variant Code (A–W)</w:t>
              </w:r>
            </w:ins>
          </w:p>
        </w:tc>
      </w:tr>
      <w:tr w:rsidR="006A2B3D" w:rsidRPr="00F66744" w14:paraId="3F4949B7" w14:textId="77777777" w:rsidTr="00BA2185">
        <w:trPr>
          <w:trHeight w:val="307"/>
          <w:ins w:id="61" w:author="Simone Hitch" w:date="2026-09-25T20:03:00Z" w16du:dateUtc="2026-09-26T00:03:00Z"/>
        </w:trPr>
        <w:tc>
          <w:tcPr>
            <w:tcW w:w="1900" w:type="dxa"/>
            <w:gridSpan w:val="3"/>
            <w:vMerge/>
          </w:tcPr>
          <w:p w14:paraId="789BC4BD"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62" w:author="Simone Hitch" w:date="2026-09-25T20:03:00Z" w16du:dateUtc="2026-09-26T00:03:00Z"/>
                <w:rFonts w:cs="Arial"/>
                <w:sz w:val="16"/>
                <w:szCs w:val="16"/>
              </w:rPr>
            </w:pPr>
          </w:p>
        </w:tc>
        <w:tc>
          <w:tcPr>
            <w:tcW w:w="405" w:type="dxa"/>
            <w:vMerge/>
          </w:tcPr>
          <w:p w14:paraId="0AD78E82"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63" w:author="Simone Hitch" w:date="2026-09-25T20:03:00Z" w16du:dateUtc="2026-09-26T00:03:00Z"/>
                <w:rFonts w:cs="Arial"/>
                <w:sz w:val="16"/>
                <w:szCs w:val="16"/>
              </w:rPr>
            </w:pPr>
          </w:p>
        </w:tc>
        <w:tc>
          <w:tcPr>
            <w:tcW w:w="1460" w:type="dxa"/>
            <w:vMerge/>
          </w:tcPr>
          <w:p w14:paraId="0A82D0D8"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64" w:author="Simone Hitch" w:date="2026-09-25T20:03:00Z" w16du:dateUtc="2026-09-26T00:03:00Z"/>
                <w:rFonts w:cs="Arial"/>
                <w:sz w:val="16"/>
                <w:szCs w:val="16"/>
              </w:rPr>
            </w:pPr>
          </w:p>
        </w:tc>
        <w:tc>
          <w:tcPr>
            <w:tcW w:w="417" w:type="dxa"/>
            <w:vMerge/>
          </w:tcPr>
          <w:p w14:paraId="5792AA1C"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65" w:author="Simone Hitch" w:date="2026-09-25T20:03:00Z" w16du:dateUtc="2026-09-26T00:03:00Z"/>
                <w:rFonts w:cs="Arial"/>
                <w:sz w:val="16"/>
                <w:szCs w:val="16"/>
              </w:rPr>
            </w:pPr>
          </w:p>
        </w:tc>
        <w:tc>
          <w:tcPr>
            <w:tcW w:w="1043" w:type="dxa"/>
            <w:vAlign w:val="center"/>
          </w:tcPr>
          <w:p w14:paraId="3094E47E"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66" w:author="Simone Hitch" w:date="2026-09-25T20:03:00Z" w16du:dateUtc="2026-09-26T00:03:00Z"/>
                <w:rFonts w:cs="Arial"/>
                <w:sz w:val="14"/>
                <w:szCs w:val="14"/>
              </w:rPr>
            </w:pPr>
            <w:ins w:id="67" w:author="Simone Hitch" w:date="2026-09-25T20:03:00Z" w16du:dateUtc="2026-09-26T00:03:00Z">
              <w:r w:rsidRPr="00F66744">
                <w:rPr>
                  <w:rFonts w:cs="Arial"/>
                  <w:sz w:val="14"/>
                  <w:szCs w:val="14"/>
                </w:rPr>
                <w:t>Stage</w:t>
              </w:r>
            </w:ins>
          </w:p>
        </w:tc>
        <w:tc>
          <w:tcPr>
            <w:tcW w:w="1500" w:type="dxa"/>
            <w:gridSpan w:val="3"/>
            <w:vAlign w:val="center"/>
          </w:tcPr>
          <w:p w14:paraId="5B0E73F6" w14:textId="77777777" w:rsidR="006A2B3D" w:rsidRPr="003B2B0E" w:rsidRDefault="006A2B3D" w:rsidP="00BA2185">
            <w:pPr>
              <w:tabs>
                <w:tab w:val="right" w:leader="underscore" w:pos="4680"/>
                <w:tab w:val="left" w:pos="4860"/>
                <w:tab w:val="right" w:leader="underscore" w:pos="9639"/>
              </w:tabs>
              <w:autoSpaceDE w:val="0"/>
              <w:autoSpaceDN w:val="0"/>
              <w:adjustRightInd w:val="0"/>
              <w:jc w:val="center"/>
              <w:rPr>
                <w:ins w:id="68" w:author="Simone Hitch" w:date="2026-09-25T20:03:00Z" w16du:dateUtc="2026-09-26T00:03:00Z"/>
                <w:rFonts w:cs="Arial"/>
                <w:sz w:val="14"/>
                <w:szCs w:val="14"/>
              </w:rPr>
            </w:pPr>
            <w:ins w:id="69" w:author="Simone Hitch" w:date="2026-09-25T20:03:00Z" w16du:dateUtc="2026-09-26T00:03:00Z">
              <w:r w:rsidRPr="003B2B0E">
                <w:rPr>
                  <w:rFonts w:cs="Arial"/>
                  <w:sz w:val="14"/>
                  <w:szCs w:val="14"/>
                </w:rPr>
                <w:t>Subject Code</w:t>
              </w:r>
            </w:ins>
          </w:p>
        </w:tc>
        <w:tc>
          <w:tcPr>
            <w:tcW w:w="1252" w:type="dxa"/>
            <w:vAlign w:val="center"/>
          </w:tcPr>
          <w:p w14:paraId="54839B6D" w14:textId="77777777" w:rsidR="006A2B3D" w:rsidRPr="003B2B0E" w:rsidRDefault="006A2B3D" w:rsidP="00BA2185">
            <w:pPr>
              <w:tabs>
                <w:tab w:val="right" w:leader="underscore" w:pos="4680"/>
                <w:tab w:val="left" w:pos="4860"/>
                <w:tab w:val="right" w:leader="underscore" w:pos="9639"/>
              </w:tabs>
              <w:autoSpaceDE w:val="0"/>
              <w:autoSpaceDN w:val="0"/>
              <w:adjustRightInd w:val="0"/>
              <w:jc w:val="center"/>
              <w:rPr>
                <w:ins w:id="70" w:author="Simone Hitch" w:date="2026-09-25T20:03:00Z" w16du:dateUtc="2026-09-26T00:03:00Z"/>
                <w:rFonts w:cs="Arial"/>
                <w:sz w:val="14"/>
                <w:szCs w:val="14"/>
              </w:rPr>
            </w:pPr>
            <w:ins w:id="71" w:author="Simone Hitch" w:date="2026-09-25T20:03:00Z" w16du:dateUtc="2026-09-26T00:03:00Z">
              <w:r w:rsidRPr="003B2B0E">
                <w:rPr>
                  <w:rFonts w:cs="Arial"/>
                  <w:sz w:val="14"/>
                  <w:szCs w:val="14"/>
                </w:rPr>
                <w:t>No. of Credits (10 or 20)</w:t>
              </w:r>
            </w:ins>
          </w:p>
        </w:tc>
        <w:tc>
          <w:tcPr>
            <w:tcW w:w="417" w:type="dxa"/>
            <w:vMerge/>
          </w:tcPr>
          <w:p w14:paraId="57EE967D"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72" w:author="Simone Hitch" w:date="2026-09-25T20:03:00Z" w16du:dateUtc="2026-09-26T00:03:00Z"/>
                <w:rFonts w:cs="Arial"/>
                <w:sz w:val="16"/>
                <w:szCs w:val="16"/>
              </w:rPr>
            </w:pPr>
          </w:p>
        </w:tc>
        <w:tc>
          <w:tcPr>
            <w:tcW w:w="1252" w:type="dxa"/>
            <w:vMerge/>
          </w:tcPr>
          <w:p w14:paraId="771016D8" w14:textId="77777777" w:rsidR="006A2B3D" w:rsidRPr="00F66744" w:rsidRDefault="006A2B3D" w:rsidP="00BA2185">
            <w:pPr>
              <w:tabs>
                <w:tab w:val="right" w:leader="underscore" w:pos="4680"/>
                <w:tab w:val="left" w:pos="4860"/>
                <w:tab w:val="right" w:leader="underscore" w:pos="9639"/>
              </w:tabs>
              <w:autoSpaceDE w:val="0"/>
              <w:autoSpaceDN w:val="0"/>
              <w:adjustRightInd w:val="0"/>
              <w:rPr>
                <w:ins w:id="73" w:author="Simone Hitch" w:date="2026-09-25T20:03:00Z" w16du:dateUtc="2026-09-26T00:03:00Z"/>
                <w:rFonts w:cs="Arial"/>
                <w:sz w:val="16"/>
                <w:szCs w:val="16"/>
              </w:rPr>
            </w:pPr>
          </w:p>
        </w:tc>
      </w:tr>
      <w:tr w:rsidR="006A2B3D" w:rsidRPr="00F66744" w14:paraId="24D90E00" w14:textId="77777777" w:rsidTr="00BA2185">
        <w:trPr>
          <w:trHeight w:val="380"/>
          <w:ins w:id="74" w:author="Simone Hitch" w:date="2026-09-25T20:03:00Z" w16du:dateUtc="2026-09-26T00:03:00Z"/>
        </w:trPr>
        <w:tc>
          <w:tcPr>
            <w:tcW w:w="629" w:type="dxa"/>
            <w:vAlign w:val="center"/>
          </w:tcPr>
          <w:p w14:paraId="799DC4DF" w14:textId="77777777" w:rsidR="006A2B3D" w:rsidRPr="00F66744" w:rsidRDefault="006A2B3D" w:rsidP="00BA2185">
            <w:pPr>
              <w:jc w:val="center"/>
              <w:rPr>
                <w:ins w:id="75" w:author="Simone Hitch" w:date="2026-09-25T20:03:00Z" w16du:dateUtc="2026-09-26T00:03:00Z"/>
                <w:b/>
              </w:rPr>
            </w:pPr>
          </w:p>
        </w:tc>
        <w:tc>
          <w:tcPr>
            <w:tcW w:w="647" w:type="dxa"/>
            <w:vAlign w:val="center"/>
          </w:tcPr>
          <w:p w14:paraId="3496A595" w14:textId="77777777" w:rsidR="006A2B3D" w:rsidRPr="00F66744" w:rsidRDefault="006A2B3D" w:rsidP="00BA2185">
            <w:pPr>
              <w:jc w:val="center"/>
              <w:rPr>
                <w:ins w:id="76" w:author="Simone Hitch" w:date="2026-09-25T20:03:00Z" w16du:dateUtc="2026-09-26T00:03:00Z"/>
                <w:b/>
              </w:rPr>
            </w:pPr>
          </w:p>
        </w:tc>
        <w:tc>
          <w:tcPr>
            <w:tcW w:w="624" w:type="dxa"/>
            <w:vAlign w:val="center"/>
          </w:tcPr>
          <w:p w14:paraId="125B27AA" w14:textId="77777777" w:rsidR="006A2B3D" w:rsidRPr="00F66744" w:rsidRDefault="006A2B3D" w:rsidP="00BA2185">
            <w:pPr>
              <w:jc w:val="center"/>
              <w:rPr>
                <w:ins w:id="77" w:author="Simone Hitch" w:date="2026-09-25T20:03:00Z" w16du:dateUtc="2026-09-26T00:03:00Z"/>
                <w:b/>
              </w:rPr>
            </w:pPr>
          </w:p>
        </w:tc>
        <w:tc>
          <w:tcPr>
            <w:tcW w:w="405" w:type="dxa"/>
            <w:vMerge/>
            <w:tcBorders>
              <w:bottom w:val="nil"/>
            </w:tcBorders>
            <w:vAlign w:val="center"/>
          </w:tcPr>
          <w:p w14:paraId="4E0D52C3"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78" w:author="Simone Hitch" w:date="2026-09-25T20:03:00Z" w16du:dateUtc="2026-09-26T00:03:00Z"/>
                <w:rFonts w:cs="Arial"/>
                <w:b/>
              </w:rPr>
            </w:pPr>
          </w:p>
        </w:tc>
        <w:tc>
          <w:tcPr>
            <w:tcW w:w="1460" w:type="dxa"/>
            <w:vAlign w:val="center"/>
          </w:tcPr>
          <w:p w14:paraId="702CF0E8" w14:textId="77777777" w:rsidR="006A2B3D" w:rsidRPr="00F66744" w:rsidRDefault="006A2B3D" w:rsidP="00BA2185">
            <w:pPr>
              <w:jc w:val="center"/>
              <w:rPr>
                <w:ins w:id="79" w:author="Simone Hitch" w:date="2026-09-25T20:03:00Z" w16du:dateUtc="2026-09-26T00:03:00Z"/>
                <w:b/>
              </w:rPr>
            </w:pPr>
          </w:p>
        </w:tc>
        <w:tc>
          <w:tcPr>
            <w:tcW w:w="417" w:type="dxa"/>
            <w:vMerge/>
            <w:tcBorders>
              <w:bottom w:val="nil"/>
            </w:tcBorders>
            <w:vAlign w:val="center"/>
          </w:tcPr>
          <w:p w14:paraId="0722EDF8"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80" w:author="Simone Hitch" w:date="2026-09-25T20:03:00Z" w16du:dateUtc="2026-09-26T00:03:00Z"/>
                <w:rFonts w:cs="Arial"/>
                <w:b/>
              </w:rPr>
            </w:pPr>
          </w:p>
        </w:tc>
        <w:tc>
          <w:tcPr>
            <w:tcW w:w="1043" w:type="dxa"/>
            <w:vAlign w:val="center"/>
          </w:tcPr>
          <w:p w14:paraId="620FF5F8" w14:textId="77777777" w:rsidR="006A2B3D" w:rsidRPr="00F66744" w:rsidRDefault="006A2B3D" w:rsidP="00BA2185">
            <w:pPr>
              <w:jc w:val="center"/>
              <w:rPr>
                <w:ins w:id="81" w:author="Simone Hitch" w:date="2026-09-25T20:03:00Z" w16du:dateUtc="2026-09-26T00:03:00Z"/>
                <w:b/>
              </w:rPr>
            </w:pPr>
            <w:ins w:id="82" w:author="Simone Hitch" w:date="2026-09-25T20:03:00Z" w16du:dateUtc="2026-09-26T00:03:00Z">
              <w:r>
                <w:rPr>
                  <w:b/>
                </w:rPr>
                <w:t>1</w:t>
              </w:r>
            </w:ins>
          </w:p>
        </w:tc>
        <w:tc>
          <w:tcPr>
            <w:tcW w:w="500" w:type="dxa"/>
            <w:vAlign w:val="center"/>
          </w:tcPr>
          <w:p w14:paraId="195C11C0" w14:textId="77777777" w:rsidR="006A2B3D" w:rsidRPr="00F66744" w:rsidRDefault="005B586F" w:rsidP="00BA2185">
            <w:pPr>
              <w:jc w:val="center"/>
              <w:rPr>
                <w:ins w:id="83" w:author="Simone Hitch" w:date="2026-09-25T20:03:00Z" w16du:dateUtc="2026-09-26T00:03:00Z"/>
                <w:b/>
              </w:rPr>
            </w:pPr>
            <w:ins w:id="84" w:author="Simone Hitch" w:date="2026-09-25T20:03:00Z" w16du:dateUtc="2026-09-26T00:03:00Z">
              <w:r>
                <w:rPr>
                  <w:b/>
                </w:rPr>
                <w:t>F</w:t>
              </w:r>
            </w:ins>
          </w:p>
        </w:tc>
        <w:tc>
          <w:tcPr>
            <w:tcW w:w="500" w:type="dxa"/>
            <w:vAlign w:val="center"/>
          </w:tcPr>
          <w:p w14:paraId="7C21A061" w14:textId="77777777" w:rsidR="006A2B3D" w:rsidRPr="00F66744" w:rsidRDefault="005B586F" w:rsidP="00BA2185">
            <w:pPr>
              <w:jc w:val="center"/>
              <w:rPr>
                <w:ins w:id="85" w:author="Simone Hitch" w:date="2026-09-25T20:03:00Z" w16du:dateUtc="2026-09-26T00:03:00Z"/>
                <w:b/>
              </w:rPr>
            </w:pPr>
            <w:ins w:id="86" w:author="Simone Hitch" w:date="2026-09-25T20:03:00Z" w16du:dateUtc="2026-09-26T00:03:00Z">
              <w:r>
                <w:rPr>
                  <w:b/>
                </w:rPr>
                <w:t>R</w:t>
              </w:r>
            </w:ins>
          </w:p>
        </w:tc>
        <w:tc>
          <w:tcPr>
            <w:tcW w:w="500" w:type="dxa"/>
            <w:vAlign w:val="center"/>
          </w:tcPr>
          <w:p w14:paraId="31129AD5" w14:textId="77777777" w:rsidR="006A2B3D" w:rsidRPr="003B2B0E" w:rsidRDefault="00D6719C" w:rsidP="00BA2185">
            <w:pPr>
              <w:jc w:val="center"/>
              <w:rPr>
                <w:ins w:id="87" w:author="Simone Hitch" w:date="2026-09-25T20:03:00Z" w16du:dateUtc="2026-09-26T00:03:00Z"/>
                <w:b/>
              </w:rPr>
            </w:pPr>
            <w:ins w:id="88" w:author="Simone Hitch" w:date="2026-09-25T20:03:00Z" w16du:dateUtc="2026-09-26T00:03:00Z">
              <w:r>
                <w:rPr>
                  <w:b/>
                </w:rPr>
                <w:t>C</w:t>
              </w:r>
            </w:ins>
          </w:p>
        </w:tc>
        <w:tc>
          <w:tcPr>
            <w:tcW w:w="1252" w:type="dxa"/>
            <w:vAlign w:val="center"/>
          </w:tcPr>
          <w:p w14:paraId="31CA9EF1" w14:textId="77777777" w:rsidR="006A2B3D" w:rsidRPr="003B2B0E" w:rsidRDefault="006A2B3D" w:rsidP="00BA2185">
            <w:pPr>
              <w:jc w:val="center"/>
              <w:rPr>
                <w:ins w:id="89" w:author="Simone Hitch" w:date="2026-09-25T20:03:00Z" w16du:dateUtc="2026-09-26T00:03:00Z"/>
                <w:b/>
              </w:rPr>
            </w:pPr>
            <w:ins w:id="90" w:author="Simone Hitch" w:date="2026-09-25T20:03:00Z" w16du:dateUtc="2026-09-26T00:03:00Z">
              <w:r>
                <w:rPr>
                  <w:b/>
                </w:rPr>
                <w:t>10</w:t>
              </w:r>
            </w:ins>
          </w:p>
        </w:tc>
        <w:tc>
          <w:tcPr>
            <w:tcW w:w="417" w:type="dxa"/>
            <w:vMerge/>
            <w:tcBorders>
              <w:bottom w:val="nil"/>
            </w:tcBorders>
            <w:vAlign w:val="center"/>
          </w:tcPr>
          <w:p w14:paraId="45405AEB"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ins w:id="91" w:author="Simone Hitch" w:date="2026-09-25T20:03:00Z" w16du:dateUtc="2026-09-26T00:03:00Z"/>
                <w:rFonts w:cs="Arial"/>
                <w:b/>
              </w:rPr>
            </w:pPr>
          </w:p>
        </w:tc>
        <w:tc>
          <w:tcPr>
            <w:tcW w:w="1252" w:type="dxa"/>
            <w:vAlign w:val="center"/>
          </w:tcPr>
          <w:p w14:paraId="50ECBB44" w14:textId="77777777" w:rsidR="006A2B3D" w:rsidRPr="00F66744" w:rsidRDefault="006A2B3D" w:rsidP="00BA2185">
            <w:pPr>
              <w:jc w:val="center"/>
              <w:rPr>
                <w:ins w:id="92" w:author="Simone Hitch" w:date="2026-09-25T20:03:00Z" w16du:dateUtc="2026-09-26T00:03:00Z"/>
                <w:b/>
              </w:rPr>
            </w:pPr>
          </w:p>
        </w:tc>
      </w:tr>
    </w:tbl>
    <w:p w14:paraId="35FAD7DD" w14:textId="77777777" w:rsidR="00B27FE3" w:rsidRDefault="00B27FE3">
      <w:pPr>
        <w:rPr>
          <w:ins w:id="93" w:author="Simone Hitch" w:date="2026-09-25T20:03:00Z" w16du:dateUtc="2026-09-26T00:03:00Z"/>
        </w:rPr>
      </w:pPr>
    </w:p>
    <w:p w14:paraId="73380629" w14:textId="77777777" w:rsidR="000B02FA" w:rsidRPr="001C427B" w:rsidRDefault="000B02FA" w:rsidP="000B02FA">
      <w:pPr>
        <w:spacing w:before="120" w:after="20"/>
        <w:rPr>
          <w:ins w:id="94" w:author="Simone Hitch" w:date="2026-09-25T20:03:00Z" w16du:dateUtc="2026-09-26T00:03:00Z"/>
          <w:rFonts w:cs="Arial"/>
          <w:b/>
          <w:sz w:val="22"/>
          <w:szCs w:val="22"/>
        </w:rPr>
      </w:pPr>
      <w:ins w:id="95" w:author="Simone Hitch" w:date="2026-09-25T20:03:00Z" w16du:dateUtc="2026-09-26T00:03:00Z">
        <w:r>
          <w:rPr>
            <w:rFonts w:cs="Arial"/>
            <w:b/>
            <w:sz w:val="22"/>
            <w:szCs w:val="22"/>
          </w:rPr>
          <w:t>Addendum – c</w:t>
        </w:r>
        <w:r w:rsidRPr="001C427B">
          <w:rPr>
            <w:rFonts w:cs="Arial"/>
            <w:b/>
            <w:sz w:val="22"/>
            <w:szCs w:val="22"/>
          </w:rPr>
          <w:t xml:space="preserve">hanges made to the </w:t>
        </w:r>
        <w:r>
          <w:rPr>
            <w:rFonts w:cs="Arial"/>
            <w:b/>
            <w:sz w:val="22"/>
            <w:szCs w:val="22"/>
          </w:rPr>
          <w:t xml:space="preserve">pre-approved </w:t>
        </w:r>
        <w:r w:rsidRPr="001C427B">
          <w:rPr>
            <w:rFonts w:cs="Arial"/>
            <w:b/>
            <w:sz w:val="22"/>
            <w:szCs w:val="22"/>
          </w:rPr>
          <w:t>learning and assessment plan</w:t>
        </w:r>
      </w:ins>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20"/>
      </w:tblGrid>
      <w:tr w:rsidR="000B02FA" w:rsidRPr="004C6ABF" w14:paraId="06F7EF07" w14:textId="77777777" w:rsidTr="00DF5652">
        <w:trPr>
          <w:trHeight w:val="2581"/>
          <w:ins w:id="96" w:author="Simone Hitch" w:date="2026-09-25T20:03:00Z" w16du:dateUtc="2026-09-26T00:03:00Z"/>
        </w:trPr>
        <w:tc>
          <w:tcPr>
            <w:tcW w:w="10206" w:type="dxa"/>
          </w:tcPr>
          <w:p w14:paraId="47513AAC" w14:textId="77777777" w:rsidR="000B02FA" w:rsidRPr="004C6ABF" w:rsidRDefault="000B02FA" w:rsidP="00DF5652">
            <w:pPr>
              <w:spacing w:before="60" w:after="20"/>
              <w:rPr>
                <w:ins w:id="97" w:author="Simone Hitch" w:date="2026-09-25T20:03:00Z" w16du:dateUtc="2026-09-26T00:03:00Z"/>
                <w:rFonts w:cs="Arial"/>
                <w:sz w:val="18"/>
                <w:szCs w:val="18"/>
              </w:rPr>
            </w:pPr>
            <w:ins w:id="98" w:author="Simone Hitch" w:date="2026-09-25T20:03:00Z" w16du:dateUtc="2026-09-26T00:03:00Z">
              <w:r w:rsidRPr="004C6ABF">
                <w:rPr>
                  <w:rFonts w:cs="Arial"/>
                  <w:sz w:val="18"/>
                  <w:szCs w:val="18"/>
                </w:rPr>
                <w:t>De</w:t>
              </w:r>
              <w:r>
                <w:rPr>
                  <w:rFonts w:cs="Arial"/>
                  <w:sz w:val="18"/>
                  <w:szCs w:val="18"/>
                </w:rPr>
                <w:t>scribe any changes made to the pre-approved l</w:t>
              </w:r>
              <w:r w:rsidRPr="004C6ABF">
                <w:rPr>
                  <w:rFonts w:cs="Arial"/>
                  <w:sz w:val="18"/>
                  <w:szCs w:val="18"/>
                </w:rPr>
                <w:t>earning and</w:t>
              </w:r>
              <w:r>
                <w:rPr>
                  <w:rFonts w:cs="Arial"/>
                  <w:sz w:val="18"/>
                  <w:szCs w:val="18"/>
                </w:rPr>
                <w:t xml:space="preserve"> assessment p</w:t>
              </w:r>
              <w:r w:rsidRPr="004C6ABF">
                <w:rPr>
                  <w:rFonts w:cs="Arial"/>
                  <w:sz w:val="18"/>
                  <w:szCs w:val="18"/>
                </w:rPr>
                <w:t>lan to support students to be successful in meeting the requirements of the subject. In your description, please explain:</w:t>
              </w:r>
            </w:ins>
          </w:p>
          <w:p w14:paraId="1244A1FE" w14:textId="77777777" w:rsidR="000B02FA" w:rsidRPr="004C6ABF" w:rsidRDefault="000B02FA" w:rsidP="00DF5652">
            <w:pPr>
              <w:numPr>
                <w:ilvl w:val="0"/>
                <w:numId w:val="21"/>
              </w:numPr>
              <w:spacing w:before="20" w:after="20"/>
              <w:rPr>
                <w:ins w:id="99" w:author="Simone Hitch" w:date="2026-09-25T20:03:00Z" w16du:dateUtc="2026-09-26T00:03:00Z"/>
                <w:rFonts w:cs="Arial"/>
                <w:sz w:val="18"/>
                <w:szCs w:val="18"/>
              </w:rPr>
            </w:pPr>
            <w:ins w:id="100" w:author="Simone Hitch" w:date="2026-09-25T20:03:00Z" w16du:dateUtc="2026-09-26T00:03:00Z">
              <w:r w:rsidRPr="004C6ABF">
                <w:rPr>
                  <w:rFonts w:cs="Arial"/>
                  <w:sz w:val="18"/>
                  <w:szCs w:val="18"/>
                </w:rPr>
                <w:t>what changes have been made to the plan</w:t>
              </w:r>
            </w:ins>
          </w:p>
          <w:p w14:paraId="6E074804" w14:textId="77777777" w:rsidR="000B02FA" w:rsidRPr="004C6ABF" w:rsidRDefault="000B02FA" w:rsidP="00DF5652">
            <w:pPr>
              <w:numPr>
                <w:ilvl w:val="0"/>
                <w:numId w:val="21"/>
              </w:numPr>
              <w:spacing w:before="20" w:after="20"/>
              <w:rPr>
                <w:ins w:id="101" w:author="Simone Hitch" w:date="2026-09-25T20:03:00Z" w16du:dateUtc="2026-09-26T00:03:00Z"/>
                <w:rFonts w:cs="Arial"/>
                <w:sz w:val="18"/>
                <w:szCs w:val="18"/>
              </w:rPr>
            </w:pPr>
            <w:ins w:id="102" w:author="Simone Hitch" w:date="2026-09-25T20:03:00Z" w16du:dateUtc="2026-09-26T00:03:00Z">
              <w:r w:rsidRPr="004C6ABF">
                <w:rPr>
                  <w:rFonts w:cs="Arial"/>
                  <w:sz w:val="18"/>
                  <w:szCs w:val="18"/>
                </w:rPr>
                <w:t>the rationale for making the changes</w:t>
              </w:r>
            </w:ins>
          </w:p>
          <w:p w14:paraId="2862AAE1" w14:textId="77777777" w:rsidR="000B02FA" w:rsidRPr="004C6ABF" w:rsidRDefault="000B02FA" w:rsidP="00DF5652">
            <w:pPr>
              <w:numPr>
                <w:ilvl w:val="0"/>
                <w:numId w:val="21"/>
              </w:numPr>
              <w:spacing w:before="20" w:after="20"/>
              <w:rPr>
                <w:ins w:id="103" w:author="Simone Hitch" w:date="2026-09-25T20:03:00Z" w16du:dateUtc="2026-09-26T00:03:00Z"/>
                <w:rFonts w:cs="Arial"/>
                <w:sz w:val="18"/>
                <w:szCs w:val="18"/>
              </w:rPr>
            </w:pPr>
            <w:ins w:id="104" w:author="Simone Hitch" w:date="2026-09-25T20:03:00Z" w16du:dateUtc="2026-09-26T00:03:00Z">
              <w:r w:rsidRPr="004C6ABF">
                <w:rPr>
                  <w:rFonts w:cs="Arial"/>
                  <w:sz w:val="18"/>
                  <w:szCs w:val="18"/>
                </w:rPr>
                <w:t>whether these changes have been made for all students, or</w:t>
              </w:r>
              <w:r>
                <w:rPr>
                  <w:rFonts w:cs="Arial"/>
                  <w:sz w:val="18"/>
                  <w:szCs w:val="18"/>
                </w:rPr>
                <w:t xml:space="preserve"> for</w:t>
              </w:r>
              <w:r w:rsidRPr="004C6ABF">
                <w:rPr>
                  <w:rFonts w:cs="Arial"/>
                  <w:sz w:val="18"/>
                  <w:szCs w:val="18"/>
                </w:rPr>
                <w:t xml:space="preserve"> individuals within the student group.</w:t>
              </w:r>
            </w:ins>
          </w:p>
          <w:p w14:paraId="6C424317" w14:textId="77777777" w:rsidR="000B02FA" w:rsidRDefault="000B02FA" w:rsidP="00DF5652">
            <w:pPr>
              <w:spacing w:before="60" w:after="20"/>
              <w:rPr>
                <w:ins w:id="105" w:author="Simone Hitch" w:date="2026-09-25T20:03:00Z" w16du:dateUtc="2026-09-26T00:03:00Z"/>
                <w:rFonts w:cs="Arial"/>
                <w:sz w:val="18"/>
                <w:szCs w:val="18"/>
              </w:rPr>
            </w:pPr>
          </w:p>
          <w:p w14:paraId="4514C2E4" w14:textId="77777777" w:rsidR="000B02FA" w:rsidRDefault="000B02FA" w:rsidP="00DF5652">
            <w:pPr>
              <w:spacing w:before="60" w:after="20"/>
              <w:rPr>
                <w:ins w:id="106" w:author="Simone Hitch" w:date="2026-09-25T20:03:00Z" w16du:dateUtc="2026-09-26T00:03:00Z"/>
                <w:rFonts w:cs="Arial"/>
                <w:sz w:val="18"/>
                <w:szCs w:val="18"/>
              </w:rPr>
            </w:pPr>
          </w:p>
          <w:p w14:paraId="48857022" w14:textId="77777777" w:rsidR="000B02FA" w:rsidRDefault="000B02FA" w:rsidP="00DF5652">
            <w:pPr>
              <w:spacing w:before="60" w:after="20"/>
              <w:rPr>
                <w:ins w:id="107" w:author="Simone Hitch" w:date="2026-09-25T20:03:00Z" w16du:dateUtc="2026-09-26T00:03:00Z"/>
                <w:rFonts w:cs="Arial"/>
                <w:sz w:val="18"/>
                <w:szCs w:val="18"/>
              </w:rPr>
            </w:pPr>
          </w:p>
          <w:p w14:paraId="422B90E2" w14:textId="77777777" w:rsidR="000B02FA" w:rsidRDefault="000B02FA" w:rsidP="00DF5652">
            <w:pPr>
              <w:spacing w:before="60" w:after="20"/>
              <w:rPr>
                <w:ins w:id="108" w:author="Simone Hitch" w:date="2026-09-25T20:03:00Z" w16du:dateUtc="2026-09-26T00:03:00Z"/>
                <w:rFonts w:cs="Arial"/>
                <w:sz w:val="18"/>
                <w:szCs w:val="18"/>
              </w:rPr>
            </w:pPr>
          </w:p>
          <w:p w14:paraId="1C620159" w14:textId="77777777" w:rsidR="000B02FA" w:rsidRDefault="000B02FA" w:rsidP="00DF5652">
            <w:pPr>
              <w:spacing w:before="60" w:after="20"/>
              <w:rPr>
                <w:ins w:id="109" w:author="Simone Hitch" w:date="2026-09-25T20:03:00Z" w16du:dateUtc="2026-09-26T00:03:00Z"/>
                <w:rFonts w:cs="Arial"/>
                <w:sz w:val="18"/>
                <w:szCs w:val="18"/>
              </w:rPr>
            </w:pPr>
          </w:p>
          <w:p w14:paraId="76DA859A" w14:textId="77777777" w:rsidR="000B02FA" w:rsidRDefault="000B02FA" w:rsidP="00DF5652">
            <w:pPr>
              <w:spacing w:before="60" w:after="20"/>
              <w:rPr>
                <w:ins w:id="110" w:author="Simone Hitch" w:date="2026-09-25T20:03:00Z" w16du:dateUtc="2026-09-26T00:03:00Z"/>
                <w:rFonts w:cs="Arial"/>
                <w:sz w:val="18"/>
                <w:szCs w:val="18"/>
              </w:rPr>
            </w:pPr>
          </w:p>
          <w:p w14:paraId="38444FB8" w14:textId="77777777" w:rsidR="000B02FA" w:rsidRDefault="000B02FA" w:rsidP="00DF5652">
            <w:pPr>
              <w:spacing w:before="60" w:after="20"/>
              <w:rPr>
                <w:ins w:id="111" w:author="Simone Hitch" w:date="2026-09-25T20:03:00Z" w16du:dateUtc="2026-09-26T00:03:00Z"/>
                <w:rFonts w:cs="Arial"/>
                <w:sz w:val="18"/>
                <w:szCs w:val="18"/>
              </w:rPr>
            </w:pPr>
          </w:p>
          <w:p w14:paraId="2FB3198A" w14:textId="77777777" w:rsidR="000B02FA" w:rsidRDefault="000B02FA" w:rsidP="00DF5652">
            <w:pPr>
              <w:spacing w:before="60" w:after="20"/>
              <w:rPr>
                <w:ins w:id="112" w:author="Simone Hitch" w:date="2026-09-25T20:03:00Z" w16du:dateUtc="2026-09-26T00:03:00Z"/>
                <w:rFonts w:cs="Arial"/>
                <w:sz w:val="18"/>
                <w:szCs w:val="18"/>
              </w:rPr>
            </w:pPr>
          </w:p>
          <w:p w14:paraId="04E798DB" w14:textId="77777777" w:rsidR="000B02FA" w:rsidRDefault="000B02FA" w:rsidP="00DF5652">
            <w:pPr>
              <w:spacing w:before="60" w:after="20"/>
              <w:rPr>
                <w:ins w:id="113" w:author="Simone Hitch" w:date="2026-09-25T20:03:00Z" w16du:dateUtc="2026-09-26T00:03:00Z"/>
                <w:rFonts w:cs="Arial"/>
                <w:sz w:val="18"/>
                <w:szCs w:val="18"/>
              </w:rPr>
            </w:pPr>
          </w:p>
          <w:p w14:paraId="43DFB53E" w14:textId="77777777" w:rsidR="000B02FA" w:rsidRDefault="000B02FA" w:rsidP="00DF5652">
            <w:pPr>
              <w:spacing w:before="60" w:after="20"/>
              <w:rPr>
                <w:ins w:id="114" w:author="Simone Hitch" w:date="2026-09-25T20:03:00Z" w16du:dateUtc="2026-09-26T00:03:00Z"/>
                <w:rFonts w:cs="Arial"/>
                <w:sz w:val="18"/>
                <w:szCs w:val="18"/>
              </w:rPr>
            </w:pPr>
          </w:p>
          <w:p w14:paraId="7838E163" w14:textId="77777777" w:rsidR="000B02FA" w:rsidRDefault="000B02FA" w:rsidP="00DF5652">
            <w:pPr>
              <w:spacing w:before="60" w:after="20"/>
              <w:rPr>
                <w:ins w:id="115" w:author="Simone Hitch" w:date="2026-09-25T20:03:00Z" w16du:dateUtc="2026-09-26T00:03:00Z"/>
                <w:rFonts w:cs="Arial"/>
                <w:sz w:val="18"/>
                <w:szCs w:val="18"/>
              </w:rPr>
            </w:pPr>
          </w:p>
          <w:p w14:paraId="392B9950" w14:textId="77777777" w:rsidR="000B02FA" w:rsidRDefault="000B02FA" w:rsidP="00DF5652">
            <w:pPr>
              <w:spacing w:before="60" w:after="20"/>
              <w:rPr>
                <w:ins w:id="116" w:author="Simone Hitch" w:date="2026-09-25T20:03:00Z" w16du:dateUtc="2026-09-26T00:03:00Z"/>
                <w:rFonts w:cs="Arial"/>
                <w:sz w:val="18"/>
                <w:szCs w:val="18"/>
              </w:rPr>
            </w:pPr>
          </w:p>
          <w:p w14:paraId="58A55FC3" w14:textId="77777777" w:rsidR="000B02FA" w:rsidRDefault="000B02FA" w:rsidP="00DF5652">
            <w:pPr>
              <w:spacing w:before="60" w:after="20"/>
              <w:rPr>
                <w:ins w:id="117" w:author="Simone Hitch" w:date="2026-09-25T20:03:00Z" w16du:dateUtc="2026-09-26T00:03:00Z"/>
                <w:rFonts w:cs="Arial"/>
                <w:sz w:val="18"/>
                <w:szCs w:val="18"/>
              </w:rPr>
            </w:pPr>
          </w:p>
          <w:p w14:paraId="5B57A38A" w14:textId="77777777" w:rsidR="000B02FA" w:rsidRDefault="000B02FA" w:rsidP="00DF5652">
            <w:pPr>
              <w:spacing w:before="60" w:after="20"/>
              <w:rPr>
                <w:ins w:id="118" w:author="Simone Hitch" w:date="2026-09-25T20:03:00Z" w16du:dateUtc="2026-09-26T00:03:00Z"/>
                <w:rFonts w:cs="Arial"/>
                <w:sz w:val="18"/>
                <w:szCs w:val="18"/>
              </w:rPr>
            </w:pPr>
          </w:p>
          <w:p w14:paraId="4C29CDF5" w14:textId="77777777" w:rsidR="000B02FA" w:rsidRDefault="000B02FA" w:rsidP="00DF5652">
            <w:pPr>
              <w:spacing w:before="60" w:after="20"/>
              <w:rPr>
                <w:ins w:id="119" w:author="Simone Hitch" w:date="2026-09-25T20:03:00Z" w16du:dateUtc="2026-09-26T00:03:00Z"/>
                <w:rFonts w:cs="Arial"/>
                <w:sz w:val="18"/>
                <w:szCs w:val="18"/>
              </w:rPr>
            </w:pPr>
          </w:p>
          <w:p w14:paraId="7ACF0E43" w14:textId="77777777" w:rsidR="000B02FA" w:rsidRDefault="000B02FA" w:rsidP="00DF5652">
            <w:pPr>
              <w:spacing w:before="60" w:after="20"/>
              <w:rPr>
                <w:ins w:id="120" w:author="Simone Hitch" w:date="2026-09-25T20:03:00Z" w16du:dateUtc="2026-09-26T00:03:00Z"/>
                <w:rFonts w:cs="Arial"/>
                <w:sz w:val="18"/>
                <w:szCs w:val="18"/>
              </w:rPr>
            </w:pPr>
          </w:p>
          <w:p w14:paraId="74630D82" w14:textId="77777777" w:rsidR="000B02FA" w:rsidRDefault="000B02FA" w:rsidP="00DF5652">
            <w:pPr>
              <w:spacing w:before="60" w:after="20"/>
              <w:rPr>
                <w:ins w:id="121" w:author="Simone Hitch" w:date="2026-09-25T20:03:00Z" w16du:dateUtc="2026-09-26T00:03:00Z"/>
                <w:rFonts w:cs="Arial"/>
                <w:sz w:val="18"/>
                <w:szCs w:val="18"/>
              </w:rPr>
            </w:pPr>
          </w:p>
          <w:p w14:paraId="170A2718" w14:textId="77777777" w:rsidR="000B02FA" w:rsidRDefault="000B02FA" w:rsidP="00DF5652">
            <w:pPr>
              <w:spacing w:before="60" w:after="20"/>
              <w:rPr>
                <w:ins w:id="122" w:author="Simone Hitch" w:date="2026-09-25T20:03:00Z" w16du:dateUtc="2026-09-26T00:03:00Z"/>
                <w:rFonts w:cs="Arial"/>
                <w:sz w:val="18"/>
                <w:szCs w:val="18"/>
              </w:rPr>
            </w:pPr>
          </w:p>
          <w:p w14:paraId="7B8A88B9" w14:textId="77777777" w:rsidR="000B02FA" w:rsidRDefault="000B02FA" w:rsidP="00DF5652">
            <w:pPr>
              <w:spacing w:before="60" w:after="20"/>
              <w:rPr>
                <w:ins w:id="123" w:author="Simone Hitch" w:date="2026-09-25T20:03:00Z" w16du:dateUtc="2026-09-26T00:03:00Z"/>
                <w:rFonts w:cs="Arial"/>
                <w:sz w:val="18"/>
                <w:szCs w:val="18"/>
              </w:rPr>
            </w:pPr>
          </w:p>
          <w:p w14:paraId="0CAC2C94" w14:textId="77777777" w:rsidR="000B02FA" w:rsidRDefault="000B02FA" w:rsidP="00DF5652">
            <w:pPr>
              <w:spacing w:before="60" w:after="20"/>
              <w:rPr>
                <w:ins w:id="124" w:author="Simone Hitch" w:date="2026-09-25T20:03:00Z" w16du:dateUtc="2026-09-26T00:03:00Z"/>
                <w:rFonts w:cs="Arial"/>
                <w:sz w:val="18"/>
                <w:szCs w:val="18"/>
              </w:rPr>
            </w:pPr>
          </w:p>
          <w:p w14:paraId="4436D78C" w14:textId="77777777" w:rsidR="000B02FA" w:rsidRPr="004C6ABF" w:rsidRDefault="000B02FA" w:rsidP="00DF5652">
            <w:pPr>
              <w:spacing w:before="60" w:after="20"/>
              <w:rPr>
                <w:ins w:id="125" w:author="Simone Hitch" w:date="2026-09-25T20:03:00Z" w16du:dateUtc="2026-09-26T00:03:00Z"/>
                <w:rFonts w:cs="Arial"/>
                <w:sz w:val="18"/>
                <w:szCs w:val="18"/>
              </w:rPr>
            </w:pPr>
          </w:p>
        </w:tc>
      </w:tr>
    </w:tbl>
    <w:p w14:paraId="709998DC" w14:textId="77777777" w:rsidR="000B02FA" w:rsidRPr="001C427B" w:rsidRDefault="000B02FA" w:rsidP="000B02FA">
      <w:pPr>
        <w:spacing w:before="120" w:after="20"/>
        <w:rPr>
          <w:ins w:id="126" w:author="Simone Hitch" w:date="2026-09-25T20:03:00Z" w16du:dateUtc="2026-09-26T00:03:00Z"/>
          <w:rFonts w:cs="Arial"/>
          <w:b/>
          <w:sz w:val="22"/>
          <w:szCs w:val="22"/>
        </w:rPr>
      </w:pPr>
      <w:ins w:id="127" w:author="Simone Hitch" w:date="2026-09-25T20:03:00Z" w16du:dateUtc="2026-09-26T00:03:00Z">
        <w:r>
          <w:rPr>
            <w:rFonts w:cs="Arial"/>
            <w:b/>
            <w:sz w:val="22"/>
            <w:szCs w:val="22"/>
          </w:rPr>
          <w:t>E</w:t>
        </w:r>
        <w:r w:rsidRPr="001C427B">
          <w:rPr>
            <w:rFonts w:cs="Arial"/>
            <w:b/>
            <w:sz w:val="22"/>
            <w:szCs w:val="22"/>
          </w:rPr>
          <w:t xml:space="preserve">ndorsement </w:t>
        </w:r>
      </w:ins>
    </w:p>
    <w:p w14:paraId="4F8A2E66" w14:textId="77777777" w:rsidR="000B02FA" w:rsidRPr="004C6ABF" w:rsidRDefault="000B02FA" w:rsidP="000B02FA">
      <w:pPr>
        <w:spacing w:before="40" w:after="40"/>
        <w:rPr>
          <w:ins w:id="128" w:author="Simone Hitch" w:date="2026-09-25T20:03:00Z" w16du:dateUtc="2026-09-26T00:03:00Z"/>
          <w:rFonts w:cs="Arial"/>
          <w:sz w:val="18"/>
          <w:szCs w:val="18"/>
        </w:rPr>
      </w:pPr>
      <w:ins w:id="129" w:author="Simone Hitch" w:date="2026-09-25T20:03:00Z" w16du:dateUtc="2026-09-26T00:03:00Z">
        <w:r w:rsidRPr="001C427B">
          <w:rPr>
            <w:rFonts w:cs="Arial"/>
            <w:sz w:val="18"/>
            <w:szCs w:val="18"/>
          </w:rPr>
          <w:t xml:space="preserve">The use of the </w:t>
        </w:r>
        <w:r>
          <w:rPr>
            <w:rFonts w:cs="Arial"/>
            <w:sz w:val="18"/>
            <w:szCs w:val="18"/>
          </w:rPr>
          <w:t xml:space="preserve">learning and assessment </w:t>
        </w:r>
        <w:r w:rsidRPr="001C427B">
          <w:rPr>
            <w:rFonts w:cs="Arial"/>
            <w:sz w:val="18"/>
            <w:szCs w:val="18"/>
          </w:rPr>
          <w:t xml:space="preserve">plan is approved for use in the school. </w:t>
        </w:r>
        <w:r>
          <w:rPr>
            <w:rFonts w:cs="Arial"/>
            <w:sz w:val="18"/>
            <w:szCs w:val="18"/>
          </w:rPr>
          <w:t>Any</w:t>
        </w:r>
        <w:r w:rsidRPr="004C6ABF">
          <w:rPr>
            <w:rFonts w:cs="Arial"/>
            <w:sz w:val="18"/>
            <w:szCs w:val="18"/>
          </w:rPr>
          <w:t xml:space="preserve"> changes made to the </w:t>
        </w:r>
        <w:r>
          <w:rPr>
            <w:rFonts w:cs="Arial"/>
            <w:sz w:val="18"/>
            <w:szCs w:val="18"/>
          </w:rPr>
          <w:t>plan</w:t>
        </w:r>
        <w:r w:rsidRPr="004C6ABF">
          <w:rPr>
            <w:rFonts w:cs="Arial"/>
            <w:sz w:val="18"/>
            <w:szCs w:val="18"/>
          </w:rPr>
          <w:t xml:space="preserve"> support student achievement of the performance standards and retain alignment with the subject outline.</w:t>
        </w:r>
      </w:ins>
    </w:p>
    <w:p w14:paraId="0322F046" w14:textId="77777777" w:rsidR="000B02FA" w:rsidRPr="004C6ABF" w:rsidRDefault="000B02FA" w:rsidP="000B02FA">
      <w:pPr>
        <w:spacing w:before="40" w:after="40"/>
        <w:rPr>
          <w:ins w:id="130" w:author="Simone Hitch" w:date="2026-09-25T20:03:00Z" w16du:dateUtc="2026-09-26T00:03:00Z"/>
          <w:rFonts w:cs="Arial"/>
          <w:sz w:val="18"/>
          <w:szCs w:val="18"/>
        </w:rPr>
      </w:pPr>
    </w:p>
    <w:tbl>
      <w:tblPr>
        <w:tblW w:w="9606" w:type="dxa"/>
        <w:tblLayout w:type="fixed"/>
        <w:tblLook w:val="01E0" w:firstRow="1" w:lastRow="1" w:firstColumn="1" w:lastColumn="1" w:noHBand="0" w:noVBand="0"/>
      </w:tblPr>
      <w:tblGrid>
        <w:gridCol w:w="2943"/>
        <w:gridCol w:w="4253"/>
        <w:gridCol w:w="709"/>
        <w:gridCol w:w="1701"/>
      </w:tblGrid>
      <w:tr w:rsidR="000B02FA" w:rsidRPr="004C6ABF" w14:paraId="679F7440" w14:textId="77777777" w:rsidTr="00DF5652">
        <w:trPr>
          <w:trHeight w:hRule="exact" w:val="321"/>
          <w:ins w:id="131" w:author="Simone Hitch" w:date="2026-09-25T20:03:00Z" w16du:dateUtc="2026-09-26T00:03:00Z"/>
        </w:trPr>
        <w:tc>
          <w:tcPr>
            <w:tcW w:w="2943" w:type="dxa"/>
            <w:vAlign w:val="bottom"/>
          </w:tcPr>
          <w:p w14:paraId="6E687283" w14:textId="77777777" w:rsidR="000B02FA" w:rsidRPr="004C6ABF" w:rsidRDefault="000B02FA" w:rsidP="00DF5652">
            <w:pPr>
              <w:spacing w:before="40" w:after="40"/>
              <w:rPr>
                <w:ins w:id="132" w:author="Simone Hitch" w:date="2026-09-25T20:03:00Z" w16du:dateUtc="2026-09-26T00:03:00Z"/>
                <w:rFonts w:cs="Arial"/>
                <w:sz w:val="18"/>
                <w:szCs w:val="18"/>
              </w:rPr>
            </w:pPr>
            <w:ins w:id="133" w:author="Simone Hitch" w:date="2026-09-25T20:03:00Z" w16du:dateUtc="2026-09-26T00:03:00Z">
              <w:r w:rsidRPr="004C6ABF">
                <w:rPr>
                  <w:rFonts w:cs="Arial"/>
                  <w:sz w:val="18"/>
                  <w:szCs w:val="18"/>
                </w:rPr>
                <w:t>Signature o</w:t>
              </w:r>
              <w:r>
                <w:rPr>
                  <w:rFonts w:cs="Arial"/>
                  <w:sz w:val="18"/>
                  <w:szCs w:val="18"/>
                </w:rPr>
                <w:t>f p</w:t>
              </w:r>
              <w:r w:rsidRPr="004C6ABF">
                <w:rPr>
                  <w:rFonts w:cs="Arial"/>
                  <w:sz w:val="18"/>
                  <w:szCs w:val="18"/>
                </w:rPr>
                <w:t xml:space="preserve">rincipal or </w:t>
              </w:r>
              <w:r>
                <w:rPr>
                  <w:rFonts w:cs="Arial"/>
                  <w:sz w:val="18"/>
                  <w:szCs w:val="18"/>
                </w:rPr>
                <w:t>delegate</w:t>
              </w:r>
            </w:ins>
          </w:p>
        </w:tc>
        <w:tc>
          <w:tcPr>
            <w:tcW w:w="4253" w:type="dxa"/>
            <w:tcBorders>
              <w:bottom w:val="single" w:sz="4" w:space="0" w:color="auto"/>
            </w:tcBorders>
            <w:vAlign w:val="bottom"/>
          </w:tcPr>
          <w:p w14:paraId="37FDF791" w14:textId="77777777" w:rsidR="000B02FA" w:rsidRPr="004C6ABF" w:rsidRDefault="000B02FA" w:rsidP="00DF5652">
            <w:pPr>
              <w:tabs>
                <w:tab w:val="right" w:leader="underscore" w:pos="3448"/>
                <w:tab w:val="right" w:leader="underscore" w:pos="7740"/>
                <w:tab w:val="left" w:leader="underscore" w:pos="7920"/>
                <w:tab w:val="right" w:leader="underscore" w:pos="9639"/>
              </w:tabs>
              <w:autoSpaceDE w:val="0"/>
              <w:autoSpaceDN w:val="0"/>
              <w:adjustRightInd w:val="0"/>
              <w:rPr>
                <w:ins w:id="134" w:author="Simone Hitch" w:date="2026-09-25T20:03:00Z" w16du:dateUtc="2026-09-26T00:03:00Z"/>
                <w:rFonts w:cs="Arial"/>
                <w:sz w:val="18"/>
                <w:szCs w:val="22"/>
                <w:lang w:val="en-US"/>
              </w:rPr>
            </w:pPr>
          </w:p>
        </w:tc>
        <w:tc>
          <w:tcPr>
            <w:tcW w:w="709" w:type="dxa"/>
            <w:vAlign w:val="bottom"/>
          </w:tcPr>
          <w:p w14:paraId="250F3657" w14:textId="77777777" w:rsidR="000B02FA" w:rsidRPr="004C6ABF" w:rsidRDefault="000B02FA" w:rsidP="00DF5652">
            <w:pPr>
              <w:spacing w:before="40" w:after="40"/>
              <w:rPr>
                <w:ins w:id="135" w:author="Simone Hitch" w:date="2026-09-25T20:03:00Z" w16du:dateUtc="2026-09-26T00:03:00Z"/>
                <w:rFonts w:cs="Arial"/>
                <w:sz w:val="18"/>
                <w:szCs w:val="18"/>
              </w:rPr>
            </w:pPr>
            <w:ins w:id="136" w:author="Simone Hitch" w:date="2026-09-25T20:03:00Z" w16du:dateUtc="2026-09-26T00:03:00Z">
              <w:r w:rsidRPr="004C6ABF">
                <w:rPr>
                  <w:rFonts w:cs="Arial"/>
                  <w:sz w:val="18"/>
                  <w:szCs w:val="18"/>
                </w:rPr>
                <w:t>Date</w:t>
              </w:r>
            </w:ins>
          </w:p>
        </w:tc>
        <w:tc>
          <w:tcPr>
            <w:tcW w:w="1701" w:type="dxa"/>
            <w:tcBorders>
              <w:bottom w:val="single" w:sz="4" w:space="0" w:color="auto"/>
            </w:tcBorders>
            <w:vAlign w:val="bottom"/>
          </w:tcPr>
          <w:p w14:paraId="53A47814" w14:textId="77777777" w:rsidR="000B02FA" w:rsidRPr="004C6ABF" w:rsidRDefault="000B02FA" w:rsidP="00DF5652">
            <w:pPr>
              <w:tabs>
                <w:tab w:val="right" w:leader="underscore" w:pos="1168"/>
                <w:tab w:val="right" w:leader="underscore" w:pos="7740"/>
                <w:tab w:val="left" w:leader="underscore" w:pos="7920"/>
                <w:tab w:val="right" w:leader="underscore" w:pos="9639"/>
              </w:tabs>
              <w:autoSpaceDE w:val="0"/>
              <w:autoSpaceDN w:val="0"/>
              <w:adjustRightInd w:val="0"/>
              <w:rPr>
                <w:ins w:id="137" w:author="Simone Hitch" w:date="2026-09-25T20:03:00Z" w16du:dateUtc="2026-09-26T00:03:00Z"/>
                <w:rFonts w:cs="Arial"/>
                <w:sz w:val="18"/>
                <w:szCs w:val="22"/>
                <w:lang w:val="en-US"/>
              </w:rPr>
            </w:pPr>
          </w:p>
        </w:tc>
      </w:tr>
    </w:tbl>
    <w:p w14:paraId="6B3BA50C" w14:textId="77777777" w:rsidR="002A53B7" w:rsidRDefault="002A53B7" w:rsidP="001A4E06">
      <w:pPr>
        <w:rPr>
          <w:ins w:id="138" w:author="Simone Hitch" w:date="2026-09-25T20:03:00Z" w16du:dateUtc="2026-09-26T00:03:00Z"/>
          <w:highlight w:val="yellow"/>
        </w:rPr>
        <w:sectPr w:rsidR="002A53B7" w:rsidSect="001A4E06">
          <w:headerReference w:type="default" r:id="rId8"/>
          <w:footerReference w:type="default" r:id="rId9"/>
          <w:headerReference w:type="first" r:id="rId10"/>
          <w:footerReference w:type="first" r:id="rId11"/>
          <w:pgSz w:w="11906" w:h="16838" w:code="237"/>
          <w:pgMar w:top="1134" w:right="1134" w:bottom="1134" w:left="1134" w:header="397" w:footer="170" w:gutter="0"/>
          <w:cols w:space="708"/>
          <w:formProt w:val="0"/>
          <w:titlePg/>
          <w:docGrid w:linePitch="360"/>
        </w:sectPr>
      </w:pPr>
    </w:p>
    <w:p w14:paraId="6A37A97B" w14:textId="77777777" w:rsidR="002A53B7" w:rsidRPr="004963F3" w:rsidRDefault="002A53B7" w:rsidP="005B586F">
      <w:pPr>
        <w:pStyle w:val="LAPHeading"/>
        <w:rPr>
          <w:ins w:id="139" w:author="Simone Hitch" w:date="2026-09-25T20:03:00Z" w16du:dateUtc="2026-09-26T00:03:00Z"/>
        </w:rPr>
      </w:pPr>
      <w:ins w:id="140" w:author="Simone Hitch" w:date="2026-09-25T20:03:00Z" w16du:dateUtc="2026-09-26T00:03:00Z">
        <w:r w:rsidRPr="004963F3">
          <w:lastRenderedPageBreak/>
          <w:t xml:space="preserve">Stage </w:t>
        </w:r>
        <w:r>
          <w:t xml:space="preserve">1 </w:t>
        </w:r>
        <w:r w:rsidR="005B586F">
          <w:t>French</w:t>
        </w:r>
        <w:r>
          <w:t xml:space="preserve"> </w:t>
        </w:r>
        <w:r w:rsidR="00FB059D">
          <w:t>(</w:t>
        </w:r>
        <w:r w:rsidR="00835910">
          <w:t>continuers</w:t>
        </w:r>
        <w:r w:rsidR="00FB059D">
          <w:t xml:space="preserve">) </w:t>
        </w:r>
        <w:r>
          <w:t>(10-</w:t>
        </w:r>
        <w:r w:rsidRPr="004963F3">
          <w:t>credits)</w:t>
        </w:r>
      </w:ins>
    </w:p>
    <w:p w14:paraId="746DB1B7" w14:textId="77777777" w:rsidR="002A53B7" w:rsidRPr="004963F3" w:rsidRDefault="002A53B7" w:rsidP="002A53B7">
      <w:pPr>
        <w:pStyle w:val="LAPHeading"/>
        <w:rPr>
          <w:ins w:id="141" w:author="Simone Hitch" w:date="2026-09-25T20:03:00Z" w16du:dateUtc="2026-09-26T00:03:00Z"/>
          <w:sz w:val="24"/>
          <w:lang w:val="en-US"/>
        </w:rPr>
      </w:pPr>
      <w:ins w:id="142" w:author="Simone Hitch" w:date="2026-09-25T20:03:00Z" w16du:dateUtc="2026-09-26T00:03:00Z">
        <w:r>
          <w:rPr>
            <w:sz w:val="24"/>
            <w:lang w:val="en-US"/>
          </w:rPr>
          <w:t>Assessment Overview</w:t>
        </w:r>
      </w:ins>
    </w:p>
    <w:p w14:paraId="1A1518F9" w14:textId="52D423AE" w:rsidR="004551DB" w:rsidRPr="009E04E6" w:rsidRDefault="003A7728" w:rsidP="003D0996">
      <w:pPr>
        <w:jc w:val="center"/>
        <w:rPr>
          <w:del w:id="143" w:author="Simone Hitch" w:date="2026-09-25T20:03:00Z" w16du:dateUtc="2026-09-26T00:03:00Z"/>
          <w:rFonts w:cstheme="minorHAnsi"/>
          <w:b/>
        </w:rPr>
      </w:pPr>
      <w:ins w:id="144" w:author="Simone Hitch" w:date="2026-09-25T20:03:00Z" w16du:dateUtc="2026-09-26T00:03:00Z">
        <w:r>
          <w:rPr>
            <w:rFonts w:cs="Arial"/>
            <w:sz w:val="20"/>
            <w:szCs w:val="20"/>
            <w:lang w:val="en-US"/>
          </w:rPr>
          <w:t>T</w:t>
        </w:r>
        <w:r w:rsidRPr="004963F3">
          <w:rPr>
            <w:rFonts w:cs="Arial"/>
            <w:sz w:val="20"/>
            <w:szCs w:val="20"/>
            <w:lang w:val="en-US"/>
          </w:rPr>
          <w:t xml:space="preserve">he table below </w:t>
        </w:r>
        <w:r>
          <w:rPr>
            <w:rFonts w:cs="Arial"/>
            <w:sz w:val="20"/>
            <w:szCs w:val="20"/>
            <w:lang w:val="en-US"/>
          </w:rPr>
          <w:t>provides</w:t>
        </w:r>
        <w:r w:rsidRPr="004963F3">
          <w:rPr>
            <w:rFonts w:cs="Arial"/>
            <w:sz w:val="20"/>
            <w:szCs w:val="20"/>
            <w:lang w:val="en-US"/>
          </w:rPr>
          <w:t xml:space="preserve"> details of </w:t>
        </w:r>
      </w:ins>
      <w:del w:id="145" w:author="Simone Hitch" w:date="2026-09-25T20:03:00Z" w16du:dateUtc="2026-09-26T00:03:00Z">
        <w:r w:rsidR="003D0996" w:rsidRPr="009E04E6">
          <w:rPr>
            <w:rFonts w:cstheme="minorHAnsi"/>
            <w:b/>
          </w:rPr>
          <w:delText>GUIDANCE TO ELEMENTARY AND SECONDARY SCHOOLS REGARDING COVID-19</w:delText>
        </w:r>
      </w:del>
    </w:p>
    <w:p w14:paraId="60741635" w14:textId="377AA55D" w:rsidR="00051F29" w:rsidRPr="009E04E6" w:rsidRDefault="00051F29" w:rsidP="003D0996">
      <w:pPr>
        <w:rPr>
          <w:del w:id="146" w:author="Simone Hitch" w:date="2026-09-25T20:03:00Z" w16du:dateUtc="2026-09-26T00:03:00Z"/>
          <w:rFonts w:cstheme="minorHAnsi"/>
        </w:rPr>
      </w:pPr>
      <w:del w:id="147" w:author="Simone Hitch" w:date="2026-09-25T20:03:00Z" w16du:dateUtc="2026-09-26T00:03:00Z">
        <w:r w:rsidRPr="009E04E6">
          <w:rPr>
            <w:rFonts w:cstheme="minorHAnsi"/>
          </w:rPr>
          <w:delText xml:space="preserve">The </w:delText>
        </w:r>
        <w:r w:rsidR="003D0996" w:rsidRPr="009E04E6">
          <w:rPr>
            <w:rFonts w:cstheme="minorHAnsi"/>
          </w:rPr>
          <w:delText xml:space="preserve">spread of the virus associated with COVID-19 </w:delText>
        </w:r>
        <w:r w:rsidRPr="009E04E6">
          <w:rPr>
            <w:rFonts w:cstheme="minorHAnsi"/>
          </w:rPr>
          <w:delText>has reached</w:delText>
        </w:r>
        <w:r w:rsidR="003D0996" w:rsidRPr="009E04E6">
          <w:rPr>
            <w:rFonts w:cstheme="minorHAnsi"/>
          </w:rPr>
          <w:delText xml:space="preserve"> an inflection point at the global, national, and </w:delText>
        </w:r>
        <w:r w:rsidR="00D00FA2" w:rsidRPr="009E04E6">
          <w:rPr>
            <w:rFonts w:cstheme="minorHAnsi"/>
          </w:rPr>
          <w:delText xml:space="preserve">state </w:delText>
        </w:r>
        <w:r w:rsidR="003D0996" w:rsidRPr="009E04E6">
          <w:rPr>
            <w:rFonts w:cstheme="minorHAnsi"/>
          </w:rPr>
          <w:delText xml:space="preserve">levels, and the number of confirmed and presumptive positive COVID-19 cases and their close contacts in the Commonwealth </w:delText>
        </w:r>
        <w:r w:rsidRPr="009E04E6">
          <w:rPr>
            <w:rFonts w:cstheme="minorHAnsi"/>
          </w:rPr>
          <w:delText xml:space="preserve">continue to </w:delText>
        </w:r>
        <w:r w:rsidR="003D0996" w:rsidRPr="009E04E6">
          <w:rPr>
            <w:rFonts w:cstheme="minorHAnsi"/>
          </w:rPr>
          <w:delText>grow</w:delText>
        </w:r>
        <w:r w:rsidRPr="009E04E6">
          <w:rPr>
            <w:rFonts w:cstheme="minorHAnsi"/>
          </w:rPr>
          <w:delText>.</w:delText>
        </w:r>
        <w:r w:rsidR="003D0996" w:rsidRPr="009E04E6">
          <w:rPr>
            <w:rFonts w:cstheme="minorHAnsi"/>
          </w:rPr>
          <w:delText xml:space="preserve"> </w:delText>
        </w:r>
        <w:r w:rsidRPr="009E04E6">
          <w:rPr>
            <w:rFonts w:cstheme="minorHAnsi"/>
          </w:rPr>
          <w:delText xml:space="preserve">Massachusetts Governor Charlie Baker has declared a state of emergency to be able to </w:delText>
        </w:r>
        <w:r w:rsidR="002367ED" w:rsidRPr="009E04E6">
          <w:rPr>
            <w:rFonts w:cstheme="minorHAnsi"/>
          </w:rPr>
          <w:delText>give the Administration more flexibility to respond to this outbreak</w:delText>
        </w:r>
        <w:r w:rsidR="001D1127" w:rsidRPr="009E04E6">
          <w:rPr>
            <w:rFonts w:cstheme="minorHAnsi"/>
          </w:rPr>
          <w:delText xml:space="preserve">. </w:delText>
        </w:r>
        <w:r w:rsidR="002367ED" w:rsidRPr="009E04E6">
          <w:rPr>
            <w:rFonts w:cstheme="minorHAnsi"/>
          </w:rPr>
          <w:delText xml:space="preserve">  </w:delText>
        </w:r>
      </w:del>
    </w:p>
    <w:p w14:paraId="6084D574" w14:textId="77777777" w:rsidR="003D0996" w:rsidRPr="009E04E6" w:rsidRDefault="002367ED" w:rsidP="003D0996">
      <w:pPr>
        <w:rPr>
          <w:del w:id="148" w:author="Simone Hitch" w:date="2026-09-25T20:03:00Z" w16du:dateUtc="2026-09-26T00:03:00Z"/>
          <w:rFonts w:cstheme="minorHAnsi"/>
        </w:rPr>
      </w:pPr>
      <w:del w:id="149" w:author="Simone Hitch" w:date="2026-09-25T20:03:00Z" w16du:dateUtc="2026-09-26T00:03:00Z">
        <w:r w:rsidRPr="009E04E6">
          <w:rPr>
            <w:rFonts w:cstheme="minorHAnsi"/>
          </w:rPr>
          <w:delText>The Department of Public Health (</w:delText>
        </w:r>
        <w:r w:rsidR="003D0996" w:rsidRPr="009E04E6">
          <w:rPr>
            <w:rFonts w:cstheme="minorHAnsi"/>
          </w:rPr>
          <w:delText>DPH</w:delText>
        </w:r>
        <w:r w:rsidRPr="009E04E6">
          <w:rPr>
            <w:rFonts w:cstheme="minorHAnsi"/>
          </w:rPr>
          <w:delText>)</w:delText>
        </w:r>
        <w:r w:rsidR="003D0996" w:rsidRPr="009E04E6">
          <w:rPr>
            <w:rFonts w:cstheme="minorHAnsi"/>
          </w:rPr>
          <w:delText xml:space="preserve"> and local health departments are increasingly called upon to make recommendations to local school districts and individual schools about how best to respond to known and suspected exposures and </w:delText>
        </w:r>
        <w:r w:rsidR="00D00FA2" w:rsidRPr="009E04E6">
          <w:rPr>
            <w:rFonts w:cstheme="minorHAnsi"/>
          </w:rPr>
          <w:delText xml:space="preserve">for information about </w:delText>
        </w:r>
        <w:r w:rsidR="003D0996" w:rsidRPr="009E04E6">
          <w:rPr>
            <w:rFonts w:cstheme="minorHAnsi"/>
          </w:rPr>
          <w:delText>more generalized risk of transmission in the community.</w:delText>
        </w:r>
      </w:del>
    </w:p>
    <w:p w14:paraId="62FDBA0D" w14:textId="1BA31B07" w:rsidR="003D0996" w:rsidRPr="009E04E6" w:rsidRDefault="003D0996" w:rsidP="003D0996">
      <w:pPr>
        <w:rPr>
          <w:del w:id="150" w:author="Simone Hitch" w:date="2026-09-25T20:03:00Z" w16du:dateUtc="2026-09-26T00:03:00Z"/>
          <w:rFonts w:cstheme="minorHAnsi"/>
        </w:rPr>
      </w:pPr>
      <w:del w:id="151" w:author="Simone Hitch" w:date="2026-09-25T20:03:00Z" w16du:dateUtc="2026-09-26T00:03:00Z">
        <w:r w:rsidRPr="009E04E6">
          <w:rPr>
            <w:rFonts w:cstheme="minorHAnsi"/>
          </w:rPr>
          <w:delText>While to date</w:delText>
        </w:r>
        <w:r w:rsidR="00D00FA2" w:rsidRPr="009E04E6">
          <w:rPr>
            <w:rFonts w:cstheme="minorHAnsi"/>
          </w:rPr>
          <w:delText>,</w:delText>
        </w:r>
        <w:r w:rsidRPr="009E04E6">
          <w:rPr>
            <w:rFonts w:cstheme="minorHAnsi"/>
          </w:rPr>
          <w:delText xml:space="preserve"> young children and adolescents appear to </w:delText>
        </w:r>
        <w:r w:rsidR="001D1127" w:rsidRPr="009E04E6">
          <w:rPr>
            <w:rFonts w:cstheme="minorHAnsi"/>
          </w:rPr>
          <w:delText xml:space="preserve">be </w:delText>
        </w:r>
        <w:r w:rsidRPr="009E04E6">
          <w:rPr>
            <w:rFonts w:cstheme="minorHAnsi"/>
          </w:rPr>
          <w:delText>less seriously affected by the virus (whether resistant to initial infection or less likely to develop severe symptoms) school settings represent contexts of close physical contact among young people, with adult school staff, and families served by schools.</w:delText>
        </w:r>
      </w:del>
    </w:p>
    <w:p w14:paraId="3AD768AD" w14:textId="05759B6B" w:rsidR="003D0996" w:rsidRPr="009E04E6" w:rsidRDefault="00051F29" w:rsidP="003D0996">
      <w:pPr>
        <w:rPr>
          <w:del w:id="152" w:author="Simone Hitch" w:date="2026-09-25T20:03:00Z" w16du:dateUtc="2026-09-26T00:03:00Z"/>
          <w:rFonts w:cstheme="minorHAnsi"/>
        </w:rPr>
      </w:pPr>
      <w:del w:id="153" w:author="Simone Hitch" w:date="2026-09-25T20:03:00Z" w16du:dateUtc="2026-09-26T00:03:00Z">
        <w:r w:rsidRPr="009E04E6">
          <w:rPr>
            <w:rFonts w:cstheme="minorHAnsi"/>
          </w:rPr>
          <w:delText>With this in mind,</w:delText>
        </w:r>
        <w:r w:rsidR="00307B19">
          <w:rPr>
            <w:rFonts w:cstheme="minorHAnsi"/>
          </w:rPr>
          <w:delText xml:space="preserve"> the Department of Elementary and Secondary Education and </w:delText>
        </w:r>
        <w:r w:rsidR="001D1127" w:rsidRPr="009E04E6">
          <w:rPr>
            <w:rFonts w:cstheme="minorHAnsi"/>
          </w:rPr>
          <w:delText xml:space="preserve">DPH </w:delText>
        </w:r>
        <w:r w:rsidR="00307B19">
          <w:rPr>
            <w:rFonts w:cstheme="minorHAnsi"/>
          </w:rPr>
          <w:delText>are</w:delText>
        </w:r>
        <w:r w:rsidR="00983EEC" w:rsidRPr="009E04E6">
          <w:rPr>
            <w:rFonts w:cstheme="minorHAnsi"/>
          </w:rPr>
          <w:delText xml:space="preserve"> instructing schools to take the following steps: </w:delText>
        </w:r>
      </w:del>
    </w:p>
    <w:p w14:paraId="3E85D52B" w14:textId="153E3E93" w:rsidR="0078431B" w:rsidRPr="009E04E6" w:rsidRDefault="00812E29" w:rsidP="00D62A93">
      <w:pPr>
        <w:pStyle w:val="ListParagraph"/>
        <w:numPr>
          <w:ilvl w:val="0"/>
          <w:numId w:val="2"/>
        </w:numPr>
        <w:rPr>
          <w:del w:id="154" w:author="Simone Hitch" w:date="2026-09-25T20:03:00Z" w16du:dateUtc="2026-09-26T00:03:00Z"/>
          <w:rFonts w:cstheme="minorHAnsi"/>
        </w:rPr>
      </w:pPr>
      <w:del w:id="155" w:author="Simone Hitch" w:date="2026-09-25T20:03:00Z" w16du:dateUtc="2026-09-26T00:03:00Z">
        <w:r w:rsidRPr="009E04E6">
          <w:rPr>
            <w:rFonts w:cstheme="minorHAnsi"/>
          </w:rPr>
          <w:delText>E</w:delText>
        </w:r>
        <w:r w:rsidR="00983EEC" w:rsidRPr="009E04E6">
          <w:rPr>
            <w:rFonts w:cstheme="minorHAnsi"/>
          </w:rPr>
          <w:delText>ffective immediately, all s</w:delText>
        </w:r>
        <w:r w:rsidR="00B4530B" w:rsidRPr="009E04E6">
          <w:rPr>
            <w:rFonts w:cstheme="minorHAnsi"/>
          </w:rPr>
          <w:delText xml:space="preserve">chools </w:delText>
        </w:r>
        <w:r w:rsidR="00983EEC" w:rsidRPr="009E04E6">
          <w:rPr>
            <w:rFonts w:cstheme="minorHAnsi"/>
          </w:rPr>
          <w:delText xml:space="preserve">must </w:delText>
        </w:r>
        <w:r w:rsidR="00B4530B" w:rsidRPr="009E04E6">
          <w:rPr>
            <w:rFonts w:cstheme="minorHAnsi"/>
          </w:rPr>
          <w:delText xml:space="preserve">cancel or reschedule large </w:delText>
        </w:r>
        <w:r w:rsidR="00E74D92" w:rsidRPr="009E04E6">
          <w:rPr>
            <w:rFonts w:cstheme="minorHAnsi"/>
          </w:rPr>
          <w:delText xml:space="preserve">events or gatherings (including assemblies) </w:delText>
        </w:r>
        <w:r w:rsidR="002367ED" w:rsidRPr="009E04E6">
          <w:rPr>
            <w:rFonts w:cstheme="minorHAnsi"/>
          </w:rPr>
          <w:delText>of 250 people or more</w:delText>
        </w:r>
        <w:r w:rsidR="00B4530B" w:rsidRPr="009E04E6">
          <w:rPr>
            <w:rFonts w:cstheme="minorHAnsi"/>
          </w:rPr>
          <w:delText xml:space="preserve"> for the foreseeable future.  </w:delText>
        </w:r>
        <w:r w:rsidR="00983EEC" w:rsidRPr="009E04E6">
          <w:rPr>
            <w:rFonts w:cstheme="minorHAnsi"/>
          </w:rPr>
          <w:delText xml:space="preserve">Schools are strongly urged to </w:delText>
        </w:r>
        <w:r w:rsidRPr="009E04E6">
          <w:rPr>
            <w:rFonts w:cstheme="minorHAnsi"/>
          </w:rPr>
          <w:delText>postpone or cancel</w:delText>
        </w:r>
        <w:r w:rsidR="00E74D92" w:rsidRPr="009E04E6">
          <w:rPr>
            <w:rFonts w:cstheme="minorHAnsi"/>
          </w:rPr>
          <w:delText xml:space="preserve"> other events</w:delText>
        </w:r>
        <w:r w:rsidRPr="009E04E6">
          <w:rPr>
            <w:rFonts w:cstheme="minorHAnsi"/>
          </w:rPr>
          <w:delText xml:space="preserve"> if </w:delText>
        </w:r>
        <w:r w:rsidR="00983EEC" w:rsidRPr="009E04E6">
          <w:rPr>
            <w:rFonts w:cstheme="minorHAnsi"/>
          </w:rPr>
          <w:delText xml:space="preserve">students, staff, and others </w:delText>
        </w:r>
        <w:r w:rsidR="00E74D92" w:rsidRPr="009E04E6">
          <w:rPr>
            <w:rFonts w:cstheme="minorHAnsi"/>
          </w:rPr>
          <w:delText>can</w:delText>
        </w:r>
        <w:r w:rsidRPr="009E04E6">
          <w:rPr>
            <w:rFonts w:cstheme="minorHAnsi"/>
          </w:rPr>
          <w:delText>not</w:delText>
        </w:r>
        <w:r w:rsidR="00E74D92" w:rsidRPr="009E04E6">
          <w:rPr>
            <w:rFonts w:cstheme="minorHAnsi"/>
          </w:rPr>
          <w:delText xml:space="preserve"> maintain recommended social-distancing practices by staying</w:delText>
        </w:r>
        <w:r w:rsidR="00983EEC" w:rsidRPr="009E04E6">
          <w:rPr>
            <w:rFonts w:cstheme="minorHAnsi"/>
          </w:rPr>
          <w:delText xml:space="preserve"> 6 feet apart from one another. </w:delText>
        </w:r>
        <w:r w:rsidR="00E74D92" w:rsidRPr="009E04E6">
          <w:rPr>
            <w:rFonts w:cstheme="minorHAnsi"/>
          </w:rPr>
          <w:delText>Schools should consider postponing or canceling sporting events, but if such events are held, attendance should be limited to the participants</w:delText>
        </w:r>
        <w:r w:rsidR="00D62A93" w:rsidRPr="009E04E6">
          <w:rPr>
            <w:rFonts w:cstheme="minorHAnsi"/>
          </w:rPr>
          <w:delText xml:space="preserve"> and their families</w:delText>
        </w:r>
        <w:r w:rsidR="00E74D92" w:rsidRPr="009E04E6">
          <w:rPr>
            <w:rFonts w:cstheme="minorHAnsi"/>
          </w:rPr>
          <w:delText xml:space="preserve">. </w:delText>
        </w:r>
        <w:r w:rsidR="00D62A93" w:rsidRPr="009E04E6">
          <w:rPr>
            <w:rFonts w:cstheme="minorHAnsi"/>
          </w:rPr>
          <w:delText xml:space="preserve">  This recommendation includes any organized youth athletic programs, club sports, intramural activities, and competitions, whether or not they are affiliated with or sponsored by a school or school district.</w:delText>
        </w:r>
      </w:del>
    </w:p>
    <w:p w14:paraId="2F4FB3BB" w14:textId="77777777" w:rsidR="001A58BB" w:rsidRPr="009E04E6" w:rsidRDefault="00983EEC" w:rsidP="001A58BB">
      <w:pPr>
        <w:pStyle w:val="ListParagraph"/>
        <w:numPr>
          <w:ilvl w:val="0"/>
          <w:numId w:val="2"/>
        </w:numPr>
        <w:rPr>
          <w:del w:id="156" w:author="Simone Hitch" w:date="2026-09-25T20:03:00Z" w16du:dateUtc="2026-09-26T00:03:00Z"/>
          <w:rFonts w:cstheme="minorHAnsi"/>
        </w:rPr>
      </w:pPr>
      <w:del w:id="157" w:author="Simone Hitch" w:date="2026-09-25T20:03:00Z" w16du:dateUtc="2026-09-26T00:03:00Z">
        <w:r w:rsidRPr="009E04E6">
          <w:rPr>
            <w:rFonts w:cstheme="minorHAnsi"/>
          </w:rPr>
          <w:delText xml:space="preserve">All schools must implement policies on expanded environmental cleaning, whether or not there has been a known </w:delText>
        </w:r>
        <w:r w:rsidR="00D00FA2" w:rsidRPr="009E04E6">
          <w:rPr>
            <w:rFonts w:cstheme="minorHAnsi"/>
          </w:rPr>
          <w:delText>case</w:delText>
        </w:r>
        <w:r w:rsidRPr="009E04E6">
          <w:rPr>
            <w:rFonts w:cstheme="minorHAnsi"/>
          </w:rPr>
          <w:delText xml:space="preserve"> of COVID-19 in the school.</w:delText>
        </w:r>
        <w:r w:rsidR="002367ED" w:rsidRPr="009E04E6">
          <w:rPr>
            <w:rFonts w:cstheme="minorHAnsi"/>
          </w:rPr>
          <w:delText xml:space="preserve"> </w:delText>
        </w:r>
        <w:r w:rsidR="001A58BB" w:rsidRPr="009E04E6">
          <w:rPr>
            <w:rFonts w:cstheme="minorHAnsi"/>
          </w:rPr>
          <w:delText xml:space="preserve">Schools must clean and disinfect frequently touched surfaces daily using an </w:delText>
        </w:r>
        <w:r w:rsidR="001A58BB">
          <w:fldChar w:fldCharType="begin"/>
        </w:r>
        <w:r w:rsidR="001A58BB">
          <w:delInstrText>HYPERLINK "https://www.epa.gov/sites/production/files/2020-03/documents/sars-cov-2-list_03-03-2020.pdf"</w:delInstrText>
        </w:r>
        <w:r w:rsidR="001A58BB">
          <w:fldChar w:fldCharType="separate"/>
        </w:r>
        <w:r w:rsidR="001A58BB" w:rsidRPr="009E04E6">
          <w:rPr>
            <w:rStyle w:val="Hyperlink"/>
            <w:rFonts w:cstheme="minorHAnsi"/>
          </w:rPr>
          <w:delText>EPA-registered disinfectant</w:delText>
        </w:r>
        <w:r w:rsidR="001A58BB">
          <w:fldChar w:fldCharType="end"/>
        </w:r>
        <w:r w:rsidR="001A58BB" w:rsidRPr="009E04E6">
          <w:rPr>
            <w:rFonts w:cstheme="minorHAnsi"/>
          </w:rPr>
          <w:delText>.</w:delText>
        </w:r>
      </w:del>
    </w:p>
    <w:p w14:paraId="1FAECFFF" w14:textId="77777777" w:rsidR="00983EEC" w:rsidRPr="009E04E6" w:rsidRDefault="002367ED" w:rsidP="00FC7F7A">
      <w:pPr>
        <w:pStyle w:val="ListParagraph"/>
        <w:ind w:left="360"/>
        <w:rPr>
          <w:del w:id="158" w:author="Simone Hitch" w:date="2026-09-25T20:03:00Z" w16du:dateUtc="2026-09-26T00:03:00Z"/>
          <w:rFonts w:cstheme="minorHAnsi"/>
        </w:rPr>
      </w:pPr>
      <w:del w:id="159" w:author="Simone Hitch" w:date="2026-09-25T20:03:00Z" w16du:dateUtc="2026-09-26T00:03:00Z">
        <w:r w:rsidRPr="009E04E6">
          <w:rPr>
            <w:rFonts w:cstheme="minorHAnsi"/>
          </w:rPr>
          <w:delText xml:space="preserve"> </w:delText>
        </w:r>
      </w:del>
    </w:p>
    <w:p w14:paraId="106E32EB" w14:textId="024E833D" w:rsidR="0078431B" w:rsidRPr="009E04E6" w:rsidRDefault="002927D2" w:rsidP="003D0996">
      <w:pPr>
        <w:rPr>
          <w:del w:id="160" w:author="Simone Hitch" w:date="2026-09-25T20:03:00Z" w16du:dateUtc="2026-09-26T00:03:00Z"/>
          <w:rFonts w:cstheme="minorHAnsi"/>
          <w:b/>
        </w:rPr>
      </w:pPr>
      <w:del w:id="161" w:author="Simone Hitch" w:date="2026-09-25T20:03:00Z" w16du:dateUtc="2026-09-26T00:03:00Z">
        <w:r w:rsidRPr="009E04E6">
          <w:rPr>
            <w:rFonts w:cstheme="minorHAnsi"/>
            <w:b/>
          </w:rPr>
          <w:delText>Additional g</w:delText>
        </w:r>
        <w:r w:rsidR="0078431B" w:rsidRPr="009E04E6">
          <w:rPr>
            <w:rFonts w:cstheme="minorHAnsi"/>
            <w:b/>
          </w:rPr>
          <w:delText xml:space="preserve">uidance for </w:delText>
        </w:r>
        <w:r w:rsidRPr="009E04E6">
          <w:rPr>
            <w:rFonts w:cstheme="minorHAnsi"/>
            <w:b/>
          </w:rPr>
          <w:delText xml:space="preserve">example situations school districts may encounter </w:delText>
        </w:r>
        <w:r w:rsidR="0078431B" w:rsidRPr="009E04E6">
          <w:rPr>
            <w:rFonts w:cstheme="minorHAnsi"/>
            <w:b/>
          </w:rPr>
          <w:delText>is provided below.</w:delText>
        </w:r>
      </w:del>
    </w:p>
    <w:p w14:paraId="7933DB10" w14:textId="5AEA8EBF" w:rsidR="001D1127" w:rsidRPr="009E04E6" w:rsidRDefault="001D1127" w:rsidP="001D1127">
      <w:pPr>
        <w:rPr>
          <w:del w:id="162" w:author="Simone Hitch" w:date="2026-09-25T20:03:00Z" w16du:dateUtc="2026-09-26T00:03:00Z"/>
          <w:rFonts w:cstheme="minorHAnsi"/>
          <w:b/>
          <w:i/>
        </w:rPr>
      </w:pPr>
      <w:del w:id="163" w:author="Simone Hitch" w:date="2026-09-25T20:03:00Z" w16du:dateUtc="2026-09-26T00:03:00Z">
        <w:r w:rsidRPr="009E04E6">
          <w:rPr>
            <w:rFonts w:cstheme="minorHAnsi"/>
            <w:b/>
            <w:i/>
          </w:rPr>
          <w:delText>Scenario</w:delText>
        </w:r>
        <w:r w:rsidR="00C51632" w:rsidRPr="009E04E6">
          <w:rPr>
            <w:rFonts w:cstheme="minorHAnsi"/>
            <w:b/>
            <w:i/>
          </w:rPr>
          <w:delText xml:space="preserve"> 1</w:delText>
        </w:r>
        <w:r w:rsidRPr="009E04E6">
          <w:rPr>
            <w:rFonts w:cstheme="minorHAnsi"/>
            <w:b/>
            <w:i/>
          </w:rPr>
          <w:delText xml:space="preserve">: A student’s </w:delText>
        </w:r>
        <w:r w:rsidR="00564E59" w:rsidRPr="009E04E6">
          <w:rPr>
            <w:rFonts w:cstheme="minorHAnsi"/>
            <w:b/>
            <w:i/>
          </w:rPr>
          <w:delText>household member</w:delText>
        </w:r>
        <w:r w:rsidRPr="009E04E6">
          <w:rPr>
            <w:rFonts w:cstheme="minorHAnsi"/>
            <w:b/>
            <w:i/>
          </w:rPr>
          <w:delText xml:space="preserve"> has been diagnosed with COVID-19 </w:delText>
        </w:r>
        <w:r w:rsidR="008714F4" w:rsidRPr="009E04E6">
          <w:rPr>
            <w:rFonts w:cstheme="minorHAnsi"/>
            <w:b/>
            <w:i/>
          </w:rPr>
          <w:delText xml:space="preserve">or a staff </w:delText>
        </w:r>
        <w:r w:rsidR="00564E59" w:rsidRPr="009E04E6">
          <w:rPr>
            <w:rFonts w:cstheme="minorHAnsi"/>
            <w:b/>
            <w:i/>
          </w:rPr>
          <w:delText>household member</w:delText>
        </w:r>
        <w:r w:rsidR="008714F4" w:rsidRPr="009E04E6">
          <w:rPr>
            <w:rFonts w:cstheme="minorHAnsi"/>
            <w:b/>
            <w:i/>
          </w:rPr>
          <w:delText xml:space="preserve"> has been diagnosed with COVID-19</w:delText>
        </w:r>
      </w:del>
    </w:p>
    <w:p w14:paraId="373A5C60" w14:textId="05F6FC4B" w:rsidR="0051640E" w:rsidRPr="009E04E6" w:rsidRDefault="005A553B" w:rsidP="001D1127">
      <w:pPr>
        <w:rPr>
          <w:del w:id="164" w:author="Simone Hitch" w:date="2026-09-25T20:03:00Z" w16du:dateUtc="2026-09-26T00:03:00Z"/>
          <w:rFonts w:cstheme="minorHAnsi"/>
        </w:rPr>
      </w:pPr>
      <w:del w:id="165" w:author="Simone Hitch" w:date="2026-09-25T20:03:00Z" w16du:dateUtc="2026-09-26T00:03:00Z">
        <w:r w:rsidRPr="009E04E6">
          <w:rPr>
            <w:rFonts w:cstheme="minorHAnsi"/>
            <w:b/>
            <w:i/>
          </w:rPr>
          <w:delText>Guidance</w:delText>
        </w:r>
        <w:r w:rsidR="0051640E" w:rsidRPr="009E04E6">
          <w:rPr>
            <w:rFonts w:cstheme="minorHAnsi"/>
          </w:rPr>
          <w:delText xml:space="preserve">: </w:delText>
        </w:r>
      </w:del>
    </w:p>
    <w:p w14:paraId="55148EC1" w14:textId="14E7561E" w:rsidR="008714F4" w:rsidRPr="009E04E6" w:rsidRDefault="0051640E" w:rsidP="0051640E">
      <w:pPr>
        <w:pStyle w:val="ListParagraph"/>
        <w:numPr>
          <w:ilvl w:val="0"/>
          <w:numId w:val="5"/>
        </w:numPr>
        <w:rPr>
          <w:del w:id="166" w:author="Simone Hitch" w:date="2026-09-25T20:03:00Z" w16du:dateUtc="2026-09-26T00:03:00Z"/>
          <w:rFonts w:cstheme="minorHAnsi"/>
        </w:rPr>
      </w:pPr>
      <w:del w:id="167" w:author="Simone Hitch" w:date="2026-09-25T20:03:00Z" w16du:dateUtc="2026-09-26T00:03:00Z">
        <w:r w:rsidRPr="009E04E6">
          <w:rPr>
            <w:rFonts w:cstheme="minorHAnsi"/>
          </w:rPr>
          <w:delText xml:space="preserve">The </w:delText>
        </w:r>
        <w:r w:rsidR="001D1127" w:rsidRPr="009E04E6">
          <w:rPr>
            <w:rFonts w:cstheme="minorHAnsi"/>
          </w:rPr>
          <w:delText xml:space="preserve">student or staff member </w:delText>
        </w:r>
        <w:r w:rsidRPr="009E04E6">
          <w:rPr>
            <w:rFonts w:cstheme="minorHAnsi"/>
          </w:rPr>
          <w:delText xml:space="preserve">with a family member </w:delText>
        </w:r>
        <w:r w:rsidR="00C51632" w:rsidRPr="009E04E6">
          <w:rPr>
            <w:rFonts w:cstheme="minorHAnsi"/>
          </w:rPr>
          <w:delText>who tested positive for</w:delText>
        </w:r>
        <w:r w:rsidRPr="009E04E6">
          <w:rPr>
            <w:rFonts w:cstheme="minorHAnsi"/>
          </w:rPr>
          <w:delText xml:space="preserve"> COVID-19 </w:delText>
        </w:r>
        <w:r w:rsidR="001D1127" w:rsidRPr="009E04E6">
          <w:rPr>
            <w:rFonts w:cstheme="minorHAnsi"/>
          </w:rPr>
          <w:delText xml:space="preserve">will be required to quarantine at home. </w:delText>
        </w:r>
        <w:r w:rsidR="00E675E9" w:rsidRPr="009E04E6">
          <w:rPr>
            <w:rFonts w:cstheme="minorHAnsi"/>
          </w:rPr>
          <w:delText xml:space="preserve">In general, people in quarantine who have not developed symptoms are not considered high risk for transmission of the virus. </w:delText>
        </w:r>
        <w:r w:rsidR="00C51632" w:rsidRPr="009E04E6">
          <w:rPr>
            <w:rFonts w:cstheme="minorHAnsi"/>
          </w:rPr>
          <w:delText xml:space="preserve">The student or staff member may return to school once the 14-day quarantine period has ended, as advised by the local board of health. </w:delText>
        </w:r>
        <w:r w:rsidR="00E675E9" w:rsidRPr="009E04E6">
          <w:rPr>
            <w:rFonts w:cstheme="minorHAnsi"/>
          </w:rPr>
          <w:delText xml:space="preserve"> </w:delText>
        </w:r>
        <w:r w:rsidR="001D1127" w:rsidRPr="009E04E6">
          <w:rPr>
            <w:rFonts w:cstheme="minorHAnsi"/>
          </w:rPr>
          <w:delText xml:space="preserve"> </w:delText>
        </w:r>
      </w:del>
    </w:p>
    <w:p w14:paraId="6AA339F9" w14:textId="43D5AE78" w:rsidR="0051640E" w:rsidRPr="009E04E6" w:rsidRDefault="0051640E" w:rsidP="0051640E">
      <w:pPr>
        <w:pStyle w:val="ListParagraph"/>
        <w:numPr>
          <w:ilvl w:val="0"/>
          <w:numId w:val="5"/>
        </w:numPr>
        <w:rPr>
          <w:del w:id="168" w:author="Simone Hitch" w:date="2026-09-25T20:03:00Z" w16du:dateUtc="2026-09-26T00:03:00Z"/>
          <w:rFonts w:cstheme="minorHAnsi"/>
        </w:rPr>
      </w:pPr>
      <w:del w:id="169" w:author="Simone Hitch" w:date="2026-09-25T20:03:00Z" w16du:dateUtc="2026-09-26T00:03:00Z">
        <w:r w:rsidRPr="009E04E6">
          <w:rPr>
            <w:rFonts w:cstheme="minorHAnsi"/>
          </w:rPr>
          <w:delText xml:space="preserve">School leadership should work with DPH or the local health board to discuss the risk of transmission </w:delText>
        </w:r>
        <w:r w:rsidR="003B1AAF" w:rsidRPr="009E04E6">
          <w:rPr>
            <w:rFonts w:cstheme="minorHAnsi"/>
          </w:rPr>
          <w:delText xml:space="preserve">of COVID-19 </w:delText>
        </w:r>
        <w:r w:rsidRPr="009E04E6">
          <w:rPr>
            <w:rFonts w:cstheme="minorHAnsi"/>
          </w:rPr>
          <w:delText>in the school</w:delText>
        </w:r>
        <w:r w:rsidR="00E74D92" w:rsidRPr="009E04E6">
          <w:rPr>
            <w:rFonts w:cstheme="minorHAnsi"/>
          </w:rPr>
          <w:delText xml:space="preserve"> and consider a school closure for purposes of comprehensive cleaning</w:delText>
        </w:r>
        <w:r w:rsidRPr="009E04E6">
          <w:rPr>
            <w:rFonts w:cstheme="minorHAnsi"/>
          </w:rPr>
          <w:delText xml:space="preserve">. </w:delText>
        </w:r>
      </w:del>
    </w:p>
    <w:p w14:paraId="2069A3B7" w14:textId="4AB43527" w:rsidR="0051640E" w:rsidRPr="009E04E6" w:rsidRDefault="0051640E" w:rsidP="0051640E">
      <w:pPr>
        <w:pStyle w:val="ListParagraph"/>
        <w:numPr>
          <w:ilvl w:val="0"/>
          <w:numId w:val="5"/>
        </w:numPr>
        <w:rPr>
          <w:del w:id="170" w:author="Simone Hitch" w:date="2026-09-25T20:03:00Z" w16du:dateUtc="2026-09-26T00:03:00Z"/>
          <w:rFonts w:cstheme="minorHAnsi"/>
        </w:rPr>
      </w:pPr>
      <w:del w:id="171" w:author="Simone Hitch" w:date="2026-09-25T20:03:00Z" w16du:dateUtc="2026-09-26T00:03:00Z">
        <w:r w:rsidRPr="009E04E6">
          <w:rPr>
            <w:rFonts w:cstheme="minorHAnsi"/>
          </w:rPr>
          <w:delText xml:space="preserve">If a decision is made that </w:delText>
        </w:r>
      </w:del>
      <w:r w:rsidRPr="004963F3">
        <w:rPr>
          <w:sz w:val="20"/>
          <w:lang w:val="en-US"/>
          <w:rPrChange w:id="172" w:author="Simone Hitch" w:date="2026-09-25T20:03:00Z" w16du:dateUtc="2026-09-26T00:03:00Z">
            <w:rPr>
              <w:rFonts w:cstheme="minorHAnsi"/>
            </w:rPr>
          </w:rPrChange>
        </w:rPr>
        <w:t xml:space="preserve">the </w:t>
      </w:r>
      <w:ins w:id="173" w:author="Simone Hitch" w:date="2026-09-25T20:03:00Z" w16du:dateUtc="2026-09-26T00:03:00Z">
        <w:r w:rsidR="003A7728" w:rsidRPr="004963F3">
          <w:rPr>
            <w:rFonts w:cs="Arial"/>
            <w:sz w:val="20"/>
            <w:szCs w:val="20"/>
            <w:lang w:val="en-US"/>
          </w:rPr>
          <w:t>planned tasks</w:t>
        </w:r>
        <w:r w:rsidR="003A7728">
          <w:rPr>
            <w:rFonts w:cs="Arial"/>
            <w:sz w:val="20"/>
            <w:szCs w:val="20"/>
            <w:lang w:val="en-US"/>
          </w:rPr>
          <w:t xml:space="preserve"> and shows</w:t>
        </w:r>
      </w:ins>
      <w:del w:id="174" w:author="Simone Hitch" w:date="2026-09-25T20:03:00Z" w16du:dateUtc="2026-09-26T00:03:00Z">
        <w:r w:rsidRPr="009E04E6">
          <w:rPr>
            <w:rFonts w:cstheme="minorHAnsi"/>
          </w:rPr>
          <w:delText xml:space="preserve">school should be </w:delText>
        </w:r>
        <w:r w:rsidR="00E74D92" w:rsidRPr="009E04E6">
          <w:rPr>
            <w:rFonts w:cstheme="minorHAnsi"/>
          </w:rPr>
          <w:delText>closed for cleaning</w:delText>
        </w:r>
        <w:r w:rsidRPr="009E04E6">
          <w:rPr>
            <w:rFonts w:cstheme="minorHAnsi"/>
          </w:rPr>
          <w:delText xml:space="preserve">, </w:delText>
        </w:r>
        <w:r w:rsidR="00F640CA" w:rsidRPr="009E04E6">
          <w:rPr>
            <w:rFonts w:cstheme="minorHAnsi"/>
          </w:rPr>
          <w:delText xml:space="preserve">the </w:delText>
        </w:r>
        <w:r w:rsidRPr="009E04E6">
          <w:rPr>
            <w:rFonts w:cstheme="minorHAnsi"/>
          </w:rPr>
          <w:delText xml:space="preserve">school should be closed for </w:delText>
        </w:r>
        <w:r w:rsidRPr="009E04E6">
          <w:rPr>
            <w:rFonts w:cstheme="minorHAnsi"/>
            <w:b/>
            <w:u w:val="single"/>
          </w:rPr>
          <w:delText>no more</w:delText>
        </w:r>
        <w:r w:rsidRPr="009E04E6">
          <w:rPr>
            <w:rFonts w:cstheme="minorHAnsi"/>
          </w:rPr>
          <w:delText xml:space="preserve"> </w:delText>
        </w:r>
        <w:r w:rsidRPr="009E04E6">
          <w:rPr>
            <w:rFonts w:cstheme="minorHAnsi"/>
            <w:b/>
            <w:u w:val="single"/>
          </w:rPr>
          <w:delText>than 2 days</w:delText>
        </w:r>
        <w:r w:rsidRPr="009E04E6">
          <w:rPr>
            <w:rFonts w:cstheme="minorHAnsi"/>
          </w:rPr>
          <w:delText xml:space="preserve">. </w:delText>
        </w:r>
      </w:del>
    </w:p>
    <w:p w14:paraId="7ACC24FE" w14:textId="4C911687" w:rsidR="0051640E" w:rsidRPr="009E04E6" w:rsidRDefault="00F640CA" w:rsidP="0051640E">
      <w:pPr>
        <w:pStyle w:val="ListParagraph"/>
        <w:numPr>
          <w:ilvl w:val="1"/>
          <w:numId w:val="5"/>
        </w:numPr>
        <w:rPr>
          <w:del w:id="175" w:author="Simone Hitch" w:date="2026-09-25T20:03:00Z" w16du:dateUtc="2026-09-26T00:03:00Z"/>
          <w:rFonts w:cstheme="minorHAnsi"/>
        </w:rPr>
      </w:pPr>
      <w:del w:id="176" w:author="Simone Hitch" w:date="2026-09-25T20:03:00Z" w16du:dateUtc="2026-09-26T00:03:00Z">
        <w:r w:rsidRPr="009E04E6">
          <w:rPr>
            <w:rFonts w:cstheme="minorHAnsi"/>
          </w:rPr>
          <w:delText>When a school suspects an individual with COVID-19 has visited the school. The school should be cleaned. CDC guidance recommends wait</w:delText>
        </w:r>
        <w:r w:rsidR="00E675E9" w:rsidRPr="009E04E6">
          <w:rPr>
            <w:rFonts w:cstheme="minorHAnsi"/>
          </w:rPr>
          <w:delText>ing</w:delText>
        </w:r>
        <w:r w:rsidRPr="009E04E6">
          <w:rPr>
            <w:rFonts w:cstheme="minorHAnsi"/>
          </w:rPr>
          <w:delText xml:space="preserve"> up to 24 hours before beginning cleaning and disinfecti</w:delText>
        </w:r>
        <w:r w:rsidR="00E675E9" w:rsidRPr="009E04E6">
          <w:rPr>
            <w:rFonts w:cstheme="minorHAnsi"/>
          </w:rPr>
          <w:delText xml:space="preserve">ng. Schools should follow the </w:delText>
        </w:r>
        <w:r w:rsidR="00E675E9">
          <w:fldChar w:fldCharType="begin"/>
        </w:r>
        <w:r w:rsidR="00E675E9">
          <w:delInstrText>HYPERLINK "https://www.cdc.gov/coronavirus/2019-ncov/community/organizations/cleaning-disinfection.html"</w:delInstrText>
        </w:r>
        <w:r w:rsidR="00E675E9">
          <w:fldChar w:fldCharType="separate"/>
        </w:r>
        <w:r w:rsidR="00E675E9" w:rsidRPr="009E04E6">
          <w:rPr>
            <w:rStyle w:val="Hyperlink"/>
            <w:rFonts w:cstheme="minorHAnsi"/>
          </w:rPr>
          <w:delText>CDC guidance</w:delText>
        </w:r>
        <w:r w:rsidR="00E675E9">
          <w:fldChar w:fldCharType="end"/>
        </w:r>
        <w:r w:rsidR="00E675E9" w:rsidRPr="009E04E6">
          <w:rPr>
            <w:rFonts w:cstheme="minorHAnsi"/>
          </w:rPr>
          <w:delText xml:space="preserve"> for cleaning an disinfection. </w:delText>
        </w:r>
        <w:r w:rsidRPr="009E04E6">
          <w:rPr>
            <w:rFonts w:cstheme="minorHAnsi"/>
          </w:rPr>
          <w:delText xml:space="preserve"> </w:delText>
        </w:r>
      </w:del>
    </w:p>
    <w:p w14:paraId="35702B59" w14:textId="77777777" w:rsidR="00E675E9" w:rsidRPr="009E04E6" w:rsidRDefault="0051640E" w:rsidP="0051640E">
      <w:pPr>
        <w:pStyle w:val="ListParagraph"/>
        <w:numPr>
          <w:ilvl w:val="0"/>
          <w:numId w:val="5"/>
        </w:numPr>
        <w:rPr>
          <w:del w:id="177" w:author="Simone Hitch" w:date="2026-09-25T20:03:00Z" w16du:dateUtc="2026-09-26T00:03:00Z"/>
          <w:rFonts w:cstheme="minorHAnsi"/>
          <w:color w:val="212121"/>
        </w:rPr>
      </w:pPr>
      <w:del w:id="178" w:author="Simone Hitch" w:date="2026-09-25T20:03:00Z" w16du:dateUtc="2026-09-26T00:03:00Z">
        <w:r w:rsidRPr="009E04E6">
          <w:rPr>
            <w:rFonts w:cstheme="minorHAnsi"/>
          </w:rPr>
          <w:delText xml:space="preserve">Other students or staff </w:delText>
        </w:r>
        <w:r w:rsidR="001D1127" w:rsidRPr="009E04E6">
          <w:rPr>
            <w:rFonts w:cstheme="minorHAnsi"/>
          </w:rPr>
          <w:delText>1) who have not been in close contact with a positive case, and 2) who show no signs or symptoms of illness may continue to attend school.  Close contact includes:</w:delText>
        </w:r>
        <w:r w:rsidRPr="009E04E6">
          <w:rPr>
            <w:rFonts w:cstheme="minorHAnsi"/>
            <w:color w:val="000000"/>
          </w:rPr>
          <w:delText xml:space="preserve"> </w:delText>
        </w:r>
      </w:del>
    </w:p>
    <w:p w14:paraId="3C273A6F" w14:textId="77777777" w:rsidR="00E675E9" w:rsidRPr="009E04E6" w:rsidRDefault="001D1127" w:rsidP="00E675E9">
      <w:pPr>
        <w:pStyle w:val="ListParagraph"/>
        <w:numPr>
          <w:ilvl w:val="1"/>
          <w:numId w:val="5"/>
        </w:numPr>
        <w:rPr>
          <w:del w:id="179" w:author="Simone Hitch" w:date="2026-09-25T20:03:00Z" w16du:dateUtc="2026-09-26T00:03:00Z"/>
          <w:rFonts w:cstheme="minorHAnsi"/>
          <w:color w:val="212121"/>
        </w:rPr>
      </w:pPr>
      <w:del w:id="180" w:author="Simone Hitch" w:date="2026-09-25T20:03:00Z" w16du:dateUtc="2026-09-26T00:03:00Z">
        <w:r w:rsidRPr="009E04E6">
          <w:rPr>
            <w:rFonts w:cstheme="minorHAnsi"/>
            <w:color w:val="000000"/>
          </w:rPr>
          <w:delText xml:space="preserve">Living in the same household as a sick person with COVID-19, </w:delText>
        </w:r>
        <w:r w:rsidRPr="009E04E6">
          <w:rPr>
            <w:rFonts w:cstheme="minorHAnsi"/>
            <w:b/>
            <w:color w:val="000000"/>
            <w:u w:val="single"/>
          </w:rPr>
          <w:delText>or</w:delText>
        </w:r>
        <w:r w:rsidRPr="009E04E6">
          <w:rPr>
            <w:rFonts w:cstheme="minorHAnsi"/>
            <w:color w:val="000000"/>
          </w:rPr>
          <w:delText> </w:delText>
        </w:r>
      </w:del>
    </w:p>
    <w:p w14:paraId="0D394992" w14:textId="77777777" w:rsidR="00E675E9" w:rsidRPr="009E04E6" w:rsidRDefault="001D1127" w:rsidP="00E675E9">
      <w:pPr>
        <w:pStyle w:val="ListParagraph"/>
        <w:numPr>
          <w:ilvl w:val="1"/>
          <w:numId w:val="5"/>
        </w:numPr>
        <w:rPr>
          <w:del w:id="181" w:author="Simone Hitch" w:date="2026-09-25T20:03:00Z" w16du:dateUtc="2026-09-26T00:03:00Z"/>
          <w:rFonts w:cstheme="minorHAnsi"/>
          <w:color w:val="212121"/>
        </w:rPr>
      </w:pPr>
      <w:del w:id="182" w:author="Simone Hitch" w:date="2026-09-25T20:03:00Z" w16du:dateUtc="2026-09-26T00:03:00Z">
        <w:r w:rsidRPr="009E04E6">
          <w:rPr>
            <w:rFonts w:cstheme="minorHAnsi"/>
            <w:color w:val="000000"/>
          </w:rPr>
          <w:delText xml:space="preserve">Caring for a sick person with COVID-19, </w:delText>
        </w:r>
        <w:r w:rsidRPr="009E04E6">
          <w:rPr>
            <w:rFonts w:cstheme="minorHAnsi"/>
            <w:b/>
            <w:color w:val="000000"/>
            <w:u w:val="single"/>
          </w:rPr>
          <w:delText>or</w:delText>
        </w:r>
        <w:r w:rsidRPr="009E04E6">
          <w:rPr>
            <w:rFonts w:cstheme="minorHAnsi"/>
            <w:color w:val="000000"/>
          </w:rPr>
          <w:delText> </w:delText>
        </w:r>
      </w:del>
    </w:p>
    <w:p w14:paraId="4FBEB9E3" w14:textId="75977D3F" w:rsidR="00E675E9" w:rsidRPr="009E04E6" w:rsidRDefault="001D1127" w:rsidP="00E675E9">
      <w:pPr>
        <w:pStyle w:val="ListParagraph"/>
        <w:numPr>
          <w:ilvl w:val="1"/>
          <w:numId w:val="5"/>
        </w:numPr>
        <w:rPr>
          <w:del w:id="183" w:author="Simone Hitch" w:date="2026-09-25T20:03:00Z" w16du:dateUtc="2026-09-26T00:03:00Z"/>
          <w:rFonts w:cstheme="minorHAnsi"/>
          <w:color w:val="212121"/>
        </w:rPr>
      </w:pPr>
      <w:del w:id="184" w:author="Simone Hitch" w:date="2026-09-25T20:03:00Z" w16du:dateUtc="2026-09-26T00:03:00Z">
        <w:r w:rsidRPr="009E04E6">
          <w:rPr>
            <w:rFonts w:cstheme="minorHAnsi"/>
            <w:color w:val="000000"/>
          </w:rPr>
          <w:delText>Being within 6 feet of a sick person with COVID-19 for about 1</w:delText>
        </w:r>
        <w:r w:rsidR="00812E29" w:rsidRPr="009E04E6">
          <w:rPr>
            <w:rFonts w:cstheme="minorHAnsi"/>
            <w:color w:val="000000"/>
          </w:rPr>
          <w:delText>5</w:delText>
        </w:r>
        <w:r w:rsidRPr="009E04E6">
          <w:rPr>
            <w:rFonts w:cstheme="minorHAnsi"/>
            <w:color w:val="000000"/>
          </w:rPr>
          <w:delText xml:space="preserve"> minutes, </w:delText>
        </w:r>
        <w:r w:rsidRPr="009E04E6">
          <w:rPr>
            <w:rFonts w:cstheme="minorHAnsi"/>
            <w:b/>
            <w:color w:val="000000"/>
            <w:u w:val="single"/>
          </w:rPr>
          <w:delText>or</w:delText>
        </w:r>
        <w:r w:rsidRPr="009E04E6">
          <w:rPr>
            <w:rFonts w:cstheme="minorHAnsi"/>
            <w:color w:val="000000"/>
          </w:rPr>
          <w:delText xml:space="preserve"> </w:delText>
        </w:r>
      </w:del>
    </w:p>
    <w:p w14:paraId="6CA4F01A" w14:textId="371F885A" w:rsidR="001D1127" w:rsidRPr="009E04E6" w:rsidRDefault="001D1127" w:rsidP="00E675E9">
      <w:pPr>
        <w:pStyle w:val="ListParagraph"/>
        <w:numPr>
          <w:ilvl w:val="1"/>
          <w:numId w:val="5"/>
        </w:numPr>
        <w:rPr>
          <w:del w:id="185" w:author="Simone Hitch" w:date="2026-09-25T20:03:00Z" w16du:dateUtc="2026-09-26T00:03:00Z"/>
          <w:rFonts w:cstheme="minorHAnsi"/>
          <w:color w:val="212121"/>
        </w:rPr>
      </w:pPr>
      <w:del w:id="186" w:author="Simone Hitch" w:date="2026-09-25T20:03:00Z" w16du:dateUtc="2026-09-26T00:03:00Z">
        <w:r w:rsidRPr="009E04E6">
          <w:rPr>
            <w:rFonts w:cstheme="minorHAnsi"/>
            <w:color w:val="000000"/>
          </w:rPr>
          <w:delText>Being in direct contact with secretions from a sick person with COVID-19 (e.g., being coughed on, kissing, sharing utensils, etc.).​</w:delText>
        </w:r>
      </w:del>
    </w:p>
    <w:p w14:paraId="6EA42D92" w14:textId="26030DFF" w:rsidR="00FB3FA6" w:rsidRPr="009E04E6" w:rsidRDefault="00FB3FA6" w:rsidP="003D0996">
      <w:pPr>
        <w:rPr>
          <w:del w:id="187" w:author="Simone Hitch" w:date="2026-09-25T20:03:00Z" w16du:dateUtc="2026-09-26T00:03:00Z"/>
          <w:rFonts w:cstheme="minorHAnsi"/>
          <w:b/>
          <w:i/>
        </w:rPr>
      </w:pPr>
      <w:del w:id="188" w:author="Simone Hitch" w:date="2026-09-25T20:03:00Z" w16du:dateUtc="2026-09-26T00:03:00Z">
        <w:r w:rsidRPr="009E04E6">
          <w:rPr>
            <w:rFonts w:cstheme="minorHAnsi"/>
            <w:b/>
            <w:i/>
          </w:rPr>
          <w:delText>Scenario</w:delText>
        </w:r>
        <w:r w:rsidR="00C51632" w:rsidRPr="009E04E6">
          <w:rPr>
            <w:rFonts w:cstheme="minorHAnsi"/>
            <w:b/>
            <w:i/>
          </w:rPr>
          <w:delText xml:space="preserve"> 2</w:delText>
        </w:r>
        <w:r w:rsidRPr="009E04E6">
          <w:rPr>
            <w:rFonts w:cstheme="minorHAnsi"/>
            <w:b/>
            <w:i/>
          </w:rPr>
          <w:delText xml:space="preserve">: </w:delText>
        </w:r>
        <w:r w:rsidR="00C51632" w:rsidRPr="009E04E6">
          <w:rPr>
            <w:rFonts w:cstheme="minorHAnsi"/>
            <w:b/>
            <w:i/>
          </w:rPr>
          <w:delText xml:space="preserve">A student or staff member is diagnosed with </w:delText>
        </w:r>
        <w:r w:rsidRPr="009E04E6">
          <w:rPr>
            <w:rFonts w:cstheme="minorHAnsi"/>
            <w:b/>
            <w:i/>
          </w:rPr>
          <w:delText xml:space="preserve">COVID-19 </w:delText>
        </w:r>
      </w:del>
    </w:p>
    <w:p w14:paraId="35D4AAC9" w14:textId="3108A450" w:rsidR="00C51632" w:rsidRPr="009E04E6" w:rsidRDefault="005A553B" w:rsidP="0071250F">
      <w:pPr>
        <w:rPr>
          <w:del w:id="189" w:author="Simone Hitch" w:date="2026-09-25T20:03:00Z" w16du:dateUtc="2026-09-26T00:03:00Z"/>
          <w:rFonts w:cstheme="minorHAnsi"/>
        </w:rPr>
      </w:pPr>
      <w:del w:id="190" w:author="Simone Hitch" w:date="2026-09-25T20:03:00Z" w16du:dateUtc="2026-09-26T00:03:00Z">
        <w:r w:rsidRPr="009E04E6">
          <w:rPr>
            <w:rFonts w:cstheme="minorHAnsi"/>
            <w:b/>
            <w:i/>
          </w:rPr>
          <w:delText>Guidance</w:delText>
        </w:r>
        <w:r w:rsidR="00C51632" w:rsidRPr="009E04E6">
          <w:rPr>
            <w:rFonts w:cstheme="minorHAnsi"/>
          </w:rPr>
          <w:delText xml:space="preserve">: </w:delText>
        </w:r>
      </w:del>
    </w:p>
    <w:p w14:paraId="0E86AB4B" w14:textId="3158E4FF" w:rsidR="00C51632" w:rsidRPr="009E04E6" w:rsidRDefault="00C51632" w:rsidP="00C51632">
      <w:pPr>
        <w:pStyle w:val="ListParagraph"/>
        <w:numPr>
          <w:ilvl w:val="0"/>
          <w:numId w:val="7"/>
        </w:numPr>
        <w:rPr>
          <w:del w:id="191" w:author="Simone Hitch" w:date="2026-09-25T20:03:00Z" w16du:dateUtc="2026-09-26T00:03:00Z"/>
          <w:rFonts w:cstheme="minorHAnsi"/>
        </w:rPr>
      </w:pPr>
      <w:del w:id="192" w:author="Simone Hitch" w:date="2026-09-25T20:03:00Z" w16du:dateUtc="2026-09-26T00:03:00Z">
        <w:r w:rsidRPr="009E04E6">
          <w:rPr>
            <w:rFonts w:cstheme="minorHAnsi"/>
          </w:rPr>
          <w:delText xml:space="preserve">The student or staff member who </w:delText>
        </w:r>
        <w:r w:rsidR="002927D2" w:rsidRPr="009E04E6">
          <w:rPr>
            <w:rFonts w:cstheme="minorHAnsi"/>
          </w:rPr>
          <w:delText xml:space="preserve">tested positive for </w:delText>
        </w:r>
        <w:r w:rsidR="00FB3FA6" w:rsidRPr="009E04E6">
          <w:rPr>
            <w:rFonts w:cstheme="minorHAnsi"/>
          </w:rPr>
          <w:delText>COVID-19</w:delText>
        </w:r>
        <w:r w:rsidRPr="009E04E6">
          <w:rPr>
            <w:rFonts w:cstheme="minorHAnsi"/>
          </w:rPr>
          <w:delText xml:space="preserve"> </w:delText>
        </w:r>
        <w:r w:rsidR="002927D2" w:rsidRPr="009E04E6">
          <w:rPr>
            <w:rFonts w:cstheme="minorHAnsi"/>
          </w:rPr>
          <w:delText xml:space="preserve">will be required to </w:delText>
        </w:r>
        <w:r w:rsidR="002367ED" w:rsidRPr="009E04E6">
          <w:rPr>
            <w:rFonts w:cstheme="minorHAnsi"/>
          </w:rPr>
          <w:delText xml:space="preserve">isolate </w:delText>
        </w:r>
        <w:r w:rsidR="002927D2" w:rsidRPr="009E04E6">
          <w:rPr>
            <w:rFonts w:cstheme="minorHAnsi"/>
          </w:rPr>
          <w:delText xml:space="preserve">at home.  </w:delText>
        </w:r>
        <w:r w:rsidRPr="009E04E6">
          <w:rPr>
            <w:rFonts w:cstheme="minorHAnsi"/>
          </w:rPr>
          <w:delText xml:space="preserve">The student or staff member may not return to school until they are authorized to leave their home by the local board of health. </w:delText>
        </w:r>
      </w:del>
    </w:p>
    <w:p w14:paraId="2B752FD4" w14:textId="09DF89DA" w:rsidR="0071250F" w:rsidRPr="009E04E6" w:rsidRDefault="002927D2" w:rsidP="00C51632">
      <w:pPr>
        <w:pStyle w:val="ListParagraph"/>
        <w:numPr>
          <w:ilvl w:val="0"/>
          <w:numId w:val="7"/>
        </w:numPr>
        <w:rPr>
          <w:del w:id="193" w:author="Simone Hitch" w:date="2026-09-25T20:03:00Z" w16du:dateUtc="2026-09-26T00:03:00Z"/>
          <w:rFonts w:cstheme="minorHAnsi"/>
        </w:rPr>
      </w:pPr>
      <w:del w:id="194" w:author="Simone Hitch" w:date="2026-09-25T20:03:00Z" w16du:dateUtc="2026-09-26T00:03:00Z">
        <w:r w:rsidRPr="009E04E6">
          <w:rPr>
            <w:rFonts w:cstheme="minorHAnsi"/>
          </w:rPr>
          <w:delText>Anyone who</w:delText>
        </w:r>
        <w:r w:rsidR="00FB3FA6" w:rsidRPr="009E04E6">
          <w:rPr>
            <w:rFonts w:cstheme="minorHAnsi"/>
          </w:rPr>
          <w:delText xml:space="preserve"> has had close contact (defined as physical contact or sharing of airspace within six feet for more than 15 minutes) </w:delText>
        </w:r>
        <w:r w:rsidRPr="009E04E6">
          <w:rPr>
            <w:rFonts w:cstheme="minorHAnsi"/>
          </w:rPr>
          <w:delText xml:space="preserve">with a positive case </w:delText>
        </w:r>
        <w:r w:rsidR="00FB3FA6" w:rsidRPr="009E04E6">
          <w:rPr>
            <w:rFonts w:cstheme="minorHAnsi"/>
          </w:rPr>
          <w:delText xml:space="preserve">should be immediately identified </w:delText>
        </w:r>
        <w:r w:rsidR="001A58BB" w:rsidRPr="009E04E6">
          <w:rPr>
            <w:rFonts w:cstheme="minorHAnsi"/>
          </w:rPr>
          <w:delText xml:space="preserve">and should consult </w:delText>
        </w:r>
        <w:r w:rsidR="00FB3FA6" w:rsidRPr="009E04E6">
          <w:rPr>
            <w:rFonts w:cstheme="minorHAnsi"/>
          </w:rPr>
          <w:delText>with DPH and/or the local health department</w:delText>
        </w:r>
        <w:r w:rsidR="002367ED" w:rsidRPr="009E04E6">
          <w:rPr>
            <w:rFonts w:cstheme="minorHAnsi"/>
          </w:rPr>
          <w:delText>. DPH or the local health department will</w:delText>
        </w:r>
        <w:r w:rsidR="001A58BB" w:rsidRPr="009E04E6">
          <w:rPr>
            <w:rFonts w:cstheme="minorHAnsi"/>
          </w:rPr>
          <w:delText>,</w:delText>
        </w:r>
      </w:del>
      <w:r w:rsidR="001A58BB">
        <w:rPr>
          <w:sz w:val="20"/>
          <w:lang w:val="en-US"/>
          <w:rPrChange w:id="195" w:author="Simone Hitch" w:date="2026-09-25T20:03:00Z" w16du:dateUtc="2026-09-26T00:03:00Z">
            <w:rPr>
              <w:rFonts w:cstheme="minorHAnsi"/>
            </w:rPr>
          </w:rPrChange>
        </w:rPr>
        <w:t xml:space="preserve"> where </w:t>
      </w:r>
      <w:del w:id="196" w:author="Simone Hitch" w:date="2026-09-25T20:03:00Z" w16du:dateUtc="2026-09-26T00:03:00Z">
        <w:r w:rsidR="001A58BB" w:rsidRPr="009E04E6">
          <w:rPr>
            <w:rFonts w:cstheme="minorHAnsi"/>
          </w:rPr>
          <w:delText xml:space="preserve">appropriate, require </w:delText>
        </w:r>
        <w:r w:rsidR="00FB3FA6" w:rsidRPr="009E04E6">
          <w:rPr>
            <w:rFonts w:cstheme="minorHAnsi"/>
          </w:rPr>
          <w:delText>quarantin</w:delText>
        </w:r>
        <w:r w:rsidR="001A58BB" w:rsidRPr="009E04E6">
          <w:rPr>
            <w:rFonts w:cstheme="minorHAnsi"/>
          </w:rPr>
          <w:delText xml:space="preserve">ing </w:delText>
        </w:r>
        <w:r w:rsidR="00FB3FA6" w:rsidRPr="009E04E6">
          <w:rPr>
            <w:rFonts w:cstheme="minorHAnsi"/>
          </w:rPr>
          <w:delText>at home according</w:delText>
        </w:r>
        <w:r w:rsidR="001A58BB" w:rsidRPr="009E04E6">
          <w:rPr>
            <w:rFonts w:cstheme="minorHAnsi"/>
          </w:rPr>
          <w:delText xml:space="preserve">. </w:delText>
        </w:r>
        <w:r w:rsidR="0071250F" w:rsidRPr="009E04E6">
          <w:rPr>
            <w:rFonts w:cstheme="minorHAnsi"/>
          </w:rPr>
          <w:delText>Close contact includes:</w:delText>
        </w:r>
      </w:del>
    </w:p>
    <w:p w14:paraId="49B8A02C" w14:textId="77777777" w:rsidR="0071250F" w:rsidRPr="009E04E6" w:rsidRDefault="0071250F" w:rsidP="00C51632">
      <w:pPr>
        <w:pStyle w:val="NormalWeb"/>
        <w:numPr>
          <w:ilvl w:val="0"/>
          <w:numId w:val="8"/>
        </w:numPr>
        <w:rPr>
          <w:del w:id="197" w:author="Simone Hitch" w:date="2026-09-25T20:03:00Z" w16du:dateUtc="2026-09-26T00:03:00Z"/>
          <w:rFonts w:asciiTheme="minorHAnsi" w:hAnsiTheme="minorHAnsi" w:cstheme="minorHAnsi"/>
          <w:color w:val="212121"/>
          <w:sz w:val="22"/>
          <w:szCs w:val="22"/>
        </w:rPr>
      </w:pPr>
      <w:del w:id="198" w:author="Simone Hitch" w:date="2026-09-25T20:03:00Z" w16du:dateUtc="2026-09-26T00:03:00Z">
        <w:r w:rsidRPr="009E04E6">
          <w:rPr>
            <w:rFonts w:asciiTheme="minorHAnsi" w:hAnsiTheme="minorHAnsi" w:cstheme="minorHAnsi"/>
            <w:color w:val="000000"/>
            <w:sz w:val="22"/>
            <w:szCs w:val="22"/>
          </w:rPr>
          <w:delText xml:space="preserve">Living in the same household as a sick person with COVID-19, </w:delText>
        </w:r>
        <w:r w:rsidRPr="009E04E6">
          <w:rPr>
            <w:rFonts w:asciiTheme="minorHAnsi" w:hAnsiTheme="minorHAnsi" w:cstheme="minorHAnsi"/>
            <w:b/>
            <w:color w:val="000000"/>
            <w:sz w:val="22"/>
            <w:szCs w:val="22"/>
            <w:u w:val="single"/>
          </w:rPr>
          <w:delText>or</w:delText>
        </w:r>
        <w:r w:rsidRPr="009E04E6">
          <w:rPr>
            <w:rFonts w:asciiTheme="minorHAnsi" w:hAnsiTheme="minorHAnsi" w:cstheme="minorHAnsi"/>
            <w:color w:val="000000"/>
            <w:sz w:val="22"/>
            <w:szCs w:val="22"/>
          </w:rPr>
          <w:delText> </w:delText>
        </w:r>
      </w:del>
    </w:p>
    <w:p w14:paraId="4AE58EC0" w14:textId="77777777" w:rsidR="0071250F" w:rsidRPr="009E04E6" w:rsidRDefault="0071250F" w:rsidP="00C51632">
      <w:pPr>
        <w:pStyle w:val="NormalWeb"/>
        <w:numPr>
          <w:ilvl w:val="0"/>
          <w:numId w:val="8"/>
        </w:numPr>
        <w:rPr>
          <w:del w:id="199" w:author="Simone Hitch" w:date="2026-09-25T20:03:00Z" w16du:dateUtc="2026-09-26T00:03:00Z"/>
          <w:rFonts w:asciiTheme="minorHAnsi" w:hAnsiTheme="minorHAnsi" w:cstheme="minorHAnsi"/>
          <w:color w:val="212121"/>
          <w:sz w:val="22"/>
          <w:szCs w:val="22"/>
        </w:rPr>
      </w:pPr>
      <w:del w:id="200" w:author="Simone Hitch" w:date="2026-09-25T20:03:00Z" w16du:dateUtc="2026-09-26T00:03:00Z">
        <w:r w:rsidRPr="009E04E6">
          <w:rPr>
            <w:rFonts w:asciiTheme="minorHAnsi" w:hAnsiTheme="minorHAnsi" w:cstheme="minorHAnsi"/>
            <w:color w:val="000000"/>
            <w:sz w:val="22"/>
            <w:szCs w:val="22"/>
          </w:rPr>
          <w:delText xml:space="preserve">Caring for a sick person with COVID-19, </w:delText>
        </w:r>
        <w:r w:rsidRPr="009E04E6">
          <w:rPr>
            <w:rFonts w:asciiTheme="minorHAnsi" w:hAnsiTheme="minorHAnsi" w:cstheme="minorHAnsi"/>
            <w:b/>
            <w:color w:val="000000"/>
            <w:sz w:val="22"/>
            <w:szCs w:val="22"/>
            <w:u w:val="single"/>
          </w:rPr>
          <w:delText>or</w:delText>
        </w:r>
        <w:r w:rsidRPr="009E04E6">
          <w:rPr>
            <w:rFonts w:asciiTheme="minorHAnsi" w:hAnsiTheme="minorHAnsi" w:cstheme="minorHAnsi"/>
            <w:color w:val="000000"/>
            <w:sz w:val="22"/>
            <w:szCs w:val="22"/>
          </w:rPr>
          <w:delText> </w:delText>
        </w:r>
      </w:del>
    </w:p>
    <w:p w14:paraId="500B6415" w14:textId="77777777" w:rsidR="00C51632" w:rsidRPr="009E04E6" w:rsidRDefault="0071250F" w:rsidP="00C51632">
      <w:pPr>
        <w:pStyle w:val="NormalWeb"/>
        <w:numPr>
          <w:ilvl w:val="0"/>
          <w:numId w:val="8"/>
        </w:numPr>
        <w:rPr>
          <w:del w:id="201" w:author="Simone Hitch" w:date="2026-09-25T20:03:00Z" w16du:dateUtc="2026-09-26T00:03:00Z"/>
          <w:rFonts w:asciiTheme="minorHAnsi" w:hAnsiTheme="minorHAnsi" w:cstheme="minorHAnsi"/>
          <w:color w:val="212121"/>
          <w:sz w:val="22"/>
          <w:szCs w:val="22"/>
        </w:rPr>
      </w:pPr>
      <w:del w:id="202" w:author="Simone Hitch" w:date="2026-09-25T20:03:00Z" w16du:dateUtc="2026-09-26T00:03:00Z">
        <w:r w:rsidRPr="009E04E6">
          <w:rPr>
            <w:rFonts w:asciiTheme="minorHAnsi" w:hAnsiTheme="minorHAnsi" w:cstheme="minorHAnsi"/>
            <w:color w:val="000000"/>
            <w:sz w:val="22"/>
            <w:szCs w:val="22"/>
          </w:rPr>
          <w:delText>Being within 6 feet of a sick person with COVID-19 for about 1</w:delText>
        </w:r>
        <w:r w:rsidR="00C0770A" w:rsidRPr="009E04E6">
          <w:rPr>
            <w:rFonts w:asciiTheme="minorHAnsi" w:hAnsiTheme="minorHAnsi" w:cstheme="minorHAnsi"/>
            <w:color w:val="000000"/>
            <w:sz w:val="22"/>
            <w:szCs w:val="22"/>
          </w:rPr>
          <w:delText>5</w:delText>
        </w:r>
        <w:r w:rsidRPr="009E04E6">
          <w:rPr>
            <w:rFonts w:asciiTheme="minorHAnsi" w:hAnsiTheme="minorHAnsi" w:cstheme="minorHAnsi"/>
            <w:color w:val="000000"/>
            <w:sz w:val="22"/>
            <w:szCs w:val="22"/>
          </w:rPr>
          <w:delText xml:space="preserve"> minutes, </w:delText>
        </w:r>
        <w:r w:rsidRPr="009E04E6">
          <w:rPr>
            <w:rFonts w:asciiTheme="minorHAnsi" w:hAnsiTheme="minorHAnsi" w:cstheme="minorHAnsi"/>
            <w:b/>
            <w:color w:val="000000"/>
            <w:sz w:val="22"/>
            <w:szCs w:val="22"/>
            <w:u w:val="single"/>
          </w:rPr>
          <w:delText>or</w:delText>
        </w:r>
        <w:r w:rsidRPr="009E04E6">
          <w:rPr>
            <w:rFonts w:asciiTheme="minorHAnsi" w:hAnsiTheme="minorHAnsi" w:cstheme="minorHAnsi"/>
            <w:color w:val="000000"/>
            <w:sz w:val="22"/>
            <w:szCs w:val="22"/>
          </w:rPr>
          <w:delText xml:space="preserve"> </w:delText>
        </w:r>
      </w:del>
    </w:p>
    <w:p w14:paraId="77E13D6A" w14:textId="77777777" w:rsidR="00C51632" w:rsidRPr="009E04E6" w:rsidRDefault="0071250F" w:rsidP="00C51632">
      <w:pPr>
        <w:pStyle w:val="NormalWeb"/>
        <w:numPr>
          <w:ilvl w:val="0"/>
          <w:numId w:val="8"/>
        </w:numPr>
        <w:rPr>
          <w:del w:id="203" w:author="Simone Hitch" w:date="2026-09-25T20:03:00Z" w16du:dateUtc="2026-09-26T00:03:00Z"/>
          <w:rFonts w:asciiTheme="minorHAnsi" w:hAnsiTheme="minorHAnsi" w:cstheme="minorHAnsi"/>
          <w:color w:val="212121"/>
          <w:sz w:val="22"/>
          <w:szCs w:val="22"/>
        </w:rPr>
      </w:pPr>
      <w:del w:id="204" w:author="Simone Hitch" w:date="2026-09-25T20:03:00Z" w16du:dateUtc="2026-09-26T00:03:00Z">
        <w:r w:rsidRPr="009E04E6">
          <w:rPr>
            <w:rFonts w:asciiTheme="minorHAnsi" w:hAnsiTheme="minorHAnsi" w:cstheme="minorHAnsi"/>
            <w:color w:val="000000"/>
            <w:sz w:val="22"/>
            <w:szCs w:val="22"/>
          </w:rPr>
          <w:delText>Being in direct contact with secretions from a sick person with COVID-19 (e.g., being coughed on, kissing, sharing utensils, etc.).​</w:delText>
        </w:r>
      </w:del>
    </w:p>
    <w:p w14:paraId="00372DFC" w14:textId="07A352EB" w:rsidR="00C51632" w:rsidRPr="009E04E6" w:rsidRDefault="002927D2" w:rsidP="00C51632">
      <w:pPr>
        <w:pStyle w:val="NormalWeb"/>
        <w:ind w:left="720"/>
        <w:rPr>
          <w:del w:id="205" w:author="Simone Hitch" w:date="2026-09-25T20:03:00Z" w16du:dateUtc="2026-09-26T00:03:00Z"/>
          <w:rFonts w:asciiTheme="minorHAnsi" w:hAnsiTheme="minorHAnsi" w:cstheme="minorHAnsi"/>
          <w:color w:val="212121"/>
          <w:sz w:val="22"/>
          <w:szCs w:val="22"/>
        </w:rPr>
      </w:pPr>
      <w:del w:id="206" w:author="Simone Hitch" w:date="2026-09-25T20:03:00Z" w16du:dateUtc="2026-09-26T00:03:00Z">
        <w:r w:rsidRPr="009E04E6">
          <w:rPr>
            <w:rFonts w:asciiTheme="minorHAnsi" w:hAnsiTheme="minorHAnsi" w:cstheme="minorHAnsi"/>
            <w:sz w:val="22"/>
            <w:szCs w:val="22"/>
          </w:rPr>
          <w:delText>Quarantined individuals that have questions or concerns related to their quarantine should contact DPH or their local health department</w:delText>
        </w:r>
        <w:r w:rsidR="001A58BB" w:rsidRPr="009E04E6">
          <w:rPr>
            <w:rFonts w:asciiTheme="minorHAnsi" w:hAnsiTheme="minorHAnsi" w:cstheme="minorHAnsi"/>
            <w:sz w:val="22"/>
            <w:szCs w:val="22"/>
          </w:rPr>
          <w:delText>.</w:delText>
        </w:r>
        <w:r w:rsidR="0071250F" w:rsidRPr="009E04E6">
          <w:rPr>
            <w:rFonts w:asciiTheme="minorHAnsi" w:hAnsiTheme="minorHAnsi" w:cstheme="minorHAnsi"/>
            <w:sz w:val="22"/>
            <w:szCs w:val="22"/>
          </w:rPr>
          <w:delText xml:space="preserve">  </w:delText>
        </w:r>
      </w:del>
    </w:p>
    <w:p w14:paraId="78C32765" w14:textId="0FF7738B" w:rsidR="00C1326C" w:rsidRPr="009E04E6" w:rsidRDefault="00C1326C" w:rsidP="00C1326C">
      <w:pPr>
        <w:pStyle w:val="ListParagraph"/>
        <w:numPr>
          <w:ilvl w:val="0"/>
          <w:numId w:val="7"/>
        </w:numPr>
        <w:rPr>
          <w:del w:id="207" w:author="Simone Hitch" w:date="2026-09-25T20:03:00Z" w16du:dateUtc="2026-09-26T00:03:00Z"/>
          <w:rFonts w:cstheme="minorHAnsi"/>
        </w:rPr>
      </w:pPr>
      <w:del w:id="208" w:author="Simone Hitch" w:date="2026-09-25T20:03:00Z" w16du:dateUtc="2026-09-26T00:03:00Z">
        <w:r w:rsidRPr="009E04E6">
          <w:rPr>
            <w:rFonts w:cstheme="minorHAnsi"/>
          </w:rPr>
          <w:delText>School leadership should work with DPH or the local health board to discuss the risk of transmission</w:delText>
        </w:r>
        <w:r w:rsidR="003B1AAF" w:rsidRPr="009E04E6">
          <w:rPr>
            <w:rFonts w:cstheme="minorHAnsi"/>
          </w:rPr>
          <w:delText xml:space="preserve"> of COVID-19</w:delText>
        </w:r>
        <w:r w:rsidRPr="009E04E6">
          <w:rPr>
            <w:rFonts w:cstheme="minorHAnsi"/>
          </w:rPr>
          <w:delText xml:space="preserve"> in the school. If the student has been at school in close contact with other </w:delText>
        </w:r>
      </w:del>
      <w:r w:rsidRPr="004963F3">
        <w:rPr>
          <w:sz w:val="20"/>
          <w:lang w:val="en-US"/>
          <w:rPrChange w:id="209" w:author="Simone Hitch" w:date="2026-09-25T20:03:00Z" w16du:dateUtc="2026-09-26T00:03:00Z">
            <w:rPr>
              <w:rFonts w:cstheme="minorHAnsi"/>
            </w:rPr>
          </w:rPrChange>
        </w:rPr>
        <w:t xml:space="preserve">students </w:t>
      </w:r>
      <w:ins w:id="210" w:author="Simone Hitch" w:date="2026-09-25T20:03:00Z" w16du:dateUtc="2026-09-26T00:03:00Z">
        <w:r w:rsidR="003A7728" w:rsidRPr="004963F3">
          <w:rPr>
            <w:rFonts w:cs="Arial"/>
            <w:sz w:val="20"/>
            <w:szCs w:val="20"/>
            <w:lang w:val="en-US"/>
          </w:rPr>
          <w:t xml:space="preserve">have the opportunity to provide evidence for each </w:t>
        </w:r>
        <w:r w:rsidR="003A7728">
          <w:rPr>
            <w:rFonts w:cs="Arial"/>
            <w:sz w:val="20"/>
            <w:szCs w:val="20"/>
            <w:lang w:val="en-US"/>
          </w:rPr>
          <w:t>of the specific features of all of the</w:t>
        </w:r>
        <w:r w:rsidR="003A7728" w:rsidRPr="004963F3">
          <w:rPr>
            <w:rFonts w:cs="Arial"/>
            <w:sz w:val="20"/>
            <w:szCs w:val="20"/>
            <w:lang w:val="en-US"/>
          </w:rPr>
          <w:t xml:space="preserve"> assessment design</w:t>
        </w:r>
      </w:ins>
      <w:del w:id="211" w:author="Simone Hitch" w:date="2026-09-25T20:03:00Z" w16du:dateUtc="2026-09-26T00:03:00Z">
        <w:r w:rsidRPr="009E04E6">
          <w:rPr>
            <w:rFonts w:cstheme="minorHAnsi"/>
          </w:rPr>
          <w:delText xml:space="preserve">immediately prior to the diagnosis school leadership should </w:delText>
        </w:r>
        <w:r w:rsidRPr="009E04E6">
          <w:rPr>
            <w:rFonts w:cstheme="minorHAnsi"/>
            <w:b/>
          </w:rPr>
          <w:delText xml:space="preserve">close the school for </w:delText>
        </w:r>
        <w:r w:rsidR="005B4F5F" w:rsidRPr="009E04E6">
          <w:rPr>
            <w:rFonts w:cstheme="minorHAnsi"/>
            <w:b/>
          </w:rPr>
          <w:delText xml:space="preserve">at least </w:delText>
        </w:r>
        <w:r w:rsidRPr="009E04E6">
          <w:rPr>
            <w:rFonts w:cstheme="minorHAnsi"/>
            <w:b/>
          </w:rPr>
          <w:delText>14 days</w:delText>
        </w:r>
        <w:r w:rsidR="00812E29" w:rsidRPr="009E04E6">
          <w:rPr>
            <w:rFonts w:cstheme="minorHAnsi"/>
            <w:b/>
          </w:rPr>
          <w:delText>.</w:delText>
        </w:r>
        <w:r w:rsidR="005A553B" w:rsidRPr="009E04E6">
          <w:rPr>
            <w:rFonts w:cstheme="minorHAnsi"/>
            <w:b/>
          </w:rPr>
          <w:delText xml:space="preserve"> </w:delText>
        </w:r>
        <w:r w:rsidR="005A553B" w:rsidRPr="009E04E6">
          <w:rPr>
            <w:rFonts w:cstheme="minorHAnsi"/>
          </w:rPr>
          <w:delText xml:space="preserve">Decisions about school closure should be made on a school-by-school </w:delText>
        </w:r>
        <w:r w:rsidR="003B1AAF" w:rsidRPr="009E04E6">
          <w:rPr>
            <w:rFonts w:cstheme="minorHAnsi"/>
          </w:rPr>
          <w:delText xml:space="preserve">basis </w:delText>
        </w:r>
        <w:r w:rsidR="003B1AAF" w:rsidRPr="009E04E6">
          <w:rPr>
            <w:rFonts w:cstheme="minorHAnsi"/>
            <w:b/>
          </w:rPr>
          <w:delText>not at the school district level</w:delText>
        </w:r>
        <w:r w:rsidR="003B1AAF" w:rsidRPr="009E04E6">
          <w:rPr>
            <w:rFonts w:cstheme="minorHAnsi"/>
          </w:rPr>
          <w:delText>.</w:delText>
        </w:r>
        <w:r w:rsidR="00812E29" w:rsidRPr="009E04E6">
          <w:rPr>
            <w:rFonts w:cstheme="minorHAnsi"/>
          </w:rPr>
          <w:delText xml:space="preserve"> Additional guidance is available from the </w:delText>
        </w:r>
        <w:r w:rsidR="00812E29">
          <w:fldChar w:fldCharType="begin"/>
        </w:r>
        <w:r w:rsidR="00812E29">
          <w:delInstrText>HYPERLINK "https://www.cdc.gov/coronavirus/2019-ncov/community/schools-childcare/schools-faq.html"</w:delInstrText>
        </w:r>
        <w:r w:rsidR="00812E29">
          <w:fldChar w:fldCharType="separate"/>
        </w:r>
        <w:r w:rsidR="00812E29" w:rsidRPr="009E04E6">
          <w:rPr>
            <w:rStyle w:val="Hyperlink"/>
            <w:rFonts w:cstheme="minorHAnsi"/>
          </w:rPr>
          <w:delText>CDC</w:delText>
        </w:r>
        <w:r w:rsidR="00812E29">
          <w:fldChar w:fldCharType="end"/>
        </w:r>
        <w:r w:rsidR="00812E29" w:rsidRPr="009E04E6">
          <w:rPr>
            <w:rFonts w:cstheme="minorHAnsi"/>
          </w:rPr>
          <w:delText>.</w:delText>
        </w:r>
      </w:del>
    </w:p>
    <w:p w14:paraId="4CFFCFDC" w14:textId="5C6345AD" w:rsidR="00C1326C" w:rsidRPr="009E04E6" w:rsidRDefault="005B4F5F" w:rsidP="00C1326C">
      <w:pPr>
        <w:pStyle w:val="ListParagraph"/>
        <w:numPr>
          <w:ilvl w:val="0"/>
          <w:numId w:val="7"/>
        </w:numPr>
        <w:rPr>
          <w:del w:id="212" w:author="Simone Hitch" w:date="2026-09-25T20:03:00Z" w16du:dateUtc="2026-09-26T00:03:00Z"/>
          <w:rFonts w:cstheme="minorHAnsi"/>
        </w:rPr>
      </w:pPr>
      <w:del w:id="213" w:author="Simone Hitch" w:date="2026-09-25T20:03:00Z" w16du:dateUtc="2026-09-26T00:03:00Z">
        <w:r w:rsidRPr="009E04E6">
          <w:rPr>
            <w:rFonts w:cstheme="minorHAnsi"/>
          </w:rPr>
          <w:delText>School leadership should work with the local health board during</w:delText>
        </w:r>
        <w:r w:rsidR="00C1326C" w:rsidRPr="009E04E6">
          <w:rPr>
            <w:rFonts w:cstheme="minorHAnsi"/>
          </w:rPr>
          <w:delText xml:space="preserve"> the quarantine period </w:delText>
        </w:r>
        <w:r w:rsidRPr="009E04E6">
          <w:rPr>
            <w:rFonts w:cstheme="minorHAnsi"/>
          </w:rPr>
          <w:delText xml:space="preserve">to </w:delText>
        </w:r>
        <w:r w:rsidR="00C1326C" w:rsidRPr="009E04E6">
          <w:rPr>
            <w:rFonts w:cstheme="minorHAnsi"/>
          </w:rPr>
          <w:delText>monitor additional confirmed cases of COVID-19</w:delText>
        </w:r>
        <w:r w:rsidRPr="009E04E6">
          <w:rPr>
            <w:rFonts w:cstheme="minorHAnsi"/>
          </w:rPr>
          <w:delText xml:space="preserve"> in the district and should discuss protocols for reopening the school.</w:delText>
        </w:r>
        <w:r w:rsidR="00C1326C" w:rsidRPr="009E04E6">
          <w:rPr>
            <w:rFonts w:cstheme="minorHAnsi"/>
          </w:rPr>
          <w:delText xml:space="preserve"> </w:delText>
        </w:r>
      </w:del>
    </w:p>
    <w:p w14:paraId="015D714E" w14:textId="77777777" w:rsidR="00D62A93" w:rsidRPr="009E04E6" w:rsidRDefault="00D62A93" w:rsidP="003D0996">
      <w:pPr>
        <w:rPr>
          <w:del w:id="214" w:author="Simone Hitch" w:date="2026-09-25T20:03:00Z" w16du:dateUtc="2026-09-26T00:03:00Z"/>
          <w:rFonts w:cstheme="minorHAnsi"/>
          <w:b/>
          <w:i/>
        </w:rPr>
      </w:pPr>
    </w:p>
    <w:p w14:paraId="047AF47F" w14:textId="0FF33C50" w:rsidR="00C8408F" w:rsidRPr="009E04E6" w:rsidRDefault="00B4530B" w:rsidP="003D0996">
      <w:pPr>
        <w:rPr>
          <w:del w:id="215" w:author="Simone Hitch" w:date="2026-09-25T20:03:00Z" w16du:dateUtc="2026-09-26T00:03:00Z"/>
          <w:rFonts w:cstheme="minorHAnsi"/>
          <w:b/>
          <w:i/>
        </w:rPr>
      </w:pPr>
      <w:del w:id="216" w:author="Simone Hitch" w:date="2026-09-25T20:03:00Z" w16du:dateUtc="2026-09-26T00:03:00Z">
        <w:r w:rsidRPr="009E04E6">
          <w:rPr>
            <w:rFonts w:cstheme="minorHAnsi"/>
            <w:b/>
            <w:i/>
          </w:rPr>
          <w:delText>Scenario</w:delText>
        </w:r>
        <w:r w:rsidR="005A553B" w:rsidRPr="009E04E6">
          <w:rPr>
            <w:rFonts w:cstheme="minorHAnsi"/>
            <w:b/>
            <w:i/>
          </w:rPr>
          <w:delText xml:space="preserve"> 3</w:delText>
        </w:r>
        <w:r w:rsidRPr="009E04E6">
          <w:rPr>
            <w:rFonts w:cstheme="minorHAnsi"/>
            <w:b/>
            <w:i/>
          </w:rPr>
          <w:delText xml:space="preserve">: </w:delText>
        </w:r>
        <w:r w:rsidR="005A553B" w:rsidRPr="009E04E6">
          <w:rPr>
            <w:rFonts w:cstheme="minorHAnsi"/>
            <w:b/>
            <w:i/>
          </w:rPr>
          <w:delText xml:space="preserve">A student or staff member has returned from international travel.  </w:delText>
        </w:r>
      </w:del>
    </w:p>
    <w:p w14:paraId="55DA1483" w14:textId="449A2B1E" w:rsidR="005A553B" w:rsidRPr="009E04E6" w:rsidRDefault="005A553B" w:rsidP="003D0996">
      <w:pPr>
        <w:rPr>
          <w:del w:id="217" w:author="Simone Hitch" w:date="2026-09-25T20:03:00Z" w16du:dateUtc="2026-09-26T00:03:00Z"/>
          <w:rFonts w:cstheme="minorHAnsi"/>
          <w:b/>
          <w:i/>
        </w:rPr>
      </w:pPr>
      <w:del w:id="218" w:author="Simone Hitch" w:date="2026-09-25T20:03:00Z" w16du:dateUtc="2026-09-26T00:03:00Z">
        <w:r w:rsidRPr="009E04E6">
          <w:rPr>
            <w:rFonts w:cstheme="minorHAnsi"/>
            <w:b/>
            <w:i/>
          </w:rPr>
          <w:delText>Guidance:</w:delText>
        </w:r>
      </w:del>
    </w:p>
    <w:p w14:paraId="123783D9" w14:textId="77777777" w:rsidR="003B1AAF" w:rsidRPr="009E04E6" w:rsidRDefault="005A553B" w:rsidP="005A553B">
      <w:pPr>
        <w:pStyle w:val="ListParagraph"/>
        <w:numPr>
          <w:ilvl w:val="0"/>
          <w:numId w:val="10"/>
        </w:numPr>
        <w:rPr>
          <w:del w:id="219" w:author="Simone Hitch" w:date="2026-09-25T20:03:00Z" w16du:dateUtc="2026-09-26T00:03:00Z"/>
          <w:rFonts w:cstheme="minorHAnsi"/>
        </w:rPr>
      </w:pPr>
      <w:del w:id="220" w:author="Simone Hitch" w:date="2026-09-25T20:03:00Z" w16du:dateUtc="2026-09-26T00:03:00Z">
        <w:r w:rsidRPr="009E04E6">
          <w:rPr>
            <w:rFonts w:cstheme="minorHAnsi"/>
          </w:rPr>
          <w:delText>A</w:delText>
        </w:r>
        <w:r w:rsidR="00C8408F" w:rsidRPr="009E04E6">
          <w:rPr>
            <w:rFonts w:cstheme="minorHAnsi"/>
          </w:rPr>
          <w:delText>ll returning travelers from</w:delText>
        </w:r>
        <w:r w:rsidRPr="009E04E6">
          <w:rPr>
            <w:rFonts w:cstheme="minorHAnsi"/>
          </w:rPr>
          <w:delText xml:space="preserve"> high risk</w:delText>
        </w:r>
        <w:r w:rsidR="00C8408F" w:rsidRPr="009E04E6">
          <w:rPr>
            <w:rFonts w:cstheme="minorHAnsi"/>
          </w:rPr>
          <w:delText xml:space="preserve"> </w:delText>
        </w:r>
        <w:r w:rsidR="00C8408F">
          <w:fldChar w:fldCharType="begin"/>
        </w:r>
        <w:r w:rsidR="00C8408F">
          <w:delInstrText>HYPERLINK "https://www.cdc.gov/coronavirus/2019-ncov/travelers/index.html"</w:delInstrText>
        </w:r>
        <w:r w:rsidR="00C8408F">
          <w:fldChar w:fldCharType="separate"/>
        </w:r>
        <w:r w:rsidR="00C8408F" w:rsidRPr="009E04E6">
          <w:rPr>
            <w:rStyle w:val="Hyperlink"/>
            <w:rFonts w:cstheme="minorHAnsi"/>
          </w:rPr>
          <w:delText>Level 3 countries</w:delText>
        </w:r>
        <w:r w:rsidR="00C8408F">
          <w:fldChar w:fldCharType="end"/>
        </w:r>
        <w:r w:rsidR="00C8408F" w:rsidRPr="009E04E6">
          <w:rPr>
            <w:rFonts w:cstheme="minorHAnsi"/>
          </w:rPr>
          <w:delText xml:space="preserve"> </w:delText>
        </w:r>
        <w:r w:rsidRPr="009E04E6">
          <w:rPr>
            <w:rFonts w:cstheme="minorHAnsi"/>
          </w:rPr>
          <w:delText xml:space="preserve">must </w:delText>
        </w:r>
        <w:r w:rsidR="00C8408F" w:rsidRPr="009E04E6">
          <w:rPr>
            <w:rFonts w:cstheme="minorHAnsi"/>
          </w:rPr>
          <w:delText xml:space="preserve">self-quarantine for 14 days.  </w:delText>
        </w:r>
      </w:del>
    </w:p>
    <w:p w14:paraId="7B1399B9" w14:textId="7373093B" w:rsidR="005A553B" w:rsidRPr="009E04E6" w:rsidRDefault="00C8408F" w:rsidP="005A553B">
      <w:pPr>
        <w:pStyle w:val="ListParagraph"/>
        <w:numPr>
          <w:ilvl w:val="0"/>
          <w:numId w:val="10"/>
        </w:numPr>
        <w:rPr>
          <w:del w:id="221" w:author="Simone Hitch" w:date="2026-09-25T20:03:00Z" w16du:dateUtc="2026-09-26T00:03:00Z"/>
          <w:rFonts w:cstheme="minorHAnsi"/>
        </w:rPr>
      </w:pPr>
      <w:del w:id="222" w:author="Simone Hitch" w:date="2026-09-25T20:03:00Z" w16du:dateUtc="2026-09-26T00:03:00Z">
        <w:r w:rsidRPr="009E04E6">
          <w:rPr>
            <w:rFonts w:cstheme="minorHAnsi"/>
          </w:rPr>
          <w:delText>This preclude</w:delText>
        </w:r>
        <w:r w:rsidR="0003028A" w:rsidRPr="009E04E6">
          <w:rPr>
            <w:rFonts w:cstheme="minorHAnsi"/>
          </w:rPr>
          <w:delText>s</w:delText>
        </w:r>
        <w:r w:rsidRPr="009E04E6">
          <w:rPr>
            <w:rFonts w:cstheme="minorHAnsi"/>
          </w:rPr>
          <w:delText xml:space="preserve"> post-travel presence in a school setting</w:delText>
        </w:r>
        <w:r w:rsidR="00812E29" w:rsidRPr="009E04E6">
          <w:rPr>
            <w:rFonts w:cstheme="minorHAnsi"/>
          </w:rPr>
          <w:delText xml:space="preserve"> during the time of quarantine.  </w:delText>
        </w:r>
      </w:del>
    </w:p>
    <w:p w14:paraId="1F360017" w14:textId="20C01195" w:rsidR="00564E59" w:rsidRPr="009E04E6" w:rsidRDefault="00564E59" w:rsidP="005A553B">
      <w:pPr>
        <w:pStyle w:val="ListParagraph"/>
        <w:numPr>
          <w:ilvl w:val="0"/>
          <w:numId w:val="10"/>
        </w:numPr>
        <w:rPr>
          <w:del w:id="223" w:author="Simone Hitch" w:date="2026-09-25T20:03:00Z" w16du:dateUtc="2026-09-26T00:03:00Z"/>
          <w:rFonts w:cstheme="minorHAnsi"/>
        </w:rPr>
      </w:pPr>
      <w:del w:id="224" w:author="Simone Hitch" w:date="2026-09-25T20:03:00Z" w16du:dateUtc="2026-09-26T00:03:00Z">
        <w:r w:rsidRPr="009E04E6">
          <w:rPr>
            <w:rFonts w:cstheme="minorHAnsi"/>
          </w:rPr>
          <w:delText>If a student or staff member recently returned from traveling to a Level 3 country, but has come to school, school’s should follow procedures described above in Scenario 1.</w:delText>
        </w:r>
      </w:del>
    </w:p>
    <w:p w14:paraId="0456E1FA" w14:textId="78D05F33" w:rsidR="00C8408F" w:rsidRPr="009E04E6" w:rsidRDefault="00C8408F" w:rsidP="003D0996">
      <w:pPr>
        <w:rPr>
          <w:del w:id="225" w:author="Simone Hitch" w:date="2026-09-25T20:03:00Z" w16du:dateUtc="2026-09-26T00:03:00Z"/>
          <w:rFonts w:cstheme="minorHAnsi"/>
          <w:b/>
          <w:i/>
        </w:rPr>
      </w:pPr>
      <w:del w:id="226" w:author="Simone Hitch" w:date="2026-09-25T20:03:00Z" w16du:dateUtc="2026-09-26T00:03:00Z">
        <w:r w:rsidRPr="009E04E6">
          <w:rPr>
            <w:rFonts w:cstheme="minorHAnsi"/>
            <w:b/>
            <w:i/>
          </w:rPr>
          <w:delText>Scenario</w:delText>
        </w:r>
        <w:r w:rsidR="005A553B" w:rsidRPr="009E04E6">
          <w:rPr>
            <w:rFonts w:cstheme="minorHAnsi"/>
            <w:b/>
            <w:i/>
          </w:rPr>
          <w:delText xml:space="preserve"> 4</w:delText>
        </w:r>
        <w:r w:rsidRPr="009E04E6">
          <w:rPr>
            <w:rFonts w:cstheme="minorHAnsi"/>
            <w:b/>
            <w:i/>
          </w:rPr>
          <w:delText xml:space="preserve">: </w:delText>
        </w:r>
        <w:r w:rsidR="005A553B" w:rsidRPr="009E04E6">
          <w:rPr>
            <w:rFonts w:cstheme="minorHAnsi"/>
            <w:b/>
            <w:i/>
          </w:rPr>
          <w:delText xml:space="preserve">There </w:delText>
        </w:r>
        <w:r w:rsidR="00812E29" w:rsidRPr="009E04E6">
          <w:rPr>
            <w:rFonts w:cstheme="minorHAnsi"/>
            <w:b/>
            <w:i/>
          </w:rPr>
          <w:delText xml:space="preserve">is sustained community transmission </w:delText>
        </w:r>
        <w:r w:rsidR="00B4530B" w:rsidRPr="009E04E6">
          <w:rPr>
            <w:rFonts w:cstheme="minorHAnsi"/>
            <w:b/>
            <w:i/>
          </w:rPr>
          <w:delText xml:space="preserve">in </w:delText>
        </w:r>
        <w:r w:rsidR="005A553B" w:rsidRPr="009E04E6">
          <w:rPr>
            <w:rFonts w:cstheme="minorHAnsi"/>
            <w:b/>
            <w:i/>
          </w:rPr>
          <w:delText>my</w:delText>
        </w:r>
        <w:r w:rsidR="00B4530B" w:rsidRPr="009E04E6">
          <w:rPr>
            <w:rFonts w:cstheme="minorHAnsi"/>
            <w:b/>
            <w:i/>
          </w:rPr>
          <w:delText xml:space="preserve"> local community, possibly </w:delText>
        </w:r>
        <w:r w:rsidRPr="009E04E6">
          <w:rPr>
            <w:rFonts w:cstheme="minorHAnsi"/>
            <w:b/>
            <w:i/>
          </w:rPr>
          <w:delText>including members of the school community</w:delText>
        </w:r>
      </w:del>
    </w:p>
    <w:p w14:paraId="33AA57EA" w14:textId="58A83A45" w:rsidR="005A553B" w:rsidRPr="004963F3" w:rsidRDefault="005A553B" w:rsidP="003A7728">
      <w:pPr>
        <w:rPr>
          <w:sz w:val="20"/>
          <w:lang w:val="en-US"/>
          <w:rPrChange w:id="227" w:author="Simone Hitch" w:date="2026-09-25T20:03:00Z" w16du:dateUtc="2026-09-26T00:03:00Z">
            <w:rPr>
              <w:rFonts w:cstheme="minorHAnsi"/>
            </w:rPr>
          </w:rPrChange>
        </w:rPr>
        <w:pPrChange w:id="228" w:author="Simone Hitch" w:date="2026-09-25T20:03:00Z" w16du:dateUtc="2026-09-26T00:03:00Z">
          <w:pPr>
            <w:pStyle w:val="ListParagraph"/>
            <w:numPr>
              <w:numId w:val="11"/>
            </w:numPr>
            <w:ind w:hanging="360"/>
          </w:pPr>
        </w:pPrChange>
      </w:pPr>
      <w:del w:id="229" w:author="Simone Hitch" w:date="2026-09-25T20:03:00Z" w16du:dateUtc="2026-09-26T00:03:00Z">
        <w:r w:rsidRPr="009E04E6">
          <w:rPr>
            <w:rFonts w:cstheme="minorHAnsi"/>
          </w:rPr>
          <w:delText xml:space="preserve">Currently there are no communities in </w:delText>
        </w:r>
        <w:r w:rsidR="003B1AAF" w:rsidRPr="009E04E6">
          <w:rPr>
            <w:rFonts w:cstheme="minorHAnsi"/>
          </w:rPr>
          <w:delText>the Commonwealth</w:delText>
        </w:r>
        <w:r w:rsidRPr="009E04E6">
          <w:rPr>
            <w:rFonts w:cstheme="minorHAnsi"/>
          </w:rPr>
          <w:delText xml:space="preserve"> that meet this</w:delText>
        </w:r>
      </w:del>
      <w:r w:rsidRPr="004963F3">
        <w:rPr>
          <w:sz w:val="20"/>
          <w:lang w:val="en-US"/>
          <w:rPrChange w:id="230" w:author="Simone Hitch" w:date="2026-09-25T20:03:00Z" w16du:dateUtc="2026-09-26T00:03:00Z">
            <w:rPr>
              <w:rFonts w:cstheme="minorHAnsi"/>
            </w:rPr>
          </w:rPrChange>
        </w:rPr>
        <w:t xml:space="preserve"> criteria.</w:t>
      </w:r>
      <w:del w:id="231" w:author="Simone Hitch" w:date="2026-09-25T20:03:00Z" w16du:dateUtc="2026-09-26T00:03:00Z">
        <w:r w:rsidRPr="009E04E6">
          <w:rPr>
            <w:rFonts w:cstheme="minorHAnsi"/>
          </w:rPr>
          <w:delText xml:space="preserve"> </w:delText>
        </w:r>
      </w:del>
    </w:p>
    <w:p w14:paraId="6D6EE2F6" w14:textId="77777777" w:rsidR="002A53B7" w:rsidRPr="00460FB4" w:rsidRDefault="002A53B7" w:rsidP="002A53B7">
      <w:pPr>
        <w:rPr>
          <w:ins w:id="232" w:author="Simone Hitch" w:date="2026-09-25T20:03:00Z" w16du:dateUtc="2026-09-26T00:03:00Z"/>
          <w:rFonts w:cs="Arial"/>
          <w:sz w:val="8"/>
          <w:szCs w:val="8"/>
          <w:lang w:val="en-US"/>
        </w:rPr>
      </w:pPr>
    </w:p>
    <w:tbl>
      <w:tblPr>
        <w:tblW w:w="1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229"/>
        <w:gridCol w:w="709"/>
        <w:gridCol w:w="850"/>
        <w:gridCol w:w="709"/>
        <w:gridCol w:w="3827"/>
      </w:tblGrid>
      <w:tr w:rsidR="00835910" w:rsidRPr="00835910" w14:paraId="13591A41" w14:textId="77777777" w:rsidTr="00162A4C">
        <w:trPr>
          <w:trHeight w:val="345"/>
          <w:tblHeader/>
          <w:ins w:id="233" w:author="Simone Hitch" w:date="2026-09-25T20:03:00Z" w16du:dateUtc="2026-09-26T00:03:00Z"/>
        </w:trPr>
        <w:tc>
          <w:tcPr>
            <w:tcW w:w="2235" w:type="dxa"/>
            <w:vMerge w:val="restart"/>
            <w:vAlign w:val="center"/>
          </w:tcPr>
          <w:p w14:paraId="5205DA92" w14:textId="77777777" w:rsidR="00835910" w:rsidRPr="00835910" w:rsidRDefault="00835910" w:rsidP="005E06A1">
            <w:pPr>
              <w:pStyle w:val="LAPTableText"/>
              <w:jc w:val="center"/>
              <w:rPr>
                <w:ins w:id="234" w:author="Simone Hitch" w:date="2026-09-25T20:03:00Z" w16du:dateUtc="2026-09-26T00:03:00Z"/>
                <w:b/>
                <w:sz w:val="22"/>
                <w:szCs w:val="22"/>
                <w:lang w:val="en-US"/>
              </w:rPr>
            </w:pPr>
            <w:ins w:id="235" w:author="Simone Hitch" w:date="2026-09-25T20:03:00Z" w16du:dateUtc="2026-09-26T00:03:00Z">
              <w:r w:rsidRPr="00835910">
                <w:rPr>
                  <w:b/>
                  <w:sz w:val="22"/>
                  <w:szCs w:val="22"/>
                  <w:lang w:val="en-US"/>
                </w:rPr>
                <w:t>Assessment Type and Weighting</w:t>
              </w:r>
            </w:ins>
          </w:p>
        </w:tc>
        <w:tc>
          <w:tcPr>
            <w:tcW w:w="7229" w:type="dxa"/>
            <w:vMerge w:val="restart"/>
            <w:vAlign w:val="center"/>
          </w:tcPr>
          <w:p w14:paraId="459EFFC3" w14:textId="77777777" w:rsidR="00835910" w:rsidRPr="00835910" w:rsidRDefault="00835910" w:rsidP="005E06A1">
            <w:pPr>
              <w:pStyle w:val="ACLAPTableText"/>
              <w:jc w:val="center"/>
              <w:rPr>
                <w:ins w:id="236" w:author="Simone Hitch" w:date="2026-09-25T20:03:00Z" w16du:dateUtc="2026-09-26T00:03:00Z"/>
                <w:b/>
                <w:sz w:val="22"/>
                <w:szCs w:val="22"/>
              </w:rPr>
            </w:pPr>
            <w:ins w:id="237" w:author="Simone Hitch" w:date="2026-09-25T20:03:00Z" w16du:dateUtc="2026-09-26T00:03:00Z">
              <w:r w:rsidRPr="00835910">
                <w:rPr>
                  <w:b/>
                  <w:sz w:val="22"/>
                  <w:szCs w:val="22"/>
                </w:rPr>
                <w:t>Details of assessment</w:t>
              </w:r>
            </w:ins>
          </w:p>
        </w:tc>
        <w:tc>
          <w:tcPr>
            <w:tcW w:w="2268" w:type="dxa"/>
            <w:gridSpan w:val="3"/>
            <w:vAlign w:val="center"/>
          </w:tcPr>
          <w:p w14:paraId="7FC6A4D1" w14:textId="77777777" w:rsidR="00835910" w:rsidRPr="00835910" w:rsidRDefault="00835910" w:rsidP="005E06A1">
            <w:pPr>
              <w:pStyle w:val="ACLAPTableText"/>
              <w:jc w:val="center"/>
              <w:rPr>
                <w:ins w:id="238" w:author="Simone Hitch" w:date="2026-09-25T20:03:00Z" w16du:dateUtc="2026-09-26T00:03:00Z"/>
                <w:b/>
                <w:sz w:val="22"/>
                <w:szCs w:val="22"/>
              </w:rPr>
            </w:pPr>
            <w:ins w:id="239" w:author="Simone Hitch" w:date="2026-09-25T20:03:00Z" w16du:dateUtc="2026-09-26T00:03:00Z">
              <w:r w:rsidRPr="00835910">
                <w:rPr>
                  <w:b/>
                  <w:sz w:val="22"/>
                  <w:szCs w:val="22"/>
                </w:rPr>
                <w:t>Assessment Design Criteria</w:t>
              </w:r>
            </w:ins>
          </w:p>
        </w:tc>
        <w:tc>
          <w:tcPr>
            <w:tcW w:w="3827" w:type="dxa"/>
            <w:vMerge w:val="restart"/>
            <w:vAlign w:val="center"/>
          </w:tcPr>
          <w:p w14:paraId="02ADE2FC" w14:textId="77777777" w:rsidR="00835910" w:rsidRPr="00835910" w:rsidRDefault="00835910" w:rsidP="005E06A1">
            <w:pPr>
              <w:pStyle w:val="ACLAPTableText"/>
              <w:jc w:val="center"/>
              <w:rPr>
                <w:ins w:id="240" w:author="Simone Hitch" w:date="2026-09-25T20:03:00Z" w16du:dateUtc="2026-09-26T00:03:00Z"/>
                <w:b/>
                <w:sz w:val="22"/>
                <w:szCs w:val="22"/>
              </w:rPr>
            </w:pPr>
            <w:ins w:id="241" w:author="Simone Hitch" w:date="2026-09-25T20:03:00Z" w16du:dateUtc="2026-09-26T00:03:00Z">
              <w:r w:rsidRPr="00835910">
                <w:rPr>
                  <w:b/>
                  <w:sz w:val="22"/>
                  <w:szCs w:val="22"/>
                </w:rPr>
                <w:t>Assessment conditions</w:t>
              </w:r>
            </w:ins>
          </w:p>
          <w:p w14:paraId="63E9972A" w14:textId="77777777" w:rsidR="00835910" w:rsidRPr="00835910" w:rsidRDefault="00835910" w:rsidP="005E06A1">
            <w:pPr>
              <w:pStyle w:val="ACLAPTableText"/>
              <w:jc w:val="center"/>
              <w:rPr>
                <w:ins w:id="242" w:author="Simone Hitch" w:date="2026-09-25T20:03:00Z" w16du:dateUtc="2026-09-26T00:03:00Z"/>
                <w:sz w:val="22"/>
                <w:szCs w:val="22"/>
              </w:rPr>
            </w:pPr>
            <w:ins w:id="243" w:author="Simone Hitch" w:date="2026-09-25T20:03:00Z" w16du:dateUtc="2026-09-26T00:03:00Z">
              <w:r w:rsidRPr="00835910">
                <w:rPr>
                  <w:sz w:val="22"/>
                  <w:szCs w:val="22"/>
                </w:rPr>
                <w:t>(e.g. task type, word length, time allocated, supervision)</w:t>
              </w:r>
            </w:ins>
          </w:p>
        </w:tc>
      </w:tr>
      <w:tr w:rsidR="00835910" w:rsidRPr="00835910" w14:paraId="63061409" w14:textId="77777777" w:rsidTr="00162A4C">
        <w:trPr>
          <w:trHeight w:val="345"/>
          <w:tblHeader/>
          <w:ins w:id="244" w:author="Simone Hitch" w:date="2026-09-25T20:03:00Z" w16du:dateUtc="2026-09-26T00:03:00Z"/>
        </w:trPr>
        <w:tc>
          <w:tcPr>
            <w:tcW w:w="2235" w:type="dxa"/>
            <w:vMerge/>
            <w:vAlign w:val="center"/>
          </w:tcPr>
          <w:p w14:paraId="5C50DA9F" w14:textId="77777777" w:rsidR="00835910" w:rsidRPr="00835910" w:rsidRDefault="00835910" w:rsidP="005E06A1">
            <w:pPr>
              <w:jc w:val="center"/>
              <w:rPr>
                <w:ins w:id="245" w:author="Simone Hitch" w:date="2026-09-25T20:03:00Z" w16du:dateUtc="2026-09-26T00:03:00Z"/>
                <w:rFonts w:cs="Arial"/>
                <w:b/>
                <w:bCs/>
                <w:sz w:val="22"/>
                <w:szCs w:val="22"/>
                <w:lang w:val="en-US"/>
              </w:rPr>
            </w:pPr>
          </w:p>
        </w:tc>
        <w:tc>
          <w:tcPr>
            <w:tcW w:w="7229" w:type="dxa"/>
            <w:vMerge/>
            <w:vAlign w:val="center"/>
          </w:tcPr>
          <w:p w14:paraId="24DFE9A5" w14:textId="77777777" w:rsidR="00835910" w:rsidRPr="00835910" w:rsidRDefault="00835910" w:rsidP="005E06A1">
            <w:pPr>
              <w:jc w:val="center"/>
              <w:rPr>
                <w:ins w:id="246" w:author="Simone Hitch" w:date="2026-09-25T20:03:00Z" w16du:dateUtc="2026-09-26T00:03:00Z"/>
                <w:rFonts w:cs="Arial"/>
                <w:b/>
                <w:bCs/>
                <w:sz w:val="22"/>
                <w:szCs w:val="22"/>
                <w:lang w:val="en-US"/>
              </w:rPr>
            </w:pPr>
          </w:p>
        </w:tc>
        <w:tc>
          <w:tcPr>
            <w:tcW w:w="709" w:type="dxa"/>
            <w:vAlign w:val="center"/>
          </w:tcPr>
          <w:p w14:paraId="3D13174A" w14:textId="77777777" w:rsidR="00835910" w:rsidRPr="00835910" w:rsidRDefault="00835910" w:rsidP="005E06A1">
            <w:pPr>
              <w:jc w:val="center"/>
              <w:rPr>
                <w:ins w:id="247" w:author="Simone Hitch" w:date="2026-09-25T20:03:00Z" w16du:dateUtc="2026-09-26T00:03:00Z"/>
                <w:rFonts w:cs="Arial"/>
                <w:b/>
                <w:bCs/>
                <w:sz w:val="22"/>
                <w:szCs w:val="22"/>
                <w:lang w:val="en-US"/>
              </w:rPr>
            </w:pPr>
            <w:ins w:id="248" w:author="Simone Hitch" w:date="2026-09-25T20:03:00Z" w16du:dateUtc="2026-09-26T00:03:00Z">
              <w:r w:rsidRPr="00835910">
                <w:rPr>
                  <w:rFonts w:cs="Arial"/>
                  <w:b/>
                  <w:bCs/>
                  <w:sz w:val="22"/>
                  <w:szCs w:val="22"/>
                  <w:lang w:val="en-US"/>
                </w:rPr>
                <w:t>I</w:t>
              </w:r>
            </w:ins>
          </w:p>
        </w:tc>
        <w:tc>
          <w:tcPr>
            <w:tcW w:w="850" w:type="dxa"/>
            <w:vAlign w:val="center"/>
          </w:tcPr>
          <w:p w14:paraId="20713C24" w14:textId="77777777" w:rsidR="00835910" w:rsidRPr="00835910" w:rsidRDefault="00835910" w:rsidP="005E06A1">
            <w:pPr>
              <w:jc w:val="center"/>
              <w:rPr>
                <w:ins w:id="249" w:author="Simone Hitch" w:date="2026-09-25T20:03:00Z" w16du:dateUtc="2026-09-26T00:03:00Z"/>
                <w:rFonts w:cs="Arial"/>
                <w:b/>
                <w:bCs/>
                <w:sz w:val="22"/>
                <w:szCs w:val="22"/>
                <w:lang w:val="en-US"/>
              </w:rPr>
            </w:pPr>
            <w:ins w:id="250" w:author="Simone Hitch" w:date="2026-09-25T20:03:00Z" w16du:dateUtc="2026-09-26T00:03:00Z">
              <w:r w:rsidRPr="00835910">
                <w:rPr>
                  <w:rFonts w:cs="Arial"/>
                  <w:b/>
                  <w:bCs/>
                  <w:sz w:val="22"/>
                  <w:szCs w:val="22"/>
                  <w:lang w:val="en-US"/>
                </w:rPr>
                <w:t>E</w:t>
              </w:r>
            </w:ins>
          </w:p>
        </w:tc>
        <w:tc>
          <w:tcPr>
            <w:tcW w:w="709" w:type="dxa"/>
            <w:vAlign w:val="center"/>
          </w:tcPr>
          <w:p w14:paraId="331CE4C8" w14:textId="77777777" w:rsidR="00835910" w:rsidRPr="00835910" w:rsidRDefault="00835910" w:rsidP="005E06A1">
            <w:pPr>
              <w:jc w:val="center"/>
              <w:rPr>
                <w:ins w:id="251" w:author="Simone Hitch" w:date="2026-09-25T20:03:00Z" w16du:dateUtc="2026-09-26T00:03:00Z"/>
                <w:rFonts w:cs="Arial"/>
                <w:b/>
                <w:bCs/>
                <w:sz w:val="22"/>
                <w:szCs w:val="22"/>
                <w:lang w:val="en-US"/>
              </w:rPr>
            </w:pPr>
            <w:ins w:id="252" w:author="Simone Hitch" w:date="2026-09-25T20:03:00Z" w16du:dateUtc="2026-09-26T00:03:00Z">
              <w:r w:rsidRPr="00835910">
                <w:rPr>
                  <w:rFonts w:cs="Arial"/>
                  <w:b/>
                  <w:bCs/>
                  <w:sz w:val="22"/>
                  <w:szCs w:val="22"/>
                  <w:lang w:val="en-US"/>
                </w:rPr>
                <w:t>IR</w:t>
              </w:r>
            </w:ins>
          </w:p>
        </w:tc>
        <w:tc>
          <w:tcPr>
            <w:tcW w:w="3827" w:type="dxa"/>
            <w:vMerge/>
            <w:vAlign w:val="center"/>
          </w:tcPr>
          <w:p w14:paraId="76818CDE" w14:textId="77777777" w:rsidR="00835910" w:rsidRPr="00835910" w:rsidRDefault="00835910" w:rsidP="005E06A1">
            <w:pPr>
              <w:rPr>
                <w:ins w:id="253" w:author="Simone Hitch" w:date="2026-09-25T20:03:00Z" w16du:dateUtc="2026-09-26T00:03:00Z"/>
                <w:rFonts w:cs="Arial"/>
                <w:sz w:val="22"/>
                <w:szCs w:val="22"/>
                <w:lang w:val="en-US"/>
              </w:rPr>
            </w:pPr>
          </w:p>
        </w:tc>
      </w:tr>
      <w:tr w:rsidR="00835910" w:rsidRPr="00835910" w14:paraId="55BA5283" w14:textId="77777777" w:rsidTr="00162A4C">
        <w:trPr>
          <w:trHeight w:val="1950"/>
          <w:ins w:id="254" w:author="Simone Hitch" w:date="2026-09-25T20:03:00Z" w16du:dateUtc="2026-09-26T00:03:00Z"/>
        </w:trPr>
        <w:tc>
          <w:tcPr>
            <w:tcW w:w="2235" w:type="dxa"/>
            <w:vAlign w:val="center"/>
          </w:tcPr>
          <w:p w14:paraId="7B3B92FB" w14:textId="77777777" w:rsidR="00835910" w:rsidRPr="00162A4C" w:rsidRDefault="00835910" w:rsidP="005E06A1">
            <w:pPr>
              <w:pStyle w:val="LAPTableText"/>
              <w:jc w:val="center"/>
              <w:rPr>
                <w:ins w:id="255" w:author="Simone Hitch" w:date="2026-09-25T20:03:00Z" w16du:dateUtc="2026-09-26T00:03:00Z"/>
                <w:b/>
                <w:bCs/>
                <w:sz w:val="20"/>
                <w:szCs w:val="22"/>
                <w:lang w:val="en-US"/>
              </w:rPr>
            </w:pPr>
            <w:ins w:id="256" w:author="Simone Hitch" w:date="2026-09-25T20:03:00Z" w16du:dateUtc="2026-09-26T00:03:00Z">
              <w:r w:rsidRPr="00162A4C">
                <w:rPr>
                  <w:b/>
                  <w:bCs/>
                  <w:sz w:val="20"/>
                  <w:szCs w:val="22"/>
                  <w:lang w:val="en-US"/>
                </w:rPr>
                <w:t xml:space="preserve">Assessment Type 1: </w:t>
              </w:r>
            </w:ins>
          </w:p>
          <w:p w14:paraId="37828EBC" w14:textId="77777777" w:rsidR="00835910" w:rsidRPr="00162A4C" w:rsidRDefault="00835910" w:rsidP="005E06A1">
            <w:pPr>
              <w:pStyle w:val="LAPTableText"/>
              <w:jc w:val="center"/>
              <w:rPr>
                <w:ins w:id="257" w:author="Simone Hitch" w:date="2026-09-25T20:03:00Z" w16du:dateUtc="2026-09-26T00:03:00Z"/>
                <w:b/>
                <w:bCs/>
                <w:sz w:val="20"/>
                <w:szCs w:val="22"/>
                <w:lang w:val="en-US"/>
              </w:rPr>
            </w:pPr>
            <w:ins w:id="258" w:author="Simone Hitch" w:date="2026-09-25T20:03:00Z" w16du:dateUtc="2026-09-26T00:03:00Z">
              <w:r w:rsidRPr="00162A4C">
                <w:rPr>
                  <w:b/>
                  <w:bCs/>
                  <w:sz w:val="20"/>
                  <w:szCs w:val="22"/>
                  <w:lang w:val="en-US"/>
                </w:rPr>
                <w:t>Interaction</w:t>
              </w:r>
            </w:ins>
          </w:p>
          <w:p w14:paraId="26AA9D30" w14:textId="77777777" w:rsidR="00835910" w:rsidRPr="00162A4C" w:rsidRDefault="00835910" w:rsidP="005E06A1">
            <w:pPr>
              <w:pStyle w:val="LAPTableText"/>
              <w:rPr>
                <w:ins w:id="259" w:author="Simone Hitch" w:date="2026-09-25T20:03:00Z" w16du:dateUtc="2026-09-26T00:03:00Z"/>
                <w:b/>
                <w:bCs/>
                <w:sz w:val="20"/>
                <w:szCs w:val="22"/>
                <w:lang w:val="en-US"/>
              </w:rPr>
            </w:pPr>
          </w:p>
          <w:p w14:paraId="7A5CFA93" w14:textId="77777777" w:rsidR="00835910" w:rsidRPr="00162A4C" w:rsidRDefault="00835910" w:rsidP="00162A4C">
            <w:pPr>
              <w:pStyle w:val="LAPTableText"/>
              <w:jc w:val="center"/>
              <w:rPr>
                <w:ins w:id="260" w:author="Simone Hitch" w:date="2026-09-25T20:03:00Z" w16du:dateUtc="2026-09-26T00:03:00Z"/>
                <w:b/>
                <w:bCs/>
                <w:sz w:val="20"/>
                <w:szCs w:val="22"/>
                <w:lang w:val="en-US"/>
              </w:rPr>
            </w:pPr>
            <w:ins w:id="261" w:author="Simone Hitch" w:date="2026-09-25T20:03:00Z" w16du:dateUtc="2026-09-26T00:03:00Z">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ins>
          </w:p>
        </w:tc>
        <w:tc>
          <w:tcPr>
            <w:tcW w:w="7229" w:type="dxa"/>
            <w:vAlign w:val="center"/>
          </w:tcPr>
          <w:p w14:paraId="5C05C5D2" w14:textId="77777777" w:rsidR="00835910" w:rsidRPr="00162A4C" w:rsidRDefault="005B586F" w:rsidP="00162A4C">
            <w:pPr>
              <w:pStyle w:val="ACLAPTableText"/>
              <w:rPr>
                <w:ins w:id="262" w:author="Simone Hitch" w:date="2026-09-25T20:03:00Z" w16du:dateUtc="2026-09-26T00:03:00Z"/>
                <w:szCs w:val="18"/>
              </w:rPr>
            </w:pPr>
            <w:ins w:id="263" w:author="Simone Hitch" w:date="2026-09-25T20:03:00Z" w16du:dateUtc="2026-09-26T00:03:00Z">
              <w:r w:rsidRPr="00162A4C">
                <w:rPr>
                  <w:rFonts w:eastAsia="SimSun"/>
                  <w:szCs w:val="18"/>
                </w:rPr>
                <w:t xml:space="preserve">As part of the unit on </w:t>
              </w:r>
              <w:r w:rsidRPr="00162A4C">
                <w:rPr>
                  <w:rFonts w:eastAsia="SimSun"/>
                  <w:i/>
                  <w:szCs w:val="18"/>
                </w:rPr>
                <w:t xml:space="preserve">La Famille, </w:t>
              </w:r>
              <w:r w:rsidRPr="00162A4C">
                <w:rPr>
                  <w:rFonts w:eastAsia="SimSun"/>
                  <w:szCs w:val="18"/>
                </w:rPr>
                <w:t>students</w:t>
              </w:r>
              <w:r w:rsidRPr="00162A4C">
                <w:rPr>
                  <w:rFonts w:eastAsia="SimSun"/>
                  <w:i/>
                  <w:szCs w:val="18"/>
                </w:rPr>
                <w:t xml:space="preserve"> </w:t>
              </w:r>
              <w:r w:rsidRPr="00162A4C">
                <w:rPr>
                  <w:rFonts w:eastAsia="SimSun"/>
                  <w:szCs w:val="18"/>
                </w:rPr>
                <w:t>interact in French with their teacher about their family, focussing on their family in general, their relationships with siblings and parents, the shared family activities, the distribution of household tasks and their parents’ work. Students provide and justify opinions about whether they think their parents are too strict and how their parents support their personal development. Students use a range of language to express their ideas in detail and justify their opinions, and maintain the interaction through using a variety of communication strategies.</w:t>
              </w:r>
              <w:r w:rsidRPr="00162A4C">
                <w:rPr>
                  <w:rFonts w:eastAsia="SimSun"/>
                  <w:szCs w:val="18"/>
                  <w:lang w:eastAsia="ja-JP"/>
                </w:rPr>
                <w:t xml:space="preserve"> </w:t>
              </w:r>
            </w:ins>
          </w:p>
        </w:tc>
        <w:tc>
          <w:tcPr>
            <w:tcW w:w="709" w:type="dxa"/>
            <w:vAlign w:val="center"/>
          </w:tcPr>
          <w:p w14:paraId="64830332" w14:textId="77777777" w:rsidR="00835910" w:rsidRPr="00162A4C" w:rsidRDefault="00D6719C" w:rsidP="00D6719C">
            <w:pPr>
              <w:pStyle w:val="ACLAPTableText"/>
              <w:jc w:val="center"/>
              <w:rPr>
                <w:ins w:id="264" w:author="Simone Hitch" w:date="2026-09-25T20:03:00Z" w16du:dateUtc="2026-09-26T00:03:00Z"/>
                <w:szCs w:val="18"/>
                <w:lang w:val="en-US"/>
              </w:rPr>
            </w:pPr>
            <w:ins w:id="265" w:author="Simone Hitch" w:date="2026-09-25T20:03:00Z" w16du:dateUtc="2026-09-26T00:03:00Z">
              <w:r w:rsidRPr="00162A4C">
                <w:rPr>
                  <w:szCs w:val="18"/>
                  <w:lang w:val="en-US"/>
                </w:rPr>
                <w:t>1,2</w:t>
              </w:r>
            </w:ins>
          </w:p>
        </w:tc>
        <w:tc>
          <w:tcPr>
            <w:tcW w:w="850" w:type="dxa"/>
            <w:vAlign w:val="center"/>
          </w:tcPr>
          <w:p w14:paraId="111E8350" w14:textId="77777777" w:rsidR="00835910" w:rsidRPr="00162A4C" w:rsidRDefault="00D6719C" w:rsidP="00D6719C">
            <w:pPr>
              <w:pStyle w:val="ACLAPTableText"/>
              <w:jc w:val="center"/>
              <w:rPr>
                <w:ins w:id="266" w:author="Simone Hitch" w:date="2026-09-25T20:03:00Z" w16du:dateUtc="2026-09-26T00:03:00Z"/>
                <w:szCs w:val="18"/>
                <w:lang w:val="en-US"/>
              </w:rPr>
            </w:pPr>
            <w:ins w:id="267" w:author="Simone Hitch" w:date="2026-09-25T20:03:00Z" w16du:dateUtc="2026-09-26T00:03:00Z">
              <w:r w:rsidRPr="00162A4C">
                <w:rPr>
                  <w:szCs w:val="18"/>
                  <w:lang w:val="en-US"/>
                </w:rPr>
                <w:t>1,2</w:t>
              </w:r>
              <w:r w:rsidR="005B586F" w:rsidRPr="00162A4C">
                <w:rPr>
                  <w:szCs w:val="18"/>
                  <w:lang w:val="en-US"/>
                </w:rPr>
                <w:t>,3</w:t>
              </w:r>
            </w:ins>
          </w:p>
        </w:tc>
        <w:tc>
          <w:tcPr>
            <w:tcW w:w="709" w:type="dxa"/>
            <w:vAlign w:val="center"/>
          </w:tcPr>
          <w:p w14:paraId="5AA047FD" w14:textId="77777777" w:rsidR="00835910" w:rsidRPr="00162A4C" w:rsidRDefault="00835910" w:rsidP="005E06A1">
            <w:pPr>
              <w:pStyle w:val="ACLAPTableText"/>
              <w:rPr>
                <w:ins w:id="268" w:author="Simone Hitch" w:date="2026-09-25T20:03:00Z" w16du:dateUtc="2026-09-26T00:03:00Z"/>
                <w:szCs w:val="18"/>
                <w:lang w:val="en-US"/>
              </w:rPr>
            </w:pPr>
          </w:p>
        </w:tc>
        <w:tc>
          <w:tcPr>
            <w:tcW w:w="3827" w:type="dxa"/>
          </w:tcPr>
          <w:p w14:paraId="51F68A07" w14:textId="77777777" w:rsidR="005B586F" w:rsidRPr="00162A4C" w:rsidRDefault="005B586F" w:rsidP="005B586F">
            <w:pPr>
              <w:spacing w:before="40" w:after="40"/>
              <w:rPr>
                <w:ins w:id="269" w:author="Simone Hitch" w:date="2026-09-25T20:03:00Z" w16du:dateUtc="2026-09-26T00:03:00Z"/>
                <w:rFonts w:eastAsiaTheme="minorHAnsi" w:cs="Arial"/>
                <w:sz w:val="20"/>
                <w:szCs w:val="18"/>
              </w:rPr>
            </w:pPr>
            <w:ins w:id="270" w:author="Simone Hitch" w:date="2026-09-25T20:03:00Z" w16du:dateUtc="2026-09-26T00:03:00Z">
              <w:r w:rsidRPr="00162A4C">
                <w:rPr>
                  <w:rFonts w:eastAsiaTheme="minorHAnsi" w:cs="Arial"/>
                  <w:sz w:val="20"/>
                  <w:szCs w:val="18"/>
                </w:rPr>
                <w:t>Conversation in French up to a maximum of 4 minutes</w:t>
              </w:r>
            </w:ins>
          </w:p>
          <w:p w14:paraId="7A1A1591" w14:textId="77777777" w:rsidR="00835910" w:rsidRPr="00162A4C" w:rsidRDefault="00835910" w:rsidP="00D6719C">
            <w:pPr>
              <w:pStyle w:val="ACLAPTableText"/>
              <w:rPr>
                <w:ins w:id="271" w:author="Simone Hitch" w:date="2026-09-25T20:03:00Z" w16du:dateUtc="2026-09-26T00:03:00Z"/>
                <w:szCs w:val="18"/>
              </w:rPr>
            </w:pPr>
          </w:p>
        </w:tc>
      </w:tr>
      <w:tr w:rsidR="00835910" w:rsidRPr="00835910" w14:paraId="42BFC936" w14:textId="77777777" w:rsidTr="00162A4C">
        <w:trPr>
          <w:trHeight w:val="1581"/>
          <w:ins w:id="272" w:author="Simone Hitch" w:date="2026-09-25T20:03:00Z" w16du:dateUtc="2026-09-26T00:03:00Z"/>
        </w:trPr>
        <w:tc>
          <w:tcPr>
            <w:tcW w:w="2235" w:type="dxa"/>
            <w:vAlign w:val="center"/>
          </w:tcPr>
          <w:p w14:paraId="67FC4893" w14:textId="77777777" w:rsidR="00835910" w:rsidRPr="00162A4C" w:rsidRDefault="00835910" w:rsidP="005E06A1">
            <w:pPr>
              <w:pStyle w:val="LAPTableText"/>
              <w:jc w:val="center"/>
              <w:rPr>
                <w:ins w:id="273" w:author="Simone Hitch" w:date="2026-09-25T20:03:00Z" w16du:dateUtc="2026-09-26T00:03:00Z"/>
                <w:b/>
                <w:bCs/>
                <w:sz w:val="20"/>
                <w:szCs w:val="22"/>
                <w:lang w:val="en-US"/>
              </w:rPr>
            </w:pPr>
            <w:ins w:id="274" w:author="Simone Hitch" w:date="2026-09-25T20:03:00Z" w16du:dateUtc="2026-09-26T00:03:00Z">
              <w:r w:rsidRPr="00162A4C">
                <w:rPr>
                  <w:b/>
                  <w:bCs/>
                  <w:sz w:val="20"/>
                  <w:szCs w:val="22"/>
                  <w:lang w:val="en-US"/>
                </w:rPr>
                <w:t xml:space="preserve">Assessment Type 2: </w:t>
              </w:r>
            </w:ins>
          </w:p>
          <w:p w14:paraId="54791933" w14:textId="77777777" w:rsidR="00835910" w:rsidRPr="00162A4C" w:rsidRDefault="00835910" w:rsidP="005E06A1">
            <w:pPr>
              <w:pStyle w:val="LAPTableText"/>
              <w:jc w:val="center"/>
              <w:rPr>
                <w:ins w:id="275" w:author="Simone Hitch" w:date="2026-09-25T20:03:00Z" w16du:dateUtc="2026-09-26T00:03:00Z"/>
                <w:b/>
                <w:bCs/>
                <w:sz w:val="20"/>
                <w:szCs w:val="22"/>
                <w:lang w:val="en-US"/>
              </w:rPr>
            </w:pPr>
            <w:ins w:id="276" w:author="Simone Hitch" w:date="2026-09-25T20:03:00Z" w16du:dateUtc="2026-09-26T00:03:00Z">
              <w:r w:rsidRPr="00162A4C">
                <w:rPr>
                  <w:b/>
                  <w:bCs/>
                  <w:sz w:val="20"/>
                  <w:szCs w:val="22"/>
                  <w:lang w:val="en-US"/>
                </w:rPr>
                <w:t>Text Production</w:t>
              </w:r>
            </w:ins>
          </w:p>
          <w:p w14:paraId="44C8A5A6" w14:textId="77777777" w:rsidR="00835910" w:rsidRPr="00162A4C" w:rsidRDefault="00835910" w:rsidP="005E06A1">
            <w:pPr>
              <w:pStyle w:val="LAPTableText"/>
              <w:jc w:val="center"/>
              <w:rPr>
                <w:ins w:id="277" w:author="Simone Hitch" w:date="2026-09-25T20:03:00Z" w16du:dateUtc="2026-09-26T00:03:00Z"/>
                <w:b/>
                <w:bCs/>
                <w:sz w:val="20"/>
                <w:szCs w:val="22"/>
                <w:lang w:val="en-US"/>
              </w:rPr>
            </w:pPr>
          </w:p>
          <w:p w14:paraId="6087AF43" w14:textId="77777777" w:rsidR="00835910" w:rsidRPr="00162A4C" w:rsidRDefault="00835910" w:rsidP="005E06A1">
            <w:pPr>
              <w:pStyle w:val="LAPTableText"/>
              <w:jc w:val="center"/>
              <w:rPr>
                <w:ins w:id="278" w:author="Simone Hitch" w:date="2026-09-25T20:03:00Z" w16du:dateUtc="2026-09-26T00:03:00Z"/>
                <w:b/>
                <w:bCs/>
                <w:sz w:val="20"/>
                <w:szCs w:val="22"/>
                <w:lang w:val="en-US"/>
              </w:rPr>
            </w:pPr>
            <w:ins w:id="279" w:author="Simone Hitch" w:date="2026-09-25T20:03:00Z" w16du:dateUtc="2026-09-26T00:03:00Z">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ins>
          </w:p>
        </w:tc>
        <w:tc>
          <w:tcPr>
            <w:tcW w:w="7229" w:type="dxa"/>
            <w:vAlign w:val="center"/>
          </w:tcPr>
          <w:p w14:paraId="505B9500" w14:textId="77777777" w:rsidR="00835910" w:rsidRPr="00162A4C" w:rsidRDefault="005B586F" w:rsidP="00162A4C">
            <w:pPr>
              <w:spacing w:before="40" w:after="40"/>
              <w:rPr>
                <w:ins w:id="280" w:author="Simone Hitch" w:date="2026-09-25T20:03:00Z" w16du:dateUtc="2026-09-26T00:03:00Z"/>
                <w:rFonts w:cs="Arial"/>
                <w:sz w:val="20"/>
                <w:szCs w:val="18"/>
              </w:rPr>
            </w:pPr>
            <w:ins w:id="281" w:author="Simone Hitch" w:date="2026-09-25T20:03:00Z" w16du:dateUtc="2026-09-26T00:03:00Z">
              <w:r w:rsidRPr="00162A4C">
                <w:rPr>
                  <w:rFonts w:cs="Arial"/>
                  <w:sz w:val="20"/>
                  <w:szCs w:val="18"/>
                </w:rPr>
                <w:t xml:space="preserve">After viewing </w:t>
              </w:r>
              <w:r w:rsidRPr="00162A4C">
                <w:rPr>
                  <w:rFonts w:cs="Arial"/>
                  <w:i/>
                  <w:sz w:val="20"/>
                  <w:szCs w:val="18"/>
                </w:rPr>
                <w:t>Etre et Avoir</w:t>
              </w:r>
              <w:r w:rsidRPr="00162A4C">
                <w:rPr>
                  <w:rFonts w:cs="Arial"/>
                  <w:sz w:val="20"/>
                  <w:szCs w:val="18"/>
                </w:rPr>
                <w:t>, students assume the persona of an older JoJo and write a journal entry in French in which they relate appropriate detail and ideas from the film, reflect on JoJo’s relationship with his teacher and friends, and express opinions of his schooldays. Students use a combination of past tenses (imperfect and passé compose)</w:t>
              </w:r>
              <w:r w:rsidRPr="00162A4C">
                <w:rPr>
                  <w:rFonts w:cs="Arial"/>
                  <w:b/>
                  <w:sz w:val="20"/>
                  <w:szCs w:val="18"/>
                </w:rPr>
                <w:t xml:space="preserve"> </w:t>
              </w:r>
              <w:r w:rsidRPr="00162A4C">
                <w:rPr>
                  <w:rFonts w:cs="Arial"/>
                  <w:sz w:val="20"/>
                  <w:szCs w:val="18"/>
                </w:rPr>
                <w:t>and use an appropriate journal writing register (e.g. personal, descriptive)</w:t>
              </w:r>
              <w:r w:rsidRPr="00162A4C">
                <w:rPr>
                  <w:rFonts w:eastAsia="Times New Roman" w:cs="Arial"/>
                  <w:sz w:val="20"/>
                  <w:szCs w:val="18"/>
                </w:rPr>
                <w:t>.</w:t>
              </w:r>
            </w:ins>
          </w:p>
        </w:tc>
        <w:tc>
          <w:tcPr>
            <w:tcW w:w="709" w:type="dxa"/>
            <w:vAlign w:val="center"/>
          </w:tcPr>
          <w:p w14:paraId="646FFDE9" w14:textId="77777777" w:rsidR="00835910" w:rsidRPr="00162A4C" w:rsidRDefault="00D6719C" w:rsidP="00D6719C">
            <w:pPr>
              <w:pStyle w:val="ACLAPTableText"/>
              <w:jc w:val="center"/>
              <w:rPr>
                <w:ins w:id="282" w:author="Simone Hitch" w:date="2026-09-25T20:03:00Z" w16du:dateUtc="2026-09-26T00:03:00Z"/>
                <w:szCs w:val="18"/>
                <w:lang w:val="en-US"/>
              </w:rPr>
            </w:pPr>
            <w:ins w:id="283" w:author="Simone Hitch" w:date="2026-09-25T20:03:00Z" w16du:dateUtc="2026-09-26T00:03:00Z">
              <w:r w:rsidRPr="00162A4C">
                <w:rPr>
                  <w:szCs w:val="18"/>
                  <w:lang w:val="en-US"/>
                </w:rPr>
                <w:t>1,2</w:t>
              </w:r>
            </w:ins>
          </w:p>
        </w:tc>
        <w:tc>
          <w:tcPr>
            <w:tcW w:w="850" w:type="dxa"/>
            <w:vAlign w:val="center"/>
          </w:tcPr>
          <w:p w14:paraId="376CB67A" w14:textId="77777777" w:rsidR="00835910" w:rsidRPr="00162A4C" w:rsidRDefault="00D6719C" w:rsidP="00D6719C">
            <w:pPr>
              <w:pStyle w:val="ACLAPTableText"/>
              <w:jc w:val="center"/>
              <w:rPr>
                <w:ins w:id="284" w:author="Simone Hitch" w:date="2026-09-25T20:03:00Z" w16du:dateUtc="2026-09-26T00:03:00Z"/>
                <w:szCs w:val="18"/>
                <w:lang w:val="en-US"/>
              </w:rPr>
            </w:pPr>
            <w:ins w:id="285" w:author="Simone Hitch" w:date="2026-09-25T20:03:00Z" w16du:dateUtc="2026-09-26T00:03:00Z">
              <w:r w:rsidRPr="00162A4C">
                <w:rPr>
                  <w:szCs w:val="18"/>
                  <w:lang w:val="en-US"/>
                </w:rPr>
                <w:t>1,2</w:t>
              </w:r>
            </w:ins>
          </w:p>
        </w:tc>
        <w:tc>
          <w:tcPr>
            <w:tcW w:w="709" w:type="dxa"/>
            <w:vAlign w:val="center"/>
          </w:tcPr>
          <w:p w14:paraId="60A13033" w14:textId="77777777" w:rsidR="00835910" w:rsidRPr="00162A4C" w:rsidRDefault="00835910" w:rsidP="005E06A1">
            <w:pPr>
              <w:pStyle w:val="ACLAPTableText"/>
              <w:rPr>
                <w:ins w:id="286" w:author="Simone Hitch" w:date="2026-09-25T20:03:00Z" w16du:dateUtc="2026-09-26T00:03:00Z"/>
                <w:szCs w:val="18"/>
                <w:lang w:val="en-US"/>
              </w:rPr>
            </w:pPr>
          </w:p>
        </w:tc>
        <w:tc>
          <w:tcPr>
            <w:tcW w:w="3827" w:type="dxa"/>
          </w:tcPr>
          <w:p w14:paraId="22C2F21D" w14:textId="77777777" w:rsidR="005B586F" w:rsidRPr="00162A4C" w:rsidRDefault="005B586F" w:rsidP="005B586F">
            <w:pPr>
              <w:ind w:right="-28"/>
              <w:rPr>
                <w:ins w:id="287" w:author="Simone Hitch" w:date="2026-09-25T20:03:00Z" w16du:dateUtc="2026-09-26T00:03:00Z"/>
                <w:rFonts w:cs="Arial"/>
                <w:sz w:val="20"/>
                <w:szCs w:val="18"/>
              </w:rPr>
            </w:pPr>
            <w:ins w:id="288" w:author="Simone Hitch" w:date="2026-09-25T20:03:00Z" w16du:dateUtc="2026-09-26T00:03:00Z">
              <w:r w:rsidRPr="00162A4C">
                <w:rPr>
                  <w:rFonts w:cs="Arial"/>
                  <w:sz w:val="20"/>
                  <w:szCs w:val="18"/>
                </w:rPr>
                <w:t>Written: maximum of 200 words.</w:t>
              </w:r>
            </w:ins>
          </w:p>
          <w:p w14:paraId="2BCF175B" w14:textId="77777777" w:rsidR="00835910" w:rsidRPr="00162A4C" w:rsidRDefault="005B586F" w:rsidP="00162A4C">
            <w:pPr>
              <w:spacing w:before="40" w:after="40"/>
              <w:rPr>
                <w:ins w:id="289" w:author="Simone Hitch" w:date="2026-09-25T20:03:00Z" w16du:dateUtc="2026-09-26T00:03:00Z"/>
                <w:rFonts w:eastAsiaTheme="minorHAnsi" w:cs="Arial"/>
                <w:sz w:val="20"/>
                <w:szCs w:val="18"/>
              </w:rPr>
            </w:pPr>
            <w:ins w:id="290" w:author="Simone Hitch" w:date="2026-09-25T20:03:00Z" w16du:dateUtc="2026-09-26T00:03:00Z">
              <w:r w:rsidRPr="00162A4C">
                <w:rPr>
                  <w:rFonts w:cs="Arial"/>
                  <w:sz w:val="20"/>
                  <w:szCs w:val="18"/>
                </w:rPr>
                <w:t xml:space="preserve">Duration: 1 hour in class after previously viewing and discussing the film and having already completed some written work. </w:t>
              </w:r>
            </w:ins>
          </w:p>
        </w:tc>
      </w:tr>
      <w:tr w:rsidR="00835910" w:rsidRPr="00835910" w14:paraId="6E8204F7" w14:textId="77777777" w:rsidTr="00162A4C">
        <w:trPr>
          <w:trHeight w:val="1348"/>
          <w:ins w:id="291" w:author="Simone Hitch" w:date="2026-09-25T20:03:00Z" w16du:dateUtc="2026-09-26T00:03:00Z"/>
        </w:trPr>
        <w:tc>
          <w:tcPr>
            <w:tcW w:w="2235" w:type="dxa"/>
            <w:vAlign w:val="center"/>
          </w:tcPr>
          <w:p w14:paraId="5296FD93" w14:textId="77777777" w:rsidR="00835910" w:rsidRPr="00162A4C" w:rsidRDefault="00835910" w:rsidP="005E06A1">
            <w:pPr>
              <w:pStyle w:val="LAPTableText"/>
              <w:jc w:val="center"/>
              <w:rPr>
                <w:ins w:id="292" w:author="Simone Hitch" w:date="2026-09-25T20:03:00Z" w16du:dateUtc="2026-09-26T00:03:00Z"/>
                <w:b/>
                <w:bCs/>
                <w:sz w:val="20"/>
                <w:szCs w:val="22"/>
                <w:lang w:val="en-US"/>
              </w:rPr>
            </w:pPr>
            <w:ins w:id="293" w:author="Simone Hitch" w:date="2026-09-25T20:03:00Z" w16du:dateUtc="2026-09-26T00:03:00Z">
              <w:r w:rsidRPr="00162A4C">
                <w:rPr>
                  <w:b/>
                  <w:bCs/>
                  <w:sz w:val="20"/>
                  <w:szCs w:val="22"/>
                  <w:lang w:val="en-US"/>
                </w:rPr>
                <w:t xml:space="preserve">Assessment Type 3: </w:t>
              </w:r>
            </w:ins>
          </w:p>
          <w:p w14:paraId="058ACBE5" w14:textId="77777777" w:rsidR="00835910" w:rsidRPr="00162A4C" w:rsidRDefault="00835910" w:rsidP="005E06A1">
            <w:pPr>
              <w:pStyle w:val="LAPTableText"/>
              <w:jc w:val="center"/>
              <w:rPr>
                <w:ins w:id="294" w:author="Simone Hitch" w:date="2026-09-25T20:03:00Z" w16du:dateUtc="2026-09-26T00:03:00Z"/>
                <w:b/>
                <w:bCs/>
                <w:sz w:val="20"/>
                <w:szCs w:val="22"/>
                <w:lang w:val="en-US"/>
              </w:rPr>
            </w:pPr>
            <w:ins w:id="295" w:author="Simone Hitch" w:date="2026-09-25T20:03:00Z" w16du:dateUtc="2026-09-26T00:03:00Z">
              <w:r w:rsidRPr="00162A4C">
                <w:rPr>
                  <w:b/>
                  <w:bCs/>
                  <w:sz w:val="20"/>
                  <w:szCs w:val="22"/>
                  <w:lang w:val="en-US"/>
                </w:rPr>
                <w:t>Text Analysis</w:t>
              </w:r>
            </w:ins>
          </w:p>
          <w:p w14:paraId="38BCBB5A" w14:textId="77777777" w:rsidR="00835910" w:rsidRPr="00162A4C" w:rsidRDefault="00835910" w:rsidP="005E06A1">
            <w:pPr>
              <w:pStyle w:val="LAPTableText"/>
              <w:jc w:val="center"/>
              <w:rPr>
                <w:ins w:id="296" w:author="Simone Hitch" w:date="2026-09-25T20:03:00Z" w16du:dateUtc="2026-09-26T00:03:00Z"/>
                <w:b/>
                <w:bCs/>
                <w:sz w:val="20"/>
                <w:szCs w:val="22"/>
                <w:lang w:val="en-US"/>
              </w:rPr>
            </w:pPr>
          </w:p>
          <w:p w14:paraId="3B6C3726" w14:textId="77777777" w:rsidR="00835910" w:rsidRPr="00162A4C" w:rsidRDefault="00835910" w:rsidP="005E06A1">
            <w:pPr>
              <w:pStyle w:val="LAPTableText"/>
              <w:jc w:val="center"/>
              <w:rPr>
                <w:ins w:id="297" w:author="Simone Hitch" w:date="2026-09-25T20:03:00Z" w16du:dateUtc="2026-09-26T00:03:00Z"/>
                <w:b/>
                <w:bCs/>
                <w:sz w:val="20"/>
                <w:szCs w:val="22"/>
                <w:lang w:val="en-US"/>
              </w:rPr>
            </w:pPr>
            <w:ins w:id="298" w:author="Simone Hitch" w:date="2026-09-25T20:03:00Z" w16du:dateUtc="2026-09-26T00:03:00Z">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ins>
          </w:p>
        </w:tc>
        <w:tc>
          <w:tcPr>
            <w:tcW w:w="7229" w:type="dxa"/>
            <w:vAlign w:val="center"/>
          </w:tcPr>
          <w:p w14:paraId="418C8346" w14:textId="77777777" w:rsidR="00835910" w:rsidRPr="00162A4C" w:rsidRDefault="005B586F" w:rsidP="00162A4C">
            <w:pPr>
              <w:pStyle w:val="ACLAPTableText"/>
              <w:rPr>
                <w:ins w:id="299" w:author="Simone Hitch" w:date="2026-09-25T20:03:00Z" w16du:dateUtc="2026-09-26T00:03:00Z"/>
                <w:szCs w:val="18"/>
              </w:rPr>
            </w:pPr>
            <w:ins w:id="300" w:author="Simone Hitch" w:date="2026-09-25T20:03:00Z" w16du:dateUtc="2026-09-26T00:03:00Z">
              <w:r w:rsidRPr="00162A4C">
                <w:rPr>
                  <w:szCs w:val="18"/>
                </w:rPr>
                <w:t xml:space="preserve">Students read a text entitled, </w:t>
              </w:r>
              <w:r w:rsidRPr="00162A4C">
                <w:rPr>
                  <w:i/>
                  <w:szCs w:val="18"/>
                </w:rPr>
                <w:t>La Journée d’une élève de Terminale</w:t>
              </w:r>
              <w:r w:rsidRPr="00162A4C">
                <w:rPr>
                  <w:szCs w:val="18"/>
                </w:rPr>
                <w:t>, and respond to questions in English and French. In their responses, students demonstrate their ability to convey information accurately, interpret meaning, analyse language, and reflect on the cultural differences between the student-teacher relationships in the two countries.</w:t>
              </w:r>
            </w:ins>
          </w:p>
        </w:tc>
        <w:tc>
          <w:tcPr>
            <w:tcW w:w="709" w:type="dxa"/>
            <w:vAlign w:val="center"/>
          </w:tcPr>
          <w:p w14:paraId="4694DF6F" w14:textId="77777777" w:rsidR="00835910" w:rsidRPr="00162A4C" w:rsidRDefault="00835910" w:rsidP="005E06A1">
            <w:pPr>
              <w:pStyle w:val="ACLAPTableText"/>
              <w:rPr>
                <w:ins w:id="301" w:author="Simone Hitch" w:date="2026-09-25T20:03:00Z" w16du:dateUtc="2026-09-26T00:03:00Z"/>
                <w:szCs w:val="18"/>
                <w:lang w:val="en-US"/>
              </w:rPr>
            </w:pPr>
          </w:p>
        </w:tc>
        <w:tc>
          <w:tcPr>
            <w:tcW w:w="850" w:type="dxa"/>
            <w:vAlign w:val="center"/>
          </w:tcPr>
          <w:p w14:paraId="584C7858" w14:textId="77777777" w:rsidR="00835910" w:rsidRPr="00162A4C" w:rsidRDefault="00D6719C" w:rsidP="00D6719C">
            <w:pPr>
              <w:pStyle w:val="ACLAPTableText"/>
              <w:jc w:val="center"/>
              <w:rPr>
                <w:ins w:id="302" w:author="Simone Hitch" w:date="2026-09-25T20:03:00Z" w16du:dateUtc="2026-09-26T00:03:00Z"/>
                <w:szCs w:val="18"/>
                <w:lang w:val="en-US"/>
              </w:rPr>
            </w:pPr>
            <w:ins w:id="303" w:author="Simone Hitch" w:date="2026-09-25T20:03:00Z" w16du:dateUtc="2026-09-26T00:03:00Z">
              <w:r w:rsidRPr="00162A4C">
                <w:rPr>
                  <w:szCs w:val="18"/>
                  <w:lang w:val="en-US"/>
                </w:rPr>
                <w:t>1,2</w:t>
              </w:r>
            </w:ins>
          </w:p>
        </w:tc>
        <w:tc>
          <w:tcPr>
            <w:tcW w:w="709" w:type="dxa"/>
            <w:vAlign w:val="center"/>
          </w:tcPr>
          <w:p w14:paraId="08B1ABB4" w14:textId="77777777" w:rsidR="00835910" w:rsidRPr="00162A4C" w:rsidRDefault="00D6719C" w:rsidP="005E06A1">
            <w:pPr>
              <w:pStyle w:val="ACLAPTableText"/>
              <w:rPr>
                <w:ins w:id="304" w:author="Simone Hitch" w:date="2026-09-25T20:03:00Z" w16du:dateUtc="2026-09-26T00:03:00Z"/>
                <w:szCs w:val="18"/>
                <w:lang w:val="en-US"/>
              </w:rPr>
            </w:pPr>
            <w:ins w:id="305" w:author="Simone Hitch" w:date="2026-09-25T20:03:00Z" w16du:dateUtc="2026-09-26T00:03:00Z">
              <w:r w:rsidRPr="00162A4C">
                <w:rPr>
                  <w:szCs w:val="18"/>
                  <w:lang w:val="en-US"/>
                </w:rPr>
                <w:t>1,2,3</w:t>
              </w:r>
            </w:ins>
          </w:p>
        </w:tc>
        <w:tc>
          <w:tcPr>
            <w:tcW w:w="3827" w:type="dxa"/>
          </w:tcPr>
          <w:p w14:paraId="2314C2CD" w14:textId="77777777" w:rsidR="00835910" w:rsidRPr="00162A4C" w:rsidRDefault="005B586F" w:rsidP="005B586F">
            <w:pPr>
              <w:spacing w:before="40" w:after="40"/>
              <w:rPr>
                <w:ins w:id="306" w:author="Simone Hitch" w:date="2026-09-25T20:03:00Z" w16du:dateUtc="2026-09-26T00:03:00Z"/>
                <w:rFonts w:cs="Arial"/>
                <w:sz w:val="20"/>
                <w:szCs w:val="18"/>
              </w:rPr>
            </w:pPr>
            <w:ins w:id="307" w:author="Simone Hitch" w:date="2026-09-25T20:03:00Z" w16du:dateUtc="2026-09-26T00:03:00Z">
              <w:r w:rsidRPr="00162A4C">
                <w:rPr>
                  <w:rFonts w:cs="Arial"/>
                  <w:sz w:val="20"/>
                  <w:szCs w:val="18"/>
                </w:rPr>
                <w:t>45 minutes (single lesson) supervised in class under test conditions with bilingual dictionary support.</w:t>
              </w:r>
            </w:ins>
          </w:p>
        </w:tc>
      </w:tr>
      <w:tr w:rsidR="00835910" w:rsidRPr="00835910" w14:paraId="25A53013" w14:textId="77777777" w:rsidTr="00162A4C">
        <w:trPr>
          <w:trHeight w:val="1587"/>
          <w:ins w:id="308" w:author="Simone Hitch" w:date="2026-09-25T20:03:00Z" w16du:dateUtc="2026-09-26T00:03:00Z"/>
        </w:trPr>
        <w:tc>
          <w:tcPr>
            <w:tcW w:w="2235" w:type="dxa"/>
            <w:vAlign w:val="center"/>
          </w:tcPr>
          <w:p w14:paraId="0D057769" w14:textId="77777777" w:rsidR="00835910" w:rsidRPr="00162A4C" w:rsidRDefault="00835910" w:rsidP="005E06A1">
            <w:pPr>
              <w:pStyle w:val="LAPTableText"/>
              <w:jc w:val="center"/>
              <w:rPr>
                <w:ins w:id="309" w:author="Simone Hitch" w:date="2026-09-25T20:03:00Z" w16du:dateUtc="2026-09-26T00:03:00Z"/>
                <w:b/>
                <w:bCs/>
                <w:sz w:val="20"/>
                <w:szCs w:val="22"/>
                <w:lang w:val="en-US"/>
              </w:rPr>
            </w:pPr>
            <w:ins w:id="310" w:author="Simone Hitch" w:date="2026-09-25T20:03:00Z" w16du:dateUtc="2026-09-26T00:03:00Z">
              <w:r w:rsidRPr="00162A4C">
                <w:rPr>
                  <w:b/>
                  <w:bCs/>
                  <w:sz w:val="20"/>
                  <w:szCs w:val="22"/>
                  <w:lang w:val="en-US"/>
                </w:rPr>
                <w:t xml:space="preserve">Assessment Type 4: </w:t>
              </w:r>
            </w:ins>
          </w:p>
          <w:p w14:paraId="25C2BE67" w14:textId="77777777" w:rsidR="00835910" w:rsidRPr="00162A4C" w:rsidRDefault="00835910" w:rsidP="005E06A1">
            <w:pPr>
              <w:pStyle w:val="LAPTableText"/>
              <w:jc w:val="center"/>
              <w:rPr>
                <w:ins w:id="311" w:author="Simone Hitch" w:date="2026-09-25T20:03:00Z" w16du:dateUtc="2026-09-26T00:03:00Z"/>
                <w:b/>
                <w:bCs/>
                <w:sz w:val="20"/>
                <w:szCs w:val="22"/>
                <w:lang w:val="en-US"/>
              </w:rPr>
            </w:pPr>
            <w:ins w:id="312" w:author="Simone Hitch" w:date="2026-09-25T20:03:00Z" w16du:dateUtc="2026-09-26T00:03:00Z">
              <w:r w:rsidRPr="00162A4C">
                <w:rPr>
                  <w:b/>
                  <w:bCs/>
                  <w:sz w:val="20"/>
                  <w:szCs w:val="22"/>
                  <w:lang w:val="en-US"/>
                </w:rPr>
                <w:t xml:space="preserve">Investigation </w:t>
              </w:r>
            </w:ins>
          </w:p>
          <w:p w14:paraId="3B0F454B" w14:textId="77777777" w:rsidR="00835910" w:rsidRPr="00162A4C" w:rsidRDefault="00835910" w:rsidP="005E06A1">
            <w:pPr>
              <w:pStyle w:val="LAPTableText"/>
              <w:rPr>
                <w:ins w:id="313" w:author="Simone Hitch" w:date="2026-09-25T20:03:00Z" w16du:dateUtc="2026-09-26T00:03:00Z"/>
                <w:b/>
                <w:bCs/>
                <w:sz w:val="20"/>
                <w:szCs w:val="22"/>
                <w:lang w:val="en-US"/>
              </w:rPr>
            </w:pPr>
          </w:p>
          <w:p w14:paraId="53E219D9" w14:textId="77777777" w:rsidR="00835910" w:rsidRPr="00162A4C" w:rsidRDefault="00835910" w:rsidP="005E06A1">
            <w:pPr>
              <w:pStyle w:val="LAPTableText"/>
              <w:jc w:val="center"/>
              <w:rPr>
                <w:ins w:id="314" w:author="Simone Hitch" w:date="2026-09-25T20:03:00Z" w16du:dateUtc="2026-09-26T00:03:00Z"/>
                <w:b/>
                <w:bCs/>
                <w:sz w:val="20"/>
                <w:szCs w:val="22"/>
                <w:lang w:val="en-US"/>
              </w:rPr>
            </w:pPr>
            <w:ins w:id="315" w:author="Simone Hitch" w:date="2026-09-25T20:03:00Z" w16du:dateUtc="2026-09-26T00:03:00Z">
              <w:r w:rsidRPr="00162A4C">
                <w:rPr>
                  <w:b/>
                  <w:bCs/>
                  <w:sz w:val="20"/>
                  <w:szCs w:val="22"/>
                  <w:lang w:val="en-US"/>
                </w:rPr>
                <w:t xml:space="preserve">Weighting </w:t>
              </w:r>
              <w:r w:rsidR="00D6719C" w:rsidRPr="00162A4C">
                <w:rPr>
                  <w:b/>
                  <w:bCs/>
                  <w:sz w:val="20"/>
                  <w:szCs w:val="22"/>
                  <w:lang w:val="en-US"/>
                </w:rPr>
                <w:t>40</w:t>
              </w:r>
              <w:r w:rsidRPr="00162A4C">
                <w:rPr>
                  <w:b/>
                  <w:bCs/>
                  <w:sz w:val="20"/>
                  <w:szCs w:val="22"/>
                  <w:lang w:val="en-US"/>
                </w:rPr>
                <w:t>%</w:t>
              </w:r>
            </w:ins>
          </w:p>
        </w:tc>
        <w:tc>
          <w:tcPr>
            <w:tcW w:w="7229" w:type="dxa"/>
            <w:vAlign w:val="center"/>
          </w:tcPr>
          <w:p w14:paraId="24067E3D" w14:textId="77777777" w:rsidR="005B586F" w:rsidRPr="00162A4C" w:rsidRDefault="005B586F" w:rsidP="00162A4C">
            <w:pPr>
              <w:tabs>
                <w:tab w:val="left" w:pos="5760"/>
                <w:tab w:val="left" w:pos="7200"/>
                <w:tab w:val="right" w:pos="10260"/>
              </w:tabs>
              <w:rPr>
                <w:ins w:id="316" w:author="Simone Hitch" w:date="2026-09-25T20:03:00Z" w16du:dateUtc="2026-09-26T00:03:00Z"/>
                <w:rFonts w:eastAsiaTheme="minorHAnsi" w:cs="Arial"/>
                <w:sz w:val="20"/>
                <w:szCs w:val="18"/>
              </w:rPr>
            </w:pPr>
            <w:ins w:id="317" w:author="Simone Hitch" w:date="2026-09-25T20:03:00Z" w16du:dateUtc="2026-09-26T00:03:00Z">
              <w:r w:rsidRPr="00162A4C">
                <w:rPr>
                  <w:rFonts w:eastAsiaTheme="minorHAnsi" w:cs="Arial"/>
                  <w:sz w:val="20"/>
                  <w:szCs w:val="18"/>
                  <w:u w:val="single"/>
                </w:rPr>
                <w:t>Response in French</w:t>
              </w:r>
              <w:r w:rsidRPr="00162A4C">
                <w:rPr>
                  <w:rFonts w:eastAsiaTheme="minorHAnsi" w:cs="Arial"/>
                  <w:sz w:val="20"/>
                  <w:szCs w:val="18"/>
                </w:rPr>
                <w:t xml:space="preserve">: </w:t>
              </w:r>
            </w:ins>
          </w:p>
          <w:p w14:paraId="2825ACEC" w14:textId="77777777" w:rsidR="005B586F" w:rsidRDefault="005B586F" w:rsidP="00162A4C">
            <w:pPr>
              <w:tabs>
                <w:tab w:val="left" w:pos="5760"/>
                <w:tab w:val="left" w:pos="7200"/>
                <w:tab w:val="right" w:pos="10260"/>
              </w:tabs>
              <w:rPr>
                <w:ins w:id="318" w:author="Simone Hitch" w:date="2026-09-25T20:03:00Z" w16du:dateUtc="2026-09-26T00:03:00Z"/>
                <w:rFonts w:cs="Arial"/>
                <w:sz w:val="20"/>
                <w:szCs w:val="18"/>
              </w:rPr>
            </w:pPr>
            <w:ins w:id="319" w:author="Simone Hitch" w:date="2026-09-25T20:03:00Z" w16du:dateUtc="2026-09-26T00:03:00Z">
              <w:r w:rsidRPr="00162A4C">
                <w:rPr>
                  <w:rFonts w:cs="Arial"/>
                  <w:color w:val="000000"/>
                  <w:sz w:val="20"/>
                  <w:szCs w:val="18"/>
                </w:rPr>
                <w:t xml:space="preserve">Students use both texts in French and English to research a region in France, with particular emphasis on its cuisine, and then give an oral presentation to the class using PowerPoint, </w:t>
              </w:r>
              <w:r w:rsidRPr="00162A4C">
                <w:rPr>
                  <w:rFonts w:cs="Arial"/>
                  <w:sz w:val="20"/>
                  <w:szCs w:val="18"/>
                </w:rPr>
                <w:t>explaining how to prepare or how they prepared one dish from the region researched. Students answer questions from the teacher and/or class about their presentation. The presentation includes information about the geography, climate, and history of the region, tourist activities, details of specialities (cuisine and wine) and the ingredients and method for cooking the dish. Students demonstrate their ability to convey information accurately, use the imperative form or passé compose, and engage the audience through effective use of intonation and stress. In response to questions, students use a range of communication strategies to maintain the interaction.</w:t>
              </w:r>
            </w:ins>
          </w:p>
          <w:p w14:paraId="4867AD81" w14:textId="77777777" w:rsidR="00162A4C" w:rsidRPr="00162A4C" w:rsidRDefault="00162A4C" w:rsidP="00162A4C">
            <w:pPr>
              <w:tabs>
                <w:tab w:val="left" w:pos="5760"/>
                <w:tab w:val="left" w:pos="7200"/>
                <w:tab w:val="right" w:pos="10260"/>
              </w:tabs>
              <w:rPr>
                <w:ins w:id="320" w:author="Simone Hitch" w:date="2026-09-25T20:03:00Z" w16du:dateUtc="2026-09-26T00:03:00Z"/>
                <w:rFonts w:eastAsiaTheme="minorHAnsi" w:cs="Arial"/>
                <w:sz w:val="20"/>
                <w:szCs w:val="18"/>
              </w:rPr>
            </w:pPr>
          </w:p>
          <w:p w14:paraId="4C780A8D" w14:textId="77777777" w:rsidR="005B586F" w:rsidRPr="00162A4C" w:rsidRDefault="005B586F" w:rsidP="00162A4C">
            <w:pPr>
              <w:spacing w:before="40" w:after="40"/>
              <w:rPr>
                <w:ins w:id="321" w:author="Simone Hitch" w:date="2026-09-25T20:03:00Z" w16du:dateUtc="2026-09-26T00:03:00Z"/>
                <w:rFonts w:eastAsia="Times New Roman" w:cs="Arial"/>
                <w:sz w:val="20"/>
                <w:szCs w:val="18"/>
              </w:rPr>
            </w:pPr>
            <w:ins w:id="322" w:author="Simone Hitch" w:date="2026-09-25T20:03:00Z" w16du:dateUtc="2026-09-26T00:03:00Z">
              <w:r w:rsidRPr="00162A4C">
                <w:rPr>
                  <w:rFonts w:eastAsia="Times New Roman" w:cs="Arial"/>
                  <w:sz w:val="20"/>
                  <w:szCs w:val="18"/>
                  <w:u w:val="single"/>
                </w:rPr>
                <w:t>Reflective Response in English</w:t>
              </w:r>
              <w:r w:rsidRPr="00162A4C">
                <w:rPr>
                  <w:rFonts w:eastAsia="Times New Roman" w:cs="Arial"/>
                  <w:sz w:val="20"/>
                  <w:szCs w:val="18"/>
                </w:rPr>
                <w:t xml:space="preserve">: </w:t>
              </w:r>
            </w:ins>
          </w:p>
          <w:p w14:paraId="34399126" w14:textId="77777777" w:rsidR="00835910" w:rsidRPr="00162A4C" w:rsidRDefault="005B586F" w:rsidP="00162A4C">
            <w:pPr>
              <w:pStyle w:val="ACLAPTableText"/>
              <w:rPr>
                <w:ins w:id="323" w:author="Simone Hitch" w:date="2026-09-25T20:03:00Z" w16du:dateUtc="2026-09-26T00:03:00Z"/>
                <w:rFonts w:eastAsia="Times New Roman"/>
                <w:szCs w:val="18"/>
                <w:lang w:eastAsia="ja-JP"/>
              </w:rPr>
            </w:pPr>
            <w:ins w:id="324" w:author="Simone Hitch" w:date="2026-09-25T20:03:00Z" w16du:dateUtc="2026-09-26T00:03:00Z">
              <w:r w:rsidRPr="00162A4C">
                <w:rPr>
                  <w:rFonts w:eastAsiaTheme="minorHAnsi"/>
                  <w:color w:val="000000"/>
                  <w:szCs w:val="18"/>
                </w:rPr>
                <w:t xml:space="preserve">Students write a reflective </w:t>
              </w:r>
              <w:r w:rsidR="00210628" w:rsidRPr="00162A4C">
                <w:rPr>
                  <w:rFonts w:eastAsiaTheme="minorHAnsi"/>
                  <w:color w:val="000000"/>
                  <w:szCs w:val="18"/>
                </w:rPr>
                <w:t>piece</w:t>
              </w:r>
              <w:r w:rsidRPr="00162A4C">
                <w:rPr>
                  <w:rFonts w:eastAsiaTheme="minorHAnsi"/>
                  <w:color w:val="000000"/>
                  <w:szCs w:val="18"/>
                </w:rPr>
                <w:t xml:space="preserve"> in English</w:t>
              </w:r>
              <w:r w:rsidRPr="00162A4C">
                <w:rPr>
                  <w:rFonts w:eastAsiaTheme="minorHAnsi"/>
                  <w:szCs w:val="18"/>
                </w:rPr>
                <w:t xml:space="preserve"> reflecting on their experience in undertaking the investigation of a French region. They consider how their research has increased their understanding of the chosen region of France, how the French value their cuisine, and discuss similarities and/or differences between the French and Australian lifestyle/cuisine.  </w:t>
              </w:r>
            </w:ins>
          </w:p>
        </w:tc>
        <w:tc>
          <w:tcPr>
            <w:tcW w:w="709" w:type="dxa"/>
          </w:tcPr>
          <w:p w14:paraId="1F82350D" w14:textId="77777777" w:rsidR="00835910" w:rsidRPr="00162A4C" w:rsidRDefault="00D6719C" w:rsidP="00D6719C">
            <w:pPr>
              <w:pStyle w:val="ACLAPTableText"/>
              <w:jc w:val="center"/>
              <w:rPr>
                <w:ins w:id="325" w:author="Simone Hitch" w:date="2026-09-25T20:03:00Z" w16du:dateUtc="2026-09-26T00:03:00Z"/>
                <w:szCs w:val="18"/>
                <w:lang w:val="en-US"/>
              </w:rPr>
            </w:pPr>
            <w:ins w:id="326" w:author="Simone Hitch" w:date="2026-09-25T20:03:00Z" w16du:dateUtc="2026-09-26T00:03:00Z">
              <w:r w:rsidRPr="00162A4C">
                <w:rPr>
                  <w:szCs w:val="18"/>
                  <w:lang w:val="en-US"/>
                </w:rPr>
                <w:t>1,2</w:t>
              </w:r>
            </w:ins>
          </w:p>
        </w:tc>
        <w:tc>
          <w:tcPr>
            <w:tcW w:w="850" w:type="dxa"/>
          </w:tcPr>
          <w:p w14:paraId="6139E9D2" w14:textId="77777777" w:rsidR="00835910" w:rsidRPr="00162A4C" w:rsidRDefault="00D6719C" w:rsidP="00D6719C">
            <w:pPr>
              <w:pStyle w:val="ACLAPTableText"/>
              <w:jc w:val="center"/>
              <w:rPr>
                <w:ins w:id="327" w:author="Simone Hitch" w:date="2026-09-25T20:03:00Z" w16du:dateUtc="2026-09-26T00:03:00Z"/>
                <w:szCs w:val="18"/>
                <w:lang w:val="en-US"/>
              </w:rPr>
            </w:pPr>
            <w:ins w:id="328" w:author="Simone Hitch" w:date="2026-09-25T20:03:00Z" w16du:dateUtc="2026-09-26T00:03:00Z">
              <w:r w:rsidRPr="00162A4C">
                <w:rPr>
                  <w:szCs w:val="18"/>
                  <w:lang w:val="en-US"/>
                </w:rPr>
                <w:t>1,2</w:t>
              </w:r>
              <w:r w:rsidR="005B586F" w:rsidRPr="00162A4C">
                <w:rPr>
                  <w:szCs w:val="18"/>
                  <w:lang w:val="en-US"/>
                </w:rPr>
                <w:t>,3</w:t>
              </w:r>
            </w:ins>
          </w:p>
          <w:p w14:paraId="05CBFCAD" w14:textId="77777777" w:rsidR="00D6719C" w:rsidRPr="00162A4C" w:rsidRDefault="00D6719C" w:rsidP="00D6719C">
            <w:pPr>
              <w:pStyle w:val="ACLAPTableText"/>
              <w:jc w:val="center"/>
              <w:rPr>
                <w:ins w:id="329" w:author="Simone Hitch" w:date="2026-09-25T20:03:00Z" w16du:dateUtc="2026-09-26T00:03:00Z"/>
                <w:szCs w:val="18"/>
                <w:lang w:val="en-US"/>
              </w:rPr>
            </w:pPr>
          </w:p>
          <w:p w14:paraId="7DA93516" w14:textId="77777777" w:rsidR="00D6719C" w:rsidRPr="00162A4C" w:rsidRDefault="00D6719C" w:rsidP="00D6719C">
            <w:pPr>
              <w:pStyle w:val="ACLAPTableText"/>
              <w:jc w:val="center"/>
              <w:rPr>
                <w:ins w:id="330" w:author="Simone Hitch" w:date="2026-09-25T20:03:00Z" w16du:dateUtc="2026-09-26T00:03:00Z"/>
                <w:szCs w:val="18"/>
                <w:lang w:val="en-US"/>
              </w:rPr>
            </w:pPr>
          </w:p>
          <w:p w14:paraId="5F668EB1" w14:textId="77777777" w:rsidR="00D6719C" w:rsidRPr="00162A4C" w:rsidRDefault="00D6719C" w:rsidP="00D6719C">
            <w:pPr>
              <w:pStyle w:val="ACLAPTableText"/>
              <w:jc w:val="center"/>
              <w:rPr>
                <w:ins w:id="331" w:author="Simone Hitch" w:date="2026-09-25T20:03:00Z" w16du:dateUtc="2026-09-26T00:03:00Z"/>
                <w:szCs w:val="18"/>
                <w:lang w:val="en-US"/>
              </w:rPr>
            </w:pPr>
          </w:p>
          <w:p w14:paraId="7C7D0652" w14:textId="77777777" w:rsidR="005B586F" w:rsidRPr="00162A4C" w:rsidRDefault="005B586F" w:rsidP="00D6719C">
            <w:pPr>
              <w:pStyle w:val="ACLAPTableText"/>
              <w:jc w:val="center"/>
              <w:rPr>
                <w:ins w:id="332" w:author="Simone Hitch" w:date="2026-09-25T20:03:00Z" w16du:dateUtc="2026-09-26T00:03:00Z"/>
                <w:szCs w:val="18"/>
                <w:lang w:val="en-US"/>
              </w:rPr>
            </w:pPr>
          </w:p>
          <w:p w14:paraId="636878D0" w14:textId="77777777" w:rsidR="005B586F" w:rsidRPr="00162A4C" w:rsidRDefault="005B586F" w:rsidP="00D6719C">
            <w:pPr>
              <w:pStyle w:val="ACLAPTableText"/>
              <w:jc w:val="center"/>
              <w:rPr>
                <w:ins w:id="333" w:author="Simone Hitch" w:date="2026-09-25T20:03:00Z" w16du:dateUtc="2026-09-26T00:03:00Z"/>
                <w:szCs w:val="18"/>
                <w:lang w:val="en-US"/>
              </w:rPr>
            </w:pPr>
          </w:p>
          <w:p w14:paraId="39EFBB86" w14:textId="77777777" w:rsidR="005B586F" w:rsidRPr="00162A4C" w:rsidRDefault="005B586F" w:rsidP="00D6719C">
            <w:pPr>
              <w:pStyle w:val="ACLAPTableText"/>
              <w:jc w:val="center"/>
              <w:rPr>
                <w:ins w:id="334" w:author="Simone Hitch" w:date="2026-09-25T20:03:00Z" w16du:dateUtc="2026-09-26T00:03:00Z"/>
                <w:szCs w:val="18"/>
                <w:lang w:val="en-US"/>
              </w:rPr>
            </w:pPr>
          </w:p>
          <w:p w14:paraId="3CF9D61A" w14:textId="77777777" w:rsidR="005B586F" w:rsidRPr="00162A4C" w:rsidRDefault="005B586F" w:rsidP="00D6719C">
            <w:pPr>
              <w:pStyle w:val="ACLAPTableText"/>
              <w:jc w:val="center"/>
              <w:rPr>
                <w:ins w:id="335" w:author="Simone Hitch" w:date="2026-09-25T20:03:00Z" w16du:dateUtc="2026-09-26T00:03:00Z"/>
                <w:szCs w:val="18"/>
                <w:lang w:val="en-US"/>
              </w:rPr>
            </w:pPr>
          </w:p>
          <w:p w14:paraId="579775CA" w14:textId="77777777" w:rsidR="005B586F" w:rsidRPr="00162A4C" w:rsidRDefault="005B586F" w:rsidP="00D6719C">
            <w:pPr>
              <w:pStyle w:val="ACLAPTableText"/>
              <w:jc w:val="center"/>
              <w:rPr>
                <w:ins w:id="336" w:author="Simone Hitch" w:date="2026-09-25T20:03:00Z" w16du:dateUtc="2026-09-26T00:03:00Z"/>
                <w:szCs w:val="18"/>
                <w:lang w:val="en-US"/>
              </w:rPr>
            </w:pPr>
          </w:p>
          <w:p w14:paraId="688EB81F" w14:textId="77777777" w:rsidR="005B586F" w:rsidRDefault="005B586F" w:rsidP="00D6719C">
            <w:pPr>
              <w:pStyle w:val="ACLAPTableText"/>
              <w:jc w:val="center"/>
              <w:rPr>
                <w:ins w:id="337" w:author="Simone Hitch" w:date="2026-09-25T20:03:00Z" w16du:dateUtc="2026-09-26T00:03:00Z"/>
                <w:szCs w:val="18"/>
                <w:lang w:val="en-US"/>
              </w:rPr>
            </w:pPr>
          </w:p>
          <w:p w14:paraId="463A7320" w14:textId="77777777" w:rsidR="00162A4C" w:rsidRPr="00162A4C" w:rsidRDefault="00162A4C" w:rsidP="00D6719C">
            <w:pPr>
              <w:pStyle w:val="ACLAPTableText"/>
              <w:jc w:val="center"/>
              <w:rPr>
                <w:ins w:id="338" w:author="Simone Hitch" w:date="2026-09-25T20:03:00Z" w16du:dateUtc="2026-09-26T00:03:00Z"/>
                <w:szCs w:val="18"/>
                <w:lang w:val="en-US"/>
              </w:rPr>
            </w:pPr>
          </w:p>
          <w:p w14:paraId="4B5F61C0" w14:textId="77777777" w:rsidR="005B586F" w:rsidRPr="00162A4C" w:rsidRDefault="005B586F" w:rsidP="00D6719C">
            <w:pPr>
              <w:pStyle w:val="ACLAPTableText"/>
              <w:jc w:val="center"/>
              <w:rPr>
                <w:ins w:id="339" w:author="Simone Hitch" w:date="2026-09-25T20:03:00Z" w16du:dateUtc="2026-09-26T00:03:00Z"/>
                <w:szCs w:val="18"/>
                <w:lang w:val="en-US"/>
              </w:rPr>
            </w:pPr>
          </w:p>
          <w:p w14:paraId="2535D566" w14:textId="77777777" w:rsidR="00D6719C" w:rsidRPr="00162A4C" w:rsidRDefault="00D6719C" w:rsidP="005B586F">
            <w:pPr>
              <w:pStyle w:val="ACLAPTableText"/>
              <w:jc w:val="center"/>
              <w:rPr>
                <w:ins w:id="340" w:author="Simone Hitch" w:date="2026-09-25T20:03:00Z" w16du:dateUtc="2026-09-26T00:03:00Z"/>
                <w:szCs w:val="18"/>
                <w:lang w:val="en-US"/>
              </w:rPr>
            </w:pPr>
            <w:ins w:id="341" w:author="Simone Hitch" w:date="2026-09-25T20:03:00Z" w16du:dateUtc="2026-09-26T00:03:00Z">
              <w:r w:rsidRPr="00162A4C">
                <w:rPr>
                  <w:szCs w:val="18"/>
                  <w:lang w:val="en-US"/>
                </w:rPr>
                <w:t>2</w:t>
              </w:r>
            </w:ins>
          </w:p>
        </w:tc>
        <w:tc>
          <w:tcPr>
            <w:tcW w:w="709" w:type="dxa"/>
            <w:vAlign w:val="center"/>
          </w:tcPr>
          <w:p w14:paraId="1D486AF2" w14:textId="77777777" w:rsidR="005B586F" w:rsidRPr="00162A4C" w:rsidRDefault="005B586F" w:rsidP="00D6719C">
            <w:pPr>
              <w:pStyle w:val="ACLAPTableText"/>
              <w:jc w:val="center"/>
              <w:rPr>
                <w:ins w:id="342" w:author="Simone Hitch" w:date="2026-09-25T20:03:00Z" w16du:dateUtc="2026-09-26T00:03:00Z"/>
                <w:szCs w:val="18"/>
                <w:lang w:val="en-US"/>
              </w:rPr>
            </w:pPr>
          </w:p>
          <w:p w14:paraId="7E3B84ED" w14:textId="77777777" w:rsidR="005B586F" w:rsidRPr="00162A4C" w:rsidRDefault="005B586F" w:rsidP="00D6719C">
            <w:pPr>
              <w:pStyle w:val="ACLAPTableText"/>
              <w:jc w:val="center"/>
              <w:rPr>
                <w:ins w:id="343" w:author="Simone Hitch" w:date="2026-09-25T20:03:00Z" w16du:dateUtc="2026-09-26T00:03:00Z"/>
                <w:szCs w:val="18"/>
                <w:lang w:val="en-US"/>
              </w:rPr>
            </w:pPr>
          </w:p>
          <w:p w14:paraId="4C676F15" w14:textId="77777777" w:rsidR="005B586F" w:rsidRPr="00162A4C" w:rsidRDefault="005B586F" w:rsidP="00D6719C">
            <w:pPr>
              <w:pStyle w:val="ACLAPTableText"/>
              <w:jc w:val="center"/>
              <w:rPr>
                <w:ins w:id="344" w:author="Simone Hitch" w:date="2026-09-25T20:03:00Z" w16du:dateUtc="2026-09-26T00:03:00Z"/>
                <w:szCs w:val="18"/>
                <w:lang w:val="en-US"/>
              </w:rPr>
            </w:pPr>
          </w:p>
          <w:p w14:paraId="371D638D" w14:textId="77777777" w:rsidR="005B586F" w:rsidRPr="00162A4C" w:rsidRDefault="005B586F" w:rsidP="00D6719C">
            <w:pPr>
              <w:pStyle w:val="ACLAPTableText"/>
              <w:jc w:val="center"/>
              <w:rPr>
                <w:ins w:id="345" w:author="Simone Hitch" w:date="2026-09-25T20:03:00Z" w16du:dateUtc="2026-09-26T00:03:00Z"/>
                <w:szCs w:val="18"/>
                <w:lang w:val="en-US"/>
              </w:rPr>
            </w:pPr>
          </w:p>
          <w:p w14:paraId="7D80F9C7" w14:textId="77777777" w:rsidR="005B586F" w:rsidRPr="00162A4C" w:rsidRDefault="005B586F" w:rsidP="00D6719C">
            <w:pPr>
              <w:pStyle w:val="ACLAPTableText"/>
              <w:jc w:val="center"/>
              <w:rPr>
                <w:ins w:id="346" w:author="Simone Hitch" w:date="2026-09-25T20:03:00Z" w16du:dateUtc="2026-09-26T00:03:00Z"/>
                <w:szCs w:val="18"/>
                <w:lang w:val="en-US"/>
              </w:rPr>
            </w:pPr>
          </w:p>
          <w:p w14:paraId="57FB342A" w14:textId="77777777" w:rsidR="005B586F" w:rsidRPr="00162A4C" w:rsidRDefault="005B586F" w:rsidP="00D6719C">
            <w:pPr>
              <w:pStyle w:val="ACLAPTableText"/>
              <w:jc w:val="center"/>
              <w:rPr>
                <w:ins w:id="347" w:author="Simone Hitch" w:date="2026-09-25T20:03:00Z" w16du:dateUtc="2026-09-26T00:03:00Z"/>
                <w:szCs w:val="18"/>
                <w:lang w:val="en-US"/>
              </w:rPr>
            </w:pPr>
          </w:p>
          <w:p w14:paraId="5B0D0640" w14:textId="77777777" w:rsidR="005B586F" w:rsidRPr="00162A4C" w:rsidRDefault="005B586F" w:rsidP="00D6719C">
            <w:pPr>
              <w:pStyle w:val="ACLAPTableText"/>
              <w:jc w:val="center"/>
              <w:rPr>
                <w:ins w:id="348" w:author="Simone Hitch" w:date="2026-09-25T20:03:00Z" w16du:dateUtc="2026-09-26T00:03:00Z"/>
                <w:szCs w:val="18"/>
                <w:lang w:val="en-US"/>
              </w:rPr>
            </w:pPr>
          </w:p>
          <w:p w14:paraId="1DB59AAC" w14:textId="77777777" w:rsidR="005B586F" w:rsidRPr="00162A4C" w:rsidRDefault="005B586F" w:rsidP="00D6719C">
            <w:pPr>
              <w:pStyle w:val="ACLAPTableText"/>
              <w:jc w:val="center"/>
              <w:rPr>
                <w:ins w:id="349" w:author="Simone Hitch" w:date="2026-09-25T20:03:00Z" w16du:dateUtc="2026-09-26T00:03:00Z"/>
                <w:szCs w:val="18"/>
                <w:lang w:val="en-US"/>
              </w:rPr>
            </w:pPr>
          </w:p>
          <w:p w14:paraId="5AFB6EA8" w14:textId="77777777" w:rsidR="005B586F" w:rsidRPr="00162A4C" w:rsidRDefault="005B586F" w:rsidP="00D6719C">
            <w:pPr>
              <w:pStyle w:val="ACLAPTableText"/>
              <w:jc w:val="center"/>
              <w:rPr>
                <w:ins w:id="350" w:author="Simone Hitch" w:date="2026-09-25T20:03:00Z" w16du:dateUtc="2026-09-26T00:03:00Z"/>
                <w:szCs w:val="18"/>
                <w:lang w:val="en-US"/>
              </w:rPr>
            </w:pPr>
          </w:p>
          <w:p w14:paraId="7AD10961" w14:textId="77777777" w:rsidR="005B586F" w:rsidRDefault="005B586F" w:rsidP="00D6719C">
            <w:pPr>
              <w:pStyle w:val="ACLAPTableText"/>
              <w:jc w:val="center"/>
              <w:rPr>
                <w:ins w:id="351" w:author="Simone Hitch" w:date="2026-09-25T20:03:00Z" w16du:dateUtc="2026-09-26T00:03:00Z"/>
                <w:szCs w:val="18"/>
                <w:lang w:val="en-US"/>
              </w:rPr>
            </w:pPr>
          </w:p>
          <w:p w14:paraId="4061D316" w14:textId="77777777" w:rsidR="00162A4C" w:rsidRPr="00162A4C" w:rsidRDefault="00162A4C" w:rsidP="00D6719C">
            <w:pPr>
              <w:pStyle w:val="ACLAPTableText"/>
              <w:jc w:val="center"/>
              <w:rPr>
                <w:ins w:id="352" w:author="Simone Hitch" w:date="2026-09-25T20:03:00Z" w16du:dateUtc="2026-09-26T00:03:00Z"/>
                <w:szCs w:val="18"/>
                <w:lang w:val="en-US"/>
              </w:rPr>
            </w:pPr>
          </w:p>
          <w:p w14:paraId="03EBCEC9" w14:textId="77777777" w:rsidR="005B586F" w:rsidRPr="00162A4C" w:rsidRDefault="005B586F" w:rsidP="00D6719C">
            <w:pPr>
              <w:pStyle w:val="ACLAPTableText"/>
              <w:jc w:val="center"/>
              <w:rPr>
                <w:ins w:id="353" w:author="Simone Hitch" w:date="2026-09-25T20:03:00Z" w16du:dateUtc="2026-09-26T00:03:00Z"/>
                <w:szCs w:val="18"/>
                <w:lang w:val="en-US"/>
              </w:rPr>
            </w:pPr>
          </w:p>
          <w:p w14:paraId="086895B1" w14:textId="77777777" w:rsidR="00835910" w:rsidRPr="00162A4C" w:rsidRDefault="00D6719C" w:rsidP="005B586F">
            <w:pPr>
              <w:pStyle w:val="ACLAPTableText"/>
              <w:jc w:val="center"/>
              <w:rPr>
                <w:ins w:id="354" w:author="Simone Hitch" w:date="2026-09-25T20:03:00Z" w16du:dateUtc="2026-09-26T00:03:00Z"/>
                <w:szCs w:val="18"/>
                <w:lang w:val="en-US"/>
              </w:rPr>
            </w:pPr>
            <w:ins w:id="355" w:author="Simone Hitch" w:date="2026-09-25T20:03:00Z" w16du:dateUtc="2026-09-26T00:03:00Z">
              <w:r w:rsidRPr="00162A4C">
                <w:rPr>
                  <w:szCs w:val="18"/>
                  <w:lang w:val="en-US"/>
                </w:rPr>
                <w:t>1,3</w:t>
              </w:r>
            </w:ins>
          </w:p>
        </w:tc>
        <w:tc>
          <w:tcPr>
            <w:tcW w:w="3827" w:type="dxa"/>
          </w:tcPr>
          <w:p w14:paraId="2F436245" w14:textId="77777777" w:rsidR="005B586F" w:rsidRPr="00162A4C" w:rsidRDefault="005B586F" w:rsidP="005B586F">
            <w:pPr>
              <w:rPr>
                <w:ins w:id="356" w:author="Simone Hitch" w:date="2026-09-25T20:03:00Z" w16du:dateUtc="2026-09-26T00:03:00Z"/>
                <w:rFonts w:eastAsia="Times New Roman" w:cs="Arial"/>
                <w:sz w:val="20"/>
                <w:szCs w:val="18"/>
              </w:rPr>
            </w:pPr>
            <w:ins w:id="357" w:author="Simone Hitch" w:date="2026-09-25T20:03:00Z" w16du:dateUtc="2026-09-26T00:03:00Z">
              <w:r w:rsidRPr="00162A4C">
                <w:rPr>
                  <w:rFonts w:eastAsia="Times New Roman" w:cs="Arial"/>
                  <w:sz w:val="20"/>
                  <w:szCs w:val="18"/>
                  <w:u w:val="single"/>
                </w:rPr>
                <w:t>Response in French</w:t>
              </w:r>
              <w:r w:rsidRPr="00162A4C">
                <w:rPr>
                  <w:rFonts w:eastAsia="Times New Roman" w:cs="Arial"/>
                  <w:sz w:val="20"/>
                  <w:szCs w:val="18"/>
                </w:rPr>
                <w:t xml:space="preserve">: </w:t>
              </w:r>
            </w:ins>
          </w:p>
          <w:p w14:paraId="471DC908" w14:textId="77777777" w:rsidR="005B586F" w:rsidRPr="00162A4C" w:rsidRDefault="005B586F" w:rsidP="005B586F">
            <w:pPr>
              <w:rPr>
                <w:ins w:id="358" w:author="Simone Hitch" w:date="2026-09-25T20:03:00Z" w16du:dateUtc="2026-09-26T00:03:00Z"/>
                <w:rFonts w:cs="Arial"/>
                <w:sz w:val="20"/>
                <w:szCs w:val="18"/>
              </w:rPr>
            </w:pPr>
            <w:ins w:id="359" w:author="Simone Hitch" w:date="2026-09-25T20:03:00Z" w16du:dateUtc="2026-09-26T00:03:00Z">
              <w:r w:rsidRPr="00162A4C">
                <w:rPr>
                  <w:rFonts w:cs="Arial"/>
                  <w:sz w:val="20"/>
                  <w:szCs w:val="18"/>
                </w:rPr>
                <w:t xml:space="preserve">Oral presentation of up to a maximum of 3 minutes to the class, using PowerPoint, followed by up to a maximum of 2 minutes of questions and answers. </w:t>
              </w:r>
            </w:ins>
          </w:p>
          <w:p w14:paraId="5CB61B2F" w14:textId="77777777" w:rsidR="005B586F" w:rsidRPr="00162A4C" w:rsidRDefault="005B586F" w:rsidP="005B586F">
            <w:pPr>
              <w:rPr>
                <w:ins w:id="360" w:author="Simone Hitch" w:date="2026-09-25T20:03:00Z" w16du:dateUtc="2026-09-26T00:03:00Z"/>
                <w:rFonts w:cs="Arial"/>
                <w:sz w:val="20"/>
                <w:szCs w:val="18"/>
              </w:rPr>
            </w:pPr>
            <w:ins w:id="361" w:author="Simone Hitch" w:date="2026-09-25T20:03:00Z" w16du:dateUtc="2026-09-26T00:03:00Z">
              <w:r w:rsidRPr="00162A4C">
                <w:rPr>
                  <w:rFonts w:cs="Arial"/>
                  <w:sz w:val="20"/>
                  <w:szCs w:val="18"/>
                </w:rPr>
                <w:t>Cue cards may be used.</w:t>
              </w:r>
            </w:ins>
          </w:p>
          <w:p w14:paraId="513DCDC3" w14:textId="77777777" w:rsidR="005B586F" w:rsidRPr="00162A4C" w:rsidRDefault="005B586F" w:rsidP="005B586F">
            <w:pPr>
              <w:spacing w:before="40" w:after="40"/>
              <w:rPr>
                <w:ins w:id="362" w:author="Simone Hitch" w:date="2026-09-25T20:03:00Z" w16du:dateUtc="2026-09-26T00:03:00Z"/>
                <w:rFonts w:cs="Arial"/>
                <w:sz w:val="20"/>
                <w:szCs w:val="18"/>
              </w:rPr>
            </w:pPr>
            <w:ins w:id="363" w:author="Simone Hitch" w:date="2026-09-25T20:03:00Z" w16du:dateUtc="2026-09-26T00:03:00Z">
              <w:r w:rsidRPr="00162A4C">
                <w:rPr>
                  <w:rFonts w:cs="Arial"/>
                  <w:sz w:val="20"/>
                  <w:szCs w:val="18"/>
                </w:rPr>
                <w:t>Students provide evidence of planning, preparation and research e.g. notes, drafts, etc.</w:t>
              </w:r>
            </w:ins>
          </w:p>
          <w:p w14:paraId="4B0B9D10" w14:textId="77777777" w:rsidR="00835910" w:rsidRPr="00162A4C" w:rsidRDefault="00835910" w:rsidP="00D6719C">
            <w:pPr>
              <w:pStyle w:val="ACLAPTableText"/>
              <w:rPr>
                <w:ins w:id="364" w:author="Simone Hitch" w:date="2026-09-25T20:03:00Z" w16du:dateUtc="2026-09-26T00:03:00Z"/>
                <w:szCs w:val="18"/>
              </w:rPr>
            </w:pPr>
          </w:p>
          <w:p w14:paraId="179545E2" w14:textId="77777777" w:rsidR="005B586F" w:rsidRDefault="005B586F" w:rsidP="00D6719C">
            <w:pPr>
              <w:pStyle w:val="ACLAPTableText"/>
              <w:rPr>
                <w:ins w:id="365" w:author="Simone Hitch" w:date="2026-09-25T20:03:00Z" w16du:dateUtc="2026-09-26T00:03:00Z"/>
                <w:szCs w:val="18"/>
              </w:rPr>
            </w:pPr>
          </w:p>
          <w:p w14:paraId="54A6A520" w14:textId="77777777" w:rsidR="00162A4C" w:rsidRDefault="00162A4C" w:rsidP="00D6719C">
            <w:pPr>
              <w:pStyle w:val="ACLAPTableText"/>
              <w:rPr>
                <w:ins w:id="366" w:author="Simone Hitch" w:date="2026-09-25T20:03:00Z" w16du:dateUtc="2026-09-26T00:03:00Z"/>
                <w:szCs w:val="18"/>
              </w:rPr>
            </w:pPr>
          </w:p>
          <w:p w14:paraId="1819950B" w14:textId="77777777" w:rsidR="00162A4C" w:rsidRPr="00162A4C" w:rsidRDefault="00162A4C" w:rsidP="00D6719C">
            <w:pPr>
              <w:pStyle w:val="ACLAPTableText"/>
              <w:rPr>
                <w:ins w:id="367" w:author="Simone Hitch" w:date="2026-09-25T20:03:00Z" w16du:dateUtc="2026-09-26T00:03:00Z"/>
                <w:szCs w:val="18"/>
              </w:rPr>
            </w:pPr>
          </w:p>
          <w:p w14:paraId="2877875C" w14:textId="77777777" w:rsidR="005B586F" w:rsidRPr="00162A4C" w:rsidRDefault="005B586F" w:rsidP="005B586F">
            <w:pPr>
              <w:rPr>
                <w:ins w:id="368" w:author="Simone Hitch" w:date="2026-09-25T20:03:00Z" w16du:dateUtc="2026-09-26T00:03:00Z"/>
                <w:rFonts w:cs="Arial"/>
                <w:sz w:val="20"/>
                <w:szCs w:val="18"/>
              </w:rPr>
            </w:pPr>
            <w:ins w:id="369" w:author="Simone Hitch" w:date="2026-09-25T20:03:00Z" w16du:dateUtc="2026-09-26T00:03:00Z">
              <w:r w:rsidRPr="00162A4C">
                <w:rPr>
                  <w:rFonts w:eastAsia="Times New Roman" w:cs="Arial"/>
                  <w:sz w:val="20"/>
                  <w:szCs w:val="18"/>
                  <w:u w:val="single"/>
                </w:rPr>
                <w:t>Reflective Response in English</w:t>
              </w:r>
              <w:r w:rsidRPr="00162A4C">
                <w:rPr>
                  <w:rFonts w:eastAsia="Times New Roman" w:cs="Arial"/>
                  <w:sz w:val="20"/>
                  <w:szCs w:val="18"/>
                </w:rPr>
                <w:t xml:space="preserve">: </w:t>
              </w:r>
              <w:r w:rsidRPr="00162A4C">
                <w:rPr>
                  <w:rFonts w:cs="Arial"/>
                  <w:sz w:val="20"/>
                  <w:szCs w:val="18"/>
                </w:rPr>
                <w:t>Written: 400-500 words.</w:t>
              </w:r>
            </w:ins>
          </w:p>
          <w:p w14:paraId="0C90AF63" w14:textId="77777777" w:rsidR="005B586F" w:rsidRPr="00162A4C" w:rsidRDefault="005B586F" w:rsidP="005B586F">
            <w:pPr>
              <w:pStyle w:val="ACLAPTableText"/>
              <w:rPr>
                <w:ins w:id="370" w:author="Simone Hitch" w:date="2026-09-25T20:03:00Z" w16du:dateUtc="2026-09-26T00:03:00Z"/>
                <w:szCs w:val="18"/>
              </w:rPr>
            </w:pPr>
            <w:ins w:id="371" w:author="Simone Hitch" w:date="2026-09-25T20:03:00Z" w16du:dateUtc="2026-09-26T00:03:00Z">
              <w:r w:rsidRPr="00162A4C">
                <w:rPr>
                  <w:rFonts w:eastAsia="SimSun"/>
                  <w:szCs w:val="18"/>
                </w:rPr>
                <w:t>Students provide evidence of planning, preparation and research e.g. notes, drafts, etc.</w:t>
              </w:r>
            </w:ins>
          </w:p>
        </w:tc>
      </w:tr>
    </w:tbl>
    <w:p w14:paraId="4D320AD7" w14:textId="77777777" w:rsidR="00835910" w:rsidRPr="00A45A49" w:rsidRDefault="00835910" w:rsidP="00835910">
      <w:pPr>
        <w:rPr>
          <w:ins w:id="372" w:author="Simone Hitch" w:date="2026-09-25T20:03:00Z" w16du:dateUtc="2026-09-26T00:03:00Z"/>
        </w:rPr>
      </w:pPr>
    </w:p>
    <w:p w14:paraId="13D6ADF4" w14:textId="77777777" w:rsidR="00835910" w:rsidRDefault="00835910" w:rsidP="00574B06">
      <w:pPr>
        <w:rPr>
          <w:ins w:id="373" w:author="Simone Hitch" w:date="2026-09-25T20:03:00Z" w16du:dateUtc="2026-09-26T00:03:00Z"/>
          <w:rFonts w:cs="Arial"/>
          <w:i/>
          <w:iCs/>
          <w:sz w:val="20"/>
          <w:szCs w:val="20"/>
          <w:lang w:val="en-US"/>
        </w:rPr>
      </w:pPr>
      <w:ins w:id="374" w:author="Simone Hitch" w:date="2026-09-25T20:03:00Z" w16du:dateUtc="2026-09-26T00:03:00Z">
        <w:r>
          <w:rPr>
            <w:rFonts w:cs="Arial"/>
            <w:b/>
            <w:bCs/>
            <w:i/>
            <w:iCs/>
            <w:sz w:val="20"/>
            <w:szCs w:val="20"/>
            <w:lang w:val="en-US"/>
          </w:rPr>
          <w:t xml:space="preserve">Five assessments. </w:t>
        </w:r>
        <w:r w:rsidRPr="004963F3">
          <w:rPr>
            <w:rFonts w:cs="Arial"/>
            <w:i/>
            <w:iCs/>
            <w:sz w:val="20"/>
            <w:szCs w:val="20"/>
            <w:lang w:val="en-US"/>
          </w:rPr>
          <w:t>Please refer to the</w:t>
        </w:r>
        <w:r>
          <w:rPr>
            <w:rFonts w:cs="Arial"/>
            <w:i/>
            <w:iCs/>
            <w:sz w:val="20"/>
            <w:szCs w:val="20"/>
            <w:lang w:val="en-US"/>
          </w:rPr>
          <w:t xml:space="preserve"> Stage 1 </w:t>
        </w:r>
        <w:r w:rsidR="00574B06">
          <w:rPr>
            <w:rFonts w:cs="Arial"/>
            <w:i/>
            <w:iCs/>
            <w:sz w:val="20"/>
            <w:szCs w:val="20"/>
            <w:lang w:val="en-US"/>
          </w:rPr>
          <w:t>Locally Assessed Languages</w:t>
        </w:r>
        <w:r w:rsidR="005B586F">
          <w:rPr>
            <w:rFonts w:cs="Arial"/>
            <w:i/>
            <w:iCs/>
            <w:sz w:val="20"/>
            <w:szCs w:val="20"/>
            <w:lang w:val="en-US"/>
          </w:rPr>
          <w:t xml:space="preserve"> </w:t>
        </w:r>
        <w:r>
          <w:rPr>
            <w:rFonts w:cs="Arial"/>
            <w:i/>
            <w:iCs/>
            <w:sz w:val="20"/>
            <w:szCs w:val="20"/>
            <w:lang w:val="en-US"/>
          </w:rPr>
          <w:t>Continuers Level Subject O</w:t>
        </w:r>
        <w:r w:rsidRPr="004963F3">
          <w:rPr>
            <w:rFonts w:cs="Arial"/>
            <w:i/>
            <w:iCs/>
            <w:sz w:val="20"/>
            <w:szCs w:val="20"/>
            <w:lang w:val="en-US"/>
          </w:rPr>
          <w:t>utline.</w:t>
        </w:r>
      </w:ins>
    </w:p>
    <w:p w14:paraId="07F987C8" w14:textId="35D09482" w:rsidR="003B1AAF" w:rsidRPr="009E04E6" w:rsidRDefault="005A553B" w:rsidP="005A553B">
      <w:pPr>
        <w:pStyle w:val="ListParagraph"/>
        <w:numPr>
          <w:ilvl w:val="0"/>
          <w:numId w:val="11"/>
        </w:numPr>
        <w:rPr>
          <w:del w:id="375" w:author="Simone Hitch" w:date="2026-09-25T20:03:00Z" w16du:dateUtc="2026-09-26T00:03:00Z"/>
          <w:rFonts w:cstheme="minorHAnsi"/>
        </w:rPr>
      </w:pPr>
      <w:del w:id="376" w:author="Simone Hitch" w:date="2026-09-25T20:03:00Z" w16du:dateUtc="2026-09-26T00:03:00Z">
        <w:r w:rsidRPr="009E04E6">
          <w:rPr>
            <w:rFonts w:cstheme="minorHAnsi"/>
          </w:rPr>
          <w:delText xml:space="preserve">If </w:delText>
        </w:r>
        <w:r w:rsidR="003B1AAF" w:rsidRPr="009E04E6">
          <w:rPr>
            <w:rFonts w:cstheme="minorHAnsi"/>
          </w:rPr>
          <w:delText xml:space="preserve">sustained community transmission develops in a community within the Commonwealth, school leadership should work with DPH or the local health board to discuss the risk of transmission of COVID-19 in the school. </w:delText>
        </w:r>
      </w:del>
    </w:p>
    <w:p w14:paraId="1842E012" w14:textId="67024850" w:rsidR="003B1AAF" w:rsidRPr="009E04E6" w:rsidRDefault="003B1AAF" w:rsidP="005A553B">
      <w:pPr>
        <w:pStyle w:val="ListParagraph"/>
        <w:numPr>
          <w:ilvl w:val="0"/>
          <w:numId w:val="11"/>
        </w:numPr>
        <w:rPr>
          <w:del w:id="377" w:author="Simone Hitch" w:date="2026-09-25T20:03:00Z" w16du:dateUtc="2026-09-26T00:03:00Z"/>
          <w:rFonts w:cstheme="minorHAnsi"/>
        </w:rPr>
      </w:pPr>
      <w:del w:id="378" w:author="Simone Hitch" w:date="2026-09-25T20:03:00Z" w16du:dateUtc="2026-09-26T00:03:00Z">
        <w:r w:rsidRPr="009E04E6">
          <w:rPr>
            <w:rFonts w:cstheme="minorHAnsi"/>
          </w:rPr>
          <w:delText>School leadership</w:delText>
        </w:r>
        <w:r w:rsidR="00C8408F" w:rsidRPr="009E04E6">
          <w:rPr>
            <w:rFonts w:cstheme="minorHAnsi"/>
          </w:rPr>
          <w:delText xml:space="preserve"> </w:delText>
        </w:r>
        <w:r w:rsidR="0078431B" w:rsidRPr="009E04E6">
          <w:rPr>
            <w:rFonts w:cstheme="minorHAnsi"/>
          </w:rPr>
          <w:delText>should consider</w:delText>
        </w:r>
        <w:r w:rsidR="0003028A" w:rsidRPr="009E04E6">
          <w:rPr>
            <w:rFonts w:cstheme="minorHAnsi"/>
          </w:rPr>
          <w:delText xml:space="preserve"> </w:delText>
        </w:r>
        <w:r w:rsidR="00B4530B" w:rsidRPr="009E04E6">
          <w:rPr>
            <w:rFonts w:cstheme="minorHAnsi"/>
          </w:rPr>
          <w:delText>clos</w:delText>
        </w:r>
        <w:r w:rsidR="0071250F" w:rsidRPr="009E04E6">
          <w:rPr>
            <w:rFonts w:cstheme="minorHAnsi"/>
          </w:rPr>
          <w:delText>ing</w:delText>
        </w:r>
        <w:r w:rsidR="00B4530B" w:rsidRPr="009E04E6">
          <w:rPr>
            <w:rFonts w:cstheme="minorHAnsi"/>
          </w:rPr>
          <w:delText xml:space="preserve"> or dismiss</w:delText>
        </w:r>
        <w:r w:rsidR="0071250F" w:rsidRPr="009E04E6">
          <w:rPr>
            <w:rFonts w:cstheme="minorHAnsi"/>
          </w:rPr>
          <w:delText>ing</w:delText>
        </w:r>
        <w:r w:rsidR="00B4530B" w:rsidRPr="009E04E6">
          <w:rPr>
            <w:rFonts w:cstheme="minorHAnsi"/>
          </w:rPr>
          <w:delText xml:space="preserve"> </w:delText>
        </w:r>
        <w:r w:rsidR="0071250F" w:rsidRPr="009E04E6">
          <w:rPr>
            <w:rFonts w:cstheme="minorHAnsi"/>
          </w:rPr>
          <w:delText xml:space="preserve">the </w:delText>
        </w:r>
        <w:r w:rsidR="00B4530B" w:rsidRPr="009E04E6">
          <w:rPr>
            <w:rFonts w:cstheme="minorHAnsi"/>
          </w:rPr>
          <w:delText>school or group of schools</w:delText>
        </w:r>
        <w:r w:rsidR="0071250F" w:rsidRPr="009E04E6">
          <w:rPr>
            <w:rFonts w:cstheme="minorHAnsi"/>
          </w:rPr>
          <w:delText xml:space="preserve">, which may include the </w:delText>
        </w:r>
        <w:r w:rsidR="00B4530B" w:rsidRPr="009E04E6">
          <w:rPr>
            <w:rFonts w:cstheme="minorHAnsi"/>
          </w:rPr>
          <w:delText>entire school district</w:delText>
        </w:r>
        <w:r w:rsidRPr="009E04E6">
          <w:rPr>
            <w:rFonts w:cstheme="minorHAnsi"/>
          </w:rPr>
          <w:delText xml:space="preserve"> </w:delText>
        </w:r>
        <w:r w:rsidRPr="009E04E6">
          <w:rPr>
            <w:rFonts w:cstheme="minorHAnsi"/>
            <w:b/>
          </w:rPr>
          <w:delText>for at least 14 days</w:delText>
        </w:r>
        <w:r w:rsidR="00B4530B" w:rsidRPr="009E04E6">
          <w:rPr>
            <w:rFonts w:cstheme="minorHAnsi"/>
          </w:rPr>
          <w:delText>.  The goal</w:delText>
        </w:r>
        <w:r w:rsidR="0003028A" w:rsidRPr="009E04E6">
          <w:rPr>
            <w:rFonts w:cstheme="minorHAnsi"/>
          </w:rPr>
          <w:delText xml:space="preserve"> of this action is to </w:delText>
        </w:r>
        <w:r w:rsidR="00B4530B" w:rsidRPr="009E04E6">
          <w:rPr>
            <w:rFonts w:cstheme="minorHAnsi"/>
          </w:rPr>
          <w:delText>increas</w:delText>
        </w:r>
        <w:r w:rsidR="0003028A" w:rsidRPr="009E04E6">
          <w:rPr>
            <w:rFonts w:cstheme="minorHAnsi"/>
          </w:rPr>
          <w:delText>e</w:delText>
        </w:r>
        <w:r w:rsidR="00B4530B" w:rsidRPr="009E04E6">
          <w:rPr>
            <w:rFonts w:cstheme="minorHAnsi"/>
          </w:rPr>
          <w:delText xml:space="preserve"> social distancing for both students and staff and </w:delText>
        </w:r>
        <w:r w:rsidRPr="009E04E6">
          <w:rPr>
            <w:rFonts w:cstheme="minorHAnsi"/>
          </w:rPr>
          <w:delText xml:space="preserve">to encourage </w:delText>
        </w:r>
        <w:r w:rsidR="00B4530B" w:rsidRPr="009E04E6">
          <w:rPr>
            <w:rFonts w:cstheme="minorHAnsi"/>
          </w:rPr>
          <w:delText xml:space="preserve">parents/guardians to practice social distancing from work and other group settings.  </w:delText>
        </w:r>
      </w:del>
    </w:p>
    <w:p w14:paraId="1427D877" w14:textId="34C2C125" w:rsidR="00C8408F" w:rsidRPr="009E04E6" w:rsidRDefault="003B1AAF" w:rsidP="005A553B">
      <w:pPr>
        <w:pStyle w:val="ListParagraph"/>
        <w:numPr>
          <w:ilvl w:val="0"/>
          <w:numId w:val="11"/>
        </w:numPr>
        <w:rPr>
          <w:del w:id="379" w:author="Simone Hitch" w:date="2026-09-25T20:03:00Z" w16du:dateUtc="2026-09-26T00:03:00Z"/>
          <w:rFonts w:cstheme="minorHAnsi"/>
        </w:rPr>
      </w:pPr>
      <w:del w:id="380" w:author="Simone Hitch" w:date="2026-09-25T20:03:00Z" w16du:dateUtc="2026-09-26T00:03:00Z">
        <w:r w:rsidRPr="009E04E6">
          <w:rPr>
            <w:rFonts w:cstheme="minorHAnsi"/>
          </w:rPr>
          <w:delText xml:space="preserve">School leadership </w:delText>
        </w:r>
        <w:r w:rsidR="0071250F" w:rsidRPr="009E04E6">
          <w:rPr>
            <w:rFonts w:cstheme="minorHAnsi"/>
          </w:rPr>
          <w:delText xml:space="preserve">should work with </w:delText>
        </w:r>
        <w:r w:rsidRPr="009E04E6">
          <w:rPr>
            <w:rFonts w:cstheme="minorHAnsi"/>
          </w:rPr>
          <w:delText xml:space="preserve">DPH </w:delText>
        </w:r>
        <w:r w:rsidR="0071250F" w:rsidRPr="009E04E6">
          <w:rPr>
            <w:rFonts w:cstheme="minorHAnsi"/>
          </w:rPr>
          <w:delText xml:space="preserve">and their local health departments </w:delText>
        </w:r>
        <w:r w:rsidRPr="009E04E6">
          <w:rPr>
            <w:rFonts w:cstheme="minorHAnsi"/>
          </w:rPr>
          <w:delText xml:space="preserve">to make a determination about when to reopen the school. </w:delText>
        </w:r>
        <w:r w:rsidR="0071250F" w:rsidRPr="009E04E6">
          <w:rPr>
            <w:rFonts w:cstheme="minorHAnsi"/>
          </w:rPr>
          <w:delText xml:space="preserve"> </w:delText>
        </w:r>
      </w:del>
    </w:p>
    <w:p w14:paraId="57A7F9E3" w14:textId="77777777" w:rsidR="004D23C3" w:rsidRPr="00835910" w:rsidRDefault="004D23C3" w:rsidP="004D23C3">
      <w:pPr>
        <w:rPr>
          <w:lang w:val="en-US"/>
          <w:rPrChange w:id="381" w:author="Simone Hitch" w:date="2026-09-25T20:03:00Z" w16du:dateUtc="2026-09-26T00:03:00Z">
            <w:rPr>
              <w:rFonts w:cstheme="minorHAnsi"/>
            </w:rPr>
          </w:rPrChange>
        </w:rPr>
      </w:pPr>
    </w:p>
    <w:sectPr w:rsidR="004D23C3" w:rsidRPr="00835910" w:rsidSect="00162A4C">
      <w:headerReference w:type="even" r:id="rId12"/>
      <w:headerReference w:type="first" r:id="rId13"/>
      <w:footerReference w:type="first" r:id="rId14"/>
      <w:pgSz w:w="16838" w:h="11906" w:orient="landscape" w:code="237"/>
      <w:pgMar w:top="284" w:right="567" w:bottom="567" w:left="567" w:header="142" w:footer="302" w:gutter="0"/>
      <w:cols w:space="708"/>
      <w:titlePg/>
      <w:docGrid w:linePitch="360"/>
      <w:sectPrChange w:id="391" w:author="Simone Hitch" w:date="2026-09-25T20:03:00Z" w16du:dateUtc="2026-09-26T00:03:00Z">
        <w:sectPr w:rsidR="004D23C3" w:rsidRPr="00835910" w:rsidSect="00162A4C">
          <w:pgSz w:w="12240" w:h="15840" w:orient="portrait" w:code="0"/>
          <w:pgMar w:top="1440" w:right="1440" w:bottom="1440" w:left="1440" w:header="720" w:footer="720" w:gutter="0"/>
          <w:cols w:space="72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5CCF71" w14:textId="77777777" w:rsidR="00607C15" w:rsidRDefault="00607C15">
      <w:pPr>
        <w:pPrChange w:id="24" w:author="Simone Hitch" w:date="2026-09-25T20:03:00Z" w16du:dateUtc="2026-09-26T00:03:00Z">
          <w:pPr>
            <w:spacing w:after="0" w:line="240" w:lineRule="auto"/>
          </w:pPr>
        </w:pPrChange>
      </w:pPr>
      <w:r>
        <w:separator/>
      </w:r>
    </w:p>
  </w:endnote>
  <w:endnote w:type="continuationSeparator" w:id="0">
    <w:p w14:paraId="6FECFED7" w14:textId="77777777" w:rsidR="00607C15" w:rsidRDefault="00607C15">
      <w:pPr>
        <w:pPrChange w:id="25" w:author="Simone Hitch" w:date="2026-09-25T20:03:00Z" w16du:dateUtc="2026-09-26T00:03: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E68A0" w14:textId="77777777" w:rsidR="00162A4C" w:rsidRDefault="00162A4C" w:rsidP="00162A4C">
    <w:pPr>
      <w:pStyle w:val="LAPFooter"/>
      <w:tabs>
        <w:tab w:val="clear" w:pos="9639"/>
        <w:tab w:val="clear" w:pos="14742"/>
        <w:tab w:val="right" w:pos="15309"/>
      </w:tabs>
    </w:pPr>
    <w:r w:rsidRPr="00D128A8">
      <w:t xml:space="preserve">Page </w:t>
    </w:r>
    <w:r w:rsidRPr="00D128A8">
      <w:fldChar w:fldCharType="begin"/>
    </w:r>
    <w:r w:rsidRPr="00D128A8">
      <w:instrText xml:space="preserve"> PAGE </w:instrText>
    </w:r>
    <w:r w:rsidRPr="00D128A8">
      <w:fldChar w:fldCharType="separate"/>
    </w:r>
    <w:r>
      <w:rPr>
        <w:noProof/>
      </w:rPr>
      <w:t>3</w:t>
    </w:r>
    <w:r w:rsidRPr="00D128A8">
      <w:fldChar w:fldCharType="end"/>
    </w:r>
    <w:r w:rsidRPr="00D128A8">
      <w:t xml:space="preserve"> of </w:t>
    </w:r>
    <w:r w:rsidRPr="00D128A8">
      <w:fldChar w:fldCharType="begin"/>
    </w:r>
    <w:r w:rsidRPr="00D128A8">
      <w:instrText xml:space="preserve"> NUMPAGES </w:instrText>
    </w:r>
    <w:r w:rsidRPr="00D128A8">
      <w:fldChar w:fldCharType="separate"/>
    </w:r>
    <w:r>
      <w:rPr>
        <w:noProof/>
      </w:rPr>
      <w:t>3</w:t>
    </w:r>
    <w:r w:rsidRPr="00D128A8">
      <w:fldChar w:fldCharType="end"/>
    </w:r>
    <w:r>
      <w:rPr>
        <w:sz w:val="18"/>
      </w:rPr>
      <w:tab/>
    </w:r>
    <w:r>
      <w:t>Stage 1 French (continuers) pre-approved LAP – 01 (for use from 2017)</w:t>
    </w:r>
  </w:p>
  <w:p w14:paraId="1690BF1C" w14:textId="77777777" w:rsidR="00162A4C" w:rsidRPr="00AD3BD3" w:rsidRDefault="00162A4C" w:rsidP="00162A4C">
    <w:pPr>
      <w:pStyle w:val="LAPFooter"/>
      <w:tabs>
        <w:tab w:val="clear" w:pos="9639"/>
        <w:tab w:val="clear" w:pos="14742"/>
        <w:tab w:val="right" w:pos="15309"/>
      </w:tabs>
    </w:pPr>
    <w:r w:rsidRPr="00AD3BD3">
      <w:tab/>
      <w:t xml:space="preserve">Ref: </w:t>
    </w:r>
    <w:r>
      <w:fldChar w:fldCharType="begin"/>
    </w:r>
    <w:r>
      <w:instrText xml:space="preserve"> DOCPROPERTY  Objective-Id  \* MERGEFORMAT </w:instrText>
    </w:r>
    <w:r>
      <w:fldChar w:fldCharType="separate"/>
    </w:r>
    <w:r>
      <w:t>A597249</w:t>
    </w:r>
    <w:r>
      <w:fldChar w:fldCharType="end"/>
    </w:r>
    <w:r w:rsidRPr="00AD3BD3">
      <w:t xml:space="preserve"> </w:t>
    </w:r>
    <w:r>
      <w:t xml:space="preserve"> </w:t>
    </w:r>
    <w:r w:rsidRPr="00AD3BD3">
      <w:t>(</w:t>
    </w:r>
    <w:r>
      <w:t>created January 2017)</w:t>
    </w:r>
  </w:p>
  <w:p w14:paraId="4A0047C0" w14:textId="77777777" w:rsidR="00162A4C" w:rsidRDefault="00162A4C" w:rsidP="00162A4C">
    <w:pPr>
      <w:pStyle w:val="LAPFooter"/>
      <w:tabs>
        <w:tab w:val="clear" w:pos="9639"/>
        <w:tab w:val="clear" w:pos="14742"/>
        <w:tab w:val="right" w:pos="15309"/>
      </w:tabs>
    </w:pPr>
    <w:r w:rsidRPr="00AD3BD3">
      <w:tab/>
      <w:t>© SACE Board of South</w:t>
    </w:r>
    <w:r>
      <w:t xml:space="preserve"> Australia 2015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04FCB" w14:textId="77777777" w:rsidR="00D732EE" w:rsidRPr="00D732EE" w:rsidRDefault="00D732EE" w:rsidP="00E021FF">
    <w:pPr>
      <w:pStyle w:val="LAPFooter"/>
      <w:tabs>
        <w:tab w:val="clear" w:pos="9639"/>
        <w:tab w:val="right" w:pos="10206"/>
      </w:tabs>
    </w:pPr>
    <w:r w:rsidRPr="00D732EE">
      <w:tab/>
    </w:r>
    <w:r w:rsidRPr="00D732EE">
      <w:tab/>
    </w:r>
    <w:r w:rsidRPr="00D732EE">
      <w:fldChar w:fldCharType="begin"/>
    </w:r>
    <w:r w:rsidRPr="00D732EE">
      <w:instrText xml:space="preserve"> PAGE  \* MERGEFORMAT </w:instrText>
    </w:r>
    <w:r w:rsidRPr="00D732EE">
      <w:fldChar w:fldCharType="separate"/>
    </w:r>
    <w:r w:rsidR="00162A4C">
      <w:rPr>
        <w:noProof/>
      </w:rPr>
      <w:t>1</w:t>
    </w:r>
    <w:r w:rsidRPr="00D732EE">
      <w:fldChar w:fldCharType="end"/>
    </w:r>
    <w:r w:rsidRPr="00D732EE">
      <w:t xml:space="preserve"> of </w:t>
    </w:r>
    <w:r w:rsidR="00162A4C">
      <w:fldChar w:fldCharType="begin"/>
    </w:r>
    <w:r w:rsidR="00162A4C">
      <w:instrText xml:space="preserve"> NUMPAGES  \* MERGEFORMAT </w:instrText>
    </w:r>
    <w:r w:rsidR="00162A4C">
      <w:fldChar w:fldCharType="separate"/>
    </w:r>
    <w:r w:rsidR="00162A4C">
      <w:rPr>
        <w:noProof/>
      </w:rPr>
      <w:t>3</w:t>
    </w:r>
    <w:r w:rsidR="00162A4C">
      <w:rPr>
        <w:noProof/>
      </w:rPr>
      <w:fldChar w:fldCharType="end"/>
    </w:r>
  </w:p>
  <w:p w14:paraId="3701FBCF" w14:textId="77777777" w:rsidR="002A53B7" w:rsidRDefault="002A53B7" w:rsidP="00835910">
    <w:pPr>
      <w:pStyle w:val="LAPFooter"/>
      <w:tabs>
        <w:tab w:val="clear" w:pos="9639"/>
        <w:tab w:val="right" w:pos="10206"/>
      </w:tabs>
    </w:pPr>
    <w:r w:rsidRPr="00D128A8">
      <w:fldChar w:fldCharType="begin"/>
    </w:r>
    <w:r w:rsidRPr="00D128A8">
      <w:instrText xml:space="preserve"> PAGE </w:instrText>
    </w:r>
    <w:r w:rsidRPr="00D128A8">
      <w:fldChar w:fldCharType="separate"/>
    </w:r>
    <w:r w:rsidR="00162A4C">
      <w:rPr>
        <w:noProof/>
      </w:rPr>
      <w:t>1</w:t>
    </w:r>
    <w:r w:rsidRPr="00D128A8">
      <w:fldChar w:fldCharType="end"/>
    </w:r>
    <w:r w:rsidRPr="00D128A8">
      <w:t xml:space="preserve"> of </w:t>
    </w:r>
    <w:r w:rsidRPr="00D128A8">
      <w:fldChar w:fldCharType="begin"/>
    </w:r>
    <w:r w:rsidRPr="00D128A8">
      <w:instrText xml:space="preserve"> NUMPAGES </w:instrText>
    </w:r>
    <w:r w:rsidRPr="00D128A8">
      <w:fldChar w:fldCharType="separate"/>
    </w:r>
    <w:r w:rsidR="00162A4C">
      <w:rPr>
        <w:noProof/>
      </w:rPr>
      <w:t>3</w:t>
    </w:r>
    <w:r w:rsidRPr="00D128A8">
      <w:fldChar w:fldCharType="end"/>
    </w:r>
    <w:r>
      <w:rPr>
        <w:sz w:val="18"/>
      </w:rPr>
      <w:tab/>
    </w:r>
    <w:r>
      <w:t xml:space="preserve">Stage 1 </w:t>
    </w:r>
    <w:r w:rsidR="00162A4C">
      <w:t>French</w:t>
    </w:r>
    <w:r w:rsidR="00FB059D">
      <w:t xml:space="preserve"> (</w:t>
    </w:r>
    <w:r w:rsidR="00835910">
      <w:t>continuers</w:t>
    </w:r>
    <w:r w:rsidR="00FB059D">
      <w:t>)</w:t>
    </w:r>
    <w:r>
      <w:t xml:space="preserve"> pre-approved </w:t>
    </w:r>
    <w:r w:rsidR="00162A4C">
      <w:t>LAP – 01</w:t>
    </w:r>
    <w:r w:rsidR="00E021FF">
      <w:t xml:space="preserve"> (for use from 2017</w:t>
    </w:r>
    <w:r>
      <w:t>)</w:t>
    </w:r>
  </w:p>
  <w:p w14:paraId="6226159B" w14:textId="77777777" w:rsidR="002A53B7" w:rsidRPr="00AD3BD3" w:rsidRDefault="002A53B7" w:rsidP="000D6C09">
    <w:pPr>
      <w:pStyle w:val="LAPFooter"/>
      <w:tabs>
        <w:tab w:val="clear" w:pos="9639"/>
        <w:tab w:val="right" w:pos="10206"/>
      </w:tabs>
    </w:pPr>
    <w:r w:rsidRPr="00AD3BD3">
      <w:tab/>
      <w:t xml:space="preserve">Ref: </w:t>
    </w:r>
    <w:r w:rsidR="00210628">
      <w:fldChar w:fldCharType="begin"/>
    </w:r>
    <w:r w:rsidR="00210628">
      <w:instrText xml:space="preserve"> DOCPROPERTY  Objective-Id  \* MERGEFORMAT </w:instrText>
    </w:r>
    <w:r w:rsidR="00210628">
      <w:fldChar w:fldCharType="separate"/>
    </w:r>
    <w:r w:rsidR="00210628">
      <w:t>A597249</w:t>
    </w:r>
    <w:r w:rsidR="00210628">
      <w:fldChar w:fldCharType="end"/>
    </w:r>
    <w:r w:rsidR="00D732EE" w:rsidRPr="00AD3BD3">
      <w:t xml:space="preserve"> </w:t>
    </w:r>
    <w:r w:rsidR="00D732EE">
      <w:t xml:space="preserve"> </w:t>
    </w:r>
    <w:r w:rsidRPr="00AD3BD3">
      <w:t>(</w:t>
    </w:r>
    <w:r>
      <w:t xml:space="preserve">created </w:t>
    </w:r>
    <w:r w:rsidR="000D6C09">
      <w:t>January 2017</w:t>
    </w:r>
    <w:r>
      <w:t>)</w:t>
    </w:r>
  </w:p>
  <w:p w14:paraId="6A17BA3E" w14:textId="77777777" w:rsidR="002A53B7" w:rsidRPr="001E7C19" w:rsidRDefault="002A53B7" w:rsidP="002A53B7">
    <w:pPr>
      <w:pStyle w:val="LAPFooter"/>
      <w:tabs>
        <w:tab w:val="clear" w:pos="9639"/>
        <w:tab w:val="right" w:pos="10206"/>
      </w:tabs>
    </w:pPr>
    <w:r w:rsidRPr="00AD3BD3">
      <w:tab/>
      <w:t>© SACE Board of South</w:t>
    </w:r>
    <w:r>
      <w:t xml:space="preserve"> Australia 2015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2C6FA" w14:textId="77777777" w:rsidR="000C404E" w:rsidRPr="00D732EE" w:rsidRDefault="00BA2185" w:rsidP="00E021FF">
    <w:pPr>
      <w:pStyle w:val="LAPFooter"/>
      <w:tabs>
        <w:tab w:val="clear" w:pos="9639"/>
        <w:tab w:val="right" w:pos="10206"/>
      </w:tabs>
      <w:rPr>
        <w:del w:id="384" w:author="Simone Hitch" w:date="2026-09-25T20:03:00Z" w16du:dateUtc="2026-09-26T00:03:00Z"/>
      </w:rPr>
    </w:pPr>
    <w:ins w:id="385" w:author="Simone Hitch" w:date="2026-09-25T20:03:00Z" w16du:dateUtc="2026-09-26T00:03:00Z">
      <w:r w:rsidRPr="00D128A8">
        <w:t xml:space="preserve">Page </w:t>
      </w:r>
      <w:r w:rsidRPr="00D128A8">
        <w:fldChar w:fldCharType="begin"/>
      </w:r>
      <w:r w:rsidRPr="00D128A8">
        <w:instrText xml:space="preserve"> PAGE </w:instrText>
      </w:r>
      <w:r w:rsidRPr="00D128A8">
        <w:fldChar w:fldCharType="separate"/>
      </w:r>
      <w:r w:rsidR="00162A4C">
        <w:rPr>
          <w:noProof/>
        </w:rPr>
        <w:t>2</w:t>
      </w:r>
      <w:r w:rsidRPr="00D128A8">
        <w:fldChar w:fldCharType="end"/>
      </w:r>
    </w:ins>
    <w:del w:id="386" w:author="Simone Hitch" w:date="2026-09-25T20:03:00Z" w16du:dateUtc="2026-09-26T00:03:00Z">
      <w:r w:rsidR="000C404E" w:rsidRPr="00D732EE">
        <w:tab/>
      </w:r>
      <w:r w:rsidR="000C404E" w:rsidRPr="00D732EE">
        <w:tab/>
      </w:r>
      <w:r w:rsidR="000C404E" w:rsidRPr="00D732EE">
        <w:fldChar w:fldCharType="begin"/>
      </w:r>
      <w:r w:rsidR="000C404E" w:rsidRPr="00D732EE">
        <w:delInstrText xml:space="preserve"> PAGE  \* MERGEFORMAT </w:delInstrText>
      </w:r>
      <w:r w:rsidR="000C404E" w:rsidRPr="00D732EE">
        <w:fldChar w:fldCharType="separate"/>
      </w:r>
      <w:r w:rsidR="000C404E">
        <w:rPr>
          <w:noProof/>
        </w:rPr>
        <w:delText>1</w:delText>
      </w:r>
      <w:r w:rsidR="000C404E" w:rsidRPr="00D732EE">
        <w:fldChar w:fldCharType="end"/>
      </w:r>
      <w:r w:rsidR="000C404E" w:rsidRPr="00D732EE">
        <w:delText xml:space="preserve"> of </w:delText>
      </w:r>
      <w:r w:rsidR="000C404E">
        <w:fldChar w:fldCharType="begin"/>
      </w:r>
      <w:r w:rsidR="000C404E">
        <w:delInstrText xml:space="preserve"> NUMPAGES  \* MERGEFORMAT </w:delInstrText>
      </w:r>
      <w:r w:rsidR="000C404E">
        <w:fldChar w:fldCharType="separate"/>
      </w:r>
      <w:r w:rsidR="000C404E">
        <w:rPr>
          <w:noProof/>
        </w:rPr>
        <w:delText>3</w:delText>
      </w:r>
      <w:r w:rsidR="000C404E">
        <w:rPr>
          <w:noProof/>
        </w:rPr>
        <w:fldChar w:fldCharType="end"/>
      </w:r>
    </w:del>
  </w:p>
  <w:p w14:paraId="04D826E9" w14:textId="77777777" w:rsidR="000C404E" w:rsidRDefault="000C404E" w:rsidP="00162A4C">
    <w:pPr>
      <w:pStyle w:val="LAPFooter"/>
      <w:tabs>
        <w:tab w:val="clear" w:pos="9639"/>
        <w:tab w:val="clear" w:pos="14742"/>
        <w:tab w:val="right" w:pos="15309"/>
      </w:tabs>
      <w:pPrChange w:id="387" w:author="Simone Hitch" w:date="2026-09-25T20:03:00Z" w16du:dateUtc="2026-09-26T00:03:00Z">
        <w:pPr>
          <w:pStyle w:val="LAPFooter"/>
          <w:tabs>
            <w:tab w:val="clear" w:pos="9639"/>
            <w:tab w:val="right" w:pos="10206"/>
          </w:tabs>
        </w:pPr>
      </w:pPrChange>
    </w:pPr>
    <w:del w:id="388" w:author="Simone Hitch" w:date="2026-09-25T20:03:00Z" w16du:dateUtc="2026-09-26T00:03:00Z">
      <w:r w:rsidRPr="00D128A8">
        <w:fldChar w:fldCharType="begin"/>
      </w:r>
      <w:r w:rsidRPr="00D128A8">
        <w:delInstrText xml:space="preserve"> PAGE </w:delInstrText>
      </w:r>
      <w:r w:rsidRPr="00D128A8">
        <w:fldChar w:fldCharType="separate"/>
      </w:r>
      <w:r>
        <w:rPr>
          <w:noProof/>
        </w:rPr>
        <w:delText>1</w:delText>
      </w:r>
      <w:r w:rsidRPr="00D128A8">
        <w:fldChar w:fldCharType="end"/>
      </w:r>
    </w:del>
    <w:r w:rsidRPr="00D128A8">
      <w:t xml:space="preserve"> of </w:t>
    </w:r>
    <w:r w:rsidRPr="00D128A8">
      <w:fldChar w:fldCharType="begin"/>
    </w:r>
    <w:r w:rsidRPr="00D128A8">
      <w:instrText xml:space="preserve"> NUMPAGES </w:instrText>
    </w:r>
    <w:r w:rsidRPr="00D128A8">
      <w:fldChar w:fldCharType="separate"/>
    </w:r>
    <w:r>
      <w:rPr>
        <w:noProof/>
      </w:rPr>
      <w:t>3</w:t>
    </w:r>
    <w:r w:rsidRPr="00D128A8">
      <w:fldChar w:fldCharType="end"/>
    </w:r>
    <w:r>
      <w:rPr>
        <w:sz w:val="18"/>
      </w:rPr>
      <w:tab/>
    </w:r>
    <w:r>
      <w:t>Stage 1 French (continuers) pre-approved LAP – 01 (for use from 2017)</w:t>
    </w:r>
  </w:p>
  <w:p w14:paraId="7359740F" w14:textId="77777777" w:rsidR="000C404E" w:rsidRPr="00AD3BD3" w:rsidRDefault="000C404E" w:rsidP="00162A4C">
    <w:pPr>
      <w:pStyle w:val="LAPFooter"/>
      <w:tabs>
        <w:tab w:val="clear" w:pos="9639"/>
        <w:tab w:val="clear" w:pos="14742"/>
        <w:tab w:val="right" w:pos="15309"/>
      </w:tabs>
      <w:pPrChange w:id="389" w:author="Simone Hitch" w:date="2026-09-25T20:03:00Z" w16du:dateUtc="2026-09-26T00:03:00Z">
        <w:pPr>
          <w:pStyle w:val="LAPFooter"/>
          <w:tabs>
            <w:tab w:val="clear" w:pos="9639"/>
            <w:tab w:val="right" w:pos="10206"/>
          </w:tabs>
        </w:pPr>
      </w:pPrChange>
    </w:pPr>
    <w:r w:rsidRPr="00AD3BD3">
      <w:tab/>
      <w:t xml:space="preserve">Ref: </w:t>
    </w:r>
    <w:r>
      <w:fldChar w:fldCharType="begin"/>
    </w:r>
    <w:r>
      <w:instrText xml:space="preserve"> DOCPROPERTY  Objective-Id  \* MERGEFORMAT </w:instrText>
    </w:r>
    <w:r>
      <w:fldChar w:fldCharType="separate"/>
    </w:r>
    <w:r>
      <w:t>A597249</w:t>
    </w:r>
    <w:r>
      <w:fldChar w:fldCharType="end"/>
    </w:r>
    <w:r w:rsidRPr="00AD3BD3">
      <w:t xml:space="preserve"> </w:t>
    </w:r>
    <w:r>
      <w:t xml:space="preserve"> </w:t>
    </w:r>
    <w:r w:rsidRPr="00AD3BD3">
      <w:t>(</w:t>
    </w:r>
    <w:r>
      <w:t>created January 2017)</w:t>
    </w:r>
  </w:p>
  <w:p w14:paraId="49C6653A" w14:textId="77777777" w:rsidR="000C404E" w:rsidRPr="001E7C19" w:rsidRDefault="000C404E" w:rsidP="00162A4C">
    <w:pPr>
      <w:pStyle w:val="LAPFooter"/>
      <w:tabs>
        <w:tab w:val="clear" w:pos="9639"/>
        <w:tab w:val="clear" w:pos="14742"/>
        <w:tab w:val="right" w:pos="15309"/>
      </w:tabs>
      <w:pPrChange w:id="390" w:author="Simone Hitch" w:date="2026-09-25T20:03:00Z" w16du:dateUtc="2026-09-26T00:03:00Z">
        <w:pPr>
          <w:pStyle w:val="LAPFooter"/>
          <w:tabs>
            <w:tab w:val="clear" w:pos="9639"/>
            <w:tab w:val="right" w:pos="10206"/>
          </w:tabs>
        </w:pPr>
      </w:pPrChange>
    </w:pPr>
    <w:r w:rsidRPr="00AD3BD3">
      <w:tab/>
      <w:t>© SACE Board of South</w:t>
    </w:r>
    <w:r>
      <w:t xml:space="preserve"> Australia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403344" w14:textId="77777777" w:rsidR="00607C15" w:rsidRDefault="00607C15">
      <w:pPr>
        <w:pPrChange w:id="22" w:author="Simone Hitch" w:date="2026-09-25T20:03:00Z" w16du:dateUtc="2026-09-26T00:03:00Z">
          <w:pPr>
            <w:spacing w:after="0" w:line="240" w:lineRule="auto"/>
          </w:pPr>
        </w:pPrChange>
      </w:pPr>
      <w:r>
        <w:separator/>
      </w:r>
    </w:p>
  </w:footnote>
  <w:footnote w:type="continuationSeparator" w:id="0">
    <w:p w14:paraId="686368C3" w14:textId="77777777" w:rsidR="00607C15" w:rsidRDefault="00607C15">
      <w:pPr>
        <w:pPrChange w:id="23" w:author="Simone Hitch" w:date="2026-09-25T20:03:00Z" w16du:dateUtc="2026-09-26T00:03: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C81F1" w14:textId="77777777" w:rsidR="000C404E" w:rsidRDefault="000C4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D2E85" w14:textId="77777777" w:rsidR="00D61756" w:rsidRDefault="002C34C1">
    <w:pPr>
      <w:pStyle w:val="Header"/>
    </w:pPr>
    <w:r>
      <w:rPr>
        <w:caps/>
        <w:noProof/>
        <w:sz w:val="32"/>
        <w:szCs w:val="32"/>
      </w:rPr>
      <w:drawing>
        <wp:inline distT="0" distB="0" distL="0" distR="0">
          <wp:extent cx="1743710" cy="605790"/>
          <wp:effectExtent l="0" t="0" r="8890" b="3810"/>
          <wp:docPr id="1" name="Picture 1" descr="SACEBoard_co-brand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ACEBoard_co-brand_logo"/>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60579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5E1C7" w14:textId="77777777" w:rsidR="00846E35" w:rsidRDefault="00607C15">
    <w:pPr>
      <w:pStyle w:val="Header"/>
    </w:pPr>
    <w:del w:id="382" w:author="Simone Hitch" w:date="2026-09-25T20:03:00Z" w16du:dateUtc="2026-09-26T00:03:00Z">
      <w:r>
        <w:rPr>
          <w:noProof/>
        </w:rPr>
        <w:pict w14:anchorId="3AB0A7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3587387" o:spid="_x0000_s1026" type="#_x0000_t136" alt="" style="position:absolute;margin-left:0;margin-top:0;width:439.9pt;height:219.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del>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36A46" w14:textId="77777777" w:rsidR="00846E35" w:rsidRDefault="00607C15">
    <w:pPr>
      <w:pStyle w:val="Header"/>
    </w:pPr>
    <w:del w:id="383" w:author="Simone Hitch" w:date="2026-09-25T20:03:00Z" w16du:dateUtc="2026-09-26T00:03:00Z">
      <w:r>
        <w:rPr>
          <w:noProof/>
        </w:rPr>
        <w:pict w14:anchorId="048F84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3587386" o:spid="_x0000_s1025" type="#_x0000_t136" alt="" style="position:absolute;margin-left:0;margin-top:0;width:439.9pt;height:219.95pt;rotation:315;z-index:-25165721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364453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8028B5"/>
    <w:multiLevelType w:val="hybridMultilevel"/>
    <w:tmpl w:val="BC50CC7A"/>
    <w:lvl w:ilvl="0" w:tplc="32FEC3D2">
      <w:start w:val="1"/>
      <w:numFmt w:val="bullet"/>
      <w:pStyle w:val="LAP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4F68BA"/>
    <w:multiLevelType w:val="hybridMultilevel"/>
    <w:tmpl w:val="054A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6796"/>
    <w:multiLevelType w:val="hybridMultilevel"/>
    <w:tmpl w:val="A9EA2B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EE0F42"/>
    <w:multiLevelType w:val="hybridMultilevel"/>
    <w:tmpl w:val="0968171E"/>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33475C"/>
    <w:multiLevelType w:val="hybridMultilevel"/>
    <w:tmpl w:val="91563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275FBF"/>
    <w:multiLevelType w:val="hybridMultilevel"/>
    <w:tmpl w:val="BC64F06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9A7584"/>
    <w:multiLevelType w:val="hybridMultilevel"/>
    <w:tmpl w:val="C75EDCC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1843F9"/>
    <w:multiLevelType w:val="hybridMultilevel"/>
    <w:tmpl w:val="E6501B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900CB"/>
    <w:multiLevelType w:val="hybridMultilevel"/>
    <w:tmpl w:val="15B65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A8751D"/>
    <w:multiLevelType w:val="hybridMultilevel"/>
    <w:tmpl w:val="417E0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FA6F13"/>
    <w:multiLevelType w:val="hybridMultilevel"/>
    <w:tmpl w:val="6C28C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3E717D"/>
    <w:multiLevelType w:val="hybridMultilevel"/>
    <w:tmpl w:val="505072FA"/>
    <w:lvl w:ilvl="0" w:tplc="1F36B73E">
      <w:start w:val="1"/>
      <w:numFmt w:val="bullet"/>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AC1657"/>
    <w:multiLevelType w:val="hybridMultilevel"/>
    <w:tmpl w:val="829AC0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CE47B85"/>
    <w:multiLevelType w:val="hybridMultilevel"/>
    <w:tmpl w:val="BE44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12EC2"/>
    <w:multiLevelType w:val="hybridMultilevel"/>
    <w:tmpl w:val="8C9CCE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20657D"/>
    <w:multiLevelType w:val="hybridMultilevel"/>
    <w:tmpl w:val="8E1671E4"/>
    <w:lvl w:ilvl="0" w:tplc="1F36B73E">
      <w:start w:val="1"/>
      <w:numFmt w:val="bullet"/>
      <w:lvlText w:val=""/>
      <w:lvlJc w:val="left"/>
      <w:pPr>
        <w:tabs>
          <w:tab w:val="num" w:pos="360"/>
        </w:tabs>
        <w:ind w:left="360" w:hanging="360"/>
      </w:pPr>
      <w:rPr>
        <w:rFonts w:ascii="Symbol" w:hAnsi="Symbol" w:hint="default"/>
        <w:color w:val="auto"/>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81B3F4C"/>
    <w:multiLevelType w:val="hybridMultilevel"/>
    <w:tmpl w:val="21484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0A3048"/>
    <w:multiLevelType w:val="hybridMultilevel"/>
    <w:tmpl w:val="CD6C3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C2262D"/>
    <w:multiLevelType w:val="hybridMultilevel"/>
    <w:tmpl w:val="66CE66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6E6568E4"/>
    <w:multiLevelType w:val="hybridMultilevel"/>
    <w:tmpl w:val="6C28C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7F4269"/>
    <w:multiLevelType w:val="hybridMultilevel"/>
    <w:tmpl w:val="CB8A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A24276"/>
    <w:multiLevelType w:val="hybridMultilevel"/>
    <w:tmpl w:val="433CE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4582436">
    <w:abstractNumId w:val="2"/>
  </w:num>
  <w:num w:numId="2" w16cid:durableId="1556701327">
    <w:abstractNumId w:val="3"/>
  </w:num>
  <w:num w:numId="3" w16cid:durableId="1435785400">
    <w:abstractNumId w:val="14"/>
  </w:num>
  <w:num w:numId="4" w16cid:durableId="555165763">
    <w:abstractNumId w:val="17"/>
  </w:num>
  <w:num w:numId="5" w16cid:durableId="1774933769">
    <w:abstractNumId w:val="4"/>
  </w:num>
  <w:num w:numId="6" w16cid:durableId="1474374427">
    <w:abstractNumId w:val="21"/>
  </w:num>
  <w:num w:numId="7" w16cid:durableId="2079277829">
    <w:abstractNumId w:val="10"/>
  </w:num>
  <w:num w:numId="8" w16cid:durableId="621500754">
    <w:abstractNumId w:val="5"/>
  </w:num>
  <w:num w:numId="9" w16cid:durableId="179859533">
    <w:abstractNumId w:val="18"/>
  </w:num>
  <w:num w:numId="10" w16cid:durableId="723256509">
    <w:abstractNumId w:val="20"/>
  </w:num>
  <w:num w:numId="11" w16cid:durableId="223684434">
    <w:abstractNumId w:val="11"/>
  </w:num>
  <w:num w:numId="12" w16cid:durableId="1743871625">
    <w:abstractNumId w:val="12"/>
  </w:num>
  <w:num w:numId="13" w16cid:durableId="1138959898">
    <w:abstractNumId w:val="16"/>
  </w:num>
  <w:num w:numId="14" w16cid:durableId="583488212">
    <w:abstractNumId w:val="7"/>
  </w:num>
  <w:num w:numId="15" w16cid:durableId="195494620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5996107">
    <w:abstractNumId w:val="15"/>
  </w:num>
  <w:num w:numId="17" w16cid:durableId="344788288">
    <w:abstractNumId w:val="1"/>
  </w:num>
  <w:num w:numId="18" w16cid:durableId="1845431963">
    <w:abstractNumId w:val="0"/>
  </w:num>
  <w:num w:numId="19" w16cid:durableId="1847750174">
    <w:abstractNumId w:val="22"/>
  </w:num>
  <w:num w:numId="20" w16cid:durableId="1592929931">
    <w:abstractNumId w:val="9"/>
  </w:num>
  <w:num w:numId="21" w16cid:durableId="1376391153">
    <w:abstractNumId w:val="13"/>
  </w:num>
  <w:num w:numId="22" w16cid:durableId="1399935683">
    <w:abstractNumId w:val="19"/>
  </w:num>
  <w:num w:numId="23" w16cid:durableId="584799202">
    <w:abstractNumId w:val="8"/>
  </w:num>
  <w:num w:numId="24" w16cid:durableId="159004192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96"/>
    <w:rsid w:val="000009FF"/>
    <w:rsid w:val="00001BEE"/>
    <w:rsid w:val="00004C25"/>
    <w:rsid w:val="000055A5"/>
    <w:rsid w:val="000132C7"/>
    <w:rsid w:val="00015A5A"/>
    <w:rsid w:val="00024A5F"/>
    <w:rsid w:val="00024A83"/>
    <w:rsid w:val="0003028A"/>
    <w:rsid w:val="00037234"/>
    <w:rsid w:val="00037C4D"/>
    <w:rsid w:val="00041300"/>
    <w:rsid w:val="00051F29"/>
    <w:rsid w:val="00052DD3"/>
    <w:rsid w:val="00057EBC"/>
    <w:rsid w:val="00063CA9"/>
    <w:rsid w:val="00067DB9"/>
    <w:rsid w:val="00075133"/>
    <w:rsid w:val="00086F15"/>
    <w:rsid w:val="000A23A2"/>
    <w:rsid w:val="000A2BE0"/>
    <w:rsid w:val="000A73F9"/>
    <w:rsid w:val="000B02FA"/>
    <w:rsid w:val="000C1186"/>
    <w:rsid w:val="000C2D8B"/>
    <w:rsid w:val="000C404E"/>
    <w:rsid w:val="000C422E"/>
    <w:rsid w:val="000C53C1"/>
    <w:rsid w:val="000D5580"/>
    <w:rsid w:val="000D6C09"/>
    <w:rsid w:val="000E3994"/>
    <w:rsid w:val="000E3D80"/>
    <w:rsid w:val="000E6698"/>
    <w:rsid w:val="000E7C92"/>
    <w:rsid w:val="001010FD"/>
    <w:rsid w:val="00107042"/>
    <w:rsid w:val="00114DEA"/>
    <w:rsid w:val="0011729D"/>
    <w:rsid w:val="00121546"/>
    <w:rsid w:val="0012277E"/>
    <w:rsid w:val="001301E1"/>
    <w:rsid w:val="00131DDD"/>
    <w:rsid w:val="001431A4"/>
    <w:rsid w:val="00144732"/>
    <w:rsid w:val="00145B37"/>
    <w:rsid w:val="00153616"/>
    <w:rsid w:val="00162A4C"/>
    <w:rsid w:val="00164004"/>
    <w:rsid w:val="00171267"/>
    <w:rsid w:val="00175A80"/>
    <w:rsid w:val="00184222"/>
    <w:rsid w:val="00190550"/>
    <w:rsid w:val="0019387E"/>
    <w:rsid w:val="00195415"/>
    <w:rsid w:val="001A4E06"/>
    <w:rsid w:val="001A58BB"/>
    <w:rsid w:val="001B207B"/>
    <w:rsid w:val="001C1C5A"/>
    <w:rsid w:val="001C556F"/>
    <w:rsid w:val="001D1127"/>
    <w:rsid w:val="001D7C86"/>
    <w:rsid w:val="001E0A92"/>
    <w:rsid w:val="001E302C"/>
    <w:rsid w:val="001F5EE5"/>
    <w:rsid w:val="00201E45"/>
    <w:rsid w:val="00203FF5"/>
    <w:rsid w:val="002058C7"/>
    <w:rsid w:val="00206A68"/>
    <w:rsid w:val="00210628"/>
    <w:rsid w:val="00210A19"/>
    <w:rsid w:val="00211EB5"/>
    <w:rsid w:val="002131AF"/>
    <w:rsid w:val="00215282"/>
    <w:rsid w:val="00225373"/>
    <w:rsid w:val="0022643C"/>
    <w:rsid w:val="0023084C"/>
    <w:rsid w:val="002367ED"/>
    <w:rsid w:val="00241137"/>
    <w:rsid w:val="002420B6"/>
    <w:rsid w:val="00242300"/>
    <w:rsid w:val="00242F7C"/>
    <w:rsid w:val="00253840"/>
    <w:rsid w:val="00260201"/>
    <w:rsid w:val="0026343A"/>
    <w:rsid w:val="00266120"/>
    <w:rsid w:val="0027216E"/>
    <w:rsid w:val="002758EA"/>
    <w:rsid w:val="002872D6"/>
    <w:rsid w:val="002927D2"/>
    <w:rsid w:val="002937E6"/>
    <w:rsid w:val="00293BC7"/>
    <w:rsid w:val="00295A53"/>
    <w:rsid w:val="002A0389"/>
    <w:rsid w:val="002A1769"/>
    <w:rsid w:val="002A53B7"/>
    <w:rsid w:val="002C0304"/>
    <w:rsid w:val="002C34C1"/>
    <w:rsid w:val="002C3D14"/>
    <w:rsid w:val="002D5CF0"/>
    <w:rsid w:val="002D7CEB"/>
    <w:rsid w:val="002E0C15"/>
    <w:rsid w:val="002E5884"/>
    <w:rsid w:val="002F2F32"/>
    <w:rsid w:val="00307B19"/>
    <w:rsid w:val="003221A6"/>
    <w:rsid w:val="00325B01"/>
    <w:rsid w:val="00325D7E"/>
    <w:rsid w:val="00327F6B"/>
    <w:rsid w:val="00332C7C"/>
    <w:rsid w:val="0033343E"/>
    <w:rsid w:val="00336339"/>
    <w:rsid w:val="0035087B"/>
    <w:rsid w:val="003561C1"/>
    <w:rsid w:val="00356D46"/>
    <w:rsid w:val="003670B3"/>
    <w:rsid w:val="00376BA9"/>
    <w:rsid w:val="0038004F"/>
    <w:rsid w:val="003961F5"/>
    <w:rsid w:val="003962A6"/>
    <w:rsid w:val="003A15A7"/>
    <w:rsid w:val="003A3B7E"/>
    <w:rsid w:val="003A487C"/>
    <w:rsid w:val="003A6317"/>
    <w:rsid w:val="003A7728"/>
    <w:rsid w:val="003B1AAF"/>
    <w:rsid w:val="003B3C11"/>
    <w:rsid w:val="003C11D1"/>
    <w:rsid w:val="003D0996"/>
    <w:rsid w:val="003D1161"/>
    <w:rsid w:val="003E0138"/>
    <w:rsid w:val="003E2D9F"/>
    <w:rsid w:val="003F4C12"/>
    <w:rsid w:val="00410AB0"/>
    <w:rsid w:val="00412EBB"/>
    <w:rsid w:val="004132D9"/>
    <w:rsid w:val="004220DF"/>
    <w:rsid w:val="00425CAF"/>
    <w:rsid w:val="00436D6F"/>
    <w:rsid w:val="00437611"/>
    <w:rsid w:val="00447927"/>
    <w:rsid w:val="004551DB"/>
    <w:rsid w:val="004729D1"/>
    <w:rsid w:val="004742DB"/>
    <w:rsid w:val="004A265C"/>
    <w:rsid w:val="004A4FF7"/>
    <w:rsid w:val="004C0B24"/>
    <w:rsid w:val="004C3EBC"/>
    <w:rsid w:val="004C6693"/>
    <w:rsid w:val="004C6ABF"/>
    <w:rsid w:val="004D23C3"/>
    <w:rsid w:val="004D254A"/>
    <w:rsid w:val="004D4BEC"/>
    <w:rsid w:val="004E18D1"/>
    <w:rsid w:val="004F44CC"/>
    <w:rsid w:val="00503362"/>
    <w:rsid w:val="005068CA"/>
    <w:rsid w:val="00511F01"/>
    <w:rsid w:val="0051640E"/>
    <w:rsid w:val="00523C7B"/>
    <w:rsid w:val="00527BB2"/>
    <w:rsid w:val="0053538F"/>
    <w:rsid w:val="00537644"/>
    <w:rsid w:val="0054186B"/>
    <w:rsid w:val="00541D3B"/>
    <w:rsid w:val="00542358"/>
    <w:rsid w:val="00543516"/>
    <w:rsid w:val="005528E1"/>
    <w:rsid w:val="0055321C"/>
    <w:rsid w:val="00554A10"/>
    <w:rsid w:val="00564E59"/>
    <w:rsid w:val="005722B0"/>
    <w:rsid w:val="00573931"/>
    <w:rsid w:val="00574B06"/>
    <w:rsid w:val="005859E4"/>
    <w:rsid w:val="005874B0"/>
    <w:rsid w:val="00594E5E"/>
    <w:rsid w:val="005963A4"/>
    <w:rsid w:val="005A4299"/>
    <w:rsid w:val="005A4BF5"/>
    <w:rsid w:val="005A553B"/>
    <w:rsid w:val="005A5689"/>
    <w:rsid w:val="005A678C"/>
    <w:rsid w:val="005B27B2"/>
    <w:rsid w:val="005B4F5F"/>
    <w:rsid w:val="005B586F"/>
    <w:rsid w:val="005B7726"/>
    <w:rsid w:val="005D094B"/>
    <w:rsid w:val="005D13BB"/>
    <w:rsid w:val="005D380B"/>
    <w:rsid w:val="005D3DA3"/>
    <w:rsid w:val="005E0D4C"/>
    <w:rsid w:val="005E0E64"/>
    <w:rsid w:val="005E33BB"/>
    <w:rsid w:val="005E5CED"/>
    <w:rsid w:val="005F024A"/>
    <w:rsid w:val="005F061C"/>
    <w:rsid w:val="005F251D"/>
    <w:rsid w:val="005F2B4D"/>
    <w:rsid w:val="005F4090"/>
    <w:rsid w:val="005F7CE6"/>
    <w:rsid w:val="00607C15"/>
    <w:rsid w:val="00612504"/>
    <w:rsid w:val="00613D43"/>
    <w:rsid w:val="006143CF"/>
    <w:rsid w:val="00624D58"/>
    <w:rsid w:val="0062500C"/>
    <w:rsid w:val="00636855"/>
    <w:rsid w:val="006375B6"/>
    <w:rsid w:val="00637CA4"/>
    <w:rsid w:val="00645CC6"/>
    <w:rsid w:val="00646ED5"/>
    <w:rsid w:val="00652856"/>
    <w:rsid w:val="00663E4C"/>
    <w:rsid w:val="006718C1"/>
    <w:rsid w:val="0067208D"/>
    <w:rsid w:val="006802F0"/>
    <w:rsid w:val="0068611E"/>
    <w:rsid w:val="00691860"/>
    <w:rsid w:val="00693068"/>
    <w:rsid w:val="006947E8"/>
    <w:rsid w:val="006A1C13"/>
    <w:rsid w:val="006A264E"/>
    <w:rsid w:val="006A2B3D"/>
    <w:rsid w:val="006B268E"/>
    <w:rsid w:val="006B7D22"/>
    <w:rsid w:val="006B7D92"/>
    <w:rsid w:val="006C2B6F"/>
    <w:rsid w:val="006C377A"/>
    <w:rsid w:val="006D25CE"/>
    <w:rsid w:val="006D30E5"/>
    <w:rsid w:val="006F4851"/>
    <w:rsid w:val="00700E3E"/>
    <w:rsid w:val="00701E4F"/>
    <w:rsid w:val="0071148A"/>
    <w:rsid w:val="0071250F"/>
    <w:rsid w:val="007135A4"/>
    <w:rsid w:val="00730C1A"/>
    <w:rsid w:val="007471E7"/>
    <w:rsid w:val="0074792E"/>
    <w:rsid w:val="0075733C"/>
    <w:rsid w:val="00760088"/>
    <w:rsid w:val="00763AFB"/>
    <w:rsid w:val="007810D8"/>
    <w:rsid w:val="0078431B"/>
    <w:rsid w:val="007A1308"/>
    <w:rsid w:val="007B3BEB"/>
    <w:rsid w:val="007B75A6"/>
    <w:rsid w:val="007C07CE"/>
    <w:rsid w:val="007C245C"/>
    <w:rsid w:val="007C7E0B"/>
    <w:rsid w:val="007D72A8"/>
    <w:rsid w:val="007F2005"/>
    <w:rsid w:val="007F25DC"/>
    <w:rsid w:val="007F6A1F"/>
    <w:rsid w:val="007F76BE"/>
    <w:rsid w:val="0080194B"/>
    <w:rsid w:val="00801B35"/>
    <w:rsid w:val="00810B6A"/>
    <w:rsid w:val="00812E29"/>
    <w:rsid w:val="0081568E"/>
    <w:rsid w:val="0081701F"/>
    <w:rsid w:val="00817864"/>
    <w:rsid w:val="00820FC7"/>
    <w:rsid w:val="00825656"/>
    <w:rsid w:val="00835910"/>
    <w:rsid w:val="008370EB"/>
    <w:rsid w:val="00843825"/>
    <w:rsid w:val="00846E35"/>
    <w:rsid w:val="00852288"/>
    <w:rsid w:val="00857CE2"/>
    <w:rsid w:val="008714F4"/>
    <w:rsid w:val="008728C1"/>
    <w:rsid w:val="00884300"/>
    <w:rsid w:val="008A2758"/>
    <w:rsid w:val="008A43B0"/>
    <w:rsid w:val="008A490A"/>
    <w:rsid w:val="008A5271"/>
    <w:rsid w:val="008A71E4"/>
    <w:rsid w:val="008A7D12"/>
    <w:rsid w:val="008B0103"/>
    <w:rsid w:val="008B4809"/>
    <w:rsid w:val="008C2C70"/>
    <w:rsid w:val="008D1655"/>
    <w:rsid w:val="008D327A"/>
    <w:rsid w:val="008D73E1"/>
    <w:rsid w:val="008E543D"/>
    <w:rsid w:val="00933369"/>
    <w:rsid w:val="009369A1"/>
    <w:rsid w:val="009434A8"/>
    <w:rsid w:val="009465BE"/>
    <w:rsid w:val="009547A8"/>
    <w:rsid w:val="0095670F"/>
    <w:rsid w:val="00961033"/>
    <w:rsid w:val="00962F5C"/>
    <w:rsid w:val="00963F23"/>
    <w:rsid w:val="00967025"/>
    <w:rsid w:val="00973AAA"/>
    <w:rsid w:val="00983EEC"/>
    <w:rsid w:val="00991F99"/>
    <w:rsid w:val="0099399F"/>
    <w:rsid w:val="009A19D9"/>
    <w:rsid w:val="009A5606"/>
    <w:rsid w:val="009B19E7"/>
    <w:rsid w:val="009C3572"/>
    <w:rsid w:val="009D4FD0"/>
    <w:rsid w:val="009E04E6"/>
    <w:rsid w:val="009E0E30"/>
    <w:rsid w:val="009E5774"/>
    <w:rsid w:val="009F318C"/>
    <w:rsid w:val="00A02825"/>
    <w:rsid w:val="00A06EBF"/>
    <w:rsid w:val="00A0774F"/>
    <w:rsid w:val="00A143A4"/>
    <w:rsid w:val="00A27B37"/>
    <w:rsid w:val="00A372B3"/>
    <w:rsid w:val="00A4171C"/>
    <w:rsid w:val="00A41CA1"/>
    <w:rsid w:val="00A44351"/>
    <w:rsid w:val="00A452B1"/>
    <w:rsid w:val="00A460D7"/>
    <w:rsid w:val="00A52086"/>
    <w:rsid w:val="00A52A60"/>
    <w:rsid w:val="00A57D2D"/>
    <w:rsid w:val="00A73078"/>
    <w:rsid w:val="00A840FD"/>
    <w:rsid w:val="00A86047"/>
    <w:rsid w:val="00A8712B"/>
    <w:rsid w:val="00A87E4B"/>
    <w:rsid w:val="00A91D33"/>
    <w:rsid w:val="00A9218F"/>
    <w:rsid w:val="00AA3F1B"/>
    <w:rsid w:val="00AB17A7"/>
    <w:rsid w:val="00AB2D7F"/>
    <w:rsid w:val="00AB2F1C"/>
    <w:rsid w:val="00AB3189"/>
    <w:rsid w:val="00AC0F73"/>
    <w:rsid w:val="00AC2A58"/>
    <w:rsid w:val="00AC4BB4"/>
    <w:rsid w:val="00AD2AA3"/>
    <w:rsid w:val="00AD4912"/>
    <w:rsid w:val="00AD5E80"/>
    <w:rsid w:val="00AD6EF5"/>
    <w:rsid w:val="00AE4867"/>
    <w:rsid w:val="00AE666B"/>
    <w:rsid w:val="00AE7751"/>
    <w:rsid w:val="00AF4060"/>
    <w:rsid w:val="00B07BD1"/>
    <w:rsid w:val="00B07FD2"/>
    <w:rsid w:val="00B14DF2"/>
    <w:rsid w:val="00B172C7"/>
    <w:rsid w:val="00B17E76"/>
    <w:rsid w:val="00B2125F"/>
    <w:rsid w:val="00B213E8"/>
    <w:rsid w:val="00B255F8"/>
    <w:rsid w:val="00B27FE3"/>
    <w:rsid w:val="00B35751"/>
    <w:rsid w:val="00B427F3"/>
    <w:rsid w:val="00B4530B"/>
    <w:rsid w:val="00B460CE"/>
    <w:rsid w:val="00B4619C"/>
    <w:rsid w:val="00B61BF6"/>
    <w:rsid w:val="00B76688"/>
    <w:rsid w:val="00B96FFF"/>
    <w:rsid w:val="00BA0ACB"/>
    <w:rsid w:val="00BA2185"/>
    <w:rsid w:val="00BA2569"/>
    <w:rsid w:val="00BA474F"/>
    <w:rsid w:val="00BA7750"/>
    <w:rsid w:val="00BB18EF"/>
    <w:rsid w:val="00BB209B"/>
    <w:rsid w:val="00BB3457"/>
    <w:rsid w:val="00BD0435"/>
    <w:rsid w:val="00BD1A81"/>
    <w:rsid w:val="00BD57FE"/>
    <w:rsid w:val="00BF3DE6"/>
    <w:rsid w:val="00BF7D27"/>
    <w:rsid w:val="00C026BC"/>
    <w:rsid w:val="00C02B99"/>
    <w:rsid w:val="00C02F07"/>
    <w:rsid w:val="00C03A48"/>
    <w:rsid w:val="00C0447D"/>
    <w:rsid w:val="00C0770A"/>
    <w:rsid w:val="00C125BD"/>
    <w:rsid w:val="00C1326C"/>
    <w:rsid w:val="00C17939"/>
    <w:rsid w:val="00C26D84"/>
    <w:rsid w:val="00C27F4A"/>
    <w:rsid w:val="00C34B96"/>
    <w:rsid w:val="00C3579E"/>
    <w:rsid w:val="00C41436"/>
    <w:rsid w:val="00C463C6"/>
    <w:rsid w:val="00C51632"/>
    <w:rsid w:val="00C628BE"/>
    <w:rsid w:val="00C67081"/>
    <w:rsid w:val="00C7461C"/>
    <w:rsid w:val="00C8408F"/>
    <w:rsid w:val="00C85B9F"/>
    <w:rsid w:val="00C93EA3"/>
    <w:rsid w:val="00C94E68"/>
    <w:rsid w:val="00C97C4C"/>
    <w:rsid w:val="00CA234C"/>
    <w:rsid w:val="00CB0F63"/>
    <w:rsid w:val="00CC1F8A"/>
    <w:rsid w:val="00CC2DB2"/>
    <w:rsid w:val="00CC346D"/>
    <w:rsid w:val="00CC6539"/>
    <w:rsid w:val="00CD06DE"/>
    <w:rsid w:val="00CF26E5"/>
    <w:rsid w:val="00D00A28"/>
    <w:rsid w:val="00D00FA2"/>
    <w:rsid w:val="00D01CD3"/>
    <w:rsid w:val="00D064A9"/>
    <w:rsid w:val="00D157C9"/>
    <w:rsid w:val="00D201E9"/>
    <w:rsid w:val="00D23A7C"/>
    <w:rsid w:val="00D2462A"/>
    <w:rsid w:val="00D2640E"/>
    <w:rsid w:val="00D30040"/>
    <w:rsid w:val="00D355D8"/>
    <w:rsid w:val="00D364BB"/>
    <w:rsid w:val="00D46AB5"/>
    <w:rsid w:val="00D47F6E"/>
    <w:rsid w:val="00D53DB2"/>
    <w:rsid w:val="00D55A43"/>
    <w:rsid w:val="00D61756"/>
    <w:rsid w:val="00D62A93"/>
    <w:rsid w:val="00D6719C"/>
    <w:rsid w:val="00D705BE"/>
    <w:rsid w:val="00D732EE"/>
    <w:rsid w:val="00D73CF0"/>
    <w:rsid w:val="00D84D45"/>
    <w:rsid w:val="00D85280"/>
    <w:rsid w:val="00D94F91"/>
    <w:rsid w:val="00D95986"/>
    <w:rsid w:val="00D97024"/>
    <w:rsid w:val="00DA336C"/>
    <w:rsid w:val="00DA4E2A"/>
    <w:rsid w:val="00DA705F"/>
    <w:rsid w:val="00DB0EB2"/>
    <w:rsid w:val="00DB37A3"/>
    <w:rsid w:val="00DB3A2D"/>
    <w:rsid w:val="00DB468D"/>
    <w:rsid w:val="00DB607B"/>
    <w:rsid w:val="00DB6E8C"/>
    <w:rsid w:val="00DD3F20"/>
    <w:rsid w:val="00DE312B"/>
    <w:rsid w:val="00DE62AF"/>
    <w:rsid w:val="00DF18BB"/>
    <w:rsid w:val="00DF21E9"/>
    <w:rsid w:val="00DF5652"/>
    <w:rsid w:val="00DF6979"/>
    <w:rsid w:val="00E021FF"/>
    <w:rsid w:val="00E07410"/>
    <w:rsid w:val="00E10778"/>
    <w:rsid w:val="00E11E17"/>
    <w:rsid w:val="00E13855"/>
    <w:rsid w:val="00E22BFF"/>
    <w:rsid w:val="00E23540"/>
    <w:rsid w:val="00E33BD4"/>
    <w:rsid w:val="00E36F01"/>
    <w:rsid w:val="00E4694F"/>
    <w:rsid w:val="00E50015"/>
    <w:rsid w:val="00E50E4B"/>
    <w:rsid w:val="00E64E91"/>
    <w:rsid w:val="00E67295"/>
    <w:rsid w:val="00E675E9"/>
    <w:rsid w:val="00E74D92"/>
    <w:rsid w:val="00E7565A"/>
    <w:rsid w:val="00E768B6"/>
    <w:rsid w:val="00E80F81"/>
    <w:rsid w:val="00E86251"/>
    <w:rsid w:val="00E912CA"/>
    <w:rsid w:val="00E92BAE"/>
    <w:rsid w:val="00E93973"/>
    <w:rsid w:val="00E95024"/>
    <w:rsid w:val="00E96152"/>
    <w:rsid w:val="00EB186C"/>
    <w:rsid w:val="00EB3BFF"/>
    <w:rsid w:val="00EB4E42"/>
    <w:rsid w:val="00EC3D2F"/>
    <w:rsid w:val="00ED2F48"/>
    <w:rsid w:val="00ED6619"/>
    <w:rsid w:val="00EE451F"/>
    <w:rsid w:val="00EE5A50"/>
    <w:rsid w:val="00EE71C4"/>
    <w:rsid w:val="00EF5BDD"/>
    <w:rsid w:val="00EF737A"/>
    <w:rsid w:val="00F03861"/>
    <w:rsid w:val="00F0757A"/>
    <w:rsid w:val="00F07D05"/>
    <w:rsid w:val="00F137D0"/>
    <w:rsid w:val="00F25793"/>
    <w:rsid w:val="00F5023B"/>
    <w:rsid w:val="00F640CA"/>
    <w:rsid w:val="00F66744"/>
    <w:rsid w:val="00F7747E"/>
    <w:rsid w:val="00F916C9"/>
    <w:rsid w:val="00F96C11"/>
    <w:rsid w:val="00FA0B40"/>
    <w:rsid w:val="00FA5230"/>
    <w:rsid w:val="00FB059D"/>
    <w:rsid w:val="00FB3FA6"/>
    <w:rsid w:val="00FB5948"/>
    <w:rsid w:val="00FB76A1"/>
    <w:rsid w:val="00FB7CE3"/>
    <w:rsid w:val="00FC361E"/>
    <w:rsid w:val="00FC7F7A"/>
    <w:rsid w:val="00FD3C1B"/>
    <w:rsid w:val="00FD6D60"/>
    <w:rsid w:val="00FE00F0"/>
    <w:rsid w:val="00FE20E1"/>
    <w:rsid w:val="00FE296B"/>
    <w:rsid w:val="00FE7F87"/>
    <w:rsid w:val="00FF09BD"/>
    <w:rsid w:val="00FF7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F0E59"/>
  <w15:docId w15:val="{AF6F02BD-8F00-497A-82A1-ECDEC651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35"/>
    <w:pPr>
      <w:spacing w:after="0" w:line="240" w:lineRule="auto"/>
      <w:pPrChange w:id="0" w:author="Simone Hitch" w:date="2026-09-25T20:03:00Z">
        <w:pPr>
          <w:spacing w:after="200" w:line="276" w:lineRule="auto"/>
        </w:pPr>
      </w:pPrChange>
    </w:pPr>
    <w:rPr>
      <w:rFonts w:ascii="Arial" w:eastAsia="SimSun" w:hAnsi="Arial" w:cs="Times New Roman"/>
      <w:sz w:val="24"/>
      <w:szCs w:val="24"/>
      <w:lang w:val="en-AU"/>
      <w:rPrChange w:id="0" w:author="Simone Hitch" w:date="2026-09-25T20:03: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0435"/>
    <w:pPr>
      <w:tabs>
        <w:tab w:val="center" w:pos="4153"/>
        <w:tab w:val="right" w:pos="8306"/>
      </w:tabs>
      <w:pPrChange w:id="1" w:author="Simone Hitch" w:date="2026-09-25T20:03:00Z">
        <w:pPr>
          <w:tabs>
            <w:tab w:val="center" w:pos="4680"/>
            <w:tab w:val="right" w:pos="9360"/>
          </w:tabs>
        </w:pPr>
      </w:pPrChange>
    </w:pPr>
    <w:rPr>
      <w:sz w:val="22"/>
      <w:lang w:eastAsia="en-AU"/>
      <w:rPrChange w:id="1" w:author="Simone Hitch" w:date="2026-09-25T20:03:00Z">
        <w:rPr>
          <w:rFonts w:ascii="Arial" w:eastAsia="SimSun" w:hAnsi="Arial"/>
          <w:sz w:val="24"/>
          <w:szCs w:val="24"/>
          <w:lang w:val="en-AU" w:eastAsia="en-US" w:bidi="ar-SA"/>
        </w:rPr>
      </w:rPrChange>
    </w:rPr>
  </w:style>
  <w:style w:type="character" w:customStyle="1" w:styleId="HeaderChar">
    <w:name w:val="Header Char"/>
    <w:basedOn w:val="DefaultParagraphFont"/>
    <w:link w:val="Header"/>
    <w:rsid w:val="003D0996"/>
    <w:rPr>
      <w:rFonts w:ascii="Arial" w:eastAsia="SimSun" w:hAnsi="Arial" w:cs="Times New Roman"/>
      <w:szCs w:val="24"/>
      <w:lang w:val="en-AU" w:eastAsia="en-AU"/>
    </w:rPr>
  </w:style>
  <w:style w:type="paragraph" w:styleId="Footer">
    <w:name w:val="footer"/>
    <w:aliases w:val="footnote"/>
    <w:basedOn w:val="Normal"/>
    <w:link w:val="FooterChar"/>
    <w:rsid w:val="00BD0435"/>
    <w:pPr>
      <w:tabs>
        <w:tab w:val="center" w:pos="4153"/>
        <w:tab w:val="right" w:pos="8306"/>
      </w:tabs>
      <w:pPrChange w:id="2" w:author="Simone Hitch" w:date="2026-09-25T20:03:00Z">
        <w:pPr>
          <w:tabs>
            <w:tab w:val="center" w:pos="4680"/>
            <w:tab w:val="right" w:pos="9360"/>
          </w:tabs>
        </w:pPr>
      </w:pPrChange>
    </w:pPr>
    <w:rPr>
      <w:sz w:val="22"/>
      <w:lang w:eastAsia="en-AU"/>
      <w:rPrChange w:id="2" w:author="Simone Hitch" w:date="2026-09-25T20:03:00Z">
        <w:rPr>
          <w:rFonts w:ascii="Arial" w:eastAsia="SimSun" w:hAnsi="Arial"/>
          <w:sz w:val="24"/>
          <w:szCs w:val="24"/>
          <w:lang w:val="en-AU" w:eastAsia="en-US" w:bidi="ar-SA"/>
        </w:rPr>
      </w:rPrChange>
    </w:rPr>
  </w:style>
  <w:style w:type="character" w:customStyle="1" w:styleId="FooterChar">
    <w:name w:val="Footer Char"/>
    <w:aliases w:val="footnote Char"/>
    <w:basedOn w:val="DefaultParagraphFont"/>
    <w:link w:val="Footer"/>
    <w:rsid w:val="003D0996"/>
    <w:rPr>
      <w:rFonts w:ascii="Arial" w:eastAsia="SimSun" w:hAnsi="Arial" w:cs="Times New Roman"/>
      <w:szCs w:val="24"/>
      <w:lang w:val="en-AU" w:eastAsia="en-AU"/>
    </w:rPr>
  </w:style>
  <w:style w:type="character" w:styleId="CommentReference">
    <w:name w:val="annotation reference"/>
    <w:rsid w:val="00BD0435"/>
    <w:rPr>
      <w:sz w:val="16"/>
      <w:szCs w:val="16"/>
      <w:rPrChange w:id="3" w:author="Simone Hitch" w:date="2026-09-25T20:03:00Z">
        <w:rPr>
          <w:sz w:val="16"/>
          <w:szCs w:val="16"/>
        </w:rPr>
      </w:rPrChange>
    </w:rPr>
  </w:style>
  <w:style w:type="paragraph" w:styleId="CommentText">
    <w:name w:val="annotation text"/>
    <w:basedOn w:val="Normal"/>
    <w:link w:val="CommentTextChar"/>
    <w:rsid w:val="00BD0435"/>
    <w:pPr>
      <w:pPrChange w:id="4" w:author="Simone Hitch" w:date="2026-09-25T20:03:00Z">
        <w:pPr/>
      </w:pPrChange>
    </w:pPr>
    <w:rPr>
      <w:sz w:val="20"/>
      <w:szCs w:val="20"/>
      <w:rPrChange w:id="4" w:author="Simone Hitch" w:date="2026-09-25T20:03:00Z">
        <w:rPr>
          <w:rFonts w:ascii="Arial" w:eastAsia="SimSun" w:hAnsi="Arial"/>
          <w:lang w:val="en-AU" w:eastAsia="en-US" w:bidi="ar-SA"/>
        </w:rPr>
      </w:rPrChange>
    </w:rPr>
  </w:style>
  <w:style w:type="character" w:customStyle="1" w:styleId="CommentTextChar">
    <w:name w:val="Comment Text Char"/>
    <w:basedOn w:val="DefaultParagraphFont"/>
    <w:link w:val="CommentText"/>
    <w:rsid w:val="00F07D05"/>
    <w:rPr>
      <w:rFonts w:ascii="Arial" w:eastAsia="SimSun" w:hAnsi="Arial" w:cs="Times New Roman"/>
      <w:sz w:val="20"/>
      <w:szCs w:val="20"/>
      <w:lang w:val="en-AU"/>
    </w:rPr>
  </w:style>
  <w:style w:type="paragraph" w:styleId="CommentSubject">
    <w:name w:val="annotation subject"/>
    <w:basedOn w:val="CommentText"/>
    <w:next w:val="CommentText"/>
    <w:link w:val="CommentSubjectChar"/>
    <w:rsid w:val="00BD0435"/>
    <w:pPr>
      <w:pPrChange w:id="5" w:author="Simone Hitch" w:date="2026-09-25T20:03:00Z">
        <w:pPr/>
      </w:pPrChange>
    </w:pPr>
    <w:rPr>
      <w:b/>
      <w:bCs/>
      <w:rPrChange w:id="5" w:author="Simone Hitch" w:date="2026-09-25T20:03:00Z">
        <w:rPr>
          <w:rFonts w:ascii="Arial" w:eastAsia="SimSun" w:hAnsi="Arial"/>
          <w:b/>
          <w:bCs/>
          <w:lang w:val="en-AU" w:eastAsia="en-US" w:bidi="ar-SA"/>
        </w:rPr>
      </w:rPrChange>
    </w:rPr>
  </w:style>
  <w:style w:type="character" w:customStyle="1" w:styleId="CommentSubjectChar">
    <w:name w:val="Comment Subject Char"/>
    <w:basedOn w:val="CommentTextChar"/>
    <w:link w:val="CommentSubject"/>
    <w:rsid w:val="00F07D05"/>
    <w:rPr>
      <w:rFonts w:ascii="Arial" w:eastAsia="SimSun" w:hAnsi="Arial" w:cs="Times New Roman"/>
      <w:b/>
      <w:bCs/>
      <w:sz w:val="20"/>
      <w:szCs w:val="20"/>
      <w:lang w:val="en-AU"/>
    </w:rPr>
  </w:style>
  <w:style w:type="paragraph" w:styleId="BalloonText">
    <w:name w:val="Balloon Text"/>
    <w:basedOn w:val="Normal"/>
    <w:link w:val="BalloonTextChar"/>
    <w:rsid w:val="00BD0435"/>
    <w:pPr>
      <w:pPrChange w:id="6" w:author="Simone Hitch" w:date="2026-09-25T20:03:00Z">
        <w:pPr/>
      </w:pPrChange>
    </w:pPr>
    <w:rPr>
      <w:rFonts w:ascii="Tahoma" w:hAnsi="Tahoma" w:cs="Tahoma"/>
      <w:sz w:val="16"/>
      <w:szCs w:val="16"/>
      <w:rPrChange w:id="6" w:author="Simone Hitch" w:date="2026-09-25T20:03:00Z">
        <w:rPr>
          <w:rFonts w:ascii="Tahoma" w:eastAsia="SimSun" w:hAnsi="Tahoma" w:cs="Tahoma"/>
          <w:sz w:val="16"/>
          <w:szCs w:val="16"/>
          <w:lang w:val="en-AU" w:eastAsia="en-US" w:bidi="ar-SA"/>
        </w:rPr>
      </w:rPrChange>
    </w:rPr>
  </w:style>
  <w:style w:type="character" w:customStyle="1" w:styleId="BalloonTextChar">
    <w:name w:val="Balloon Text Char"/>
    <w:basedOn w:val="DefaultParagraphFont"/>
    <w:link w:val="BalloonText"/>
    <w:rsid w:val="00F07D05"/>
    <w:rPr>
      <w:rFonts w:ascii="Tahoma" w:eastAsia="SimSun" w:hAnsi="Tahoma" w:cs="Tahoma"/>
      <w:sz w:val="16"/>
      <w:szCs w:val="16"/>
      <w:lang w:val="en-AU"/>
    </w:rPr>
  </w:style>
  <w:style w:type="paragraph" w:styleId="ListParagraph">
    <w:name w:val="List Paragraph"/>
    <w:basedOn w:val="Normal"/>
    <w:uiPriority w:val="34"/>
    <w:qFormat/>
    <w:rsid w:val="00983EEC"/>
    <w:pPr>
      <w:ind w:left="720"/>
      <w:contextualSpacing/>
    </w:pPr>
  </w:style>
  <w:style w:type="paragraph" w:styleId="NormalWeb">
    <w:name w:val="Normal (Web)"/>
    <w:basedOn w:val="Normal"/>
    <w:uiPriority w:val="99"/>
    <w:unhideWhenUsed/>
    <w:rsid w:val="0071250F"/>
    <w:rPr>
      <w:rFonts w:ascii="Times New Roman" w:hAnsi="Times New Roman"/>
    </w:rPr>
  </w:style>
  <w:style w:type="character" w:styleId="Hyperlink">
    <w:name w:val="Hyperlink"/>
    <w:basedOn w:val="DefaultParagraphFont"/>
    <w:uiPriority w:val="99"/>
    <w:unhideWhenUsed/>
    <w:rsid w:val="001A58BB"/>
    <w:rPr>
      <w:color w:val="0000FF" w:themeColor="hyperlink"/>
      <w:u w:val="single"/>
    </w:rPr>
  </w:style>
  <w:style w:type="character" w:styleId="UnresolvedMention">
    <w:name w:val="Unresolved Mention"/>
    <w:basedOn w:val="DefaultParagraphFont"/>
    <w:uiPriority w:val="99"/>
    <w:semiHidden/>
    <w:unhideWhenUsed/>
    <w:rsid w:val="001A58BB"/>
    <w:rPr>
      <w:color w:val="605E5C"/>
      <w:shd w:val="clear" w:color="auto" w:fill="E1DFDD"/>
    </w:rPr>
  </w:style>
  <w:style w:type="character" w:styleId="FollowedHyperlink">
    <w:name w:val="FollowedHyperlink"/>
    <w:basedOn w:val="DefaultParagraphFont"/>
    <w:uiPriority w:val="99"/>
    <w:semiHidden/>
    <w:unhideWhenUsed/>
    <w:rsid w:val="001A58BB"/>
    <w:rPr>
      <w:color w:val="800080" w:themeColor="followedHyperlink"/>
      <w:u w:val="single"/>
    </w:rPr>
  </w:style>
  <w:style w:type="paragraph" w:styleId="Revision">
    <w:name w:val="Revision"/>
    <w:hidden/>
    <w:uiPriority w:val="99"/>
    <w:semiHidden/>
    <w:rsid w:val="00B17E76"/>
    <w:pPr>
      <w:spacing w:after="0" w:line="240" w:lineRule="auto"/>
      <w:pPrChange w:id="7" w:author="Simone Hitch" w:date="2026-09-25T20:03:00Z">
        <w:pPr/>
      </w:pPrChange>
    </w:pPr>
    <w:rPr>
      <w:rFonts w:ascii="Arial" w:eastAsia="SimSun" w:hAnsi="Arial" w:cs="Times New Roman"/>
      <w:sz w:val="24"/>
      <w:szCs w:val="24"/>
      <w:lang w:val="en-AU"/>
      <w:rPrChange w:id="7" w:author="Simone Hitch" w:date="2026-09-25T20:03:00Z">
        <w:rPr>
          <w:rFonts w:asciiTheme="minorHAnsi" w:eastAsiaTheme="minorHAnsi" w:hAnsiTheme="minorHAnsi" w:cstheme="minorBidi"/>
          <w:sz w:val="22"/>
          <w:szCs w:val="22"/>
          <w:lang w:val="en-US" w:eastAsia="en-US" w:bidi="ar-SA"/>
        </w:rPr>
      </w:rPrChange>
    </w:rPr>
  </w:style>
  <w:style w:type="paragraph" w:customStyle="1" w:styleId="body">
    <w:name w:val="body"/>
    <w:rsid w:val="00BD0435"/>
    <w:pPr>
      <w:autoSpaceDE w:val="0"/>
      <w:autoSpaceDN w:val="0"/>
      <w:adjustRightInd w:val="0"/>
      <w:spacing w:after="0" w:line="240" w:lineRule="auto"/>
      <w:pPrChange w:id="8" w:author="Simone Hitch" w:date="2026-09-25T20:03:00Z">
        <w:pPr>
          <w:autoSpaceDE w:val="0"/>
          <w:autoSpaceDN w:val="0"/>
          <w:adjustRightInd w:val="0"/>
        </w:pPr>
      </w:pPrChange>
    </w:pPr>
    <w:rPr>
      <w:rFonts w:ascii="Helv" w:eastAsia="SimSun" w:hAnsi="Helv" w:cs="Times New Roman"/>
      <w:sz w:val="16"/>
      <w:szCs w:val="16"/>
      <w:rPrChange w:id="8" w:author="Simone Hitch" w:date="2026-09-25T20:03:00Z">
        <w:rPr>
          <w:rFonts w:ascii="Helv" w:eastAsia="SimSun" w:hAnsi="Helv"/>
          <w:sz w:val="16"/>
          <w:szCs w:val="16"/>
          <w:lang w:val="en-US" w:eastAsia="en-US" w:bidi="ar-SA"/>
        </w:rPr>
      </w:rPrChange>
    </w:rPr>
  </w:style>
  <w:style w:type="paragraph" w:customStyle="1" w:styleId="Mainheading11pt">
    <w:name w:val="Main heading 11 pt"/>
    <w:basedOn w:val="Normal"/>
    <w:rsid w:val="00BD0435"/>
    <w:pPr>
      <w:spacing w:before="120"/>
      <w:jc w:val="center"/>
      <w:pPrChange w:id="9" w:author="Simone Hitch" w:date="2026-09-25T20:03:00Z">
        <w:pPr>
          <w:spacing w:before="120"/>
          <w:jc w:val="center"/>
        </w:pPr>
      </w:pPrChange>
    </w:pPr>
    <w:rPr>
      <w:rFonts w:cs="Arial"/>
      <w:b/>
      <w:bCs/>
      <w:caps/>
      <w:sz w:val="22"/>
      <w:szCs w:val="22"/>
      <w:rPrChange w:id="9" w:author="Simone Hitch" w:date="2026-09-25T20:03:00Z">
        <w:rPr>
          <w:rFonts w:ascii="Arial" w:eastAsia="SimSun" w:hAnsi="Arial" w:cs="Arial"/>
          <w:b/>
          <w:bCs/>
          <w:caps/>
          <w:sz w:val="24"/>
          <w:szCs w:val="24"/>
          <w:lang w:val="en-AU" w:eastAsia="en-US" w:bidi="ar-SA"/>
        </w:rPr>
      </w:rPrChange>
    </w:rPr>
  </w:style>
  <w:style w:type="paragraph" w:customStyle="1" w:styleId="headingB">
    <w:name w:val="heading B"/>
    <w:basedOn w:val="Normal"/>
    <w:next w:val="Normal"/>
    <w:rsid w:val="00BD0435"/>
    <w:pPr>
      <w:keepNext/>
      <w:autoSpaceDE w:val="0"/>
      <w:autoSpaceDN w:val="0"/>
      <w:adjustRightInd w:val="0"/>
      <w:spacing w:before="340"/>
      <w:pPrChange w:id="10" w:author="Simone Hitch" w:date="2026-09-25T20:03:00Z">
        <w:pPr>
          <w:keepNext/>
          <w:autoSpaceDE w:val="0"/>
          <w:autoSpaceDN w:val="0"/>
          <w:adjustRightInd w:val="0"/>
          <w:spacing w:before="340"/>
        </w:pPr>
      </w:pPrChange>
    </w:pPr>
    <w:rPr>
      <w:rFonts w:cs="Arial"/>
      <w:b/>
      <w:bCs/>
      <w:caps/>
      <w:sz w:val="22"/>
      <w:szCs w:val="22"/>
      <w:lang w:val="en-US" w:bidi="fa-IR"/>
      <w:rPrChange w:id="10" w:author="Simone Hitch" w:date="2026-09-25T20:03:00Z">
        <w:rPr>
          <w:rFonts w:ascii="Arial" w:eastAsia="SimSun" w:hAnsi="Arial" w:cs="Arial"/>
          <w:b/>
          <w:bCs/>
          <w:caps/>
          <w:sz w:val="24"/>
          <w:szCs w:val="24"/>
          <w:lang w:val="en-AU" w:eastAsia="en-US" w:bidi="fa-IR"/>
        </w:rPr>
      </w:rPrChange>
    </w:rPr>
  </w:style>
  <w:style w:type="paragraph" w:customStyle="1" w:styleId="Mainheading14pt">
    <w:name w:val="Main heading 14 pt"/>
    <w:basedOn w:val="Normal"/>
    <w:next w:val="Mainheading11pt"/>
    <w:rsid w:val="00BD0435"/>
    <w:pPr>
      <w:spacing w:before="240"/>
      <w:jc w:val="center"/>
      <w:pPrChange w:id="11" w:author="Simone Hitch" w:date="2026-09-25T20:03:00Z">
        <w:pPr>
          <w:spacing w:before="240"/>
          <w:jc w:val="center"/>
        </w:pPr>
      </w:pPrChange>
    </w:pPr>
    <w:rPr>
      <w:rFonts w:cs="Arial"/>
      <w:b/>
      <w:bCs/>
      <w:caps/>
      <w:sz w:val="28"/>
      <w:szCs w:val="28"/>
      <w:rPrChange w:id="11" w:author="Simone Hitch" w:date="2026-09-25T20:03:00Z">
        <w:rPr>
          <w:rFonts w:ascii="Arial" w:eastAsia="SimSun" w:hAnsi="Arial" w:cs="Arial"/>
          <w:b/>
          <w:bCs/>
          <w:caps/>
          <w:sz w:val="28"/>
          <w:szCs w:val="28"/>
          <w:lang w:val="en-AU" w:eastAsia="en-US" w:bidi="ar-SA"/>
        </w:rPr>
      </w:rPrChange>
    </w:rPr>
  </w:style>
  <w:style w:type="table" w:styleId="TableGrid">
    <w:name w:val="Table Grid"/>
    <w:basedOn w:val="TableNormal"/>
    <w:rsid w:val="000C404E"/>
    <w:pPr>
      <w:spacing w:after="0" w:line="240" w:lineRule="auto"/>
    </w:pPr>
    <w:rPr>
      <w:rFonts w:ascii="Times New Roman" w:eastAsia="SimSu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0C404E"/>
  </w:style>
  <w:style w:type="paragraph" w:customStyle="1" w:styleId="LAPBodyText">
    <w:name w:val="LAP Body Text"/>
    <w:next w:val="Normal"/>
    <w:qFormat/>
    <w:rsid w:val="00BD0435"/>
    <w:pPr>
      <w:spacing w:before="40" w:after="40" w:line="240" w:lineRule="auto"/>
      <w:pPrChange w:id="12" w:author="Simone Hitch" w:date="2026-09-25T20:03:00Z">
        <w:pPr>
          <w:spacing w:before="40" w:after="40"/>
        </w:pPr>
      </w:pPrChange>
    </w:pPr>
    <w:rPr>
      <w:rFonts w:ascii="Arial" w:eastAsia="SimSun" w:hAnsi="Arial" w:cs="Arial"/>
      <w:sz w:val="18"/>
      <w:szCs w:val="18"/>
      <w:lang w:val="en-AU"/>
      <w:rPrChange w:id="12" w:author="Simone Hitch" w:date="2026-09-25T20:03:00Z">
        <w:rPr>
          <w:rFonts w:ascii="Arial" w:eastAsia="SimSun" w:hAnsi="Arial" w:cs="Arial"/>
          <w:sz w:val="18"/>
          <w:szCs w:val="18"/>
          <w:lang w:val="en-AU" w:eastAsia="en-US" w:bidi="ar-SA"/>
        </w:rPr>
      </w:rPrChange>
    </w:rPr>
  </w:style>
  <w:style w:type="paragraph" w:customStyle="1" w:styleId="LAPFooter">
    <w:name w:val="LAP Footer"/>
    <w:next w:val="Normal"/>
    <w:qFormat/>
    <w:rsid w:val="00BD0435"/>
    <w:pPr>
      <w:tabs>
        <w:tab w:val="right" w:pos="9639"/>
        <w:tab w:val="right" w:pos="14742"/>
      </w:tabs>
      <w:spacing w:after="0" w:line="240" w:lineRule="auto"/>
      <w:pPrChange w:id="13" w:author="Simone Hitch" w:date="2026-09-25T20:03:00Z">
        <w:pPr>
          <w:tabs>
            <w:tab w:val="right" w:pos="9639"/>
            <w:tab w:val="right" w:pos="14742"/>
          </w:tabs>
        </w:pPr>
      </w:pPrChange>
    </w:pPr>
    <w:rPr>
      <w:rFonts w:ascii="Arial" w:eastAsia="SimSun" w:hAnsi="Arial" w:cs="Arial"/>
      <w:sz w:val="16"/>
      <w:szCs w:val="16"/>
      <w:lang w:eastAsia="en-AU"/>
      <w:rPrChange w:id="13" w:author="Simone Hitch" w:date="2026-09-25T20:03:00Z">
        <w:rPr>
          <w:rFonts w:ascii="Arial" w:eastAsia="SimSun" w:hAnsi="Arial" w:cs="Arial"/>
          <w:sz w:val="16"/>
          <w:szCs w:val="16"/>
          <w:lang w:val="en-US" w:eastAsia="en-AU" w:bidi="ar-SA"/>
        </w:rPr>
      </w:rPrChange>
    </w:rPr>
  </w:style>
  <w:style w:type="paragraph" w:customStyle="1" w:styleId="LAPHeading1">
    <w:name w:val="LAP Heading 1"/>
    <w:next w:val="Normal"/>
    <w:qFormat/>
    <w:rsid w:val="00BD0435"/>
    <w:pPr>
      <w:tabs>
        <w:tab w:val="left" w:pos="7321"/>
        <w:tab w:val="left" w:pos="9540"/>
      </w:tabs>
      <w:spacing w:before="240" w:after="0" w:line="240" w:lineRule="auto"/>
      <w:jc w:val="center"/>
      <w:pPrChange w:id="14" w:author="Simone Hitch" w:date="2026-09-25T20:03:00Z">
        <w:pPr>
          <w:tabs>
            <w:tab w:val="left" w:pos="7321"/>
            <w:tab w:val="left" w:pos="9540"/>
          </w:tabs>
          <w:spacing w:before="240"/>
          <w:jc w:val="center"/>
        </w:pPr>
      </w:pPrChange>
    </w:pPr>
    <w:rPr>
      <w:rFonts w:ascii="Helv" w:eastAsia="SimSun" w:hAnsi="Helv" w:cs="Times New Roman"/>
      <w:caps/>
      <w:sz w:val="32"/>
      <w:szCs w:val="32"/>
      <w:rPrChange w:id="14" w:author="Simone Hitch" w:date="2026-09-25T20:03:00Z">
        <w:rPr>
          <w:rFonts w:ascii="Helv" w:eastAsia="SimSun" w:hAnsi="Helv"/>
          <w:caps/>
          <w:sz w:val="32"/>
          <w:szCs w:val="32"/>
          <w:lang w:val="en-US" w:eastAsia="en-US" w:bidi="ar-SA"/>
        </w:rPr>
      </w:rPrChange>
    </w:rPr>
  </w:style>
  <w:style w:type="paragraph" w:customStyle="1" w:styleId="LAPHeading2">
    <w:name w:val="LAP Heading 2"/>
    <w:next w:val="Normal"/>
    <w:qFormat/>
    <w:rsid w:val="00BD0435"/>
    <w:pPr>
      <w:spacing w:before="120" w:after="120" w:line="240" w:lineRule="auto"/>
      <w:jc w:val="center"/>
      <w:pPrChange w:id="15" w:author="Simone Hitch" w:date="2026-09-25T20:03:00Z">
        <w:pPr>
          <w:spacing w:before="120" w:after="120"/>
          <w:jc w:val="center"/>
        </w:pPr>
      </w:pPrChange>
    </w:pPr>
    <w:rPr>
      <w:rFonts w:ascii="Arial" w:eastAsia="SimSun" w:hAnsi="Arial" w:cs="Arial"/>
      <w:b/>
      <w:bCs/>
      <w:sz w:val="28"/>
      <w:szCs w:val="28"/>
      <w:lang w:val="en-AU"/>
      <w:rPrChange w:id="15" w:author="Simone Hitch" w:date="2026-09-25T20:03:00Z">
        <w:rPr>
          <w:rFonts w:ascii="Arial" w:eastAsia="SimSun" w:hAnsi="Arial" w:cs="Arial"/>
          <w:b/>
          <w:bCs/>
          <w:sz w:val="28"/>
          <w:szCs w:val="28"/>
          <w:lang w:val="en-AU" w:eastAsia="en-US" w:bidi="ar-SA"/>
        </w:rPr>
      </w:rPrChange>
    </w:rPr>
  </w:style>
  <w:style w:type="paragraph" w:customStyle="1" w:styleId="LAPHeading3">
    <w:name w:val="LAP Heading 3"/>
    <w:next w:val="Normal"/>
    <w:qFormat/>
    <w:rsid w:val="00BD0435"/>
    <w:pPr>
      <w:spacing w:before="120" w:after="60" w:line="240" w:lineRule="auto"/>
      <w:pPrChange w:id="16" w:author="Simone Hitch" w:date="2026-09-25T20:03:00Z">
        <w:pPr>
          <w:spacing w:before="120" w:after="60"/>
        </w:pPr>
      </w:pPrChange>
    </w:pPr>
    <w:rPr>
      <w:rFonts w:ascii="Arial" w:eastAsia="SimSun" w:hAnsi="Arial" w:cs="Arial"/>
      <w:b/>
      <w:bCs/>
      <w:sz w:val="18"/>
      <w:szCs w:val="18"/>
      <w:lang w:val="en-AU"/>
      <w:rPrChange w:id="16" w:author="Simone Hitch" w:date="2026-09-25T20:03:00Z">
        <w:rPr>
          <w:rFonts w:ascii="Arial" w:eastAsia="SimSun" w:hAnsi="Arial" w:cs="Arial"/>
          <w:b/>
          <w:bCs/>
          <w:sz w:val="18"/>
          <w:szCs w:val="18"/>
          <w:lang w:val="en-AU" w:eastAsia="en-US" w:bidi="ar-SA"/>
        </w:rPr>
      </w:rPrChange>
    </w:rPr>
  </w:style>
  <w:style w:type="paragraph" w:customStyle="1" w:styleId="LAPTableBullet">
    <w:name w:val="LAP Table Bullet"/>
    <w:next w:val="Normal"/>
    <w:qFormat/>
    <w:rsid w:val="00BD0435"/>
    <w:pPr>
      <w:numPr>
        <w:numId w:val="17"/>
      </w:numPr>
      <w:spacing w:before="20" w:after="20" w:line="240" w:lineRule="auto"/>
      <w:pPrChange w:id="17" w:author="Simone Hitch" w:date="2026-09-25T20:03:00Z">
        <w:pPr>
          <w:numPr>
            <w:numId w:val="17"/>
          </w:numPr>
          <w:spacing w:before="20" w:after="20"/>
          <w:ind w:left="720" w:hanging="360"/>
        </w:pPr>
      </w:pPrChange>
    </w:pPr>
    <w:rPr>
      <w:rFonts w:ascii="Arial" w:eastAsia="SimSun" w:hAnsi="Arial" w:cs="Arial"/>
      <w:sz w:val="18"/>
      <w:szCs w:val="18"/>
      <w:lang w:val="en-AU"/>
      <w:rPrChange w:id="17" w:author="Simone Hitch" w:date="2026-09-25T20:03:00Z">
        <w:rPr>
          <w:rFonts w:ascii="Arial" w:eastAsia="SimSun" w:hAnsi="Arial" w:cs="Arial"/>
          <w:sz w:val="18"/>
          <w:szCs w:val="18"/>
          <w:lang w:val="en-AU" w:eastAsia="en-US" w:bidi="ar-SA"/>
        </w:rPr>
      </w:rPrChange>
    </w:rPr>
  </w:style>
  <w:style w:type="paragraph" w:customStyle="1" w:styleId="LAPTableHeading1">
    <w:name w:val="LAP Table Heading 1"/>
    <w:next w:val="Normal"/>
    <w:qFormat/>
    <w:rsid w:val="00BD0435"/>
    <w:pPr>
      <w:spacing w:before="20" w:after="20" w:line="240" w:lineRule="auto"/>
      <w:pPrChange w:id="18" w:author="Simone Hitch" w:date="2026-09-25T20:03:00Z">
        <w:pPr>
          <w:spacing w:before="20" w:after="20"/>
        </w:pPr>
      </w:pPrChange>
    </w:pPr>
    <w:rPr>
      <w:rFonts w:ascii="Arial" w:eastAsia="SimSun" w:hAnsi="Arial" w:cs="Arial"/>
      <w:b/>
      <w:sz w:val="18"/>
      <w:szCs w:val="18"/>
      <w:lang w:val="en-AU"/>
      <w:rPrChange w:id="18" w:author="Simone Hitch" w:date="2026-09-25T20:03:00Z">
        <w:rPr>
          <w:rFonts w:ascii="Arial" w:eastAsia="SimSun" w:hAnsi="Arial" w:cs="Arial"/>
          <w:b/>
          <w:sz w:val="18"/>
          <w:szCs w:val="18"/>
          <w:lang w:val="en-AU" w:eastAsia="en-US" w:bidi="ar-SA"/>
        </w:rPr>
      </w:rPrChange>
    </w:rPr>
  </w:style>
  <w:style w:type="paragraph" w:customStyle="1" w:styleId="LAPTableText">
    <w:name w:val="LAP Table Text"/>
    <w:next w:val="Normal"/>
    <w:qFormat/>
    <w:rsid w:val="00BD0435"/>
    <w:pPr>
      <w:spacing w:before="40" w:after="40" w:line="240" w:lineRule="auto"/>
      <w:pPrChange w:id="19" w:author="Simone Hitch" w:date="2026-09-25T20:03:00Z">
        <w:pPr>
          <w:spacing w:before="40" w:after="40"/>
        </w:pPr>
      </w:pPrChange>
    </w:pPr>
    <w:rPr>
      <w:rFonts w:ascii="Arial" w:eastAsia="SimSun" w:hAnsi="Arial" w:cs="Arial"/>
      <w:sz w:val="18"/>
      <w:szCs w:val="18"/>
      <w:lang w:val="en-AU"/>
      <w:rPrChange w:id="19" w:author="Simone Hitch" w:date="2026-09-25T20:03:00Z">
        <w:rPr>
          <w:rFonts w:ascii="Arial" w:eastAsia="SimSun" w:hAnsi="Arial" w:cs="Arial"/>
          <w:sz w:val="18"/>
          <w:szCs w:val="18"/>
          <w:lang w:val="en-AU" w:eastAsia="en-US" w:bidi="ar-SA"/>
        </w:rPr>
      </w:rPrChange>
    </w:rPr>
  </w:style>
  <w:style w:type="paragraph" w:customStyle="1" w:styleId="LAPTableTextCentered">
    <w:name w:val="LAP Table Text + Centered"/>
    <w:basedOn w:val="LAPTableText"/>
    <w:qFormat/>
    <w:rsid w:val="000C404E"/>
    <w:pPr>
      <w:jc w:val="center"/>
    </w:pPr>
    <w:rPr>
      <w:rFonts w:eastAsia="Times New Roman" w:cs="Times New Roman"/>
      <w:szCs w:val="20"/>
    </w:rPr>
  </w:style>
  <w:style w:type="paragraph" w:customStyle="1" w:styleId="LAPTableTextItalic">
    <w:name w:val="LAP Table Text + Italic"/>
    <w:basedOn w:val="LAPTableText"/>
    <w:qFormat/>
    <w:rsid w:val="000C404E"/>
    <w:rPr>
      <w:i/>
      <w:iCs/>
    </w:rPr>
  </w:style>
  <w:style w:type="paragraph" w:customStyle="1" w:styleId="LAPBodyTextItalic">
    <w:name w:val="LAP Body Text + Italic"/>
    <w:basedOn w:val="LAPBodyText"/>
    <w:rsid w:val="000C404E"/>
    <w:rPr>
      <w:i/>
      <w:iCs/>
    </w:rPr>
  </w:style>
  <w:style w:type="paragraph" w:customStyle="1" w:styleId="LAPBodyTextItalicCentered">
    <w:name w:val="LAP Body Text + Italic Centered"/>
    <w:basedOn w:val="LAPBodyText"/>
    <w:qFormat/>
    <w:rsid w:val="000C404E"/>
    <w:pPr>
      <w:jc w:val="center"/>
    </w:pPr>
    <w:rPr>
      <w:rFonts w:eastAsia="Times New Roman" w:cs="Times New Roman"/>
      <w:i/>
      <w:iCs/>
      <w:szCs w:val="20"/>
    </w:rPr>
  </w:style>
  <w:style w:type="paragraph" w:customStyle="1" w:styleId="LAPHeading2Italic">
    <w:name w:val="LAP Heading 2 + Italic"/>
    <w:basedOn w:val="LAPHeading2"/>
    <w:qFormat/>
    <w:rsid w:val="000C404E"/>
    <w:rPr>
      <w:i/>
      <w:iCs/>
    </w:rPr>
  </w:style>
  <w:style w:type="paragraph" w:customStyle="1" w:styleId="LAPTableHeading1Centered">
    <w:name w:val="LAP Table Heading 1 + Centered"/>
    <w:basedOn w:val="LAPTableHeading1"/>
    <w:qFormat/>
    <w:rsid w:val="000C404E"/>
    <w:pPr>
      <w:jc w:val="center"/>
    </w:pPr>
    <w:rPr>
      <w:rFonts w:eastAsia="Times New Roman" w:cs="Times New Roman"/>
      <w:bCs/>
      <w:szCs w:val="20"/>
    </w:rPr>
  </w:style>
  <w:style w:type="paragraph" w:customStyle="1" w:styleId="ACLAPTableText">
    <w:name w:val="AC LAP Table Text"/>
    <w:qFormat/>
    <w:rsid w:val="002A53B7"/>
    <w:pPr>
      <w:spacing w:before="40" w:after="40" w:line="240" w:lineRule="auto"/>
      <w:pPrChange w:id="20" w:author="Simone Hitch" w:date="2026-09-25T20:03:00Z">
        <w:pPr>
          <w:spacing w:before="40" w:after="40"/>
        </w:pPr>
      </w:pPrChange>
    </w:pPr>
    <w:rPr>
      <w:rFonts w:ascii="Arial" w:eastAsia="Calibri" w:hAnsi="Arial" w:cs="Arial"/>
      <w:sz w:val="20"/>
      <w:szCs w:val="20"/>
      <w:lang w:val="en-AU"/>
      <w:rPrChange w:id="20" w:author="Simone Hitch" w:date="2026-09-25T20:03:00Z">
        <w:rPr>
          <w:rFonts w:ascii="Arial" w:eastAsia="Calibri" w:hAnsi="Arial" w:cs="Arial"/>
          <w:lang w:val="en-AU" w:eastAsia="en-US" w:bidi="ar-SA"/>
        </w:rPr>
      </w:rPrChange>
    </w:rPr>
  </w:style>
  <w:style w:type="paragraph" w:customStyle="1" w:styleId="LAPHeading">
    <w:name w:val="LAP Heading"/>
    <w:qFormat/>
    <w:rsid w:val="002A53B7"/>
    <w:pPr>
      <w:spacing w:before="120" w:after="120" w:line="240" w:lineRule="auto"/>
      <w:jc w:val="center"/>
      <w:pPrChange w:id="21" w:author="Simone Hitch" w:date="2026-09-25T20:03:00Z">
        <w:pPr>
          <w:spacing w:before="120" w:after="120"/>
          <w:jc w:val="center"/>
        </w:pPr>
      </w:pPrChange>
    </w:pPr>
    <w:rPr>
      <w:rFonts w:ascii="Arial" w:eastAsia="Calibri" w:hAnsi="Arial" w:cs="Arial"/>
      <w:b/>
      <w:bCs/>
      <w:noProof/>
      <w:sz w:val="28"/>
      <w:szCs w:val="28"/>
      <w:lang w:val="en-AU" w:eastAsia="en-AU"/>
      <w:rPrChange w:id="21" w:author="Simone Hitch" w:date="2026-09-25T20:03:00Z">
        <w:rPr>
          <w:rFonts w:ascii="Arial" w:eastAsia="Calibri" w:hAnsi="Arial" w:cs="Arial"/>
          <w:b/>
          <w:bCs/>
          <w:noProof/>
          <w:sz w:val="28"/>
          <w:szCs w:val="28"/>
          <w:lang w:val="en-AU" w:eastAsia="en-A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453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15BA1-8BCC-D44B-A755-D1CD7C845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EOHHS</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Cranston, Kevin (DPH)</dc:creator>
  <cp:lastModifiedBy>Arthur Souza Rodrigues</cp:lastModifiedBy>
  <cp:revision>1</cp:revision>
  <cp:lastPrinted>2020-03-12T18:59:00Z</cp:lastPrinted>
  <dcterms:created xsi:type="dcterms:W3CDTF">2020-03-13T16:00:00Z</dcterms:created>
  <dcterms:modified xsi:type="dcterms:W3CDTF">2026-09-26T00:03:00Z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Id">
    <vt:lpwstr>A597249</vt:lpwstr>
  </property>
  <property fmtid="{D5CDD505-2E9C-101B-9397-08002B2CF9AE}" pid="3" name="Objective-Title">
    <vt:lpwstr>French (continuers) LAP 1 2017</vt:lpwstr>
  </property>
  <property fmtid="{D5CDD505-2E9C-101B-9397-08002B2CF9AE}" pid="4" name="Objective-Comment">
    <vt:lpwstr/>
  </property>
  <property fmtid="{D5CDD505-2E9C-101B-9397-08002B2CF9AE}" pid="5" name="Objective-CreationStamp">
    <vt:filetime>2016-12-19T03:48:34Z</vt:filetime>
  </property>
  <property fmtid="{D5CDD505-2E9C-101B-9397-08002B2CF9AE}" pid="6" name="Objective-IsApproved">
    <vt:bool>false</vt:bool>
  </property>
  <property fmtid="{D5CDD505-2E9C-101B-9397-08002B2CF9AE}" pid="7" name="Objective-IsPublished">
    <vt:bool>false</vt:bool>
  </property>
  <property fmtid="{D5CDD505-2E9C-101B-9397-08002B2CF9AE}" pid="8" name="Objective-DatePublished">
    <vt:lpwstr/>
  </property>
  <property fmtid="{D5CDD505-2E9C-101B-9397-08002B2CF9AE}" pid="9" name="Objective-ModificationStamp">
    <vt:filetime>2017-01-06T03:00:37Z</vt:filetime>
  </property>
  <property fmtid="{D5CDD505-2E9C-101B-9397-08002B2CF9AE}" pid="10" name="Objective-Owner">
    <vt:lpwstr>Danielle Popovic</vt:lpwstr>
  </property>
  <property fmtid="{D5CDD505-2E9C-101B-9397-08002B2CF9AE}" pid="11" name="Objective-Path">
    <vt:lpwstr>Objective Global Folder:SACE Support Materials:SACE Support Materials Stage 1:Languages:Continuers:LAP Proforma:Pre-approved for January 2017 upload:</vt:lpwstr>
  </property>
  <property fmtid="{D5CDD505-2E9C-101B-9397-08002B2CF9AE}" pid="12" name="Objective-Parent">
    <vt:lpwstr>Pre-approved for January 2017 upload</vt:lpwstr>
  </property>
  <property fmtid="{D5CDD505-2E9C-101B-9397-08002B2CF9AE}" pid="13" name="Objective-State">
    <vt:lpwstr>Being Edited</vt:lpwstr>
  </property>
  <property fmtid="{D5CDD505-2E9C-101B-9397-08002B2CF9AE}" pid="14" name="Objective-Version">
    <vt:lpwstr>0.4</vt:lpwstr>
  </property>
  <property fmtid="{D5CDD505-2E9C-101B-9397-08002B2CF9AE}" pid="15" name="Objective-VersionNumber">
    <vt:r8>4</vt:r8>
  </property>
  <property fmtid="{D5CDD505-2E9C-101B-9397-08002B2CF9AE}" pid="16" name="Objective-VersionComment">
    <vt:lpwstr/>
  </property>
  <property fmtid="{D5CDD505-2E9C-101B-9397-08002B2CF9AE}" pid="17" name="Objective-FileNumber">
    <vt:lpwstr>qA5922</vt:lpwstr>
  </property>
  <property fmtid="{D5CDD505-2E9C-101B-9397-08002B2CF9AE}" pid="18" name="Objective-Classification">
    <vt:lpwstr>[Inherited - none]</vt:lpwstr>
  </property>
  <property fmtid="{D5CDD505-2E9C-101B-9397-08002B2CF9AE}" pid="19" name="Objective-Caveats">
    <vt:lpwstr/>
  </property>
</Properties>
</file>