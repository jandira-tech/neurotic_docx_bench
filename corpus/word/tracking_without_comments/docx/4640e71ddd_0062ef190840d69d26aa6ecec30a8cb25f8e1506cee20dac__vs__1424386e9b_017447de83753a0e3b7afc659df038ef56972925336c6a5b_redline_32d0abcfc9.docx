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2A2CBF" w14:textId="450373FF" w:rsidR="008C2277" w:rsidRPr="00DC19EC" w:rsidRDefault="0014270F" w:rsidP="00737633">
      <w:pPr>
        <w:spacing w:line="440" w:lineRule="exact"/>
        <w:ind w:left="102" w:hangingChars="50" w:hanging="102"/>
        <w:jc w:val="center"/>
        <w:rPr>
          <w:del w:id="6" w:author="Comparison" w:date="2026-09-22T12:33:00Z" w16du:dateUtc="2026-09-22T16:33:00Z"/>
          <w:rFonts w:eastAsia="DFKai-SB"/>
          <w:b/>
          <w:spacing w:val="-20"/>
          <w:sz w:val="36"/>
          <w:szCs w:val="36"/>
          <w:lang w:val="zh-TW"/>
        </w:rPr>
      </w:pPr>
      <w:ins w:id="7" w:author="Comparison" w:date="2026-09-22T12:33:00Z" w16du:dateUtc="2026-09-22T16:33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</w:t>
        </w:r>
        <w:r>
          <w:lastRenderedPageBreak/>
          <w:t>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  <w:del w:id="8" w:author="Comparison" w:date="2026-09-22T12:33:00Z" w16du:dateUtc="2026-09-22T16:33:00Z">
        <w:r w:rsidR="000B0144" w:rsidRPr="00DC19EC">
          <w:rPr>
            <w:rFonts w:eastAsia="DFKai-SB"/>
            <w:bCs/>
            <w:noProof/>
            <w:szCs w:val="28"/>
          </w:rPr>
          <mc:AlternateContent>
            <mc:Choice Requires="wps">
              <w:drawing>
                <wp:anchor distT="45720" distB="45720" distL="114300" distR="114300" simplePos="0" relativeHeight="251661312" behindDoc="0" locked="0" layoutInCell="1" allowOverlap="1" wp14:anchorId="64E210AE" wp14:editId="4FA6C584">
                  <wp:simplePos x="0" y="0"/>
                  <wp:positionH relativeFrom="column">
                    <wp:posOffset>-361950</wp:posOffset>
                  </wp:positionH>
                  <wp:positionV relativeFrom="paragraph">
                    <wp:posOffset>-328508</wp:posOffset>
                  </wp:positionV>
                  <wp:extent cx="711835" cy="1404620"/>
                  <wp:effectExtent l="0" t="0" r="12065" b="16510"/>
                  <wp:wrapNone/>
                  <wp:docPr id="1" name="文字方塊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11835" cy="1404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CE735E" w14:textId="77777777" w:rsidR="000B0144" w:rsidRPr="00542568" w:rsidRDefault="000B0144" w:rsidP="000B0144">
                              <w:pPr>
                                <w:jc w:val="center"/>
                                <w:rPr>
                                  <w:del w:id="9" w:author="Comparison" w:date="2026-09-22T12:33:00Z" w16du:dateUtc="2026-09-22T16:33:00Z"/>
                                  <w:rFonts w:eastAsia="DFKai-SB"/>
                                </w:rPr>
                              </w:pPr>
                              <w:del w:id="10" w:author="Comparison" w:date="2026-09-22T12:33:00Z" w16du:dateUtc="2026-09-22T16:33:00Z">
                                <w:r w:rsidRPr="00542568">
                                  <w:rPr>
                                    <w:rFonts w:eastAsia="DFKai-SB"/>
                                  </w:rPr>
                                  <w:delText>附件</w:delText>
                                </w:r>
                                <w:r w:rsidR="00124495">
                                  <w:rPr>
                                    <w:rFonts w:eastAsia="DFKai-SB"/>
                                  </w:rPr>
                                  <w:delText>1</w:delText>
                                </w:r>
                              </w:del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w14:anchorId="64E210AE" id="_x0000_t202" coordsize="21600,21600" o:spt="202" path="m,l,21600r21600,l21600,xe">
                  <v:stroke joinstyle="miter"/>
                  <v:path gradientshapeok="t" o:connecttype="rect"/>
                </v:shapetype>
                <v:shape id="文字方塊 2" o:spid="_x0000_s1026" type="#_x0000_t202" style="position:absolute;left:0;text-align:left;margin-left:-28.5pt;margin-top:-25.85pt;width:56.0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" strokeweight=".5pt">
                  <v:textbox style="mso-fit-shape-to-text:t">
                    <w:txbxContent>
                      <w:p w14:paraId="1ECE735E" w14:textId="77777777" w:rsidR="000B0144" w:rsidRPr="00542568" w:rsidRDefault="000B0144" w:rsidP="000B0144">
                        <w:pPr>
                          <w:jc w:val="center"/>
                          <w:rPr>
                            <w:del w:id="11" w:author="Comparison" w:date="2026-09-22T12:33:00Z" w16du:dateUtc="2026-09-22T16:33:00Z"/>
                            <w:rFonts w:eastAsia="DFKai-SB"/>
                          </w:rPr>
                        </w:pPr>
                        <w:del w:id="12" w:author="Comparison" w:date="2026-09-22T12:33:00Z" w16du:dateUtc="2026-09-22T16:33:00Z">
                          <w:r w:rsidRPr="00542568">
                            <w:rPr>
                              <w:rFonts w:eastAsia="DFKai-SB"/>
                            </w:rPr>
                            <w:delText>附件</w:delText>
                          </w:r>
                          <w:r w:rsidR="00124495">
                            <w:rPr>
                              <w:rFonts w:eastAsia="DFKai-SB"/>
                            </w:rPr>
                            <w:delText>1</w:delText>
                          </w:r>
                        </w:del>
                      </w:p>
                    </w:txbxContent>
                  </v:textbox>
                </v:shape>
              </w:pict>
            </mc:Fallback>
          </mc:AlternateContent>
        </w:r>
        <w:r w:rsidR="00224069" w:rsidRPr="00DC19EC">
          <w:rPr>
            <w:rFonts w:eastAsia="DFKai-SB"/>
            <w:b/>
            <w:spacing w:val="-20"/>
            <w:sz w:val="36"/>
            <w:szCs w:val="36"/>
            <w:lang w:val="zh-TW"/>
          </w:rPr>
          <w:delText>教育部</w:delText>
        </w:r>
        <w:r w:rsidR="00956700" w:rsidRPr="00DC19EC">
          <w:rPr>
            <w:rFonts w:eastAsia="DFKai-SB"/>
            <w:b/>
            <w:spacing w:val="-20"/>
            <w:sz w:val="36"/>
            <w:szCs w:val="36"/>
            <w:lang w:val="zh-TW"/>
          </w:rPr>
          <w:delText>1</w:delText>
        </w:r>
        <w:r w:rsidR="008558D6" w:rsidRPr="00DC19EC">
          <w:rPr>
            <w:rFonts w:eastAsia="DFKai-SB" w:hint="eastAsia"/>
            <w:b/>
            <w:spacing w:val="-20"/>
            <w:sz w:val="36"/>
            <w:szCs w:val="36"/>
            <w:lang w:val="zh-TW"/>
          </w:rPr>
          <w:delText>1</w:delText>
        </w:r>
        <w:r w:rsidR="009B299B" w:rsidRPr="00DC19EC">
          <w:rPr>
            <w:rFonts w:eastAsia="DFKai-SB"/>
            <w:b/>
            <w:spacing w:val="-20"/>
            <w:sz w:val="36"/>
            <w:szCs w:val="36"/>
            <w:lang w:val="zh-TW"/>
          </w:rPr>
          <w:delText>3</w:delText>
        </w:r>
        <w:r w:rsidR="00224069" w:rsidRPr="00DC19EC">
          <w:rPr>
            <w:rFonts w:eastAsia="DFKai-SB"/>
            <w:b/>
            <w:spacing w:val="-20"/>
            <w:sz w:val="36"/>
            <w:szCs w:val="36"/>
            <w:lang w:val="zh-TW"/>
          </w:rPr>
          <w:delText>年度大專校院學校衛生工作績優人員</w:delText>
        </w:r>
        <w:r w:rsidR="008C2277" w:rsidRPr="00DC19EC">
          <w:rPr>
            <w:rFonts w:eastAsia="DFKai-SB"/>
            <w:b/>
            <w:spacing w:val="-20"/>
            <w:sz w:val="36"/>
            <w:szCs w:val="36"/>
            <w:lang w:val="zh-TW"/>
          </w:rPr>
          <w:delText>獲</w:delText>
        </w:r>
        <w:r w:rsidR="00224069" w:rsidRPr="00DC19EC">
          <w:rPr>
            <w:rFonts w:eastAsia="DFKai-SB"/>
            <w:b/>
            <w:spacing w:val="-20"/>
            <w:sz w:val="36"/>
            <w:szCs w:val="36"/>
            <w:lang w:val="zh-TW"/>
          </w:rPr>
          <w:delText>獎名單</w:delText>
        </w:r>
      </w:del>
    </w:p>
    <w:p w14:paraId="4C0383E9" w14:textId="77777777" w:rsidR="006A0F61" w:rsidRPr="00DC19EC" w:rsidRDefault="006A0F61" w:rsidP="00737633">
      <w:pPr>
        <w:spacing w:line="440" w:lineRule="exact"/>
        <w:ind w:left="180" w:hangingChars="50" w:hanging="180"/>
        <w:jc w:val="center"/>
        <w:rPr>
          <w:del w:id="13" w:author="Comparison" w:date="2026-09-22T12:33:00Z" w16du:dateUtc="2026-09-22T16:33:00Z"/>
          <w:rFonts w:eastAsia="DFKai-SB"/>
          <w:sz w:val="36"/>
          <w:szCs w:val="3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61"/>
        <w:gridCol w:w="6454"/>
      </w:tblGrid>
      <w:tr w:rsidR="00DC19EC" w:rsidRPr="00DC19EC" w14:paraId="5155A75D" w14:textId="77777777" w:rsidTr="005F0023">
        <w:trPr>
          <w:jc w:val="center"/>
          <w:del w:id="14" w:author="Comparison" w:date="2026-09-22T12:33:00Z" w16du:dateUtc="2026-09-22T16:33:00Z"/>
        </w:trPr>
        <w:tc>
          <w:tcPr>
            <w:tcW w:w="2689" w:type="dxa"/>
            <w:shd w:val="clear" w:color="auto" w:fill="D9D9D9"/>
          </w:tcPr>
          <w:p w14:paraId="3DE86A78" w14:textId="77777777" w:rsidR="005F0023" w:rsidRPr="00DC19EC" w:rsidRDefault="005F0023" w:rsidP="008D5EFF">
            <w:pPr>
              <w:spacing w:line="360" w:lineRule="exact"/>
              <w:jc w:val="center"/>
              <w:rPr>
                <w:del w:id="15" w:author="Comparison" w:date="2026-09-22T12:33:00Z" w16du:dateUtc="2026-09-22T16:33:00Z"/>
                <w:rFonts w:eastAsia="DFKai-SB"/>
                <w:sz w:val="28"/>
                <w:szCs w:val="28"/>
              </w:rPr>
            </w:pPr>
            <w:del w:id="16" w:author="Comparison" w:date="2026-09-22T12:33:00Z" w16du:dateUtc="2026-09-22T16:33:00Z">
              <w:r w:rsidRPr="00DC19EC">
                <w:rPr>
                  <w:rFonts w:eastAsia="DFKai-SB"/>
                  <w:sz w:val="28"/>
                  <w:szCs w:val="28"/>
                </w:rPr>
                <w:delText>類別</w:delText>
              </w:r>
            </w:del>
          </w:p>
        </w:tc>
        <w:tc>
          <w:tcPr>
            <w:tcW w:w="6804" w:type="dxa"/>
            <w:shd w:val="clear" w:color="auto" w:fill="D9D9D9"/>
          </w:tcPr>
          <w:p w14:paraId="18495BDB" w14:textId="77777777" w:rsidR="005F0023" w:rsidRPr="00DC19EC" w:rsidRDefault="005F0023" w:rsidP="008D5EFF">
            <w:pPr>
              <w:spacing w:line="360" w:lineRule="exact"/>
              <w:jc w:val="center"/>
              <w:rPr>
                <w:del w:id="17" w:author="Comparison" w:date="2026-09-22T12:33:00Z" w16du:dateUtc="2026-09-22T16:33:00Z"/>
                <w:rFonts w:eastAsia="DFKai-SB"/>
                <w:sz w:val="28"/>
                <w:szCs w:val="28"/>
              </w:rPr>
            </w:pPr>
            <w:del w:id="18" w:author="Comparison" w:date="2026-09-22T12:33:00Z" w16du:dateUtc="2026-09-22T16:33:00Z">
              <w:r w:rsidRPr="00DC19EC">
                <w:rPr>
                  <w:rFonts w:eastAsia="DFKai-SB"/>
                  <w:sz w:val="28"/>
                  <w:szCs w:val="28"/>
                </w:rPr>
                <w:delText>獲獎人員</w:delText>
              </w:r>
            </w:del>
          </w:p>
        </w:tc>
      </w:tr>
      <w:tr w:rsidR="00DC19EC" w:rsidRPr="00DC19EC" w14:paraId="450C74FA" w14:textId="77777777" w:rsidTr="005F0023">
        <w:trPr>
          <w:trHeight w:val="840"/>
          <w:jc w:val="center"/>
          <w:del w:id="19" w:author="Comparison" w:date="2026-09-22T12:33:00Z" w16du:dateUtc="2026-09-22T16:33:00Z"/>
        </w:trPr>
        <w:tc>
          <w:tcPr>
            <w:tcW w:w="2689" w:type="dxa"/>
          </w:tcPr>
          <w:p w14:paraId="5E028D93" w14:textId="77777777" w:rsidR="005F0023" w:rsidRPr="00DC19EC" w:rsidRDefault="005F0023" w:rsidP="00417956">
            <w:pPr>
              <w:spacing w:line="400" w:lineRule="exact"/>
              <w:jc w:val="both"/>
              <w:rPr>
                <w:del w:id="20" w:author="Comparison" w:date="2026-09-22T12:33:00Z" w16du:dateUtc="2026-09-22T16:33:00Z"/>
                <w:rFonts w:eastAsia="DFKai-SB"/>
                <w:sz w:val="28"/>
                <w:szCs w:val="28"/>
              </w:rPr>
            </w:pPr>
            <w:del w:id="21" w:author="Comparison" w:date="2026-09-22T12:33:00Z" w16du:dateUtc="2026-09-22T16:33:00Z">
              <w:r w:rsidRPr="00DC19EC">
                <w:rPr>
                  <w:rFonts w:eastAsia="DFKai-SB"/>
                  <w:sz w:val="28"/>
                  <w:szCs w:val="28"/>
                  <w:lang w:val="zh-TW"/>
                </w:rPr>
                <w:delText>衛生保健組長</w:delText>
              </w:r>
            </w:del>
          </w:p>
        </w:tc>
        <w:tc>
          <w:tcPr>
            <w:tcW w:w="6804" w:type="dxa"/>
          </w:tcPr>
          <w:p w14:paraId="0AB1D08D" w14:textId="7CD2EC62" w:rsidR="00DB28BF" w:rsidRPr="00DC19EC" w:rsidRDefault="009B299B" w:rsidP="00DB28BF">
            <w:pPr>
              <w:pStyle w:val="ListParagraph"/>
              <w:numPr>
                <w:ilvl w:val="0"/>
                <w:numId w:val="1"/>
              </w:numPr>
              <w:spacing w:beforeLines="10" w:before="24" w:afterLines="10" w:after="24" w:line="400" w:lineRule="exact"/>
              <w:ind w:leftChars="0" w:left="311" w:hanging="311"/>
              <w:rPr>
                <w:del w:id="22" w:author="Comparison" w:date="2026-09-22T12:33:00Z" w16du:dateUtc="2026-09-22T16:33:00Z"/>
                <w:rFonts w:ascii="Times New Roman" w:eastAsia="DFKai-SB" w:hAnsi="Times New Roman"/>
                <w:sz w:val="28"/>
                <w:szCs w:val="28"/>
              </w:rPr>
            </w:pPr>
            <w:del w:id="23" w:author="Comparison" w:date="2026-09-22T12:33:00Z" w16du:dateUtc="2026-09-22T16:33:00Z"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弘光科技大學廖芬玲</w:delText>
              </w:r>
              <w:r w:rsidRPr="00DC19EC">
                <w:rPr>
                  <w:rFonts w:eastAsia="DFKai-SB" w:hint="eastAsia"/>
                  <w:sz w:val="28"/>
                  <w:szCs w:val="28"/>
                </w:rPr>
                <w:delText>衛生保健組</w:delText>
              </w:r>
              <w:r w:rsidR="00DB28BF"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長</w:delText>
              </w:r>
            </w:del>
          </w:p>
          <w:p w14:paraId="3F3B3994" w14:textId="05EC8C3B" w:rsidR="00DB28BF" w:rsidRPr="00DC19EC" w:rsidRDefault="009B299B" w:rsidP="00DB28BF">
            <w:pPr>
              <w:pStyle w:val="ListParagraph"/>
              <w:numPr>
                <w:ilvl w:val="0"/>
                <w:numId w:val="1"/>
              </w:numPr>
              <w:spacing w:beforeLines="10" w:before="24" w:afterLines="10" w:after="24" w:line="400" w:lineRule="exact"/>
              <w:ind w:leftChars="0" w:left="311" w:hanging="311"/>
              <w:rPr>
                <w:del w:id="24" w:author="Comparison" w:date="2026-09-22T12:33:00Z" w16du:dateUtc="2026-09-22T16:33:00Z"/>
                <w:rFonts w:ascii="Times New Roman" w:eastAsia="DFKai-SB" w:hAnsi="Times New Roman"/>
                <w:sz w:val="28"/>
                <w:szCs w:val="28"/>
              </w:rPr>
            </w:pPr>
            <w:del w:id="25" w:author="Comparison" w:date="2026-09-22T12:33:00Z" w16du:dateUtc="2026-09-22T16:33:00Z">
              <w:r w:rsidRPr="00DC19EC">
                <w:rPr>
                  <w:rFonts w:eastAsia="DFKai-SB" w:hint="eastAsia"/>
                  <w:sz w:val="28"/>
                  <w:szCs w:val="28"/>
                </w:rPr>
                <w:delText>國立臺灣大學池岸軒</w:delText>
              </w:r>
              <w:r w:rsidRPr="00DC19EC">
                <w:rPr>
                  <w:rFonts w:ascii="DFKai-SB" w:eastAsia="DFKai-SB" w:hAnsi="DFKai-SB" w:hint="eastAsia"/>
                  <w:sz w:val="28"/>
                  <w:szCs w:val="28"/>
                </w:rPr>
                <w:delText>醫療股股長</w:delText>
              </w:r>
            </w:del>
          </w:p>
          <w:p w14:paraId="607A0B32" w14:textId="7CBD1732" w:rsidR="004B114A" w:rsidRPr="00DC19EC" w:rsidRDefault="009B299B" w:rsidP="00DB28BF">
            <w:pPr>
              <w:pStyle w:val="ListParagraph"/>
              <w:numPr>
                <w:ilvl w:val="0"/>
                <w:numId w:val="1"/>
              </w:numPr>
              <w:spacing w:beforeLines="10" w:before="24" w:afterLines="10" w:after="24" w:line="400" w:lineRule="exact"/>
              <w:ind w:leftChars="0" w:left="311" w:hanging="311"/>
              <w:rPr>
                <w:del w:id="26" w:author="Comparison" w:date="2026-09-22T12:33:00Z" w16du:dateUtc="2026-09-22T16:33:00Z"/>
                <w:rFonts w:ascii="Times New Roman" w:eastAsia="DFKai-SB" w:hAnsi="Times New Roman"/>
                <w:sz w:val="28"/>
                <w:szCs w:val="28"/>
              </w:rPr>
            </w:pPr>
            <w:bookmarkStart w:id="27" w:name="_Hlk143264656"/>
            <w:del w:id="28" w:author="Comparison" w:date="2026-09-22T12:33:00Z" w16du:dateUtc="2026-09-22T16:33:00Z">
              <w:r w:rsidRPr="00DC19EC">
                <w:rPr>
                  <w:rFonts w:eastAsia="DFKai-SB" w:hint="eastAsia"/>
                  <w:sz w:val="28"/>
                  <w:szCs w:val="28"/>
                </w:rPr>
                <w:delText>國立清華大學蔡宜朋</w:delText>
              </w:r>
              <w:r w:rsidR="00DB28BF" w:rsidRPr="00DC19EC">
                <w:rPr>
                  <w:rFonts w:eastAsia="DFKai-SB" w:hint="eastAsia"/>
                  <w:sz w:val="28"/>
                  <w:szCs w:val="28"/>
                </w:rPr>
                <w:delText>衛生保健組長</w:delText>
              </w:r>
              <w:bookmarkEnd w:id="27"/>
            </w:del>
          </w:p>
        </w:tc>
      </w:tr>
      <w:tr w:rsidR="00DC19EC" w:rsidRPr="00DC19EC" w14:paraId="73793470" w14:textId="77777777" w:rsidTr="003B7BC2">
        <w:trPr>
          <w:trHeight w:val="1393"/>
          <w:jc w:val="center"/>
          <w:del w:id="29" w:author="Comparison" w:date="2026-09-22T12:33:00Z" w16du:dateUtc="2026-09-22T16:33:00Z"/>
        </w:trPr>
        <w:tc>
          <w:tcPr>
            <w:tcW w:w="2689" w:type="dxa"/>
          </w:tcPr>
          <w:p w14:paraId="09F06AC6" w14:textId="1A16340F" w:rsidR="005F0023" w:rsidRPr="00DC19EC" w:rsidRDefault="005F0023" w:rsidP="00417956">
            <w:pPr>
              <w:spacing w:line="400" w:lineRule="exact"/>
              <w:jc w:val="both"/>
              <w:rPr>
                <w:del w:id="30" w:author="Comparison" w:date="2026-09-22T12:33:00Z" w16du:dateUtc="2026-09-22T16:33:00Z"/>
                <w:rFonts w:eastAsia="DFKai-SB"/>
                <w:sz w:val="28"/>
                <w:szCs w:val="28"/>
              </w:rPr>
            </w:pPr>
            <w:del w:id="31" w:author="Comparison" w:date="2026-09-22T12:33:00Z" w16du:dateUtc="2026-09-22T16:33:00Z">
              <w:r w:rsidRPr="00DC19EC">
                <w:rPr>
                  <w:rFonts w:eastAsia="DFKai-SB"/>
                  <w:sz w:val="28"/>
                  <w:szCs w:val="28"/>
                  <w:lang w:val="zh-TW"/>
                </w:rPr>
                <w:delText>護理人員</w:delText>
              </w:r>
            </w:del>
          </w:p>
        </w:tc>
        <w:tc>
          <w:tcPr>
            <w:tcW w:w="6804" w:type="dxa"/>
          </w:tcPr>
          <w:p w14:paraId="5269246D" w14:textId="71C14D71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Chars="0" w:left="311" w:hanging="311"/>
              <w:jc w:val="both"/>
              <w:rPr>
                <w:del w:id="32" w:author="Comparison" w:date="2026-09-22T12:33:00Z" w16du:dateUtc="2026-09-22T16:33:00Z"/>
                <w:rFonts w:ascii="Times New Roman" w:eastAsia="DFKai-SB" w:hAnsi="Times New Roman"/>
                <w:sz w:val="28"/>
                <w:szCs w:val="28"/>
              </w:rPr>
            </w:pPr>
            <w:del w:id="33" w:author="Comparison" w:date="2026-09-22T12:33:00Z" w16du:dateUtc="2026-09-22T16:33:00Z"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靜宜大學</w:delText>
              </w:r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tab/>
              </w:r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高美慧</w:delText>
              </w:r>
              <w:r w:rsidR="00DB28BF"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護理師</w:delText>
              </w:r>
            </w:del>
          </w:p>
          <w:p w14:paraId="0BF2A43D" w14:textId="2B128129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Chars="0" w:left="311" w:hanging="311"/>
              <w:jc w:val="both"/>
              <w:rPr>
                <w:del w:id="34" w:author="Comparison" w:date="2026-09-22T12:33:00Z" w16du:dateUtc="2026-09-22T16:33:00Z"/>
                <w:rFonts w:ascii="Times New Roman" w:eastAsia="DFKai-SB" w:hAnsi="Times New Roman"/>
                <w:sz w:val="28"/>
                <w:szCs w:val="28"/>
              </w:rPr>
            </w:pPr>
            <w:bookmarkStart w:id="35" w:name="_Hlk143263304"/>
            <w:del w:id="36" w:author="Comparison" w:date="2026-09-22T12:33:00Z" w16du:dateUtc="2026-09-22T16:33:00Z">
              <w:r w:rsidRPr="00DC19EC">
                <w:rPr>
                  <w:rFonts w:eastAsia="DFKai-SB" w:hint="eastAsia"/>
                  <w:sz w:val="28"/>
                  <w:szCs w:val="28"/>
                </w:rPr>
                <w:delText>國立臺南護理專科學校林詩淩</w:delText>
              </w:r>
              <w:r w:rsidR="00DB28BF" w:rsidRPr="00DC19EC">
                <w:rPr>
                  <w:rFonts w:eastAsia="DFKai-SB" w:hint="eastAsia"/>
                  <w:sz w:val="28"/>
                  <w:szCs w:val="28"/>
                </w:rPr>
                <w:delText>護理師</w:delText>
              </w:r>
            </w:del>
          </w:p>
          <w:p w14:paraId="4B1B521F" w14:textId="24C1E76D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Chars="0" w:left="311" w:hanging="311"/>
              <w:jc w:val="both"/>
              <w:rPr>
                <w:del w:id="37" w:author="Comparison" w:date="2026-09-22T12:33:00Z" w16du:dateUtc="2026-09-22T16:33:00Z"/>
                <w:rFonts w:ascii="Times New Roman" w:eastAsia="DFKai-SB" w:hAnsi="Times New Roman"/>
                <w:sz w:val="28"/>
                <w:szCs w:val="28"/>
              </w:rPr>
            </w:pPr>
            <w:bookmarkStart w:id="38" w:name="_Hlk143264135"/>
            <w:bookmarkEnd w:id="35"/>
            <w:del w:id="39" w:author="Comparison" w:date="2026-09-22T12:33:00Z" w16du:dateUtc="2026-09-22T16:33:00Z">
              <w:r w:rsidRPr="00DC19EC">
                <w:rPr>
                  <w:rFonts w:eastAsia="DFKai-SB" w:hint="eastAsia"/>
                  <w:sz w:val="28"/>
                  <w:szCs w:val="28"/>
                </w:rPr>
                <w:delText>國立臺灣體育運動大學張珮芬</w:delText>
              </w:r>
              <w:r w:rsidR="00DB28BF" w:rsidRPr="00DC19EC">
                <w:rPr>
                  <w:rFonts w:eastAsia="DFKai-SB" w:hint="eastAsia"/>
                  <w:sz w:val="28"/>
                  <w:szCs w:val="28"/>
                </w:rPr>
                <w:delText>護理師</w:delText>
              </w:r>
              <w:bookmarkEnd w:id="38"/>
            </w:del>
          </w:p>
          <w:p w14:paraId="0FAC485E" w14:textId="78CA4080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Chars="0" w:left="311" w:hanging="311"/>
              <w:jc w:val="both"/>
              <w:rPr>
                <w:del w:id="40" w:author="Comparison" w:date="2026-09-22T12:33:00Z" w16du:dateUtc="2026-09-22T16:33:00Z"/>
                <w:rFonts w:ascii="Times New Roman" w:eastAsia="DFKai-SB" w:hAnsi="Times New Roman"/>
                <w:sz w:val="28"/>
                <w:szCs w:val="28"/>
              </w:rPr>
            </w:pPr>
            <w:bookmarkStart w:id="41" w:name="_Hlk143264911"/>
            <w:del w:id="42" w:author="Comparison" w:date="2026-09-22T12:33:00Z" w16du:dateUtc="2026-09-22T16:33:00Z">
              <w:r w:rsidRPr="00DC19EC">
                <w:rPr>
                  <w:rFonts w:eastAsia="DFKai-SB" w:hint="eastAsia"/>
                  <w:sz w:val="28"/>
                  <w:szCs w:val="28"/>
                </w:rPr>
                <w:delText>嘉南藥理大學鄭冠平</w:delText>
              </w:r>
              <w:r w:rsidR="00CC3820" w:rsidRPr="00DC19EC">
                <w:rPr>
                  <w:rFonts w:eastAsia="DFKai-SB" w:hint="eastAsia"/>
                  <w:sz w:val="28"/>
                  <w:szCs w:val="28"/>
                </w:rPr>
                <w:delText>護理師</w:delText>
              </w:r>
              <w:bookmarkEnd w:id="41"/>
            </w:del>
          </w:p>
          <w:p w14:paraId="5F60E5C9" w14:textId="4763543B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Chars="0" w:left="311" w:hanging="311"/>
              <w:jc w:val="both"/>
              <w:rPr>
                <w:del w:id="43" w:author="Comparison" w:date="2026-09-22T12:33:00Z" w16du:dateUtc="2026-09-22T16:33:00Z"/>
                <w:rFonts w:ascii="Times New Roman" w:eastAsia="DFKai-SB" w:hAnsi="Times New Roman"/>
                <w:sz w:val="28"/>
                <w:szCs w:val="28"/>
              </w:rPr>
            </w:pPr>
            <w:del w:id="44" w:author="Comparison" w:date="2026-09-22T12:33:00Z" w16du:dateUtc="2026-09-22T16:33:00Z">
              <w:r w:rsidRPr="00DC19EC">
                <w:rPr>
                  <w:rFonts w:eastAsia="DFKai-SB" w:hint="eastAsia"/>
                  <w:sz w:val="28"/>
                  <w:szCs w:val="28"/>
                </w:rPr>
                <w:delText>國立金門大學許竹君</w:delText>
              </w:r>
              <w:r w:rsidR="00DB28BF" w:rsidRPr="00DC19EC">
                <w:rPr>
                  <w:rFonts w:eastAsia="DFKai-SB" w:hint="eastAsia"/>
                  <w:sz w:val="28"/>
                  <w:szCs w:val="28"/>
                </w:rPr>
                <w:delText>護理師</w:delText>
              </w:r>
            </w:del>
          </w:p>
          <w:p w14:paraId="235C2D3B" w14:textId="4AFBC7CD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Chars="0" w:left="311" w:hanging="311"/>
              <w:jc w:val="both"/>
              <w:rPr>
                <w:del w:id="45" w:author="Comparison" w:date="2026-09-22T12:33:00Z" w16du:dateUtc="2026-09-22T16:33:00Z"/>
                <w:rFonts w:ascii="Times New Roman" w:eastAsia="DFKai-SB" w:hAnsi="Times New Roman"/>
                <w:sz w:val="28"/>
                <w:szCs w:val="28"/>
              </w:rPr>
            </w:pPr>
            <w:del w:id="46" w:author="Comparison" w:date="2026-09-22T12:33:00Z" w16du:dateUtc="2026-09-22T16:33:00Z">
              <w:r w:rsidRPr="00DC19EC">
                <w:rPr>
                  <w:rFonts w:eastAsia="DFKai-SB" w:hint="eastAsia"/>
                  <w:sz w:val="28"/>
                  <w:szCs w:val="28"/>
                </w:rPr>
                <w:delText>亞東科技大學謝偉琪</w:delText>
              </w:r>
              <w:r w:rsidR="00DB28BF" w:rsidRPr="00DC19EC">
                <w:rPr>
                  <w:rFonts w:eastAsia="DFKai-SB" w:hint="eastAsia"/>
                  <w:sz w:val="28"/>
                  <w:szCs w:val="28"/>
                </w:rPr>
                <w:delText>護理師</w:delText>
              </w:r>
            </w:del>
          </w:p>
          <w:p w14:paraId="068D3D66" w14:textId="4ABD29ED" w:rsidR="00C875F4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Chars="0" w:left="311" w:hanging="311"/>
              <w:jc w:val="both"/>
              <w:rPr>
                <w:del w:id="47" w:author="Comparison" w:date="2026-09-22T12:33:00Z" w16du:dateUtc="2026-09-22T16:33:00Z"/>
                <w:rFonts w:ascii="Times New Roman" w:eastAsia="DFKai-SB" w:hAnsi="Times New Roman"/>
                <w:sz w:val="28"/>
                <w:szCs w:val="28"/>
              </w:rPr>
            </w:pPr>
            <w:del w:id="48" w:author="Comparison" w:date="2026-09-22T12:33:00Z" w16du:dateUtc="2026-09-22T16:33:00Z">
              <w:r w:rsidRPr="00DC19EC">
                <w:rPr>
                  <w:rFonts w:eastAsia="DFKai-SB" w:hint="eastAsia"/>
                  <w:sz w:val="28"/>
                  <w:szCs w:val="28"/>
                </w:rPr>
                <w:delText>輔仁大學</w:delText>
              </w:r>
              <w:r w:rsidRPr="00DC19EC">
                <w:rPr>
                  <w:rFonts w:eastAsia="DFKai-SB" w:hint="eastAsia"/>
                  <w:sz w:val="28"/>
                  <w:szCs w:val="28"/>
                </w:rPr>
                <w:tab/>
              </w:r>
              <w:r w:rsidRPr="00DC19EC">
                <w:rPr>
                  <w:rFonts w:eastAsia="DFKai-SB" w:hint="eastAsia"/>
                  <w:sz w:val="28"/>
                  <w:szCs w:val="28"/>
                </w:rPr>
                <w:delText>張蓓蕾</w:delText>
              </w:r>
              <w:r w:rsidR="00DB28BF" w:rsidRPr="00DC19EC">
                <w:rPr>
                  <w:rFonts w:eastAsia="DFKai-SB" w:hint="eastAsia"/>
                  <w:sz w:val="28"/>
                  <w:szCs w:val="28"/>
                </w:rPr>
                <w:delText>護理師</w:delText>
              </w:r>
            </w:del>
          </w:p>
        </w:tc>
      </w:tr>
      <w:tr w:rsidR="00DC19EC" w:rsidRPr="00DC19EC" w14:paraId="6EA37F0C" w14:textId="77777777" w:rsidTr="005F0023">
        <w:trPr>
          <w:trHeight w:val="849"/>
          <w:jc w:val="center"/>
          <w:del w:id="49" w:author="Comparison" w:date="2026-09-22T12:33:00Z" w16du:dateUtc="2026-09-22T16:33:00Z"/>
        </w:trPr>
        <w:tc>
          <w:tcPr>
            <w:tcW w:w="2689" w:type="dxa"/>
          </w:tcPr>
          <w:p w14:paraId="0BDDAA59" w14:textId="16FC2B4D" w:rsidR="005F0023" w:rsidRPr="00DC19EC" w:rsidRDefault="005F0023" w:rsidP="00417956">
            <w:pPr>
              <w:spacing w:line="400" w:lineRule="exact"/>
              <w:jc w:val="both"/>
              <w:rPr>
                <w:del w:id="50" w:author="Comparison" w:date="2026-09-22T12:33:00Z" w16du:dateUtc="2026-09-22T16:33:00Z"/>
                <w:rFonts w:eastAsia="DFKai-SB"/>
                <w:sz w:val="28"/>
                <w:szCs w:val="28"/>
              </w:rPr>
            </w:pPr>
            <w:del w:id="51" w:author="Comparison" w:date="2026-09-22T12:33:00Z" w16du:dateUtc="2026-09-22T16:33:00Z">
              <w:r w:rsidRPr="00DC19EC">
                <w:rPr>
                  <w:rFonts w:eastAsia="DFKai-SB"/>
                  <w:sz w:val="28"/>
                  <w:szCs w:val="28"/>
                  <w:lang w:val="zh-TW"/>
                </w:rPr>
                <w:delText>餐飲衛生督導人員</w:delText>
              </w:r>
            </w:del>
          </w:p>
        </w:tc>
        <w:tc>
          <w:tcPr>
            <w:tcW w:w="6804" w:type="dxa"/>
          </w:tcPr>
          <w:p w14:paraId="4FE5AD9B" w14:textId="5EB356C3" w:rsidR="00DB28BF" w:rsidRPr="00DC19EC" w:rsidRDefault="009B299B" w:rsidP="00DB28BF">
            <w:pPr>
              <w:pStyle w:val="ListParagraph"/>
              <w:numPr>
                <w:ilvl w:val="0"/>
                <w:numId w:val="2"/>
              </w:numPr>
              <w:spacing w:beforeLines="10" w:before="24" w:afterLines="10" w:after="24" w:line="400" w:lineRule="exact"/>
              <w:ind w:leftChars="0" w:left="311" w:hanging="311"/>
              <w:jc w:val="both"/>
              <w:rPr>
                <w:del w:id="52" w:author="Comparison" w:date="2026-09-22T12:33:00Z" w16du:dateUtc="2026-09-22T16:33:00Z"/>
                <w:rFonts w:ascii="Times New Roman" w:eastAsia="DFKai-SB" w:hAnsi="Times New Roman"/>
                <w:sz w:val="28"/>
                <w:szCs w:val="28"/>
              </w:rPr>
            </w:pPr>
            <w:bookmarkStart w:id="53" w:name="_Hlk143265279"/>
            <w:del w:id="54" w:author="Comparison" w:date="2026-09-22T12:33:00Z" w16du:dateUtc="2026-09-22T16:33:00Z"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南華大學</w:delText>
              </w:r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tab/>
              </w:r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郭詩婕</w:delText>
              </w:r>
              <w:bookmarkEnd w:id="53"/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約聘組員</w:delText>
              </w:r>
            </w:del>
          </w:p>
          <w:p w14:paraId="3941EF3F" w14:textId="55ADF6F3" w:rsidR="00DB28BF" w:rsidRPr="00DC19EC" w:rsidRDefault="004A5BE0" w:rsidP="00DB28BF">
            <w:pPr>
              <w:pStyle w:val="ListParagraph"/>
              <w:numPr>
                <w:ilvl w:val="0"/>
                <w:numId w:val="2"/>
              </w:numPr>
              <w:spacing w:beforeLines="10" w:before="24" w:afterLines="10" w:after="24" w:line="400" w:lineRule="exact"/>
              <w:ind w:leftChars="0" w:left="311" w:hanging="311"/>
              <w:jc w:val="both"/>
              <w:rPr>
                <w:del w:id="55" w:author="Comparison" w:date="2026-09-22T12:33:00Z" w16du:dateUtc="2026-09-22T16:33:00Z"/>
                <w:rFonts w:ascii="Times New Roman" w:eastAsia="DFKai-SB" w:hAnsi="Times New Roman"/>
                <w:sz w:val="28"/>
                <w:szCs w:val="28"/>
              </w:rPr>
            </w:pPr>
            <w:bookmarkStart w:id="56" w:name="_Hlk143265505"/>
            <w:del w:id="57" w:author="Comparison" w:date="2026-09-22T12:33:00Z" w16du:dateUtc="2026-09-22T16:33:00Z">
              <w:r w:rsidRPr="00DC19EC">
                <w:rPr>
                  <w:rFonts w:eastAsia="DFKai-SB" w:hint="eastAsia"/>
                  <w:sz w:val="28"/>
                  <w:szCs w:val="28"/>
                </w:rPr>
                <w:delText>弘光科技大學吳喬恩</w:delText>
              </w:r>
              <w:bookmarkEnd w:id="56"/>
              <w:r w:rsidRPr="00DC19EC">
                <w:rPr>
                  <w:rFonts w:eastAsia="DFKai-SB" w:hint="eastAsia"/>
                  <w:sz w:val="28"/>
                  <w:szCs w:val="28"/>
                </w:rPr>
                <w:delText>組員</w:delText>
              </w:r>
            </w:del>
          </w:p>
          <w:p w14:paraId="1C4A6F7B" w14:textId="4740C018" w:rsidR="00C875F4" w:rsidRPr="00DC19EC" w:rsidRDefault="004A5BE0" w:rsidP="00DB28BF">
            <w:pPr>
              <w:pStyle w:val="ListParagraph"/>
              <w:numPr>
                <w:ilvl w:val="0"/>
                <w:numId w:val="2"/>
              </w:numPr>
              <w:spacing w:beforeLines="10" w:before="24" w:afterLines="10" w:after="24" w:line="400" w:lineRule="exact"/>
              <w:ind w:leftChars="0" w:left="311" w:hanging="311"/>
              <w:jc w:val="both"/>
              <w:rPr>
                <w:del w:id="58" w:author="Comparison" w:date="2026-09-22T12:33:00Z" w16du:dateUtc="2026-09-22T16:33:00Z"/>
                <w:rFonts w:ascii="Times New Roman" w:eastAsia="DFKai-SB" w:hAnsi="Times New Roman"/>
                <w:sz w:val="28"/>
                <w:szCs w:val="28"/>
              </w:rPr>
            </w:pPr>
            <w:del w:id="59" w:author="Comparison" w:date="2026-09-22T12:33:00Z" w16du:dateUtc="2026-09-22T16:33:00Z"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國立東華大學王惠貞護理師</w:delText>
              </w:r>
            </w:del>
          </w:p>
        </w:tc>
      </w:tr>
    </w:tbl>
    <w:p w14:paraId="45409205" w14:textId="00E8B8B4" w:rsidR="00962A28" w:rsidRDefault="00962A28">
      <w:pPr>
        <w:rPr>
          <w:rPrChange w:id="60" w:author="Comparison" w:date="2026-09-22T12:33:00Z" w16du:dateUtc="2026-09-22T16:33:00Z">
            <w:rPr>
              <w:rFonts w:eastAsia="DFKai-SB"/>
              <w:sz w:val="28"/>
              <w:szCs w:val="28"/>
            </w:rPr>
          </w:rPrChange>
        </w:rPr>
        <w:pPrChange w:id="61" w:author="Comparison" w:date="2026-09-22T12:33:00Z" w16du:dateUtc="2026-09-22T16:33:00Z">
          <w:pPr>
            <w:snapToGrid w:val="0"/>
            <w:spacing w:beforeLines="50" w:before="180" w:afterLines="50" w:after="180" w:line="400" w:lineRule="exact"/>
          </w:pPr>
        </w:pPrChange>
      </w:pPr>
    </w:p>
    <w:sectPr w:rsidR="00962A28">
      <w:headerReference w:type="default" r:id="rId8"/>
      <w:footerReference w:type="even" r:id="rId9"/>
      <w:footerReference w:type="default" r:id="rId10"/>
      <w:pgSz w:w="11905" w:h="16837" w:code="0"/>
      <w:pgMar w:top="1440" w:right="1440" w:bottom="1440" w:left="1440" w:header="720" w:footer="720" w:gutter="0"/>
      <w:cols w:space="720"/>
      <w:docGrid w:type="default" w:linePitch="0"/>
      <w:sectPrChange w:id="77" w:author="Comparison" w:date="2026-09-22T12:33:00Z" w16du:dateUtc="2026-09-22T16:33:00Z">
        <w:sectPr w:rsidR="00962A28">
          <w:pgSz w:w="11906" w:h="16838" w:code="9"/>
          <w:pgMar w:top="1134" w:right="1134" w:bottom="1134" w:left="1134" w:header="851" w:footer="992" w:gutter="0"/>
          <w:cols w:space="425"/>
          <w:docGrid w:type="lines"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99204C" w14:textId="77777777" w:rsidR="0014270F" w:rsidRDefault="0014270F">
      <w:pPr>
        <w:spacing w:after="0" w:line="240" w:lineRule="auto"/>
        <w:pPrChange w:id="4" w:author="Comparison" w:date="2026-09-22T12:33:00Z" w16du:dateUtc="2026-09-22T16:33:00Z">
          <w:pPr/>
        </w:pPrChange>
      </w:pPr>
      <w:r>
        <w:separator/>
      </w:r>
    </w:p>
  </w:endnote>
  <w:endnote w:type="continuationSeparator" w:id="0">
    <w:p w14:paraId="648894D3" w14:textId="77777777" w:rsidR="0014270F" w:rsidRDefault="0014270F">
      <w:pPr>
        <w:spacing w:after="0" w:line="240" w:lineRule="auto"/>
        <w:pPrChange w:id="5" w:author="Comparison" w:date="2026-09-22T12:33:00Z" w16du:dateUtc="2026-09-22T16:33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FKai-SB">
    <w:altName w:val="Microsoft YaHei"/>
    <w:panose1 w:val="020B0604020202020204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05635E" w14:textId="77777777" w:rsidR="005F0023" w:rsidRDefault="005F0023">
    <w:pPr>
      <w:pStyle w:val="Footer"/>
      <w:framePr w:wrap="around" w:vAnchor="text" w:hAnchor="margin" w:xAlign="center" w:y="1"/>
      <w:rPr>
        <w:del w:id="71" w:author="Comparison" w:date="2026-09-22T12:33:00Z" w16du:dateUtc="2026-09-22T16:33:00Z"/>
        <w:rStyle w:val="PageNumber"/>
      </w:rPr>
    </w:pPr>
    <w:del w:id="72" w:author="Comparison" w:date="2026-09-22T12:33:00Z" w16du:dateUtc="2026-09-22T16:33:00Z">
      <w:r>
        <w:rPr>
          <w:rStyle w:val="PageNumber"/>
        </w:rPr>
        <w:fldChar w:fldCharType="begin"/>
      </w:r>
      <w:r>
        <w:rPr>
          <w:rStyle w:val="PageNumber"/>
        </w:rPr>
        <w:delInstrText xml:space="preserve">PAGE  </w:del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delText>1</w:delText>
      </w:r>
      <w:r>
        <w:rPr>
          <w:rStyle w:val="PageNumber"/>
        </w:rPr>
        <w:fldChar w:fldCharType="end"/>
      </w:r>
    </w:del>
  </w:p>
  <w:p w14:paraId="2CC1CDF7" w14:textId="77777777" w:rsidR="005F0023" w:rsidRDefault="005F0023">
    <w:pPr>
      <w:pStyle w:val="PageNumber"/>
      <w:pPrChange w:id="73" w:author="Comparison" w:date="2026-09-22T12:33:00Z" w16du:dateUtc="2026-09-22T16:33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808B0A" w14:textId="37A95649" w:rsidR="005F0023" w:rsidRDefault="005F0023">
    <w:pPr>
      <w:pStyle w:val="Footer"/>
      <w:framePr w:wrap="around" w:vAnchor="text" w:hAnchor="margin" w:xAlign="center" w:y="1"/>
      <w:rPr>
        <w:del w:id="74" w:author="Comparison" w:date="2026-09-22T12:33:00Z" w16du:dateUtc="2026-09-22T16:33:00Z"/>
        <w:rStyle w:val="PageNumber"/>
      </w:rPr>
    </w:pPr>
    <w:del w:id="75" w:author="Comparison" w:date="2026-09-22T12:33:00Z" w16du:dateUtc="2026-09-22T16:33:00Z">
      <w:r>
        <w:rPr>
          <w:rStyle w:val="PageNumber"/>
        </w:rPr>
        <w:fldChar w:fldCharType="begin"/>
      </w:r>
      <w:r>
        <w:rPr>
          <w:rStyle w:val="PageNumber"/>
        </w:rPr>
        <w:delInstrText xml:space="preserve">PAGE  </w:delInstrText>
      </w:r>
      <w:r>
        <w:rPr>
          <w:rStyle w:val="PageNumber"/>
        </w:rPr>
        <w:fldChar w:fldCharType="separate"/>
      </w:r>
      <w:r w:rsidR="00982003">
        <w:rPr>
          <w:rStyle w:val="PageNumber"/>
          <w:noProof/>
        </w:rPr>
        <w:delText>6</w:delText>
      </w:r>
      <w:r>
        <w:rPr>
          <w:rStyle w:val="PageNumber"/>
        </w:rPr>
        <w:fldChar w:fldCharType="end"/>
      </w:r>
    </w:del>
  </w:p>
  <w:p w14:paraId="2362C2D2" w14:textId="77777777" w:rsidR="005F0023" w:rsidRDefault="005F0023">
    <w:pPr>
      <w:pStyle w:val="PageNumber"/>
      <w:pPrChange w:id="76" w:author="Comparison" w:date="2026-09-22T12:33:00Z" w16du:dateUtc="2026-09-22T16:33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2784AE" w14:textId="77777777" w:rsidR="0014270F" w:rsidRDefault="0014270F">
      <w:pPr>
        <w:spacing w:after="0" w:line="240" w:lineRule="auto"/>
        <w:pPrChange w:id="2" w:author="Comparison" w:date="2026-09-22T12:33:00Z" w16du:dateUtc="2026-09-22T16:33:00Z">
          <w:pPr/>
        </w:pPrChange>
      </w:pPr>
      <w:r>
        <w:separator/>
      </w:r>
    </w:p>
  </w:footnote>
  <w:footnote w:type="continuationSeparator" w:id="0">
    <w:p w14:paraId="139C9B43" w14:textId="77777777" w:rsidR="0014270F" w:rsidRDefault="0014270F">
      <w:pPr>
        <w:spacing w:after="0" w:line="240" w:lineRule="auto"/>
        <w:pPrChange w:id="3" w:author="Comparison" w:date="2026-09-22T12:33:00Z" w16du:dateUtc="2026-09-22T16:33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56"/>
      <w:gridCol w:w="903"/>
      <w:gridCol w:w="4056"/>
    </w:tblGrid>
    <w:tr w:rsidR="00C7525D" w14:paraId="778BB998" w14:textId="77777777">
      <w:tblPrEx>
        <w:tblCellMar>
          <w:top w:w="0" w:type="dxa"/>
          <w:bottom w:w="0" w:type="dxa"/>
        </w:tblCellMar>
      </w:tblPrEx>
      <w:trPr>
        <w:ins w:id="62" w:author="Comparison" w:date="2026-09-22T12:33:00Z" w16du:dateUtc="2026-09-22T16:33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6AC9895A" w14:textId="77777777" w:rsidR="00C7525D" w:rsidRDefault="0014270F">
          <w:pPr>
            <w:rPr>
              <w:ins w:id="63" w:author="Comparison" w:date="2026-09-22T12:33:00Z" w16du:dateUtc="2026-09-22T16:33:00Z"/>
            </w:rPr>
          </w:pPr>
          <w:ins w:id="64" w:author="Comparison" w:date="2026-09-22T12:33:00Z" w16du:dateUtc="2026-09-22T16:33:00Z">
            <w:r>
              <w:rPr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50A722E0" w14:textId="54962AF2" w:rsidR="00C7525D" w:rsidRDefault="0014270F">
          <w:pPr>
            <w:jc w:val="center"/>
            <w:rPr>
              <w:ins w:id="65" w:author="Comparison" w:date="2026-09-22T12:33:00Z" w16du:dateUtc="2026-09-22T16:33:00Z"/>
            </w:rPr>
          </w:pPr>
          <w:ins w:id="66" w:author="Comparison" w:date="2026-09-22T12:33:00Z" w16du:dateUtc="2026-09-22T16:33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A95003">
            <w:rPr>
              <w:noProof/>
              <w:color w:val="000000"/>
            </w:rPr>
            <w:t>1</w:t>
          </w:r>
          <w:ins w:id="67" w:author="Comparison" w:date="2026-09-22T12:33:00Z" w16du:dateUtc="2026-09-22T16:33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36F1DBD8" w14:textId="77777777" w:rsidR="00C7525D" w:rsidRDefault="0014270F">
          <w:pPr>
            <w:jc w:val="right"/>
            <w:rPr>
              <w:ins w:id="68" w:author="Comparison" w:date="2026-09-22T12:33:00Z" w16du:dateUtc="2026-09-22T16:33:00Z"/>
            </w:rPr>
          </w:pPr>
          <w:ins w:id="69" w:author="Comparison" w:date="2026-09-22T12:33:00Z" w16du:dateUtc="2026-09-22T16:33:00Z">
            <w:r>
              <w:rPr>
                <w:color w:val="000000"/>
              </w:rPr>
              <w:t>07.12.2025</w:t>
            </w:r>
          </w:ins>
        </w:p>
      </w:tc>
    </w:tr>
  </w:tbl>
  <w:p w14:paraId="74AADD47" w14:textId="77777777" w:rsidR="00A95003" w:rsidRDefault="00A95003">
    <w:pPr>
      <w:pStyle w:val="Header"/>
      <w:rPr>
        <w:del w:id="70" w:author="Comparison" w:date="2026-09-22T12:33:00Z" w16du:dateUtc="2026-09-22T16:33:00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22461D0A"/>
    <w:lvl w:ilvl="0">
      <w:start w:val="1"/>
      <w:numFmt w:val="bullet"/>
      <w:pStyle w:val="List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6261E07"/>
    <w:multiLevelType w:val="hybridMultilevel"/>
    <w:tmpl w:val="A3A2222E"/>
    <w:lvl w:ilvl="0" w:tplc="97EA5E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EC961A9"/>
    <w:multiLevelType w:val="hybridMultilevel"/>
    <w:tmpl w:val="D38E9C72"/>
    <w:lvl w:ilvl="0" w:tplc="6D1AFBDC">
      <w:start w:val="1"/>
      <w:numFmt w:val="decimal"/>
      <w:suff w:val="nothing"/>
      <w:lvlText w:val="%1."/>
      <w:lvlJc w:val="left"/>
      <w:pPr>
        <w:ind w:left="220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02" w:hanging="480"/>
      </w:pPr>
    </w:lvl>
    <w:lvl w:ilvl="2" w:tplc="0409001B" w:tentative="1">
      <w:start w:val="1"/>
      <w:numFmt w:val="lowerRoman"/>
      <w:lvlText w:val="%3."/>
      <w:lvlJc w:val="right"/>
      <w:pPr>
        <w:ind w:left="3282" w:hanging="480"/>
      </w:pPr>
    </w:lvl>
    <w:lvl w:ilvl="3" w:tplc="0409000F" w:tentative="1">
      <w:start w:val="1"/>
      <w:numFmt w:val="decimal"/>
      <w:lvlText w:val="%4."/>
      <w:lvlJc w:val="left"/>
      <w:pPr>
        <w:ind w:left="37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42" w:hanging="480"/>
      </w:pPr>
    </w:lvl>
    <w:lvl w:ilvl="5" w:tplc="0409001B" w:tentative="1">
      <w:start w:val="1"/>
      <w:numFmt w:val="lowerRoman"/>
      <w:lvlText w:val="%6."/>
      <w:lvlJc w:val="right"/>
      <w:pPr>
        <w:ind w:left="4722" w:hanging="480"/>
      </w:pPr>
    </w:lvl>
    <w:lvl w:ilvl="6" w:tplc="0409000F" w:tentative="1">
      <w:start w:val="1"/>
      <w:numFmt w:val="decimal"/>
      <w:lvlText w:val="%7."/>
      <w:lvlJc w:val="left"/>
      <w:pPr>
        <w:ind w:left="52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82" w:hanging="480"/>
      </w:pPr>
    </w:lvl>
    <w:lvl w:ilvl="8" w:tplc="0409001B" w:tentative="1">
      <w:start w:val="1"/>
      <w:numFmt w:val="lowerRoman"/>
      <w:lvlText w:val="%9."/>
      <w:lvlJc w:val="right"/>
      <w:pPr>
        <w:ind w:left="6162" w:hanging="480"/>
      </w:pPr>
    </w:lvl>
  </w:abstractNum>
  <w:abstractNum w:abstractNumId="3" w15:restartNumberingAfterBreak="0">
    <w:nsid w:val="0F946364"/>
    <w:multiLevelType w:val="hybridMultilevel"/>
    <w:tmpl w:val="6472E7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2962E7F"/>
    <w:multiLevelType w:val="hybridMultilevel"/>
    <w:tmpl w:val="58B0C1C0"/>
    <w:lvl w:ilvl="0" w:tplc="F0CC7B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F0D7875"/>
    <w:multiLevelType w:val="hybridMultilevel"/>
    <w:tmpl w:val="1BEEBB64"/>
    <w:lvl w:ilvl="0" w:tplc="8EC2349E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34D67F2"/>
    <w:multiLevelType w:val="hybridMultilevel"/>
    <w:tmpl w:val="043AA578"/>
    <w:lvl w:ilvl="0" w:tplc="3F4251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3855210"/>
    <w:multiLevelType w:val="hybridMultilevel"/>
    <w:tmpl w:val="F5F8C5FE"/>
    <w:lvl w:ilvl="0" w:tplc="2D464378">
      <w:start w:val="1"/>
      <w:numFmt w:val="decimal"/>
      <w:lvlText w:val="%1、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24A7460A"/>
    <w:multiLevelType w:val="hybridMultilevel"/>
    <w:tmpl w:val="76B215A4"/>
    <w:lvl w:ilvl="0" w:tplc="F8F20D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6B10899"/>
    <w:multiLevelType w:val="hybridMultilevel"/>
    <w:tmpl w:val="FA78701C"/>
    <w:lvl w:ilvl="0" w:tplc="3C1A1AF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0363430"/>
    <w:multiLevelType w:val="hybridMultilevel"/>
    <w:tmpl w:val="914EF818"/>
    <w:lvl w:ilvl="0" w:tplc="BA606C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9E139A6"/>
    <w:multiLevelType w:val="hybridMultilevel"/>
    <w:tmpl w:val="914EF8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BB41641"/>
    <w:multiLevelType w:val="hybridMultilevel"/>
    <w:tmpl w:val="BCF0BBE4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48CA2A8C"/>
    <w:multiLevelType w:val="hybridMultilevel"/>
    <w:tmpl w:val="0F4294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4922908"/>
    <w:multiLevelType w:val="hybridMultilevel"/>
    <w:tmpl w:val="09C04EA0"/>
    <w:lvl w:ilvl="0" w:tplc="014408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7953698"/>
    <w:multiLevelType w:val="hybridMultilevel"/>
    <w:tmpl w:val="40CE78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EB05A92"/>
    <w:multiLevelType w:val="hybridMultilevel"/>
    <w:tmpl w:val="6BD423EE"/>
    <w:lvl w:ilvl="0" w:tplc="E66AF41A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06B32DB"/>
    <w:multiLevelType w:val="hybridMultilevel"/>
    <w:tmpl w:val="BCE89492"/>
    <w:lvl w:ilvl="0" w:tplc="89C025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1B1199E"/>
    <w:multiLevelType w:val="hybridMultilevel"/>
    <w:tmpl w:val="11BA6BC4"/>
    <w:lvl w:ilvl="0" w:tplc="30B4DF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398088B"/>
    <w:multiLevelType w:val="hybridMultilevel"/>
    <w:tmpl w:val="3EBAC332"/>
    <w:lvl w:ilvl="0" w:tplc="CDA027C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727125E"/>
    <w:multiLevelType w:val="hybridMultilevel"/>
    <w:tmpl w:val="E71808BC"/>
    <w:lvl w:ilvl="0" w:tplc="7DD4B4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916457C"/>
    <w:multiLevelType w:val="hybridMultilevel"/>
    <w:tmpl w:val="40CE781C"/>
    <w:lvl w:ilvl="0" w:tplc="3E6077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A422BA6"/>
    <w:multiLevelType w:val="hybridMultilevel"/>
    <w:tmpl w:val="820EB276"/>
    <w:lvl w:ilvl="0" w:tplc="04090001">
      <w:start w:val="1"/>
      <w:numFmt w:val="bullet"/>
      <w:lvlText w:val=""/>
      <w:lvlJc w:val="left"/>
      <w:pPr>
        <w:ind w:left="48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1" w:hanging="480"/>
      </w:pPr>
      <w:rPr>
        <w:rFonts w:ascii="Wingdings" w:hAnsi="Wingdings" w:hint="default"/>
      </w:rPr>
    </w:lvl>
  </w:abstractNum>
  <w:abstractNum w:abstractNumId="23" w15:restartNumberingAfterBreak="0">
    <w:nsid w:val="70D203F1"/>
    <w:multiLevelType w:val="hybridMultilevel"/>
    <w:tmpl w:val="5D60BD80"/>
    <w:lvl w:ilvl="0" w:tplc="3606F608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1" w:hanging="480"/>
      </w:pPr>
    </w:lvl>
    <w:lvl w:ilvl="2" w:tplc="0409001B" w:tentative="1">
      <w:start w:val="1"/>
      <w:numFmt w:val="lowerRoman"/>
      <w:lvlText w:val="%3."/>
      <w:lvlJc w:val="right"/>
      <w:pPr>
        <w:ind w:left="1441" w:hanging="480"/>
      </w:pPr>
    </w:lvl>
    <w:lvl w:ilvl="3" w:tplc="0409000F" w:tentative="1">
      <w:start w:val="1"/>
      <w:numFmt w:val="decimal"/>
      <w:lvlText w:val="%4."/>
      <w:lvlJc w:val="left"/>
      <w:pPr>
        <w:ind w:left="19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1" w:hanging="480"/>
      </w:pPr>
    </w:lvl>
    <w:lvl w:ilvl="5" w:tplc="0409001B" w:tentative="1">
      <w:start w:val="1"/>
      <w:numFmt w:val="lowerRoman"/>
      <w:lvlText w:val="%6."/>
      <w:lvlJc w:val="right"/>
      <w:pPr>
        <w:ind w:left="2881" w:hanging="480"/>
      </w:pPr>
    </w:lvl>
    <w:lvl w:ilvl="6" w:tplc="0409000F" w:tentative="1">
      <w:start w:val="1"/>
      <w:numFmt w:val="decimal"/>
      <w:lvlText w:val="%7."/>
      <w:lvlJc w:val="left"/>
      <w:pPr>
        <w:ind w:left="33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1" w:hanging="480"/>
      </w:pPr>
    </w:lvl>
    <w:lvl w:ilvl="8" w:tplc="0409001B" w:tentative="1">
      <w:start w:val="1"/>
      <w:numFmt w:val="lowerRoman"/>
      <w:lvlText w:val="%9."/>
      <w:lvlJc w:val="right"/>
      <w:pPr>
        <w:ind w:left="4321" w:hanging="480"/>
      </w:pPr>
    </w:lvl>
  </w:abstractNum>
  <w:abstractNum w:abstractNumId="24" w15:restartNumberingAfterBreak="0">
    <w:nsid w:val="745E0ACC"/>
    <w:multiLevelType w:val="hybridMultilevel"/>
    <w:tmpl w:val="BE2ACB9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88553E8"/>
    <w:multiLevelType w:val="hybridMultilevel"/>
    <w:tmpl w:val="650E52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65689035">
    <w:abstractNumId w:val="24"/>
  </w:num>
  <w:num w:numId="2" w16cid:durableId="804590932">
    <w:abstractNumId w:val="19"/>
  </w:num>
  <w:num w:numId="3" w16cid:durableId="1996495049">
    <w:abstractNumId w:val="16"/>
  </w:num>
  <w:num w:numId="4" w16cid:durableId="1818060790">
    <w:abstractNumId w:val="12"/>
  </w:num>
  <w:num w:numId="5" w16cid:durableId="1769546860">
    <w:abstractNumId w:val="6"/>
  </w:num>
  <w:num w:numId="6" w16cid:durableId="1508717490">
    <w:abstractNumId w:val="17"/>
  </w:num>
  <w:num w:numId="7" w16cid:durableId="1701129379">
    <w:abstractNumId w:val="14"/>
  </w:num>
  <w:num w:numId="8" w16cid:durableId="1715233639">
    <w:abstractNumId w:val="9"/>
  </w:num>
  <w:num w:numId="9" w16cid:durableId="1022391168">
    <w:abstractNumId w:val="4"/>
  </w:num>
  <w:num w:numId="10" w16cid:durableId="1427310841">
    <w:abstractNumId w:val="8"/>
  </w:num>
  <w:num w:numId="11" w16cid:durableId="1867254353">
    <w:abstractNumId w:val="18"/>
  </w:num>
  <w:num w:numId="12" w16cid:durableId="1394235413">
    <w:abstractNumId w:val="1"/>
  </w:num>
  <w:num w:numId="13" w16cid:durableId="1416853452">
    <w:abstractNumId w:val="21"/>
  </w:num>
  <w:num w:numId="14" w16cid:durableId="1233075937">
    <w:abstractNumId w:val="20"/>
  </w:num>
  <w:num w:numId="15" w16cid:durableId="140973392">
    <w:abstractNumId w:val="10"/>
  </w:num>
  <w:num w:numId="16" w16cid:durableId="1474789315">
    <w:abstractNumId w:val="13"/>
  </w:num>
  <w:num w:numId="17" w16cid:durableId="307708000">
    <w:abstractNumId w:val="3"/>
  </w:num>
  <w:num w:numId="18" w16cid:durableId="1810857703">
    <w:abstractNumId w:val="15"/>
  </w:num>
  <w:num w:numId="19" w16cid:durableId="505900448">
    <w:abstractNumId w:val="11"/>
  </w:num>
  <w:num w:numId="20" w16cid:durableId="997997493">
    <w:abstractNumId w:val="7"/>
  </w:num>
  <w:num w:numId="21" w16cid:durableId="902252404">
    <w:abstractNumId w:val="0"/>
  </w:num>
  <w:num w:numId="22" w16cid:durableId="2141220367">
    <w:abstractNumId w:val="5"/>
  </w:num>
  <w:num w:numId="23" w16cid:durableId="1267812850">
    <w:abstractNumId w:val="2"/>
  </w:num>
  <w:num w:numId="24" w16cid:durableId="90979778">
    <w:abstractNumId w:val="23"/>
  </w:num>
  <w:num w:numId="25" w16cid:durableId="420686658">
    <w:abstractNumId w:val="25"/>
  </w:num>
  <w:num w:numId="26" w16cid:durableId="1892687623">
    <w:abstractNumId w:val="22"/>
  </w:num>
  <w:numIdMacAtCleanup w:val="1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B5E"/>
    <w:rsid w:val="00000E9B"/>
    <w:rsid w:val="00002DE0"/>
    <w:rsid w:val="00005308"/>
    <w:rsid w:val="00005548"/>
    <w:rsid w:val="00006550"/>
    <w:rsid w:val="00006647"/>
    <w:rsid w:val="000073AF"/>
    <w:rsid w:val="0001136A"/>
    <w:rsid w:val="00011F33"/>
    <w:rsid w:val="000129EE"/>
    <w:rsid w:val="00015D57"/>
    <w:rsid w:val="00015FF2"/>
    <w:rsid w:val="00016643"/>
    <w:rsid w:val="0001709D"/>
    <w:rsid w:val="0001736E"/>
    <w:rsid w:val="000232C0"/>
    <w:rsid w:val="00024061"/>
    <w:rsid w:val="0002587F"/>
    <w:rsid w:val="000269CF"/>
    <w:rsid w:val="000274FE"/>
    <w:rsid w:val="00027BD9"/>
    <w:rsid w:val="000302C3"/>
    <w:rsid w:val="00030BDA"/>
    <w:rsid w:val="00031FFF"/>
    <w:rsid w:val="00033D1F"/>
    <w:rsid w:val="00036647"/>
    <w:rsid w:val="00036CF9"/>
    <w:rsid w:val="00037C63"/>
    <w:rsid w:val="00042005"/>
    <w:rsid w:val="00042484"/>
    <w:rsid w:val="00042792"/>
    <w:rsid w:val="0004471D"/>
    <w:rsid w:val="000452CB"/>
    <w:rsid w:val="00046E58"/>
    <w:rsid w:val="00051019"/>
    <w:rsid w:val="00051664"/>
    <w:rsid w:val="00051E88"/>
    <w:rsid w:val="00052604"/>
    <w:rsid w:val="00055F4C"/>
    <w:rsid w:val="00056131"/>
    <w:rsid w:val="00056E50"/>
    <w:rsid w:val="00063112"/>
    <w:rsid w:val="000631C4"/>
    <w:rsid w:val="00064AE9"/>
    <w:rsid w:val="00064E71"/>
    <w:rsid w:val="00066D21"/>
    <w:rsid w:val="00067375"/>
    <w:rsid w:val="00067EF1"/>
    <w:rsid w:val="00071E51"/>
    <w:rsid w:val="0007430E"/>
    <w:rsid w:val="00074BC1"/>
    <w:rsid w:val="00075B17"/>
    <w:rsid w:val="00080127"/>
    <w:rsid w:val="00080789"/>
    <w:rsid w:val="0008146A"/>
    <w:rsid w:val="00081AFC"/>
    <w:rsid w:val="00082B5A"/>
    <w:rsid w:val="000832B6"/>
    <w:rsid w:val="0008418B"/>
    <w:rsid w:val="0008437B"/>
    <w:rsid w:val="000871BB"/>
    <w:rsid w:val="00093872"/>
    <w:rsid w:val="000960DA"/>
    <w:rsid w:val="00097C5E"/>
    <w:rsid w:val="000A0437"/>
    <w:rsid w:val="000A151B"/>
    <w:rsid w:val="000A194D"/>
    <w:rsid w:val="000A2C32"/>
    <w:rsid w:val="000A3289"/>
    <w:rsid w:val="000A3A80"/>
    <w:rsid w:val="000B0144"/>
    <w:rsid w:val="000B2A80"/>
    <w:rsid w:val="000B3B70"/>
    <w:rsid w:val="000B4576"/>
    <w:rsid w:val="000B4DE1"/>
    <w:rsid w:val="000B5905"/>
    <w:rsid w:val="000B5C51"/>
    <w:rsid w:val="000B5D92"/>
    <w:rsid w:val="000B6744"/>
    <w:rsid w:val="000B7E28"/>
    <w:rsid w:val="000C0331"/>
    <w:rsid w:val="000C282E"/>
    <w:rsid w:val="000C2B20"/>
    <w:rsid w:val="000C3DA3"/>
    <w:rsid w:val="000D2D04"/>
    <w:rsid w:val="000D6B7C"/>
    <w:rsid w:val="000D7E8C"/>
    <w:rsid w:val="000E044A"/>
    <w:rsid w:val="000E058C"/>
    <w:rsid w:val="000E22B5"/>
    <w:rsid w:val="000E2F45"/>
    <w:rsid w:val="000E3AF4"/>
    <w:rsid w:val="000E5DAC"/>
    <w:rsid w:val="000E6038"/>
    <w:rsid w:val="000F0919"/>
    <w:rsid w:val="000F1126"/>
    <w:rsid w:val="000F17A0"/>
    <w:rsid w:val="000F444F"/>
    <w:rsid w:val="000F474E"/>
    <w:rsid w:val="000F5C90"/>
    <w:rsid w:val="001017A8"/>
    <w:rsid w:val="00101CEB"/>
    <w:rsid w:val="00102976"/>
    <w:rsid w:val="001057AF"/>
    <w:rsid w:val="00112C37"/>
    <w:rsid w:val="00116C05"/>
    <w:rsid w:val="0012121F"/>
    <w:rsid w:val="00122329"/>
    <w:rsid w:val="001226DA"/>
    <w:rsid w:val="0012286D"/>
    <w:rsid w:val="00123294"/>
    <w:rsid w:val="0012332E"/>
    <w:rsid w:val="00124495"/>
    <w:rsid w:val="00124F8E"/>
    <w:rsid w:val="001253D9"/>
    <w:rsid w:val="00125657"/>
    <w:rsid w:val="00125D1A"/>
    <w:rsid w:val="00126314"/>
    <w:rsid w:val="001358AC"/>
    <w:rsid w:val="001359A7"/>
    <w:rsid w:val="00136872"/>
    <w:rsid w:val="00141CCE"/>
    <w:rsid w:val="0014270F"/>
    <w:rsid w:val="0015115D"/>
    <w:rsid w:val="001513FC"/>
    <w:rsid w:val="0015225C"/>
    <w:rsid w:val="0015269C"/>
    <w:rsid w:val="00154B2D"/>
    <w:rsid w:val="0016141E"/>
    <w:rsid w:val="00166050"/>
    <w:rsid w:val="00170996"/>
    <w:rsid w:val="00170E70"/>
    <w:rsid w:val="00172484"/>
    <w:rsid w:val="00172995"/>
    <w:rsid w:val="00180342"/>
    <w:rsid w:val="00181F3B"/>
    <w:rsid w:val="001910BF"/>
    <w:rsid w:val="00191F3B"/>
    <w:rsid w:val="00193CA0"/>
    <w:rsid w:val="001948F1"/>
    <w:rsid w:val="0019491F"/>
    <w:rsid w:val="00195C53"/>
    <w:rsid w:val="0019623E"/>
    <w:rsid w:val="00197C4E"/>
    <w:rsid w:val="001A03CD"/>
    <w:rsid w:val="001A35AC"/>
    <w:rsid w:val="001A4CFB"/>
    <w:rsid w:val="001A6444"/>
    <w:rsid w:val="001A66CD"/>
    <w:rsid w:val="001B14ED"/>
    <w:rsid w:val="001B1A99"/>
    <w:rsid w:val="001B3352"/>
    <w:rsid w:val="001B344A"/>
    <w:rsid w:val="001B4BA0"/>
    <w:rsid w:val="001B5EA2"/>
    <w:rsid w:val="001B7999"/>
    <w:rsid w:val="001C08B8"/>
    <w:rsid w:val="001C2FAF"/>
    <w:rsid w:val="001C4352"/>
    <w:rsid w:val="001C501F"/>
    <w:rsid w:val="001C53DB"/>
    <w:rsid w:val="001C615A"/>
    <w:rsid w:val="001D1825"/>
    <w:rsid w:val="001D41D9"/>
    <w:rsid w:val="001D783A"/>
    <w:rsid w:val="001E16C5"/>
    <w:rsid w:val="001E3279"/>
    <w:rsid w:val="001E49D8"/>
    <w:rsid w:val="001E4ECE"/>
    <w:rsid w:val="001E613C"/>
    <w:rsid w:val="001E7B7D"/>
    <w:rsid w:val="001F31DF"/>
    <w:rsid w:val="001F332C"/>
    <w:rsid w:val="001F7BD5"/>
    <w:rsid w:val="00203035"/>
    <w:rsid w:val="002036E1"/>
    <w:rsid w:val="00204098"/>
    <w:rsid w:val="00207B29"/>
    <w:rsid w:val="002142A8"/>
    <w:rsid w:val="00214CE3"/>
    <w:rsid w:val="00215288"/>
    <w:rsid w:val="002154ED"/>
    <w:rsid w:val="00215723"/>
    <w:rsid w:val="00215C98"/>
    <w:rsid w:val="00216C8C"/>
    <w:rsid w:val="00220028"/>
    <w:rsid w:val="00222FAA"/>
    <w:rsid w:val="00224069"/>
    <w:rsid w:val="0022465E"/>
    <w:rsid w:val="0022492A"/>
    <w:rsid w:val="0022625B"/>
    <w:rsid w:val="00240DE0"/>
    <w:rsid w:val="00245F65"/>
    <w:rsid w:val="00246B85"/>
    <w:rsid w:val="0025055F"/>
    <w:rsid w:val="00254754"/>
    <w:rsid w:val="00255EDE"/>
    <w:rsid w:val="00255F40"/>
    <w:rsid w:val="00257C1A"/>
    <w:rsid w:val="00262781"/>
    <w:rsid w:val="00263A1E"/>
    <w:rsid w:val="00264553"/>
    <w:rsid w:val="00264628"/>
    <w:rsid w:val="00264D9A"/>
    <w:rsid w:val="00265FBB"/>
    <w:rsid w:val="00272D4C"/>
    <w:rsid w:val="002761B0"/>
    <w:rsid w:val="00280F96"/>
    <w:rsid w:val="00281455"/>
    <w:rsid w:val="00282846"/>
    <w:rsid w:val="00282F8E"/>
    <w:rsid w:val="00283103"/>
    <w:rsid w:val="00284304"/>
    <w:rsid w:val="0028682F"/>
    <w:rsid w:val="0029491F"/>
    <w:rsid w:val="00295676"/>
    <w:rsid w:val="002A091A"/>
    <w:rsid w:val="002A2DC3"/>
    <w:rsid w:val="002A46D1"/>
    <w:rsid w:val="002B15BC"/>
    <w:rsid w:val="002B22B1"/>
    <w:rsid w:val="002B6D67"/>
    <w:rsid w:val="002C2661"/>
    <w:rsid w:val="002C2708"/>
    <w:rsid w:val="002C2933"/>
    <w:rsid w:val="002C448B"/>
    <w:rsid w:val="002C565F"/>
    <w:rsid w:val="002D0B9C"/>
    <w:rsid w:val="002D5496"/>
    <w:rsid w:val="002D6924"/>
    <w:rsid w:val="002E0424"/>
    <w:rsid w:val="002E1089"/>
    <w:rsid w:val="002E2254"/>
    <w:rsid w:val="002E2648"/>
    <w:rsid w:val="002E4218"/>
    <w:rsid w:val="002E557F"/>
    <w:rsid w:val="002F04D0"/>
    <w:rsid w:val="002F60DE"/>
    <w:rsid w:val="002F6B20"/>
    <w:rsid w:val="002F7589"/>
    <w:rsid w:val="00300A00"/>
    <w:rsid w:val="003020E5"/>
    <w:rsid w:val="0030292C"/>
    <w:rsid w:val="00302B50"/>
    <w:rsid w:val="003055FB"/>
    <w:rsid w:val="00306CAE"/>
    <w:rsid w:val="0031250C"/>
    <w:rsid w:val="00315298"/>
    <w:rsid w:val="0031535D"/>
    <w:rsid w:val="00320D44"/>
    <w:rsid w:val="00321475"/>
    <w:rsid w:val="00323B07"/>
    <w:rsid w:val="00323E6F"/>
    <w:rsid w:val="003265FB"/>
    <w:rsid w:val="003278D1"/>
    <w:rsid w:val="00331F49"/>
    <w:rsid w:val="00332381"/>
    <w:rsid w:val="00332E15"/>
    <w:rsid w:val="00334D54"/>
    <w:rsid w:val="003371DA"/>
    <w:rsid w:val="0034163B"/>
    <w:rsid w:val="00342CFF"/>
    <w:rsid w:val="0034325D"/>
    <w:rsid w:val="00344784"/>
    <w:rsid w:val="00345B9F"/>
    <w:rsid w:val="00346005"/>
    <w:rsid w:val="003468F3"/>
    <w:rsid w:val="00346C9C"/>
    <w:rsid w:val="003509F3"/>
    <w:rsid w:val="00352024"/>
    <w:rsid w:val="003545DE"/>
    <w:rsid w:val="00355799"/>
    <w:rsid w:val="00360249"/>
    <w:rsid w:val="00360E15"/>
    <w:rsid w:val="00361B78"/>
    <w:rsid w:val="00362DDC"/>
    <w:rsid w:val="003646D8"/>
    <w:rsid w:val="00370F0C"/>
    <w:rsid w:val="00373578"/>
    <w:rsid w:val="00377715"/>
    <w:rsid w:val="0037780F"/>
    <w:rsid w:val="00380472"/>
    <w:rsid w:val="00380F60"/>
    <w:rsid w:val="00382843"/>
    <w:rsid w:val="00383D06"/>
    <w:rsid w:val="003849A5"/>
    <w:rsid w:val="00384FB6"/>
    <w:rsid w:val="00385260"/>
    <w:rsid w:val="00385852"/>
    <w:rsid w:val="003866E7"/>
    <w:rsid w:val="0038679F"/>
    <w:rsid w:val="00387621"/>
    <w:rsid w:val="00387E81"/>
    <w:rsid w:val="0039008C"/>
    <w:rsid w:val="00390BBE"/>
    <w:rsid w:val="00392AF9"/>
    <w:rsid w:val="00394E27"/>
    <w:rsid w:val="003A00D7"/>
    <w:rsid w:val="003A14F2"/>
    <w:rsid w:val="003A416B"/>
    <w:rsid w:val="003A6A89"/>
    <w:rsid w:val="003B1A1E"/>
    <w:rsid w:val="003B2113"/>
    <w:rsid w:val="003B712E"/>
    <w:rsid w:val="003B7BC2"/>
    <w:rsid w:val="003B7D28"/>
    <w:rsid w:val="003C0BFE"/>
    <w:rsid w:val="003C0F62"/>
    <w:rsid w:val="003C2313"/>
    <w:rsid w:val="003C6276"/>
    <w:rsid w:val="003D0310"/>
    <w:rsid w:val="003D26A8"/>
    <w:rsid w:val="003D28B4"/>
    <w:rsid w:val="003D5EF1"/>
    <w:rsid w:val="003D7ACE"/>
    <w:rsid w:val="003E059B"/>
    <w:rsid w:val="003E1271"/>
    <w:rsid w:val="003E1720"/>
    <w:rsid w:val="003E2421"/>
    <w:rsid w:val="003E2739"/>
    <w:rsid w:val="003E42EF"/>
    <w:rsid w:val="003E5904"/>
    <w:rsid w:val="003E74AE"/>
    <w:rsid w:val="003F0E28"/>
    <w:rsid w:val="003F18E7"/>
    <w:rsid w:val="003F31B6"/>
    <w:rsid w:val="003F3566"/>
    <w:rsid w:val="003F3E4A"/>
    <w:rsid w:val="003F58BF"/>
    <w:rsid w:val="003F58D1"/>
    <w:rsid w:val="003F5C5D"/>
    <w:rsid w:val="0040135B"/>
    <w:rsid w:val="00402C5F"/>
    <w:rsid w:val="00405113"/>
    <w:rsid w:val="00407AED"/>
    <w:rsid w:val="00411F0F"/>
    <w:rsid w:val="0041216C"/>
    <w:rsid w:val="00414967"/>
    <w:rsid w:val="00415AD8"/>
    <w:rsid w:val="004163A5"/>
    <w:rsid w:val="00416A9A"/>
    <w:rsid w:val="00417956"/>
    <w:rsid w:val="00421E3C"/>
    <w:rsid w:val="0042305B"/>
    <w:rsid w:val="00423B57"/>
    <w:rsid w:val="00424E11"/>
    <w:rsid w:val="00427A34"/>
    <w:rsid w:val="00430BC2"/>
    <w:rsid w:val="00430E45"/>
    <w:rsid w:val="0043263A"/>
    <w:rsid w:val="00432D76"/>
    <w:rsid w:val="0043469D"/>
    <w:rsid w:val="004358EC"/>
    <w:rsid w:val="00435C8F"/>
    <w:rsid w:val="004363C6"/>
    <w:rsid w:val="00437F61"/>
    <w:rsid w:val="00440F5C"/>
    <w:rsid w:val="00440FEF"/>
    <w:rsid w:val="0044304E"/>
    <w:rsid w:val="00444F58"/>
    <w:rsid w:val="00445F91"/>
    <w:rsid w:val="0044625D"/>
    <w:rsid w:val="00446804"/>
    <w:rsid w:val="00447854"/>
    <w:rsid w:val="00455CF5"/>
    <w:rsid w:val="00457A21"/>
    <w:rsid w:val="00461B3B"/>
    <w:rsid w:val="00464425"/>
    <w:rsid w:val="00465316"/>
    <w:rsid w:val="00465582"/>
    <w:rsid w:val="004668C0"/>
    <w:rsid w:val="00470FF9"/>
    <w:rsid w:val="004717FC"/>
    <w:rsid w:val="00472873"/>
    <w:rsid w:val="00472D4B"/>
    <w:rsid w:val="004745D0"/>
    <w:rsid w:val="00474F62"/>
    <w:rsid w:val="00477225"/>
    <w:rsid w:val="004772B9"/>
    <w:rsid w:val="00481558"/>
    <w:rsid w:val="00484C50"/>
    <w:rsid w:val="0048542A"/>
    <w:rsid w:val="00486004"/>
    <w:rsid w:val="00486123"/>
    <w:rsid w:val="00487399"/>
    <w:rsid w:val="004873D5"/>
    <w:rsid w:val="00487560"/>
    <w:rsid w:val="0049059E"/>
    <w:rsid w:val="00492943"/>
    <w:rsid w:val="00492A2B"/>
    <w:rsid w:val="004A00E3"/>
    <w:rsid w:val="004A01E1"/>
    <w:rsid w:val="004A142C"/>
    <w:rsid w:val="004A37F4"/>
    <w:rsid w:val="004A51BB"/>
    <w:rsid w:val="004A5BE0"/>
    <w:rsid w:val="004A6084"/>
    <w:rsid w:val="004A6F3D"/>
    <w:rsid w:val="004A7228"/>
    <w:rsid w:val="004B114A"/>
    <w:rsid w:val="004B14B7"/>
    <w:rsid w:val="004B2476"/>
    <w:rsid w:val="004B3898"/>
    <w:rsid w:val="004B3AD0"/>
    <w:rsid w:val="004B4824"/>
    <w:rsid w:val="004B6921"/>
    <w:rsid w:val="004C0B2B"/>
    <w:rsid w:val="004C2D85"/>
    <w:rsid w:val="004C45E8"/>
    <w:rsid w:val="004C55CE"/>
    <w:rsid w:val="004C6AF3"/>
    <w:rsid w:val="004C753E"/>
    <w:rsid w:val="004D0800"/>
    <w:rsid w:val="004D4144"/>
    <w:rsid w:val="004D7EFE"/>
    <w:rsid w:val="004E2D55"/>
    <w:rsid w:val="004E7B61"/>
    <w:rsid w:val="004E7B62"/>
    <w:rsid w:val="004F33D1"/>
    <w:rsid w:val="004F3CF5"/>
    <w:rsid w:val="004F5B5E"/>
    <w:rsid w:val="004F5EAD"/>
    <w:rsid w:val="00502128"/>
    <w:rsid w:val="0050294D"/>
    <w:rsid w:val="005030F6"/>
    <w:rsid w:val="00507FF6"/>
    <w:rsid w:val="00507FF9"/>
    <w:rsid w:val="00510924"/>
    <w:rsid w:val="00512F36"/>
    <w:rsid w:val="0051473D"/>
    <w:rsid w:val="00514F1C"/>
    <w:rsid w:val="005156F8"/>
    <w:rsid w:val="00520874"/>
    <w:rsid w:val="00520A89"/>
    <w:rsid w:val="005224F3"/>
    <w:rsid w:val="0052264D"/>
    <w:rsid w:val="00522BD6"/>
    <w:rsid w:val="005248CE"/>
    <w:rsid w:val="00526A17"/>
    <w:rsid w:val="00527B68"/>
    <w:rsid w:val="00530DC6"/>
    <w:rsid w:val="00531870"/>
    <w:rsid w:val="005330A3"/>
    <w:rsid w:val="00533D36"/>
    <w:rsid w:val="0053761A"/>
    <w:rsid w:val="00540694"/>
    <w:rsid w:val="00542568"/>
    <w:rsid w:val="0054292A"/>
    <w:rsid w:val="00543945"/>
    <w:rsid w:val="00544507"/>
    <w:rsid w:val="00544968"/>
    <w:rsid w:val="00545B26"/>
    <w:rsid w:val="00546686"/>
    <w:rsid w:val="00546FE5"/>
    <w:rsid w:val="00547E61"/>
    <w:rsid w:val="00552CAE"/>
    <w:rsid w:val="00553069"/>
    <w:rsid w:val="00553581"/>
    <w:rsid w:val="00555681"/>
    <w:rsid w:val="00560900"/>
    <w:rsid w:val="00560F7A"/>
    <w:rsid w:val="00563DE9"/>
    <w:rsid w:val="00564B3E"/>
    <w:rsid w:val="00564E52"/>
    <w:rsid w:val="00565DB1"/>
    <w:rsid w:val="00566342"/>
    <w:rsid w:val="00566821"/>
    <w:rsid w:val="005674C2"/>
    <w:rsid w:val="00567AA8"/>
    <w:rsid w:val="00574654"/>
    <w:rsid w:val="00575193"/>
    <w:rsid w:val="005754BE"/>
    <w:rsid w:val="00575747"/>
    <w:rsid w:val="00584444"/>
    <w:rsid w:val="0058512A"/>
    <w:rsid w:val="00586C59"/>
    <w:rsid w:val="0059059B"/>
    <w:rsid w:val="0059081A"/>
    <w:rsid w:val="00590DDC"/>
    <w:rsid w:val="00594456"/>
    <w:rsid w:val="00595868"/>
    <w:rsid w:val="005958DC"/>
    <w:rsid w:val="00596A58"/>
    <w:rsid w:val="005975C7"/>
    <w:rsid w:val="00597865"/>
    <w:rsid w:val="00597917"/>
    <w:rsid w:val="005A054F"/>
    <w:rsid w:val="005A12A7"/>
    <w:rsid w:val="005A542F"/>
    <w:rsid w:val="005B14FF"/>
    <w:rsid w:val="005B48EF"/>
    <w:rsid w:val="005B77D4"/>
    <w:rsid w:val="005C087E"/>
    <w:rsid w:val="005C0A44"/>
    <w:rsid w:val="005C0ED8"/>
    <w:rsid w:val="005C2186"/>
    <w:rsid w:val="005C256A"/>
    <w:rsid w:val="005C48E1"/>
    <w:rsid w:val="005D4B3B"/>
    <w:rsid w:val="005D4CE1"/>
    <w:rsid w:val="005D52F8"/>
    <w:rsid w:val="005E136B"/>
    <w:rsid w:val="005E3BF4"/>
    <w:rsid w:val="005E4E78"/>
    <w:rsid w:val="005E6C5B"/>
    <w:rsid w:val="005E77B5"/>
    <w:rsid w:val="005F0023"/>
    <w:rsid w:val="005F1163"/>
    <w:rsid w:val="005F29C2"/>
    <w:rsid w:val="005F2A02"/>
    <w:rsid w:val="005F4366"/>
    <w:rsid w:val="005F51E7"/>
    <w:rsid w:val="005F67D5"/>
    <w:rsid w:val="005F758A"/>
    <w:rsid w:val="00600F9E"/>
    <w:rsid w:val="00602556"/>
    <w:rsid w:val="006029BB"/>
    <w:rsid w:val="006104C4"/>
    <w:rsid w:val="00611014"/>
    <w:rsid w:val="00613525"/>
    <w:rsid w:val="00614C76"/>
    <w:rsid w:val="00615DB3"/>
    <w:rsid w:val="00616AAF"/>
    <w:rsid w:val="00617AC9"/>
    <w:rsid w:val="00620519"/>
    <w:rsid w:val="006231CD"/>
    <w:rsid w:val="00623C9F"/>
    <w:rsid w:val="0062602F"/>
    <w:rsid w:val="00626D6D"/>
    <w:rsid w:val="006309BC"/>
    <w:rsid w:val="00632A3E"/>
    <w:rsid w:val="006337D2"/>
    <w:rsid w:val="0063529F"/>
    <w:rsid w:val="00635C7F"/>
    <w:rsid w:val="00636332"/>
    <w:rsid w:val="006406F5"/>
    <w:rsid w:val="00641078"/>
    <w:rsid w:val="00641DB4"/>
    <w:rsid w:val="00651BF3"/>
    <w:rsid w:val="00652F01"/>
    <w:rsid w:val="00654BBA"/>
    <w:rsid w:val="00655831"/>
    <w:rsid w:val="00664E9E"/>
    <w:rsid w:val="00673113"/>
    <w:rsid w:val="0067439E"/>
    <w:rsid w:val="00675B00"/>
    <w:rsid w:val="006824CC"/>
    <w:rsid w:val="00684351"/>
    <w:rsid w:val="00684BA9"/>
    <w:rsid w:val="0069098E"/>
    <w:rsid w:val="00691945"/>
    <w:rsid w:val="00695B23"/>
    <w:rsid w:val="006965FA"/>
    <w:rsid w:val="006A0F61"/>
    <w:rsid w:val="006A3B74"/>
    <w:rsid w:val="006A42BD"/>
    <w:rsid w:val="006A520C"/>
    <w:rsid w:val="006B1FD8"/>
    <w:rsid w:val="006B3CDE"/>
    <w:rsid w:val="006B46DD"/>
    <w:rsid w:val="006B46E2"/>
    <w:rsid w:val="006B4C95"/>
    <w:rsid w:val="006B7B47"/>
    <w:rsid w:val="006B7BA2"/>
    <w:rsid w:val="006B7C5E"/>
    <w:rsid w:val="006C0DC0"/>
    <w:rsid w:val="006C3648"/>
    <w:rsid w:val="006C4249"/>
    <w:rsid w:val="006C436C"/>
    <w:rsid w:val="006C7DF3"/>
    <w:rsid w:val="006D0CDA"/>
    <w:rsid w:val="006D6E0D"/>
    <w:rsid w:val="006D7BCF"/>
    <w:rsid w:val="006D7F39"/>
    <w:rsid w:val="006E0D88"/>
    <w:rsid w:val="006E2134"/>
    <w:rsid w:val="006E6867"/>
    <w:rsid w:val="006E7501"/>
    <w:rsid w:val="006F1BA1"/>
    <w:rsid w:val="006F2F31"/>
    <w:rsid w:val="006F5F23"/>
    <w:rsid w:val="007001AA"/>
    <w:rsid w:val="00700D33"/>
    <w:rsid w:val="00701307"/>
    <w:rsid w:val="00701424"/>
    <w:rsid w:val="007025E0"/>
    <w:rsid w:val="00706CE0"/>
    <w:rsid w:val="00707E3E"/>
    <w:rsid w:val="007100BA"/>
    <w:rsid w:val="007103A6"/>
    <w:rsid w:val="0071178B"/>
    <w:rsid w:val="00713635"/>
    <w:rsid w:val="00714E55"/>
    <w:rsid w:val="00720F61"/>
    <w:rsid w:val="0072496C"/>
    <w:rsid w:val="00725B0D"/>
    <w:rsid w:val="0072722B"/>
    <w:rsid w:val="007300A4"/>
    <w:rsid w:val="007301C7"/>
    <w:rsid w:val="00730A9F"/>
    <w:rsid w:val="007338E8"/>
    <w:rsid w:val="00733B20"/>
    <w:rsid w:val="00733CB7"/>
    <w:rsid w:val="00733D23"/>
    <w:rsid w:val="007373A4"/>
    <w:rsid w:val="00737633"/>
    <w:rsid w:val="00741E00"/>
    <w:rsid w:val="00744E4C"/>
    <w:rsid w:val="007451B6"/>
    <w:rsid w:val="0074586A"/>
    <w:rsid w:val="00745939"/>
    <w:rsid w:val="00745D4B"/>
    <w:rsid w:val="00745FCF"/>
    <w:rsid w:val="00752872"/>
    <w:rsid w:val="00752FF5"/>
    <w:rsid w:val="007531A6"/>
    <w:rsid w:val="00754E7C"/>
    <w:rsid w:val="00760BCF"/>
    <w:rsid w:val="0076107B"/>
    <w:rsid w:val="0076141C"/>
    <w:rsid w:val="00761B11"/>
    <w:rsid w:val="00763367"/>
    <w:rsid w:val="00763A89"/>
    <w:rsid w:val="007643D6"/>
    <w:rsid w:val="00765E67"/>
    <w:rsid w:val="00776BEC"/>
    <w:rsid w:val="007779C2"/>
    <w:rsid w:val="00780304"/>
    <w:rsid w:val="007824DF"/>
    <w:rsid w:val="0078437F"/>
    <w:rsid w:val="007863F9"/>
    <w:rsid w:val="00791548"/>
    <w:rsid w:val="0079698D"/>
    <w:rsid w:val="00797258"/>
    <w:rsid w:val="007979A2"/>
    <w:rsid w:val="007A0EAA"/>
    <w:rsid w:val="007A1235"/>
    <w:rsid w:val="007A33AE"/>
    <w:rsid w:val="007A530E"/>
    <w:rsid w:val="007B2E02"/>
    <w:rsid w:val="007B3E79"/>
    <w:rsid w:val="007B4781"/>
    <w:rsid w:val="007B4BE9"/>
    <w:rsid w:val="007B5E31"/>
    <w:rsid w:val="007C21C4"/>
    <w:rsid w:val="007C3BA5"/>
    <w:rsid w:val="007C4950"/>
    <w:rsid w:val="007C5357"/>
    <w:rsid w:val="007C5F61"/>
    <w:rsid w:val="007C659D"/>
    <w:rsid w:val="007C745C"/>
    <w:rsid w:val="007D0654"/>
    <w:rsid w:val="007D0C54"/>
    <w:rsid w:val="007D24D9"/>
    <w:rsid w:val="007D2C2C"/>
    <w:rsid w:val="007D3008"/>
    <w:rsid w:val="007D3220"/>
    <w:rsid w:val="007D3901"/>
    <w:rsid w:val="007D550C"/>
    <w:rsid w:val="007D69E7"/>
    <w:rsid w:val="007D71B4"/>
    <w:rsid w:val="007D7493"/>
    <w:rsid w:val="007E00B4"/>
    <w:rsid w:val="007E0300"/>
    <w:rsid w:val="007E2977"/>
    <w:rsid w:val="007E2B3B"/>
    <w:rsid w:val="007E4B82"/>
    <w:rsid w:val="007E5FF6"/>
    <w:rsid w:val="007E70AE"/>
    <w:rsid w:val="007E7DE1"/>
    <w:rsid w:val="007F08F7"/>
    <w:rsid w:val="007F0C5B"/>
    <w:rsid w:val="007F373C"/>
    <w:rsid w:val="007F3C09"/>
    <w:rsid w:val="007F47C7"/>
    <w:rsid w:val="007F4F00"/>
    <w:rsid w:val="007F728A"/>
    <w:rsid w:val="00800F5C"/>
    <w:rsid w:val="00805420"/>
    <w:rsid w:val="00810616"/>
    <w:rsid w:val="008145DE"/>
    <w:rsid w:val="00814FEB"/>
    <w:rsid w:val="008151EF"/>
    <w:rsid w:val="00815849"/>
    <w:rsid w:val="00816A80"/>
    <w:rsid w:val="008173EB"/>
    <w:rsid w:val="00820BE3"/>
    <w:rsid w:val="008237FD"/>
    <w:rsid w:val="00833476"/>
    <w:rsid w:val="008348FC"/>
    <w:rsid w:val="008354A7"/>
    <w:rsid w:val="00843F85"/>
    <w:rsid w:val="0084562B"/>
    <w:rsid w:val="00845BB0"/>
    <w:rsid w:val="008475DB"/>
    <w:rsid w:val="00851657"/>
    <w:rsid w:val="008528F6"/>
    <w:rsid w:val="00852A08"/>
    <w:rsid w:val="00853B5E"/>
    <w:rsid w:val="008558D6"/>
    <w:rsid w:val="00856285"/>
    <w:rsid w:val="00856C67"/>
    <w:rsid w:val="00860795"/>
    <w:rsid w:val="00860CA9"/>
    <w:rsid w:val="00861893"/>
    <w:rsid w:val="0086784C"/>
    <w:rsid w:val="008717DB"/>
    <w:rsid w:val="00872B9F"/>
    <w:rsid w:val="00873526"/>
    <w:rsid w:val="00873672"/>
    <w:rsid w:val="00875E83"/>
    <w:rsid w:val="00876C8E"/>
    <w:rsid w:val="00880875"/>
    <w:rsid w:val="00880C86"/>
    <w:rsid w:val="00881C4D"/>
    <w:rsid w:val="00885AA9"/>
    <w:rsid w:val="008867E0"/>
    <w:rsid w:val="0089042C"/>
    <w:rsid w:val="008912A4"/>
    <w:rsid w:val="0089166C"/>
    <w:rsid w:val="008916DF"/>
    <w:rsid w:val="00897BBA"/>
    <w:rsid w:val="008A208F"/>
    <w:rsid w:val="008A4AA0"/>
    <w:rsid w:val="008A5CA1"/>
    <w:rsid w:val="008A625E"/>
    <w:rsid w:val="008B01CD"/>
    <w:rsid w:val="008B21F7"/>
    <w:rsid w:val="008B2A71"/>
    <w:rsid w:val="008B3B07"/>
    <w:rsid w:val="008B6001"/>
    <w:rsid w:val="008C2277"/>
    <w:rsid w:val="008C2AF1"/>
    <w:rsid w:val="008C2F6A"/>
    <w:rsid w:val="008C5276"/>
    <w:rsid w:val="008C7037"/>
    <w:rsid w:val="008C723F"/>
    <w:rsid w:val="008D5EFF"/>
    <w:rsid w:val="008D62A7"/>
    <w:rsid w:val="008D65E3"/>
    <w:rsid w:val="008E0CA8"/>
    <w:rsid w:val="008E30E8"/>
    <w:rsid w:val="008E370A"/>
    <w:rsid w:val="008E47A4"/>
    <w:rsid w:val="008E5E01"/>
    <w:rsid w:val="008F00F5"/>
    <w:rsid w:val="008F2595"/>
    <w:rsid w:val="008F26FE"/>
    <w:rsid w:val="008F2707"/>
    <w:rsid w:val="008F3495"/>
    <w:rsid w:val="0090024C"/>
    <w:rsid w:val="00902DA6"/>
    <w:rsid w:val="00903B0C"/>
    <w:rsid w:val="0090409E"/>
    <w:rsid w:val="00904467"/>
    <w:rsid w:val="009046B2"/>
    <w:rsid w:val="00906FF5"/>
    <w:rsid w:val="00907BD7"/>
    <w:rsid w:val="00907CCB"/>
    <w:rsid w:val="009112DA"/>
    <w:rsid w:val="009121AA"/>
    <w:rsid w:val="00913E2C"/>
    <w:rsid w:val="00914BB8"/>
    <w:rsid w:val="00916306"/>
    <w:rsid w:val="00921A37"/>
    <w:rsid w:val="00922A0A"/>
    <w:rsid w:val="00923DF7"/>
    <w:rsid w:val="009252D3"/>
    <w:rsid w:val="00931A79"/>
    <w:rsid w:val="009332CC"/>
    <w:rsid w:val="009337E9"/>
    <w:rsid w:val="0093561F"/>
    <w:rsid w:val="00935BAF"/>
    <w:rsid w:val="00940C9D"/>
    <w:rsid w:val="00942781"/>
    <w:rsid w:val="009504C2"/>
    <w:rsid w:val="0095189D"/>
    <w:rsid w:val="009524CC"/>
    <w:rsid w:val="00952949"/>
    <w:rsid w:val="00952BB6"/>
    <w:rsid w:val="0095647E"/>
    <w:rsid w:val="00956590"/>
    <w:rsid w:val="00956700"/>
    <w:rsid w:val="00956AD3"/>
    <w:rsid w:val="009573DF"/>
    <w:rsid w:val="009579A1"/>
    <w:rsid w:val="00957BC8"/>
    <w:rsid w:val="00962A28"/>
    <w:rsid w:val="0096629C"/>
    <w:rsid w:val="009667D0"/>
    <w:rsid w:val="009718B8"/>
    <w:rsid w:val="00971A96"/>
    <w:rsid w:val="0097228A"/>
    <w:rsid w:val="009723D1"/>
    <w:rsid w:val="0097575C"/>
    <w:rsid w:val="00976AE8"/>
    <w:rsid w:val="00977900"/>
    <w:rsid w:val="0098094F"/>
    <w:rsid w:val="00980BD3"/>
    <w:rsid w:val="00982003"/>
    <w:rsid w:val="009836D8"/>
    <w:rsid w:val="00983919"/>
    <w:rsid w:val="00983E26"/>
    <w:rsid w:val="00985B10"/>
    <w:rsid w:val="00986678"/>
    <w:rsid w:val="00986F85"/>
    <w:rsid w:val="0098754B"/>
    <w:rsid w:val="0099023E"/>
    <w:rsid w:val="0099106A"/>
    <w:rsid w:val="0099185C"/>
    <w:rsid w:val="0099477E"/>
    <w:rsid w:val="00994973"/>
    <w:rsid w:val="00994F3E"/>
    <w:rsid w:val="00997CCC"/>
    <w:rsid w:val="009A4279"/>
    <w:rsid w:val="009A5415"/>
    <w:rsid w:val="009A548B"/>
    <w:rsid w:val="009B0EA7"/>
    <w:rsid w:val="009B1B57"/>
    <w:rsid w:val="009B299B"/>
    <w:rsid w:val="009B338E"/>
    <w:rsid w:val="009B3FA3"/>
    <w:rsid w:val="009B4A46"/>
    <w:rsid w:val="009B5034"/>
    <w:rsid w:val="009B561D"/>
    <w:rsid w:val="009B6DDF"/>
    <w:rsid w:val="009C1472"/>
    <w:rsid w:val="009C2F09"/>
    <w:rsid w:val="009C2FA3"/>
    <w:rsid w:val="009C3A51"/>
    <w:rsid w:val="009C3AA8"/>
    <w:rsid w:val="009C4A23"/>
    <w:rsid w:val="009D0FB3"/>
    <w:rsid w:val="009D2836"/>
    <w:rsid w:val="009D3106"/>
    <w:rsid w:val="009D356D"/>
    <w:rsid w:val="009D42E1"/>
    <w:rsid w:val="009D5F64"/>
    <w:rsid w:val="009D62D4"/>
    <w:rsid w:val="009D64C4"/>
    <w:rsid w:val="009D7FE8"/>
    <w:rsid w:val="009E0789"/>
    <w:rsid w:val="009E1165"/>
    <w:rsid w:val="009E2A12"/>
    <w:rsid w:val="009E3037"/>
    <w:rsid w:val="009E5907"/>
    <w:rsid w:val="009E7600"/>
    <w:rsid w:val="009E76CC"/>
    <w:rsid w:val="009F1136"/>
    <w:rsid w:val="009F1C43"/>
    <w:rsid w:val="009F1F8B"/>
    <w:rsid w:val="009F36BA"/>
    <w:rsid w:val="009F38C4"/>
    <w:rsid w:val="009F5442"/>
    <w:rsid w:val="00A00690"/>
    <w:rsid w:val="00A00E2A"/>
    <w:rsid w:val="00A02C9E"/>
    <w:rsid w:val="00A04289"/>
    <w:rsid w:val="00A05C01"/>
    <w:rsid w:val="00A13811"/>
    <w:rsid w:val="00A208C1"/>
    <w:rsid w:val="00A2338C"/>
    <w:rsid w:val="00A240DF"/>
    <w:rsid w:val="00A27CAA"/>
    <w:rsid w:val="00A3086B"/>
    <w:rsid w:val="00A3135F"/>
    <w:rsid w:val="00A338DA"/>
    <w:rsid w:val="00A34BD5"/>
    <w:rsid w:val="00A36749"/>
    <w:rsid w:val="00A40C49"/>
    <w:rsid w:val="00A41B81"/>
    <w:rsid w:val="00A4277E"/>
    <w:rsid w:val="00A43072"/>
    <w:rsid w:val="00A4476B"/>
    <w:rsid w:val="00A51893"/>
    <w:rsid w:val="00A5528A"/>
    <w:rsid w:val="00A5663F"/>
    <w:rsid w:val="00A60704"/>
    <w:rsid w:val="00A638F3"/>
    <w:rsid w:val="00A656C4"/>
    <w:rsid w:val="00A65988"/>
    <w:rsid w:val="00A66CD1"/>
    <w:rsid w:val="00A70036"/>
    <w:rsid w:val="00A70433"/>
    <w:rsid w:val="00A72123"/>
    <w:rsid w:val="00A72D03"/>
    <w:rsid w:val="00A7402E"/>
    <w:rsid w:val="00A74D08"/>
    <w:rsid w:val="00A74FF6"/>
    <w:rsid w:val="00A81875"/>
    <w:rsid w:val="00A8237D"/>
    <w:rsid w:val="00A829A6"/>
    <w:rsid w:val="00A83A86"/>
    <w:rsid w:val="00A85614"/>
    <w:rsid w:val="00A87C6E"/>
    <w:rsid w:val="00A91456"/>
    <w:rsid w:val="00A9289B"/>
    <w:rsid w:val="00A93B8E"/>
    <w:rsid w:val="00A94278"/>
    <w:rsid w:val="00A95003"/>
    <w:rsid w:val="00A97403"/>
    <w:rsid w:val="00A9790C"/>
    <w:rsid w:val="00AA1750"/>
    <w:rsid w:val="00AA1EAF"/>
    <w:rsid w:val="00AA26B0"/>
    <w:rsid w:val="00AA3C93"/>
    <w:rsid w:val="00AA5123"/>
    <w:rsid w:val="00AA52E0"/>
    <w:rsid w:val="00AA7960"/>
    <w:rsid w:val="00AB1D50"/>
    <w:rsid w:val="00AB5810"/>
    <w:rsid w:val="00AB7AF8"/>
    <w:rsid w:val="00AC22BA"/>
    <w:rsid w:val="00AC2C7E"/>
    <w:rsid w:val="00AC46E0"/>
    <w:rsid w:val="00AC4C19"/>
    <w:rsid w:val="00AC62D2"/>
    <w:rsid w:val="00AD0B81"/>
    <w:rsid w:val="00AD1672"/>
    <w:rsid w:val="00AD1ED5"/>
    <w:rsid w:val="00AD5787"/>
    <w:rsid w:val="00AD5DDD"/>
    <w:rsid w:val="00AD7211"/>
    <w:rsid w:val="00AE3181"/>
    <w:rsid w:val="00AE6973"/>
    <w:rsid w:val="00AF02E1"/>
    <w:rsid w:val="00AF0E95"/>
    <w:rsid w:val="00AF1CEB"/>
    <w:rsid w:val="00AF1DF1"/>
    <w:rsid w:val="00AF2338"/>
    <w:rsid w:val="00AF23EA"/>
    <w:rsid w:val="00AF725E"/>
    <w:rsid w:val="00B00F07"/>
    <w:rsid w:val="00B05A1C"/>
    <w:rsid w:val="00B064E3"/>
    <w:rsid w:val="00B06A88"/>
    <w:rsid w:val="00B078D7"/>
    <w:rsid w:val="00B107C1"/>
    <w:rsid w:val="00B118C7"/>
    <w:rsid w:val="00B13213"/>
    <w:rsid w:val="00B16056"/>
    <w:rsid w:val="00B161A9"/>
    <w:rsid w:val="00B203AC"/>
    <w:rsid w:val="00B224C0"/>
    <w:rsid w:val="00B2453A"/>
    <w:rsid w:val="00B2469B"/>
    <w:rsid w:val="00B2538C"/>
    <w:rsid w:val="00B25E24"/>
    <w:rsid w:val="00B2636A"/>
    <w:rsid w:val="00B27A0D"/>
    <w:rsid w:val="00B307C2"/>
    <w:rsid w:val="00B31B9A"/>
    <w:rsid w:val="00B32325"/>
    <w:rsid w:val="00B333C2"/>
    <w:rsid w:val="00B338B9"/>
    <w:rsid w:val="00B3411A"/>
    <w:rsid w:val="00B352CF"/>
    <w:rsid w:val="00B35650"/>
    <w:rsid w:val="00B436D3"/>
    <w:rsid w:val="00B50123"/>
    <w:rsid w:val="00B50C9C"/>
    <w:rsid w:val="00B53A07"/>
    <w:rsid w:val="00B60082"/>
    <w:rsid w:val="00B61180"/>
    <w:rsid w:val="00B62119"/>
    <w:rsid w:val="00B6390D"/>
    <w:rsid w:val="00B708E8"/>
    <w:rsid w:val="00B71DB9"/>
    <w:rsid w:val="00B72016"/>
    <w:rsid w:val="00B733DD"/>
    <w:rsid w:val="00B746AC"/>
    <w:rsid w:val="00B76B53"/>
    <w:rsid w:val="00B80109"/>
    <w:rsid w:val="00B80147"/>
    <w:rsid w:val="00B80DEF"/>
    <w:rsid w:val="00B83DDD"/>
    <w:rsid w:val="00B8638C"/>
    <w:rsid w:val="00B905E5"/>
    <w:rsid w:val="00B90A4A"/>
    <w:rsid w:val="00B90A94"/>
    <w:rsid w:val="00B91548"/>
    <w:rsid w:val="00B91BB9"/>
    <w:rsid w:val="00B94651"/>
    <w:rsid w:val="00B94E10"/>
    <w:rsid w:val="00B974EE"/>
    <w:rsid w:val="00BA0743"/>
    <w:rsid w:val="00BA1D64"/>
    <w:rsid w:val="00BA2CD5"/>
    <w:rsid w:val="00BA352F"/>
    <w:rsid w:val="00BA434D"/>
    <w:rsid w:val="00BA6ED0"/>
    <w:rsid w:val="00BA6F6C"/>
    <w:rsid w:val="00BB1635"/>
    <w:rsid w:val="00BB347D"/>
    <w:rsid w:val="00BB7481"/>
    <w:rsid w:val="00BB7FF7"/>
    <w:rsid w:val="00BC10E1"/>
    <w:rsid w:val="00BC2C68"/>
    <w:rsid w:val="00BC4604"/>
    <w:rsid w:val="00BD084D"/>
    <w:rsid w:val="00BD26B5"/>
    <w:rsid w:val="00BD2A68"/>
    <w:rsid w:val="00BD30EB"/>
    <w:rsid w:val="00BD3AF5"/>
    <w:rsid w:val="00BD3D89"/>
    <w:rsid w:val="00BD462E"/>
    <w:rsid w:val="00BD46DE"/>
    <w:rsid w:val="00BD5263"/>
    <w:rsid w:val="00BD5FD8"/>
    <w:rsid w:val="00BD68E5"/>
    <w:rsid w:val="00BD6C83"/>
    <w:rsid w:val="00BE17B6"/>
    <w:rsid w:val="00BE367D"/>
    <w:rsid w:val="00BE4A9B"/>
    <w:rsid w:val="00BE573E"/>
    <w:rsid w:val="00BE5E43"/>
    <w:rsid w:val="00BE6EB6"/>
    <w:rsid w:val="00BF20B5"/>
    <w:rsid w:val="00BF4F48"/>
    <w:rsid w:val="00BF5915"/>
    <w:rsid w:val="00BF5C16"/>
    <w:rsid w:val="00BF60F6"/>
    <w:rsid w:val="00BF6497"/>
    <w:rsid w:val="00C0156F"/>
    <w:rsid w:val="00C017B7"/>
    <w:rsid w:val="00C0609C"/>
    <w:rsid w:val="00C15EA1"/>
    <w:rsid w:val="00C16FED"/>
    <w:rsid w:val="00C20C0C"/>
    <w:rsid w:val="00C266AC"/>
    <w:rsid w:val="00C270BD"/>
    <w:rsid w:val="00C31CEB"/>
    <w:rsid w:val="00C322BA"/>
    <w:rsid w:val="00C33FA1"/>
    <w:rsid w:val="00C352A6"/>
    <w:rsid w:val="00C3730C"/>
    <w:rsid w:val="00C37D59"/>
    <w:rsid w:val="00C412F1"/>
    <w:rsid w:val="00C41FC3"/>
    <w:rsid w:val="00C450B8"/>
    <w:rsid w:val="00C5136A"/>
    <w:rsid w:val="00C61C9F"/>
    <w:rsid w:val="00C62ACF"/>
    <w:rsid w:val="00C65C1C"/>
    <w:rsid w:val="00C66AB0"/>
    <w:rsid w:val="00C71C6A"/>
    <w:rsid w:val="00C7525D"/>
    <w:rsid w:val="00C8068F"/>
    <w:rsid w:val="00C80995"/>
    <w:rsid w:val="00C80D7A"/>
    <w:rsid w:val="00C80E50"/>
    <w:rsid w:val="00C81AB3"/>
    <w:rsid w:val="00C83B11"/>
    <w:rsid w:val="00C845C0"/>
    <w:rsid w:val="00C84F9A"/>
    <w:rsid w:val="00C85F62"/>
    <w:rsid w:val="00C86492"/>
    <w:rsid w:val="00C8742A"/>
    <w:rsid w:val="00C875F4"/>
    <w:rsid w:val="00C9200E"/>
    <w:rsid w:val="00C93B09"/>
    <w:rsid w:val="00C955A7"/>
    <w:rsid w:val="00C95A89"/>
    <w:rsid w:val="00C96697"/>
    <w:rsid w:val="00CA09F4"/>
    <w:rsid w:val="00CA0F93"/>
    <w:rsid w:val="00CA12E1"/>
    <w:rsid w:val="00CA1C23"/>
    <w:rsid w:val="00CA2F9E"/>
    <w:rsid w:val="00CA35ED"/>
    <w:rsid w:val="00CA6D13"/>
    <w:rsid w:val="00CA6FBF"/>
    <w:rsid w:val="00CB02AD"/>
    <w:rsid w:val="00CB53B7"/>
    <w:rsid w:val="00CC04E5"/>
    <w:rsid w:val="00CC17F7"/>
    <w:rsid w:val="00CC2427"/>
    <w:rsid w:val="00CC26CB"/>
    <w:rsid w:val="00CC3820"/>
    <w:rsid w:val="00CC5E14"/>
    <w:rsid w:val="00CD2F1C"/>
    <w:rsid w:val="00CD558F"/>
    <w:rsid w:val="00CE126E"/>
    <w:rsid w:val="00CE22AC"/>
    <w:rsid w:val="00CE2479"/>
    <w:rsid w:val="00CE4694"/>
    <w:rsid w:val="00CE60D9"/>
    <w:rsid w:val="00CE73BA"/>
    <w:rsid w:val="00CE76A5"/>
    <w:rsid w:val="00CE78F6"/>
    <w:rsid w:val="00CF44FC"/>
    <w:rsid w:val="00CF595D"/>
    <w:rsid w:val="00CF667E"/>
    <w:rsid w:val="00CF6A2D"/>
    <w:rsid w:val="00CF7823"/>
    <w:rsid w:val="00D00A02"/>
    <w:rsid w:val="00D022AF"/>
    <w:rsid w:val="00D0244C"/>
    <w:rsid w:val="00D06685"/>
    <w:rsid w:val="00D06A81"/>
    <w:rsid w:val="00D06B94"/>
    <w:rsid w:val="00D074D2"/>
    <w:rsid w:val="00D078DD"/>
    <w:rsid w:val="00D12424"/>
    <w:rsid w:val="00D1419E"/>
    <w:rsid w:val="00D34466"/>
    <w:rsid w:val="00D3526C"/>
    <w:rsid w:val="00D35B9E"/>
    <w:rsid w:val="00D35F5B"/>
    <w:rsid w:val="00D36533"/>
    <w:rsid w:val="00D36FA5"/>
    <w:rsid w:val="00D37E0B"/>
    <w:rsid w:val="00D4199B"/>
    <w:rsid w:val="00D43605"/>
    <w:rsid w:val="00D4402F"/>
    <w:rsid w:val="00D44378"/>
    <w:rsid w:val="00D4571E"/>
    <w:rsid w:val="00D45954"/>
    <w:rsid w:val="00D45BE8"/>
    <w:rsid w:val="00D50394"/>
    <w:rsid w:val="00D510D1"/>
    <w:rsid w:val="00D51842"/>
    <w:rsid w:val="00D51F1E"/>
    <w:rsid w:val="00D52FE1"/>
    <w:rsid w:val="00D54D84"/>
    <w:rsid w:val="00D605D2"/>
    <w:rsid w:val="00D60CA7"/>
    <w:rsid w:val="00D60F3C"/>
    <w:rsid w:val="00D62295"/>
    <w:rsid w:val="00D6423F"/>
    <w:rsid w:val="00D644CA"/>
    <w:rsid w:val="00D66B85"/>
    <w:rsid w:val="00D679D9"/>
    <w:rsid w:val="00D7255E"/>
    <w:rsid w:val="00D73F90"/>
    <w:rsid w:val="00D742BF"/>
    <w:rsid w:val="00D84880"/>
    <w:rsid w:val="00D848E1"/>
    <w:rsid w:val="00D85B67"/>
    <w:rsid w:val="00D85F2E"/>
    <w:rsid w:val="00D8733C"/>
    <w:rsid w:val="00D90AA5"/>
    <w:rsid w:val="00D92082"/>
    <w:rsid w:val="00D96155"/>
    <w:rsid w:val="00DA144A"/>
    <w:rsid w:val="00DA3D6F"/>
    <w:rsid w:val="00DB115F"/>
    <w:rsid w:val="00DB1254"/>
    <w:rsid w:val="00DB25B9"/>
    <w:rsid w:val="00DB28BF"/>
    <w:rsid w:val="00DB2EF7"/>
    <w:rsid w:val="00DB326E"/>
    <w:rsid w:val="00DB4C3D"/>
    <w:rsid w:val="00DB57CA"/>
    <w:rsid w:val="00DB7787"/>
    <w:rsid w:val="00DC19EC"/>
    <w:rsid w:val="00DC39E9"/>
    <w:rsid w:val="00DC4E8C"/>
    <w:rsid w:val="00DD21CF"/>
    <w:rsid w:val="00DD6468"/>
    <w:rsid w:val="00DD74D5"/>
    <w:rsid w:val="00DE1995"/>
    <w:rsid w:val="00DE2AE7"/>
    <w:rsid w:val="00DE3975"/>
    <w:rsid w:val="00DE64D7"/>
    <w:rsid w:val="00DE680F"/>
    <w:rsid w:val="00DF0D94"/>
    <w:rsid w:val="00DF7999"/>
    <w:rsid w:val="00E00413"/>
    <w:rsid w:val="00E03140"/>
    <w:rsid w:val="00E04404"/>
    <w:rsid w:val="00E05EE6"/>
    <w:rsid w:val="00E0656A"/>
    <w:rsid w:val="00E0691F"/>
    <w:rsid w:val="00E06A3F"/>
    <w:rsid w:val="00E10FF3"/>
    <w:rsid w:val="00E12E9C"/>
    <w:rsid w:val="00E13ED4"/>
    <w:rsid w:val="00E17E2E"/>
    <w:rsid w:val="00E21E9B"/>
    <w:rsid w:val="00E22315"/>
    <w:rsid w:val="00E22557"/>
    <w:rsid w:val="00E22C42"/>
    <w:rsid w:val="00E231F2"/>
    <w:rsid w:val="00E239CF"/>
    <w:rsid w:val="00E25DB8"/>
    <w:rsid w:val="00E2655A"/>
    <w:rsid w:val="00E30584"/>
    <w:rsid w:val="00E30894"/>
    <w:rsid w:val="00E31B3B"/>
    <w:rsid w:val="00E31ED6"/>
    <w:rsid w:val="00E32A4C"/>
    <w:rsid w:val="00E37AE1"/>
    <w:rsid w:val="00E420D5"/>
    <w:rsid w:val="00E42330"/>
    <w:rsid w:val="00E45780"/>
    <w:rsid w:val="00E46BCA"/>
    <w:rsid w:val="00E472DE"/>
    <w:rsid w:val="00E4785F"/>
    <w:rsid w:val="00E60AD4"/>
    <w:rsid w:val="00E60EB7"/>
    <w:rsid w:val="00E60EBC"/>
    <w:rsid w:val="00E618BF"/>
    <w:rsid w:val="00E619A9"/>
    <w:rsid w:val="00E626D6"/>
    <w:rsid w:val="00E64998"/>
    <w:rsid w:val="00E64DE8"/>
    <w:rsid w:val="00E7100D"/>
    <w:rsid w:val="00E7140E"/>
    <w:rsid w:val="00E73C5A"/>
    <w:rsid w:val="00E74963"/>
    <w:rsid w:val="00E83E3E"/>
    <w:rsid w:val="00E8474C"/>
    <w:rsid w:val="00E86936"/>
    <w:rsid w:val="00E86A83"/>
    <w:rsid w:val="00E86F24"/>
    <w:rsid w:val="00E87A69"/>
    <w:rsid w:val="00E90A23"/>
    <w:rsid w:val="00E91B8F"/>
    <w:rsid w:val="00E922DD"/>
    <w:rsid w:val="00E9347F"/>
    <w:rsid w:val="00E94208"/>
    <w:rsid w:val="00E95DBD"/>
    <w:rsid w:val="00E962A8"/>
    <w:rsid w:val="00EA0099"/>
    <w:rsid w:val="00EA10AF"/>
    <w:rsid w:val="00EA5D5C"/>
    <w:rsid w:val="00EA6858"/>
    <w:rsid w:val="00EA77EC"/>
    <w:rsid w:val="00EB1E0B"/>
    <w:rsid w:val="00EB2B3F"/>
    <w:rsid w:val="00EB4CDC"/>
    <w:rsid w:val="00EB558E"/>
    <w:rsid w:val="00EB7B0B"/>
    <w:rsid w:val="00EB7BED"/>
    <w:rsid w:val="00ED169C"/>
    <w:rsid w:val="00ED22B1"/>
    <w:rsid w:val="00ED2EA0"/>
    <w:rsid w:val="00ED47EA"/>
    <w:rsid w:val="00ED5EE4"/>
    <w:rsid w:val="00ED67D6"/>
    <w:rsid w:val="00EE5730"/>
    <w:rsid w:val="00EE6D8A"/>
    <w:rsid w:val="00EF17A7"/>
    <w:rsid w:val="00EF2AB4"/>
    <w:rsid w:val="00EF45E9"/>
    <w:rsid w:val="00EF4E04"/>
    <w:rsid w:val="00F0136B"/>
    <w:rsid w:val="00F013D5"/>
    <w:rsid w:val="00F03C72"/>
    <w:rsid w:val="00F06715"/>
    <w:rsid w:val="00F06BD5"/>
    <w:rsid w:val="00F07A2F"/>
    <w:rsid w:val="00F13101"/>
    <w:rsid w:val="00F13283"/>
    <w:rsid w:val="00F16BC8"/>
    <w:rsid w:val="00F252FA"/>
    <w:rsid w:val="00F311F3"/>
    <w:rsid w:val="00F3224A"/>
    <w:rsid w:val="00F346DB"/>
    <w:rsid w:val="00F3476F"/>
    <w:rsid w:val="00F365A0"/>
    <w:rsid w:val="00F3664D"/>
    <w:rsid w:val="00F36C7F"/>
    <w:rsid w:val="00F42983"/>
    <w:rsid w:val="00F45758"/>
    <w:rsid w:val="00F46252"/>
    <w:rsid w:val="00F47175"/>
    <w:rsid w:val="00F47D6D"/>
    <w:rsid w:val="00F527FE"/>
    <w:rsid w:val="00F53107"/>
    <w:rsid w:val="00F532F2"/>
    <w:rsid w:val="00F55762"/>
    <w:rsid w:val="00F57A8F"/>
    <w:rsid w:val="00F633BF"/>
    <w:rsid w:val="00F64232"/>
    <w:rsid w:val="00F65F6F"/>
    <w:rsid w:val="00F66B8D"/>
    <w:rsid w:val="00F66D64"/>
    <w:rsid w:val="00F6709E"/>
    <w:rsid w:val="00F72AE3"/>
    <w:rsid w:val="00F73BEB"/>
    <w:rsid w:val="00F74E5E"/>
    <w:rsid w:val="00F752C9"/>
    <w:rsid w:val="00F76333"/>
    <w:rsid w:val="00F768B8"/>
    <w:rsid w:val="00F76900"/>
    <w:rsid w:val="00F80274"/>
    <w:rsid w:val="00F80CBE"/>
    <w:rsid w:val="00F84F1B"/>
    <w:rsid w:val="00F86B0C"/>
    <w:rsid w:val="00F877F1"/>
    <w:rsid w:val="00F90566"/>
    <w:rsid w:val="00F932F3"/>
    <w:rsid w:val="00F9389A"/>
    <w:rsid w:val="00F9406A"/>
    <w:rsid w:val="00F95AA6"/>
    <w:rsid w:val="00FA17F5"/>
    <w:rsid w:val="00FA1F07"/>
    <w:rsid w:val="00FA4A48"/>
    <w:rsid w:val="00FA4E14"/>
    <w:rsid w:val="00FA4FE6"/>
    <w:rsid w:val="00FA6A54"/>
    <w:rsid w:val="00FA79FE"/>
    <w:rsid w:val="00FB283C"/>
    <w:rsid w:val="00FB4787"/>
    <w:rsid w:val="00FB686C"/>
    <w:rsid w:val="00FB6F24"/>
    <w:rsid w:val="00FB7BFF"/>
    <w:rsid w:val="00FC1D52"/>
    <w:rsid w:val="00FC2181"/>
    <w:rsid w:val="00FC3446"/>
    <w:rsid w:val="00FC6383"/>
    <w:rsid w:val="00FC6755"/>
    <w:rsid w:val="00FC6BDE"/>
    <w:rsid w:val="00FD0496"/>
    <w:rsid w:val="00FD0740"/>
    <w:rsid w:val="00FD3457"/>
    <w:rsid w:val="00FD71CE"/>
    <w:rsid w:val="00FD78E4"/>
    <w:rsid w:val="00FE4246"/>
    <w:rsid w:val="00FF024B"/>
    <w:rsid w:val="00FF0CC5"/>
    <w:rsid w:val="00FF386C"/>
    <w:rsid w:val="00FF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B9EDAE"/>
  <w15:chartTrackingRefBased/>
  <w15:docId w15:val="{56BC68E8-44C6-46C9-8826-FC373615B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8" w:lineRule="auto"/>
      <w:pPrChange w:id="0" w:author="Comparison" w:date="2026-09-22T12:33:00Z">
        <w:pPr>
          <w:widowControl w:val="0"/>
        </w:pPr>
      </w:pPrChange>
    </w:pPr>
    <w:rPr>
      <w:rFonts w:ascii="Arial" w:eastAsia="Arial" w:hAnsi="Arial" w:cs="Arial"/>
      <w:lang w:eastAsia="en-US"/>
      <w:rPrChange w:id="0" w:author="Comparison" w:date="2026-09-22T12:33:00Z">
        <w:rPr>
          <w:rFonts w:eastAsia="PMingLiU"/>
          <w:kern w:val="2"/>
          <w:sz w:val="24"/>
          <w:lang w:val="en-US" w:eastAsia="zh-TW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07430E"/>
    <w:pPr>
      <w:keepNext/>
      <w:spacing w:before="180" w:after="180" w:line="720" w:lineRule="auto"/>
      <w:outlineLvl w:val="0"/>
    </w:pPr>
    <w:rPr>
      <w:rFonts w:ascii="Calibri Light" w:hAnsi="Calibri Light"/>
      <w:b/>
      <w:bCs/>
      <w:kern w:val="52"/>
      <w:sz w:val="52"/>
      <w:szCs w:val="5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3DF7"/>
    <w:pPr>
      <w:keepNext/>
      <w:spacing w:line="720" w:lineRule="auto"/>
      <w:outlineLvl w:val="2"/>
    </w:pPr>
    <w:rPr>
      <w:rFonts w:ascii="Calibri Light" w:hAnsi="Calibri Light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</w:style>
  <w:style w:type="character" w:styleId="PageNumber">
    <w:name w:val="page number"/>
    <w:basedOn w:val="DefaultParagraphFont"/>
  </w:style>
  <w:style w:type="character" w:styleId="Strong">
    <w:name w:val="Strong"/>
    <w:qFormat/>
    <w:rsid w:val="003646D8"/>
    <w:rPr>
      <w:b/>
      <w:bCs/>
    </w:rPr>
  </w:style>
  <w:style w:type="character" w:styleId="Hyperlink">
    <w:name w:val="Hyperlink"/>
    <w:rsid w:val="00EB2B3F"/>
    <w:rPr>
      <w:color w:val="0000FF"/>
      <w:u w:val="single"/>
    </w:rPr>
  </w:style>
  <w:style w:type="table" w:styleId="TableGrid">
    <w:name w:val="Table Grid"/>
    <w:basedOn w:val="TableNormal"/>
    <w:uiPriority w:val="39"/>
    <w:rsid w:val="00A41B81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BD30EB"/>
    <w:rPr>
      <w:color w:val="800080"/>
      <w:u w:val="single"/>
    </w:rPr>
  </w:style>
  <w:style w:type="character" w:customStyle="1" w:styleId="style371">
    <w:name w:val="style371"/>
    <w:rsid w:val="00B91548"/>
    <w:rPr>
      <w:color w:val="000066"/>
      <w:sz w:val="20"/>
      <w:szCs w:val="20"/>
    </w:rPr>
  </w:style>
  <w:style w:type="character" w:styleId="Emphasis">
    <w:name w:val="Emphasis"/>
    <w:qFormat/>
    <w:rsid w:val="00797258"/>
    <w:rPr>
      <w:i/>
      <w:iCs/>
    </w:rPr>
  </w:style>
  <w:style w:type="paragraph" w:styleId="Header">
    <w:name w:val="header"/>
    <w:basedOn w:val="Normal"/>
    <w:link w:val="HeaderChar"/>
    <w:rsid w:val="001E7B7D"/>
    <w:pPr>
      <w:tabs>
        <w:tab w:val="center" w:pos="4153"/>
        <w:tab w:val="right" w:pos="8306"/>
      </w:tabs>
      <w:snapToGrid w:val="0"/>
    </w:pPr>
  </w:style>
  <w:style w:type="character" w:customStyle="1" w:styleId="HeaderChar">
    <w:name w:val="Header Char"/>
    <w:link w:val="Header"/>
    <w:rsid w:val="001E7B7D"/>
    <w:rPr>
      <w:kern w:val="2"/>
    </w:rPr>
  </w:style>
  <w:style w:type="paragraph" w:styleId="ListParagraph">
    <w:name w:val="List Paragraph"/>
    <w:basedOn w:val="Normal"/>
    <w:uiPriority w:val="34"/>
    <w:qFormat/>
    <w:rsid w:val="00141CCE"/>
    <w:pPr>
      <w:ind w:leftChars="200" w:left="480"/>
    </w:pPr>
    <w:rPr>
      <w:rFonts w:ascii="Calibri" w:hAnsi="Calibri"/>
      <w:szCs w:val="22"/>
    </w:rPr>
  </w:style>
  <w:style w:type="character" w:customStyle="1" w:styleId="Heading3Char">
    <w:name w:val="Heading 3 Char"/>
    <w:link w:val="Heading3"/>
    <w:uiPriority w:val="9"/>
    <w:rsid w:val="00923DF7"/>
    <w:rPr>
      <w:rFonts w:ascii="Calibri Light" w:hAnsi="Calibri Light"/>
      <w:b/>
      <w:bCs/>
      <w:kern w:val="2"/>
      <w:sz w:val="36"/>
      <w:szCs w:val="36"/>
    </w:rPr>
  </w:style>
  <w:style w:type="character" w:styleId="CommentReference">
    <w:name w:val="annotation reference"/>
    <w:rsid w:val="00B90A94"/>
    <w:rPr>
      <w:sz w:val="18"/>
      <w:szCs w:val="18"/>
    </w:rPr>
  </w:style>
  <w:style w:type="paragraph" w:styleId="CommentText">
    <w:name w:val="annotation text"/>
    <w:basedOn w:val="Normal"/>
    <w:link w:val="CommentTextChar"/>
    <w:rsid w:val="00B90A94"/>
  </w:style>
  <w:style w:type="character" w:customStyle="1" w:styleId="CommentTextChar">
    <w:name w:val="Comment Text Char"/>
    <w:link w:val="CommentText"/>
    <w:rsid w:val="00B90A94"/>
    <w:rPr>
      <w:kern w:val="2"/>
      <w:sz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90A94"/>
    <w:rPr>
      <w:b/>
      <w:bCs/>
    </w:rPr>
  </w:style>
  <w:style w:type="character" w:customStyle="1" w:styleId="CommentSubjectChar">
    <w:name w:val="Comment Subject Char"/>
    <w:link w:val="CommentSubject"/>
    <w:uiPriority w:val="99"/>
    <w:rsid w:val="00B90A94"/>
    <w:rPr>
      <w:b/>
      <w:bCs/>
      <w:kern w:val="2"/>
      <w:sz w:val="24"/>
    </w:rPr>
  </w:style>
  <w:style w:type="paragraph" w:styleId="BalloonText">
    <w:name w:val="Balloon Text"/>
    <w:basedOn w:val="Normal"/>
    <w:link w:val="BalloonTextChar"/>
    <w:rsid w:val="00B90A94"/>
    <w:rPr>
      <w:rFonts w:ascii="Calibri Light" w:hAnsi="Calibri Light"/>
      <w:sz w:val="18"/>
      <w:szCs w:val="18"/>
    </w:rPr>
  </w:style>
  <w:style w:type="character" w:customStyle="1" w:styleId="BalloonTextChar">
    <w:name w:val="Balloon Text Char"/>
    <w:link w:val="BalloonText"/>
    <w:rsid w:val="00B90A94"/>
    <w:rPr>
      <w:rFonts w:ascii="Calibri Light" w:eastAsia="PMingLiU" w:hAnsi="Calibri Light" w:cs="Times New Roman"/>
      <w:kern w:val="2"/>
      <w:sz w:val="18"/>
      <w:szCs w:val="18"/>
    </w:rPr>
  </w:style>
  <w:style w:type="character" w:customStyle="1" w:styleId="Heading1Char">
    <w:name w:val="Heading 1 Char"/>
    <w:link w:val="Heading1"/>
    <w:rsid w:val="0007430E"/>
    <w:rPr>
      <w:rFonts w:ascii="Calibri Light" w:eastAsia="PMingLiU" w:hAnsi="Calibri Light" w:cs="Times New Roman"/>
      <w:b/>
      <w:bCs/>
      <w:kern w:val="52"/>
      <w:sz w:val="52"/>
      <w:szCs w:val="52"/>
    </w:rPr>
  </w:style>
  <w:style w:type="paragraph" w:styleId="FootnoteText">
    <w:name w:val="footnote text"/>
    <w:basedOn w:val="Normal"/>
    <w:link w:val="FootnoteTextChar"/>
    <w:rsid w:val="00555681"/>
    <w:pPr>
      <w:snapToGrid w:val="0"/>
    </w:pPr>
  </w:style>
  <w:style w:type="character" w:customStyle="1" w:styleId="FootnoteTextChar">
    <w:name w:val="Footnote Text Char"/>
    <w:basedOn w:val="DefaultParagraphFont"/>
    <w:link w:val="FootnoteText"/>
    <w:rsid w:val="00555681"/>
    <w:rPr>
      <w:kern w:val="2"/>
    </w:rPr>
  </w:style>
  <w:style w:type="character" w:styleId="FootnoteReference">
    <w:name w:val="footnote reference"/>
    <w:semiHidden/>
    <w:unhideWhenUsed/>
    <w:rPr>
      <w:vertAlign w:val="superscript"/>
      <w:rPrChange w:id="1" w:author="Comparison" w:date="2026-09-22T12:33:00Z">
        <w:rPr>
          <w:vertAlign w:val="superscript"/>
        </w:rPr>
      </w:rPrChange>
    </w:rPr>
  </w:style>
  <w:style w:type="character" w:styleId="PlaceholderText">
    <w:name w:val="Placeholder Text"/>
    <w:basedOn w:val="DefaultParagraphFont"/>
    <w:uiPriority w:val="99"/>
    <w:semiHidden/>
    <w:rsid w:val="008F2595"/>
    <w:rPr>
      <w:color w:val="808080"/>
    </w:rPr>
  </w:style>
  <w:style w:type="paragraph" w:styleId="NormalWeb">
    <w:name w:val="Normal (Web)"/>
    <w:basedOn w:val="Normal"/>
    <w:uiPriority w:val="99"/>
    <w:unhideWhenUsed/>
    <w:rsid w:val="00CE22AC"/>
    <w:pPr>
      <w:spacing w:before="100" w:beforeAutospacing="1" w:after="100" w:afterAutospacing="1"/>
    </w:pPr>
    <w:rPr>
      <w:rFonts w:ascii="PMingLiU" w:hAnsi="PMingLiU" w:cs="PMingLiU"/>
      <w:szCs w:val="24"/>
    </w:rPr>
  </w:style>
  <w:style w:type="character" w:customStyle="1" w:styleId="mailheadertext1">
    <w:name w:val="mailheadertext1"/>
    <w:basedOn w:val="DefaultParagraphFont"/>
    <w:rsid w:val="00D35F5B"/>
    <w:rPr>
      <w:i w:val="0"/>
      <w:iCs w:val="0"/>
      <w:color w:val="353531"/>
    </w:rPr>
  </w:style>
  <w:style w:type="table" w:styleId="GridTable4-Accent5">
    <w:name w:val="Grid Table 4 Accent 5"/>
    <w:basedOn w:val="TableNormal"/>
    <w:uiPriority w:val="49"/>
    <w:rsid w:val="004772B9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4772B9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PlainText">
    <w:name w:val="Plain Text"/>
    <w:basedOn w:val="Normal"/>
    <w:link w:val="PlainTextChar"/>
    <w:uiPriority w:val="99"/>
    <w:unhideWhenUsed/>
    <w:rsid w:val="00C8742A"/>
    <w:rPr>
      <w:rFonts w:ascii="Calibri" w:hAnsi="Courier New" w:cs="Courier New"/>
      <w:szCs w:val="22"/>
    </w:rPr>
  </w:style>
  <w:style w:type="character" w:customStyle="1" w:styleId="PlainTextChar">
    <w:name w:val="Plain Text Char"/>
    <w:basedOn w:val="DefaultParagraphFont"/>
    <w:link w:val="PlainText"/>
    <w:uiPriority w:val="99"/>
    <w:rsid w:val="00C8742A"/>
    <w:rPr>
      <w:rFonts w:ascii="Calibri" w:hAnsi="Courier New" w:cs="Courier New"/>
      <w:kern w:val="2"/>
      <w:sz w:val="24"/>
      <w:szCs w:val="22"/>
    </w:rPr>
  </w:style>
  <w:style w:type="paragraph" w:customStyle="1" w:styleId="Standard">
    <w:name w:val="Standard"/>
    <w:rsid w:val="00E64DE8"/>
    <w:pPr>
      <w:widowControl w:val="0"/>
      <w:suppressAutoHyphens/>
      <w:autoSpaceDN w:val="0"/>
      <w:textAlignment w:val="baseline"/>
    </w:pPr>
    <w:rPr>
      <w:kern w:val="3"/>
      <w:sz w:val="24"/>
      <w:szCs w:val="24"/>
    </w:rPr>
  </w:style>
  <w:style w:type="paragraph" w:styleId="ListBullet">
    <w:name w:val="List Bullet"/>
    <w:basedOn w:val="Normal"/>
    <w:rsid w:val="00B8638C"/>
    <w:pPr>
      <w:numPr>
        <w:numId w:val="2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32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1463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748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6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23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6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0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5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9568">
          <w:marLeft w:val="0"/>
          <w:marRight w:val="1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72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48819F-17DD-4F5B-9061-F04C37F4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789</Words>
  <Characters>4498</Characters>
  <Application>Microsoft Office Word</Application>
  <DocSecurity>0</DocSecurity>
  <Lines>37</Lines>
  <Paragraphs>10</Paragraphs>
  <ScaleCrop>false</ScaleCrop>
  <Company> </Company>
  <LinksUpToDate>false</LinksUpToDate>
  <CharactersWithSpaces>5277</CharactersWithSpaces>
  <SharedDoc>false</SharedDoc>
  <HLinks>
    <vt:vector size="6" baseType="variant">
      <vt:variant>
        <vt:i4>4456560</vt:i4>
      </vt:variant>
      <vt:variant>
        <vt:i4>0</vt:i4>
      </vt:variant>
      <vt:variant>
        <vt:i4>0</vt:i4>
      </vt:variant>
      <vt:variant>
        <vt:i4>5</vt:i4>
      </vt:variant>
      <vt:variant>
        <vt:lpwstr>mailto:yslin@mail.moe.gov.tw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【教育部新聞稿】</dc:title>
  <dc:subject/>
  <dc:creator>教育部</dc:creator>
  <cp:keywords/>
  <dc:description/>
  <cp:lastModifiedBy>Arthur Souza Rodrigues</cp:lastModifiedBy>
  <cp:revision>1</cp:revision>
  <cp:lastPrinted>2024-08-07T08:04:00Z</cp:lastPrinted>
  <dcterms:created xsi:type="dcterms:W3CDTF">2024-08-06T09:09:00Z</dcterms:created>
  <dcterms:modified xsi:type="dcterms:W3CDTF">2026-09-22T16:33:00Z</dcterms:modified>
</cp:coreProperties>
</file>