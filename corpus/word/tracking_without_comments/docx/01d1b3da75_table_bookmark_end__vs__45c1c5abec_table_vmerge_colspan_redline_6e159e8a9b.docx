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85751B">
      <w:pPr>
        <w:pStyle w:val="Title"/>
        <w:rPr>
          <w:del w:id="7" w:author="Author" w:date="2026-06-29T11:25:00Z" w16du:dateUtc="2026-06-29T15:25:00Z"/>
        </w:rPr>
      </w:pPr>
      <w:del w:id="8" w:author="Author" w:date="2026-06-29T11:25:00Z" w16du:dateUtc="2026-06-29T15:25:00Z">
        <w:r>
          <w:delText>Table Widths</w:delText>
        </w:r>
      </w:del>
    </w:p>
    <w:p w14:paraId="2EFD9533" w14:textId="77777777" w:rsidR="00047CC0" w:rsidRDefault="0085751B">
      <w:pPr>
        <w:rPr>
          <w:del w:id="9" w:author="Author" w:date="2026-06-29T11:25:00Z" w16du:dateUtc="2026-06-29T15:25:00Z"/>
        </w:rPr>
      </w:pPr>
      <w:del w:id="10" w:author="Author" w:date="2026-06-29T11:25:00Z" w16du:dateUtc="2026-06-29T15:25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85751B">
      <w:pPr>
        <w:pStyle w:val="Heading2"/>
        <w:rPr>
          <w:del w:id="11" w:author="Author" w:date="2026-06-29T11:25:00Z" w16du:dateUtc="2026-06-29T15:25:00Z"/>
        </w:rPr>
      </w:pPr>
      <w:bookmarkStart w:id="12" w:name="_Hlk213217798"/>
      <w:del w:id="13" w:author="Author" w:date="2026-06-29T11:25:00Z" w16du:dateUtc="2026-06-29T15:25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uthor" w:date="2026-06-29T11:25:00Z" w16du:dateUtc="2026-06-29T15:25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502"/>
        <w:gridCol w:w="3509"/>
        <w:gridCol w:w="3285"/>
        <w:tblGridChange w:id="15">
          <w:tblGrid>
            <w:gridCol w:w="108"/>
            <w:gridCol w:w="2000"/>
            <w:gridCol w:w="1394"/>
            <w:gridCol w:w="606"/>
            <w:gridCol w:w="2000"/>
            <w:gridCol w:w="903"/>
            <w:gridCol w:w="3285"/>
          </w:tblGrid>
        </w:tblGridChange>
      </w:tblGrid>
      <w:tr w:rsidR="00047CC0" w14:paraId="2FBFBD67" w14:textId="77777777">
        <w:tblPrEx>
          <w:tblCellMar>
            <w:top w:w="0" w:type="dxa"/>
            <w:bottom w:w="0" w:type="dxa"/>
          </w:tblCellMar>
        </w:tblPrEx>
        <w:trPr>
          <w:trPrChange w:id="1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17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401170B7" w14:textId="77777777" w:rsidR="00047CC0" w:rsidRDefault="0085751B">
            <w:pPr>
              <w:pStyle w:val="TableContents"/>
              <w:pPrChange w:id="18" w:author="Author" w:date="2026-06-29T11:25:00Z" w16du:dateUtc="2026-06-29T15:25:00Z">
                <w:pPr/>
              </w:pPrChange>
            </w:pPr>
            <w:ins w:id="19" w:author="Author" w:date="2026-06-29T11:25:00Z" w16du:dateUtc="2026-06-29T15:25:00Z">
              <w:r>
                <w:t>AAA</w:t>
              </w:r>
            </w:ins>
            <w:del w:id="20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1" w:author="Author" w:date="2026-06-29T11:25:00Z" w16du:dateUtc="2026-06-29T15:25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85751B">
            <w:del w:id="22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3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85751B">
            <w:del w:id="24" w:author="Author" w:date="2026-06-29T11:25:00Z" w16du:dateUtc="2026-06-29T15:25:00Z">
              <w:r>
                <w:delText>R1C3</w:delText>
              </w:r>
            </w:del>
          </w:p>
        </w:tc>
      </w:tr>
      <w:tr w:rsidR="00047CC0" w14:paraId="5ED32325" w14:textId="77777777">
        <w:tblPrEx>
          <w:tblCellMar>
            <w:top w:w="0" w:type="dxa"/>
            <w:bottom w:w="0" w:type="dxa"/>
          </w:tblCellMar>
        </w:tblPrEx>
        <w:trPr>
          <w:trPrChange w:id="25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6" w:author="Author" w:date="2026-06-29T11:25:00Z" w16du:dateUtc="2026-06-29T15:25:00Z">
              <w:tcPr>
                <w:tcW w:w="2880" w:type="dxa"/>
                <w:vMerge w:val="restart"/>
                <w:shd w:val="clear" w:color="auto" w:fill="FFFFFF"/>
              </w:tcPr>
            </w:tcPrChange>
          </w:tcPr>
          <w:p w14:paraId="69D1D34F" w14:textId="77777777" w:rsidR="00047CC0" w:rsidRDefault="0085751B">
            <w:pPr>
              <w:pStyle w:val="TableContents"/>
              <w:pPrChange w:id="27" w:author="Author" w:date="2026-06-29T11:25:00Z" w16du:dateUtc="2026-06-29T15:25:00Z">
                <w:pPr/>
              </w:pPrChange>
            </w:pPr>
            <w:ins w:id="28" w:author="Author" w:date="2026-06-29T11:25:00Z" w16du:dateUtc="2026-06-29T15:25:00Z">
              <w:r>
                <w:t>BBB</w:t>
              </w:r>
            </w:ins>
            <w:del w:id="29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0" w:author="Author" w:date="2026-06-29T11:25:00Z" w16du:dateUtc="2026-06-29T15:25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85751B">
            <w:pPr>
              <w:pStyle w:val="TableContents"/>
              <w:pPrChange w:id="31" w:author="Author" w:date="2026-06-29T11:25:00Z" w16du:dateUtc="2026-06-29T15:25:00Z">
                <w:pPr/>
              </w:pPrChange>
            </w:pPr>
            <w:ins w:id="32" w:author="Author" w:date="2026-06-29T11:25:00Z" w16du:dateUtc="2026-06-29T15:25:00Z">
              <w:r>
                <w:t>CCC</w:t>
              </w:r>
            </w:ins>
            <w:del w:id="33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4" w:author="Author" w:date="2026-06-29T11:25:00Z" w16du:dateUtc="2026-06-29T15:25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85751B">
            <w:del w:id="35" w:author="Author" w:date="2026-06-29T11:25:00Z" w16du:dateUtc="2026-06-29T15:25:00Z">
              <w:r>
                <w:delText>R2C3</w:delText>
              </w:r>
            </w:del>
          </w:p>
        </w:tc>
      </w:tr>
      <w:tr w:rsidR="00047CC0" w14:paraId="6CA17193" w14:textId="77777777">
        <w:tblPrEx>
          <w:tblCellMar>
            <w:top w:w="0" w:type="dxa"/>
            <w:bottom w:w="0" w:type="dxa"/>
          </w:tblCellMar>
        </w:tblPrEx>
        <w:trPr>
          <w:trPrChange w:id="3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7" w:author="Author" w:date="2026-06-29T11:25:00Z" w16du:dateUtc="2026-06-29T15:25:00Z">
              <w:tcPr>
                <w:tcW w:w="2880" w:type="dxa"/>
                <w:vMerge/>
                <w:shd w:val="clear" w:color="auto" w:fill="F2F2F2"/>
              </w:tcPr>
            </w:tcPrChange>
          </w:tcPr>
          <w:p w14:paraId="64F8312F" w14:textId="77777777" w:rsidR="00047CC0" w:rsidRDefault="0085751B">
            <w:pPr>
              <w:pStyle w:val="TableContents"/>
              <w:pPrChange w:id="38" w:author="Author" w:date="2026-06-29T11:25:00Z" w16du:dateUtc="2026-06-29T15:25:00Z">
                <w:pPr/>
              </w:pPrChange>
            </w:pPr>
            <w:del w:id="3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0" w:author="Author" w:date="2026-06-29T11:25:00Z" w16du:dateUtc="2026-06-29T15:25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Default="0085751B">
            <w:pPr>
              <w:pStyle w:val="TableContents"/>
              <w:pPrChange w:id="41" w:author="Author" w:date="2026-06-29T11:25:00Z" w16du:dateUtc="2026-06-29T15:25:00Z">
                <w:pPr/>
              </w:pPrChange>
            </w:pPr>
            <w:ins w:id="42" w:author="Author" w:date="2026-06-29T11:25:00Z" w16du:dateUtc="2026-06-29T15:25:00Z">
              <w:r>
                <w:t>DDD</w:t>
              </w:r>
            </w:ins>
            <w:del w:id="43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4" w:author="Author" w:date="2026-06-29T11:25:00Z" w16du:dateUtc="2026-06-29T15:25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85751B">
            <w:del w:id="45" w:author="Author" w:date="2026-06-29T11:25:00Z" w16du:dateUtc="2026-06-29T15:25:00Z">
              <w:r>
                <w:delText>R3C3</w:delText>
              </w:r>
            </w:del>
          </w:p>
        </w:tc>
      </w:tr>
      <w:bookmarkEnd w:id="12"/>
      <w:tr w:rsidR="005D5516" w14:paraId="6D8A8675" w14:textId="77777777">
        <w:tblPrEx>
          <w:tblCellMar>
            <w:top w:w="0" w:type="dxa"/>
            <w:bottom w:w="0" w:type="dxa"/>
          </w:tblCellMar>
        </w:tblPrEx>
        <w:trPr>
          <w:ins w:id="46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 w:rsidR="005D5516" w:rsidRDefault="0085751B">
            <w:pPr>
              <w:pStyle w:val="TableContents"/>
              <w:jc w:val="right"/>
              <w:rPr>
                <w:ins w:id="47" w:author="Author" w:date="2026-06-29T11:25:00Z" w16du:dateUtc="2026-06-29T15:25:00Z"/>
              </w:rPr>
            </w:pPr>
            <w:ins w:id="48" w:author="Author" w:date="2026-06-29T11:25:00Z" w16du:dateUtc="2026-06-29T15:25:00Z">
              <w:r>
                <w:t>EEE</w:t>
              </w:r>
            </w:ins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 w:rsidR="005D5516" w:rsidRDefault="0085751B">
            <w:pPr>
              <w:rPr>
                <w:ins w:id="49" w:author="Author" w:date="2026-06-29T11:25:00Z" w16du:dateUtc="2026-06-29T15:25:00Z"/>
              </w:rPr>
            </w:pPr>
            <w:ins w:id="50" w:author="Author" w:date="2026-06-29T11:25:00Z" w16du:dateUtc="2026-06-29T15:25:00Z">
              <w:r>
                <w:t>FFF</w:t>
              </w:r>
            </w:ins>
          </w:p>
        </w:tc>
      </w:tr>
      <w:tr w:rsidR="005D5516" w14:paraId="1912F157" w14:textId="77777777">
        <w:tblPrEx>
          <w:tblCellMar>
            <w:top w:w="0" w:type="dxa"/>
            <w:bottom w:w="0" w:type="dxa"/>
          </w:tblCellMar>
        </w:tblPrEx>
        <w:trPr>
          <w:ins w:id="51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 w:rsidR="005D5516" w:rsidRDefault="0085751B">
            <w:pPr>
              <w:pStyle w:val="TableContents"/>
              <w:jc w:val="right"/>
              <w:rPr>
                <w:ins w:id="52" w:author="Author" w:date="2026-06-29T11:25:00Z" w16du:dateUtc="2026-06-29T15:25:00Z"/>
              </w:rPr>
            </w:pPr>
            <w:ins w:id="53" w:author="Author" w:date="2026-06-29T11:25:00Z" w16du:dateUtc="2026-06-29T15:25:00Z">
              <w:r>
                <w:t>GGG</w:t>
              </w:r>
            </w:ins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 w:rsidR="005D5516" w:rsidRDefault="005D5516">
            <w:pPr>
              <w:rPr>
                <w:ins w:id="54" w:author="Author" w:date="2026-06-29T11:25:00Z" w16du:dateUtc="2026-06-29T15:25:00Z"/>
              </w:rPr>
            </w:pPr>
          </w:p>
        </w:tc>
      </w:tr>
    </w:tbl>
    <w:p w14:paraId="5AFDD1D8" w14:textId="77777777" w:rsidR="005D5516" w:rsidRDefault="005D5516">
      <w:pPr>
        <w:rPr>
          <w:ins w:id="55" w:author="Author" w:date="2026-06-29T11:25:00Z" w16du:dateUtc="2026-06-29T15:25:00Z"/>
        </w:rPr>
      </w:pPr>
    </w:p>
    <w:p w14:paraId="088F1582" w14:textId="77777777" w:rsidR="00047CC0" w:rsidRDefault="00047CC0">
      <w:pPr>
        <w:rPr>
          <w:del w:id="56" w:author="Author" w:date="2026-06-29T11:25:00Z" w16du:dateUtc="2026-06-29T15:25:00Z"/>
        </w:rPr>
      </w:pPr>
    </w:p>
    <w:p w14:paraId="7438CE80" w14:textId="3C958BAF" w:rsidR="00047CC0" w:rsidRDefault="0085751B">
      <w:pPr>
        <w:pStyle w:val="Heading2"/>
        <w:rPr>
          <w:del w:id="57" w:author="Author" w:date="2026-06-29T11:25:00Z" w16du:dateUtc="2026-06-29T15:25:00Z"/>
        </w:rPr>
      </w:pPr>
      <w:del w:id="58" w:author="Author" w:date="2026-06-29T11:25:00Z" w16du:dateUtc="2026-06-29T15:25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9" w:author="Author" w:date="2026-06-29T11:25:00Z" w16du:dateUtc="2026-06-29T15:25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6"/>
        <w:gridCol w:w="2020"/>
        <w:gridCol w:w="1908"/>
        <w:gridCol w:w="1902"/>
        <w:gridCol w:w="2028"/>
        <w:gridCol w:w="2028"/>
        <w:tblGridChange w:id="60">
          <w:tblGrid>
            <w:gridCol w:w="108"/>
            <w:gridCol w:w="86"/>
            <w:gridCol w:w="2020"/>
            <w:gridCol w:w="786"/>
            <w:gridCol w:w="1122"/>
            <w:gridCol w:w="1878"/>
            <w:gridCol w:w="24"/>
            <w:gridCol w:w="2028"/>
            <w:gridCol w:w="948"/>
            <w:gridCol w:w="1080"/>
            <w:gridCol w:w="1920"/>
          </w:tblGrid>
        </w:tblGridChange>
      </w:tblGrid>
      <w:tr w:rsidR="00047CC0"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1" w:author="Author" w:date="2026-06-29T11:25:00Z" w16du:dateUtc="2026-06-29T15:25:00Z">
              <w:tcPr>
                <w:tcW w:w="2160" w:type="dxa"/>
                <w:gridSpan w:val="4"/>
                <w:shd w:val="clear" w:color="auto" w:fill="DCE6F1"/>
              </w:tcPr>
            </w:tcPrChange>
          </w:tcPr>
          <w:p w14:paraId="42570022" w14:textId="77777777" w:rsidR="00047CC0" w:rsidRDefault="0085751B">
            <w:pPr>
              <w:pStyle w:val="TableContents"/>
              <w:pPrChange w:id="62" w:author="Author" w:date="2026-06-29T11:25:00Z" w16du:dateUtc="2026-06-29T15:25:00Z">
                <w:pPr/>
              </w:pPrChange>
            </w:pPr>
            <w:ins w:id="63" w:author="Author" w:date="2026-06-29T11:25:00Z" w16du:dateUtc="2026-06-29T15:25:00Z">
              <w:r>
                <w:t>1</w:t>
              </w:r>
            </w:ins>
            <w:del w:id="64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5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85751B">
            <w:pPr>
              <w:pStyle w:val="TableContents"/>
              <w:pPrChange w:id="66" w:author="Author" w:date="2026-06-29T11:25:00Z" w16du:dateUtc="2026-06-29T15:25:00Z">
                <w:pPr/>
              </w:pPrChange>
            </w:pPr>
            <w:ins w:id="67" w:author="Author" w:date="2026-06-29T11:25:00Z" w16du:dateUtc="2026-06-29T15:25:00Z">
              <w:r>
                <w:t>2</w:t>
              </w:r>
            </w:ins>
            <w:del w:id="68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9" w:author="Author" w:date="2026-06-29T11:25:00Z" w16du:dateUtc="2026-06-29T15:25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85751B">
            <w:pPr>
              <w:pStyle w:val="TableContents"/>
              <w:pPrChange w:id="70" w:author="Author" w:date="2026-06-29T11:25:00Z" w16du:dateUtc="2026-06-29T15:25:00Z">
                <w:pPr/>
              </w:pPrChange>
            </w:pPr>
            <w:ins w:id="71" w:author="Author" w:date="2026-06-29T11:25:00Z" w16du:dateUtc="2026-06-29T15:25:00Z">
              <w:r>
                <w:t>3</w:t>
              </w:r>
            </w:ins>
            <w:del w:id="72" w:author="Author" w:date="2026-06-29T11:25:00Z" w16du:dateUtc="2026-06-29T15:25:00Z">
              <w:r>
                <w:delText>R1C3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3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85751B">
            <w:pPr>
              <w:pStyle w:val="TableContents"/>
              <w:pPrChange w:id="74" w:author="Author" w:date="2026-06-29T11:25:00Z" w16du:dateUtc="2026-06-29T15:25:00Z">
                <w:pPr/>
              </w:pPrChange>
            </w:pPr>
            <w:ins w:id="75" w:author="Author" w:date="2026-06-29T11:25:00Z" w16du:dateUtc="2026-06-29T15:25:00Z">
              <w:r>
                <w:t>4</w:t>
              </w:r>
            </w:ins>
            <w:del w:id="76" w:author="Author" w:date="2026-06-29T11:25:00Z" w16du:dateUtc="2026-06-29T15:25:00Z">
              <w:r>
                <w:delText>R1C4</w:delText>
              </w:r>
            </w:del>
          </w:p>
        </w:tc>
      </w:tr>
      <w:tr w:rsidR="00047CC0"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7" w:author="Author" w:date="2026-06-29T11:25:00Z" w16du:dateUtc="2026-06-29T15:25:00Z">
              <w:tcPr>
                <w:tcW w:w="2160" w:type="dxa"/>
                <w:gridSpan w:val="4"/>
                <w:shd w:val="clear" w:color="auto" w:fill="FFFFFF"/>
              </w:tcPr>
            </w:tcPrChange>
          </w:tcPr>
          <w:p w14:paraId="55598E5A" w14:textId="77777777" w:rsidR="00047CC0" w:rsidRDefault="0085751B">
            <w:pPr>
              <w:pStyle w:val="TableContents"/>
              <w:pPrChange w:id="78" w:author="Author" w:date="2026-06-29T11:25:00Z" w16du:dateUtc="2026-06-29T15:25:00Z">
                <w:pPr/>
              </w:pPrChange>
            </w:pPr>
            <w:ins w:id="79" w:author="Author" w:date="2026-06-29T11:25:00Z" w16du:dateUtc="2026-06-29T15:25:00Z">
              <w:r>
                <w:t>5</w:t>
              </w:r>
            </w:ins>
            <w:del w:id="80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1" w:author="Author" w:date="2026-06-29T11:25:00Z" w16du:dateUtc="2026-06-29T15:25:00Z">
              <w:tcPr>
                <w:tcW w:w="2160" w:type="dxa"/>
                <w:gridSpan w:val="2"/>
                <w:vMerge w:val="restart"/>
                <w:shd w:val="clear" w:color="auto" w:fill="FFFFFF"/>
              </w:tcPr>
            </w:tcPrChange>
          </w:tcPr>
          <w:p w14:paraId="67B6F466" w14:textId="77777777" w:rsidR="00047CC0" w:rsidRDefault="0085751B">
            <w:pPr>
              <w:pStyle w:val="TableContents"/>
              <w:pPrChange w:id="82" w:author="Author" w:date="2026-06-29T11:25:00Z" w16du:dateUtc="2026-06-29T15:25:00Z">
                <w:pPr/>
              </w:pPrChange>
            </w:pPr>
            <w:ins w:id="83" w:author="Author" w:date="2026-06-29T11:25:00Z" w16du:dateUtc="2026-06-29T15:25:00Z">
              <w:r>
                <w:t>6</w:t>
              </w:r>
            </w:ins>
            <w:del w:id="84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5" w:author="Author" w:date="2026-06-29T11:25:00Z" w16du:dateUtc="2026-06-29T15:25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85751B">
            <w:pPr>
              <w:pStyle w:val="TableContents"/>
              <w:pPrChange w:id="86" w:author="Author" w:date="2026-06-29T11:25:00Z" w16du:dateUtc="2026-06-29T15:25:00Z">
                <w:pPr/>
              </w:pPrChange>
            </w:pPr>
            <w:ins w:id="87" w:author="Author" w:date="2026-06-29T11:25:00Z" w16du:dateUtc="2026-06-29T15:25:00Z">
              <w:r>
                <w:t>7</w:t>
              </w:r>
            </w:ins>
            <w:del w:id="88" w:author="Author" w:date="2026-06-29T11:25:00Z" w16du:dateUtc="2026-06-29T15:25:00Z">
              <w:r>
                <w:delText>R2C3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9" w:author="Author" w:date="2026-06-29T11:25:00Z" w16du:dateUtc="2026-06-29T15:25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85751B">
            <w:del w:id="90" w:author="Author" w:date="2026-06-29T11:25:00Z" w16du:dateUtc="2026-06-29T15:25:00Z">
              <w:r>
                <w:delText>R2C4</w:delText>
              </w:r>
            </w:del>
          </w:p>
        </w:tc>
      </w:tr>
      <w:tr w:rsidR="00047CC0"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1" w:author="Author" w:date="2026-06-29T11:25:00Z" w16du:dateUtc="2026-06-29T15:25:00Z">
              <w:tcPr>
                <w:tcW w:w="2160" w:type="dxa"/>
                <w:gridSpan w:val="4"/>
                <w:shd w:val="clear" w:color="auto" w:fill="F2F2F2"/>
              </w:tcPr>
            </w:tcPrChange>
          </w:tcPr>
          <w:p w14:paraId="4B6EDF4A" w14:textId="77777777" w:rsidR="00047CC0" w:rsidRDefault="0085751B">
            <w:pPr>
              <w:pStyle w:val="TableContents"/>
              <w:pPrChange w:id="92" w:author="Author" w:date="2026-06-29T11:25:00Z" w16du:dateUtc="2026-06-29T15:25:00Z">
                <w:pPr/>
              </w:pPrChange>
            </w:pPr>
            <w:ins w:id="93" w:author="Author" w:date="2026-06-29T11:25:00Z" w16du:dateUtc="2026-06-29T15:25:00Z">
              <w:r>
                <w:t>8</w:t>
              </w:r>
            </w:ins>
            <w:del w:id="94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5" w:author="Author" w:date="2026-06-29T11:25:00Z" w16du:dateUtc="2026-06-29T15:25:00Z">
              <w:tcPr>
                <w:tcW w:w="2160" w:type="dxa"/>
                <w:gridSpan w:val="2"/>
                <w:vMerge/>
                <w:shd w:val="clear" w:color="auto" w:fill="F2F2F2"/>
              </w:tcPr>
            </w:tcPrChange>
          </w:tcPr>
          <w:p w14:paraId="7778FD03" w14:textId="77777777" w:rsidR="00047CC0" w:rsidRDefault="0085751B">
            <w:pPr>
              <w:pStyle w:val="TableContents"/>
              <w:pPrChange w:id="96" w:author="Author" w:date="2026-06-29T11:25:00Z" w16du:dateUtc="2026-06-29T15:25:00Z">
                <w:pPr/>
              </w:pPrChange>
            </w:pPr>
            <w:del w:id="97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8" w:author="Author" w:date="2026-06-29T11:25:00Z" w16du:dateUtc="2026-06-29T15:25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85751B">
            <w:pPr>
              <w:pStyle w:val="TableContents"/>
              <w:pPrChange w:id="99" w:author="Author" w:date="2026-06-29T11:25:00Z" w16du:dateUtc="2026-06-29T15:25:00Z">
                <w:pPr/>
              </w:pPrChange>
            </w:pPr>
            <w:ins w:id="100" w:author="Author" w:date="2026-06-29T11:25:00Z" w16du:dateUtc="2026-06-29T15:25:00Z">
              <w:r>
                <w:t>9</w:t>
              </w:r>
            </w:ins>
            <w:del w:id="101" w:author="Author" w:date="2026-06-29T11:25:00Z" w16du:dateUtc="2026-06-29T15:25:00Z">
              <w:r>
                <w:delText>R3C3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102" w:author="Author" w:date="2026-06-29T11:25:00Z" w16du:dateUtc="2026-06-29T15:25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85751B">
            <w:del w:id="103" w:author="Author" w:date="2026-06-29T11:25:00Z" w16du:dateUtc="2026-06-29T15:25:00Z">
              <w:r>
                <w:delText>R3C4</w:delText>
              </w:r>
            </w:del>
          </w:p>
        </w:tc>
      </w:tr>
      <w:tr w:rsidR="005D5516"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  <w:ins w:id="104" w:author="Author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 w:rsidR="005D5516" w:rsidRDefault="0085751B">
            <w:pPr>
              <w:pStyle w:val="TableContents"/>
              <w:rPr>
                <w:ins w:id="105" w:author="Author" w:date="2026-06-29T11:25:00Z" w16du:dateUtc="2026-06-29T15:25:00Z"/>
              </w:rPr>
            </w:pPr>
            <w:ins w:id="106" w:author="Author" w:date="2026-06-29T11:25:00Z" w16du:dateUtc="2026-06-29T15:25:00Z">
              <w:r>
                <w:t>10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 w:rsidR="005D5516" w:rsidRDefault="0085751B">
            <w:pPr>
              <w:pStyle w:val="TableContents"/>
              <w:rPr>
                <w:ins w:id="107" w:author="Author" w:date="2026-06-29T11:25:00Z" w16du:dateUtc="2026-06-29T15:25:00Z"/>
              </w:rPr>
            </w:pPr>
            <w:ins w:id="108" w:author="Author" w:date="2026-06-29T11:25:00Z" w16du:dateUtc="2026-06-29T15:25:00Z">
              <w:r>
                <w:t>11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 w:rsidR="005D5516" w:rsidRDefault="0085751B">
            <w:pPr>
              <w:pStyle w:val="TableContents"/>
              <w:rPr>
                <w:ins w:id="109" w:author="Author" w:date="2026-06-29T11:25:00Z" w16du:dateUtc="2026-06-29T15:25:00Z"/>
              </w:rPr>
            </w:pPr>
            <w:ins w:id="110" w:author="Author" w:date="2026-06-29T11:25:00Z" w16du:dateUtc="2026-06-29T15:25:00Z">
              <w:r>
                <w:t>12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 w:rsidR="005D5516" w:rsidRDefault="0085751B">
            <w:pPr>
              <w:pStyle w:val="TableContents"/>
              <w:rPr>
                <w:ins w:id="111" w:author="Author" w:date="2026-06-29T11:25:00Z" w16du:dateUtc="2026-06-29T15:25:00Z"/>
              </w:rPr>
            </w:pPr>
            <w:ins w:id="112" w:author="Author" w:date="2026-06-29T11:25:00Z" w16du:dateUtc="2026-06-29T15:25:00Z">
              <w:r>
                <w:t>13</w:t>
              </w:r>
            </w:ins>
          </w:p>
        </w:tc>
      </w:tr>
    </w:tbl>
    <w:p w14:paraId="1C904247" w14:textId="77777777" w:rsidR="00047CC0" w:rsidRDefault="00047CC0">
      <w:pPr>
        <w:rPr>
          <w:del w:id="113" w:author="Author" w:date="2026-06-29T11:25:00Z" w16du:dateUtc="2026-06-29T15:25:00Z"/>
        </w:rPr>
      </w:pPr>
    </w:p>
    <w:p w14:paraId="654B4D38" w14:textId="166A7FD4" w:rsidR="00047CC0" w:rsidRDefault="0085751B">
      <w:pPr>
        <w:pStyle w:val="Heading2"/>
        <w:rPr>
          <w:del w:id="114" w:author="Author" w:date="2026-06-29T11:25:00Z" w16du:dateUtc="2026-06-29T15:25:00Z"/>
        </w:rPr>
      </w:pPr>
      <w:del w:id="115" w:author="Author" w:date="2026-06-29T11:25:00Z" w16du:dateUtc="2026-06-29T15:25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3057"/>
        <w:gridCol w:w="3056"/>
      </w:tblGrid>
      <w:tr w:rsidR="00047CC0" w14:paraId="2DE9CF00" w14:textId="77777777">
        <w:trPr>
          <w:del w:id="116" w:author="Author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85751B">
            <w:pPr>
              <w:rPr>
                <w:del w:id="117" w:author="Author" w:date="2026-06-29T11:25:00Z" w16du:dateUtc="2026-06-29T15:25:00Z"/>
              </w:rPr>
            </w:pPr>
            <w:del w:id="118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85751B">
            <w:pPr>
              <w:rPr>
                <w:del w:id="119" w:author="Author" w:date="2026-06-29T11:25:00Z" w16du:dateUtc="2026-06-29T15:25:00Z"/>
              </w:rPr>
            </w:pPr>
            <w:del w:id="120" w:author="Author" w:date="2026-06-29T11:25:00Z" w16du:dateUtc="2026-06-29T15:25:00Z">
              <w:r>
                <w:delText>R1C2</w:delText>
              </w:r>
            </w:del>
          </w:p>
        </w:tc>
      </w:tr>
      <w:tr w:rsidR="00047CC0" w14:paraId="00AE7FA6" w14:textId="77777777">
        <w:trPr>
          <w:del w:id="121" w:author="Author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85751B">
            <w:pPr>
              <w:rPr>
                <w:del w:id="122" w:author="Author" w:date="2026-06-29T11:25:00Z" w16du:dateUtc="2026-06-29T15:25:00Z"/>
              </w:rPr>
            </w:pPr>
            <w:del w:id="123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85751B">
            <w:pPr>
              <w:rPr>
                <w:del w:id="124" w:author="Author" w:date="2026-06-29T11:25:00Z" w16du:dateUtc="2026-06-29T15:25:00Z"/>
              </w:rPr>
            </w:pPr>
            <w:del w:id="125" w:author="Author" w:date="2026-06-29T11:25:00Z" w16du:dateUtc="2026-06-29T15:25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126" w:author="Author" w:date="2026-06-29T11:25:00Z" w16du:dateUtc="2026-06-29T15:25:00Z"/>
        </w:rPr>
      </w:pPr>
    </w:p>
    <w:p w14:paraId="27627F9C" w14:textId="588DD9B4" w:rsidR="00047CC0" w:rsidRDefault="0085751B">
      <w:pPr>
        <w:pStyle w:val="Heading2"/>
        <w:rPr>
          <w:del w:id="127" w:author="Author" w:date="2026-06-29T11:25:00Z" w16du:dateUtc="2026-06-29T15:25:00Z"/>
        </w:rPr>
      </w:pPr>
      <w:del w:id="128" w:author="Author" w:date="2026-06-29T11:25:00Z" w16du:dateUtc="2026-06-29T15:25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047CC0" w14:paraId="358BF007" w14:textId="77777777">
        <w:trPr>
          <w:del w:id="129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85751B">
            <w:pPr>
              <w:rPr>
                <w:del w:id="130" w:author="Author" w:date="2026-06-29T11:25:00Z" w16du:dateUtc="2026-06-29T15:25:00Z"/>
              </w:rPr>
            </w:pPr>
            <w:del w:id="131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85751B">
            <w:pPr>
              <w:rPr>
                <w:del w:id="132" w:author="Author" w:date="2026-06-29T11:25:00Z" w16du:dateUtc="2026-06-29T15:25:00Z"/>
              </w:rPr>
            </w:pPr>
            <w:del w:id="133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85751B">
            <w:pPr>
              <w:rPr>
                <w:del w:id="134" w:author="Author" w:date="2026-06-29T11:25:00Z" w16du:dateUtc="2026-06-29T15:25:00Z"/>
              </w:rPr>
            </w:pPr>
            <w:del w:id="135" w:author="Author" w:date="2026-06-29T11:25:00Z" w16du:dateUtc="2026-06-29T15:25:00Z">
              <w:r>
                <w:delText>R1C3</w:delText>
              </w:r>
            </w:del>
          </w:p>
        </w:tc>
      </w:tr>
      <w:tr w:rsidR="00047CC0" w14:paraId="6EBFE7FE" w14:textId="77777777">
        <w:trPr>
          <w:del w:id="136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85751B">
            <w:pPr>
              <w:rPr>
                <w:del w:id="137" w:author="Author" w:date="2026-06-29T11:25:00Z" w16du:dateUtc="2026-06-29T15:25:00Z"/>
              </w:rPr>
            </w:pPr>
            <w:del w:id="138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85751B">
            <w:pPr>
              <w:rPr>
                <w:del w:id="139" w:author="Author" w:date="2026-06-29T11:25:00Z" w16du:dateUtc="2026-06-29T15:25:00Z"/>
              </w:rPr>
            </w:pPr>
            <w:del w:id="140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85751B">
            <w:pPr>
              <w:rPr>
                <w:del w:id="141" w:author="Author" w:date="2026-06-29T11:25:00Z" w16du:dateUtc="2026-06-29T15:25:00Z"/>
              </w:rPr>
            </w:pPr>
            <w:del w:id="142" w:author="Author" w:date="2026-06-29T11:25:00Z" w16du:dateUtc="2026-06-29T15:25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43" w:author="Author" w:date="2026-06-29T11:25:00Z" w16du:dateUtc="2026-06-29T15:25:00Z"/>
        </w:rPr>
      </w:pPr>
    </w:p>
    <w:p w14:paraId="07AB9DE4" w14:textId="0C95AD07" w:rsidR="00047CC0" w:rsidRDefault="0085751B">
      <w:pPr>
        <w:pStyle w:val="Heading2"/>
        <w:rPr>
          <w:del w:id="144" w:author="Author" w:date="2026-06-29T11:25:00Z" w16du:dateUtc="2026-06-29T15:25:00Z"/>
        </w:rPr>
      </w:pPr>
      <w:del w:id="145" w:author="Author" w:date="2026-06-29T11:25:00Z" w16du:dateUtc="2026-06-29T15:25:00Z">
        <w:r>
          <w:lastRenderedPageBreak/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4076"/>
        <w:gridCol w:w="4075"/>
        <w:gridCol w:w="4075"/>
        <w:gridCol w:w="4075"/>
        <w:gridCol w:w="4075"/>
      </w:tblGrid>
      <w:tr w:rsidR="00047CC0" w14:paraId="12C60EBD" w14:textId="77777777">
        <w:trPr>
          <w:del w:id="146" w:author="Author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85751B">
            <w:pPr>
              <w:rPr>
                <w:del w:id="147" w:author="Author" w:date="2026-06-29T11:25:00Z" w16du:dateUtc="2026-06-29T15:25:00Z"/>
              </w:rPr>
            </w:pPr>
            <w:del w:id="148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85751B">
            <w:pPr>
              <w:rPr>
                <w:del w:id="149" w:author="Author" w:date="2026-06-29T11:25:00Z" w16du:dateUtc="2026-06-29T15:25:00Z"/>
              </w:rPr>
            </w:pPr>
            <w:del w:id="150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85751B">
            <w:pPr>
              <w:rPr>
                <w:del w:id="151" w:author="Author" w:date="2026-06-29T11:25:00Z" w16du:dateUtc="2026-06-29T15:25:00Z"/>
              </w:rPr>
            </w:pPr>
            <w:del w:id="152" w:author="Author" w:date="2026-06-29T11:25:00Z" w16du:dateUtc="2026-06-29T15:25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85751B">
            <w:pPr>
              <w:rPr>
                <w:del w:id="153" w:author="Author" w:date="2026-06-29T11:25:00Z" w16du:dateUtc="2026-06-29T15:25:00Z"/>
              </w:rPr>
            </w:pPr>
            <w:del w:id="154" w:author="Author" w:date="2026-06-29T11:25:00Z" w16du:dateUtc="2026-06-29T15:25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85751B">
            <w:pPr>
              <w:rPr>
                <w:del w:id="155" w:author="Author" w:date="2026-06-29T11:25:00Z" w16du:dateUtc="2026-06-29T15:25:00Z"/>
              </w:rPr>
            </w:pPr>
            <w:del w:id="156" w:author="Author" w:date="2026-06-29T11:25:00Z" w16du:dateUtc="2026-06-29T15:25:00Z">
              <w:r>
                <w:delText>R1C5</w:delText>
              </w:r>
            </w:del>
          </w:p>
        </w:tc>
      </w:tr>
      <w:tr w:rsidR="00047CC0" w14:paraId="09C71F12" w14:textId="77777777">
        <w:trPr>
          <w:del w:id="157" w:author="Author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85751B">
            <w:pPr>
              <w:rPr>
                <w:del w:id="158" w:author="Author" w:date="2026-06-29T11:25:00Z" w16du:dateUtc="2026-06-29T15:25:00Z"/>
              </w:rPr>
            </w:pPr>
            <w:del w:id="159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85751B">
            <w:pPr>
              <w:rPr>
                <w:del w:id="160" w:author="Author" w:date="2026-06-29T11:25:00Z" w16du:dateUtc="2026-06-29T15:25:00Z"/>
              </w:rPr>
            </w:pPr>
            <w:del w:id="161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85751B">
            <w:pPr>
              <w:rPr>
                <w:del w:id="162" w:author="Author" w:date="2026-06-29T11:25:00Z" w16du:dateUtc="2026-06-29T15:25:00Z"/>
              </w:rPr>
            </w:pPr>
            <w:del w:id="163" w:author="Author" w:date="2026-06-29T11:25:00Z" w16du:dateUtc="2026-06-29T15:25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85751B">
            <w:pPr>
              <w:rPr>
                <w:del w:id="164" w:author="Author" w:date="2026-06-29T11:25:00Z" w16du:dateUtc="2026-06-29T15:25:00Z"/>
              </w:rPr>
            </w:pPr>
            <w:del w:id="165" w:author="Author" w:date="2026-06-29T11:25:00Z" w16du:dateUtc="2026-06-29T15:25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85751B">
            <w:pPr>
              <w:rPr>
                <w:del w:id="166" w:author="Author" w:date="2026-06-29T11:25:00Z" w16du:dateUtc="2026-06-29T15:25:00Z"/>
              </w:rPr>
            </w:pPr>
            <w:del w:id="167" w:author="Author" w:date="2026-06-29T11:25:00Z" w16du:dateUtc="2026-06-29T15:25:00Z">
              <w:r>
                <w:delText>R2C5</w:delText>
              </w:r>
            </w:del>
          </w:p>
        </w:tc>
      </w:tr>
      <w:tr w:rsidR="00047CC0" w14:paraId="169F2512" w14:textId="77777777">
        <w:trPr>
          <w:del w:id="168" w:author="Author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85751B">
            <w:pPr>
              <w:rPr>
                <w:del w:id="169" w:author="Author" w:date="2026-06-29T11:25:00Z" w16du:dateUtc="2026-06-29T15:25:00Z"/>
              </w:rPr>
            </w:pPr>
            <w:del w:id="170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85751B">
            <w:pPr>
              <w:rPr>
                <w:del w:id="171" w:author="Author" w:date="2026-06-29T11:25:00Z" w16du:dateUtc="2026-06-29T15:25:00Z"/>
              </w:rPr>
            </w:pPr>
            <w:del w:id="172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85751B">
            <w:pPr>
              <w:rPr>
                <w:del w:id="173" w:author="Author" w:date="2026-06-29T11:25:00Z" w16du:dateUtc="2026-06-29T15:25:00Z"/>
              </w:rPr>
            </w:pPr>
            <w:del w:id="174" w:author="Author" w:date="2026-06-29T11:25:00Z" w16du:dateUtc="2026-06-29T15:25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85751B">
            <w:pPr>
              <w:rPr>
                <w:del w:id="175" w:author="Author" w:date="2026-06-29T11:25:00Z" w16du:dateUtc="2026-06-29T15:25:00Z"/>
              </w:rPr>
            </w:pPr>
            <w:del w:id="176" w:author="Author" w:date="2026-06-29T11:25:00Z" w16du:dateUtc="2026-06-29T15:25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85751B">
            <w:pPr>
              <w:rPr>
                <w:del w:id="177" w:author="Author" w:date="2026-06-29T11:25:00Z" w16du:dateUtc="2026-06-29T15:25:00Z"/>
              </w:rPr>
            </w:pPr>
            <w:del w:id="178" w:author="Author" w:date="2026-06-29T11:25:00Z" w16du:dateUtc="2026-06-29T15:25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79" w:author="Author" w:date="2026-06-29T11:25:00Z" w16du:dateUtc="2026-06-29T15:25:00Z"/>
        </w:rPr>
      </w:pPr>
    </w:p>
    <w:p w14:paraId="74BD5077" w14:textId="57C5CE15" w:rsidR="00AC550D" w:rsidRDefault="00AC550D" w:rsidP="00AC550D">
      <w:pPr>
        <w:pStyle w:val="Heading2"/>
        <w:rPr>
          <w:del w:id="180" w:author="Author" w:date="2026-06-29T11:25:00Z" w16du:dateUtc="2026-06-29T15:25:00Z"/>
        </w:rPr>
      </w:pPr>
      <w:bookmarkStart w:id="181" w:name="_Hlk213218067"/>
      <w:del w:id="182" w:author="Author" w:date="2026-06-29T11:25:00Z" w16du:dateUtc="2026-06-29T15:25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83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84" w:author="Author" w:date="2026-06-29T11:25:00Z" w16du:dateUtc="2026-06-29T15:25:00Z"/>
              </w:rPr>
            </w:pPr>
            <w:del w:id="185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86" w:author="Author" w:date="2026-06-29T11:25:00Z" w16du:dateUtc="2026-06-29T15:25:00Z"/>
              </w:rPr>
            </w:pPr>
            <w:del w:id="187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88" w:author="Author" w:date="2026-06-29T11:25:00Z" w16du:dateUtc="2026-06-29T15:25:00Z"/>
              </w:rPr>
            </w:pPr>
            <w:del w:id="189" w:author="Author" w:date="2026-06-29T11:25:00Z" w16du:dateUtc="2026-06-29T15:25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90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91" w:author="Author" w:date="2026-06-29T11:25:00Z" w16du:dateUtc="2026-06-29T15:25:00Z"/>
              </w:rPr>
            </w:pPr>
            <w:del w:id="192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93" w:author="Author" w:date="2026-06-29T11:25:00Z" w16du:dateUtc="2026-06-29T15:25:00Z"/>
              </w:rPr>
            </w:pPr>
            <w:del w:id="194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95" w:author="Author" w:date="2026-06-29T11:25:00Z" w16du:dateUtc="2026-06-29T15:25:00Z"/>
              </w:rPr>
            </w:pPr>
            <w:del w:id="196" w:author="Author" w:date="2026-06-29T11:25:00Z" w16du:dateUtc="2026-06-29T15:25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97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98" w:author="Author" w:date="2026-06-29T11:25:00Z" w16du:dateUtc="2026-06-29T15:25:00Z"/>
              </w:rPr>
            </w:pPr>
            <w:del w:id="19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200" w:author="Author" w:date="2026-06-29T11:25:00Z" w16du:dateUtc="2026-06-29T15:25:00Z"/>
              </w:rPr>
            </w:pPr>
            <w:del w:id="201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202" w:author="Author" w:date="2026-06-29T11:25:00Z" w16du:dateUtc="2026-06-29T15:25:00Z"/>
              </w:rPr>
            </w:pPr>
            <w:del w:id="203" w:author="Author" w:date="2026-06-29T11:25:00Z" w16du:dateUtc="2026-06-29T15:25:00Z">
              <w:r>
                <w:delText>R3C3</w:delText>
              </w:r>
            </w:del>
          </w:p>
        </w:tc>
      </w:tr>
      <w:bookmarkEnd w:id="181"/>
    </w:tbl>
    <w:p w14:paraId="773E0A6F" w14:textId="1E6088F1" w:rsidR="008D6B1C" w:rsidRDefault="008D6B1C">
      <w:pPr>
        <w:rPr>
          <w:del w:id="204" w:author="Author" w:date="2026-06-29T11:25:00Z" w16du:dateUtc="2026-06-29T15:25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205" w:author="Author" w:date="2026-06-29T11:25:00Z" w16du:dateUtc="2026-06-29T15:25:00Z"/>
        </w:rPr>
      </w:pPr>
      <w:del w:id="206" w:author="Author" w:date="2026-06-29T11:25:00Z" w16du:dateUtc="2026-06-29T15:25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1019"/>
        <w:gridCol w:w="5859"/>
      </w:tblGrid>
      <w:tr w:rsidR="00EB7459" w14:paraId="2602AF32" w14:textId="77777777" w:rsidTr="008D6B1C">
        <w:trPr>
          <w:del w:id="207" w:author="Author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208" w:author="Author" w:date="2026-06-29T11:25:00Z" w16du:dateUtc="2026-06-29T15:25:00Z"/>
              </w:rPr>
            </w:pPr>
            <w:del w:id="209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210" w:author="Author" w:date="2026-06-29T11:25:00Z" w16du:dateUtc="2026-06-29T15:25:00Z"/>
              </w:rPr>
            </w:pPr>
            <w:del w:id="211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212" w:author="Author" w:date="2026-06-29T11:25:00Z" w16du:dateUtc="2026-06-29T15:25:00Z"/>
              </w:rPr>
            </w:pPr>
            <w:del w:id="213" w:author="Author" w:date="2026-06-29T11:25:00Z" w16du:dateUtc="2026-06-29T15:25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214" w:author="Author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215" w:author="Author" w:date="2026-06-29T11:25:00Z" w16du:dateUtc="2026-06-29T15:25:00Z"/>
              </w:rPr>
            </w:pPr>
            <w:del w:id="216" w:author="Author" w:date="2026-06-29T11:25:00Z" w16du:dateUtc="2026-06-29T15:25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217" w:author="Author" w:date="2026-06-29T11:25:00Z" w16du:dateUtc="2026-06-29T15:25:00Z"/>
              </w:rPr>
            </w:pPr>
            <w:del w:id="218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219" w:author="Author" w:date="2026-06-29T11:25:00Z" w16du:dateUtc="2026-06-29T15:25:00Z"/>
              </w:rPr>
            </w:pPr>
            <w:del w:id="220" w:author="Author" w:date="2026-06-29T11:25:00Z" w16du:dateUtc="2026-06-29T15:25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221" w:author="Author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222" w:author="Author" w:date="2026-06-29T11:25:00Z" w16du:dateUtc="2026-06-29T15:25:00Z"/>
              </w:rPr>
            </w:pPr>
            <w:del w:id="223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224" w:author="Author" w:date="2026-06-29T11:25:00Z" w16du:dateUtc="2026-06-29T15:25:00Z"/>
              </w:rPr>
            </w:pPr>
            <w:del w:id="225" w:author="Author" w:date="2026-06-29T11:25:00Z" w16du:dateUtc="2026-06-29T15:25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226" w:author="Author" w:date="2026-06-29T11:25:00Z" w16du:dateUtc="2026-06-29T15:25:00Z"/>
              </w:rPr>
            </w:pPr>
            <w:del w:id="227" w:author="Author" w:date="2026-06-29T11:25:00Z" w16du:dateUtc="2026-06-29T15:25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228" w:author="Author" w:date="2026-06-29T11:25:00Z" w16du:dateUtc="2026-06-29T15:25:00Z"/>
        </w:rPr>
      </w:pPr>
    </w:p>
    <w:p w14:paraId="1078926F" w14:textId="72AB6EF1" w:rsidR="00EE13FA" w:rsidRDefault="00EE13FA" w:rsidP="00EE13FA">
      <w:pPr>
        <w:pStyle w:val="Heading2"/>
        <w:rPr>
          <w:del w:id="229" w:author="Author" w:date="2026-06-29T11:25:00Z" w16du:dateUtc="2026-06-29T15:25:00Z"/>
        </w:rPr>
      </w:pPr>
      <w:del w:id="230" w:author="Author" w:date="2026-06-29T11:25:00Z" w16du:dateUtc="2026-06-29T15:25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31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232" w:author="Author" w:date="2026-06-29T11:25:00Z" w16du:dateUtc="2026-06-29T15:25:00Z"/>
              </w:rPr>
            </w:pPr>
            <w:del w:id="233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234" w:author="Author" w:date="2026-06-29T11:25:00Z" w16du:dateUtc="2026-06-29T15:25:00Z"/>
              </w:rPr>
            </w:pPr>
            <w:del w:id="235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236" w:author="Author" w:date="2026-06-29T11:25:00Z" w16du:dateUtc="2026-06-29T15:25:00Z"/>
              </w:rPr>
            </w:pPr>
            <w:del w:id="237" w:author="Author" w:date="2026-06-29T11:25:00Z" w16du:dateUtc="2026-06-29T15:25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238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39" w:author="Author" w:date="2026-06-29T11:25:00Z" w16du:dateUtc="2026-06-29T15:25:00Z"/>
              </w:rPr>
            </w:pPr>
            <w:del w:id="240" w:author="Author" w:date="2026-06-29T11:25:00Z" w16du:dateUtc="2026-06-29T15:25:00Z">
              <w:r>
                <w:lastRenderedPageBreak/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41" w:author="Author" w:date="2026-06-29T11:25:00Z" w16du:dateUtc="2026-06-29T15:25:00Z"/>
              </w:rPr>
            </w:pPr>
            <w:del w:id="242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43" w:author="Author" w:date="2026-06-29T11:25:00Z" w16du:dateUtc="2026-06-29T15:25:00Z"/>
              </w:rPr>
            </w:pPr>
            <w:del w:id="244" w:author="Author" w:date="2026-06-29T11:25:00Z" w16du:dateUtc="2026-06-29T15:25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45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46" w:author="Author" w:date="2026-06-29T11:25:00Z" w16du:dateUtc="2026-06-29T15:25:00Z"/>
              </w:rPr>
            </w:pPr>
            <w:del w:id="247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48" w:author="Author" w:date="2026-06-29T11:25:00Z" w16du:dateUtc="2026-06-29T15:25:00Z"/>
              </w:rPr>
            </w:pPr>
            <w:del w:id="249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50" w:author="Author" w:date="2026-06-29T11:25:00Z" w16du:dateUtc="2026-06-29T15:25:00Z"/>
              </w:rPr>
            </w:pPr>
            <w:del w:id="251" w:author="Author" w:date="2026-06-29T11:25:00Z" w16du:dateUtc="2026-06-29T15:25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52" w:author="Author" w:date="2026-06-29T11:25:00Z" w16du:dateUtc="2026-06-29T15:25:00Z"/>
        </w:rPr>
      </w:pPr>
    </w:p>
    <w:p w14:paraId="6861F172" w14:textId="77777777" w:rsidR="00EE13FA" w:rsidRDefault="00EE13FA"/>
    <w:sectPr w:rsidR="00EE13F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253" w:author="Author" w:date="2026-06-29T11:25:00Z" w16du:dateUtc="2026-06-29T15:25:00Z">
        <w:sectPr w:rsidR="00EE13FA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25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25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25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2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25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2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