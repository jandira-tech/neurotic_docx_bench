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C400A" w14:textId="77777777" w:rsidR="008740A2" w:rsidRDefault="008740A2">
      <w:pPr>
        <w:rPr>
          <w:rFonts w:ascii="Arial" w:hAnsi="Arial"/>
          <w:b/>
          <w:sz w:val="32"/>
          <w:rPrChange w:id="0" w:author="Arthur Souza Rodrigues" w:date="2026-07-10T21:52:00Z" w16du:dateUtc="2026-07-11T01:52:00Z">
            <w:rPr/>
          </w:rPrChange>
        </w:rPr>
      </w:pPr>
      <w:r>
        <w:rPr>
          <w:rFonts w:ascii="Arial" w:hAnsi="Arial"/>
          <w:b/>
          <w:sz w:val="32"/>
          <w:rPrChange w:id="1" w:author="Arthur Souza Rodrigues" w:date="2026-07-10T21:52:00Z" w16du:dateUtc="2026-07-11T01:52:00Z">
            <w:rPr/>
          </w:rPrChange>
        </w:rPr>
        <w:t>file_</w:t>
      </w:r>
      <w:ins w:id="2" w:author="Arthur Souza Rodrigues" w:date="2026-07-10T21:52:00Z" w16du:dateUtc="2026-07-11T01:52:00Z">
        <w:r w:rsidR="00110684">
          <w:rPr>
            <w:rFonts w:ascii="Arial" w:hAnsi="Arial" w:cs="Arial"/>
            <w:b/>
            <w:bCs/>
            <w:sz w:val="32"/>
            <w:szCs w:val="32"/>
          </w:rPr>
          <w:t>195</w:t>
        </w:r>
      </w:ins>
      <w:del w:id="3" w:author="Arthur Souza Rodrigues" w:date="2026-07-10T21:52:00Z" w16du:dateUtc="2026-07-11T01:52:00Z">
        <w:r>
          <w:delText>194</w:delText>
        </w:r>
      </w:del>
      <w:r>
        <w:rPr>
          <w:rFonts w:ascii="Arial" w:hAnsi="Arial"/>
          <w:b/>
          <w:sz w:val="32"/>
          <w:rPrChange w:id="4" w:author="Arthur Souza Rodrigues" w:date="2026-07-10T21:52:00Z" w16du:dateUtc="2026-07-11T01:52:00Z">
            <w:rPr/>
          </w:rPrChange>
        </w:rPr>
        <w:t>.docx</w:t>
      </w:r>
    </w:p>
    <w:p w14:paraId="4D27F9FA" w14:textId="2B49E723" w:rsidR="00DC2DDA" w:rsidRDefault="00E93606">
      <w:pPr>
        <w:rPr>
          <w:ins w:id="5" w:author="Arthur Souza Rodrigues" w:date="2026-07-10T21:52:00Z" w16du:dateUtc="2026-07-11T01:52:00Z"/>
        </w:rPr>
      </w:pPr>
      <w:ins w:id="6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 xml:space="preserve">Heading 2 </w:t>
        </w:r>
        <w:proofErr w:type="spellStart"/>
        <w:r>
          <w:rPr>
            <w:rFonts w:ascii="Arial" w:hAnsi="Arial" w:cs="Arial"/>
            <w:b/>
            <w:bCs/>
            <w:sz w:val="32"/>
            <w:szCs w:val="32"/>
          </w:rPr>
          <w:t>Center</w:t>
        </w:r>
        <w:proofErr w:type="spellEnd"/>
        <w:r>
          <w:rPr>
            <w:rFonts w:ascii="Arial" w:hAnsi="Arial" w:cs="Arial"/>
            <w:b/>
            <w:bCs/>
            <w:sz w:val="32"/>
            <w:szCs w:val="32"/>
          </w:rPr>
          <w:t xml:space="preserve"> Demo</w:t>
        </w:r>
      </w:ins>
    </w:p>
    <w:p w14:paraId="11ADCD3B" w14:textId="77777777" w:rsidR="00DC2DDA" w:rsidRDefault="00E93606">
      <w:pPr>
        <w:spacing w:before="360" w:after="80" w:line="240" w:lineRule="auto"/>
        <w:rPr>
          <w:ins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 xml:space="preserve">This document shows Heading 2 style with </w:t>
        </w:r>
        <w:proofErr w:type="spellStart"/>
        <w:r>
          <w:rPr>
            <w:rFonts w:ascii="Arial" w:hAnsi="Arial" w:cs="Arial"/>
            <w:b/>
            <w:bCs/>
            <w:sz w:val="32"/>
            <w:szCs w:val="32"/>
          </w:rPr>
          <w:t>center</w:t>
        </w:r>
        <w:proofErr w:type="spellEnd"/>
        <w:r>
          <w:rPr>
            <w:rFonts w:ascii="Arial" w:hAnsi="Arial" w:cs="Arial"/>
            <w:b/>
            <w:bCs/>
            <w:sz w:val="32"/>
            <w:szCs w:val="32"/>
          </w:rPr>
          <w:t xml:space="preserve"> alignment.</w:t>
        </w:r>
      </w:ins>
    </w:p>
    <w:p w14:paraId="4F831AFB" w14:textId="4CA08ADE" w:rsidR="0007027B" w:rsidRDefault="00E93606">
      <w:pPr>
        <w:spacing w:before="360" w:after="80" w:line="240" w:lineRule="auto"/>
        <w:pPrChange w:id="9" w:author="Arthur Souza Rodrigues" w:date="2026-07-10T21:52:00Z" w16du:dateUtc="2026-07-11T01:52:00Z">
          <w:pPr/>
        </w:pPrChange>
      </w:pPr>
      <w:proofErr w:type="spellStart"/>
      <w:ins w:id="10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>Centered</w:t>
        </w:r>
        <w:proofErr w:type="spellEnd"/>
        <w:r>
          <w:rPr>
            <w:rFonts w:ascii="Arial" w:hAnsi="Arial" w:cs="Arial"/>
            <w:b/>
            <w:bCs/>
            <w:sz w:val="32"/>
            <w:szCs w:val="32"/>
          </w:rPr>
          <w:t xml:space="preserve"> Heading 2 is useful for section titles in reports.</w:t>
        </w:r>
      </w:ins>
      <w:del w:id="11" w:author="Arthur Souza Rodrigues" w:date="2026-07-10T21:52:00Z" w16du:dateUtc="2026-07-11T01:52:00Z">
        <w:r w:rsidR="00DA2473">
          <w:delText>Ouch</w:delText>
        </w:r>
        <w:r w:rsidR="00DA2473">
          <w:rPr>
            <w:rStyle w:val="FootnoteReference"/>
          </w:rPr>
          <w:footnoteReference w:id="1"/>
        </w:r>
        <w:r w:rsidR="00DA2473">
          <w:delText>.</w:delText>
        </w:r>
        <w:r w:rsidR="00DA2473">
          <w:rPr>
            <w:rStyle w:val="FootnoteReference"/>
          </w:rPr>
          <w:footnoteReference w:id="2"/>
        </w:r>
      </w:del>
    </w:p>
    <w:sectPr w:rsidR="000702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52:00Z" w16du:dateUtc="2026-07-11T01:52:00Z">
        <w:sectPr w:rsidR="0007027B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0F74FC" w14:textId="77777777" w:rsidR="00E93606" w:rsidRDefault="00E93606" w:rsidP="00DA2473">
      <w:pPr>
        <w:spacing w:after="0" w:line="240" w:lineRule="auto"/>
      </w:pPr>
      <w:r>
        <w:separator/>
      </w:r>
    </w:p>
  </w:endnote>
  <w:endnote w:type="continuationSeparator" w:id="0">
    <w:p w14:paraId="778D5BEA" w14:textId="77777777" w:rsidR="00E93606" w:rsidRDefault="00E93606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C8391A" w14:textId="77777777" w:rsidR="00CD2C3C" w:rsidRDefault="00CD2C3C">
    <w:pPr>
      <w:pStyle w:val="FootnoteReference"/>
      <w:pPrChange w:id="14" w:author="Arthur Souza Rodrigues" w:date="2026-07-10T21:52:00Z" w16du:dateUtc="2026-07-11T01:5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4CF544" w14:textId="77777777" w:rsidR="00E93606" w:rsidRDefault="00E93606" w:rsidP="00DA2473">
      <w:pPr>
        <w:spacing w:after="0" w:line="240" w:lineRule="auto"/>
      </w:pPr>
      <w:r>
        <w:separator/>
      </w:r>
    </w:p>
  </w:footnote>
  <w:footnote w:type="continuationSeparator" w:id="0">
    <w:p w14:paraId="61F0B4AF" w14:textId="77777777" w:rsidR="00E93606" w:rsidRDefault="00E93606" w:rsidP="00DA2473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del w:id="12" w:author="Arthur Souza Rodrigues" w:date="2026-07-10T21:52:00Z" w16du:dateUtc="2026-07-11T01:52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9EFED8C" w14:textId="77777777" w:rsidR="00DA2473" w:rsidRDefault="00DA2473">
      <w:pPr>
        <w:pStyle w:val="FootnoteText"/>
      </w:pPr>
      <w:del w:id="13" w:author="Arthur Souza Rodrigues" w:date="2026-07-10T21:52:00Z" w16du:dateUtc="2026-07-11T01:52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A0315" w14:textId="77777777" w:rsidR="00CD2C3C" w:rsidRDefault="00CD2C3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7027B"/>
    <w:rsid w:val="00110684"/>
    <w:rsid w:val="00212576"/>
    <w:rsid w:val="006A0FDE"/>
    <w:rsid w:val="007B0C02"/>
    <w:rsid w:val="008740A2"/>
    <w:rsid w:val="00911D94"/>
    <w:rsid w:val="00AF42C3"/>
    <w:rsid w:val="00CD2C3C"/>
    <w:rsid w:val="00D53FE7"/>
    <w:rsid w:val="00DA2473"/>
    <w:rsid w:val="00DC2DDA"/>
    <w:rsid w:val="00E9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A36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C3C"/>
  </w:style>
  <w:style w:type="paragraph" w:styleId="Footer">
    <w:name w:val="footer"/>
    <w:basedOn w:val="Normal"/>
    <w:link w:val="FooterChar"/>
    <w:uiPriority w:val="99"/>
    <w:unhideWhenUsed/>
    <w:rsid w:val="00CD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2026-07-11T01:52:00Z</dcterms:modified>
</cp:coreProperties>
</file>