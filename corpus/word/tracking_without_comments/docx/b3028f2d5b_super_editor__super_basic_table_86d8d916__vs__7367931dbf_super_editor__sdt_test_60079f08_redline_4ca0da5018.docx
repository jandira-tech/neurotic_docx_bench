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5AF2" w14:textId="77777777" w:rsidR="00591DAD" w:rsidRDefault="004B44D4">
      <w:pPr>
        <w:rPr>
          <w:ins w:id="36" w:author="Nick Bernal" w:date="2026-08-04T06:07:00Z" w16du:dateUtc="2026-08-04T10:07:00Z"/>
        </w:rPr>
      </w:pPr>
      <w:ins w:id="37" w:author="Nick Bernal" w:date="2026-08-04T06:07:00Z" w16du:dateUtc="2026-08-04T10:07:00Z">
        <w:r>
          <w:t>This is some inline SDT text content inside a run.</w:t>
        </w:r>
      </w:ins>
    </w:p>
    <w:p w14:paraId="7D94D2F9" w14:textId="77777777" w:rsidR="00591DAD" w:rsidRDefault="004B44D4">
      <w:pPr>
        <w:rPr>
          <w:ins w:id="38" w:author="Nick Bernal" w:date="2026-08-04T06:07:00Z" w16du:dateUtc="2026-08-04T10:07:00Z"/>
        </w:rPr>
      </w:pPr>
      <w:ins w:id="39" w:author="Nick Bernal" w:date="2026-08-04T06:07:00Z" w16du:dateUtc="2026-08-04T10:07:00Z">
        <w:r>
          <w:t>This is a paragraph inside the block SDT.</w:t>
        </w:r>
      </w:ins>
    </w:p>
    <w:tbl>
      <w:tblPr>
        <w:tblW w:w="0" w:type="auto"/>
        <w:tblLook w:val="04A0" w:firstRow="1" w:lastRow="0" w:firstColumn="1" w:lastColumn="0" w:noHBand="0" w:noVBand="1"/>
        <w:tblPrChange w:id="40" w:author="Nick Bernal" w:date="2026-08-04T06:07:00Z" w16du:dateUtc="2026-08-04T10:07:00Z"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17"/>
        <w:gridCol w:w="1804"/>
        <w:gridCol w:w="390"/>
        <w:tblGridChange w:id="41">
          <w:tblGrid>
            <w:gridCol w:w="1817"/>
            <w:gridCol w:w="1299"/>
            <w:gridCol w:w="505"/>
            <w:gridCol w:w="390"/>
            <w:gridCol w:w="2222"/>
            <w:gridCol w:w="3117"/>
          </w:tblGrid>
        </w:tblGridChange>
      </w:tblGrid>
      <w:tr w:rsidR="00D74AD4" w14:paraId="1D7E1137" w14:textId="77777777">
        <w:tc>
          <w:tcPr>
            <w:tcW w:w="0" w:type="auto"/>
            <w:tcPrChange w:id="42" w:author="Nick Bernal" w:date="2026-08-04T06:07:00Z" w16du:dateUtc="2026-08-04T10:07:00Z">
              <w:tcPr>
                <w:tcW w:w="3116" w:type="dxa"/>
                <w:gridSpan w:val="2"/>
              </w:tcPr>
            </w:tcPrChange>
          </w:tcPr>
          <w:p w14:paraId="7A9B162D" w14:textId="019E390D" w:rsidR="00D74AD4" w:rsidRDefault="004B44D4">
            <w:ins w:id="43" w:author="Nick Bernal" w:date="2026-08-04T06:07:00Z" w16du:dateUtc="2026-08-04T10:07:00Z">
              <w:r>
                <w:t>Row 1, Cell 1</w:t>
              </w:r>
            </w:ins>
            <w:del w:id="44" w:author="Nick Bernal" w:date="2026-08-04T06:07:00Z" w16du:dateUtc="2026-08-04T10:07:00Z">
              <w:r w:rsidR="00D74AD4">
                <w:delText>A</w:delText>
              </w:r>
            </w:del>
          </w:p>
        </w:tc>
        <w:tc>
          <w:tcPr>
            <w:tcW w:w="0" w:type="auto"/>
            <w:tcPrChange w:id="45" w:author="Nick Bernal" w:date="2026-08-04T06:07:00Z" w16du:dateUtc="2026-08-04T10:07:00Z">
              <w:tcPr>
                <w:tcW w:w="3117" w:type="dxa"/>
                <w:gridSpan w:val="3"/>
              </w:tcPr>
            </w:tcPrChange>
          </w:tcPr>
          <w:p w14:paraId="2AAEAD0B" w14:textId="46CD6ABA" w:rsidR="00D74AD4" w:rsidRDefault="004B44D4">
            <w:ins w:id="46" w:author="Nick Bernal" w:date="2026-08-04T06:07:00Z" w16du:dateUtc="2026-08-04T10:07:00Z">
              <w:r>
                <w:t>Row 1, Cell 2</w:t>
              </w:r>
            </w:ins>
            <w:del w:id="47" w:author="Nick Bernal" w:date="2026-08-04T06:07:00Z" w16du:dateUtc="2026-08-04T10:07:00Z">
              <w:r w:rsidR="00D74AD4">
                <w:delText>B</w:delText>
              </w:r>
            </w:del>
          </w:p>
        </w:tc>
        <w:tc>
          <w:tcPr>
            <w:tcW w:w="0" w:type="auto"/>
            <w:tcPrChange w:id="48" w:author="Nick Bernal" w:date="2026-08-04T06:07:00Z" w16du:dateUtc="2026-08-04T10:07:00Z">
              <w:tcPr>
                <w:tcW w:w="3117" w:type="dxa"/>
              </w:tcPr>
            </w:tcPrChange>
          </w:tcPr>
          <w:p w14:paraId="0A3139AB" w14:textId="5C704666" w:rsidR="00D74AD4" w:rsidRDefault="00D74AD4">
            <w:del w:id="49" w:author="Nick Bernal" w:date="2026-08-04T06:07:00Z" w16du:dateUtc="2026-08-04T10:07:00Z">
              <w:r>
                <w:delText>C</w:delText>
              </w:r>
            </w:del>
          </w:p>
        </w:tc>
      </w:tr>
      <w:tr w:rsidR="00D74AD4" w14:paraId="1B8FA21F" w14:textId="77777777">
        <w:tc>
          <w:tcPr>
            <w:tcW w:w="0" w:type="auto"/>
            <w:tcPrChange w:id="50" w:author="Nick Bernal" w:date="2026-08-04T06:07:00Z" w16du:dateUtc="2026-08-04T10:07:00Z">
              <w:tcPr>
                <w:tcW w:w="3116" w:type="dxa"/>
                <w:gridSpan w:val="2"/>
              </w:tcPr>
            </w:tcPrChange>
          </w:tcPr>
          <w:p w14:paraId="08673863" w14:textId="67E14806" w:rsidR="00D74AD4" w:rsidRDefault="004B44D4">
            <w:ins w:id="51" w:author="Nick Bernal" w:date="2026-08-04T06:07:00Z" w16du:dateUtc="2026-08-04T10:07:00Z">
              <w:r>
                <w:t>Row 2, Cell 1</w:t>
              </w:r>
            </w:ins>
            <w:del w:id="52" w:author="Nick Bernal" w:date="2026-08-04T06:07:00Z" w16du:dateUtc="2026-08-04T10:07:00Z">
              <w:r w:rsidR="00D74AD4">
                <w:delText>D</w:delText>
              </w:r>
            </w:del>
          </w:p>
        </w:tc>
        <w:tc>
          <w:tcPr>
            <w:tcW w:w="0" w:type="auto"/>
            <w:tcPrChange w:id="53" w:author="Nick Bernal" w:date="2026-08-04T06:07:00Z" w16du:dateUtc="2026-08-04T10:07:00Z">
              <w:tcPr>
                <w:tcW w:w="3117" w:type="dxa"/>
                <w:gridSpan w:val="3"/>
              </w:tcPr>
            </w:tcPrChange>
          </w:tcPr>
          <w:p w14:paraId="7AEAD36D" w14:textId="199D047D" w:rsidR="00D74AD4" w:rsidRDefault="004B44D4">
            <w:ins w:id="54" w:author="Nick Bernal" w:date="2026-08-04T06:07:00Z" w16du:dateUtc="2026-08-04T10:07:00Z">
              <w:r>
                <w:t>Row 2, Cell 2</w:t>
              </w:r>
            </w:ins>
            <w:del w:id="55" w:author="Nick Bernal" w:date="2026-08-04T06:07:00Z" w16du:dateUtc="2026-08-04T10:07:00Z">
              <w:r w:rsidR="00D74AD4">
                <w:delText>E</w:delText>
              </w:r>
            </w:del>
          </w:p>
        </w:tc>
        <w:tc>
          <w:tcPr>
            <w:tcW w:w="0" w:type="auto"/>
            <w:tcPrChange w:id="56" w:author="Nick Bernal" w:date="2026-08-04T06:07:00Z" w16du:dateUtc="2026-08-04T10:07:00Z">
              <w:tcPr>
                <w:tcW w:w="3117" w:type="dxa"/>
              </w:tcPr>
            </w:tcPrChange>
          </w:tcPr>
          <w:p w14:paraId="1DBDF5E9" w14:textId="3B06D86A" w:rsidR="00D74AD4" w:rsidRDefault="00D74AD4">
            <w:del w:id="57" w:author="Nick Bernal" w:date="2026-08-04T06:07:00Z" w16du:dateUtc="2026-08-04T10:07:00Z">
              <w:r>
                <w:delText>F</w:delText>
              </w:r>
            </w:del>
          </w:p>
        </w:tc>
      </w:tr>
    </w:tbl>
    <w:p w14:paraId="732115D3" w14:textId="77777777" w:rsidR="003C58BC" w:rsidRDefault="004B44D4">
      <w:pPr>
        <w:rPr>
          <w:del w:id="58" w:author="Nick Bernal" w:date="2026-08-04T06:07:00Z" w16du:dateUtc="2026-08-04T10:07:00Z"/>
        </w:rPr>
      </w:pPr>
      <w:ins w:id="59" w:author="Nick Bernal" w:date="2026-08-04T06:07:00Z" w16du:dateUtc="2026-08-04T10:07:00Z">
        <w:r>
          <w:t>Additional text after the table inside the block SDT.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D74AD4" w14:paraId="042F4CC2" w14:textId="77777777" w:rsidTr="0037489B">
        <w:trPr>
          <w:del w:id="60" w:author="Nick Bernal" w:date="2026-08-04T06:07:00Z" w16du:dateUtc="2026-08-04T10:07:00Z"/>
        </w:trPr>
        <w:tc>
          <w:tcPr>
            <w:tcW w:w="3116" w:type="dxa"/>
          </w:tcPr>
          <w:p w14:paraId="1A1D5590" w14:textId="0197D523" w:rsidR="00D74AD4" w:rsidRDefault="00D74AD4" w:rsidP="0037489B">
            <w:pPr>
              <w:rPr>
                <w:del w:id="61" w:author="Nick Bernal" w:date="2026-08-04T06:07:00Z" w16du:dateUtc="2026-08-04T10:07:00Z"/>
              </w:rPr>
            </w:pPr>
            <w:del w:id="62" w:author="Nick Bernal" w:date="2026-08-04T06:07:00Z" w16du:dateUtc="2026-08-04T10:07:00Z">
              <w:r>
                <w:delText>A</w:delText>
              </w:r>
            </w:del>
          </w:p>
        </w:tc>
        <w:tc>
          <w:tcPr>
            <w:tcW w:w="3117" w:type="dxa"/>
          </w:tcPr>
          <w:p w14:paraId="7268268A" w14:textId="63010FD7" w:rsidR="00D74AD4" w:rsidRDefault="00D74AD4" w:rsidP="0037489B">
            <w:pPr>
              <w:rPr>
                <w:del w:id="63" w:author="Nick Bernal" w:date="2026-08-04T06:07:00Z" w16du:dateUtc="2026-08-04T10:07:00Z"/>
              </w:rPr>
            </w:pPr>
            <w:del w:id="64" w:author="Nick Bernal" w:date="2026-08-04T06:07:00Z" w16du:dateUtc="2026-08-04T10:07:00Z">
              <w:r>
                <w:delText>B</w:delText>
              </w:r>
            </w:del>
          </w:p>
        </w:tc>
        <w:tc>
          <w:tcPr>
            <w:tcW w:w="3117" w:type="dxa"/>
          </w:tcPr>
          <w:p w14:paraId="209B62F0" w14:textId="4D42DEB2" w:rsidR="00D74AD4" w:rsidRDefault="00D74AD4" w:rsidP="0037489B">
            <w:pPr>
              <w:rPr>
                <w:del w:id="65" w:author="Nick Bernal" w:date="2026-08-04T06:07:00Z" w16du:dateUtc="2026-08-04T10:07:00Z"/>
              </w:rPr>
            </w:pPr>
            <w:del w:id="66" w:author="Nick Bernal" w:date="2026-08-04T06:07:00Z" w16du:dateUtc="2026-08-04T10:07:00Z">
              <w:r>
                <w:delText>C</w:delText>
              </w:r>
            </w:del>
          </w:p>
        </w:tc>
      </w:tr>
      <w:tr w:rsidR="00D74AD4" w14:paraId="35A69F57" w14:textId="77777777" w:rsidTr="0037489B">
        <w:trPr>
          <w:del w:id="67" w:author="Nick Bernal" w:date="2026-08-04T06:07:00Z" w16du:dateUtc="2026-08-04T10:07:00Z"/>
        </w:trPr>
        <w:tc>
          <w:tcPr>
            <w:tcW w:w="3116" w:type="dxa"/>
          </w:tcPr>
          <w:p w14:paraId="25A07177" w14:textId="3E06FB2C" w:rsidR="00D74AD4" w:rsidRDefault="00D74AD4" w:rsidP="0037489B">
            <w:pPr>
              <w:rPr>
                <w:del w:id="68" w:author="Nick Bernal" w:date="2026-08-04T06:07:00Z" w16du:dateUtc="2026-08-04T10:07:00Z"/>
              </w:rPr>
            </w:pPr>
            <w:del w:id="69" w:author="Nick Bernal" w:date="2026-08-04T06:07:00Z" w16du:dateUtc="2026-08-04T10:07:00Z">
              <w:r>
                <w:delText>D</w:delText>
              </w:r>
            </w:del>
          </w:p>
        </w:tc>
        <w:tc>
          <w:tcPr>
            <w:tcW w:w="3117" w:type="dxa"/>
          </w:tcPr>
          <w:p w14:paraId="172DA48B" w14:textId="5C578493" w:rsidR="00D74AD4" w:rsidRDefault="00D74AD4" w:rsidP="0037489B">
            <w:pPr>
              <w:rPr>
                <w:del w:id="70" w:author="Nick Bernal" w:date="2026-08-04T06:07:00Z" w16du:dateUtc="2026-08-04T10:07:00Z"/>
              </w:rPr>
            </w:pPr>
            <w:del w:id="71" w:author="Nick Bernal" w:date="2026-08-04T06:07:00Z" w16du:dateUtc="2026-08-04T10:07:00Z">
              <w:r>
                <w:delText>E</w:delText>
              </w:r>
            </w:del>
          </w:p>
        </w:tc>
        <w:tc>
          <w:tcPr>
            <w:tcW w:w="3117" w:type="dxa"/>
          </w:tcPr>
          <w:p w14:paraId="4D0E38D2" w14:textId="2485E86D" w:rsidR="00D74AD4" w:rsidRDefault="00D74AD4" w:rsidP="0037489B">
            <w:pPr>
              <w:rPr>
                <w:del w:id="72" w:author="Nick Bernal" w:date="2026-08-04T06:07:00Z" w16du:dateUtc="2026-08-04T10:07:00Z"/>
              </w:rPr>
            </w:pPr>
            <w:del w:id="73" w:author="Nick Bernal" w:date="2026-08-04T06:07:00Z" w16du:dateUtc="2026-08-04T10:07:00Z">
              <w:r>
                <w:delText>f</w:delText>
              </w:r>
            </w:del>
          </w:p>
        </w:tc>
      </w:tr>
    </w:tbl>
    <w:p w14:paraId="143D98D8" w14:textId="77777777" w:rsidR="00D74AD4" w:rsidRDefault="00D74AD4"/>
    <w:sectPr w:rsidR="00D74AD4" w:rsidSect="00034616">
      <w:pgSz w:w="12240" w:h="15840"/>
      <w:pgMar w:top="1440" w:right="1800" w:bottom="1440" w:left="1800" w:header="720" w:footer="720" w:gutter="0"/>
      <w:cols w:space="720"/>
      <w:docGrid w:linePitch="360"/>
      <w:sectPrChange w:id="74" w:author="Nick Bernal" w:date="2026-08-04T06:07:00Z" w16du:dateUtc="2026-08-04T10:07:00Z">
        <w:sectPr w:rsidR="00D74AD4" w:rsidSect="00034616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D4"/>
    <w:rsid w:val="00034616"/>
    <w:rsid w:val="0006063C"/>
    <w:rsid w:val="0015074B"/>
    <w:rsid w:val="0029639D"/>
    <w:rsid w:val="00316A57"/>
    <w:rsid w:val="00326F90"/>
    <w:rsid w:val="00360F1B"/>
    <w:rsid w:val="003C1D14"/>
    <w:rsid w:val="003C58BC"/>
    <w:rsid w:val="004B44D4"/>
    <w:rsid w:val="004C1F44"/>
    <w:rsid w:val="00584538"/>
    <w:rsid w:val="00591DAD"/>
    <w:rsid w:val="00931F1A"/>
    <w:rsid w:val="00A16521"/>
    <w:rsid w:val="00AA1D8D"/>
    <w:rsid w:val="00B33473"/>
    <w:rsid w:val="00B47730"/>
    <w:rsid w:val="00CB0664"/>
    <w:rsid w:val="00D52BD0"/>
    <w:rsid w:val="00D74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59EC2"/>
  <w15:chartTrackingRefBased/>
  <w15:docId w15:val="{0DF18B0C-5C22-9D4B-9B55-DF7DD916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Nick Bernal" w:date="2026-08-04T06:07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Nick Bernal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Nick Bernal" w:date="2026-08-04T06:07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Nick Bernal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Nick Bernal" w:date="2026-08-04T06:07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Nick Bernal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Nick Bernal" w:date="2026-08-04T06:07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Nick Bernal" w:date="2026-08-04T06:0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Nick Bernal" w:date="2026-08-04T06:07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Nick Bernal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Nick Bernal" w:date="2026-08-04T06:07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Nick Bernal" w:date="2026-08-04T06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Nick Bernal" w:date="2026-08-04T06:07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Nick Bernal" w:date="2026-08-04T06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Nick Bernal" w:date="2026-08-04T06:07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Nick Bernal" w:date="2026-08-04T06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Nick Bernal" w:date="2026-08-04T06:07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Nick Bernal" w:date="2026-08-04T06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D4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4AD4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74AD4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D4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D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D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D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D4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D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Nick Bernal" w:date="2026-08-04T06:0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Nick Bernal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D74AD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Nick Bernal" w:date="2026-08-04T06:07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Nick Bernal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D74AD4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Nick Bernal" w:date="2026-08-04T06:07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Nick Bernal" w:date="2026-08-04T06:07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D74AD4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D7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Nick Bernal" w:date="2026-08-04T06:07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Nick Bernal" w:date="2026-08-04T06:0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Nick Bernal" w:date="2026-08-04T06:07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D4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Nick Bernal" w:date="2026-08-04T06:07:00Z">
        <w:rPr>
          <w:b/>
          <w:bCs/>
          <w:smallCaps/>
          <w:color w:val="0F4761" w:themeColor="accent1" w:themeShade="BF"/>
          <w:spacing w:val="5"/>
        </w:rPr>
      </w:rPrChange>
    </w:rPr>
  </w:style>
  <w:style w:type="table" w:styleId="TableGrid">
    <w:name w:val="Table Grid"/>
    <w:basedOn w:val="TableNormal"/>
    <w:uiPriority w:val="59"/>
    <w:rsid w:val="00D74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Nick Bernal" w:date="2026-08-04T06:07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Nick Bernal" w:date="2026-08-04T06:07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Nick Bernal" w:date="2026-08-04T06:07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Nick Bernal" w:date="2026-08-04T06:07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Nick Bernal" w:date="2026-08-04T06:07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Nick Bernal" w:date="2026-08-04T06:07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Nick Bernal" w:date="2026-08-04T06:07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316A57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Nick Bernal" w:date="2026-08-04T06:07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Nick Bernal" w:date="2026-08-04T06:07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Nick Bernal" w:date="2026-08-04T06:07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Nick Bernal" w:date="2026-08-04T06:07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Nick Bernal" w:date="2026-08-04T06:07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Nick Bernal" w:date="2026-08-04T06:07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Nick Bernal" w:date="2026-08-04T06:07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Nick Bernal" w:date="2026-08-04T06:07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Nick Bernal" w:date="2026-08-04T06:07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Nick Bernal" w:date="2026-08-04T06:07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Nick Bernal" w:date="2026-08-04T06:07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Nick Bernal" w:date="2026-08-04T06:07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Nick Bernal" w:date="2026-08-04T06:07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Nick Bernal" w:date="2026-08-04T06:07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316A57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Nick Bernal" w:date="2026-08-04T06:07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Nick Bernal" w:date="2026-08-04T06:07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316A57"/>
    <w:rPr>
      <w:b/>
      <w:bCs/>
    </w:rPr>
  </w:style>
  <w:style w:type="character" w:styleId="Emphasis">
    <w:name w:val="Emphasis"/>
    <w:basedOn w:val="DefaultParagraphFont"/>
    <w:uiPriority w:val="20"/>
    <w:qFormat/>
    <w:rsid w:val="00316A5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16A5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16A57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16A5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Nick Bernal" w:date="2026-08-04T06:07:00Z">
        <w:pPr>
          <w:keepNext/>
          <w:keepLines/>
          <w:spacing w:before="480" w:line="276" w:lineRule="auto"/>
        </w:pPr>
      </w:pPrChange>
    </w:pPr>
    <w:rPr>
      <w:rPrChange w:id="35" w:author="Nick Bernal" w:date="2026-08-04T06:07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LightShading">
    <w:name w:val="Light Shading"/>
    <w:basedOn w:val="TableNormal"/>
    <w:uiPriority w:val="60"/>
    <w:rsid w:val="00316A57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16A57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16A57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16A57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16A57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16A57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16A57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16A5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16A57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16A57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16A57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25D0B4-38C9-2E41-B8B4-EF7DC5ABF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2025-11-12T19:42:00Z</dcterms:created>
  <dcterms:modified xsi:type="dcterms:W3CDTF">2026-08-04T10:07:00Z</dcterms:modified>
</cp:coreProperties>
</file>