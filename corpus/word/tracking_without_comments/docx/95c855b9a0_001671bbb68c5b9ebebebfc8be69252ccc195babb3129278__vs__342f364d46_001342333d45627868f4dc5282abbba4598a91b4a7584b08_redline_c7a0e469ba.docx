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90AA31" w14:textId="77777777" w:rsidR="00964AD2" w:rsidRPr="00854C26" w:rsidRDefault="00854C26" w:rsidP="0061350B">
      <w:pPr>
        <w:spacing w:before="360" w:after="240" w:line="240" w:lineRule="auto"/>
        <w:jc w:val="center"/>
        <w:rPr>
          <w:ins w:id="0" w:author="Pribil-Kövesdy Döníz" w:date="2026-09-22T12:18:00Z" w16du:dateUtc="2026-09-22T16:18:00Z"/>
          <w:rFonts w:cstheme="minorHAnsi"/>
          <w:b/>
          <w:smallCaps/>
          <w:sz w:val="32"/>
          <w:szCs w:val="32"/>
        </w:rPr>
      </w:pPr>
      <w:ins w:id="1" w:author="Pribil-Kövesdy Döníz" w:date="2026-09-22T12:18:00Z" w16du:dateUtc="2026-09-22T16:18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03DE1FED" w14:textId="77777777" w:rsidR="00854C26" w:rsidRPr="00854C26" w:rsidRDefault="00854C26" w:rsidP="0061350B">
      <w:pPr>
        <w:spacing w:before="360" w:after="300" w:line="240" w:lineRule="auto"/>
        <w:rPr>
          <w:ins w:id="2" w:author="Pribil-Kövesdy Döníz" w:date="2026-09-22T12:18:00Z" w16du:dateUtc="2026-09-22T16:18:00Z"/>
          <w:sz w:val="28"/>
          <w:szCs w:val="28"/>
        </w:rPr>
      </w:pPr>
      <w:ins w:id="3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6D3445A3" w14:textId="77777777" w:rsidTr="00AD06DF">
        <w:trPr>
          <w:ins w:id="4" w:author="Pribil-Kövesdy Döníz" w:date="2026-09-22T12:18:00Z" w16du:dateUtc="2026-09-22T16:18:00Z"/>
        </w:trPr>
        <w:tc>
          <w:tcPr>
            <w:tcW w:w="2802" w:type="dxa"/>
          </w:tcPr>
          <w:p w14:paraId="7B7B7FD1" w14:textId="77777777" w:rsidR="00854C26" w:rsidRDefault="00854C26" w:rsidP="00391C9E">
            <w:pPr>
              <w:rPr>
                <w:ins w:id="5" w:author="Pribil-Kövesdy Döníz" w:date="2026-09-22T12:18:00Z" w16du:dateUtc="2026-09-22T16:18:00Z"/>
              </w:rPr>
            </w:pPr>
            <w:ins w:id="6" w:author="Pribil-Kövesdy Döníz" w:date="2026-09-22T12:18:00Z" w16du:dateUtc="2026-09-22T16:18:00Z">
              <w:r>
                <w:t>Név</w:t>
              </w:r>
            </w:ins>
          </w:p>
        </w:tc>
        <w:tc>
          <w:tcPr>
            <w:tcW w:w="11340" w:type="dxa"/>
          </w:tcPr>
          <w:p w14:paraId="4BE36205" w14:textId="77777777" w:rsidR="00854C26" w:rsidRDefault="00854C26" w:rsidP="00391C9E">
            <w:pPr>
              <w:rPr>
                <w:ins w:id="7" w:author="Pribil-Kövesdy Döníz" w:date="2026-09-22T12:18:00Z" w16du:dateUtc="2026-09-22T16:18:00Z"/>
              </w:rPr>
            </w:pPr>
          </w:p>
        </w:tc>
      </w:tr>
      <w:tr w:rsidR="00854C26" w14:paraId="4B90AE8C" w14:textId="77777777" w:rsidTr="00AD06DF">
        <w:trPr>
          <w:ins w:id="8" w:author="Pribil-Kövesdy Döníz" w:date="2026-09-22T12:18:00Z" w16du:dateUtc="2026-09-22T16:18:00Z"/>
        </w:trPr>
        <w:tc>
          <w:tcPr>
            <w:tcW w:w="2802" w:type="dxa"/>
          </w:tcPr>
          <w:p w14:paraId="096066AB" w14:textId="77777777" w:rsidR="00854C26" w:rsidRDefault="00F520F7" w:rsidP="00F520F7">
            <w:pPr>
              <w:rPr>
                <w:ins w:id="9" w:author="Pribil-Kövesdy Döníz" w:date="2026-09-22T12:18:00Z" w16du:dateUtc="2026-09-22T16:18:00Z"/>
              </w:rPr>
            </w:pPr>
            <w:ins w:id="10" w:author="Pribil-Kövesdy Döníz" w:date="2026-09-22T12:18:00Z" w16du:dateUtc="2026-09-22T16:18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524F698A" w14:textId="77777777" w:rsidR="00854C26" w:rsidRDefault="00854C26" w:rsidP="00391C9E">
            <w:pPr>
              <w:rPr>
                <w:ins w:id="11" w:author="Pribil-Kövesdy Döníz" w:date="2026-09-22T12:18:00Z" w16du:dateUtc="2026-09-22T16:18:00Z"/>
              </w:rPr>
            </w:pPr>
          </w:p>
        </w:tc>
      </w:tr>
    </w:tbl>
    <w:p w14:paraId="0884FB6B" w14:textId="77777777" w:rsidR="00854C26" w:rsidRPr="00854C26" w:rsidRDefault="00854C26" w:rsidP="0061350B">
      <w:pPr>
        <w:spacing w:before="360" w:line="240" w:lineRule="auto"/>
        <w:rPr>
          <w:ins w:id="12" w:author="Pribil-Kövesdy Döníz" w:date="2026-09-22T12:18:00Z" w16du:dateUtc="2026-09-22T16:18:00Z"/>
          <w:sz w:val="28"/>
          <w:szCs w:val="28"/>
        </w:rPr>
      </w:pPr>
      <w:ins w:id="13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55CA5625" w14:textId="77777777" w:rsidTr="0061350B">
        <w:trPr>
          <w:trHeight w:val="1168"/>
          <w:ins w:id="14" w:author="Pribil-Kövesdy Döníz" w:date="2026-09-22T12:18:00Z" w16du:dateUtc="2026-09-22T16:18:00Z"/>
        </w:trPr>
        <w:tc>
          <w:tcPr>
            <w:tcW w:w="2802" w:type="dxa"/>
          </w:tcPr>
          <w:p w14:paraId="70ADE114" w14:textId="77777777" w:rsidR="00854C26" w:rsidRDefault="00A236F9" w:rsidP="00391C9E">
            <w:pPr>
              <w:rPr>
                <w:ins w:id="15" w:author="Pribil-Kövesdy Döníz" w:date="2026-09-22T12:18:00Z" w16du:dateUtc="2026-09-22T16:18:00Z"/>
              </w:rPr>
            </w:pPr>
            <w:ins w:id="16" w:author="Pribil-Kövesdy Döníz" w:date="2026-09-22T12:18:00Z" w16du:dateUtc="2026-09-22T16:18:00Z">
              <w:r>
                <w:t>Mobilitás típusa</w:t>
              </w:r>
            </w:ins>
          </w:p>
          <w:p w14:paraId="59A0B8B8" w14:textId="77777777" w:rsidR="00A236F9" w:rsidRDefault="00A236F9" w:rsidP="00391C9E">
            <w:pPr>
              <w:rPr>
                <w:ins w:id="17" w:author="Pribil-Kövesdy Döníz" w:date="2026-09-22T12:18:00Z" w16du:dateUtc="2026-09-22T16:18:00Z"/>
              </w:rPr>
            </w:pPr>
            <w:ins w:id="18" w:author="Pribil-Kövesdy Döníz" w:date="2026-09-22T12:18:00Z" w16du:dateUtc="2026-09-22T16:1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05DB5FD0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19" w:author="Pribil-Kövesdy Döníz" w:date="2026-09-22T12:18:00Z" w16du:dateUtc="2026-09-22T16:18:00Z"/>
              </w:rPr>
            </w:pPr>
            <w:ins w:id="20" w:author="Pribil-Kövesdy Döníz" w:date="2026-09-22T12:18:00Z" w16du:dateUtc="2026-09-22T16:18:00Z">
              <w:r>
                <w:t>szakmai továbbképzés</w:t>
              </w:r>
            </w:ins>
          </w:p>
          <w:p w14:paraId="4BF7506E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1" w:author="Pribil-Kövesdy Döníz" w:date="2026-09-22T12:18:00Z" w16du:dateUtc="2026-09-22T16:18:00Z"/>
              </w:rPr>
            </w:pPr>
            <w:ins w:id="22" w:author="Pribil-Kövesdy Döníz" w:date="2026-09-22T12:18:00Z" w16du:dateUtc="2026-09-22T16:18:00Z">
              <w:r>
                <w:t>nyelvtanfolyam</w:t>
              </w:r>
            </w:ins>
          </w:p>
          <w:p w14:paraId="69D569B2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23" w:author="Pribil-Kövesdy Döníz" w:date="2026-09-22T12:18:00Z" w16du:dateUtc="2026-09-22T16:18:00Z"/>
              </w:rPr>
            </w:pPr>
            <w:ins w:id="24" w:author="Pribil-Kövesdy Döníz" w:date="2026-09-22T12:18:00Z" w16du:dateUtc="2026-09-22T16:18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B44B46C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5" w:author="Pribil-Kövesdy Döníz" w:date="2026-09-22T12:18:00Z" w16du:dateUtc="2026-09-22T16:18:00Z"/>
              </w:rPr>
            </w:pPr>
            <w:ins w:id="26" w:author="Pribil-Kövesdy Döníz" w:date="2026-09-22T12:18:00Z" w16du:dateUtc="2026-09-22T16:18:00Z">
              <w:r>
                <w:t>oktatási tevékenység</w:t>
              </w:r>
            </w:ins>
          </w:p>
        </w:tc>
      </w:tr>
      <w:tr w:rsidR="00A236F9" w14:paraId="2418914D" w14:textId="77777777" w:rsidTr="00AD06DF">
        <w:trPr>
          <w:ins w:id="27" w:author="Pribil-Kövesdy Döníz" w:date="2026-09-22T12:18:00Z" w16du:dateUtc="2026-09-22T16:18:00Z"/>
        </w:trPr>
        <w:tc>
          <w:tcPr>
            <w:tcW w:w="2802" w:type="dxa"/>
          </w:tcPr>
          <w:p w14:paraId="4E57AB26" w14:textId="77777777" w:rsidR="00A236F9" w:rsidRDefault="00A236F9" w:rsidP="00391C9E">
            <w:pPr>
              <w:rPr>
                <w:ins w:id="28" w:author="Pribil-Kövesdy Döníz" w:date="2026-09-22T12:18:00Z" w16du:dateUtc="2026-09-22T16:18:00Z"/>
              </w:rPr>
            </w:pPr>
            <w:ins w:id="29" w:author="Pribil-Kövesdy Döníz" w:date="2026-09-22T12:18:00Z" w16du:dateUtc="2026-09-22T16:18:00Z">
              <w:r>
                <w:t>Továbbképzés címe</w:t>
              </w:r>
            </w:ins>
          </w:p>
          <w:p w14:paraId="144DA540" w14:textId="77777777" w:rsidR="00A236F9" w:rsidRDefault="00A236F9" w:rsidP="00391C9E">
            <w:pPr>
              <w:rPr>
                <w:ins w:id="30" w:author="Pribil-Kövesdy Döníz" w:date="2026-09-22T12:18:00Z" w16du:dateUtc="2026-09-22T16:18:00Z"/>
              </w:rPr>
            </w:pPr>
            <w:ins w:id="31" w:author="Pribil-Kövesdy Döníz" w:date="2026-09-22T12:18:00Z" w16du:dateUtc="2026-09-22T16:18:00Z">
              <w:r>
                <w:t>(amennyiben releváns)</w:t>
              </w:r>
            </w:ins>
          </w:p>
        </w:tc>
        <w:tc>
          <w:tcPr>
            <w:tcW w:w="11340" w:type="dxa"/>
          </w:tcPr>
          <w:p w14:paraId="01C956EE" w14:textId="77777777" w:rsidR="00A236F9" w:rsidRDefault="00A236F9" w:rsidP="00391C9E">
            <w:pPr>
              <w:rPr>
                <w:ins w:id="32" w:author="Pribil-Kövesdy Döníz" w:date="2026-09-22T12:18:00Z" w16du:dateUtc="2026-09-22T16:18:00Z"/>
              </w:rPr>
            </w:pPr>
          </w:p>
        </w:tc>
      </w:tr>
      <w:tr w:rsidR="00A236F9" w14:paraId="3A69C2CB" w14:textId="77777777" w:rsidTr="0061350B">
        <w:trPr>
          <w:trHeight w:val="428"/>
          <w:ins w:id="33" w:author="Pribil-Kövesdy Döníz" w:date="2026-09-22T12:18:00Z" w16du:dateUtc="2026-09-22T16:18:00Z"/>
        </w:trPr>
        <w:tc>
          <w:tcPr>
            <w:tcW w:w="2802" w:type="dxa"/>
          </w:tcPr>
          <w:p w14:paraId="5D8AEA39" w14:textId="77777777" w:rsidR="00A236F9" w:rsidRDefault="00A236F9" w:rsidP="00391C9E">
            <w:pPr>
              <w:rPr>
                <w:ins w:id="34" w:author="Pribil-Kövesdy Döníz" w:date="2026-09-22T12:18:00Z" w16du:dateUtc="2026-09-22T16:18:00Z"/>
              </w:rPr>
            </w:pPr>
            <w:ins w:id="35" w:author="Pribil-Kövesdy Döníz" w:date="2026-09-22T12:18:00Z" w16du:dateUtc="2026-09-22T16:18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54886D7" w14:textId="77777777" w:rsidR="005E7FFD" w:rsidRDefault="005E7FFD" w:rsidP="00391C9E">
            <w:pPr>
              <w:rPr>
                <w:ins w:id="36" w:author="Pribil-Kövesdy Döníz" w:date="2026-09-22T12:18:00Z" w16du:dateUtc="2026-09-22T16:18:00Z"/>
              </w:rPr>
            </w:pPr>
          </w:p>
        </w:tc>
      </w:tr>
      <w:tr w:rsidR="005E7FFD" w14:paraId="41E24E7D" w14:textId="77777777" w:rsidTr="0061350B">
        <w:trPr>
          <w:trHeight w:val="703"/>
          <w:ins w:id="37" w:author="Pribil-Kövesdy Döníz" w:date="2026-09-22T12:18:00Z" w16du:dateUtc="2026-09-22T16:18:00Z"/>
        </w:trPr>
        <w:tc>
          <w:tcPr>
            <w:tcW w:w="2802" w:type="dxa"/>
          </w:tcPr>
          <w:p w14:paraId="0662B3AD" w14:textId="77777777" w:rsidR="005E7FFD" w:rsidRDefault="005E7FFD" w:rsidP="00391C9E">
            <w:pPr>
              <w:rPr>
                <w:ins w:id="38" w:author="Pribil-Kövesdy Döníz" w:date="2026-09-22T12:18:00Z" w16du:dateUtc="2026-09-22T16:18:00Z"/>
              </w:rPr>
            </w:pPr>
            <w:ins w:id="39" w:author="Pribil-Kövesdy Döníz" w:date="2026-09-22T12:18:00Z" w16du:dateUtc="2026-09-22T16:18:00Z">
              <w:r>
                <w:t>Fogadó intézmény típusa</w:t>
              </w:r>
            </w:ins>
          </w:p>
          <w:p w14:paraId="1393A3BB" w14:textId="77777777" w:rsidR="005E7FFD" w:rsidRDefault="005E7FFD" w:rsidP="00391C9E">
            <w:pPr>
              <w:rPr>
                <w:ins w:id="40" w:author="Pribil-Kövesdy Döníz" w:date="2026-09-22T12:18:00Z" w16du:dateUtc="2026-09-22T16:18:00Z"/>
              </w:rPr>
            </w:pPr>
            <w:ins w:id="41" w:author="Pribil-Kövesdy Döníz" w:date="2026-09-22T12:18:00Z" w16du:dateUtc="2026-09-22T16:1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21FCF309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2" w:author="Pribil-Kövesdy Döníz" w:date="2026-09-22T12:18:00Z" w16du:dateUtc="2026-09-22T16:18:00Z"/>
              </w:rPr>
            </w:pPr>
            <w:ins w:id="43" w:author="Pribil-Kövesdy Döníz" w:date="2026-09-22T12:18:00Z" w16du:dateUtc="2026-09-22T16:18:00Z">
              <w:r>
                <w:t>oktatási intézmény</w:t>
              </w:r>
            </w:ins>
          </w:p>
          <w:p w14:paraId="0004594B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4" w:author="Pribil-Kövesdy Döníz" w:date="2026-09-22T12:18:00Z" w16du:dateUtc="2026-09-22T16:18:00Z"/>
              </w:rPr>
            </w:pPr>
            <w:ins w:id="45" w:author="Pribil-Kövesdy Döníz" w:date="2026-09-22T12:18:00Z" w16du:dateUtc="2026-09-22T16:18:00Z">
              <w:r>
                <w:t>továbbképző intézmény</w:t>
              </w:r>
            </w:ins>
          </w:p>
        </w:tc>
      </w:tr>
      <w:tr w:rsidR="00A236F9" w14:paraId="0D809004" w14:textId="77777777" w:rsidTr="00AD06DF">
        <w:trPr>
          <w:ins w:id="46" w:author="Pribil-Kövesdy Döníz" w:date="2026-09-22T12:18:00Z" w16du:dateUtc="2026-09-22T16:18:00Z"/>
        </w:trPr>
        <w:tc>
          <w:tcPr>
            <w:tcW w:w="2802" w:type="dxa"/>
          </w:tcPr>
          <w:p w14:paraId="21E9ECC0" w14:textId="77777777" w:rsidR="00A236F9" w:rsidRDefault="00A236F9" w:rsidP="00391C9E">
            <w:pPr>
              <w:rPr>
                <w:ins w:id="47" w:author="Pribil-Kövesdy Döníz" w:date="2026-09-22T12:18:00Z" w16du:dateUtc="2026-09-22T16:18:00Z"/>
              </w:rPr>
            </w:pPr>
            <w:ins w:id="48" w:author="Pribil-Kövesdy Döníz" w:date="2026-09-22T12:18:00Z" w16du:dateUtc="2026-09-22T16:18:00Z">
              <w:r>
                <w:t>Fogadó ország</w:t>
              </w:r>
            </w:ins>
          </w:p>
        </w:tc>
        <w:tc>
          <w:tcPr>
            <w:tcW w:w="11340" w:type="dxa"/>
          </w:tcPr>
          <w:p w14:paraId="262C5333" w14:textId="77777777" w:rsidR="00A236F9" w:rsidRDefault="00A236F9" w:rsidP="00391C9E">
            <w:pPr>
              <w:rPr>
                <w:ins w:id="49" w:author="Pribil-Kövesdy Döníz" w:date="2026-09-22T12:18:00Z" w16du:dateUtc="2026-09-22T16:18:00Z"/>
              </w:rPr>
            </w:pPr>
          </w:p>
        </w:tc>
      </w:tr>
      <w:tr w:rsidR="00A236F9" w14:paraId="23669CA6" w14:textId="77777777" w:rsidTr="00AD06DF">
        <w:trPr>
          <w:ins w:id="50" w:author="Pribil-Kövesdy Döníz" w:date="2026-09-22T12:18:00Z" w16du:dateUtc="2026-09-22T16:18:00Z"/>
        </w:trPr>
        <w:tc>
          <w:tcPr>
            <w:tcW w:w="2802" w:type="dxa"/>
          </w:tcPr>
          <w:p w14:paraId="18219DAE" w14:textId="77777777" w:rsidR="00A236F9" w:rsidRDefault="00A236F9" w:rsidP="00391C9E">
            <w:pPr>
              <w:rPr>
                <w:ins w:id="51" w:author="Pribil-Kövesdy Döníz" w:date="2026-09-22T12:18:00Z" w16du:dateUtc="2026-09-22T16:18:00Z"/>
              </w:rPr>
            </w:pPr>
            <w:ins w:id="52" w:author="Pribil-Kövesdy Döníz" w:date="2026-09-22T12:18:00Z" w16du:dateUtc="2026-09-22T16:18:00Z">
              <w:r>
                <w:t>Munkanyelv</w:t>
              </w:r>
            </w:ins>
          </w:p>
        </w:tc>
        <w:tc>
          <w:tcPr>
            <w:tcW w:w="11340" w:type="dxa"/>
          </w:tcPr>
          <w:p w14:paraId="5CAAE6D7" w14:textId="77777777" w:rsidR="00A236F9" w:rsidRDefault="00A236F9" w:rsidP="00391C9E">
            <w:pPr>
              <w:rPr>
                <w:ins w:id="53" w:author="Pribil-Kövesdy Döníz" w:date="2026-09-22T12:18:00Z" w16du:dateUtc="2026-09-22T16:18:00Z"/>
              </w:rPr>
            </w:pPr>
          </w:p>
        </w:tc>
      </w:tr>
      <w:tr w:rsidR="00A236F9" w14:paraId="55123D08" w14:textId="77777777" w:rsidTr="00AD06DF">
        <w:trPr>
          <w:ins w:id="54" w:author="Pribil-Kövesdy Döníz" w:date="2026-09-22T12:18:00Z" w16du:dateUtc="2026-09-22T16:18:00Z"/>
        </w:trPr>
        <w:tc>
          <w:tcPr>
            <w:tcW w:w="2802" w:type="dxa"/>
          </w:tcPr>
          <w:p w14:paraId="32945E47" w14:textId="77777777" w:rsidR="00A236F9" w:rsidRDefault="00A236F9" w:rsidP="00391C9E">
            <w:pPr>
              <w:rPr>
                <w:ins w:id="55" w:author="Pribil-Kövesdy Döníz" w:date="2026-09-22T12:18:00Z" w16du:dateUtc="2026-09-22T16:18:00Z"/>
              </w:rPr>
            </w:pPr>
            <w:ins w:id="56" w:author="Pribil-Kövesdy Döníz" w:date="2026-09-22T12:18:00Z" w16du:dateUtc="2026-09-22T16:18:00Z">
              <w:r>
                <w:t>Mobilitás időtartama</w:t>
              </w:r>
            </w:ins>
          </w:p>
          <w:p w14:paraId="00F198B2" w14:textId="77777777" w:rsidR="00A236F9" w:rsidRDefault="00A236F9" w:rsidP="00AD06DF">
            <w:pPr>
              <w:rPr>
                <w:ins w:id="57" w:author="Pribil-Kövesdy Döníz" w:date="2026-09-22T12:18:00Z" w16du:dateUtc="2026-09-22T16:18:00Z"/>
              </w:rPr>
            </w:pPr>
            <w:ins w:id="58" w:author="Pribil-Kövesdy Döníz" w:date="2026-09-22T12:18:00Z" w16du:dateUtc="2026-09-22T16:18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F7BA268" w14:textId="77777777" w:rsidR="00A236F9" w:rsidRDefault="00A236F9" w:rsidP="0061350B">
            <w:pPr>
              <w:ind w:firstLine="882"/>
              <w:rPr>
                <w:ins w:id="59" w:author="Pribil-Kövesdy Döníz" w:date="2026-09-22T12:18:00Z" w16du:dateUtc="2026-09-22T16:18:00Z"/>
              </w:rPr>
            </w:pPr>
            <w:ins w:id="60" w:author="Pribil-Kövesdy Döníz" w:date="2026-09-22T12:18:00Z" w16du:dateUtc="2026-09-22T16:18:00Z">
              <w:r>
                <w:t>nap</w:t>
              </w:r>
            </w:ins>
          </w:p>
        </w:tc>
      </w:tr>
    </w:tbl>
    <w:p w14:paraId="37BC4BA0" w14:textId="77777777" w:rsidR="0061350B" w:rsidRDefault="0061350B">
      <w:pPr>
        <w:rPr>
          <w:ins w:id="61" w:author="Pribil-Kövesdy Döníz" w:date="2026-09-22T12:18:00Z" w16du:dateUtc="2026-09-22T16:18:00Z"/>
          <w:sz w:val="28"/>
          <w:szCs w:val="28"/>
          <w:highlight w:val="lightGray"/>
        </w:rPr>
      </w:pPr>
      <w:ins w:id="62" w:author="Pribil-Kövesdy Döníz" w:date="2026-09-22T12:18:00Z" w16du:dateUtc="2026-09-22T16:18:00Z">
        <w:r>
          <w:rPr>
            <w:sz w:val="28"/>
            <w:szCs w:val="28"/>
            <w:highlight w:val="lightGray"/>
          </w:rPr>
          <w:br w:type="page"/>
        </w:r>
      </w:ins>
    </w:p>
    <w:p w14:paraId="4DAE0C4B" w14:textId="77777777" w:rsidR="007A6560" w:rsidRPr="007C10F6" w:rsidRDefault="007C10F6" w:rsidP="007C10F6">
      <w:pPr>
        <w:spacing w:line="240" w:lineRule="auto"/>
        <w:rPr>
          <w:ins w:id="63" w:author="Pribil-Kövesdy Döníz" w:date="2026-09-22T12:18:00Z" w16du:dateUtc="2026-09-22T16:18:00Z"/>
          <w:sz w:val="28"/>
          <w:szCs w:val="28"/>
        </w:rPr>
      </w:pPr>
      <w:ins w:id="64" w:author="Pribil-Kövesdy Döníz" w:date="2026-09-22T12:18:00Z" w16du:dateUtc="2026-09-22T16:18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666B26B6" w14:textId="77777777" w:rsidTr="007A6560">
        <w:trPr>
          <w:ins w:id="65" w:author="Pribil-Kövesdy Döníz" w:date="2026-09-22T12:18:00Z" w16du:dateUtc="2026-09-22T16:18:00Z"/>
        </w:trPr>
        <w:tc>
          <w:tcPr>
            <w:tcW w:w="4714" w:type="dxa"/>
          </w:tcPr>
          <w:p w14:paraId="291A8AEA" w14:textId="77777777" w:rsidR="007A6560" w:rsidRPr="004B3A33" w:rsidRDefault="007A6560" w:rsidP="007A6560">
            <w:pPr>
              <w:rPr>
                <w:ins w:id="66" w:author="Pribil-Kövesdy Döníz" w:date="2026-09-22T12:18:00Z" w16du:dateUtc="2026-09-22T16:18:00Z"/>
                <w:b/>
                <w:bCs/>
              </w:rPr>
            </w:pPr>
            <w:ins w:id="67" w:author="Pribil-Kövesdy Döníz" w:date="2026-09-22T12:18:00Z" w16du:dateUtc="2026-09-22T16:18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7A4FFB89" w14:textId="77777777" w:rsidR="007A6560" w:rsidRPr="00AD06DF" w:rsidRDefault="007A6560" w:rsidP="007A6560">
            <w:pPr>
              <w:rPr>
                <w:ins w:id="68" w:author="Pribil-Kövesdy Döníz" w:date="2026-09-22T12:18:00Z" w16du:dateUtc="2026-09-22T16:18:00Z"/>
              </w:rPr>
            </w:pPr>
            <w:ins w:id="69" w:author="Pribil-Kövesdy Döníz" w:date="2026-09-22T12:18:00Z" w16du:dateUtc="2026-09-22T16:18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971B060" w14:textId="77777777" w:rsidR="007A6560" w:rsidRPr="004B3A33" w:rsidRDefault="007A6560" w:rsidP="007A6560">
            <w:pPr>
              <w:rPr>
                <w:ins w:id="70" w:author="Pribil-Kövesdy Döníz" w:date="2026-09-22T12:18:00Z" w16du:dateUtc="2026-09-22T16:18:00Z"/>
                <w:b/>
                <w:bCs/>
              </w:rPr>
            </w:pPr>
            <w:ins w:id="71" w:author="Pribil-Kövesdy Döníz" w:date="2026-09-22T12:18:00Z" w16du:dateUtc="2026-09-22T16:18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9884B96" w14:textId="77777777" w:rsidR="007A6560" w:rsidRPr="00AD06DF" w:rsidRDefault="007A6560" w:rsidP="004B3A33">
            <w:pPr>
              <w:rPr>
                <w:ins w:id="72" w:author="Pribil-Kövesdy Döníz" w:date="2026-09-22T12:18:00Z" w16du:dateUtc="2026-09-22T16:18:00Z"/>
              </w:rPr>
            </w:pPr>
            <w:ins w:id="73" w:author="Pribil-Kövesdy Döníz" w:date="2026-09-22T12:18:00Z" w16du:dateUtc="2026-09-22T16:18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CC884E0" w14:textId="77777777" w:rsidR="004B3A33" w:rsidRDefault="007A6560" w:rsidP="007A6560">
            <w:pPr>
              <w:rPr>
                <w:ins w:id="74" w:author="Pribil-Kövesdy Döníz" w:date="2026-09-22T12:18:00Z" w16du:dateUtc="2026-09-22T16:18:00Z"/>
              </w:rPr>
            </w:pPr>
            <w:ins w:id="75" w:author="Pribil-Kövesdy Döníz" w:date="2026-09-22T12:18:00Z" w16du:dateUtc="2026-09-22T16:18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039E2E84" w14:textId="77777777" w:rsidR="007A6560" w:rsidRPr="00AD06DF" w:rsidRDefault="004B3A33" w:rsidP="007A6560">
            <w:pPr>
              <w:rPr>
                <w:ins w:id="76" w:author="Pribil-Kövesdy Döníz" w:date="2026-09-22T12:18:00Z" w16du:dateUtc="2026-09-22T16:18:00Z"/>
              </w:rPr>
            </w:pPr>
            <w:ins w:id="77" w:author="Pribil-Kövesdy Döníz" w:date="2026-09-22T12:18:00Z" w16du:dateUtc="2026-09-22T16:18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5FA29DBC" w14:textId="77777777" w:rsidTr="007C10F6">
        <w:trPr>
          <w:trHeight w:val="2994"/>
          <w:ins w:id="78" w:author="Pribil-Kövesdy Döníz" w:date="2026-09-22T12:18:00Z" w16du:dateUtc="2026-09-22T16:18:00Z"/>
        </w:trPr>
        <w:tc>
          <w:tcPr>
            <w:tcW w:w="4714" w:type="dxa"/>
          </w:tcPr>
          <w:p w14:paraId="37B90D21" w14:textId="77777777" w:rsidR="007A6560" w:rsidRDefault="007A6560" w:rsidP="00391C9E">
            <w:pPr>
              <w:rPr>
                <w:ins w:id="79" w:author="Pribil-Kövesdy Döníz" w:date="2026-09-22T12:18:00Z" w16du:dateUtc="2026-09-22T16:18:00Z"/>
              </w:rPr>
            </w:pPr>
          </w:p>
        </w:tc>
        <w:tc>
          <w:tcPr>
            <w:tcW w:w="4715" w:type="dxa"/>
          </w:tcPr>
          <w:p w14:paraId="51396BE0" w14:textId="77777777" w:rsidR="007A6560" w:rsidRDefault="007A6560" w:rsidP="00391C9E">
            <w:pPr>
              <w:rPr>
                <w:ins w:id="80" w:author="Pribil-Kövesdy Döníz" w:date="2026-09-22T12:18:00Z" w16du:dateUtc="2026-09-22T16:18:00Z"/>
              </w:rPr>
            </w:pPr>
          </w:p>
        </w:tc>
        <w:tc>
          <w:tcPr>
            <w:tcW w:w="4715" w:type="dxa"/>
          </w:tcPr>
          <w:p w14:paraId="22EC55C1" w14:textId="77777777" w:rsidR="007A6560" w:rsidRDefault="007A6560" w:rsidP="00391C9E">
            <w:pPr>
              <w:rPr>
                <w:ins w:id="81" w:author="Pribil-Kövesdy Döníz" w:date="2026-09-22T12:18:00Z" w16du:dateUtc="2026-09-22T16:18:00Z"/>
              </w:rPr>
            </w:pPr>
          </w:p>
        </w:tc>
      </w:tr>
    </w:tbl>
    <w:p w14:paraId="7C8A2037" w14:textId="77777777" w:rsidR="00686BE4" w:rsidRPr="00AD06DF" w:rsidRDefault="004B3A33" w:rsidP="00391C9E">
      <w:pPr>
        <w:spacing w:line="240" w:lineRule="auto"/>
        <w:rPr>
          <w:ins w:id="82" w:author="Pribil-Kövesdy Döníz" w:date="2026-09-22T12:18:00Z" w16du:dateUtc="2026-09-22T16:18:00Z"/>
        </w:rPr>
      </w:pPr>
      <w:ins w:id="83" w:author="Pribil-Kövesdy Döníz" w:date="2026-09-22T12:18:00Z" w16du:dateUtc="2026-09-22T16:18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A02E5E6" w14:textId="77777777" w:rsidR="005E7FFD" w:rsidRDefault="005E7FFD" w:rsidP="00391C9E">
      <w:pPr>
        <w:spacing w:line="240" w:lineRule="auto"/>
        <w:rPr>
          <w:ins w:id="84" w:author="Pribil-Kövesdy Döníz" w:date="2026-09-22T12:18:00Z" w16du:dateUtc="2026-09-22T16:18:00Z"/>
        </w:rPr>
      </w:pPr>
      <w:ins w:id="85" w:author="Pribil-Kövesdy Döníz" w:date="2026-09-22T12:18:00Z" w16du:dateUtc="2026-09-22T16:1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2E834D84" w14:textId="77777777" w:rsidTr="0061350B">
        <w:trPr>
          <w:trHeight w:val="2835"/>
          <w:ins w:id="86" w:author="Pribil-Kövesdy Döníz" w:date="2026-09-22T12:18:00Z" w16du:dateUtc="2026-09-22T16:18:00Z"/>
        </w:trPr>
        <w:tc>
          <w:tcPr>
            <w:tcW w:w="14142" w:type="dxa"/>
          </w:tcPr>
          <w:p w14:paraId="3C3A956D" w14:textId="77777777" w:rsidR="005E7FFD" w:rsidRDefault="005E7FFD" w:rsidP="0061350B">
            <w:pPr>
              <w:rPr>
                <w:ins w:id="87" w:author="Pribil-Kövesdy Döníz" w:date="2026-09-22T12:18:00Z" w16du:dateUtc="2026-09-22T16:18:00Z"/>
              </w:rPr>
            </w:pPr>
          </w:p>
        </w:tc>
      </w:tr>
    </w:tbl>
    <w:p w14:paraId="7E418F66" w14:textId="77777777" w:rsidR="00391C9E" w:rsidRDefault="00646D28" w:rsidP="00391C9E">
      <w:pPr>
        <w:spacing w:before="120" w:after="0" w:line="240" w:lineRule="auto"/>
        <w:rPr>
          <w:ins w:id="88" w:author="Pribil-Kövesdy Döníz" w:date="2026-09-22T12:18:00Z" w16du:dateUtc="2026-09-22T16:18:00Z"/>
          <w:sz w:val="28"/>
          <w:szCs w:val="28"/>
          <w:highlight w:val="lightGray"/>
        </w:rPr>
      </w:pPr>
      <w:ins w:id="89" w:author="Pribil-Kövesdy Döníz" w:date="2026-09-22T12:18:00Z" w16du:dateUtc="2026-09-22T16:18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4274314" w14:textId="77777777" w:rsidR="00391C9E" w:rsidRDefault="00391C9E" w:rsidP="00391C9E">
      <w:pPr>
        <w:spacing w:before="120" w:after="0" w:line="240" w:lineRule="auto"/>
        <w:rPr>
          <w:ins w:id="90" w:author="Pribil-Kövesdy Döníz" w:date="2026-09-22T12:18:00Z" w16du:dateUtc="2026-09-22T16:18:00Z"/>
        </w:rPr>
      </w:pPr>
      <w:ins w:id="91" w:author="Pribil-Kövesdy Döníz" w:date="2026-09-22T12:18:00Z" w16du:dateUtc="2026-09-22T16:18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32653ABF" w14:textId="77777777" w:rsidTr="003C2C83">
        <w:trPr>
          <w:trHeight w:val="1701"/>
          <w:ins w:id="92" w:author="Pribil-Kövesdy Döníz" w:date="2026-09-22T12:18:00Z" w16du:dateUtc="2026-09-22T16:18:00Z"/>
        </w:trPr>
        <w:tc>
          <w:tcPr>
            <w:tcW w:w="14142" w:type="dxa"/>
          </w:tcPr>
          <w:p w14:paraId="614515E1" w14:textId="77777777" w:rsidR="00391C9E" w:rsidRDefault="00391C9E" w:rsidP="0061350B">
            <w:pPr>
              <w:spacing w:before="120"/>
              <w:rPr>
                <w:ins w:id="93" w:author="Pribil-Kövesdy Döníz" w:date="2026-09-22T12:18:00Z" w16du:dateUtc="2026-09-22T16:18:00Z"/>
              </w:rPr>
            </w:pPr>
          </w:p>
        </w:tc>
      </w:tr>
    </w:tbl>
    <w:p w14:paraId="708B7B57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4" w:author="Pribil-Kövesdy Döníz" w:date="2026-09-22T12:18:00Z" w16du:dateUtc="2026-09-22T16:18:00Z"/>
          <w:sz w:val="28"/>
          <w:szCs w:val="28"/>
        </w:rPr>
      </w:pPr>
      <w:ins w:id="95" w:author="Pribil-Kövesdy Döníz" w:date="2026-09-22T12:18:00Z" w16du:dateUtc="2026-09-22T16:18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4F3D60D4" w14:textId="77777777" w:rsidR="0085378D" w:rsidRPr="00E15296" w:rsidRDefault="003C2C83">
      <w:pPr>
        <w:rPr>
          <w:del w:id="96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ins w:id="97" w:author="Pribil-Kövesdy Döníz" w:date="2026-09-22T12:18:00Z" w16du:dateUtc="2026-09-22T16:18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98" w:author="Pribil-Kövesdy Döníz" w:date="2026-09-22T12:18:00Z" w16du:dateUtc="2026-09-22T16:18:00Z">
        <w:r w:rsidR="0083407F" w:rsidRPr="00E15296">
          <w:rPr>
            <w:rFonts w:ascii="Times New Roman" w:hAnsi="Times New Roman" w:cs="Times New Roman"/>
            <w:sz w:val="24"/>
            <w:szCs w:val="24"/>
          </w:rPr>
          <w:delText>Секция: «Краеведение».</w:delText>
        </w:r>
      </w:del>
    </w:p>
    <w:p w14:paraId="00B890EB" w14:textId="77777777" w:rsidR="0046608C" w:rsidRPr="00E15296" w:rsidRDefault="0083407F">
      <w:pPr>
        <w:rPr>
          <w:del w:id="99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00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Тема: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="006B73BD" w:rsidRPr="00E15296">
          <w:rPr>
            <w:rFonts w:ascii="Times New Roman" w:hAnsi="Times New Roman" w:cs="Times New Roman"/>
            <w:sz w:val="24"/>
            <w:szCs w:val="24"/>
          </w:rPr>
          <w:delText>Боль земли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(Х</w:delText>
        </w:r>
        <w:r w:rsidR="002E3C48" w:rsidRPr="00E15296">
          <w:rPr>
            <w:rFonts w:ascii="Times New Roman" w:hAnsi="Times New Roman" w:cs="Times New Roman"/>
            <w:sz w:val="24"/>
            <w:szCs w:val="24"/>
          </w:rPr>
          <w:delText>олокост в Ростовской области)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».</w:delText>
        </w:r>
      </w:del>
    </w:p>
    <w:p w14:paraId="439C2A10" w14:textId="77777777" w:rsidR="0085378D" w:rsidRPr="00E15296" w:rsidRDefault="0083407F">
      <w:pPr>
        <w:rPr>
          <w:del w:id="101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02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Автор: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Нечаева Виктория Юрьевна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59068579" w14:textId="77777777" w:rsidR="0085378D" w:rsidRPr="00E15296" w:rsidRDefault="0085378D">
      <w:pPr>
        <w:rPr>
          <w:del w:id="103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04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МАОУ СОШ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Б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класс</w:delText>
        </w:r>
      </w:del>
    </w:p>
    <w:p w14:paraId="6A3B5A35" w14:textId="77777777" w:rsidR="0085378D" w:rsidRPr="00E15296" w:rsidRDefault="0083407F">
      <w:pPr>
        <w:rPr>
          <w:del w:id="105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06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Научный руководитель: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Иванова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Елена Леонидовна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учитель истории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 xml:space="preserve"> МАОУ СОШ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10.</w:delText>
        </w:r>
      </w:del>
    </w:p>
    <w:p w14:paraId="020088A3" w14:textId="77777777" w:rsidR="0085378D" w:rsidRPr="00E15296" w:rsidRDefault="0085378D">
      <w:pPr>
        <w:rPr>
          <w:del w:id="107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08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Цель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у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знать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причины холокоста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изучив свидетельства современников, документы того 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времени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литературу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и учебные пособия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связанные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с Х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олокостом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 xml:space="preserve"> и рассказы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свидетелей страшной трагедии.</w:delText>
        </w:r>
      </w:del>
    </w:p>
    <w:p w14:paraId="69867F79" w14:textId="77777777" w:rsidR="0085378D" w:rsidRPr="00E15296" w:rsidRDefault="0085378D">
      <w:pPr>
        <w:rPr>
          <w:del w:id="109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10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Актуальность подобной темы никогда не иссякнет, так как главная задача каждого поколения не забывать подобной трагедии и рассказывать своим детям о ней,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для того чтобы подобное  не повторялось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в будущем.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Возможность использовать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эту работу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на уроках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по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священных ВОВ и памятных мероприятиях, посвященных жертвам Х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олокоста .</w:delText>
        </w:r>
      </w:del>
    </w:p>
    <w:p w14:paraId="67D52FE1" w14:textId="77777777" w:rsidR="0046608C" w:rsidRPr="00E15296" w:rsidRDefault="004E717E">
      <w:pPr>
        <w:rPr>
          <w:del w:id="111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12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Методы решения задачи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работа с документами и литературными источниками того времени. Их краткий анализ.</w:delText>
        </w:r>
      </w:del>
    </w:p>
    <w:p w14:paraId="789AC34B" w14:textId="77777777" w:rsidR="002320BA" w:rsidRPr="00E15296" w:rsidRDefault="004E717E">
      <w:pPr>
        <w:rPr>
          <w:del w:id="113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  <w:del w:id="114" w:author="Pribil-Kövesdy Döníz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Результаты исследования: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нельзя забывать или позволять перепис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ывать историю таких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трагедий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 п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отому что подобным забвением мы предаем и обесцениваем жизни тех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людей, причиной гибели которых стал Холокост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. Ведь каждый человек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-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это уникальное создание со своим внутренним миром и историей,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мечтами и желаниями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, и никто из этих людей не заслуживал такой ужасной судьбы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- оказаться жертвами Х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олокоста.</w:delText>
        </w:r>
      </w:del>
    </w:p>
    <w:p w14:paraId="64431E69" w14:textId="77777777" w:rsidR="001B3408" w:rsidRDefault="001B3408">
      <w:pPr>
        <w:rPr>
          <w:del w:id="115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7DF2A03F" w14:textId="77777777" w:rsidR="0046608C" w:rsidRDefault="0046608C">
      <w:pPr>
        <w:rPr>
          <w:del w:id="116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5FFA85A0" w14:textId="77777777" w:rsidR="0046608C" w:rsidRDefault="0046608C">
      <w:pPr>
        <w:rPr>
          <w:del w:id="117" w:author="Pribil-Kövesdy Döníz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28E524D1" w14:textId="77777777" w:rsidR="0085378D" w:rsidRPr="003C2C83" w:rsidRDefault="0085378D" w:rsidP="003C2C83">
      <w:pPr>
        <w:tabs>
          <w:tab w:val="left" w:pos="11340"/>
        </w:tabs>
        <w:spacing w:after="0" w:line="240" w:lineRule="auto"/>
        <w:rPr>
          <w:sz w:val="28"/>
          <w:rPrChange w:id="118" w:author="Pribil-Kövesdy Döníz" w:date="2026-09-22T12:18:00Z" w16du:dateUtc="2026-09-22T16:18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19" w:author="Pribil-Kövesdy Döníz" w:date="2026-09-22T12:18:00Z" w16du:dateUtc="2026-09-22T16:18:00Z">
          <w:pPr/>
        </w:pPrChange>
      </w:pPr>
      <w:del w:id="120" w:author="Pribil-Kövesdy Döníz" w:date="2026-09-22T12:18:00Z" w16du:dateUtc="2026-09-22T16:18:00Z"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sectPr w:rsidR="0085378D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24" w:author="Pribil-Kövesdy Döníz" w:date="2026-09-22T12:18:00Z" w16du:dateUtc="2026-09-22T16:18:00Z">
        <w:sectPr w:rsidR="0085378D" w:rsidRPr="003C2C83" w:rsidSect="00AD06DF">
          <w:pgSz w:w="11906" w:h="16838" w:orient="portrait"/>
          <w:pgMar w:top="1134" w:right="850" w:bottom="1134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1524A4" w14:textId="77777777" w:rsidR="00964AD2" w:rsidRDefault="00964AD2" w:rsidP="00526F86">
      <w:pPr>
        <w:spacing w:after="0" w:line="240" w:lineRule="auto"/>
      </w:pPr>
      <w:r>
        <w:separator/>
      </w:r>
    </w:p>
  </w:endnote>
  <w:endnote w:type="continuationSeparator" w:id="0">
    <w:p w14:paraId="25D9EE7E" w14:textId="77777777" w:rsidR="00964AD2" w:rsidRDefault="00964AD2" w:rsidP="00526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79654" w14:textId="77777777" w:rsidR="00526F86" w:rsidRDefault="00526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6E5B12" w14:textId="77777777" w:rsidR="00964AD2" w:rsidRDefault="00964AD2" w:rsidP="00526F86">
      <w:pPr>
        <w:spacing w:after="0" w:line="240" w:lineRule="auto"/>
      </w:pPr>
      <w:r>
        <w:separator/>
      </w:r>
    </w:p>
  </w:footnote>
  <w:footnote w:type="continuationSeparator" w:id="0">
    <w:p w14:paraId="20D7C090" w14:textId="77777777" w:rsidR="00964AD2" w:rsidRDefault="00964AD2" w:rsidP="00526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309170" w14:textId="77777777" w:rsidR="00526F86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21" w:author="Pribil-Kövesdy Döníz" w:date="2026-09-22T12:18:00Z" w16du:dateUtc="2026-09-22T16:18:00Z">
          <w:rPr/>
        </w:rPrChange>
      </w:rPr>
      <w:pPrChange w:id="122" w:author="Pribil-Kövesdy Döníz" w:date="2026-09-22T12:18:00Z" w16du:dateUtc="2026-09-22T16:18:00Z">
        <w:pPr>
          <w:pStyle w:val="Header"/>
        </w:pPr>
      </w:pPrChange>
    </w:pPr>
    <w:ins w:id="123" w:author="Pribil-Kövesdy Döníz" w:date="2026-09-22T12:18:00Z" w16du:dateUtc="2026-09-22T16:18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921347">
    <w:abstractNumId w:val="1"/>
  </w:num>
  <w:num w:numId="2" w16cid:durableId="2020766366">
    <w:abstractNumId w:val="2"/>
  </w:num>
  <w:num w:numId="3" w16cid:durableId="5606765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5677C"/>
    <w:rsid w:val="00150516"/>
    <w:rsid w:val="001B3408"/>
    <w:rsid w:val="001D7234"/>
    <w:rsid w:val="002320BA"/>
    <w:rsid w:val="002D44DF"/>
    <w:rsid w:val="002E38FF"/>
    <w:rsid w:val="002E3C48"/>
    <w:rsid w:val="00391C9E"/>
    <w:rsid w:val="003C2C83"/>
    <w:rsid w:val="00440F44"/>
    <w:rsid w:val="0046608C"/>
    <w:rsid w:val="004B3A33"/>
    <w:rsid w:val="004E717E"/>
    <w:rsid w:val="00526F86"/>
    <w:rsid w:val="005E7FFD"/>
    <w:rsid w:val="0061350B"/>
    <w:rsid w:val="0063199C"/>
    <w:rsid w:val="00646D28"/>
    <w:rsid w:val="0067146E"/>
    <w:rsid w:val="00686BE4"/>
    <w:rsid w:val="006B73BD"/>
    <w:rsid w:val="0074549C"/>
    <w:rsid w:val="00745992"/>
    <w:rsid w:val="007A6560"/>
    <w:rsid w:val="007C10F6"/>
    <w:rsid w:val="00800278"/>
    <w:rsid w:val="008019BA"/>
    <w:rsid w:val="0083407F"/>
    <w:rsid w:val="0085378D"/>
    <w:rsid w:val="00854C26"/>
    <w:rsid w:val="00866058"/>
    <w:rsid w:val="00875E83"/>
    <w:rsid w:val="008B7245"/>
    <w:rsid w:val="00964AD2"/>
    <w:rsid w:val="00A1440D"/>
    <w:rsid w:val="00A236F9"/>
    <w:rsid w:val="00A33B99"/>
    <w:rsid w:val="00AD06DF"/>
    <w:rsid w:val="00B44541"/>
    <w:rsid w:val="00D12036"/>
    <w:rsid w:val="00E15296"/>
    <w:rsid w:val="00E40775"/>
    <w:rsid w:val="00E629BD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2442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6F86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6F86"/>
    <w:pPr>
      <w:ind w:left="720"/>
      <w:contextualSpacing/>
    </w:pPr>
    <w:rPr>
      <w:lang w:val="hu-H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F86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F86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526F8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6F86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526F86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526F86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526F86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1</cp:revision>
  <dcterms:created xsi:type="dcterms:W3CDTF">2020-01-31T11:27:00Z</dcterms:created>
  <dcterms:modified xsi:type="dcterms:W3CDTF">2026-09-22T16:18:00Z</dcterms:modified>
</cp:coreProperties>
</file>