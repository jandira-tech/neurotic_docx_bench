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7A07D0">
      <w:pPr>
        <w:pStyle w:val="Title"/>
        <w:rPr>
          <w:del w:id="17" w:author="David Park" w:date="2026-09-26T15:14:00Z" w16du:dateUtc="2026-09-26T19:14:00Z"/>
        </w:rPr>
      </w:pPr>
      <w:del w:id="18" w:author="David Park" w:date="2026-09-26T15:14:00Z" w16du:dateUtc="2026-09-26T19:14:00Z">
        <w:r>
          <w:delText>Table Widths</w:delText>
        </w:r>
      </w:del>
    </w:p>
    <w:p w14:paraId="2EFD9533" w14:textId="77777777" w:rsidR="00047CC0" w:rsidRDefault="007A07D0">
      <w:pPr>
        <w:rPr>
          <w:del w:id="19" w:author="David Park" w:date="2026-09-26T15:14:00Z" w16du:dateUtc="2026-09-26T19:14:00Z"/>
        </w:rPr>
      </w:pPr>
      <w:del w:id="20" w:author="David Park" w:date="2026-09-26T15:14:00Z" w16du:dateUtc="2026-09-26T19:14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7A07D0">
      <w:pPr>
        <w:pStyle w:val="Heading2"/>
        <w:rPr>
          <w:del w:id="21" w:author="David Park" w:date="2026-09-26T15:14:00Z" w16du:dateUtc="2026-09-26T19:14:00Z"/>
        </w:rPr>
      </w:pPr>
      <w:bookmarkStart w:id="22" w:name="_Hlk213217798"/>
      <w:del w:id="23" w:author="David Park" w:date="2026-09-26T15:14:00Z" w16du:dateUtc="2026-09-26T19:14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W w:w="0" w:type="auto"/>
        <w:tblInd w:w="3909" w:type="dxa"/>
        <w:tblLook w:val="01E0" w:firstRow="1" w:lastRow="1" w:firstColumn="1" w:lastColumn="1" w:noHBand="0" w:noVBand="0"/>
        <w:tblPrChange w:id="24" w:author="David Park" w:date="2026-09-26T15:14:00Z" w16du:dateUtc="2026-09-26T19:14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367"/>
        <w:gridCol w:w="650"/>
        <w:gridCol w:w="650"/>
        <w:tblGridChange w:id="25">
          <w:tblGrid>
            <w:gridCol w:w="2000"/>
            <w:gridCol w:w="1909"/>
            <w:gridCol w:w="91"/>
            <w:gridCol w:w="2000"/>
            <w:gridCol w:w="2276"/>
            <w:gridCol w:w="650"/>
            <w:gridCol w:w="650"/>
          </w:tblGrid>
        </w:tblGridChange>
      </w:tblGrid>
      <w:tr w:rsidR="00047CC0" w14:paraId="2FBFBD67" w14:textId="77777777" w:rsidTr="007F2CD0">
        <w:trPr>
          <w:trHeight w:val="1064"/>
          <w:trPrChange w:id="26" w:author="David Park" w:date="2026-09-26T15:14:00Z" w16du:dateUtc="2026-09-26T19:14:00Z">
            <w:trPr>
              <w:gridAfter w:val="3"/>
            </w:trPr>
          </w:trPrChange>
        </w:trPr>
        <w:tc>
          <w:tcPr>
            <w:tcW w:w="4341" w:type="dxa"/>
            <w:vAlign w:val="center"/>
            <w:tcPrChange w:id="27" w:author="David Park" w:date="2026-09-26T15:14:00Z" w16du:dateUtc="2026-09-26T19:14:00Z">
              <w:tcPr>
                <w:tcW w:w="2880" w:type="dxa"/>
                <w:shd w:val="clear" w:color="auto" w:fill="DCE6F1"/>
              </w:tcPr>
            </w:tcPrChange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ins w:id="28" w:author="David Park" w:date="2026-09-26T15:14:00Z" w16du:dateUtc="2026-09-26T19:14:00Z"/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29" w:name="OLE_LINK15"/>
            <w:ins w:id="30" w:author="David Park" w:date="2026-09-26T15:14:00Z" w16du:dateUtc="2026-09-26T19:14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CUSTOM TABLE</w:t>
              </w:r>
            </w:ins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ins w:id="31" w:author="David Park" w:date="2026-09-26T15:14:00Z" w16du:dateUtc="2026-09-26T19:14:00Z"/>
                <w:rFonts w:ascii="Times New Roman" w:hAnsi="Times New Roman"/>
                <w:b/>
                <w:caps/>
                <w:sz w:val="24"/>
                <w:szCs w:val="24"/>
              </w:rPr>
            </w:pPr>
            <w:ins w:id="32" w:author="David Park" w:date="2026-09-26T15:14:00Z" w16du:dateUtc="2026-09-26T19:14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RECIPIENT:</w:t>
              </w:r>
            </w:ins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ins w:id="33" w:author="David Park" w:date="2026-09-26T15:14:00Z" w16du:dateUtc="2026-09-26T19:14:00Z"/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29"/>
          <w:p w14:paraId="401170B7" w14:textId="77777777" w:rsidR="00047CC0" w:rsidRPr="00070DEC" w:rsidRDefault="00CD62DB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rPrChange w:id="34" w:author="David Park" w:date="2026-09-26T15:14:00Z" w16du:dateUtc="2026-09-26T19:14:00Z">
                  <w:rPr/>
                </w:rPrChange>
              </w:rPr>
              <w:pPrChange w:id="35" w:author="David Park" w:date="2026-09-26T15:14:00Z" w16du:dateUtc="2026-09-26T19:14:00Z">
                <w:pPr/>
              </w:pPrChange>
            </w:pPr>
            <w:ins w:id="36" w:author="David Park" w:date="2026-09-26T15:14:00Z" w16du:dateUtc="2026-09-26T19:14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_________________________________</w:t>
              </w:r>
            </w:ins>
            <w:del w:id="37" w:author="David Park" w:date="2026-09-26T15:14:00Z" w16du:dateUtc="2026-09-26T19:14:00Z">
              <w:r w:rsidR="007A07D0">
                <w:delText>R1C1</w:delText>
              </w:r>
            </w:del>
          </w:p>
        </w:tc>
        <w:tc>
          <w:tcPr>
            <w:tcW w:w="4341" w:type="dxa"/>
            <w:vAlign w:val="center"/>
            <w:tcPrChange w:id="38" w:author="David Park" w:date="2026-09-26T15:14:00Z" w16du:dateUtc="2026-09-26T19:14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7A07D0">
            <w:del w:id="39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4341" w:type="dxa"/>
            <w:vAlign w:val="center"/>
            <w:tcPrChange w:id="40" w:author="David Park" w:date="2026-09-26T15:14:00Z" w16du:dateUtc="2026-09-26T19:14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7A07D0">
            <w:del w:id="41" w:author="David Park" w:date="2026-09-26T15:14:00Z" w16du:dateUtc="2026-09-26T19:14:00Z">
              <w:r>
                <w:delText>R1C3</w:delText>
              </w:r>
            </w:del>
          </w:p>
        </w:tc>
      </w:tr>
      <w:tr w:rsidR="00047CC0" w14:paraId="5ED32325" w14:textId="77777777" w:rsidTr="007F2CD0">
        <w:trPr>
          <w:trHeight w:val="288"/>
          <w:trPrChange w:id="42" w:author="David Park" w:date="2026-09-26T15:14:00Z" w16du:dateUtc="2026-09-26T19:14:00Z">
            <w:trPr>
              <w:gridAfter w:val="3"/>
            </w:trPr>
          </w:trPrChange>
        </w:trPr>
        <w:tc>
          <w:tcPr>
            <w:tcW w:w="4341" w:type="dxa"/>
            <w:tcPrChange w:id="43" w:author="David Park" w:date="2026-09-26T15:14:00Z" w16du:dateUtc="2026-09-26T19:14:00Z">
              <w:tcPr>
                <w:tcW w:w="2880" w:type="dxa"/>
                <w:shd w:val="clear" w:color="auto" w:fill="FFFFFF"/>
              </w:tcPr>
            </w:tcPrChange>
          </w:tcPr>
          <w:p w14:paraId="69D1D34F" w14:textId="77777777" w:rsidR="00047CC0" w:rsidRPr="00865CB5" w:rsidRDefault="007A07D0">
            <w:pPr>
              <w:rPr>
                <w:rFonts w:ascii="Times New Roman" w:hAnsi="Times New Roman"/>
                <w:sz w:val="24"/>
                <w:rPrChange w:id="44" w:author="David Park" w:date="2026-09-26T15:14:00Z" w16du:dateUtc="2026-09-26T19:14:00Z">
                  <w:rPr/>
                </w:rPrChange>
              </w:rPr>
            </w:pPr>
            <w:del w:id="45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4341" w:type="dxa"/>
            <w:tcPrChange w:id="46" w:author="David Park" w:date="2026-09-26T15:14:00Z" w16du:dateUtc="2026-09-26T19:14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7A07D0">
            <w:del w:id="47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4341" w:type="dxa"/>
            <w:tcPrChange w:id="48" w:author="David Park" w:date="2026-09-26T15:14:00Z" w16du:dateUtc="2026-09-26T19:14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7A07D0">
            <w:del w:id="49" w:author="David Park" w:date="2026-09-26T15:14:00Z" w16du:dateUtc="2026-09-26T19:14:00Z">
              <w:r>
                <w:delText>R2C3</w:delText>
              </w:r>
            </w:del>
          </w:p>
        </w:tc>
      </w:tr>
      <w:tr w:rsidR="00047CC0" w14:paraId="6CA17193" w14:textId="77777777" w:rsidTr="007F2CD0">
        <w:trPr>
          <w:trHeight w:val="288"/>
          <w:trPrChange w:id="50" w:author="David Park" w:date="2026-09-26T15:14:00Z" w16du:dateUtc="2026-09-26T19:14:00Z">
            <w:trPr>
              <w:gridAfter w:val="3"/>
            </w:trPr>
          </w:trPrChange>
        </w:trPr>
        <w:tc>
          <w:tcPr>
            <w:tcW w:w="796" w:type="dxa"/>
            <w:tcPrChange w:id="51" w:author="David Park" w:date="2026-09-26T15:14:00Z" w16du:dateUtc="2026-09-26T19:14:00Z">
              <w:tcPr>
                <w:tcW w:w="2880" w:type="dxa"/>
                <w:shd w:val="clear" w:color="auto" w:fill="F2F2F2"/>
              </w:tcPr>
            </w:tcPrChange>
          </w:tcPr>
          <w:p w14:paraId="64F8312F" w14:textId="77777777" w:rsidR="00047CC0" w:rsidRPr="00865CB5" w:rsidRDefault="00CD62DB">
            <w:pPr>
              <w:rPr>
                <w:rFonts w:ascii="Times New Roman" w:hAnsi="Times New Roman"/>
                <w:sz w:val="24"/>
                <w:rPrChange w:id="52" w:author="David Park" w:date="2026-09-26T15:14:00Z" w16du:dateUtc="2026-09-26T19:14:00Z">
                  <w:rPr/>
                </w:rPrChange>
              </w:rPr>
            </w:pPr>
            <w:ins w:id="53" w:author="David Park" w:date="2026-09-26T15:14:00Z" w16du:dateUtc="2026-09-26T19:14:00Z">
              <w:r>
                <w:rPr>
                  <w:rFonts w:ascii="Times New Roman" w:hAnsi="Times New Roman"/>
                  <w:sz w:val="24"/>
                  <w:szCs w:val="24"/>
                </w:rPr>
                <w:t>B</w:t>
              </w:r>
              <w:r w:rsidRPr="00865CB5">
                <w:rPr>
                  <w:rFonts w:ascii="Times New Roman" w:hAnsi="Times New Roman"/>
                  <w:sz w:val="24"/>
                  <w:szCs w:val="24"/>
                </w:rPr>
                <w:t>y</w:t>
              </w:r>
              <w:r>
                <w:rPr>
                  <w:rFonts w:ascii="Times New Roman" w:hAnsi="Times New Roman"/>
                  <w:sz w:val="24"/>
                  <w:szCs w:val="24"/>
                </w:rPr>
                <w:t>:</w:t>
              </w:r>
            </w:ins>
            <w:del w:id="54" w:author="David Park" w:date="2026-09-26T15:14:00Z" w16du:dateUtc="2026-09-26T19:14:00Z">
              <w:r w:rsidR="007A07D0">
                <w:delText>R3C1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  <w:tcPrChange w:id="55" w:author="David Park" w:date="2026-09-26T15:14:00Z" w16du:dateUtc="2026-09-26T19:14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Pr="00865CB5" w:rsidRDefault="007A07D0">
            <w:pPr>
              <w:rPr>
                <w:rFonts w:ascii="Times New Roman" w:hAnsi="Times New Roman"/>
                <w:sz w:val="24"/>
                <w:rPrChange w:id="56" w:author="David Park" w:date="2026-09-26T15:14:00Z" w16du:dateUtc="2026-09-26T19:14:00Z">
                  <w:rPr/>
                </w:rPrChange>
              </w:rPr>
            </w:pPr>
            <w:del w:id="57" w:author="David Park" w:date="2026-09-26T15:14:00Z" w16du:dateUtc="2026-09-26T19:14:00Z">
              <w:r>
                <w:delText>R3C2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  <w:tcPrChange w:id="58" w:author="David Park" w:date="2026-09-26T15:14:00Z" w16du:dateUtc="2026-09-26T19:14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7A07D0">
            <w:del w:id="59" w:author="David Park" w:date="2026-09-26T15:14:00Z" w16du:dateUtc="2026-09-26T19:14:00Z">
              <w:r>
                <w:delText>R3C3</w:delText>
              </w:r>
            </w:del>
          </w:p>
        </w:tc>
      </w:tr>
      <w:bookmarkEnd w:id="22"/>
      <w:tr w:rsidR="00CD62DB" w:rsidRPr="00865CB5" w14:paraId="02573561" w14:textId="77777777" w:rsidTr="007F2CD0">
        <w:trPr>
          <w:trHeight w:val="273"/>
          <w:ins w:id="60" w:author="David Park" w:date="2026-09-26T15:14:00Z" w16du:dateUtc="2026-09-26T19:14:00Z"/>
        </w:trPr>
        <w:tc>
          <w:tcPr>
            <w:tcW w:w="796" w:type="dxa"/>
          </w:tcPr>
          <w:p w14:paraId="467A8DB9" w14:textId="77777777" w:rsidR="00CD62DB" w:rsidRPr="00865CB5" w:rsidRDefault="00CD62DB" w:rsidP="00EC7172">
            <w:pPr>
              <w:rPr>
                <w:ins w:id="61" w:author="David Park" w:date="2026-09-26T15:14:00Z" w16du:dateUtc="2026-09-26T19:14:00Z"/>
                <w:rFonts w:ascii="Times New Roman" w:hAnsi="Times New Roman"/>
                <w:sz w:val="24"/>
                <w:szCs w:val="24"/>
              </w:rPr>
            </w:pPr>
            <w:ins w:id="62" w:author="David Park" w:date="2026-09-26T15:14:00Z" w16du:dateUtc="2026-09-26T19:14:00Z">
              <w:r w:rsidRPr="00865CB5">
                <w:rPr>
                  <w:rFonts w:ascii="Times New Roman" w:hAnsi="Times New Roman"/>
                  <w:sz w:val="24"/>
                  <w:szCs w:val="24"/>
                </w:rPr>
                <w:t>Name:</w:t>
              </w:r>
            </w:ins>
          </w:p>
        </w:tc>
        <w:tc>
          <w:tcPr>
            <w:tcW w:w="3545" w:type="dxa"/>
            <w:gridSpan w:val="2"/>
          </w:tcPr>
          <w:p w14:paraId="669BCEBE" w14:textId="77777777" w:rsidR="00CD62DB" w:rsidRPr="00865CB5" w:rsidRDefault="00CD62DB" w:rsidP="00EC7172">
            <w:pPr>
              <w:rPr>
                <w:ins w:id="63" w:author="David Park" w:date="2026-09-26T15:14:00Z" w16du:dateUtc="2026-09-26T19:14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2ABD18C8" w14:textId="77777777" w:rsidTr="007F2CD0">
        <w:trPr>
          <w:trHeight w:val="62"/>
          <w:ins w:id="64" w:author="David Park" w:date="2026-09-26T15:14:00Z" w16du:dateUtc="2026-09-26T19:14:00Z"/>
        </w:trPr>
        <w:tc>
          <w:tcPr>
            <w:tcW w:w="796" w:type="dxa"/>
          </w:tcPr>
          <w:p w14:paraId="66A7825C" w14:textId="77777777" w:rsidR="00CD62DB" w:rsidRPr="00865CB5" w:rsidRDefault="00CD62DB" w:rsidP="00EC7172">
            <w:pPr>
              <w:rPr>
                <w:ins w:id="65" w:author="David Park" w:date="2026-09-26T15:14:00Z" w16du:dateUtc="2026-09-26T19:14:00Z"/>
                <w:rFonts w:ascii="Times New Roman" w:hAnsi="Times New Roman"/>
                <w:sz w:val="24"/>
                <w:szCs w:val="24"/>
              </w:rPr>
            </w:pPr>
            <w:ins w:id="66" w:author="David Park" w:date="2026-09-26T15:14:00Z" w16du:dateUtc="2026-09-26T19:14:00Z">
              <w:r w:rsidRPr="00865CB5">
                <w:rPr>
                  <w:rFonts w:ascii="Times New Roman" w:hAnsi="Times New Roman"/>
                  <w:sz w:val="24"/>
                  <w:szCs w:val="24"/>
                </w:rPr>
                <w:t>Title:</w:t>
              </w:r>
            </w:ins>
          </w:p>
        </w:tc>
        <w:tc>
          <w:tcPr>
            <w:tcW w:w="3545" w:type="dxa"/>
            <w:gridSpan w:val="2"/>
          </w:tcPr>
          <w:p w14:paraId="4340DF23" w14:textId="77777777" w:rsidR="00CD62DB" w:rsidRPr="00865CB5" w:rsidRDefault="00CD62DB" w:rsidP="00EC7172">
            <w:pPr>
              <w:rPr>
                <w:ins w:id="67" w:author="David Park" w:date="2026-09-26T15:14:00Z" w16du:dateUtc="2026-09-26T19:14:00Z"/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8F1582" w14:textId="77777777" w:rsidR="00047CC0" w:rsidRDefault="00047CC0"/>
    <w:p w14:paraId="07D3763F" w14:textId="77777777" w:rsidR="001B62AF" w:rsidRDefault="001B62AF" w:rsidP="00CD62DB">
      <w:pPr>
        <w:rPr>
          <w:ins w:id="68" w:author="David Park" w:date="2026-09-26T15:14:00Z" w16du:dateUtc="2026-09-26T19:14:00Z"/>
        </w:rPr>
      </w:pPr>
    </w:p>
    <w:p w14:paraId="4AFD5F7A" w14:textId="77777777" w:rsidR="001B62AF" w:rsidRDefault="001B62AF" w:rsidP="00CD62DB">
      <w:pPr>
        <w:rPr>
          <w:ins w:id="69" w:author="David Park" w:date="2026-09-26T15:14:00Z" w16du:dateUtc="2026-09-26T19:14:00Z"/>
        </w:rPr>
      </w:pPr>
    </w:p>
    <w:p w14:paraId="64E8A56C" w14:textId="77777777" w:rsidR="001B62AF" w:rsidRDefault="001B62AF" w:rsidP="00CD62DB">
      <w:pPr>
        <w:rPr>
          <w:ins w:id="70" w:author="David Park" w:date="2026-09-26T15:14:00Z" w16du:dateUtc="2026-09-26T19:14:00Z"/>
        </w:rPr>
      </w:pPr>
    </w:p>
    <w:p w14:paraId="609755A1" w14:textId="77777777" w:rsidR="001B62AF" w:rsidRDefault="001B62AF" w:rsidP="00CD62DB">
      <w:pPr>
        <w:rPr>
          <w:ins w:id="71" w:author="David Park" w:date="2026-09-26T15:14:00Z" w16du:dateUtc="2026-09-26T19:14:00Z"/>
        </w:rPr>
      </w:pPr>
    </w:p>
    <w:p w14:paraId="7438CE80" w14:textId="3C958BAF" w:rsidR="00047CC0" w:rsidRDefault="007A07D0">
      <w:pPr>
        <w:pStyle w:val="Heading2"/>
        <w:rPr>
          <w:del w:id="72" w:author="David Park" w:date="2026-09-26T15:14:00Z" w16du:dateUtc="2026-09-26T19:14:00Z"/>
        </w:rPr>
      </w:pPr>
      <w:del w:id="73" w:author="David Park" w:date="2026-09-26T15:14:00Z" w16du:dateUtc="2026-09-26T19:14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74" w:author="David Park" w:date="2026-09-26T15:14:00Z" w16du:dateUtc="2026-09-26T19:14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488"/>
        <w:gridCol w:w="2135"/>
        <w:gridCol w:w="1544"/>
        <w:gridCol w:w="1409"/>
        <w:tblGridChange w:id="75">
          <w:tblGrid>
            <w:gridCol w:w="3000"/>
            <w:gridCol w:w="1488"/>
            <w:gridCol w:w="1512"/>
            <w:gridCol w:w="623"/>
            <w:gridCol w:w="1544"/>
            <w:gridCol w:w="833"/>
            <w:gridCol w:w="576"/>
            <w:gridCol w:w="2424"/>
          </w:tblGrid>
        </w:tblGridChange>
      </w:tblGrid>
      <w:tr w:rsidR="00047CC0" w14:paraId="08704025" w14:textId="77777777" w:rsidTr="001B62AF">
        <w:tc>
          <w:tcPr>
            <w:tcW w:w="4675" w:type="dxa"/>
            <w:tcPrChange w:id="76" w:author="David Park" w:date="2026-09-26T15:14:00Z" w16du:dateUtc="2026-09-26T19:14:00Z">
              <w:tcPr>
                <w:tcW w:w="2160" w:type="dxa"/>
                <w:shd w:val="clear" w:color="auto" w:fill="DCE6F1"/>
              </w:tcPr>
            </w:tcPrChange>
          </w:tcPr>
          <w:p w14:paraId="42570022" w14:textId="77777777" w:rsidR="00047CC0" w:rsidRDefault="00ED0521">
            <w:ins w:id="77" w:author="David Park" w:date="2026-09-26T15:14:00Z" w16du:dateUtc="2026-09-26T19:14:00Z">
              <w:r>
                <w:t>STANDARD TABLE</w:t>
              </w:r>
            </w:ins>
            <w:del w:id="78" w:author="David Park" w:date="2026-09-26T15:14:00Z" w16du:dateUtc="2026-09-26T19:14:00Z">
              <w:r w:rsidR="007A07D0">
                <w:delText>R1C1</w:delText>
              </w:r>
            </w:del>
          </w:p>
        </w:tc>
        <w:tc>
          <w:tcPr>
            <w:tcW w:w="4675" w:type="dxa"/>
            <w:tcPrChange w:id="79" w:author="David Park" w:date="2026-09-26T15:14:00Z" w16du:dateUtc="2026-09-26T19:14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7A07D0">
            <w:del w:id="80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4675" w:type="dxa"/>
            <w:tcPrChange w:id="81" w:author="David Park" w:date="2026-09-26T15:14:00Z" w16du:dateUtc="2026-09-26T19:14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7A07D0">
            <w:del w:id="82" w:author="David Park" w:date="2026-09-26T15:14:00Z" w16du:dateUtc="2026-09-26T19:14:00Z">
              <w:r>
                <w:delText>R1C3</w:delText>
              </w:r>
            </w:del>
          </w:p>
        </w:tc>
        <w:tc>
          <w:tcPr>
            <w:tcW w:w="4675" w:type="dxa"/>
            <w:tcPrChange w:id="83" w:author="David Park" w:date="2026-09-26T15:14:00Z" w16du:dateUtc="2026-09-26T19:14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7A07D0">
            <w:del w:id="84" w:author="David Park" w:date="2026-09-26T15:14:00Z" w16du:dateUtc="2026-09-26T19:14:00Z">
              <w:r>
                <w:delText>R1C4</w:delText>
              </w:r>
            </w:del>
          </w:p>
        </w:tc>
      </w:tr>
      <w:tr w:rsidR="00047CC0" w14:paraId="00C2C792" w14:textId="77777777" w:rsidTr="001B62AF">
        <w:tc>
          <w:tcPr>
            <w:tcW w:w="4675" w:type="dxa"/>
            <w:tcPrChange w:id="85" w:author="David Park" w:date="2026-09-26T15:14:00Z" w16du:dateUtc="2026-09-26T19:14:00Z">
              <w:tcPr>
                <w:tcW w:w="2160" w:type="dxa"/>
                <w:shd w:val="clear" w:color="auto" w:fill="FFFFFF"/>
              </w:tcPr>
            </w:tcPrChange>
          </w:tcPr>
          <w:p w14:paraId="55598E5A" w14:textId="77777777" w:rsidR="00047CC0" w:rsidRDefault="007A07D0">
            <w:del w:id="86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4675" w:type="dxa"/>
            <w:tcPrChange w:id="87" w:author="David Park" w:date="2026-09-26T15:14:00Z" w16du:dateUtc="2026-09-26T19:14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67B6F466" w14:textId="77777777" w:rsidR="00047CC0" w:rsidRDefault="007A07D0">
            <w:del w:id="88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4675" w:type="dxa"/>
            <w:tcPrChange w:id="89" w:author="David Park" w:date="2026-09-26T15:14:00Z" w16du:dateUtc="2026-09-26T19:14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7A07D0">
            <w:del w:id="90" w:author="David Park" w:date="2026-09-26T15:14:00Z" w16du:dateUtc="2026-09-26T19:14:00Z">
              <w:r>
                <w:delText>R2C3</w:delText>
              </w:r>
            </w:del>
          </w:p>
        </w:tc>
        <w:tc>
          <w:tcPr>
            <w:tcW w:w="4675" w:type="dxa"/>
            <w:tcPrChange w:id="91" w:author="David Park" w:date="2026-09-26T15:14:00Z" w16du:dateUtc="2026-09-26T19:14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7A07D0">
            <w:del w:id="92" w:author="David Park" w:date="2026-09-26T15:14:00Z" w16du:dateUtc="2026-09-26T19:14:00Z">
              <w:r>
                <w:delText>R2C4</w:delText>
              </w:r>
            </w:del>
          </w:p>
        </w:tc>
      </w:tr>
      <w:tr w:rsidR="00047CC0" w14:paraId="387C8893" w14:textId="77777777" w:rsidTr="001B62AF">
        <w:tc>
          <w:tcPr>
            <w:tcW w:w="4675" w:type="dxa"/>
            <w:tcPrChange w:id="93" w:author="David Park" w:date="2026-09-26T15:14:00Z" w16du:dateUtc="2026-09-26T19:14:00Z">
              <w:tcPr>
                <w:tcW w:w="2160" w:type="dxa"/>
                <w:shd w:val="clear" w:color="auto" w:fill="F2F2F2"/>
              </w:tcPr>
            </w:tcPrChange>
          </w:tcPr>
          <w:p w14:paraId="4B6EDF4A" w14:textId="77777777" w:rsidR="00047CC0" w:rsidRDefault="001B62AF">
            <w:ins w:id="94" w:author="David Park" w:date="2026-09-26T15:14:00Z" w16du:dateUtc="2026-09-26T19:14:00Z">
              <w:r>
                <w:t>Recipient</w:t>
              </w:r>
            </w:ins>
            <w:del w:id="95" w:author="David Park" w:date="2026-09-26T15:14:00Z" w16du:dateUtc="2026-09-26T19:14:00Z">
              <w:r w:rsidR="007A07D0">
                <w:delText>R3C1</w:delText>
              </w:r>
            </w:del>
          </w:p>
        </w:tc>
        <w:tc>
          <w:tcPr>
            <w:tcW w:w="4675" w:type="dxa"/>
            <w:tcPrChange w:id="96" w:author="David Park" w:date="2026-09-26T15:14:00Z" w16du:dateUtc="2026-09-26T19:14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7778FD03" w14:textId="77777777" w:rsidR="00047CC0" w:rsidRDefault="001B62AF">
            <w:ins w:id="97" w:author="David Park" w:date="2026-09-26T15:14:00Z" w16du:dateUtc="2026-09-26T19:14:00Z">
              <w:r>
                <w:t>Jane Doe</w:t>
              </w:r>
            </w:ins>
            <w:del w:id="98" w:author="David Park" w:date="2026-09-26T15:14:00Z" w16du:dateUtc="2026-09-26T19:14:00Z">
              <w:r w:rsidR="007A07D0">
                <w:delText>R3C2</w:delText>
              </w:r>
            </w:del>
          </w:p>
        </w:tc>
        <w:tc>
          <w:tcPr>
            <w:tcW w:w="4675" w:type="dxa"/>
            <w:tcPrChange w:id="99" w:author="David Park" w:date="2026-09-26T15:14:00Z" w16du:dateUtc="2026-09-26T19:14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7A07D0">
            <w:del w:id="100" w:author="David Park" w:date="2026-09-26T15:14:00Z" w16du:dateUtc="2026-09-26T19:14:00Z">
              <w:r>
                <w:delText>R3C3</w:delText>
              </w:r>
            </w:del>
          </w:p>
        </w:tc>
        <w:tc>
          <w:tcPr>
            <w:tcW w:w="4675" w:type="dxa"/>
            <w:tcPrChange w:id="101" w:author="David Park" w:date="2026-09-26T15:14:00Z" w16du:dateUtc="2026-09-26T19:14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7A07D0">
            <w:del w:id="102" w:author="David Park" w:date="2026-09-26T15:14:00Z" w16du:dateUtc="2026-09-26T19:14:00Z">
              <w:r>
                <w:delText>R3C4</w:delText>
              </w:r>
            </w:del>
          </w:p>
        </w:tc>
      </w:tr>
      <w:tr w:rsidR="001B62AF" w14:paraId="4D681DDF" w14:textId="77777777" w:rsidTr="001B62AF">
        <w:trPr>
          <w:ins w:id="103" w:author="David Park" w:date="2026-09-26T15:14:00Z" w16du:dateUtc="2026-09-26T19:14:00Z"/>
        </w:trPr>
        <w:tc>
          <w:tcPr>
            <w:tcW w:w="4675" w:type="dxa"/>
          </w:tcPr>
          <w:p w14:paraId="336C8D0B" w14:textId="77777777" w:rsidR="001B62AF" w:rsidRDefault="001B62AF" w:rsidP="00CD62DB">
            <w:pPr>
              <w:rPr>
                <w:ins w:id="104" w:author="David Park" w:date="2026-09-26T15:14:00Z" w16du:dateUtc="2026-09-26T19:14:00Z"/>
              </w:rPr>
            </w:pPr>
            <w:bookmarkStart w:id="105" w:name="OLE_LINK13"/>
            <w:ins w:id="106" w:author="David Park" w:date="2026-09-26T15:14:00Z" w16du:dateUtc="2026-09-26T19:14:00Z">
              <w:r>
                <w:t>_______________________________________</w:t>
              </w:r>
              <w:bookmarkEnd w:id="105"/>
            </w:ins>
          </w:p>
        </w:tc>
        <w:tc>
          <w:tcPr>
            <w:tcW w:w="4675" w:type="dxa"/>
            <w:gridSpan w:val="3"/>
          </w:tcPr>
          <w:p w14:paraId="666BB769" w14:textId="77777777" w:rsidR="001B62AF" w:rsidRDefault="001B62AF" w:rsidP="00CD62DB">
            <w:pPr>
              <w:rPr>
                <w:ins w:id="107" w:author="David Park" w:date="2026-09-26T15:14:00Z" w16du:dateUtc="2026-09-26T19:14:00Z"/>
              </w:rPr>
            </w:pPr>
            <w:ins w:id="108" w:author="David Park" w:date="2026-09-26T15:14:00Z" w16du:dateUtc="2026-09-26T19:14:00Z">
              <w:r>
                <w:t>_______________________________________</w:t>
              </w:r>
            </w:ins>
          </w:p>
        </w:tc>
      </w:tr>
    </w:tbl>
    <w:p w14:paraId="1C904247" w14:textId="77777777" w:rsidR="00047CC0" w:rsidRDefault="00047CC0">
      <w:pPr>
        <w:rPr>
          <w:del w:id="109" w:author="David Park" w:date="2026-09-26T15:14:00Z" w16du:dateUtc="2026-09-26T19:14:00Z"/>
        </w:rPr>
      </w:pPr>
    </w:p>
    <w:p w14:paraId="654B4D38" w14:textId="166A7FD4" w:rsidR="00047CC0" w:rsidRDefault="007A07D0">
      <w:pPr>
        <w:pStyle w:val="Heading2"/>
        <w:rPr>
          <w:del w:id="110" w:author="David Park" w:date="2026-09-26T15:14:00Z" w16du:dateUtc="2026-09-26T19:14:00Z"/>
        </w:rPr>
      </w:pPr>
      <w:del w:id="111" w:author="David Park" w:date="2026-09-26T15:14:00Z" w16du:dateUtc="2026-09-26T19:14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873"/>
        <w:gridCol w:w="2873"/>
      </w:tblGrid>
      <w:tr w:rsidR="00047CC0" w14:paraId="2DE9CF00" w14:textId="77777777">
        <w:trPr>
          <w:del w:id="112" w:author="David Park" w:date="2026-09-26T15:14:00Z" w16du:dateUtc="2026-09-26T19:14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7A07D0">
            <w:pPr>
              <w:rPr>
                <w:del w:id="113" w:author="David Park" w:date="2026-09-26T15:14:00Z" w16du:dateUtc="2026-09-26T19:14:00Z"/>
              </w:rPr>
            </w:pPr>
            <w:del w:id="114" w:author="David Park" w:date="2026-09-26T15:14:00Z" w16du:dateUtc="2026-09-26T19:14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7A07D0">
            <w:pPr>
              <w:rPr>
                <w:del w:id="115" w:author="David Park" w:date="2026-09-26T15:14:00Z" w16du:dateUtc="2026-09-26T19:14:00Z"/>
              </w:rPr>
            </w:pPr>
            <w:del w:id="116" w:author="David Park" w:date="2026-09-26T15:14:00Z" w16du:dateUtc="2026-09-26T19:14:00Z">
              <w:r>
                <w:delText>R1C2</w:delText>
              </w:r>
            </w:del>
          </w:p>
        </w:tc>
      </w:tr>
      <w:tr w:rsidR="00047CC0" w14:paraId="00AE7FA6" w14:textId="77777777">
        <w:trPr>
          <w:del w:id="117" w:author="David Park" w:date="2026-09-26T15:14:00Z" w16du:dateUtc="2026-09-26T19:14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7A07D0">
            <w:pPr>
              <w:rPr>
                <w:del w:id="118" w:author="David Park" w:date="2026-09-26T15:14:00Z" w16du:dateUtc="2026-09-26T19:14:00Z"/>
              </w:rPr>
            </w:pPr>
            <w:del w:id="119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7A07D0">
            <w:pPr>
              <w:rPr>
                <w:del w:id="120" w:author="David Park" w:date="2026-09-26T15:14:00Z" w16du:dateUtc="2026-09-26T19:14:00Z"/>
              </w:rPr>
            </w:pPr>
            <w:del w:id="121" w:author="David Park" w:date="2026-09-26T15:14:00Z" w16du:dateUtc="2026-09-26T19:14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122" w:author="David Park" w:date="2026-09-26T15:14:00Z" w16du:dateUtc="2026-09-26T19:14:00Z"/>
        </w:rPr>
      </w:pPr>
    </w:p>
    <w:p w14:paraId="27627F9C" w14:textId="588DD9B4" w:rsidR="00047CC0" w:rsidRDefault="007A07D0">
      <w:pPr>
        <w:pStyle w:val="Heading2"/>
        <w:rPr>
          <w:del w:id="123" w:author="David Park" w:date="2026-09-26T15:14:00Z" w16du:dateUtc="2026-09-26T19:14:00Z"/>
        </w:rPr>
      </w:pPr>
      <w:del w:id="124" w:author="David Park" w:date="2026-09-26T15:14:00Z" w16du:dateUtc="2026-09-26T19:14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7CC0" w14:paraId="358BF007" w14:textId="77777777">
        <w:trPr>
          <w:del w:id="125" w:author="David Park" w:date="2026-09-26T15:14:00Z" w16du:dateUtc="2026-09-26T19:14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7A07D0">
            <w:pPr>
              <w:rPr>
                <w:del w:id="126" w:author="David Park" w:date="2026-09-26T15:14:00Z" w16du:dateUtc="2026-09-26T19:14:00Z"/>
              </w:rPr>
            </w:pPr>
            <w:del w:id="127" w:author="David Park" w:date="2026-09-26T15:14:00Z" w16du:dateUtc="2026-09-26T19:14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7A07D0">
            <w:pPr>
              <w:rPr>
                <w:del w:id="128" w:author="David Park" w:date="2026-09-26T15:14:00Z" w16du:dateUtc="2026-09-26T19:14:00Z"/>
              </w:rPr>
            </w:pPr>
            <w:del w:id="129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7A07D0">
            <w:pPr>
              <w:rPr>
                <w:del w:id="130" w:author="David Park" w:date="2026-09-26T15:14:00Z" w16du:dateUtc="2026-09-26T19:14:00Z"/>
              </w:rPr>
            </w:pPr>
            <w:del w:id="131" w:author="David Park" w:date="2026-09-26T15:14:00Z" w16du:dateUtc="2026-09-26T19:14:00Z">
              <w:r>
                <w:delText>R1C3</w:delText>
              </w:r>
            </w:del>
          </w:p>
        </w:tc>
      </w:tr>
      <w:tr w:rsidR="00047CC0" w14:paraId="6EBFE7FE" w14:textId="77777777">
        <w:trPr>
          <w:del w:id="132" w:author="David Park" w:date="2026-09-26T15:14:00Z" w16du:dateUtc="2026-09-26T19:14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7A07D0">
            <w:pPr>
              <w:rPr>
                <w:del w:id="133" w:author="David Park" w:date="2026-09-26T15:14:00Z" w16du:dateUtc="2026-09-26T19:14:00Z"/>
              </w:rPr>
            </w:pPr>
            <w:del w:id="134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7A07D0">
            <w:pPr>
              <w:rPr>
                <w:del w:id="135" w:author="David Park" w:date="2026-09-26T15:14:00Z" w16du:dateUtc="2026-09-26T19:14:00Z"/>
              </w:rPr>
            </w:pPr>
            <w:del w:id="136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7A07D0">
            <w:pPr>
              <w:rPr>
                <w:del w:id="137" w:author="David Park" w:date="2026-09-26T15:14:00Z" w16du:dateUtc="2026-09-26T19:14:00Z"/>
              </w:rPr>
            </w:pPr>
            <w:del w:id="138" w:author="David Park" w:date="2026-09-26T15:14:00Z" w16du:dateUtc="2026-09-26T19:14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139" w:author="David Park" w:date="2026-09-26T15:14:00Z" w16du:dateUtc="2026-09-26T19:14:00Z"/>
        </w:rPr>
      </w:pPr>
    </w:p>
    <w:p w14:paraId="07AB9DE4" w14:textId="0C95AD07" w:rsidR="00047CC0" w:rsidRDefault="007A07D0">
      <w:pPr>
        <w:pStyle w:val="Heading2"/>
        <w:rPr>
          <w:del w:id="140" w:author="David Park" w:date="2026-09-26T15:14:00Z" w16du:dateUtc="2026-09-26T19:14:00Z"/>
        </w:rPr>
      </w:pPr>
      <w:del w:id="141" w:author="David Park" w:date="2026-09-26T15:14:00Z" w16du:dateUtc="2026-09-26T19:14:00Z">
        <w:r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831"/>
        <w:gridCol w:w="3831"/>
        <w:gridCol w:w="3830"/>
        <w:gridCol w:w="3830"/>
        <w:gridCol w:w="3830"/>
      </w:tblGrid>
      <w:tr w:rsidR="00047CC0" w14:paraId="12C60EBD" w14:textId="77777777">
        <w:trPr>
          <w:del w:id="142" w:author="David Park" w:date="2026-09-26T15:14:00Z" w16du:dateUtc="2026-09-26T19:14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7A07D0">
            <w:pPr>
              <w:rPr>
                <w:del w:id="143" w:author="David Park" w:date="2026-09-26T15:14:00Z" w16du:dateUtc="2026-09-26T19:14:00Z"/>
              </w:rPr>
            </w:pPr>
            <w:del w:id="144" w:author="David Park" w:date="2026-09-26T15:14:00Z" w16du:dateUtc="2026-09-26T19:14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7A07D0">
            <w:pPr>
              <w:rPr>
                <w:del w:id="145" w:author="David Park" w:date="2026-09-26T15:14:00Z" w16du:dateUtc="2026-09-26T19:14:00Z"/>
              </w:rPr>
            </w:pPr>
            <w:del w:id="146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7A07D0">
            <w:pPr>
              <w:rPr>
                <w:del w:id="147" w:author="David Park" w:date="2026-09-26T15:14:00Z" w16du:dateUtc="2026-09-26T19:14:00Z"/>
              </w:rPr>
            </w:pPr>
            <w:del w:id="148" w:author="David Park" w:date="2026-09-26T15:14:00Z" w16du:dateUtc="2026-09-26T19:14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7A07D0">
            <w:pPr>
              <w:rPr>
                <w:del w:id="149" w:author="David Park" w:date="2026-09-26T15:14:00Z" w16du:dateUtc="2026-09-26T19:14:00Z"/>
              </w:rPr>
            </w:pPr>
            <w:del w:id="150" w:author="David Park" w:date="2026-09-26T15:14:00Z" w16du:dateUtc="2026-09-26T19:14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7A07D0">
            <w:pPr>
              <w:rPr>
                <w:del w:id="151" w:author="David Park" w:date="2026-09-26T15:14:00Z" w16du:dateUtc="2026-09-26T19:14:00Z"/>
              </w:rPr>
            </w:pPr>
            <w:del w:id="152" w:author="David Park" w:date="2026-09-26T15:14:00Z" w16du:dateUtc="2026-09-26T19:14:00Z">
              <w:r>
                <w:delText>R1C5</w:delText>
              </w:r>
            </w:del>
          </w:p>
        </w:tc>
      </w:tr>
      <w:tr w:rsidR="00047CC0" w14:paraId="09C71F12" w14:textId="77777777">
        <w:trPr>
          <w:del w:id="153" w:author="David Park" w:date="2026-09-26T15:14:00Z" w16du:dateUtc="2026-09-26T19:14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7A07D0">
            <w:pPr>
              <w:rPr>
                <w:del w:id="154" w:author="David Park" w:date="2026-09-26T15:14:00Z" w16du:dateUtc="2026-09-26T19:14:00Z"/>
              </w:rPr>
            </w:pPr>
            <w:del w:id="155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7A07D0">
            <w:pPr>
              <w:rPr>
                <w:del w:id="156" w:author="David Park" w:date="2026-09-26T15:14:00Z" w16du:dateUtc="2026-09-26T19:14:00Z"/>
              </w:rPr>
            </w:pPr>
            <w:del w:id="157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7A07D0">
            <w:pPr>
              <w:rPr>
                <w:del w:id="158" w:author="David Park" w:date="2026-09-26T15:14:00Z" w16du:dateUtc="2026-09-26T19:14:00Z"/>
              </w:rPr>
            </w:pPr>
            <w:del w:id="159" w:author="David Park" w:date="2026-09-26T15:14:00Z" w16du:dateUtc="2026-09-26T19:14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7A07D0">
            <w:pPr>
              <w:rPr>
                <w:del w:id="160" w:author="David Park" w:date="2026-09-26T15:14:00Z" w16du:dateUtc="2026-09-26T19:14:00Z"/>
              </w:rPr>
            </w:pPr>
            <w:del w:id="161" w:author="David Park" w:date="2026-09-26T15:14:00Z" w16du:dateUtc="2026-09-26T19:14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7A07D0">
            <w:pPr>
              <w:rPr>
                <w:del w:id="162" w:author="David Park" w:date="2026-09-26T15:14:00Z" w16du:dateUtc="2026-09-26T19:14:00Z"/>
              </w:rPr>
            </w:pPr>
            <w:del w:id="163" w:author="David Park" w:date="2026-09-26T15:14:00Z" w16du:dateUtc="2026-09-26T19:14:00Z">
              <w:r>
                <w:delText>R2C5</w:delText>
              </w:r>
            </w:del>
          </w:p>
        </w:tc>
      </w:tr>
      <w:tr w:rsidR="00047CC0" w14:paraId="169F2512" w14:textId="77777777">
        <w:trPr>
          <w:del w:id="164" w:author="David Park" w:date="2026-09-26T15:14:00Z" w16du:dateUtc="2026-09-26T19:14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7A07D0">
            <w:pPr>
              <w:rPr>
                <w:del w:id="165" w:author="David Park" w:date="2026-09-26T15:14:00Z" w16du:dateUtc="2026-09-26T19:14:00Z"/>
              </w:rPr>
            </w:pPr>
            <w:del w:id="166" w:author="David Park" w:date="2026-09-26T15:14:00Z" w16du:dateUtc="2026-09-26T19:14:00Z">
              <w:r>
                <w:lastRenderedPageBreak/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7A07D0">
            <w:pPr>
              <w:rPr>
                <w:del w:id="167" w:author="David Park" w:date="2026-09-26T15:14:00Z" w16du:dateUtc="2026-09-26T19:14:00Z"/>
              </w:rPr>
            </w:pPr>
            <w:del w:id="168" w:author="David Park" w:date="2026-09-26T15:14:00Z" w16du:dateUtc="2026-09-26T19:14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7A07D0">
            <w:pPr>
              <w:rPr>
                <w:del w:id="169" w:author="David Park" w:date="2026-09-26T15:14:00Z" w16du:dateUtc="2026-09-26T19:14:00Z"/>
              </w:rPr>
            </w:pPr>
            <w:del w:id="170" w:author="David Park" w:date="2026-09-26T15:14:00Z" w16du:dateUtc="2026-09-26T19:14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7A07D0">
            <w:pPr>
              <w:rPr>
                <w:del w:id="171" w:author="David Park" w:date="2026-09-26T15:14:00Z" w16du:dateUtc="2026-09-26T19:14:00Z"/>
              </w:rPr>
            </w:pPr>
            <w:del w:id="172" w:author="David Park" w:date="2026-09-26T15:14:00Z" w16du:dateUtc="2026-09-26T19:14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7A07D0">
            <w:pPr>
              <w:rPr>
                <w:del w:id="173" w:author="David Park" w:date="2026-09-26T15:14:00Z" w16du:dateUtc="2026-09-26T19:14:00Z"/>
              </w:rPr>
            </w:pPr>
            <w:del w:id="174" w:author="David Park" w:date="2026-09-26T15:14:00Z" w16du:dateUtc="2026-09-26T19:14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75" w:author="David Park" w:date="2026-09-26T15:14:00Z" w16du:dateUtc="2026-09-26T19:14:00Z"/>
        </w:rPr>
      </w:pPr>
    </w:p>
    <w:p w14:paraId="74BD5077" w14:textId="57C5CE15" w:rsidR="00AC550D" w:rsidRDefault="00AC550D" w:rsidP="00AC550D">
      <w:pPr>
        <w:pStyle w:val="Heading2"/>
        <w:rPr>
          <w:del w:id="176" w:author="David Park" w:date="2026-09-26T15:14:00Z" w16du:dateUtc="2026-09-26T19:14:00Z"/>
        </w:rPr>
      </w:pPr>
      <w:bookmarkStart w:id="177" w:name="_Hlk213218067"/>
      <w:del w:id="178" w:author="David Park" w:date="2026-09-26T15:14:00Z" w16du:dateUtc="2026-09-26T19:14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79" w:author="David Park" w:date="2026-09-26T15:14:00Z" w16du:dateUtc="2026-09-26T19:14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80" w:author="David Park" w:date="2026-09-26T15:14:00Z" w16du:dateUtc="2026-09-26T19:14:00Z"/>
              </w:rPr>
            </w:pPr>
            <w:del w:id="181" w:author="David Park" w:date="2026-09-26T15:14:00Z" w16du:dateUtc="2026-09-26T19:14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82" w:author="David Park" w:date="2026-09-26T15:14:00Z" w16du:dateUtc="2026-09-26T19:14:00Z"/>
              </w:rPr>
            </w:pPr>
            <w:del w:id="183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84" w:author="David Park" w:date="2026-09-26T15:14:00Z" w16du:dateUtc="2026-09-26T19:14:00Z"/>
              </w:rPr>
            </w:pPr>
            <w:del w:id="185" w:author="David Park" w:date="2026-09-26T15:14:00Z" w16du:dateUtc="2026-09-26T19:14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86" w:author="David Park" w:date="2026-09-26T15:14:00Z" w16du:dateUtc="2026-09-26T19:14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87" w:author="David Park" w:date="2026-09-26T15:14:00Z" w16du:dateUtc="2026-09-26T19:14:00Z"/>
              </w:rPr>
            </w:pPr>
            <w:del w:id="188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89" w:author="David Park" w:date="2026-09-26T15:14:00Z" w16du:dateUtc="2026-09-26T19:14:00Z"/>
              </w:rPr>
            </w:pPr>
            <w:del w:id="190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91" w:author="David Park" w:date="2026-09-26T15:14:00Z" w16du:dateUtc="2026-09-26T19:14:00Z"/>
              </w:rPr>
            </w:pPr>
            <w:del w:id="192" w:author="David Park" w:date="2026-09-26T15:14:00Z" w16du:dateUtc="2026-09-26T19:14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93" w:author="David Park" w:date="2026-09-26T15:14:00Z" w16du:dateUtc="2026-09-26T19:14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94" w:author="David Park" w:date="2026-09-26T15:14:00Z" w16du:dateUtc="2026-09-26T19:14:00Z"/>
              </w:rPr>
            </w:pPr>
            <w:del w:id="195" w:author="David Park" w:date="2026-09-26T15:14:00Z" w16du:dateUtc="2026-09-26T19:14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196" w:author="David Park" w:date="2026-09-26T15:14:00Z" w16du:dateUtc="2026-09-26T19:14:00Z"/>
              </w:rPr>
            </w:pPr>
            <w:del w:id="197" w:author="David Park" w:date="2026-09-26T15:14:00Z" w16du:dateUtc="2026-09-26T19:14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198" w:author="David Park" w:date="2026-09-26T15:14:00Z" w16du:dateUtc="2026-09-26T19:14:00Z"/>
              </w:rPr>
            </w:pPr>
            <w:del w:id="199" w:author="David Park" w:date="2026-09-26T15:14:00Z" w16du:dateUtc="2026-09-26T19:14:00Z">
              <w:r>
                <w:delText>R3C3</w:delText>
              </w:r>
            </w:del>
          </w:p>
        </w:tc>
      </w:tr>
      <w:bookmarkEnd w:id="177"/>
    </w:tbl>
    <w:p w14:paraId="773E0A6F" w14:textId="1E6088F1" w:rsidR="008D6B1C" w:rsidRDefault="008D6B1C">
      <w:pPr>
        <w:rPr>
          <w:del w:id="200" w:author="David Park" w:date="2026-09-26T15:14:00Z" w16du:dateUtc="2026-09-26T19:14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201" w:author="David Park" w:date="2026-09-26T15:14:00Z" w16du:dateUtc="2026-09-26T19:14:00Z"/>
        </w:rPr>
      </w:pPr>
      <w:del w:id="202" w:author="David Park" w:date="2026-09-26T15:14:00Z" w16du:dateUtc="2026-09-26T19:14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971"/>
        <w:gridCol w:w="5505"/>
      </w:tblGrid>
      <w:tr w:rsidR="00EB7459" w14:paraId="2602AF32" w14:textId="77777777" w:rsidTr="008D6B1C">
        <w:trPr>
          <w:del w:id="203" w:author="David Park" w:date="2026-09-26T15:14:00Z" w16du:dateUtc="2026-09-26T19:14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204" w:author="David Park" w:date="2026-09-26T15:14:00Z" w16du:dateUtc="2026-09-26T19:14:00Z"/>
              </w:rPr>
            </w:pPr>
            <w:del w:id="205" w:author="David Park" w:date="2026-09-26T15:14:00Z" w16du:dateUtc="2026-09-26T19:14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206" w:author="David Park" w:date="2026-09-26T15:14:00Z" w16du:dateUtc="2026-09-26T19:14:00Z"/>
              </w:rPr>
            </w:pPr>
            <w:del w:id="207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208" w:author="David Park" w:date="2026-09-26T15:14:00Z" w16du:dateUtc="2026-09-26T19:14:00Z"/>
              </w:rPr>
            </w:pPr>
            <w:del w:id="209" w:author="David Park" w:date="2026-09-26T15:14:00Z" w16du:dateUtc="2026-09-26T19:14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210" w:author="David Park" w:date="2026-09-26T15:14:00Z" w16du:dateUtc="2026-09-26T19:14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211" w:author="David Park" w:date="2026-09-26T15:14:00Z" w16du:dateUtc="2026-09-26T19:14:00Z"/>
              </w:rPr>
            </w:pPr>
            <w:del w:id="212" w:author="David Park" w:date="2026-09-26T15:14:00Z" w16du:dateUtc="2026-09-26T19:14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213" w:author="David Park" w:date="2026-09-26T15:14:00Z" w16du:dateUtc="2026-09-26T19:14:00Z"/>
              </w:rPr>
            </w:pPr>
            <w:del w:id="214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215" w:author="David Park" w:date="2026-09-26T15:14:00Z" w16du:dateUtc="2026-09-26T19:14:00Z"/>
              </w:rPr>
            </w:pPr>
            <w:del w:id="216" w:author="David Park" w:date="2026-09-26T15:14:00Z" w16du:dateUtc="2026-09-26T19:14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217" w:author="David Park" w:date="2026-09-26T15:14:00Z" w16du:dateUtc="2026-09-26T19:14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218" w:author="David Park" w:date="2026-09-26T15:14:00Z" w16du:dateUtc="2026-09-26T19:14:00Z"/>
              </w:rPr>
            </w:pPr>
            <w:del w:id="219" w:author="David Park" w:date="2026-09-26T15:14:00Z" w16du:dateUtc="2026-09-26T19:14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220" w:author="David Park" w:date="2026-09-26T15:14:00Z" w16du:dateUtc="2026-09-26T19:14:00Z"/>
              </w:rPr>
            </w:pPr>
            <w:del w:id="221" w:author="David Park" w:date="2026-09-26T15:14:00Z" w16du:dateUtc="2026-09-26T19:14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222" w:author="David Park" w:date="2026-09-26T15:14:00Z" w16du:dateUtc="2026-09-26T19:14:00Z"/>
              </w:rPr>
            </w:pPr>
            <w:del w:id="223" w:author="David Park" w:date="2026-09-26T15:14:00Z" w16du:dateUtc="2026-09-26T19:14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224" w:author="David Park" w:date="2026-09-26T15:14:00Z" w16du:dateUtc="2026-09-26T19:14:00Z"/>
        </w:rPr>
      </w:pPr>
    </w:p>
    <w:p w14:paraId="1078926F" w14:textId="72AB6EF1" w:rsidR="00EE13FA" w:rsidRDefault="00EE13FA" w:rsidP="00EE13FA">
      <w:pPr>
        <w:pStyle w:val="Heading2"/>
        <w:rPr>
          <w:del w:id="225" w:author="David Park" w:date="2026-09-26T15:14:00Z" w16du:dateUtc="2026-09-26T19:14:00Z"/>
        </w:rPr>
      </w:pPr>
      <w:del w:id="226" w:author="David Park" w:date="2026-09-26T15:14:00Z" w16du:dateUtc="2026-09-26T19:14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27" w:author="David Park" w:date="2026-09-26T15:14:00Z" w16du:dateUtc="2026-09-26T19:14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228" w:author="David Park" w:date="2026-09-26T15:14:00Z" w16du:dateUtc="2026-09-26T19:14:00Z"/>
              </w:rPr>
            </w:pPr>
            <w:del w:id="229" w:author="David Park" w:date="2026-09-26T15:14:00Z" w16du:dateUtc="2026-09-26T19:14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230" w:author="David Park" w:date="2026-09-26T15:14:00Z" w16du:dateUtc="2026-09-26T19:14:00Z"/>
              </w:rPr>
            </w:pPr>
            <w:del w:id="231" w:author="David Park" w:date="2026-09-26T15:14:00Z" w16du:dateUtc="2026-09-26T19:14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232" w:author="David Park" w:date="2026-09-26T15:14:00Z" w16du:dateUtc="2026-09-26T19:14:00Z"/>
              </w:rPr>
            </w:pPr>
            <w:del w:id="233" w:author="David Park" w:date="2026-09-26T15:14:00Z" w16du:dateUtc="2026-09-26T19:14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234" w:author="David Park" w:date="2026-09-26T15:14:00Z" w16du:dateUtc="2026-09-26T19:14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235" w:author="David Park" w:date="2026-09-26T15:14:00Z" w16du:dateUtc="2026-09-26T19:14:00Z"/>
              </w:rPr>
            </w:pPr>
            <w:del w:id="236" w:author="David Park" w:date="2026-09-26T15:14:00Z" w16du:dateUtc="2026-09-26T19:14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237" w:author="David Park" w:date="2026-09-26T15:14:00Z" w16du:dateUtc="2026-09-26T19:14:00Z"/>
              </w:rPr>
            </w:pPr>
            <w:del w:id="238" w:author="David Park" w:date="2026-09-26T15:14:00Z" w16du:dateUtc="2026-09-26T19:14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239" w:author="David Park" w:date="2026-09-26T15:14:00Z" w16du:dateUtc="2026-09-26T19:14:00Z"/>
              </w:rPr>
            </w:pPr>
            <w:del w:id="240" w:author="David Park" w:date="2026-09-26T15:14:00Z" w16du:dateUtc="2026-09-26T19:14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41" w:author="David Park" w:date="2026-09-26T15:14:00Z" w16du:dateUtc="2026-09-26T19:14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42" w:author="David Park" w:date="2026-09-26T15:14:00Z" w16du:dateUtc="2026-09-26T19:14:00Z"/>
              </w:rPr>
            </w:pPr>
            <w:del w:id="243" w:author="David Park" w:date="2026-09-26T15:14:00Z" w16du:dateUtc="2026-09-26T19:14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44" w:author="David Park" w:date="2026-09-26T15:14:00Z" w16du:dateUtc="2026-09-26T19:14:00Z"/>
              </w:rPr>
            </w:pPr>
            <w:del w:id="245" w:author="David Park" w:date="2026-09-26T15:14:00Z" w16du:dateUtc="2026-09-26T19:14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46" w:author="David Park" w:date="2026-09-26T15:14:00Z" w16du:dateUtc="2026-09-26T19:14:00Z"/>
              </w:rPr>
            </w:pPr>
            <w:del w:id="247" w:author="David Park" w:date="2026-09-26T15:14:00Z" w16du:dateUtc="2026-09-26T19:14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48" w:author="David Park" w:date="2026-09-26T15:14:00Z" w16du:dateUtc="2026-09-26T19:14:00Z"/>
        </w:rPr>
      </w:pPr>
    </w:p>
    <w:p w14:paraId="6861F172" w14:textId="77777777" w:rsidR="00EE13FA" w:rsidRDefault="00EE13FA"/>
    <w:sectPr w:rsidR="00EE13FA">
      <w:pgSz w:w="12240" w:h="15840"/>
      <w:pgMar w:top="1440" w:right="1440" w:bottom="1440" w:left="1440" w:header="720" w:footer="720" w:gutter="0"/>
      <w:cols w:space="720"/>
      <w:docGrid w:linePitch="360"/>
      <w:sectPrChange w:id="249" w:author="David Park" w:date="2026-09-26T15:14:00Z" w16du:dateUtc="2026-09-26T19:14:00Z">
        <w:sectPr w:rsidR="00EE13FA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E"/>
    <w:rsid w:val="00034616"/>
    <w:rsid w:val="00047CC0"/>
    <w:rsid w:val="0006063C"/>
    <w:rsid w:val="000A3167"/>
    <w:rsid w:val="0015074B"/>
    <w:rsid w:val="001B62AF"/>
    <w:rsid w:val="0029639D"/>
    <w:rsid w:val="00326F90"/>
    <w:rsid w:val="003E18BF"/>
    <w:rsid w:val="003F6F5C"/>
    <w:rsid w:val="00467408"/>
    <w:rsid w:val="004C6445"/>
    <w:rsid w:val="00530B5E"/>
    <w:rsid w:val="005544A4"/>
    <w:rsid w:val="005F65FB"/>
    <w:rsid w:val="00644F5C"/>
    <w:rsid w:val="006649EC"/>
    <w:rsid w:val="00686531"/>
    <w:rsid w:val="00777879"/>
    <w:rsid w:val="007A07D0"/>
    <w:rsid w:val="007E5944"/>
    <w:rsid w:val="007F2CD0"/>
    <w:rsid w:val="008D6B1C"/>
    <w:rsid w:val="008E0EAA"/>
    <w:rsid w:val="00AA1D8D"/>
    <w:rsid w:val="00AC550D"/>
    <w:rsid w:val="00AF4127"/>
    <w:rsid w:val="00B2156B"/>
    <w:rsid w:val="00B47730"/>
    <w:rsid w:val="00CB0664"/>
    <w:rsid w:val="00CD62DB"/>
    <w:rsid w:val="00EB7459"/>
    <w:rsid w:val="00ED0521"/>
    <w:rsid w:val="00EE13FA"/>
    <w:rsid w:val="00EE1CDD"/>
    <w:rsid w:val="00FC1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  <w:pPrChange w:id="0" w:author="David Park" w:date="2026-09-26T15:14:00Z">
        <w:pPr>
          <w:spacing w:after="200" w:line="276" w:lineRule="auto"/>
        </w:pPr>
      </w:pPrChange>
    </w:pPr>
    <w:rPr>
      <w:rFonts w:ascii="Wachovia Celeste" w:eastAsia="Times New Roman" w:hAnsi="Wachovia Celeste" w:cs="Times New Roman"/>
      <w:sz w:val="20"/>
      <w:szCs w:val="20"/>
      <w:rPrChange w:id="0" w:author="David Park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  <w:pPrChange w:id="1" w:author="David Park" w:date="2026-09-26T15:14:00Z">
        <w:pPr>
          <w:keepNext/>
          <w:keepLines/>
          <w:spacing w:before="480"/>
          <w:jc w:val="both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David Park" w:date="2026-09-26T15:1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  <w:pPrChange w:id="2" w:author="David Park" w:date="2026-09-26T15:14:00Z">
        <w:pPr>
          <w:keepNext/>
          <w:keepLines/>
          <w:spacing w:before="200"/>
          <w:jc w:val="both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David Park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  <w:pPrChange w:id="3" w:author="David Park" w:date="2026-09-26T15:14:00Z">
        <w:pPr>
          <w:keepNext/>
          <w:keepLines/>
          <w:spacing w:before="200"/>
          <w:jc w:val="both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David Park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  <w:pPrChange w:id="4" w:author="David Park" w:date="2026-09-26T15:14:00Z">
        <w:pPr>
          <w:keepNext/>
          <w:keepLines/>
          <w:spacing w:before="200"/>
          <w:jc w:val="both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David Park" w:date="2026-09-26T15:1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  <w:pPrChange w:id="5" w:author="David Park" w:date="2026-09-26T15:14:00Z">
        <w:pPr>
          <w:keepNext/>
          <w:keepLines/>
          <w:spacing w:before="200"/>
          <w:jc w:val="both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David Park" w:date="2026-09-26T15:14:00Z">
        <w:rPr>
          <w:rFonts w:asciiTheme="majorHAnsi" w:eastAsiaTheme="majorEastAsia" w:hAnsiTheme="majorHAnsi" w:cstheme="majorBidi"/>
          <w:color w:val="243F60" w:themeColor="accent1" w:themeShade="7F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  <w:pPrChange w:id="6" w:author="David Park" w:date="2026-09-26T15:14:00Z">
        <w:pPr>
          <w:keepNext/>
          <w:keepLines/>
          <w:spacing w:before="200"/>
          <w:jc w:val="both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David Park" w:date="2026-09-26T15:14:00Z">
        <w:rPr>
          <w:rFonts w:asciiTheme="majorHAnsi" w:eastAsiaTheme="majorEastAsia" w:hAnsiTheme="majorHAnsi" w:cstheme="majorBidi"/>
          <w:i/>
          <w:iCs/>
          <w:color w:val="243F60" w:themeColor="accent1" w:themeShade="7F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  <w:pPrChange w:id="7" w:author="David Park" w:date="2026-09-26T15:14:00Z">
        <w:pPr>
          <w:keepNext/>
          <w:keepLines/>
          <w:spacing w:before="200"/>
          <w:jc w:val="both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David Park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  <w:pPrChange w:id="8" w:author="David Park" w:date="2026-09-26T15:14:00Z">
        <w:pPr>
          <w:keepNext/>
          <w:keepLines/>
          <w:spacing w:before="200"/>
          <w:jc w:val="both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David Park" w:date="2026-09-26T15:1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  <w:pPrChange w:id="9" w:author="David Park" w:date="2026-09-26T15:14:00Z">
        <w:pPr>
          <w:keepNext/>
          <w:keepLines/>
          <w:spacing w:before="200"/>
          <w:jc w:val="both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David Park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Wachovia Celeste" w:eastAsiaTheme="majorEastAsia" w:hAnsi="Wachovia Celeste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  <w:pPrChange w:id="10" w:author="David Park" w:date="2026-09-26T15:14:00Z">
        <w:pPr>
          <w:pBdr>
            <w:bottom w:val="single" w:sz="8" w:space="4" w:color="4F81BD" w:themeColor="accent1"/>
          </w:pBdr>
          <w:spacing w:after="300"/>
          <w:contextualSpacing/>
          <w:jc w:val="both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David Park" w:date="2026-09-26T15:1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  <w:pPrChange w:id="11" w:author="David Park" w:date="2026-09-26T15:14:00Z">
        <w:pPr>
          <w:numPr>
            <w:ilvl w:val="1"/>
          </w:numPr>
          <w:jc w:val="both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David Park" w:date="2026-09-26T15:1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Wachovia Celeste" w:eastAsiaTheme="majorEastAsia" w:hAnsi="Wachovia Celeste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  <w:pPrChange w:id="12" w:author="David Park" w:date="2026-09-26T15:14:00Z">
        <w:pPr>
          <w:jc w:val="both"/>
        </w:pPr>
      </w:pPrChange>
    </w:pPr>
    <w:rPr>
      <w:i/>
      <w:iCs/>
      <w:color w:val="404040" w:themeColor="text1" w:themeTint="BF"/>
      <w:rPrChange w:id="12" w:author="David Park" w:date="2026-09-26T15:14:00Z">
        <w:rPr>
          <w:rFonts w:ascii="Wachovia Celeste" w:hAnsi="Wachovia Celeste"/>
          <w:i/>
          <w:iCs/>
          <w:color w:val="000000" w:themeColor="text1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Wachovia Celeste" w:eastAsia="Times New Roman" w:hAnsi="Wachovia Celeste" w:cs="Times New Roman"/>
      <w:i/>
      <w:iCs/>
      <w:color w:val="404040" w:themeColor="text1" w:themeTint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Wachovia Celeste" w:eastAsiaTheme="majorEastAsia" w:hAnsi="Wachovia Celeste" w:cstheme="majorBidi"/>
      <w:i/>
      <w:iCs/>
      <w:color w:val="365F9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Wachovia Celeste" w:eastAsiaTheme="majorEastAsia" w:hAnsi="Wachovia Celeste" w:cstheme="majorBidi"/>
      <w:color w:val="365F91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Wachovia Celeste" w:eastAsiaTheme="majorEastAsia" w:hAnsi="Wachovia Celeste" w:cstheme="majorBidi"/>
      <w:i/>
      <w:iCs/>
      <w:color w:val="595959" w:themeColor="text1" w:themeTint="A6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Wachovia Celeste" w:eastAsiaTheme="majorEastAsia" w:hAnsi="Wachovia Celeste" w:cstheme="majorBidi"/>
      <w:color w:val="595959" w:themeColor="text1" w:themeTint="A6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Wachovia Celeste" w:eastAsiaTheme="majorEastAsia" w:hAnsi="Wachovia Celeste" w:cstheme="majorBidi"/>
      <w:i/>
      <w:iCs/>
      <w:color w:val="272727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Wachovia Celeste" w:eastAsiaTheme="majorEastAsia" w:hAnsi="Wachovia Celeste" w:cstheme="majorBidi"/>
      <w:color w:val="272727" w:themeColor="text1" w:themeTint="D8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3" w:author="David Park" w:date="2026-09-26T15:14:00Z">
        <w:pPr>
          <w:pBdr>
            <w:bottom w:val="single" w:sz="4" w:space="4" w:color="4F81BD" w:themeColor="accent1"/>
          </w:pBdr>
          <w:spacing w:before="200" w:after="280"/>
          <w:ind w:left="936" w:right="936"/>
          <w:jc w:val="both"/>
        </w:pPr>
      </w:pPrChange>
    </w:pPr>
    <w:rPr>
      <w:i/>
      <w:iCs/>
      <w:color w:val="365F91" w:themeColor="accent1" w:themeShade="BF"/>
      <w:rPrChange w:id="13" w:author="David Park" w:date="2026-09-26T15:14:00Z">
        <w:rPr>
          <w:rFonts w:ascii="Wachovia Celeste" w:hAnsi="Wachovia Celeste"/>
          <w:b/>
          <w:bCs/>
          <w:i/>
          <w:iCs/>
          <w:color w:val="4F81BD" w:themeColor="accent1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Wachovia Celeste" w:eastAsia="Times New Roman" w:hAnsi="Wachovia Celeste" w:cs="Times New Roman"/>
      <w:i/>
      <w:iCs/>
      <w:color w:val="365F91" w:themeColor="accent1" w:themeShade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365F91" w:themeColor="accent1" w:themeShade="BF"/>
      <w:rPrChange w:id="14" w:author="David Park" w:date="2026-09-26T15:1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365F91" w:themeColor="accent1" w:themeShade="BF"/>
      <w:spacing w:val="5"/>
      <w:rPrChange w:id="15" w:author="David Park" w:date="2026-09-26T15:1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FC1BE7"/>
    <w:pPr>
      <w:spacing w:after="0" w:line="240" w:lineRule="auto"/>
      <w:pPrChange w:id="16" w:author="David Park" w:date="2026-09-26T15:14:00Z">
        <w:pPr/>
      </w:pPrChange>
    </w:pPr>
    <w:rPr>
      <w:rFonts w:eastAsiaTheme="minorHAnsi"/>
      <w:kern w:val="2"/>
      <w:sz w:val="24"/>
      <w:szCs w:val="24"/>
      <w14:ligatures w14:val="standardContextual"/>
      <w:rPrChange w:id="16" w:author="David Park" w:date="2026-09-26T15:1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2026-09-26T19:14:00Z</dcterms:modified>
  <cp:category/>
</cp:coreProperties>
</file>