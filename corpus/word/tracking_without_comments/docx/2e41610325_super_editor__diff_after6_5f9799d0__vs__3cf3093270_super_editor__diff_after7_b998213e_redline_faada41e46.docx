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>
          <w:t xml:space="preserve">This paragraph </w:t>
        </w:r>
        <w:r w:rsidRPr="002C3E36">
          <w:rPr>
            <w:b/>
            <w:bCs/>
          </w:rPr>
          <w:t>formatting</w:t>
        </w:r>
        <w:r>
          <w:t xml:space="preserve"> will change.</w:t>
        </w:r>
      </w:ins>
    </w:p>
    <w:p w14:paraId="5E25639F" w14:textId="600AF47F" w:rsidR="002D644D" w:rsidRDefault="002D644D" w:rsidP="002C3E36">
      <w:pPr>
        <w:rPr>
          <w:ins w:id="2" w:author="Luccas Correa" w:date="2026-09-26T15:10:00Z" w16du:dateUtc="2026-09-26T19:10:00Z"/>
        </w:rPr>
      </w:pPr>
      <w:ins w:id="3" w:author="Luccas Correa" w:date="2026-09-26T15:10:00Z" w16du:dateUtc="2026-09-26T19:10:00Z">
        <w:r>
          <w:t xml:space="preserve">This paragraph will have </w:t>
        </w:r>
        <w:r w:rsidR="002C3E36">
          <w:t xml:space="preserve">NEW </w:t>
        </w:r>
        <w:r>
          <w:t>words.</w:t>
        </w:r>
      </w:ins>
    </w:p>
    <w:p w14:paraId="3010FE36" w14:textId="1F52A500" w:rsidR="002D644D" w:rsidRDefault="002D644D">
      <w:pPr>
        <w:rPr>
          <w:ins w:id="4" w:author="Luccas Correa" w:date="2026-09-26T15:10:00Z" w16du:dateUtc="2026-09-26T19:10:00Z"/>
        </w:rPr>
      </w:pPr>
      <w:ins w:id="5" w:author="Luccas Correa" w:date="2026-09-26T15:10:00Z" w16du:dateUtc="2026-09-26T19:10:00Z">
        <w:r>
          <w:t>This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6" w:author="Luccas Correa" w:date="2026-09-26T15:10:00Z" w16du:dateUtc="2026-09-26T19:10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7" w:author="Luccas Correa" w:date="2026-09-26T15:10:00Z" w16du:dateUtc="2026-09-26T19:10:00Z"/>
              </w:rPr>
            </w:pPr>
            <w:ins w:id="8" w:author="Luccas Correa" w:date="2026-09-26T15:10:00Z" w16du:dateUtc="2026-09-26T19:10:00Z">
              <w:r>
                <w:t xml:space="preserve">First </w:t>
              </w:r>
              <w:r w:rsidRPr="002C3E36">
                <w:rPr>
                  <w:b/>
                  <w:bCs/>
                </w:rPr>
                <w:t>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9" w:author="Luccas Correa" w:date="2026-09-26T15:10:00Z" w16du:dateUtc="2026-09-26T19:10:00Z"/>
              </w:rPr>
            </w:pPr>
            <w:ins w:id="10" w:author="Luccas Correa" w:date="2026-09-26T15:10:00Z" w16du:dateUtc="2026-09-26T19:10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ins w:id="11" w:author="Luccas Correa" w:date="2026-09-26T15:10:00Z" w16du:dateUtc="2026-09-26T19:10:00Z"/>
              </w:rPr>
            </w:pPr>
            <w:ins w:id="12" w:author="Luccas Correa" w:date="2026-09-26T15:10:00Z" w16du:dateUtc="2026-09-26T19:10:00Z">
              <w:r>
                <w:t>Third header</w:t>
              </w:r>
              <w:r w:rsidR="002C3E36">
                <w:t xml:space="preserve"> modified</w:t>
              </w:r>
            </w:ins>
          </w:p>
        </w:tc>
      </w:tr>
      <w:tr w:rsidR="002D644D" w14:paraId="6647EAD1" w14:textId="77777777" w:rsidTr="002D644D">
        <w:trPr>
          <w:ins w:id="13" w:author="Luccas Correa" w:date="2026-09-26T15:10:00Z" w16du:dateUtc="2026-09-26T19:10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ins w:id="14" w:author="Luccas Correa" w:date="2026-09-26T15:10:00Z" w16du:dateUtc="2026-09-26T19:10:00Z"/>
              </w:rPr>
            </w:pPr>
            <w:ins w:id="15" w:author="Luccas Correa" w:date="2026-09-26T15:10:00Z" w16du:dateUtc="2026-09-26T19:10:00Z">
              <w:r>
                <w:t>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16" w:author="Luccas Correa" w:date="2026-09-26T15:10:00Z" w16du:dateUtc="2026-09-26T19:10:00Z"/>
              </w:rPr>
            </w:pPr>
            <w:ins w:id="17" w:author="Luccas Correa" w:date="2026-09-26T15:10:00Z" w16du:dateUtc="2026-09-26T19:10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18" w:author="Luccas Correa" w:date="2026-09-26T15:10:00Z" w16du:dateUtc="2026-09-26T19:10:00Z"/>
              </w:rPr>
            </w:pPr>
            <w:ins w:id="19" w:author="Luccas Correa" w:date="2026-09-26T15:10:00Z" w16du:dateUtc="2026-09-26T19:10:00Z">
              <w:r>
                <w:t>Third cell</w:t>
              </w:r>
            </w:ins>
          </w:p>
        </w:tc>
      </w:tr>
    </w:tbl>
    <w:p w14:paraId="27195942" w14:textId="77777777" w:rsidR="002D644D" w:rsidRDefault="002D644D">
      <w:pPr>
        <w:rPr>
          <w:ins w:id="20" w:author="Luccas Correa" w:date="2026-09-26T15:10:00Z" w16du:dateUtc="2026-09-26T19:1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ins w:id="21" w:author="Luccas Correa" w:date="2026-09-26T15:10:00Z" w16du:dateUtc="2026-09-26T19:10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ins w:id="22" w:author="Luccas Correa" w:date="2026-09-26T15:10:00Z" w16du:dateUtc="2026-09-26T19:10:00Z"/>
              </w:rPr>
            </w:pPr>
            <w:ins w:id="23" w:author="Luccas Correa" w:date="2026-09-26T15:10:00Z" w16du:dateUtc="2026-09-26T19:10:00Z">
              <w:r>
                <w:t>New table</w:t>
              </w:r>
            </w:ins>
          </w:p>
        </w:tc>
      </w:tr>
    </w:tbl>
    <w:p w14:paraId="2353F1FE" w14:textId="6C52CD27" w:rsidR="006E4D75" w:rsidRDefault="006E4D75">
      <w:del w:id="24" w:author="Luccas Correa" w:date="2026-09-26T15:10:00Z" w16du:dateUtc="2026-09-26T19:10:00Z">
        <w:r>
          <w:delText>Here’s some</w:delText>
        </w:r>
        <w:r w:rsidR="00C64189">
          <w:delText xml:space="preserve"> </w:delTex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delText xml:space="preserve"> text.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2C3E36"/>
    <w:rsid w:val="002D644D"/>
    <w:rsid w:val="002F2B6C"/>
    <w:rsid w:val="00330A74"/>
    <w:rsid w:val="00524058"/>
    <w:rsid w:val="006E1D77"/>
    <w:rsid w:val="006E4D75"/>
    <w:rsid w:val="00A30820"/>
    <w:rsid w:val="00AF4127"/>
    <w:rsid w:val="00C64189"/>
    <w:rsid w:val="00D4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6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2025-12-26T20:28:00Z</dcterms:created>
  <dcterms:modified xsi:type="dcterms:W3CDTF">2026-09-26T19:10:00Z</dcterms:modified>
</cp:coreProperties>
</file>