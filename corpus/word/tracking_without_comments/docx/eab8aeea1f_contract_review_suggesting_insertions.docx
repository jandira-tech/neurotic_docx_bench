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50AE142A">
      <w:pPr>
        <w:spacing w:line="276"/>
      </w:pPr>
      <w:r>
        <w:t>Contract Review</w:t>
      </w:r>
    </w:p>
    <w:p w14:paraId="12BD2A06"/>
    <w:tbl>
      <w:tblPr>
        <w:tblW w:w="93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2FA87779">
            <w:ins w:id="1778776725758" w:author="Online User" w:date="2026-05-14T20:31:38.190Z">
              <w:r>
                <w:t>Clause</w:t>
              </w:r>
            </w:ins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DC0B99D8">
            <w:ins w:id="1778776725759" w:author="Online User" w:date="2026-05-14T20:31:38.445Z">
              <w:r>
                <w:t>Status</w:t>
              </w:r>
            </w:ins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E0E9DF86">
            <w:ins w:id="1778776725760" w:author="Online User" w:date="2026-05-14T20:31:38.777Z">
              <w:r>
                <w:t>Notes</w:t>
              </w:r>
            </w:ins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C3F94A7E">
            <w:ins w:id="1778776725761" w:author="Online User" w:date="2026-05-14T20:31:39.079Z">
              <w:r>
                <w:t>Payment Terms</w:t>
              </w:r>
            </w:ins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A1917182">
            <w:ins w:id="1778776725762" w:author="Online User" w:date="2026-05-14T20:31:39.386Z">
              <w:r>
                <w:t>Approved</w:t>
              </w:r>
            </w:ins>
            <w:ins w:id="1778776725767" w:author="Online User" w:date="2026-05-14T20:31:53.931Z">
              <w:r>
                <w:t xml:space="preserve"> by Legal</w:t>
              </w:r>
            </w:ins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8173DC37">
            <w:ins w:id="1778776725763" w:author="Online User" w:date="2026-05-14T20:31:39.679Z">
              <w:r>
                <w:t>Net 30 days</w:t>
              </w:r>
            </w:ins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F25BF3E0">
            <w:ins w:id="1778776725764" w:author="Online User" w:date="2026-05-14T20:31:40.062Z">
              <w:r>
                <w:t>Liability Cap</w:t>
              </w:r>
            </w:ins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F3077504"/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82C25703">
            <w:ins w:id="1778776725769" w:author="Online User" w:date="2026-05-14T20:31:54.479Z">
              <w:r>
                <w:t>In Review</w:t>
              </w:r>
            </w:ins>
            <w:ins w:id="1778776725766" w:author="Online User" w:date="2026-05-14T20:31:40.582Z">
              <w:r>
                <w:t>Limit to $500K</w:t>
              </w:r>
            </w:ins>
          </w:p>
        </w:tc>
      </w:tr>
    </w:tbl>
    <w:p w14:paraId="EB8B6F47"/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2026-05-14T20:32:03.962Z</dcterms:created>
  <dcterms:modified xsi:type="dcterms:W3CDTF">2026-05-14T20:32:03.995Z</dcterms:modified>
</cp:coreProperties>
</file>