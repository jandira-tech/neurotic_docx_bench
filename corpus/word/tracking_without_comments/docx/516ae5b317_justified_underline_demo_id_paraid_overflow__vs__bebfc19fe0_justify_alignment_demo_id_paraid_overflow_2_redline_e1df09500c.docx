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50CF7BEB" w14:textId="77777777" w:rsidR="00F518BE" w:rsidRDefault="004E4F4C">
      <w:ins w:id="0" w:author="Author" w:date="2026-06-29T11:10:00Z" w16du:dateUtc="2026-06-29T15:10:00Z">
        <w:r>
          <w:t>Justify Alignment</w:t>
        </w:r>
      </w:ins>
      <w:del w:id="1" w:author="Author" w:date="2026-06-29T11:10:00Z" w16du:dateUtc="2026-06-29T15:10:00Z">
        <w:r>
          <w:delText>Justified Underline</w:delText>
        </w:r>
      </w:del>
      <w:r>
        <w:t xml:space="preserve"> Demo</w:t>
      </w:r>
    </w:p>
    <w:p w14:paraId="39F029E4" w14:textId="77777777" w:rsidR="00A76F00" w:rsidRDefault="004E4F4C">
      <w:pPr>
        <w:rPr>
          <w:ins w:id="2" w:author="Author" w:date="2026-06-29T11:10:00Z" w16du:dateUtc="2026-06-29T15:10:00Z"/>
        </w:rPr>
      </w:pPr>
      <w:r>
        <w:t xml:space="preserve">This document </w:t>
      </w:r>
      <w:ins w:id="3" w:author="Author" w:date="2026-06-29T11:10:00Z" w16du:dateUtc="2026-06-29T15:10:00Z">
        <w:r>
          <w:t>demonstrates justified text</w:t>
        </w:r>
      </w:ins>
      <w:del w:id="4" w:author="Author" w:date="2026-06-29T11:10:00Z" w16du:dateUtc="2026-06-29T15:10:00Z">
        <w:r>
          <w:delText>combines justify</w:delText>
        </w:r>
      </w:del>
      <w:r>
        <w:t xml:space="preserve"> alignment</w:t>
      </w:r>
      <w:ins w:id="5" w:author="Author" w:date="2026-06-29T11:10:00Z" w16du:dateUtc="2026-06-29T15:10:00Z">
        <w:r>
          <w:t>.</w:t>
        </w:r>
      </w:ins>
    </w:p>
    <w:p w14:paraId="42D1C7DA" w14:textId="77777777" w:rsidR="00F518BE" w:rsidRDefault="004E4F4C">
      <w:ins w:id="6" w:author="Author" w:date="2026-06-29T11:10:00Z" w16du:dateUtc="2026-06-29T15:10:00Z">
        <w:r>
          <w:t>Justified text spreads evenly across the full width of the line</w:t>
        </w:r>
      </w:ins>
      <w:del w:id="7" w:author="Author" w:date="2026-06-29T11:10:00Z" w16du:dateUtc="2026-06-29T15:10:00Z">
        <w:r>
          <w:delText xml:space="preserve"> with underline formatting for a formal document look</w:delText>
        </w:r>
      </w:del>
      <w:r>
        <w:t>.</w:t>
      </w:r>
    </w:p>
    <w:sectPr w:rsidR="00F518BE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0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F518BE"/>
    <w:rsid w:val="00325BC5"/>
    <w:rsid w:val="004E4F4C"/>
    <w:rsid w:val="00A76F00"/>
    <w:rsid w:val="00D00467"/>
    <w:rsid w:val="00F518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98367DF"/>
  <w15:docId w15:val="{1425621D-6EFB-A249-8887-895500EFE0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Times New Roman" w:hAnsi="Calibri" w:cs="Times New Roman"/>
        <w:sz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34</Words>
  <Characters>195</Characters>
  <Application>Microsoft Office Word</Application>
  <DocSecurity>0</DocSecurity>
  <Lines>1</Lines>
  <Paragraphs>1</Paragraphs>
  <ScaleCrop>false</ScaleCrop>
  <Company/>
  <LinksUpToDate>false</LinksUpToDate>
  <CharactersWithSpaces>228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EigenPal DOCX Editor</dc:creator>
  <cp:lastModifiedBy>Arthur Souza Rodrigues</cp:lastModifiedBy>
  <cp:revision>1</cp:revision>
  <dcterms:created xsi:type="dcterms:W3CDTF">2026-05-14T17:02:00Z</dcterms:created>
  <dcterms:modified xsi:type="dcterms:W3CDTF">2026-06-29T15:10:00Z</dcterms:modified>
</cp:coreProperties>
</file>