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DFC2" w14:textId="7D310844" w:rsidR="00732132" w:rsidRDefault="00732132" w:rsidP="00732132">
      <w:pPr>
        <w:numPr>
          <w:ilvl w:val="0"/>
          <w:numId w:val="2"/>
        </w:numPr>
        <w:shd w:val="clear" w:color="auto" w:fill="FFFFFF"/>
        <w:spacing w:before="90" w:after="0" w:line="240" w:lineRule="auto"/>
        <w:jc w:val="both"/>
        <w:rPr>
          <w:ins w:id="15" w:author="Vladislava Andrushchenko" w:date="2026-08-03T22:21:00Z" w16du:dateUtc="2026-08-04T02:21:00Z"/>
        </w:rPr>
      </w:pPr>
      <w:ins w:id="16" w:author="Vladislava Andrushchenko" w:date="2026-08-03T22:21:00Z" w16du:dateUtc="2026-08-04T02:21: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1843E979" w14:textId="77777777" w:rsidR="00732132" w:rsidRDefault="00732132" w:rsidP="00732132">
      <w:pPr>
        <w:spacing w:before="0" w:after="0" w:line="276" w:lineRule="auto"/>
        <w:rPr>
          <w:ins w:id="17" w:author="Vladislava Andrushchenko" w:date="2026-08-03T22:21:00Z" w16du:dateUtc="2026-08-04T02:21:00Z"/>
        </w:rPr>
      </w:pPr>
    </w:p>
    <w:p w14:paraId="00609230" w14:textId="77777777" w:rsidR="00732132" w:rsidRDefault="00732132" w:rsidP="00732132">
      <w:pPr>
        <w:numPr>
          <w:ilvl w:val="0"/>
          <w:numId w:val="3"/>
        </w:numPr>
        <w:shd w:val="clear" w:color="auto" w:fill="FFFFFF"/>
        <w:spacing w:before="0" w:after="0" w:line="240" w:lineRule="auto"/>
        <w:rPr>
          <w:ins w:id="18" w:author="Vladislava Andrushchenko" w:date="2026-08-03T22:21:00Z" w16du:dateUtc="2026-08-04T02:21:00Z"/>
        </w:rPr>
      </w:pPr>
      <w:ins w:id="19" w:author="Vladislava Andrushchenko" w:date="2026-08-03T22:21:00Z" w16du:dateUtc="2026-08-04T02:21:00Z">
        <w:r>
          <w:rPr>
            <w:b/>
            <w:sz w:val="23"/>
            <w:u w:val="single" w:color="000000"/>
          </w:rPr>
          <w:t>N</w:t>
        </w:r>
        <w:r>
          <w:rPr>
            <w:b/>
            <w:sz w:val="18"/>
            <w:u w:val="single" w:color="000000"/>
          </w:rPr>
          <w:t xml:space="preserve">O </w:t>
        </w:r>
        <w:r>
          <w:rPr>
            <w:b/>
            <w:sz w:val="23"/>
            <w:u w:val="single" w:color="000000"/>
          </w:rPr>
          <w:t>L</w:t>
        </w:r>
        <w:r>
          <w:rPr>
            <w:b/>
            <w:sz w:val="18"/>
            <w:u w:val="single" w:color="000000"/>
          </w:rPr>
          <w:t>ICENSE</w:t>
        </w:r>
      </w:ins>
    </w:p>
    <w:p w14:paraId="13D4FD01" w14:textId="77777777" w:rsidR="00732132" w:rsidRDefault="00732132" w:rsidP="00732132">
      <w:pPr>
        <w:spacing w:before="0" w:after="0" w:line="276" w:lineRule="auto"/>
        <w:rPr>
          <w:ins w:id="20" w:author="Vladislava Andrushchenko" w:date="2026-08-03T22:21:00Z" w16du:dateUtc="2026-08-04T02:21:00Z"/>
        </w:rPr>
      </w:pPr>
    </w:p>
    <w:p w14:paraId="6CFAC05E" w14:textId="09DECD1B" w:rsidR="00732132" w:rsidRDefault="00732132" w:rsidP="00732132">
      <w:pPr>
        <w:numPr>
          <w:ilvl w:val="0"/>
          <w:numId w:val="4"/>
        </w:numPr>
        <w:shd w:val="clear" w:color="auto" w:fill="FFFFFF"/>
        <w:spacing w:before="91" w:after="0" w:line="240" w:lineRule="auto"/>
        <w:jc w:val="both"/>
        <w:rPr>
          <w:ins w:id="21" w:author="Vladislava Andrushchenko" w:date="2026-08-03T22:21:00Z" w16du:dateUtc="2026-08-04T02:21:00Z"/>
        </w:rPr>
      </w:pPr>
      <w:ins w:id="22" w:author="Vladislava Andrushchenko" w:date="2026-08-03T22:21:00Z" w16du:dateUtc="2026-08-04T02:21:00Z">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ins>
    </w:p>
    <w:p w14:paraId="6AB2B669" w14:textId="77777777" w:rsidR="00732132" w:rsidRDefault="00732132" w:rsidP="00732132">
      <w:pPr>
        <w:spacing w:before="0" w:after="0" w:line="276" w:lineRule="auto"/>
        <w:rPr>
          <w:ins w:id="23" w:author="Vladislava Andrushchenko" w:date="2026-08-03T22:21:00Z" w16du:dateUtc="2026-08-04T02:21:00Z"/>
        </w:rPr>
      </w:pPr>
    </w:p>
    <w:p w14:paraId="650CCB82" w14:textId="77777777" w:rsidR="00732132" w:rsidRDefault="00732132" w:rsidP="00732132">
      <w:pPr>
        <w:numPr>
          <w:ilvl w:val="0"/>
          <w:numId w:val="5"/>
        </w:numPr>
        <w:spacing w:before="0" w:after="0" w:line="240" w:lineRule="auto"/>
        <w:rPr>
          <w:ins w:id="24" w:author="Vladislava Andrushchenko" w:date="2026-08-03T22:21:00Z" w16du:dateUtc="2026-08-04T02:21:00Z"/>
        </w:rPr>
      </w:pPr>
      <w:ins w:id="25" w:author="Vladislava Andrushchenko" w:date="2026-08-03T22:21:00Z" w16du:dateUtc="2026-08-04T02:21:00Z">
        <w:r>
          <w:rPr>
            <w:b/>
            <w:sz w:val="23"/>
            <w:u w:val="single" w:color="000000"/>
          </w:rPr>
          <w:t>Export Restrictions</w:t>
        </w:r>
      </w:ins>
    </w:p>
    <w:p w14:paraId="36E8339C" w14:textId="77777777" w:rsidR="00732132" w:rsidRDefault="00732132" w:rsidP="00732132">
      <w:pPr>
        <w:spacing w:before="0" w:after="0" w:line="276" w:lineRule="auto"/>
        <w:rPr>
          <w:ins w:id="26" w:author="Vladislava Andrushchenko" w:date="2026-08-03T22:21:00Z" w16du:dateUtc="2026-08-04T02:21:00Z"/>
        </w:rPr>
      </w:pPr>
    </w:p>
    <w:p w14:paraId="24BCAD99" w14:textId="017D440D" w:rsidR="00516AF9" w:rsidRDefault="00A17018">
      <w:pPr>
        <w:numPr>
          <w:ilvl w:val="0"/>
          <w:numId w:val="1"/>
        </w:numPr>
        <w:rPr>
          <w:del w:id="27" w:author="Vladislava Andrushchenko" w:date="2026-08-03T22:21:00Z" w16du:dateUtc="2026-08-04T02:21:00Z"/>
          <w:sz w:val="20"/>
        </w:rPr>
      </w:pPr>
      <w:del w:id="28" w:author="Vladislava Andrushchenko" w:date="2026-08-03T22:21:00Z" w16du:dateUtc="2026-08-04T02:21:00Z">
        <w:r>
          <w:rPr>
            <w:b/>
            <w:sz w:val="20"/>
          </w:rPr>
          <w:delText>ONE</w:delText>
        </w:r>
        <w:r>
          <w:rPr>
            <w:sz w:val="20"/>
          </w:rPr>
          <w:br/>
        </w:r>
      </w:del>
    </w:p>
    <w:p w14:paraId="5D6F6AA7" w14:textId="0402BB7F" w:rsidR="00516AF9" w:rsidRDefault="00094728" w:rsidP="00123FD1">
      <w:pPr>
        <w:numPr>
          <w:ilvl w:val="1"/>
          <w:numId w:val="1"/>
        </w:numPr>
        <w:rPr>
          <w:del w:id="29" w:author="Vladislava Andrushchenko" w:date="2026-08-03T22:21:00Z" w16du:dateUtc="2026-08-04T02:21:00Z"/>
          <w:sz w:val="20"/>
        </w:rPr>
      </w:pPr>
      <w:del w:id="30" w:author="Vladislava Andrushchenko" w:date="2026-08-03T22:21:00Z" w16du:dateUtc="2026-08-04T02:21:00Z">
        <w:r>
          <w:rPr>
            <w:sz w:val="20"/>
            <w:u w:val="single"/>
          </w:rPr>
          <w:delText>A</w:delText>
        </w:r>
      </w:del>
    </w:p>
    <w:p w14:paraId="50D979EF" w14:textId="77777777" w:rsidR="00094728" w:rsidRPr="00123FD1" w:rsidRDefault="00094728" w:rsidP="00094728">
      <w:pPr>
        <w:rPr>
          <w:del w:id="31" w:author="Vladislava Andrushchenko" w:date="2026-08-03T22:21:00Z" w16du:dateUtc="2026-08-04T02:21:00Z"/>
          <w:sz w:val="20"/>
        </w:rPr>
      </w:pPr>
    </w:p>
    <w:tbl>
      <w:tblPr>
        <w:tblStyle w:val="a"/>
        <w:tblW w:w="279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516AF9" w14:paraId="4D6889AC" w14:textId="77777777">
        <w:trPr>
          <w:trHeight w:val="180"/>
          <w:del w:id="32" w:author="Vladislava Andrushchenko" w:date="2026-08-03T22:21:00Z" w16du:dateUtc="2026-08-04T02:21:00Z"/>
        </w:trPr>
        <w:tc>
          <w:tcPr>
            <w:tcW w:w="2790" w:type="dxa"/>
            <w:tcBorders>
              <w:top w:val="nil"/>
              <w:left w:val="nil"/>
              <w:bottom w:val="nil"/>
              <w:right w:val="nil"/>
            </w:tcBorders>
            <w:tcMar>
              <w:top w:w="0" w:type="dxa"/>
              <w:left w:w="0" w:type="dxa"/>
              <w:bottom w:w="0" w:type="dxa"/>
              <w:right w:w="0" w:type="dxa"/>
            </w:tcMar>
          </w:tcPr>
          <w:p w14:paraId="165B7372" w14:textId="478D138E" w:rsidR="00516AF9" w:rsidRDefault="00244CB3">
            <w:pPr>
              <w:spacing w:line="240" w:lineRule="auto"/>
              <w:rPr>
                <w:del w:id="33" w:author="Vladislava Andrushchenko" w:date="2026-08-03T22:21:00Z" w16du:dateUtc="2026-08-04T02:21:00Z"/>
                <w:sz w:val="20"/>
              </w:rPr>
            </w:pPr>
            <w:del w:id="34" w:author="Vladislava Andrushchenko" w:date="2026-08-03T22:21:00Z" w16du:dateUtc="2026-08-04T02:21:00Z">
              <w:r>
                <w:rPr>
                  <w:sz w:val="20"/>
                </w:rPr>
                <w:delText>Table row 1</w:delText>
              </w:r>
            </w:del>
          </w:p>
        </w:tc>
      </w:tr>
      <w:tr w:rsidR="00516AF9" w14:paraId="5D7085F7" w14:textId="77777777">
        <w:trPr>
          <w:trHeight w:val="180"/>
          <w:del w:id="35" w:author="Vladislava Andrushchenko" w:date="2026-08-03T22:21:00Z" w16du:dateUtc="2026-08-04T02:21:00Z"/>
        </w:trPr>
        <w:tc>
          <w:tcPr>
            <w:tcW w:w="2790" w:type="dxa"/>
            <w:tcBorders>
              <w:top w:val="nil"/>
              <w:left w:val="nil"/>
              <w:bottom w:val="nil"/>
              <w:right w:val="nil"/>
            </w:tcBorders>
            <w:tcMar>
              <w:top w:w="0" w:type="dxa"/>
              <w:left w:w="0" w:type="dxa"/>
              <w:bottom w:w="0" w:type="dxa"/>
              <w:right w:w="0" w:type="dxa"/>
            </w:tcMar>
          </w:tcPr>
          <w:p w14:paraId="3E765A3C" w14:textId="55DC21DF" w:rsidR="00516AF9" w:rsidRDefault="00244CB3">
            <w:pPr>
              <w:spacing w:line="240" w:lineRule="auto"/>
              <w:rPr>
                <w:del w:id="36" w:author="Vladislava Andrushchenko" w:date="2026-08-03T22:21:00Z" w16du:dateUtc="2026-08-04T02:21:00Z"/>
                <w:sz w:val="20"/>
              </w:rPr>
            </w:pPr>
            <w:del w:id="37" w:author="Vladislava Andrushchenko" w:date="2026-08-03T22:21:00Z" w16du:dateUtc="2026-08-04T02:21:00Z">
              <w:r>
                <w:rPr>
                  <w:sz w:val="20"/>
                </w:rPr>
                <w:delText>Row 2</w:delText>
              </w:r>
            </w:del>
          </w:p>
        </w:tc>
      </w:tr>
      <w:tr w:rsidR="00516AF9" w14:paraId="0CF0B037" w14:textId="77777777">
        <w:trPr>
          <w:trHeight w:val="180"/>
          <w:del w:id="38" w:author="Vladislava Andrushchenko" w:date="2026-08-03T22:21:00Z" w16du:dateUtc="2026-08-04T02:21:00Z"/>
        </w:trPr>
        <w:tc>
          <w:tcPr>
            <w:tcW w:w="2790" w:type="dxa"/>
            <w:tcBorders>
              <w:top w:val="nil"/>
              <w:left w:val="nil"/>
              <w:bottom w:val="nil"/>
              <w:right w:val="nil"/>
            </w:tcBorders>
            <w:tcMar>
              <w:top w:w="0" w:type="dxa"/>
              <w:left w:w="0" w:type="dxa"/>
              <w:bottom w:w="0" w:type="dxa"/>
              <w:right w:w="0" w:type="dxa"/>
            </w:tcMar>
          </w:tcPr>
          <w:p w14:paraId="40D02A39" w14:textId="321D427D" w:rsidR="00516AF9" w:rsidRDefault="00A17018">
            <w:pPr>
              <w:spacing w:line="240" w:lineRule="auto"/>
              <w:rPr>
                <w:del w:id="39" w:author="Vladislava Andrushchenko" w:date="2026-08-03T22:21:00Z" w16du:dateUtc="2026-08-04T02:21:00Z"/>
                <w:sz w:val="20"/>
              </w:rPr>
            </w:pPr>
            <w:del w:id="40" w:author="Vladislava Andrushchenko" w:date="2026-08-03T22:21:00Z" w16du:dateUtc="2026-08-04T02:21:00Z">
              <w:r>
                <w:rPr>
                  <w:sz w:val="20"/>
                </w:rPr>
                <w:delText xml:space="preserve">Row </w:delText>
              </w:r>
              <w:r w:rsidR="00244CB3">
                <w:rPr>
                  <w:sz w:val="20"/>
                </w:rPr>
                <w:delText>3</w:delText>
              </w:r>
            </w:del>
          </w:p>
        </w:tc>
      </w:tr>
      <w:tr w:rsidR="00516AF9" w14:paraId="39AC08B1" w14:textId="77777777">
        <w:trPr>
          <w:trHeight w:val="180"/>
          <w:del w:id="41" w:author="Vladislava Andrushchenko" w:date="2026-08-03T22:21:00Z" w16du:dateUtc="2026-08-04T02:21:00Z"/>
        </w:trPr>
        <w:tc>
          <w:tcPr>
            <w:tcW w:w="2790" w:type="dxa"/>
            <w:tcBorders>
              <w:top w:val="nil"/>
              <w:left w:val="nil"/>
              <w:bottom w:val="nil"/>
              <w:right w:val="nil"/>
            </w:tcBorders>
            <w:tcMar>
              <w:top w:w="0" w:type="dxa"/>
              <w:left w:w="0" w:type="dxa"/>
              <w:bottom w:w="0" w:type="dxa"/>
              <w:right w:w="0" w:type="dxa"/>
            </w:tcMar>
          </w:tcPr>
          <w:p w14:paraId="08A4E9DA" w14:textId="66EA433A" w:rsidR="00516AF9" w:rsidRDefault="00516AF9">
            <w:pPr>
              <w:spacing w:line="240" w:lineRule="auto"/>
              <w:rPr>
                <w:del w:id="42" w:author="Vladislava Andrushchenko" w:date="2026-08-03T22:21:00Z" w16du:dateUtc="2026-08-04T02:21:00Z"/>
                <w:sz w:val="20"/>
              </w:rPr>
            </w:pPr>
          </w:p>
        </w:tc>
      </w:tr>
      <w:tr w:rsidR="00516AF9" w14:paraId="125B2199" w14:textId="77777777">
        <w:trPr>
          <w:trHeight w:val="180"/>
          <w:del w:id="43" w:author="Vladislava Andrushchenko" w:date="2026-08-03T22:21:00Z" w16du:dateUtc="2026-08-04T02:21:00Z"/>
        </w:trPr>
        <w:tc>
          <w:tcPr>
            <w:tcW w:w="2790" w:type="dxa"/>
            <w:tcBorders>
              <w:top w:val="nil"/>
              <w:left w:val="nil"/>
              <w:bottom w:val="nil"/>
              <w:right w:val="nil"/>
            </w:tcBorders>
            <w:tcMar>
              <w:top w:w="0" w:type="dxa"/>
              <w:left w:w="0" w:type="dxa"/>
              <w:bottom w:w="0" w:type="dxa"/>
              <w:right w:w="0" w:type="dxa"/>
            </w:tcMar>
          </w:tcPr>
          <w:p w14:paraId="17D6467F" w14:textId="65DF9E85" w:rsidR="00516AF9" w:rsidRDefault="00A17018">
            <w:pPr>
              <w:spacing w:line="240" w:lineRule="auto"/>
              <w:rPr>
                <w:del w:id="44" w:author="Vladislava Andrushchenko" w:date="2026-08-03T22:21:00Z" w16du:dateUtc="2026-08-04T02:21:00Z"/>
                <w:sz w:val="20"/>
              </w:rPr>
            </w:pPr>
            <w:del w:id="45" w:author="Vladislava Andrushchenko" w:date="2026-08-03T22:21:00Z" w16du:dateUtc="2026-08-04T02:21:00Z">
              <w:r>
                <w:rPr>
                  <w:sz w:val="20"/>
                </w:rPr>
                <w:delText xml:space="preserve">Row data </w:delText>
              </w:r>
              <w:r w:rsidR="00244CB3">
                <w:rPr>
                  <w:sz w:val="20"/>
                </w:rPr>
                <w:delText>5</w:delText>
              </w:r>
              <w:r>
                <w:rPr>
                  <w:sz w:val="20"/>
                </w:rPr>
                <w:delText xml:space="preserve"> (after blank)</w:delText>
              </w:r>
            </w:del>
          </w:p>
        </w:tc>
      </w:tr>
    </w:tbl>
    <w:p w14:paraId="3757B230" w14:textId="77777777" w:rsidR="00516AF9" w:rsidRDefault="00516AF9">
      <w:pPr>
        <w:rPr>
          <w:del w:id="46" w:author="Vladislava Andrushchenko" w:date="2026-08-03T22:21:00Z" w16du:dateUtc="2026-08-04T02:21:00Z"/>
          <w:sz w:val="20"/>
        </w:rPr>
      </w:pPr>
    </w:p>
    <w:p w14:paraId="193A976C" w14:textId="1D1E2043" w:rsidR="00123FD1" w:rsidRDefault="00A17018" w:rsidP="00244CB3">
      <w:pPr>
        <w:numPr>
          <w:ilvl w:val="1"/>
          <w:numId w:val="1"/>
        </w:numPr>
        <w:rPr>
          <w:del w:id="47" w:author="Vladislava Andrushchenko" w:date="2026-08-03T22:21:00Z" w16du:dateUtc="2026-08-04T02:21:00Z"/>
          <w:sz w:val="20"/>
        </w:rPr>
      </w:pPr>
      <w:del w:id="48" w:author="Vladislava Andrushchenko" w:date="2026-08-03T22:21:00Z" w16du:dateUtc="2026-08-04T02:21:00Z">
        <w:r>
          <w:rPr>
            <w:sz w:val="20"/>
            <w:u w:val="single"/>
          </w:rPr>
          <w:delText>d</w:delText>
        </w:r>
      </w:del>
    </w:p>
    <w:p w14:paraId="4EC0B5B5" w14:textId="77777777" w:rsidR="00244CB3" w:rsidRPr="00123FD1" w:rsidRDefault="00244CB3" w:rsidP="00244CB3">
      <w:pPr>
        <w:rPr>
          <w:del w:id="49" w:author="Vladislava Andrushchenko" w:date="2026-08-03T22:21:00Z" w16du:dateUtc="2026-08-04T02:21:00Z"/>
          <w:sz w:val="20"/>
        </w:rPr>
      </w:pPr>
    </w:p>
    <w:p w14:paraId="1B8E7994" w14:textId="2BE78B36" w:rsidR="00123FD1" w:rsidRPr="00123FD1" w:rsidRDefault="00123FD1" w:rsidP="00123FD1">
      <w:pPr>
        <w:numPr>
          <w:ilvl w:val="0"/>
          <w:numId w:val="1"/>
        </w:numPr>
        <w:rPr>
          <w:del w:id="50" w:author="Vladislava Andrushchenko" w:date="2026-08-03T22:21:00Z" w16du:dateUtc="2026-08-04T02:21:00Z"/>
          <w:b/>
          <w:bCs/>
          <w:sz w:val="20"/>
        </w:rPr>
      </w:pPr>
      <w:del w:id="51" w:author="Vladislava Andrushchenko" w:date="2026-08-03T22:21:00Z" w16du:dateUtc="2026-08-04T02:21:00Z">
        <w:r>
          <w:rPr>
            <w:b/>
            <w:bCs/>
            <w:sz w:val="20"/>
          </w:rPr>
          <w:delText>TWO</w:delText>
        </w:r>
      </w:del>
    </w:p>
    <w:p w14:paraId="13EC1E8E" w14:textId="77777777" w:rsidR="00A17018" w:rsidRDefault="00A17018" w:rsidP="00A17018">
      <w:pPr>
        <w:rPr>
          <w:rPrChange w:id="52" w:author="Vladislava Andrushchenko" w:date="2026-08-03T22:21:00Z" w16du:dateUtc="2026-08-04T02:21:00Z">
            <w:rPr>
              <w:rFonts w:ascii="Times New Roman" w:eastAsia="Times New Roman" w:hAnsi="Times New Roman" w:cs="Times New Roman"/>
              <w:sz w:val="20"/>
              <w:szCs w:val="20"/>
            </w:rPr>
          </w:rPrChange>
        </w:rPr>
      </w:pPr>
    </w:p>
    <w:sectPr w:rsidR="00A17018">
      <w:pgSz w:w="11906" w:h="16838"/>
      <w:pgMar w:top="1440" w:right="1440" w:bottom="1440" w:left="1440" w:header="708" w:footer="708" w:gutter="0"/>
      <w:pgNumType w:start="1"/>
      <w:cols w:space="708"/>
      <w:docGrid w:linePitch="360"/>
      <w:sectPrChange w:id="53" w:author="Vladislava Andrushchenko" w:date="2026-08-03T22:21:00Z" w16du:dateUtc="2026-08-04T02:21:00Z">
        <w:sectPr w:rsidR="00A17018">
          <w:pgSz w:w="12240" w:h="15840"/>
          <w:pgMar w:top="1440" w:right="1440" w:bottom="1440" w:left="1440" w:header="720" w:footer="720" w:gutter="0"/>
          <w:pgNumType w:start="1"/>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23CF6928"/>
    <w:multiLevelType w:val="multilevel"/>
    <w:tmpl w:val="E1F40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4"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569456559">
    <w:abstractNumId w:val="2"/>
  </w:num>
  <w:num w:numId="2" w16cid:durableId="149487795">
    <w:abstractNumId w:val="4"/>
  </w:num>
  <w:num w:numId="3" w16cid:durableId="1640693888">
    <w:abstractNumId w:val="3"/>
  </w:num>
  <w:num w:numId="4" w16cid:durableId="1632393897">
    <w:abstractNumId w:val="1"/>
  </w:num>
  <w:num w:numId="5" w16cid:durableId="190468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9"/>
    <w:rsid w:val="00094728"/>
    <w:rsid w:val="000F35D1"/>
    <w:rsid w:val="00112874"/>
    <w:rsid w:val="00123FD1"/>
    <w:rsid w:val="00244CB3"/>
    <w:rsid w:val="003A1882"/>
    <w:rsid w:val="00516AF9"/>
    <w:rsid w:val="00595CAB"/>
    <w:rsid w:val="00635D55"/>
    <w:rsid w:val="00732132"/>
    <w:rsid w:val="009F58C9"/>
    <w:rsid w:val="00A17018"/>
    <w:rsid w:val="00AA1D5D"/>
    <w:rsid w:val="00B41974"/>
    <w:rsid w:val="00D24516"/>
    <w:rsid w:val="00DE2AB5"/>
    <w:rsid w:val="00F4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822F2"/>
  <w15:docId w15:val="{DF849B8E-C112-0843-9E63-71B21834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Change w:id="0" w:author="Vladislava Andrushchenko" w:date="2026-08-03T22:21:00Z">
        <w:pPr>
          <w:spacing w:line="276" w:lineRule="auto"/>
        </w:pPr>
      </w:pPrChange>
    </w:pPr>
    <w:rPr>
      <w:rFonts w:ascii="Times New Roman" w:eastAsia="Times New Roman" w:hAnsi="Times New Roman" w:cs="Times New Roman"/>
      <w:color w:val="000000"/>
      <w:sz w:val="24"/>
      <w:szCs w:val="20"/>
      <w:lang w:val="en-US"/>
      <w:rPrChange w:id="0" w:author="Vladislava Andrushchenko" w:date="2026-08-03T22:21:00Z">
        <w:rPr>
          <w:rFonts w:ascii="Arial" w:eastAsia="Arial" w:hAnsi="Arial" w:cs="Arial"/>
          <w:sz w:val="22"/>
          <w:szCs w:val="22"/>
          <w:lang w:val="en" w:eastAsia="en-US" w:bidi="ar-SA"/>
        </w:rPr>
      </w:rPrChange>
    </w:rPr>
  </w:style>
  <w:style w:type="paragraph" w:styleId="Heading1">
    <w:name w:val="heading 1"/>
    <w:basedOn w:val="Normal"/>
    <w:next w:val="Normal"/>
    <w:link w:val="Heading1Char"/>
    <w:uiPriority w:val="9"/>
    <w:qFormat/>
    <w:rsid w:val="00732132"/>
    <w:pPr>
      <w:keepNext/>
      <w:keepLines/>
      <w:spacing w:before="360" w:after="80"/>
      <w:outlineLvl w:val="0"/>
      <w:pPrChange w:id="1" w:author="Vladislava Andrushchenko" w:date="2026-08-03T22:21:00Z">
        <w:pPr>
          <w:keepNext/>
          <w:keepLines/>
          <w:spacing w:before="400" w:after="120" w:line="288" w:lineRule="auto"/>
          <w:outlineLvl w:val="0"/>
        </w:pPr>
      </w:pPrChange>
    </w:pPr>
    <w:rPr>
      <w:rFonts w:asciiTheme="majorHAnsi" w:eastAsiaTheme="majorEastAsia" w:hAnsiTheme="majorHAnsi" w:cstheme="majorBidi"/>
      <w:color w:val="365F91" w:themeColor="accent1" w:themeShade="BF"/>
      <w:sz w:val="40"/>
      <w:szCs w:val="40"/>
      <w:rPrChange w:id="1" w:author="Vladislava Andrushchenko" w:date="2026-08-03T22:21:00Z">
        <w:rPr>
          <w:color w:val="000000"/>
          <w:sz w:val="40"/>
          <w:szCs w:val="40"/>
          <w:lang w:val="en-US" w:eastAsia="en-US" w:bidi="ar-SA"/>
        </w:rPr>
      </w:rPrChange>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Change w:id="2" w:author="Vladislava Andrushchenko" w:date="2026-08-03T22:21:00Z">
        <w:pPr>
          <w:keepNext/>
          <w:keepLines/>
          <w:spacing w:before="360" w:after="120" w:line="288" w:lineRule="auto"/>
          <w:outlineLvl w:val="1"/>
        </w:pPr>
      </w:pPrChange>
    </w:pPr>
    <w:rPr>
      <w:rFonts w:asciiTheme="majorHAnsi" w:eastAsiaTheme="majorEastAsia" w:hAnsiTheme="majorHAnsi" w:cstheme="majorBidi"/>
      <w:color w:val="365F91" w:themeColor="accent1" w:themeShade="BF"/>
      <w:sz w:val="32"/>
      <w:szCs w:val="32"/>
      <w:rPrChange w:id="2" w:author="Vladislava Andrushchenko" w:date="2026-08-03T22:21:00Z">
        <w:rPr>
          <w:color w:val="000000"/>
          <w:sz w:val="32"/>
          <w:szCs w:val="32"/>
          <w:lang w:val="en-US" w:eastAsia="en-US" w:bidi="ar-SA"/>
        </w:rPr>
      </w:rPrChange>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Change w:id="3" w:author="Vladislava Andrushchenko" w:date="2026-08-03T22:21:00Z">
        <w:pPr>
          <w:keepNext/>
          <w:keepLines/>
          <w:spacing w:before="320" w:after="80" w:line="288" w:lineRule="auto"/>
          <w:outlineLvl w:val="2"/>
        </w:pPr>
      </w:pPrChange>
    </w:pPr>
    <w:rPr>
      <w:rFonts w:eastAsiaTheme="majorEastAsia" w:cstheme="majorBidi"/>
      <w:color w:val="365F91" w:themeColor="accent1" w:themeShade="BF"/>
      <w:sz w:val="28"/>
      <w:szCs w:val="28"/>
      <w:rPrChange w:id="3" w:author="Vladislava Andrushchenko" w:date="2026-08-03T22:21:00Z">
        <w:rPr>
          <w:color w:val="434343"/>
          <w:sz w:val="28"/>
          <w:szCs w:val="28"/>
          <w:lang w:val="en-US" w:eastAsia="en-US" w:bidi="ar-SA"/>
        </w:rPr>
      </w:rPrChange>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Change w:id="4" w:author="Vladislava Andrushchenko" w:date="2026-08-03T22:21:00Z">
        <w:pPr>
          <w:keepNext/>
          <w:keepLines/>
          <w:spacing w:before="280" w:after="80" w:line="288" w:lineRule="auto"/>
          <w:outlineLvl w:val="3"/>
        </w:pPr>
      </w:pPrChange>
    </w:pPr>
    <w:rPr>
      <w:rFonts w:eastAsiaTheme="majorEastAsia" w:cstheme="majorBidi"/>
      <w:i/>
      <w:iCs/>
      <w:color w:val="365F91" w:themeColor="accent1" w:themeShade="BF"/>
      <w:rPrChange w:id="4" w:author="Vladislava Andrushchenko" w:date="2026-08-03T22:21:00Z">
        <w:rPr>
          <w:color w:val="666666"/>
          <w:sz w:val="24"/>
          <w:szCs w:val="24"/>
          <w:lang w:val="en-US" w:eastAsia="en-US" w:bidi="ar-SA"/>
        </w:rPr>
      </w:rPrChange>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Change w:id="5" w:author="Vladislava Andrushchenko" w:date="2026-08-03T22:21:00Z">
        <w:pPr>
          <w:keepNext/>
          <w:keepLines/>
          <w:spacing w:before="240" w:after="80" w:line="288" w:lineRule="auto"/>
          <w:outlineLvl w:val="4"/>
        </w:pPr>
      </w:pPrChange>
    </w:pPr>
    <w:rPr>
      <w:rFonts w:eastAsiaTheme="majorEastAsia" w:cstheme="majorBidi"/>
      <w:color w:val="365F91" w:themeColor="accent1" w:themeShade="BF"/>
      <w:rPrChange w:id="5" w:author="Vladislava Andrushchenko" w:date="2026-08-03T22:21:00Z">
        <w:rPr>
          <w:color w:val="666666"/>
          <w:sz w:val="24"/>
          <w:lang w:val="en-US" w:eastAsia="en-US" w:bidi="ar-SA"/>
        </w:rPr>
      </w:rPrChange>
    </w:rPr>
  </w:style>
  <w:style w:type="paragraph" w:styleId="Heading6">
    <w:name w:val="heading 6"/>
    <w:basedOn w:val="Normal"/>
    <w:next w:val="Normal"/>
    <w:link w:val="Heading6Char"/>
    <w:uiPriority w:val="9"/>
    <w:semiHidden/>
    <w:unhideWhenUsed/>
    <w:qFormat/>
    <w:rsid w:val="00732132"/>
    <w:pPr>
      <w:keepNext/>
      <w:keepLines/>
      <w:spacing w:before="40"/>
      <w:outlineLvl w:val="5"/>
      <w:pPrChange w:id="6" w:author="Vladislava Andrushchenko" w:date="2026-08-03T22:21:00Z">
        <w:pPr>
          <w:keepNext/>
          <w:keepLines/>
          <w:spacing w:before="240" w:after="80" w:line="288" w:lineRule="auto"/>
          <w:outlineLvl w:val="5"/>
        </w:pPr>
      </w:pPrChange>
    </w:pPr>
    <w:rPr>
      <w:rFonts w:eastAsiaTheme="majorEastAsia" w:cstheme="majorBidi"/>
      <w:i/>
      <w:iCs/>
      <w:color w:val="595959" w:themeColor="text1" w:themeTint="A6"/>
      <w:rPrChange w:id="6" w:author="Vladislava Andrushchenko" w:date="2026-08-03T22:21:00Z">
        <w:rPr>
          <w:i/>
          <w:color w:val="666666"/>
          <w:sz w:val="24"/>
          <w:lang w:val="en-US" w:eastAsia="en-US" w:bidi="ar-SA"/>
        </w:rPr>
      </w:rPrChange>
    </w:rPr>
  </w:style>
  <w:style w:type="paragraph" w:styleId="Heading7">
    <w:name w:val="heading 7"/>
    <w:basedOn w:val="Normal"/>
    <w:next w:val="Normal"/>
    <w:link w:val="Heading7Char"/>
    <w:uiPriority w:val="9"/>
    <w:semiHidden/>
    <w:unhideWhenUsed/>
    <w:qFormat/>
    <w:rsid w:val="00732132"/>
    <w:pPr>
      <w:keepNext/>
      <w:keepLines/>
      <w:spacing w:before="40"/>
      <w:outlineLvl w:val="6"/>
      <w:pPrChange w:id="7" w:author="Vladislava Andrushchenko" w:date="2026-08-03T22:21:00Z">
        <w:pPr>
          <w:keepNext/>
          <w:keepLines/>
          <w:spacing w:before="40" w:after="240" w:line="288" w:lineRule="auto"/>
          <w:outlineLvl w:val="6"/>
        </w:pPr>
      </w:pPrChange>
    </w:pPr>
    <w:rPr>
      <w:rFonts w:eastAsiaTheme="majorEastAsia" w:cstheme="majorBidi"/>
      <w:color w:val="595959" w:themeColor="text1" w:themeTint="A6"/>
      <w:rPrChange w:id="7" w:author="Vladislava Andrushchenko" w:date="2026-08-03T22:21:00Z">
        <w:rPr>
          <w:rFonts w:eastAsiaTheme="majorEastAsia" w:cstheme="majorBidi"/>
          <w:color w:val="595959" w:themeColor="text1" w:themeTint="A6"/>
          <w:sz w:val="24"/>
          <w:lang w:val="en-US" w:eastAsia="en-US" w:bidi="ar-SA"/>
        </w:rPr>
      </w:rPrChange>
    </w:rPr>
  </w:style>
  <w:style w:type="paragraph" w:styleId="Heading8">
    <w:name w:val="heading 8"/>
    <w:basedOn w:val="Normal"/>
    <w:next w:val="Normal"/>
    <w:link w:val="Heading8Char"/>
    <w:uiPriority w:val="9"/>
    <w:semiHidden/>
    <w:unhideWhenUsed/>
    <w:qFormat/>
    <w:rsid w:val="00732132"/>
    <w:pPr>
      <w:keepNext/>
      <w:keepLines/>
      <w:outlineLvl w:val="7"/>
      <w:pPrChange w:id="8" w:author="Vladislava Andrushchenko" w:date="2026-08-03T22:21:00Z">
        <w:pPr>
          <w:keepNext/>
          <w:keepLines/>
          <w:spacing w:before="240" w:after="240" w:line="288" w:lineRule="auto"/>
          <w:outlineLvl w:val="7"/>
        </w:pPr>
      </w:pPrChange>
    </w:pPr>
    <w:rPr>
      <w:rFonts w:eastAsiaTheme="majorEastAsia" w:cstheme="majorBidi"/>
      <w:i/>
      <w:iCs/>
      <w:color w:val="272727" w:themeColor="text1" w:themeTint="D8"/>
      <w:rPrChange w:id="8" w:author="Vladislava Andrushchenko" w:date="2026-08-03T22:21:00Z">
        <w:rPr>
          <w:rFonts w:eastAsiaTheme="majorEastAsia" w:cstheme="majorBidi"/>
          <w:i/>
          <w:iCs/>
          <w:color w:val="272727" w:themeColor="text1" w:themeTint="D8"/>
          <w:sz w:val="24"/>
          <w:lang w:val="en-US" w:eastAsia="en-US" w:bidi="ar-SA"/>
        </w:rPr>
      </w:rPrChange>
    </w:rPr>
  </w:style>
  <w:style w:type="paragraph" w:styleId="Heading9">
    <w:name w:val="heading 9"/>
    <w:basedOn w:val="Normal"/>
    <w:next w:val="Normal"/>
    <w:link w:val="Heading9Char"/>
    <w:uiPriority w:val="9"/>
    <w:semiHidden/>
    <w:unhideWhenUsed/>
    <w:qFormat/>
    <w:rsid w:val="00732132"/>
    <w:pPr>
      <w:keepNext/>
      <w:keepLines/>
      <w:outlineLvl w:val="8"/>
      <w:pPrChange w:id="9" w:author="Vladislava Andrushchenko" w:date="2026-08-03T22:21:00Z">
        <w:pPr>
          <w:keepNext/>
          <w:keepLines/>
          <w:spacing w:before="240" w:after="240" w:line="288" w:lineRule="auto"/>
          <w:outlineLvl w:val="8"/>
        </w:pPr>
      </w:pPrChange>
    </w:pPr>
    <w:rPr>
      <w:rFonts w:eastAsiaTheme="majorEastAsia" w:cstheme="majorBidi"/>
      <w:color w:val="272727" w:themeColor="text1" w:themeTint="D8"/>
      <w:rPrChange w:id="9" w:author="Vladislava Andrushchenko" w:date="2026-08-03T22:21:00Z">
        <w:rPr>
          <w:rFonts w:eastAsiaTheme="majorEastAsia" w:cstheme="majorBidi"/>
          <w:color w:val="272727" w:themeColor="text1" w:themeTint="D8"/>
          <w:sz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2132"/>
    <w:pPr>
      <w:spacing w:after="80"/>
      <w:contextualSpacing/>
      <w:pPrChange w:id="10" w:author="Vladislava Andrushchenko" w:date="2026-08-03T22:21:00Z">
        <w:pPr>
          <w:keepNext/>
          <w:keepLines/>
          <w:spacing w:before="240" w:after="60" w:line="288" w:lineRule="auto"/>
        </w:pPr>
      </w:pPrChange>
    </w:pPr>
    <w:rPr>
      <w:rFonts w:asciiTheme="majorHAnsi" w:eastAsiaTheme="majorEastAsia" w:hAnsiTheme="majorHAnsi" w:cstheme="majorBidi"/>
      <w:spacing w:val="-10"/>
      <w:kern w:val="28"/>
      <w:sz w:val="56"/>
      <w:szCs w:val="56"/>
      <w:rPrChange w:id="10" w:author="Vladislava Andrushchenko" w:date="2026-08-03T22:21:00Z">
        <w:rPr>
          <w:color w:val="000000"/>
          <w:sz w:val="52"/>
          <w:szCs w:val="52"/>
          <w:lang w:val="en-US" w:eastAsia="en-US" w:bidi="ar-SA"/>
        </w:rPr>
      </w:rPrChange>
    </w:rPr>
  </w:style>
  <w:style w:type="paragraph" w:styleId="Subtitle">
    <w:name w:val="Subtitle"/>
    <w:basedOn w:val="Normal"/>
    <w:next w:val="Normal"/>
    <w:link w:val="SubtitleChar"/>
    <w:uiPriority w:val="11"/>
    <w:qFormat/>
    <w:rsid w:val="00732132"/>
    <w:pPr>
      <w:numPr>
        <w:ilvl w:val="1"/>
      </w:numPr>
      <w:spacing w:after="160"/>
      <w:pPrChange w:id="11" w:author="Vladislava Andrushchenko" w:date="2026-08-03T22:21:00Z">
        <w:pPr>
          <w:keepNext/>
          <w:keepLines/>
          <w:spacing w:before="240" w:after="320" w:line="288" w:lineRule="auto"/>
        </w:pPr>
      </w:pPrChange>
    </w:pPr>
    <w:rPr>
      <w:rFonts w:eastAsiaTheme="majorEastAsia" w:cstheme="majorBidi"/>
      <w:color w:val="595959" w:themeColor="text1" w:themeTint="A6"/>
      <w:spacing w:val="15"/>
      <w:sz w:val="28"/>
      <w:szCs w:val="28"/>
      <w:rPrChange w:id="11" w:author="Vladislava Andrushchenko" w:date="2026-08-03T22:21:00Z">
        <w:rPr>
          <w:color w:val="666666"/>
          <w:sz w:val="30"/>
          <w:szCs w:val="30"/>
          <w:lang w:val="en-US" w:eastAsia="en-US" w:bidi="ar-SA"/>
        </w:rPr>
      </w:rPrChang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semiHidden/>
    <w:rsid w:val="000F35D1"/>
    <w:rPr>
      <w:rFonts w:ascii="Times New Roman" w:eastAsiaTheme="majorEastAsia" w:hAnsi="Times New Roman" w:cstheme="majorBidi"/>
      <w:color w:val="595959" w:themeColor="text1" w:themeTint="A6"/>
      <w:sz w:val="24"/>
      <w:szCs w:val="20"/>
      <w:lang w:val="en-US"/>
    </w:rPr>
  </w:style>
  <w:style w:type="character" w:customStyle="1" w:styleId="Heading8Char">
    <w:name w:val="Heading 8 Char"/>
    <w:basedOn w:val="DefaultParagraphFont"/>
    <w:link w:val="Heading8"/>
    <w:uiPriority w:val="9"/>
    <w:semiHidden/>
    <w:rsid w:val="000F35D1"/>
    <w:rPr>
      <w:rFonts w:ascii="Times New Roman" w:eastAsiaTheme="majorEastAsia" w:hAnsi="Times New Roman" w:cstheme="majorBidi"/>
      <w:i/>
      <w:iCs/>
      <w:color w:val="272727" w:themeColor="text1" w:themeTint="D8"/>
      <w:sz w:val="24"/>
      <w:szCs w:val="20"/>
      <w:lang w:val="en-US"/>
    </w:rPr>
  </w:style>
  <w:style w:type="character" w:customStyle="1" w:styleId="Heading9Char">
    <w:name w:val="Heading 9 Char"/>
    <w:basedOn w:val="DefaultParagraphFont"/>
    <w:link w:val="Heading9"/>
    <w:uiPriority w:val="9"/>
    <w:semiHidden/>
    <w:rsid w:val="000F35D1"/>
    <w:rPr>
      <w:rFonts w:ascii="Times New Roman" w:eastAsiaTheme="majorEastAsia" w:hAnsi="Times New Roman" w:cstheme="majorBidi"/>
      <w:color w:val="272727" w:themeColor="text1" w:themeTint="D8"/>
      <w:sz w:val="24"/>
      <w:szCs w:val="20"/>
      <w:lang w:val="en-US"/>
    </w:rPr>
  </w:style>
  <w:style w:type="character" w:customStyle="1" w:styleId="Heading1Char">
    <w:name w:val="Heading 1 Char"/>
    <w:basedOn w:val="DefaultParagraphFont"/>
    <w:link w:val="Heading1"/>
    <w:uiPriority w:val="9"/>
    <w:rsid w:val="000F35D1"/>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0F35D1"/>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0F35D1"/>
    <w:rPr>
      <w:rFonts w:ascii="Times New Roman" w:eastAsiaTheme="majorEastAsia" w:hAnsi="Times New Roman"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0F35D1"/>
    <w:rPr>
      <w:rFonts w:ascii="Times New Roman" w:eastAsiaTheme="majorEastAsia" w:hAnsi="Times New Roman" w:cstheme="majorBidi"/>
      <w:i/>
      <w:iCs/>
      <w:color w:val="365F91" w:themeColor="accent1" w:themeShade="BF"/>
      <w:sz w:val="24"/>
      <w:szCs w:val="20"/>
      <w:lang w:val="en-US"/>
    </w:rPr>
  </w:style>
  <w:style w:type="character" w:customStyle="1" w:styleId="Heading5Char">
    <w:name w:val="Heading 5 Char"/>
    <w:basedOn w:val="DefaultParagraphFont"/>
    <w:link w:val="Heading5"/>
    <w:uiPriority w:val="9"/>
    <w:semiHidden/>
    <w:rsid w:val="000F35D1"/>
    <w:rPr>
      <w:rFonts w:ascii="Times New Roman" w:eastAsiaTheme="majorEastAsia" w:hAnsi="Times New Roman" w:cstheme="majorBidi"/>
      <w:color w:val="365F91" w:themeColor="accent1" w:themeShade="BF"/>
      <w:sz w:val="24"/>
      <w:szCs w:val="20"/>
      <w:lang w:val="en-US"/>
    </w:rPr>
  </w:style>
  <w:style w:type="character" w:customStyle="1" w:styleId="Heading6Char">
    <w:name w:val="Heading 6 Char"/>
    <w:basedOn w:val="DefaultParagraphFont"/>
    <w:link w:val="Heading6"/>
    <w:uiPriority w:val="9"/>
    <w:semiHidden/>
    <w:rsid w:val="000F35D1"/>
    <w:rPr>
      <w:rFonts w:ascii="Times New Roman" w:eastAsiaTheme="majorEastAsia" w:hAnsi="Times New Roman" w:cstheme="majorBidi"/>
      <w:i/>
      <w:iCs/>
      <w:color w:val="595959" w:themeColor="text1" w:themeTint="A6"/>
      <w:sz w:val="24"/>
      <w:szCs w:val="20"/>
      <w:lang w:val="en-US"/>
    </w:rPr>
  </w:style>
  <w:style w:type="character" w:customStyle="1" w:styleId="TitleChar">
    <w:name w:val="Title Char"/>
    <w:basedOn w:val="DefaultParagraphFont"/>
    <w:link w:val="Title"/>
    <w:uiPriority w:val="10"/>
    <w:rsid w:val="000F35D1"/>
    <w:rPr>
      <w:rFonts w:asciiTheme="majorHAnsi" w:eastAsiaTheme="majorEastAsia" w:hAnsiTheme="majorHAnsi" w:cstheme="majorBidi"/>
      <w:color w:val="000000"/>
      <w:spacing w:val="-10"/>
      <w:kern w:val="28"/>
      <w:sz w:val="56"/>
      <w:szCs w:val="56"/>
      <w:lang w:val="en-US"/>
    </w:rPr>
  </w:style>
  <w:style w:type="character" w:customStyle="1" w:styleId="SubtitleChar">
    <w:name w:val="Subtitle Char"/>
    <w:basedOn w:val="DefaultParagraphFont"/>
    <w:link w:val="Subtitle"/>
    <w:uiPriority w:val="11"/>
    <w:rsid w:val="000F35D1"/>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32132"/>
    <w:pPr>
      <w:spacing w:before="160" w:after="160"/>
      <w:jc w:val="center"/>
      <w:pPrChange w:id="12" w:author="Vladislava Andrushchenko" w:date="2026-08-03T22:21:00Z">
        <w:pPr>
          <w:spacing w:before="160" w:after="160" w:line="288" w:lineRule="auto"/>
          <w:jc w:val="center"/>
        </w:pPr>
      </w:pPrChange>
    </w:pPr>
    <w:rPr>
      <w:i/>
      <w:iCs/>
      <w:color w:val="404040" w:themeColor="text1" w:themeTint="BF"/>
      <w:rPrChange w:id="12" w:author="Vladislava Andrushchenko" w:date="2026-08-03T22:21:00Z">
        <w:rPr>
          <w:i/>
          <w:iCs/>
          <w:color w:val="404040" w:themeColor="text1" w:themeTint="BF"/>
          <w:sz w:val="24"/>
          <w:lang w:val="en-US" w:eastAsia="en-US" w:bidi="ar-SA"/>
        </w:rPr>
      </w:rPrChange>
    </w:rPr>
  </w:style>
  <w:style w:type="character" w:customStyle="1" w:styleId="QuoteChar">
    <w:name w:val="Quote Char"/>
    <w:basedOn w:val="DefaultParagraphFont"/>
    <w:link w:val="Quote"/>
    <w:uiPriority w:val="29"/>
    <w:rsid w:val="000F35D1"/>
    <w:rPr>
      <w:rFonts w:ascii="Times New Roman" w:eastAsia="Times New Roman" w:hAnsi="Times New Roman" w:cs="Times New Roman"/>
      <w:i/>
      <w:iCs/>
      <w:color w:val="404040" w:themeColor="text1" w:themeTint="BF"/>
      <w:sz w:val="24"/>
      <w:szCs w:val="20"/>
      <w:lang w:val="en-US"/>
    </w:rPr>
  </w:style>
  <w:style w:type="paragraph" w:styleId="ListParagraph">
    <w:name w:val="List Paragraph"/>
    <w:basedOn w:val="Normal"/>
    <w:uiPriority w:val="34"/>
    <w:qFormat/>
    <w:rsid w:val="00732132"/>
    <w:pPr>
      <w:ind w:left="720"/>
      <w:contextualSpacing/>
      <w:pPrChange w:id="13" w:author="Vladislava Andrushchenko" w:date="2026-08-03T22:21:00Z">
        <w:pPr>
          <w:spacing w:before="240" w:after="240" w:line="288" w:lineRule="auto"/>
          <w:ind w:left="720"/>
          <w:contextualSpacing/>
        </w:pPr>
      </w:pPrChange>
    </w:pPr>
    <w:rPr>
      <w:rPrChange w:id="13" w:author="Vladislava Andrushchenko" w:date="2026-08-03T22:21:00Z">
        <w:rPr>
          <w:color w:val="000000"/>
          <w:sz w:val="24"/>
          <w:lang w:val="en-US" w:eastAsia="en-US" w:bidi="ar-SA"/>
        </w:rPr>
      </w:rPrChange>
    </w:rPr>
  </w:style>
  <w:style w:type="character" w:styleId="IntenseEmphasis">
    <w:name w:val="Intense Emphasis"/>
    <w:basedOn w:val="DefaultParagraphFont"/>
    <w:uiPriority w:val="21"/>
    <w:qFormat/>
    <w:rsid w:val="000F35D1"/>
    <w:rPr>
      <w:i/>
      <w:iCs/>
      <w:color w:val="365F91" w:themeColor="accent1" w:themeShade="BF"/>
    </w:rPr>
  </w:style>
  <w:style w:type="paragraph" w:styleId="IntenseQuote">
    <w:name w:val="Intense Quote"/>
    <w:basedOn w:val="Normal"/>
    <w:next w:val="Normal"/>
    <w:link w:val="IntenseQuoteChar"/>
    <w:uiPriority w:val="30"/>
    <w:qFormat/>
    <w:rsid w:val="00732132"/>
    <w:pPr>
      <w:pBdr>
        <w:top w:val="single" w:sz="4" w:space="10" w:color="365F91" w:themeColor="accent1" w:themeShade="BF"/>
        <w:bottom w:val="single" w:sz="4" w:space="10" w:color="365F91" w:themeColor="accent1" w:themeShade="BF"/>
      </w:pBdr>
      <w:spacing w:before="360" w:after="360"/>
      <w:ind w:left="864" w:right="864"/>
      <w:jc w:val="center"/>
      <w:pPrChange w:id="14" w:author="Vladislava Andrushchenko" w:date="2026-08-03T22:21:00Z">
        <w:pPr>
          <w:pBdr>
            <w:top w:val="single" w:sz="4" w:space="10" w:color="365F91" w:themeColor="accent1" w:themeShade="BF"/>
            <w:bottom w:val="single" w:sz="4" w:space="10" w:color="365F91" w:themeColor="accent1" w:themeShade="BF"/>
          </w:pBdr>
          <w:spacing w:before="360" w:after="360" w:line="288" w:lineRule="auto"/>
          <w:ind w:left="864" w:right="864"/>
          <w:jc w:val="center"/>
        </w:pPr>
      </w:pPrChange>
    </w:pPr>
    <w:rPr>
      <w:i/>
      <w:iCs/>
      <w:color w:val="365F91" w:themeColor="accent1" w:themeShade="BF"/>
      <w:rPrChange w:id="14" w:author="Vladislava Andrushchenko" w:date="2026-08-03T22:21:00Z">
        <w:rPr>
          <w:i/>
          <w:iCs/>
          <w:color w:val="365F91" w:themeColor="accent1" w:themeShade="BF"/>
          <w:sz w:val="24"/>
          <w:lang w:val="en-US" w:eastAsia="en-US" w:bidi="ar-SA"/>
        </w:rPr>
      </w:rPrChange>
    </w:rPr>
  </w:style>
  <w:style w:type="character" w:customStyle="1" w:styleId="IntenseQuoteChar">
    <w:name w:val="Intense Quote Char"/>
    <w:basedOn w:val="DefaultParagraphFont"/>
    <w:link w:val="IntenseQuote"/>
    <w:uiPriority w:val="30"/>
    <w:rsid w:val="000F35D1"/>
    <w:rPr>
      <w:rFonts w:ascii="Times New Roman" w:eastAsia="Times New Roman" w:hAnsi="Times New Roman" w:cs="Times New Roman"/>
      <w:i/>
      <w:iCs/>
      <w:color w:val="365F91" w:themeColor="accent1" w:themeShade="BF"/>
      <w:sz w:val="24"/>
      <w:szCs w:val="20"/>
      <w:lang w:val="en-US"/>
    </w:rPr>
  </w:style>
  <w:style w:type="character" w:styleId="IntenseReference">
    <w:name w:val="Intense Reference"/>
    <w:basedOn w:val="DefaultParagraphFont"/>
    <w:uiPriority w:val="32"/>
    <w:qFormat/>
    <w:rsid w:val="000F35D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2025-04-15T21:14:00Z</dcterms:created>
  <dcterms:modified xsi:type="dcterms:W3CDTF">2026-08-04T02:21:00Z</dcterms:modified>
</cp:coreProperties>
</file>