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6D4A8E6" w14:textId="77777777" w:rsidR="00BB7E8A" w:rsidRDefault="00BB7E8A">
      <w:pPr>
        <w:rPr>
          <w:strike/>
          <w:color w:val="C00000"/>
          <w:rPrChange w:id="0" w:author="Arthur Souza Rodrigues" w:date="2026-07-10T21:43:00Z" w16du:dateUtc="2026-07-11T01:43:00Z">
            <w:rPr>
              <w:color w:val="00B0F0"/>
              <w:u w:val="single"/>
            </w:rPr>
          </w:rPrChange>
        </w:rPr>
      </w:pPr>
      <w:r>
        <w:rPr>
          <w:strike/>
          <w:color w:val="C00000"/>
          <w:rPrChange w:id="1" w:author="Arthur Souza Rodrigues" w:date="2026-07-10T21:43:00Z" w16du:dateUtc="2026-07-11T01:43:00Z">
            <w:rPr>
              <w:color w:val="00B0F0"/>
              <w:u w:val="single"/>
            </w:rPr>
          </w:rPrChange>
        </w:rPr>
        <w:t>file_</w:t>
      </w:r>
      <w:ins w:id="2" w:author="Arthur Souza Rodrigues" w:date="2026-07-10T21:43:00Z" w16du:dateUtc="2026-07-11T01:43:00Z">
        <w:r w:rsidR="00672291">
          <w:rPr>
            <w:strike/>
            <w:color w:val="C00000"/>
          </w:rPr>
          <w:t>43</w:t>
        </w:r>
      </w:ins>
      <w:del w:id="3" w:author="Arthur Souza Rodrigues" w:date="2026-07-10T21:43:00Z" w16du:dateUtc="2026-07-11T01:43:00Z">
        <w:r>
          <w:rPr>
            <w:color w:val="00B0F0"/>
            <w:u w:val="single"/>
          </w:rPr>
          <w:delText>42</w:delText>
        </w:r>
      </w:del>
      <w:r>
        <w:rPr>
          <w:strike/>
          <w:color w:val="C00000"/>
          <w:rPrChange w:id="4" w:author="Arthur Souza Rodrigues" w:date="2026-07-10T21:43:00Z" w16du:dateUtc="2026-07-11T01:43:00Z">
            <w:rPr>
              <w:color w:val="00B0F0"/>
              <w:u w:val="single"/>
            </w:rPr>
          </w:rPrChange>
        </w:rPr>
        <w:t>.docx</w:t>
      </w:r>
    </w:p>
    <w:p w14:paraId="2E0BA9BB" w14:textId="7D1196D7" w:rsidR="00F811F7" w:rsidRDefault="00C11EC5">
      <w:ins w:id="5" w:author="Arthur Souza Rodrigues" w:date="2026-07-10T21:43:00Z" w16du:dateUtc="2026-07-11T01:43:00Z">
        <w:r>
          <w:rPr>
            <w:strike/>
            <w:color w:val="C00000"/>
          </w:rPr>
          <w:t>Red Strikethrough</w:t>
        </w:r>
      </w:ins>
      <w:del w:id="6" w:author="Arthur Souza Rodrigues" w:date="2026-07-10T21:43:00Z" w16du:dateUtc="2026-07-11T01:43:00Z">
        <w:r>
          <w:rPr>
            <w:color w:val="00B0F0"/>
            <w:u w:val="single"/>
          </w:rPr>
          <w:delText>Blue Underline Combo</w:delText>
        </w:r>
      </w:del>
      <w:r>
        <w:rPr>
          <w:strike/>
          <w:color w:val="C00000"/>
          <w:rPrChange w:id="7" w:author="Arthur Souza Rodrigues" w:date="2026-07-10T21:43:00Z" w16du:dateUtc="2026-07-11T01:43:00Z">
            <w:rPr>
              <w:color w:val="00B0F0"/>
              <w:u w:val="single"/>
            </w:rPr>
          </w:rPrChange>
        </w:rPr>
        <w:t xml:space="preserve"> Demo</w:t>
      </w:r>
    </w:p>
    <w:p w14:paraId="107B28FA" w14:textId="77777777" w:rsidR="00F811F7" w:rsidRDefault="00C11EC5">
      <w:r>
        <w:rPr>
          <w:strike/>
          <w:color w:val="C00000"/>
          <w:rPrChange w:id="8" w:author="Arthur Souza Rodrigues" w:date="2026-07-10T21:43:00Z" w16du:dateUtc="2026-07-11T01:43:00Z">
            <w:rPr>
              <w:color w:val="00B0F0"/>
              <w:u w:val="single"/>
            </w:rPr>
          </w:rPrChange>
        </w:rPr>
        <w:t xml:space="preserve">This document </w:t>
      </w:r>
      <w:ins w:id="9" w:author="Arthur Souza Rodrigues" w:date="2026-07-10T21:43:00Z" w16du:dateUtc="2026-07-11T01:43:00Z">
        <w:r>
          <w:rPr>
            <w:strike/>
            <w:color w:val="C00000"/>
          </w:rPr>
          <w:t>shows red</w:t>
        </w:r>
      </w:ins>
      <w:del w:id="10" w:author="Arthur Souza Rodrigues" w:date="2026-07-10T21:43:00Z" w16du:dateUtc="2026-07-11T01:43:00Z">
        <w:r>
          <w:rPr>
            <w:color w:val="00B0F0"/>
            <w:u w:val="single"/>
          </w:rPr>
          <w:delText>combines blue</w:delText>
        </w:r>
      </w:del>
      <w:r>
        <w:rPr>
          <w:strike/>
          <w:color w:val="C00000"/>
          <w:rPrChange w:id="11" w:author="Arthur Souza Rodrigues" w:date="2026-07-10T21:43:00Z" w16du:dateUtc="2026-07-11T01:43:00Z">
            <w:rPr>
              <w:color w:val="00B0F0"/>
              <w:u w:val="single"/>
            </w:rPr>
          </w:rPrChange>
        </w:rPr>
        <w:t xml:space="preserve"> font color with </w:t>
      </w:r>
      <w:ins w:id="12" w:author="Arthur Souza Rodrigues" w:date="2026-07-10T21:43:00Z" w16du:dateUtc="2026-07-11T01:43:00Z">
        <w:r>
          <w:rPr>
            <w:strike/>
            <w:color w:val="C00000"/>
          </w:rPr>
          <w:t>strikethrough formatting</w:t>
        </w:r>
      </w:ins>
      <w:del w:id="13" w:author="Arthur Souza Rodrigues" w:date="2026-07-10T21:43:00Z" w16du:dateUtc="2026-07-11T01:43:00Z">
        <w:r>
          <w:rPr>
            <w:color w:val="00B0F0"/>
            <w:u w:val="single"/>
          </w:rPr>
          <w:delText>underline</w:delText>
        </w:r>
      </w:del>
      <w:r>
        <w:rPr>
          <w:strike/>
          <w:color w:val="C00000"/>
          <w:rPrChange w:id="14" w:author="Arthur Souza Rodrigues" w:date="2026-07-10T21:43:00Z" w16du:dateUtc="2026-07-11T01:43:00Z">
            <w:rPr>
              <w:color w:val="00B0F0"/>
              <w:u w:val="single"/>
            </w:rPr>
          </w:rPrChange>
        </w:rPr>
        <w:t>.</w:t>
      </w:r>
    </w:p>
    <w:p w14:paraId="5FDFC194" w14:textId="77777777" w:rsidR="00F811F7" w:rsidRDefault="00C11EC5">
      <w:ins w:id="15" w:author="Arthur Souza Rodrigues" w:date="2026-07-10T21:43:00Z" w16du:dateUtc="2026-07-11T01:43:00Z">
        <w:r>
          <w:rPr>
            <w:strike/>
            <w:color w:val="C00000"/>
          </w:rPr>
          <w:t>Red strikethrough text marks content as deleted or rejected.</w:t>
        </w:r>
      </w:ins>
      <w:del w:id="16" w:author="Arthur Souza Rodrigues" w:date="2026-07-10T21:43:00Z" w16du:dateUtc="2026-07-11T01:43:00Z">
        <w:r>
          <w:rPr>
            <w:color w:val="00B0F0"/>
            <w:u w:val="single"/>
          </w:rPr>
          <w:delText>Blue underlined text resembles hyperlinks in documents.</w:delText>
        </w:r>
      </w:del>
    </w:p>
    <w:sectPr w:rsidR="00F811F7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811F7"/>
    <w:rsid w:val="00672291"/>
    <w:rsid w:val="00763087"/>
    <w:rsid w:val="00BB7E8A"/>
    <w:rsid w:val="00D53FE7"/>
    <w:rsid w:val="00E56289"/>
    <w:rsid w:val="00F811F7"/>
    <w:rsid w:val="00FD6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5D1205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</Words>
  <Characters>223</Characters>
  <Application>Microsoft Office Word</Application>
  <DocSecurity>0</DocSecurity>
  <Lines>1</Lines>
  <Paragraphs>1</Paragraphs>
  <ScaleCrop>false</ScaleCrop>
  <Company/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2026-05-14T17:00:00Z</dcterms:created>
  <dcterms:modified xsi:type="dcterms:W3CDTF">2026-07-11T01:43:00Z</dcterms:modified>
</cp:coreProperties>
</file>