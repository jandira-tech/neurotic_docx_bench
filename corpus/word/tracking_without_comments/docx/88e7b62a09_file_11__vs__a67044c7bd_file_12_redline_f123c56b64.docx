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EE50C1" w14:textId="77777777" w:rsidR="00C43529" w:rsidRDefault="00C43529">
      <w:pPr>
        <w:rPr>
          <w:rPrChange w:id="1" w:author="Arthur Souza Rodrigues" w:date="2026-07-10T21:42:00Z" w16du:dateUtc="2026-07-11T01:42:00Z">
            <w:rPr>
              <w:vertAlign w:val="superscript"/>
            </w:rPr>
          </w:rPrChange>
        </w:rPr>
      </w:pPr>
      <w:r>
        <w:rPr>
          <w:rPrChange w:id="2" w:author="Arthur Souza Rodrigues" w:date="2026-07-10T21:42:00Z" w16du:dateUtc="2026-07-11T01:42:00Z">
            <w:rPr>
              <w:vertAlign w:val="superscript"/>
            </w:rPr>
          </w:rPrChange>
        </w:rPr>
        <w:t>file_</w:t>
      </w:r>
      <w:ins w:id="3" w:author="Arthur Souza Rodrigues" w:date="2026-07-10T21:42:00Z" w16du:dateUtc="2026-07-11T01:42:00Z">
        <w:r>
          <w:t>12</w:t>
        </w:r>
      </w:ins>
      <w:del w:id="4" w:author="Arthur Souza Rodrigues" w:date="2026-07-10T21:42:00Z" w16du:dateUtc="2026-07-11T01:42:00Z">
        <w:r>
          <w:rPr>
            <w:vertAlign w:val="superscript"/>
          </w:rPr>
          <w:delText>11</w:delText>
        </w:r>
      </w:del>
      <w:r>
        <w:rPr>
          <w:rPrChange w:id="5" w:author="Arthur Souza Rodrigues" w:date="2026-07-10T21:42:00Z" w16du:dateUtc="2026-07-11T01:42:00Z">
            <w:rPr>
              <w:vertAlign w:val="superscript"/>
            </w:rPr>
          </w:rPrChange>
        </w:rPr>
        <w:t>.docx</w:t>
      </w:r>
    </w:p>
    <w:p w14:paraId="4B33799D" w14:textId="153AE490" w:rsidR="009610A2" w:rsidRDefault="00220B02">
      <w:pPr>
        <w:rPr>
          <w:ins w:id="6" w:author="Arthur Souza Rodrigues" w:date="2026-07-10T21:42:00Z" w16du:dateUtc="2026-07-11T01:42:00Z"/>
        </w:rPr>
      </w:pPr>
      <w:ins w:id="7" w:author="Arthur Souza Rodrigues" w:date="2026-07-10T21:42:00Z" w16du:dateUtc="2026-07-11T01:42:00Z">
        <w:r>
          <w:rPr>
            <w:noProof/>
          </w:rPr>
          <w:pict w14:anchorId="7A664B9D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i1025" type="#_x0000_t75" style="width:7.85pt;height:7.85pt;visibility:visible;mso-wrap-style:square">
              <v:imagedata r:id="rId4" o:title=""/>
              <o:lock v:ext="edit" rotation="t" cropping="t" verticies="t"/>
            </v:shape>
          </w:pict>
        </w:r>
      </w:ins>
    </w:p>
    <w:p w14:paraId="0CF77A39" w14:textId="762079D1" w:rsidR="0065757A" w:rsidRDefault="00946BAC">
      <w:pPr>
        <w:rPr>
          <w:del w:id="8" w:author="Arthur Souza Rodrigues" w:date="2026-07-10T21:42:00Z" w16du:dateUtc="2026-07-11T01:42:00Z"/>
        </w:rPr>
      </w:pPr>
      <w:ins w:id="11" w:author="Arthur Souza Rodrigues" w:date="2026-07-10T21:42:00Z" w16du:dateUtc="2026-07-11T01:42:00Z">
        <w:r>
          <w:rPr>
            <w:sz w:val="22"/>
            <w:szCs w:val="20"/>
            <w:vertAlign w:val="superscript"/>
          </w:rPr>
          <w:t xml:space="preserve">I love Microsoft word. It’s so fun to work with xml. </w:t>
        </w:r>
      </w:ins>
      <w:del w:id="12" w:author="Arthur Souza Rodrigues" w:date="2026-07-10T21:42:00Z" w16du:dateUtc="2026-07-11T01:42:00Z">
        <w:r>
          <w:rPr>
            <w:vertAlign w:val="superscript"/>
          </w:rPr>
          <w:delText>Superscript Demo</w:delText>
        </w:r>
      </w:del>
    </w:p>
    <w:p w14:paraId="0D18A0F8" w14:textId="77777777" w:rsidR="0065757A" w:rsidRDefault="00220B02">
      <w:pPr>
        <w:rPr>
          <w:del w:id="13" w:author="Arthur Souza Rodrigues" w:date="2026-07-10T21:42:00Z" w16du:dateUtc="2026-07-11T01:42:00Z"/>
        </w:rPr>
      </w:pPr>
      <w:del w:id="14" w:author="Arthur Souza Rodrigues" w:date="2026-07-10T21:42:00Z" w16du:dateUtc="2026-07-11T01:42:00Z">
        <w:r>
          <w:rPr>
            <w:vertAlign w:val="superscript"/>
          </w:rPr>
          <w:delText>This document demonstrates superscript formatting.</w:delText>
        </w:r>
      </w:del>
    </w:p>
    <w:p w14:paraId="04E40FC8" w14:textId="77777777" w:rsidR="0065757A" w:rsidRDefault="00220B02">
      <w:del w:id="15" w:author="Arthur Souza Rodrigues" w:date="2026-07-10T21:42:00Z" w16du:dateUtc="2026-07-11T01:42:00Z">
        <w:r>
          <w:rPr>
            <w:vertAlign w:val="superscript"/>
          </w:rPr>
          <w:delText>E=mc2 and H2O are common formulas using superscript.</w:delText>
        </w:r>
      </w:del>
    </w:p>
    <w:sectPr w:rsidR="0065757A">
      <w:pgSz w:w="11906" w:h="16838"/>
      <w:pgMar w:top="1440" w:right="1440" w:bottom="1440" w:left="1440" w:header="708" w:footer="708" w:gutter="0"/>
      <w:cols w:space="708"/>
      <w:docGrid w:linePitch="360"/>
      <w:sectPrChange w:id="16" w:author="Arthur Souza Rodrigues" w:date="2026-07-10T21:42:00Z" w16du:dateUtc="2026-07-11T01:42:00Z">
        <w:sectPr w:rsidR="0065757A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57A"/>
    <w:rsid w:val="00212576"/>
    <w:rsid w:val="00220B02"/>
    <w:rsid w:val="004320DA"/>
    <w:rsid w:val="00451A8B"/>
    <w:rsid w:val="00453AEC"/>
    <w:rsid w:val="004C4E92"/>
    <w:rsid w:val="0065757A"/>
    <w:rsid w:val="006A0FDE"/>
    <w:rsid w:val="006B4AFA"/>
    <w:rsid w:val="006E53D4"/>
    <w:rsid w:val="0071600C"/>
    <w:rsid w:val="00946BAC"/>
    <w:rsid w:val="009610A2"/>
    <w:rsid w:val="00A555DF"/>
    <w:rsid w:val="00C435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7F8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1A8B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A8B"/>
    <w:rPr>
      <w:rFonts w:ascii="Tahoma" w:eastAsiaTheme="minorHAnsi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51A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  <w:pPrChange w:id="0" w:author="Arthur Souza Rodrigues" w:date="2026-07-10T21:42:00Z">
        <w:pPr>
          <w:spacing w:after="200"/>
        </w:pPr>
      </w:pPrChange>
    </w:pPr>
    <w:rPr>
      <w:rFonts w:asciiTheme="minorHAnsi" w:eastAsiaTheme="minorHAnsi" w:hAnsiTheme="minorHAnsi" w:cstheme="minorBidi"/>
      <w:sz w:val="20"/>
      <w:lang w:val="en-GB"/>
      <w:rPrChange w:id="0" w:author="Arthur Souza Rodrigues" w:date="2026-07-10T21:42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A8B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A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A8B"/>
    <w:rPr>
      <w:rFonts w:asciiTheme="minorHAnsi" w:eastAsiaTheme="minorHAnsi" w:hAnsiTheme="minorHAnsi" w:cstheme="minorBidi"/>
      <w:b/>
      <w:bCs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2026-07-11T01:42:00Z</dcterms:modified>
</cp:coreProperties>
</file>