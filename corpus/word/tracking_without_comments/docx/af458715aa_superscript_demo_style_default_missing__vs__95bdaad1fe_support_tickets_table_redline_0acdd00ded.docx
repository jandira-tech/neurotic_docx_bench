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0B2E0" w14:textId="77777777" w:rsidR="00B00153" w:rsidRDefault="00A14742">
      <w:pPr>
        <w:rPr>
          <w:ins w:id="0" w:author="Comparison" w:date="2026-09-26T14:44:00Z" w16du:dateUtc="2026-09-26T18:44:00Z"/>
        </w:rPr>
      </w:pPr>
      <w:ins w:id="1" w:author="Comparison" w:date="2026-09-26T14:44:00Z" w16du:dateUtc="2026-09-26T18:44:00Z">
        <w:r>
          <w:t>Support Tickets</w:t>
        </w:r>
      </w:ins>
    </w:p>
    <w:p w14:paraId="604B1390" w14:textId="77777777" w:rsidR="00B00153" w:rsidRDefault="00B00153">
      <w:pPr>
        <w:rPr>
          <w:ins w:id="2" w:author="Comparison" w:date="2026-09-26T14:44:00Z" w16du:dateUtc="2026-09-26T18:44:00Z"/>
        </w:rPr>
      </w:pPr>
    </w:p>
    <w:p w14:paraId="3B3A7380" w14:textId="77777777" w:rsidR="00B00153" w:rsidRDefault="00B00153">
      <w:pPr>
        <w:rPr>
          <w:ins w:id="3" w:author="Comparison" w:date="2026-09-26T14:44:00Z" w16du:dateUtc="2026-09-26T18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0153" w14:paraId="500B3CF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9-26T14:44:00Z" w16du:dateUtc="2026-09-26T18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DB676" w14:textId="77777777" w:rsidR="00B00153" w:rsidRDefault="00A14742">
            <w:pPr>
              <w:rPr>
                <w:ins w:id="5" w:author="Comparison" w:date="2026-09-26T14:44:00Z" w16du:dateUtc="2026-09-26T18:44:00Z"/>
              </w:rPr>
            </w:pPr>
            <w:ins w:id="6" w:author="Comparison" w:date="2026-09-26T14:44:00Z" w16du:dateUtc="2026-09-26T18:44:00Z">
              <w:r>
                <w:rPr>
                  <w:i/>
                  <w:iCs/>
                </w:rPr>
                <w:t>Ticket ID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B937" w14:textId="77777777" w:rsidR="00B00153" w:rsidRDefault="00A14742">
            <w:pPr>
              <w:rPr>
                <w:ins w:id="7" w:author="Comparison" w:date="2026-09-26T14:44:00Z" w16du:dateUtc="2026-09-26T18:44:00Z"/>
              </w:rPr>
            </w:pPr>
            <w:ins w:id="8" w:author="Comparison" w:date="2026-09-26T14:44:00Z" w16du:dateUtc="2026-09-26T18:44:00Z">
              <w:r>
                <w:rPr>
                  <w:i/>
                  <w:iCs/>
                </w:rPr>
                <w:t>Issue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3F7B" w14:textId="77777777" w:rsidR="00B00153" w:rsidRDefault="00A14742">
            <w:pPr>
              <w:rPr>
                <w:ins w:id="9" w:author="Comparison" w:date="2026-09-26T14:44:00Z" w16du:dateUtc="2026-09-26T18:44:00Z"/>
              </w:rPr>
            </w:pPr>
            <w:ins w:id="10" w:author="Comparison" w:date="2026-09-26T14:44:00Z" w16du:dateUtc="2026-09-26T18:44:00Z">
              <w:r>
                <w:rPr>
                  <w:i/>
                  <w:iCs/>
                </w:rPr>
                <w:t>Priority</w:t>
              </w:r>
            </w:ins>
          </w:p>
        </w:tc>
      </w:tr>
      <w:tr w:rsidR="00B00153" w14:paraId="4419C613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9-26T14:44:00Z" w16du:dateUtc="2026-09-26T18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4738" w14:textId="77777777" w:rsidR="00B00153" w:rsidRDefault="00A14742">
            <w:pPr>
              <w:rPr>
                <w:ins w:id="12" w:author="Comparison" w:date="2026-09-26T14:44:00Z" w16du:dateUtc="2026-09-26T18:44:00Z"/>
              </w:rPr>
            </w:pPr>
            <w:ins w:id="13" w:author="Comparison" w:date="2026-09-26T14:44:00Z" w16du:dateUtc="2026-09-26T18:44:00Z">
              <w:r>
                <w:t>#1001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079C" w14:textId="77777777" w:rsidR="00B00153" w:rsidRDefault="00A14742">
            <w:pPr>
              <w:rPr>
                <w:ins w:id="14" w:author="Comparison" w:date="2026-09-26T14:44:00Z" w16du:dateUtc="2026-09-26T18:44:00Z"/>
              </w:rPr>
            </w:pPr>
            <w:ins w:id="15" w:author="Comparison" w:date="2026-09-26T14:44:00Z" w16du:dateUtc="2026-09-26T18:44:00Z">
              <w:r>
                <w:t>Login failure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C476" w14:textId="77777777" w:rsidR="00B00153" w:rsidRDefault="00A14742">
            <w:pPr>
              <w:rPr>
                <w:ins w:id="16" w:author="Comparison" w:date="2026-09-26T14:44:00Z" w16du:dateUtc="2026-09-26T18:44:00Z"/>
              </w:rPr>
            </w:pPr>
            <w:ins w:id="17" w:author="Comparison" w:date="2026-09-26T14:44:00Z" w16du:dateUtc="2026-09-26T18:44:00Z">
              <w:r>
                <w:t>High</w:t>
              </w:r>
            </w:ins>
          </w:p>
        </w:tc>
      </w:tr>
      <w:tr w:rsidR="00B00153" w14:paraId="39ED5AA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9-26T14:44:00Z" w16du:dateUtc="2026-09-26T18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8D43" w14:textId="77777777" w:rsidR="00B00153" w:rsidRDefault="00A14742">
            <w:pPr>
              <w:rPr>
                <w:ins w:id="19" w:author="Comparison" w:date="2026-09-26T14:44:00Z" w16du:dateUtc="2026-09-26T18:44:00Z"/>
              </w:rPr>
            </w:pPr>
            <w:ins w:id="20" w:author="Comparison" w:date="2026-09-26T14:44:00Z" w16du:dateUtc="2026-09-26T18:44:00Z">
              <w:r>
                <w:t>#1002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0C51" w14:textId="77777777" w:rsidR="00B00153" w:rsidRDefault="00A14742">
            <w:pPr>
              <w:rPr>
                <w:ins w:id="21" w:author="Comparison" w:date="2026-09-26T14:44:00Z" w16du:dateUtc="2026-09-26T18:44:00Z"/>
              </w:rPr>
            </w:pPr>
            <w:ins w:id="22" w:author="Comparison" w:date="2026-09-26T14:44:00Z" w16du:dateUtc="2026-09-26T18:44:00Z">
              <w:r>
                <w:t>Slow loading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7C7B" w14:textId="77777777" w:rsidR="00B00153" w:rsidRDefault="00A14742">
            <w:pPr>
              <w:rPr>
                <w:ins w:id="23" w:author="Comparison" w:date="2026-09-26T14:44:00Z" w16du:dateUtc="2026-09-26T18:44:00Z"/>
              </w:rPr>
            </w:pPr>
            <w:ins w:id="24" w:author="Comparison" w:date="2026-09-26T14:44:00Z" w16du:dateUtc="2026-09-26T18:44:00Z">
              <w:r>
                <w:t>Medium</w:t>
              </w:r>
            </w:ins>
          </w:p>
        </w:tc>
      </w:tr>
    </w:tbl>
    <w:p w14:paraId="22B1655D" w14:textId="77777777" w:rsidR="00FC413C" w:rsidRDefault="00A14742">
      <w:pPr>
        <w:rPr>
          <w:del w:id="25" w:author="Comparison" w:date="2026-09-26T14:44:00Z" w16du:dateUtc="2026-09-26T18:44:00Z"/>
        </w:rPr>
      </w:pPr>
      <w:del w:id="26" w:author="Comparison" w:date="2026-09-26T14:44:00Z" w16du:dateUtc="2026-09-26T18:44:00Z">
        <w:r>
          <w:delText>Superscript Demo</w:delText>
        </w:r>
      </w:del>
    </w:p>
    <w:p w14:paraId="04D58F3C" w14:textId="77777777" w:rsidR="00FC413C" w:rsidRDefault="00A14742">
      <w:del w:id="27" w:author="Comparison" w:date="2026-09-26T14:44:00Z" w16du:dateUtc="2026-09-26T18:44:00Z">
        <w:r>
          <w:delText>Demonstrating superscript: E=mc2 and H2O</w:delText>
        </w:r>
      </w:del>
    </w:p>
    <w:sectPr w:rsidR="00FC413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13C"/>
    <w:rsid w:val="005017B3"/>
    <w:rsid w:val="00A14742"/>
    <w:rsid w:val="00A97B71"/>
    <w:rsid w:val="00B00153"/>
    <w:rsid w:val="00C71BB5"/>
    <w:rsid w:val="00FC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2026-09-26T18:44:00Z</dcterms:modified>
</cp:coreProperties>
</file>