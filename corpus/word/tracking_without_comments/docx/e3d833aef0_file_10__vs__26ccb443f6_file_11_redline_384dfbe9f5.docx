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1596B9" w14:textId="77777777" w:rsidR="008435CD" w:rsidRDefault="008435CD">
      <w:pPr>
        <w:rPr>
          <w:vertAlign w:val="superscript"/>
          <w:rPrChange w:id="0" w:author="Arthur Souza Rodrigues" w:date="2026-07-10T21:41:00Z" w16du:dateUtc="2026-07-11T01:41:00Z">
            <w:rPr>
              <w:b/>
              <w:bCs/>
              <w:color w:val="00B050"/>
            </w:rPr>
          </w:rPrChange>
        </w:rPr>
      </w:pPr>
      <w:r>
        <w:rPr>
          <w:vertAlign w:val="superscript"/>
          <w:rPrChange w:id="1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>file_</w:t>
      </w:r>
      <w:ins w:id="2" w:author="Arthur Souza Rodrigues" w:date="2026-07-10T21:41:00Z" w16du:dateUtc="2026-07-11T01:41:00Z">
        <w:r w:rsidR="00C43529">
          <w:rPr>
            <w:vertAlign w:val="superscript"/>
          </w:rPr>
          <w:t>11</w:t>
        </w:r>
      </w:ins>
      <w:del w:id="3" w:author="Arthur Souza Rodrigues" w:date="2026-07-10T21:41:00Z" w16du:dateUtc="2026-07-11T01:41:00Z">
        <w:r>
          <w:rPr>
            <w:b/>
            <w:bCs/>
            <w:color w:val="00B050"/>
          </w:rPr>
          <w:delText>10</w:delText>
        </w:r>
      </w:del>
      <w:r>
        <w:rPr>
          <w:vertAlign w:val="superscript"/>
          <w:rPrChange w:id="4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>.docx</w:t>
      </w:r>
    </w:p>
    <w:p w14:paraId="640422E3" w14:textId="18F744C2" w:rsidR="00352F83" w:rsidRDefault="0028292C">
      <w:ins w:id="5" w:author="Arthur Souza Rodrigues" w:date="2026-07-10T21:41:00Z" w16du:dateUtc="2026-07-11T01:41:00Z">
        <w:r>
          <w:rPr>
            <w:vertAlign w:val="superscript"/>
          </w:rPr>
          <w:t>Superscript</w:t>
        </w:r>
      </w:ins>
      <w:del w:id="6" w:author="Arthur Souza Rodrigues" w:date="2026-07-10T21:41:00Z" w16du:dateUtc="2026-07-11T01:41:00Z">
        <w:r>
          <w:rPr>
            <w:b/>
            <w:bCs/>
            <w:color w:val="00B050"/>
          </w:rPr>
          <w:delText>Green Bold Text</w:delText>
        </w:r>
      </w:del>
      <w:r>
        <w:rPr>
          <w:vertAlign w:val="superscript"/>
          <w:rPrChange w:id="7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 xml:space="preserve"> Demo</w:t>
      </w:r>
    </w:p>
    <w:p w14:paraId="0DBB5CCC" w14:textId="77777777" w:rsidR="00352F83" w:rsidRDefault="0028292C">
      <w:r>
        <w:rPr>
          <w:vertAlign w:val="superscript"/>
          <w:rPrChange w:id="8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 xml:space="preserve">This document </w:t>
      </w:r>
      <w:ins w:id="9" w:author="Arthur Souza Rodrigues" w:date="2026-07-10T21:41:00Z" w16du:dateUtc="2026-07-11T01:41:00Z">
        <w:r>
          <w:rPr>
            <w:vertAlign w:val="superscript"/>
          </w:rPr>
          <w:t>demonstrates superscript</w:t>
        </w:r>
      </w:ins>
      <w:del w:id="10" w:author="Arthur Souza Rodrigues" w:date="2026-07-10T21:41:00Z" w16du:dateUtc="2026-07-11T01:41:00Z">
        <w:r>
          <w:rPr>
            <w:b/>
            <w:bCs/>
            <w:color w:val="00B050"/>
          </w:rPr>
          <w:delText>combines green font color with bold</w:delText>
        </w:r>
      </w:del>
      <w:r>
        <w:rPr>
          <w:vertAlign w:val="superscript"/>
          <w:rPrChange w:id="11" w:author="Arthur Souza Rodrigues" w:date="2026-07-10T21:41:00Z" w16du:dateUtc="2026-07-11T01:41:00Z">
            <w:rPr>
              <w:b/>
              <w:bCs/>
              <w:color w:val="00B050"/>
            </w:rPr>
          </w:rPrChange>
        </w:rPr>
        <w:t xml:space="preserve"> formatting.</w:t>
      </w:r>
    </w:p>
    <w:p w14:paraId="67E3BB06" w14:textId="77777777" w:rsidR="00352F83" w:rsidRDefault="0028292C">
      <w:ins w:id="12" w:author="Arthur Souza Rodrigues" w:date="2026-07-10T21:41:00Z" w16du:dateUtc="2026-07-11T01:41:00Z">
        <w:r>
          <w:rPr>
            <w:vertAlign w:val="superscript"/>
          </w:rPr>
          <w:t>E=mc2 and H2O are common formulas using superscript.</w:t>
        </w:r>
      </w:ins>
      <w:del w:id="13" w:author="Arthur Souza Rodrigues" w:date="2026-07-10T21:41:00Z" w16du:dateUtc="2026-07-11T01:41:00Z">
        <w:r>
          <w:rPr>
            <w:b/>
            <w:bCs/>
            <w:color w:val="00B050"/>
          </w:rPr>
          <w:delText>Green bold text signals positive outcomes and success.</w:delText>
        </w:r>
      </w:del>
    </w:p>
    <w:sectPr w:rsidR="00352F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F83"/>
    <w:rsid w:val="00352F83"/>
    <w:rsid w:val="0065757A"/>
    <w:rsid w:val="007F4D31"/>
    <w:rsid w:val="008435CD"/>
    <w:rsid w:val="009F4C07"/>
    <w:rsid w:val="00C435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5A4A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2026-07-11T01:42:00Z</dcterms:modified>
</cp:coreProperties>
</file>