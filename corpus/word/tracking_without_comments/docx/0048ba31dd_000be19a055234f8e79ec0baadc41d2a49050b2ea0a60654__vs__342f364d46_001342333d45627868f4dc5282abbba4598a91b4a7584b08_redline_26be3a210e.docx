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62986" w14:textId="77777777" w:rsidR="00553292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15:00Z" w16du:dateUtc="2026-09-22T16:15:00Z"/>
          <w:rFonts w:cstheme="minorHAnsi"/>
          <w:b/>
          <w:smallCaps/>
          <w:sz w:val="32"/>
          <w:szCs w:val="32"/>
        </w:rPr>
      </w:pPr>
      <w:ins w:id="4" w:author="Pribil-Kövesdy Döníz" w:date="2026-09-22T12:15:00Z" w16du:dateUtc="2026-09-22T16:15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A53C6B5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15:00Z" w16du:dateUtc="2026-09-22T16:15:00Z"/>
          <w:sz w:val="28"/>
          <w:szCs w:val="28"/>
        </w:rPr>
      </w:pPr>
      <w:ins w:id="6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0887A9AB" w14:textId="77777777" w:rsidR="00CB322E" w:rsidRDefault="00CB322E" w:rsidP="00133C7E">
      <w:pPr>
        <w:pStyle w:val="NoSpacing"/>
        <w:spacing w:line="300" w:lineRule="exact"/>
        <w:ind w:left="2832" w:firstLine="708"/>
        <w:rPr>
          <w:del w:id="7" w:author="Pribil-Kövesdy Döníz" w:date="2026-09-22T12:15:00Z" w16du:dateUtc="2026-09-22T16:15:00Z"/>
          <w:rFonts w:cs="Times New Roman"/>
          <w:b/>
          <w:sz w:val="24"/>
          <w:szCs w:val="24"/>
        </w:rPr>
      </w:pPr>
    </w:p>
    <w:p w14:paraId="5784BB98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8" w:author="Pribil-Kövesdy Döníz" w:date="2026-09-22T12:15:00Z" w16du:dateUtc="2026-09-22T16:15:00Z"/>
          <w:rFonts w:cs="Times New Roman"/>
          <w:b/>
          <w:sz w:val="24"/>
          <w:szCs w:val="24"/>
        </w:rPr>
      </w:pPr>
      <w:del w:id="9" w:author="Pribil-Kövesdy Döníz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1A1D9215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10" w:author="Pribil-Kövesdy Döníz" w:date="2026-09-22T12:15:00Z" w16du:dateUtc="2026-09-22T16:15:00Z"/>
          <w:rFonts w:cs="Times New Roman"/>
          <w:b/>
          <w:sz w:val="24"/>
          <w:szCs w:val="24"/>
        </w:rPr>
      </w:pPr>
      <w:del w:id="11" w:author="Pribil-Kövesdy Döníz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7B79FDA0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12" w:author="Pribil-Kövesdy Döníz" w:date="2026-09-22T12:15:00Z" w16du:dateUtc="2026-09-22T16:15:00Z"/>
          <w:rFonts w:cs="Times New Roman"/>
          <w:sz w:val="24"/>
          <w:szCs w:val="24"/>
        </w:rPr>
      </w:pPr>
      <w:del w:id="13" w:author="Pribil-Kövesdy Döníz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1203E6B4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14" w:author="Pribil-Kövesdy Döníz" w:date="2026-09-22T12:15:00Z" w16du:dateUtc="2026-09-22T16:15:00Z"/>
          <w:rFonts w:cs="Times New Roman"/>
          <w:b/>
          <w:sz w:val="24"/>
          <w:szCs w:val="24"/>
        </w:rPr>
      </w:pPr>
    </w:p>
    <w:p w14:paraId="3AB6395E" w14:textId="77777777" w:rsidR="00CB322E" w:rsidRDefault="00CB322E" w:rsidP="00133C7E">
      <w:pPr>
        <w:pStyle w:val="NoSpacing"/>
        <w:spacing w:line="300" w:lineRule="exact"/>
        <w:rPr>
          <w:del w:id="15" w:author="Pribil-Kövesdy Döníz" w:date="2026-09-22T12:15:00Z" w16du:dateUtc="2026-09-22T16:15:00Z"/>
          <w:rFonts w:cs="Times New Roman"/>
          <w:b/>
          <w:sz w:val="24"/>
          <w:szCs w:val="24"/>
        </w:rPr>
      </w:pPr>
      <w:del w:id="16" w:author="Pribil-Kövesdy Döníz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7BC3AAE7" w14:textId="77777777" w:rsidR="00CB322E" w:rsidRDefault="00CB322E" w:rsidP="00133C7E">
      <w:pPr>
        <w:pStyle w:val="NoSpacing"/>
        <w:spacing w:line="300" w:lineRule="exact"/>
        <w:rPr>
          <w:del w:id="17" w:author="Pribil-Kövesdy Döníz" w:date="2026-09-22T12:15:00Z" w16du:dateUtc="2026-09-22T16:15:00Z"/>
          <w:rFonts w:cs="Times New Roman"/>
          <w:b/>
          <w:sz w:val="24"/>
          <w:szCs w:val="24"/>
        </w:rPr>
      </w:pPr>
    </w:p>
    <w:p w14:paraId="1C80655E" w14:textId="77777777" w:rsidR="0093536C" w:rsidRDefault="0093536C" w:rsidP="00133C7E">
      <w:pPr>
        <w:spacing w:after="0" w:line="300" w:lineRule="exact"/>
        <w:ind w:firstLine="708"/>
        <w:jc w:val="both"/>
        <w:rPr>
          <w:del w:id="18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9" w:author="Pribil-Kövesdy Döníz" w:date="2026-09-22T12:15:00Z" w16du:dateUtc="2026-09-22T16:15:00Z">
        <w:r w:rsidRPr="006D4986">
          <w:rPr>
            <w:rFonts w:ascii="Times New Roman" w:hAnsi="Times New Roman" w:cs="Times New Roman"/>
            <w:sz w:val="24"/>
            <w:szCs w:val="24"/>
          </w:rPr>
          <w:delText>Na podstawie art. 33 ust. 3 ustawy z dnia 8 marca 1990 r.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o samorządzie gminnym </w:delText>
        </w:r>
        <w:r>
          <w:rPr>
            <w:rFonts w:ascii="Times New Roman" w:hAnsi="Times New Roman" w:cs="Times New Roman"/>
            <w:sz w:val="24"/>
            <w:szCs w:val="24"/>
          </w:rPr>
          <w:br/>
        </w:r>
        <w:r w:rsidR="000740C7">
          <w:rPr>
            <w:rFonts w:ascii="Times New Roman" w:hAnsi="Times New Roman" w:cs="Times New Roman"/>
            <w:sz w:val="24"/>
            <w:szCs w:val="24"/>
          </w:rPr>
          <w:delText>(Dz. U. z 2021 r. poz. 1372</w:delText>
        </w:r>
        <w:r>
          <w:rPr>
            <w:rFonts w:ascii="Times New Roman" w:hAnsi="Times New Roman" w:cs="Times New Roman"/>
            <w:sz w:val="24"/>
            <w:szCs w:val="24"/>
          </w:rPr>
          <w:delText>), art. 36  ust.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 5 i 6 oraz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art. 39 ust. 1 i 2 usta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wy z dnia 21 listopada 2008 r. </w:delText>
        </w:r>
        <w:r>
          <w:rPr>
            <w:rFonts w:ascii="Times New Roman" w:hAnsi="Times New Roman" w:cs="Times New Roman"/>
            <w:sz w:val="24"/>
            <w:szCs w:val="24"/>
          </w:rPr>
          <w:delText>o pracownik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>ach samorządowych (Dz. U. z 2019 r. poz. 1282</w:delText>
        </w:r>
        <w:r>
          <w:rPr>
            <w:rFonts w:ascii="Times New Roman" w:hAnsi="Times New Roman" w:cs="Times New Roman"/>
            <w:sz w:val="24"/>
            <w:szCs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1</w:delText>
        </w:r>
        <w:r w:rsidR="00467293" w:rsidRPr="00467293"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 oraz 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 w:rsidRPr="006D4986">
          <w:rPr>
            <w:rFonts w:ascii="Times New Roman" w:hAnsi="Times New Roman" w:cs="Times New Roman"/>
            <w:sz w:val="24"/>
            <w:szCs w:val="24"/>
          </w:rPr>
          <w:delText>do zarządzenia nr 378  Prezydenta Miasta Torunia z dnia 30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października 2013 r.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>w sprawie nadania Regulaminu Organizacyjnego Urzędowi Miasta Torunia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2</w:delText>
        </w:r>
        <w:r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), zarządza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>
          <w:rPr>
            <w:rFonts w:ascii="Times New Roman" w:hAnsi="Times New Roman" w:cs="Times New Roman"/>
            <w:sz w:val="24"/>
            <w:szCs w:val="24"/>
          </w:rPr>
          <w:delText>się co następuje:</w:delText>
        </w:r>
      </w:del>
    </w:p>
    <w:p w14:paraId="04BD8DF6" w14:textId="77777777" w:rsidR="009F03CE" w:rsidRDefault="009F03CE" w:rsidP="00133C7E">
      <w:pPr>
        <w:spacing w:after="0" w:line="300" w:lineRule="exact"/>
        <w:jc w:val="both"/>
        <w:rPr>
          <w:del w:id="20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6FBBC6E" w14:textId="77777777" w:rsidR="00FF0A90" w:rsidRDefault="009F03CE" w:rsidP="00133C7E">
      <w:pPr>
        <w:spacing w:after="0" w:line="300" w:lineRule="exact"/>
        <w:jc w:val="center"/>
        <w:rPr>
          <w:del w:id="21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del w:id="22" w:author="Pribil-Kövesdy Döníz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 xml:space="preserve">§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>1</w:delText>
        </w:r>
      </w:del>
    </w:p>
    <w:p w14:paraId="3278AC4B" w14:textId="77777777" w:rsidR="00EE25EF" w:rsidRDefault="009F03CE" w:rsidP="00133C7E">
      <w:pPr>
        <w:spacing w:after="0" w:line="300" w:lineRule="exact"/>
        <w:jc w:val="both"/>
        <w:rPr>
          <w:del w:id="23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del w:id="24" w:author="Pribil-Kövesdy Döníz" w:date="2026-09-22T12:15:00Z" w16du:dateUtc="2026-09-22T16:15:00Z">
        <w:r w:rsidRPr="009F03CE">
          <w:rPr>
            <w:rFonts w:ascii="Times New Roman" w:hAnsi="Times New Roman" w:cs="Times New Roman"/>
            <w:sz w:val="24"/>
            <w:szCs w:val="24"/>
          </w:rPr>
          <w:delText>W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wynagradzania pracowników Urzędu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Miasta Torunia ustalonego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zarządzeniem Nr 385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Pre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zydenta Miasta Torunia z dnia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18.12.2019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r. w sprawie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ustalenia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Regulaminu </w:delText>
        </w:r>
        <w:r>
          <w:rPr>
            <w:rFonts w:ascii="Times New Roman" w:hAnsi="Times New Roman" w:cs="Times New Roman"/>
            <w:sz w:val="24"/>
            <w:szCs w:val="24"/>
          </w:rPr>
          <w:delText>wynagradzania pracowników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Urzęd</w:delText>
        </w:r>
        <w:r>
          <w:rPr>
            <w:rFonts w:ascii="Times New Roman" w:hAnsi="Times New Roman" w:cs="Times New Roman"/>
            <w:sz w:val="24"/>
            <w:szCs w:val="24"/>
          </w:rPr>
          <w:delText>u Miasta Torunia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(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)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poz. 5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w części dotyczącej stanowisk urzędniczych otrzymuje brzmienie:</w:delText>
        </w:r>
      </w:del>
    </w:p>
    <w:p w14:paraId="5A76751D" w14:textId="77777777" w:rsidR="00EE25EF" w:rsidRDefault="00EE25EF" w:rsidP="00133C7E">
      <w:pPr>
        <w:spacing w:after="0" w:line="300" w:lineRule="exact"/>
        <w:jc w:val="both"/>
        <w:rPr>
          <w:del w:id="25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6" w:author="Pribil-Kövesdy Döníz" w:date="2026-09-22T12:15:00Z" w16du:dateUtc="2026-09-22T16:15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316"/>
        <w:gridCol w:w="2914"/>
        <w:gridCol w:w="2518"/>
        <w:gridCol w:w="2232"/>
        <w:gridCol w:w="2749"/>
        <w:gridCol w:w="2265"/>
        <w:tblGridChange w:id="27">
          <w:tblGrid>
            <w:gridCol w:w="562"/>
            <w:gridCol w:w="754"/>
            <w:gridCol w:w="1373"/>
            <w:gridCol w:w="1541"/>
            <w:gridCol w:w="300"/>
            <w:gridCol w:w="1510"/>
            <w:gridCol w:w="708"/>
            <w:gridCol w:w="803"/>
            <w:gridCol w:w="1429"/>
            <w:gridCol w:w="82"/>
            <w:gridCol w:w="2667"/>
            <w:gridCol w:w="2265"/>
          </w:tblGrid>
        </w:tblGridChange>
      </w:tblGrid>
      <w:tr w:rsidR="00EE25EF" w14:paraId="258FD6F9" w14:textId="77777777" w:rsidTr="00AD06DF">
        <w:trPr>
          <w:trPrChange w:id="28" w:author="Pribil-Kövesdy Döníz" w:date="2026-09-22T12:15:00Z" w16du:dateUtc="2026-09-22T16:15:00Z">
            <w:trPr>
              <w:gridAfter w:val="2"/>
            </w:trPr>
          </w:trPrChange>
        </w:trPr>
        <w:tc>
          <w:tcPr>
            <w:tcW w:w="2802" w:type="dxa"/>
            <w:tcPrChange w:id="29" w:author="Pribil-Kövesdy Döníz" w:date="2026-09-22T12:15:00Z" w16du:dateUtc="2026-09-22T16:15:00Z">
              <w:tcPr>
                <w:tcW w:w="562" w:type="dxa"/>
                <w:vAlign w:val="center"/>
              </w:tcPr>
            </w:tcPrChange>
          </w:tcPr>
          <w:p w14:paraId="0D77B866" w14:textId="77777777" w:rsidR="00EE25EF" w:rsidRDefault="00854C26" w:rsidP="00391C9E">
            <w:pPr>
              <w:rPr>
                <w:rPrChange w:id="30" w:author="Pribil-Kövesdy Döníz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31" w:author="Pribil-Kövesdy Döníz" w:date="2026-09-22T12:15:00Z" w16du:dateUtc="2026-09-22T16:15:00Z">
                <w:pPr>
                  <w:spacing w:after="0" w:line="300" w:lineRule="exact"/>
                  <w:jc w:val="center"/>
                </w:pPr>
              </w:pPrChange>
            </w:pPr>
            <w:ins w:id="32" w:author="Pribil-Kövesdy Döníz" w:date="2026-09-22T12:15:00Z" w16du:dateUtc="2026-09-22T16:15:00Z">
              <w:r>
                <w:t>Név</w:t>
              </w:r>
            </w:ins>
            <w:del w:id="33" w:author="Pribil-Kövesdy Döníz" w:date="2026-09-22T12:15:00Z" w16du:dateUtc="2026-09-22T16:15:00Z">
              <w:r w:rsidR="00EE25EF"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  <w:tc>
          <w:tcPr>
            <w:tcW w:w="11340" w:type="dxa"/>
            <w:tcPrChange w:id="34" w:author="Pribil-Kövesdy Döníz" w:date="2026-09-22T12:15:00Z" w16du:dateUtc="2026-09-22T16:15:00Z">
              <w:tcPr>
                <w:tcW w:w="2127" w:type="dxa"/>
                <w:gridSpan w:val="2"/>
                <w:vAlign w:val="center"/>
              </w:tcPr>
            </w:tcPrChange>
          </w:tcPr>
          <w:p w14:paraId="44E9D2E2" w14:textId="77777777" w:rsidR="00EE25EF" w:rsidRDefault="00EE25EF" w:rsidP="00391C9E">
            <w:pPr>
              <w:rPr>
                <w:rPrChange w:id="35" w:author="Pribil-Kövesdy Döníz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36" w:author="Pribil-Kövesdy Döníz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  <w:del w:id="37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Inspektor</w:delText>
              </w:r>
            </w:del>
          </w:p>
        </w:tc>
        <w:tc>
          <w:tcPr>
            <w:tcW w:w="11340" w:type="dxa"/>
            <w:tcPrChange w:id="38" w:author="Pribil-Kövesdy Döníz" w:date="2026-09-22T12:15:00Z" w16du:dateUtc="2026-09-22T16:15:00Z">
              <w:tcPr>
                <w:tcW w:w="1841" w:type="dxa"/>
                <w:gridSpan w:val="2"/>
                <w:vAlign w:val="center"/>
              </w:tcPr>
            </w:tcPrChange>
          </w:tcPr>
          <w:p w14:paraId="594BF9EC" w14:textId="77777777"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del w:id="39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XII - XVI</w:delText>
              </w:r>
            </w:del>
          </w:p>
        </w:tc>
        <w:tc>
          <w:tcPr>
            <w:tcW w:w="11340" w:type="dxa"/>
            <w:tcPrChange w:id="40" w:author="Pribil-Kövesdy Döníz" w:date="2026-09-22T12:15:00Z" w16du:dateUtc="2026-09-22T16:15:00Z">
              <w:tcPr>
                <w:tcW w:w="1510" w:type="dxa"/>
                <w:vAlign w:val="center"/>
              </w:tcPr>
            </w:tcPrChange>
          </w:tcPr>
          <w:p w14:paraId="52BFBA0F" w14:textId="77777777"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del w:id="41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-</w:delText>
              </w:r>
            </w:del>
          </w:p>
        </w:tc>
        <w:tc>
          <w:tcPr>
            <w:tcW w:w="11340" w:type="dxa"/>
            <w:tcPrChange w:id="42" w:author="Pribil-Kövesdy Döníz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2051BDCC" w14:textId="77777777"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43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wyższe</w:delText>
              </w:r>
            </w:del>
          </w:p>
        </w:tc>
        <w:tc>
          <w:tcPr>
            <w:tcW w:w="11340" w:type="dxa"/>
            <w:tcPrChange w:id="44" w:author="Pribil-Kövesdy Döníz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7AEB079C" w14:textId="77777777"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del w:id="45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3</w:delText>
              </w:r>
            </w:del>
          </w:p>
        </w:tc>
      </w:tr>
      <w:tr w:rsidR="00EE25EF" w14:paraId="5A73313C" w14:textId="77777777" w:rsidTr="00AD06DF">
        <w:trPr>
          <w:trPrChange w:id="46" w:author="Pribil-Kövesdy Döníz" w:date="2026-09-22T12:15:00Z" w16du:dateUtc="2026-09-22T16:15:00Z">
            <w:trPr>
              <w:gridAfter w:val="2"/>
            </w:trPr>
          </w:trPrChange>
        </w:trPr>
        <w:tc>
          <w:tcPr>
            <w:tcW w:w="2802" w:type="dxa"/>
            <w:tcPrChange w:id="47" w:author="Pribil-Kövesdy Döníz" w:date="2026-09-22T12:15:00Z" w16du:dateUtc="2026-09-22T16:15:00Z">
              <w:tcPr>
                <w:tcW w:w="562" w:type="dxa"/>
                <w:vAlign w:val="center"/>
              </w:tcPr>
            </w:tcPrChange>
          </w:tcPr>
          <w:p w14:paraId="1A36C622" w14:textId="77777777" w:rsidR="00EE25EF" w:rsidRDefault="00F520F7" w:rsidP="00F520F7">
            <w:pPr>
              <w:rPr>
                <w:rPrChange w:id="48" w:author="Pribil-Kövesdy Döníz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49" w:author="Pribil-Kövesdy Döníz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  <w:ins w:id="50" w:author="Pribil-Kövesdy Döníz" w:date="2026-09-22T12:15:00Z" w16du:dateUtc="2026-09-22T16:15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  <w:tcPrChange w:id="51" w:author="Pribil-Kövesdy Döníz" w:date="2026-09-22T12:15:00Z" w16du:dateUtc="2026-09-22T16:15:00Z">
              <w:tcPr>
                <w:tcW w:w="2127" w:type="dxa"/>
                <w:gridSpan w:val="2"/>
                <w:vAlign w:val="center"/>
              </w:tcPr>
            </w:tcPrChange>
          </w:tcPr>
          <w:p w14:paraId="425BB841" w14:textId="77777777" w:rsidR="00EE25EF" w:rsidRDefault="00EE25EF" w:rsidP="00391C9E">
            <w:pPr>
              <w:rPr>
                <w:rPrChange w:id="52" w:author="Pribil-Kövesdy Döníz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53" w:author="Pribil-Kövesdy Döníz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</w:p>
        </w:tc>
        <w:tc>
          <w:tcPr>
            <w:tcW w:w="11340" w:type="dxa"/>
            <w:tcPrChange w:id="54" w:author="Pribil-Kövesdy Döníz" w:date="2026-09-22T12:15:00Z" w16du:dateUtc="2026-09-22T16:15:00Z">
              <w:tcPr>
                <w:tcW w:w="1841" w:type="dxa"/>
                <w:gridSpan w:val="2"/>
                <w:vAlign w:val="center"/>
              </w:tcPr>
            </w:tcPrChange>
          </w:tcPr>
          <w:p w14:paraId="53B86E67" w14:textId="77777777"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0" w:type="dxa"/>
            <w:tcPrChange w:id="55" w:author="Pribil-Kövesdy Döníz" w:date="2026-09-22T12:15:00Z" w16du:dateUtc="2026-09-22T16:15:00Z">
              <w:tcPr>
                <w:tcW w:w="1510" w:type="dxa"/>
                <w:vAlign w:val="center"/>
              </w:tcPr>
            </w:tcPrChange>
          </w:tcPr>
          <w:p w14:paraId="6570489F" w14:textId="77777777"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0" w:type="dxa"/>
            <w:tcPrChange w:id="56" w:author="Pribil-Kövesdy Döníz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1F9EE87C" w14:textId="77777777"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57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średnie</w:delText>
              </w:r>
            </w:del>
          </w:p>
        </w:tc>
        <w:tc>
          <w:tcPr>
            <w:tcW w:w="11340" w:type="dxa"/>
            <w:tcPrChange w:id="58" w:author="Pribil-Kövesdy Döníz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2E49A607" w14:textId="77777777"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del w:id="59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</w:tr>
    </w:tbl>
    <w:p w14:paraId="1D1E1078" w14:textId="77777777" w:rsidR="00854C26" w:rsidRPr="00854C26" w:rsidRDefault="00854C26" w:rsidP="0061350B">
      <w:pPr>
        <w:spacing w:before="360" w:line="240" w:lineRule="auto"/>
        <w:rPr>
          <w:ins w:id="60" w:author="Pribil-Kövesdy Döníz" w:date="2026-09-22T12:15:00Z" w16du:dateUtc="2026-09-22T16:15:00Z"/>
          <w:sz w:val="28"/>
          <w:szCs w:val="28"/>
        </w:rPr>
      </w:pPr>
      <w:ins w:id="61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4934D6DC" w14:textId="77777777" w:rsidTr="0061350B">
        <w:trPr>
          <w:trHeight w:val="1168"/>
          <w:ins w:id="62" w:author="Pribil-Kövesdy Döníz" w:date="2026-09-22T12:15:00Z" w16du:dateUtc="2026-09-22T16:15:00Z"/>
        </w:trPr>
        <w:tc>
          <w:tcPr>
            <w:tcW w:w="2802" w:type="dxa"/>
          </w:tcPr>
          <w:p w14:paraId="256A83A4" w14:textId="77777777" w:rsidR="00854C26" w:rsidRDefault="00A236F9" w:rsidP="00391C9E">
            <w:pPr>
              <w:rPr>
                <w:ins w:id="63" w:author="Pribil-Kövesdy Döníz" w:date="2026-09-22T12:15:00Z" w16du:dateUtc="2026-09-22T16:15:00Z"/>
              </w:rPr>
            </w:pPr>
            <w:ins w:id="64" w:author="Pribil-Kövesdy Döníz" w:date="2026-09-22T12:15:00Z" w16du:dateUtc="2026-09-22T16:15:00Z">
              <w:r>
                <w:t>Mobilitás típusa</w:t>
              </w:r>
            </w:ins>
          </w:p>
          <w:p w14:paraId="0248FF53" w14:textId="77777777" w:rsidR="00A236F9" w:rsidRDefault="00A236F9" w:rsidP="00391C9E">
            <w:pPr>
              <w:rPr>
                <w:ins w:id="65" w:author="Pribil-Kövesdy Döníz" w:date="2026-09-22T12:15:00Z" w16du:dateUtc="2026-09-22T16:15:00Z"/>
              </w:rPr>
            </w:pPr>
            <w:ins w:id="66" w:author="Pribil-Kövesdy Döníz" w:date="2026-09-22T12:15:00Z" w16du:dateUtc="2026-09-22T16:1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577D756" w14:textId="77777777" w:rsidR="00854C26" w:rsidRDefault="00A236F9" w:rsidP="00391C9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ns w:id="67" w:author="Pribil-Kövesdy Döníz" w:date="2026-09-22T12:15:00Z" w16du:dateUtc="2026-09-22T16:15:00Z"/>
              </w:rPr>
            </w:pPr>
            <w:ins w:id="68" w:author="Pribil-Kövesdy Döníz" w:date="2026-09-22T12:15:00Z" w16du:dateUtc="2026-09-22T16:15:00Z">
              <w:r>
                <w:t>szakmai továbbképzés</w:t>
              </w:r>
            </w:ins>
          </w:p>
          <w:p w14:paraId="218CE353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ns w:id="69" w:author="Pribil-Kövesdy Döníz" w:date="2026-09-22T12:15:00Z" w16du:dateUtc="2026-09-22T16:15:00Z"/>
              </w:rPr>
            </w:pPr>
            <w:ins w:id="70" w:author="Pribil-Kövesdy Döníz" w:date="2026-09-22T12:15:00Z" w16du:dateUtc="2026-09-22T16:15:00Z">
              <w:r>
                <w:t>nyelvtanfolyam</w:t>
              </w:r>
            </w:ins>
          </w:p>
          <w:p w14:paraId="34F9B2E8" w14:textId="77777777" w:rsidR="00A236F9" w:rsidRDefault="00F520F7" w:rsidP="00391C9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ns w:id="71" w:author="Pribil-Kövesdy Döníz" w:date="2026-09-22T12:15:00Z" w16du:dateUtc="2026-09-22T16:15:00Z"/>
              </w:rPr>
            </w:pPr>
            <w:ins w:id="72" w:author="Pribil-Kövesdy Döníz" w:date="2026-09-22T12:15:00Z" w16du:dateUtc="2026-09-22T16:15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A513A42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ns w:id="73" w:author="Pribil-Kövesdy Döníz" w:date="2026-09-22T12:15:00Z" w16du:dateUtc="2026-09-22T16:15:00Z"/>
              </w:rPr>
            </w:pPr>
            <w:ins w:id="74" w:author="Pribil-Kövesdy Döníz" w:date="2026-09-22T12:15:00Z" w16du:dateUtc="2026-09-22T16:15:00Z">
              <w:r>
                <w:t>oktatási tevékenység</w:t>
              </w:r>
            </w:ins>
          </w:p>
        </w:tc>
      </w:tr>
      <w:tr w:rsidR="00A236F9" w14:paraId="0DBE2404" w14:textId="77777777" w:rsidTr="00AD06DF">
        <w:trPr>
          <w:ins w:id="75" w:author="Pribil-Kövesdy Döníz" w:date="2026-09-22T12:15:00Z" w16du:dateUtc="2026-09-22T16:15:00Z"/>
        </w:trPr>
        <w:tc>
          <w:tcPr>
            <w:tcW w:w="2802" w:type="dxa"/>
          </w:tcPr>
          <w:p w14:paraId="0B238A72" w14:textId="77777777" w:rsidR="00A236F9" w:rsidRDefault="00A236F9" w:rsidP="00391C9E">
            <w:pPr>
              <w:rPr>
                <w:ins w:id="76" w:author="Pribil-Kövesdy Döníz" w:date="2026-09-22T12:15:00Z" w16du:dateUtc="2026-09-22T16:15:00Z"/>
              </w:rPr>
            </w:pPr>
            <w:ins w:id="77" w:author="Pribil-Kövesdy Döníz" w:date="2026-09-22T12:15:00Z" w16du:dateUtc="2026-09-22T16:15:00Z">
              <w:r>
                <w:t>Továbbképzés címe</w:t>
              </w:r>
            </w:ins>
          </w:p>
          <w:p w14:paraId="6D82E6B1" w14:textId="77777777" w:rsidR="00A236F9" w:rsidRDefault="00A236F9" w:rsidP="00391C9E">
            <w:pPr>
              <w:rPr>
                <w:ins w:id="78" w:author="Pribil-Kövesdy Döníz" w:date="2026-09-22T12:15:00Z" w16du:dateUtc="2026-09-22T16:15:00Z"/>
              </w:rPr>
            </w:pPr>
            <w:ins w:id="79" w:author="Pribil-Kövesdy Döníz" w:date="2026-09-22T12:15:00Z" w16du:dateUtc="2026-09-22T16:15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1D905BE" w14:textId="77777777" w:rsidR="00A236F9" w:rsidRDefault="00A236F9" w:rsidP="00391C9E">
            <w:pPr>
              <w:rPr>
                <w:ins w:id="80" w:author="Pribil-Kövesdy Döníz" w:date="2026-09-22T12:15:00Z" w16du:dateUtc="2026-09-22T16:15:00Z"/>
              </w:rPr>
            </w:pPr>
          </w:p>
        </w:tc>
      </w:tr>
      <w:tr w:rsidR="00A236F9" w14:paraId="18A83753" w14:textId="77777777" w:rsidTr="0061350B">
        <w:trPr>
          <w:trHeight w:val="428"/>
          <w:ins w:id="81" w:author="Pribil-Kövesdy Döníz" w:date="2026-09-22T12:15:00Z" w16du:dateUtc="2026-09-22T16:15:00Z"/>
        </w:trPr>
        <w:tc>
          <w:tcPr>
            <w:tcW w:w="2802" w:type="dxa"/>
          </w:tcPr>
          <w:p w14:paraId="527866B3" w14:textId="77777777" w:rsidR="00A236F9" w:rsidRDefault="00A236F9" w:rsidP="00391C9E">
            <w:pPr>
              <w:rPr>
                <w:ins w:id="82" w:author="Pribil-Kövesdy Döníz" w:date="2026-09-22T12:15:00Z" w16du:dateUtc="2026-09-22T16:15:00Z"/>
              </w:rPr>
            </w:pPr>
            <w:ins w:id="83" w:author="Pribil-Kövesdy Döníz" w:date="2026-09-22T12:15:00Z" w16du:dateUtc="2026-09-22T16:15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008B22C" w14:textId="77777777" w:rsidR="005E7FFD" w:rsidRDefault="005E7FFD" w:rsidP="00391C9E">
            <w:pPr>
              <w:rPr>
                <w:ins w:id="84" w:author="Pribil-Kövesdy Döníz" w:date="2026-09-22T12:15:00Z" w16du:dateUtc="2026-09-22T16:15:00Z"/>
              </w:rPr>
            </w:pPr>
          </w:p>
        </w:tc>
      </w:tr>
      <w:tr w:rsidR="005E7FFD" w14:paraId="6C709601" w14:textId="77777777" w:rsidTr="0061350B">
        <w:trPr>
          <w:trHeight w:val="703"/>
          <w:ins w:id="85" w:author="Pribil-Kövesdy Döníz" w:date="2026-09-22T12:15:00Z" w16du:dateUtc="2026-09-22T16:15:00Z"/>
        </w:trPr>
        <w:tc>
          <w:tcPr>
            <w:tcW w:w="2802" w:type="dxa"/>
          </w:tcPr>
          <w:p w14:paraId="085F2FDE" w14:textId="77777777" w:rsidR="005E7FFD" w:rsidRDefault="005E7FFD" w:rsidP="00391C9E">
            <w:pPr>
              <w:rPr>
                <w:ins w:id="86" w:author="Pribil-Kövesdy Döníz" w:date="2026-09-22T12:15:00Z" w16du:dateUtc="2026-09-22T16:15:00Z"/>
              </w:rPr>
            </w:pPr>
            <w:ins w:id="87" w:author="Pribil-Kövesdy Döníz" w:date="2026-09-22T12:15:00Z" w16du:dateUtc="2026-09-22T16:15:00Z">
              <w:r>
                <w:t>Fogadó intézmény típusa</w:t>
              </w:r>
            </w:ins>
          </w:p>
          <w:p w14:paraId="46BBFA6A" w14:textId="77777777" w:rsidR="005E7FFD" w:rsidRDefault="005E7FFD" w:rsidP="00391C9E">
            <w:pPr>
              <w:rPr>
                <w:ins w:id="88" w:author="Pribil-Kövesdy Döníz" w:date="2026-09-22T12:15:00Z" w16du:dateUtc="2026-09-22T16:15:00Z"/>
              </w:rPr>
            </w:pPr>
            <w:ins w:id="89" w:author="Pribil-Kövesdy Döníz" w:date="2026-09-22T12:15:00Z" w16du:dateUtc="2026-09-22T16:1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4829923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90" w:author="Pribil-Kövesdy Döníz" w:date="2026-09-22T12:15:00Z" w16du:dateUtc="2026-09-22T16:15:00Z"/>
              </w:rPr>
            </w:pPr>
            <w:ins w:id="91" w:author="Pribil-Kövesdy Döníz" w:date="2026-09-22T12:15:00Z" w16du:dateUtc="2026-09-22T16:15:00Z">
              <w:r>
                <w:t>oktatási intézmény</w:t>
              </w:r>
            </w:ins>
          </w:p>
          <w:p w14:paraId="1139AB62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92" w:author="Pribil-Kövesdy Döníz" w:date="2026-09-22T12:15:00Z" w16du:dateUtc="2026-09-22T16:15:00Z"/>
              </w:rPr>
            </w:pPr>
            <w:ins w:id="93" w:author="Pribil-Kövesdy Döníz" w:date="2026-09-22T12:15:00Z" w16du:dateUtc="2026-09-22T16:15:00Z">
              <w:r>
                <w:t>továbbképző intézmény</w:t>
              </w:r>
            </w:ins>
          </w:p>
        </w:tc>
      </w:tr>
      <w:tr w:rsidR="00A236F9" w14:paraId="6DC6BBED" w14:textId="77777777" w:rsidTr="00AD06DF">
        <w:trPr>
          <w:ins w:id="94" w:author="Pribil-Kövesdy Döníz" w:date="2026-09-22T12:15:00Z" w16du:dateUtc="2026-09-22T16:15:00Z"/>
        </w:trPr>
        <w:tc>
          <w:tcPr>
            <w:tcW w:w="2802" w:type="dxa"/>
          </w:tcPr>
          <w:p w14:paraId="3637A88A" w14:textId="77777777" w:rsidR="00A236F9" w:rsidRDefault="00A236F9" w:rsidP="00391C9E">
            <w:pPr>
              <w:rPr>
                <w:ins w:id="95" w:author="Pribil-Kövesdy Döníz" w:date="2026-09-22T12:15:00Z" w16du:dateUtc="2026-09-22T16:15:00Z"/>
              </w:rPr>
            </w:pPr>
            <w:ins w:id="96" w:author="Pribil-Kövesdy Döníz" w:date="2026-09-22T12:15:00Z" w16du:dateUtc="2026-09-22T16:15:00Z">
              <w:r>
                <w:t>Fogadó ország</w:t>
              </w:r>
            </w:ins>
          </w:p>
        </w:tc>
        <w:tc>
          <w:tcPr>
            <w:tcW w:w="11340" w:type="dxa"/>
          </w:tcPr>
          <w:p w14:paraId="1049797F" w14:textId="77777777" w:rsidR="00A236F9" w:rsidRDefault="00A236F9" w:rsidP="00391C9E">
            <w:pPr>
              <w:rPr>
                <w:ins w:id="97" w:author="Pribil-Kövesdy Döníz" w:date="2026-09-22T12:15:00Z" w16du:dateUtc="2026-09-22T16:15:00Z"/>
              </w:rPr>
            </w:pPr>
          </w:p>
        </w:tc>
      </w:tr>
      <w:tr w:rsidR="00A236F9" w14:paraId="1476853C" w14:textId="77777777" w:rsidTr="00AD06DF">
        <w:trPr>
          <w:ins w:id="98" w:author="Pribil-Kövesdy Döníz" w:date="2026-09-22T12:15:00Z" w16du:dateUtc="2026-09-22T16:15:00Z"/>
        </w:trPr>
        <w:tc>
          <w:tcPr>
            <w:tcW w:w="2802" w:type="dxa"/>
          </w:tcPr>
          <w:p w14:paraId="7C24552D" w14:textId="77777777" w:rsidR="00A236F9" w:rsidRDefault="00A236F9" w:rsidP="00391C9E">
            <w:pPr>
              <w:rPr>
                <w:ins w:id="99" w:author="Pribil-Kövesdy Döníz" w:date="2026-09-22T12:15:00Z" w16du:dateUtc="2026-09-22T16:15:00Z"/>
              </w:rPr>
            </w:pPr>
            <w:ins w:id="100" w:author="Pribil-Kövesdy Döníz" w:date="2026-09-22T12:15:00Z" w16du:dateUtc="2026-09-22T16:15:00Z">
              <w:r>
                <w:t>Munkanyelv</w:t>
              </w:r>
            </w:ins>
          </w:p>
        </w:tc>
        <w:tc>
          <w:tcPr>
            <w:tcW w:w="11340" w:type="dxa"/>
          </w:tcPr>
          <w:p w14:paraId="18E496B6" w14:textId="77777777" w:rsidR="00A236F9" w:rsidRDefault="00A236F9" w:rsidP="00391C9E">
            <w:pPr>
              <w:rPr>
                <w:ins w:id="101" w:author="Pribil-Kövesdy Döníz" w:date="2026-09-22T12:15:00Z" w16du:dateUtc="2026-09-22T16:15:00Z"/>
              </w:rPr>
            </w:pPr>
          </w:p>
        </w:tc>
      </w:tr>
      <w:tr w:rsidR="00A236F9" w14:paraId="348336F3" w14:textId="77777777" w:rsidTr="00AD06DF">
        <w:trPr>
          <w:ins w:id="102" w:author="Pribil-Kövesdy Döníz" w:date="2026-09-22T12:15:00Z" w16du:dateUtc="2026-09-22T16:15:00Z"/>
        </w:trPr>
        <w:tc>
          <w:tcPr>
            <w:tcW w:w="2802" w:type="dxa"/>
          </w:tcPr>
          <w:p w14:paraId="21E1FC5B" w14:textId="77777777" w:rsidR="00A236F9" w:rsidRDefault="00A236F9" w:rsidP="00391C9E">
            <w:pPr>
              <w:rPr>
                <w:ins w:id="103" w:author="Pribil-Kövesdy Döníz" w:date="2026-09-22T12:15:00Z" w16du:dateUtc="2026-09-22T16:15:00Z"/>
              </w:rPr>
            </w:pPr>
            <w:ins w:id="104" w:author="Pribil-Kövesdy Döníz" w:date="2026-09-22T12:15:00Z" w16du:dateUtc="2026-09-22T16:15:00Z">
              <w:r>
                <w:t>Mobilitás időtartama</w:t>
              </w:r>
            </w:ins>
          </w:p>
          <w:p w14:paraId="759AF351" w14:textId="77777777" w:rsidR="00A236F9" w:rsidRDefault="00A236F9" w:rsidP="00AD06DF">
            <w:pPr>
              <w:rPr>
                <w:ins w:id="105" w:author="Pribil-Kövesdy Döníz" w:date="2026-09-22T12:15:00Z" w16du:dateUtc="2026-09-22T16:15:00Z"/>
              </w:rPr>
            </w:pPr>
            <w:ins w:id="106" w:author="Pribil-Kövesdy Döníz" w:date="2026-09-22T12:15:00Z" w16du:dateUtc="2026-09-22T16:15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4755679" w14:textId="77777777" w:rsidR="00A236F9" w:rsidRDefault="00A236F9" w:rsidP="0061350B">
            <w:pPr>
              <w:ind w:firstLine="882"/>
              <w:rPr>
                <w:ins w:id="107" w:author="Pribil-Kövesdy Döníz" w:date="2026-09-22T12:15:00Z" w16du:dateUtc="2026-09-22T16:15:00Z"/>
              </w:rPr>
            </w:pPr>
            <w:ins w:id="108" w:author="Pribil-Kövesdy Döníz" w:date="2026-09-22T12:15:00Z" w16du:dateUtc="2026-09-22T16:15:00Z">
              <w:r>
                <w:lastRenderedPageBreak/>
                <w:t>nap</w:t>
              </w:r>
            </w:ins>
          </w:p>
        </w:tc>
      </w:tr>
    </w:tbl>
    <w:p w14:paraId="28DFDDB3" w14:textId="77777777" w:rsidR="0061350B" w:rsidRDefault="0061350B">
      <w:pPr>
        <w:rPr>
          <w:ins w:id="109" w:author="Pribil-Kövesdy Döníz" w:date="2026-09-22T12:15:00Z" w16du:dateUtc="2026-09-22T16:15:00Z"/>
          <w:sz w:val="28"/>
          <w:szCs w:val="28"/>
          <w:highlight w:val="lightGray"/>
        </w:rPr>
      </w:pPr>
      <w:ins w:id="110" w:author="Pribil-Kövesdy Döníz" w:date="2026-09-22T12:15:00Z" w16du:dateUtc="2026-09-22T16:15:00Z">
        <w:r>
          <w:rPr>
            <w:sz w:val="28"/>
            <w:szCs w:val="28"/>
            <w:highlight w:val="lightGray"/>
          </w:rPr>
          <w:br w:type="page"/>
        </w:r>
      </w:ins>
    </w:p>
    <w:p w14:paraId="2F48D234" w14:textId="77777777" w:rsidR="007A6560" w:rsidRPr="007C10F6" w:rsidRDefault="007C10F6" w:rsidP="007C10F6">
      <w:pPr>
        <w:spacing w:line="240" w:lineRule="auto"/>
        <w:rPr>
          <w:ins w:id="111" w:author="Pribil-Kövesdy Döníz" w:date="2026-09-22T12:15:00Z" w16du:dateUtc="2026-09-22T16:15:00Z"/>
          <w:sz w:val="28"/>
          <w:szCs w:val="28"/>
        </w:rPr>
      </w:pPr>
      <w:ins w:id="112" w:author="Pribil-Kövesdy Döníz" w:date="2026-09-22T12:15:00Z" w16du:dateUtc="2026-09-22T16:15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AA65339" w14:textId="77777777" w:rsidTr="007A6560">
        <w:trPr>
          <w:ins w:id="113" w:author="Pribil-Kövesdy Döníz" w:date="2026-09-22T12:15:00Z" w16du:dateUtc="2026-09-22T16:15:00Z"/>
        </w:trPr>
        <w:tc>
          <w:tcPr>
            <w:tcW w:w="4714" w:type="dxa"/>
          </w:tcPr>
          <w:p w14:paraId="17B4D4E2" w14:textId="77777777" w:rsidR="007A6560" w:rsidRPr="004B3A33" w:rsidRDefault="007A6560" w:rsidP="007A6560">
            <w:pPr>
              <w:rPr>
                <w:ins w:id="114" w:author="Pribil-Kövesdy Döníz" w:date="2026-09-22T12:15:00Z" w16du:dateUtc="2026-09-22T16:15:00Z"/>
                <w:b/>
                <w:bCs/>
              </w:rPr>
            </w:pPr>
            <w:ins w:id="115" w:author="Pribil-Kövesdy Döníz" w:date="2026-09-22T12:15:00Z" w16du:dateUtc="2026-09-22T16:15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F579A3A" w14:textId="77777777" w:rsidR="007A6560" w:rsidRPr="00AD06DF" w:rsidRDefault="007A6560" w:rsidP="007A6560">
            <w:pPr>
              <w:rPr>
                <w:ins w:id="116" w:author="Pribil-Kövesdy Döníz" w:date="2026-09-22T12:15:00Z" w16du:dateUtc="2026-09-22T16:15:00Z"/>
              </w:rPr>
            </w:pPr>
            <w:ins w:id="117" w:author="Pribil-Kövesdy Döníz" w:date="2026-09-22T12:15:00Z" w16du:dateUtc="2026-09-22T16:15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EC4586C" w14:textId="77777777" w:rsidR="007A6560" w:rsidRPr="004B3A33" w:rsidRDefault="007A6560" w:rsidP="007A6560">
            <w:pPr>
              <w:rPr>
                <w:ins w:id="118" w:author="Pribil-Kövesdy Döníz" w:date="2026-09-22T12:15:00Z" w16du:dateUtc="2026-09-22T16:15:00Z"/>
                <w:b/>
                <w:bCs/>
              </w:rPr>
            </w:pPr>
            <w:ins w:id="119" w:author="Pribil-Kövesdy Döníz" w:date="2026-09-22T12:15:00Z" w16du:dateUtc="2026-09-22T16:15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D80E74C" w14:textId="77777777" w:rsidR="007A6560" w:rsidRPr="00AD06DF" w:rsidRDefault="007A6560" w:rsidP="004B3A33">
            <w:pPr>
              <w:rPr>
                <w:ins w:id="120" w:author="Pribil-Kövesdy Döníz" w:date="2026-09-22T12:15:00Z" w16du:dateUtc="2026-09-22T16:15:00Z"/>
              </w:rPr>
            </w:pPr>
            <w:ins w:id="121" w:author="Pribil-Kövesdy Döníz" w:date="2026-09-22T12:15:00Z" w16du:dateUtc="2026-09-22T16:15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5363411" w14:textId="77777777" w:rsidR="004B3A33" w:rsidRDefault="007A6560" w:rsidP="007A6560">
            <w:pPr>
              <w:rPr>
                <w:ins w:id="122" w:author="Pribil-Kövesdy Döníz" w:date="2026-09-22T12:15:00Z" w16du:dateUtc="2026-09-22T16:15:00Z"/>
              </w:rPr>
            </w:pPr>
            <w:ins w:id="123" w:author="Pribil-Kövesdy Döníz" w:date="2026-09-22T12:15:00Z" w16du:dateUtc="2026-09-22T16:15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B782167" w14:textId="77777777" w:rsidR="007A6560" w:rsidRPr="00AD06DF" w:rsidRDefault="004B3A33" w:rsidP="007A6560">
            <w:pPr>
              <w:rPr>
                <w:ins w:id="124" w:author="Pribil-Kövesdy Döníz" w:date="2026-09-22T12:15:00Z" w16du:dateUtc="2026-09-22T16:15:00Z"/>
              </w:rPr>
            </w:pPr>
            <w:ins w:id="125" w:author="Pribil-Kövesdy Döníz" w:date="2026-09-22T12:15:00Z" w16du:dateUtc="2026-09-22T16:15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C49C36A" w14:textId="77777777" w:rsidTr="007C10F6">
        <w:trPr>
          <w:trHeight w:val="2994"/>
          <w:ins w:id="126" w:author="Pribil-Kövesdy Döníz" w:date="2026-09-22T12:15:00Z" w16du:dateUtc="2026-09-22T16:15:00Z"/>
        </w:trPr>
        <w:tc>
          <w:tcPr>
            <w:tcW w:w="4714" w:type="dxa"/>
          </w:tcPr>
          <w:p w14:paraId="49D36D46" w14:textId="77777777" w:rsidR="007A6560" w:rsidRDefault="007A6560" w:rsidP="00391C9E">
            <w:pPr>
              <w:rPr>
                <w:ins w:id="127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4F13FFC7" w14:textId="77777777" w:rsidR="007A6560" w:rsidRDefault="007A6560" w:rsidP="00391C9E">
            <w:pPr>
              <w:rPr>
                <w:ins w:id="128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4D485DF8" w14:textId="77777777" w:rsidR="007A6560" w:rsidRDefault="007A6560" w:rsidP="00391C9E">
            <w:pPr>
              <w:rPr>
                <w:ins w:id="129" w:author="Pribil-Kövesdy Döníz" w:date="2026-09-22T12:15:00Z" w16du:dateUtc="2026-09-22T16:15:00Z"/>
              </w:rPr>
            </w:pPr>
          </w:p>
        </w:tc>
      </w:tr>
    </w:tbl>
    <w:p w14:paraId="64DAAEEB" w14:textId="77777777" w:rsidR="00686BE4" w:rsidRPr="00AD06DF" w:rsidRDefault="004B3A33" w:rsidP="00391C9E">
      <w:pPr>
        <w:spacing w:line="240" w:lineRule="auto"/>
        <w:rPr>
          <w:ins w:id="130" w:author="Pribil-Kövesdy Döníz" w:date="2026-09-22T12:15:00Z" w16du:dateUtc="2026-09-22T16:15:00Z"/>
        </w:rPr>
      </w:pPr>
      <w:ins w:id="131" w:author="Pribil-Kövesdy Döníz" w:date="2026-09-22T12:15:00Z" w16du:dateUtc="2026-09-22T16:15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4755F7D" w14:textId="77777777" w:rsidR="005E7FFD" w:rsidRDefault="005E7FFD" w:rsidP="00391C9E">
      <w:pPr>
        <w:spacing w:line="240" w:lineRule="auto"/>
        <w:rPr>
          <w:ins w:id="132" w:author="Pribil-Kövesdy Döníz" w:date="2026-09-22T12:15:00Z" w16du:dateUtc="2026-09-22T16:15:00Z"/>
        </w:rPr>
      </w:pPr>
      <w:ins w:id="133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5BE458D9" w14:textId="77777777" w:rsidTr="0061350B">
        <w:trPr>
          <w:trHeight w:val="2835"/>
          <w:ins w:id="134" w:author="Pribil-Kövesdy Döníz" w:date="2026-09-22T12:15:00Z" w16du:dateUtc="2026-09-22T16:15:00Z"/>
        </w:trPr>
        <w:tc>
          <w:tcPr>
            <w:tcW w:w="14142" w:type="dxa"/>
          </w:tcPr>
          <w:p w14:paraId="15DD0A64" w14:textId="77777777" w:rsidR="005E7FFD" w:rsidRDefault="005E7FFD" w:rsidP="0061350B">
            <w:pPr>
              <w:rPr>
                <w:ins w:id="135" w:author="Pribil-Kövesdy Döníz" w:date="2026-09-22T12:15:00Z" w16du:dateUtc="2026-09-22T16:15:00Z"/>
              </w:rPr>
            </w:pPr>
          </w:p>
        </w:tc>
      </w:tr>
    </w:tbl>
    <w:p w14:paraId="62315159" w14:textId="77777777" w:rsidR="00391C9E" w:rsidRDefault="00646D28" w:rsidP="00391C9E">
      <w:pPr>
        <w:spacing w:before="120" w:after="0" w:line="240" w:lineRule="auto"/>
        <w:rPr>
          <w:ins w:id="136" w:author="Pribil-Kövesdy Döníz" w:date="2026-09-22T12:15:00Z" w16du:dateUtc="2026-09-22T16:15:00Z"/>
          <w:sz w:val="28"/>
          <w:szCs w:val="28"/>
          <w:highlight w:val="lightGray"/>
        </w:rPr>
      </w:pPr>
      <w:ins w:id="137" w:author="Pribil-Kövesdy Döníz" w:date="2026-09-22T12:15:00Z" w16du:dateUtc="2026-09-22T16:15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190ABF57" w14:textId="77777777" w:rsidR="00391C9E" w:rsidRDefault="00391C9E" w:rsidP="00391C9E">
      <w:pPr>
        <w:spacing w:before="120" w:after="0" w:line="240" w:lineRule="auto"/>
        <w:rPr>
          <w:ins w:id="138" w:author="Pribil-Kövesdy Döníz" w:date="2026-09-22T12:15:00Z" w16du:dateUtc="2026-09-22T16:15:00Z"/>
        </w:rPr>
      </w:pPr>
      <w:ins w:id="139" w:author="Pribil-Kövesdy Döníz" w:date="2026-09-22T12:15:00Z" w16du:dateUtc="2026-09-22T16:15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2740E90" w14:textId="77777777" w:rsidTr="003C2C83">
        <w:trPr>
          <w:trHeight w:val="1701"/>
          <w:ins w:id="140" w:author="Pribil-Kövesdy Döníz" w:date="2026-09-22T12:15:00Z" w16du:dateUtc="2026-09-22T16:15:00Z"/>
        </w:trPr>
        <w:tc>
          <w:tcPr>
            <w:tcW w:w="14142" w:type="dxa"/>
          </w:tcPr>
          <w:p w14:paraId="4C5B37AF" w14:textId="77777777" w:rsidR="00391C9E" w:rsidRDefault="00391C9E" w:rsidP="0061350B">
            <w:pPr>
              <w:spacing w:before="120"/>
              <w:rPr>
                <w:ins w:id="141" w:author="Pribil-Kövesdy Döníz" w:date="2026-09-22T12:15:00Z" w16du:dateUtc="2026-09-22T16:15:00Z"/>
              </w:rPr>
            </w:pPr>
          </w:p>
        </w:tc>
      </w:tr>
    </w:tbl>
    <w:p w14:paraId="195F89E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42" w:author="Pribil-Kövesdy Döníz" w:date="2026-09-22T12:15:00Z" w16du:dateUtc="2026-09-22T16:15:00Z"/>
          <w:sz w:val="28"/>
          <w:szCs w:val="28"/>
        </w:rPr>
      </w:pPr>
      <w:ins w:id="143" w:author="Pribil-Kövesdy Döníz" w:date="2026-09-22T12:15:00Z" w16du:dateUtc="2026-09-22T16:15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034AAB5" w14:textId="77777777" w:rsidR="005A10FC" w:rsidRDefault="003C2C83" w:rsidP="00133C7E">
      <w:pPr>
        <w:spacing w:after="0" w:line="300" w:lineRule="exact"/>
        <w:jc w:val="both"/>
        <w:rPr>
          <w:del w:id="144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ins w:id="145" w:author="Pribil-Kövesdy Döníz" w:date="2026-09-22T12:15:00Z" w16du:dateUtc="2026-09-22T16:15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4F85A869" w14:textId="77777777" w:rsidR="00EE25EF" w:rsidRDefault="00EE25EF" w:rsidP="00133C7E">
      <w:pPr>
        <w:spacing w:after="0" w:line="300" w:lineRule="exact"/>
        <w:jc w:val="both"/>
        <w:rPr>
          <w:del w:id="146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559AA8FF" w14:textId="77777777" w:rsidR="00EE25EF" w:rsidRDefault="00EE25EF" w:rsidP="00133C7E">
      <w:pPr>
        <w:spacing w:after="0" w:line="300" w:lineRule="exact"/>
        <w:jc w:val="center"/>
        <w:rPr>
          <w:del w:id="147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48" w:author="Pribil-Kövesdy Döníz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>§ 2</w:delText>
        </w:r>
      </w:del>
    </w:p>
    <w:p w14:paraId="29522B36" w14:textId="77777777" w:rsidR="009F03CE" w:rsidRPr="009F03CE" w:rsidRDefault="00952F40" w:rsidP="00133C7E">
      <w:pPr>
        <w:spacing w:after="0" w:line="300" w:lineRule="exact"/>
        <w:jc w:val="both"/>
        <w:rPr>
          <w:del w:id="149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50" w:author="Pribil-Kövesdy Döníz" w:date="2026-09-22T12:15:00Z" w16du:dateUtc="2026-09-22T16:15:00Z">
        <w:r w:rsidRPr="00952F40">
          <w:rPr>
            <w:rFonts w:ascii="Times New Roman" w:hAnsi="Times New Roman" w:cs="Times New Roman"/>
            <w:sz w:val="24"/>
            <w:szCs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 w:cs="Times New Roman"/>
            <w:sz w:val="24"/>
            <w:szCs w:val="24"/>
          </w:rPr>
          <w:br/>
        </w:r>
        <w:r w:rsidRPr="00952F40">
          <w:rPr>
            <w:rFonts w:ascii="Times New Roman" w:hAnsi="Times New Roman" w:cs="Times New Roman"/>
            <w:sz w:val="24"/>
            <w:szCs w:val="24"/>
          </w:rPr>
          <w:delText>i opublikowaniu na stronie internetowej Urzędu Miasta Torunia.</w:delText>
        </w:r>
      </w:del>
    </w:p>
    <w:p w14:paraId="505071A9" w14:textId="77777777" w:rsidR="009F03CE" w:rsidRDefault="009F03CE" w:rsidP="00133C7E">
      <w:pPr>
        <w:spacing w:after="0" w:line="300" w:lineRule="exact"/>
        <w:jc w:val="both"/>
        <w:rPr>
          <w:del w:id="151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39253F54" w14:textId="77777777" w:rsidR="00CB322E" w:rsidRDefault="00CB322E" w:rsidP="00133C7E">
      <w:pPr>
        <w:spacing w:after="0" w:line="300" w:lineRule="exact"/>
        <w:ind w:firstLine="708"/>
        <w:jc w:val="center"/>
        <w:rPr>
          <w:del w:id="152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4FB58AC" w14:textId="77777777" w:rsidR="005A10FC" w:rsidRDefault="005A10FC" w:rsidP="00133C7E">
      <w:pPr>
        <w:spacing w:after="0" w:line="300" w:lineRule="exact"/>
        <w:ind w:firstLine="708"/>
        <w:jc w:val="center"/>
        <w:rPr>
          <w:del w:id="153" w:author="Pribil-Kövesdy Döníz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1985B28D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154" w:author="Pribil-Kövesdy Döníz" w:date="2026-09-22T12:15:00Z" w16du:dateUtc="2026-09-22T16:15:00Z"/>
          <w:rFonts w:cs="Times New Roman"/>
          <w:b/>
          <w:sz w:val="24"/>
          <w:szCs w:val="24"/>
        </w:rPr>
      </w:pPr>
      <w:del w:id="155" w:author="Pribil-Kövesdy Döníz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391F8C90" w14:textId="77777777" w:rsid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56" w:author="Pribil-Kövesdy Döníz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0A6032C7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57" w:author="Pribil-Kövesdy Döníz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2788B431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58" w:author="Pribil-Kövesdy Döníz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159" w:author="Pribil-Kövesdy Döníz" w:date="2026-09-22T12:15:00Z" w16du:dateUtc="2026-09-22T16:15:00Z"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</w:del>
    </w:p>
    <w:p w14:paraId="4275829C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after="0" w:line="300" w:lineRule="exact"/>
        <w:ind w:left="5664"/>
        <w:jc w:val="both"/>
        <w:textAlignment w:val="baseline"/>
        <w:rPr>
          <w:del w:id="160" w:author="Pribil-Kövesdy Döníz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161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 xml:space="preserve">        </w:delText>
        </w:r>
        <w:r w:rsidR="005A10FC"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>Michał Zaleski</w:delText>
        </w:r>
      </w:del>
    </w:p>
    <w:p w14:paraId="3120671A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after="0" w:line="300" w:lineRule="exact"/>
        <w:rPr>
          <w:del w:id="162" w:author="Pribil-Kövesdy Döníz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3200E69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63" w:author="Pribil-Kövesdy Döníz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FD5B44D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64" w:author="Pribil-Kövesdy Döníz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165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Zmiany regulaminu wprowadzone niniejszym zarządzeniem</w:delText>
        </w:r>
      </w:del>
    </w:p>
    <w:p w14:paraId="0472C5DE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66" w:author="Pribil-Kövesdy Döníz" w:date="2026-09-22T12:15:00Z" w16du:dateUtc="2026-09-22T16:15:00Z"/>
          <w:rFonts w:ascii="Times New Roman" w:eastAsia="Times New Roman" w:hAnsi="Times New Roman" w:cs="Times New Roman"/>
          <w:b/>
          <w:lang w:eastAsia="pl-PL"/>
        </w:rPr>
      </w:pPr>
      <w:del w:id="167" w:author="Pribil-Kövesdy Döníz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został</w:delText>
        </w:r>
        <w:r w:rsidR="00255DFF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y uzgodnione</w:delText>
        </w:r>
        <w:r w:rsidR="00E71B95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 Niezależnym Samorządnym Związkiem</w:delText>
        </w:r>
      </w:del>
    </w:p>
    <w:p w14:paraId="421D8B99" w14:textId="77777777" w:rsidR="00D87D76" w:rsidRDefault="005A10FC" w:rsidP="00397A1C">
      <w:pPr>
        <w:pBdr>
          <w:bottom w:val="single" w:sz="6" w:space="1" w:color="auto"/>
        </w:pBdr>
        <w:spacing w:after="0" w:line="240" w:lineRule="auto"/>
        <w:jc w:val="both"/>
        <w:rPr>
          <w:del w:id="168" w:author="Pribil-Kövesdy Döníz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169" w:author="Pribil-Kövesdy Döníz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Zawodowym Pracowników Administracji</w:delText>
        </w:r>
        <w:r w:rsidR="00397A1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przy Urzędzie Miasta Torunia</w:delText>
        </w:r>
      </w:del>
    </w:p>
    <w:p w14:paraId="02813E08" w14:textId="77777777" w:rsidR="004A308D" w:rsidRPr="00402A4C" w:rsidRDefault="004A308D" w:rsidP="00133C7E">
      <w:pPr>
        <w:pStyle w:val="BodyText2"/>
        <w:spacing w:after="0" w:line="240" w:lineRule="auto"/>
        <w:jc w:val="both"/>
        <w:rPr>
          <w:del w:id="170" w:author="Pribil-Kövesdy Döníz" w:date="2026-09-22T12:15:00Z" w16du:dateUtc="2026-09-22T16:15:00Z"/>
          <w:sz w:val="17"/>
          <w:szCs w:val="17"/>
        </w:rPr>
      </w:pPr>
      <w:del w:id="171" w:author="Pribil-Kövesdy Döníz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33357D64" w14:textId="77777777" w:rsidR="00EE25EF" w:rsidRPr="003C2C83" w:rsidRDefault="00FF0A90" w:rsidP="003C2C83">
      <w:pPr>
        <w:tabs>
          <w:tab w:val="left" w:pos="11340"/>
        </w:tabs>
        <w:spacing w:after="0" w:line="240" w:lineRule="auto"/>
        <w:rPr>
          <w:sz w:val="28"/>
          <w:rPrChange w:id="172" w:author="Pribil-Kövesdy Döníz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173" w:author="Pribil-Kövesdy Döníz" w:date="2026-09-22T12:15:00Z" w16du:dateUtc="2026-09-22T16:15:00Z">
          <w:pPr>
            <w:spacing w:after="0" w:line="240" w:lineRule="auto"/>
            <w:jc w:val="both"/>
          </w:pPr>
        </w:pPrChange>
      </w:pPr>
      <w:del w:id="174" w:author="Pribil-Kövesdy Döníz" w:date="2026-09-22T12:15:00Z" w16du:dateUtc="2026-09-22T16:15:00Z">
        <w:r>
          <w:rPr>
            <w:rFonts w:ascii="Times New Roman" w:hAnsi="Times New Roman" w:cs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 w:cs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nr 230 z dnia 26.10.2020 r. oraz nr 253 z dnia 09.11.2020 r.</w:delText>
        </w:r>
      </w:del>
    </w:p>
    <w:sectPr w:rsidR="00EE25EF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78" w:author="Pribil-Kövesdy Döníz" w:date="2026-09-22T12:15:00Z" w16du:dateUtc="2026-09-22T16:15:00Z">
        <w:sectPr w:rsidR="00EE25EF" w:rsidRPr="003C2C83" w:rsidSect="00AD06DF">
          <w:pgSz w:w="11906" w:h="16838" w:orient="portrait"/>
          <w:pgMar w:top="568" w:right="1417" w:bottom="426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7948C5" w14:textId="77777777" w:rsidR="00553292" w:rsidRDefault="00553292" w:rsidP="008D62D9">
      <w:pPr>
        <w:spacing w:after="0" w:line="240" w:lineRule="auto"/>
      </w:pPr>
      <w:r>
        <w:separator/>
      </w:r>
    </w:p>
  </w:endnote>
  <w:endnote w:type="continuationSeparator" w:id="0">
    <w:p w14:paraId="3960E26B" w14:textId="77777777" w:rsidR="00553292" w:rsidRDefault="00553292" w:rsidP="008D6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B3E6A" w14:textId="77777777" w:rsidR="008D62D9" w:rsidRDefault="008D6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22827C" w14:textId="77777777" w:rsidR="00553292" w:rsidRDefault="00553292" w:rsidP="008D62D9">
      <w:pPr>
        <w:spacing w:after="0" w:line="240" w:lineRule="auto"/>
      </w:pPr>
      <w:r>
        <w:separator/>
      </w:r>
    </w:p>
  </w:footnote>
  <w:footnote w:type="continuationSeparator" w:id="0">
    <w:p w14:paraId="14D51719" w14:textId="77777777" w:rsidR="00553292" w:rsidRDefault="00553292" w:rsidP="008D6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2D49A" w14:textId="77777777" w:rsidR="008D62D9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75" w:author="Pribil-Kövesdy Döníz" w:date="2026-09-22T12:15:00Z" w16du:dateUtc="2026-09-22T16:15:00Z">
          <w:rPr/>
        </w:rPrChange>
      </w:rPr>
      <w:pPrChange w:id="176" w:author="Pribil-Kövesdy Döníz" w:date="2026-09-22T12:15:00Z" w16du:dateUtc="2026-09-22T16:15:00Z">
        <w:pPr>
          <w:pStyle w:val="Header"/>
        </w:pPr>
      </w:pPrChange>
    </w:pPr>
    <w:ins w:id="177" w:author="Pribil-Kövesdy Döníz" w:date="2026-09-22T12:15:00Z" w16du:dateUtc="2026-09-22T16:15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710264">
    <w:abstractNumId w:val="1"/>
  </w:num>
  <w:num w:numId="2" w16cid:durableId="914783435">
    <w:abstractNumId w:val="0"/>
  </w:num>
  <w:num w:numId="3" w16cid:durableId="1105080773">
    <w:abstractNumId w:val="2"/>
  </w:num>
  <w:num w:numId="4" w16cid:durableId="787623082">
    <w:abstractNumId w:val="5"/>
  </w:num>
  <w:num w:numId="5" w16cid:durableId="1719280385">
    <w:abstractNumId w:val="4"/>
  </w:num>
  <w:num w:numId="6" w16cid:durableId="300155657">
    <w:abstractNumId w:val="6"/>
  </w:num>
  <w:num w:numId="7" w16cid:durableId="12198973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3779A"/>
    <w:rsid w:val="000740C7"/>
    <w:rsid w:val="00086CDA"/>
    <w:rsid w:val="00097892"/>
    <w:rsid w:val="00133C7E"/>
    <w:rsid w:val="0017736E"/>
    <w:rsid w:val="001A5D49"/>
    <w:rsid w:val="00255DFF"/>
    <w:rsid w:val="00287C3F"/>
    <w:rsid w:val="002E38FF"/>
    <w:rsid w:val="003103D9"/>
    <w:rsid w:val="00391C9E"/>
    <w:rsid w:val="00397A1C"/>
    <w:rsid w:val="003C2C83"/>
    <w:rsid w:val="00440F44"/>
    <w:rsid w:val="00467293"/>
    <w:rsid w:val="004A308D"/>
    <w:rsid w:val="004B3A33"/>
    <w:rsid w:val="00553292"/>
    <w:rsid w:val="005A10FC"/>
    <w:rsid w:val="005A464B"/>
    <w:rsid w:val="005D6C83"/>
    <w:rsid w:val="005E27DD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3FED"/>
    <w:rsid w:val="00875E83"/>
    <w:rsid w:val="008B235B"/>
    <w:rsid w:val="008B7245"/>
    <w:rsid w:val="008D62D9"/>
    <w:rsid w:val="0093536C"/>
    <w:rsid w:val="00952F40"/>
    <w:rsid w:val="009F03CE"/>
    <w:rsid w:val="009F1231"/>
    <w:rsid w:val="00A1440D"/>
    <w:rsid w:val="00A236F9"/>
    <w:rsid w:val="00AC010B"/>
    <w:rsid w:val="00AD06DF"/>
    <w:rsid w:val="00BF2A35"/>
    <w:rsid w:val="00C16EE5"/>
    <w:rsid w:val="00C624FE"/>
    <w:rsid w:val="00CB322E"/>
    <w:rsid w:val="00D12036"/>
    <w:rsid w:val="00D52C92"/>
    <w:rsid w:val="00D87D76"/>
    <w:rsid w:val="00E71B95"/>
    <w:rsid w:val="00E95482"/>
    <w:rsid w:val="00EA2E34"/>
    <w:rsid w:val="00EE25EF"/>
    <w:rsid w:val="00F520F7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5:00Z">
        <w:pPr>
          <w:spacing w:after="200" w:line="276" w:lineRule="auto"/>
        </w:pPr>
      </w:pPrChange>
    </w:pPr>
    <w:rPr>
      <w:lang w:val="hu-HU"/>
      <w:rPrChange w:id="0" w:author="Pribil-Kövesdy Döníz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F03CE"/>
    <w:pPr>
      <w:ind w:left="720"/>
      <w:contextualSpacing/>
    </w:pPr>
  </w:style>
  <w:style w:type="paragraph" w:styleId="BodyText2">
    <w:name w:val="Body Text 2"/>
    <w:basedOn w:val="Normal"/>
    <w:link w:val="BodyText2Char"/>
    <w:rsid w:val="004A308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1" w:author="Pribil-Kövesdy Döníz" w:date="2026-09-22T12:15:00Z">
        <w:pPr/>
      </w:pPrChange>
    </w:pPr>
    <w:rPr>
      <w:rFonts w:ascii="Tahoma" w:hAnsi="Tahoma" w:cs="Tahoma"/>
      <w:sz w:val="16"/>
      <w:szCs w:val="16"/>
      <w:rPrChange w:id="1" w:author="Pribil-Kövesdy Döníz" w:date="2026-09-22T12:15:00Z">
        <w:rPr>
          <w:rFonts w:ascii="Segoe UI" w:eastAsiaTheme="minorHAnsi" w:hAnsi="Segoe UI" w:cs="Segoe UI"/>
          <w:sz w:val="18"/>
          <w:szCs w:val="18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76"/>
    <w:rPr>
      <w:rFonts w:ascii="Tahoma" w:hAnsi="Tahoma" w:cs="Tahoma"/>
      <w:sz w:val="16"/>
      <w:szCs w:val="16"/>
      <w:lang w:val="hu-H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C3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C3F"/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5:00Z">
        <w:pPr>
          <w:tabs>
            <w:tab w:val="center" w:pos="4536"/>
            <w:tab w:val="right" w:pos="9072"/>
          </w:tabs>
        </w:pPr>
      </w:pPrChange>
    </w:pPr>
    <w:rPr>
      <w:rPrChange w:id="2" w:author="Pribil-Kövesdy Döníz" w:date="2026-09-22T12:15:00Z">
        <w:rPr>
          <w:sz w:val="24"/>
          <w:szCs w:val="24"/>
          <w:lang w:val="hu-HU" w:eastAsia="pl-PL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87C3F"/>
    <w:rPr>
      <w:lang w:val="hu-HU"/>
    </w:rPr>
  </w:style>
  <w:style w:type="table" w:styleId="TableGrid">
    <w:name w:val="Table Grid"/>
    <w:basedOn w:val="TableNormal"/>
    <w:uiPriority w:val="5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62D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6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D9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