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1523A4" w14:textId="77777777" w:rsidR="00566CD3" w:rsidRDefault="00566CD3" w:rsidP="00566CD3"/>
    <w:p w14:paraId="00711505" w14:textId="77777777" w:rsidR="001E08FA" w:rsidRDefault="00C40747" w:rsidP="001E08FA">
      <w:pPr>
        <w:rPr>
          <w:ins w:id="10" w:author="1" w:date="2026-09-22T12:16:00Z" w16du:dateUtc="2026-09-22T16:16:00Z"/>
          <w:b/>
          <w:szCs w:val="24"/>
        </w:rPr>
      </w:pPr>
      <w:ins w:id="11" w:author="1" w:date="2026-09-22T12:16:00Z" w16du:dateUtc="2026-09-22T16:16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0D401199" w14:textId="77777777" w:rsidR="001E08FA" w:rsidRDefault="001E08FA" w:rsidP="001E08FA">
      <w:pPr>
        <w:jc w:val="center"/>
        <w:rPr>
          <w:ins w:id="12" w:author="1" w:date="2026-09-22T12:16:00Z" w16du:dateUtc="2026-09-22T16:16:00Z"/>
          <w:b/>
          <w:szCs w:val="24"/>
        </w:rPr>
      </w:pPr>
    </w:p>
    <w:p w14:paraId="6DEFD793" w14:textId="77777777" w:rsidR="001E08FA" w:rsidRDefault="001E08FA" w:rsidP="001E08FA">
      <w:pPr>
        <w:jc w:val="center"/>
        <w:rPr>
          <w:ins w:id="13" w:author="1" w:date="2026-09-22T12:16:00Z" w16du:dateUtc="2026-09-22T16:16:00Z"/>
          <w:b/>
          <w:szCs w:val="24"/>
        </w:rPr>
      </w:pPr>
    </w:p>
    <w:p w14:paraId="252E0233" w14:textId="77777777" w:rsidR="001E08FA" w:rsidRPr="001E08FA" w:rsidRDefault="001E08FA" w:rsidP="001E08FA">
      <w:pPr>
        <w:rPr>
          <w:ins w:id="14" w:author="1" w:date="2026-09-22T12:16:00Z" w16du:dateUtc="2026-09-22T16:16:00Z"/>
          <w:rFonts w:ascii="Times New Roman" w:hAnsi="Times New Roman" w:cs="Times New Roman"/>
          <w:b/>
          <w:sz w:val="24"/>
          <w:szCs w:val="24"/>
        </w:rPr>
      </w:pPr>
    </w:p>
    <w:p w14:paraId="71172DE0" w14:textId="77777777" w:rsidR="001E08FA" w:rsidRDefault="001E08FA" w:rsidP="001E08FA">
      <w:pPr>
        <w:jc w:val="center"/>
        <w:rPr>
          <w:ins w:id="15" w:author="1" w:date="2026-09-22T12:16:00Z" w16du:dateUtc="2026-09-22T16:16:00Z"/>
          <w:rFonts w:ascii="Times New Roman" w:hAnsi="Times New Roman" w:cs="Times New Roman"/>
          <w:b/>
          <w:sz w:val="24"/>
          <w:szCs w:val="24"/>
        </w:rPr>
      </w:pPr>
    </w:p>
    <w:p w14:paraId="2147D1EE" w14:textId="77777777" w:rsidR="00F37F73" w:rsidRDefault="001E08FA" w:rsidP="001E08FA">
      <w:pPr>
        <w:jc w:val="center"/>
        <w:rPr>
          <w:ins w:id="16" w:author="1" w:date="2026-09-22T12:16:00Z" w16du:dateUtc="2026-09-22T16:16:00Z"/>
          <w:rFonts w:ascii="Times New Roman" w:hAnsi="Times New Roman" w:cs="Times New Roman"/>
          <w:b/>
          <w:sz w:val="24"/>
          <w:szCs w:val="24"/>
        </w:rPr>
      </w:pPr>
      <w:ins w:id="17" w:author="1" w:date="2026-09-22T12:16:00Z" w16du:dateUtc="2026-09-22T16:16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5B4D4BFC" w14:textId="77777777" w:rsidR="001E08FA" w:rsidRPr="001E08FA" w:rsidRDefault="001E08FA" w:rsidP="001E08FA">
      <w:pPr>
        <w:jc w:val="center"/>
        <w:rPr>
          <w:ins w:id="18" w:author="1" w:date="2026-09-22T12:16:00Z" w16du:dateUtc="2026-09-22T16:16:00Z"/>
          <w:rFonts w:ascii="Times New Roman" w:hAnsi="Times New Roman" w:cs="Times New Roman"/>
          <w:b/>
          <w:sz w:val="24"/>
          <w:szCs w:val="24"/>
        </w:rPr>
      </w:pPr>
      <w:ins w:id="19" w:author="1" w:date="2026-09-22T12:16:00Z" w16du:dateUtc="2026-09-22T16:16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3F68E90D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0" w:author="1" w:date="2026-09-22T12:16:00Z" w16du:dateUtc="2026-09-22T16:16:00Z"/>
          <w:rFonts w:ascii="Times New Roman" w:hAnsi="Times New Roman" w:cs="Times New Roman"/>
          <w:b/>
          <w:sz w:val="24"/>
          <w:szCs w:val="24"/>
        </w:rPr>
      </w:pPr>
      <w:ins w:id="21" w:author="1" w:date="2026-09-22T12:16:00Z" w16du:dateUtc="2026-09-22T16:16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36C15DC8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2" w:author="1" w:date="2026-09-22T12:16:00Z" w16du:dateUtc="2026-09-22T16:16:00Z"/>
          <w:b/>
          <w:sz w:val="24"/>
          <w:szCs w:val="24"/>
        </w:rPr>
      </w:pPr>
    </w:p>
    <w:p w14:paraId="33379521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3" w:author="1" w:date="2026-09-22T12:16:00Z" w16du:dateUtc="2026-09-22T16:16:00Z"/>
          <w:b/>
          <w:sz w:val="24"/>
          <w:szCs w:val="24"/>
        </w:rPr>
      </w:pPr>
      <w:ins w:id="24" w:author="1" w:date="2026-09-22T12:16:00Z" w16du:dateUtc="2026-09-22T16:16:00Z">
        <w:r w:rsidRPr="001E08FA">
          <w:rPr>
            <w:b/>
            <w:sz w:val="24"/>
            <w:szCs w:val="24"/>
          </w:rPr>
          <w:t>РЕШЕНИЕ (проект)</w:t>
        </w:r>
      </w:ins>
    </w:p>
    <w:p w14:paraId="7660D3CC" w14:textId="77777777" w:rsidR="001E08FA" w:rsidRPr="001E08FA" w:rsidRDefault="001E08FA" w:rsidP="001E08FA">
      <w:pPr>
        <w:rPr>
          <w:ins w:id="25" w:author="1" w:date="2026-09-22T12:16:00Z" w16du:dateUtc="2026-09-22T16:16:00Z"/>
          <w:rFonts w:ascii="Times New Roman" w:hAnsi="Times New Roman" w:cs="Times New Roman"/>
          <w:sz w:val="24"/>
          <w:szCs w:val="24"/>
        </w:rPr>
      </w:pPr>
    </w:p>
    <w:p w14:paraId="7BAA3DE1" w14:textId="77777777" w:rsidR="001E08FA" w:rsidRPr="001E08FA" w:rsidRDefault="001E08FA" w:rsidP="001E08FA">
      <w:pPr>
        <w:rPr>
          <w:ins w:id="26" w:author="1" w:date="2026-09-22T12:16:00Z" w16du:dateUtc="2026-09-22T16:16:00Z"/>
          <w:rFonts w:ascii="Times New Roman" w:hAnsi="Times New Roman" w:cs="Times New Roman"/>
          <w:sz w:val="24"/>
          <w:szCs w:val="24"/>
        </w:rPr>
      </w:pPr>
      <w:ins w:id="27" w:author="1" w:date="2026-09-22T12:16:00Z" w16du:dateUtc="2026-09-22T16:16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4D14DBD8" w14:textId="77777777" w:rsidR="001E08FA" w:rsidRPr="001E08FA" w:rsidRDefault="001E08FA" w:rsidP="001E08FA">
      <w:pPr>
        <w:rPr>
          <w:ins w:id="28" w:author="1" w:date="2026-09-22T12:16:00Z" w16du:dateUtc="2026-09-22T16:16:00Z"/>
          <w:rFonts w:ascii="Times New Roman" w:hAnsi="Times New Roman" w:cs="Times New Roman"/>
          <w:b/>
          <w:bCs/>
          <w:sz w:val="24"/>
          <w:szCs w:val="24"/>
        </w:rPr>
      </w:pPr>
    </w:p>
    <w:p w14:paraId="3442D818" w14:textId="77777777" w:rsidR="001E08FA" w:rsidRPr="001E08FA" w:rsidRDefault="001E08FA" w:rsidP="001E08FA">
      <w:pPr>
        <w:rPr>
          <w:ins w:id="29" w:author="1" w:date="2026-09-22T12:16:00Z" w16du:dateUtc="2026-09-22T16:16:00Z"/>
          <w:rFonts w:ascii="Times New Roman" w:hAnsi="Times New Roman" w:cs="Times New Roman"/>
          <w:sz w:val="24"/>
          <w:szCs w:val="24"/>
        </w:rPr>
      </w:pPr>
    </w:p>
    <w:p w14:paraId="0368D668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0" w:author="1" w:date="2026-09-22T12:16:00Z" w16du:dateUtc="2026-09-22T16:16:00Z"/>
          <w:b/>
          <w:spacing w:val="-2"/>
        </w:rPr>
      </w:pPr>
    </w:p>
    <w:p w14:paraId="67F60468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1" w:author="1" w:date="2026-09-22T12:16:00Z" w16du:dateUtc="2026-09-22T16:16:00Z"/>
          <w:b/>
          <w:spacing w:val="-2"/>
        </w:rPr>
      </w:pPr>
      <w:ins w:id="32" w:author="1" w:date="2026-09-22T12:16:00Z" w16du:dateUtc="2026-09-22T16:16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64140590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3" w:author="1" w:date="2026-09-22T12:16:00Z" w16du:dateUtc="2026-09-22T16:16:00Z"/>
          <w:b/>
          <w:spacing w:val="-2"/>
        </w:rPr>
      </w:pPr>
    </w:p>
    <w:p w14:paraId="6F2641D9" w14:textId="77777777" w:rsidR="001E08FA" w:rsidRDefault="001E08FA" w:rsidP="001E08FA">
      <w:pPr>
        <w:pStyle w:val="21"/>
        <w:jc w:val="center"/>
        <w:rPr>
          <w:ins w:id="34" w:author="1" w:date="2026-09-22T12:16:00Z" w16du:dateUtc="2026-09-22T16:16:00Z"/>
          <w:sz w:val="24"/>
          <w:szCs w:val="24"/>
        </w:rPr>
      </w:pPr>
    </w:p>
    <w:p w14:paraId="29B90830" w14:textId="77777777" w:rsidR="001E08FA" w:rsidRDefault="001E08FA" w:rsidP="009C61C2">
      <w:pPr>
        <w:pStyle w:val="21"/>
        <w:jc w:val="both"/>
        <w:rPr>
          <w:ins w:id="35" w:author="1" w:date="2026-09-22T12:16:00Z" w16du:dateUtc="2026-09-22T16:16:00Z"/>
          <w:sz w:val="24"/>
          <w:szCs w:val="24"/>
        </w:rPr>
      </w:pPr>
      <w:ins w:id="36" w:author="1" w:date="2026-09-22T12:16:00Z" w16du:dateUtc="2026-09-22T16:16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3A7BD18F" w14:textId="77777777" w:rsidR="001E08FA" w:rsidRDefault="001E08FA" w:rsidP="001E08FA">
      <w:pPr>
        <w:pStyle w:val="21"/>
        <w:jc w:val="center"/>
        <w:rPr>
          <w:ins w:id="37" w:author="1" w:date="2026-09-22T12:16:00Z" w16du:dateUtc="2026-09-22T16:16:00Z"/>
          <w:sz w:val="24"/>
          <w:szCs w:val="24"/>
        </w:rPr>
      </w:pPr>
    </w:p>
    <w:p w14:paraId="3B2336A9" w14:textId="77777777" w:rsidR="001E08FA" w:rsidRPr="001E08FA" w:rsidRDefault="001E08FA" w:rsidP="001E08FA">
      <w:pPr>
        <w:pStyle w:val="21"/>
        <w:jc w:val="center"/>
        <w:rPr>
          <w:ins w:id="38" w:author="1" w:date="2026-09-22T12:16:00Z" w16du:dateUtc="2026-09-22T16:16:00Z"/>
          <w:b/>
          <w:sz w:val="24"/>
          <w:szCs w:val="24"/>
        </w:rPr>
      </w:pPr>
      <w:ins w:id="39" w:author="1" w:date="2026-09-22T12:16:00Z" w16du:dateUtc="2026-09-22T16:16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50F4D7D2" w14:textId="77777777" w:rsidR="001E08FA" w:rsidRPr="001E08FA" w:rsidRDefault="001E08FA" w:rsidP="001E08FA">
      <w:pPr>
        <w:pStyle w:val="21"/>
        <w:jc w:val="center"/>
        <w:rPr>
          <w:ins w:id="40" w:author="1" w:date="2026-09-22T12:16:00Z" w16du:dateUtc="2026-09-22T16:16:00Z"/>
          <w:b/>
          <w:sz w:val="24"/>
          <w:szCs w:val="24"/>
        </w:rPr>
      </w:pPr>
      <w:ins w:id="41" w:author="1" w:date="2026-09-22T12:16:00Z" w16du:dateUtc="2026-09-22T16:16:00Z">
        <w:r w:rsidRPr="001E08FA">
          <w:rPr>
            <w:b/>
            <w:sz w:val="24"/>
            <w:szCs w:val="24"/>
          </w:rPr>
          <w:t>РЕШИЛ:</w:t>
        </w:r>
      </w:ins>
    </w:p>
    <w:p w14:paraId="5C0878BE" w14:textId="77777777" w:rsidR="001E08FA" w:rsidRPr="001E08FA" w:rsidRDefault="001E08FA" w:rsidP="001E08FA">
      <w:pPr>
        <w:pStyle w:val="21"/>
        <w:jc w:val="center"/>
        <w:rPr>
          <w:ins w:id="42" w:author="1" w:date="2026-09-22T12:16:00Z" w16du:dateUtc="2026-09-22T16:16:00Z"/>
          <w:b/>
          <w:sz w:val="24"/>
          <w:szCs w:val="24"/>
        </w:rPr>
      </w:pPr>
    </w:p>
    <w:p w14:paraId="4C0CE89D" w14:textId="77777777" w:rsidR="00F37F73" w:rsidRDefault="00F37F73" w:rsidP="00F37F73">
      <w:pPr>
        <w:numPr>
          <w:ilvl w:val="0"/>
          <w:numId w:val="23"/>
        </w:numPr>
        <w:ind w:left="0" w:firstLine="709"/>
        <w:jc w:val="both"/>
        <w:rPr>
          <w:ins w:id="43" w:author="1" w:date="2026-09-22T12:16:00Z" w16du:dateUtc="2026-09-22T16:16:00Z"/>
          <w:rFonts w:ascii="Times New Roman" w:hAnsi="Times New Roman" w:cs="Times New Roman"/>
          <w:sz w:val="24"/>
          <w:szCs w:val="24"/>
        </w:rPr>
      </w:pPr>
      <w:ins w:id="44" w:author="1" w:date="2026-09-22T12:16:00Z" w16du:dateUtc="2026-09-22T16:16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2644B5D7" w14:textId="77777777" w:rsidR="00F37F73" w:rsidRDefault="000B0709" w:rsidP="00FF542C">
      <w:pPr>
        <w:pStyle w:val="ListParagraph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ins w:id="45" w:author="1" w:date="2026-09-22T12:16:00Z" w16du:dateUtc="2026-09-22T16:16:00Z"/>
          <w:rFonts w:ascii="Times New Roman" w:hAnsi="Times New Roman"/>
          <w:sz w:val="24"/>
          <w:szCs w:val="24"/>
        </w:rPr>
      </w:pPr>
      <w:ins w:id="46" w:author="1" w:date="2026-09-22T12:16:00Z" w16du:dateUtc="2026-09-22T16:16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3500B4AD" w14:textId="77777777" w:rsidR="00F37F73" w:rsidRDefault="00FF542C" w:rsidP="00FF542C">
      <w:pPr>
        <w:pStyle w:val="ListParagraph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ins w:id="47" w:author="1" w:date="2026-09-22T12:16:00Z" w16du:dateUtc="2026-09-22T16:16:00Z"/>
          <w:rFonts w:ascii="Times New Roman" w:hAnsi="Times New Roman"/>
          <w:sz w:val="24"/>
          <w:szCs w:val="24"/>
        </w:rPr>
      </w:pPr>
      <w:ins w:id="48" w:author="1" w:date="2026-09-22T12:16:00Z" w16du:dateUtc="2026-09-22T16:16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772013D5" w14:textId="77777777" w:rsidR="00FF542C" w:rsidRDefault="00FF542C" w:rsidP="00FF542C">
      <w:pPr>
        <w:pStyle w:val="ListParagraph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ins w:id="49" w:author="1" w:date="2026-09-22T12:16:00Z" w16du:dateUtc="2026-09-22T16:16:00Z"/>
          <w:rFonts w:ascii="Times New Roman" w:hAnsi="Times New Roman"/>
          <w:sz w:val="24"/>
          <w:szCs w:val="24"/>
        </w:rPr>
      </w:pPr>
      <w:ins w:id="50" w:author="1" w:date="2026-09-22T12:16:00Z" w16du:dateUtc="2026-09-22T16:16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24A5BB0E" w14:textId="77777777" w:rsidR="00FF542C" w:rsidRDefault="00FF542C" w:rsidP="00FF542C">
      <w:pPr>
        <w:pStyle w:val="ListParagraph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ins w:id="51" w:author="1" w:date="2026-09-22T12:16:00Z" w16du:dateUtc="2026-09-22T16:16:00Z"/>
          <w:rFonts w:ascii="Times New Roman" w:hAnsi="Times New Roman"/>
          <w:sz w:val="24"/>
          <w:szCs w:val="24"/>
        </w:rPr>
      </w:pPr>
      <w:ins w:id="52" w:author="1" w:date="2026-09-22T12:16:00Z" w16du:dateUtc="2026-09-22T16:16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0505D87D" w14:textId="77777777" w:rsidR="00F37F73" w:rsidRDefault="00FF542C" w:rsidP="00FF542C">
      <w:pPr>
        <w:pStyle w:val="ListParagraph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ins w:id="53" w:author="1" w:date="2026-09-22T12:16:00Z" w16du:dateUtc="2026-09-22T16:16:00Z"/>
          <w:rFonts w:ascii="Times New Roman" w:hAnsi="Times New Roman"/>
          <w:sz w:val="24"/>
          <w:szCs w:val="24"/>
        </w:rPr>
      </w:pPr>
      <w:ins w:id="54" w:author="1" w:date="2026-09-22T12:16:00Z" w16du:dateUtc="2026-09-22T16:16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4C4EE310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5" w:author="1" w:date="2026-09-22T12:16:00Z" w16du:dateUtc="2026-09-22T16:16:00Z"/>
          <w:rFonts w:ascii="Times New Roman" w:hAnsi="Times New Roman"/>
          <w:sz w:val="24"/>
          <w:szCs w:val="24"/>
        </w:rPr>
      </w:pPr>
    </w:p>
    <w:p w14:paraId="0969CABC" w14:textId="77777777" w:rsidR="009C61C2" w:rsidRPr="00637047" w:rsidRDefault="001E08FA" w:rsidP="009C61C2">
      <w:pPr>
        <w:numPr>
          <w:ilvl w:val="0"/>
          <w:numId w:val="23"/>
        </w:numPr>
        <w:spacing w:after="240"/>
        <w:ind w:left="0" w:firstLine="709"/>
        <w:jc w:val="both"/>
        <w:rPr>
          <w:ins w:id="56" w:author="1" w:date="2026-09-22T12:16:00Z" w16du:dateUtc="2026-09-22T16:16:00Z"/>
          <w:rFonts w:ascii="Times New Roman" w:hAnsi="Times New Roman" w:cs="Times New Roman"/>
          <w:sz w:val="24"/>
          <w:szCs w:val="24"/>
        </w:rPr>
      </w:pPr>
      <w:ins w:id="57" w:author="1" w:date="2026-09-22T12:16:00Z" w16du:dateUtc="2026-09-22T16:16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3A9353AE" w14:textId="77777777" w:rsidR="001E08FA" w:rsidRPr="009C61C2" w:rsidRDefault="001E08FA" w:rsidP="009C61C2">
      <w:pPr>
        <w:numPr>
          <w:ilvl w:val="0"/>
          <w:numId w:val="23"/>
        </w:numPr>
        <w:spacing w:after="240"/>
        <w:ind w:left="0" w:firstLine="709"/>
        <w:jc w:val="both"/>
        <w:rPr>
          <w:ins w:id="58" w:author="1" w:date="2026-09-22T12:16:00Z" w16du:dateUtc="2026-09-22T16:16:00Z"/>
          <w:rFonts w:ascii="Times New Roman" w:hAnsi="Times New Roman" w:cs="Times New Roman"/>
          <w:sz w:val="24"/>
          <w:szCs w:val="24"/>
        </w:rPr>
      </w:pPr>
      <w:ins w:id="59" w:author="1" w:date="2026-09-22T12:16:00Z" w16du:dateUtc="2026-09-22T16:16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40FE1BB1" w14:textId="77777777" w:rsidR="001E08FA" w:rsidRPr="001E08FA" w:rsidRDefault="001E08FA" w:rsidP="001E08FA">
      <w:pPr>
        <w:rPr>
          <w:ins w:id="60" w:author="1" w:date="2026-09-22T12:16:00Z" w16du:dateUtc="2026-09-22T16:16:00Z"/>
          <w:rFonts w:ascii="Times New Roman" w:hAnsi="Times New Roman" w:cs="Times New Roman"/>
          <w:sz w:val="24"/>
          <w:szCs w:val="24"/>
        </w:rPr>
      </w:pPr>
    </w:p>
    <w:p w14:paraId="6F793B33" w14:textId="77777777" w:rsidR="001E08FA" w:rsidRPr="001E08FA" w:rsidRDefault="001E08FA" w:rsidP="001E08FA">
      <w:pPr>
        <w:rPr>
          <w:ins w:id="61" w:author="1" w:date="2026-09-22T12:16:00Z" w16du:dateUtc="2026-09-22T16:16:00Z"/>
          <w:rFonts w:ascii="Times New Roman" w:hAnsi="Times New Roman" w:cs="Times New Roman"/>
          <w:sz w:val="24"/>
          <w:szCs w:val="24"/>
        </w:rPr>
      </w:pPr>
    </w:p>
    <w:p w14:paraId="18E114EE" w14:textId="77777777" w:rsidR="001E08FA" w:rsidRPr="001E08FA" w:rsidRDefault="001E08FA" w:rsidP="001E08FA">
      <w:pPr>
        <w:rPr>
          <w:ins w:id="62" w:author="1" w:date="2026-09-22T12:16:00Z" w16du:dateUtc="2026-09-22T16:16:00Z"/>
          <w:rFonts w:ascii="Times New Roman" w:hAnsi="Times New Roman" w:cs="Times New Roman"/>
          <w:sz w:val="24"/>
          <w:szCs w:val="24"/>
        </w:rPr>
      </w:pPr>
      <w:ins w:id="63" w:author="1" w:date="2026-09-22T12:16:00Z" w16du:dateUtc="2026-09-22T16:16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0DECBC9D" w14:textId="77777777" w:rsidR="001E08FA" w:rsidRPr="001E08FA" w:rsidRDefault="001E08FA" w:rsidP="001E08FA">
      <w:pPr>
        <w:rPr>
          <w:ins w:id="64" w:author="1" w:date="2026-09-22T12:16:00Z" w16du:dateUtc="2026-09-22T16:16:00Z"/>
          <w:rFonts w:ascii="Times New Roman" w:hAnsi="Times New Roman" w:cs="Times New Roman"/>
          <w:sz w:val="24"/>
          <w:szCs w:val="24"/>
        </w:rPr>
      </w:pPr>
      <w:ins w:id="65" w:author="1" w:date="2026-09-22T12:16:00Z" w16du:dateUtc="2026-09-22T16:16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49053BB8" w14:textId="77777777" w:rsidR="00566CD3" w:rsidRDefault="001E08FA" w:rsidP="00566CD3">
      <w:pPr>
        <w:rPr>
          <w:del w:id="66" w:author="1" w:date="2026-09-22T12:16:00Z" w16du:dateUtc="2026-09-22T16:16:00Z"/>
        </w:rPr>
      </w:pPr>
      <w:ins w:id="67" w:author="1" w:date="2026-09-22T12:16:00Z" w16du:dateUtc="2026-09-22T16:16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  <w:del w:id="68" w:author="1" w:date="2026-09-22T12:16:00Z" w16du:dateUtc="2026-09-22T16:16:00Z">
        <w:r w:rsidR="000534AA">
          <w:rPr>
            <w:b/>
          </w:rPr>
          <w:delText>Zápisnica z</w:delText>
        </w:r>
        <w:r w:rsidR="00B95DFF">
          <w:rPr>
            <w:b/>
          </w:rPr>
          <w:delText xml:space="preserve">o </w:delText>
        </w:r>
        <w:r w:rsidR="00A71521">
          <w:rPr>
            <w:b/>
          </w:rPr>
          <w:delText xml:space="preserve"> zasadnutia </w:delText>
        </w:r>
        <w:r w:rsidR="000534AA">
          <w:rPr>
            <w:b/>
          </w:rPr>
          <w:delText xml:space="preserve"> obecného zastupiteľstva konaného dňa </w:delText>
        </w:r>
        <w:r w:rsidR="00B95DFF">
          <w:rPr>
            <w:b/>
          </w:rPr>
          <w:delText>09.12</w:delText>
        </w:r>
        <w:r w:rsidR="00A71521">
          <w:rPr>
            <w:b/>
          </w:rPr>
          <w:delText>.2011</w:delText>
        </w:r>
        <w:r w:rsidR="000534AA">
          <w:rPr>
            <w:b/>
          </w:rPr>
          <w:delText xml:space="preserve"> v zasadačke Obecného domu</w:delText>
        </w:r>
      </w:del>
    </w:p>
    <w:p w14:paraId="68D0E652" w14:textId="77777777" w:rsidR="00261B8F" w:rsidRDefault="00261B8F" w:rsidP="00566CD3">
      <w:pPr>
        <w:rPr>
          <w:del w:id="69" w:author="1" w:date="2026-09-22T12:16:00Z" w16du:dateUtc="2026-09-22T16:16:00Z"/>
        </w:rPr>
      </w:pPr>
    </w:p>
    <w:p w14:paraId="3120C7E2" w14:textId="77777777" w:rsidR="00BE4509" w:rsidRDefault="00BE4509" w:rsidP="00566CD3">
      <w:pPr>
        <w:rPr>
          <w:del w:id="70" w:author="1" w:date="2026-09-22T12:16:00Z" w16du:dateUtc="2026-09-22T16:16:00Z"/>
        </w:rPr>
      </w:pPr>
      <w:del w:id="71" w:author="1" w:date="2026-09-22T12:16:00Z" w16du:dateUtc="2026-09-22T16:16:00Z">
        <w:r>
          <w:delText>Starosta obce: Mgr. Ladislav Šnapko</w:delText>
        </w:r>
      </w:del>
    </w:p>
    <w:p w14:paraId="51A0F8C0" w14:textId="77777777" w:rsidR="00BE4509" w:rsidRDefault="00BE4509" w:rsidP="00566CD3">
      <w:pPr>
        <w:rPr>
          <w:del w:id="72" w:author="1" w:date="2026-09-22T12:16:00Z" w16du:dateUtc="2026-09-22T16:16:00Z"/>
        </w:rPr>
      </w:pPr>
      <w:del w:id="73" w:author="1" w:date="2026-09-22T12:16:00Z" w16du:dateUtc="2026-09-22T16:16:00Z">
        <w:r>
          <w:delText>Hlavný kontrolór : Ing. Vladimír Brindžák</w:delText>
        </w:r>
      </w:del>
    </w:p>
    <w:p w14:paraId="2773BAD0" w14:textId="77777777" w:rsidR="009A799E" w:rsidRDefault="009A799E" w:rsidP="00566CD3">
      <w:pPr>
        <w:rPr>
          <w:del w:id="74" w:author="1" w:date="2026-09-22T12:16:00Z" w16du:dateUtc="2026-09-22T16:16:00Z"/>
        </w:rPr>
      </w:pPr>
      <w:del w:id="75" w:author="1" w:date="2026-09-22T12:16:00Z" w16du:dateUtc="2026-09-22T16:16:00Z">
        <w:r>
          <w:delText>Prítomní</w:delText>
        </w:r>
        <w:r w:rsidR="00BE4509">
          <w:delText xml:space="preserve"> poslanci</w:delText>
        </w:r>
        <w:r>
          <w:delText xml:space="preserve"> : </w:delText>
        </w:r>
        <w:r w:rsidR="00BE4509">
          <w:delText xml:space="preserve">Marta Brindžáková,  Ing. Mária Bucová, Ing. Jozef Hrkeľ, Bc.Alena </w:delText>
        </w:r>
      </w:del>
    </w:p>
    <w:p w14:paraId="1DD287F8" w14:textId="77777777" w:rsidR="00BE4509" w:rsidRDefault="00BE4509" w:rsidP="00566CD3">
      <w:pPr>
        <w:rPr>
          <w:del w:id="76" w:author="1" w:date="2026-09-22T12:16:00Z" w16du:dateUtc="2026-09-22T16:16:00Z"/>
        </w:rPr>
      </w:pPr>
      <w:del w:id="77" w:author="1" w:date="2026-09-22T12:16:00Z" w16du:dateUtc="2026-09-22T16:16:00Z">
        <w:r>
          <w:delText xml:space="preserve">                                Hvoľková, Ignác Kasan, Ignác Pepucha, Ľudmila Pjentková</w:delText>
        </w:r>
      </w:del>
    </w:p>
    <w:p w14:paraId="30B6F6BB" w14:textId="77777777" w:rsidR="009A799E" w:rsidRDefault="009A799E" w:rsidP="00566CD3">
      <w:pPr>
        <w:rPr>
          <w:del w:id="78" w:author="1" w:date="2026-09-22T12:16:00Z" w16du:dateUtc="2026-09-22T16:16:00Z"/>
        </w:rPr>
      </w:pPr>
    </w:p>
    <w:p w14:paraId="76244244" w14:textId="77777777" w:rsidR="00DB7F69" w:rsidRDefault="00DB7F69" w:rsidP="00566CD3">
      <w:pPr>
        <w:rPr>
          <w:del w:id="79" w:author="1" w:date="2026-09-22T12:16:00Z" w16du:dateUtc="2026-09-22T16:16:00Z"/>
          <w:b/>
        </w:rPr>
      </w:pPr>
    </w:p>
    <w:p w14:paraId="680F1ED7" w14:textId="77777777" w:rsidR="00566CD3" w:rsidRPr="00972F08" w:rsidRDefault="00566CD3" w:rsidP="00566CD3">
      <w:pPr>
        <w:rPr>
          <w:del w:id="80" w:author="1" w:date="2026-09-22T12:16:00Z" w16du:dateUtc="2026-09-22T16:16:00Z"/>
          <w:b/>
        </w:rPr>
      </w:pPr>
      <w:del w:id="81" w:author="1" w:date="2026-09-22T12:16:00Z" w16du:dateUtc="2026-09-22T16:16:00Z">
        <w:r>
          <w:rPr>
            <w:b/>
          </w:rPr>
          <w:delText>P r o g r a m:</w:delText>
        </w:r>
      </w:del>
    </w:p>
    <w:p w14:paraId="271F0CC7" w14:textId="77777777" w:rsidR="00B95DFF" w:rsidRDefault="00B95DFF" w:rsidP="00B95DFF">
      <w:pPr>
        <w:rPr>
          <w:del w:id="82" w:author="1" w:date="2026-09-22T12:16:00Z" w16du:dateUtc="2026-09-22T16:16:00Z"/>
        </w:rPr>
      </w:pPr>
      <w:del w:id="83" w:author="1" w:date="2026-09-22T12:16:00Z" w16du:dateUtc="2026-09-22T16:16:00Z">
        <w:r>
          <w:delText xml:space="preserve">1.   Otvorenie zasadnutia    </w:delText>
        </w:r>
      </w:del>
    </w:p>
    <w:p w14:paraId="6D39ECA2" w14:textId="77777777" w:rsidR="00B95DFF" w:rsidRDefault="00B95DFF" w:rsidP="00B95DFF">
      <w:pPr>
        <w:rPr>
          <w:del w:id="84" w:author="1" w:date="2026-09-22T12:16:00Z" w16du:dateUtc="2026-09-22T16:16:00Z"/>
        </w:rPr>
      </w:pPr>
      <w:del w:id="85" w:author="1" w:date="2026-09-22T12:16:00Z" w16du:dateUtc="2026-09-22T16:16:00Z">
        <w:r>
          <w:delText xml:space="preserve">      a/ voľba overovateľov zápisnice </w:delText>
        </w:r>
      </w:del>
    </w:p>
    <w:p w14:paraId="6237E17C" w14:textId="77777777" w:rsidR="00B95DFF" w:rsidRDefault="00B95DFF" w:rsidP="00B95DFF">
      <w:pPr>
        <w:rPr>
          <w:del w:id="86" w:author="1" w:date="2026-09-22T12:16:00Z" w16du:dateUtc="2026-09-22T16:16:00Z"/>
        </w:rPr>
      </w:pPr>
      <w:del w:id="87" w:author="1" w:date="2026-09-22T12:16:00Z" w16du:dateUtc="2026-09-22T16:16:00Z">
        <w:r>
          <w:delText xml:space="preserve">      b/ kontrola plnenia uznesenia </w:delText>
        </w:r>
      </w:del>
    </w:p>
    <w:p w14:paraId="14D23BC6" w14:textId="77777777" w:rsidR="00B95DFF" w:rsidRDefault="00B95DFF" w:rsidP="00B95DFF">
      <w:pPr>
        <w:rPr>
          <w:del w:id="88" w:author="1" w:date="2026-09-22T12:16:00Z" w16du:dateUtc="2026-09-22T16:16:00Z"/>
        </w:rPr>
      </w:pPr>
      <w:del w:id="89" w:author="1" w:date="2026-09-22T12:16:00Z" w16du:dateUtc="2026-09-22T16:16:00Z">
        <w:r>
          <w:delText>2.   Programový rozpočet obce Vavrečka na roky 2012-2014</w:delText>
        </w:r>
      </w:del>
    </w:p>
    <w:p w14:paraId="604BD9B8" w14:textId="77777777" w:rsidR="00B95DFF" w:rsidRDefault="00B95DFF" w:rsidP="00B95DFF">
      <w:pPr>
        <w:rPr>
          <w:del w:id="90" w:author="1" w:date="2026-09-22T12:16:00Z" w16du:dateUtc="2026-09-22T16:16:00Z"/>
        </w:rPr>
      </w:pPr>
      <w:del w:id="91" w:author="1" w:date="2026-09-22T12:16:00Z" w16du:dateUtc="2026-09-22T16:16:00Z">
        <w:r>
          <w:delText xml:space="preserve">3.   Rozpočet ZŠ s MŠ Vavrečka na roky 2012-2014                   </w:delText>
        </w:r>
      </w:del>
    </w:p>
    <w:p w14:paraId="58EC49EC" w14:textId="77777777" w:rsidR="00B95DFF" w:rsidRDefault="00B95DFF" w:rsidP="00B95DFF">
      <w:pPr>
        <w:rPr>
          <w:del w:id="92" w:author="1" w:date="2026-09-22T12:16:00Z" w16du:dateUtc="2026-09-22T16:16:00Z"/>
        </w:rPr>
      </w:pPr>
      <w:del w:id="93" w:author="1" w:date="2026-09-22T12:16:00Z" w16du:dateUtc="2026-09-22T16:16:00Z">
        <w:r>
          <w:delText xml:space="preserve">4.   Príkaz starostu obce na vykonanie fyzickej a dokladovej inventarizácie majetku obce </w:delText>
        </w:r>
      </w:del>
    </w:p>
    <w:p w14:paraId="7BDCDA04" w14:textId="77777777" w:rsidR="00B95DFF" w:rsidRDefault="00B95DFF" w:rsidP="00B95DFF">
      <w:pPr>
        <w:rPr>
          <w:del w:id="94" w:author="1" w:date="2026-09-22T12:16:00Z" w16du:dateUtc="2026-09-22T16:16:00Z"/>
        </w:rPr>
      </w:pPr>
      <w:del w:id="95" w:author="1" w:date="2026-09-22T12:16:00Z" w16du:dateUtc="2026-09-22T16:16:00Z">
        <w:r>
          <w:delText xml:space="preserve">5.   VZN č.1/2012 o dani z nehnuteľnosti </w:delText>
        </w:r>
      </w:del>
    </w:p>
    <w:p w14:paraId="62A4D23F" w14:textId="77777777" w:rsidR="00B95DFF" w:rsidRDefault="00B95DFF" w:rsidP="00B95DFF">
      <w:pPr>
        <w:rPr>
          <w:del w:id="96" w:author="1" w:date="2026-09-22T12:16:00Z" w16du:dateUtc="2026-09-22T16:16:00Z"/>
        </w:rPr>
      </w:pPr>
      <w:del w:id="97" w:author="1" w:date="2026-09-22T12:16:00Z" w16du:dateUtc="2026-09-22T16:16:00Z">
        <w:r>
          <w:delText xml:space="preserve">6.   VZN č. 2/2012 o miestnych daniach  </w:delText>
        </w:r>
      </w:del>
    </w:p>
    <w:p w14:paraId="6822B265" w14:textId="77777777" w:rsidR="00B95DFF" w:rsidRDefault="00B95DFF" w:rsidP="00B95DFF">
      <w:pPr>
        <w:rPr>
          <w:del w:id="98" w:author="1" w:date="2026-09-22T12:16:00Z" w16du:dateUtc="2026-09-22T16:16:00Z"/>
        </w:rPr>
      </w:pPr>
      <w:del w:id="99" w:author="1" w:date="2026-09-22T12:16:00Z" w16du:dateUtc="2026-09-22T16:16:00Z">
        <w:r>
          <w:delText xml:space="preserve">7.   VZN  č.3/2012 o zbere, preprave a zneškodňovaní komunálneho odpadu </w:delText>
        </w:r>
      </w:del>
    </w:p>
    <w:p w14:paraId="1622C208" w14:textId="77777777" w:rsidR="00B95DFF" w:rsidRDefault="00B95DFF" w:rsidP="00B95DFF">
      <w:pPr>
        <w:rPr>
          <w:del w:id="100" w:author="1" w:date="2026-09-22T12:16:00Z" w16du:dateUtc="2026-09-22T16:16:00Z"/>
        </w:rPr>
      </w:pPr>
      <w:del w:id="101" w:author="1" w:date="2026-09-22T12:16:00Z" w16du:dateUtc="2026-09-22T16:16:00Z">
        <w:r>
          <w:delText xml:space="preserve">       a miestnom poplatku za zber, prepravu a zneškodňovanie komunálneho odpadu</w:delText>
        </w:r>
      </w:del>
    </w:p>
    <w:p w14:paraId="4E7A719D" w14:textId="77777777" w:rsidR="00B95DFF" w:rsidRDefault="00B95DFF" w:rsidP="00B95DFF">
      <w:pPr>
        <w:rPr>
          <w:del w:id="102" w:author="1" w:date="2026-09-22T12:16:00Z" w16du:dateUtc="2026-09-22T16:16:00Z"/>
        </w:rPr>
      </w:pPr>
      <w:del w:id="103" w:author="1" w:date="2026-09-22T12:16:00Z" w16du:dateUtc="2026-09-22T16:16:00Z">
        <w:r>
          <w:delText xml:space="preserve">8.   VZN č.4/2012 o núdzovom zásobovaní pitnou vodou v období krízovej situácie </w:delText>
        </w:r>
      </w:del>
    </w:p>
    <w:p w14:paraId="4A658387" w14:textId="77777777" w:rsidR="00B95DFF" w:rsidRDefault="00B95DFF" w:rsidP="00B95DFF">
      <w:pPr>
        <w:rPr>
          <w:del w:id="104" w:author="1" w:date="2026-09-22T12:16:00Z" w16du:dateUtc="2026-09-22T16:16:00Z"/>
        </w:rPr>
      </w:pPr>
      <w:del w:id="105" w:author="1" w:date="2026-09-22T12:16:00Z" w16du:dateUtc="2026-09-22T16:16:00Z">
        <w:r>
          <w:delText>9.   Plán zasadnutí obecného zastupiteľstva na rok 2012</w:delText>
        </w:r>
      </w:del>
    </w:p>
    <w:p w14:paraId="3373B6AC" w14:textId="77777777" w:rsidR="00B95DFF" w:rsidRDefault="00B95DFF" w:rsidP="00B95DFF">
      <w:pPr>
        <w:rPr>
          <w:del w:id="106" w:author="1" w:date="2026-09-22T12:16:00Z" w16du:dateUtc="2026-09-22T16:16:00Z"/>
        </w:rPr>
      </w:pPr>
      <w:del w:id="107" w:author="1" w:date="2026-09-22T12:16:00Z" w16du:dateUtc="2026-09-22T16:16:00Z">
        <w:r>
          <w:delText xml:space="preserve">10. Rôzne        </w:delText>
        </w:r>
      </w:del>
    </w:p>
    <w:p w14:paraId="7933BC26" w14:textId="77777777" w:rsidR="00B95DFF" w:rsidRDefault="00B95DFF" w:rsidP="00B95DFF">
      <w:pPr>
        <w:rPr>
          <w:del w:id="108" w:author="1" w:date="2026-09-22T12:16:00Z" w16du:dateUtc="2026-09-22T16:16:00Z"/>
        </w:rPr>
      </w:pPr>
      <w:del w:id="109" w:author="1" w:date="2026-09-22T12:16:00Z" w16du:dateUtc="2026-09-22T16:16:00Z">
        <w:r>
          <w:delText>11. Uznesenie</w:delText>
        </w:r>
      </w:del>
    </w:p>
    <w:p w14:paraId="50C5EB93" w14:textId="77777777" w:rsidR="00B95DFF" w:rsidRPr="00E45EEE" w:rsidRDefault="00B95DFF" w:rsidP="00B95DFF">
      <w:pPr>
        <w:rPr>
          <w:del w:id="110" w:author="1" w:date="2026-09-22T12:16:00Z" w16du:dateUtc="2026-09-22T16:16:00Z"/>
        </w:rPr>
      </w:pPr>
      <w:del w:id="111" w:author="1" w:date="2026-09-22T12:16:00Z" w16du:dateUtc="2026-09-22T16:16:00Z">
        <w:r>
          <w:delText xml:space="preserve">12. Záver  </w:delText>
        </w:r>
      </w:del>
    </w:p>
    <w:p w14:paraId="53EB4449" w14:textId="77777777" w:rsidR="00DB7F69" w:rsidRPr="00FE151C" w:rsidRDefault="00566CD3" w:rsidP="00566CD3">
      <w:pPr>
        <w:rPr>
          <w:del w:id="112" w:author="1" w:date="2026-09-22T12:16:00Z" w16du:dateUtc="2026-09-22T16:16:00Z"/>
        </w:rPr>
      </w:pPr>
      <w:del w:id="113" w:author="1" w:date="2026-09-22T12:16:00Z" w16du:dateUtc="2026-09-22T16:16:00Z">
        <w:r>
          <w:delText xml:space="preserve">                                   </w:delText>
        </w:r>
        <w:r w:rsidR="001E3668">
          <w:delText xml:space="preserve">                               </w:delText>
        </w:r>
      </w:del>
    </w:p>
    <w:p w14:paraId="03A79537" w14:textId="77777777" w:rsidR="00566CD3" w:rsidRPr="001D6AAB" w:rsidRDefault="00566CD3" w:rsidP="00566CD3">
      <w:pPr>
        <w:rPr>
          <w:del w:id="114" w:author="1" w:date="2026-09-22T12:16:00Z" w16du:dateUtc="2026-09-22T16:16:00Z"/>
          <w:b/>
          <w:u w:val="single"/>
        </w:rPr>
      </w:pPr>
      <w:del w:id="115" w:author="1" w:date="2026-09-22T12:16:00Z" w16du:dateUtc="2026-09-22T16:16:00Z">
        <w:r>
          <w:rPr>
            <w:b/>
            <w:u w:val="single"/>
          </w:rPr>
          <w:delText>K bodu 1 Otvorenie</w:delText>
        </w:r>
      </w:del>
    </w:p>
    <w:p w14:paraId="4F1419A6" w14:textId="77777777" w:rsidR="009A799E" w:rsidRDefault="009A799E" w:rsidP="009A799E">
      <w:pPr>
        <w:rPr>
          <w:del w:id="116" w:author="1" w:date="2026-09-22T12:16:00Z" w16du:dateUtc="2026-09-22T16:16:00Z"/>
        </w:rPr>
      </w:pPr>
    </w:p>
    <w:p w14:paraId="5128D7C2" w14:textId="77777777" w:rsidR="00B95DFF" w:rsidRDefault="00B95DFF" w:rsidP="00B95DFF">
      <w:pPr>
        <w:rPr>
          <w:del w:id="117" w:author="1" w:date="2026-09-22T12:16:00Z" w16du:dateUtc="2026-09-22T16:16:00Z"/>
        </w:rPr>
      </w:pPr>
      <w:del w:id="118" w:author="1" w:date="2026-09-22T12:16:00Z" w16du:dateUtc="2026-09-22T16:16:00Z">
        <w:r>
          <w:delText xml:space="preserve">Riadne </w:delText>
        </w:r>
        <w:r w:rsidR="009A799E">
          <w:delText xml:space="preserve">  zasadnutie Obecného zastupiteľstva vo Vavrečke otvoril   starost</w:delText>
        </w:r>
        <w:r>
          <w:delText>a</w:delText>
        </w:r>
        <w:r w:rsidR="009A799E">
          <w:delText xml:space="preserve"> obce </w:delText>
        </w:r>
        <w:r>
          <w:delText xml:space="preserve">Mgr. Ladislav Šnapko  </w:delText>
        </w:r>
        <w:r w:rsidR="009A799E">
          <w:delText xml:space="preserve"> všetkých prítomných privítal a uviedol, že obecné zastupiteľstvo bolo zvolané v zmysle zák.č. </w:delText>
        </w:r>
        <w:r>
          <w:delText>369/1990</w:delText>
        </w:r>
        <w:r w:rsidR="009A799E">
          <w:delText xml:space="preserve"> Zb. o obecnom zriadení </w:delText>
        </w:r>
        <w:r>
          <w:delText xml:space="preserve"> v znení neskorších predpisov a podľa rokovacieho poriadku.</w:delText>
        </w:r>
        <w:r w:rsidRPr="00B95DFF">
          <w:delText xml:space="preserve"> </w:delText>
        </w:r>
        <w:r>
          <w:delText>Skonštatoval, že  obecné zastupiteľstvo je uznášania schopné. Prečítal program dnešného zasadnutia a dal hlasovať.</w:delText>
        </w:r>
      </w:del>
    </w:p>
    <w:p w14:paraId="26EA213E" w14:textId="77777777" w:rsidR="00B95DFF" w:rsidRDefault="00B95DFF" w:rsidP="00B95DFF">
      <w:pPr>
        <w:rPr>
          <w:del w:id="119" w:author="1" w:date="2026-09-22T12:16:00Z" w16du:dateUtc="2026-09-22T16:16:00Z"/>
        </w:rPr>
      </w:pPr>
      <w:del w:id="120" w:author="1" w:date="2026-09-22T12:16:00Z" w16du:dateUtc="2026-09-22T16:16:00Z">
        <w:r>
          <w:delText>Poslanci hlasovali :</w:delText>
        </w:r>
        <w:r w:rsidR="00BE4509">
          <w:delText>7</w:delText>
        </w:r>
        <w:r>
          <w:delText xml:space="preserve">/0/0                    </w:delText>
        </w:r>
      </w:del>
    </w:p>
    <w:p w14:paraId="7F0A1359" w14:textId="77777777" w:rsidR="00B95DFF" w:rsidRDefault="00B95DFF" w:rsidP="00B95DFF">
      <w:pPr>
        <w:rPr>
          <w:del w:id="121" w:author="1" w:date="2026-09-22T12:16:00Z" w16du:dateUtc="2026-09-22T16:16:00Z"/>
        </w:rPr>
      </w:pPr>
      <w:del w:id="122" w:author="1" w:date="2026-09-22T12:16:00Z" w16du:dateUtc="2026-09-22T16:16:00Z">
        <w:r>
          <w:delText xml:space="preserve">      </w:delText>
        </w:r>
      </w:del>
    </w:p>
    <w:p w14:paraId="409536A4" w14:textId="77777777" w:rsidR="00B95DFF" w:rsidRDefault="00B95DFF" w:rsidP="00B95DFF">
      <w:pPr>
        <w:rPr>
          <w:del w:id="123" w:author="1" w:date="2026-09-22T12:16:00Z" w16du:dateUtc="2026-09-22T16:16:00Z"/>
          <w:b/>
          <w:u w:val="single"/>
        </w:rPr>
      </w:pPr>
      <w:del w:id="124" w:author="1" w:date="2026-09-22T12:16:00Z" w16du:dateUtc="2026-09-22T16:16:00Z">
        <w:r>
          <w:rPr>
            <w:b/>
            <w:u w:val="single"/>
          </w:rPr>
          <w:delText xml:space="preserve">-  voľba overovateľov  zápisnice </w:delText>
        </w:r>
      </w:del>
    </w:p>
    <w:p w14:paraId="375E0E6A" w14:textId="77777777" w:rsidR="00B95DFF" w:rsidRPr="00261B8F" w:rsidRDefault="00B95DFF" w:rsidP="00B95DFF">
      <w:pPr>
        <w:rPr>
          <w:del w:id="125" w:author="1" w:date="2026-09-22T12:16:00Z" w16du:dateUtc="2026-09-22T16:16:00Z"/>
        </w:rPr>
      </w:pPr>
      <w:del w:id="126" w:author="1" w:date="2026-09-22T12:16:00Z" w16du:dateUtc="2026-09-22T16:16:00Z">
        <w:r>
          <w:delText xml:space="preserve">    overovateľmi zápisnice boli určení poslanci:  Ing. Jozef Hrkeľ, Alena Hvoľková        </w:delText>
        </w:r>
      </w:del>
    </w:p>
    <w:p w14:paraId="2E5BD45F" w14:textId="77777777" w:rsidR="00B95DFF" w:rsidRDefault="00B95DFF" w:rsidP="00B95DFF">
      <w:pPr>
        <w:ind w:left="60"/>
        <w:rPr>
          <w:del w:id="127" w:author="1" w:date="2026-09-22T12:16:00Z" w16du:dateUtc="2026-09-22T16:16:00Z"/>
          <w:b/>
          <w:u w:val="single"/>
        </w:rPr>
      </w:pPr>
    </w:p>
    <w:p w14:paraId="13EF0E84" w14:textId="77777777" w:rsidR="00B95DFF" w:rsidRDefault="00B95DFF" w:rsidP="00B95DFF">
      <w:pPr>
        <w:ind w:left="60"/>
        <w:rPr>
          <w:del w:id="128" w:author="1" w:date="2026-09-22T12:16:00Z" w16du:dateUtc="2026-09-22T16:16:00Z"/>
          <w:b/>
          <w:u w:val="single"/>
        </w:rPr>
      </w:pPr>
      <w:del w:id="129" w:author="1" w:date="2026-09-22T12:16:00Z" w16du:dateUtc="2026-09-22T16:16:00Z">
        <w:r>
          <w:rPr>
            <w:b/>
            <w:u w:val="single"/>
          </w:rPr>
          <w:delText xml:space="preserve">- kontrola plnenia uznesení     </w:delText>
        </w:r>
      </w:del>
    </w:p>
    <w:p w14:paraId="550C94CD" w14:textId="77777777" w:rsidR="00B95DFF" w:rsidRDefault="00B95DFF" w:rsidP="00B95DFF">
      <w:pPr>
        <w:ind w:left="420"/>
        <w:rPr>
          <w:del w:id="130" w:author="1" w:date="2026-09-22T12:16:00Z" w16du:dateUtc="2026-09-22T16:16:00Z"/>
        </w:rPr>
      </w:pPr>
      <w:del w:id="131" w:author="1" w:date="2026-09-22T12:16:00Z" w16du:dateUtc="2026-09-22T16:16:00Z">
        <w:r>
          <w:delText>Mária Pavláková prečítala uznesenia z minulého zasadnutia obecného zastupiteľstva č. 5/2011.</w:delText>
        </w:r>
      </w:del>
    </w:p>
    <w:p w14:paraId="5EB554D0" w14:textId="77777777" w:rsidR="00B95DFF" w:rsidRDefault="00B95DFF" w:rsidP="00B95DFF">
      <w:pPr>
        <w:rPr>
          <w:del w:id="132" w:author="1" w:date="2026-09-22T12:16:00Z" w16du:dateUtc="2026-09-22T16:16:00Z"/>
        </w:rPr>
      </w:pPr>
      <w:del w:id="133" w:author="1" w:date="2026-09-22T12:16:00Z" w16du:dateUtc="2026-09-22T16:16:00Z">
        <w:r>
          <w:delText>Písaním zápisnice bola poverená pracovníčka obecného úradu  Mária Pavláková.</w:delText>
        </w:r>
      </w:del>
    </w:p>
    <w:p w14:paraId="6D838F52" w14:textId="77777777" w:rsidR="007C227B" w:rsidRDefault="007C227B" w:rsidP="00566CD3">
      <w:pPr>
        <w:rPr>
          <w:del w:id="134" w:author="1" w:date="2026-09-22T12:16:00Z" w16du:dateUtc="2026-09-22T16:16:00Z"/>
          <w:b/>
          <w:u w:val="single"/>
        </w:rPr>
      </w:pPr>
    </w:p>
    <w:p w14:paraId="6B1E1BDF" w14:textId="77777777" w:rsidR="008D4BE4" w:rsidRPr="00E65DF3" w:rsidRDefault="00566CD3" w:rsidP="008D4BE4">
      <w:pPr>
        <w:rPr>
          <w:del w:id="135" w:author="1" w:date="2026-09-22T12:16:00Z" w16du:dateUtc="2026-09-22T16:16:00Z"/>
          <w:b/>
          <w:u w:val="single"/>
        </w:rPr>
      </w:pPr>
      <w:del w:id="136" w:author="1" w:date="2026-09-22T12:16:00Z" w16du:dateUtc="2026-09-22T16:16:00Z">
        <w:r w:rsidRPr="00E65DF3">
          <w:rPr>
            <w:b/>
            <w:u w:val="single"/>
          </w:rPr>
          <w:delText xml:space="preserve">K bodu </w:delText>
        </w:r>
        <w:r w:rsidR="007C227B" w:rsidRPr="00E65DF3">
          <w:rPr>
            <w:b/>
            <w:u w:val="single"/>
          </w:rPr>
          <w:delText>2</w:delText>
        </w:r>
        <w:r w:rsidRPr="00E65DF3">
          <w:rPr>
            <w:b/>
            <w:u w:val="single"/>
          </w:rPr>
          <w:delText xml:space="preserve"> </w:delText>
        </w:r>
        <w:r w:rsidR="000534AA">
          <w:rPr>
            <w:b/>
            <w:u w:val="single"/>
          </w:rPr>
          <w:delText xml:space="preserve"> </w:delText>
        </w:r>
        <w:r w:rsidR="00B95DFF">
          <w:rPr>
            <w:b/>
            <w:u w:val="single"/>
          </w:rPr>
          <w:delText xml:space="preserve">Programový rozpočet obce Vavrečka na roky 2012-2014                    </w:delText>
        </w:r>
        <w:r w:rsidR="000534AA">
          <w:rPr>
            <w:b/>
            <w:u w:val="single"/>
          </w:rPr>
          <w:delText xml:space="preserve">                </w:delText>
        </w:r>
        <w:r w:rsidR="00E65DF3" w:rsidRPr="00E65DF3">
          <w:rPr>
            <w:b/>
            <w:u w:val="single"/>
          </w:rPr>
          <w:delText xml:space="preserve">                                                                                       </w:delText>
        </w:r>
      </w:del>
    </w:p>
    <w:p w14:paraId="7D20272E" w14:textId="77777777" w:rsidR="00F33024" w:rsidRPr="00F81716" w:rsidRDefault="00566CD3" w:rsidP="00566CD3">
      <w:pPr>
        <w:rPr>
          <w:del w:id="137" w:author="1" w:date="2026-09-22T12:16:00Z" w16du:dateUtc="2026-09-22T16:16:00Z"/>
        </w:rPr>
      </w:pPr>
      <w:del w:id="138" w:author="1" w:date="2026-09-22T12:16:00Z" w16du:dateUtc="2026-09-22T16:16:00Z">
        <w:r w:rsidRPr="00F81716">
          <w:delText xml:space="preserve">      </w:delText>
        </w:r>
      </w:del>
    </w:p>
    <w:p w14:paraId="558C0293" w14:textId="77777777" w:rsidR="00B95DFF" w:rsidRDefault="00B95DFF" w:rsidP="00B95DFF">
      <w:pPr>
        <w:rPr>
          <w:del w:id="139" w:author="1" w:date="2026-09-22T12:16:00Z" w16du:dateUtc="2026-09-22T16:16:00Z"/>
        </w:rPr>
      </w:pPr>
      <w:del w:id="140" w:author="1" w:date="2026-09-22T12:16:00Z" w16du:dateUtc="2026-09-22T16:16:00Z">
        <w:r>
          <w:delText xml:space="preserve">          </w:delText>
        </w:r>
      </w:del>
    </w:p>
    <w:p w14:paraId="774BACC6" w14:textId="77777777" w:rsidR="00B95DFF" w:rsidRDefault="00B95DFF" w:rsidP="00B95DFF">
      <w:pPr>
        <w:rPr>
          <w:del w:id="141" w:author="1" w:date="2026-09-22T12:16:00Z" w16du:dateUtc="2026-09-22T16:16:00Z"/>
        </w:rPr>
      </w:pPr>
      <w:del w:id="142" w:author="1" w:date="2026-09-22T12:16:00Z" w16du:dateUtc="2026-09-22T16:16:00Z">
        <w:r>
          <w:delText xml:space="preserve">      Mária Pavláková predložila prítomným poslancom  Programový  rozpočet na roky 2012-2014. V daňových a nedaňových príjmov sa vychádzalo zo skutočnosti v roku 2011 . Vo výdavkovej časti podľa potreby na jednotlivé kapitoly. </w:delText>
        </w:r>
        <w:r w:rsidR="00BE4509">
          <w:delText xml:space="preserve">Bežný rozpočet je navrhnutý vyrovnaný. </w:delText>
        </w:r>
        <w:r>
          <w:delText xml:space="preserve">Programový rozpočet  je prílohou . </w:delText>
        </w:r>
      </w:del>
    </w:p>
    <w:p w14:paraId="2D300CEF" w14:textId="77777777" w:rsidR="00BE4509" w:rsidRDefault="00B95DFF" w:rsidP="00B95DFF">
      <w:pPr>
        <w:rPr>
          <w:del w:id="143" w:author="1" w:date="2026-09-22T12:16:00Z" w16du:dateUtc="2026-09-22T16:16:00Z"/>
        </w:rPr>
      </w:pPr>
      <w:del w:id="144" w:author="1" w:date="2026-09-22T12:16:00Z" w16du:dateUtc="2026-09-22T16:16:00Z">
        <w:r>
          <w:delText xml:space="preserve">Obecný kontrolór Ing. Vladimír Brindžák </w:delText>
        </w:r>
        <w:r w:rsidR="00BE4509">
          <w:delText>prečítal stanovisko k rozpočtu obce na rok 2012.</w:delText>
        </w:r>
      </w:del>
    </w:p>
    <w:p w14:paraId="276D00F8" w14:textId="77777777" w:rsidR="00BE4509" w:rsidRDefault="00BE4509" w:rsidP="00B95DFF">
      <w:pPr>
        <w:rPr>
          <w:del w:id="145" w:author="1" w:date="2026-09-22T12:16:00Z" w16du:dateUtc="2026-09-22T16:16:00Z"/>
        </w:rPr>
      </w:pPr>
      <w:del w:id="146" w:author="1" w:date="2026-09-22T12:16:00Z" w16du:dateUtc="2026-09-22T16:16:00Z">
        <w:r>
          <w:delText>Stanovisko kontrolóra je prílohou.</w:delText>
        </w:r>
      </w:del>
    </w:p>
    <w:p w14:paraId="1BCB0343" w14:textId="77777777" w:rsidR="00B95DFF" w:rsidRDefault="00BE4509" w:rsidP="00B95DFF">
      <w:pPr>
        <w:rPr>
          <w:del w:id="147" w:author="1" w:date="2026-09-22T12:16:00Z" w16du:dateUtc="2026-09-22T16:16:00Z"/>
        </w:rPr>
      </w:pPr>
      <w:del w:id="148" w:author="1" w:date="2026-09-22T12:16:00Z" w16du:dateUtc="2026-09-22T16:16:00Z">
        <w:r>
          <w:delText>Poslanci hlasovali:7/0/0</w:delText>
        </w:r>
        <w:r w:rsidR="00B95DFF">
          <w:delText xml:space="preserve">                 </w:delText>
        </w:r>
      </w:del>
    </w:p>
    <w:p w14:paraId="5648DAA9" w14:textId="77777777" w:rsidR="00B95DFF" w:rsidRPr="004D1362" w:rsidRDefault="00B95DFF" w:rsidP="00B95DFF">
      <w:pPr>
        <w:ind w:left="360"/>
        <w:rPr>
          <w:del w:id="149" w:author="1" w:date="2026-09-22T12:16:00Z" w16du:dateUtc="2026-09-22T16:16:00Z"/>
        </w:rPr>
      </w:pPr>
      <w:del w:id="150" w:author="1" w:date="2026-09-22T12:16:00Z" w16du:dateUtc="2026-09-22T16:16:00Z">
        <w:r>
          <w:delText xml:space="preserve">      </w:delText>
        </w:r>
      </w:del>
    </w:p>
    <w:p w14:paraId="43F95D83" w14:textId="77777777" w:rsidR="00B95DFF" w:rsidRDefault="00B95DFF" w:rsidP="00B95DFF">
      <w:pPr>
        <w:rPr>
          <w:del w:id="151" w:author="1" w:date="2026-09-22T12:16:00Z" w16du:dateUtc="2026-09-22T16:16:00Z"/>
          <w:b/>
          <w:u w:val="single"/>
        </w:rPr>
      </w:pPr>
      <w:del w:id="152" w:author="1" w:date="2026-09-22T12:16:00Z" w16du:dateUtc="2026-09-22T16:16:00Z">
        <w:r>
          <w:rPr>
            <w:b/>
            <w:u w:val="single"/>
          </w:rPr>
          <w:delText xml:space="preserve">K bodu 3 </w:delText>
        </w:r>
        <w:r w:rsidR="00BE4509">
          <w:rPr>
            <w:b/>
            <w:u w:val="single"/>
          </w:rPr>
          <w:delText>R</w:delText>
        </w:r>
        <w:r>
          <w:rPr>
            <w:b/>
            <w:u w:val="single"/>
          </w:rPr>
          <w:delText>ozpoč</w:delText>
        </w:r>
        <w:r w:rsidR="00BE4509">
          <w:rPr>
            <w:b/>
            <w:u w:val="single"/>
          </w:rPr>
          <w:delText>e</w:delText>
        </w:r>
        <w:r>
          <w:rPr>
            <w:b/>
            <w:u w:val="single"/>
          </w:rPr>
          <w:delText xml:space="preserve">t ZŠ s MŠ  Vavrečka na roky 2012-2014                                                     </w:delText>
        </w:r>
      </w:del>
    </w:p>
    <w:p w14:paraId="50853571" w14:textId="77777777" w:rsidR="00B95DFF" w:rsidRDefault="00B95DFF" w:rsidP="00B95DFF">
      <w:pPr>
        <w:rPr>
          <w:del w:id="153" w:author="1" w:date="2026-09-22T12:16:00Z" w16du:dateUtc="2026-09-22T16:16:00Z"/>
        </w:rPr>
      </w:pPr>
    </w:p>
    <w:p w14:paraId="21601B80" w14:textId="77777777" w:rsidR="00BE4509" w:rsidRDefault="00B95DFF" w:rsidP="00B95DFF">
      <w:pPr>
        <w:rPr>
          <w:del w:id="154" w:author="1" w:date="2026-09-22T12:16:00Z" w16du:dateUtc="2026-09-22T16:16:00Z"/>
        </w:rPr>
      </w:pPr>
      <w:del w:id="155" w:author="1" w:date="2026-09-22T12:16:00Z" w16du:dateUtc="2026-09-22T16:16:00Z">
        <w:r>
          <w:delText xml:space="preserve">               Mgr. Ladislav Veľký predložil </w:delText>
        </w:r>
        <w:r w:rsidR="00BE4509">
          <w:delText>R</w:delText>
        </w:r>
        <w:r>
          <w:delText>ozpoč</w:delText>
        </w:r>
        <w:r w:rsidR="00BE4509">
          <w:delText>e</w:delText>
        </w:r>
        <w:r>
          <w:delText xml:space="preserve">t ZŠ s MŠ na roky 2012-2014. Prenesené kompetencie / ZŠ/ sú financované KŠÚ Žilina . Originálne kompetencie / MŠ, ŠKD, ŠJ MŠ, ŠJ ZŠ/ sú financované z rozpočtu obce cez podielové dane.  </w:delText>
        </w:r>
        <w:r w:rsidR="00BE4509">
          <w:delText>R</w:delText>
        </w:r>
        <w:r>
          <w:delText>ozpoč</w:delText>
        </w:r>
        <w:r w:rsidR="00BE4509">
          <w:delText>e</w:delText>
        </w:r>
        <w:r>
          <w:delText xml:space="preserve">t je v prílohe.  </w:delText>
        </w:r>
      </w:del>
    </w:p>
    <w:p w14:paraId="7F0BC31B" w14:textId="77777777" w:rsidR="00B95DFF" w:rsidRDefault="00BE4509" w:rsidP="00B95DFF">
      <w:pPr>
        <w:rPr>
          <w:del w:id="156" w:author="1" w:date="2026-09-22T12:16:00Z" w16du:dateUtc="2026-09-22T16:16:00Z"/>
        </w:rPr>
      </w:pPr>
      <w:del w:id="157" w:author="1" w:date="2026-09-22T12:16:00Z" w16du:dateUtc="2026-09-22T16:16:00Z">
        <w:r>
          <w:delText>Poslanci hlasovali: 7/0/0</w:delText>
        </w:r>
        <w:r w:rsidR="00B95DFF">
          <w:delText xml:space="preserve"> </w:delText>
        </w:r>
      </w:del>
    </w:p>
    <w:p w14:paraId="0148D933" w14:textId="77777777" w:rsidR="00B95DFF" w:rsidRDefault="00B95DFF" w:rsidP="00B95DFF">
      <w:pPr>
        <w:rPr>
          <w:del w:id="158" w:author="1" w:date="2026-09-22T12:16:00Z" w16du:dateUtc="2026-09-22T16:16:00Z"/>
        </w:rPr>
      </w:pPr>
    </w:p>
    <w:p w14:paraId="62C12CB4" w14:textId="77777777" w:rsidR="00B95DFF" w:rsidRDefault="00B95DFF" w:rsidP="00B95DFF">
      <w:pPr>
        <w:rPr>
          <w:del w:id="159" w:author="1" w:date="2026-09-22T12:16:00Z" w16du:dateUtc="2026-09-22T16:16:00Z"/>
          <w:b/>
          <w:u w:val="single"/>
        </w:rPr>
      </w:pPr>
      <w:del w:id="160" w:author="1" w:date="2026-09-22T12:16:00Z" w16du:dateUtc="2026-09-22T16:16:00Z">
        <w:r>
          <w:delText xml:space="preserve"> </w:delText>
        </w:r>
        <w:r>
          <w:rPr>
            <w:b/>
            <w:u w:val="single"/>
          </w:rPr>
          <w:delText xml:space="preserve">K bodu 4 Príkaz starostu obce na vykonanie fyzickej a dokladovej inventarizácie </w:delText>
        </w:r>
      </w:del>
    </w:p>
    <w:p w14:paraId="27DCD18E" w14:textId="77777777" w:rsidR="00B95DFF" w:rsidRDefault="00B95DFF" w:rsidP="00B95DFF">
      <w:pPr>
        <w:rPr>
          <w:del w:id="161" w:author="1" w:date="2026-09-22T12:16:00Z" w16du:dateUtc="2026-09-22T16:16:00Z"/>
          <w:b/>
          <w:u w:val="single"/>
        </w:rPr>
      </w:pPr>
      <w:del w:id="162" w:author="1" w:date="2026-09-22T12:16:00Z" w16du:dateUtc="2026-09-22T16:16:00Z">
        <w:r w:rsidRPr="000B15B5">
          <w:delText xml:space="preserve">                 </w:delText>
        </w:r>
        <w:r>
          <w:rPr>
            <w:b/>
            <w:u w:val="single"/>
          </w:rPr>
          <w:delText xml:space="preserve">  majetku obce </w:delText>
        </w:r>
      </w:del>
    </w:p>
    <w:p w14:paraId="5D60038F" w14:textId="77777777" w:rsidR="00B95DFF" w:rsidRDefault="00B95DFF" w:rsidP="00B95DFF">
      <w:pPr>
        <w:rPr>
          <w:del w:id="163" w:author="1" w:date="2026-09-22T12:16:00Z" w16du:dateUtc="2026-09-22T16:16:00Z"/>
        </w:rPr>
      </w:pPr>
      <w:del w:id="164" w:author="1" w:date="2026-09-22T12:16:00Z" w16du:dateUtc="2026-09-22T16:16:00Z">
        <w:r>
          <w:delText xml:space="preserve">          </w:delText>
        </w:r>
      </w:del>
    </w:p>
    <w:p w14:paraId="47757006" w14:textId="77777777" w:rsidR="00B95DFF" w:rsidRDefault="00B95DFF" w:rsidP="00B95DFF">
      <w:pPr>
        <w:rPr>
          <w:del w:id="165" w:author="1" w:date="2026-09-22T12:16:00Z" w16du:dateUtc="2026-09-22T16:16:00Z"/>
        </w:rPr>
      </w:pPr>
      <w:del w:id="166" w:author="1" w:date="2026-09-22T12:16:00Z" w16du:dateUtc="2026-09-22T16:16:00Z">
        <w:r>
          <w:delText xml:space="preserve">             Mgr. Ladislav Šnapko prečítal Príkaz starostu obce na vykonanie fyzickej a dokladovej inventarizácie obce k 31.12.2011. </w:delText>
        </w:r>
        <w:r w:rsidR="00BE4509">
          <w:delText xml:space="preserve">Menoval </w:delText>
        </w:r>
        <w:r w:rsidR="0000504F">
          <w:delText>inventarizačnú komisiu. Za predsedu u</w:delText>
        </w:r>
        <w:r>
          <w:delText xml:space="preserve">rčil </w:delText>
        </w:r>
        <w:r w:rsidR="0000504F">
          <w:delText xml:space="preserve">Ing. Jozefa Hrkľa, za </w:delText>
        </w:r>
        <w:r>
          <w:delText xml:space="preserve"> členov </w:delText>
        </w:r>
        <w:r w:rsidR="0000504F">
          <w:delText xml:space="preserve">Alenu Hvoľkovú, Martu Brindžákovú, Máriu Pavlákovú. </w:delText>
        </w:r>
        <w:r>
          <w:delText xml:space="preserve"> Podľa zákona 431/2002 o účtovníctve sme povinní vykonať fyzickú inventarizáciu 1x za 2 roky a dokladovú inventarizáciu každý rok. </w:delText>
        </w:r>
      </w:del>
    </w:p>
    <w:p w14:paraId="7F575F4E" w14:textId="77777777" w:rsidR="0000504F" w:rsidRDefault="0000504F" w:rsidP="00B95DFF">
      <w:pPr>
        <w:rPr>
          <w:del w:id="167" w:author="1" w:date="2026-09-22T12:16:00Z" w16du:dateUtc="2026-09-22T16:16:00Z"/>
        </w:rPr>
      </w:pPr>
      <w:del w:id="168" w:author="1" w:date="2026-09-22T12:16:00Z" w16du:dateUtc="2026-09-22T16:16:00Z">
        <w:r>
          <w:delText>Poslanci hlasovali: 7/0/0</w:delText>
        </w:r>
      </w:del>
    </w:p>
    <w:p w14:paraId="55F03E54" w14:textId="77777777" w:rsidR="00B95DFF" w:rsidRDefault="00B95DFF" w:rsidP="00B95DFF">
      <w:pPr>
        <w:rPr>
          <w:del w:id="169" w:author="1" w:date="2026-09-22T12:16:00Z" w16du:dateUtc="2026-09-22T16:16:00Z"/>
        </w:rPr>
      </w:pPr>
    </w:p>
    <w:p w14:paraId="7C93F441" w14:textId="77777777" w:rsidR="00B95DFF" w:rsidRDefault="00B95DFF" w:rsidP="00B95DFF">
      <w:pPr>
        <w:rPr>
          <w:del w:id="170" w:author="1" w:date="2026-09-22T12:16:00Z" w16du:dateUtc="2026-09-22T16:16:00Z"/>
        </w:rPr>
      </w:pPr>
    </w:p>
    <w:p w14:paraId="530E565A" w14:textId="77777777" w:rsidR="00B95DFF" w:rsidRDefault="00B95DFF" w:rsidP="00B95DFF">
      <w:pPr>
        <w:rPr>
          <w:del w:id="171" w:author="1" w:date="2026-09-22T12:16:00Z" w16du:dateUtc="2026-09-22T16:16:00Z"/>
          <w:b/>
          <w:u w:val="single"/>
        </w:rPr>
      </w:pPr>
      <w:del w:id="172" w:author="1" w:date="2026-09-22T12:16:00Z" w16du:dateUtc="2026-09-22T16:16:00Z">
        <w:r>
          <w:rPr>
            <w:b/>
            <w:u w:val="single"/>
          </w:rPr>
          <w:delText xml:space="preserve">K bodu 5  VZN č. 1/2012 o dani z nehnuteľnosti                                                                                                         </w:delText>
        </w:r>
      </w:del>
    </w:p>
    <w:p w14:paraId="68139462" w14:textId="77777777" w:rsidR="00B95DFF" w:rsidRDefault="00B95DFF" w:rsidP="00B95DFF">
      <w:pPr>
        <w:rPr>
          <w:del w:id="173" w:author="1" w:date="2026-09-22T12:16:00Z" w16du:dateUtc="2026-09-22T16:16:00Z"/>
        </w:rPr>
      </w:pPr>
      <w:del w:id="174" w:author="1" w:date="2026-09-22T12:16:00Z" w16du:dateUtc="2026-09-22T16:16:00Z">
        <w:r>
          <w:delText xml:space="preserve">          </w:delText>
        </w:r>
      </w:del>
    </w:p>
    <w:p w14:paraId="52305DB3" w14:textId="77777777" w:rsidR="0000504F" w:rsidRDefault="00B95DFF" w:rsidP="00B95DFF">
      <w:pPr>
        <w:rPr>
          <w:del w:id="175" w:author="1" w:date="2026-09-22T12:16:00Z" w16du:dateUtc="2026-09-22T16:16:00Z"/>
        </w:rPr>
      </w:pPr>
      <w:del w:id="176" w:author="1" w:date="2026-09-22T12:16:00Z" w16du:dateUtc="2026-09-22T16:16:00Z">
        <w:r>
          <w:delText xml:space="preserve">                Elena Krivdová  predložila uveden</w:delText>
        </w:r>
        <w:r w:rsidR="0000504F">
          <w:delText>é</w:delText>
        </w:r>
        <w:r>
          <w:delText xml:space="preserve"> VZN č.1/2012.  </w:delText>
        </w:r>
        <w:r w:rsidR="0000504F">
          <w:delText xml:space="preserve">Pre rok 2012 nie je  žiadna zmena. </w:delText>
        </w:r>
        <w:r w:rsidR="00404A7C">
          <w:delText>Poslanci nemali pripomienky.</w:delText>
        </w:r>
      </w:del>
    </w:p>
    <w:p w14:paraId="24877DA9" w14:textId="77777777" w:rsidR="00B95DFF" w:rsidRDefault="0000504F" w:rsidP="00B95DFF">
      <w:pPr>
        <w:rPr>
          <w:del w:id="177" w:author="1" w:date="2026-09-22T12:16:00Z" w16du:dateUtc="2026-09-22T16:16:00Z"/>
        </w:rPr>
      </w:pPr>
      <w:del w:id="178" w:author="1" w:date="2026-09-22T12:16:00Z" w16du:dateUtc="2026-09-22T16:16:00Z">
        <w:r>
          <w:delText>Poslanci hlasovali : 7/0/0</w:delText>
        </w:r>
      </w:del>
    </w:p>
    <w:p w14:paraId="7CEC89DE" w14:textId="77777777" w:rsidR="00B95DFF" w:rsidRDefault="00B95DFF" w:rsidP="00B95DFF">
      <w:pPr>
        <w:rPr>
          <w:del w:id="179" w:author="1" w:date="2026-09-22T12:16:00Z" w16du:dateUtc="2026-09-22T16:16:00Z"/>
        </w:rPr>
      </w:pPr>
    </w:p>
    <w:p w14:paraId="197202CF" w14:textId="77777777" w:rsidR="00B95DFF" w:rsidRDefault="00B95DFF" w:rsidP="00B95DFF">
      <w:pPr>
        <w:rPr>
          <w:del w:id="180" w:author="1" w:date="2026-09-22T12:16:00Z" w16du:dateUtc="2026-09-22T16:16:00Z"/>
          <w:b/>
          <w:u w:val="single"/>
        </w:rPr>
      </w:pPr>
      <w:del w:id="181" w:author="1" w:date="2026-09-22T12:16:00Z" w16du:dateUtc="2026-09-22T16:16:00Z">
        <w:r>
          <w:delText xml:space="preserve"> </w:delText>
        </w:r>
        <w:r>
          <w:rPr>
            <w:b/>
            <w:u w:val="single"/>
          </w:rPr>
          <w:delText xml:space="preserve">K bodu 6 VZN č. 2/2012 o miestnych daniach                                              </w:delText>
        </w:r>
      </w:del>
    </w:p>
    <w:p w14:paraId="45E28E19" w14:textId="77777777" w:rsidR="00B95DFF" w:rsidRDefault="00B95DFF" w:rsidP="00B95DFF">
      <w:pPr>
        <w:rPr>
          <w:del w:id="182" w:author="1" w:date="2026-09-22T12:16:00Z" w16du:dateUtc="2026-09-22T16:16:00Z"/>
          <w:b/>
          <w:u w:val="single"/>
        </w:rPr>
      </w:pPr>
    </w:p>
    <w:p w14:paraId="1F723930" w14:textId="77777777" w:rsidR="0000504F" w:rsidRDefault="00B95DFF" w:rsidP="00B95DFF">
      <w:pPr>
        <w:rPr>
          <w:del w:id="183" w:author="1" w:date="2026-09-22T12:16:00Z" w16du:dateUtc="2026-09-22T16:16:00Z"/>
        </w:rPr>
      </w:pPr>
      <w:del w:id="184" w:author="1" w:date="2026-09-22T12:16:00Z" w16du:dateUtc="2026-09-22T16:16:00Z">
        <w:r>
          <w:delText xml:space="preserve">                 Elena Krivdová  predložila uveden</w:delText>
        </w:r>
        <w:r w:rsidR="0000504F">
          <w:delText>é</w:delText>
        </w:r>
        <w:r>
          <w:delText xml:space="preserve"> VZN č.2/2012. </w:delText>
        </w:r>
        <w:r w:rsidR="00404A7C">
          <w:delText>Poslanci nemali pripomienky.</w:delText>
        </w:r>
      </w:del>
    </w:p>
    <w:p w14:paraId="7C08B3AF" w14:textId="77777777" w:rsidR="00B95DFF" w:rsidRDefault="0000504F" w:rsidP="00B95DFF">
      <w:pPr>
        <w:rPr>
          <w:del w:id="185" w:author="1" w:date="2026-09-22T12:16:00Z" w16du:dateUtc="2026-09-22T16:16:00Z"/>
        </w:rPr>
      </w:pPr>
      <w:del w:id="186" w:author="1" w:date="2026-09-22T12:16:00Z" w16du:dateUtc="2026-09-22T16:16:00Z">
        <w:r>
          <w:delText xml:space="preserve">Poslanci hlasovali : 7/0/ </w:delText>
        </w:r>
        <w:r w:rsidR="00404A7C">
          <w:delText>0</w:delText>
        </w:r>
        <w:r>
          <w:delText xml:space="preserve">                               </w:delText>
        </w:r>
      </w:del>
    </w:p>
    <w:p w14:paraId="74E24B30" w14:textId="77777777" w:rsidR="00B95DFF" w:rsidRDefault="00B95DFF" w:rsidP="00B95DFF">
      <w:pPr>
        <w:rPr>
          <w:del w:id="187" w:author="1" w:date="2026-09-22T12:16:00Z" w16du:dateUtc="2026-09-22T16:16:00Z"/>
        </w:rPr>
      </w:pPr>
      <w:del w:id="188" w:author="1" w:date="2026-09-22T12:16:00Z" w16du:dateUtc="2026-09-22T16:16:00Z">
        <w:r>
          <w:delText xml:space="preserve">         </w:delText>
        </w:r>
      </w:del>
    </w:p>
    <w:p w14:paraId="286B71FE" w14:textId="77777777" w:rsidR="00B95DFF" w:rsidRDefault="00B95DFF" w:rsidP="00B95DFF">
      <w:pPr>
        <w:rPr>
          <w:del w:id="189" w:author="1" w:date="2026-09-22T12:16:00Z" w16du:dateUtc="2026-09-22T16:16:00Z"/>
        </w:rPr>
      </w:pPr>
      <w:del w:id="190" w:author="1" w:date="2026-09-22T12:16:00Z" w16du:dateUtc="2026-09-22T16:16:00Z">
        <w:r>
          <w:delText xml:space="preserve">    </w:delText>
        </w:r>
      </w:del>
    </w:p>
    <w:p w14:paraId="3D00D2FF" w14:textId="77777777" w:rsidR="00B95DFF" w:rsidRDefault="00B95DFF" w:rsidP="00B95DFF">
      <w:pPr>
        <w:rPr>
          <w:del w:id="191" w:author="1" w:date="2026-09-22T12:16:00Z" w16du:dateUtc="2026-09-22T16:16:00Z"/>
          <w:b/>
          <w:u w:val="single"/>
        </w:rPr>
      </w:pPr>
      <w:del w:id="192" w:author="1" w:date="2026-09-22T12:16:00Z" w16du:dateUtc="2026-09-22T16:16:00Z">
        <w:r>
          <w:rPr>
            <w:b/>
            <w:u w:val="single"/>
          </w:rPr>
          <w:delText xml:space="preserve">K bodu 7 VZN č. 3/2012 o zbere, preprave a zneškodňovaní komunálneho </w:delText>
        </w:r>
      </w:del>
    </w:p>
    <w:p w14:paraId="63AB638A" w14:textId="77777777" w:rsidR="00B95DFF" w:rsidRDefault="00B95DFF" w:rsidP="00B95DFF">
      <w:pPr>
        <w:rPr>
          <w:del w:id="193" w:author="1" w:date="2026-09-22T12:16:00Z" w16du:dateUtc="2026-09-22T16:16:00Z"/>
          <w:b/>
          <w:u w:val="single"/>
        </w:rPr>
      </w:pPr>
      <w:del w:id="194" w:author="1" w:date="2026-09-22T12:16:00Z" w16du:dateUtc="2026-09-22T16:16:00Z">
        <w:r w:rsidRPr="00432BCB">
          <w:delText xml:space="preserve">                </w:delText>
        </w:r>
        <w:r>
          <w:rPr>
            <w:b/>
            <w:u w:val="single"/>
          </w:rPr>
          <w:delText xml:space="preserve">odpadu  a miestnom poplatku za zber, prepravu a zneškodňovanie </w:delText>
        </w:r>
      </w:del>
    </w:p>
    <w:p w14:paraId="41169C58" w14:textId="77777777" w:rsidR="00B95DFF" w:rsidRDefault="00B95DFF" w:rsidP="00B95DFF">
      <w:pPr>
        <w:rPr>
          <w:del w:id="195" w:author="1" w:date="2026-09-22T12:16:00Z" w16du:dateUtc="2026-09-22T16:16:00Z"/>
          <w:b/>
          <w:u w:val="single"/>
        </w:rPr>
      </w:pPr>
      <w:del w:id="196" w:author="1" w:date="2026-09-22T12:16:00Z" w16du:dateUtc="2026-09-22T16:16:00Z">
        <w:r w:rsidRPr="00432BCB">
          <w:rPr>
            <w:b/>
          </w:rPr>
          <w:delText xml:space="preserve">                </w:delText>
        </w:r>
        <w:r>
          <w:rPr>
            <w:b/>
            <w:u w:val="single"/>
          </w:rPr>
          <w:delText xml:space="preserve">komunálneho odpadu </w:delText>
        </w:r>
      </w:del>
    </w:p>
    <w:p w14:paraId="1B78B570" w14:textId="77777777" w:rsidR="00B95DFF" w:rsidRDefault="00B95DFF" w:rsidP="00B95DFF">
      <w:pPr>
        <w:rPr>
          <w:del w:id="197" w:author="1" w:date="2026-09-22T12:16:00Z" w16du:dateUtc="2026-09-22T16:16:00Z"/>
          <w:b/>
          <w:u w:val="single"/>
        </w:rPr>
      </w:pPr>
    </w:p>
    <w:p w14:paraId="00D53886" w14:textId="77777777" w:rsidR="0000504F" w:rsidRDefault="00B95DFF" w:rsidP="00B95DFF">
      <w:pPr>
        <w:rPr>
          <w:del w:id="198" w:author="1" w:date="2026-09-22T12:16:00Z" w16du:dateUtc="2026-09-22T16:16:00Z"/>
        </w:rPr>
      </w:pPr>
      <w:del w:id="199" w:author="1" w:date="2026-09-22T12:16:00Z" w16du:dateUtc="2026-09-22T16:16:00Z">
        <w:r>
          <w:delText xml:space="preserve">                      Elena Krivdová  predložila uveden</w:delText>
        </w:r>
        <w:r w:rsidR="0000504F">
          <w:delText>é</w:delText>
        </w:r>
        <w:r>
          <w:delText xml:space="preserve"> VZN č.3/2012. Pre rok 2012 </w:delText>
        </w:r>
        <w:r w:rsidR="0000504F">
          <w:delText xml:space="preserve">je zvýšený </w:delText>
        </w:r>
        <w:r>
          <w:delText xml:space="preserve"> poplat</w:delText>
        </w:r>
        <w:r w:rsidR="0000504F">
          <w:delText xml:space="preserve">ok </w:delText>
        </w:r>
        <w:r>
          <w:delText>za komunálny odpad</w:delText>
        </w:r>
        <w:r w:rsidR="0000504F">
          <w:delText xml:space="preserve"> , pretože obec každoročne dopláca z rozpočtu nemalé finančné prostriedky:</w:delText>
        </w:r>
      </w:del>
    </w:p>
    <w:p w14:paraId="0EE60DF4" w14:textId="77777777" w:rsidR="0000504F" w:rsidRDefault="0000504F" w:rsidP="00B95DFF">
      <w:pPr>
        <w:rPr>
          <w:del w:id="200" w:author="1" w:date="2026-09-22T12:16:00Z" w16du:dateUtc="2026-09-22T16:16:00Z"/>
        </w:rPr>
      </w:pPr>
      <w:del w:id="201" w:author="1" w:date="2026-09-22T12:16:00Z" w16du:dateUtc="2026-09-22T16:16:00Z">
        <w:r>
          <w:delText>- občan z 12,12 € na 13,50 €/rok/osoba</w:delText>
        </w:r>
        <w:r w:rsidR="00B95DFF">
          <w:delText xml:space="preserve"> , </w:delText>
        </w:r>
      </w:del>
    </w:p>
    <w:p w14:paraId="2AB1EFA2" w14:textId="77777777" w:rsidR="0000504F" w:rsidRDefault="0000504F" w:rsidP="00B95DFF">
      <w:pPr>
        <w:rPr>
          <w:del w:id="202" w:author="1" w:date="2026-09-22T12:16:00Z" w16du:dateUtc="2026-09-22T16:16:00Z"/>
        </w:rPr>
      </w:pPr>
      <w:del w:id="203" w:author="1" w:date="2026-09-22T12:16:00Z" w16du:dateUtc="2026-09-22T16:16:00Z">
        <w:r>
          <w:delText xml:space="preserve">- podnikatelia 110 l  nádoba z 47,48 €  na 66,35 €/rok </w:delText>
        </w:r>
      </w:del>
    </w:p>
    <w:p w14:paraId="0742DC5B" w14:textId="77777777" w:rsidR="00404A7C" w:rsidRDefault="0000504F" w:rsidP="00B95DFF">
      <w:pPr>
        <w:rPr>
          <w:del w:id="204" w:author="1" w:date="2026-09-22T12:16:00Z" w16du:dateUtc="2026-09-22T16:16:00Z"/>
        </w:rPr>
      </w:pPr>
      <w:del w:id="205" w:author="1" w:date="2026-09-22T12:16:00Z" w16du:dateUtc="2026-09-22T16:16:00Z">
        <w:r>
          <w:delText>- podnikatelia 1100 l z</w:delText>
        </w:r>
        <w:r w:rsidR="00404A7C">
          <w:delText> </w:delText>
        </w:r>
        <w:r>
          <w:delText>47</w:delText>
        </w:r>
        <w:r w:rsidR="00404A7C">
          <w:delText xml:space="preserve">4,76 € na 663,52€/rok  </w:delText>
        </w:r>
      </w:del>
    </w:p>
    <w:p w14:paraId="2B0C3742" w14:textId="77777777" w:rsidR="00B95DFF" w:rsidRDefault="00404A7C" w:rsidP="00B95DFF">
      <w:pPr>
        <w:rPr>
          <w:del w:id="206" w:author="1" w:date="2026-09-22T12:16:00Z" w16du:dateUtc="2026-09-22T16:16:00Z"/>
        </w:rPr>
      </w:pPr>
      <w:del w:id="207" w:author="1" w:date="2026-09-22T12:16:00Z" w16du:dateUtc="2026-09-22T16:16:00Z">
        <w:r>
          <w:delText xml:space="preserve">Poslanci hlasovali:7/0/0                                                       </w:delText>
        </w:r>
      </w:del>
    </w:p>
    <w:p w14:paraId="0EB0B6E9" w14:textId="77777777" w:rsidR="00B95DFF" w:rsidRDefault="00B95DFF" w:rsidP="00B95DFF">
      <w:pPr>
        <w:rPr>
          <w:del w:id="208" w:author="1" w:date="2026-09-22T12:16:00Z" w16du:dateUtc="2026-09-22T16:16:00Z"/>
          <w:b/>
          <w:u w:val="single"/>
        </w:rPr>
      </w:pPr>
    </w:p>
    <w:p w14:paraId="2C65AEE6" w14:textId="77777777" w:rsidR="00404A7C" w:rsidRDefault="00404A7C" w:rsidP="00B95DFF">
      <w:pPr>
        <w:rPr>
          <w:del w:id="209" w:author="1" w:date="2026-09-22T12:16:00Z" w16du:dateUtc="2026-09-22T16:16:00Z"/>
          <w:b/>
          <w:u w:val="single"/>
        </w:rPr>
      </w:pPr>
    </w:p>
    <w:p w14:paraId="53F369C2" w14:textId="77777777" w:rsidR="00404A7C" w:rsidRDefault="00404A7C" w:rsidP="00B95DFF">
      <w:pPr>
        <w:rPr>
          <w:del w:id="210" w:author="1" w:date="2026-09-22T12:16:00Z" w16du:dateUtc="2026-09-22T16:16:00Z"/>
          <w:b/>
          <w:u w:val="single"/>
        </w:rPr>
      </w:pPr>
    </w:p>
    <w:p w14:paraId="3C2D2283" w14:textId="77777777" w:rsidR="00404A7C" w:rsidRDefault="00404A7C" w:rsidP="00B95DFF">
      <w:pPr>
        <w:rPr>
          <w:del w:id="211" w:author="1" w:date="2026-09-22T12:16:00Z" w16du:dateUtc="2026-09-22T16:16:00Z"/>
          <w:b/>
          <w:u w:val="single"/>
        </w:rPr>
      </w:pPr>
    </w:p>
    <w:p w14:paraId="2A91D475" w14:textId="77777777" w:rsidR="00B95DFF" w:rsidRDefault="00B95DFF" w:rsidP="00B95DFF">
      <w:pPr>
        <w:rPr>
          <w:del w:id="212" w:author="1" w:date="2026-09-22T12:16:00Z" w16du:dateUtc="2026-09-22T16:16:00Z"/>
          <w:b/>
          <w:u w:val="single"/>
        </w:rPr>
      </w:pPr>
      <w:del w:id="213" w:author="1" w:date="2026-09-22T12:16:00Z" w16du:dateUtc="2026-09-22T16:16:00Z">
        <w:r>
          <w:rPr>
            <w:b/>
            <w:u w:val="single"/>
          </w:rPr>
          <w:delText xml:space="preserve">K bodu 8  VZN č. 4/2012 o núdzovom zásobovaní pitnou vodou v období krízovej </w:delText>
        </w:r>
      </w:del>
    </w:p>
    <w:p w14:paraId="37905051" w14:textId="77777777" w:rsidR="00B95DFF" w:rsidRDefault="00B95DFF" w:rsidP="00B95DFF">
      <w:pPr>
        <w:rPr>
          <w:del w:id="214" w:author="1" w:date="2026-09-22T12:16:00Z" w16du:dateUtc="2026-09-22T16:16:00Z"/>
          <w:b/>
          <w:u w:val="single"/>
        </w:rPr>
      </w:pPr>
      <w:del w:id="215" w:author="1" w:date="2026-09-22T12:16:00Z" w16du:dateUtc="2026-09-22T16:16:00Z">
        <w:r w:rsidRPr="003E426A">
          <w:delText xml:space="preserve">                 </w:delText>
        </w:r>
        <w:r>
          <w:rPr>
            <w:b/>
            <w:u w:val="single"/>
          </w:rPr>
          <w:delText xml:space="preserve">situácie </w:delText>
        </w:r>
      </w:del>
    </w:p>
    <w:p w14:paraId="3665F5AA" w14:textId="77777777" w:rsidR="00B95DFF" w:rsidRDefault="00B95DFF" w:rsidP="00B95DFF">
      <w:pPr>
        <w:rPr>
          <w:del w:id="216" w:author="1" w:date="2026-09-22T12:16:00Z" w16du:dateUtc="2026-09-22T16:16:00Z"/>
          <w:b/>
          <w:u w:val="single"/>
        </w:rPr>
      </w:pPr>
    </w:p>
    <w:p w14:paraId="008E441E" w14:textId="77777777" w:rsidR="00B95DFF" w:rsidRDefault="00B95DFF" w:rsidP="00B95DFF">
      <w:pPr>
        <w:rPr>
          <w:del w:id="217" w:author="1" w:date="2026-09-22T12:16:00Z" w16du:dateUtc="2026-09-22T16:16:00Z"/>
        </w:rPr>
      </w:pPr>
      <w:del w:id="218" w:author="1" w:date="2026-09-22T12:16:00Z" w16du:dateUtc="2026-09-22T16:16:00Z">
        <w:r>
          <w:delText xml:space="preserve">               </w:delText>
        </w:r>
        <w:r w:rsidR="00404A7C">
          <w:delText>Mária Pavláková</w:delText>
        </w:r>
        <w:r>
          <w:delText xml:space="preserve"> predložila uveden</w:delText>
        </w:r>
        <w:r w:rsidR="00404A7C">
          <w:delText>é</w:delText>
        </w:r>
        <w:r>
          <w:delText xml:space="preserve"> VZN č.4/2012. </w:delText>
        </w:r>
        <w:r w:rsidR="00404A7C">
          <w:delText>Poslanci nemali pripomienky</w:delText>
        </w:r>
        <w:r>
          <w:delText xml:space="preserve">. </w:delText>
        </w:r>
        <w:r w:rsidR="00404A7C">
          <w:delText>Poslanci hlasovali :7/0/0</w:delText>
        </w:r>
      </w:del>
    </w:p>
    <w:p w14:paraId="6CD7DFB4" w14:textId="77777777" w:rsidR="00B95DFF" w:rsidRDefault="00B95DFF" w:rsidP="00B95DFF">
      <w:pPr>
        <w:rPr>
          <w:del w:id="219" w:author="1" w:date="2026-09-22T12:16:00Z" w16du:dateUtc="2026-09-22T16:16:00Z"/>
          <w:b/>
          <w:u w:val="single"/>
        </w:rPr>
      </w:pPr>
    </w:p>
    <w:p w14:paraId="30ADEE0F" w14:textId="77777777" w:rsidR="00B95DFF" w:rsidRDefault="00404A7C" w:rsidP="00B95DFF">
      <w:pPr>
        <w:rPr>
          <w:del w:id="220" w:author="1" w:date="2026-09-22T12:16:00Z" w16du:dateUtc="2026-09-22T16:16:00Z"/>
          <w:b/>
          <w:u w:val="single"/>
        </w:rPr>
      </w:pPr>
      <w:del w:id="221" w:author="1" w:date="2026-09-22T12:16:00Z" w16du:dateUtc="2026-09-22T16:16:00Z">
        <w:r>
          <w:rPr>
            <w:b/>
            <w:u w:val="single"/>
          </w:rPr>
          <w:delText xml:space="preserve">K bodu </w:delText>
        </w:r>
        <w:r w:rsidR="007D01AD">
          <w:rPr>
            <w:b/>
            <w:u w:val="single"/>
          </w:rPr>
          <w:delText>9</w:delText>
        </w:r>
        <w:r>
          <w:rPr>
            <w:b/>
            <w:u w:val="single"/>
          </w:rPr>
          <w:delText xml:space="preserve">  Plán zasadnutí obecného zastupiteľstva na rok 2012</w:delText>
        </w:r>
      </w:del>
    </w:p>
    <w:p w14:paraId="1B928972" w14:textId="77777777" w:rsidR="00404A7C" w:rsidRDefault="00404A7C" w:rsidP="00B95DFF">
      <w:pPr>
        <w:rPr>
          <w:del w:id="222" w:author="1" w:date="2026-09-22T12:16:00Z" w16du:dateUtc="2026-09-22T16:16:00Z"/>
          <w:b/>
          <w:u w:val="single"/>
        </w:rPr>
      </w:pPr>
    </w:p>
    <w:p w14:paraId="5FAFA5A4" w14:textId="77777777" w:rsidR="00404A7C" w:rsidRDefault="00404A7C" w:rsidP="00B95DFF">
      <w:pPr>
        <w:rPr>
          <w:del w:id="223" w:author="1" w:date="2026-09-22T12:16:00Z" w16du:dateUtc="2026-09-22T16:16:00Z"/>
        </w:rPr>
      </w:pPr>
      <w:del w:id="224" w:author="1" w:date="2026-09-22T12:16:00Z" w16du:dateUtc="2026-09-22T16:16:00Z">
        <w:r>
          <w:delText xml:space="preserve">               Obecné zastupiteľstvo pre  rok 2012 </w:delText>
        </w:r>
        <w:r w:rsidR="007D01AD">
          <w:delText xml:space="preserve">bude </w:delText>
        </w:r>
        <w:r>
          <w:delText xml:space="preserve"> nasledovne:</w:delText>
        </w:r>
      </w:del>
    </w:p>
    <w:p w14:paraId="70726C80" w14:textId="77777777" w:rsidR="00404A7C" w:rsidRDefault="00404A7C" w:rsidP="00B95DFF">
      <w:pPr>
        <w:rPr>
          <w:del w:id="225" w:author="1" w:date="2026-09-22T12:16:00Z" w16du:dateUtc="2026-09-22T16:16:00Z"/>
        </w:rPr>
      </w:pPr>
      <w:del w:id="226" w:author="1" w:date="2026-09-22T12:16:00Z" w16du:dateUtc="2026-09-22T16:16:00Z">
        <w:r>
          <w:delText xml:space="preserve">24.2.2012,  27.4.2012, </w:delText>
        </w:r>
        <w:r w:rsidR="007D01AD">
          <w:delText>29.6.2012, 31.8.2012, 26.10.2012, 7.12.2012.</w:delText>
        </w:r>
      </w:del>
    </w:p>
    <w:p w14:paraId="70B9683A" w14:textId="77777777" w:rsidR="007D01AD" w:rsidRPr="00404A7C" w:rsidRDefault="007D01AD" w:rsidP="00B95DFF">
      <w:pPr>
        <w:rPr>
          <w:del w:id="227" w:author="1" w:date="2026-09-22T12:16:00Z" w16du:dateUtc="2026-09-22T16:16:00Z"/>
        </w:rPr>
      </w:pPr>
    </w:p>
    <w:p w14:paraId="13E07155" w14:textId="77777777" w:rsidR="00B95DFF" w:rsidRDefault="00B95DFF" w:rsidP="00B95DFF">
      <w:pPr>
        <w:rPr>
          <w:del w:id="228" w:author="1" w:date="2026-09-22T12:16:00Z" w16du:dateUtc="2026-09-22T16:16:00Z"/>
          <w:b/>
          <w:u w:val="single"/>
        </w:rPr>
      </w:pPr>
      <w:del w:id="229" w:author="1" w:date="2026-09-22T12:16:00Z" w16du:dateUtc="2026-09-22T16:16:00Z">
        <w:r>
          <w:rPr>
            <w:b/>
            <w:u w:val="single"/>
          </w:rPr>
          <w:delText>K</w:delText>
        </w:r>
        <w:r w:rsidR="007D01AD">
          <w:rPr>
            <w:b/>
            <w:u w:val="single"/>
          </w:rPr>
          <w:delText> </w:delText>
        </w:r>
        <w:r>
          <w:rPr>
            <w:b/>
            <w:u w:val="single"/>
          </w:rPr>
          <w:delText>bodu</w:delText>
        </w:r>
        <w:r w:rsidR="007D01AD">
          <w:rPr>
            <w:b/>
            <w:u w:val="single"/>
          </w:rPr>
          <w:delText xml:space="preserve"> 10 Rôzne   </w:delText>
        </w:r>
        <w:r>
          <w:rPr>
            <w:b/>
            <w:u w:val="single"/>
          </w:rPr>
          <w:delText xml:space="preserve">        </w:delText>
        </w:r>
      </w:del>
    </w:p>
    <w:p w14:paraId="246891E3" w14:textId="77777777" w:rsidR="00B95DFF" w:rsidRDefault="00B95DFF" w:rsidP="00B95DFF">
      <w:pPr>
        <w:rPr>
          <w:del w:id="230" w:author="1" w:date="2026-09-22T12:16:00Z" w16du:dateUtc="2026-09-22T16:16:00Z"/>
          <w:b/>
          <w:u w:val="single"/>
        </w:rPr>
      </w:pPr>
    </w:p>
    <w:p w14:paraId="5AB17A4B" w14:textId="77777777" w:rsidR="005B0F2D" w:rsidRDefault="00B95DFF" w:rsidP="00B95DFF">
      <w:pPr>
        <w:rPr>
          <w:del w:id="231" w:author="1" w:date="2026-09-22T12:16:00Z" w16du:dateUtc="2026-09-22T16:16:00Z"/>
        </w:rPr>
      </w:pPr>
      <w:del w:id="232" w:author="1" w:date="2026-09-22T12:16:00Z" w16du:dateUtc="2026-09-22T16:16:00Z">
        <w:r>
          <w:delText xml:space="preserve">                   Starosta </w:delText>
        </w:r>
        <w:r w:rsidR="005B0F2D">
          <w:delText>prečítal žiadosť o poskytnutie finančného príspevku pre Zariadenie pre seniorov a domov sociálnych služieb v Novoti.  Žiadosť je v prílohe. Poslanci navrhli pre uvedené zariadenie 100 €.</w:delText>
        </w:r>
      </w:del>
    </w:p>
    <w:p w14:paraId="65AD7E5D" w14:textId="77777777" w:rsidR="005B0F2D" w:rsidRDefault="005B0F2D" w:rsidP="00B95DFF">
      <w:pPr>
        <w:rPr>
          <w:del w:id="233" w:author="1" w:date="2026-09-22T12:16:00Z" w16du:dateUtc="2026-09-22T16:16:00Z"/>
        </w:rPr>
      </w:pPr>
      <w:del w:id="234" w:author="1" w:date="2026-09-22T12:16:00Z" w16du:dateUtc="2026-09-22T16:16:00Z">
        <w:r>
          <w:delText>Poslanci hlasovali: 7/0/0</w:delText>
        </w:r>
      </w:del>
    </w:p>
    <w:p w14:paraId="4BD59DEF" w14:textId="77777777" w:rsidR="005B0F2D" w:rsidRDefault="005B0F2D" w:rsidP="00B95DFF">
      <w:pPr>
        <w:rPr>
          <w:del w:id="235" w:author="1" w:date="2026-09-22T12:16:00Z" w16du:dateUtc="2026-09-22T16:16:00Z"/>
        </w:rPr>
      </w:pPr>
    </w:p>
    <w:p w14:paraId="5D18C618" w14:textId="77777777" w:rsidR="00B95DFF" w:rsidRDefault="005B0F2D" w:rsidP="00B95DFF">
      <w:pPr>
        <w:rPr>
          <w:del w:id="236" w:author="1" w:date="2026-09-22T12:16:00Z" w16du:dateUtc="2026-09-22T16:16:00Z"/>
        </w:rPr>
      </w:pPr>
      <w:del w:id="237" w:author="1" w:date="2026-09-22T12:16:00Z" w16du:dateUtc="2026-09-22T16:16:00Z">
        <w:r>
          <w:delText xml:space="preserve">       Starosta prečítal list z Okresného súdu v Námestove, v ktorom nás žiadajú, aby sme navrhli kandidátov za </w:delText>
        </w:r>
        <w:r w:rsidR="00B95DFF">
          <w:delText>pr</w:delText>
        </w:r>
        <w:r>
          <w:delText xml:space="preserve">ísediacich z občanov našej obce. Prísediaci sa volí na 4 roky. Doteraz túto funkciu </w:delText>
        </w:r>
        <w:r w:rsidR="00606B2B">
          <w:delText xml:space="preserve">vykonávala Marta Brindžáková a súd má záujem, aby túto funkciu vykonávala i ďalšie volebné obdobie. </w:delText>
        </w:r>
      </w:del>
    </w:p>
    <w:p w14:paraId="1A74729E" w14:textId="77777777" w:rsidR="00606B2B" w:rsidRDefault="00606B2B" w:rsidP="00B95DFF">
      <w:pPr>
        <w:rPr>
          <w:del w:id="238" w:author="1" w:date="2026-09-22T12:16:00Z" w16du:dateUtc="2026-09-22T16:16:00Z"/>
        </w:rPr>
      </w:pPr>
      <w:del w:id="239" w:author="1" w:date="2026-09-22T12:16:00Z" w16du:dateUtc="2026-09-22T16:16:00Z">
        <w:r>
          <w:delText>Poslanci hlasovali : 7/0/0</w:delText>
        </w:r>
      </w:del>
    </w:p>
    <w:p w14:paraId="005DE075" w14:textId="77777777" w:rsidR="006219F1" w:rsidRPr="00C03DC5" w:rsidRDefault="0062700E" w:rsidP="00566CD3">
      <w:pPr>
        <w:rPr>
          <w:del w:id="240" w:author="1" w:date="2026-09-22T12:16:00Z" w16du:dateUtc="2026-09-22T16:16:00Z"/>
          <w:b/>
          <w:u w:val="single"/>
        </w:rPr>
      </w:pPr>
      <w:del w:id="241" w:author="1" w:date="2026-09-22T12:16:00Z" w16du:dateUtc="2026-09-22T16:16:00Z">
        <w:r>
          <w:delText xml:space="preserve">                 </w:delText>
        </w:r>
      </w:del>
    </w:p>
    <w:p w14:paraId="2C789FCD" w14:textId="77777777" w:rsidR="00C03DC5" w:rsidRDefault="00566CD3" w:rsidP="004F2971">
      <w:pPr>
        <w:rPr>
          <w:del w:id="242" w:author="1" w:date="2026-09-22T12:16:00Z" w16du:dateUtc="2026-09-22T16:16:00Z"/>
          <w:b/>
        </w:rPr>
      </w:pPr>
      <w:del w:id="243" w:author="1" w:date="2026-09-22T12:16:00Z" w16du:dateUtc="2026-09-22T16:16:00Z">
        <w:r>
          <w:rPr>
            <w:b/>
            <w:u w:val="single"/>
          </w:rPr>
          <w:delText xml:space="preserve">K bodu </w:delText>
        </w:r>
        <w:r w:rsidR="004F2971">
          <w:rPr>
            <w:b/>
            <w:u w:val="single"/>
          </w:rPr>
          <w:delText>11</w:delText>
        </w:r>
        <w:r>
          <w:rPr>
            <w:b/>
            <w:u w:val="single"/>
          </w:rPr>
          <w:delText xml:space="preserve"> Uznesenie</w:delText>
        </w:r>
      </w:del>
    </w:p>
    <w:p w14:paraId="2A975743" w14:textId="77777777" w:rsidR="00681523" w:rsidRPr="00536423" w:rsidRDefault="00681523" w:rsidP="004F2971">
      <w:pPr>
        <w:jc w:val="center"/>
        <w:rPr>
          <w:del w:id="244" w:author="1" w:date="2026-09-22T12:16:00Z" w16du:dateUtc="2026-09-22T16:16:00Z"/>
        </w:rPr>
      </w:pPr>
    </w:p>
    <w:p w14:paraId="0AFB7AC3" w14:textId="77777777" w:rsidR="00536423" w:rsidRPr="00046119" w:rsidRDefault="00536423" w:rsidP="004F2971">
      <w:pPr>
        <w:jc w:val="center"/>
        <w:rPr>
          <w:del w:id="245" w:author="1" w:date="2026-09-22T12:16:00Z" w16du:dateUtc="2026-09-22T16:16:00Z"/>
          <w:b/>
        </w:rPr>
      </w:pPr>
      <w:del w:id="246" w:author="1" w:date="2026-09-22T12:16:00Z" w16du:dateUtc="2026-09-22T16:16:00Z">
        <w:r w:rsidRPr="00046119">
          <w:rPr>
            <w:b/>
          </w:rPr>
          <w:delText>U Z N E S E N I </w:delText>
        </w:r>
        <w:r>
          <w:rPr>
            <w:b/>
          </w:rPr>
          <w:delText>E</w:delText>
        </w:r>
        <w:r w:rsidRPr="00046119">
          <w:rPr>
            <w:b/>
          </w:rPr>
          <w:delText> č.</w:delText>
        </w:r>
        <w:r w:rsidR="00ED0091">
          <w:rPr>
            <w:b/>
          </w:rPr>
          <w:delText xml:space="preserve"> </w:delText>
        </w:r>
        <w:r w:rsidR="004F2971">
          <w:rPr>
            <w:b/>
          </w:rPr>
          <w:delText>7</w:delText>
        </w:r>
        <w:r w:rsidR="00C03DC5">
          <w:rPr>
            <w:b/>
          </w:rPr>
          <w:delText>/2011</w:delText>
        </w:r>
      </w:del>
    </w:p>
    <w:p w14:paraId="6CA14103" w14:textId="77777777" w:rsidR="00536423" w:rsidRDefault="00536423" w:rsidP="004F2971">
      <w:pPr>
        <w:jc w:val="center"/>
        <w:rPr>
          <w:del w:id="247" w:author="1" w:date="2026-09-22T12:16:00Z" w16du:dateUtc="2026-09-22T16:16:00Z"/>
        </w:rPr>
      </w:pPr>
      <w:del w:id="248" w:author="1" w:date="2026-09-22T12:16:00Z" w16du:dateUtc="2026-09-22T16:16:00Z">
        <w:r>
          <w:delText>z</w:delText>
        </w:r>
        <w:r w:rsidR="00C03DC5">
          <w:delText xml:space="preserve">o </w:delText>
        </w:r>
        <w:r>
          <w:delText>zasadnutia obecného zastupiteľstva ,</w:delText>
        </w:r>
      </w:del>
    </w:p>
    <w:p w14:paraId="0147F672" w14:textId="77777777" w:rsidR="003156D6" w:rsidRDefault="00536423" w:rsidP="00536423">
      <w:pPr>
        <w:rPr>
          <w:del w:id="249" w:author="1" w:date="2026-09-22T12:16:00Z" w16du:dateUtc="2026-09-22T16:16:00Z"/>
        </w:rPr>
      </w:pPr>
      <w:del w:id="250" w:author="1" w:date="2026-09-22T12:16:00Z" w16du:dateUtc="2026-09-22T16:16:00Z">
        <w:r>
          <w:delText xml:space="preserve">  </w:delText>
        </w:r>
      </w:del>
    </w:p>
    <w:p w14:paraId="40C62B89" w14:textId="77777777" w:rsidR="00536423" w:rsidRDefault="00536423" w:rsidP="00536423">
      <w:pPr>
        <w:rPr>
          <w:del w:id="251" w:author="1" w:date="2026-09-22T12:16:00Z" w16du:dateUtc="2026-09-22T16:16:00Z"/>
        </w:rPr>
      </w:pPr>
      <w:del w:id="252" w:author="1" w:date="2026-09-22T12:16:00Z" w16du:dateUtc="2026-09-22T16:16:00Z">
        <w:r>
          <w:delText xml:space="preserve">                                           </w:delText>
        </w:r>
      </w:del>
    </w:p>
    <w:p w14:paraId="0D81027D" w14:textId="77777777" w:rsidR="00536423" w:rsidRDefault="00536423" w:rsidP="00536423">
      <w:pPr>
        <w:rPr>
          <w:del w:id="253" w:author="1" w:date="2026-09-22T12:16:00Z" w16du:dateUtc="2026-09-22T16:16:00Z"/>
        </w:rPr>
      </w:pPr>
      <w:del w:id="254" w:author="1" w:date="2026-09-22T12:16:00Z" w16du:dateUtc="2026-09-22T16:16:00Z">
        <w:r>
          <w:delText>Obecné zastupiteľstvo vo Vavrečke</w:delText>
        </w:r>
      </w:del>
    </w:p>
    <w:p w14:paraId="29491A94" w14:textId="77777777" w:rsidR="00536423" w:rsidRPr="001A4898" w:rsidRDefault="00536423" w:rsidP="00536423">
      <w:pPr>
        <w:numPr>
          <w:ilvl w:val="0"/>
          <w:numId w:val="4"/>
        </w:numPr>
        <w:rPr>
          <w:del w:id="255" w:author="1" w:date="2026-09-22T12:16:00Z" w16du:dateUtc="2026-09-22T16:16:00Z"/>
          <w:b/>
        </w:rPr>
      </w:pPr>
      <w:del w:id="256" w:author="1" w:date="2026-09-22T12:16:00Z" w16du:dateUtc="2026-09-22T16:16:00Z">
        <w:r>
          <w:rPr>
            <w:b/>
          </w:rPr>
          <w:delText xml:space="preserve">b </w:delText>
        </w:r>
        <w:r w:rsidRPr="001A4898">
          <w:rPr>
            <w:b/>
          </w:rPr>
          <w:delText>e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r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i</w:delText>
        </w:r>
        <w:r>
          <w:rPr>
            <w:b/>
          </w:rPr>
          <w:delText> </w:delText>
        </w:r>
        <w:r w:rsidRPr="001A4898">
          <w:rPr>
            <w:b/>
          </w:rPr>
          <w:delText>e</w:delText>
        </w:r>
        <w:r>
          <w:rPr>
            <w:b/>
          </w:rPr>
          <w:delText xml:space="preserve">  </w:delText>
        </w:r>
        <w:r w:rsidRPr="001A4898">
          <w:rPr>
            <w:b/>
          </w:rPr>
          <w:delText xml:space="preserve"> n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a</w:delText>
        </w:r>
        <w:r>
          <w:rPr>
            <w:b/>
          </w:rPr>
          <w:delText xml:space="preserve">   </w:delText>
        </w:r>
        <w:r w:rsidRPr="001A4898">
          <w:rPr>
            <w:b/>
          </w:rPr>
          <w:delText>v</w:delText>
        </w:r>
        <w:r>
          <w:rPr>
            <w:b/>
          </w:rPr>
          <w:delText> </w:delText>
        </w:r>
        <w:r w:rsidRPr="001A4898">
          <w:rPr>
            <w:b/>
          </w:rPr>
          <w:delText>e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d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o</w:delText>
        </w:r>
        <w:r>
          <w:rPr>
            <w:b/>
          </w:rPr>
          <w:delText> </w:delText>
        </w:r>
        <w:r w:rsidRPr="001A4898">
          <w:rPr>
            <w:b/>
          </w:rPr>
          <w:delText>m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i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e</w:delText>
        </w:r>
      </w:del>
    </w:p>
    <w:p w14:paraId="748D56D6" w14:textId="77777777" w:rsidR="00536423" w:rsidRDefault="00536423" w:rsidP="00536423">
      <w:pPr>
        <w:ind w:left="360"/>
        <w:rPr>
          <w:del w:id="257" w:author="1" w:date="2026-09-22T12:16:00Z" w16du:dateUtc="2026-09-22T16:16:00Z"/>
        </w:rPr>
      </w:pPr>
      <w:del w:id="258" w:author="1" w:date="2026-09-22T12:16:00Z" w16du:dateUtc="2026-09-22T16:16:00Z">
        <w:r>
          <w:delText xml:space="preserve">1. </w:delText>
        </w:r>
        <w:r w:rsidR="004F2971">
          <w:delText xml:space="preserve">Stanovisko kontrolóra obce k rozpočtu obce Vavrečka na rok 2012  </w:delText>
        </w:r>
        <w:r>
          <w:delText xml:space="preserve"> </w:delText>
        </w:r>
      </w:del>
    </w:p>
    <w:p w14:paraId="6D493CFC" w14:textId="77777777" w:rsidR="00536423" w:rsidRDefault="00536423" w:rsidP="00536423">
      <w:pPr>
        <w:ind w:left="360"/>
        <w:rPr>
          <w:del w:id="259" w:author="1" w:date="2026-09-22T12:16:00Z" w16du:dateUtc="2026-09-22T16:16:00Z"/>
        </w:rPr>
      </w:pPr>
      <w:del w:id="260" w:author="1" w:date="2026-09-22T12:16:00Z" w16du:dateUtc="2026-09-22T16:16:00Z">
        <w:r>
          <w:delText xml:space="preserve">2. </w:delText>
        </w:r>
        <w:r w:rsidR="004F2971">
          <w:delText>Programový rozpočet obce Vavrečka na roky 2013-2014</w:delText>
        </w:r>
      </w:del>
    </w:p>
    <w:p w14:paraId="2DB5894F" w14:textId="77777777" w:rsidR="004F2971" w:rsidRDefault="004F2971" w:rsidP="00536423">
      <w:pPr>
        <w:ind w:left="360"/>
        <w:rPr>
          <w:del w:id="261" w:author="1" w:date="2026-09-22T12:16:00Z" w16du:dateUtc="2026-09-22T16:16:00Z"/>
        </w:rPr>
      </w:pPr>
      <w:del w:id="262" w:author="1" w:date="2026-09-22T12:16:00Z" w16du:dateUtc="2026-09-22T16:16:00Z">
        <w:r>
          <w:delText>3. Rozpočet ZŠ s MŠ vo Vavrečke na roky 2013-2014</w:delText>
        </w:r>
      </w:del>
    </w:p>
    <w:p w14:paraId="2861559F" w14:textId="77777777" w:rsidR="004F2971" w:rsidRDefault="004F2971" w:rsidP="00536423">
      <w:pPr>
        <w:ind w:left="360"/>
        <w:rPr>
          <w:del w:id="263" w:author="1" w:date="2026-09-22T12:16:00Z" w16du:dateUtc="2026-09-22T16:16:00Z"/>
        </w:rPr>
      </w:pPr>
      <w:del w:id="264" w:author="1" w:date="2026-09-22T12:16:00Z" w16du:dateUtc="2026-09-22T16:16:00Z">
        <w:r>
          <w:delText xml:space="preserve">4. Príkaz starostu obce na vykonanie fyzickej a dokladovej inventarizácie majetku obce </w:delText>
        </w:r>
      </w:del>
    </w:p>
    <w:p w14:paraId="391E77E6" w14:textId="77777777" w:rsidR="00770CF6" w:rsidRDefault="00770CF6" w:rsidP="00536423">
      <w:pPr>
        <w:ind w:left="360"/>
        <w:rPr>
          <w:del w:id="265" w:author="1" w:date="2026-09-22T12:16:00Z" w16du:dateUtc="2026-09-22T16:16:00Z"/>
        </w:rPr>
      </w:pPr>
      <w:del w:id="266" w:author="1" w:date="2026-09-22T12:16:00Z" w16du:dateUtc="2026-09-22T16:16:00Z">
        <w:r>
          <w:delText>5. Plán zasadnutí obecného zastupiteľstva na rok 2012</w:delText>
        </w:r>
      </w:del>
    </w:p>
    <w:p w14:paraId="60EA82CD" w14:textId="77777777" w:rsidR="00536423" w:rsidRDefault="00536423" w:rsidP="00536423">
      <w:pPr>
        <w:ind w:left="360"/>
        <w:rPr>
          <w:del w:id="267" w:author="1" w:date="2026-09-22T12:16:00Z" w16du:dateUtc="2026-09-22T16:16:00Z"/>
        </w:rPr>
      </w:pPr>
    </w:p>
    <w:p w14:paraId="1FA8E0EB" w14:textId="77777777" w:rsidR="00536423" w:rsidRDefault="00536423" w:rsidP="00770CF6">
      <w:pPr>
        <w:ind w:left="720"/>
        <w:rPr>
          <w:del w:id="268" w:author="1" w:date="2026-09-22T12:16:00Z" w16du:dateUtc="2026-09-22T16:16:00Z"/>
        </w:rPr>
      </w:pPr>
      <w:del w:id="269" w:author="1" w:date="2026-09-22T12:16:00Z" w16du:dateUtc="2026-09-22T16:16:00Z">
        <w:r>
          <w:delText xml:space="preserve">                                                           </w:delText>
        </w:r>
      </w:del>
    </w:p>
    <w:p w14:paraId="2CC9672C" w14:textId="77777777" w:rsidR="00536423" w:rsidRDefault="00536423" w:rsidP="00536423">
      <w:pPr>
        <w:numPr>
          <w:ilvl w:val="0"/>
          <w:numId w:val="4"/>
        </w:numPr>
        <w:rPr>
          <w:del w:id="270" w:author="1" w:date="2026-09-22T12:16:00Z" w16du:dateUtc="2026-09-22T16:16:00Z"/>
          <w:b/>
        </w:rPr>
      </w:pPr>
      <w:del w:id="271" w:author="1" w:date="2026-09-22T12:16:00Z" w16du:dateUtc="2026-09-22T16:16:00Z">
        <w:r w:rsidRPr="00076B5B">
          <w:rPr>
            <w:b/>
          </w:rPr>
          <w:delText xml:space="preserve">s c h v a ľ u j e </w:delText>
        </w:r>
      </w:del>
    </w:p>
    <w:p w14:paraId="4587C79E" w14:textId="77777777" w:rsidR="00770CF6" w:rsidRPr="00770CF6" w:rsidRDefault="00770CF6" w:rsidP="00770CF6">
      <w:pPr>
        <w:ind w:left="720"/>
        <w:rPr>
          <w:del w:id="272" w:author="1" w:date="2026-09-22T12:16:00Z" w16du:dateUtc="2026-09-22T16:16:00Z"/>
        </w:rPr>
      </w:pPr>
      <w:del w:id="273" w:author="1" w:date="2026-09-22T12:16:00Z" w16du:dateUtc="2026-09-22T16:16:00Z">
        <w:r w:rsidRPr="00770CF6">
          <w:delText xml:space="preserve">1/ Program zasadnutia obecného zastupiteľstva </w:delText>
        </w:r>
      </w:del>
    </w:p>
    <w:p w14:paraId="0501E0ED" w14:textId="77777777" w:rsidR="00536423" w:rsidRDefault="00770CF6" w:rsidP="00536423">
      <w:pPr>
        <w:ind w:left="720"/>
        <w:rPr>
          <w:del w:id="274" w:author="1" w:date="2026-09-22T12:16:00Z" w16du:dateUtc="2026-09-22T16:16:00Z"/>
        </w:rPr>
      </w:pPr>
      <w:del w:id="275" w:author="1" w:date="2026-09-22T12:16:00Z" w16du:dateUtc="2026-09-22T16:16:00Z">
        <w:r>
          <w:delText>2</w:delText>
        </w:r>
        <w:r w:rsidR="003156D6">
          <w:delText xml:space="preserve">/ </w:delText>
        </w:r>
        <w:r w:rsidR="004F2971">
          <w:delText>Programový rozpočet obce Vavrečka na rok 2012</w:delText>
        </w:r>
      </w:del>
    </w:p>
    <w:p w14:paraId="341EA67C" w14:textId="77777777" w:rsidR="003156D6" w:rsidRDefault="00770CF6" w:rsidP="00536423">
      <w:pPr>
        <w:ind w:left="720"/>
        <w:rPr>
          <w:del w:id="276" w:author="1" w:date="2026-09-22T12:16:00Z" w16du:dateUtc="2026-09-22T16:16:00Z"/>
        </w:rPr>
      </w:pPr>
      <w:del w:id="277" w:author="1" w:date="2026-09-22T12:16:00Z" w16du:dateUtc="2026-09-22T16:16:00Z">
        <w:r>
          <w:delText>3</w:delText>
        </w:r>
        <w:r w:rsidR="003156D6">
          <w:delText xml:space="preserve">/ </w:delText>
        </w:r>
        <w:r w:rsidR="004F2971">
          <w:delText>Rozpočet ZŠ s MŠ vo Vavrečke na rok 2012</w:delText>
        </w:r>
      </w:del>
    </w:p>
    <w:p w14:paraId="16E5BA57" w14:textId="77777777" w:rsidR="004F2971" w:rsidRDefault="004F2971" w:rsidP="004F2971">
      <w:pPr>
        <w:rPr>
          <w:del w:id="278" w:author="1" w:date="2026-09-22T12:16:00Z" w16du:dateUtc="2026-09-22T16:16:00Z"/>
        </w:rPr>
      </w:pPr>
      <w:del w:id="279" w:author="1" w:date="2026-09-22T12:16:00Z" w16du:dateUtc="2026-09-22T16:16:00Z">
        <w:r>
          <w:delText xml:space="preserve">            </w:delText>
        </w:r>
        <w:r w:rsidR="00770CF6">
          <w:delText>4</w:delText>
        </w:r>
        <w:r>
          <w:delText xml:space="preserve">/ VZN č.1/2012 o dani z nehnuteľnosti </w:delText>
        </w:r>
      </w:del>
    </w:p>
    <w:p w14:paraId="062A668A" w14:textId="77777777" w:rsidR="004F2971" w:rsidRDefault="004F2971" w:rsidP="004F2971">
      <w:pPr>
        <w:rPr>
          <w:del w:id="280" w:author="1" w:date="2026-09-22T12:16:00Z" w16du:dateUtc="2026-09-22T16:16:00Z"/>
        </w:rPr>
      </w:pPr>
      <w:del w:id="281" w:author="1" w:date="2026-09-22T12:16:00Z" w16du:dateUtc="2026-09-22T16:16:00Z">
        <w:r>
          <w:delText xml:space="preserve">            </w:delText>
        </w:r>
        <w:r w:rsidR="00770CF6">
          <w:delText>5</w:delText>
        </w:r>
        <w:r>
          <w:delText xml:space="preserve">/ VZN č. 2/2012 o miestnych daniach  </w:delText>
        </w:r>
      </w:del>
    </w:p>
    <w:p w14:paraId="23AC61D3" w14:textId="77777777" w:rsidR="004F2971" w:rsidRDefault="004F2971" w:rsidP="004F2971">
      <w:pPr>
        <w:rPr>
          <w:del w:id="282" w:author="1" w:date="2026-09-22T12:16:00Z" w16du:dateUtc="2026-09-22T16:16:00Z"/>
        </w:rPr>
      </w:pPr>
      <w:del w:id="283" w:author="1" w:date="2026-09-22T12:16:00Z" w16du:dateUtc="2026-09-22T16:16:00Z">
        <w:r>
          <w:delText xml:space="preserve">            </w:delText>
        </w:r>
        <w:r w:rsidR="00770CF6">
          <w:delText>6</w:delText>
        </w:r>
        <w:r>
          <w:delText xml:space="preserve">/ VZN  č.3/2012 o zbere, preprave a zneškodňovaní komunálneho odpadu </w:delText>
        </w:r>
      </w:del>
    </w:p>
    <w:p w14:paraId="27319D24" w14:textId="77777777" w:rsidR="004F2971" w:rsidRDefault="004F2971" w:rsidP="004F2971">
      <w:pPr>
        <w:rPr>
          <w:del w:id="284" w:author="1" w:date="2026-09-22T12:16:00Z" w16du:dateUtc="2026-09-22T16:16:00Z"/>
        </w:rPr>
      </w:pPr>
      <w:del w:id="285" w:author="1" w:date="2026-09-22T12:16:00Z" w16du:dateUtc="2026-09-22T16:16:00Z">
        <w:r>
          <w:delText xml:space="preserve">      </w:delText>
        </w:r>
        <w:r w:rsidR="00770CF6">
          <w:delText xml:space="preserve">        </w:delText>
        </w:r>
        <w:r>
          <w:delText xml:space="preserve">  a  miestnom poplatku za zber, prepravu a zneškodňovanie komunálneho odpadu</w:delText>
        </w:r>
      </w:del>
    </w:p>
    <w:p w14:paraId="35663E7A" w14:textId="77777777" w:rsidR="004F2971" w:rsidRDefault="00770CF6" w:rsidP="004F2971">
      <w:pPr>
        <w:ind w:left="720"/>
        <w:rPr>
          <w:del w:id="286" w:author="1" w:date="2026-09-22T12:16:00Z" w16du:dateUtc="2026-09-22T16:16:00Z"/>
        </w:rPr>
      </w:pPr>
      <w:del w:id="287" w:author="1" w:date="2026-09-22T12:16:00Z" w16du:dateUtc="2026-09-22T16:16:00Z">
        <w:r>
          <w:delText>7/</w:delText>
        </w:r>
        <w:r w:rsidR="004F2971">
          <w:delText xml:space="preserve">  VZN č.4/2012 o núdzovom zásobovaní pitnou vodou v období krízovej situácie</w:delText>
        </w:r>
      </w:del>
    </w:p>
    <w:p w14:paraId="2E77A457" w14:textId="77777777" w:rsidR="00770CF6" w:rsidRDefault="00770CF6" w:rsidP="00536423">
      <w:pPr>
        <w:ind w:left="720"/>
        <w:rPr>
          <w:del w:id="288" w:author="1" w:date="2026-09-22T12:16:00Z" w16du:dateUtc="2026-09-22T16:16:00Z"/>
        </w:rPr>
      </w:pPr>
    </w:p>
    <w:p w14:paraId="3EE8652A" w14:textId="77777777" w:rsidR="00770CF6" w:rsidRDefault="00770CF6" w:rsidP="00536423">
      <w:pPr>
        <w:ind w:left="720"/>
        <w:rPr>
          <w:del w:id="289" w:author="1" w:date="2026-09-22T12:16:00Z" w16du:dateUtc="2026-09-22T16:16:00Z"/>
        </w:rPr>
      </w:pPr>
    </w:p>
    <w:p w14:paraId="747DC1A3" w14:textId="77777777" w:rsidR="004F2971" w:rsidRDefault="00770CF6" w:rsidP="00536423">
      <w:pPr>
        <w:ind w:left="720"/>
        <w:rPr>
          <w:del w:id="290" w:author="1" w:date="2026-09-22T12:16:00Z" w16du:dateUtc="2026-09-22T16:16:00Z"/>
        </w:rPr>
      </w:pPr>
      <w:del w:id="291" w:author="1" w:date="2026-09-22T12:16:00Z" w16du:dateUtc="2026-09-22T16:16:00Z">
        <w:r>
          <w:delText>8</w:delText>
        </w:r>
        <w:r w:rsidR="004F2971">
          <w:delText>/ Komisiu na vykonanie fyzickej a dokladovej inventarizácie v zložení:</w:delText>
        </w:r>
      </w:del>
    </w:p>
    <w:p w14:paraId="177A9210" w14:textId="77777777" w:rsidR="004F2971" w:rsidRDefault="004F2971" w:rsidP="00536423">
      <w:pPr>
        <w:ind w:left="720"/>
        <w:rPr>
          <w:del w:id="292" w:author="1" w:date="2026-09-22T12:16:00Z" w16du:dateUtc="2026-09-22T16:16:00Z"/>
        </w:rPr>
      </w:pPr>
      <w:del w:id="293" w:author="1" w:date="2026-09-22T12:16:00Z" w16du:dateUtc="2026-09-22T16:16:00Z">
        <w:r>
          <w:delText xml:space="preserve">     Predseda: Ing. Jozef Hrkeľ</w:delText>
        </w:r>
      </w:del>
    </w:p>
    <w:p w14:paraId="54422F6D" w14:textId="77777777" w:rsidR="004F2971" w:rsidRDefault="004F2971" w:rsidP="00536423">
      <w:pPr>
        <w:ind w:left="720"/>
        <w:rPr>
          <w:del w:id="294" w:author="1" w:date="2026-09-22T12:16:00Z" w16du:dateUtc="2026-09-22T16:16:00Z"/>
        </w:rPr>
      </w:pPr>
      <w:del w:id="295" w:author="1" w:date="2026-09-22T12:16:00Z" w16du:dateUtc="2026-09-22T16:16:00Z">
        <w:r>
          <w:delText xml:space="preserve">     Členovia: Alena Hvoľková, Marta Brindžáková, Mária Pavláková</w:delText>
        </w:r>
      </w:del>
    </w:p>
    <w:p w14:paraId="0A224A9C" w14:textId="77777777" w:rsidR="00770CF6" w:rsidRDefault="00770CF6" w:rsidP="00536423">
      <w:pPr>
        <w:ind w:left="720"/>
        <w:rPr>
          <w:del w:id="296" w:author="1" w:date="2026-09-22T12:16:00Z" w16du:dateUtc="2026-09-22T16:16:00Z"/>
        </w:rPr>
      </w:pPr>
      <w:del w:id="297" w:author="1" w:date="2026-09-22T12:16:00Z" w16du:dateUtc="2026-09-22T16:16:00Z">
        <w:r>
          <w:delText>9/ Finančný príspevok vo výške 100€ pre Zariadenie pre seniorov a domov sociálnych</w:delText>
        </w:r>
      </w:del>
    </w:p>
    <w:p w14:paraId="6094E643" w14:textId="77777777" w:rsidR="00770CF6" w:rsidRDefault="00770CF6" w:rsidP="00536423">
      <w:pPr>
        <w:ind w:left="720"/>
        <w:rPr>
          <w:del w:id="298" w:author="1" w:date="2026-09-22T12:16:00Z" w16du:dateUtc="2026-09-22T16:16:00Z"/>
        </w:rPr>
      </w:pPr>
      <w:del w:id="299" w:author="1" w:date="2026-09-22T12:16:00Z" w16du:dateUtc="2026-09-22T16:16:00Z">
        <w:r>
          <w:delText xml:space="preserve">    služieb v Novoti</w:delText>
        </w:r>
      </w:del>
    </w:p>
    <w:p w14:paraId="4B527CE5" w14:textId="77777777" w:rsidR="00770CF6" w:rsidRDefault="00770CF6" w:rsidP="00536423">
      <w:pPr>
        <w:ind w:left="720"/>
        <w:rPr>
          <w:del w:id="300" w:author="1" w:date="2026-09-22T12:16:00Z" w16du:dateUtc="2026-09-22T16:16:00Z"/>
        </w:rPr>
      </w:pPr>
      <w:del w:id="301" w:author="1" w:date="2026-09-22T12:16:00Z" w16du:dateUtc="2026-09-22T16:16:00Z">
        <w:r>
          <w:delText xml:space="preserve">10/Martu Brindžákovú za prísediacu sudcu </w:delText>
        </w:r>
      </w:del>
    </w:p>
    <w:p w14:paraId="368E2DE4" w14:textId="77777777" w:rsidR="00C03DC5" w:rsidRDefault="00C03DC5" w:rsidP="00566CD3">
      <w:pPr>
        <w:rPr>
          <w:del w:id="302" w:author="1" w:date="2026-09-22T12:16:00Z" w16du:dateUtc="2026-09-22T16:16:00Z"/>
          <w:b/>
          <w:u w:val="single"/>
          <w:lang w:eastAsia="sk-SK"/>
        </w:rPr>
      </w:pPr>
    </w:p>
    <w:p w14:paraId="07834F5C" w14:textId="77777777" w:rsidR="003156D6" w:rsidRDefault="003156D6" w:rsidP="00566CD3">
      <w:pPr>
        <w:rPr>
          <w:del w:id="303" w:author="1" w:date="2026-09-22T12:16:00Z" w16du:dateUtc="2026-09-22T16:16:00Z"/>
          <w:b/>
          <w:u w:val="single"/>
          <w:lang w:eastAsia="sk-SK"/>
        </w:rPr>
      </w:pPr>
    </w:p>
    <w:p w14:paraId="5388337E" w14:textId="77777777" w:rsidR="003156D6" w:rsidRDefault="003156D6" w:rsidP="00566CD3">
      <w:pPr>
        <w:rPr>
          <w:del w:id="304" w:author="1" w:date="2026-09-22T12:16:00Z" w16du:dateUtc="2026-09-22T16:16:00Z"/>
          <w:b/>
          <w:u w:val="single"/>
          <w:lang w:eastAsia="sk-SK"/>
        </w:rPr>
      </w:pPr>
    </w:p>
    <w:p w14:paraId="2B2C5605" w14:textId="77777777" w:rsidR="003156D6" w:rsidRDefault="003156D6" w:rsidP="00566CD3">
      <w:pPr>
        <w:rPr>
          <w:del w:id="305" w:author="1" w:date="2026-09-22T12:16:00Z" w16du:dateUtc="2026-09-22T16:16:00Z"/>
          <w:b/>
          <w:u w:val="single"/>
          <w:lang w:eastAsia="sk-SK"/>
        </w:rPr>
      </w:pPr>
    </w:p>
    <w:p w14:paraId="5EECD136" w14:textId="77777777" w:rsidR="00566CD3" w:rsidRPr="001936A2" w:rsidRDefault="00566CD3" w:rsidP="00566CD3">
      <w:pPr>
        <w:rPr>
          <w:del w:id="306" w:author="1" w:date="2026-09-22T12:16:00Z" w16du:dateUtc="2026-09-22T16:16:00Z"/>
          <w:b/>
          <w:u w:val="single"/>
          <w:lang w:eastAsia="sk-SK"/>
        </w:rPr>
      </w:pPr>
      <w:del w:id="307" w:author="1" w:date="2026-09-22T12:16:00Z" w16du:dateUtc="2026-09-22T16:16:00Z">
        <w:r w:rsidRPr="001936A2">
          <w:rPr>
            <w:b/>
            <w:u w:val="single"/>
            <w:lang w:eastAsia="sk-SK"/>
          </w:rPr>
          <w:delText xml:space="preserve">K bodu </w:delText>
        </w:r>
        <w:r w:rsidR="00C03DC5">
          <w:rPr>
            <w:b/>
            <w:u w:val="single"/>
            <w:lang w:eastAsia="sk-SK"/>
          </w:rPr>
          <w:delText xml:space="preserve">9 </w:delText>
        </w:r>
        <w:r w:rsidR="00864280">
          <w:rPr>
            <w:b/>
            <w:u w:val="single"/>
            <w:lang w:eastAsia="sk-SK"/>
          </w:rPr>
          <w:delText xml:space="preserve"> </w:delText>
        </w:r>
        <w:r w:rsidRPr="001936A2">
          <w:rPr>
            <w:b/>
            <w:u w:val="single"/>
            <w:lang w:eastAsia="sk-SK"/>
          </w:rPr>
          <w:delText>Záver</w:delText>
        </w:r>
      </w:del>
    </w:p>
    <w:p w14:paraId="3E22E4D3" w14:textId="77777777" w:rsidR="00566CD3" w:rsidRDefault="00566CD3" w:rsidP="00566CD3">
      <w:pPr>
        <w:rPr>
          <w:del w:id="308" w:author="1" w:date="2026-09-22T12:16:00Z" w16du:dateUtc="2026-09-22T16:16:00Z"/>
        </w:rPr>
      </w:pPr>
    </w:p>
    <w:p w14:paraId="5BB1552F" w14:textId="77777777" w:rsidR="00566CD3" w:rsidRDefault="00566CD3" w:rsidP="00566CD3">
      <w:pPr>
        <w:rPr>
          <w:del w:id="309" w:author="1" w:date="2026-09-22T12:16:00Z" w16du:dateUtc="2026-09-22T16:16:00Z"/>
        </w:rPr>
      </w:pPr>
      <w:del w:id="310" w:author="1" w:date="2026-09-22T12:16:00Z" w16du:dateUtc="2026-09-22T16:16:00Z">
        <w:r>
          <w:delText xml:space="preserve">    Na záver starosta obce </w:delText>
        </w:r>
        <w:r w:rsidR="00ED0091">
          <w:delText xml:space="preserve">Mgr. Ladislav Šnapko </w:delText>
        </w:r>
        <w:r>
          <w:delText xml:space="preserve"> všetkým prítomným za účasť.</w:delText>
        </w:r>
      </w:del>
    </w:p>
    <w:p w14:paraId="3D1DC072" w14:textId="77777777" w:rsidR="00681523" w:rsidRDefault="00681523" w:rsidP="00566CD3">
      <w:pPr>
        <w:rPr>
          <w:del w:id="311" w:author="1" w:date="2026-09-22T12:16:00Z" w16du:dateUtc="2026-09-22T16:16:00Z"/>
        </w:rPr>
      </w:pPr>
    </w:p>
    <w:p w14:paraId="396C9D1F" w14:textId="77777777" w:rsidR="00681523" w:rsidRDefault="00681523" w:rsidP="00566CD3">
      <w:pPr>
        <w:rPr>
          <w:del w:id="312" w:author="1" w:date="2026-09-22T12:16:00Z" w16du:dateUtc="2026-09-22T16:16:00Z"/>
        </w:rPr>
      </w:pPr>
    </w:p>
    <w:p w14:paraId="16D48196" w14:textId="77777777" w:rsidR="003156D6" w:rsidRDefault="003156D6" w:rsidP="00566CD3">
      <w:pPr>
        <w:rPr>
          <w:del w:id="313" w:author="1" w:date="2026-09-22T12:16:00Z" w16du:dateUtc="2026-09-22T16:16:00Z"/>
        </w:rPr>
      </w:pPr>
    </w:p>
    <w:p w14:paraId="717C0A5E" w14:textId="77777777" w:rsidR="003156D6" w:rsidRDefault="003156D6" w:rsidP="00566CD3">
      <w:pPr>
        <w:rPr>
          <w:del w:id="314" w:author="1" w:date="2026-09-22T12:16:00Z" w16du:dateUtc="2026-09-22T16:16:00Z"/>
        </w:rPr>
      </w:pPr>
    </w:p>
    <w:p w14:paraId="3EA69ECD" w14:textId="77777777" w:rsidR="003156D6" w:rsidRDefault="003156D6" w:rsidP="00566CD3">
      <w:pPr>
        <w:rPr>
          <w:del w:id="315" w:author="1" w:date="2026-09-22T12:16:00Z" w16du:dateUtc="2026-09-22T16:16:00Z"/>
        </w:rPr>
      </w:pPr>
    </w:p>
    <w:p w14:paraId="1926F278" w14:textId="77777777" w:rsidR="00566CD3" w:rsidRDefault="00566CD3" w:rsidP="00566CD3">
      <w:pPr>
        <w:rPr>
          <w:del w:id="316" w:author="1" w:date="2026-09-22T12:16:00Z" w16du:dateUtc="2026-09-22T16:16:00Z"/>
        </w:rPr>
      </w:pPr>
      <w:del w:id="317" w:author="1" w:date="2026-09-22T12:16:00Z" w16du:dateUtc="2026-09-22T16:16:00Z">
        <w:r>
          <w:delText xml:space="preserve">                                                                                           </w:delText>
        </w:r>
        <w:r w:rsidR="00ED0091">
          <w:delText xml:space="preserve">Mgr. Ladislav Šnapko </w:delText>
        </w:r>
      </w:del>
    </w:p>
    <w:p w14:paraId="0630B0D3" w14:textId="77777777" w:rsidR="00201E7C" w:rsidRDefault="00566CD3" w:rsidP="00566CD3">
      <w:pPr>
        <w:rPr>
          <w:del w:id="318" w:author="1" w:date="2026-09-22T12:16:00Z" w16du:dateUtc="2026-09-22T16:16:00Z"/>
        </w:rPr>
      </w:pPr>
      <w:del w:id="319" w:author="1" w:date="2026-09-22T12:16:00Z" w16du:dateUtc="2026-09-22T16:16:00Z">
        <w:r>
          <w:delText xml:space="preserve">                                                                                               </w:delText>
        </w:r>
        <w:r w:rsidR="00ED0091">
          <w:delText xml:space="preserve">   </w:delText>
        </w:r>
        <w:r>
          <w:delText xml:space="preserve">starosta obce                                                           </w:delText>
        </w:r>
      </w:del>
    </w:p>
    <w:p w14:paraId="14FC5038" w14:textId="77777777" w:rsidR="00533983" w:rsidRDefault="00533983" w:rsidP="00566CD3">
      <w:pPr>
        <w:rPr>
          <w:del w:id="320" w:author="1" w:date="2026-09-22T12:16:00Z" w16du:dateUtc="2026-09-22T16:16:00Z"/>
        </w:rPr>
      </w:pPr>
    </w:p>
    <w:p w14:paraId="2E9E2559" w14:textId="77777777" w:rsidR="003E2664" w:rsidRDefault="003E2664" w:rsidP="00566CD3">
      <w:pPr>
        <w:rPr>
          <w:del w:id="321" w:author="1" w:date="2026-09-22T12:16:00Z" w16du:dateUtc="2026-09-22T16:16:00Z"/>
        </w:rPr>
      </w:pPr>
    </w:p>
    <w:p w14:paraId="040B993C" w14:textId="77777777" w:rsidR="003156D6" w:rsidRDefault="003156D6" w:rsidP="00566CD3">
      <w:pPr>
        <w:rPr>
          <w:del w:id="322" w:author="1" w:date="2026-09-22T12:16:00Z" w16du:dateUtc="2026-09-22T16:16:00Z"/>
        </w:rPr>
      </w:pPr>
    </w:p>
    <w:p w14:paraId="4C02345D" w14:textId="77777777" w:rsidR="003156D6" w:rsidRDefault="00566CD3" w:rsidP="00566CD3">
      <w:pPr>
        <w:rPr>
          <w:del w:id="323" w:author="1" w:date="2026-09-22T12:16:00Z" w16du:dateUtc="2026-09-22T16:16:00Z"/>
        </w:rPr>
      </w:pPr>
      <w:del w:id="324" w:author="1" w:date="2026-09-22T12:16:00Z" w16du:dateUtc="2026-09-22T16:16:00Z">
        <w:r>
          <w:delText xml:space="preserve">Overovatelia :   </w:delText>
        </w:r>
        <w:r w:rsidR="00536423">
          <w:delText>I</w:delText>
        </w:r>
        <w:r w:rsidR="00770CF6">
          <w:delText xml:space="preserve">ng.  Jozef Hrkeľ </w:delText>
        </w:r>
        <w:r w:rsidR="00ED0091">
          <w:delText xml:space="preserve">       </w:delText>
        </w:r>
      </w:del>
    </w:p>
    <w:p w14:paraId="0B9FBC04" w14:textId="77777777" w:rsidR="00566CD3" w:rsidRDefault="00ED0091" w:rsidP="00566CD3">
      <w:pPr>
        <w:rPr>
          <w:del w:id="325" w:author="1" w:date="2026-09-22T12:16:00Z" w16du:dateUtc="2026-09-22T16:16:00Z"/>
        </w:rPr>
      </w:pPr>
      <w:del w:id="326" w:author="1" w:date="2026-09-22T12:16:00Z" w16du:dateUtc="2026-09-22T16:16:00Z">
        <w:r>
          <w:delText xml:space="preserve"> </w:delText>
        </w:r>
        <w:r w:rsidR="00427B4C">
          <w:delText xml:space="preserve"> </w:delText>
        </w:r>
        <w:r w:rsidR="00CB42F6">
          <w:delText xml:space="preserve"> </w:delText>
        </w:r>
        <w:r w:rsidR="00201E7C">
          <w:delText xml:space="preserve"> </w:delText>
        </w:r>
      </w:del>
    </w:p>
    <w:p w14:paraId="09FC8BF8" w14:textId="77777777" w:rsidR="00681523" w:rsidRDefault="00566CD3" w:rsidP="00566CD3">
      <w:pPr>
        <w:rPr>
          <w:del w:id="327" w:author="1" w:date="2026-09-22T12:16:00Z" w16du:dateUtc="2026-09-22T16:16:00Z"/>
        </w:rPr>
      </w:pPr>
      <w:del w:id="328" w:author="1" w:date="2026-09-22T12:16:00Z" w16du:dateUtc="2026-09-22T16:16:00Z">
        <w:r>
          <w:delText xml:space="preserve">                          </w:delText>
        </w:r>
        <w:r w:rsidR="00770CF6">
          <w:delText xml:space="preserve">Alena Hvoľková     </w:delText>
        </w:r>
        <w:r w:rsidR="004A0840">
          <w:delText xml:space="preserve">     </w:delText>
        </w:r>
        <w:r w:rsidR="00427B4C">
          <w:delText xml:space="preserve">   </w:delText>
        </w:r>
      </w:del>
    </w:p>
    <w:p w14:paraId="38926A82" w14:textId="77777777" w:rsidR="00566CD3" w:rsidRDefault="00201E7C" w:rsidP="00566CD3">
      <w:pPr>
        <w:rPr>
          <w:del w:id="329" w:author="1" w:date="2026-09-22T12:16:00Z" w16du:dateUtc="2026-09-22T16:16:00Z"/>
        </w:rPr>
      </w:pPr>
      <w:del w:id="330" w:author="1" w:date="2026-09-22T12:16:00Z" w16du:dateUtc="2026-09-22T16:16:00Z">
        <w:r>
          <w:delText xml:space="preserve"> </w:delText>
        </w:r>
        <w:r w:rsidR="00566CD3">
          <w:delText xml:space="preserve">    </w:delText>
        </w:r>
      </w:del>
    </w:p>
    <w:p w14:paraId="640CC6A8" w14:textId="77777777" w:rsidR="003156D6" w:rsidRDefault="003156D6">
      <w:pPr>
        <w:rPr>
          <w:del w:id="331" w:author="1" w:date="2026-09-22T12:16:00Z" w16du:dateUtc="2026-09-22T16:16:00Z"/>
        </w:rPr>
      </w:pPr>
    </w:p>
    <w:p w14:paraId="592DF52B" w14:textId="77777777" w:rsidR="003156D6" w:rsidRDefault="003156D6">
      <w:pPr>
        <w:rPr>
          <w:del w:id="332" w:author="1" w:date="2026-09-22T12:16:00Z" w16du:dateUtc="2026-09-22T16:16:00Z"/>
        </w:rPr>
      </w:pPr>
    </w:p>
    <w:p w14:paraId="5323602A" w14:textId="77777777" w:rsidR="003156D6" w:rsidRDefault="003156D6">
      <w:pPr>
        <w:rPr>
          <w:del w:id="333" w:author="1" w:date="2026-09-22T12:16:00Z" w16du:dateUtc="2026-09-22T16:16:00Z"/>
        </w:rPr>
      </w:pPr>
    </w:p>
    <w:p w14:paraId="0F2D1A88" w14:textId="77777777" w:rsidR="003156D6" w:rsidRDefault="003156D6">
      <w:pPr>
        <w:rPr>
          <w:del w:id="334" w:author="1" w:date="2026-09-22T12:16:00Z" w16du:dateUtc="2026-09-22T16:16:00Z"/>
        </w:rPr>
      </w:pPr>
    </w:p>
    <w:p w14:paraId="505F7CC4" w14:textId="77777777" w:rsidR="00533983" w:rsidRDefault="00566CD3">
      <w:pPr>
        <w:rPr>
          <w:del w:id="335" w:author="1" w:date="2026-09-22T12:16:00Z" w16du:dateUtc="2026-09-22T16:16:00Z"/>
        </w:rPr>
      </w:pPr>
      <w:del w:id="336" w:author="1" w:date="2026-09-22T12:16:00Z" w16du:dateUtc="2026-09-22T16:16:00Z">
        <w:r>
          <w:delText>Z</w:delText>
        </w:r>
        <w:r w:rsidR="00BD560B">
          <w:delText>apisovateľ :     Mária Pavlákov</w:delText>
        </w:r>
        <w:r w:rsidR="00972F08">
          <w:delText>á</w:delText>
        </w:r>
      </w:del>
    </w:p>
    <w:p w14:paraId="7A424F3B" w14:textId="77777777" w:rsidR="00536423" w:rsidRDefault="00536423">
      <w:pPr>
        <w:rPr>
          <w:del w:id="337" w:author="1" w:date="2026-09-22T12:16:00Z" w16du:dateUtc="2026-09-22T16:16:00Z"/>
          <w:b/>
          <w:sz w:val="36"/>
          <w:szCs w:val="36"/>
          <w:u w:val="single"/>
        </w:rPr>
      </w:pPr>
    </w:p>
    <w:p w14:paraId="5CE67714" w14:textId="77777777" w:rsidR="003156D6" w:rsidRDefault="003156D6">
      <w:pPr>
        <w:rPr>
          <w:del w:id="338" w:author="1" w:date="2026-09-22T12:16:00Z" w16du:dateUtc="2026-09-22T16:16:00Z"/>
          <w:b/>
          <w:sz w:val="36"/>
          <w:szCs w:val="36"/>
          <w:u w:val="single"/>
        </w:rPr>
      </w:pPr>
    </w:p>
    <w:p w14:paraId="107322A5" w14:textId="77777777" w:rsidR="003156D6" w:rsidRDefault="003156D6">
      <w:pPr>
        <w:rPr>
          <w:del w:id="339" w:author="1" w:date="2026-09-22T12:16:00Z" w16du:dateUtc="2026-09-22T16:16:00Z"/>
          <w:b/>
          <w:sz w:val="36"/>
          <w:szCs w:val="36"/>
          <w:u w:val="single"/>
        </w:rPr>
      </w:pPr>
    </w:p>
    <w:p w14:paraId="2C04C865" w14:textId="77777777" w:rsidR="003156D6" w:rsidRDefault="003156D6">
      <w:pPr>
        <w:rPr>
          <w:del w:id="340" w:author="1" w:date="2026-09-22T12:16:00Z" w16du:dateUtc="2026-09-22T16:16:00Z"/>
          <w:b/>
          <w:sz w:val="36"/>
          <w:szCs w:val="36"/>
          <w:u w:val="single"/>
        </w:rPr>
      </w:pPr>
    </w:p>
    <w:p w14:paraId="4E8883DC" w14:textId="77777777" w:rsidR="003156D6" w:rsidRDefault="003156D6">
      <w:pPr>
        <w:rPr>
          <w:del w:id="341" w:author="1" w:date="2026-09-22T12:16:00Z" w16du:dateUtc="2026-09-22T16:16:00Z"/>
          <w:b/>
          <w:sz w:val="36"/>
          <w:szCs w:val="36"/>
          <w:u w:val="single"/>
        </w:rPr>
      </w:pPr>
    </w:p>
    <w:p w14:paraId="66377F76" w14:textId="77777777" w:rsidR="003156D6" w:rsidRDefault="003156D6">
      <w:pPr>
        <w:rPr>
          <w:del w:id="342" w:author="1" w:date="2026-09-22T12:16:00Z" w16du:dateUtc="2026-09-22T16:16:00Z"/>
          <w:b/>
          <w:sz w:val="36"/>
          <w:szCs w:val="36"/>
          <w:u w:val="single"/>
        </w:rPr>
      </w:pPr>
    </w:p>
    <w:p w14:paraId="7A21CB53" w14:textId="77777777" w:rsidR="003156D6" w:rsidRDefault="003156D6">
      <w:pPr>
        <w:rPr>
          <w:del w:id="343" w:author="1" w:date="2026-09-22T12:16:00Z" w16du:dateUtc="2026-09-22T16:16:00Z"/>
          <w:b/>
          <w:sz w:val="36"/>
          <w:szCs w:val="36"/>
          <w:u w:val="single"/>
        </w:rPr>
      </w:pPr>
    </w:p>
    <w:p w14:paraId="7D8219D9" w14:textId="77777777" w:rsidR="003156D6" w:rsidRDefault="003156D6">
      <w:pPr>
        <w:rPr>
          <w:del w:id="344" w:author="1" w:date="2026-09-22T12:16:00Z" w16du:dateUtc="2026-09-22T16:16:00Z"/>
          <w:b/>
          <w:sz w:val="36"/>
          <w:szCs w:val="36"/>
          <w:u w:val="single"/>
        </w:rPr>
      </w:pPr>
    </w:p>
    <w:p w14:paraId="03268CDA" w14:textId="77777777" w:rsidR="003156D6" w:rsidRDefault="003156D6">
      <w:pPr>
        <w:rPr>
          <w:del w:id="345" w:author="1" w:date="2026-09-22T12:16:00Z" w16du:dateUtc="2026-09-22T16:16:00Z"/>
          <w:b/>
          <w:sz w:val="36"/>
          <w:szCs w:val="36"/>
          <w:u w:val="single"/>
        </w:rPr>
      </w:pPr>
    </w:p>
    <w:p w14:paraId="78F633C6" w14:textId="77777777" w:rsidR="003156D6" w:rsidRDefault="003156D6">
      <w:pPr>
        <w:rPr>
          <w:del w:id="346" w:author="1" w:date="2026-09-22T12:16:00Z" w16du:dateUtc="2026-09-22T16:16:00Z"/>
          <w:b/>
          <w:sz w:val="36"/>
          <w:szCs w:val="36"/>
          <w:u w:val="single"/>
        </w:rPr>
      </w:pPr>
    </w:p>
    <w:p w14:paraId="182D360F" w14:textId="77777777" w:rsidR="003156D6" w:rsidRDefault="003156D6">
      <w:pPr>
        <w:rPr>
          <w:del w:id="347" w:author="1" w:date="2026-09-22T12:16:00Z" w16du:dateUtc="2026-09-22T16:16:00Z"/>
          <w:b/>
          <w:sz w:val="36"/>
          <w:szCs w:val="36"/>
          <w:u w:val="single"/>
        </w:rPr>
      </w:pPr>
    </w:p>
    <w:p w14:paraId="197FA2E9" w14:textId="77777777" w:rsidR="003156D6" w:rsidRDefault="003156D6">
      <w:pPr>
        <w:rPr>
          <w:del w:id="348" w:author="1" w:date="2026-09-22T12:16:00Z" w16du:dateUtc="2026-09-22T16:16:00Z"/>
          <w:b/>
          <w:sz w:val="36"/>
          <w:szCs w:val="36"/>
          <w:u w:val="single"/>
        </w:rPr>
      </w:pPr>
    </w:p>
    <w:p w14:paraId="509986BB" w14:textId="77777777" w:rsidR="00407425" w:rsidRDefault="00407425">
      <w:pPr>
        <w:rPr>
          <w:del w:id="349" w:author="1" w:date="2026-09-22T12:16:00Z" w16du:dateUtc="2026-09-22T16:16:00Z"/>
        </w:rPr>
      </w:pPr>
    </w:p>
    <w:p w14:paraId="2CD295B7" w14:textId="77777777" w:rsidR="00407425" w:rsidRDefault="00407425">
      <w:pPr>
        <w:rPr>
          <w:del w:id="350" w:author="1" w:date="2026-09-22T12:16:00Z" w16du:dateUtc="2026-09-22T16:16:00Z"/>
        </w:rPr>
      </w:pPr>
    </w:p>
    <w:p w14:paraId="25C668E5" w14:textId="77777777" w:rsidR="00407425" w:rsidRDefault="00407425">
      <w:pPr>
        <w:rPr>
          <w:del w:id="351" w:author="1" w:date="2026-09-22T12:16:00Z" w16du:dateUtc="2026-09-22T16:16:00Z"/>
        </w:rPr>
      </w:pPr>
    </w:p>
    <w:p w14:paraId="47B2E3BF" w14:textId="77777777" w:rsidR="0034715F" w:rsidRDefault="0034715F">
      <w:pPr>
        <w:rPr>
          <w:del w:id="352" w:author="1" w:date="2026-09-22T12:16:00Z" w16du:dateUtc="2026-09-22T16:16:00Z"/>
        </w:rPr>
      </w:pPr>
    </w:p>
    <w:p w14:paraId="34D7E5F6" w14:textId="77777777" w:rsidR="0034715F" w:rsidRDefault="0034715F">
      <w:pPr>
        <w:rPr>
          <w:del w:id="353" w:author="1" w:date="2026-09-22T12:16:00Z" w16du:dateUtc="2026-09-22T16:16:00Z"/>
        </w:rPr>
      </w:pPr>
    </w:p>
    <w:p w14:paraId="599DE475" w14:textId="77777777" w:rsidR="0034715F" w:rsidRDefault="0034715F">
      <w:pPr>
        <w:rPr>
          <w:del w:id="354" w:author="1" w:date="2026-09-22T12:16:00Z" w16du:dateUtc="2026-09-22T16:16:00Z"/>
        </w:rPr>
      </w:pPr>
    </w:p>
    <w:p w14:paraId="19525165" w14:textId="77777777" w:rsidR="0034715F" w:rsidRDefault="0034715F">
      <w:pPr>
        <w:rPr>
          <w:del w:id="355" w:author="1" w:date="2026-09-22T12:16:00Z" w16du:dateUtc="2026-09-22T16:16:00Z"/>
        </w:rPr>
      </w:pPr>
    </w:p>
    <w:p w14:paraId="060950F5" w14:textId="77777777" w:rsidR="0034715F" w:rsidRDefault="0034715F">
      <w:pPr>
        <w:rPr>
          <w:del w:id="356" w:author="1" w:date="2026-09-22T12:16:00Z" w16du:dateUtc="2026-09-22T16:16:00Z"/>
        </w:rPr>
      </w:pPr>
    </w:p>
    <w:p w14:paraId="2E738280" w14:textId="77777777" w:rsidR="0034715F" w:rsidRDefault="0034715F">
      <w:pPr>
        <w:rPr>
          <w:del w:id="357" w:author="1" w:date="2026-09-22T12:16:00Z" w16du:dateUtc="2026-09-22T16:16:00Z"/>
        </w:rPr>
      </w:pPr>
    </w:p>
    <w:p w14:paraId="20622485" w14:textId="77777777" w:rsidR="0034715F" w:rsidRDefault="0034715F">
      <w:pPr>
        <w:rPr>
          <w:del w:id="358" w:author="1" w:date="2026-09-22T12:16:00Z" w16du:dateUtc="2026-09-22T16:16:00Z"/>
        </w:rPr>
      </w:pPr>
    </w:p>
    <w:p w14:paraId="701FC8BF" w14:textId="77777777" w:rsidR="0034715F" w:rsidRDefault="0034715F">
      <w:pPr>
        <w:rPr>
          <w:del w:id="359" w:author="1" w:date="2026-09-22T12:16:00Z" w16du:dateUtc="2026-09-22T16:16:00Z"/>
        </w:rPr>
      </w:pPr>
    </w:p>
    <w:p w14:paraId="0E653DB4" w14:textId="77777777" w:rsidR="005F5F28" w:rsidRDefault="005F5F28">
      <w:pPr>
        <w:rPr>
          <w:del w:id="360" w:author="1" w:date="2026-09-22T12:16:00Z" w16du:dateUtc="2026-09-22T16:16:00Z"/>
        </w:rPr>
      </w:pPr>
    </w:p>
    <w:p w14:paraId="5CFCCEAC" w14:textId="77777777" w:rsidR="005F5F28" w:rsidRPr="001E08FA" w:rsidRDefault="005F5F28">
      <w:pPr>
        <w:rPr>
          <w:rFonts w:ascii="Times New Roman" w:hAnsi="Times New Roman"/>
          <w:sz w:val="24"/>
          <w:rPrChange w:id="361" w:author="1" w:date="2026-09-22T12:16:00Z" w16du:dateUtc="2026-09-22T16:16:00Z">
            <w:rPr/>
          </w:rPrChange>
        </w:rPr>
      </w:pPr>
    </w:p>
    <w:p w14:paraId="699183BC" w14:textId="77777777" w:rsidR="005F5F28" w:rsidRPr="001E08FA" w:rsidRDefault="005F5F28">
      <w:pPr>
        <w:rPr>
          <w:rFonts w:ascii="Times New Roman" w:hAnsi="Times New Roman"/>
          <w:sz w:val="24"/>
          <w:rPrChange w:id="362" w:author="1" w:date="2026-09-22T12:16:00Z" w16du:dateUtc="2026-09-22T16:16:00Z">
            <w:rPr/>
          </w:rPrChange>
        </w:rPr>
      </w:pPr>
    </w:p>
    <w:p w14:paraId="0E77A8AE" w14:textId="77777777" w:rsidR="005F5F28" w:rsidRPr="001E08FA" w:rsidRDefault="005F5F28" w:rsidP="00FF542C">
      <w:pPr>
        <w:autoSpaceDE w:val="0"/>
        <w:rPr>
          <w:rFonts w:ascii="Times New Roman" w:hAnsi="Times New Roman"/>
          <w:sz w:val="24"/>
          <w:rPrChange w:id="363" w:author="1" w:date="2026-09-22T12:16:00Z" w16du:dateUtc="2026-09-22T16:16:00Z">
            <w:rPr/>
          </w:rPrChange>
        </w:rPr>
        <w:pPrChange w:id="364" w:author="1" w:date="2026-09-22T12:16:00Z" w16du:dateUtc="2026-09-22T16:16:00Z">
          <w:pPr/>
        </w:pPrChange>
      </w:pPr>
    </w:p>
    <w:sectPr w:rsidR="005F5F28" w:rsidRPr="001E08FA" w:rsidSect="006E54AE">
      <w:pgSz w:w="11906" w:h="16838"/>
      <w:pgMar w:top="1079" w:right="850" w:bottom="1134" w:left="1440" w:header="708" w:footer="708" w:gutter="0"/>
      <w:cols w:space="708"/>
      <w:docGrid w:linePitch="360"/>
      <w:sectPrChange w:id="365" w:author="1" w:date="2026-09-22T12:16:00Z" w16du:dateUtc="2026-09-22T16:16:00Z">
        <w:sectPr w:rsidR="005F5F28" w:rsidRPr="001E08FA" w:rsidSect="006E54AE">
          <w:pgMar w:top="1417" w:right="1417" w:bottom="1417" w:left="1417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1D8A7DB2"/>
    <w:multiLevelType w:val="hybridMultilevel"/>
    <w:tmpl w:val="8744D9C8"/>
    <w:lvl w:ilvl="0" w:tplc="041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35DA28B2"/>
    <w:multiLevelType w:val="hybridMultilevel"/>
    <w:tmpl w:val="B1F4500E"/>
    <w:lvl w:ilvl="0" w:tplc="49D2733E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D035AD7"/>
    <w:multiLevelType w:val="hybridMultilevel"/>
    <w:tmpl w:val="805E0CCA"/>
    <w:lvl w:ilvl="0" w:tplc="041B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0792012"/>
    <w:multiLevelType w:val="hybridMultilevel"/>
    <w:tmpl w:val="0914ABEA"/>
    <w:lvl w:ilvl="0" w:tplc="041B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8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9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57661B73"/>
    <w:multiLevelType w:val="hybridMultilevel"/>
    <w:tmpl w:val="F2460516"/>
    <w:lvl w:ilvl="0" w:tplc="F3B4D31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22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814176706">
    <w:abstractNumId w:val="20"/>
  </w:num>
  <w:num w:numId="2" w16cid:durableId="1810589035">
    <w:abstractNumId w:val="12"/>
  </w:num>
  <w:num w:numId="3" w16cid:durableId="1422682978">
    <w:abstractNumId w:val="7"/>
  </w:num>
  <w:num w:numId="4" w16cid:durableId="191848132">
    <w:abstractNumId w:val="14"/>
  </w:num>
  <w:num w:numId="5" w16cid:durableId="892959253">
    <w:abstractNumId w:val="15"/>
  </w:num>
  <w:num w:numId="6" w16cid:durableId="1073167151">
    <w:abstractNumId w:val="19"/>
  </w:num>
  <w:num w:numId="7" w16cid:durableId="1672560639">
    <w:abstractNumId w:val="18"/>
  </w:num>
  <w:num w:numId="8" w16cid:durableId="965162372">
    <w:abstractNumId w:val="21"/>
  </w:num>
  <w:num w:numId="9" w16cid:durableId="736057276">
    <w:abstractNumId w:val="17"/>
  </w:num>
  <w:num w:numId="10" w16cid:durableId="360475600">
    <w:abstractNumId w:val="6"/>
  </w:num>
  <w:num w:numId="11" w16cid:durableId="1915237391">
    <w:abstractNumId w:val="23"/>
  </w:num>
  <w:num w:numId="12" w16cid:durableId="2026318802">
    <w:abstractNumId w:val="8"/>
  </w:num>
  <w:num w:numId="13" w16cid:durableId="1345209619">
    <w:abstractNumId w:val="13"/>
  </w:num>
  <w:num w:numId="14" w16cid:durableId="1567837670">
    <w:abstractNumId w:val="4"/>
  </w:num>
  <w:num w:numId="15" w16cid:durableId="598492848">
    <w:abstractNumId w:val="11"/>
  </w:num>
  <w:num w:numId="16" w16cid:durableId="1536967198">
    <w:abstractNumId w:val="3"/>
  </w:num>
  <w:num w:numId="17" w16cid:durableId="1817524206">
    <w:abstractNumId w:val="1"/>
  </w:num>
  <w:num w:numId="18" w16cid:durableId="771783910">
    <w:abstractNumId w:val="2"/>
  </w:num>
  <w:num w:numId="19" w16cid:durableId="1329404481">
    <w:abstractNumId w:val="5"/>
  </w:num>
  <w:num w:numId="20" w16cid:durableId="1175027488">
    <w:abstractNumId w:val="9"/>
  </w:num>
  <w:num w:numId="21" w16cid:durableId="155263457">
    <w:abstractNumId w:val="22"/>
  </w:num>
  <w:num w:numId="22" w16cid:durableId="599603398">
    <w:abstractNumId w:val="16"/>
  </w:num>
  <w:num w:numId="23" w16cid:durableId="2029135465">
    <w:abstractNumId w:val="0"/>
  </w:num>
  <w:num w:numId="24" w16cid:durableId="16254956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20538354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6CD3"/>
    <w:rsid w:val="000024EF"/>
    <w:rsid w:val="00004082"/>
    <w:rsid w:val="0000504F"/>
    <w:rsid w:val="00006004"/>
    <w:rsid w:val="00006C34"/>
    <w:rsid w:val="00007443"/>
    <w:rsid w:val="00010880"/>
    <w:rsid w:val="000122E8"/>
    <w:rsid w:val="00012D91"/>
    <w:rsid w:val="000134DD"/>
    <w:rsid w:val="00015F5E"/>
    <w:rsid w:val="00021798"/>
    <w:rsid w:val="00024C46"/>
    <w:rsid w:val="00025421"/>
    <w:rsid w:val="00025975"/>
    <w:rsid w:val="000271AF"/>
    <w:rsid w:val="00027DEF"/>
    <w:rsid w:val="0003164B"/>
    <w:rsid w:val="00044B22"/>
    <w:rsid w:val="000522D1"/>
    <w:rsid w:val="000534AA"/>
    <w:rsid w:val="00056A73"/>
    <w:rsid w:val="00057F3E"/>
    <w:rsid w:val="00065CBD"/>
    <w:rsid w:val="000706CF"/>
    <w:rsid w:val="0008309E"/>
    <w:rsid w:val="00086483"/>
    <w:rsid w:val="00090BE8"/>
    <w:rsid w:val="00092A9F"/>
    <w:rsid w:val="00092F3A"/>
    <w:rsid w:val="000A0CCE"/>
    <w:rsid w:val="000A1A40"/>
    <w:rsid w:val="000A2FB9"/>
    <w:rsid w:val="000A46F8"/>
    <w:rsid w:val="000A5A91"/>
    <w:rsid w:val="000B0174"/>
    <w:rsid w:val="000B0709"/>
    <w:rsid w:val="000B174C"/>
    <w:rsid w:val="000B182B"/>
    <w:rsid w:val="000B6DC5"/>
    <w:rsid w:val="000C302C"/>
    <w:rsid w:val="000C519C"/>
    <w:rsid w:val="000C6636"/>
    <w:rsid w:val="000D3261"/>
    <w:rsid w:val="000D414E"/>
    <w:rsid w:val="000E2BFB"/>
    <w:rsid w:val="000E3424"/>
    <w:rsid w:val="000E39D9"/>
    <w:rsid w:val="000E52FD"/>
    <w:rsid w:val="000E5369"/>
    <w:rsid w:val="000E702E"/>
    <w:rsid w:val="000F034A"/>
    <w:rsid w:val="000F37A3"/>
    <w:rsid w:val="000F3C79"/>
    <w:rsid w:val="000F5984"/>
    <w:rsid w:val="000F59BD"/>
    <w:rsid w:val="00100968"/>
    <w:rsid w:val="00102172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4DD2"/>
    <w:rsid w:val="0015568D"/>
    <w:rsid w:val="00156BA3"/>
    <w:rsid w:val="00160B41"/>
    <w:rsid w:val="0016591D"/>
    <w:rsid w:val="0016779F"/>
    <w:rsid w:val="00170EA1"/>
    <w:rsid w:val="0017118E"/>
    <w:rsid w:val="00171919"/>
    <w:rsid w:val="00176308"/>
    <w:rsid w:val="00180C1E"/>
    <w:rsid w:val="00181288"/>
    <w:rsid w:val="00182395"/>
    <w:rsid w:val="00183182"/>
    <w:rsid w:val="001832E1"/>
    <w:rsid w:val="00185E2D"/>
    <w:rsid w:val="001906B0"/>
    <w:rsid w:val="001936A2"/>
    <w:rsid w:val="00196BAD"/>
    <w:rsid w:val="001A0A5B"/>
    <w:rsid w:val="001A21E3"/>
    <w:rsid w:val="001A4164"/>
    <w:rsid w:val="001A5104"/>
    <w:rsid w:val="001A55CD"/>
    <w:rsid w:val="001A5AAC"/>
    <w:rsid w:val="001B0554"/>
    <w:rsid w:val="001B2F6E"/>
    <w:rsid w:val="001B6472"/>
    <w:rsid w:val="001B799A"/>
    <w:rsid w:val="001C133F"/>
    <w:rsid w:val="001C60F3"/>
    <w:rsid w:val="001C7240"/>
    <w:rsid w:val="001D0726"/>
    <w:rsid w:val="001D167C"/>
    <w:rsid w:val="001D2172"/>
    <w:rsid w:val="001D2A1D"/>
    <w:rsid w:val="001D591F"/>
    <w:rsid w:val="001D5AF2"/>
    <w:rsid w:val="001D6AAB"/>
    <w:rsid w:val="001D7E0F"/>
    <w:rsid w:val="001E03AD"/>
    <w:rsid w:val="001E08FA"/>
    <w:rsid w:val="001E1D37"/>
    <w:rsid w:val="001E353C"/>
    <w:rsid w:val="001E3668"/>
    <w:rsid w:val="001E460C"/>
    <w:rsid w:val="001E4D52"/>
    <w:rsid w:val="001E4F04"/>
    <w:rsid w:val="001E5457"/>
    <w:rsid w:val="001E6B73"/>
    <w:rsid w:val="001E6FF6"/>
    <w:rsid w:val="001E74A2"/>
    <w:rsid w:val="001F2969"/>
    <w:rsid w:val="001F4798"/>
    <w:rsid w:val="001F7075"/>
    <w:rsid w:val="001F75C6"/>
    <w:rsid w:val="00201E7C"/>
    <w:rsid w:val="002035C1"/>
    <w:rsid w:val="0020723A"/>
    <w:rsid w:val="00207B33"/>
    <w:rsid w:val="00211EF4"/>
    <w:rsid w:val="00216BA5"/>
    <w:rsid w:val="00217736"/>
    <w:rsid w:val="002202BA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54DC5"/>
    <w:rsid w:val="00261B8F"/>
    <w:rsid w:val="00262000"/>
    <w:rsid w:val="00262A9A"/>
    <w:rsid w:val="00262B2F"/>
    <w:rsid w:val="00263E44"/>
    <w:rsid w:val="00270693"/>
    <w:rsid w:val="002725B2"/>
    <w:rsid w:val="0027525B"/>
    <w:rsid w:val="00284F1D"/>
    <w:rsid w:val="00285FFD"/>
    <w:rsid w:val="00290449"/>
    <w:rsid w:val="0029060C"/>
    <w:rsid w:val="00290613"/>
    <w:rsid w:val="0029493B"/>
    <w:rsid w:val="002A07A9"/>
    <w:rsid w:val="002A62DA"/>
    <w:rsid w:val="002A74BD"/>
    <w:rsid w:val="002B2AF1"/>
    <w:rsid w:val="002B35B4"/>
    <w:rsid w:val="002B6C60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4F30"/>
    <w:rsid w:val="002E5391"/>
    <w:rsid w:val="002F08F7"/>
    <w:rsid w:val="002F307F"/>
    <w:rsid w:val="002F33D7"/>
    <w:rsid w:val="002F6801"/>
    <w:rsid w:val="002F6B3B"/>
    <w:rsid w:val="002F7729"/>
    <w:rsid w:val="0030328E"/>
    <w:rsid w:val="003032A4"/>
    <w:rsid w:val="003112D5"/>
    <w:rsid w:val="003156D6"/>
    <w:rsid w:val="00316246"/>
    <w:rsid w:val="00316CFA"/>
    <w:rsid w:val="003248AA"/>
    <w:rsid w:val="00333339"/>
    <w:rsid w:val="00334406"/>
    <w:rsid w:val="00335088"/>
    <w:rsid w:val="00336395"/>
    <w:rsid w:val="003363CB"/>
    <w:rsid w:val="003370C3"/>
    <w:rsid w:val="0034111E"/>
    <w:rsid w:val="00343108"/>
    <w:rsid w:val="00344C5B"/>
    <w:rsid w:val="003456A4"/>
    <w:rsid w:val="0034715F"/>
    <w:rsid w:val="003516AC"/>
    <w:rsid w:val="003516D1"/>
    <w:rsid w:val="003551AF"/>
    <w:rsid w:val="00355408"/>
    <w:rsid w:val="0036012D"/>
    <w:rsid w:val="00365DBA"/>
    <w:rsid w:val="00366FBE"/>
    <w:rsid w:val="003A34BC"/>
    <w:rsid w:val="003A4E09"/>
    <w:rsid w:val="003A6248"/>
    <w:rsid w:val="003A6526"/>
    <w:rsid w:val="003A7B90"/>
    <w:rsid w:val="003B1829"/>
    <w:rsid w:val="003B22EA"/>
    <w:rsid w:val="003B36AB"/>
    <w:rsid w:val="003C2265"/>
    <w:rsid w:val="003C316A"/>
    <w:rsid w:val="003C4569"/>
    <w:rsid w:val="003D0A6C"/>
    <w:rsid w:val="003D2AF2"/>
    <w:rsid w:val="003D4511"/>
    <w:rsid w:val="003D7A03"/>
    <w:rsid w:val="003D7B9F"/>
    <w:rsid w:val="003E2429"/>
    <w:rsid w:val="003E2664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4A7C"/>
    <w:rsid w:val="00404DE6"/>
    <w:rsid w:val="00405B33"/>
    <w:rsid w:val="004062D2"/>
    <w:rsid w:val="00407425"/>
    <w:rsid w:val="004125E1"/>
    <w:rsid w:val="00412DD0"/>
    <w:rsid w:val="00420A30"/>
    <w:rsid w:val="00420CE3"/>
    <w:rsid w:val="00426403"/>
    <w:rsid w:val="00427B4C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68A3"/>
    <w:rsid w:val="00477836"/>
    <w:rsid w:val="00481981"/>
    <w:rsid w:val="00481AEA"/>
    <w:rsid w:val="00481D99"/>
    <w:rsid w:val="00486346"/>
    <w:rsid w:val="004901E8"/>
    <w:rsid w:val="00491F99"/>
    <w:rsid w:val="00492362"/>
    <w:rsid w:val="00494F22"/>
    <w:rsid w:val="0049692D"/>
    <w:rsid w:val="004A0840"/>
    <w:rsid w:val="004A5AB0"/>
    <w:rsid w:val="004B011C"/>
    <w:rsid w:val="004B2313"/>
    <w:rsid w:val="004B2659"/>
    <w:rsid w:val="004B3724"/>
    <w:rsid w:val="004C4550"/>
    <w:rsid w:val="004C712E"/>
    <w:rsid w:val="004C7F34"/>
    <w:rsid w:val="004D195C"/>
    <w:rsid w:val="004D21EA"/>
    <w:rsid w:val="004D2305"/>
    <w:rsid w:val="004E2A6F"/>
    <w:rsid w:val="004E4A1B"/>
    <w:rsid w:val="004E6165"/>
    <w:rsid w:val="004E664F"/>
    <w:rsid w:val="004F068E"/>
    <w:rsid w:val="004F0D22"/>
    <w:rsid w:val="004F214E"/>
    <w:rsid w:val="004F2971"/>
    <w:rsid w:val="004F4BA5"/>
    <w:rsid w:val="004F7CE1"/>
    <w:rsid w:val="00500277"/>
    <w:rsid w:val="00500EAE"/>
    <w:rsid w:val="005013D9"/>
    <w:rsid w:val="00502326"/>
    <w:rsid w:val="00503055"/>
    <w:rsid w:val="00511ECB"/>
    <w:rsid w:val="00512D95"/>
    <w:rsid w:val="0052257A"/>
    <w:rsid w:val="005242EE"/>
    <w:rsid w:val="00530DFC"/>
    <w:rsid w:val="00531B8F"/>
    <w:rsid w:val="00533983"/>
    <w:rsid w:val="00533E93"/>
    <w:rsid w:val="00534A6C"/>
    <w:rsid w:val="00536423"/>
    <w:rsid w:val="00536C62"/>
    <w:rsid w:val="0054404A"/>
    <w:rsid w:val="005442E2"/>
    <w:rsid w:val="005449A7"/>
    <w:rsid w:val="005469B0"/>
    <w:rsid w:val="00546C4D"/>
    <w:rsid w:val="00554BC8"/>
    <w:rsid w:val="00557396"/>
    <w:rsid w:val="00560BBE"/>
    <w:rsid w:val="00562214"/>
    <w:rsid w:val="0056468E"/>
    <w:rsid w:val="00564900"/>
    <w:rsid w:val="00566CD3"/>
    <w:rsid w:val="00567470"/>
    <w:rsid w:val="00567F31"/>
    <w:rsid w:val="0057060A"/>
    <w:rsid w:val="00572841"/>
    <w:rsid w:val="00572A08"/>
    <w:rsid w:val="005751CB"/>
    <w:rsid w:val="00575505"/>
    <w:rsid w:val="005778D0"/>
    <w:rsid w:val="0058289A"/>
    <w:rsid w:val="00582CF4"/>
    <w:rsid w:val="005846DE"/>
    <w:rsid w:val="005A0ADA"/>
    <w:rsid w:val="005A0C9E"/>
    <w:rsid w:val="005A0CCA"/>
    <w:rsid w:val="005A3F1D"/>
    <w:rsid w:val="005B0BBB"/>
    <w:rsid w:val="005B0F2D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57E0"/>
    <w:rsid w:val="005E7D0A"/>
    <w:rsid w:val="005F0ABC"/>
    <w:rsid w:val="005F1D9B"/>
    <w:rsid w:val="005F300D"/>
    <w:rsid w:val="005F3D55"/>
    <w:rsid w:val="005F59C2"/>
    <w:rsid w:val="005F5F28"/>
    <w:rsid w:val="005F6732"/>
    <w:rsid w:val="006003FB"/>
    <w:rsid w:val="00600A66"/>
    <w:rsid w:val="00601BA2"/>
    <w:rsid w:val="00602695"/>
    <w:rsid w:val="00603653"/>
    <w:rsid w:val="00606B2B"/>
    <w:rsid w:val="00611BF0"/>
    <w:rsid w:val="006121C2"/>
    <w:rsid w:val="00612C19"/>
    <w:rsid w:val="00612F40"/>
    <w:rsid w:val="006138D4"/>
    <w:rsid w:val="006160EB"/>
    <w:rsid w:val="00620D05"/>
    <w:rsid w:val="006219F1"/>
    <w:rsid w:val="0062204A"/>
    <w:rsid w:val="00622A5A"/>
    <w:rsid w:val="00624C13"/>
    <w:rsid w:val="00624DF3"/>
    <w:rsid w:val="006258ED"/>
    <w:rsid w:val="00626F3E"/>
    <w:rsid w:val="0062700E"/>
    <w:rsid w:val="00630270"/>
    <w:rsid w:val="00635D0B"/>
    <w:rsid w:val="00636ACE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61F7"/>
    <w:rsid w:val="0067785F"/>
    <w:rsid w:val="00680896"/>
    <w:rsid w:val="00680D39"/>
    <w:rsid w:val="00681523"/>
    <w:rsid w:val="00682DCB"/>
    <w:rsid w:val="00684C68"/>
    <w:rsid w:val="006949E1"/>
    <w:rsid w:val="00694EF8"/>
    <w:rsid w:val="006A3A7E"/>
    <w:rsid w:val="006A61A4"/>
    <w:rsid w:val="006A7E39"/>
    <w:rsid w:val="006B0AA2"/>
    <w:rsid w:val="006B13D8"/>
    <w:rsid w:val="006B5E48"/>
    <w:rsid w:val="006B71B1"/>
    <w:rsid w:val="006B73DB"/>
    <w:rsid w:val="006B7C35"/>
    <w:rsid w:val="006C14CF"/>
    <w:rsid w:val="006C44BB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553D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0AC9"/>
    <w:rsid w:val="00770CF6"/>
    <w:rsid w:val="007710E5"/>
    <w:rsid w:val="00776916"/>
    <w:rsid w:val="007819AA"/>
    <w:rsid w:val="0079149D"/>
    <w:rsid w:val="00796731"/>
    <w:rsid w:val="00796986"/>
    <w:rsid w:val="007A0974"/>
    <w:rsid w:val="007A3353"/>
    <w:rsid w:val="007A6304"/>
    <w:rsid w:val="007A6D5D"/>
    <w:rsid w:val="007B214B"/>
    <w:rsid w:val="007B68D8"/>
    <w:rsid w:val="007C227B"/>
    <w:rsid w:val="007C41AB"/>
    <w:rsid w:val="007C4E40"/>
    <w:rsid w:val="007D01AD"/>
    <w:rsid w:val="007D0391"/>
    <w:rsid w:val="007D36E4"/>
    <w:rsid w:val="007D39AD"/>
    <w:rsid w:val="007D417A"/>
    <w:rsid w:val="007D4964"/>
    <w:rsid w:val="007E173A"/>
    <w:rsid w:val="007E1A57"/>
    <w:rsid w:val="007E3401"/>
    <w:rsid w:val="007F2089"/>
    <w:rsid w:val="007F516C"/>
    <w:rsid w:val="007F7750"/>
    <w:rsid w:val="007F7CBE"/>
    <w:rsid w:val="0080189A"/>
    <w:rsid w:val="00805A52"/>
    <w:rsid w:val="00813B10"/>
    <w:rsid w:val="0082083D"/>
    <w:rsid w:val="00822282"/>
    <w:rsid w:val="00825ABC"/>
    <w:rsid w:val="008324E0"/>
    <w:rsid w:val="00834528"/>
    <w:rsid w:val="008370E6"/>
    <w:rsid w:val="008410CB"/>
    <w:rsid w:val="00843ACF"/>
    <w:rsid w:val="00851C18"/>
    <w:rsid w:val="00857BAC"/>
    <w:rsid w:val="00862F59"/>
    <w:rsid w:val="00864280"/>
    <w:rsid w:val="00866A05"/>
    <w:rsid w:val="00870738"/>
    <w:rsid w:val="00870E01"/>
    <w:rsid w:val="00871676"/>
    <w:rsid w:val="00875E83"/>
    <w:rsid w:val="00876071"/>
    <w:rsid w:val="0088009C"/>
    <w:rsid w:val="00882DA3"/>
    <w:rsid w:val="0089122D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4BE4"/>
    <w:rsid w:val="008D546A"/>
    <w:rsid w:val="008D6F84"/>
    <w:rsid w:val="008E1C5E"/>
    <w:rsid w:val="008E2298"/>
    <w:rsid w:val="008E4C32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54BB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2F08"/>
    <w:rsid w:val="00973CD1"/>
    <w:rsid w:val="00974E36"/>
    <w:rsid w:val="00980899"/>
    <w:rsid w:val="00985F19"/>
    <w:rsid w:val="00986A12"/>
    <w:rsid w:val="00990487"/>
    <w:rsid w:val="009910F1"/>
    <w:rsid w:val="009951D9"/>
    <w:rsid w:val="00997F01"/>
    <w:rsid w:val="009A05C0"/>
    <w:rsid w:val="009A289B"/>
    <w:rsid w:val="009A4B45"/>
    <w:rsid w:val="009A75DE"/>
    <w:rsid w:val="009A799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0B8"/>
    <w:rsid w:val="009E4951"/>
    <w:rsid w:val="009E7863"/>
    <w:rsid w:val="009F31AE"/>
    <w:rsid w:val="009F3ACD"/>
    <w:rsid w:val="009F4757"/>
    <w:rsid w:val="009F686B"/>
    <w:rsid w:val="009F7986"/>
    <w:rsid w:val="00A023C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1ED6"/>
    <w:rsid w:val="00A33AA9"/>
    <w:rsid w:val="00A3426C"/>
    <w:rsid w:val="00A36331"/>
    <w:rsid w:val="00A4155E"/>
    <w:rsid w:val="00A50A51"/>
    <w:rsid w:val="00A515CB"/>
    <w:rsid w:val="00A534B6"/>
    <w:rsid w:val="00A55CBA"/>
    <w:rsid w:val="00A56890"/>
    <w:rsid w:val="00A653C0"/>
    <w:rsid w:val="00A71521"/>
    <w:rsid w:val="00A73B17"/>
    <w:rsid w:val="00A75F22"/>
    <w:rsid w:val="00A84515"/>
    <w:rsid w:val="00A90570"/>
    <w:rsid w:val="00A90C22"/>
    <w:rsid w:val="00A93275"/>
    <w:rsid w:val="00A93ACF"/>
    <w:rsid w:val="00A96B4D"/>
    <w:rsid w:val="00AA06A8"/>
    <w:rsid w:val="00AA0759"/>
    <w:rsid w:val="00AA0D5F"/>
    <w:rsid w:val="00AA3851"/>
    <w:rsid w:val="00AA425E"/>
    <w:rsid w:val="00AA6037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2659A"/>
    <w:rsid w:val="00B30513"/>
    <w:rsid w:val="00B4135B"/>
    <w:rsid w:val="00B44A31"/>
    <w:rsid w:val="00B47560"/>
    <w:rsid w:val="00B51379"/>
    <w:rsid w:val="00B52B7E"/>
    <w:rsid w:val="00B53EA4"/>
    <w:rsid w:val="00B542D2"/>
    <w:rsid w:val="00B6249E"/>
    <w:rsid w:val="00B62625"/>
    <w:rsid w:val="00B63154"/>
    <w:rsid w:val="00B636BF"/>
    <w:rsid w:val="00B660E0"/>
    <w:rsid w:val="00B72EED"/>
    <w:rsid w:val="00B76155"/>
    <w:rsid w:val="00B77586"/>
    <w:rsid w:val="00B80D88"/>
    <w:rsid w:val="00B812C8"/>
    <w:rsid w:val="00B83077"/>
    <w:rsid w:val="00B83215"/>
    <w:rsid w:val="00B86CA0"/>
    <w:rsid w:val="00B876AD"/>
    <w:rsid w:val="00B92FB1"/>
    <w:rsid w:val="00B931BE"/>
    <w:rsid w:val="00B95DFF"/>
    <w:rsid w:val="00B97BA2"/>
    <w:rsid w:val="00BA06B2"/>
    <w:rsid w:val="00BA1C56"/>
    <w:rsid w:val="00BA20E8"/>
    <w:rsid w:val="00BA5A56"/>
    <w:rsid w:val="00BA74BA"/>
    <w:rsid w:val="00BA75A3"/>
    <w:rsid w:val="00BA7708"/>
    <w:rsid w:val="00BB1C8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D560B"/>
    <w:rsid w:val="00BE003A"/>
    <w:rsid w:val="00BE4509"/>
    <w:rsid w:val="00BF28FE"/>
    <w:rsid w:val="00BF3146"/>
    <w:rsid w:val="00BF432F"/>
    <w:rsid w:val="00BF497A"/>
    <w:rsid w:val="00BF5B1C"/>
    <w:rsid w:val="00BF706C"/>
    <w:rsid w:val="00BF73E1"/>
    <w:rsid w:val="00BF7A10"/>
    <w:rsid w:val="00C00560"/>
    <w:rsid w:val="00C03404"/>
    <w:rsid w:val="00C03DC5"/>
    <w:rsid w:val="00C04091"/>
    <w:rsid w:val="00C06241"/>
    <w:rsid w:val="00C071FB"/>
    <w:rsid w:val="00C10BB4"/>
    <w:rsid w:val="00C116AA"/>
    <w:rsid w:val="00C13EC6"/>
    <w:rsid w:val="00C14D8F"/>
    <w:rsid w:val="00C165FF"/>
    <w:rsid w:val="00C176B6"/>
    <w:rsid w:val="00C20244"/>
    <w:rsid w:val="00C21ECD"/>
    <w:rsid w:val="00C25F66"/>
    <w:rsid w:val="00C27769"/>
    <w:rsid w:val="00C31281"/>
    <w:rsid w:val="00C31ACA"/>
    <w:rsid w:val="00C3269A"/>
    <w:rsid w:val="00C34505"/>
    <w:rsid w:val="00C40747"/>
    <w:rsid w:val="00C412D8"/>
    <w:rsid w:val="00C425B9"/>
    <w:rsid w:val="00C42827"/>
    <w:rsid w:val="00C51761"/>
    <w:rsid w:val="00C52A67"/>
    <w:rsid w:val="00C53A39"/>
    <w:rsid w:val="00C53F8E"/>
    <w:rsid w:val="00C56B53"/>
    <w:rsid w:val="00C70FB8"/>
    <w:rsid w:val="00C76845"/>
    <w:rsid w:val="00C76F13"/>
    <w:rsid w:val="00C835A5"/>
    <w:rsid w:val="00C9363A"/>
    <w:rsid w:val="00C9509C"/>
    <w:rsid w:val="00C963BB"/>
    <w:rsid w:val="00C97A4E"/>
    <w:rsid w:val="00CB312A"/>
    <w:rsid w:val="00CB42F6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0B8D"/>
    <w:rsid w:val="00D11A36"/>
    <w:rsid w:val="00D15EDC"/>
    <w:rsid w:val="00D23514"/>
    <w:rsid w:val="00D3401C"/>
    <w:rsid w:val="00D412D2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66881"/>
    <w:rsid w:val="00D72347"/>
    <w:rsid w:val="00D7505A"/>
    <w:rsid w:val="00D814AD"/>
    <w:rsid w:val="00D834C8"/>
    <w:rsid w:val="00D926D1"/>
    <w:rsid w:val="00D92A47"/>
    <w:rsid w:val="00D94598"/>
    <w:rsid w:val="00DA2AB4"/>
    <w:rsid w:val="00DA38E0"/>
    <w:rsid w:val="00DA49FF"/>
    <w:rsid w:val="00DA60C4"/>
    <w:rsid w:val="00DB0558"/>
    <w:rsid w:val="00DB4797"/>
    <w:rsid w:val="00DB6B2F"/>
    <w:rsid w:val="00DB74D2"/>
    <w:rsid w:val="00DB7F69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0A5B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65DF3"/>
    <w:rsid w:val="00E7056A"/>
    <w:rsid w:val="00E722BF"/>
    <w:rsid w:val="00E72BE3"/>
    <w:rsid w:val="00E85195"/>
    <w:rsid w:val="00E86264"/>
    <w:rsid w:val="00E86E61"/>
    <w:rsid w:val="00E87018"/>
    <w:rsid w:val="00E91FDD"/>
    <w:rsid w:val="00E96AF8"/>
    <w:rsid w:val="00EA6537"/>
    <w:rsid w:val="00EA6FB3"/>
    <w:rsid w:val="00EA7F3B"/>
    <w:rsid w:val="00EB1311"/>
    <w:rsid w:val="00EB237B"/>
    <w:rsid w:val="00EB3E7C"/>
    <w:rsid w:val="00EB6A46"/>
    <w:rsid w:val="00EB7489"/>
    <w:rsid w:val="00EB7E61"/>
    <w:rsid w:val="00EC017A"/>
    <w:rsid w:val="00EC2F28"/>
    <w:rsid w:val="00EC3309"/>
    <w:rsid w:val="00EC7FF7"/>
    <w:rsid w:val="00ED0091"/>
    <w:rsid w:val="00ED6183"/>
    <w:rsid w:val="00ED737E"/>
    <w:rsid w:val="00EE0F06"/>
    <w:rsid w:val="00EE1E64"/>
    <w:rsid w:val="00EF05A7"/>
    <w:rsid w:val="00EF16A3"/>
    <w:rsid w:val="00EF7C2C"/>
    <w:rsid w:val="00F000A9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60A"/>
    <w:rsid w:val="00F259CC"/>
    <w:rsid w:val="00F2691D"/>
    <w:rsid w:val="00F26961"/>
    <w:rsid w:val="00F31C12"/>
    <w:rsid w:val="00F32B8A"/>
    <w:rsid w:val="00F33024"/>
    <w:rsid w:val="00F37F73"/>
    <w:rsid w:val="00F46238"/>
    <w:rsid w:val="00F4682B"/>
    <w:rsid w:val="00F46CEF"/>
    <w:rsid w:val="00F47F86"/>
    <w:rsid w:val="00F57A84"/>
    <w:rsid w:val="00F67AB3"/>
    <w:rsid w:val="00F72D8C"/>
    <w:rsid w:val="00F7304E"/>
    <w:rsid w:val="00F81021"/>
    <w:rsid w:val="00F81716"/>
    <w:rsid w:val="00F821B4"/>
    <w:rsid w:val="00F8480A"/>
    <w:rsid w:val="00F84815"/>
    <w:rsid w:val="00F86FB9"/>
    <w:rsid w:val="00F9659B"/>
    <w:rsid w:val="00F96E80"/>
    <w:rsid w:val="00FA3877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C7BD5"/>
    <w:rsid w:val="00FD0348"/>
    <w:rsid w:val="00FD5C73"/>
    <w:rsid w:val="00FD6C28"/>
    <w:rsid w:val="00FD71EB"/>
    <w:rsid w:val="00FE151C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2584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D86873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 Indent" w:uiPriority="99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5AB0"/>
    <w:pPr>
      <w:pPrChange w:id="0" w:author="1" w:date="2026-09-22T12:16:00Z">
        <w:pPr>
          <w:widowControl w:val="0"/>
        </w:pPr>
      </w:pPrChange>
    </w:pPr>
    <w:rPr>
      <w:rFonts w:ascii="Arial" w:hAnsi="Arial" w:cs="Arial"/>
      <w:sz w:val="18"/>
      <w:szCs w:val="18"/>
      <w:lang w:val="ru-RU" w:eastAsia="ru-RU"/>
      <w:rPrChange w:id="0" w:author="1" w:date="2026-09-22T12:16:00Z">
        <w:rPr>
          <w:sz w:val="24"/>
          <w:lang w:val="sk-SK" w:eastAsia="cs-CZ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16:00Z">
        <w:pPr>
          <w:keepNext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16:00Z">
        <w:rPr>
          <w:rFonts w:ascii="Arial" w:hAnsi="Arial" w:cs="Arial"/>
          <w:sz w:val="32"/>
          <w:szCs w:val="18"/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kladntext">
    <w:name w:val="Základní text~~"/>
    <w:basedOn w:val="Normal"/>
    <w:rsid w:val="00566CD3"/>
    <w:pPr>
      <w:spacing w:line="288" w:lineRule="auto"/>
    </w:pPr>
    <w:rPr>
      <w:lang w:eastAsia="sk-SK"/>
    </w:rPr>
  </w:style>
  <w:style w:type="paragraph" w:customStyle="1" w:styleId="Normln">
    <w:name w:val="Normální~"/>
    <w:basedOn w:val="Normal"/>
    <w:rsid w:val="00566CD3"/>
    <w:pPr>
      <w:spacing w:line="288" w:lineRule="auto"/>
    </w:pPr>
    <w:rPr>
      <w:lang w:eastAsia="sk-SK"/>
    </w:rPr>
  </w:style>
  <w:style w:type="character" w:customStyle="1" w:styleId="ZkladntextChar">
    <w:name w:val="Základní text~ Char"/>
    <w:basedOn w:val="DefaultParagraphFont"/>
    <w:link w:val="Zkladntext0"/>
    <w:rsid w:val="00D412D2"/>
    <w:rPr>
      <w:sz w:val="24"/>
      <w:lang w:val="sk-SK" w:eastAsia="sk-SK" w:bidi="ar-SA"/>
    </w:rPr>
  </w:style>
  <w:style w:type="paragraph" w:customStyle="1" w:styleId="Zkladntext0">
    <w:name w:val="Základní text~"/>
    <w:basedOn w:val="Normal"/>
    <w:link w:val="ZkladntextChar"/>
    <w:rsid w:val="00D412D2"/>
    <w:pPr>
      <w:spacing w:line="288" w:lineRule="auto"/>
    </w:pPr>
    <w:rPr>
      <w:lang w:eastAsia="sk-SK"/>
    </w:rPr>
  </w:style>
  <w:style w:type="character" w:customStyle="1" w:styleId="Heading1Char">
    <w:name w:val="Heading 1 Char"/>
    <w:basedOn w:val="DefaultParagraphFont"/>
    <w:link w:val="Heading1"/>
    <w:uiPriority w:val="9"/>
    <w:rsid w:val="001C60F3"/>
    <w:rPr>
      <w:sz w:val="32"/>
      <w:lang w:val="ru-RU"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2" w:author="1" w:date="2026-09-22T12:16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2" w:author="1" w:date="2026-09-22T12:16:00Z">
        <w:rPr>
          <w:rFonts w:ascii="Arial" w:hAnsi="Arial" w:cs="Arial"/>
          <w:sz w:val="18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3" w:author="1" w:date="2026-09-22T12:16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3" w:author="1" w:date="2026-09-22T12:16:00Z">
        <w:rPr>
          <w:rFonts w:ascii="Arial" w:hAnsi="Arial" w:cs="Arial"/>
          <w:b/>
          <w:sz w:val="18"/>
          <w:szCs w:val="18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4" w:author="1" w:date="2026-09-22T12:16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4" w:author="1" w:date="2026-09-22T12:16:00Z">
        <w:rPr>
          <w:rFonts w:ascii="Arial" w:hAnsi="Arial" w:cs="Arial"/>
          <w:b/>
          <w:sz w:val="28"/>
          <w:szCs w:val="1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1C60F3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1C60F3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5" w:author="1" w:date="2026-09-22T12:16:00Z">
        <w:pPr>
          <w:ind w:left="708"/>
        </w:pPr>
      </w:pPrChange>
    </w:pPr>
    <w:rPr>
      <w:rFonts w:cs="Times New Roman"/>
      <w:rPrChange w:id="5" w:author="1" w:date="2026-09-22T12:16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character" w:customStyle="1" w:styleId="ListParagraphChar">
    <w:name w:val="List Paragraph Char"/>
    <w:link w:val="ListParagraph"/>
    <w:uiPriority w:val="34"/>
    <w:locked/>
    <w:rsid w:val="001C60F3"/>
    <w:rPr>
      <w:rFonts w:ascii="Arial" w:hAnsi="Arial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1E08FA"/>
    <w:pPr>
      <w:pPrChange w:id="6" w:author="1" w:date="2026-09-22T12:16:00Z">
        <w:pPr/>
      </w:pPrChange>
    </w:pPr>
    <w:rPr>
      <w:rFonts w:ascii="Tahoma" w:hAnsi="Tahoma" w:cs="Tahoma"/>
      <w:sz w:val="16"/>
      <w:szCs w:val="16"/>
      <w:rPrChange w:id="6" w:author="1" w:date="2026-09-22T12:16:00Z">
        <w:rPr>
          <w:rFonts w:ascii="Tahoma" w:hAnsi="Tahoma" w:cs="Tahoma"/>
          <w:sz w:val="16"/>
          <w:szCs w:val="16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1C60F3"/>
    <w:rPr>
      <w:rFonts w:ascii="Tahoma" w:hAnsi="Tahoma" w:cs="Tahoma"/>
      <w:sz w:val="16"/>
      <w:szCs w:val="16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7" w:author="1" w:date="2026-09-22T12:16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7" w:author="1" w:date="2026-09-22T12:16:00Z">
        <w:rPr>
          <w:rFonts w:ascii="Arial" w:hAnsi="Arial" w:cs="Arial"/>
          <w:bCs/>
          <w:szCs w:val="18"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8" w:author="1" w:date="2026-09-22T12:16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2:16:00Z">
        <w:rPr>
          <w:rFonts w:ascii="Arial" w:hAnsi="Arial" w:cs="Arial"/>
          <w:sz w:val="18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1C60F3"/>
    <w:rPr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9" w:author="1" w:date="2026-09-22T12:16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9" w:author="1" w:date="2026-09-22T12:16:00Z">
        <w:rPr>
          <w:rFonts w:ascii="Arial" w:hAnsi="Arial" w:cs="Arial"/>
          <w:sz w:val="18"/>
          <w:szCs w:val="24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4B39D7A-0DC7-B644-BD2D-134B748E0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1447</Words>
  <Characters>8252</Characters>
  <Application>Microsoft Office Word</Application>
  <DocSecurity>0</DocSecurity>
  <Lines>68</Lines>
  <Paragraphs>19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Prítomní: Holmík Pavol, starosta obce </vt:lpstr>
    </vt:vector>
  </TitlesOfParts>
  <Company>OU Vavrecka</Company>
  <LinksUpToDate>false</LinksUpToDate>
  <CharactersWithSpaces>9680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Prítomní: Holmík Pavol, starosta obce </dc:title>
  <dc:subject/>
  <dc:creator>Uctaren</dc:creator>
  <cp:keywords/>
  <dc:description/>
  <cp:lastModifiedBy>Arthur Souza Rodrigues</cp:lastModifiedBy>
  <cp:revision>1</cp:revision>
  <cp:lastPrinted>2011-12-12T13:04:00Z</cp:lastPrinted>
  <dcterms:created xsi:type="dcterms:W3CDTF">2011-12-14T12:17:00Z</dcterms:created>
  <dcterms:modified xsi:type="dcterms:W3CDTF">2026-09-22T16:16:00Z</dcterms:modified>
</cp:coreProperties>
</file>