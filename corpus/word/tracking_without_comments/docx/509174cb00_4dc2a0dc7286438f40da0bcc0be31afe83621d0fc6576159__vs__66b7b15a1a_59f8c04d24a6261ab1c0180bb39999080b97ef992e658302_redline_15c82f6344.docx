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2CC67" w14:textId="77777777" w:rsidR="00F73FDA" w:rsidRPr="00072627" w:rsidRDefault="007F1CF7" w:rsidP="00446CA7">
      <w:pPr>
        <w:spacing w:after="0"/>
        <w:jc w:val="center"/>
        <w:rPr>
          <w:del w:id="2" w:author="Curtis Harreld" w:date="2026-09-25T21:11:00Z" w16du:dateUtc="2026-09-26T01:11:00Z"/>
          <w:rFonts w:ascii="Gill Sans MT" w:hAnsi="Gill Sans MT" w:cs="Cavolini"/>
          <w:b/>
          <w:sz w:val="40"/>
          <w:szCs w:val="40"/>
        </w:rPr>
      </w:pPr>
      <w:ins w:id="3" w:author="Curtis Harreld" w:date="2026-09-25T21:11:00Z" w16du:dateUtc="2026-09-26T01:11:00Z">
        <w:r w:rsidRPr="00ED17BD">
          <w:rPr>
            <w:b/>
            <w:u w:val="single"/>
          </w:rPr>
          <w:t>Minutes of Annual HOA Annual</w:t>
        </w:r>
      </w:ins>
      <w:del w:id="4" w:author="Curtis Harreld" w:date="2026-09-25T21:11:00Z" w16du:dateUtc="2026-09-26T01:11:00Z">
        <w:r w:rsidR="00EA6422" w:rsidRPr="00072627">
          <w:rPr>
            <w:rFonts w:ascii="Gill Sans MT" w:hAnsi="Gill Sans MT" w:cs="Cavolini"/>
            <w:b/>
            <w:sz w:val="40"/>
            <w:szCs w:val="40"/>
          </w:rPr>
          <w:delText>Stewardship Council</w:delText>
        </w:r>
      </w:del>
    </w:p>
    <w:p w14:paraId="529BDCD3" w14:textId="3F041941" w:rsidR="00EA6422" w:rsidRPr="00072627" w:rsidRDefault="00B803FB" w:rsidP="00446CA7">
      <w:pPr>
        <w:spacing w:after="0"/>
        <w:jc w:val="center"/>
        <w:rPr>
          <w:del w:id="5" w:author="Curtis Harreld" w:date="2026-09-25T21:11:00Z" w16du:dateUtc="2026-09-26T01:11:00Z"/>
          <w:rFonts w:ascii="Gill Sans MT" w:hAnsi="Gill Sans MT" w:cs="Cavolini"/>
          <w:b/>
          <w:sz w:val="40"/>
          <w:szCs w:val="40"/>
        </w:rPr>
      </w:pPr>
      <w:del w:id="6" w:author="Curtis Harreld" w:date="2026-09-25T21:11:00Z" w16du:dateUtc="2026-09-26T01:11:00Z">
        <w:r>
          <w:rPr>
            <w:rFonts w:ascii="Gill Sans MT" w:hAnsi="Gill Sans MT" w:cs="Cavolini"/>
            <w:b/>
            <w:sz w:val="40"/>
            <w:szCs w:val="40"/>
          </w:rPr>
          <w:delText>Stakeholder</w:delText>
        </w:r>
      </w:del>
      <w:r w:rsidRPr="00ED17BD">
        <w:rPr>
          <w:b/>
          <w:u w:val="single"/>
          <w:rPrChange w:id="7" w:author="Curtis Harreld" w:date="2026-09-25T21:11:00Z" w16du:dateUtc="2026-09-26T01:11:00Z">
            <w:rPr>
              <w:rFonts w:ascii="Gill Sans MT" w:hAnsi="Gill Sans MT" w:cs="Cavolini"/>
              <w:b/>
              <w:sz w:val="40"/>
              <w:szCs w:val="40"/>
            </w:rPr>
          </w:rPrChange>
        </w:rPr>
        <w:t xml:space="preserve"> </w:t>
      </w:r>
      <w:r w:rsidR="00EA6422" w:rsidRPr="00ED17BD">
        <w:rPr>
          <w:b/>
          <w:u w:val="single"/>
          <w:rPrChange w:id="8" w:author="Curtis Harreld" w:date="2026-09-25T21:11:00Z" w16du:dateUtc="2026-09-26T01:11:00Z">
            <w:rPr>
              <w:rFonts w:ascii="Gill Sans MT" w:hAnsi="Gill Sans MT" w:cs="Cavolini"/>
              <w:b/>
              <w:sz w:val="40"/>
              <w:szCs w:val="40"/>
            </w:rPr>
          </w:rPrChange>
        </w:rPr>
        <w:t>Meeting</w:t>
      </w:r>
      <w:ins w:id="9" w:author="Curtis Harreld" w:date="2026-09-25T21:11:00Z" w16du:dateUtc="2026-09-26T01:11:00Z">
        <w:r w:rsidR="007F1CF7" w:rsidRPr="00ED17BD">
          <w:rPr>
            <w:b/>
            <w:u w:val="single"/>
          </w:rPr>
          <w:t xml:space="preserve"> held January 16</w:t>
        </w:r>
      </w:ins>
    </w:p>
    <w:p w14:paraId="2484573A" w14:textId="74B5702B" w:rsidR="00F9574D" w:rsidRDefault="00B803FB" w:rsidP="00ED17BD">
      <w:pPr>
        <w:pStyle w:val="NoSpacing"/>
        <w:jc w:val="center"/>
        <w:rPr>
          <w:b/>
          <w:u w:val="single"/>
          <w:rPrChange w:id="10" w:author="Curtis Harreld" w:date="2026-09-25T21:11:00Z" w16du:dateUtc="2026-09-26T01:11:00Z">
            <w:rPr>
              <w:rFonts w:ascii="Segoe UI" w:hAnsi="Segoe UI" w:cs="Segoe UI"/>
            </w:rPr>
          </w:rPrChange>
        </w:rPr>
        <w:pPrChange w:id="11" w:author="Curtis Harreld" w:date="2026-09-25T21:11:00Z" w16du:dateUtc="2026-09-26T01:11:00Z">
          <w:pPr>
            <w:spacing w:after="0" w:line="240" w:lineRule="auto"/>
            <w:jc w:val="center"/>
          </w:pPr>
        </w:pPrChange>
      </w:pPr>
      <w:del w:id="12" w:author="Curtis Harreld" w:date="2026-09-25T21:11:00Z" w16du:dateUtc="2026-09-26T01:11:00Z">
        <w:r>
          <w:rPr>
            <w:rFonts w:ascii="Segoe UI" w:hAnsi="Segoe UI" w:cs="Segoe UI"/>
            <w:b/>
          </w:rPr>
          <w:delText>Monday, February 26</w:delText>
        </w:r>
      </w:del>
      <w:r w:rsidRPr="00ED17BD">
        <w:rPr>
          <w:b/>
          <w:u w:val="single"/>
          <w:rPrChange w:id="13" w:author="Curtis Harreld" w:date="2026-09-25T21:11:00Z" w16du:dateUtc="2026-09-26T01:11:00Z">
            <w:rPr>
              <w:rFonts w:ascii="Segoe UI" w:hAnsi="Segoe UI" w:cs="Segoe UI"/>
              <w:b/>
            </w:rPr>
          </w:rPrChange>
        </w:rPr>
        <w:t>, 2024</w:t>
      </w:r>
      <w:del w:id="14" w:author="Curtis Harreld" w:date="2026-09-25T21:11:00Z" w16du:dateUtc="2026-09-26T01:11:00Z">
        <w:r w:rsidR="000657A2">
          <w:rPr>
            <w:rFonts w:ascii="Segoe UI" w:hAnsi="Segoe UI" w:cs="Segoe UI"/>
            <w:b/>
          </w:rPr>
          <w:delText xml:space="preserve"> </w:delText>
        </w:r>
        <w:r w:rsidR="00662EFF">
          <w:rPr>
            <w:rFonts w:ascii="Segoe UI" w:hAnsi="Segoe UI" w:cs="Segoe UI"/>
            <w:b/>
          </w:rPr>
          <w:delText>–</w:delText>
        </w:r>
        <w:r w:rsidR="000657A2">
          <w:rPr>
            <w:rFonts w:ascii="Segoe UI" w:hAnsi="Segoe UI" w:cs="Segoe UI"/>
            <w:b/>
          </w:rPr>
          <w:delText xml:space="preserve"> </w:delText>
        </w:r>
        <w:r w:rsidR="00662EFF">
          <w:rPr>
            <w:rFonts w:ascii="Segoe UI" w:hAnsi="Segoe UI" w:cs="Segoe UI"/>
            <w:b/>
          </w:rPr>
          <w:delText>6:00</w:delText>
        </w:r>
        <w:r w:rsidR="00D679C7">
          <w:rPr>
            <w:rFonts w:ascii="Segoe UI" w:hAnsi="Segoe UI" w:cs="Segoe UI"/>
            <w:b/>
          </w:rPr>
          <w:delText xml:space="preserve"> – 7:30</w:delText>
        </w:r>
        <w:r w:rsidR="00662EFF">
          <w:rPr>
            <w:rFonts w:ascii="Segoe UI" w:hAnsi="Segoe UI" w:cs="Segoe UI"/>
            <w:b/>
          </w:rPr>
          <w:delText>pm</w:delText>
        </w:r>
      </w:del>
    </w:p>
    <w:p w14:paraId="6EA4BDD9" w14:textId="77777777" w:rsidR="00ED17BD" w:rsidRPr="00ED17BD" w:rsidRDefault="00ED17BD" w:rsidP="00ED17BD">
      <w:pPr>
        <w:pStyle w:val="NoSpacing"/>
        <w:jc w:val="center"/>
        <w:rPr>
          <w:ins w:id="15" w:author="Curtis Harreld" w:date="2026-09-25T21:11:00Z" w16du:dateUtc="2026-09-26T01:11:00Z"/>
          <w:b/>
          <w:u w:val="single"/>
        </w:rPr>
      </w:pPr>
    </w:p>
    <w:p w14:paraId="2FF05DE7" w14:textId="2B76D7EF" w:rsidR="007F1CF7" w:rsidRDefault="007F1CF7" w:rsidP="00ED17BD">
      <w:pPr>
        <w:pStyle w:val="NoSpacing"/>
        <w:rPr>
          <w:ins w:id="16" w:author="Curtis Harreld" w:date="2026-09-25T21:11:00Z" w16du:dateUtc="2026-09-26T01:11:00Z"/>
        </w:rPr>
      </w:pPr>
      <w:ins w:id="17" w:author="Curtis Harreld" w:date="2026-09-25T21:11:00Z" w16du:dateUtc="2026-09-26T01:11:00Z">
        <w:r>
          <w:t>Meeting was called to order at 7:30 P.M. 23 lot owners were present in total per the roster. There were</w:t>
        </w:r>
      </w:ins>
    </w:p>
    <w:p w14:paraId="334F275B" w14:textId="64894445" w:rsidR="007F1CF7" w:rsidRDefault="007F1CF7" w:rsidP="00ED17BD">
      <w:pPr>
        <w:pStyle w:val="NoSpacing"/>
        <w:rPr>
          <w:ins w:id="18" w:author="Curtis Harreld" w:date="2026-09-25T21:11:00Z" w16du:dateUtc="2026-09-26T01:11:00Z"/>
        </w:rPr>
      </w:pPr>
      <w:ins w:id="19" w:author="Curtis Harreld" w:date="2026-09-25T21:11:00Z" w16du:dateUtc="2026-09-26T01:11:00Z">
        <w:r>
          <w:t>also 32 proxies provided and certified. A quorum was established such that we could proceed with the</w:t>
        </w:r>
      </w:ins>
    </w:p>
    <w:p w14:paraId="7EA5AFFD" w14:textId="77777777" w:rsidR="007F1CF7" w:rsidRDefault="007F1CF7" w:rsidP="00ED17BD">
      <w:pPr>
        <w:pStyle w:val="NoSpacing"/>
        <w:rPr>
          <w:ins w:id="20" w:author="Curtis Harreld" w:date="2026-09-25T21:11:00Z" w16du:dateUtc="2026-09-26T01:11:00Z"/>
        </w:rPr>
      </w:pPr>
      <w:ins w:id="21" w:author="Curtis Harreld" w:date="2026-09-25T21:11:00Z" w16du:dateUtc="2026-09-26T01:11:00Z">
        <w:r>
          <w:t>meeting and all associated HOA business.</w:t>
        </w:r>
      </w:ins>
    </w:p>
    <w:p w14:paraId="41142545" w14:textId="77777777" w:rsidR="00ED17BD" w:rsidRDefault="00ED17BD" w:rsidP="00ED17BD">
      <w:pPr>
        <w:pStyle w:val="NoSpacing"/>
        <w:rPr>
          <w:ins w:id="22" w:author="Curtis Harreld" w:date="2026-09-25T21:11:00Z" w16du:dateUtc="2026-09-26T01:11:00Z"/>
        </w:rPr>
      </w:pPr>
    </w:p>
    <w:p w14:paraId="355D6643" w14:textId="77777777" w:rsidR="007F1CF7" w:rsidRDefault="007F1CF7" w:rsidP="00ED17BD">
      <w:pPr>
        <w:pStyle w:val="NoSpacing"/>
        <w:rPr>
          <w:ins w:id="23" w:author="Curtis Harreld" w:date="2026-09-25T21:11:00Z" w16du:dateUtc="2026-09-26T01:11:00Z"/>
        </w:rPr>
      </w:pPr>
      <w:ins w:id="24" w:author="Curtis Harreld" w:date="2026-09-25T21:11:00Z" w16du:dateUtc="2026-09-26T01:11:00Z">
        <w:r>
          <w:t>Board members in attendance were Curtis Harreld-President, Roland Giener-Vice President, Patti</w:t>
        </w:r>
      </w:ins>
    </w:p>
    <w:p w14:paraId="5B28DACD" w14:textId="77777777" w:rsidR="007F1CF7" w:rsidRDefault="007F1CF7" w:rsidP="00ED17BD">
      <w:pPr>
        <w:pStyle w:val="NoSpacing"/>
        <w:rPr>
          <w:ins w:id="25" w:author="Curtis Harreld" w:date="2026-09-25T21:11:00Z" w16du:dateUtc="2026-09-26T01:11:00Z"/>
        </w:rPr>
      </w:pPr>
      <w:ins w:id="26" w:author="Curtis Harreld" w:date="2026-09-25T21:11:00Z" w16du:dateUtc="2026-09-26T01:11:00Z">
        <w:r>
          <w:t>Bowman-Secretary, Beverly Elko-Treasurer, Lisa Harreld-Board Member, Renata Rosander-Board</w:t>
        </w:r>
      </w:ins>
    </w:p>
    <w:p w14:paraId="495EC8BB" w14:textId="5CD95378" w:rsidR="007F1CF7" w:rsidRDefault="007F1CF7" w:rsidP="00ED17BD">
      <w:pPr>
        <w:pStyle w:val="NoSpacing"/>
        <w:rPr>
          <w:ins w:id="27" w:author="Curtis Harreld" w:date="2026-09-25T21:11:00Z" w16du:dateUtc="2026-09-26T01:11:00Z"/>
        </w:rPr>
      </w:pPr>
      <w:ins w:id="28" w:author="Curtis Harreld" w:date="2026-09-25T21:11:00Z" w16du:dateUtc="2026-09-26T01:11:00Z">
        <w:r>
          <w:t>Member, Phyllis Argyros-Board Member</w:t>
        </w:r>
      </w:ins>
    </w:p>
    <w:p w14:paraId="3CE69039" w14:textId="77777777" w:rsidR="00ED17BD" w:rsidRDefault="00ED17BD" w:rsidP="00ED17BD">
      <w:pPr>
        <w:pStyle w:val="NoSpacing"/>
        <w:rPr>
          <w:ins w:id="29" w:author="Curtis Harreld" w:date="2026-09-25T21:11:00Z" w16du:dateUtc="2026-09-26T01:11:00Z"/>
        </w:rPr>
      </w:pPr>
    </w:p>
    <w:p w14:paraId="54479B1A" w14:textId="77777777" w:rsidR="007F1CF7" w:rsidRDefault="007F1CF7" w:rsidP="00ED17BD">
      <w:pPr>
        <w:pStyle w:val="NoSpacing"/>
        <w:rPr>
          <w:ins w:id="30" w:author="Curtis Harreld" w:date="2026-09-25T21:11:00Z" w16du:dateUtc="2026-09-26T01:11:00Z"/>
        </w:rPr>
      </w:pPr>
      <w:ins w:id="31" w:author="Curtis Harreld" w:date="2026-09-25T21:11:00Z" w16du:dateUtc="2026-09-26T01:11:00Z">
        <w:r>
          <w:t>Proof of Notice of Meeting was discussed and established.</w:t>
        </w:r>
      </w:ins>
    </w:p>
    <w:p w14:paraId="7437B179" w14:textId="77777777" w:rsidR="00ED17BD" w:rsidRDefault="00ED17BD" w:rsidP="00ED17BD">
      <w:pPr>
        <w:pStyle w:val="NoSpacing"/>
        <w:rPr>
          <w:ins w:id="32" w:author="Curtis Harreld" w:date="2026-09-25T21:11:00Z" w16du:dateUtc="2026-09-26T01:11:00Z"/>
        </w:rPr>
      </w:pPr>
    </w:p>
    <w:p w14:paraId="1EEC0D21" w14:textId="388442C0" w:rsidR="007F1CF7" w:rsidRDefault="007F1CF7" w:rsidP="00ED17BD">
      <w:pPr>
        <w:pStyle w:val="NoSpacing"/>
        <w:rPr>
          <w:ins w:id="33" w:author="Curtis Harreld" w:date="2026-09-25T21:11:00Z" w16du:dateUtc="2026-09-26T01:11:00Z"/>
        </w:rPr>
      </w:pPr>
      <w:ins w:id="34" w:author="Curtis Harreld" w:date="2026-09-25T21:11:00Z" w16du:dateUtc="2026-09-26T01:11:00Z">
        <w:r>
          <w:t>Approval of 202</w:t>
        </w:r>
        <w:r w:rsidR="00ED17BD">
          <w:t>3</w:t>
        </w:r>
        <w:r>
          <w:t xml:space="preserve"> </w:t>
        </w:r>
        <w:r w:rsidR="005A12C7">
          <w:t xml:space="preserve">Annual </w:t>
        </w:r>
        <w:r>
          <w:t>Meeting Minutes: The 202</w:t>
        </w:r>
        <w:r w:rsidR="00ED17BD">
          <w:t>3</w:t>
        </w:r>
        <w:r>
          <w:t xml:space="preserve"> meeting minutes were approved unanimously by all in</w:t>
        </w:r>
        <w:r w:rsidR="005A12C7">
          <w:t xml:space="preserve"> </w:t>
        </w:r>
        <w:r>
          <w:t>attendance.</w:t>
        </w:r>
      </w:ins>
    </w:p>
    <w:p w14:paraId="0B9883BB" w14:textId="77777777" w:rsidR="00ED17BD" w:rsidRDefault="00ED17BD" w:rsidP="00ED17BD">
      <w:pPr>
        <w:pStyle w:val="NoSpacing"/>
        <w:rPr>
          <w:ins w:id="35" w:author="Curtis Harreld" w:date="2026-09-25T21:11:00Z" w16du:dateUtc="2026-09-26T01:11:00Z"/>
        </w:rPr>
      </w:pPr>
    </w:p>
    <w:p w14:paraId="60C066C8" w14:textId="77777777" w:rsidR="007F1CF7" w:rsidRDefault="007F1CF7" w:rsidP="00ED17BD">
      <w:pPr>
        <w:pStyle w:val="NoSpacing"/>
        <w:rPr>
          <w:ins w:id="36" w:author="Curtis Harreld" w:date="2026-09-25T21:11:00Z" w16du:dateUtc="2026-09-26T01:11:00Z"/>
        </w:rPr>
      </w:pPr>
      <w:ins w:id="37" w:author="Curtis Harreld" w:date="2026-09-25T21:11:00Z" w16du:dateUtc="2026-09-26T01:11:00Z">
        <w:r>
          <w:t>Report of Officers and Committees:</w:t>
        </w:r>
      </w:ins>
    </w:p>
    <w:p w14:paraId="75025AD2" w14:textId="77777777" w:rsidR="00ED17BD" w:rsidRDefault="00ED17BD" w:rsidP="00ED17BD">
      <w:pPr>
        <w:pStyle w:val="NoSpacing"/>
        <w:rPr>
          <w:ins w:id="38" w:author="Curtis Harreld" w:date="2026-09-25T21:11:00Z" w16du:dateUtc="2026-09-26T01:11:00Z"/>
        </w:rPr>
      </w:pPr>
    </w:p>
    <w:p w14:paraId="5033DE8C" w14:textId="77777777" w:rsidR="007F1CF7" w:rsidRDefault="007F1CF7" w:rsidP="00ED17BD">
      <w:pPr>
        <w:pStyle w:val="NoSpacing"/>
        <w:rPr>
          <w:ins w:id="39" w:author="Curtis Harreld" w:date="2026-09-25T21:11:00Z" w16du:dateUtc="2026-09-26T01:11:00Z"/>
        </w:rPr>
      </w:pPr>
      <w:ins w:id="40" w:author="Curtis Harreld" w:date="2026-09-25T21:11:00Z" w16du:dateUtc="2026-09-26T01:11:00Z">
        <w:r>
          <w:t>Treasurer Beverly Elko discussed all TCHOA Expenses for the previous year and the budget for the</w:t>
        </w:r>
      </w:ins>
    </w:p>
    <w:p w14:paraId="1F75ACE8" w14:textId="62933086" w:rsidR="007F1CF7" w:rsidRDefault="007F1CF7" w:rsidP="00ED17BD">
      <w:pPr>
        <w:pStyle w:val="NoSpacing"/>
        <w:rPr>
          <w:ins w:id="41" w:author="Curtis Harreld" w:date="2026-09-25T21:11:00Z" w16du:dateUtc="2026-09-26T01:11:00Z"/>
        </w:rPr>
      </w:pPr>
      <w:ins w:id="42" w:author="Curtis Harreld" w:date="2026-09-25T21:11:00Z" w16du:dateUtc="2026-09-26T01:11:00Z">
        <w:r>
          <w:t xml:space="preserve">current year. Handouts to all members included 2023 income/expenses and 2024 budget. The rationale for the $10 assessment increase was discussed as well. </w:t>
        </w:r>
      </w:ins>
    </w:p>
    <w:p w14:paraId="76632BD6" w14:textId="77777777" w:rsidR="00ED17BD" w:rsidRDefault="00ED17BD" w:rsidP="00ED17BD">
      <w:pPr>
        <w:pStyle w:val="NoSpacing"/>
        <w:rPr>
          <w:ins w:id="43" w:author="Curtis Harreld" w:date="2026-09-25T21:11:00Z" w16du:dateUtc="2026-09-26T01:11:00Z"/>
        </w:rPr>
      </w:pPr>
    </w:p>
    <w:p w14:paraId="0076F0D7" w14:textId="5BFB07F7" w:rsidR="007F1CF7" w:rsidRDefault="007F1CF7" w:rsidP="00ED17BD">
      <w:pPr>
        <w:pStyle w:val="NoSpacing"/>
        <w:rPr>
          <w:ins w:id="44" w:author="Curtis Harreld" w:date="2026-09-25T21:11:00Z" w16du:dateUtc="2026-09-26T01:11:00Z"/>
        </w:rPr>
      </w:pPr>
      <w:ins w:id="45" w:author="Curtis Harreld" w:date="2026-09-25T21:11:00Z" w16du:dateUtc="2026-09-26T01:11:00Z">
        <w:r>
          <w:t>Renata Rosander reported on the 202</w:t>
        </w:r>
        <w:r w:rsidR="00F11C9A">
          <w:t>3</w:t>
        </w:r>
        <w:r>
          <w:t xml:space="preserve"> activities for all common area grounds and maintenance. This</w:t>
        </w:r>
      </w:ins>
    </w:p>
    <w:p w14:paraId="6E021031" w14:textId="3E260F8B" w:rsidR="007F1CF7" w:rsidRDefault="007F1CF7" w:rsidP="00ED17BD">
      <w:pPr>
        <w:pStyle w:val="NoSpacing"/>
        <w:rPr>
          <w:ins w:id="46" w:author="Curtis Harreld" w:date="2026-09-25T21:11:00Z" w16du:dateUtc="2026-09-26T01:11:00Z"/>
        </w:rPr>
      </w:pPr>
      <w:ins w:id="47" w:author="Curtis Harreld" w:date="2026-09-25T21:11:00Z" w16du:dateUtc="2026-09-26T01:11:00Z">
        <w:r>
          <w:t>included new 2023 contracts for landscaping and pest control, resulting in a much-improved common</w:t>
        </w:r>
      </w:ins>
    </w:p>
    <w:p w14:paraId="60340875" w14:textId="77777777" w:rsidR="007F1CF7" w:rsidRDefault="007F1CF7" w:rsidP="00ED17BD">
      <w:pPr>
        <w:pStyle w:val="NoSpacing"/>
        <w:rPr>
          <w:ins w:id="48" w:author="Curtis Harreld" w:date="2026-09-25T21:11:00Z" w16du:dateUtc="2026-09-26T01:11:00Z"/>
        </w:rPr>
      </w:pPr>
      <w:ins w:id="49" w:author="Curtis Harreld" w:date="2026-09-25T21:11:00Z" w16du:dateUtc="2026-09-26T01:11:00Z">
        <w:r>
          <w:t>grounds health and appearance. Renata and the board also clearly communicated to all members that</w:t>
        </w:r>
      </w:ins>
    </w:p>
    <w:p w14:paraId="6521996A" w14:textId="552F1845" w:rsidR="007F1CF7" w:rsidRDefault="007F1CF7" w:rsidP="00ED17BD">
      <w:pPr>
        <w:pStyle w:val="NoSpacing"/>
        <w:rPr>
          <w:ins w:id="50" w:author="Curtis Harreld" w:date="2026-09-25T21:11:00Z" w16du:dateUtc="2026-09-26T01:11:00Z"/>
        </w:rPr>
      </w:pPr>
      <w:ins w:id="51" w:author="Curtis Harreld" w:date="2026-09-25T21:11:00Z" w16du:dateUtc="2026-09-26T01:11:00Z">
        <w:r>
          <w:t xml:space="preserve">services are being competitively quoted so that we can get good service at a reasonable price. </w:t>
        </w:r>
      </w:ins>
    </w:p>
    <w:p w14:paraId="5595B331" w14:textId="77777777" w:rsidR="00ED17BD" w:rsidRDefault="00ED17BD" w:rsidP="00ED17BD">
      <w:pPr>
        <w:pStyle w:val="NoSpacing"/>
        <w:rPr>
          <w:ins w:id="52" w:author="Curtis Harreld" w:date="2026-09-25T21:11:00Z" w16du:dateUtc="2026-09-26T01:11:00Z"/>
        </w:rPr>
      </w:pPr>
    </w:p>
    <w:p w14:paraId="55076F64" w14:textId="77777777" w:rsidR="007F1CF7" w:rsidRDefault="007F1CF7" w:rsidP="00ED17BD">
      <w:pPr>
        <w:pStyle w:val="NoSpacing"/>
        <w:rPr>
          <w:ins w:id="53" w:author="Curtis Harreld" w:date="2026-09-25T21:11:00Z" w16du:dateUtc="2026-09-26T01:11:00Z"/>
        </w:rPr>
      </w:pPr>
      <w:ins w:id="54" w:author="Curtis Harreld" w:date="2026-09-25T21:11:00Z" w16du:dateUtc="2026-09-26T01:11:00Z">
        <w:r>
          <w:t>Lisa Harreld reported on Architectural Review Committee (ARC) activity and highlighted the importance</w:t>
        </w:r>
      </w:ins>
    </w:p>
    <w:p w14:paraId="19494126" w14:textId="77777777" w:rsidR="007F1CF7" w:rsidRDefault="007F1CF7" w:rsidP="00ED17BD">
      <w:pPr>
        <w:pStyle w:val="NoSpacing"/>
        <w:rPr>
          <w:ins w:id="55" w:author="Curtis Harreld" w:date="2026-09-25T21:11:00Z" w16du:dateUtc="2026-09-26T01:11:00Z"/>
        </w:rPr>
      </w:pPr>
      <w:ins w:id="56" w:author="Curtis Harreld" w:date="2026-09-25T21:11:00Z" w16du:dateUtc="2026-09-26T01:11:00Z">
        <w:r>
          <w:t>of notifying the ARC of any property improvements and getting the improvements approved with the</w:t>
        </w:r>
      </w:ins>
    </w:p>
    <w:p w14:paraId="2A54FEE9" w14:textId="3FFB2BC2" w:rsidR="007F1CF7" w:rsidRDefault="007F1CF7" w:rsidP="00ED17BD">
      <w:pPr>
        <w:pStyle w:val="NoSpacing"/>
        <w:rPr>
          <w:ins w:id="57" w:author="Curtis Harreld" w:date="2026-09-25T21:11:00Z" w16du:dateUtc="2026-09-26T01:11:00Z"/>
        </w:rPr>
      </w:pPr>
      <w:ins w:id="58" w:author="Curtis Harreld" w:date="2026-09-25T21:11:00Z" w16du:dateUtc="2026-09-26T01:11:00Z">
        <w:r>
          <w:t xml:space="preserve">appropriate paperwork. </w:t>
        </w:r>
        <w:r w:rsidR="00ED17BD">
          <w:t xml:space="preserve">  </w:t>
        </w:r>
        <w:r>
          <w:t>Handouts of the Arc Property improvement forms (Letter of Intent/Application</w:t>
        </w:r>
      </w:ins>
    </w:p>
    <w:p w14:paraId="16B22EE0" w14:textId="75222BD4" w:rsidR="007F1CF7" w:rsidRDefault="007F1CF7" w:rsidP="00ED17BD">
      <w:pPr>
        <w:pStyle w:val="NoSpacing"/>
        <w:rPr>
          <w:ins w:id="59" w:author="Curtis Harreld" w:date="2026-09-25T21:11:00Z" w16du:dateUtc="2026-09-26T01:11:00Z"/>
        </w:rPr>
      </w:pPr>
      <w:ins w:id="60" w:author="Curtis Harreld" w:date="2026-09-25T21:11:00Z" w16du:dateUtc="2026-09-26T01:11:00Z">
        <w:r>
          <w:t>for Changes) were available for any residents that could use them</w:t>
        </w:r>
        <w:r w:rsidR="00F11C9A">
          <w:t>.  Lisa reported that residents have been compliant with the ARC rules indicated by the number of forms submitted</w:t>
        </w:r>
        <w:r>
          <w:t>. It was also briefly discussed that</w:t>
        </w:r>
        <w:r w:rsidR="00F11C9A">
          <w:t xml:space="preserve"> </w:t>
        </w:r>
        <w:r>
          <w:t>any new generator installations going forward would require that any associated propane tanks be</w:t>
        </w:r>
        <w:r w:rsidR="00F11C9A">
          <w:t xml:space="preserve"> </w:t>
        </w:r>
        <w:r>
          <w:t>buried and not just covered from view.</w:t>
        </w:r>
      </w:ins>
    </w:p>
    <w:p w14:paraId="6B0841C7" w14:textId="77777777" w:rsidR="00ED17BD" w:rsidRDefault="00ED17BD" w:rsidP="00ED17BD">
      <w:pPr>
        <w:pStyle w:val="NoSpacing"/>
        <w:rPr>
          <w:ins w:id="61" w:author="Curtis Harreld" w:date="2026-09-25T21:11:00Z" w16du:dateUtc="2026-09-26T01:11:00Z"/>
        </w:rPr>
      </w:pPr>
    </w:p>
    <w:p w14:paraId="4CBCFA53" w14:textId="4CB049FB" w:rsidR="007F1CF7" w:rsidRDefault="007F1CF7" w:rsidP="00ED17BD">
      <w:pPr>
        <w:pStyle w:val="NoSpacing"/>
        <w:rPr>
          <w:ins w:id="62" w:author="Curtis Harreld" w:date="2026-09-25T21:11:00Z" w16du:dateUtc="2026-09-26T01:11:00Z"/>
        </w:rPr>
      </w:pPr>
      <w:ins w:id="63" w:author="Curtis Harreld" w:date="2026-09-25T21:11:00Z" w16du:dateUtc="2026-09-26T01:11:00Z">
        <w:r>
          <w:t xml:space="preserve">Election of Directors: The </w:t>
        </w:r>
        <w:r w:rsidR="00F11C9A">
          <w:t>7</w:t>
        </w:r>
        <w:r>
          <w:t xml:space="preserve"> Existing Board members were nominated to continue serving for 202</w:t>
        </w:r>
        <w:r w:rsidR="00F11C9A">
          <w:t>4</w:t>
        </w:r>
        <w:r>
          <w:t>.</w:t>
        </w:r>
      </w:ins>
    </w:p>
    <w:p w14:paraId="5C704070" w14:textId="7EC20AB8" w:rsidR="007F1CF7" w:rsidRDefault="007F1CF7" w:rsidP="00ED17BD">
      <w:pPr>
        <w:pStyle w:val="NoSpacing"/>
        <w:rPr>
          <w:ins w:id="64" w:author="Curtis Harreld" w:date="2026-09-25T21:11:00Z" w16du:dateUtc="2026-09-26T01:11:00Z"/>
        </w:rPr>
      </w:pPr>
      <w:ins w:id="65" w:author="Curtis Harreld" w:date="2026-09-25T21:11:00Z" w16du:dateUtc="2026-09-26T01:11:00Z">
        <w:r>
          <w:t xml:space="preserve"> All board members were approved</w:t>
        </w:r>
        <w:r w:rsidR="00F11C9A">
          <w:t xml:space="preserve"> </w:t>
        </w:r>
        <w:r>
          <w:t>unanimously.</w:t>
        </w:r>
      </w:ins>
    </w:p>
    <w:p w14:paraId="36D06D79" w14:textId="77777777" w:rsidR="00ED17BD" w:rsidRDefault="00ED17BD" w:rsidP="00ED17BD">
      <w:pPr>
        <w:pStyle w:val="NoSpacing"/>
        <w:rPr>
          <w:ins w:id="66" w:author="Curtis Harreld" w:date="2026-09-25T21:11:00Z" w16du:dateUtc="2026-09-26T01:11:00Z"/>
        </w:rPr>
      </w:pPr>
    </w:p>
    <w:p w14:paraId="0FE88B7C" w14:textId="6EAEA02E" w:rsidR="007F1CF7" w:rsidRDefault="007F1CF7" w:rsidP="00ED17BD">
      <w:pPr>
        <w:pStyle w:val="NoSpacing"/>
        <w:rPr>
          <w:ins w:id="67" w:author="Curtis Harreld" w:date="2026-09-25T21:11:00Z" w16du:dateUtc="2026-09-26T01:11:00Z"/>
        </w:rPr>
      </w:pPr>
      <w:ins w:id="68" w:author="Curtis Harreld" w:date="2026-09-25T21:11:00Z" w16du:dateUtc="2026-09-26T01:11:00Z">
        <w:r>
          <w:t>Unfinished business:</w:t>
        </w:r>
        <w:r w:rsidR="00F11C9A">
          <w:t xml:space="preserve">  </w:t>
        </w:r>
        <w:r w:rsidR="00255AB1">
          <w:t>none</w:t>
        </w:r>
      </w:ins>
    </w:p>
    <w:p w14:paraId="7504904C" w14:textId="77777777" w:rsidR="00ED17BD" w:rsidRDefault="00ED17BD" w:rsidP="00ED17BD">
      <w:pPr>
        <w:pStyle w:val="NoSpacing"/>
        <w:rPr>
          <w:ins w:id="69" w:author="Curtis Harreld" w:date="2026-09-25T21:11:00Z" w16du:dateUtc="2026-09-26T01:11:00Z"/>
        </w:rPr>
      </w:pPr>
    </w:p>
    <w:p w14:paraId="7EDD4942" w14:textId="3C43F7BA" w:rsidR="007F1CF7" w:rsidRDefault="007F1CF7" w:rsidP="00ED17BD">
      <w:pPr>
        <w:pStyle w:val="NoSpacing"/>
        <w:rPr>
          <w:ins w:id="70" w:author="Curtis Harreld" w:date="2026-09-25T21:11:00Z" w16du:dateUtc="2026-09-26T01:11:00Z"/>
        </w:rPr>
      </w:pPr>
      <w:ins w:id="71" w:author="Curtis Harreld" w:date="2026-09-25T21:11:00Z" w16du:dateUtc="2026-09-26T01:11:00Z">
        <w:r>
          <w:t>New Business: No issues or any complaints were voiced</w:t>
        </w:r>
      </w:ins>
    </w:p>
    <w:p w14:paraId="4B20AF8A" w14:textId="77777777" w:rsidR="00ED17BD" w:rsidRDefault="00ED17BD" w:rsidP="00ED17BD">
      <w:pPr>
        <w:pStyle w:val="NoSpacing"/>
        <w:rPr>
          <w:ins w:id="72" w:author="Curtis Harreld" w:date="2026-09-25T21:11:00Z" w16du:dateUtc="2026-09-26T01:11:00Z"/>
        </w:rPr>
      </w:pPr>
    </w:p>
    <w:p w14:paraId="49538762" w14:textId="036F80AA" w:rsidR="00743697" w:rsidRPr="009E1978" w:rsidRDefault="007F1CF7" w:rsidP="00743697">
      <w:pPr>
        <w:shd w:val="clear" w:color="auto" w:fill="FFFFFF"/>
        <w:spacing w:after="0" w:line="240" w:lineRule="auto"/>
        <w:jc w:val="center"/>
        <w:rPr>
          <w:del w:id="73" w:author="Curtis Harreld" w:date="2026-09-25T21:11:00Z" w16du:dateUtc="2026-09-26T01:11:00Z"/>
          <w:rFonts w:ascii="Segoe UI" w:hAnsi="Segoe UI" w:cs="Segoe UI"/>
        </w:rPr>
      </w:pPr>
      <w:ins w:id="74" w:author="Curtis Harreld" w:date="2026-09-25T21:11:00Z" w16du:dateUtc="2026-09-26T01:11:00Z">
        <w:r>
          <w:t>The meeting was adjourned at 8:</w:t>
        </w:r>
        <w:r w:rsidR="00F11C9A">
          <w:t>19</w:t>
        </w:r>
        <w:r>
          <w:t xml:space="preserve"> p.m.</w:t>
        </w:r>
      </w:ins>
      <w:del w:id="75" w:author="Curtis Harreld" w:date="2026-09-25T21:11:00Z" w16du:dateUtc="2026-09-26T01:11:00Z">
        <w:r w:rsidR="001815DE" w:rsidRPr="009E1978">
          <w:rPr>
            <w:rFonts w:ascii="Segoe UI" w:hAnsi="Segoe UI" w:cs="Segoe UI"/>
          </w:rPr>
          <w:delText>Conducted via videoconference</w:delText>
        </w:r>
        <w:r w:rsidR="00D4637F">
          <w:rPr>
            <w:rFonts w:ascii="Segoe UI" w:hAnsi="Segoe UI" w:cs="Segoe UI"/>
          </w:rPr>
          <w:delText xml:space="preserve"> </w:delText>
        </w:r>
      </w:del>
    </w:p>
    <w:p w14:paraId="6AB7D596" w14:textId="2989DB3F" w:rsidR="00EB1F2D" w:rsidRPr="00670D72" w:rsidRDefault="00EB1F2D" w:rsidP="00743697">
      <w:pPr>
        <w:shd w:val="clear" w:color="auto" w:fill="FFFFFF"/>
        <w:spacing w:after="0" w:line="240" w:lineRule="auto"/>
        <w:jc w:val="center"/>
        <w:rPr>
          <w:del w:id="76" w:author="Curtis Harreld" w:date="2026-09-25T21:11:00Z" w16du:dateUtc="2026-09-26T01:11:00Z"/>
          <w:sz w:val="18"/>
          <w:szCs w:val="18"/>
        </w:rPr>
      </w:pPr>
    </w:p>
    <w:tbl>
      <w:tblPr>
        <w:tblW w:w="9407" w:type="dxa"/>
        <w:tblBorders>
          <w:top w:val="single" w:sz="8" w:space="0" w:color="9BBB59"/>
          <w:bottom w:val="single" w:sz="8" w:space="0" w:color="9BBB59"/>
        </w:tblBorders>
        <w:shd w:val="clear" w:color="auto" w:fill="4F6228" w:themeFill="accent3" w:themeFillShade="80"/>
        <w:tblLook w:val="04A0" w:firstRow="1" w:lastRow="0" w:firstColumn="1" w:lastColumn="0" w:noHBand="0" w:noVBand="1"/>
      </w:tblPr>
      <w:tblGrid>
        <w:gridCol w:w="9407"/>
      </w:tblGrid>
      <w:tr w:rsidR="00A0070F" w:rsidRPr="00A0070F" w14:paraId="18C00EC4" w14:textId="77777777" w:rsidTr="00FD3FB7">
        <w:trPr>
          <w:trHeight w:val="278"/>
          <w:del w:id="77" w:author="Curtis Harreld" w:date="2026-09-25T21:11:00Z" w16du:dateUtc="2026-09-26T01:11:00Z"/>
        </w:trPr>
        <w:tc>
          <w:tcPr>
            <w:tcW w:w="9407" w:type="dxa"/>
            <w:shd w:val="clear" w:color="auto" w:fill="4F6228" w:themeFill="accent3" w:themeFillShade="80"/>
          </w:tcPr>
          <w:p w14:paraId="7FA930BF" w14:textId="77777777" w:rsidR="00743697" w:rsidRPr="005F0438" w:rsidRDefault="00743697" w:rsidP="00D00948">
            <w:pPr>
              <w:spacing w:after="0"/>
              <w:jc w:val="center"/>
              <w:rPr>
                <w:del w:id="78" w:author="Curtis Harreld" w:date="2026-09-25T21:11:00Z" w16du:dateUtc="2026-09-26T01:11:00Z"/>
                <w:b/>
                <w:bCs/>
                <w:color w:val="4F6228" w:themeColor="accent3" w:themeShade="80"/>
              </w:rPr>
            </w:pPr>
          </w:p>
        </w:tc>
      </w:tr>
    </w:tbl>
    <w:p w14:paraId="1B0346F4" w14:textId="77777777" w:rsidR="00743697" w:rsidRPr="008F2E93" w:rsidRDefault="00743697" w:rsidP="00C2364B">
      <w:pPr>
        <w:spacing w:after="0" w:line="240" w:lineRule="auto"/>
        <w:jc w:val="center"/>
        <w:rPr>
          <w:del w:id="79" w:author="Curtis Harreld" w:date="2026-09-25T21:11:00Z" w16du:dateUtc="2026-09-26T01:11:00Z"/>
          <w:b/>
          <w:sz w:val="6"/>
          <w:szCs w:val="6"/>
        </w:rPr>
      </w:pPr>
    </w:p>
    <w:p w14:paraId="25E9069A" w14:textId="77777777" w:rsidR="009370BA" w:rsidRPr="0022663D" w:rsidRDefault="00005265" w:rsidP="00005265">
      <w:pPr>
        <w:shd w:val="clear" w:color="auto" w:fill="FFFFFF"/>
        <w:tabs>
          <w:tab w:val="center" w:pos="4680"/>
          <w:tab w:val="left" w:pos="6240"/>
        </w:tabs>
        <w:spacing w:after="0" w:line="240" w:lineRule="auto"/>
        <w:rPr>
          <w:del w:id="80" w:author="Curtis Harreld" w:date="2026-09-25T21:11:00Z" w16du:dateUtc="2026-09-26T01:11:00Z"/>
          <w:b/>
          <w:sz w:val="16"/>
          <w:szCs w:val="16"/>
        </w:rPr>
      </w:pPr>
      <w:del w:id="81" w:author="Curtis Harreld" w:date="2026-09-25T21:11:00Z" w16du:dateUtc="2026-09-26T01:11:00Z">
        <w:r w:rsidRPr="00A0070F">
          <w:rPr>
            <w:b/>
            <w:sz w:val="40"/>
            <w:szCs w:val="40"/>
          </w:rPr>
          <w:lastRenderedPageBreak/>
          <w:tab/>
        </w:r>
      </w:del>
    </w:p>
    <w:p w14:paraId="68EFC454" w14:textId="77AF0B72" w:rsidR="00EA6422" w:rsidRPr="00740AA1" w:rsidRDefault="00D71567" w:rsidP="009370BA">
      <w:pPr>
        <w:shd w:val="clear" w:color="auto" w:fill="FFFFFF"/>
        <w:tabs>
          <w:tab w:val="center" w:pos="4680"/>
          <w:tab w:val="left" w:pos="6240"/>
        </w:tabs>
        <w:spacing w:after="0" w:line="240" w:lineRule="auto"/>
        <w:jc w:val="center"/>
        <w:rPr>
          <w:del w:id="82" w:author="Curtis Harreld" w:date="2026-09-25T21:11:00Z" w16du:dateUtc="2026-09-26T01:11:00Z"/>
          <w:rFonts w:ascii="Gill Sans Nova" w:hAnsi="Gill Sans Nova" w:cs="Cavolini"/>
          <w:b/>
          <w:sz w:val="40"/>
          <w:szCs w:val="40"/>
        </w:rPr>
      </w:pPr>
      <w:del w:id="83" w:author="Curtis Harreld" w:date="2026-09-25T21:11:00Z" w16du:dateUtc="2026-09-26T01:11:00Z">
        <w:r w:rsidRPr="00740AA1">
          <w:rPr>
            <w:rFonts w:ascii="Gill Sans Nova" w:hAnsi="Gill Sans Nova" w:cs="Cavolini"/>
            <w:b/>
            <w:sz w:val="40"/>
            <w:szCs w:val="40"/>
          </w:rPr>
          <w:delText>Agenda</w:delText>
        </w:r>
      </w:del>
    </w:p>
    <w:p w14:paraId="5C36E05C" w14:textId="6F052E84" w:rsidR="00374564" w:rsidRPr="00BF0D50" w:rsidRDefault="00374564" w:rsidP="00005265">
      <w:pPr>
        <w:shd w:val="clear" w:color="auto" w:fill="FFFFFF"/>
        <w:tabs>
          <w:tab w:val="center" w:pos="4680"/>
          <w:tab w:val="left" w:pos="6240"/>
        </w:tabs>
        <w:spacing w:after="0" w:line="240" w:lineRule="auto"/>
        <w:rPr>
          <w:del w:id="84" w:author="Curtis Harreld" w:date="2026-09-25T21:11:00Z" w16du:dateUtc="2026-09-26T01:11:00Z"/>
          <w:rFonts w:ascii="Cavolini" w:hAnsi="Cavolini" w:cs="Cavolini"/>
          <w:b/>
          <w:sz w:val="12"/>
          <w:szCs w:val="12"/>
        </w:rPr>
      </w:pPr>
    </w:p>
    <w:tbl>
      <w:tblPr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5"/>
        <w:gridCol w:w="1980"/>
      </w:tblGrid>
      <w:tr w:rsidR="00A0070F" w:rsidRPr="00BF0D50" w14:paraId="6D184286" w14:textId="77777777" w:rsidTr="00066E92">
        <w:trPr>
          <w:trHeight w:val="640"/>
          <w:del w:id="85" w:author="Curtis Harreld" w:date="2026-09-25T21:11:00Z" w16du:dateUtc="2026-09-26T01:11:00Z"/>
        </w:trPr>
        <w:tc>
          <w:tcPr>
            <w:tcW w:w="7465" w:type="dxa"/>
          </w:tcPr>
          <w:p w14:paraId="594D957A" w14:textId="77777777" w:rsidR="00226DFA" w:rsidRPr="00981CC8" w:rsidRDefault="00226DFA" w:rsidP="00226DFA">
            <w:pPr>
              <w:spacing w:after="0" w:line="240" w:lineRule="auto"/>
              <w:rPr>
                <w:del w:id="86" w:author="Curtis Harreld" w:date="2026-09-25T21:11:00Z" w16du:dateUtc="2026-09-26T01:11:00Z"/>
                <w:rFonts w:ascii="Segoe UI" w:hAnsi="Segoe UI" w:cs="Segoe UI"/>
                <w:b/>
                <w:sz w:val="12"/>
                <w:szCs w:val="12"/>
              </w:rPr>
            </w:pPr>
          </w:p>
          <w:p w14:paraId="5CB3ADB7" w14:textId="6351EF13" w:rsidR="00374564" w:rsidRPr="001130A5" w:rsidRDefault="00374564" w:rsidP="00226DFA">
            <w:pPr>
              <w:spacing w:after="0" w:line="240" w:lineRule="auto"/>
              <w:rPr>
                <w:del w:id="87" w:author="Curtis Harreld" w:date="2026-09-25T21:11:00Z" w16du:dateUtc="2026-09-26T01:11:00Z"/>
                <w:rFonts w:ascii="Segoe UI" w:hAnsi="Segoe UI" w:cs="Segoe UI"/>
                <w:b/>
              </w:rPr>
            </w:pPr>
            <w:del w:id="88" w:author="Curtis Harreld" w:date="2026-09-25T21:11:00Z" w16du:dateUtc="2026-09-26T01:11:00Z">
              <w:r w:rsidRPr="001130A5">
                <w:rPr>
                  <w:rFonts w:ascii="Segoe UI" w:hAnsi="Segoe UI" w:cs="Segoe UI"/>
                  <w:b/>
                </w:rPr>
                <w:delText>TOPIC</w:delText>
              </w:r>
            </w:del>
          </w:p>
          <w:p w14:paraId="741C2EFA" w14:textId="77777777" w:rsidR="00374564" w:rsidRPr="00981CC8" w:rsidRDefault="00374564" w:rsidP="00226DFA">
            <w:pPr>
              <w:spacing w:after="0" w:line="240" w:lineRule="auto"/>
              <w:rPr>
                <w:del w:id="89" w:author="Curtis Harreld" w:date="2026-09-25T21:11:00Z" w16du:dateUtc="2026-09-26T01:11:00Z"/>
                <w:rFonts w:ascii="Segoe UI" w:hAnsi="Segoe UI" w:cs="Segoe UI"/>
                <w:b/>
                <w:sz w:val="12"/>
                <w:szCs w:val="12"/>
              </w:rPr>
            </w:pPr>
          </w:p>
        </w:tc>
        <w:tc>
          <w:tcPr>
            <w:tcW w:w="1980" w:type="dxa"/>
          </w:tcPr>
          <w:p w14:paraId="23F4B218" w14:textId="77777777" w:rsidR="00226DFA" w:rsidRPr="00981CC8" w:rsidRDefault="00226DFA" w:rsidP="00226DFA">
            <w:pPr>
              <w:spacing w:after="0" w:line="240" w:lineRule="auto"/>
              <w:rPr>
                <w:del w:id="90" w:author="Curtis Harreld" w:date="2026-09-25T21:11:00Z" w16du:dateUtc="2026-09-26T01:11:00Z"/>
                <w:rFonts w:ascii="Segoe UI" w:hAnsi="Segoe UI" w:cs="Segoe UI"/>
                <w:b/>
                <w:sz w:val="12"/>
                <w:szCs w:val="12"/>
              </w:rPr>
            </w:pPr>
          </w:p>
          <w:p w14:paraId="5E67A63B" w14:textId="106C408A" w:rsidR="00374564" w:rsidRPr="001130A5" w:rsidRDefault="00374564" w:rsidP="00226DFA">
            <w:pPr>
              <w:spacing w:after="0" w:line="240" w:lineRule="auto"/>
              <w:rPr>
                <w:del w:id="91" w:author="Curtis Harreld" w:date="2026-09-25T21:11:00Z" w16du:dateUtc="2026-09-26T01:11:00Z"/>
                <w:rFonts w:ascii="Segoe UI" w:hAnsi="Segoe UI" w:cs="Segoe UI"/>
                <w:b/>
              </w:rPr>
            </w:pPr>
            <w:del w:id="92" w:author="Curtis Harreld" w:date="2026-09-25T21:11:00Z" w16du:dateUtc="2026-09-26T01:11:00Z">
              <w:r w:rsidRPr="001130A5">
                <w:rPr>
                  <w:rFonts w:ascii="Segoe UI" w:hAnsi="Segoe UI" w:cs="Segoe UI"/>
                  <w:b/>
                </w:rPr>
                <w:delText>SEGMENT</w:delText>
              </w:r>
            </w:del>
          </w:p>
          <w:p w14:paraId="42B3217B" w14:textId="0CD2C17B" w:rsidR="004324AA" w:rsidRPr="00981CC8" w:rsidRDefault="004324AA" w:rsidP="00226DFA">
            <w:pPr>
              <w:spacing w:after="0" w:line="240" w:lineRule="auto"/>
              <w:rPr>
                <w:del w:id="93" w:author="Curtis Harreld" w:date="2026-09-25T21:11:00Z" w16du:dateUtc="2026-09-26T01:11:00Z"/>
                <w:rFonts w:ascii="Segoe UI" w:hAnsi="Segoe UI" w:cs="Segoe UI"/>
                <w:b/>
                <w:i/>
                <w:iCs/>
                <w:sz w:val="12"/>
                <w:szCs w:val="12"/>
              </w:rPr>
            </w:pPr>
          </w:p>
        </w:tc>
      </w:tr>
      <w:tr w:rsidR="00A0070F" w:rsidRPr="00BF0D50" w14:paraId="2D94E649" w14:textId="77777777" w:rsidTr="00066E92">
        <w:trPr>
          <w:del w:id="94" w:author="Curtis Harreld" w:date="2026-09-25T21:11:00Z" w16du:dateUtc="2026-09-26T01:11:00Z"/>
        </w:trPr>
        <w:tc>
          <w:tcPr>
            <w:tcW w:w="7465" w:type="dxa"/>
          </w:tcPr>
          <w:p w14:paraId="2B30859C" w14:textId="75BD401F" w:rsidR="00374564" w:rsidRPr="00E06FE1" w:rsidRDefault="00374564" w:rsidP="00374564">
            <w:pPr>
              <w:spacing w:before="120" w:after="120"/>
              <w:rPr>
                <w:del w:id="95" w:author="Curtis Harreld" w:date="2026-09-25T21:11:00Z" w16du:dateUtc="2026-09-26T01:11:00Z"/>
                <w:rFonts w:ascii="Segoe UI" w:hAnsi="Segoe UI" w:cs="Segoe UI"/>
                <w:b/>
              </w:rPr>
            </w:pPr>
            <w:del w:id="96" w:author="Curtis Harreld" w:date="2026-09-25T21:11:00Z" w16du:dateUtc="2026-09-26T01:11:00Z">
              <w:r w:rsidRPr="00E06FE1">
                <w:rPr>
                  <w:rFonts w:ascii="Segoe UI" w:hAnsi="Segoe UI" w:cs="Segoe UI"/>
                  <w:b/>
                </w:rPr>
                <w:delText xml:space="preserve">Welcome </w:delText>
              </w:r>
            </w:del>
          </w:p>
        </w:tc>
        <w:tc>
          <w:tcPr>
            <w:tcW w:w="1980" w:type="dxa"/>
          </w:tcPr>
          <w:p w14:paraId="4C49281E" w14:textId="6F8EF290" w:rsidR="00374564" w:rsidRPr="00E06FE1" w:rsidRDefault="00662EFF" w:rsidP="00374564">
            <w:pPr>
              <w:spacing w:before="120" w:after="120"/>
              <w:rPr>
                <w:del w:id="97" w:author="Curtis Harreld" w:date="2026-09-25T21:11:00Z" w16du:dateUtc="2026-09-26T01:11:00Z"/>
                <w:rFonts w:ascii="Segoe UI" w:hAnsi="Segoe UI" w:cs="Segoe UI"/>
              </w:rPr>
            </w:pPr>
            <w:del w:id="98" w:author="Curtis Harreld" w:date="2026-09-25T21:11:00Z" w16du:dateUtc="2026-09-26T01:11:00Z">
              <w:r>
                <w:rPr>
                  <w:rFonts w:ascii="Segoe UI" w:hAnsi="Segoe UI" w:cs="Segoe UI"/>
                </w:rPr>
                <w:delText>6:0</w:delText>
              </w:r>
              <w:r w:rsidR="00740F45">
                <w:rPr>
                  <w:rFonts w:ascii="Segoe UI" w:hAnsi="Segoe UI" w:cs="Segoe UI"/>
                </w:rPr>
                <w:delText>0</w:delText>
              </w:r>
              <w:r w:rsidR="00E603F6">
                <w:rPr>
                  <w:rFonts w:ascii="Segoe UI" w:hAnsi="Segoe UI" w:cs="Segoe UI"/>
                </w:rPr>
                <w:delText xml:space="preserve"> </w:delText>
              </w:r>
              <w:r>
                <w:rPr>
                  <w:rFonts w:ascii="Segoe UI" w:hAnsi="Segoe UI" w:cs="Segoe UI"/>
                </w:rPr>
                <w:delText>P</w:delText>
              </w:r>
              <w:r w:rsidR="00E603F6">
                <w:rPr>
                  <w:rFonts w:ascii="Segoe UI" w:hAnsi="Segoe UI" w:cs="Segoe UI"/>
                </w:rPr>
                <w:delText>M</w:delText>
              </w:r>
            </w:del>
          </w:p>
        </w:tc>
      </w:tr>
      <w:tr w:rsidR="00A0070F" w:rsidRPr="00BF0D50" w14:paraId="1040270F" w14:textId="77777777" w:rsidTr="00066E92">
        <w:trPr>
          <w:del w:id="99" w:author="Curtis Harreld" w:date="2026-09-25T21:11:00Z" w16du:dateUtc="2026-09-26T01:11:00Z"/>
        </w:trPr>
        <w:tc>
          <w:tcPr>
            <w:tcW w:w="7465" w:type="dxa"/>
          </w:tcPr>
          <w:p w14:paraId="5DDDB70C" w14:textId="08FB0A8A" w:rsidR="00E11BA0" w:rsidRPr="0096175C" w:rsidRDefault="00662EFF" w:rsidP="0096175C">
            <w:pPr>
              <w:rPr>
                <w:del w:id="100" w:author="Curtis Harreld" w:date="2026-09-25T21:11:00Z" w16du:dateUtc="2026-09-26T01:11:00Z"/>
                <w:b/>
                <w:bCs/>
              </w:rPr>
            </w:pPr>
            <w:del w:id="101" w:author="Curtis Harreld" w:date="2026-09-25T21:11:00Z" w16du:dateUtc="2026-09-26T01:11:00Z">
              <w:r w:rsidRPr="0096175C">
                <w:rPr>
                  <w:b/>
                  <w:bCs/>
                </w:rPr>
                <w:delText xml:space="preserve">Listening Session for </w:delText>
              </w:r>
              <w:r w:rsidR="00D679C7" w:rsidRPr="0096175C">
                <w:rPr>
                  <w:b/>
                  <w:bCs/>
                </w:rPr>
                <w:delText xml:space="preserve">DCR </w:delText>
              </w:r>
              <w:r w:rsidR="00B803FB" w:rsidRPr="0096175C">
                <w:rPr>
                  <w:b/>
                  <w:bCs/>
                </w:rPr>
                <w:delText xml:space="preserve">Stakeholder Friends and Partners </w:delText>
              </w:r>
              <w:r w:rsidR="0096175C" w:rsidRPr="0096175C">
                <w:rPr>
                  <w:b/>
                  <w:bCs/>
                </w:rPr>
                <w:delText>–</w:delText>
              </w:r>
              <w:r w:rsidR="00B803FB" w:rsidRPr="0096175C">
                <w:rPr>
                  <w:b/>
                  <w:bCs/>
                </w:rPr>
                <w:delText xml:space="preserve"> </w:delText>
              </w:r>
            </w:del>
          </w:p>
          <w:p w14:paraId="3ADFE570" w14:textId="77777777" w:rsidR="0096175C" w:rsidRDefault="0096175C" w:rsidP="0096175C">
            <w:pPr>
              <w:spacing w:after="0" w:line="240" w:lineRule="auto"/>
              <w:rPr>
                <w:del w:id="102" w:author="Curtis Harreld" w:date="2026-09-25T21:11:00Z" w16du:dateUtc="2026-09-26T01:11:00Z"/>
              </w:rPr>
            </w:pPr>
            <w:del w:id="103" w:author="Curtis Harreld" w:date="2026-09-25T21:11:00Z" w16du:dateUtc="2026-09-26T01:11:00Z">
              <w:r>
                <w:delText>We would ask those speaking to (within the 2-3 minutes public comment time):</w:delText>
              </w:r>
            </w:del>
          </w:p>
          <w:p w14:paraId="3A71D1F4" w14:textId="77777777" w:rsidR="0096175C" w:rsidRDefault="0096175C" w:rsidP="0096175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del w:id="104" w:author="Curtis Harreld" w:date="2026-09-25T21:11:00Z" w16du:dateUtc="2026-09-26T01:11:00Z"/>
              </w:rPr>
            </w:pPr>
            <w:del w:id="105" w:author="Curtis Harreld" w:date="2026-09-25T21:11:00Z" w16du:dateUtc="2026-09-26T01:11:00Z">
              <w:r>
                <w:delText>Identify who you, your organization, and your role in your organization</w:delText>
              </w:r>
            </w:del>
          </w:p>
          <w:p w14:paraId="3B90566E" w14:textId="77777777" w:rsidR="0096175C" w:rsidRDefault="0096175C" w:rsidP="0096175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del w:id="106" w:author="Curtis Harreld" w:date="2026-09-25T21:11:00Z" w16du:dateUtc="2026-09-26T01:11:00Z"/>
              </w:rPr>
            </w:pPr>
            <w:del w:id="107" w:author="Curtis Harreld" w:date="2026-09-25T21:11:00Z" w16du:dateUtc="2026-09-26T01:11:00Z">
              <w:r>
                <w:delText>Tell us about your interactions with DCR</w:delText>
              </w:r>
            </w:del>
          </w:p>
          <w:p w14:paraId="46A98EC9" w14:textId="77777777" w:rsidR="0096175C" w:rsidRDefault="0096175C" w:rsidP="0096175C">
            <w:pPr>
              <w:spacing w:after="0" w:line="240" w:lineRule="auto"/>
              <w:rPr>
                <w:del w:id="108" w:author="Curtis Harreld" w:date="2026-09-25T21:11:00Z" w16du:dateUtc="2026-09-26T01:11:00Z"/>
              </w:rPr>
            </w:pPr>
          </w:p>
          <w:p w14:paraId="1C7A537F" w14:textId="099F21D2" w:rsidR="0096175C" w:rsidRDefault="0096175C" w:rsidP="0096175C">
            <w:pPr>
              <w:spacing w:after="0" w:line="240" w:lineRule="auto"/>
              <w:rPr>
                <w:del w:id="109" w:author="Curtis Harreld" w:date="2026-09-25T21:11:00Z" w16du:dateUtc="2026-09-26T01:11:00Z"/>
              </w:rPr>
            </w:pPr>
            <w:del w:id="110" w:author="Curtis Harreld" w:date="2026-09-25T21:11:00Z" w16du:dateUtc="2026-09-26T01:11:00Z">
              <w:r>
                <w:delText xml:space="preserve">It is the intention of the DCR Stewardship Council Stakeholder Committee to take your comments and input and formulate an engaging structure for the anticipated face-to-face Stakeholder Meeting being planned for Summer of 2024 (more details to follow). </w:delText>
              </w:r>
            </w:del>
          </w:p>
          <w:p w14:paraId="0B817039" w14:textId="329D8B71" w:rsidR="0096175C" w:rsidRDefault="0096175C" w:rsidP="0096175C">
            <w:pPr>
              <w:spacing w:after="0" w:line="240" w:lineRule="auto"/>
              <w:rPr>
                <w:del w:id="111" w:author="Curtis Harreld" w:date="2026-09-25T21:11:00Z" w16du:dateUtc="2026-09-26T01:11:00Z"/>
              </w:rPr>
            </w:pPr>
          </w:p>
          <w:p w14:paraId="4802262D" w14:textId="5440436E" w:rsidR="0096175C" w:rsidRPr="0096175C" w:rsidRDefault="0096175C" w:rsidP="0096175C">
            <w:pPr>
              <w:spacing w:after="0" w:line="240" w:lineRule="auto"/>
              <w:rPr>
                <w:del w:id="112" w:author="Curtis Harreld" w:date="2026-09-25T21:11:00Z" w16du:dateUtc="2026-09-26T01:11:00Z"/>
                <w:b/>
                <w:bCs/>
              </w:rPr>
            </w:pPr>
            <w:del w:id="113" w:author="Curtis Harreld" w:date="2026-09-25T21:11:00Z" w16du:dateUtc="2026-09-26T01:11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58240" behindDoc="0" locked="0" layoutInCell="1" allowOverlap="1" wp14:anchorId="7057BB52" wp14:editId="1C616535">
                        <wp:simplePos x="0" y="0"/>
                        <wp:positionH relativeFrom="margin">
                          <wp:posOffset>-94615</wp:posOffset>
                        </wp:positionH>
                        <wp:positionV relativeFrom="paragraph">
                          <wp:posOffset>520065</wp:posOffset>
                        </wp:positionV>
                        <wp:extent cx="6027420" cy="4076700"/>
                        <wp:effectExtent l="0" t="0" r="0" b="0"/>
                        <wp:wrapNone/>
                        <wp:docPr id="2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027420" cy="4076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98F2EE" w14:textId="77777777" w:rsidR="00662EFF" w:rsidRDefault="00662EFF" w:rsidP="00662EFF">
                                    <w:pPr>
                                      <w:spacing w:after="0" w:line="240" w:lineRule="auto"/>
                                      <w:rPr>
                                        <w:del w:id="114" w:author="Curtis Harreld" w:date="2026-09-25T21:11:00Z" w16du:dateUtc="2026-09-26T01:11:00Z"/>
                                      </w:rPr>
                                    </w:pPr>
                                  </w:p>
                                  <w:p w14:paraId="687D233F" w14:textId="7777777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15" w:author="Curtis Harreld" w:date="2026-09-25T21:11:00Z" w16du:dateUtc="2026-09-26T01:11:00Z"/>
                                      </w:rPr>
                                    </w:pPr>
                                    <w:del w:id="116" w:author="Curtis Harreld" w:date="2026-09-25T21:11:00Z" w16du:dateUtc="2026-09-26T01:11:00Z">
                                      <w:r>
                                        <w:delText>Topic: Stewardship Council Stakeholders Committee Listening Session</w:delText>
                                      </w:r>
                                    </w:del>
                                  </w:p>
                                  <w:p w14:paraId="23BE28C4" w14:textId="7777777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17" w:author="Curtis Harreld" w:date="2026-09-25T21:11:00Z" w16du:dateUtc="2026-09-26T01:11:00Z"/>
                                      </w:rPr>
                                    </w:pPr>
                                    <w:del w:id="118" w:author="Curtis Harreld" w:date="2026-09-25T21:11:00Z" w16du:dateUtc="2026-09-26T01:11:00Z">
                                      <w:r>
                                        <w:delText>Time: Feb 26, 2024 06:00 PM Eastern Time (US and Canada)</w:delText>
                                      </w:r>
                                    </w:del>
                                  </w:p>
                                  <w:p w14:paraId="512EAADD" w14:textId="7777777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19" w:author="Curtis Harreld" w:date="2026-09-25T21:11:00Z" w16du:dateUtc="2026-09-26T01:11:00Z"/>
                                      </w:rPr>
                                    </w:pPr>
                                  </w:p>
                                  <w:p w14:paraId="065DBAF4" w14:textId="6F9D0C8B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20" w:author="Curtis Harreld" w:date="2026-09-25T21:11:00Z" w16du:dateUtc="2026-09-26T01:11:00Z"/>
                                      </w:rPr>
                                    </w:pPr>
                                    <w:del w:id="121" w:author="Curtis Harreld" w:date="2026-09-25T21:11:00Z" w16du:dateUtc="2026-09-26T01:11:00Z">
                                      <w:r>
                                        <w:delText>Join Zoom Meeting</w:delText>
                                      </w:r>
                                    </w:del>
                                  </w:p>
                                  <w:p w14:paraId="54D9CDE0" w14:textId="7777777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22" w:author="Curtis Harreld" w:date="2026-09-25T21:11:00Z" w16du:dateUtc="2026-09-26T01:11:00Z"/>
                                      </w:rPr>
                                    </w:pPr>
                                    <w:del w:id="123" w:author="Curtis Harreld" w:date="2026-09-25T21:11:00Z" w16du:dateUtc="2026-09-26T01:11:00Z">
                                      <w:r>
                                        <w:delText>https://zoom.us/j/94587010667?pwd=a1FSVHJ4ME5GeHFxLzUva1VmenkyQT09</w:delText>
                                      </w:r>
                                    </w:del>
                                  </w:p>
                                  <w:p w14:paraId="42BBDCCC" w14:textId="7777777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24" w:author="Curtis Harreld" w:date="2026-09-25T21:11:00Z" w16du:dateUtc="2026-09-26T01:11:00Z"/>
                                      </w:rPr>
                                    </w:pPr>
                                  </w:p>
                                  <w:p w14:paraId="3C125075" w14:textId="7777777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25" w:author="Curtis Harreld" w:date="2026-09-25T21:11:00Z" w16du:dateUtc="2026-09-26T01:11:00Z"/>
                                      </w:rPr>
                                    </w:pPr>
                                    <w:del w:id="126" w:author="Curtis Harreld" w:date="2026-09-25T21:11:00Z" w16du:dateUtc="2026-09-26T01:11:00Z">
                                      <w:r>
                                        <w:delText>Meeting ID: 945 8701 0667</w:delText>
                                      </w:r>
                                    </w:del>
                                  </w:p>
                                  <w:p w14:paraId="6EB87711" w14:textId="12A75EE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27" w:author="Curtis Harreld" w:date="2026-09-25T21:11:00Z" w16du:dateUtc="2026-09-26T01:11:00Z"/>
                                      </w:rPr>
                                    </w:pPr>
                                    <w:del w:id="128" w:author="Curtis Harreld" w:date="2026-09-25T21:11:00Z" w16du:dateUtc="2026-09-26T01:11:00Z">
                                      <w:r>
                                        <w:delText>Passcode: 932689</w:delText>
                                      </w:r>
                                    </w:del>
                                  </w:p>
                                  <w:p w14:paraId="35BCC030" w14:textId="47977391" w:rsidR="00051C31" w:rsidRPr="00D679C7" w:rsidRDefault="00D679C7" w:rsidP="00051C31">
                                    <w:pPr>
                                      <w:spacing w:after="0" w:line="240" w:lineRule="auto"/>
                                      <w:rPr>
                                        <w:del w:id="129" w:author="Curtis Harreld" w:date="2026-09-25T21:11:00Z" w16du:dateUtc="2026-09-26T01:11:00Z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del w:id="130" w:author="Curtis Harreld" w:date="2026-09-25T21:11:00Z" w16du:dateUtc="2026-09-26T01:11:00Z">
                                      <w:r w:rsidRPr="00D679C7">
                                        <w:rPr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  <w:delText>NOTE:   Public Meeting will be recorded</w:delText>
                                      </w:r>
                                    </w:del>
                                  </w:p>
                                  <w:p w14:paraId="6AA6D210" w14:textId="77777777" w:rsidR="00D679C7" w:rsidRPr="00D679C7" w:rsidRDefault="00D679C7" w:rsidP="00051C31">
                                    <w:pPr>
                                      <w:spacing w:after="0" w:line="240" w:lineRule="auto"/>
                                      <w:rPr>
                                        <w:del w:id="131" w:author="Curtis Harreld" w:date="2026-09-25T21:11:00Z" w16du:dateUtc="2026-09-26T01:11:00Z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</w:p>
                                  <w:p w14:paraId="2525B267" w14:textId="7777777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32" w:author="Curtis Harreld" w:date="2026-09-25T21:11:00Z" w16du:dateUtc="2026-09-26T01:11:00Z"/>
                                      </w:rPr>
                                    </w:pPr>
                                    <w:del w:id="133" w:author="Curtis Harreld" w:date="2026-09-25T21:11:00Z" w16du:dateUtc="2026-09-26T01:11:00Z">
                                      <w:r>
                                        <w:delText>One tap mobile</w:delText>
                                      </w:r>
                                    </w:del>
                                  </w:p>
                                  <w:p w14:paraId="3239DF67" w14:textId="77777777" w:rsidR="00051C31" w:rsidRDefault="00051C31" w:rsidP="00051C31">
                                    <w:pPr>
                                      <w:spacing w:after="0" w:line="240" w:lineRule="auto"/>
                                      <w:rPr>
                                        <w:del w:id="134" w:author="Curtis Harreld" w:date="2026-09-25T21:11:00Z" w16du:dateUtc="2026-09-26T01:11:00Z"/>
                                      </w:rPr>
                                    </w:pPr>
                                    <w:del w:id="135" w:author="Curtis Harreld" w:date="2026-09-25T21:11:00Z" w16du:dateUtc="2026-09-26T01:11:00Z">
                                      <w:r>
                                        <w:delText>+13052241968,,94587010667#,,,,*932689# US</w:delText>
                                      </w:r>
                                    </w:del>
                                  </w:p>
                                  <w:p w14:paraId="70D2DBCC" w14:textId="6AC16C2C" w:rsidR="0094413E" w:rsidRDefault="00051C31" w:rsidP="00E603F6">
                                    <w:pPr>
                                      <w:spacing w:after="0" w:line="240" w:lineRule="auto"/>
                                      <w:rPr>
                                        <w:del w:id="136" w:author="Curtis Harreld" w:date="2026-09-25T21:11:00Z" w16du:dateUtc="2026-09-26T01:11:00Z"/>
                                        <w:rFonts w:eastAsia="Times New Roman" w:cstheme="minorHAnsi"/>
                                      </w:rPr>
                                    </w:pPr>
                                    <w:del w:id="137" w:author="Curtis Harreld" w:date="2026-09-25T21:11:00Z" w16du:dateUtc="2026-09-26T01:11:00Z">
                                      <w:r>
                                        <w:delText>+13092053325,,94587010667#,,,,*932689# US</w:delText>
                                      </w:r>
                                    </w:del>
                                  </w:p>
                                  <w:p w14:paraId="14D08EAD" w14:textId="1FFE3FD7" w:rsidR="0094413E" w:rsidRDefault="0094413E" w:rsidP="00E603F6">
                                    <w:pPr>
                                      <w:spacing w:after="0" w:line="240" w:lineRule="auto"/>
                                      <w:rPr>
                                        <w:del w:id="138" w:author="Curtis Harreld" w:date="2026-09-25T21:11:00Z" w16du:dateUtc="2026-09-26T01:11:00Z"/>
                                        <w:rFonts w:eastAsia="Times New Roman" w:cstheme="minorHAnsi"/>
                                      </w:rPr>
                                    </w:pPr>
                                  </w:p>
                                  <w:p w14:paraId="77E3EF66" w14:textId="7E640327" w:rsidR="0094413E" w:rsidRDefault="0094413E" w:rsidP="00E603F6">
                                    <w:pPr>
                                      <w:spacing w:after="0" w:line="240" w:lineRule="auto"/>
                                      <w:rPr>
                                        <w:del w:id="139" w:author="Curtis Harreld" w:date="2026-09-25T21:11:00Z" w16du:dateUtc="2026-09-26T01:11:00Z"/>
                                        <w:rFonts w:eastAsia="Times New Roman" w:cstheme="minorHAnsi"/>
                                      </w:rPr>
                                    </w:pPr>
                                  </w:p>
                                  <w:p w14:paraId="5DD9ECF9" w14:textId="0C64E566" w:rsidR="0094413E" w:rsidRDefault="0094413E" w:rsidP="00E603F6">
                                    <w:pPr>
                                      <w:spacing w:after="0" w:line="240" w:lineRule="auto"/>
                                      <w:rPr>
                                        <w:del w:id="140" w:author="Curtis Harreld" w:date="2026-09-25T21:11:00Z" w16du:dateUtc="2026-09-26T01:11:00Z"/>
                                        <w:rFonts w:eastAsia="Times New Roman" w:cstheme="minorHAnsi"/>
                                      </w:rPr>
                                    </w:pPr>
                                  </w:p>
                                  <w:p w14:paraId="073DF046" w14:textId="2DF27F17" w:rsidR="0094413E" w:rsidRPr="006713F8" w:rsidRDefault="0094413E" w:rsidP="00E603F6">
                                    <w:pPr>
                                      <w:spacing w:after="0" w:line="240" w:lineRule="auto"/>
                                      <w:rPr>
                                        <w:del w:id="141" w:author="Curtis Harreld" w:date="2026-09-25T21:11:00Z" w16du:dateUtc="2026-09-26T01:11:00Z"/>
                                        <w:rFonts w:eastAsia="Times New Roman" w:cstheme="minorHAnsi"/>
                                      </w:rPr>
                                    </w:pPr>
                                  </w:p>
                                  <w:p w14:paraId="556E9C08" w14:textId="4B363309" w:rsidR="00D53931" w:rsidRPr="0096175C" w:rsidRDefault="00845955" w:rsidP="00E603F6">
                                    <w:pPr>
                                      <w:spacing w:after="0" w:line="240" w:lineRule="auto"/>
                                      <w:rPr>
                                        <w:del w:id="142" w:author="Curtis Harreld" w:date="2026-09-25T21:11:00Z" w16du:dateUtc="2026-09-26T01:11:00Z"/>
                                        <w:rFonts w:eastAsia="Times New Roman" w:cstheme="minorHAnsi"/>
                                        <w:i/>
                                        <w:iCs/>
                                      </w:rPr>
                                    </w:pPr>
                                    <w:del w:id="143" w:author="Curtis Harreld" w:date="2026-09-25T21:11:00Z" w16du:dateUtc="2026-09-26T01:11:00Z">
                                      <w:r w:rsidRPr="0096175C">
                                        <w:rPr>
                                          <w:rFonts w:eastAsia="Times New Roman" w:cstheme="minorHAnsi"/>
                                          <w:i/>
                                          <w:iCs/>
                                        </w:rPr>
                                        <w:delText xml:space="preserve">Please contact </w:delText>
                                      </w:r>
                                      <w:r w:rsidR="00072627" w:rsidRPr="0096175C">
                                        <w:rPr>
                                          <w:rFonts w:eastAsia="Times New Roman" w:cstheme="minorHAnsi"/>
                                          <w:i/>
                                          <w:iCs/>
                                        </w:rPr>
                                        <w:delText>Matt Perry at matthew.s.perry1@mass.gov</w:delText>
                                      </w:r>
                                      <w:r w:rsidR="00066E92" w:rsidRPr="0096175C">
                                        <w:rPr>
                                          <w:rFonts w:eastAsia="Times New Roman" w:cstheme="minorHAnsi"/>
                                          <w:i/>
                                          <w:iCs/>
                                        </w:rPr>
                                        <w:delText xml:space="preserve"> for</w:delText>
                                      </w:r>
                                      <w:r w:rsidRPr="0096175C">
                                        <w:rPr>
                                          <w:rFonts w:eastAsia="Times New Roman" w:cstheme="minorHAnsi"/>
                                          <w:i/>
                                          <w:iCs/>
                                        </w:rPr>
                                        <w:delText xml:space="preserve"> access</w:delText>
                                      </w:r>
                                      <w:r w:rsidR="00685FD8" w:rsidRPr="0096175C">
                                        <w:rPr>
                                          <w:rFonts w:eastAsia="Times New Roman" w:cstheme="minorHAnsi"/>
                                          <w:i/>
                                          <w:iCs/>
                                        </w:rPr>
                                        <w:delText>ibility</w:delText>
                                      </w:r>
                                      <w:r w:rsidR="00D1240D" w:rsidRPr="0096175C">
                                        <w:rPr>
                                          <w:rFonts w:eastAsia="Times New Roman" w:cstheme="minorHAnsi"/>
                                          <w:i/>
                                          <w:iCs/>
                                        </w:rPr>
                                        <w:delText xml:space="preserve"> information</w:delText>
                                      </w:r>
                                      <w:r w:rsidRPr="0096175C">
                                        <w:rPr>
                                          <w:rFonts w:eastAsia="Times New Roman" w:cstheme="minorHAnsi"/>
                                          <w:i/>
                                          <w:iCs/>
                                        </w:rPr>
                                        <w:delText>.</w:delText>
                                      </w:r>
                                    </w:del>
                                  </w:p>
                                  <w:p w14:paraId="6A2DAFD8" w14:textId="34E69C79" w:rsidR="00DE0062" w:rsidRPr="00583DDD" w:rsidRDefault="00DE0062" w:rsidP="00583DDD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del w:id="144" w:author="Curtis Harreld" w:date="2026-09-25T21:11:00Z" w16du:dateUtc="2026-09-26T01:11:00Z"/>
                                        <w:rFonts w:ascii="Segoe UI" w:eastAsia="Times New Roman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del w:id="145" w:author="Curtis Harreld" w:date="2026-09-25T21:11:00Z" w16du:dateUtc="2026-09-26T01:11:00Z">
                                      <w:r w:rsidRPr="00685FD8">
                                        <w:delText xml:space="preserve"> 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7057BB52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7.45pt;margin-top:40.95pt;width:474.6pt;height:321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" stroked="f">
                        <v:textbox>
                          <w:txbxContent>
                            <w:p w14:paraId="3C98F2EE" w14:textId="77777777" w:rsidR="00662EFF" w:rsidRDefault="00662EFF" w:rsidP="00662EFF">
                              <w:pPr>
                                <w:spacing w:after="0" w:line="240" w:lineRule="auto"/>
                                <w:rPr>
                                  <w:del w:id="146" w:author="Curtis Harreld" w:date="2026-09-25T21:11:00Z" w16du:dateUtc="2026-09-26T01:11:00Z"/>
                                </w:rPr>
                              </w:pPr>
                            </w:p>
                            <w:p w14:paraId="687D233F" w14:textId="7777777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47" w:author="Curtis Harreld" w:date="2026-09-25T21:11:00Z" w16du:dateUtc="2026-09-26T01:11:00Z"/>
                                </w:rPr>
                              </w:pPr>
                              <w:del w:id="148" w:author="Curtis Harreld" w:date="2026-09-25T21:11:00Z" w16du:dateUtc="2026-09-26T01:11:00Z">
                                <w:r>
                                  <w:delText>Topic: Stewardship Council Stakeholders Committee Listening Session</w:delText>
                                </w:r>
                              </w:del>
                            </w:p>
                            <w:p w14:paraId="23BE28C4" w14:textId="7777777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49" w:author="Curtis Harreld" w:date="2026-09-25T21:11:00Z" w16du:dateUtc="2026-09-26T01:11:00Z"/>
                                </w:rPr>
                              </w:pPr>
                              <w:del w:id="150" w:author="Curtis Harreld" w:date="2026-09-25T21:11:00Z" w16du:dateUtc="2026-09-26T01:11:00Z">
                                <w:r>
                                  <w:delText>Time: Feb 26, 2024 06:00 PM Eastern Time (US and Canada)</w:delText>
                                </w:r>
                              </w:del>
                            </w:p>
                            <w:p w14:paraId="512EAADD" w14:textId="7777777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51" w:author="Curtis Harreld" w:date="2026-09-25T21:11:00Z" w16du:dateUtc="2026-09-26T01:11:00Z"/>
                                </w:rPr>
                              </w:pPr>
                            </w:p>
                            <w:p w14:paraId="065DBAF4" w14:textId="6F9D0C8B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52" w:author="Curtis Harreld" w:date="2026-09-25T21:11:00Z" w16du:dateUtc="2026-09-26T01:11:00Z"/>
                                </w:rPr>
                              </w:pPr>
                              <w:del w:id="153" w:author="Curtis Harreld" w:date="2026-09-25T21:11:00Z" w16du:dateUtc="2026-09-26T01:11:00Z">
                                <w:r>
                                  <w:delText>Join Zoom Meeting</w:delText>
                                </w:r>
                              </w:del>
                            </w:p>
                            <w:p w14:paraId="54D9CDE0" w14:textId="7777777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54" w:author="Curtis Harreld" w:date="2026-09-25T21:11:00Z" w16du:dateUtc="2026-09-26T01:11:00Z"/>
                                </w:rPr>
                              </w:pPr>
                              <w:del w:id="155" w:author="Curtis Harreld" w:date="2026-09-25T21:11:00Z" w16du:dateUtc="2026-09-26T01:11:00Z">
                                <w:r>
                                  <w:delText>https://zoom.us/j/94587010667?pwd=a1FSVHJ4ME5GeHFxLzUva1VmenkyQT09</w:delText>
                                </w:r>
                              </w:del>
                            </w:p>
                            <w:p w14:paraId="42BBDCCC" w14:textId="7777777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56" w:author="Curtis Harreld" w:date="2026-09-25T21:11:00Z" w16du:dateUtc="2026-09-26T01:11:00Z"/>
                                </w:rPr>
                              </w:pPr>
                            </w:p>
                            <w:p w14:paraId="3C125075" w14:textId="7777777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57" w:author="Curtis Harreld" w:date="2026-09-25T21:11:00Z" w16du:dateUtc="2026-09-26T01:11:00Z"/>
                                </w:rPr>
                              </w:pPr>
                              <w:del w:id="158" w:author="Curtis Harreld" w:date="2026-09-25T21:11:00Z" w16du:dateUtc="2026-09-26T01:11:00Z">
                                <w:r>
                                  <w:delText>Meeting ID: 945 8701 0667</w:delText>
                                </w:r>
                              </w:del>
                            </w:p>
                            <w:p w14:paraId="6EB87711" w14:textId="12A75EE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59" w:author="Curtis Harreld" w:date="2026-09-25T21:11:00Z" w16du:dateUtc="2026-09-26T01:11:00Z"/>
                                </w:rPr>
                              </w:pPr>
                              <w:del w:id="160" w:author="Curtis Harreld" w:date="2026-09-25T21:11:00Z" w16du:dateUtc="2026-09-26T01:11:00Z">
                                <w:r>
                                  <w:delText>Passcode: 932689</w:delText>
                                </w:r>
                              </w:del>
                            </w:p>
                            <w:p w14:paraId="35BCC030" w14:textId="47977391" w:rsidR="00051C31" w:rsidRPr="00D679C7" w:rsidRDefault="00D679C7" w:rsidP="00051C31">
                              <w:pPr>
                                <w:spacing w:after="0" w:line="240" w:lineRule="auto"/>
                                <w:rPr>
                                  <w:del w:id="161" w:author="Curtis Harreld" w:date="2026-09-25T21:11:00Z" w16du:dateUtc="2026-09-26T01:11:00Z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del w:id="162" w:author="Curtis Harreld" w:date="2026-09-25T21:11:00Z" w16du:dateUtc="2026-09-26T01:11:00Z">
                                <w:r w:rsidRPr="00D679C7"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delText>NOTE:   Public Meeting will be recorded</w:delText>
                                </w:r>
                              </w:del>
                            </w:p>
                            <w:p w14:paraId="6AA6D210" w14:textId="77777777" w:rsidR="00D679C7" w:rsidRPr="00D679C7" w:rsidRDefault="00D679C7" w:rsidP="00051C31">
                              <w:pPr>
                                <w:spacing w:after="0" w:line="240" w:lineRule="auto"/>
                                <w:rPr>
                                  <w:del w:id="163" w:author="Curtis Harreld" w:date="2026-09-25T21:11:00Z" w16du:dateUtc="2026-09-26T01:11:00Z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</w:p>
                            <w:p w14:paraId="2525B267" w14:textId="7777777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64" w:author="Curtis Harreld" w:date="2026-09-25T21:11:00Z" w16du:dateUtc="2026-09-26T01:11:00Z"/>
                                </w:rPr>
                              </w:pPr>
                              <w:del w:id="165" w:author="Curtis Harreld" w:date="2026-09-25T21:11:00Z" w16du:dateUtc="2026-09-26T01:11:00Z">
                                <w:r>
                                  <w:delText>One tap mobile</w:delText>
                                </w:r>
                              </w:del>
                            </w:p>
                            <w:p w14:paraId="3239DF67" w14:textId="77777777" w:rsidR="00051C31" w:rsidRDefault="00051C31" w:rsidP="00051C31">
                              <w:pPr>
                                <w:spacing w:after="0" w:line="240" w:lineRule="auto"/>
                                <w:rPr>
                                  <w:del w:id="166" w:author="Curtis Harreld" w:date="2026-09-25T21:11:00Z" w16du:dateUtc="2026-09-26T01:11:00Z"/>
                                </w:rPr>
                              </w:pPr>
                              <w:del w:id="167" w:author="Curtis Harreld" w:date="2026-09-25T21:11:00Z" w16du:dateUtc="2026-09-26T01:11:00Z">
                                <w:r>
                                  <w:delText>+13052241968,,94587010667#,,,,*932689# US</w:delText>
                                </w:r>
                              </w:del>
                            </w:p>
                            <w:p w14:paraId="70D2DBCC" w14:textId="6AC16C2C" w:rsidR="0094413E" w:rsidRDefault="00051C31" w:rsidP="00E603F6">
                              <w:pPr>
                                <w:spacing w:after="0" w:line="240" w:lineRule="auto"/>
                                <w:rPr>
                                  <w:del w:id="168" w:author="Curtis Harreld" w:date="2026-09-25T21:11:00Z" w16du:dateUtc="2026-09-26T01:11:00Z"/>
                                  <w:rFonts w:eastAsia="Times New Roman" w:cstheme="minorHAnsi"/>
                                </w:rPr>
                              </w:pPr>
                              <w:del w:id="169" w:author="Curtis Harreld" w:date="2026-09-25T21:11:00Z" w16du:dateUtc="2026-09-26T01:11:00Z">
                                <w:r>
                                  <w:delText>+13092053325,,94587010667#,,,,*932689# US</w:delText>
                                </w:r>
                              </w:del>
                            </w:p>
                            <w:p w14:paraId="14D08EAD" w14:textId="1FFE3FD7" w:rsidR="0094413E" w:rsidRDefault="0094413E" w:rsidP="00E603F6">
                              <w:pPr>
                                <w:spacing w:after="0" w:line="240" w:lineRule="auto"/>
                                <w:rPr>
                                  <w:del w:id="170" w:author="Curtis Harreld" w:date="2026-09-25T21:11:00Z" w16du:dateUtc="2026-09-26T01:11:00Z"/>
                                  <w:rFonts w:eastAsia="Times New Roman" w:cstheme="minorHAnsi"/>
                                </w:rPr>
                              </w:pPr>
                            </w:p>
                            <w:p w14:paraId="77E3EF66" w14:textId="7E640327" w:rsidR="0094413E" w:rsidRDefault="0094413E" w:rsidP="00E603F6">
                              <w:pPr>
                                <w:spacing w:after="0" w:line="240" w:lineRule="auto"/>
                                <w:rPr>
                                  <w:del w:id="171" w:author="Curtis Harreld" w:date="2026-09-25T21:11:00Z" w16du:dateUtc="2026-09-26T01:11:00Z"/>
                                  <w:rFonts w:eastAsia="Times New Roman" w:cstheme="minorHAnsi"/>
                                </w:rPr>
                              </w:pPr>
                            </w:p>
                            <w:p w14:paraId="5DD9ECF9" w14:textId="0C64E566" w:rsidR="0094413E" w:rsidRDefault="0094413E" w:rsidP="00E603F6">
                              <w:pPr>
                                <w:spacing w:after="0" w:line="240" w:lineRule="auto"/>
                                <w:rPr>
                                  <w:del w:id="172" w:author="Curtis Harreld" w:date="2026-09-25T21:11:00Z" w16du:dateUtc="2026-09-26T01:11:00Z"/>
                                  <w:rFonts w:eastAsia="Times New Roman" w:cstheme="minorHAnsi"/>
                                </w:rPr>
                              </w:pPr>
                            </w:p>
                            <w:p w14:paraId="073DF046" w14:textId="2DF27F17" w:rsidR="0094413E" w:rsidRPr="006713F8" w:rsidRDefault="0094413E" w:rsidP="00E603F6">
                              <w:pPr>
                                <w:spacing w:after="0" w:line="240" w:lineRule="auto"/>
                                <w:rPr>
                                  <w:del w:id="173" w:author="Curtis Harreld" w:date="2026-09-25T21:11:00Z" w16du:dateUtc="2026-09-26T01:11:00Z"/>
                                  <w:rFonts w:eastAsia="Times New Roman" w:cstheme="minorHAnsi"/>
                                </w:rPr>
                              </w:pPr>
                            </w:p>
                            <w:p w14:paraId="556E9C08" w14:textId="4B363309" w:rsidR="00D53931" w:rsidRPr="0096175C" w:rsidRDefault="00845955" w:rsidP="00E603F6">
                              <w:pPr>
                                <w:spacing w:after="0" w:line="240" w:lineRule="auto"/>
                                <w:rPr>
                                  <w:del w:id="174" w:author="Curtis Harreld" w:date="2026-09-25T21:11:00Z" w16du:dateUtc="2026-09-26T01:11:00Z"/>
                                  <w:rFonts w:eastAsia="Times New Roman" w:cstheme="minorHAnsi"/>
                                  <w:i/>
                                  <w:iCs/>
                                </w:rPr>
                              </w:pPr>
                              <w:del w:id="175" w:author="Curtis Harreld" w:date="2026-09-25T21:11:00Z" w16du:dateUtc="2026-09-26T01:11:00Z">
                                <w:r w:rsidRPr="0096175C">
                                  <w:rPr>
                                    <w:rFonts w:eastAsia="Times New Roman" w:cstheme="minorHAnsi"/>
                                    <w:i/>
                                    <w:iCs/>
                                  </w:rPr>
                                  <w:delText xml:space="preserve">Please contact </w:delText>
                                </w:r>
                                <w:r w:rsidR="00072627" w:rsidRPr="0096175C">
                                  <w:rPr>
                                    <w:rFonts w:eastAsia="Times New Roman" w:cstheme="minorHAnsi"/>
                                    <w:i/>
                                    <w:iCs/>
                                  </w:rPr>
                                  <w:delText>Matt Perry at matthew.s.perry1@mass.gov</w:delText>
                                </w:r>
                                <w:r w:rsidR="00066E92" w:rsidRPr="0096175C">
                                  <w:rPr>
                                    <w:rFonts w:eastAsia="Times New Roman" w:cstheme="minorHAnsi"/>
                                    <w:i/>
                                    <w:iCs/>
                                  </w:rPr>
                                  <w:delText xml:space="preserve"> for</w:delText>
                                </w:r>
                                <w:r w:rsidRPr="0096175C">
                                  <w:rPr>
                                    <w:rFonts w:eastAsia="Times New Roman" w:cstheme="minorHAnsi"/>
                                    <w:i/>
                                    <w:iCs/>
                                  </w:rPr>
                                  <w:delText xml:space="preserve"> access</w:delText>
                                </w:r>
                                <w:r w:rsidR="00685FD8" w:rsidRPr="0096175C">
                                  <w:rPr>
                                    <w:rFonts w:eastAsia="Times New Roman" w:cstheme="minorHAnsi"/>
                                    <w:i/>
                                    <w:iCs/>
                                  </w:rPr>
                                  <w:delText>ibility</w:delText>
                                </w:r>
                                <w:r w:rsidR="00D1240D" w:rsidRPr="0096175C">
                                  <w:rPr>
                                    <w:rFonts w:eastAsia="Times New Roman" w:cstheme="minorHAnsi"/>
                                    <w:i/>
                                    <w:iCs/>
                                  </w:rPr>
                                  <w:delText xml:space="preserve"> information</w:delText>
                                </w:r>
                                <w:r w:rsidRPr="0096175C">
                                  <w:rPr>
                                    <w:rFonts w:eastAsia="Times New Roman" w:cstheme="minorHAnsi"/>
                                    <w:i/>
                                    <w:iCs/>
                                  </w:rPr>
                                  <w:delText>.</w:delText>
                                </w:r>
                              </w:del>
                            </w:p>
                            <w:p w14:paraId="6A2DAFD8" w14:textId="34E69C79" w:rsidR="00DE0062" w:rsidRPr="00583DDD" w:rsidRDefault="00DE0062" w:rsidP="00583DDD">
                              <w:pPr>
                                <w:spacing w:after="0" w:line="240" w:lineRule="auto"/>
                                <w:jc w:val="right"/>
                                <w:rPr>
                                  <w:del w:id="176" w:author="Curtis Harreld" w:date="2026-09-25T21:11:00Z" w16du:dateUtc="2026-09-26T01:11:00Z"/>
                                  <w:rFonts w:ascii="Segoe UI" w:eastAsia="Times New Roman" w:hAnsi="Segoe UI" w:cs="Segoe UI"/>
                                  <w:sz w:val="20"/>
                                  <w:szCs w:val="20"/>
                                </w:rPr>
                              </w:pPr>
                              <w:del w:id="177" w:author="Curtis Harreld" w:date="2026-09-25T21:11:00Z" w16du:dateUtc="2026-09-26T01:11:00Z">
                                <w:r w:rsidRPr="00685FD8">
                                  <w:delText xml:space="preserve"> </w:delText>
                                </w:r>
                              </w:del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  <w:r w:rsidRPr="0096175C">
                <w:rPr>
                  <w:b/>
                  <w:bCs/>
                </w:rPr>
                <w:delText xml:space="preserve">Please contact Matthew Perry at </w:delText>
              </w:r>
              <w:r>
                <w:fldChar w:fldCharType="begin"/>
              </w:r>
              <w:r>
                <w:delInstrText>HYPERLINK "mailto:matthew.s.perry1@mass.gov"</w:delInstrText>
              </w:r>
              <w:r>
                <w:fldChar w:fldCharType="separate"/>
              </w:r>
              <w:r w:rsidRPr="0096175C">
                <w:rPr>
                  <w:rStyle w:val="Hyperlink"/>
                  <w:b/>
                  <w:bCs/>
                </w:rPr>
                <w:delText>matthew.s.perry1@mass.gov</w:delText>
              </w:r>
              <w:r>
                <w:fldChar w:fldCharType="end"/>
              </w:r>
              <w:r w:rsidRPr="0096175C">
                <w:rPr>
                  <w:b/>
                  <w:bCs/>
                </w:rPr>
                <w:delText xml:space="preserve"> if you wish to speak. Matthew will organize and call upon those wishing to speak at the meeting.</w:delText>
              </w:r>
            </w:del>
          </w:p>
        </w:tc>
        <w:tc>
          <w:tcPr>
            <w:tcW w:w="1980" w:type="dxa"/>
          </w:tcPr>
          <w:p w14:paraId="55EA154E" w14:textId="300FFEB1" w:rsidR="00374564" w:rsidRPr="00E06FE1" w:rsidRDefault="00662EFF" w:rsidP="00374564">
            <w:pPr>
              <w:spacing w:before="120" w:after="120"/>
              <w:rPr>
                <w:del w:id="178" w:author="Curtis Harreld" w:date="2026-09-25T21:11:00Z" w16du:dateUtc="2026-09-26T01:11:00Z"/>
                <w:rFonts w:ascii="Segoe UI" w:hAnsi="Segoe UI" w:cs="Segoe UI"/>
              </w:rPr>
            </w:pPr>
            <w:del w:id="179" w:author="Curtis Harreld" w:date="2026-09-25T21:11:00Z" w16du:dateUtc="2026-09-26T01:11:00Z">
              <w:r>
                <w:rPr>
                  <w:rFonts w:ascii="Segoe UI" w:hAnsi="Segoe UI" w:cs="Segoe UI"/>
                </w:rPr>
                <w:delText>6:10 PM</w:delText>
              </w:r>
            </w:del>
          </w:p>
        </w:tc>
      </w:tr>
    </w:tbl>
    <w:p w14:paraId="3D38166E" w14:textId="4B06859A" w:rsidR="00290738" w:rsidRDefault="00290738" w:rsidP="00ED17BD">
      <w:pPr>
        <w:pStyle w:val="NoSpacing"/>
        <w:rPr>
          <w:rPrChange w:id="180" w:author="Curtis Harreld" w:date="2026-09-25T21:11:00Z" w16du:dateUtc="2026-09-26T01:11:00Z">
            <w:rPr>
              <w:rFonts w:ascii="Segoe UI" w:hAnsi="Segoe UI" w:cs="Segoe UI"/>
              <w:color w:val="252424"/>
            </w:rPr>
          </w:rPrChange>
        </w:rPr>
        <w:pPrChange w:id="181" w:author="Curtis Harreld" w:date="2026-09-25T21:11:00Z" w16du:dateUtc="2026-09-26T01:11:00Z">
          <w:pPr/>
        </w:pPrChange>
      </w:pPr>
    </w:p>
    <w:sectPr w:rsidR="00290738" w:rsidSect="00255A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  <w:sectPrChange w:id="189" w:author="Curtis Harreld" w:date="2026-09-25T21:11:00Z" w16du:dateUtc="2026-09-26T01:11:00Z">
        <w:sectPr w:rsidR="00290738" w:rsidSect="00255AB1">
          <w:pgMar w:top="720" w:right="1440" w:bottom="576" w:left="1440" w:header="432" w:footer="864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225B66" w14:textId="77777777" w:rsidR="00D81E9E" w:rsidRDefault="00D81E9E" w:rsidP="00EA6422">
      <w:pPr>
        <w:spacing w:after="0" w:line="240" w:lineRule="auto"/>
      </w:pPr>
      <w:r>
        <w:separator/>
      </w:r>
    </w:p>
  </w:endnote>
  <w:endnote w:type="continuationSeparator" w:id="0">
    <w:p w14:paraId="292EB4C8" w14:textId="77777777" w:rsidR="00D81E9E" w:rsidRDefault="00D81E9E" w:rsidP="00EA6422">
      <w:pPr>
        <w:spacing w:after="0" w:line="240" w:lineRule="auto"/>
      </w:pPr>
      <w:r>
        <w:continuationSeparator/>
      </w:r>
    </w:p>
  </w:endnote>
  <w:endnote w:type="continuationNotice" w:id="1">
    <w:p w14:paraId="6C11355E" w14:textId="77777777" w:rsidR="00D81E9E" w:rsidRDefault="00D81E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volini">
    <w:panose1 w:val="03000502040302020204"/>
    <w:charset w:val="00"/>
    <w:family w:val="script"/>
    <w:pitch w:val="variable"/>
    <w:sig w:usb0="A11526FF" w:usb1="8000000A" w:usb2="00010000" w:usb3="00000000" w:csb0="0000019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7955D4" w14:textId="77777777" w:rsidR="00805BC3" w:rsidRDefault="00805BC3">
    <w:pPr>
      <w:pStyle w:val="FooterChar"/>
      <w:pPrChange w:id="185" w:author="Curtis Harreld" w:date="2026-09-25T21:11:00Z" w16du:dateUtc="2026-09-26T01:11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86BAAF" w14:textId="77777777" w:rsidR="00805BC3" w:rsidRDefault="00805BC3">
    <w:pPr>
      <w:pStyle w:val="FooterChar"/>
      <w:pPrChange w:id="186" w:author="Curtis Harreld" w:date="2026-09-25T21:11:00Z" w16du:dateUtc="2026-09-26T01:11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F64910" w14:textId="77777777" w:rsidR="00805BC3" w:rsidRDefault="00805BC3">
    <w:pPr>
      <w:pStyle w:val="FooterChar"/>
      <w:pPrChange w:id="188" w:author="Curtis Harreld" w:date="2026-09-25T21:11:00Z" w16du:dateUtc="2026-09-26T01:1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EC12D1" w14:textId="77777777" w:rsidR="00D81E9E" w:rsidRDefault="00D81E9E" w:rsidP="00EA6422">
      <w:pPr>
        <w:spacing w:after="0" w:line="240" w:lineRule="auto"/>
      </w:pPr>
      <w:r>
        <w:separator/>
      </w:r>
    </w:p>
  </w:footnote>
  <w:footnote w:type="continuationSeparator" w:id="0">
    <w:p w14:paraId="12588513" w14:textId="77777777" w:rsidR="00D81E9E" w:rsidRDefault="00D81E9E" w:rsidP="00EA6422">
      <w:pPr>
        <w:spacing w:after="0" w:line="240" w:lineRule="auto"/>
      </w:pPr>
      <w:r>
        <w:continuationSeparator/>
      </w:r>
    </w:p>
  </w:footnote>
  <w:footnote w:type="continuationNotice" w:id="1">
    <w:p w14:paraId="3D45CC60" w14:textId="77777777" w:rsidR="00D81E9E" w:rsidRDefault="00D81E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EED973" w14:textId="77777777" w:rsidR="00805BC3" w:rsidRDefault="00805BC3">
    <w:pPr>
      <w:pStyle w:val="HeaderChar"/>
      <w:pPrChange w:id="182" w:author="Curtis Harreld" w:date="2026-09-25T21:11:00Z" w16du:dateUtc="2026-09-26T01:11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E9F840" w14:textId="5100A060" w:rsidR="00EA6422" w:rsidRDefault="001A785C">
    <w:pPr>
      <w:pStyle w:val="HeaderChar"/>
      <w:pPrChange w:id="183" w:author="Curtis Harreld" w:date="2026-09-25T21:11:00Z" w16du:dateUtc="2026-09-26T01:11:00Z">
        <w:pPr>
          <w:pStyle w:val="Header"/>
        </w:pPr>
      </w:pPrChange>
    </w:pPr>
    <w:del w:id="184" w:author="Curtis Harreld" w:date="2026-09-25T21:11:00Z" w16du:dateUtc="2026-09-26T01:11:00Z">
      <w:r>
        <w:rPr>
          <w:noProof/>
        </w:rPr>
        <w:drawing>
          <wp:anchor distT="0" distB="0" distL="114300" distR="114300" simplePos="0" relativeHeight="251657216" behindDoc="0" locked="0" layoutInCell="1" allowOverlap="1" wp14:anchorId="637D3BB1" wp14:editId="4DD97BAF">
            <wp:simplePos x="0" y="0"/>
            <wp:positionH relativeFrom="column">
              <wp:posOffset>-679450</wp:posOffset>
            </wp:positionH>
            <wp:positionV relativeFrom="paragraph">
              <wp:posOffset>16164</wp:posOffset>
            </wp:positionV>
            <wp:extent cx="884555" cy="1053465"/>
            <wp:effectExtent l="0" t="0" r="0" b="0"/>
            <wp:wrapNone/>
            <wp:docPr id="1" name="Picture 1" descr="dcr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cr-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555" cy="105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13E78" w14:textId="77777777" w:rsidR="00805BC3" w:rsidRDefault="00805BC3">
    <w:pPr>
      <w:pStyle w:val="HeaderChar"/>
      <w:pPrChange w:id="187" w:author="Curtis Harreld" w:date="2026-09-25T21:11:00Z" w16du:dateUtc="2026-09-26T01:1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2017E"/>
    <w:multiLevelType w:val="hybridMultilevel"/>
    <w:tmpl w:val="B4D62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17BC5"/>
    <w:multiLevelType w:val="hybridMultilevel"/>
    <w:tmpl w:val="25CA0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3594"/>
    <w:multiLevelType w:val="hybridMultilevel"/>
    <w:tmpl w:val="390CE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038D5"/>
    <w:multiLevelType w:val="hybridMultilevel"/>
    <w:tmpl w:val="A8E4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11DDC"/>
    <w:multiLevelType w:val="hybridMultilevel"/>
    <w:tmpl w:val="CE5E70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34AC4"/>
    <w:multiLevelType w:val="hybridMultilevel"/>
    <w:tmpl w:val="1B641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445CA"/>
    <w:multiLevelType w:val="hybridMultilevel"/>
    <w:tmpl w:val="206C3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F02B6"/>
    <w:multiLevelType w:val="hybridMultilevel"/>
    <w:tmpl w:val="E9F03B64"/>
    <w:lvl w:ilvl="0" w:tplc="0D64F0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265511"/>
    <w:multiLevelType w:val="hybridMultilevel"/>
    <w:tmpl w:val="D6A6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D03AD"/>
    <w:multiLevelType w:val="multilevel"/>
    <w:tmpl w:val="5FBAE4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EB53FA0"/>
    <w:multiLevelType w:val="multilevel"/>
    <w:tmpl w:val="5824C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2432203"/>
    <w:multiLevelType w:val="hybridMultilevel"/>
    <w:tmpl w:val="165653FA"/>
    <w:lvl w:ilvl="0" w:tplc="BC42BBB6">
      <w:start w:val="17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14704"/>
    <w:multiLevelType w:val="hybridMultilevel"/>
    <w:tmpl w:val="363E6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51162"/>
    <w:multiLevelType w:val="hybridMultilevel"/>
    <w:tmpl w:val="1834CD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38247F6"/>
    <w:multiLevelType w:val="hybridMultilevel"/>
    <w:tmpl w:val="DD4689E0"/>
    <w:lvl w:ilvl="0" w:tplc="BC42BBB6">
      <w:start w:val="17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C45B6F"/>
    <w:multiLevelType w:val="hybridMultilevel"/>
    <w:tmpl w:val="CFB6FB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3722B83"/>
    <w:multiLevelType w:val="hybridMultilevel"/>
    <w:tmpl w:val="1752E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31ACB"/>
    <w:multiLevelType w:val="hybridMultilevel"/>
    <w:tmpl w:val="1876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22742"/>
    <w:multiLevelType w:val="hybridMultilevel"/>
    <w:tmpl w:val="BA3E6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CB6411"/>
    <w:multiLevelType w:val="hybridMultilevel"/>
    <w:tmpl w:val="3898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95F31"/>
    <w:multiLevelType w:val="hybridMultilevel"/>
    <w:tmpl w:val="85D0E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D77313"/>
    <w:multiLevelType w:val="hybridMultilevel"/>
    <w:tmpl w:val="EE70E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A38EA"/>
    <w:multiLevelType w:val="hybridMultilevel"/>
    <w:tmpl w:val="32681D7E"/>
    <w:lvl w:ilvl="0" w:tplc="876802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ADC71F4"/>
    <w:multiLevelType w:val="hybridMultilevel"/>
    <w:tmpl w:val="B610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0C7ECC"/>
    <w:multiLevelType w:val="hybridMultilevel"/>
    <w:tmpl w:val="E0AA765C"/>
    <w:lvl w:ilvl="0" w:tplc="BC42BBB6">
      <w:start w:val="17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87F57"/>
    <w:multiLevelType w:val="hybridMultilevel"/>
    <w:tmpl w:val="5150EB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EF7285"/>
    <w:multiLevelType w:val="hybridMultilevel"/>
    <w:tmpl w:val="48EE4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E212E"/>
    <w:multiLevelType w:val="hybridMultilevel"/>
    <w:tmpl w:val="706A0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53555"/>
    <w:multiLevelType w:val="hybridMultilevel"/>
    <w:tmpl w:val="7C08D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B4871"/>
    <w:multiLevelType w:val="hybridMultilevel"/>
    <w:tmpl w:val="21CAC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1C54C6"/>
    <w:multiLevelType w:val="hybridMultilevel"/>
    <w:tmpl w:val="07BA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A18C9"/>
    <w:multiLevelType w:val="hybridMultilevel"/>
    <w:tmpl w:val="FFF6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956F1"/>
    <w:multiLevelType w:val="hybridMultilevel"/>
    <w:tmpl w:val="9DB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933344">
    <w:abstractNumId w:val="19"/>
  </w:num>
  <w:num w:numId="2" w16cid:durableId="1546991923">
    <w:abstractNumId w:val="12"/>
  </w:num>
  <w:num w:numId="3" w16cid:durableId="1460371019">
    <w:abstractNumId w:val="20"/>
  </w:num>
  <w:num w:numId="4" w16cid:durableId="118837836">
    <w:abstractNumId w:val="31"/>
  </w:num>
  <w:num w:numId="5" w16cid:durableId="757755889">
    <w:abstractNumId w:val="26"/>
  </w:num>
  <w:num w:numId="6" w16cid:durableId="1863670223">
    <w:abstractNumId w:val="1"/>
  </w:num>
  <w:num w:numId="7" w16cid:durableId="1346592663">
    <w:abstractNumId w:val="23"/>
  </w:num>
  <w:num w:numId="8" w16cid:durableId="2127038061">
    <w:abstractNumId w:val="2"/>
  </w:num>
  <w:num w:numId="9" w16cid:durableId="1303656780">
    <w:abstractNumId w:val="24"/>
  </w:num>
  <w:num w:numId="10" w16cid:durableId="517156268">
    <w:abstractNumId w:val="11"/>
  </w:num>
  <w:num w:numId="11" w16cid:durableId="921455412">
    <w:abstractNumId w:val="14"/>
  </w:num>
  <w:num w:numId="12" w16cid:durableId="301155965">
    <w:abstractNumId w:val="29"/>
  </w:num>
  <w:num w:numId="13" w16cid:durableId="1638492680">
    <w:abstractNumId w:val="15"/>
  </w:num>
  <w:num w:numId="14" w16cid:durableId="2082673043">
    <w:abstractNumId w:val="30"/>
  </w:num>
  <w:num w:numId="15" w16cid:durableId="1567914427">
    <w:abstractNumId w:val="0"/>
  </w:num>
  <w:num w:numId="16" w16cid:durableId="2107992442">
    <w:abstractNumId w:val="6"/>
  </w:num>
  <w:num w:numId="17" w16cid:durableId="1942831342">
    <w:abstractNumId w:val="16"/>
  </w:num>
  <w:num w:numId="18" w16cid:durableId="1311638094">
    <w:abstractNumId w:val="13"/>
  </w:num>
  <w:num w:numId="19" w16cid:durableId="457145501">
    <w:abstractNumId w:val="21"/>
  </w:num>
  <w:num w:numId="20" w16cid:durableId="145166243">
    <w:abstractNumId w:val="27"/>
  </w:num>
  <w:num w:numId="21" w16cid:durableId="243152684">
    <w:abstractNumId w:val="25"/>
  </w:num>
  <w:num w:numId="22" w16cid:durableId="1254123073">
    <w:abstractNumId w:val="5"/>
  </w:num>
  <w:num w:numId="23" w16cid:durableId="738208566">
    <w:abstractNumId w:val="17"/>
  </w:num>
  <w:num w:numId="24" w16cid:durableId="138888973">
    <w:abstractNumId w:val="10"/>
  </w:num>
  <w:num w:numId="25" w16cid:durableId="1958830176">
    <w:abstractNumId w:val="9"/>
  </w:num>
  <w:num w:numId="26" w16cid:durableId="50271192">
    <w:abstractNumId w:val="3"/>
  </w:num>
  <w:num w:numId="27" w16cid:durableId="1427189374">
    <w:abstractNumId w:val="3"/>
  </w:num>
  <w:num w:numId="28" w16cid:durableId="1863744776">
    <w:abstractNumId w:val="32"/>
  </w:num>
  <w:num w:numId="29" w16cid:durableId="1894534232">
    <w:abstractNumId w:val="32"/>
  </w:num>
  <w:num w:numId="30" w16cid:durableId="55056888">
    <w:abstractNumId w:val="28"/>
  </w:num>
  <w:num w:numId="31" w16cid:durableId="188955700">
    <w:abstractNumId w:val="8"/>
  </w:num>
  <w:num w:numId="32" w16cid:durableId="1401949861">
    <w:abstractNumId w:val="18"/>
  </w:num>
  <w:num w:numId="33" w16cid:durableId="408355159">
    <w:abstractNumId w:val="7"/>
  </w:num>
  <w:num w:numId="34" w16cid:durableId="671178259">
    <w:abstractNumId w:val="22"/>
  </w:num>
  <w:num w:numId="35" w16cid:durableId="143859611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1D"/>
    <w:rsid w:val="00005265"/>
    <w:rsid w:val="0000736F"/>
    <w:rsid w:val="0000797F"/>
    <w:rsid w:val="00017284"/>
    <w:rsid w:val="000173C5"/>
    <w:rsid w:val="00022865"/>
    <w:rsid w:val="00023C88"/>
    <w:rsid w:val="00024AAA"/>
    <w:rsid w:val="00024C09"/>
    <w:rsid w:val="000252ED"/>
    <w:rsid w:val="0002777C"/>
    <w:rsid w:val="00031498"/>
    <w:rsid w:val="00033952"/>
    <w:rsid w:val="00033D9F"/>
    <w:rsid w:val="00033E4D"/>
    <w:rsid w:val="00035A3F"/>
    <w:rsid w:val="000432CF"/>
    <w:rsid w:val="000476EA"/>
    <w:rsid w:val="00050A9C"/>
    <w:rsid w:val="00051101"/>
    <w:rsid w:val="00051C31"/>
    <w:rsid w:val="0005385E"/>
    <w:rsid w:val="000562AF"/>
    <w:rsid w:val="00056AA8"/>
    <w:rsid w:val="00061793"/>
    <w:rsid w:val="0006427A"/>
    <w:rsid w:val="000657A2"/>
    <w:rsid w:val="00066C8C"/>
    <w:rsid w:val="00066E92"/>
    <w:rsid w:val="000701C8"/>
    <w:rsid w:val="00072627"/>
    <w:rsid w:val="00073165"/>
    <w:rsid w:val="00075842"/>
    <w:rsid w:val="00075EBB"/>
    <w:rsid w:val="0008153A"/>
    <w:rsid w:val="000846CC"/>
    <w:rsid w:val="0008659E"/>
    <w:rsid w:val="00090970"/>
    <w:rsid w:val="000951A1"/>
    <w:rsid w:val="000972CC"/>
    <w:rsid w:val="00097AB0"/>
    <w:rsid w:val="000A02AA"/>
    <w:rsid w:val="000A547B"/>
    <w:rsid w:val="000B0BA6"/>
    <w:rsid w:val="000B0E2C"/>
    <w:rsid w:val="000B141B"/>
    <w:rsid w:val="000B1B88"/>
    <w:rsid w:val="000B1FF4"/>
    <w:rsid w:val="000B609F"/>
    <w:rsid w:val="000B7A8B"/>
    <w:rsid w:val="000C1A43"/>
    <w:rsid w:val="000C1B73"/>
    <w:rsid w:val="000C205C"/>
    <w:rsid w:val="000C510B"/>
    <w:rsid w:val="000C7785"/>
    <w:rsid w:val="000D2907"/>
    <w:rsid w:val="000E051F"/>
    <w:rsid w:val="000E1282"/>
    <w:rsid w:val="000E1656"/>
    <w:rsid w:val="000E1F48"/>
    <w:rsid w:val="000E43A2"/>
    <w:rsid w:val="000E533F"/>
    <w:rsid w:val="000F115B"/>
    <w:rsid w:val="000F1BAA"/>
    <w:rsid w:val="000F5164"/>
    <w:rsid w:val="000F76B3"/>
    <w:rsid w:val="001017DA"/>
    <w:rsid w:val="00101981"/>
    <w:rsid w:val="001032B9"/>
    <w:rsid w:val="001106AE"/>
    <w:rsid w:val="001107D7"/>
    <w:rsid w:val="001130A5"/>
    <w:rsid w:val="00123A6B"/>
    <w:rsid w:val="00123D8D"/>
    <w:rsid w:val="00124394"/>
    <w:rsid w:val="00124D79"/>
    <w:rsid w:val="00126EEF"/>
    <w:rsid w:val="001303AD"/>
    <w:rsid w:val="00131711"/>
    <w:rsid w:val="001338D5"/>
    <w:rsid w:val="001345E9"/>
    <w:rsid w:val="00140085"/>
    <w:rsid w:val="00141398"/>
    <w:rsid w:val="001427E5"/>
    <w:rsid w:val="00146F7F"/>
    <w:rsid w:val="00151392"/>
    <w:rsid w:val="00155021"/>
    <w:rsid w:val="0015616F"/>
    <w:rsid w:val="00160718"/>
    <w:rsid w:val="00161184"/>
    <w:rsid w:val="00164217"/>
    <w:rsid w:val="00166CD9"/>
    <w:rsid w:val="0017149C"/>
    <w:rsid w:val="001720A9"/>
    <w:rsid w:val="00173094"/>
    <w:rsid w:val="00174EDE"/>
    <w:rsid w:val="00177B2A"/>
    <w:rsid w:val="00180113"/>
    <w:rsid w:val="001815DE"/>
    <w:rsid w:val="00181FB1"/>
    <w:rsid w:val="0018260E"/>
    <w:rsid w:val="001839E3"/>
    <w:rsid w:val="00187412"/>
    <w:rsid w:val="0019102A"/>
    <w:rsid w:val="0019240E"/>
    <w:rsid w:val="001929A3"/>
    <w:rsid w:val="00194070"/>
    <w:rsid w:val="0019442F"/>
    <w:rsid w:val="00195CB3"/>
    <w:rsid w:val="00196A5F"/>
    <w:rsid w:val="00196BD0"/>
    <w:rsid w:val="00196E82"/>
    <w:rsid w:val="0019753C"/>
    <w:rsid w:val="00197913"/>
    <w:rsid w:val="001A0870"/>
    <w:rsid w:val="001A30DB"/>
    <w:rsid w:val="001A3C52"/>
    <w:rsid w:val="001A5029"/>
    <w:rsid w:val="001A785C"/>
    <w:rsid w:val="001B1AC7"/>
    <w:rsid w:val="001B2E8D"/>
    <w:rsid w:val="001C0FEA"/>
    <w:rsid w:val="001C1CCA"/>
    <w:rsid w:val="001C39D2"/>
    <w:rsid w:val="001C3CA2"/>
    <w:rsid w:val="001C678C"/>
    <w:rsid w:val="001D0A9A"/>
    <w:rsid w:val="001D1914"/>
    <w:rsid w:val="001D1EC6"/>
    <w:rsid w:val="001D246C"/>
    <w:rsid w:val="001D2954"/>
    <w:rsid w:val="001D33E7"/>
    <w:rsid w:val="001D793E"/>
    <w:rsid w:val="001F0996"/>
    <w:rsid w:val="001F107D"/>
    <w:rsid w:val="001F235C"/>
    <w:rsid w:val="001F331C"/>
    <w:rsid w:val="001F71C3"/>
    <w:rsid w:val="001F7DA9"/>
    <w:rsid w:val="002016C1"/>
    <w:rsid w:val="00204295"/>
    <w:rsid w:val="00205F4A"/>
    <w:rsid w:val="00210298"/>
    <w:rsid w:val="002107A3"/>
    <w:rsid w:val="0021254C"/>
    <w:rsid w:val="002136EB"/>
    <w:rsid w:val="00221F25"/>
    <w:rsid w:val="0022327D"/>
    <w:rsid w:val="002249FC"/>
    <w:rsid w:val="00224E2F"/>
    <w:rsid w:val="00225AAE"/>
    <w:rsid w:val="0022663D"/>
    <w:rsid w:val="00226DFA"/>
    <w:rsid w:val="0023126E"/>
    <w:rsid w:val="0023359A"/>
    <w:rsid w:val="00234E38"/>
    <w:rsid w:val="002351E9"/>
    <w:rsid w:val="002359E9"/>
    <w:rsid w:val="002379E5"/>
    <w:rsid w:val="00237ADD"/>
    <w:rsid w:val="002449D1"/>
    <w:rsid w:val="002458A2"/>
    <w:rsid w:val="00245D9E"/>
    <w:rsid w:val="0024727A"/>
    <w:rsid w:val="002509AC"/>
    <w:rsid w:val="0025268D"/>
    <w:rsid w:val="00254834"/>
    <w:rsid w:val="002554C1"/>
    <w:rsid w:val="00255AB1"/>
    <w:rsid w:val="00255E9F"/>
    <w:rsid w:val="00261248"/>
    <w:rsid w:val="00261415"/>
    <w:rsid w:val="00261EBF"/>
    <w:rsid w:val="002638C7"/>
    <w:rsid w:val="0026497B"/>
    <w:rsid w:val="00264BEF"/>
    <w:rsid w:val="0026575B"/>
    <w:rsid w:val="00267A25"/>
    <w:rsid w:val="00267B7A"/>
    <w:rsid w:val="00271842"/>
    <w:rsid w:val="002722B4"/>
    <w:rsid w:val="002733B5"/>
    <w:rsid w:val="00274EF3"/>
    <w:rsid w:val="002847D3"/>
    <w:rsid w:val="00284FC9"/>
    <w:rsid w:val="00290738"/>
    <w:rsid w:val="00295B46"/>
    <w:rsid w:val="00296357"/>
    <w:rsid w:val="00297138"/>
    <w:rsid w:val="002A187E"/>
    <w:rsid w:val="002A341C"/>
    <w:rsid w:val="002A47B6"/>
    <w:rsid w:val="002A783E"/>
    <w:rsid w:val="002A7DF9"/>
    <w:rsid w:val="002B1C48"/>
    <w:rsid w:val="002B2BF0"/>
    <w:rsid w:val="002B459C"/>
    <w:rsid w:val="002B5EE0"/>
    <w:rsid w:val="002B6D7C"/>
    <w:rsid w:val="002B78FB"/>
    <w:rsid w:val="002B7CCA"/>
    <w:rsid w:val="002C0E13"/>
    <w:rsid w:val="002C15BF"/>
    <w:rsid w:val="002C1C90"/>
    <w:rsid w:val="002C43BA"/>
    <w:rsid w:val="002C6A4D"/>
    <w:rsid w:val="002C6ED0"/>
    <w:rsid w:val="002C7C0E"/>
    <w:rsid w:val="002D43CE"/>
    <w:rsid w:val="002D4619"/>
    <w:rsid w:val="002D7E9C"/>
    <w:rsid w:val="002E0CA1"/>
    <w:rsid w:val="002E34E3"/>
    <w:rsid w:val="002E4BAB"/>
    <w:rsid w:val="002E5FDE"/>
    <w:rsid w:val="002E6666"/>
    <w:rsid w:val="002E706B"/>
    <w:rsid w:val="002E7808"/>
    <w:rsid w:val="002E7B8D"/>
    <w:rsid w:val="002F0383"/>
    <w:rsid w:val="002F0B86"/>
    <w:rsid w:val="002F0BC2"/>
    <w:rsid w:val="002F52A3"/>
    <w:rsid w:val="002F78BC"/>
    <w:rsid w:val="0030063D"/>
    <w:rsid w:val="003007D8"/>
    <w:rsid w:val="00300ECD"/>
    <w:rsid w:val="003061C2"/>
    <w:rsid w:val="00306B93"/>
    <w:rsid w:val="00310FAA"/>
    <w:rsid w:val="00311F9D"/>
    <w:rsid w:val="003147B5"/>
    <w:rsid w:val="0031678D"/>
    <w:rsid w:val="003226B1"/>
    <w:rsid w:val="003242BB"/>
    <w:rsid w:val="00327039"/>
    <w:rsid w:val="003312BD"/>
    <w:rsid w:val="00331BBF"/>
    <w:rsid w:val="00335A7C"/>
    <w:rsid w:val="00336FAE"/>
    <w:rsid w:val="00337DC2"/>
    <w:rsid w:val="00343EC2"/>
    <w:rsid w:val="0034493E"/>
    <w:rsid w:val="003456A4"/>
    <w:rsid w:val="00347233"/>
    <w:rsid w:val="00352217"/>
    <w:rsid w:val="00352F65"/>
    <w:rsid w:val="003537D9"/>
    <w:rsid w:val="00357089"/>
    <w:rsid w:val="00360D6E"/>
    <w:rsid w:val="00361122"/>
    <w:rsid w:val="00361684"/>
    <w:rsid w:val="00361822"/>
    <w:rsid w:val="00363923"/>
    <w:rsid w:val="00363C79"/>
    <w:rsid w:val="00364A18"/>
    <w:rsid w:val="00364B15"/>
    <w:rsid w:val="0036650F"/>
    <w:rsid w:val="00367754"/>
    <w:rsid w:val="00370000"/>
    <w:rsid w:val="00374564"/>
    <w:rsid w:val="003762C2"/>
    <w:rsid w:val="00376E59"/>
    <w:rsid w:val="003779F7"/>
    <w:rsid w:val="00380EAB"/>
    <w:rsid w:val="00381495"/>
    <w:rsid w:val="00381ABA"/>
    <w:rsid w:val="00381EE6"/>
    <w:rsid w:val="00384082"/>
    <w:rsid w:val="0038475C"/>
    <w:rsid w:val="00385FC0"/>
    <w:rsid w:val="003907C9"/>
    <w:rsid w:val="00396EF2"/>
    <w:rsid w:val="003A27A7"/>
    <w:rsid w:val="003A395B"/>
    <w:rsid w:val="003A56A2"/>
    <w:rsid w:val="003B100F"/>
    <w:rsid w:val="003B17CE"/>
    <w:rsid w:val="003B1D50"/>
    <w:rsid w:val="003B30EF"/>
    <w:rsid w:val="003B5111"/>
    <w:rsid w:val="003B5DD8"/>
    <w:rsid w:val="003B7969"/>
    <w:rsid w:val="003B7B91"/>
    <w:rsid w:val="003C16D5"/>
    <w:rsid w:val="003C1FA1"/>
    <w:rsid w:val="003C216C"/>
    <w:rsid w:val="003C6A74"/>
    <w:rsid w:val="003C7165"/>
    <w:rsid w:val="003C7220"/>
    <w:rsid w:val="003D03C7"/>
    <w:rsid w:val="003D189C"/>
    <w:rsid w:val="003D415A"/>
    <w:rsid w:val="003D5F33"/>
    <w:rsid w:val="003E3746"/>
    <w:rsid w:val="003E38F8"/>
    <w:rsid w:val="003E60B8"/>
    <w:rsid w:val="003E70D3"/>
    <w:rsid w:val="003E7516"/>
    <w:rsid w:val="003F0595"/>
    <w:rsid w:val="003F5B34"/>
    <w:rsid w:val="003F6171"/>
    <w:rsid w:val="003F6644"/>
    <w:rsid w:val="003F6E65"/>
    <w:rsid w:val="003F7E16"/>
    <w:rsid w:val="00400CE0"/>
    <w:rsid w:val="00401429"/>
    <w:rsid w:val="00401994"/>
    <w:rsid w:val="00403CBF"/>
    <w:rsid w:val="004044B9"/>
    <w:rsid w:val="004104E8"/>
    <w:rsid w:val="0041536B"/>
    <w:rsid w:val="00416E49"/>
    <w:rsid w:val="0041773D"/>
    <w:rsid w:val="004208B0"/>
    <w:rsid w:val="00420978"/>
    <w:rsid w:val="0042122B"/>
    <w:rsid w:val="00423178"/>
    <w:rsid w:val="004242C3"/>
    <w:rsid w:val="004247B5"/>
    <w:rsid w:val="00425DFC"/>
    <w:rsid w:val="004268BB"/>
    <w:rsid w:val="004303BD"/>
    <w:rsid w:val="00430769"/>
    <w:rsid w:val="004324AA"/>
    <w:rsid w:val="004336A0"/>
    <w:rsid w:val="00437464"/>
    <w:rsid w:val="00437E74"/>
    <w:rsid w:val="00440517"/>
    <w:rsid w:val="00441277"/>
    <w:rsid w:val="0044216C"/>
    <w:rsid w:val="00442BE5"/>
    <w:rsid w:val="00446CA7"/>
    <w:rsid w:val="00450581"/>
    <w:rsid w:val="00453DA8"/>
    <w:rsid w:val="00464A50"/>
    <w:rsid w:val="004659E6"/>
    <w:rsid w:val="004705D2"/>
    <w:rsid w:val="00470F98"/>
    <w:rsid w:val="004722A3"/>
    <w:rsid w:val="00477A40"/>
    <w:rsid w:val="0048135B"/>
    <w:rsid w:val="00483DC4"/>
    <w:rsid w:val="00490DBA"/>
    <w:rsid w:val="00491FFA"/>
    <w:rsid w:val="00492FE9"/>
    <w:rsid w:val="0049394C"/>
    <w:rsid w:val="00496873"/>
    <w:rsid w:val="004A0082"/>
    <w:rsid w:val="004A06FF"/>
    <w:rsid w:val="004A2B64"/>
    <w:rsid w:val="004A40D5"/>
    <w:rsid w:val="004A582B"/>
    <w:rsid w:val="004A5996"/>
    <w:rsid w:val="004B06C7"/>
    <w:rsid w:val="004B099E"/>
    <w:rsid w:val="004B273C"/>
    <w:rsid w:val="004B3D2E"/>
    <w:rsid w:val="004B5605"/>
    <w:rsid w:val="004B62EA"/>
    <w:rsid w:val="004B668C"/>
    <w:rsid w:val="004B7025"/>
    <w:rsid w:val="004C2C42"/>
    <w:rsid w:val="004C2FBE"/>
    <w:rsid w:val="004C30F2"/>
    <w:rsid w:val="004C3F2D"/>
    <w:rsid w:val="004D0981"/>
    <w:rsid w:val="004D25EA"/>
    <w:rsid w:val="004D5441"/>
    <w:rsid w:val="004D77B3"/>
    <w:rsid w:val="004D7BD4"/>
    <w:rsid w:val="004E1559"/>
    <w:rsid w:val="004E17FB"/>
    <w:rsid w:val="004E1B6F"/>
    <w:rsid w:val="004E211B"/>
    <w:rsid w:val="004E21F5"/>
    <w:rsid w:val="004E352C"/>
    <w:rsid w:val="004E3ABF"/>
    <w:rsid w:val="004E4630"/>
    <w:rsid w:val="004E7C0D"/>
    <w:rsid w:val="004F73CB"/>
    <w:rsid w:val="00501FA0"/>
    <w:rsid w:val="00502E4A"/>
    <w:rsid w:val="005034EA"/>
    <w:rsid w:val="00504302"/>
    <w:rsid w:val="005072A0"/>
    <w:rsid w:val="00507670"/>
    <w:rsid w:val="00513CDC"/>
    <w:rsid w:val="0051468A"/>
    <w:rsid w:val="005149B0"/>
    <w:rsid w:val="0052103B"/>
    <w:rsid w:val="0052171A"/>
    <w:rsid w:val="00523FDC"/>
    <w:rsid w:val="00524836"/>
    <w:rsid w:val="005263D7"/>
    <w:rsid w:val="00543672"/>
    <w:rsid w:val="00546588"/>
    <w:rsid w:val="005473A5"/>
    <w:rsid w:val="005475A9"/>
    <w:rsid w:val="00547AE8"/>
    <w:rsid w:val="00553F8D"/>
    <w:rsid w:val="00554108"/>
    <w:rsid w:val="005548F9"/>
    <w:rsid w:val="0056068F"/>
    <w:rsid w:val="00560D77"/>
    <w:rsid w:val="00561717"/>
    <w:rsid w:val="00564146"/>
    <w:rsid w:val="005646D6"/>
    <w:rsid w:val="00565164"/>
    <w:rsid w:val="0056719E"/>
    <w:rsid w:val="00571907"/>
    <w:rsid w:val="00574845"/>
    <w:rsid w:val="00576209"/>
    <w:rsid w:val="00576508"/>
    <w:rsid w:val="005771D0"/>
    <w:rsid w:val="005818A0"/>
    <w:rsid w:val="00583DDD"/>
    <w:rsid w:val="005850FB"/>
    <w:rsid w:val="005926C5"/>
    <w:rsid w:val="005A00ED"/>
    <w:rsid w:val="005A066B"/>
    <w:rsid w:val="005A12C7"/>
    <w:rsid w:val="005A271A"/>
    <w:rsid w:val="005A37F0"/>
    <w:rsid w:val="005A383E"/>
    <w:rsid w:val="005A49EE"/>
    <w:rsid w:val="005A5158"/>
    <w:rsid w:val="005A5CAE"/>
    <w:rsid w:val="005B1850"/>
    <w:rsid w:val="005B19D7"/>
    <w:rsid w:val="005B20ED"/>
    <w:rsid w:val="005B29A2"/>
    <w:rsid w:val="005B5B44"/>
    <w:rsid w:val="005C1052"/>
    <w:rsid w:val="005C3A9B"/>
    <w:rsid w:val="005C3FA5"/>
    <w:rsid w:val="005C5BC9"/>
    <w:rsid w:val="005D0F48"/>
    <w:rsid w:val="005D1E15"/>
    <w:rsid w:val="005D4F89"/>
    <w:rsid w:val="005D518C"/>
    <w:rsid w:val="005D7C65"/>
    <w:rsid w:val="005E2EC2"/>
    <w:rsid w:val="005E3281"/>
    <w:rsid w:val="005E33C9"/>
    <w:rsid w:val="005F0438"/>
    <w:rsid w:val="005F2365"/>
    <w:rsid w:val="005F69F3"/>
    <w:rsid w:val="00603A2C"/>
    <w:rsid w:val="00605793"/>
    <w:rsid w:val="00606D94"/>
    <w:rsid w:val="006126CF"/>
    <w:rsid w:val="00612D7B"/>
    <w:rsid w:val="006169F1"/>
    <w:rsid w:val="00620D50"/>
    <w:rsid w:val="0062294D"/>
    <w:rsid w:val="006269B3"/>
    <w:rsid w:val="006275F8"/>
    <w:rsid w:val="006326D0"/>
    <w:rsid w:val="00635041"/>
    <w:rsid w:val="00637E7A"/>
    <w:rsid w:val="0064057D"/>
    <w:rsid w:val="00642E41"/>
    <w:rsid w:val="00644A90"/>
    <w:rsid w:val="006459CB"/>
    <w:rsid w:val="00645BFA"/>
    <w:rsid w:val="0064622E"/>
    <w:rsid w:val="00650E88"/>
    <w:rsid w:val="00651A18"/>
    <w:rsid w:val="00653483"/>
    <w:rsid w:val="006540C2"/>
    <w:rsid w:val="00654750"/>
    <w:rsid w:val="0065486E"/>
    <w:rsid w:val="00655795"/>
    <w:rsid w:val="006606D8"/>
    <w:rsid w:val="00662EFF"/>
    <w:rsid w:val="006638D2"/>
    <w:rsid w:val="00664847"/>
    <w:rsid w:val="006671D7"/>
    <w:rsid w:val="00670D72"/>
    <w:rsid w:val="006713F8"/>
    <w:rsid w:val="00672FC0"/>
    <w:rsid w:val="00674506"/>
    <w:rsid w:val="0068348E"/>
    <w:rsid w:val="00683FDA"/>
    <w:rsid w:val="00685FD8"/>
    <w:rsid w:val="006869A7"/>
    <w:rsid w:val="00687A30"/>
    <w:rsid w:val="006920DD"/>
    <w:rsid w:val="006920F8"/>
    <w:rsid w:val="00695AA8"/>
    <w:rsid w:val="00697C88"/>
    <w:rsid w:val="006A3B44"/>
    <w:rsid w:val="006B6EDA"/>
    <w:rsid w:val="006B7E9C"/>
    <w:rsid w:val="006C0D22"/>
    <w:rsid w:val="006C1D9A"/>
    <w:rsid w:val="006C2A83"/>
    <w:rsid w:val="006C3B18"/>
    <w:rsid w:val="006C3F19"/>
    <w:rsid w:val="006C4082"/>
    <w:rsid w:val="006C4B59"/>
    <w:rsid w:val="006D0C62"/>
    <w:rsid w:val="006D1A03"/>
    <w:rsid w:val="006D581C"/>
    <w:rsid w:val="006D77C8"/>
    <w:rsid w:val="006E0036"/>
    <w:rsid w:val="006E32E7"/>
    <w:rsid w:val="006E4073"/>
    <w:rsid w:val="006E4B35"/>
    <w:rsid w:val="006E60A3"/>
    <w:rsid w:val="006E6B97"/>
    <w:rsid w:val="006F2FA7"/>
    <w:rsid w:val="006F5689"/>
    <w:rsid w:val="006F56E7"/>
    <w:rsid w:val="006F580B"/>
    <w:rsid w:val="006F60B8"/>
    <w:rsid w:val="006F7116"/>
    <w:rsid w:val="007005AE"/>
    <w:rsid w:val="0070798B"/>
    <w:rsid w:val="0071082C"/>
    <w:rsid w:val="00716293"/>
    <w:rsid w:val="00721448"/>
    <w:rsid w:val="00721A63"/>
    <w:rsid w:val="007257E8"/>
    <w:rsid w:val="007266C3"/>
    <w:rsid w:val="00726E68"/>
    <w:rsid w:val="0073374F"/>
    <w:rsid w:val="00735856"/>
    <w:rsid w:val="00740AA1"/>
    <w:rsid w:val="00740F45"/>
    <w:rsid w:val="00741498"/>
    <w:rsid w:val="0074160C"/>
    <w:rsid w:val="0074263B"/>
    <w:rsid w:val="0074308B"/>
    <w:rsid w:val="00743697"/>
    <w:rsid w:val="0074750C"/>
    <w:rsid w:val="00753865"/>
    <w:rsid w:val="0076283E"/>
    <w:rsid w:val="00762E56"/>
    <w:rsid w:val="00763580"/>
    <w:rsid w:val="00765810"/>
    <w:rsid w:val="007704F8"/>
    <w:rsid w:val="007706C9"/>
    <w:rsid w:val="00771317"/>
    <w:rsid w:val="00772F60"/>
    <w:rsid w:val="00773304"/>
    <w:rsid w:val="00795774"/>
    <w:rsid w:val="007A0128"/>
    <w:rsid w:val="007A6AF4"/>
    <w:rsid w:val="007A711A"/>
    <w:rsid w:val="007B0FB8"/>
    <w:rsid w:val="007B35E7"/>
    <w:rsid w:val="007B36D5"/>
    <w:rsid w:val="007B3F15"/>
    <w:rsid w:val="007B6140"/>
    <w:rsid w:val="007C10C4"/>
    <w:rsid w:val="007C17E4"/>
    <w:rsid w:val="007C1A36"/>
    <w:rsid w:val="007C210B"/>
    <w:rsid w:val="007C32BD"/>
    <w:rsid w:val="007C6E82"/>
    <w:rsid w:val="007C7395"/>
    <w:rsid w:val="007D2C86"/>
    <w:rsid w:val="007D5563"/>
    <w:rsid w:val="007D577C"/>
    <w:rsid w:val="007E2516"/>
    <w:rsid w:val="007E2673"/>
    <w:rsid w:val="007E2FC6"/>
    <w:rsid w:val="007E3D28"/>
    <w:rsid w:val="007E4D06"/>
    <w:rsid w:val="007E79AE"/>
    <w:rsid w:val="007F0567"/>
    <w:rsid w:val="007F1CF7"/>
    <w:rsid w:val="007F3806"/>
    <w:rsid w:val="007F4678"/>
    <w:rsid w:val="007F69B9"/>
    <w:rsid w:val="008015B1"/>
    <w:rsid w:val="008033DA"/>
    <w:rsid w:val="0080497F"/>
    <w:rsid w:val="00805BC3"/>
    <w:rsid w:val="00807AE3"/>
    <w:rsid w:val="008121AF"/>
    <w:rsid w:val="00813052"/>
    <w:rsid w:val="00813F73"/>
    <w:rsid w:val="00815817"/>
    <w:rsid w:val="008169A7"/>
    <w:rsid w:val="00820F56"/>
    <w:rsid w:val="008219B9"/>
    <w:rsid w:val="00826F14"/>
    <w:rsid w:val="00827D7B"/>
    <w:rsid w:val="00834867"/>
    <w:rsid w:val="00842299"/>
    <w:rsid w:val="00843188"/>
    <w:rsid w:val="00843FB6"/>
    <w:rsid w:val="008457DC"/>
    <w:rsid w:val="00845955"/>
    <w:rsid w:val="00845B8D"/>
    <w:rsid w:val="00845F4E"/>
    <w:rsid w:val="00846534"/>
    <w:rsid w:val="00847A51"/>
    <w:rsid w:val="008530FE"/>
    <w:rsid w:val="00855A1E"/>
    <w:rsid w:val="008565A1"/>
    <w:rsid w:val="008577CA"/>
    <w:rsid w:val="00857DED"/>
    <w:rsid w:val="00861013"/>
    <w:rsid w:val="0086145B"/>
    <w:rsid w:val="008615F1"/>
    <w:rsid w:val="00862341"/>
    <w:rsid w:val="00862C5E"/>
    <w:rsid w:val="008678C4"/>
    <w:rsid w:val="008700E9"/>
    <w:rsid w:val="00871A08"/>
    <w:rsid w:val="008739F6"/>
    <w:rsid w:val="00892822"/>
    <w:rsid w:val="00893328"/>
    <w:rsid w:val="00894893"/>
    <w:rsid w:val="00894A20"/>
    <w:rsid w:val="00895395"/>
    <w:rsid w:val="008A33CD"/>
    <w:rsid w:val="008A3F6D"/>
    <w:rsid w:val="008A43F7"/>
    <w:rsid w:val="008B081D"/>
    <w:rsid w:val="008B0999"/>
    <w:rsid w:val="008B31ED"/>
    <w:rsid w:val="008B583B"/>
    <w:rsid w:val="008C0BFC"/>
    <w:rsid w:val="008C15E8"/>
    <w:rsid w:val="008C2863"/>
    <w:rsid w:val="008C660D"/>
    <w:rsid w:val="008C6AF6"/>
    <w:rsid w:val="008D0767"/>
    <w:rsid w:val="008D12F6"/>
    <w:rsid w:val="008D2FF0"/>
    <w:rsid w:val="008D5E0C"/>
    <w:rsid w:val="008E09A4"/>
    <w:rsid w:val="008E2152"/>
    <w:rsid w:val="008E3334"/>
    <w:rsid w:val="008E4999"/>
    <w:rsid w:val="008E4B52"/>
    <w:rsid w:val="008E5A22"/>
    <w:rsid w:val="008E5C6F"/>
    <w:rsid w:val="008E615E"/>
    <w:rsid w:val="008F0B63"/>
    <w:rsid w:val="008F0B75"/>
    <w:rsid w:val="008F2DFD"/>
    <w:rsid w:val="008F2E93"/>
    <w:rsid w:val="008F3B2E"/>
    <w:rsid w:val="008F616C"/>
    <w:rsid w:val="0090062B"/>
    <w:rsid w:val="009009BF"/>
    <w:rsid w:val="009046D4"/>
    <w:rsid w:val="009047BD"/>
    <w:rsid w:val="00907970"/>
    <w:rsid w:val="009079CF"/>
    <w:rsid w:val="00907FE7"/>
    <w:rsid w:val="00911C7C"/>
    <w:rsid w:val="00912CF7"/>
    <w:rsid w:val="009134A2"/>
    <w:rsid w:val="00914407"/>
    <w:rsid w:val="00917421"/>
    <w:rsid w:val="00917454"/>
    <w:rsid w:val="0092042D"/>
    <w:rsid w:val="00923164"/>
    <w:rsid w:val="009237BF"/>
    <w:rsid w:val="00923F60"/>
    <w:rsid w:val="00926BDD"/>
    <w:rsid w:val="00933AFC"/>
    <w:rsid w:val="00933C71"/>
    <w:rsid w:val="00934D74"/>
    <w:rsid w:val="009357BF"/>
    <w:rsid w:val="00936FAC"/>
    <w:rsid w:val="009370BA"/>
    <w:rsid w:val="009406D8"/>
    <w:rsid w:val="0094388D"/>
    <w:rsid w:val="0094413E"/>
    <w:rsid w:val="009458EF"/>
    <w:rsid w:val="0095257E"/>
    <w:rsid w:val="00955C78"/>
    <w:rsid w:val="009561EB"/>
    <w:rsid w:val="0095661E"/>
    <w:rsid w:val="009612E0"/>
    <w:rsid w:val="0096175C"/>
    <w:rsid w:val="009648E3"/>
    <w:rsid w:val="009650D6"/>
    <w:rsid w:val="00965AAE"/>
    <w:rsid w:val="009711CB"/>
    <w:rsid w:val="009732B1"/>
    <w:rsid w:val="0097638E"/>
    <w:rsid w:val="00981A48"/>
    <w:rsid w:val="00981CC8"/>
    <w:rsid w:val="009830D9"/>
    <w:rsid w:val="00983938"/>
    <w:rsid w:val="009860C1"/>
    <w:rsid w:val="00991317"/>
    <w:rsid w:val="009927C6"/>
    <w:rsid w:val="00994026"/>
    <w:rsid w:val="009952C2"/>
    <w:rsid w:val="009961E2"/>
    <w:rsid w:val="00997995"/>
    <w:rsid w:val="009A0F9A"/>
    <w:rsid w:val="009A16AF"/>
    <w:rsid w:val="009A3591"/>
    <w:rsid w:val="009A3AD3"/>
    <w:rsid w:val="009A715F"/>
    <w:rsid w:val="009B137A"/>
    <w:rsid w:val="009B17E7"/>
    <w:rsid w:val="009B64E4"/>
    <w:rsid w:val="009B72D1"/>
    <w:rsid w:val="009C1773"/>
    <w:rsid w:val="009C29AB"/>
    <w:rsid w:val="009C55B5"/>
    <w:rsid w:val="009C68A8"/>
    <w:rsid w:val="009D12AA"/>
    <w:rsid w:val="009D1B9C"/>
    <w:rsid w:val="009D356C"/>
    <w:rsid w:val="009D62A3"/>
    <w:rsid w:val="009D7AAE"/>
    <w:rsid w:val="009D7DE7"/>
    <w:rsid w:val="009E134F"/>
    <w:rsid w:val="009E1978"/>
    <w:rsid w:val="009E7588"/>
    <w:rsid w:val="009F07EC"/>
    <w:rsid w:val="009F0961"/>
    <w:rsid w:val="009F2D54"/>
    <w:rsid w:val="009F387E"/>
    <w:rsid w:val="009F5AA6"/>
    <w:rsid w:val="009F6F57"/>
    <w:rsid w:val="009F7F9D"/>
    <w:rsid w:val="00A0003F"/>
    <w:rsid w:val="00A0070F"/>
    <w:rsid w:val="00A00C13"/>
    <w:rsid w:val="00A00C99"/>
    <w:rsid w:val="00A019E5"/>
    <w:rsid w:val="00A025D8"/>
    <w:rsid w:val="00A06543"/>
    <w:rsid w:val="00A0780C"/>
    <w:rsid w:val="00A07C1B"/>
    <w:rsid w:val="00A1523A"/>
    <w:rsid w:val="00A16954"/>
    <w:rsid w:val="00A2270E"/>
    <w:rsid w:val="00A22FF5"/>
    <w:rsid w:val="00A23019"/>
    <w:rsid w:val="00A23DD1"/>
    <w:rsid w:val="00A2555D"/>
    <w:rsid w:val="00A26D01"/>
    <w:rsid w:val="00A33C93"/>
    <w:rsid w:val="00A34E34"/>
    <w:rsid w:val="00A410BA"/>
    <w:rsid w:val="00A41F00"/>
    <w:rsid w:val="00A50941"/>
    <w:rsid w:val="00A53085"/>
    <w:rsid w:val="00A54246"/>
    <w:rsid w:val="00A57144"/>
    <w:rsid w:val="00A6036F"/>
    <w:rsid w:val="00A67213"/>
    <w:rsid w:val="00A67F1C"/>
    <w:rsid w:val="00A7356E"/>
    <w:rsid w:val="00A759DF"/>
    <w:rsid w:val="00A850AD"/>
    <w:rsid w:val="00A86338"/>
    <w:rsid w:val="00A900C8"/>
    <w:rsid w:val="00A928C8"/>
    <w:rsid w:val="00A92A96"/>
    <w:rsid w:val="00A9670B"/>
    <w:rsid w:val="00AA1D59"/>
    <w:rsid w:val="00AA21C9"/>
    <w:rsid w:val="00AA24B1"/>
    <w:rsid w:val="00AA3E1A"/>
    <w:rsid w:val="00AA5788"/>
    <w:rsid w:val="00AA5902"/>
    <w:rsid w:val="00AA6A65"/>
    <w:rsid w:val="00AA7CFF"/>
    <w:rsid w:val="00AB1875"/>
    <w:rsid w:val="00AB44C5"/>
    <w:rsid w:val="00AB4E71"/>
    <w:rsid w:val="00AB5C73"/>
    <w:rsid w:val="00AB6800"/>
    <w:rsid w:val="00AB7115"/>
    <w:rsid w:val="00AB760F"/>
    <w:rsid w:val="00AC0ED3"/>
    <w:rsid w:val="00AC21B6"/>
    <w:rsid w:val="00AC4574"/>
    <w:rsid w:val="00AD2AD1"/>
    <w:rsid w:val="00AD3A96"/>
    <w:rsid w:val="00AD5667"/>
    <w:rsid w:val="00AD7132"/>
    <w:rsid w:val="00AD779C"/>
    <w:rsid w:val="00AE1D1D"/>
    <w:rsid w:val="00AE6157"/>
    <w:rsid w:val="00AF0C4F"/>
    <w:rsid w:val="00AF10BE"/>
    <w:rsid w:val="00AF1BB8"/>
    <w:rsid w:val="00AF1E3A"/>
    <w:rsid w:val="00AF23CF"/>
    <w:rsid w:val="00AF4E66"/>
    <w:rsid w:val="00AF7E05"/>
    <w:rsid w:val="00B05439"/>
    <w:rsid w:val="00B06EDB"/>
    <w:rsid w:val="00B07B65"/>
    <w:rsid w:val="00B11511"/>
    <w:rsid w:val="00B11C8A"/>
    <w:rsid w:val="00B128C1"/>
    <w:rsid w:val="00B16FC9"/>
    <w:rsid w:val="00B23AFB"/>
    <w:rsid w:val="00B33481"/>
    <w:rsid w:val="00B33712"/>
    <w:rsid w:val="00B34606"/>
    <w:rsid w:val="00B35789"/>
    <w:rsid w:val="00B360CB"/>
    <w:rsid w:val="00B37FED"/>
    <w:rsid w:val="00B40B0C"/>
    <w:rsid w:val="00B43B07"/>
    <w:rsid w:val="00B455BF"/>
    <w:rsid w:val="00B475D9"/>
    <w:rsid w:val="00B51001"/>
    <w:rsid w:val="00B5114A"/>
    <w:rsid w:val="00B52BFC"/>
    <w:rsid w:val="00B5790F"/>
    <w:rsid w:val="00B6191E"/>
    <w:rsid w:val="00B61A6E"/>
    <w:rsid w:val="00B655DE"/>
    <w:rsid w:val="00B66902"/>
    <w:rsid w:val="00B669B1"/>
    <w:rsid w:val="00B74355"/>
    <w:rsid w:val="00B76342"/>
    <w:rsid w:val="00B770DD"/>
    <w:rsid w:val="00B7756E"/>
    <w:rsid w:val="00B803FB"/>
    <w:rsid w:val="00B80419"/>
    <w:rsid w:val="00B8169D"/>
    <w:rsid w:val="00B832AF"/>
    <w:rsid w:val="00B86905"/>
    <w:rsid w:val="00B86FA0"/>
    <w:rsid w:val="00B905EA"/>
    <w:rsid w:val="00B926AF"/>
    <w:rsid w:val="00B93CBD"/>
    <w:rsid w:val="00B9454D"/>
    <w:rsid w:val="00B95D85"/>
    <w:rsid w:val="00B9715A"/>
    <w:rsid w:val="00BA0AA4"/>
    <w:rsid w:val="00BA24C5"/>
    <w:rsid w:val="00BB31AE"/>
    <w:rsid w:val="00BB3389"/>
    <w:rsid w:val="00BB4C7C"/>
    <w:rsid w:val="00BC16E0"/>
    <w:rsid w:val="00BC454D"/>
    <w:rsid w:val="00BC6747"/>
    <w:rsid w:val="00BD4B79"/>
    <w:rsid w:val="00BE34A5"/>
    <w:rsid w:val="00BE5A71"/>
    <w:rsid w:val="00BE6EA5"/>
    <w:rsid w:val="00BE6ECA"/>
    <w:rsid w:val="00BF0D50"/>
    <w:rsid w:val="00BF300C"/>
    <w:rsid w:val="00BF3165"/>
    <w:rsid w:val="00BF73D0"/>
    <w:rsid w:val="00C02A11"/>
    <w:rsid w:val="00C038E2"/>
    <w:rsid w:val="00C07CFF"/>
    <w:rsid w:val="00C07EFF"/>
    <w:rsid w:val="00C13602"/>
    <w:rsid w:val="00C17DEB"/>
    <w:rsid w:val="00C20FFB"/>
    <w:rsid w:val="00C21EE1"/>
    <w:rsid w:val="00C22613"/>
    <w:rsid w:val="00C2364B"/>
    <w:rsid w:val="00C251B7"/>
    <w:rsid w:val="00C270AD"/>
    <w:rsid w:val="00C27CDD"/>
    <w:rsid w:val="00C323B5"/>
    <w:rsid w:val="00C33371"/>
    <w:rsid w:val="00C33833"/>
    <w:rsid w:val="00C33D8A"/>
    <w:rsid w:val="00C352BF"/>
    <w:rsid w:val="00C41922"/>
    <w:rsid w:val="00C42686"/>
    <w:rsid w:val="00C44F0E"/>
    <w:rsid w:val="00C45DCE"/>
    <w:rsid w:val="00C4690C"/>
    <w:rsid w:val="00C476E6"/>
    <w:rsid w:val="00C47D30"/>
    <w:rsid w:val="00C5238D"/>
    <w:rsid w:val="00C523A6"/>
    <w:rsid w:val="00C529B5"/>
    <w:rsid w:val="00C538EB"/>
    <w:rsid w:val="00C67CF5"/>
    <w:rsid w:val="00C73450"/>
    <w:rsid w:val="00C765A4"/>
    <w:rsid w:val="00C81028"/>
    <w:rsid w:val="00C81F18"/>
    <w:rsid w:val="00C8265D"/>
    <w:rsid w:val="00C84009"/>
    <w:rsid w:val="00C85051"/>
    <w:rsid w:val="00C90779"/>
    <w:rsid w:val="00C919DA"/>
    <w:rsid w:val="00C95C9F"/>
    <w:rsid w:val="00CA0F01"/>
    <w:rsid w:val="00CA220B"/>
    <w:rsid w:val="00CA5291"/>
    <w:rsid w:val="00CA5682"/>
    <w:rsid w:val="00CB0BBF"/>
    <w:rsid w:val="00CB1550"/>
    <w:rsid w:val="00CB3936"/>
    <w:rsid w:val="00CB5F7A"/>
    <w:rsid w:val="00CB692E"/>
    <w:rsid w:val="00CC2DCE"/>
    <w:rsid w:val="00CD5727"/>
    <w:rsid w:val="00CD622F"/>
    <w:rsid w:val="00CD69F2"/>
    <w:rsid w:val="00CD6E1C"/>
    <w:rsid w:val="00CD7633"/>
    <w:rsid w:val="00CE0D45"/>
    <w:rsid w:val="00CE13F9"/>
    <w:rsid w:val="00CE3901"/>
    <w:rsid w:val="00CF02C9"/>
    <w:rsid w:val="00CF44CA"/>
    <w:rsid w:val="00CF4978"/>
    <w:rsid w:val="00CF5B18"/>
    <w:rsid w:val="00CF6DAC"/>
    <w:rsid w:val="00CF7634"/>
    <w:rsid w:val="00D00948"/>
    <w:rsid w:val="00D027C5"/>
    <w:rsid w:val="00D03884"/>
    <w:rsid w:val="00D04AB0"/>
    <w:rsid w:val="00D06A1D"/>
    <w:rsid w:val="00D106A7"/>
    <w:rsid w:val="00D1240D"/>
    <w:rsid w:val="00D127C0"/>
    <w:rsid w:val="00D13405"/>
    <w:rsid w:val="00D1648F"/>
    <w:rsid w:val="00D17097"/>
    <w:rsid w:val="00D2094C"/>
    <w:rsid w:val="00D20AF5"/>
    <w:rsid w:val="00D23206"/>
    <w:rsid w:val="00D243ED"/>
    <w:rsid w:val="00D32B06"/>
    <w:rsid w:val="00D3386A"/>
    <w:rsid w:val="00D34BE7"/>
    <w:rsid w:val="00D34EA2"/>
    <w:rsid w:val="00D35A25"/>
    <w:rsid w:val="00D36254"/>
    <w:rsid w:val="00D36905"/>
    <w:rsid w:val="00D376DA"/>
    <w:rsid w:val="00D417F3"/>
    <w:rsid w:val="00D41BB7"/>
    <w:rsid w:val="00D45E44"/>
    <w:rsid w:val="00D4637F"/>
    <w:rsid w:val="00D51F53"/>
    <w:rsid w:val="00D536AE"/>
    <w:rsid w:val="00D53931"/>
    <w:rsid w:val="00D550BE"/>
    <w:rsid w:val="00D56869"/>
    <w:rsid w:val="00D56FF5"/>
    <w:rsid w:val="00D606F9"/>
    <w:rsid w:val="00D60BE5"/>
    <w:rsid w:val="00D6471C"/>
    <w:rsid w:val="00D65F39"/>
    <w:rsid w:val="00D679C7"/>
    <w:rsid w:val="00D71567"/>
    <w:rsid w:val="00D72199"/>
    <w:rsid w:val="00D81D84"/>
    <w:rsid w:val="00D81E9E"/>
    <w:rsid w:val="00D82F66"/>
    <w:rsid w:val="00D871F0"/>
    <w:rsid w:val="00D90EE1"/>
    <w:rsid w:val="00D91021"/>
    <w:rsid w:val="00D91D53"/>
    <w:rsid w:val="00D93CCC"/>
    <w:rsid w:val="00D96C49"/>
    <w:rsid w:val="00DA1FD1"/>
    <w:rsid w:val="00DA33B3"/>
    <w:rsid w:val="00DA3626"/>
    <w:rsid w:val="00DA661B"/>
    <w:rsid w:val="00DA6C09"/>
    <w:rsid w:val="00DB15C5"/>
    <w:rsid w:val="00DB4A3E"/>
    <w:rsid w:val="00DB4FA9"/>
    <w:rsid w:val="00DB67BE"/>
    <w:rsid w:val="00DC02EF"/>
    <w:rsid w:val="00DD5D84"/>
    <w:rsid w:val="00DD69C5"/>
    <w:rsid w:val="00DD7036"/>
    <w:rsid w:val="00DE0062"/>
    <w:rsid w:val="00DE2711"/>
    <w:rsid w:val="00DE5D02"/>
    <w:rsid w:val="00DE7A05"/>
    <w:rsid w:val="00DF04F2"/>
    <w:rsid w:val="00DF0778"/>
    <w:rsid w:val="00DF2632"/>
    <w:rsid w:val="00DF3DDF"/>
    <w:rsid w:val="00DF412E"/>
    <w:rsid w:val="00DF4168"/>
    <w:rsid w:val="00DF7C6F"/>
    <w:rsid w:val="00E011AD"/>
    <w:rsid w:val="00E033E0"/>
    <w:rsid w:val="00E05410"/>
    <w:rsid w:val="00E06FE1"/>
    <w:rsid w:val="00E071F6"/>
    <w:rsid w:val="00E10B57"/>
    <w:rsid w:val="00E10FDD"/>
    <w:rsid w:val="00E11BA0"/>
    <w:rsid w:val="00E12E23"/>
    <w:rsid w:val="00E1351C"/>
    <w:rsid w:val="00E14BBC"/>
    <w:rsid w:val="00E15523"/>
    <w:rsid w:val="00E260DA"/>
    <w:rsid w:val="00E277E5"/>
    <w:rsid w:val="00E30F96"/>
    <w:rsid w:val="00E31EDB"/>
    <w:rsid w:val="00E31FCF"/>
    <w:rsid w:val="00E32DE5"/>
    <w:rsid w:val="00E35813"/>
    <w:rsid w:val="00E35EB6"/>
    <w:rsid w:val="00E373C8"/>
    <w:rsid w:val="00E402CB"/>
    <w:rsid w:val="00E4204C"/>
    <w:rsid w:val="00E42E0F"/>
    <w:rsid w:val="00E430B8"/>
    <w:rsid w:val="00E44232"/>
    <w:rsid w:val="00E5052F"/>
    <w:rsid w:val="00E52D22"/>
    <w:rsid w:val="00E5384A"/>
    <w:rsid w:val="00E538DA"/>
    <w:rsid w:val="00E53AA6"/>
    <w:rsid w:val="00E542C4"/>
    <w:rsid w:val="00E54D9B"/>
    <w:rsid w:val="00E5568D"/>
    <w:rsid w:val="00E603F6"/>
    <w:rsid w:val="00E65368"/>
    <w:rsid w:val="00E664E5"/>
    <w:rsid w:val="00E668BB"/>
    <w:rsid w:val="00E675C0"/>
    <w:rsid w:val="00E70FBD"/>
    <w:rsid w:val="00E7423C"/>
    <w:rsid w:val="00E7538A"/>
    <w:rsid w:val="00E769FC"/>
    <w:rsid w:val="00E771B8"/>
    <w:rsid w:val="00E77700"/>
    <w:rsid w:val="00E77CEC"/>
    <w:rsid w:val="00E82692"/>
    <w:rsid w:val="00E82AAF"/>
    <w:rsid w:val="00E83E94"/>
    <w:rsid w:val="00E842AF"/>
    <w:rsid w:val="00E85AE1"/>
    <w:rsid w:val="00E94903"/>
    <w:rsid w:val="00EA1FF7"/>
    <w:rsid w:val="00EA3264"/>
    <w:rsid w:val="00EA5BA6"/>
    <w:rsid w:val="00EA6422"/>
    <w:rsid w:val="00EB02F6"/>
    <w:rsid w:val="00EB160C"/>
    <w:rsid w:val="00EB1F2D"/>
    <w:rsid w:val="00EB23D5"/>
    <w:rsid w:val="00EB559C"/>
    <w:rsid w:val="00EB5D16"/>
    <w:rsid w:val="00EC2D69"/>
    <w:rsid w:val="00EC6962"/>
    <w:rsid w:val="00ED109A"/>
    <w:rsid w:val="00ED17BD"/>
    <w:rsid w:val="00ED59C6"/>
    <w:rsid w:val="00ED7581"/>
    <w:rsid w:val="00EE09A6"/>
    <w:rsid w:val="00EE1592"/>
    <w:rsid w:val="00EE3866"/>
    <w:rsid w:val="00EE562C"/>
    <w:rsid w:val="00EF11C7"/>
    <w:rsid w:val="00EF2018"/>
    <w:rsid w:val="00EF20F3"/>
    <w:rsid w:val="00EF21E3"/>
    <w:rsid w:val="00EF278C"/>
    <w:rsid w:val="00F047E7"/>
    <w:rsid w:val="00F05366"/>
    <w:rsid w:val="00F075E3"/>
    <w:rsid w:val="00F07922"/>
    <w:rsid w:val="00F07C65"/>
    <w:rsid w:val="00F104D3"/>
    <w:rsid w:val="00F11C9A"/>
    <w:rsid w:val="00F16101"/>
    <w:rsid w:val="00F20CC9"/>
    <w:rsid w:val="00F20E74"/>
    <w:rsid w:val="00F21670"/>
    <w:rsid w:val="00F216B8"/>
    <w:rsid w:val="00F25A22"/>
    <w:rsid w:val="00F276F0"/>
    <w:rsid w:val="00F30F3F"/>
    <w:rsid w:val="00F319BA"/>
    <w:rsid w:val="00F324F0"/>
    <w:rsid w:val="00F331FC"/>
    <w:rsid w:val="00F373ED"/>
    <w:rsid w:val="00F3788C"/>
    <w:rsid w:val="00F411CB"/>
    <w:rsid w:val="00F43B3B"/>
    <w:rsid w:val="00F46512"/>
    <w:rsid w:val="00F46AC5"/>
    <w:rsid w:val="00F46AE4"/>
    <w:rsid w:val="00F4711D"/>
    <w:rsid w:val="00F5272C"/>
    <w:rsid w:val="00F52799"/>
    <w:rsid w:val="00F52C80"/>
    <w:rsid w:val="00F56E89"/>
    <w:rsid w:val="00F60F2B"/>
    <w:rsid w:val="00F62BDA"/>
    <w:rsid w:val="00F6565A"/>
    <w:rsid w:val="00F65785"/>
    <w:rsid w:val="00F73FDA"/>
    <w:rsid w:val="00F75582"/>
    <w:rsid w:val="00F80CB6"/>
    <w:rsid w:val="00F9574D"/>
    <w:rsid w:val="00FA2828"/>
    <w:rsid w:val="00FA3231"/>
    <w:rsid w:val="00FA3708"/>
    <w:rsid w:val="00FA63C4"/>
    <w:rsid w:val="00FA7D14"/>
    <w:rsid w:val="00FB0CFF"/>
    <w:rsid w:val="00FB27EE"/>
    <w:rsid w:val="00FB52F7"/>
    <w:rsid w:val="00FB598B"/>
    <w:rsid w:val="00FC02A7"/>
    <w:rsid w:val="00FC1E29"/>
    <w:rsid w:val="00FC2117"/>
    <w:rsid w:val="00FC2CB6"/>
    <w:rsid w:val="00FC329F"/>
    <w:rsid w:val="00FD0497"/>
    <w:rsid w:val="00FD1284"/>
    <w:rsid w:val="00FD3FB7"/>
    <w:rsid w:val="00FD6DA4"/>
    <w:rsid w:val="00FE0461"/>
    <w:rsid w:val="00FE1528"/>
    <w:rsid w:val="00FE1AA5"/>
    <w:rsid w:val="00FE4B19"/>
    <w:rsid w:val="00FE5F21"/>
    <w:rsid w:val="00FE78DA"/>
    <w:rsid w:val="00FF12CE"/>
    <w:rsid w:val="00FF1C0E"/>
    <w:rsid w:val="00FF25A6"/>
    <w:rsid w:val="00FF3086"/>
    <w:rsid w:val="00FF4A32"/>
    <w:rsid w:val="00FF4B82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27C00"/>
  <w15:docId w15:val="{4B3B155E-CEFE-46C1-B2CA-6E974471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Curtis Harreld" w:date="2026-09-25T21:11:00Z">
        <w:pPr>
          <w:spacing w:after="200" w:line="276" w:lineRule="auto"/>
        </w:pPr>
      </w:pPrChange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  <w:rPrChange w:id="0" w:author="Curtis Harreld" w:date="2026-09-25T21:11:00Z">
        <w:rPr>
          <w:rFonts w:ascii="Calibri" w:eastAsia="Calibri" w:hAnsi="Calibr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50581"/>
    <w:pPr>
      <w:keepNext/>
      <w:spacing w:after="0"/>
      <w:jc w:val="right"/>
      <w:outlineLvl w:val="0"/>
    </w:pPr>
    <w:rPr>
      <w:rFonts w:ascii="Segoe UI" w:hAnsi="Segoe UI" w:cs="Segoe UI"/>
      <w:b/>
      <w:bCs/>
      <w:color w:val="FF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642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642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642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6422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64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A642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7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3">
    <w:name w:val="Light Shading Accent 3"/>
    <w:basedOn w:val="TableNormal"/>
    <w:uiPriority w:val="60"/>
    <w:rsid w:val="0070798B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Hyperlink">
    <w:name w:val="Hyperlink"/>
    <w:uiPriority w:val="99"/>
    <w:unhideWhenUsed/>
    <w:rsid w:val="009D62A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5842"/>
    <w:pPr>
      <w:ind w:left="720"/>
      <w:contextualSpacing/>
    </w:pPr>
  </w:style>
  <w:style w:type="paragraph" w:styleId="NoSpacing">
    <w:name w:val="No Spacing"/>
    <w:uiPriority w:val="1"/>
    <w:qFormat/>
    <w:rsid w:val="00ED17BD"/>
    <w:pPr>
      <w:pPrChange w:id="1" w:author="Curtis Harreld" w:date="2026-09-25T21:11:00Z">
        <w:pPr/>
      </w:pPrChange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  <w:rPrChange w:id="1" w:author="Curtis Harreld" w:date="2026-09-25T21:11:00Z">
        <w:rPr>
          <w:rFonts w:ascii="Calibri" w:eastAsia="Calibri" w:hAnsi="Calibri"/>
          <w:sz w:val="22"/>
          <w:szCs w:val="22"/>
          <w:lang w:val="en-US" w:eastAsia="en-US" w:bidi="ar-SA"/>
        </w:rPr>
      </w:rPrChange>
    </w:rPr>
  </w:style>
  <w:style w:type="paragraph" w:styleId="PlainText">
    <w:name w:val="Plain Text"/>
    <w:basedOn w:val="Normal"/>
    <w:link w:val="PlainTextChar"/>
    <w:uiPriority w:val="99"/>
    <w:unhideWhenUsed/>
    <w:rsid w:val="00155021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55021"/>
    <w:rPr>
      <w:rFonts w:eastAsiaTheme="minorHAnsi" w:cstheme="minorBidi"/>
      <w:sz w:val="22"/>
      <w:szCs w:val="21"/>
    </w:rPr>
  </w:style>
  <w:style w:type="character" w:customStyle="1" w:styleId="detail">
    <w:name w:val="detail"/>
    <w:basedOn w:val="DefaultParagraphFont"/>
    <w:rsid w:val="00BE6EA5"/>
  </w:style>
  <w:style w:type="character" w:customStyle="1" w:styleId="street-address">
    <w:name w:val="street-address"/>
    <w:basedOn w:val="DefaultParagraphFont"/>
    <w:rsid w:val="00BE6EA5"/>
  </w:style>
  <w:style w:type="character" w:customStyle="1" w:styleId="locality">
    <w:name w:val="locality"/>
    <w:basedOn w:val="DefaultParagraphFont"/>
    <w:rsid w:val="00BE6EA5"/>
  </w:style>
  <w:style w:type="character" w:customStyle="1" w:styleId="is-hidden-mobile">
    <w:name w:val="is-hidden-mobile"/>
    <w:basedOn w:val="DefaultParagraphFont"/>
    <w:rsid w:val="00BE6EA5"/>
  </w:style>
  <w:style w:type="paragraph" w:styleId="NormalWeb">
    <w:name w:val="Normal (Web)"/>
    <w:basedOn w:val="Normal"/>
    <w:uiPriority w:val="99"/>
    <w:semiHidden/>
    <w:unhideWhenUsed/>
    <w:rsid w:val="00EA32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A3264"/>
  </w:style>
  <w:style w:type="character" w:styleId="UnresolvedMention">
    <w:name w:val="Unresolved Mention"/>
    <w:basedOn w:val="DefaultParagraphFont"/>
    <w:uiPriority w:val="99"/>
    <w:semiHidden/>
    <w:unhideWhenUsed/>
    <w:rsid w:val="00C95C9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561EB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50581"/>
    <w:rPr>
      <w:rFonts w:ascii="Segoe UI" w:hAnsi="Segoe UI" w:cs="Segoe UI"/>
      <w:b/>
      <w:bCs/>
      <w:color w:val="FF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2208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polemenakos\Desktop\Stewardship\Stewardship%20Agenda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BE31071780243B2E68C5BEE851FF0" ma:contentTypeVersion="11" ma:contentTypeDescription="Create a new document." ma:contentTypeScope="" ma:versionID="0ad67c24f64892f06d7a97e8d9512146">
  <xsd:schema xmlns:xsd="http://www.w3.org/2001/XMLSchema" xmlns:xs="http://www.w3.org/2001/XMLSchema" xmlns:p="http://schemas.microsoft.com/office/2006/metadata/properties" xmlns:ns3="6d1ab2f6-91f9-4f14-952a-3f3eb0d68341" xmlns:ns4="8f2fdac3-5421-455f-b4e4-df6141b3176a" targetNamespace="http://schemas.microsoft.com/office/2006/metadata/properties" ma:root="true" ma:fieldsID="9dccf2a0812ba7a187a9e8899064af1d" ns3:_="" ns4:_="">
    <xsd:import namespace="6d1ab2f6-91f9-4f14-952a-3f3eb0d68341"/>
    <xsd:import namespace="8f2fdac3-5421-455f-b4e4-df6141b317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ab2f6-91f9-4f14-952a-3f3eb0d68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fdac3-5421-455f-b4e4-df6141b3176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8C56CA-DABE-4553-8A87-2C0019D624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336B68-6E92-4E64-AB1E-749A1B88D2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15A44B-5F6F-400D-ABA2-BA2A22BDAC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FC51C8-9FAD-4141-89EE-F5DF373A9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1ab2f6-91f9-4f14-952a-3f3eb0d68341"/>
    <ds:schemaRef ds:uri="8f2fdac3-5421-455f-b4e4-df6141b317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C:\Users\gpolemenakos\Desktop\Stewardship\Stewardship Agenda Template.dot</Template>
  <TotalTime>3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EOEEA</Company>
  <LinksUpToDate>false</LinksUpToDate>
  <CharactersWithSpaces>3168</CharactersWithSpaces>
  <SharedDoc>false</SharedDoc>
  <HLinks>
    <vt:vector size="6" baseType="variant">
      <vt:variant>
        <vt:i4>2621454</vt:i4>
      </vt:variant>
      <vt:variant>
        <vt:i4>0</vt:i4>
      </vt:variant>
      <vt:variant>
        <vt:i4>0</vt:i4>
      </vt:variant>
      <vt:variant>
        <vt:i4>5</vt:i4>
      </vt:variant>
      <vt:variant>
        <vt:lpwstr>mailto:Agatha.summons@state.ma.us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gpolemenakos</dc:creator>
  <cp:keywords/>
  <dc:description/>
  <cp:lastModifiedBy>Arthur Souza Rodrigues</cp:lastModifiedBy>
  <cp:revision>1</cp:revision>
  <cp:lastPrinted>2021-10-12T18:49:00Z</cp:lastPrinted>
  <dcterms:created xsi:type="dcterms:W3CDTF">2024-02-09T18:28:00Z</dcterms:created>
  <dcterms:modified xsi:type="dcterms:W3CDTF">2026-09-26T01:11:00Z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0x010100D7ABE31071780243B2E68C5BEE851FF0</vt:lpwstr>
  </property>
</Properties>
</file>