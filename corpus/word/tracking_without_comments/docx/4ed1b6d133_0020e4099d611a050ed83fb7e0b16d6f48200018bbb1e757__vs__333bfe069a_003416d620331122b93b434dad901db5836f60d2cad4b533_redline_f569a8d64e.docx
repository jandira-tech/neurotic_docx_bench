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9B09ED" w14:textId="77777777" w:rsidR="00BC32DD" w:rsidRPr="001A2552" w:rsidRDefault="00BC32DD" w:rsidP="00BC32DD">
      <w:pPr>
        <w:jc w:val="center"/>
        <w:rPr>
          <w:ins w:id="7" w:author="msi" w:date="2026-09-22T12:23:00Z" w16du:dateUtc="2026-09-22T16:23:00Z"/>
          <w:sz w:val="16"/>
          <w:szCs w:val="16"/>
        </w:rPr>
      </w:pPr>
      <w:ins w:id="8" w:author="msi" w:date="2026-09-22T12:23:00Z" w16du:dateUtc="2026-09-22T16:23: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4CD8CA33" w14:textId="77777777" w:rsidR="00BC32DD" w:rsidRPr="001A2552" w:rsidRDefault="00BC32DD" w:rsidP="00BC32DD">
      <w:pPr>
        <w:jc w:val="center"/>
        <w:rPr>
          <w:ins w:id="9" w:author="msi" w:date="2026-09-22T12:23:00Z" w16du:dateUtc="2026-09-22T16:23:00Z"/>
          <w:b/>
          <w:sz w:val="16"/>
          <w:szCs w:val="16"/>
        </w:rPr>
      </w:pPr>
      <w:ins w:id="10" w:author="msi" w:date="2026-09-22T12:23:00Z" w16du:dateUtc="2026-09-22T16:23:00Z">
        <w:r w:rsidRPr="001A2552">
          <w:rPr>
            <w:b/>
            <w:sz w:val="16"/>
            <w:szCs w:val="16"/>
          </w:rPr>
          <w:t>Açık Ders Malzemeleri</w:t>
        </w:r>
      </w:ins>
    </w:p>
    <w:p w14:paraId="33D1DF2B" w14:textId="77777777" w:rsidR="00BC32DD" w:rsidRDefault="00BC32DD" w:rsidP="00BC32DD">
      <w:pPr>
        <w:pStyle w:val="Basliklar"/>
        <w:jc w:val="center"/>
        <w:rPr>
          <w:ins w:id="11" w:author="msi" w:date="2026-09-22T12:23:00Z" w16du:dateUtc="2026-09-22T16:23:00Z"/>
          <w:sz w:val="16"/>
          <w:szCs w:val="16"/>
        </w:rPr>
      </w:pPr>
    </w:p>
    <w:p w14:paraId="156B49E4" w14:textId="77777777" w:rsidR="00BC32DD" w:rsidRPr="001A2552" w:rsidRDefault="00BC32DD" w:rsidP="00BC32DD">
      <w:pPr>
        <w:pStyle w:val="Basliklar"/>
        <w:jc w:val="center"/>
        <w:rPr>
          <w:ins w:id="12" w:author="msi" w:date="2026-09-22T12:23:00Z" w16du:dateUtc="2026-09-22T16:23:00Z"/>
          <w:sz w:val="16"/>
          <w:szCs w:val="16"/>
        </w:rPr>
      </w:pPr>
      <w:ins w:id="13" w:author="msi" w:date="2026-09-22T12:23:00Z" w16du:dateUtc="2026-09-22T16:23:00Z">
        <w:r>
          <w:rPr>
            <w:sz w:val="16"/>
            <w:szCs w:val="16"/>
          </w:rPr>
          <w:t>Ders izlence Formu</w:t>
        </w:r>
      </w:ins>
    </w:p>
    <w:p w14:paraId="4FFE7E6D" w14:textId="77777777" w:rsidR="00BC32DD" w:rsidRPr="001A2552" w:rsidRDefault="00BC32DD" w:rsidP="00BC32DD">
      <w:pPr>
        <w:rPr>
          <w:ins w:id="14" w:author="msi" w:date="2026-09-22T12:23:00Z" w16du:dateUtc="2026-09-22T16:23:00Z"/>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45"/>
        <w:gridCol w:w="6068"/>
      </w:tblGrid>
      <w:tr w:rsidR="00BC32DD" w:rsidRPr="001A2552" w14:paraId="4EED8599" w14:textId="77777777" w:rsidTr="00832AEF">
        <w:trPr>
          <w:jc w:val="center"/>
          <w:ins w:id="15" w:author="msi" w:date="2026-09-22T12:23:00Z" w16du:dateUtc="2026-09-22T16:23:00Z"/>
        </w:trPr>
        <w:tc>
          <w:tcPr>
            <w:tcW w:w="2745" w:type="dxa"/>
            <w:vAlign w:val="center"/>
          </w:tcPr>
          <w:p w14:paraId="71450A30" w14:textId="77777777" w:rsidR="00BC32DD" w:rsidRPr="001A2552" w:rsidRDefault="00BC32DD" w:rsidP="00832AEF">
            <w:pPr>
              <w:pStyle w:val="DersBasliklar"/>
              <w:rPr>
                <w:ins w:id="16" w:author="msi" w:date="2026-09-22T12:23:00Z" w16du:dateUtc="2026-09-22T16:23:00Z"/>
                <w:szCs w:val="16"/>
              </w:rPr>
            </w:pPr>
            <w:ins w:id="17" w:author="msi" w:date="2026-09-22T12:23:00Z" w16du:dateUtc="2026-09-22T16:23:00Z">
              <w:r w:rsidRPr="001A2552">
                <w:rPr>
                  <w:szCs w:val="16"/>
                </w:rPr>
                <w:t>Dersin Kodu ve İsmi</w:t>
              </w:r>
            </w:ins>
          </w:p>
        </w:tc>
        <w:tc>
          <w:tcPr>
            <w:tcW w:w="6068" w:type="dxa"/>
          </w:tcPr>
          <w:p w14:paraId="00A4D78A" w14:textId="77777777" w:rsidR="00BC32DD" w:rsidRPr="00B00DF3" w:rsidRDefault="00CC0B85" w:rsidP="00F95BE5">
            <w:pPr>
              <w:pStyle w:val="DersBilgileri"/>
              <w:rPr>
                <w:ins w:id="18" w:author="msi" w:date="2026-09-22T12:23:00Z" w16du:dateUtc="2026-09-22T16:23:00Z"/>
                <w:bCs/>
                <w:szCs w:val="16"/>
              </w:rPr>
            </w:pPr>
            <w:ins w:id="19" w:author="msi" w:date="2026-09-22T12:23:00Z" w16du:dateUtc="2026-09-22T16:23:00Z">
              <w:r>
                <w:rPr>
                  <w:bCs/>
                  <w:szCs w:val="16"/>
                </w:rPr>
                <w:t>ASB307</w:t>
              </w:r>
              <w:r w:rsidR="00F911A6" w:rsidRPr="00B00DF3">
                <w:rPr>
                  <w:bCs/>
                  <w:szCs w:val="16"/>
                </w:rPr>
                <w:t xml:space="preserve"> İNSAN HAKLARI </w:t>
              </w:r>
              <w:r w:rsidR="00F95BE5">
                <w:rPr>
                  <w:bCs/>
                  <w:szCs w:val="16"/>
                </w:rPr>
                <w:t>DEMOKRASİ</w:t>
              </w:r>
            </w:ins>
          </w:p>
        </w:tc>
      </w:tr>
      <w:tr w:rsidR="00BC32DD" w:rsidRPr="001A2552" w14:paraId="7C3BEF30" w14:textId="77777777" w:rsidTr="00832AEF">
        <w:trPr>
          <w:jc w:val="center"/>
          <w:ins w:id="20" w:author="msi" w:date="2026-09-22T12:23:00Z" w16du:dateUtc="2026-09-22T16:23:00Z"/>
        </w:trPr>
        <w:tc>
          <w:tcPr>
            <w:tcW w:w="2745" w:type="dxa"/>
            <w:vAlign w:val="center"/>
          </w:tcPr>
          <w:p w14:paraId="092B2ED4" w14:textId="77777777" w:rsidR="00BC32DD" w:rsidRPr="001A2552" w:rsidRDefault="00BC32DD" w:rsidP="00832AEF">
            <w:pPr>
              <w:pStyle w:val="DersBasliklar"/>
              <w:rPr>
                <w:ins w:id="21" w:author="msi" w:date="2026-09-22T12:23:00Z" w16du:dateUtc="2026-09-22T16:23:00Z"/>
                <w:szCs w:val="16"/>
              </w:rPr>
            </w:pPr>
            <w:ins w:id="22" w:author="msi" w:date="2026-09-22T12:23:00Z" w16du:dateUtc="2026-09-22T16:23:00Z">
              <w:r w:rsidRPr="001A2552">
                <w:rPr>
                  <w:szCs w:val="16"/>
                </w:rPr>
                <w:t>Dersin Sorumlusu</w:t>
              </w:r>
            </w:ins>
          </w:p>
        </w:tc>
        <w:tc>
          <w:tcPr>
            <w:tcW w:w="6068" w:type="dxa"/>
          </w:tcPr>
          <w:p w14:paraId="58B03DB3" w14:textId="77777777" w:rsidR="00BC32DD" w:rsidRPr="00B00DF3" w:rsidRDefault="00F911A6" w:rsidP="00832AEF">
            <w:pPr>
              <w:pStyle w:val="DersBilgileri"/>
              <w:rPr>
                <w:ins w:id="23" w:author="msi" w:date="2026-09-22T12:23:00Z" w16du:dateUtc="2026-09-22T16:23:00Z"/>
                <w:szCs w:val="16"/>
              </w:rPr>
            </w:pPr>
            <w:ins w:id="24" w:author="msi" w:date="2026-09-22T12:23:00Z" w16du:dateUtc="2026-09-22T16:23:00Z">
              <w:r w:rsidRPr="00B00DF3">
                <w:rPr>
                  <w:szCs w:val="16"/>
                </w:rPr>
                <w:t>PROF. DR. YASEMİN KEPENEKCİ</w:t>
              </w:r>
            </w:ins>
          </w:p>
        </w:tc>
      </w:tr>
      <w:tr w:rsidR="00BC32DD" w:rsidRPr="001A2552" w14:paraId="0B29BD7A" w14:textId="77777777" w:rsidTr="00832AEF">
        <w:trPr>
          <w:jc w:val="center"/>
          <w:ins w:id="25" w:author="msi" w:date="2026-09-22T12:23:00Z" w16du:dateUtc="2026-09-22T16:23:00Z"/>
        </w:trPr>
        <w:tc>
          <w:tcPr>
            <w:tcW w:w="2745" w:type="dxa"/>
            <w:vAlign w:val="center"/>
          </w:tcPr>
          <w:p w14:paraId="22540B9C" w14:textId="77777777" w:rsidR="00BC32DD" w:rsidRPr="001A2552" w:rsidRDefault="00BC32DD" w:rsidP="00832AEF">
            <w:pPr>
              <w:pStyle w:val="DersBasliklar"/>
              <w:rPr>
                <w:ins w:id="26" w:author="msi" w:date="2026-09-22T12:23:00Z" w16du:dateUtc="2026-09-22T16:23:00Z"/>
                <w:szCs w:val="16"/>
              </w:rPr>
            </w:pPr>
            <w:ins w:id="27" w:author="msi" w:date="2026-09-22T12:23:00Z" w16du:dateUtc="2026-09-22T16:23:00Z">
              <w:r w:rsidRPr="001A2552">
                <w:rPr>
                  <w:szCs w:val="16"/>
                </w:rPr>
                <w:t>Dersin Düzeyi</w:t>
              </w:r>
            </w:ins>
          </w:p>
        </w:tc>
        <w:tc>
          <w:tcPr>
            <w:tcW w:w="6068" w:type="dxa"/>
          </w:tcPr>
          <w:p w14:paraId="0D4E2D3A" w14:textId="77777777" w:rsidR="00BC32DD" w:rsidRPr="00B00DF3" w:rsidRDefault="00F911A6" w:rsidP="00832AEF">
            <w:pPr>
              <w:pStyle w:val="DersBilgileri"/>
              <w:rPr>
                <w:ins w:id="28" w:author="msi" w:date="2026-09-22T12:23:00Z" w16du:dateUtc="2026-09-22T16:23:00Z"/>
                <w:szCs w:val="16"/>
              </w:rPr>
            </w:pPr>
            <w:ins w:id="29" w:author="msi" w:date="2026-09-22T12:23:00Z" w16du:dateUtc="2026-09-22T16:23:00Z">
              <w:r w:rsidRPr="00B00DF3">
                <w:rPr>
                  <w:szCs w:val="16"/>
                </w:rPr>
                <w:t>LİSANS</w:t>
              </w:r>
            </w:ins>
          </w:p>
        </w:tc>
      </w:tr>
      <w:tr w:rsidR="00BC32DD" w:rsidRPr="001A2552" w14:paraId="712AFF21" w14:textId="77777777" w:rsidTr="00832AEF">
        <w:trPr>
          <w:jc w:val="center"/>
          <w:ins w:id="30" w:author="msi" w:date="2026-09-22T12:23:00Z" w16du:dateUtc="2026-09-22T16:23:00Z"/>
        </w:trPr>
        <w:tc>
          <w:tcPr>
            <w:tcW w:w="2745" w:type="dxa"/>
            <w:vAlign w:val="center"/>
          </w:tcPr>
          <w:p w14:paraId="5B5695A9" w14:textId="77777777" w:rsidR="00BC32DD" w:rsidRPr="001A2552" w:rsidRDefault="00BC32DD" w:rsidP="00832AEF">
            <w:pPr>
              <w:pStyle w:val="DersBasliklar"/>
              <w:rPr>
                <w:ins w:id="31" w:author="msi" w:date="2026-09-22T12:23:00Z" w16du:dateUtc="2026-09-22T16:23:00Z"/>
                <w:szCs w:val="16"/>
              </w:rPr>
            </w:pPr>
            <w:ins w:id="32" w:author="msi" w:date="2026-09-22T12:23:00Z" w16du:dateUtc="2026-09-22T16:23:00Z">
              <w:r w:rsidRPr="001A2552">
                <w:rPr>
                  <w:szCs w:val="16"/>
                </w:rPr>
                <w:t>Dersin Kredisi</w:t>
              </w:r>
            </w:ins>
          </w:p>
        </w:tc>
        <w:tc>
          <w:tcPr>
            <w:tcW w:w="6068" w:type="dxa"/>
          </w:tcPr>
          <w:p w14:paraId="23B851E8" w14:textId="77777777" w:rsidR="00BC32DD" w:rsidRPr="00B00DF3" w:rsidRDefault="00F911A6" w:rsidP="00832AEF">
            <w:pPr>
              <w:pStyle w:val="DersBilgileri"/>
              <w:rPr>
                <w:ins w:id="33" w:author="msi" w:date="2026-09-22T12:23:00Z" w16du:dateUtc="2026-09-22T16:23:00Z"/>
                <w:szCs w:val="16"/>
              </w:rPr>
            </w:pPr>
            <w:ins w:id="34" w:author="msi" w:date="2026-09-22T12:23:00Z" w16du:dateUtc="2026-09-22T16:23:00Z">
              <w:r w:rsidRPr="00B00DF3">
                <w:rPr>
                  <w:szCs w:val="16"/>
                </w:rPr>
                <w:t>8</w:t>
              </w:r>
            </w:ins>
          </w:p>
        </w:tc>
      </w:tr>
      <w:tr w:rsidR="00BC32DD" w:rsidRPr="001A2552" w14:paraId="3B8F8AC3" w14:textId="77777777" w:rsidTr="00832AEF">
        <w:trPr>
          <w:jc w:val="center"/>
          <w:ins w:id="35" w:author="msi" w:date="2026-09-22T12:23:00Z" w16du:dateUtc="2026-09-22T16:23:00Z"/>
        </w:trPr>
        <w:tc>
          <w:tcPr>
            <w:tcW w:w="2745" w:type="dxa"/>
            <w:vAlign w:val="center"/>
          </w:tcPr>
          <w:p w14:paraId="198A8AA1" w14:textId="77777777" w:rsidR="00BC32DD" w:rsidRPr="001A2552" w:rsidRDefault="00BC32DD" w:rsidP="00832AEF">
            <w:pPr>
              <w:pStyle w:val="DersBasliklar"/>
              <w:rPr>
                <w:ins w:id="36" w:author="msi" w:date="2026-09-22T12:23:00Z" w16du:dateUtc="2026-09-22T16:23:00Z"/>
                <w:szCs w:val="16"/>
              </w:rPr>
            </w:pPr>
            <w:ins w:id="37" w:author="msi" w:date="2026-09-22T12:23:00Z" w16du:dateUtc="2026-09-22T16:23:00Z">
              <w:r w:rsidRPr="001A2552">
                <w:rPr>
                  <w:szCs w:val="16"/>
                </w:rPr>
                <w:t>Dersin Türü</w:t>
              </w:r>
            </w:ins>
          </w:p>
        </w:tc>
        <w:tc>
          <w:tcPr>
            <w:tcW w:w="6068" w:type="dxa"/>
          </w:tcPr>
          <w:p w14:paraId="72F4FCB4" w14:textId="77777777" w:rsidR="00BC32DD" w:rsidRPr="00B00DF3" w:rsidRDefault="00F8234C" w:rsidP="00832AEF">
            <w:pPr>
              <w:pStyle w:val="DersBilgileri"/>
              <w:rPr>
                <w:ins w:id="38" w:author="msi" w:date="2026-09-22T12:23:00Z" w16du:dateUtc="2026-09-22T16:23:00Z"/>
                <w:szCs w:val="16"/>
              </w:rPr>
            </w:pPr>
            <w:ins w:id="39" w:author="msi" w:date="2026-09-22T12:23:00Z" w16du:dateUtc="2026-09-22T16:23:00Z">
              <w:r>
                <w:rPr>
                  <w:szCs w:val="16"/>
                </w:rPr>
                <w:t>SEÇMELİ</w:t>
              </w:r>
            </w:ins>
          </w:p>
        </w:tc>
      </w:tr>
      <w:tr w:rsidR="00BC32DD" w:rsidRPr="001A2552" w14:paraId="1041C223" w14:textId="77777777" w:rsidTr="00832AEF">
        <w:trPr>
          <w:jc w:val="center"/>
          <w:ins w:id="40" w:author="msi" w:date="2026-09-22T12:23:00Z" w16du:dateUtc="2026-09-22T16:23:00Z"/>
        </w:trPr>
        <w:tc>
          <w:tcPr>
            <w:tcW w:w="2745" w:type="dxa"/>
            <w:vAlign w:val="center"/>
          </w:tcPr>
          <w:p w14:paraId="0CCB40F8" w14:textId="77777777" w:rsidR="00BC32DD" w:rsidRPr="001A2552" w:rsidRDefault="00BC32DD" w:rsidP="00832AEF">
            <w:pPr>
              <w:pStyle w:val="DersBasliklar"/>
              <w:rPr>
                <w:ins w:id="41" w:author="msi" w:date="2026-09-22T12:23:00Z" w16du:dateUtc="2026-09-22T16:23:00Z"/>
                <w:szCs w:val="16"/>
              </w:rPr>
            </w:pPr>
            <w:ins w:id="42" w:author="msi" w:date="2026-09-22T12:23:00Z" w16du:dateUtc="2026-09-22T16:23:00Z">
              <w:r w:rsidRPr="001A2552">
                <w:rPr>
                  <w:szCs w:val="16"/>
                </w:rPr>
                <w:t>Dersin İçeriği</w:t>
              </w:r>
            </w:ins>
          </w:p>
        </w:tc>
        <w:tc>
          <w:tcPr>
            <w:tcW w:w="6068" w:type="dxa"/>
          </w:tcPr>
          <w:p w14:paraId="6C8833AC" w14:textId="77777777" w:rsidR="00F911A6" w:rsidRPr="00B00DF3" w:rsidRDefault="00F911A6" w:rsidP="00F911A6">
            <w:pPr>
              <w:rPr>
                <w:ins w:id="43" w:author="msi" w:date="2026-09-22T12:23:00Z" w16du:dateUtc="2026-09-22T16:23:00Z"/>
                <w:sz w:val="16"/>
                <w:szCs w:val="16"/>
              </w:rPr>
            </w:pPr>
          </w:p>
          <w:p w14:paraId="4033358F" w14:textId="77777777" w:rsidR="00F95BE5" w:rsidRPr="00F8234C" w:rsidRDefault="00F95BE5" w:rsidP="00F95BE5">
            <w:pPr>
              <w:numPr>
                <w:ilvl w:val="0"/>
                <w:numId w:val="7"/>
              </w:numPr>
              <w:autoSpaceDE w:val="0"/>
              <w:autoSpaceDN w:val="0"/>
              <w:adjustRightInd w:val="0"/>
              <w:jc w:val="left"/>
              <w:rPr>
                <w:ins w:id="44" w:author="msi" w:date="2026-09-22T12:23:00Z" w16du:dateUtc="2026-09-22T16:23:00Z"/>
                <w:sz w:val="16"/>
                <w:szCs w:val="16"/>
              </w:rPr>
            </w:pPr>
            <w:ins w:id="45" w:author="msi" w:date="2026-09-22T12:23:00Z" w16du:dateUtc="2026-09-22T16:23:00Z">
              <w:r w:rsidRPr="00F8234C">
                <w:rPr>
                  <w:sz w:val="16"/>
                  <w:szCs w:val="16"/>
                </w:rPr>
                <w:t xml:space="preserve">Temel hukuksal kavramlar bilgisi </w:t>
              </w:r>
            </w:ins>
          </w:p>
          <w:p w14:paraId="079A9455" w14:textId="77777777" w:rsidR="00F95BE5" w:rsidRPr="00F8234C" w:rsidRDefault="00F95BE5" w:rsidP="00F95BE5">
            <w:pPr>
              <w:numPr>
                <w:ilvl w:val="0"/>
                <w:numId w:val="7"/>
              </w:numPr>
              <w:autoSpaceDE w:val="0"/>
              <w:autoSpaceDN w:val="0"/>
              <w:adjustRightInd w:val="0"/>
              <w:jc w:val="left"/>
              <w:rPr>
                <w:ins w:id="46" w:author="msi" w:date="2026-09-22T12:23:00Z" w16du:dateUtc="2026-09-22T16:23:00Z"/>
                <w:sz w:val="16"/>
                <w:szCs w:val="16"/>
              </w:rPr>
            </w:pPr>
            <w:ins w:id="47" w:author="msi" w:date="2026-09-22T12:23:00Z" w16du:dateUtc="2026-09-22T16:23:00Z">
              <w:r w:rsidRPr="00F8234C">
                <w:rPr>
                  <w:sz w:val="16"/>
                  <w:szCs w:val="16"/>
                </w:rPr>
                <w:t xml:space="preserve">İnsan hakları ve demokrasi ile ilgili temel kavramlar bilgisi </w:t>
              </w:r>
            </w:ins>
          </w:p>
          <w:p w14:paraId="50392B23" w14:textId="77777777" w:rsidR="00F95BE5" w:rsidRPr="00F8234C" w:rsidRDefault="00B90493" w:rsidP="00F95BE5">
            <w:pPr>
              <w:numPr>
                <w:ilvl w:val="0"/>
                <w:numId w:val="7"/>
              </w:numPr>
              <w:autoSpaceDE w:val="0"/>
              <w:autoSpaceDN w:val="0"/>
              <w:adjustRightInd w:val="0"/>
              <w:jc w:val="left"/>
              <w:rPr>
                <w:ins w:id="48" w:author="msi" w:date="2026-09-22T12:23:00Z" w16du:dateUtc="2026-09-22T16:23:00Z"/>
                <w:sz w:val="16"/>
                <w:szCs w:val="16"/>
              </w:rPr>
            </w:pPr>
            <w:ins w:id="49" w:author="msi" w:date="2026-09-22T12:23:00Z" w16du:dateUtc="2026-09-22T16:23:00Z">
              <w:r w:rsidRPr="00F8234C">
                <w:rPr>
                  <w:sz w:val="16"/>
                  <w:szCs w:val="16"/>
                </w:rPr>
                <w:t>İnsan hakları ve demokrasinin</w:t>
              </w:r>
              <w:r w:rsidR="00F95BE5" w:rsidRPr="00F8234C">
                <w:rPr>
                  <w:sz w:val="16"/>
                  <w:szCs w:val="16"/>
                </w:rPr>
                <w:t xml:space="preserve"> Batı’daki tarihi gelişimi</w:t>
              </w:r>
            </w:ins>
          </w:p>
          <w:p w14:paraId="3C38C8A3" w14:textId="77777777" w:rsidR="00F95BE5" w:rsidRPr="00F8234C" w:rsidRDefault="00B90493" w:rsidP="00F95BE5">
            <w:pPr>
              <w:numPr>
                <w:ilvl w:val="0"/>
                <w:numId w:val="7"/>
              </w:numPr>
              <w:autoSpaceDE w:val="0"/>
              <w:autoSpaceDN w:val="0"/>
              <w:adjustRightInd w:val="0"/>
              <w:jc w:val="left"/>
              <w:rPr>
                <w:ins w:id="50" w:author="msi" w:date="2026-09-22T12:23:00Z" w16du:dateUtc="2026-09-22T16:23:00Z"/>
                <w:sz w:val="16"/>
                <w:szCs w:val="16"/>
              </w:rPr>
            </w:pPr>
            <w:ins w:id="51" w:author="msi" w:date="2026-09-22T12:23:00Z" w16du:dateUtc="2026-09-22T16:23:00Z">
              <w:r w:rsidRPr="00F8234C">
                <w:rPr>
                  <w:sz w:val="16"/>
                  <w:szCs w:val="16"/>
                </w:rPr>
                <w:t>İnsan hakları ve demokrasinin</w:t>
              </w:r>
              <w:r w:rsidR="00F95BE5" w:rsidRPr="00F8234C">
                <w:rPr>
                  <w:sz w:val="16"/>
                  <w:szCs w:val="16"/>
                </w:rPr>
                <w:t xml:space="preserve"> ülkemizdeki tarihi gelişimi </w:t>
              </w:r>
            </w:ins>
          </w:p>
          <w:p w14:paraId="6975F6C5" w14:textId="77777777" w:rsidR="00F95BE5" w:rsidRPr="00F8234C" w:rsidRDefault="00B90493" w:rsidP="00F95BE5">
            <w:pPr>
              <w:numPr>
                <w:ilvl w:val="0"/>
                <w:numId w:val="7"/>
              </w:numPr>
              <w:autoSpaceDE w:val="0"/>
              <w:autoSpaceDN w:val="0"/>
              <w:adjustRightInd w:val="0"/>
              <w:jc w:val="left"/>
              <w:rPr>
                <w:ins w:id="52" w:author="msi" w:date="2026-09-22T12:23:00Z" w16du:dateUtc="2026-09-22T16:23:00Z"/>
                <w:sz w:val="16"/>
                <w:szCs w:val="16"/>
              </w:rPr>
            </w:pPr>
            <w:ins w:id="53" w:author="msi" w:date="2026-09-22T12:23:00Z" w16du:dateUtc="2026-09-22T16:23:00Z">
              <w:r w:rsidRPr="00F8234C">
                <w:rPr>
                  <w:sz w:val="16"/>
                  <w:szCs w:val="16"/>
                </w:rPr>
                <w:t>İnsan hakları ve demokrasinin</w:t>
              </w:r>
              <w:r w:rsidR="00F95BE5" w:rsidRPr="00F8234C">
                <w:rPr>
                  <w:sz w:val="16"/>
                  <w:szCs w:val="16"/>
                </w:rPr>
                <w:t xml:space="preserve"> uluslararası alana geçişi </w:t>
              </w:r>
            </w:ins>
          </w:p>
          <w:p w14:paraId="6D88D06F" w14:textId="77777777" w:rsidR="00F911A6" w:rsidRPr="00F8234C" w:rsidRDefault="00F911A6" w:rsidP="00F95BE5">
            <w:pPr>
              <w:numPr>
                <w:ilvl w:val="0"/>
                <w:numId w:val="7"/>
              </w:numPr>
              <w:autoSpaceDE w:val="0"/>
              <w:autoSpaceDN w:val="0"/>
              <w:adjustRightInd w:val="0"/>
              <w:rPr>
                <w:ins w:id="54" w:author="msi" w:date="2026-09-22T12:23:00Z" w16du:dateUtc="2026-09-22T16:23:00Z"/>
                <w:sz w:val="16"/>
                <w:szCs w:val="16"/>
              </w:rPr>
            </w:pPr>
            <w:ins w:id="55" w:author="msi" w:date="2026-09-22T12:23:00Z" w16du:dateUtc="2026-09-22T16:23: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34B12F9B" w14:textId="77777777" w:rsidR="00B00DF3" w:rsidRPr="00F8234C" w:rsidRDefault="00B90493" w:rsidP="00F95BE5">
            <w:pPr>
              <w:numPr>
                <w:ilvl w:val="0"/>
                <w:numId w:val="7"/>
              </w:numPr>
              <w:tabs>
                <w:tab w:val="left" w:pos="9640"/>
              </w:tabs>
              <w:jc w:val="left"/>
              <w:rPr>
                <w:ins w:id="56" w:author="msi" w:date="2026-09-22T12:23:00Z" w16du:dateUtc="2026-09-22T16:23:00Z"/>
                <w:sz w:val="16"/>
                <w:szCs w:val="16"/>
              </w:rPr>
            </w:pPr>
            <w:ins w:id="57" w:author="msi" w:date="2026-09-22T12:23:00Z" w16du:dateUtc="2026-09-22T16:23:00Z">
              <w:r w:rsidRPr="00F8234C">
                <w:rPr>
                  <w:sz w:val="16"/>
                  <w:szCs w:val="16"/>
                </w:rPr>
                <w:t>İ</w:t>
              </w:r>
              <w:r w:rsidR="00F95BE5" w:rsidRPr="00F8234C">
                <w:rPr>
                  <w:sz w:val="16"/>
                  <w:szCs w:val="16"/>
                </w:rPr>
                <w:t>nsan hakları ve demokrasi eğitimi</w:t>
              </w:r>
              <w:r w:rsidRPr="00F8234C">
                <w:rPr>
                  <w:sz w:val="16"/>
                  <w:szCs w:val="16"/>
                </w:rPr>
                <w:t>nin etkililiği</w:t>
              </w:r>
            </w:ins>
          </w:p>
          <w:p w14:paraId="0C7C1BC3" w14:textId="77777777" w:rsidR="00BC32DD" w:rsidRPr="00B00DF3" w:rsidRDefault="00F911A6" w:rsidP="009D5F97">
            <w:pPr>
              <w:numPr>
                <w:ilvl w:val="0"/>
                <w:numId w:val="7"/>
              </w:numPr>
              <w:tabs>
                <w:tab w:val="left" w:pos="9640"/>
              </w:tabs>
              <w:jc w:val="left"/>
              <w:rPr>
                <w:ins w:id="58" w:author="msi" w:date="2026-09-22T12:23:00Z" w16du:dateUtc="2026-09-22T16:23:00Z"/>
                <w:szCs w:val="16"/>
              </w:rPr>
            </w:pPr>
            <w:ins w:id="59" w:author="msi" w:date="2026-09-22T12:23:00Z" w16du:dateUtc="2026-09-22T16:23: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p>
        </w:tc>
      </w:tr>
      <w:tr w:rsidR="00BC32DD" w:rsidRPr="001A2552" w14:paraId="254180EE" w14:textId="77777777" w:rsidTr="00832AEF">
        <w:trPr>
          <w:jc w:val="center"/>
          <w:ins w:id="60" w:author="msi" w:date="2026-09-22T12:23:00Z" w16du:dateUtc="2026-09-22T16:23:00Z"/>
        </w:trPr>
        <w:tc>
          <w:tcPr>
            <w:tcW w:w="2745" w:type="dxa"/>
            <w:vAlign w:val="center"/>
          </w:tcPr>
          <w:p w14:paraId="45C17854" w14:textId="77777777" w:rsidR="00BC32DD" w:rsidRPr="001A2552" w:rsidRDefault="00BC32DD" w:rsidP="00832AEF">
            <w:pPr>
              <w:pStyle w:val="DersBasliklar"/>
              <w:rPr>
                <w:ins w:id="61" w:author="msi" w:date="2026-09-22T12:23:00Z" w16du:dateUtc="2026-09-22T16:23:00Z"/>
                <w:szCs w:val="16"/>
              </w:rPr>
            </w:pPr>
            <w:ins w:id="62" w:author="msi" w:date="2026-09-22T12:23:00Z" w16du:dateUtc="2026-09-22T16:23:00Z">
              <w:r w:rsidRPr="001A2552">
                <w:rPr>
                  <w:szCs w:val="16"/>
                </w:rPr>
                <w:t>Dersin Amacı</w:t>
              </w:r>
            </w:ins>
          </w:p>
        </w:tc>
        <w:tc>
          <w:tcPr>
            <w:tcW w:w="6068" w:type="dxa"/>
          </w:tcPr>
          <w:p w14:paraId="2A321086" w14:textId="77777777" w:rsidR="009D5F97" w:rsidRPr="009D5F97" w:rsidRDefault="009D5F97" w:rsidP="009D5F97">
            <w:pPr>
              <w:pStyle w:val="ListParagraph"/>
              <w:numPr>
                <w:ilvl w:val="0"/>
                <w:numId w:val="12"/>
              </w:numPr>
              <w:autoSpaceDE w:val="0"/>
              <w:autoSpaceDN w:val="0"/>
              <w:adjustRightInd w:val="0"/>
              <w:jc w:val="left"/>
              <w:rPr>
                <w:ins w:id="63" w:author="msi" w:date="2026-09-22T12:23:00Z" w16du:dateUtc="2026-09-22T16:23:00Z"/>
                <w:sz w:val="16"/>
                <w:szCs w:val="16"/>
              </w:rPr>
            </w:pPr>
            <w:ins w:id="64" w:author="msi" w:date="2026-09-22T12:23:00Z" w16du:dateUtc="2026-09-22T16:23: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t>öğrencilerde</w:t>
              </w:r>
              <w:r w:rsidRPr="009D5F97">
                <w:rPr>
                  <w:sz w:val="16"/>
                  <w:szCs w:val="16"/>
                </w:rPr>
                <w:t xml:space="preserve"> insan haklarına saygı, hakları kullanma, koruma ve geliştirme bilincinin oluşturulması.</w:t>
              </w:r>
            </w:ins>
          </w:p>
          <w:p w14:paraId="5DB0AEA2" w14:textId="77777777" w:rsidR="00CC0B85" w:rsidRDefault="00CC0B85" w:rsidP="009D5F97">
            <w:pPr>
              <w:pStyle w:val="ListParagraph"/>
              <w:numPr>
                <w:ilvl w:val="0"/>
                <w:numId w:val="12"/>
              </w:numPr>
              <w:autoSpaceDE w:val="0"/>
              <w:autoSpaceDN w:val="0"/>
              <w:adjustRightInd w:val="0"/>
              <w:jc w:val="left"/>
              <w:rPr>
                <w:ins w:id="65" w:author="msi" w:date="2026-09-22T12:23:00Z" w16du:dateUtc="2026-09-22T16:23:00Z"/>
                <w:sz w:val="16"/>
                <w:szCs w:val="16"/>
              </w:rPr>
            </w:pPr>
            <w:ins w:id="66" w:author="msi" w:date="2026-09-22T12:23:00Z" w16du:dateUtc="2026-09-22T16:23:00Z">
              <w:r>
                <w:rPr>
                  <w:sz w:val="16"/>
                  <w:szCs w:val="16"/>
                </w:rPr>
                <w:t>İnsan hakları ve demokrasinin Batı’daki ve ülkemizdeki tarihsel gelişinin anlaşılması</w:t>
              </w:r>
            </w:ins>
          </w:p>
          <w:p w14:paraId="5E286167" w14:textId="77777777" w:rsidR="00CC0B85" w:rsidRDefault="00B90493" w:rsidP="009D5F97">
            <w:pPr>
              <w:pStyle w:val="ListParagraph"/>
              <w:numPr>
                <w:ilvl w:val="0"/>
                <w:numId w:val="12"/>
              </w:numPr>
              <w:autoSpaceDE w:val="0"/>
              <w:autoSpaceDN w:val="0"/>
              <w:adjustRightInd w:val="0"/>
              <w:jc w:val="left"/>
              <w:rPr>
                <w:ins w:id="67" w:author="msi" w:date="2026-09-22T12:23:00Z" w16du:dateUtc="2026-09-22T16:23:00Z"/>
                <w:sz w:val="16"/>
                <w:szCs w:val="16"/>
              </w:rPr>
            </w:pPr>
            <w:ins w:id="68" w:author="msi" w:date="2026-09-22T12:23:00Z" w16du:dateUtc="2026-09-22T16:23:00Z">
              <w:r>
                <w:rPr>
                  <w:sz w:val="16"/>
                  <w:szCs w:val="16"/>
                </w:rPr>
                <w:t>İnsan hakları ve demokrasinin</w:t>
              </w:r>
              <w:r w:rsidR="00CC0B85">
                <w:rPr>
                  <w:sz w:val="16"/>
                  <w:szCs w:val="16"/>
                </w:rPr>
                <w:t xml:space="preserve"> uluslararası alana geçişinin tartışılması</w:t>
              </w:r>
            </w:ins>
          </w:p>
          <w:p w14:paraId="4E2DA37A" w14:textId="77777777" w:rsidR="00F911A6" w:rsidRPr="009D5F97" w:rsidRDefault="00F911A6" w:rsidP="009D5F97">
            <w:pPr>
              <w:pStyle w:val="ListParagraph"/>
              <w:numPr>
                <w:ilvl w:val="0"/>
                <w:numId w:val="12"/>
              </w:numPr>
              <w:autoSpaceDE w:val="0"/>
              <w:autoSpaceDN w:val="0"/>
              <w:adjustRightInd w:val="0"/>
              <w:jc w:val="left"/>
              <w:rPr>
                <w:ins w:id="69" w:author="msi" w:date="2026-09-22T12:23:00Z" w16du:dateUtc="2026-09-22T16:23:00Z"/>
                <w:sz w:val="16"/>
                <w:szCs w:val="16"/>
              </w:rPr>
            </w:pPr>
            <w:ins w:id="70" w:author="msi" w:date="2026-09-22T12:23:00Z" w16du:dateUtc="2026-09-22T16:23: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47E57136" w14:textId="77777777" w:rsidR="00F911A6" w:rsidRPr="009D5F97" w:rsidRDefault="00F911A6" w:rsidP="009D5F97">
            <w:pPr>
              <w:pStyle w:val="ListParagraph"/>
              <w:numPr>
                <w:ilvl w:val="0"/>
                <w:numId w:val="12"/>
              </w:numPr>
              <w:autoSpaceDE w:val="0"/>
              <w:autoSpaceDN w:val="0"/>
              <w:adjustRightInd w:val="0"/>
              <w:jc w:val="left"/>
              <w:rPr>
                <w:ins w:id="71" w:author="msi" w:date="2026-09-22T12:23:00Z" w16du:dateUtc="2026-09-22T16:23:00Z"/>
                <w:sz w:val="16"/>
                <w:szCs w:val="16"/>
              </w:rPr>
            </w:pPr>
            <w:ins w:id="72" w:author="msi" w:date="2026-09-22T12:23:00Z" w16du:dateUtc="2026-09-22T16:23: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4835020D" w14:textId="77777777" w:rsidR="00F911A6" w:rsidRPr="009D5F97" w:rsidRDefault="00F911A6" w:rsidP="009D5F97">
            <w:pPr>
              <w:pStyle w:val="ListParagraph"/>
              <w:numPr>
                <w:ilvl w:val="0"/>
                <w:numId w:val="12"/>
              </w:numPr>
              <w:autoSpaceDE w:val="0"/>
              <w:autoSpaceDN w:val="0"/>
              <w:adjustRightInd w:val="0"/>
              <w:jc w:val="left"/>
              <w:rPr>
                <w:ins w:id="73" w:author="msi" w:date="2026-09-22T12:23:00Z" w16du:dateUtc="2026-09-22T16:23:00Z"/>
                <w:sz w:val="16"/>
                <w:szCs w:val="16"/>
              </w:rPr>
            </w:pPr>
            <w:ins w:id="74" w:author="msi" w:date="2026-09-22T12:23:00Z" w16du:dateUtc="2026-09-22T16:23: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349C99F8" w14:textId="77777777" w:rsidR="00F911A6" w:rsidRPr="009D5F97" w:rsidRDefault="00F911A6" w:rsidP="009D5F97">
            <w:pPr>
              <w:pStyle w:val="ListParagraph"/>
              <w:numPr>
                <w:ilvl w:val="0"/>
                <w:numId w:val="12"/>
              </w:numPr>
              <w:autoSpaceDE w:val="0"/>
              <w:autoSpaceDN w:val="0"/>
              <w:adjustRightInd w:val="0"/>
              <w:jc w:val="left"/>
              <w:rPr>
                <w:ins w:id="75" w:author="msi" w:date="2026-09-22T12:23:00Z" w16du:dateUtc="2026-09-22T16:23:00Z"/>
                <w:sz w:val="16"/>
                <w:szCs w:val="16"/>
              </w:rPr>
            </w:pPr>
            <w:ins w:id="76" w:author="msi" w:date="2026-09-22T12:23:00Z" w16du:dateUtc="2026-09-22T16:23: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76CB927C" w14:textId="77777777" w:rsidR="00F911A6" w:rsidRPr="009D5F97" w:rsidRDefault="00F911A6" w:rsidP="009D5F97">
            <w:pPr>
              <w:pStyle w:val="ListParagraph"/>
              <w:numPr>
                <w:ilvl w:val="0"/>
                <w:numId w:val="12"/>
              </w:numPr>
              <w:autoSpaceDE w:val="0"/>
              <w:autoSpaceDN w:val="0"/>
              <w:adjustRightInd w:val="0"/>
              <w:jc w:val="left"/>
              <w:rPr>
                <w:ins w:id="77" w:author="msi" w:date="2026-09-22T12:23:00Z" w16du:dateUtc="2026-09-22T16:23:00Z"/>
                <w:sz w:val="16"/>
                <w:szCs w:val="16"/>
              </w:rPr>
            </w:pPr>
            <w:ins w:id="78" w:author="msi" w:date="2026-09-22T12:23:00Z" w16du:dateUtc="2026-09-22T16:23: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7ABFA59D" w14:textId="77777777" w:rsidR="00BC32DD" w:rsidRPr="00B00DF3" w:rsidRDefault="00BC32DD" w:rsidP="00832AEF">
            <w:pPr>
              <w:pStyle w:val="DersBilgileri"/>
              <w:rPr>
                <w:ins w:id="79" w:author="msi" w:date="2026-09-22T12:23:00Z" w16du:dateUtc="2026-09-22T16:23:00Z"/>
                <w:szCs w:val="16"/>
              </w:rPr>
            </w:pPr>
          </w:p>
        </w:tc>
      </w:tr>
      <w:tr w:rsidR="00BC32DD" w:rsidRPr="001A2552" w14:paraId="1985FE35" w14:textId="77777777" w:rsidTr="00832AEF">
        <w:trPr>
          <w:jc w:val="center"/>
          <w:ins w:id="80" w:author="msi" w:date="2026-09-22T12:23:00Z" w16du:dateUtc="2026-09-22T16:23:00Z"/>
        </w:trPr>
        <w:tc>
          <w:tcPr>
            <w:tcW w:w="2745" w:type="dxa"/>
            <w:vAlign w:val="center"/>
          </w:tcPr>
          <w:p w14:paraId="5CFBFEE7" w14:textId="77777777" w:rsidR="00BC32DD" w:rsidRPr="001A2552" w:rsidRDefault="00BC32DD" w:rsidP="00832AEF">
            <w:pPr>
              <w:pStyle w:val="DersBasliklar"/>
              <w:rPr>
                <w:ins w:id="81" w:author="msi" w:date="2026-09-22T12:23:00Z" w16du:dateUtc="2026-09-22T16:23:00Z"/>
                <w:szCs w:val="16"/>
              </w:rPr>
            </w:pPr>
            <w:ins w:id="82" w:author="msi" w:date="2026-09-22T12:23:00Z" w16du:dateUtc="2026-09-22T16:23:00Z">
              <w:r w:rsidRPr="001A2552">
                <w:rPr>
                  <w:szCs w:val="16"/>
                </w:rPr>
                <w:t>Dersin Süresi</w:t>
              </w:r>
            </w:ins>
          </w:p>
        </w:tc>
        <w:tc>
          <w:tcPr>
            <w:tcW w:w="6068" w:type="dxa"/>
          </w:tcPr>
          <w:p w14:paraId="4A6ED8F5" w14:textId="77777777" w:rsidR="00BC32DD" w:rsidRPr="00B00DF3" w:rsidRDefault="00F8234C" w:rsidP="00832AEF">
            <w:pPr>
              <w:pStyle w:val="DersBilgileri"/>
              <w:rPr>
                <w:ins w:id="83" w:author="msi" w:date="2026-09-22T12:23:00Z" w16du:dateUtc="2026-09-22T16:23:00Z"/>
                <w:szCs w:val="16"/>
              </w:rPr>
            </w:pPr>
            <w:ins w:id="84" w:author="msi" w:date="2026-09-22T12:23:00Z" w16du:dateUtc="2026-09-22T16:23:00Z">
              <w:r>
                <w:rPr>
                  <w:szCs w:val="16"/>
                </w:rPr>
                <w:t>2</w:t>
              </w:r>
              <w:r w:rsidR="00B00DF3" w:rsidRPr="00B00DF3">
                <w:rPr>
                  <w:szCs w:val="16"/>
                </w:rPr>
                <w:t xml:space="preserve"> SAAT/HAFTA</w:t>
              </w:r>
            </w:ins>
          </w:p>
        </w:tc>
      </w:tr>
      <w:tr w:rsidR="00BC32DD" w:rsidRPr="001A2552" w14:paraId="2267AB07" w14:textId="77777777" w:rsidTr="00832AEF">
        <w:trPr>
          <w:jc w:val="center"/>
          <w:ins w:id="85" w:author="msi" w:date="2026-09-22T12:23:00Z" w16du:dateUtc="2026-09-22T16:23:00Z"/>
        </w:trPr>
        <w:tc>
          <w:tcPr>
            <w:tcW w:w="2745" w:type="dxa"/>
            <w:vAlign w:val="center"/>
          </w:tcPr>
          <w:p w14:paraId="4475EA81" w14:textId="77777777" w:rsidR="00BC32DD" w:rsidRPr="001A2552" w:rsidRDefault="00BC32DD" w:rsidP="00832AEF">
            <w:pPr>
              <w:pStyle w:val="DersBasliklar"/>
              <w:rPr>
                <w:ins w:id="86" w:author="msi" w:date="2026-09-22T12:23:00Z" w16du:dateUtc="2026-09-22T16:23:00Z"/>
                <w:szCs w:val="16"/>
              </w:rPr>
            </w:pPr>
            <w:ins w:id="87" w:author="msi" w:date="2026-09-22T12:23:00Z" w16du:dateUtc="2026-09-22T16:23:00Z">
              <w:r w:rsidRPr="001A2552">
                <w:rPr>
                  <w:szCs w:val="16"/>
                </w:rPr>
                <w:t>Eğitim Dili</w:t>
              </w:r>
            </w:ins>
          </w:p>
        </w:tc>
        <w:tc>
          <w:tcPr>
            <w:tcW w:w="6068" w:type="dxa"/>
          </w:tcPr>
          <w:p w14:paraId="7AB239FD" w14:textId="77777777" w:rsidR="00BC32DD" w:rsidRPr="00B00DF3" w:rsidRDefault="00B00DF3" w:rsidP="00832AEF">
            <w:pPr>
              <w:pStyle w:val="DersBilgileri"/>
              <w:rPr>
                <w:ins w:id="88" w:author="msi" w:date="2026-09-22T12:23:00Z" w16du:dateUtc="2026-09-22T16:23:00Z"/>
                <w:szCs w:val="16"/>
              </w:rPr>
            </w:pPr>
            <w:ins w:id="89" w:author="msi" w:date="2026-09-22T12:23:00Z" w16du:dateUtc="2026-09-22T16:23:00Z">
              <w:r w:rsidRPr="00B00DF3">
                <w:rPr>
                  <w:szCs w:val="16"/>
                </w:rPr>
                <w:t>TÜRKÇE</w:t>
              </w:r>
            </w:ins>
          </w:p>
        </w:tc>
      </w:tr>
      <w:tr w:rsidR="00BC32DD" w:rsidRPr="001A2552" w14:paraId="03CECF69" w14:textId="77777777" w:rsidTr="00832AEF">
        <w:trPr>
          <w:jc w:val="center"/>
          <w:ins w:id="90" w:author="msi" w:date="2026-09-22T12:23:00Z" w16du:dateUtc="2026-09-22T16:23:00Z"/>
        </w:trPr>
        <w:tc>
          <w:tcPr>
            <w:tcW w:w="2745" w:type="dxa"/>
            <w:vAlign w:val="center"/>
          </w:tcPr>
          <w:p w14:paraId="7E18F8A4" w14:textId="77777777" w:rsidR="00BC32DD" w:rsidRPr="001A2552" w:rsidRDefault="00BC32DD" w:rsidP="00832AEF">
            <w:pPr>
              <w:pStyle w:val="DersBasliklar"/>
              <w:rPr>
                <w:ins w:id="91" w:author="msi" w:date="2026-09-22T12:23:00Z" w16du:dateUtc="2026-09-22T16:23:00Z"/>
                <w:szCs w:val="16"/>
              </w:rPr>
            </w:pPr>
            <w:ins w:id="92" w:author="msi" w:date="2026-09-22T12:23:00Z" w16du:dateUtc="2026-09-22T16:23:00Z">
              <w:r w:rsidRPr="001A2552">
                <w:rPr>
                  <w:szCs w:val="16"/>
                </w:rPr>
                <w:t>Ön Koşul</w:t>
              </w:r>
            </w:ins>
          </w:p>
        </w:tc>
        <w:tc>
          <w:tcPr>
            <w:tcW w:w="6068" w:type="dxa"/>
          </w:tcPr>
          <w:p w14:paraId="1F07A843" w14:textId="77777777" w:rsidR="00BC32DD" w:rsidRPr="00B00DF3" w:rsidRDefault="00BC32DD" w:rsidP="00832AEF">
            <w:pPr>
              <w:pStyle w:val="DersBilgileri"/>
              <w:rPr>
                <w:ins w:id="93" w:author="msi" w:date="2026-09-22T12:23:00Z" w16du:dateUtc="2026-09-22T16:23:00Z"/>
                <w:szCs w:val="16"/>
              </w:rPr>
            </w:pPr>
          </w:p>
        </w:tc>
      </w:tr>
      <w:tr w:rsidR="00BC32DD" w:rsidRPr="001A2552" w14:paraId="22FE143C" w14:textId="77777777" w:rsidTr="00832AEF">
        <w:trPr>
          <w:jc w:val="center"/>
          <w:ins w:id="94" w:author="msi" w:date="2026-09-22T12:23:00Z" w16du:dateUtc="2026-09-22T16:23:00Z"/>
        </w:trPr>
        <w:tc>
          <w:tcPr>
            <w:tcW w:w="2745" w:type="dxa"/>
            <w:vAlign w:val="center"/>
          </w:tcPr>
          <w:p w14:paraId="2FF7A40C" w14:textId="77777777" w:rsidR="00BC32DD" w:rsidRPr="001A2552" w:rsidRDefault="00BC32DD" w:rsidP="00832AEF">
            <w:pPr>
              <w:pStyle w:val="DersBasliklar"/>
              <w:rPr>
                <w:ins w:id="95" w:author="msi" w:date="2026-09-22T12:23:00Z" w16du:dateUtc="2026-09-22T16:23:00Z"/>
                <w:szCs w:val="16"/>
              </w:rPr>
            </w:pPr>
            <w:ins w:id="96" w:author="msi" w:date="2026-09-22T12:23:00Z" w16du:dateUtc="2026-09-22T16:23:00Z">
              <w:r w:rsidRPr="001A2552">
                <w:rPr>
                  <w:szCs w:val="16"/>
                </w:rPr>
                <w:t>Önerilen Kaynaklar</w:t>
              </w:r>
            </w:ins>
          </w:p>
        </w:tc>
        <w:tc>
          <w:tcPr>
            <w:tcW w:w="6068" w:type="dxa"/>
          </w:tcPr>
          <w:p w14:paraId="4A5D1CFA" w14:textId="77777777" w:rsidR="00B00DF3" w:rsidRPr="00B00DF3" w:rsidRDefault="00B00DF3" w:rsidP="00B00DF3">
            <w:pPr>
              <w:rPr>
                <w:ins w:id="97" w:author="msi" w:date="2026-09-22T12:23:00Z" w16du:dateUtc="2026-09-22T16:23:00Z"/>
                <w:sz w:val="16"/>
                <w:szCs w:val="16"/>
              </w:rPr>
            </w:pPr>
            <w:ins w:id="98" w:author="msi" w:date="2026-09-22T12:23:00Z" w16du:dateUtc="2026-09-22T16:23: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712D7AA2" w14:textId="77777777" w:rsidR="00B00DF3" w:rsidRPr="00B00DF3" w:rsidRDefault="00B00DF3" w:rsidP="00B00DF3">
            <w:pPr>
              <w:rPr>
                <w:ins w:id="99" w:author="msi" w:date="2026-09-22T12:23:00Z" w16du:dateUtc="2026-09-22T16:23:00Z"/>
                <w:sz w:val="16"/>
                <w:szCs w:val="16"/>
              </w:rPr>
            </w:pPr>
            <w:ins w:id="100" w:author="msi" w:date="2026-09-22T12:23:00Z" w16du:dateUtc="2026-09-22T16:23:00Z">
              <w:r w:rsidRPr="00B00DF3">
                <w:rPr>
                  <w:sz w:val="16"/>
                  <w:szCs w:val="16"/>
                </w:rPr>
                <w:t>-Karaman-Kepenekci, Y. (2014) Eğitimciler İçin İnsan Hakları ve Vatandaşlık (2. Baskı), Ankara: Siyasal Kitabevi, 296 s.</w:t>
              </w:r>
            </w:ins>
          </w:p>
          <w:p w14:paraId="78C6948E" w14:textId="77777777" w:rsidR="00B00DF3" w:rsidRPr="00B00DF3" w:rsidRDefault="00B00DF3" w:rsidP="00B00DF3">
            <w:pPr>
              <w:rPr>
                <w:ins w:id="101" w:author="msi" w:date="2026-09-22T12:23:00Z" w16du:dateUtc="2026-09-22T16:23:00Z"/>
                <w:sz w:val="16"/>
                <w:szCs w:val="16"/>
              </w:rPr>
            </w:pPr>
            <w:ins w:id="102" w:author="msi" w:date="2026-09-22T12:23:00Z" w16du:dateUtc="2026-09-22T16:23:00Z">
              <w:r w:rsidRPr="00B00DF3">
                <w:rPr>
                  <w:sz w:val="16"/>
                  <w:szCs w:val="16"/>
                </w:rPr>
                <w:t>-Akyüz, E. (2015) Çocuk Hakları. Ankara: Pegem Yayınları.</w:t>
              </w:r>
            </w:ins>
          </w:p>
          <w:p w14:paraId="753E0797" w14:textId="77777777" w:rsidR="00B00DF3" w:rsidRPr="00B00DF3" w:rsidRDefault="00B00DF3" w:rsidP="00B00DF3">
            <w:pPr>
              <w:pStyle w:val="BodyText2"/>
              <w:jc w:val="both"/>
              <w:rPr>
                <w:ins w:id="103" w:author="msi" w:date="2026-09-22T12:23:00Z" w16du:dateUtc="2026-09-22T16:23:00Z"/>
                <w:rFonts w:ascii="Verdana" w:hAnsi="Verdana"/>
                <w:sz w:val="16"/>
                <w:szCs w:val="16"/>
              </w:rPr>
            </w:pPr>
            <w:ins w:id="104" w:author="msi" w:date="2026-09-22T12:23:00Z" w16du:dateUtc="2026-09-22T16:23:00Z">
              <w:r w:rsidRPr="00B00DF3">
                <w:rPr>
                  <w:rFonts w:ascii="Verdana" w:hAnsi="Verdana"/>
                  <w:sz w:val="16"/>
                  <w:szCs w:val="16"/>
                </w:rPr>
                <w:t>-Gemalmaz, M.S. (2002) Ulusal Üstü İnsan Hakları Hukukunun Genel Teorisine Giriş. İstanbul: Beta Yayıncılık.</w:t>
              </w:r>
            </w:ins>
          </w:p>
          <w:p w14:paraId="67B61D5F" w14:textId="77777777" w:rsidR="00B00DF3" w:rsidRPr="00B00DF3" w:rsidRDefault="00B00DF3" w:rsidP="00B00DF3">
            <w:pPr>
              <w:rPr>
                <w:ins w:id="105" w:author="msi" w:date="2026-09-22T12:23:00Z" w16du:dateUtc="2026-09-22T16:23:00Z"/>
                <w:sz w:val="16"/>
                <w:szCs w:val="16"/>
              </w:rPr>
            </w:pPr>
            <w:ins w:id="106" w:author="msi" w:date="2026-09-22T12:23:00Z" w16du:dateUtc="2026-09-22T16:23:00Z">
              <w:r w:rsidRPr="00B00DF3">
                <w:rPr>
                  <w:sz w:val="16"/>
                  <w:szCs w:val="16"/>
                </w:rPr>
                <w:t xml:space="preserve">-Gözübüyük, Ş. (2013) Hukuka Giriş. Ankara: Turhan Kitapevi. </w:t>
              </w:r>
            </w:ins>
          </w:p>
          <w:p w14:paraId="5091A68B" w14:textId="77777777" w:rsidR="00B00DF3" w:rsidRPr="00B00DF3" w:rsidRDefault="00B00DF3" w:rsidP="00B00DF3">
            <w:pPr>
              <w:rPr>
                <w:ins w:id="107" w:author="msi" w:date="2026-09-22T12:23:00Z" w16du:dateUtc="2026-09-22T16:23:00Z"/>
                <w:sz w:val="16"/>
                <w:szCs w:val="16"/>
              </w:rPr>
            </w:pPr>
            <w:ins w:id="108" w:author="msi" w:date="2026-09-22T12:23:00Z" w16du:dateUtc="2026-09-22T16:23:00Z">
              <w:r w:rsidRPr="00B00DF3">
                <w:rPr>
                  <w:sz w:val="16"/>
                  <w:szCs w:val="16"/>
                </w:rPr>
                <w:t>-Kapani, M. (1981) Kamu Hürriyetleri. Ankara: A.Ü. Hukuk Fakültesi Yayınları.</w:t>
              </w:r>
            </w:ins>
          </w:p>
          <w:p w14:paraId="7EAF04F3" w14:textId="77777777" w:rsidR="00B00DF3" w:rsidRPr="00B00DF3" w:rsidRDefault="00B00DF3" w:rsidP="00B00DF3">
            <w:pPr>
              <w:rPr>
                <w:ins w:id="109" w:author="msi" w:date="2026-09-22T12:23:00Z" w16du:dateUtc="2026-09-22T16:23:00Z"/>
                <w:sz w:val="16"/>
                <w:szCs w:val="16"/>
              </w:rPr>
            </w:pPr>
            <w:ins w:id="110" w:author="msi" w:date="2026-09-22T12:23:00Z" w16du:dateUtc="2026-09-22T16:23:00Z">
              <w:r w:rsidRPr="00B00DF3">
                <w:rPr>
                  <w:sz w:val="16"/>
                  <w:szCs w:val="16"/>
                </w:rPr>
                <w:t>-Mumcu, A. (1994) İnsan Hakları ve Kamu Özgürlükleri. Ankara: Savaş Yayınları.</w:t>
              </w:r>
            </w:ins>
          </w:p>
          <w:p w14:paraId="1B5DD20B" w14:textId="77777777" w:rsidR="00B00DF3" w:rsidRPr="00B00DF3" w:rsidRDefault="00B00DF3" w:rsidP="00B00DF3">
            <w:pPr>
              <w:rPr>
                <w:ins w:id="111" w:author="msi" w:date="2026-09-22T12:23:00Z" w16du:dateUtc="2026-09-22T16:23:00Z"/>
                <w:sz w:val="16"/>
                <w:szCs w:val="16"/>
              </w:rPr>
            </w:pPr>
            <w:ins w:id="112" w:author="msi" w:date="2026-09-22T12:23:00Z" w16du:dateUtc="2026-09-22T16:23:00Z">
              <w:r w:rsidRPr="00B00DF3">
                <w:rPr>
                  <w:sz w:val="16"/>
                  <w:szCs w:val="16"/>
                </w:rPr>
                <w:lastRenderedPageBreak/>
                <w:t>-Reisoğlu, S. (2001) Uluslar arası Boyutlarıyla İnsan Hakları. İstanbul: Beta Yayıncılık.</w:t>
              </w:r>
            </w:ins>
          </w:p>
          <w:p w14:paraId="794FBBE5" w14:textId="77777777" w:rsidR="00B00DF3" w:rsidRPr="00B00DF3" w:rsidRDefault="00B00DF3" w:rsidP="00B00DF3">
            <w:pPr>
              <w:rPr>
                <w:ins w:id="113" w:author="msi" w:date="2026-09-22T12:23:00Z" w16du:dateUtc="2026-09-22T16:23:00Z"/>
                <w:sz w:val="16"/>
                <w:szCs w:val="16"/>
              </w:rPr>
            </w:pPr>
            <w:ins w:id="114" w:author="msi" w:date="2026-09-22T12:23:00Z" w16du:dateUtc="2026-09-22T16:23:00Z">
              <w:r w:rsidRPr="00B00DF3">
                <w:rPr>
                  <w:sz w:val="16"/>
                  <w:szCs w:val="16"/>
                </w:rPr>
                <w:t>-İnsan hakları eğitimi konusunda yazılmış tüm diğer yerli ve yabancı kaynaklar</w:t>
              </w:r>
            </w:ins>
          </w:p>
          <w:p w14:paraId="02E84079" w14:textId="77777777" w:rsidR="00BC32DD" w:rsidRPr="00B00DF3" w:rsidRDefault="00BC32DD" w:rsidP="00832AEF">
            <w:pPr>
              <w:pStyle w:val="Kaynakca"/>
              <w:rPr>
                <w:ins w:id="115" w:author="msi" w:date="2026-09-22T12:23:00Z" w16du:dateUtc="2026-09-22T16:23:00Z"/>
                <w:szCs w:val="16"/>
                <w:lang w:val="tr-TR"/>
              </w:rPr>
            </w:pPr>
          </w:p>
        </w:tc>
      </w:tr>
      <w:tr w:rsidR="00BC32DD" w:rsidRPr="001A2552" w14:paraId="330CD3D2" w14:textId="77777777" w:rsidTr="00832AEF">
        <w:trPr>
          <w:jc w:val="center"/>
          <w:ins w:id="116" w:author="msi" w:date="2026-09-22T12:23:00Z" w16du:dateUtc="2026-09-22T16:23:00Z"/>
        </w:trPr>
        <w:tc>
          <w:tcPr>
            <w:tcW w:w="2745" w:type="dxa"/>
            <w:vAlign w:val="center"/>
          </w:tcPr>
          <w:p w14:paraId="085B1712" w14:textId="77777777" w:rsidR="00BC32DD" w:rsidRPr="001A2552" w:rsidRDefault="00BC32DD" w:rsidP="00832AEF">
            <w:pPr>
              <w:pStyle w:val="DersBasliklar"/>
              <w:rPr>
                <w:ins w:id="117" w:author="msi" w:date="2026-09-22T12:23:00Z" w16du:dateUtc="2026-09-22T16:23:00Z"/>
                <w:szCs w:val="16"/>
              </w:rPr>
            </w:pPr>
            <w:ins w:id="118" w:author="msi" w:date="2026-09-22T12:23:00Z" w16du:dateUtc="2026-09-22T16:23:00Z">
              <w:r>
                <w:rPr>
                  <w:szCs w:val="16"/>
                </w:rPr>
                <w:lastRenderedPageBreak/>
                <w:t xml:space="preserve">Dersin </w:t>
              </w:r>
              <w:r w:rsidRPr="001A2552">
                <w:rPr>
                  <w:szCs w:val="16"/>
                </w:rPr>
                <w:t>Kredisi</w:t>
              </w:r>
            </w:ins>
          </w:p>
        </w:tc>
        <w:tc>
          <w:tcPr>
            <w:tcW w:w="6068" w:type="dxa"/>
            <w:vAlign w:val="center"/>
          </w:tcPr>
          <w:p w14:paraId="2990CCC8" w14:textId="77777777" w:rsidR="00BC32DD" w:rsidRPr="001A2552" w:rsidRDefault="00B00DF3" w:rsidP="00832AEF">
            <w:pPr>
              <w:pStyle w:val="DersBilgileri"/>
              <w:rPr>
                <w:ins w:id="119" w:author="msi" w:date="2026-09-22T12:23:00Z" w16du:dateUtc="2026-09-22T16:23:00Z"/>
                <w:szCs w:val="16"/>
              </w:rPr>
            </w:pPr>
            <w:ins w:id="120" w:author="msi" w:date="2026-09-22T12:23:00Z" w16du:dateUtc="2026-09-22T16:23:00Z">
              <w:r>
                <w:rPr>
                  <w:szCs w:val="16"/>
                </w:rPr>
                <w:t>8</w:t>
              </w:r>
            </w:ins>
          </w:p>
        </w:tc>
      </w:tr>
      <w:tr w:rsidR="00BC32DD" w:rsidRPr="001A2552" w14:paraId="604E93E5" w14:textId="77777777" w:rsidTr="00832AEF">
        <w:trPr>
          <w:jc w:val="center"/>
          <w:ins w:id="121" w:author="msi" w:date="2026-09-22T12:23:00Z" w16du:dateUtc="2026-09-22T16:23:00Z"/>
        </w:trPr>
        <w:tc>
          <w:tcPr>
            <w:tcW w:w="2745" w:type="dxa"/>
            <w:vAlign w:val="center"/>
          </w:tcPr>
          <w:p w14:paraId="0E26FDDA" w14:textId="77777777" w:rsidR="00BC32DD" w:rsidRPr="001A2552" w:rsidRDefault="00BC32DD" w:rsidP="00832AEF">
            <w:pPr>
              <w:pStyle w:val="DersBasliklar"/>
              <w:rPr>
                <w:ins w:id="122" w:author="msi" w:date="2026-09-22T12:23:00Z" w16du:dateUtc="2026-09-22T16:23:00Z"/>
                <w:szCs w:val="16"/>
              </w:rPr>
            </w:pPr>
            <w:ins w:id="123" w:author="msi" w:date="2026-09-22T12:23:00Z" w16du:dateUtc="2026-09-22T16:23:00Z">
              <w:r w:rsidRPr="001A2552">
                <w:rPr>
                  <w:szCs w:val="16"/>
                </w:rPr>
                <w:t>Laboratuvar</w:t>
              </w:r>
            </w:ins>
          </w:p>
        </w:tc>
        <w:tc>
          <w:tcPr>
            <w:tcW w:w="6068" w:type="dxa"/>
            <w:vAlign w:val="center"/>
          </w:tcPr>
          <w:p w14:paraId="08E55084" w14:textId="77777777" w:rsidR="00BC32DD" w:rsidRPr="001A2552" w:rsidRDefault="00BC32DD" w:rsidP="00832AEF">
            <w:pPr>
              <w:pStyle w:val="DersBilgileri"/>
              <w:rPr>
                <w:ins w:id="124" w:author="msi" w:date="2026-09-22T12:23:00Z" w16du:dateUtc="2026-09-22T16:23:00Z"/>
                <w:szCs w:val="16"/>
              </w:rPr>
            </w:pPr>
          </w:p>
        </w:tc>
      </w:tr>
      <w:tr w:rsidR="00BC32DD" w:rsidRPr="001A2552" w14:paraId="1CFD4BAA" w14:textId="77777777" w:rsidTr="00832AEF">
        <w:trPr>
          <w:jc w:val="center"/>
          <w:ins w:id="125" w:author="msi" w:date="2026-09-22T12:23:00Z" w16du:dateUtc="2026-09-22T16:23:00Z"/>
        </w:trPr>
        <w:tc>
          <w:tcPr>
            <w:tcW w:w="2745" w:type="dxa"/>
            <w:vAlign w:val="center"/>
          </w:tcPr>
          <w:p w14:paraId="418C9E05" w14:textId="77777777" w:rsidR="00BC32DD" w:rsidRPr="001A2552" w:rsidRDefault="00BC32DD" w:rsidP="00832AEF">
            <w:pPr>
              <w:pStyle w:val="DersBasliklar"/>
              <w:rPr>
                <w:ins w:id="126" w:author="msi" w:date="2026-09-22T12:23:00Z" w16du:dateUtc="2026-09-22T16:23:00Z"/>
                <w:szCs w:val="16"/>
              </w:rPr>
            </w:pPr>
            <w:ins w:id="127" w:author="msi" w:date="2026-09-22T12:23:00Z" w16du:dateUtc="2026-09-22T16:23:00Z">
              <w:r w:rsidRPr="001A2552">
                <w:rPr>
                  <w:szCs w:val="16"/>
                </w:rPr>
                <w:t>Diğer-1</w:t>
              </w:r>
            </w:ins>
          </w:p>
        </w:tc>
        <w:tc>
          <w:tcPr>
            <w:tcW w:w="6068" w:type="dxa"/>
            <w:vAlign w:val="center"/>
          </w:tcPr>
          <w:p w14:paraId="4A96F9E3" w14:textId="77777777" w:rsidR="00BC32DD" w:rsidRPr="001A2552" w:rsidRDefault="00BC32DD" w:rsidP="00832AEF">
            <w:pPr>
              <w:pStyle w:val="DersBilgileri"/>
              <w:rPr>
                <w:ins w:id="128" w:author="msi" w:date="2026-09-22T12:23:00Z" w16du:dateUtc="2026-09-22T16:23:00Z"/>
                <w:szCs w:val="16"/>
              </w:rPr>
            </w:pPr>
          </w:p>
        </w:tc>
      </w:tr>
    </w:tbl>
    <w:p w14:paraId="3C4C7633" w14:textId="77777777" w:rsidR="00BC32DD" w:rsidRPr="001A2552" w:rsidRDefault="00BC32DD" w:rsidP="00BC32DD">
      <w:pPr>
        <w:rPr>
          <w:ins w:id="129" w:author="msi" w:date="2026-09-22T12:23:00Z" w16du:dateUtc="2026-09-22T16:23:00Z"/>
          <w:sz w:val="16"/>
          <w:szCs w:val="16"/>
        </w:rPr>
      </w:pPr>
    </w:p>
    <w:p w14:paraId="5C5F5A44" w14:textId="77777777" w:rsidR="00BC32DD" w:rsidRPr="001A2552" w:rsidRDefault="00BC32DD" w:rsidP="00BC32DD">
      <w:pPr>
        <w:rPr>
          <w:ins w:id="130" w:author="msi" w:date="2026-09-22T12:23:00Z" w16du:dateUtc="2026-09-22T16:23:00Z"/>
          <w:sz w:val="16"/>
          <w:szCs w:val="16"/>
        </w:rPr>
      </w:pPr>
    </w:p>
    <w:p w14:paraId="5116D771" w14:textId="77777777" w:rsidR="00BC32DD" w:rsidRPr="001A2552" w:rsidRDefault="00BC32DD" w:rsidP="00BC32DD">
      <w:pPr>
        <w:rPr>
          <w:ins w:id="131" w:author="msi" w:date="2026-09-22T12:23:00Z" w16du:dateUtc="2026-09-22T16:23:00Z"/>
          <w:sz w:val="16"/>
          <w:szCs w:val="16"/>
        </w:rPr>
      </w:pPr>
    </w:p>
    <w:p w14:paraId="7453E3BD" w14:textId="77777777" w:rsidR="00BC32DD" w:rsidRDefault="00BC32DD" w:rsidP="00BC32DD">
      <w:pPr>
        <w:rPr>
          <w:ins w:id="132" w:author="msi" w:date="2026-09-22T12:23:00Z" w16du:dateUtc="2026-09-22T16:23:00Z"/>
        </w:rPr>
      </w:pPr>
    </w:p>
    <w:p w14:paraId="7B471B91" w14:textId="77777777" w:rsidR="00C42BF0" w:rsidRPr="00F51950" w:rsidRDefault="00C42BF0" w:rsidP="00C42BF0">
      <w:pPr>
        <w:ind w:left="5755"/>
        <w:rPr>
          <w:del w:id="133" w:author="msi" w:date="2026-09-22T12:23:00Z" w16du:dateUtc="2026-09-22T16:23:00Z"/>
          <w:lang w:eastAsia="en-US"/>
        </w:rPr>
      </w:pPr>
      <w:del w:id="134" w:author="msi" w:date="2026-09-22T12:23:00Z" w16du:dateUtc="2026-09-22T16:23:00Z">
        <w:r w:rsidRPr="00F51950">
          <w:rPr>
            <w:lang w:eastAsia="en-US"/>
          </w:rPr>
          <w:delText>PATVIRTINTA                                                                                                                                                                          Jonavos Jeronimo Ralio gimnazijos direktoriaus 2019 m. balandžio 16 d. įsakymu Nr. V1-91</w:delText>
        </w:r>
      </w:del>
    </w:p>
    <w:p w14:paraId="71F976B2" w14:textId="77777777" w:rsidR="00C42BF0" w:rsidRPr="00F51950" w:rsidRDefault="00C42BF0" w:rsidP="00C42BF0">
      <w:pPr>
        <w:tabs>
          <w:tab w:val="left" w:pos="360"/>
        </w:tabs>
        <w:outlineLvl w:val="0"/>
        <w:rPr>
          <w:del w:id="135" w:author="msi" w:date="2026-09-22T12:23:00Z" w16du:dateUtc="2026-09-22T16:23:00Z"/>
          <w:lang w:val="pt-PT" w:eastAsia="en-US"/>
        </w:rPr>
      </w:pPr>
    </w:p>
    <w:p w14:paraId="0A4B6F99" w14:textId="77777777" w:rsidR="00C42BF0" w:rsidRPr="00F51950" w:rsidRDefault="00C42BF0" w:rsidP="00C42BF0">
      <w:pPr>
        <w:jc w:val="center"/>
        <w:rPr>
          <w:del w:id="136" w:author="msi" w:date="2026-09-22T12:23:00Z" w16du:dateUtc="2026-09-22T16:23:00Z"/>
          <w:b/>
        </w:rPr>
      </w:pPr>
    </w:p>
    <w:p w14:paraId="0B04E779" w14:textId="77777777" w:rsidR="00C42BF0" w:rsidRPr="00F51950" w:rsidRDefault="00C42BF0" w:rsidP="00C42BF0">
      <w:pPr>
        <w:tabs>
          <w:tab w:val="left" w:pos="851"/>
          <w:tab w:val="left" w:pos="1134"/>
        </w:tabs>
        <w:ind w:firstLine="567"/>
        <w:jc w:val="center"/>
        <w:rPr>
          <w:del w:id="137" w:author="msi" w:date="2026-09-22T12:23:00Z" w16du:dateUtc="2026-09-22T16:23:00Z"/>
          <w:b/>
        </w:rPr>
      </w:pPr>
      <w:del w:id="138" w:author="msi" w:date="2026-09-22T12:23:00Z" w16du:dateUtc="2026-09-22T16:23:00Z">
        <w:r w:rsidRPr="00F51950">
          <w:rPr>
            <w:b/>
          </w:rPr>
          <w:delText>JONAVOS JERONIMO RALIO GINMAZIJOS</w:delText>
        </w:r>
      </w:del>
    </w:p>
    <w:p w14:paraId="5630CAD9" w14:textId="77777777" w:rsidR="00C42BF0" w:rsidRPr="00F51950" w:rsidRDefault="00FC2E39" w:rsidP="00C42BF0">
      <w:pPr>
        <w:tabs>
          <w:tab w:val="left" w:pos="851"/>
          <w:tab w:val="left" w:pos="1134"/>
        </w:tabs>
        <w:ind w:firstLine="567"/>
        <w:jc w:val="center"/>
        <w:rPr>
          <w:del w:id="139" w:author="msi" w:date="2026-09-22T12:23:00Z" w16du:dateUtc="2026-09-22T16:23:00Z"/>
          <w:rStyle w:val="FontStyle11"/>
          <w:bCs w:val="0"/>
          <w:color w:val="auto"/>
          <w:sz w:val="24"/>
          <w:szCs w:val="24"/>
        </w:rPr>
      </w:pPr>
      <w:del w:id="140" w:author="msi" w:date="2026-09-22T12:23:00Z" w16du:dateUtc="2026-09-22T16:23:00Z">
        <w:r>
          <w:rPr>
            <w:b/>
          </w:rPr>
          <w:delText>EKONOMIKOS IR VERSLUMO</w:delText>
        </w:r>
        <w:r w:rsidR="00C42BF0" w:rsidRPr="00F51950">
          <w:rPr>
            <w:b/>
          </w:rPr>
          <w:delText xml:space="preserve"> MOKYTOJO PAREIGYBĖS APRAŠYMAS</w:delText>
        </w:r>
      </w:del>
    </w:p>
    <w:p w14:paraId="28E2C206" w14:textId="77777777" w:rsidR="00C42BF0" w:rsidRPr="00F51950" w:rsidRDefault="00C42BF0" w:rsidP="00C42BF0">
      <w:pPr>
        <w:pStyle w:val="Style4"/>
        <w:tabs>
          <w:tab w:val="left" w:pos="158"/>
          <w:tab w:val="left" w:pos="851"/>
          <w:tab w:val="left" w:pos="1134"/>
        </w:tabs>
        <w:ind w:firstLine="567"/>
        <w:jc w:val="center"/>
        <w:rPr>
          <w:del w:id="141" w:author="msi" w:date="2026-09-22T12:23:00Z" w16du:dateUtc="2026-09-22T16:23:00Z"/>
          <w:rStyle w:val="FontStyle11"/>
          <w:sz w:val="24"/>
          <w:szCs w:val="24"/>
        </w:rPr>
      </w:pPr>
    </w:p>
    <w:p w14:paraId="1E3A15D5" w14:textId="77777777" w:rsidR="00C42BF0" w:rsidRPr="00F51950" w:rsidRDefault="00C42BF0" w:rsidP="00C42BF0">
      <w:pPr>
        <w:pStyle w:val="Style4"/>
        <w:tabs>
          <w:tab w:val="left" w:pos="0"/>
          <w:tab w:val="left" w:pos="709"/>
          <w:tab w:val="left" w:pos="1134"/>
        </w:tabs>
        <w:ind w:firstLine="567"/>
        <w:jc w:val="center"/>
        <w:rPr>
          <w:del w:id="142" w:author="msi" w:date="2026-09-22T12:23:00Z" w16du:dateUtc="2026-09-22T16:23:00Z"/>
          <w:rStyle w:val="FontStyle11"/>
          <w:sz w:val="24"/>
          <w:szCs w:val="24"/>
        </w:rPr>
      </w:pPr>
      <w:del w:id="143" w:author="msi" w:date="2026-09-22T12:23:00Z" w16du:dateUtc="2026-09-22T16:23:00Z">
        <w:r w:rsidRPr="00F51950">
          <w:rPr>
            <w:rStyle w:val="FontStyle11"/>
            <w:sz w:val="24"/>
            <w:szCs w:val="24"/>
          </w:rPr>
          <w:delText>I</w:delText>
        </w:r>
        <w:r w:rsidRPr="00F51950">
          <w:rPr>
            <w:rStyle w:val="FontStyle11"/>
            <w:sz w:val="24"/>
            <w:szCs w:val="24"/>
          </w:rPr>
          <w:tab/>
          <w:delText xml:space="preserve"> SKYRIUS</w:delText>
        </w:r>
      </w:del>
    </w:p>
    <w:p w14:paraId="356441F4" w14:textId="77777777" w:rsidR="00C42BF0" w:rsidRPr="00F51950" w:rsidRDefault="00C42BF0" w:rsidP="00C42BF0">
      <w:pPr>
        <w:pStyle w:val="Style3"/>
        <w:tabs>
          <w:tab w:val="left" w:pos="851"/>
          <w:tab w:val="left" w:pos="1134"/>
        </w:tabs>
        <w:spacing w:line="240" w:lineRule="auto"/>
        <w:ind w:firstLine="567"/>
        <w:rPr>
          <w:del w:id="144" w:author="msi" w:date="2026-09-22T12:23:00Z" w16du:dateUtc="2026-09-22T16:23:00Z"/>
          <w:rStyle w:val="FontStyle11"/>
          <w:sz w:val="24"/>
          <w:szCs w:val="24"/>
        </w:rPr>
      </w:pPr>
      <w:del w:id="145" w:author="msi" w:date="2026-09-22T12:23:00Z" w16du:dateUtc="2026-09-22T16:23:00Z">
        <w:r w:rsidRPr="00F51950">
          <w:rPr>
            <w:rStyle w:val="FontStyle11"/>
            <w:sz w:val="24"/>
            <w:szCs w:val="24"/>
          </w:rPr>
          <w:delText>PAREIGYBĖ</w:delText>
        </w:r>
      </w:del>
    </w:p>
    <w:p w14:paraId="6243029C" w14:textId="77777777" w:rsidR="00C42BF0" w:rsidRPr="00F51950" w:rsidRDefault="00C42BF0" w:rsidP="00C42BF0">
      <w:pPr>
        <w:pStyle w:val="Style3"/>
        <w:tabs>
          <w:tab w:val="left" w:pos="851"/>
          <w:tab w:val="left" w:pos="1134"/>
        </w:tabs>
        <w:spacing w:line="240" w:lineRule="auto"/>
        <w:ind w:firstLine="567"/>
        <w:rPr>
          <w:del w:id="146" w:author="msi" w:date="2026-09-22T12:23:00Z" w16du:dateUtc="2026-09-22T16:23:00Z"/>
          <w:rStyle w:val="FontStyle11"/>
          <w:sz w:val="24"/>
          <w:szCs w:val="24"/>
        </w:rPr>
      </w:pPr>
    </w:p>
    <w:p w14:paraId="3FC7F3C3"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147" w:author="msi" w:date="2026-09-22T12:23:00Z" w16du:dateUtc="2026-09-22T16:23:00Z"/>
          <w:rStyle w:val="FontStyle12"/>
          <w:sz w:val="24"/>
          <w:szCs w:val="24"/>
        </w:rPr>
      </w:pPr>
      <w:del w:id="148" w:author="msi" w:date="2026-09-22T12:23:00Z" w16du:dateUtc="2026-09-22T16:23:00Z">
        <w:r w:rsidRPr="00F51950">
          <w:rPr>
            <w:rStyle w:val="FontStyle11"/>
            <w:sz w:val="24"/>
            <w:szCs w:val="24"/>
          </w:rPr>
          <w:delText xml:space="preserve">Pareigybės pavadinimas: </w:delText>
        </w:r>
        <w:r w:rsidRPr="00F51950">
          <w:rPr>
            <w:rStyle w:val="FontStyle12"/>
            <w:sz w:val="24"/>
            <w:szCs w:val="24"/>
          </w:rPr>
          <w:delText>Jonavos Jeronimo Ralio gimnazijo</w:delText>
        </w:r>
        <w:r w:rsidR="00900712">
          <w:rPr>
            <w:rStyle w:val="FontStyle12"/>
            <w:sz w:val="24"/>
            <w:szCs w:val="24"/>
          </w:rPr>
          <w:delText>s ekonomikos ir verslumo</w:delText>
        </w:r>
        <w:r w:rsidRPr="00F51950">
          <w:rPr>
            <w:rStyle w:val="FontStyle12"/>
            <w:sz w:val="24"/>
            <w:szCs w:val="24"/>
          </w:rPr>
          <w:delText xml:space="preserve"> mokytojas.</w:delText>
        </w:r>
      </w:del>
    </w:p>
    <w:p w14:paraId="74DF588D"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149" w:author="msi" w:date="2026-09-22T12:23:00Z" w16du:dateUtc="2026-09-22T16:23:00Z"/>
          <w:rStyle w:val="FontStyle12"/>
          <w:sz w:val="24"/>
          <w:szCs w:val="24"/>
        </w:rPr>
      </w:pPr>
      <w:del w:id="150" w:author="msi" w:date="2026-09-22T12:23:00Z" w16du:dateUtc="2026-09-22T16:23:00Z">
        <w:r w:rsidRPr="00F51950">
          <w:rPr>
            <w:rStyle w:val="FontStyle11"/>
            <w:sz w:val="24"/>
            <w:szCs w:val="24"/>
          </w:rPr>
          <w:delText>Pareigybės grupė:</w:delText>
        </w:r>
        <w:r w:rsidRPr="00F51950">
          <w:rPr>
            <w:rStyle w:val="FontStyle12"/>
            <w:sz w:val="24"/>
            <w:szCs w:val="24"/>
          </w:rPr>
          <w:delText xml:space="preserve"> Jonavos Jeronimo Ralio gimnazijos specialistas.</w:delText>
        </w:r>
      </w:del>
    </w:p>
    <w:p w14:paraId="37551BD3" w14:textId="77777777" w:rsidR="00C42BF0" w:rsidRPr="00F51950" w:rsidRDefault="00C42BF0" w:rsidP="00C42BF0">
      <w:pPr>
        <w:pStyle w:val="Style5"/>
        <w:numPr>
          <w:ilvl w:val="0"/>
          <w:numId w:val="1"/>
        </w:numPr>
        <w:tabs>
          <w:tab w:val="left" w:pos="725"/>
          <w:tab w:val="left" w:pos="851"/>
          <w:tab w:val="left" w:pos="1134"/>
        </w:tabs>
        <w:ind w:firstLine="567"/>
        <w:rPr>
          <w:del w:id="151" w:author="msi" w:date="2026-09-22T12:23:00Z" w16du:dateUtc="2026-09-22T16:23:00Z"/>
          <w:rStyle w:val="FontStyle12"/>
          <w:sz w:val="24"/>
          <w:szCs w:val="24"/>
        </w:rPr>
      </w:pPr>
      <w:del w:id="152" w:author="msi" w:date="2026-09-22T12:23:00Z" w16du:dateUtc="2026-09-22T16:23:00Z">
        <w:r w:rsidRPr="00F51950">
          <w:rPr>
            <w:rStyle w:val="FontStyle11"/>
            <w:sz w:val="24"/>
            <w:szCs w:val="24"/>
          </w:rPr>
          <w:delText xml:space="preserve">Pareigybės lygis: </w:delText>
        </w:r>
        <w:r w:rsidRPr="00F51950">
          <w:rPr>
            <w:rStyle w:val="FontStyle12"/>
            <w:sz w:val="24"/>
            <w:szCs w:val="24"/>
          </w:rPr>
          <w:delText>A2.</w:delText>
        </w:r>
      </w:del>
    </w:p>
    <w:p w14:paraId="57193834" w14:textId="77777777" w:rsidR="00C42BF0" w:rsidRPr="00F51950" w:rsidRDefault="00C42BF0" w:rsidP="00C42BF0">
      <w:pPr>
        <w:pStyle w:val="Style1"/>
        <w:numPr>
          <w:ilvl w:val="0"/>
          <w:numId w:val="1"/>
        </w:numPr>
        <w:tabs>
          <w:tab w:val="left" w:pos="706"/>
          <w:tab w:val="left" w:pos="851"/>
          <w:tab w:val="left" w:pos="1134"/>
        </w:tabs>
        <w:spacing w:line="240" w:lineRule="auto"/>
        <w:ind w:firstLine="567"/>
        <w:rPr>
          <w:del w:id="153" w:author="msi" w:date="2026-09-22T12:23:00Z" w16du:dateUtc="2026-09-22T16:23:00Z"/>
          <w:rStyle w:val="FontStyle12"/>
          <w:sz w:val="24"/>
          <w:szCs w:val="24"/>
        </w:rPr>
      </w:pPr>
      <w:del w:id="154" w:author="msi" w:date="2026-09-22T12:23:00Z" w16du:dateUtc="2026-09-22T16:23:00Z">
        <w:r w:rsidRPr="00F51950">
          <w:rPr>
            <w:rStyle w:val="FontStyle11"/>
            <w:sz w:val="24"/>
            <w:szCs w:val="24"/>
          </w:rPr>
          <w:delText xml:space="preserve">Pareigybės pavaldumas: </w:delText>
        </w:r>
        <w:r w:rsidRPr="00F51950">
          <w:rPr>
            <w:rStyle w:val="FontStyle12"/>
            <w:sz w:val="24"/>
            <w:szCs w:val="24"/>
          </w:rPr>
          <w:delText>Jonavos Jeronimo Ralio gimnazijos</w:delText>
        </w:r>
        <w:r w:rsidR="00B00FCA">
          <w:rPr>
            <w:rStyle w:val="FontStyle12"/>
            <w:sz w:val="24"/>
            <w:szCs w:val="24"/>
          </w:rPr>
          <w:delText xml:space="preserve"> ekonomikos ir verslumo</w:delText>
        </w:r>
        <w:r w:rsidRPr="00F51950">
          <w:rPr>
            <w:rStyle w:val="FontStyle12"/>
            <w:sz w:val="24"/>
            <w:szCs w:val="24"/>
          </w:rPr>
          <w:delText xml:space="preserve"> mokytojas tiesiogiai pavaldus direktoriaus pavaduotojui ugdymui.</w:delText>
        </w:r>
      </w:del>
    </w:p>
    <w:p w14:paraId="7D8E18D3" w14:textId="77777777" w:rsidR="00C42BF0" w:rsidRPr="00F51950" w:rsidRDefault="00C42BF0" w:rsidP="00C42BF0">
      <w:pPr>
        <w:pStyle w:val="Style4"/>
        <w:tabs>
          <w:tab w:val="left" w:pos="245"/>
          <w:tab w:val="left" w:pos="851"/>
          <w:tab w:val="left" w:pos="1134"/>
        </w:tabs>
        <w:ind w:firstLine="567"/>
        <w:jc w:val="center"/>
        <w:rPr>
          <w:del w:id="155" w:author="msi" w:date="2026-09-22T12:23:00Z" w16du:dateUtc="2026-09-22T16:23:00Z"/>
          <w:rStyle w:val="FontStyle11"/>
          <w:sz w:val="24"/>
          <w:szCs w:val="24"/>
        </w:rPr>
      </w:pPr>
    </w:p>
    <w:p w14:paraId="4F5B531C" w14:textId="77777777" w:rsidR="00C42BF0" w:rsidRPr="00F51950" w:rsidRDefault="00C42BF0" w:rsidP="00C42BF0">
      <w:pPr>
        <w:pStyle w:val="Style4"/>
        <w:tabs>
          <w:tab w:val="left" w:pos="245"/>
          <w:tab w:val="left" w:pos="851"/>
          <w:tab w:val="left" w:pos="1134"/>
        </w:tabs>
        <w:ind w:firstLine="567"/>
        <w:jc w:val="center"/>
        <w:rPr>
          <w:del w:id="156" w:author="msi" w:date="2026-09-22T12:23:00Z" w16du:dateUtc="2026-09-22T16:23:00Z"/>
          <w:rStyle w:val="FontStyle11"/>
          <w:sz w:val="24"/>
          <w:szCs w:val="24"/>
        </w:rPr>
      </w:pPr>
      <w:del w:id="157" w:author="msi" w:date="2026-09-22T12:23:00Z" w16du:dateUtc="2026-09-22T16:23:00Z">
        <w:r w:rsidRPr="00F51950">
          <w:rPr>
            <w:rStyle w:val="FontStyle11"/>
            <w:sz w:val="24"/>
            <w:szCs w:val="24"/>
          </w:rPr>
          <w:delText>II</w:delText>
        </w:r>
        <w:r w:rsidRPr="00F51950">
          <w:rPr>
            <w:rStyle w:val="FontStyle11"/>
            <w:sz w:val="24"/>
            <w:szCs w:val="24"/>
          </w:rPr>
          <w:tab/>
          <w:delText>SKYRIUS</w:delText>
        </w:r>
      </w:del>
    </w:p>
    <w:p w14:paraId="7D9027C5" w14:textId="77777777" w:rsidR="00C42BF0" w:rsidRPr="00F51950" w:rsidRDefault="00C42BF0" w:rsidP="00C42BF0">
      <w:pPr>
        <w:pStyle w:val="Style3"/>
        <w:tabs>
          <w:tab w:val="left" w:pos="851"/>
          <w:tab w:val="left" w:pos="1134"/>
        </w:tabs>
        <w:spacing w:line="240" w:lineRule="auto"/>
        <w:ind w:firstLine="567"/>
        <w:rPr>
          <w:del w:id="158" w:author="msi" w:date="2026-09-22T12:23:00Z" w16du:dateUtc="2026-09-22T16:23:00Z"/>
          <w:rStyle w:val="FontStyle11"/>
          <w:sz w:val="24"/>
          <w:szCs w:val="24"/>
        </w:rPr>
      </w:pPr>
      <w:del w:id="159" w:author="msi" w:date="2026-09-22T12:23:00Z" w16du:dateUtc="2026-09-22T16:23:00Z">
        <w:r w:rsidRPr="00F51950">
          <w:rPr>
            <w:rStyle w:val="FontStyle11"/>
            <w:sz w:val="24"/>
            <w:szCs w:val="24"/>
          </w:rPr>
          <w:delText>SPECIALŪS REIKALAVIMAI ŠIAS PAREIGAS EINANČIAM MOKYTOJUI</w:delText>
        </w:r>
      </w:del>
    </w:p>
    <w:p w14:paraId="1E529F2A" w14:textId="77777777" w:rsidR="00C42BF0" w:rsidRPr="00F51950" w:rsidRDefault="00C42BF0" w:rsidP="00C42BF0">
      <w:pPr>
        <w:pStyle w:val="Style3"/>
        <w:tabs>
          <w:tab w:val="left" w:pos="851"/>
          <w:tab w:val="left" w:pos="1134"/>
        </w:tabs>
        <w:spacing w:line="240" w:lineRule="auto"/>
        <w:ind w:firstLine="567"/>
        <w:rPr>
          <w:del w:id="160" w:author="msi" w:date="2026-09-22T12:23:00Z" w16du:dateUtc="2026-09-22T16:23:00Z"/>
          <w:rStyle w:val="FontStyle11"/>
          <w:sz w:val="24"/>
          <w:szCs w:val="24"/>
        </w:rPr>
      </w:pPr>
    </w:p>
    <w:p w14:paraId="62B0C5A1"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61" w:author="msi" w:date="2026-09-22T12:23:00Z" w16du:dateUtc="2026-09-22T16:23:00Z"/>
          <w:rStyle w:val="FontStyle12"/>
          <w:sz w:val="24"/>
          <w:szCs w:val="24"/>
        </w:rPr>
      </w:pPr>
      <w:del w:id="162" w:author="msi" w:date="2026-09-22T12:23:00Z" w16du:dateUtc="2026-09-22T16:23:00Z">
        <w:r w:rsidRPr="00F51950">
          <w:rPr>
            <w:rStyle w:val="FontStyle12"/>
            <w:sz w:val="24"/>
            <w:szCs w:val="24"/>
          </w:rPr>
          <w:delText>Mokytojas, einantis šias pareigas, turi atitikti šiuos specialius reikalavimus:</w:delText>
        </w:r>
      </w:del>
    </w:p>
    <w:p w14:paraId="329A943F"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63" w:author="msi" w:date="2026-09-22T12:23:00Z" w16du:dateUtc="2026-09-22T16:23:00Z"/>
          <w:rStyle w:val="FontStyle12"/>
          <w:sz w:val="24"/>
          <w:szCs w:val="24"/>
        </w:rPr>
      </w:pPr>
      <w:del w:id="164" w:author="msi" w:date="2026-09-22T12:23:00Z" w16du:dateUtc="2026-09-22T16:23:00Z">
        <w:r w:rsidRPr="00F51950">
          <w:rPr>
            <w:rStyle w:val="FontStyle12"/>
            <w:sz w:val="24"/>
            <w:szCs w:val="24"/>
          </w:rPr>
          <w:delText>turėti aukštąjį (aukštesnįjį, įgytą iki 2009 metų, ar specialųjį vidurinį, įgytą iki 1995 metų) išsilavinimą;</w:delText>
        </w:r>
      </w:del>
    </w:p>
    <w:p w14:paraId="6F35F7CC" w14:textId="77777777" w:rsidR="00C42BF0" w:rsidRDefault="00C42BF0" w:rsidP="00C42BF0">
      <w:pPr>
        <w:pStyle w:val="Style1"/>
        <w:numPr>
          <w:ilvl w:val="1"/>
          <w:numId w:val="1"/>
        </w:numPr>
        <w:tabs>
          <w:tab w:val="left" w:pos="851"/>
          <w:tab w:val="left" w:pos="993"/>
          <w:tab w:val="left" w:pos="1134"/>
        </w:tabs>
        <w:spacing w:line="240" w:lineRule="auto"/>
        <w:ind w:left="0" w:firstLine="567"/>
        <w:rPr>
          <w:del w:id="165" w:author="msi" w:date="2026-09-22T12:23:00Z" w16du:dateUtc="2026-09-22T16:23:00Z"/>
          <w:rStyle w:val="FontStyle12"/>
          <w:sz w:val="24"/>
          <w:szCs w:val="24"/>
        </w:rPr>
      </w:pPr>
      <w:del w:id="166" w:author="msi" w:date="2026-09-22T12:23:00Z" w16du:dateUtc="2026-09-22T16:23:00Z">
        <w:r w:rsidRPr="00F51950">
          <w:rPr>
            <w:rStyle w:val="FontStyle12"/>
            <w:sz w:val="24"/>
            <w:szCs w:val="24"/>
          </w:rPr>
          <w:delText>būti įgijęs pedagogo kvalifikaciją;</w:delText>
        </w:r>
      </w:del>
    </w:p>
    <w:p w14:paraId="04702ED2" w14:textId="77777777" w:rsidR="00C42BF0" w:rsidRPr="00BA1739" w:rsidRDefault="000A0547" w:rsidP="00C42BF0">
      <w:pPr>
        <w:pStyle w:val="ListParagraph"/>
        <w:numPr>
          <w:ilvl w:val="1"/>
          <w:numId w:val="1"/>
        </w:numPr>
        <w:tabs>
          <w:tab w:val="left" w:pos="993"/>
        </w:tabs>
        <w:ind w:left="0" w:firstLine="567"/>
        <w:rPr>
          <w:del w:id="167" w:author="msi" w:date="2026-09-22T12:23:00Z" w16du:dateUtc="2026-09-22T16:23:00Z"/>
          <w:rStyle w:val="FontStyle12"/>
          <w:sz w:val="24"/>
          <w:szCs w:val="24"/>
        </w:rPr>
      </w:pPr>
      <w:del w:id="168" w:author="msi" w:date="2026-09-22T12:23:00Z" w16du:dateUtc="2026-09-22T16:23:00Z">
        <w:r>
          <w:rPr>
            <w:rStyle w:val="FontStyle12"/>
            <w:sz w:val="24"/>
            <w:szCs w:val="24"/>
          </w:rPr>
          <w:delText xml:space="preserve">būti baigęs </w:delText>
        </w:r>
        <w:r w:rsidR="008521CC" w:rsidRPr="00BE364B">
          <w:rPr>
            <w:rStyle w:val="FontStyle13"/>
            <w:sz w:val="24"/>
            <w:szCs w:val="24"/>
          </w:rPr>
          <w:delText>ekonomikos mokytojų rengimo programą; ekonomikos programą;</w:delText>
        </w:r>
      </w:del>
    </w:p>
    <w:p w14:paraId="5EC0DC5E" w14:textId="77777777" w:rsidR="00C42BF0" w:rsidRPr="00F51950" w:rsidRDefault="00C42BF0" w:rsidP="00C42BF0">
      <w:pPr>
        <w:numPr>
          <w:ilvl w:val="1"/>
          <w:numId w:val="1"/>
        </w:numPr>
        <w:tabs>
          <w:tab w:val="left" w:pos="993"/>
        </w:tabs>
        <w:ind w:left="0" w:firstLine="567"/>
        <w:rPr>
          <w:del w:id="169" w:author="msi" w:date="2026-09-22T12:23:00Z" w16du:dateUtc="2026-09-22T16:23:00Z"/>
          <w:rStyle w:val="FontStyle12"/>
          <w:sz w:val="24"/>
          <w:szCs w:val="24"/>
        </w:rPr>
      </w:pPr>
      <w:del w:id="170" w:author="msi" w:date="2026-09-22T12:23:00Z" w16du:dateUtc="2026-09-22T16:23:00Z">
        <w:r w:rsidRPr="00F51950">
          <w:rPr>
            <w:rStyle w:val="FontStyle12"/>
            <w:sz w:val="24"/>
            <w:szCs w:val="24"/>
          </w:rPr>
          <w:delText>mokytojas, baigęs studijas ne lietuvių kalba, privalo gerai mokėti lietuvių kalbą, jos mokėjimo lygis turi atitikti Valstybinės kalbos mokėjimo kategorijų, patvirtintų Lietuvos respublikos Vyriausybės 2003 m. gruodžio 24 d. nutarimu Nr. 1688 „Dėl valstybinės kalbos mokėjimo kategorijų patvirtinimo ir įgyvendinimo" reikalavimus ir turėti atitinkamą valstybinės kalbos kategoriją patvirtinantį pažymėjimą;</w:delText>
        </w:r>
      </w:del>
    </w:p>
    <w:p w14:paraId="27D2F730"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71" w:author="msi" w:date="2026-09-22T12:23:00Z" w16du:dateUtc="2026-09-22T16:23:00Z"/>
          <w:rStyle w:val="FontStyle12"/>
          <w:sz w:val="24"/>
          <w:szCs w:val="24"/>
        </w:rPr>
      </w:pPr>
      <w:del w:id="172" w:author="msi" w:date="2026-09-22T12:23:00Z" w16du:dateUtc="2026-09-22T16:23:00Z">
        <w:r w:rsidRPr="00F51950">
          <w:rPr>
            <w:rStyle w:val="FontStyle12"/>
            <w:sz w:val="24"/>
            <w:szCs w:val="24"/>
          </w:rPr>
          <w:delText>turėti skaitmeninio raštingumo kompetencijas visose penkiose srityse (informacijos valdymas, komunikavimas, turinio kūrimas, saugumas, skaitmeninio raštingumo problemų sprendimas) pagal Reikalavimų pedagoginių darbuotojų skaitmeninio raštingumo programoms aprašą, kurį tvirtina Lietuvos Respublikos švietimo ir mokslo ministras;</w:delText>
        </w:r>
      </w:del>
    </w:p>
    <w:p w14:paraId="6361BBA3"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73" w:author="msi" w:date="2026-09-22T12:23:00Z" w16du:dateUtc="2026-09-22T16:23:00Z"/>
          <w:rStyle w:val="FontStyle12"/>
          <w:sz w:val="24"/>
          <w:szCs w:val="24"/>
        </w:rPr>
      </w:pPr>
      <w:del w:id="174" w:author="msi" w:date="2026-09-22T12:23:00Z" w16du:dateUtc="2026-09-22T16:23:00Z">
        <w:r w:rsidRPr="00F51950">
          <w:rPr>
            <w:rStyle w:val="FontStyle12"/>
            <w:sz w:val="24"/>
            <w:szCs w:val="24"/>
          </w:rPr>
          <w:delText>atitikti kitus reikalavimus, nustatytus Reikalavimų mokytojų kvalifikacijai apraše;</w:delText>
        </w:r>
      </w:del>
    </w:p>
    <w:p w14:paraId="376835D4" w14:textId="77777777" w:rsidR="00C42BF0" w:rsidRPr="00F51950" w:rsidRDefault="00C42BF0" w:rsidP="00C42BF0">
      <w:pPr>
        <w:pStyle w:val="Style1"/>
        <w:numPr>
          <w:ilvl w:val="1"/>
          <w:numId w:val="1"/>
        </w:numPr>
        <w:tabs>
          <w:tab w:val="left" w:pos="851"/>
          <w:tab w:val="left" w:pos="993"/>
          <w:tab w:val="left" w:pos="1134"/>
        </w:tabs>
        <w:spacing w:line="240" w:lineRule="auto"/>
        <w:ind w:left="0" w:firstLine="567"/>
        <w:rPr>
          <w:del w:id="175" w:author="msi" w:date="2026-09-22T12:23:00Z" w16du:dateUtc="2026-09-22T16:23:00Z"/>
          <w:rStyle w:val="FontStyle12"/>
          <w:sz w:val="24"/>
          <w:szCs w:val="24"/>
        </w:rPr>
      </w:pPr>
      <w:del w:id="176" w:author="msi" w:date="2026-09-22T12:23:00Z" w16du:dateUtc="2026-09-22T16:23:00Z">
        <w:r w:rsidRPr="00F51950">
          <w:rPr>
            <w:rStyle w:val="FontStyle12"/>
            <w:sz w:val="24"/>
            <w:szCs w:val="24"/>
          </w:rPr>
          <w:delText>būti nepriekaištingos reputacijos, kaip ji apibrėžta Lietuvos Respublikos švietimo įstatyme;</w:delText>
        </w:r>
      </w:del>
    </w:p>
    <w:p w14:paraId="33E5E926" w14:textId="77777777" w:rsidR="00C42BF0" w:rsidRPr="00F51950" w:rsidRDefault="00C42BF0" w:rsidP="00C42BF0">
      <w:pPr>
        <w:pStyle w:val="Style1"/>
        <w:numPr>
          <w:ilvl w:val="0"/>
          <w:numId w:val="1"/>
        </w:numPr>
        <w:tabs>
          <w:tab w:val="left" w:pos="851"/>
          <w:tab w:val="left" w:pos="993"/>
          <w:tab w:val="left" w:pos="1134"/>
        </w:tabs>
        <w:spacing w:line="240" w:lineRule="auto"/>
        <w:ind w:firstLine="567"/>
        <w:rPr>
          <w:del w:id="177" w:author="msi" w:date="2026-09-22T12:23:00Z" w16du:dateUtc="2026-09-22T16:23:00Z"/>
          <w:rStyle w:val="FontStyle12"/>
          <w:sz w:val="24"/>
          <w:szCs w:val="24"/>
        </w:rPr>
      </w:pPr>
      <w:del w:id="178" w:author="msi" w:date="2026-09-22T12:23:00Z" w16du:dateUtc="2026-09-22T16:23:00Z">
        <w:r w:rsidRPr="00F51950">
          <w:rPr>
            <w:rStyle w:val="FontStyle12"/>
            <w:sz w:val="24"/>
            <w:szCs w:val="24"/>
          </w:rPr>
          <w:delText>Mokytojas dirba vadovaudamasis Lietuvos Respublikos darbo kodeksu, Lietuvos Respublikos švietimo įstatymu, kitais norminiais teisės aktais, reglamentuojančiais ugdymą, mokyklos nuostatais, mokyklos darbo tvarkos taisyklėmis), Jonavos Jeronimo Ralio gimnazijos ugdymo planu, pareigybės aprašymu ir susitarimais su gimnazijos direktoriumi.</w:delText>
        </w:r>
      </w:del>
    </w:p>
    <w:p w14:paraId="162E1632" w14:textId="77777777" w:rsidR="00C42BF0" w:rsidRPr="00F51950" w:rsidRDefault="00C42BF0" w:rsidP="00C42BF0">
      <w:pPr>
        <w:pStyle w:val="Style4"/>
        <w:tabs>
          <w:tab w:val="left" w:pos="341"/>
          <w:tab w:val="left" w:pos="851"/>
          <w:tab w:val="left" w:pos="1134"/>
        </w:tabs>
        <w:ind w:firstLine="567"/>
        <w:jc w:val="center"/>
        <w:rPr>
          <w:del w:id="179" w:author="msi" w:date="2026-09-22T12:23:00Z" w16du:dateUtc="2026-09-22T16:23:00Z"/>
          <w:rStyle w:val="FontStyle11"/>
          <w:sz w:val="24"/>
          <w:szCs w:val="24"/>
        </w:rPr>
      </w:pPr>
    </w:p>
    <w:p w14:paraId="01164945" w14:textId="77777777" w:rsidR="00C42BF0" w:rsidRPr="00F51950" w:rsidRDefault="00C42BF0" w:rsidP="00C42BF0">
      <w:pPr>
        <w:pStyle w:val="Style4"/>
        <w:tabs>
          <w:tab w:val="left" w:pos="341"/>
          <w:tab w:val="left" w:pos="851"/>
          <w:tab w:val="left" w:pos="1134"/>
        </w:tabs>
        <w:ind w:firstLine="567"/>
        <w:jc w:val="center"/>
        <w:rPr>
          <w:del w:id="180" w:author="msi" w:date="2026-09-22T12:23:00Z" w16du:dateUtc="2026-09-22T16:23:00Z"/>
          <w:rStyle w:val="FontStyle11"/>
          <w:sz w:val="24"/>
          <w:szCs w:val="24"/>
        </w:rPr>
      </w:pPr>
      <w:del w:id="181" w:author="msi" w:date="2026-09-22T12:23:00Z" w16du:dateUtc="2026-09-22T16:23:00Z">
        <w:r w:rsidRPr="00F51950">
          <w:rPr>
            <w:rStyle w:val="FontStyle11"/>
            <w:sz w:val="24"/>
            <w:szCs w:val="24"/>
          </w:rPr>
          <w:delText>III</w:delText>
        </w:r>
        <w:r w:rsidRPr="00F51950">
          <w:rPr>
            <w:rStyle w:val="FontStyle11"/>
            <w:sz w:val="24"/>
            <w:szCs w:val="24"/>
          </w:rPr>
          <w:tab/>
          <w:delText xml:space="preserve"> SKYRIUS</w:delText>
        </w:r>
      </w:del>
    </w:p>
    <w:p w14:paraId="4F058C05" w14:textId="77777777" w:rsidR="00C42BF0" w:rsidRPr="00F51950" w:rsidRDefault="00C42BF0" w:rsidP="00C42BF0">
      <w:pPr>
        <w:pStyle w:val="Style3"/>
        <w:tabs>
          <w:tab w:val="left" w:pos="851"/>
          <w:tab w:val="left" w:pos="1134"/>
        </w:tabs>
        <w:spacing w:line="240" w:lineRule="auto"/>
        <w:ind w:firstLine="567"/>
        <w:rPr>
          <w:del w:id="182" w:author="msi" w:date="2026-09-22T12:23:00Z" w16du:dateUtc="2026-09-22T16:23:00Z"/>
          <w:rStyle w:val="FontStyle11"/>
          <w:sz w:val="24"/>
          <w:szCs w:val="24"/>
        </w:rPr>
      </w:pPr>
      <w:del w:id="183" w:author="msi" w:date="2026-09-22T12:23:00Z" w16du:dateUtc="2026-09-22T16:23:00Z">
        <w:r w:rsidRPr="00F51950">
          <w:rPr>
            <w:rStyle w:val="FontStyle11"/>
            <w:sz w:val="24"/>
            <w:szCs w:val="24"/>
          </w:rPr>
          <w:delText>ŠIAS PAREIGAS EINANČIO MOKYTOJO FUNKCIJOS</w:delText>
        </w:r>
      </w:del>
    </w:p>
    <w:p w14:paraId="22D97F40" w14:textId="77777777" w:rsidR="00C42BF0" w:rsidRPr="00F51950" w:rsidRDefault="00C42BF0" w:rsidP="00C42BF0">
      <w:pPr>
        <w:pStyle w:val="Style3"/>
        <w:tabs>
          <w:tab w:val="left" w:pos="851"/>
          <w:tab w:val="left" w:pos="1134"/>
        </w:tabs>
        <w:spacing w:line="240" w:lineRule="auto"/>
        <w:ind w:firstLine="567"/>
        <w:rPr>
          <w:del w:id="184" w:author="msi" w:date="2026-09-22T12:23:00Z" w16du:dateUtc="2026-09-22T16:23:00Z"/>
          <w:rStyle w:val="FontStyle11"/>
          <w:sz w:val="24"/>
          <w:szCs w:val="24"/>
        </w:rPr>
      </w:pPr>
    </w:p>
    <w:p w14:paraId="0CF37A9E" w14:textId="77777777" w:rsidR="00C42BF0" w:rsidRPr="00F51950" w:rsidRDefault="00C42BF0" w:rsidP="00C42BF0">
      <w:pPr>
        <w:pStyle w:val="Style1"/>
        <w:numPr>
          <w:ilvl w:val="0"/>
          <w:numId w:val="1"/>
        </w:numPr>
        <w:tabs>
          <w:tab w:val="left" w:pos="993"/>
          <w:tab w:val="left" w:pos="1134"/>
        </w:tabs>
        <w:spacing w:line="240" w:lineRule="auto"/>
        <w:ind w:firstLine="567"/>
        <w:rPr>
          <w:del w:id="185" w:author="msi" w:date="2026-09-22T12:23:00Z" w16du:dateUtc="2026-09-22T16:23:00Z"/>
          <w:rStyle w:val="FontStyle12"/>
          <w:sz w:val="24"/>
          <w:szCs w:val="24"/>
        </w:rPr>
      </w:pPr>
      <w:del w:id="186" w:author="msi" w:date="2026-09-22T12:23:00Z" w16du:dateUtc="2026-09-22T16:23:00Z">
        <w:r w:rsidRPr="00F51950">
          <w:rPr>
            <w:rStyle w:val="FontStyle12"/>
            <w:sz w:val="24"/>
            <w:szCs w:val="24"/>
          </w:rPr>
          <w:delText>Šias pareigas einantis mokytojas vykdo šias funkcijas:</w:delText>
        </w:r>
      </w:del>
    </w:p>
    <w:p w14:paraId="73B3B3FF"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87" w:author="msi" w:date="2026-09-22T12:23:00Z" w16du:dateUtc="2026-09-22T16:23:00Z"/>
          <w:rStyle w:val="FontStyle12"/>
          <w:sz w:val="24"/>
          <w:szCs w:val="24"/>
        </w:rPr>
      </w:pPr>
      <w:del w:id="188" w:author="msi" w:date="2026-09-22T12:23:00Z" w16du:dateUtc="2026-09-22T16:23:00Z">
        <w:r w:rsidRPr="00F51950">
          <w:rPr>
            <w:rStyle w:val="FontStyle12"/>
            <w:sz w:val="24"/>
            <w:szCs w:val="24"/>
          </w:rPr>
          <w:delText>ugdo mokinius paga</w:delText>
        </w:r>
        <w:r w:rsidR="00B00FCA">
          <w:rPr>
            <w:rStyle w:val="FontStyle12"/>
            <w:sz w:val="24"/>
            <w:szCs w:val="24"/>
          </w:rPr>
          <w:delText>l ekonomikos ir verslumo</w:delText>
        </w:r>
        <w:r w:rsidRPr="00F51950">
          <w:rPr>
            <w:rStyle w:val="FontStyle12"/>
            <w:sz w:val="24"/>
            <w:szCs w:val="24"/>
          </w:rPr>
          <w:delText xml:space="preserve"> bendrąją programą ir jai įgyvendinti mokyklos ugdymo planuose numatytas valandas;</w:delText>
        </w:r>
      </w:del>
    </w:p>
    <w:p w14:paraId="500D2B1B"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89" w:author="msi" w:date="2026-09-22T12:23:00Z" w16du:dateUtc="2026-09-22T16:23:00Z"/>
          <w:rStyle w:val="FontStyle12"/>
          <w:sz w:val="24"/>
          <w:szCs w:val="24"/>
        </w:rPr>
      </w:pPr>
      <w:del w:id="190" w:author="msi" w:date="2026-09-22T12:23:00Z" w16du:dateUtc="2026-09-22T16:23:00Z">
        <w:r w:rsidRPr="00F51950">
          <w:rPr>
            <w:rStyle w:val="FontStyle12"/>
            <w:sz w:val="24"/>
            <w:szCs w:val="24"/>
          </w:rPr>
          <w:delText>pagal kompetenciją ugdo mokinius pagal privalomų ar pasirenkamų mokomųjų dalykų ar jų modulių programas ir skirtas valandas;</w:delText>
        </w:r>
      </w:del>
    </w:p>
    <w:p w14:paraId="243B9330"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91" w:author="msi" w:date="2026-09-22T12:23:00Z" w16du:dateUtc="2026-09-22T16:23:00Z"/>
          <w:rStyle w:val="FontStyle12"/>
          <w:sz w:val="24"/>
          <w:szCs w:val="24"/>
        </w:rPr>
      </w:pPr>
      <w:del w:id="192" w:author="msi" w:date="2026-09-22T12:23:00Z" w16du:dateUtc="2026-09-22T16:23:00Z">
        <w:r w:rsidRPr="00F51950">
          <w:rPr>
            <w:rStyle w:val="FontStyle12"/>
            <w:sz w:val="24"/>
            <w:szCs w:val="24"/>
          </w:rPr>
          <w:delText>pagal kompetenciją ugdo mokinius pagal neformaliojo švietimo programas ir skirtas valandas bei valandas, skirtas ugdymosi poreikiams tenkinti bei mokymosi pagalbai teikti;</w:delText>
        </w:r>
      </w:del>
    </w:p>
    <w:p w14:paraId="1C8A4CE4"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93" w:author="msi" w:date="2026-09-22T12:23:00Z" w16du:dateUtc="2026-09-22T16:23:00Z"/>
          <w:rStyle w:val="FontStyle12"/>
          <w:sz w:val="24"/>
          <w:szCs w:val="24"/>
        </w:rPr>
      </w:pPr>
      <w:del w:id="194" w:author="msi" w:date="2026-09-22T12:23:00Z" w16du:dateUtc="2026-09-22T16:23:00Z">
        <w:r w:rsidRPr="00F51950">
          <w:rPr>
            <w:rStyle w:val="FontStyle12"/>
            <w:sz w:val="24"/>
            <w:szCs w:val="24"/>
          </w:rPr>
          <w:delText>užtikrina ugdomų mokinių saugumą ugdymo veikloje;</w:delText>
        </w:r>
      </w:del>
    </w:p>
    <w:p w14:paraId="00B48001"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95" w:author="msi" w:date="2026-09-22T12:23:00Z" w16du:dateUtc="2026-09-22T16:23:00Z"/>
          <w:rStyle w:val="FontStyle12"/>
          <w:sz w:val="24"/>
          <w:szCs w:val="24"/>
        </w:rPr>
      </w:pPr>
      <w:del w:id="196" w:author="msi" w:date="2026-09-22T12:23:00Z" w16du:dateUtc="2026-09-22T16:23:00Z">
        <w:r w:rsidRPr="00F51950">
          <w:rPr>
            <w:rStyle w:val="FontStyle12"/>
            <w:sz w:val="24"/>
            <w:szCs w:val="24"/>
          </w:rPr>
          <w:delText>veda pamokas vadovaudamasis gimnazijos direktoriaus patvirtintu tvarkaraščiu;</w:delText>
        </w:r>
      </w:del>
    </w:p>
    <w:p w14:paraId="279F4A2E" w14:textId="77777777" w:rsidR="00C42BF0" w:rsidRPr="00F51950" w:rsidRDefault="00C42BF0" w:rsidP="00C42BF0">
      <w:pPr>
        <w:pStyle w:val="Style1"/>
        <w:numPr>
          <w:ilvl w:val="1"/>
          <w:numId w:val="2"/>
        </w:numPr>
        <w:tabs>
          <w:tab w:val="left" w:pos="993"/>
          <w:tab w:val="left" w:pos="1134"/>
        </w:tabs>
        <w:spacing w:line="240" w:lineRule="auto"/>
        <w:ind w:left="0" w:firstLine="567"/>
        <w:rPr>
          <w:del w:id="197" w:author="msi" w:date="2026-09-22T12:23:00Z" w16du:dateUtc="2026-09-22T16:23:00Z"/>
          <w:rStyle w:val="FontStyle12"/>
          <w:sz w:val="24"/>
          <w:szCs w:val="24"/>
        </w:rPr>
      </w:pPr>
      <w:del w:id="198" w:author="msi" w:date="2026-09-22T12:23:00Z" w16du:dateUtc="2026-09-22T16:23:00Z">
        <w:r w:rsidRPr="00F51950">
          <w:rPr>
            <w:rStyle w:val="FontStyle12"/>
            <w:sz w:val="24"/>
            <w:szCs w:val="24"/>
          </w:rPr>
          <w:delText>planuoja ugdomąją veiklą;</w:delText>
        </w:r>
      </w:del>
    </w:p>
    <w:p w14:paraId="24ED99CF" w14:textId="77777777" w:rsidR="00C42BF0" w:rsidRPr="00F51950" w:rsidRDefault="00C42BF0" w:rsidP="00C42BF0">
      <w:pPr>
        <w:pStyle w:val="Style1"/>
        <w:numPr>
          <w:ilvl w:val="1"/>
          <w:numId w:val="3"/>
        </w:numPr>
        <w:tabs>
          <w:tab w:val="left" w:pos="993"/>
          <w:tab w:val="left" w:pos="1134"/>
        </w:tabs>
        <w:spacing w:line="240" w:lineRule="auto"/>
        <w:ind w:left="0" w:firstLine="567"/>
        <w:rPr>
          <w:del w:id="199" w:author="msi" w:date="2026-09-22T12:23:00Z" w16du:dateUtc="2026-09-22T16:23:00Z"/>
          <w:rStyle w:val="FontStyle12"/>
          <w:sz w:val="24"/>
          <w:szCs w:val="24"/>
        </w:rPr>
      </w:pPr>
      <w:del w:id="200" w:author="msi" w:date="2026-09-22T12:23:00Z" w16du:dateUtc="2026-09-22T16:23:00Z">
        <w:r w:rsidRPr="00F51950">
          <w:rPr>
            <w:rStyle w:val="FontStyle12"/>
            <w:sz w:val="24"/>
            <w:szCs w:val="24"/>
          </w:rPr>
          <w:delText>ruošiasi pamokoms ir kitoms ugdomosioms veikloms;</w:delText>
        </w:r>
      </w:del>
    </w:p>
    <w:p w14:paraId="4A326A0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01" w:author="msi" w:date="2026-09-22T12:23:00Z" w16du:dateUtc="2026-09-22T16:23:00Z"/>
          <w:rStyle w:val="FontStyle12"/>
          <w:sz w:val="24"/>
          <w:szCs w:val="24"/>
        </w:rPr>
      </w:pPr>
      <w:del w:id="202" w:author="msi" w:date="2026-09-22T12:23:00Z" w16du:dateUtc="2026-09-22T16:23:00Z">
        <w:r w:rsidRPr="00F51950">
          <w:rPr>
            <w:rStyle w:val="FontStyle12"/>
            <w:sz w:val="24"/>
            <w:szCs w:val="24"/>
          </w:rPr>
          <w:delText>vertina mokinių pasiekimus, stebi, fiksuoja, analizuoja mokinio asmeninę ūgtį, informuoja apie mokymosi pažangą, pasiekimus mokinių tėvus (globėjus, rūpintojus) ir gimnazijos vadovus;</w:delText>
        </w:r>
      </w:del>
    </w:p>
    <w:p w14:paraId="0B1AB693"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03" w:author="msi" w:date="2026-09-22T12:23:00Z" w16du:dateUtc="2026-09-22T16:23:00Z"/>
          <w:rStyle w:val="FontStyle12"/>
          <w:sz w:val="24"/>
          <w:szCs w:val="24"/>
        </w:rPr>
      </w:pPr>
      <w:del w:id="204" w:author="msi" w:date="2026-09-22T12:23:00Z" w16du:dateUtc="2026-09-22T16:23:00Z">
        <w:r w:rsidRPr="00F51950">
          <w:rPr>
            <w:rStyle w:val="FontStyle12"/>
            <w:sz w:val="24"/>
            <w:szCs w:val="24"/>
          </w:rPr>
          <w:delText>tvarko mokinių ugdomosios veiklos apskaitos dokumentus;</w:delText>
        </w:r>
      </w:del>
    </w:p>
    <w:p w14:paraId="1ADAD25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05" w:author="msi" w:date="2026-09-22T12:23:00Z" w16du:dateUtc="2026-09-22T16:23:00Z"/>
          <w:rStyle w:val="FontStyle12"/>
          <w:sz w:val="24"/>
          <w:szCs w:val="24"/>
        </w:rPr>
      </w:pPr>
      <w:del w:id="206" w:author="msi" w:date="2026-09-22T12:23:00Z" w16du:dateUtc="2026-09-22T16:23:00Z">
        <w:r w:rsidRPr="00F51950">
          <w:rPr>
            <w:rStyle w:val="FontStyle12"/>
            <w:sz w:val="24"/>
            <w:szCs w:val="24"/>
          </w:rPr>
          <w:delText>moko mokinius namuose pagal dalyko bendrąją programą ir skirtas valandas, jeigu jiems paskirtas toks mokymas, pagal Mokinių mokymo stacionarinėje asmens sveikatos priežiūros įstaigoje ir namuose organizavimo tvarkos aprašą;</w:delText>
        </w:r>
      </w:del>
    </w:p>
    <w:p w14:paraId="57C4ECA9"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07" w:author="msi" w:date="2026-09-22T12:23:00Z" w16du:dateUtc="2026-09-22T16:23:00Z"/>
          <w:rStyle w:val="FontStyle12"/>
          <w:sz w:val="24"/>
          <w:szCs w:val="24"/>
        </w:rPr>
      </w:pPr>
      <w:del w:id="208" w:author="msi" w:date="2026-09-22T12:23:00Z" w16du:dateUtc="2026-09-22T16:23:00Z">
        <w:r w:rsidRPr="00F51950">
          <w:rPr>
            <w:rStyle w:val="FontStyle12"/>
            <w:sz w:val="24"/>
            <w:szCs w:val="24"/>
          </w:rPr>
          <w:delText>dirba su specialiųjų poreikių mokiniais, ruošia pritaikytą ar individualizuotą dalyko programą;</w:delText>
        </w:r>
      </w:del>
    </w:p>
    <w:p w14:paraId="38B7F60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09" w:author="msi" w:date="2026-09-22T12:23:00Z" w16du:dateUtc="2026-09-22T16:23:00Z"/>
          <w:rStyle w:val="FontStyle12"/>
          <w:sz w:val="24"/>
          <w:szCs w:val="24"/>
        </w:rPr>
      </w:pPr>
      <w:del w:id="210" w:author="msi" w:date="2026-09-22T12:23:00Z" w16du:dateUtc="2026-09-22T16:23:00Z">
        <w:r w:rsidRPr="00F51950">
          <w:rPr>
            <w:rStyle w:val="FontStyle12"/>
            <w:sz w:val="24"/>
            <w:szCs w:val="24"/>
          </w:rPr>
          <w:delText>imasi adekvačių priemonių, pastebėjęs ar įtaręs mokinį esant apsvaigus nuo psichiką veikiančių medžiagų, mokinio atžvilgiu taikomą psichologinę, fizinę prievartą ar įvairaus pobūdžio išnaudojimą;</w:delText>
        </w:r>
      </w:del>
    </w:p>
    <w:p w14:paraId="0466FE5C"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11" w:author="msi" w:date="2026-09-22T12:23:00Z" w16du:dateUtc="2026-09-22T16:23:00Z"/>
          <w:rStyle w:val="FontStyle12"/>
          <w:sz w:val="24"/>
          <w:szCs w:val="24"/>
        </w:rPr>
      </w:pPr>
      <w:del w:id="212" w:author="msi" w:date="2026-09-22T12:23:00Z" w16du:dateUtc="2026-09-22T16:23:00Z">
        <w:r w:rsidRPr="00F51950">
          <w:rPr>
            <w:rStyle w:val="FontStyle12"/>
            <w:sz w:val="24"/>
            <w:szCs w:val="24"/>
          </w:rPr>
          <w:delText>bendradarbiauja su kitais gimnazijos pedagoginiais darbuotojais;</w:delText>
        </w:r>
      </w:del>
    </w:p>
    <w:p w14:paraId="7E38B44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13" w:author="msi" w:date="2026-09-22T12:23:00Z" w16du:dateUtc="2026-09-22T16:23:00Z"/>
          <w:rStyle w:val="FontStyle12"/>
          <w:sz w:val="24"/>
          <w:szCs w:val="24"/>
        </w:rPr>
      </w:pPr>
      <w:del w:id="214" w:author="msi" w:date="2026-09-22T12:23:00Z" w16du:dateUtc="2026-09-22T16:23:00Z">
        <w:r w:rsidRPr="00F51950">
          <w:rPr>
            <w:rStyle w:val="FontStyle12"/>
            <w:sz w:val="24"/>
            <w:szCs w:val="24"/>
          </w:rPr>
          <w:delText>analizuoja ir įsivertina savo pedagoginę veiklą;</w:delText>
        </w:r>
      </w:del>
    </w:p>
    <w:p w14:paraId="60693C72"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15" w:author="msi" w:date="2026-09-22T12:23:00Z" w16du:dateUtc="2026-09-22T16:23:00Z"/>
          <w:rStyle w:val="FontStyle12"/>
          <w:sz w:val="24"/>
          <w:szCs w:val="24"/>
        </w:rPr>
      </w:pPr>
      <w:del w:id="216" w:author="msi" w:date="2026-09-22T12:23:00Z" w16du:dateUtc="2026-09-22T16:23:00Z">
        <w:r w:rsidRPr="00F51950">
          <w:rPr>
            <w:rStyle w:val="FontStyle12"/>
            <w:sz w:val="24"/>
            <w:szCs w:val="24"/>
          </w:rPr>
          <w:delText>tobulina profesines kompetencijas;</w:delText>
        </w:r>
      </w:del>
    </w:p>
    <w:p w14:paraId="4040B8DB"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17" w:author="msi" w:date="2026-09-22T12:23:00Z" w16du:dateUtc="2026-09-22T16:23:00Z"/>
          <w:rStyle w:val="FontStyle12"/>
          <w:sz w:val="24"/>
          <w:szCs w:val="24"/>
        </w:rPr>
      </w:pPr>
      <w:del w:id="218" w:author="msi" w:date="2026-09-22T12:23:00Z" w16du:dateUtc="2026-09-22T16:23:00Z">
        <w:r w:rsidRPr="00F51950">
          <w:rPr>
            <w:rStyle w:val="FontStyle12"/>
            <w:sz w:val="24"/>
            <w:szCs w:val="24"/>
          </w:rPr>
          <w:delText>pagal savo kvalifikacinę kategoriją vykdo metodinę veiklą;</w:delText>
        </w:r>
      </w:del>
    </w:p>
    <w:p w14:paraId="0E00826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19" w:author="msi" w:date="2026-09-22T12:23:00Z" w16du:dateUtc="2026-09-22T16:23:00Z"/>
          <w:rStyle w:val="FontStyle12"/>
          <w:sz w:val="24"/>
          <w:szCs w:val="24"/>
        </w:rPr>
      </w:pPr>
      <w:del w:id="220" w:author="msi" w:date="2026-09-22T12:23:00Z" w16du:dateUtc="2026-09-22T16:23:00Z">
        <w:r w:rsidRPr="00F51950">
          <w:rPr>
            <w:rStyle w:val="FontStyle12"/>
            <w:sz w:val="24"/>
            <w:szCs w:val="24"/>
          </w:rPr>
          <w:delText>dalyvauja ir teikia pasiūlymus kuriant ir įgyvendinant gimnazijos strateginį, metinį, ugdymo planus;</w:delText>
        </w:r>
      </w:del>
    </w:p>
    <w:p w14:paraId="44985368"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21" w:author="msi" w:date="2026-09-22T12:23:00Z" w16du:dateUtc="2026-09-22T16:23:00Z"/>
          <w:rStyle w:val="FontStyle12"/>
          <w:sz w:val="24"/>
          <w:szCs w:val="24"/>
        </w:rPr>
      </w:pPr>
      <w:del w:id="222" w:author="msi" w:date="2026-09-22T12:23:00Z" w16du:dateUtc="2026-09-22T16:23:00Z">
        <w:r w:rsidRPr="00F51950">
          <w:rPr>
            <w:rStyle w:val="FontStyle12"/>
            <w:sz w:val="24"/>
            <w:szCs w:val="24"/>
          </w:rPr>
          <w:delText>dalyvauja gimnazijos veiklos kokybės įsivertinime;</w:delText>
        </w:r>
      </w:del>
    </w:p>
    <w:p w14:paraId="22C4A562"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23" w:author="msi" w:date="2026-09-22T12:23:00Z" w16du:dateUtc="2026-09-22T16:23:00Z"/>
          <w:rStyle w:val="FontStyle12"/>
          <w:sz w:val="24"/>
          <w:szCs w:val="24"/>
        </w:rPr>
      </w:pPr>
      <w:del w:id="224" w:author="msi" w:date="2026-09-22T12:23:00Z" w16du:dateUtc="2026-09-22T16:23:00Z">
        <w:r w:rsidRPr="00F51950">
          <w:rPr>
            <w:rStyle w:val="FontStyle12"/>
            <w:sz w:val="24"/>
            <w:szCs w:val="24"/>
          </w:rPr>
          <w:delText>pamokų ar pertraukų metu kilus pavojui ar jį paskelbus gimnazijoje, užtikrina esamų mokinių pasišalinimą iš pavojingos vietos į saugią;</w:delText>
        </w:r>
      </w:del>
    </w:p>
    <w:p w14:paraId="6D0969F4"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25" w:author="msi" w:date="2026-09-22T12:23:00Z" w16du:dateUtc="2026-09-22T16:23:00Z"/>
          <w:rStyle w:val="FontStyle12"/>
          <w:sz w:val="24"/>
          <w:szCs w:val="24"/>
        </w:rPr>
      </w:pPr>
      <w:del w:id="226" w:author="msi" w:date="2026-09-22T12:23:00Z" w16du:dateUtc="2026-09-22T16:23:00Z">
        <w:r w:rsidRPr="00F51950">
          <w:rPr>
            <w:rStyle w:val="FontStyle12"/>
            <w:sz w:val="24"/>
            <w:szCs w:val="24"/>
          </w:rPr>
          <w:delText>budi pertraukų ar renginių metu vadovaudamasis gimnazijos direktoriaus patvirtintu budėjimo grafiku;</w:delText>
        </w:r>
      </w:del>
    </w:p>
    <w:p w14:paraId="1D32AF2D" w14:textId="77777777" w:rsidR="00C42BF0" w:rsidRPr="00F51950" w:rsidRDefault="00C42BF0" w:rsidP="00C42BF0">
      <w:pPr>
        <w:pStyle w:val="Style1"/>
        <w:numPr>
          <w:ilvl w:val="1"/>
          <w:numId w:val="3"/>
        </w:numPr>
        <w:tabs>
          <w:tab w:val="left" w:pos="993"/>
          <w:tab w:val="left" w:pos="1134"/>
        </w:tabs>
        <w:spacing w:line="240" w:lineRule="auto"/>
        <w:ind w:left="0" w:firstLine="567"/>
        <w:rPr>
          <w:del w:id="227" w:author="msi" w:date="2026-09-22T12:23:00Z" w16du:dateUtc="2026-09-22T16:23:00Z"/>
          <w:rStyle w:val="FontStyle12"/>
          <w:sz w:val="24"/>
          <w:szCs w:val="24"/>
        </w:rPr>
      </w:pPr>
      <w:del w:id="228" w:author="msi" w:date="2026-09-22T12:23:00Z" w16du:dateUtc="2026-09-22T16:23:00Z">
        <w:r w:rsidRPr="00F51950">
          <w:rPr>
            <w:rStyle w:val="FontStyle12"/>
            <w:sz w:val="24"/>
            <w:szCs w:val="24"/>
          </w:rPr>
          <w:delText>vykdo kitas veiklas gimnazijos bendruomenei vadovaudamasis su gimnazijos direktoriumi kiekvienų mokslo metų pradžioje pasirašomu atskiru susitarimu.</w:delText>
        </w:r>
      </w:del>
    </w:p>
    <w:p w14:paraId="3C771CA7" w14:textId="77777777" w:rsidR="00C42BF0" w:rsidRPr="00F51950" w:rsidRDefault="00C42BF0" w:rsidP="00C42BF0">
      <w:pPr>
        <w:pStyle w:val="Style3"/>
        <w:tabs>
          <w:tab w:val="left" w:pos="851"/>
          <w:tab w:val="left" w:pos="1134"/>
        </w:tabs>
        <w:spacing w:line="240" w:lineRule="auto"/>
        <w:ind w:firstLine="567"/>
        <w:rPr>
          <w:del w:id="229" w:author="msi" w:date="2026-09-22T12:23:00Z" w16du:dateUtc="2026-09-22T16:23:00Z"/>
          <w:rStyle w:val="FontStyle11"/>
          <w:sz w:val="24"/>
          <w:szCs w:val="24"/>
        </w:rPr>
      </w:pPr>
    </w:p>
    <w:p w14:paraId="4092FB33" w14:textId="77777777" w:rsidR="00C42BF0" w:rsidRPr="00F51950" w:rsidRDefault="00C42BF0" w:rsidP="00C42BF0">
      <w:pPr>
        <w:pStyle w:val="Style3"/>
        <w:tabs>
          <w:tab w:val="left" w:pos="851"/>
          <w:tab w:val="left" w:pos="1134"/>
        </w:tabs>
        <w:spacing w:line="240" w:lineRule="auto"/>
        <w:ind w:firstLine="567"/>
        <w:rPr>
          <w:del w:id="230" w:author="msi" w:date="2026-09-22T12:23:00Z" w16du:dateUtc="2026-09-22T16:23:00Z"/>
          <w:rStyle w:val="FontStyle11"/>
          <w:sz w:val="24"/>
          <w:szCs w:val="24"/>
        </w:rPr>
      </w:pPr>
      <w:del w:id="231" w:author="msi" w:date="2026-09-22T12:23:00Z" w16du:dateUtc="2026-09-22T16:23:00Z">
        <w:r w:rsidRPr="00F51950">
          <w:rPr>
            <w:rStyle w:val="FontStyle11"/>
            <w:sz w:val="24"/>
            <w:szCs w:val="24"/>
          </w:rPr>
          <w:delText>IV SKYRIUS</w:delText>
        </w:r>
      </w:del>
    </w:p>
    <w:p w14:paraId="61BBA6C5" w14:textId="77777777" w:rsidR="00C42BF0" w:rsidRPr="00F51950" w:rsidRDefault="00C42BF0" w:rsidP="00C42BF0">
      <w:pPr>
        <w:pStyle w:val="Style3"/>
        <w:tabs>
          <w:tab w:val="left" w:pos="851"/>
          <w:tab w:val="left" w:pos="1134"/>
        </w:tabs>
        <w:spacing w:line="240" w:lineRule="auto"/>
        <w:ind w:firstLine="567"/>
        <w:rPr>
          <w:del w:id="232" w:author="msi" w:date="2026-09-22T12:23:00Z" w16du:dateUtc="2026-09-22T16:23:00Z"/>
          <w:rStyle w:val="FontStyle11"/>
          <w:sz w:val="24"/>
          <w:szCs w:val="24"/>
        </w:rPr>
      </w:pPr>
      <w:del w:id="233" w:author="msi" w:date="2026-09-22T12:23:00Z" w16du:dateUtc="2026-09-22T16:23:00Z">
        <w:r w:rsidRPr="00F51950">
          <w:rPr>
            <w:rStyle w:val="FontStyle11"/>
            <w:sz w:val="24"/>
            <w:szCs w:val="24"/>
          </w:rPr>
          <w:delText>ATSAKOMYBĖ</w:delText>
        </w:r>
      </w:del>
    </w:p>
    <w:p w14:paraId="76F9CC33" w14:textId="77777777" w:rsidR="00C42BF0" w:rsidRPr="00F51950" w:rsidRDefault="00C42BF0" w:rsidP="00C42BF0">
      <w:pPr>
        <w:pStyle w:val="Style3"/>
        <w:tabs>
          <w:tab w:val="left" w:pos="851"/>
          <w:tab w:val="left" w:pos="1134"/>
        </w:tabs>
        <w:spacing w:line="240" w:lineRule="auto"/>
        <w:ind w:firstLine="567"/>
        <w:rPr>
          <w:del w:id="234" w:author="msi" w:date="2026-09-22T12:23:00Z" w16du:dateUtc="2026-09-22T16:23:00Z"/>
          <w:rStyle w:val="FontStyle11"/>
          <w:sz w:val="24"/>
          <w:szCs w:val="24"/>
        </w:rPr>
      </w:pPr>
    </w:p>
    <w:p w14:paraId="681BAB4C" w14:textId="77777777" w:rsidR="00C42BF0" w:rsidRPr="00F51950" w:rsidRDefault="00C42BF0" w:rsidP="00C42BF0">
      <w:pPr>
        <w:pStyle w:val="Style2"/>
        <w:tabs>
          <w:tab w:val="left" w:pos="851"/>
          <w:tab w:val="left" w:pos="1134"/>
        </w:tabs>
        <w:spacing w:line="240" w:lineRule="auto"/>
        <w:ind w:firstLine="567"/>
        <w:rPr>
          <w:del w:id="235" w:author="msi" w:date="2026-09-22T12:23:00Z" w16du:dateUtc="2026-09-22T16:23:00Z"/>
          <w:rStyle w:val="FontStyle12"/>
          <w:sz w:val="24"/>
          <w:szCs w:val="24"/>
        </w:rPr>
      </w:pPr>
      <w:del w:id="236" w:author="msi" w:date="2026-09-22T12:23:00Z" w16du:dateUtc="2026-09-22T16:23:00Z">
        <w:r w:rsidRPr="00F51950">
          <w:rPr>
            <w:rStyle w:val="FontStyle12"/>
            <w:sz w:val="24"/>
            <w:szCs w:val="24"/>
          </w:rPr>
          <w:delText>8. Jonavos Jeronimo Ralio gimnazijo</w:delText>
        </w:r>
        <w:r>
          <w:rPr>
            <w:rStyle w:val="FontStyle12"/>
            <w:sz w:val="24"/>
            <w:szCs w:val="24"/>
          </w:rPr>
          <w:delText xml:space="preserve">s </w:delText>
        </w:r>
        <w:r w:rsidR="00B00FCA">
          <w:rPr>
            <w:rStyle w:val="FontStyle12"/>
            <w:sz w:val="24"/>
            <w:szCs w:val="24"/>
          </w:rPr>
          <w:delText>ekonomikos ir verslumo</w:delText>
        </w:r>
        <w:r w:rsidRPr="00F51950">
          <w:rPr>
            <w:rStyle w:val="FontStyle12"/>
            <w:sz w:val="24"/>
            <w:szCs w:val="24"/>
          </w:rPr>
          <w:delText xml:space="preserve"> mokytojas prisiima atsakomybę už:</w:delText>
        </w:r>
      </w:del>
    </w:p>
    <w:p w14:paraId="08877CAC"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37" w:author="msi" w:date="2026-09-22T12:23:00Z" w16du:dateUtc="2026-09-22T16:23:00Z"/>
          <w:rStyle w:val="FontStyle12"/>
          <w:sz w:val="24"/>
          <w:szCs w:val="24"/>
        </w:rPr>
      </w:pPr>
      <w:del w:id="238" w:author="msi" w:date="2026-09-22T12:23:00Z" w16du:dateUtc="2026-09-22T16:23:00Z">
        <w:r w:rsidRPr="00F51950">
          <w:rPr>
            <w:rStyle w:val="FontStyle12"/>
            <w:sz w:val="24"/>
            <w:szCs w:val="24"/>
          </w:rPr>
          <w:delText>tinkamą savo pareigų vykdymą;</w:delText>
        </w:r>
      </w:del>
    </w:p>
    <w:p w14:paraId="50C681D7"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39" w:author="msi" w:date="2026-09-22T12:23:00Z" w16du:dateUtc="2026-09-22T16:23:00Z"/>
          <w:rStyle w:val="FontStyle12"/>
          <w:sz w:val="24"/>
          <w:szCs w:val="24"/>
        </w:rPr>
      </w:pPr>
      <w:del w:id="240" w:author="msi" w:date="2026-09-22T12:23:00Z" w16du:dateUtc="2026-09-22T16:23:00Z">
        <w:r w:rsidRPr="00F51950">
          <w:rPr>
            <w:rStyle w:val="FontStyle12"/>
            <w:sz w:val="24"/>
            <w:szCs w:val="24"/>
          </w:rPr>
          <w:delText>mokinių drausmę ir saugumą;</w:delText>
        </w:r>
      </w:del>
    </w:p>
    <w:p w14:paraId="6A6FE726"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41" w:author="msi" w:date="2026-09-22T12:23:00Z" w16du:dateUtc="2026-09-22T16:23:00Z"/>
          <w:rStyle w:val="FontStyle12"/>
          <w:sz w:val="24"/>
          <w:szCs w:val="24"/>
        </w:rPr>
      </w:pPr>
      <w:del w:id="242" w:author="msi" w:date="2026-09-22T12:23:00Z" w16du:dateUtc="2026-09-22T16:23:00Z">
        <w:r w:rsidRPr="00F51950">
          <w:rPr>
            <w:rStyle w:val="FontStyle12"/>
            <w:sz w:val="24"/>
            <w:szCs w:val="24"/>
          </w:rPr>
          <w:delText>emociškai saugios mokymo(si) aplinkos gimnazijoje puoselėjimą, reagavimą į smurtą ir patyčias pagal gimnazijos nustatytą tvarką;</w:delText>
        </w:r>
      </w:del>
    </w:p>
    <w:p w14:paraId="62039909"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43" w:author="msi" w:date="2026-09-22T12:23:00Z" w16du:dateUtc="2026-09-22T16:23:00Z"/>
          <w:rStyle w:val="FontStyle12"/>
          <w:sz w:val="24"/>
          <w:szCs w:val="24"/>
        </w:rPr>
      </w:pPr>
      <w:del w:id="244" w:author="msi" w:date="2026-09-22T12:23:00Z" w16du:dateUtc="2026-09-22T16:23:00Z">
        <w:r w:rsidRPr="00F51950">
          <w:rPr>
            <w:rStyle w:val="FontStyle12"/>
            <w:sz w:val="24"/>
            <w:szCs w:val="24"/>
          </w:rPr>
          <w:delText>duomenų apsaugą teisės aktų nustatyta tvarka;</w:delText>
        </w:r>
      </w:del>
    </w:p>
    <w:p w14:paraId="3F12CE41"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45" w:author="msi" w:date="2026-09-22T12:23:00Z" w16du:dateUtc="2026-09-22T16:23:00Z"/>
          <w:rStyle w:val="FontStyle12"/>
          <w:sz w:val="24"/>
          <w:szCs w:val="24"/>
        </w:rPr>
      </w:pPr>
      <w:del w:id="246" w:author="msi" w:date="2026-09-22T12:23:00Z" w16du:dateUtc="2026-09-22T16:23:00Z">
        <w:r w:rsidRPr="00F51950">
          <w:rPr>
            <w:rStyle w:val="FontStyle12"/>
            <w:sz w:val="24"/>
            <w:szCs w:val="24"/>
          </w:rPr>
          <w:delText>švaros ir tvarkos palaikymą klasėse, kuriose veda pamokas;</w:delText>
        </w:r>
      </w:del>
    </w:p>
    <w:p w14:paraId="4F7F613D"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47" w:author="msi" w:date="2026-09-22T12:23:00Z" w16du:dateUtc="2026-09-22T16:23:00Z"/>
          <w:rStyle w:val="FontStyle12"/>
          <w:sz w:val="24"/>
          <w:szCs w:val="24"/>
        </w:rPr>
      </w:pPr>
      <w:del w:id="248" w:author="msi" w:date="2026-09-22T12:23:00Z" w16du:dateUtc="2026-09-22T16:23:00Z">
        <w:r w:rsidRPr="00F51950">
          <w:rPr>
            <w:rStyle w:val="FontStyle12"/>
            <w:sz w:val="24"/>
            <w:szCs w:val="24"/>
          </w:rPr>
          <w:delText>tvarkingą, atsakingą įrenginių ir kitų darbo priemonių eksploataciją;</w:delText>
        </w:r>
      </w:del>
    </w:p>
    <w:p w14:paraId="64C241E4" w14:textId="77777777" w:rsidR="00C42BF0" w:rsidRPr="00F51950" w:rsidRDefault="00C42BF0" w:rsidP="00C42BF0">
      <w:pPr>
        <w:pStyle w:val="Style1"/>
        <w:numPr>
          <w:ilvl w:val="1"/>
          <w:numId w:val="4"/>
        </w:numPr>
        <w:tabs>
          <w:tab w:val="left" w:pos="993"/>
          <w:tab w:val="left" w:pos="1134"/>
        </w:tabs>
        <w:spacing w:line="240" w:lineRule="auto"/>
        <w:ind w:left="0" w:firstLine="567"/>
        <w:rPr>
          <w:del w:id="249" w:author="msi" w:date="2026-09-22T12:23:00Z" w16du:dateUtc="2026-09-22T16:23:00Z"/>
          <w:rStyle w:val="FontStyle12"/>
          <w:sz w:val="24"/>
          <w:szCs w:val="24"/>
        </w:rPr>
      </w:pPr>
      <w:del w:id="250" w:author="msi" w:date="2026-09-22T12:23:00Z" w16du:dateUtc="2026-09-22T16:23:00Z">
        <w:r w:rsidRPr="00F51950">
          <w:rPr>
            <w:rStyle w:val="FontStyle12"/>
            <w:sz w:val="24"/>
            <w:szCs w:val="24"/>
          </w:rPr>
          <w:delText>teisingą darbo laiko naudojimą;</w:delText>
        </w:r>
      </w:del>
    </w:p>
    <w:p w14:paraId="0B66B4C7" w14:textId="77777777" w:rsidR="00C42BF0" w:rsidRPr="00F51950" w:rsidRDefault="00C42BF0" w:rsidP="00C42BF0">
      <w:pPr>
        <w:pStyle w:val="Style1"/>
        <w:numPr>
          <w:ilvl w:val="1"/>
          <w:numId w:val="5"/>
        </w:numPr>
        <w:tabs>
          <w:tab w:val="left" w:pos="993"/>
          <w:tab w:val="left" w:pos="1134"/>
        </w:tabs>
        <w:spacing w:line="240" w:lineRule="auto"/>
        <w:ind w:left="0" w:firstLine="567"/>
        <w:rPr>
          <w:del w:id="251" w:author="msi" w:date="2026-09-22T12:23:00Z" w16du:dateUtc="2026-09-22T16:23:00Z"/>
          <w:rStyle w:val="FontStyle12"/>
          <w:sz w:val="24"/>
          <w:szCs w:val="24"/>
        </w:rPr>
      </w:pPr>
      <w:del w:id="252" w:author="msi" w:date="2026-09-22T12:23:00Z" w16du:dateUtc="2026-09-22T16:23:00Z">
        <w:r w:rsidRPr="00F51950">
          <w:rPr>
            <w:rStyle w:val="FontStyle12"/>
            <w:sz w:val="24"/>
            <w:szCs w:val="24"/>
          </w:rPr>
          <w:delText>darbo drausmės taisyklių ar nuostatų laikymąsi;</w:delText>
        </w:r>
      </w:del>
    </w:p>
    <w:p w14:paraId="7E31EDD0" w14:textId="77777777" w:rsidR="00C42BF0" w:rsidRPr="00F51950" w:rsidRDefault="00C42BF0" w:rsidP="00C42BF0">
      <w:pPr>
        <w:pStyle w:val="Style1"/>
        <w:numPr>
          <w:ilvl w:val="1"/>
          <w:numId w:val="6"/>
        </w:numPr>
        <w:tabs>
          <w:tab w:val="left" w:pos="993"/>
          <w:tab w:val="left" w:pos="1134"/>
        </w:tabs>
        <w:spacing w:line="240" w:lineRule="auto"/>
        <w:ind w:left="0" w:firstLine="567"/>
        <w:rPr>
          <w:del w:id="253" w:author="msi" w:date="2026-09-22T12:23:00Z" w16du:dateUtc="2026-09-22T16:23:00Z"/>
          <w:rStyle w:val="FontStyle12"/>
          <w:sz w:val="24"/>
          <w:szCs w:val="24"/>
        </w:rPr>
      </w:pPr>
      <w:del w:id="254" w:author="msi" w:date="2026-09-22T12:23:00Z" w16du:dateUtc="2026-09-22T16:23:00Z">
        <w:r w:rsidRPr="00F51950">
          <w:rPr>
            <w:rStyle w:val="FontStyle12"/>
            <w:sz w:val="24"/>
            <w:szCs w:val="24"/>
          </w:rPr>
          <w:delText>žalą, padarytą gimnazijai dėl savo kaltės ar neatsargumo.</w:delText>
        </w:r>
      </w:del>
    </w:p>
    <w:p w14:paraId="5C7D3541" w14:textId="77777777" w:rsidR="00C42BF0" w:rsidRPr="00F51950" w:rsidRDefault="00C42BF0" w:rsidP="00C42BF0">
      <w:pPr>
        <w:jc w:val="center"/>
        <w:rPr>
          <w:del w:id="255" w:author="msi" w:date="2026-09-22T12:23:00Z" w16du:dateUtc="2026-09-22T16:23:00Z"/>
          <w:rStyle w:val="FontStyle12"/>
          <w:color w:val="auto"/>
          <w:sz w:val="24"/>
          <w:szCs w:val="24"/>
        </w:rPr>
      </w:pPr>
      <w:del w:id="256" w:author="msi" w:date="2026-09-22T12:23:00Z" w16du:dateUtc="2026-09-22T16:23:00Z">
        <w:r w:rsidRPr="00F51950">
          <w:rPr>
            <w:rStyle w:val="FontStyle12"/>
            <w:color w:val="auto"/>
            <w:sz w:val="24"/>
            <w:szCs w:val="24"/>
          </w:rPr>
          <w:delText>___________________</w:delText>
        </w:r>
      </w:del>
    </w:p>
    <w:p w14:paraId="4A70DFA5" w14:textId="77777777" w:rsidR="00C42BF0" w:rsidRDefault="00C42BF0" w:rsidP="00C42BF0">
      <w:pPr>
        <w:rPr>
          <w:del w:id="257" w:author="msi" w:date="2026-09-22T12:23:00Z" w16du:dateUtc="2026-09-22T16:23:00Z"/>
        </w:rPr>
      </w:pPr>
    </w:p>
    <w:p w14:paraId="67409F65" w14:textId="77777777" w:rsidR="00C42BF0" w:rsidRDefault="00C42BF0" w:rsidP="00C42BF0">
      <w:pPr>
        <w:rPr>
          <w:del w:id="258" w:author="msi" w:date="2026-09-22T12:23:00Z" w16du:dateUtc="2026-09-22T16:23:00Z"/>
        </w:rPr>
      </w:pPr>
    </w:p>
    <w:p w14:paraId="352FD975" w14:textId="77777777" w:rsidR="006B6F7A" w:rsidRDefault="006B6F7A">
      <w:pPr>
        <w:rPr>
          <w:del w:id="259" w:author="msi" w:date="2026-09-22T12:23:00Z" w16du:dateUtc="2026-09-22T16:23:00Z"/>
        </w:rPr>
      </w:pPr>
    </w:p>
    <w:p w14:paraId="07B62956" w14:textId="77777777" w:rsidR="00E12A92" w:rsidRDefault="00E12A92">
      <w:pPr>
        <w:rPr>
          <w:del w:id="260" w:author="msi" w:date="2026-09-22T12:23:00Z" w16du:dateUtc="2026-09-22T16:23:00Z"/>
        </w:rPr>
      </w:pPr>
    </w:p>
    <w:p w14:paraId="725C74D2" w14:textId="77777777" w:rsidR="00E12A92" w:rsidRDefault="00E12A92">
      <w:pPr>
        <w:rPr>
          <w:del w:id="261" w:author="msi" w:date="2026-09-22T12:23:00Z" w16du:dateUtc="2026-09-22T16:23:00Z"/>
        </w:rPr>
      </w:pPr>
    </w:p>
    <w:p w14:paraId="5FFA9F69" w14:textId="77777777" w:rsidR="00E12A92" w:rsidRPr="00E12A92" w:rsidRDefault="00E12A92" w:rsidP="00E12A92">
      <w:pPr>
        <w:rPr>
          <w:del w:id="262" w:author="msi" w:date="2026-09-22T12:23:00Z" w16du:dateUtc="2026-09-22T16:23:00Z"/>
        </w:rPr>
      </w:pPr>
    </w:p>
    <w:p w14:paraId="2CC27A67" w14:textId="77777777" w:rsidR="0047247D" w:rsidRPr="0047247D" w:rsidRDefault="0047247D" w:rsidP="0047247D">
      <w:pPr>
        <w:rPr>
          <w:del w:id="263" w:author="msi" w:date="2026-09-22T12:23:00Z" w16du:dateUtc="2026-09-22T16:23:00Z"/>
          <w:lang w:eastAsia="en-US"/>
        </w:rPr>
      </w:pPr>
      <w:del w:id="264" w:author="msi" w:date="2026-09-22T12:23:00Z" w16du:dateUtc="2026-09-22T16:23:00Z">
        <w:r w:rsidRPr="0047247D">
          <w:rPr>
            <w:lang w:eastAsia="en-US"/>
          </w:rPr>
          <w:delText>SUSIPAŽINAU IR SUTINKU</w:delText>
        </w:r>
      </w:del>
    </w:p>
    <w:p w14:paraId="3BDE938A" w14:textId="77777777" w:rsidR="00E12A92" w:rsidRPr="00E12A92" w:rsidRDefault="00E12A92" w:rsidP="00E12A92">
      <w:pPr>
        <w:rPr>
          <w:del w:id="265" w:author="msi" w:date="2026-09-22T12:23:00Z" w16du:dateUtc="2026-09-22T16:23:00Z"/>
          <w:lang w:eastAsia="en-US"/>
        </w:rPr>
      </w:pPr>
    </w:p>
    <w:p w14:paraId="64CEF1F8" w14:textId="77777777" w:rsidR="00E12A92" w:rsidRPr="00E12A92" w:rsidRDefault="00E12A92" w:rsidP="00E12A92">
      <w:pPr>
        <w:rPr>
          <w:del w:id="266" w:author="msi" w:date="2026-09-22T12:23:00Z" w16du:dateUtc="2026-09-22T16:23:00Z"/>
          <w:lang w:eastAsia="en-US"/>
        </w:rPr>
      </w:pPr>
      <w:del w:id="267" w:author="msi" w:date="2026-09-22T12:23:00Z" w16du:dateUtc="2026-09-22T16:23:00Z">
        <w:r w:rsidRPr="00E12A92">
          <w:rPr>
            <w:lang w:eastAsia="en-US"/>
          </w:rPr>
          <w:delText>________________________________________      _________________</w:delText>
        </w:r>
        <w:r w:rsidRPr="00E12A92">
          <w:rPr>
            <w:lang w:eastAsia="en-US"/>
          </w:rPr>
          <w:tab/>
          <w:delText>______________</w:delText>
        </w:r>
      </w:del>
    </w:p>
    <w:p w14:paraId="722592F4" w14:textId="77777777" w:rsidR="00E12A92" w:rsidRDefault="00E12A92" w:rsidP="00E12A92">
      <w:del w:id="268" w:author="msi" w:date="2026-09-22T12:23:00Z" w16du:dateUtc="2026-09-22T16:23:00Z">
        <w:r w:rsidRPr="00E12A92">
          <w:rPr>
            <w:szCs w:val="20"/>
            <w:lang w:eastAsia="en-US"/>
          </w:rPr>
          <w:delText xml:space="preserve">           (Vardas Pavardė)        </w:delText>
        </w:r>
        <w:r w:rsidRPr="00E12A92">
          <w:rPr>
            <w:szCs w:val="20"/>
            <w:lang w:eastAsia="en-US"/>
          </w:rPr>
          <w:tab/>
        </w:r>
        <w:r w:rsidRPr="00E12A92">
          <w:rPr>
            <w:szCs w:val="20"/>
            <w:lang w:eastAsia="en-US"/>
          </w:rPr>
          <w:tab/>
        </w:r>
        <w:r w:rsidRPr="00E12A92">
          <w:rPr>
            <w:szCs w:val="20"/>
            <w:lang w:eastAsia="en-US"/>
          </w:rPr>
          <w:tab/>
          <w:delText xml:space="preserve">                  (parašas)</w:delText>
        </w:r>
        <w:r w:rsidRPr="00E12A92">
          <w:rPr>
            <w:szCs w:val="20"/>
            <w:lang w:eastAsia="en-US"/>
          </w:rPr>
          <w:tab/>
          <w:delText xml:space="preserve">            (data)           </w:delText>
        </w:r>
      </w:del>
    </w:p>
    <w:sectPr w:rsidR="00E12A92">
      <w:headerReference w:type="default" r:id="rId7"/>
      <w:footerReference w:type="default" r:id="rId8"/>
      <w:pgSz w:w="11906" w:h="16838" w:code="0"/>
      <w:pgMar w:top="1417" w:right="1417" w:bottom="1417" w:left="1417" w:header="708" w:footer="708" w:gutter="0"/>
      <w:cols w:space="708"/>
      <w:titlePg w:val="0"/>
      <w:docGrid w:linePitch="360"/>
      <w:sectPrChange w:id="272" w:author="msi" w:date="2026-09-22T12:23:00Z" w16du:dateUtc="2026-09-22T16:23:00Z">
        <w:sectPr w:rsidR="00E12A92">
          <w:pgSz w:code="9"/>
          <w:pgMar w:top="1134" w:right="567" w:bottom="1134" w:left="1701" w:header="567" w:footer="567" w:gutter="0"/>
          <w:cols w:space="1296"/>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DC2993" w14:textId="77777777" w:rsidR="00CA32FB" w:rsidRDefault="00CA32FB" w:rsidP="007701BB">
      <w:r>
        <w:separator/>
      </w:r>
    </w:p>
  </w:endnote>
  <w:endnote w:type="continuationSeparator" w:id="0">
    <w:p w14:paraId="305ED898" w14:textId="77777777" w:rsidR="00CA32FB" w:rsidRDefault="00CA32FB" w:rsidP="00770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3ABA9" w14:textId="77777777" w:rsidR="00EE1F22" w:rsidRDefault="00EE1F22">
    <w:pPr>
      <w:pStyle w:val="HeaderChar"/>
      <w:pPrChange w:id="271" w:author="msi" w:date="2026-09-22T12:23:00Z" w16du:dateUtc="2026-09-22T16:23: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7F0E47" w14:textId="77777777" w:rsidR="00CA32FB" w:rsidRDefault="00CA32FB" w:rsidP="007701BB">
      <w:r>
        <w:separator/>
      </w:r>
    </w:p>
  </w:footnote>
  <w:footnote w:type="continuationSeparator" w:id="0">
    <w:p w14:paraId="52E469A0" w14:textId="77777777" w:rsidR="00CA32FB" w:rsidRDefault="00CA32FB" w:rsidP="007701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591000760"/>
      <w:docPartObj>
        <w:docPartGallery w:val="Page Numbers (Top of Page)"/>
        <w:docPartUnique/>
      </w:docPartObj>
    </w:sdtPr>
    <w:sdtEndPr/>
    <w:sdtContent>
      <w:p w14:paraId="40B425BC" w14:textId="77777777" w:rsidR="007701BB" w:rsidRDefault="007701BB">
        <w:pPr>
          <w:pStyle w:val="Header"/>
          <w:jc w:val="center"/>
        </w:pPr>
        <w:del w:id="269" w:author="msi" w:date="2026-09-22T12:23:00Z" w16du:dateUtc="2026-09-22T16:23:00Z">
          <w:r>
            <w:fldChar w:fldCharType="begin"/>
          </w:r>
          <w:r>
            <w:delInstrText>PAGE   \* MERGEFORMAT</w:delInstrText>
          </w:r>
          <w:r>
            <w:fldChar w:fldCharType="separate"/>
          </w:r>
          <w:r w:rsidR="0047247D">
            <w:rPr>
              <w:noProof/>
            </w:rPr>
            <w:delText>3</w:delText>
          </w:r>
          <w:r>
            <w:fldChar w:fldCharType="end"/>
          </w:r>
        </w:del>
      </w:p>
    </w:sdtContent>
  </w:sdt>
  <w:p w14:paraId="5A187317" w14:textId="77777777" w:rsidR="007701BB" w:rsidRDefault="007701BB">
    <w:pPr>
      <w:pStyle w:val="FontStyle13"/>
      <w:pPrChange w:id="270" w:author="msi" w:date="2026-09-22T12:23:00Z" w16du:dateUtc="2026-09-22T16:23: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F0CA6"/>
    <w:multiLevelType w:val="multilevel"/>
    <w:tmpl w:val="578607B6"/>
    <w:lvl w:ilvl="0">
      <w:start w:val="7"/>
      <w:numFmt w:val="decimal"/>
      <w:lvlText w:val="%1."/>
      <w:lvlJc w:val="left"/>
      <w:pPr>
        <w:ind w:left="360" w:hanging="360"/>
      </w:pPr>
      <w:rPr>
        <w:rFonts w:cs="Times New Roman" w:hint="default"/>
      </w:rPr>
    </w:lvl>
    <w:lvl w:ilvl="1">
      <w:start w:val="7"/>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18052622"/>
    <w:multiLevelType w:val="multilevel"/>
    <w:tmpl w:val="26A87038"/>
    <w:lvl w:ilvl="0">
      <w:start w:val="8"/>
      <w:numFmt w:val="decimal"/>
      <w:lvlText w:val="%1"/>
      <w:lvlJc w:val="left"/>
      <w:pPr>
        <w:ind w:left="360" w:hanging="360"/>
      </w:pPr>
      <w:rPr>
        <w:rFonts w:cs="Times New Roman" w:hint="default"/>
      </w:rPr>
    </w:lvl>
    <w:lvl w:ilvl="1">
      <w:start w:val="8"/>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2"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3"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 w15:restartNumberingAfterBreak="0">
    <w:nsid w:val="2C090E34"/>
    <w:multiLevelType w:val="multilevel"/>
    <w:tmpl w:val="0E44BF8E"/>
    <w:lvl w:ilvl="0">
      <w:start w:val="8"/>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5" w15:restartNumberingAfterBreak="0">
    <w:nsid w:val="45F50C05"/>
    <w:multiLevelType w:val="multilevel"/>
    <w:tmpl w:val="E9E6B564"/>
    <w:lvl w:ilvl="0">
      <w:start w:val="1"/>
      <w:numFmt w:val="decimal"/>
      <w:lvlText w:val="%1."/>
      <w:legacy w:legacy="1" w:legacySpace="0" w:legacyIndent="274"/>
      <w:lvlJc w:val="left"/>
      <w:rPr>
        <w:rFonts w:ascii="Times New Roman" w:hAnsi="Times New Roman" w:cs="Times New Roman" w:hint="default"/>
      </w:rPr>
    </w:lvl>
    <w:lvl w:ilvl="1">
      <w:start w:val="1"/>
      <w:numFmt w:val="decimal"/>
      <w:isLgl/>
      <w:lvlText w:val="%1.%2."/>
      <w:lvlJc w:val="left"/>
      <w:pPr>
        <w:ind w:left="360" w:hanging="360"/>
      </w:pPr>
      <w:rPr>
        <w:rFonts w:cs="Times New Roman" w:hint="default"/>
      </w:rPr>
    </w:lvl>
    <w:lvl w:ilvl="2">
      <w:start w:val="1"/>
      <w:numFmt w:val="decimal"/>
      <w:isLgl/>
      <w:lvlText w:val="%1.%2.%3."/>
      <w:lvlJc w:val="left"/>
      <w:pPr>
        <w:ind w:left="720" w:hanging="720"/>
      </w:pPr>
      <w:rPr>
        <w:rFonts w:cs="Times New Roman" w:hint="default"/>
      </w:rPr>
    </w:lvl>
    <w:lvl w:ilvl="3">
      <w:start w:val="1"/>
      <w:numFmt w:val="decimal"/>
      <w:isLgl/>
      <w:lvlText w:val="%1.%2.%3.%4."/>
      <w:lvlJc w:val="left"/>
      <w:pPr>
        <w:ind w:left="720" w:hanging="720"/>
      </w:pPr>
      <w:rPr>
        <w:rFonts w:cs="Times New Roman" w:hint="default"/>
      </w:rPr>
    </w:lvl>
    <w:lvl w:ilvl="4">
      <w:start w:val="1"/>
      <w:numFmt w:val="decimal"/>
      <w:isLgl/>
      <w:lvlText w:val="%1.%2.%3.%4.%5."/>
      <w:lvlJc w:val="left"/>
      <w:pPr>
        <w:ind w:left="1080" w:hanging="1080"/>
      </w:pPr>
      <w:rPr>
        <w:rFonts w:cs="Times New Roman" w:hint="default"/>
      </w:rPr>
    </w:lvl>
    <w:lvl w:ilvl="5">
      <w:start w:val="1"/>
      <w:numFmt w:val="decimal"/>
      <w:isLgl/>
      <w:lvlText w:val="%1.%2.%3.%4.%5.%6."/>
      <w:lvlJc w:val="left"/>
      <w:pPr>
        <w:ind w:left="1080" w:hanging="1080"/>
      </w:pPr>
      <w:rPr>
        <w:rFonts w:cs="Times New Roman" w:hint="default"/>
      </w:rPr>
    </w:lvl>
    <w:lvl w:ilvl="6">
      <w:start w:val="1"/>
      <w:numFmt w:val="decimal"/>
      <w:isLgl/>
      <w:lvlText w:val="%1.%2.%3.%4.%5.%6.%7."/>
      <w:lvlJc w:val="left"/>
      <w:pPr>
        <w:ind w:left="1440" w:hanging="1440"/>
      </w:pPr>
      <w:rPr>
        <w:rFonts w:cs="Times New Roman" w:hint="default"/>
      </w:rPr>
    </w:lvl>
    <w:lvl w:ilvl="7">
      <w:start w:val="1"/>
      <w:numFmt w:val="decimal"/>
      <w:isLgl/>
      <w:lvlText w:val="%1.%2.%3.%4.%5.%6.%7.%8."/>
      <w:lvlJc w:val="left"/>
      <w:pPr>
        <w:ind w:left="1440" w:hanging="1440"/>
      </w:pPr>
      <w:rPr>
        <w:rFonts w:cs="Times New Roman" w:hint="default"/>
      </w:rPr>
    </w:lvl>
    <w:lvl w:ilvl="8">
      <w:start w:val="1"/>
      <w:numFmt w:val="decimal"/>
      <w:isLgl/>
      <w:lvlText w:val="%1.%2.%3.%4.%5.%6.%7.%8.%9."/>
      <w:lvlJc w:val="left"/>
      <w:pPr>
        <w:ind w:left="1800" w:hanging="1800"/>
      </w:pPr>
      <w:rPr>
        <w:rFonts w:cs="Times New Roman" w:hint="default"/>
      </w:rPr>
    </w:lvl>
  </w:abstractNum>
  <w:abstractNum w:abstractNumId="6" w15:restartNumberingAfterBreak="0">
    <w:nsid w:val="590C6C20"/>
    <w:multiLevelType w:val="multilevel"/>
    <w:tmpl w:val="A05A0546"/>
    <w:lvl w:ilvl="0">
      <w:start w:val="8"/>
      <w:numFmt w:val="decimal"/>
      <w:lvlText w:val="%1."/>
      <w:lvlJc w:val="left"/>
      <w:pPr>
        <w:ind w:left="360" w:hanging="360"/>
      </w:pPr>
      <w:rPr>
        <w:rFonts w:cs="Times New Roman" w:hint="default"/>
        <w:sz w:val="24"/>
      </w:rPr>
    </w:lvl>
    <w:lvl w:ilvl="1">
      <w:start w:val="9"/>
      <w:numFmt w:val="decimal"/>
      <w:lvlText w:val="%1.%2."/>
      <w:lvlJc w:val="left"/>
      <w:pPr>
        <w:ind w:left="360" w:hanging="360"/>
      </w:pPr>
      <w:rPr>
        <w:rFonts w:cs="Times New Roman" w:hint="default"/>
        <w:sz w:val="24"/>
      </w:rPr>
    </w:lvl>
    <w:lvl w:ilvl="2">
      <w:start w:val="1"/>
      <w:numFmt w:val="decimal"/>
      <w:lvlText w:val="%1.%2.%3."/>
      <w:lvlJc w:val="left"/>
      <w:pPr>
        <w:ind w:left="720" w:hanging="720"/>
      </w:pPr>
      <w:rPr>
        <w:rFonts w:cs="Times New Roman" w:hint="default"/>
        <w:sz w:val="24"/>
      </w:rPr>
    </w:lvl>
    <w:lvl w:ilvl="3">
      <w:start w:val="1"/>
      <w:numFmt w:val="decimal"/>
      <w:lvlText w:val="%1.%2.%3.%4."/>
      <w:lvlJc w:val="left"/>
      <w:pPr>
        <w:ind w:left="720" w:hanging="720"/>
      </w:pPr>
      <w:rPr>
        <w:rFonts w:cs="Times New Roman" w:hint="default"/>
        <w:sz w:val="24"/>
      </w:rPr>
    </w:lvl>
    <w:lvl w:ilvl="4">
      <w:start w:val="1"/>
      <w:numFmt w:val="decimal"/>
      <w:lvlText w:val="%1.%2.%3.%4.%5."/>
      <w:lvlJc w:val="left"/>
      <w:pPr>
        <w:ind w:left="1080" w:hanging="1080"/>
      </w:pPr>
      <w:rPr>
        <w:rFonts w:cs="Times New Roman" w:hint="default"/>
        <w:sz w:val="24"/>
      </w:rPr>
    </w:lvl>
    <w:lvl w:ilvl="5">
      <w:start w:val="1"/>
      <w:numFmt w:val="decimal"/>
      <w:lvlText w:val="%1.%2.%3.%4.%5.%6."/>
      <w:lvlJc w:val="left"/>
      <w:pPr>
        <w:ind w:left="1080" w:hanging="1080"/>
      </w:pPr>
      <w:rPr>
        <w:rFonts w:cs="Times New Roman" w:hint="default"/>
        <w:sz w:val="24"/>
      </w:rPr>
    </w:lvl>
    <w:lvl w:ilvl="6">
      <w:start w:val="1"/>
      <w:numFmt w:val="decimal"/>
      <w:lvlText w:val="%1.%2.%3.%4.%5.%6.%7."/>
      <w:lvlJc w:val="left"/>
      <w:pPr>
        <w:ind w:left="1440" w:hanging="1440"/>
      </w:pPr>
      <w:rPr>
        <w:rFonts w:cs="Times New Roman" w:hint="default"/>
        <w:sz w:val="24"/>
      </w:rPr>
    </w:lvl>
    <w:lvl w:ilvl="7">
      <w:start w:val="1"/>
      <w:numFmt w:val="decimal"/>
      <w:lvlText w:val="%1.%2.%3.%4.%5.%6.%7.%8."/>
      <w:lvlJc w:val="left"/>
      <w:pPr>
        <w:ind w:left="1440" w:hanging="1440"/>
      </w:pPr>
      <w:rPr>
        <w:rFonts w:cs="Times New Roman" w:hint="default"/>
        <w:sz w:val="24"/>
      </w:rPr>
    </w:lvl>
    <w:lvl w:ilvl="8">
      <w:start w:val="1"/>
      <w:numFmt w:val="decimal"/>
      <w:lvlText w:val="%1.%2.%3.%4.%5.%6.%7.%8.%9."/>
      <w:lvlJc w:val="left"/>
      <w:pPr>
        <w:ind w:left="1800" w:hanging="1800"/>
      </w:pPr>
      <w:rPr>
        <w:rFonts w:cs="Times New Roman" w:hint="default"/>
        <w:sz w:val="24"/>
      </w:rPr>
    </w:lvl>
  </w:abstractNum>
  <w:abstractNum w:abstractNumId="7"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8"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F3488E"/>
    <w:multiLevelType w:val="multilevel"/>
    <w:tmpl w:val="3D52EE24"/>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1"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1135365431">
    <w:abstractNumId w:val="5"/>
  </w:num>
  <w:num w:numId="2" w16cid:durableId="1972318231">
    <w:abstractNumId w:val="10"/>
  </w:num>
  <w:num w:numId="3" w16cid:durableId="602734774">
    <w:abstractNumId w:val="0"/>
  </w:num>
  <w:num w:numId="4" w16cid:durableId="436750584">
    <w:abstractNumId w:val="4"/>
  </w:num>
  <w:num w:numId="5" w16cid:durableId="724841204">
    <w:abstractNumId w:val="1"/>
  </w:num>
  <w:num w:numId="6" w16cid:durableId="1782259660">
    <w:abstractNumId w:val="6"/>
  </w:num>
  <w:num w:numId="7" w16cid:durableId="213930980">
    <w:abstractNumId w:val="2"/>
  </w:num>
  <w:num w:numId="8" w16cid:durableId="1699237913">
    <w:abstractNumId w:val="3"/>
  </w:num>
  <w:num w:numId="9" w16cid:durableId="714088880">
    <w:abstractNumId w:val="11"/>
  </w:num>
  <w:num w:numId="10" w16cid:durableId="1785078725">
    <w:abstractNumId w:val="8"/>
  </w:num>
  <w:num w:numId="11" w16cid:durableId="1105229237">
    <w:abstractNumId w:val="9"/>
  </w:num>
  <w:num w:numId="12" w16cid:durableId="189592293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63"/>
    <w:rsid w:val="000A0547"/>
    <w:rsid w:val="000A48ED"/>
    <w:rsid w:val="000B38BF"/>
    <w:rsid w:val="0022198D"/>
    <w:rsid w:val="00334276"/>
    <w:rsid w:val="003771DF"/>
    <w:rsid w:val="0047247D"/>
    <w:rsid w:val="005E6702"/>
    <w:rsid w:val="0069464C"/>
    <w:rsid w:val="006B6F7A"/>
    <w:rsid w:val="007701BB"/>
    <w:rsid w:val="00832BE3"/>
    <w:rsid w:val="008521CC"/>
    <w:rsid w:val="00875E83"/>
    <w:rsid w:val="00900712"/>
    <w:rsid w:val="009D5F97"/>
    <w:rsid w:val="00A13C25"/>
    <w:rsid w:val="00A92A4F"/>
    <w:rsid w:val="00B00DF3"/>
    <w:rsid w:val="00B00FCA"/>
    <w:rsid w:val="00B90493"/>
    <w:rsid w:val="00BC32DD"/>
    <w:rsid w:val="00BE2263"/>
    <w:rsid w:val="00BE364B"/>
    <w:rsid w:val="00C00F9D"/>
    <w:rsid w:val="00C42BF0"/>
    <w:rsid w:val="00C5680C"/>
    <w:rsid w:val="00CA32FB"/>
    <w:rsid w:val="00CC0B85"/>
    <w:rsid w:val="00E12A92"/>
    <w:rsid w:val="00EE1F22"/>
    <w:rsid w:val="00F8234C"/>
    <w:rsid w:val="00F911A6"/>
    <w:rsid w:val="00F95BE5"/>
    <w:rsid w:val="00FC2E39"/>
    <w:rsid w:val="00FF687D"/>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4C6B"/>
  <w15:chartTrackingRefBased/>
  <w15:docId w15:val="{7EDDEA1E-417B-40B9-931E-D282902FC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spacing w:after="0" w:line="240" w:lineRule="auto"/>
      <w:jc w:val="both"/>
      <w:pPrChange w:id="0" w:author="msi" w:date="2026-09-22T12:23:00Z">
        <w:pPr>
          <w:widowControl w:val="0"/>
          <w:autoSpaceDE w:val="0"/>
          <w:autoSpaceDN w:val="0"/>
          <w:adjustRightInd w:val="0"/>
        </w:pPr>
      </w:pPrChange>
    </w:pPr>
    <w:rPr>
      <w:rFonts w:ascii="Verdana" w:eastAsia="Times New Roman" w:hAnsi="Verdana" w:cs="Times New Roman"/>
      <w:sz w:val="20"/>
      <w:szCs w:val="24"/>
      <w:lang w:val="tr-TR" w:eastAsia="tr-TR"/>
      <w:rPrChange w:id="0" w:author="msi" w:date="2026-09-22T12:23:00Z">
        <w:rPr>
          <w:rFonts w:eastAsiaTheme="minorEastAsia"/>
          <w:sz w:val="24"/>
          <w:szCs w:val="24"/>
          <w:lang w:val="lt-LT" w:eastAsia="lt-LT" w:bidi="ar-SA"/>
        </w:rPr>
      </w:rPrChange>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23:00Z">
        <w:pPr>
          <w:keepNext/>
          <w:spacing w:before="120" w:after="120" w:line="360" w:lineRule="auto"/>
          <w:jc w:val="both"/>
          <w:outlineLvl w:val="6"/>
        </w:pPr>
      </w:pPrChange>
    </w:pPr>
    <w:rPr>
      <w:rFonts w:ascii="Times New Roman" w:hAnsi="Times New Roman"/>
      <w:sz w:val="24"/>
      <w:szCs w:val="20"/>
      <w:rPrChange w:id="1" w:author="msi" w:date="2026-09-22T12:23:00Z">
        <w:rPr>
          <w:rFonts w:ascii="Verdana" w:hAnsi="Verdana"/>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uiPriority w:val="99"/>
    <w:rsid w:val="00C42BF0"/>
    <w:pPr>
      <w:spacing w:line="317" w:lineRule="exact"/>
      <w:ind w:firstLine="432"/>
    </w:pPr>
  </w:style>
  <w:style w:type="paragraph" w:customStyle="1" w:styleId="Style2">
    <w:name w:val="Style2"/>
    <w:basedOn w:val="Normal"/>
    <w:uiPriority w:val="99"/>
    <w:rsid w:val="00C42BF0"/>
    <w:pPr>
      <w:spacing w:line="278" w:lineRule="exact"/>
    </w:pPr>
  </w:style>
  <w:style w:type="paragraph" w:customStyle="1" w:styleId="Style3">
    <w:name w:val="Style3"/>
    <w:basedOn w:val="Normal"/>
    <w:uiPriority w:val="99"/>
    <w:rsid w:val="00C42BF0"/>
    <w:pPr>
      <w:spacing w:line="274" w:lineRule="exact"/>
      <w:jc w:val="center"/>
    </w:pPr>
  </w:style>
  <w:style w:type="paragraph" w:customStyle="1" w:styleId="Style4">
    <w:name w:val="Style4"/>
    <w:basedOn w:val="Normal"/>
    <w:uiPriority w:val="99"/>
    <w:rsid w:val="00C42BF0"/>
  </w:style>
  <w:style w:type="paragraph" w:customStyle="1" w:styleId="Style5">
    <w:name w:val="Style5"/>
    <w:basedOn w:val="Normal"/>
    <w:uiPriority w:val="99"/>
    <w:rsid w:val="00C42BF0"/>
  </w:style>
  <w:style w:type="character" w:customStyle="1" w:styleId="FontStyle11">
    <w:name w:val="Font Style11"/>
    <w:basedOn w:val="DefaultParagraphFont"/>
    <w:uiPriority w:val="99"/>
    <w:rsid w:val="00C42BF0"/>
    <w:rPr>
      <w:rFonts w:ascii="Times New Roman" w:hAnsi="Times New Roman" w:cs="Times New Roman"/>
      <w:b/>
      <w:bCs/>
      <w:color w:val="000000"/>
      <w:sz w:val="22"/>
      <w:szCs w:val="22"/>
    </w:rPr>
  </w:style>
  <w:style w:type="character" w:customStyle="1" w:styleId="FontStyle12">
    <w:name w:val="Font Style12"/>
    <w:basedOn w:val="DefaultParagraphFont"/>
    <w:uiPriority w:val="99"/>
    <w:rsid w:val="00C42BF0"/>
    <w:rPr>
      <w:rFonts w:ascii="Times New Roman" w:hAnsi="Times New Roman" w:cs="Times New Roman"/>
      <w:color w:val="000000"/>
      <w:sz w:val="22"/>
      <w:szCs w:val="22"/>
    </w:rPr>
  </w:style>
  <w:style w:type="paragraph" w:styleId="ListParagraph">
    <w:name w:val="List Paragraph"/>
    <w:basedOn w:val="Normal"/>
    <w:uiPriority w:val="34"/>
    <w:qFormat/>
    <w:rsid w:val="00C42BF0"/>
    <w:pPr>
      <w:ind w:left="720"/>
      <w:contextualSpacing/>
    </w:pPr>
  </w:style>
  <w:style w:type="character" w:customStyle="1" w:styleId="FontStyle13">
    <w:name w:val="Font Style13"/>
    <w:basedOn w:val="DefaultParagraphFont"/>
    <w:uiPriority w:val="99"/>
    <w:rsid w:val="008521CC"/>
    <w:rPr>
      <w:rFonts w:ascii="Times New Roman" w:hAnsi="Times New Roman" w:cs="Times New Roman"/>
      <w:color w:val="000000"/>
      <w:sz w:val="22"/>
      <w:szCs w:val="22"/>
    </w:rPr>
  </w:style>
  <w:style w:type="paragraph" w:styleId="Header">
    <w:name w:val="header"/>
    <w:basedOn w:val="Normal"/>
    <w:link w:val="HeaderChar"/>
    <w:uiPriority w:val="99"/>
    <w:unhideWhenUsed/>
    <w:rsid w:val="007701BB"/>
    <w:pPr>
      <w:tabs>
        <w:tab w:val="center" w:pos="4819"/>
        <w:tab w:val="right" w:pos="9638"/>
      </w:tabs>
    </w:pPr>
  </w:style>
  <w:style w:type="character" w:customStyle="1" w:styleId="HeaderChar">
    <w:name w:val="Header Char"/>
    <w:basedOn w:val="DefaultParagraphFont"/>
    <w:link w:val="Header"/>
    <w:uiPriority w:val="99"/>
    <w:rsid w:val="007701BB"/>
    <w:rPr>
      <w:rFonts w:ascii="Times New Roman" w:eastAsiaTheme="minorEastAsia" w:hAnsi="Times New Roman" w:cs="Times New Roman"/>
      <w:sz w:val="24"/>
      <w:szCs w:val="24"/>
      <w:lang w:eastAsia="lt-LT"/>
    </w:rPr>
  </w:style>
  <w:style w:type="paragraph" w:styleId="Footer">
    <w:name w:val="footer"/>
    <w:basedOn w:val="Normal"/>
    <w:link w:val="FooterChar"/>
    <w:uiPriority w:val="99"/>
    <w:unhideWhenUsed/>
    <w:rsid w:val="007701BB"/>
    <w:pPr>
      <w:tabs>
        <w:tab w:val="center" w:pos="4819"/>
        <w:tab w:val="right" w:pos="9638"/>
      </w:tabs>
    </w:pPr>
  </w:style>
  <w:style w:type="character" w:customStyle="1" w:styleId="FooterChar">
    <w:name w:val="Footer Char"/>
    <w:basedOn w:val="DefaultParagraphFont"/>
    <w:link w:val="Footer"/>
    <w:uiPriority w:val="99"/>
    <w:rsid w:val="007701BB"/>
    <w:rPr>
      <w:rFonts w:ascii="Times New Roman" w:eastAsiaTheme="minorEastAsia" w:hAnsi="Times New Roman" w:cs="Times New Roman"/>
      <w:sz w:val="24"/>
      <w:szCs w:val="24"/>
      <w:lang w:eastAsia="lt-LT"/>
    </w:rPr>
  </w:style>
  <w:style w:type="paragraph" w:styleId="BalloonText">
    <w:name w:val="Balloon Text"/>
    <w:basedOn w:val="Normal"/>
    <w:link w:val="BalloonTextChar"/>
    <w:uiPriority w:val="99"/>
    <w:semiHidden/>
    <w:unhideWhenUsed/>
    <w:rsid w:val="00E12A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2A92"/>
    <w:rPr>
      <w:rFonts w:ascii="Segoe UI" w:eastAsiaTheme="minorEastAsia" w:hAnsi="Segoe UI" w:cs="Segoe UI"/>
      <w:sz w:val="18"/>
      <w:szCs w:val="18"/>
      <w:lang w:eastAsia="lt-LT"/>
    </w:rPr>
  </w:style>
  <w:style w:type="character" w:customStyle="1" w:styleId="Heading7Char">
    <w:name w:val="Heading 7 Char"/>
    <w:basedOn w:val="DefaultParagraphFont"/>
    <w:link w:val="Heading7"/>
    <w:rsid w:val="00EE1F22"/>
    <w:rPr>
      <w:rFonts w:ascii="Times New Roman" w:eastAsia="Times New Roman" w:hAnsi="Times New Roman" w:cs="Times New Roman"/>
      <w:sz w:val="24"/>
      <w:szCs w:val="20"/>
      <w:lang w:val="tr-TR" w:eastAsia="tr-TR"/>
    </w:rPr>
  </w:style>
  <w:style w:type="paragraph" w:customStyle="1" w:styleId="DersBasliklar">
    <w:name w:val="Ders Basliklar"/>
    <w:basedOn w:val="Normal"/>
    <w:rsid w:val="00BC32DD"/>
    <w:pPr>
      <w:tabs>
        <w:tab w:val="left" w:pos="3060"/>
      </w:tabs>
      <w:spacing w:before="80" w:after="80"/>
      <w:ind w:left="144"/>
      <w:pPrChange w:id="2" w:author="msi" w:date="2026-09-22T12:23:00Z">
        <w:pPr>
          <w:tabs>
            <w:tab w:val="left" w:pos="3060"/>
          </w:tabs>
          <w:spacing w:before="80" w:after="80"/>
          <w:ind w:left="144"/>
          <w:jc w:val="both"/>
        </w:pPr>
      </w:pPrChange>
    </w:pPr>
    <w:rPr>
      <w:b/>
      <w:bCs/>
      <w:i/>
      <w:sz w:val="16"/>
      <w:rPrChange w:id="2" w:author="msi" w:date="2026-09-22T12:23: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3" w:author="msi" w:date="2026-09-22T12:23:00Z">
        <w:pPr>
          <w:spacing w:before="80" w:after="80"/>
          <w:ind w:left="144" w:right="144"/>
          <w:jc w:val="both"/>
        </w:pPr>
      </w:pPrChange>
    </w:pPr>
    <w:rPr>
      <w:sz w:val="16"/>
      <w:rPrChange w:id="3" w:author="msi" w:date="2026-09-22T12:23: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4" w:author="msi" w:date="2026-09-22T12:23:00Z">
        <w:pPr>
          <w:keepNext/>
          <w:spacing w:before="240" w:after="120"/>
          <w:jc w:val="both"/>
        </w:pPr>
      </w:pPrChange>
    </w:pPr>
    <w:rPr>
      <w:b/>
      <w:rPrChange w:id="4" w:author="msi" w:date="2026-09-22T12:23: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5" w:author="msi" w:date="2026-09-22T12:23:00Z">
        <w:pPr>
          <w:keepLines/>
          <w:spacing w:before="20" w:after="20"/>
          <w:ind w:left="432" w:hanging="288"/>
          <w:jc w:val="both"/>
        </w:pPr>
      </w:pPrChange>
    </w:pPr>
    <w:rPr>
      <w:sz w:val="16"/>
      <w:szCs w:val="20"/>
      <w:lang w:val="en-US"/>
      <w:rPrChange w:id="5" w:author="msi" w:date="2026-09-22T12:23:00Z">
        <w:rPr>
          <w:rFonts w:ascii="Verdana" w:hAnsi="Verdana"/>
          <w:sz w:val="16"/>
          <w:lang w:val="en-US" w:eastAsia="tr-TR" w:bidi="ar-SA"/>
        </w:rPr>
      </w:rPrChange>
    </w:rPr>
  </w:style>
  <w:style w:type="paragraph" w:styleId="BodyText2">
    <w:name w:val="Body Text 2"/>
    <w:basedOn w:val="Normal"/>
    <w:link w:val="BodyText2Char"/>
    <w:semiHidden/>
    <w:rsid w:val="00B00DF3"/>
    <w:pPr>
      <w:jc w:val="left"/>
      <w:pPrChange w:id="6" w:author="msi" w:date="2026-09-22T12:23:00Z">
        <w:pPr>
          <w:jc w:val="both"/>
        </w:pPr>
      </w:pPrChange>
    </w:pPr>
    <w:rPr>
      <w:rFonts w:ascii="Times New Roman" w:hAnsi="Times New Roman"/>
      <w:sz w:val="22"/>
      <w:szCs w:val="20"/>
      <w:rPrChange w:id="6" w:author="msi" w:date="2026-09-22T12:23:00Z">
        <w:rPr>
          <w:rFonts w:ascii="Verdana" w:hAnsi="Verdana"/>
          <w:sz w:val="22"/>
          <w:lang w:val="tr-TR" w:eastAsia="tr-TR" w:bidi="ar-SA"/>
        </w:rPr>
      </w:rPrChange>
    </w:rPr>
  </w:style>
  <w:style w:type="character" w:customStyle="1" w:styleId="BodyText2Char">
    <w:name w:val="Body Text 2 Char"/>
    <w:basedOn w:val="DefaultParagraphFont"/>
    <w:link w:val="BodyText2"/>
    <w:semiHidden/>
    <w:rsid w:val="00EE1F22"/>
    <w:rPr>
      <w:rFonts w:ascii="Times New Roman" w:eastAsia="Times New Roman" w:hAnsi="Times New Roman" w:cs="Times New Roman"/>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4238255">
      <w:bodyDiv w:val="1"/>
      <w:marLeft w:val="0"/>
      <w:marRight w:val="0"/>
      <w:marTop w:val="0"/>
      <w:marBottom w:val="0"/>
      <w:divBdr>
        <w:top w:val="none" w:sz="0" w:space="0" w:color="auto"/>
        <w:left w:val="none" w:sz="0" w:space="0" w:color="auto"/>
        <w:bottom w:val="none" w:sz="0" w:space="0" w:color="auto"/>
        <w:right w:val="none" w:sz="0" w:space="0" w:color="auto"/>
      </w:divBdr>
    </w:div>
    <w:div w:id="1464151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1197</Words>
  <Characters>6825</Characters>
  <Application>Microsoft Office Word</Application>
  <DocSecurity>0</DocSecurity>
  <Lines>56</Lines>
  <Paragraphs>16</Paragraphs>
  <ScaleCrop>false</ScaleCrop>
  <HeadingPairs>
    <vt:vector size="2" baseType="variant">
      <vt:variant>
        <vt:lpstr>Pavadinimas</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Arthur Souza Rodrigues</cp:lastModifiedBy>
  <cp:revision>1</cp:revision>
  <cp:lastPrinted>2019-09-16T04:48:00Z</cp:lastPrinted>
  <dcterms:created xsi:type="dcterms:W3CDTF">2019-05-02T07:01:00Z</dcterms:created>
  <dcterms:modified xsi:type="dcterms:W3CDTF">2026-09-22T16:23:00Z</dcterms:modified>
</cp:coreProperties>
</file>