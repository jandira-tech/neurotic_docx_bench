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DA9025" w14:textId="77777777" w:rsidR="00B01BA6" w:rsidRPr="00131D40" w:rsidRDefault="004357C4" w:rsidP="00131D40">
      <w:pPr>
        <w:pStyle w:val="Footer"/>
        <w:tabs>
          <w:tab w:val="clear" w:pos="4680"/>
          <w:tab w:val="clear" w:pos="9360"/>
        </w:tabs>
        <w:spacing w:after="200" w:line="276" w:lineRule="auto"/>
        <w:jc w:val="center"/>
        <w:rPr>
          <w:del w:id="3" w:author="Ayers, Sam" w:date="2026-09-25T21:09:00Z" w16du:dateUtc="2026-09-26T01:09:00Z"/>
          <w:b/>
        </w:rPr>
      </w:pPr>
      <w:del w:id="4" w:author="Ayers, Sam" w:date="2026-09-25T21:09:00Z" w16du:dateUtc="2026-09-26T01:09:00Z">
        <w:r w:rsidRPr="00131D40">
          <w:rPr>
            <w:b/>
          </w:rPr>
          <w:delText>Wine Log 2015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  <w:tblPrChange w:id="5" w:author="Ayers, Sam" w:date="2026-09-25T21:09:00Z" w16du:dateUtc="2026-09-26T01:09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378"/>
        <w:gridCol w:w="966"/>
        <w:gridCol w:w="729"/>
        <w:gridCol w:w="625"/>
        <w:gridCol w:w="3003"/>
        <w:gridCol w:w="2775"/>
        <w:gridCol w:w="2607"/>
        <w:gridCol w:w="1093"/>
        <w:tblGridChange w:id="6">
          <w:tblGrid>
            <w:gridCol w:w="1006"/>
            <w:gridCol w:w="372"/>
            <w:gridCol w:w="966"/>
            <w:gridCol w:w="729"/>
            <w:gridCol w:w="625"/>
            <w:gridCol w:w="496"/>
            <w:gridCol w:w="876"/>
            <w:gridCol w:w="1631"/>
            <w:gridCol w:w="1917"/>
            <w:gridCol w:w="858"/>
            <w:gridCol w:w="2607"/>
            <w:gridCol w:w="1093"/>
            <w:gridCol w:w="252"/>
            <w:gridCol w:w="297"/>
            <w:gridCol w:w="594"/>
            <w:gridCol w:w="297"/>
          </w:tblGrid>
        </w:tblGridChange>
      </w:tblGrid>
      <w:tr w:rsidR="00021671" w14:paraId="72068651" w14:textId="7ADC42C3" w:rsidTr="00621E30">
        <w:trPr>
          <w:trHeight w:val="500"/>
        </w:trPr>
        <w:tc>
          <w:tcPr>
            <w:tcW w:w="1381" w:type="dxa"/>
            <w:tcPrChange w:id="7" w:author="Ayers, Sam" w:date="2026-09-25T21:09:00Z" w16du:dateUtc="2026-09-26T01:09:00Z">
              <w:tcPr>
                <w:tcW w:w="1006" w:type="dxa"/>
                <w:vAlign w:val="center"/>
              </w:tcPr>
            </w:tcPrChange>
          </w:tcPr>
          <w:p w14:paraId="38D899C8" w14:textId="77777777" w:rsidR="00021671" w:rsidRPr="007B0A1B" w:rsidRDefault="00024AB2" w:rsidP="00021671">
            <w:pPr>
              <w:jc w:val="center"/>
              <w:rPr>
                <w:rFonts w:ascii="Gabriola" w:hAnsi="Gabriola"/>
                <w:rPrChange w:id="8" w:author="Ayers, Sam" w:date="2026-09-25T21:09:00Z" w16du:dateUtc="2026-09-26T01:09:00Z">
                  <w:rPr>
                    <w:b/>
                  </w:rPr>
                </w:rPrChange>
              </w:rPr>
            </w:pPr>
            <w:ins w:id="9" w:author="Ayers, Sam" w:date="2026-09-25T21:09:00Z" w16du:dateUtc="2026-09-26T01:09:00Z">
              <w:r>
                <w:rPr>
                  <w:rFonts w:ascii="Gabriola" w:hAnsi="Gabriola"/>
                </w:rPr>
                <w:t>Candidate</w:t>
              </w:r>
            </w:ins>
            <w:del w:id="10" w:author="Ayers, Sam" w:date="2026-09-25T21:09:00Z" w16du:dateUtc="2026-09-26T01:09:00Z">
              <w:r w:rsidR="00021671" w:rsidRPr="00021671">
                <w:rPr>
                  <w:b/>
                </w:rPr>
                <w:delText>Week</w:delText>
              </w:r>
            </w:del>
          </w:p>
        </w:tc>
        <w:tc>
          <w:tcPr>
            <w:tcW w:w="411" w:type="dxa"/>
            <w:tcPrChange w:id="11" w:author="Ayers, Sam" w:date="2026-09-25T21:09:00Z" w16du:dateUtc="2026-09-26T01:09:00Z">
              <w:tcPr>
                <w:tcW w:w="3188" w:type="dxa"/>
                <w:gridSpan w:val="5"/>
                <w:vAlign w:val="center"/>
              </w:tcPr>
            </w:tcPrChange>
          </w:tcPr>
          <w:p w14:paraId="5E734211" w14:textId="77777777" w:rsidR="007B0A1B" w:rsidRDefault="007B0A1B" w:rsidP="00FB6E18">
            <w:pPr>
              <w:jc w:val="center"/>
              <w:rPr>
                <w:ins w:id="12" w:author="Ayers, Sam" w:date="2026-09-25T21:09:00Z" w16du:dateUtc="2026-09-26T01:09:00Z"/>
              </w:rPr>
            </w:pPr>
            <w:ins w:id="13" w:author="Ayers, Sam" w:date="2026-09-25T21:09:00Z" w16du:dateUtc="2026-09-26T01:09:00Z">
              <w:r>
                <w:t>*</w:t>
              </w:r>
            </w:ins>
          </w:p>
          <w:p w14:paraId="68906C4A" w14:textId="77777777" w:rsidR="00021671" w:rsidRDefault="007B0A1B" w:rsidP="00021671">
            <w:pPr>
              <w:jc w:val="center"/>
              <w:rPr>
                <w:rPrChange w:id="14" w:author="Ayers, Sam" w:date="2026-09-25T21:09:00Z" w16du:dateUtc="2026-09-26T01:09:00Z">
                  <w:rPr>
                    <w:b/>
                  </w:rPr>
                </w:rPrChange>
              </w:rPr>
            </w:pPr>
            <w:ins w:id="15" w:author="Ayers, Sam" w:date="2026-09-25T21:09:00Z" w16du:dateUtc="2026-09-26T01:09:00Z">
              <w:r>
                <w:t>1</w:t>
              </w:r>
            </w:ins>
            <w:del w:id="16" w:author="Ayers, Sam" w:date="2026-09-25T21:09:00Z" w16du:dateUtc="2026-09-26T01:09:00Z">
              <w:r w:rsidR="00021671" w:rsidRPr="00021671">
                <w:rPr>
                  <w:b/>
                </w:rPr>
                <w:delText>Wine Vintage Year Country/ Region</w:delText>
              </w:r>
            </w:del>
          </w:p>
        </w:tc>
        <w:tc>
          <w:tcPr>
            <w:tcW w:w="447" w:type="dxa"/>
            <w:tcPrChange w:id="17" w:author="Ayers, Sam" w:date="2026-09-25T21:09:00Z" w16du:dateUtc="2026-09-26T01:09:00Z">
              <w:tcPr>
                <w:tcW w:w="876" w:type="dxa"/>
                <w:vAlign w:val="center"/>
              </w:tcPr>
            </w:tcPrChange>
          </w:tcPr>
          <w:p w14:paraId="37C5C255" w14:textId="77777777" w:rsidR="007B0A1B" w:rsidRDefault="007B0A1B" w:rsidP="00FB6E18">
            <w:pPr>
              <w:jc w:val="center"/>
              <w:rPr>
                <w:ins w:id="18" w:author="Ayers, Sam" w:date="2026-09-25T21:09:00Z" w16du:dateUtc="2026-09-26T01:09:00Z"/>
              </w:rPr>
            </w:pPr>
            <w:ins w:id="19" w:author="Ayers, Sam" w:date="2026-09-25T21:09:00Z" w16du:dateUtc="2026-09-26T01:09:00Z">
              <w:r>
                <w:t>**</w:t>
              </w:r>
            </w:ins>
          </w:p>
          <w:p w14:paraId="0797538A" w14:textId="77777777" w:rsidR="00021671" w:rsidRDefault="007B0A1B" w:rsidP="00021671">
            <w:pPr>
              <w:jc w:val="center"/>
              <w:rPr>
                <w:rPrChange w:id="20" w:author="Ayers, Sam" w:date="2026-09-25T21:09:00Z" w16du:dateUtc="2026-09-26T01:09:00Z">
                  <w:rPr>
                    <w:b/>
                  </w:rPr>
                </w:rPrChange>
              </w:rPr>
            </w:pPr>
            <w:ins w:id="21" w:author="Ayers, Sam" w:date="2026-09-25T21:09:00Z" w16du:dateUtc="2026-09-26T01:09:00Z">
              <w:r>
                <w:t>2</w:t>
              </w:r>
            </w:ins>
            <w:del w:id="22" w:author="Ayers, Sam" w:date="2026-09-25T21:09:00Z" w16du:dateUtc="2026-09-26T01:09:00Z">
              <w:r w:rsidR="00021671" w:rsidRPr="00021671">
                <w:rPr>
                  <w:b/>
                </w:rPr>
                <w:delText>Price</w:delText>
              </w:r>
            </w:del>
          </w:p>
        </w:tc>
        <w:tc>
          <w:tcPr>
            <w:tcW w:w="559" w:type="dxa"/>
            <w:tcPrChange w:id="23" w:author="Ayers, Sam" w:date="2026-09-25T21:09:00Z" w16du:dateUtc="2026-09-26T01:09:00Z">
              <w:tcPr>
                <w:tcW w:w="3548" w:type="dxa"/>
                <w:gridSpan w:val="2"/>
                <w:vAlign w:val="center"/>
              </w:tcPr>
            </w:tcPrChange>
          </w:tcPr>
          <w:p w14:paraId="46658977" w14:textId="77777777" w:rsidR="007B0A1B" w:rsidRDefault="007B0A1B" w:rsidP="00FB6E18">
            <w:pPr>
              <w:jc w:val="center"/>
              <w:rPr>
                <w:ins w:id="24" w:author="Ayers, Sam" w:date="2026-09-25T21:09:00Z" w16du:dateUtc="2026-09-26T01:09:00Z"/>
              </w:rPr>
            </w:pPr>
            <w:ins w:id="25" w:author="Ayers, Sam" w:date="2026-09-25T21:09:00Z" w16du:dateUtc="2026-09-26T01:09:00Z">
              <w:r>
                <w:t>***</w:t>
              </w:r>
            </w:ins>
          </w:p>
          <w:p w14:paraId="536C83E3" w14:textId="77777777" w:rsidR="00021671" w:rsidRPr="00021671" w:rsidRDefault="007B0A1B" w:rsidP="00021671">
            <w:pPr>
              <w:jc w:val="center"/>
              <w:rPr>
                <w:del w:id="26" w:author="Ayers, Sam" w:date="2026-09-25T21:09:00Z" w16du:dateUtc="2026-09-26T01:09:00Z"/>
                <w:b/>
              </w:rPr>
            </w:pPr>
            <w:ins w:id="27" w:author="Ayers, Sam" w:date="2026-09-25T21:09:00Z" w16du:dateUtc="2026-09-26T01:09:00Z">
              <w:r>
                <w:t>3</w:t>
              </w:r>
            </w:ins>
          </w:p>
          <w:p w14:paraId="050C827F" w14:textId="77777777" w:rsidR="00021671" w:rsidRPr="00021671" w:rsidRDefault="00021671" w:rsidP="00021671">
            <w:pPr>
              <w:jc w:val="center"/>
              <w:rPr>
                <w:del w:id="28" w:author="Ayers, Sam" w:date="2026-09-25T21:09:00Z" w16du:dateUtc="2026-09-26T01:09:00Z"/>
                <w:b/>
              </w:rPr>
            </w:pPr>
            <w:del w:id="29" w:author="Ayers, Sam" w:date="2026-09-25T21:09:00Z" w16du:dateUtc="2026-09-26T01:09:00Z">
              <w:r w:rsidRPr="00021671">
                <w:rPr>
                  <w:b/>
                </w:rPr>
                <w:delText>Style</w:delText>
              </w:r>
            </w:del>
          </w:p>
          <w:p w14:paraId="4BF6EC3F" w14:textId="77777777" w:rsidR="00021671" w:rsidRDefault="00021671" w:rsidP="00021671">
            <w:pPr>
              <w:jc w:val="center"/>
              <w:rPr>
                <w:rPrChange w:id="30" w:author="Ayers, Sam" w:date="2026-09-25T21:09:00Z" w16du:dateUtc="2026-09-26T01:09:00Z">
                  <w:rPr>
                    <w:b/>
                  </w:rPr>
                </w:rPrChange>
              </w:rPr>
            </w:pPr>
          </w:p>
        </w:tc>
        <w:tc>
          <w:tcPr>
            <w:tcW w:w="3096" w:type="dxa"/>
            <w:tcPrChange w:id="31" w:author="Ayers, Sam" w:date="2026-09-25T21:09:00Z" w16du:dateUtc="2026-09-26T01:09:00Z">
              <w:tcPr>
                <w:tcW w:w="4810" w:type="dxa"/>
                <w:gridSpan w:val="4"/>
                <w:tcBorders>
                  <w:right w:val="single" w:sz="4" w:space="0" w:color="auto"/>
                </w:tcBorders>
                <w:vAlign w:val="center"/>
              </w:tcPr>
            </w:tcPrChange>
          </w:tcPr>
          <w:p w14:paraId="5AD209DF" w14:textId="77777777" w:rsidR="00021671" w:rsidRDefault="007B0A1B" w:rsidP="00021671">
            <w:pPr>
              <w:jc w:val="center"/>
              <w:rPr>
                <w:rPrChange w:id="32" w:author="Ayers, Sam" w:date="2026-09-25T21:09:00Z" w16du:dateUtc="2026-09-26T01:09:00Z">
                  <w:rPr>
                    <w:b/>
                  </w:rPr>
                </w:rPrChange>
              </w:rPr>
            </w:pPr>
            <w:ins w:id="33" w:author="Ayers, Sam" w:date="2026-09-25T21:09:00Z" w16du:dateUtc="2026-09-26T01:09:00Z">
              <w:r>
                <w:t>Strengths</w:t>
              </w:r>
            </w:ins>
            <w:del w:id="34" w:author="Ayers, Sam" w:date="2026-09-25T21:09:00Z" w16du:dateUtc="2026-09-26T01:09:00Z">
              <w:r w:rsidR="00021671" w:rsidRPr="00021671">
                <w:rPr>
                  <w:b/>
                </w:rPr>
                <w:delText>My Comments</w:delText>
              </w:r>
            </w:del>
          </w:p>
        </w:tc>
        <w:tc>
          <w:tcPr>
            <w:tcW w:w="2846" w:type="dxa"/>
            <w:tcPrChange w:id="35" w:author="Ayers, Sam" w:date="2026-09-25T21:09:00Z" w16du:dateUtc="2026-09-26T01:09:00Z">
              <w:tcPr>
                <w:tcW w:w="1188" w:type="dxa"/>
                <w:tcBorders>
                  <w:right w:val="single" w:sz="4" w:space="0" w:color="auto"/>
                </w:tcBorders>
                <w:vAlign w:val="center"/>
              </w:tcPr>
            </w:tcPrChange>
          </w:tcPr>
          <w:p w14:paraId="46D199CF" w14:textId="77777777" w:rsidR="00021671" w:rsidRDefault="00024AB2" w:rsidP="00021671">
            <w:pPr>
              <w:jc w:val="center"/>
              <w:rPr>
                <w:rPrChange w:id="36" w:author="Ayers, Sam" w:date="2026-09-25T21:09:00Z" w16du:dateUtc="2026-09-26T01:09:00Z">
                  <w:rPr>
                    <w:b/>
                  </w:rPr>
                </w:rPrChange>
              </w:rPr>
            </w:pPr>
            <w:ins w:id="37" w:author="Ayers, Sam" w:date="2026-09-25T21:09:00Z" w16du:dateUtc="2026-09-26T01:09:00Z">
              <w:r>
                <w:t>Concerns</w:t>
              </w:r>
            </w:ins>
            <w:del w:id="38" w:author="Ayers, Sam" w:date="2026-09-25T21:09:00Z" w16du:dateUtc="2026-09-26T01:09:00Z">
              <w:r w:rsidR="0029023F">
                <w:rPr>
                  <w:b/>
                </w:rPr>
                <w:delText>Value for Price</w:delText>
              </w:r>
            </w:del>
          </w:p>
        </w:tc>
        <w:tc>
          <w:tcPr>
            <w:tcW w:w="2684" w:type="dxa"/>
            <w:tcPrChange w:id="39" w:author="Ayers, Sam" w:date="2026-09-25T21:09:00Z" w16du:dateUtc="2026-09-26T01:09:00Z">
              <w:tcPr>
                <w:tcW w:w="2684" w:type="dxa"/>
              </w:tcPr>
            </w:tcPrChange>
          </w:tcPr>
          <w:p w14:paraId="01053896" w14:textId="77777777" w:rsidR="00024AB2" w:rsidRDefault="00024AB2" w:rsidP="00FB6E18">
            <w:pPr>
              <w:jc w:val="center"/>
              <w:rPr>
                <w:rFonts w:asciiTheme="minorHAnsi" w:eastAsiaTheme="minorHAnsi" w:hAnsiTheme="minorHAnsi" w:cstheme="minorBidi"/>
              </w:rPr>
            </w:pPr>
            <w:ins w:id="40" w:author="Ayers, Sam" w:date="2026-09-25T21:09:00Z" w16du:dateUtc="2026-09-26T01:09:00Z">
              <w:r>
                <w:t>Candidate’s identity</w:t>
              </w:r>
            </w:ins>
          </w:p>
        </w:tc>
        <w:tc>
          <w:tcPr>
            <w:tcW w:w="1105" w:type="dxa"/>
            <w:tcPrChange w:id="41" w:author="Ayers, Sam" w:date="2026-09-25T21:09:00Z" w16du:dateUtc="2026-09-26T01:09:00Z">
              <w:tcPr>
                <w:tcW w:w="1105" w:type="dxa"/>
              </w:tcPr>
            </w:tcPrChange>
          </w:tcPr>
          <w:p w14:paraId="40587110" w14:textId="77777777" w:rsidR="00024AB2" w:rsidRDefault="00024AB2" w:rsidP="00024AB2">
            <w:pPr>
              <w:jc w:val="center"/>
              <w:rPr>
                <w:rFonts w:asciiTheme="minorHAnsi" w:eastAsiaTheme="minorHAnsi" w:hAnsiTheme="minorHAnsi" w:cstheme="minorBidi"/>
              </w:rPr>
            </w:pPr>
            <w:ins w:id="42" w:author="Ayers, Sam" w:date="2026-09-25T21:09:00Z" w16du:dateUtc="2026-09-26T01:09:00Z">
              <w:r>
                <w:t>Ranking</w:t>
              </w:r>
            </w:ins>
          </w:p>
        </w:tc>
      </w:tr>
      <w:tr w:rsidR="00021671" w14:paraId="4AEDBA1B" w14:textId="12121772" w:rsidTr="00621E30">
        <w:trPr>
          <w:trHeight w:val="659"/>
          <w:trPrChange w:id="43" w:author="Ayers, Sam" w:date="2026-09-25T21:09:00Z" w16du:dateUtc="2026-09-26T01:09:00Z">
            <w:trPr>
              <w:trHeight w:val="1294"/>
            </w:trPr>
          </w:trPrChange>
        </w:trPr>
        <w:tc>
          <w:tcPr>
            <w:tcW w:w="1381" w:type="dxa"/>
            <w:tcPrChange w:id="44" w:author="Ayers, Sam" w:date="2026-09-25T21:09:00Z" w16du:dateUtc="2026-09-26T01:09:00Z">
              <w:tcPr>
                <w:tcW w:w="1006" w:type="dxa"/>
              </w:tcPr>
            </w:tcPrChange>
          </w:tcPr>
          <w:p w14:paraId="7F5BD5BF" w14:textId="77777777" w:rsidR="00021671" w:rsidRPr="00621E30" w:rsidRDefault="00D03964" w:rsidP="00D03964">
            <w:pPr>
              <w:jc w:val="center"/>
              <w:rPr>
                <w:sz w:val="72"/>
                <w:rPrChange w:id="45" w:author="Ayers, Sam" w:date="2026-09-25T21:09:00Z" w16du:dateUtc="2026-09-26T01:09:00Z">
                  <w:rPr/>
                </w:rPrChange>
              </w:rPr>
              <w:pPrChange w:id="46" w:author="Ayers, Sam" w:date="2026-09-25T21:09:00Z" w16du:dateUtc="2026-09-26T01:09:00Z">
                <w:pPr/>
              </w:pPrChange>
            </w:pPr>
            <w:ins w:id="47" w:author="Ayers, Sam" w:date="2026-09-25T21:09:00Z" w16du:dateUtc="2026-09-26T01:09:00Z">
              <w:r w:rsidRPr="00621E30">
                <w:rPr>
                  <w:sz w:val="72"/>
                  <w:szCs w:val="72"/>
                </w:rPr>
                <w:t>A</w:t>
              </w:r>
            </w:ins>
          </w:p>
        </w:tc>
        <w:tc>
          <w:tcPr>
            <w:tcW w:w="411" w:type="dxa"/>
            <w:tcPrChange w:id="48" w:author="Ayers, Sam" w:date="2026-09-25T21:09:00Z" w16du:dateUtc="2026-09-26T01:09:00Z">
              <w:tcPr>
                <w:tcW w:w="3188" w:type="dxa"/>
                <w:gridSpan w:val="5"/>
              </w:tcPr>
            </w:tcPrChange>
          </w:tcPr>
          <w:p w14:paraId="0123F80D" w14:textId="77777777" w:rsidR="00021671" w:rsidRPr="00621E30" w:rsidRDefault="00021671" w:rsidP="00D03964">
            <w:pPr>
              <w:jc w:val="center"/>
              <w:rPr>
                <w:sz w:val="72"/>
                <w:rPrChange w:id="49" w:author="Ayers, Sam" w:date="2026-09-25T21:09:00Z" w16du:dateUtc="2026-09-26T01:09:00Z">
                  <w:rPr/>
                </w:rPrChange>
              </w:rPr>
              <w:pPrChange w:id="50" w:author="Ayers, Sam" w:date="2026-09-25T21:09:00Z" w16du:dateUtc="2026-09-26T01:09:00Z">
                <w:pPr/>
              </w:pPrChange>
            </w:pPr>
          </w:p>
        </w:tc>
        <w:tc>
          <w:tcPr>
            <w:tcW w:w="447" w:type="dxa"/>
            <w:tcPrChange w:id="51" w:author="Ayers, Sam" w:date="2026-09-25T21:09:00Z" w16du:dateUtc="2026-09-26T01:09:00Z">
              <w:tcPr>
                <w:tcW w:w="876" w:type="dxa"/>
              </w:tcPr>
            </w:tcPrChange>
          </w:tcPr>
          <w:p w14:paraId="5BEFC158" w14:textId="77777777" w:rsidR="00021671" w:rsidRPr="00621E30" w:rsidRDefault="00021671" w:rsidP="00D03964">
            <w:pPr>
              <w:jc w:val="center"/>
              <w:rPr>
                <w:sz w:val="72"/>
                <w:rPrChange w:id="52" w:author="Ayers, Sam" w:date="2026-09-25T21:09:00Z" w16du:dateUtc="2026-09-26T01:09:00Z">
                  <w:rPr/>
                </w:rPrChange>
              </w:rPr>
              <w:pPrChange w:id="53" w:author="Ayers, Sam" w:date="2026-09-25T21:09:00Z" w16du:dateUtc="2026-09-26T01:09:00Z">
                <w:pPr/>
              </w:pPrChange>
            </w:pPr>
          </w:p>
        </w:tc>
        <w:tc>
          <w:tcPr>
            <w:tcW w:w="559" w:type="dxa"/>
            <w:tcPrChange w:id="54" w:author="Ayers, Sam" w:date="2026-09-25T21:09:00Z" w16du:dateUtc="2026-09-26T01:09:00Z">
              <w:tcPr>
                <w:tcW w:w="3548" w:type="dxa"/>
                <w:gridSpan w:val="2"/>
              </w:tcPr>
            </w:tcPrChange>
          </w:tcPr>
          <w:p w14:paraId="17D936C5" w14:textId="77777777" w:rsidR="00021671" w:rsidRPr="00621E30" w:rsidRDefault="00021671" w:rsidP="00D03964">
            <w:pPr>
              <w:jc w:val="center"/>
              <w:rPr>
                <w:sz w:val="72"/>
                <w:rPrChange w:id="55" w:author="Ayers, Sam" w:date="2026-09-25T21:09:00Z" w16du:dateUtc="2026-09-26T01:09:00Z">
                  <w:rPr/>
                </w:rPrChange>
              </w:rPr>
              <w:pPrChange w:id="56" w:author="Ayers, Sam" w:date="2026-09-25T21:09:00Z" w16du:dateUtc="2026-09-26T01:09:00Z">
                <w:pPr/>
              </w:pPrChange>
            </w:pPr>
          </w:p>
        </w:tc>
        <w:tc>
          <w:tcPr>
            <w:tcW w:w="3096" w:type="dxa"/>
            <w:tcPrChange w:id="57" w:author="Ayers, Sam" w:date="2026-09-25T21:09:00Z" w16du:dateUtc="2026-09-26T01:09:00Z">
              <w:tcPr>
                <w:tcW w:w="4810" w:type="dxa"/>
                <w:gridSpan w:val="4"/>
                <w:tcBorders>
                  <w:right w:val="single" w:sz="4" w:space="0" w:color="auto"/>
                </w:tcBorders>
              </w:tcPr>
            </w:tcPrChange>
          </w:tcPr>
          <w:p w14:paraId="0316F4CB" w14:textId="77777777" w:rsidR="00021671" w:rsidRPr="00621E30" w:rsidRDefault="00021671" w:rsidP="004357C4">
            <w:pPr>
              <w:rPr>
                <w:sz w:val="72"/>
                <w:rPrChange w:id="58" w:author="Ayers, Sam" w:date="2026-09-25T21:09:00Z" w16du:dateUtc="2026-09-26T01:09:00Z">
                  <w:rPr/>
                </w:rPrChange>
              </w:rPr>
            </w:pPr>
          </w:p>
        </w:tc>
        <w:tc>
          <w:tcPr>
            <w:tcW w:w="2846" w:type="dxa"/>
            <w:tcPrChange w:id="59" w:author="Ayers, Sam" w:date="2026-09-25T21:09:00Z" w16du:dateUtc="2026-09-26T01:09:00Z">
              <w:tcPr>
                <w:tcW w:w="1188" w:type="dxa"/>
                <w:tcBorders>
                  <w:right w:val="single" w:sz="4" w:space="0" w:color="auto"/>
                </w:tcBorders>
              </w:tcPr>
            </w:tcPrChange>
          </w:tcPr>
          <w:p w14:paraId="22B9BF54" w14:textId="77777777" w:rsidR="00021671" w:rsidRPr="00621E30" w:rsidRDefault="00021671" w:rsidP="00D03964">
            <w:pPr>
              <w:jc w:val="center"/>
              <w:rPr>
                <w:sz w:val="72"/>
                <w:rPrChange w:id="60" w:author="Ayers, Sam" w:date="2026-09-25T21:09:00Z" w16du:dateUtc="2026-09-26T01:09:00Z">
                  <w:rPr/>
                </w:rPrChange>
              </w:rPr>
              <w:pPrChange w:id="61" w:author="Ayers, Sam" w:date="2026-09-25T21:09:00Z" w16du:dateUtc="2026-09-26T01:09:00Z">
                <w:pPr/>
              </w:pPrChange>
            </w:pPr>
          </w:p>
        </w:tc>
        <w:tc>
          <w:tcPr>
            <w:tcW w:w="2684" w:type="dxa"/>
            <w:tcPrChange w:id="62" w:author="Ayers, Sam" w:date="2026-09-25T21:09:00Z" w16du:dateUtc="2026-09-26T01:09:00Z">
              <w:tcPr>
                <w:tcW w:w="2684" w:type="dxa"/>
              </w:tcPr>
            </w:tcPrChange>
          </w:tcPr>
          <w:p w14:paraId="3420AB6F" w14:textId="77777777" w:rsidR="007B0A1B" w:rsidRPr="00621E30" w:rsidRDefault="007B0A1B" w:rsidP="00D03964">
            <w:pPr>
              <w:jc w:val="center"/>
              <w:rPr>
                <w:rFonts w:asciiTheme="minorHAnsi" w:eastAsiaTheme="minorHAnsi" w:hAnsiTheme="minorHAnsi" w:cstheme="minorBidi"/>
                <w:sz w:val="72"/>
                <w:szCs w:val="72"/>
              </w:rPr>
            </w:pPr>
          </w:p>
        </w:tc>
        <w:tc>
          <w:tcPr>
            <w:tcW w:w="1105" w:type="dxa"/>
            <w:tcPrChange w:id="63" w:author="Ayers, Sam" w:date="2026-09-25T21:09:00Z" w16du:dateUtc="2026-09-26T01:09:00Z">
              <w:tcPr>
                <w:tcW w:w="1105" w:type="dxa"/>
              </w:tcPr>
            </w:tcPrChange>
          </w:tcPr>
          <w:p w14:paraId="645D7F5D" w14:textId="77777777" w:rsidR="007B0A1B" w:rsidRPr="00621E30" w:rsidRDefault="007B0A1B" w:rsidP="00D03964">
            <w:pPr>
              <w:jc w:val="center"/>
              <w:rPr>
                <w:rFonts w:asciiTheme="minorHAnsi" w:eastAsiaTheme="minorHAnsi" w:hAnsiTheme="minorHAnsi" w:cstheme="minorBidi"/>
                <w:sz w:val="72"/>
                <w:szCs w:val="72"/>
              </w:rPr>
            </w:pPr>
          </w:p>
        </w:tc>
      </w:tr>
      <w:tr w:rsidR="00021671" w14:paraId="5CB1CF18" w14:textId="595FDC83" w:rsidTr="00621E30">
        <w:trPr>
          <w:trHeight w:val="644"/>
          <w:trPrChange w:id="64" w:author="Ayers, Sam" w:date="2026-09-25T21:09:00Z" w16du:dateUtc="2026-09-26T01:09:00Z">
            <w:trPr>
              <w:trHeight w:val="1294"/>
            </w:trPr>
          </w:trPrChange>
        </w:trPr>
        <w:tc>
          <w:tcPr>
            <w:tcW w:w="1381" w:type="dxa"/>
            <w:tcPrChange w:id="65" w:author="Ayers, Sam" w:date="2026-09-25T21:09:00Z" w16du:dateUtc="2026-09-26T01:09:00Z">
              <w:tcPr>
                <w:tcW w:w="1006" w:type="dxa"/>
              </w:tcPr>
            </w:tcPrChange>
          </w:tcPr>
          <w:p w14:paraId="1D097E52" w14:textId="77777777" w:rsidR="00021671" w:rsidRPr="00621E30" w:rsidRDefault="00D03964" w:rsidP="00D03964">
            <w:pPr>
              <w:jc w:val="center"/>
              <w:rPr>
                <w:sz w:val="72"/>
                <w:rPrChange w:id="66" w:author="Ayers, Sam" w:date="2026-09-25T21:09:00Z" w16du:dateUtc="2026-09-26T01:09:00Z">
                  <w:rPr/>
                </w:rPrChange>
              </w:rPr>
              <w:pPrChange w:id="67" w:author="Ayers, Sam" w:date="2026-09-25T21:09:00Z" w16du:dateUtc="2026-09-26T01:09:00Z">
                <w:pPr/>
              </w:pPrChange>
            </w:pPr>
            <w:ins w:id="68" w:author="Ayers, Sam" w:date="2026-09-25T21:09:00Z" w16du:dateUtc="2026-09-26T01:09:00Z">
              <w:r w:rsidRPr="00621E30">
                <w:rPr>
                  <w:sz w:val="72"/>
                  <w:szCs w:val="72"/>
                </w:rPr>
                <w:t>B</w:t>
              </w:r>
            </w:ins>
          </w:p>
        </w:tc>
        <w:tc>
          <w:tcPr>
            <w:tcW w:w="411" w:type="dxa"/>
            <w:tcPrChange w:id="69" w:author="Ayers, Sam" w:date="2026-09-25T21:09:00Z" w16du:dateUtc="2026-09-26T01:09:00Z">
              <w:tcPr>
                <w:tcW w:w="3188" w:type="dxa"/>
                <w:gridSpan w:val="5"/>
              </w:tcPr>
            </w:tcPrChange>
          </w:tcPr>
          <w:p w14:paraId="103FC178" w14:textId="77777777" w:rsidR="00021671" w:rsidRPr="00621E30" w:rsidRDefault="00021671" w:rsidP="00D03964">
            <w:pPr>
              <w:jc w:val="center"/>
              <w:rPr>
                <w:sz w:val="72"/>
                <w:rPrChange w:id="70" w:author="Ayers, Sam" w:date="2026-09-25T21:09:00Z" w16du:dateUtc="2026-09-26T01:09:00Z">
                  <w:rPr/>
                </w:rPrChange>
              </w:rPr>
              <w:pPrChange w:id="71" w:author="Ayers, Sam" w:date="2026-09-25T21:09:00Z" w16du:dateUtc="2026-09-26T01:09:00Z">
                <w:pPr/>
              </w:pPrChange>
            </w:pPr>
          </w:p>
        </w:tc>
        <w:tc>
          <w:tcPr>
            <w:tcW w:w="447" w:type="dxa"/>
            <w:tcPrChange w:id="72" w:author="Ayers, Sam" w:date="2026-09-25T21:09:00Z" w16du:dateUtc="2026-09-26T01:09:00Z">
              <w:tcPr>
                <w:tcW w:w="876" w:type="dxa"/>
              </w:tcPr>
            </w:tcPrChange>
          </w:tcPr>
          <w:p w14:paraId="78EDDC7A" w14:textId="77777777" w:rsidR="00021671" w:rsidRPr="00621E30" w:rsidRDefault="00021671" w:rsidP="00D03964">
            <w:pPr>
              <w:jc w:val="center"/>
              <w:rPr>
                <w:sz w:val="72"/>
                <w:rPrChange w:id="73" w:author="Ayers, Sam" w:date="2026-09-25T21:09:00Z" w16du:dateUtc="2026-09-26T01:09:00Z">
                  <w:rPr/>
                </w:rPrChange>
              </w:rPr>
              <w:pPrChange w:id="74" w:author="Ayers, Sam" w:date="2026-09-25T21:09:00Z" w16du:dateUtc="2026-09-26T01:09:00Z">
                <w:pPr/>
              </w:pPrChange>
            </w:pPr>
          </w:p>
        </w:tc>
        <w:tc>
          <w:tcPr>
            <w:tcW w:w="559" w:type="dxa"/>
            <w:tcPrChange w:id="75" w:author="Ayers, Sam" w:date="2026-09-25T21:09:00Z" w16du:dateUtc="2026-09-26T01:09:00Z">
              <w:tcPr>
                <w:tcW w:w="3548" w:type="dxa"/>
                <w:gridSpan w:val="2"/>
              </w:tcPr>
            </w:tcPrChange>
          </w:tcPr>
          <w:p w14:paraId="583023E3" w14:textId="77777777" w:rsidR="00021671" w:rsidRPr="00621E30" w:rsidRDefault="00021671" w:rsidP="00D03964">
            <w:pPr>
              <w:jc w:val="center"/>
              <w:rPr>
                <w:sz w:val="72"/>
                <w:rPrChange w:id="76" w:author="Ayers, Sam" w:date="2026-09-25T21:09:00Z" w16du:dateUtc="2026-09-26T01:09:00Z">
                  <w:rPr/>
                </w:rPrChange>
              </w:rPr>
              <w:pPrChange w:id="77" w:author="Ayers, Sam" w:date="2026-09-25T21:09:00Z" w16du:dateUtc="2026-09-26T01:09:00Z">
                <w:pPr/>
              </w:pPrChange>
            </w:pPr>
          </w:p>
        </w:tc>
        <w:tc>
          <w:tcPr>
            <w:tcW w:w="3096" w:type="dxa"/>
            <w:tcPrChange w:id="78" w:author="Ayers, Sam" w:date="2026-09-25T21:09:00Z" w16du:dateUtc="2026-09-26T01:09:00Z">
              <w:tcPr>
                <w:tcW w:w="4810" w:type="dxa"/>
                <w:gridSpan w:val="4"/>
              </w:tcPr>
            </w:tcPrChange>
          </w:tcPr>
          <w:p w14:paraId="49DDA723" w14:textId="77777777" w:rsidR="00021671" w:rsidRPr="00621E30" w:rsidRDefault="00021671" w:rsidP="00D03964">
            <w:pPr>
              <w:jc w:val="center"/>
              <w:rPr>
                <w:sz w:val="72"/>
                <w:rPrChange w:id="79" w:author="Ayers, Sam" w:date="2026-09-25T21:09:00Z" w16du:dateUtc="2026-09-26T01:09:00Z">
                  <w:rPr/>
                </w:rPrChange>
              </w:rPr>
              <w:pPrChange w:id="80" w:author="Ayers, Sam" w:date="2026-09-25T21:09:00Z" w16du:dateUtc="2026-09-26T01:09:00Z">
                <w:pPr/>
              </w:pPrChange>
            </w:pPr>
          </w:p>
        </w:tc>
        <w:tc>
          <w:tcPr>
            <w:tcW w:w="2846" w:type="dxa"/>
            <w:tcPrChange w:id="81" w:author="Ayers, Sam" w:date="2026-09-25T21:09:00Z" w16du:dateUtc="2026-09-26T01:09:00Z">
              <w:tcPr>
                <w:tcW w:w="1188" w:type="dxa"/>
              </w:tcPr>
            </w:tcPrChange>
          </w:tcPr>
          <w:p w14:paraId="5761C43A" w14:textId="77777777" w:rsidR="00021671" w:rsidRPr="00621E30" w:rsidRDefault="00021671" w:rsidP="00D03964">
            <w:pPr>
              <w:jc w:val="center"/>
              <w:rPr>
                <w:sz w:val="72"/>
                <w:rPrChange w:id="82" w:author="Ayers, Sam" w:date="2026-09-25T21:09:00Z" w16du:dateUtc="2026-09-26T01:09:00Z">
                  <w:rPr/>
                </w:rPrChange>
              </w:rPr>
              <w:pPrChange w:id="83" w:author="Ayers, Sam" w:date="2026-09-25T21:09:00Z" w16du:dateUtc="2026-09-26T01:09:00Z">
                <w:pPr/>
              </w:pPrChange>
            </w:pPr>
          </w:p>
        </w:tc>
        <w:tc>
          <w:tcPr>
            <w:tcW w:w="2684" w:type="dxa"/>
            <w:tcPrChange w:id="84" w:author="Ayers, Sam" w:date="2026-09-25T21:09:00Z" w16du:dateUtc="2026-09-26T01:09:00Z">
              <w:tcPr>
                <w:tcW w:w="2684" w:type="dxa"/>
              </w:tcPr>
            </w:tcPrChange>
          </w:tcPr>
          <w:p w14:paraId="6007B0FF" w14:textId="77777777" w:rsidR="007B0A1B" w:rsidRPr="00621E30" w:rsidRDefault="007B0A1B" w:rsidP="00D03964">
            <w:pPr>
              <w:jc w:val="center"/>
              <w:rPr>
                <w:rFonts w:asciiTheme="minorHAnsi" w:eastAsiaTheme="minorHAnsi" w:hAnsiTheme="minorHAnsi" w:cstheme="minorBidi"/>
                <w:sz w:val="72"/>
                <w:szCs w:val="72"/>
              </w:rPr>
            </w:pPr>
          </w:p>
        </w:tc>
        <w:tc>
          <w:tcPr>
            <w:tcW w:w="1105" w:type="dxa"/>
            <w:tcPrChange w:id="85" w:author="Ayers, Sam" w:date="2026-09-25T21:09:00Z" w16du:dateUtc="2026-09-26T01:09:00Z">
              <w:tcPr>
                <w:tcW w:w="1105" w:type="dxa"/>
              </w:tcPr>
            </w:tcPrChange>
          </w:tcPr>
          <w:p w14:paraId="221DFFE1" w14:textId="77777777" w:rsidR="007B0A1B" w:rsidRPr="00621E30" w:rsidRDefault="007B0A1B" w:rsidP="00D03964">
            <w:pPr>
              <w:jc w:val="center"/>
              <w:rPr>
                <w:rFonts w:asciiTheme="minorHAnsi" w:eastAsiaTheme="minorHAnsi" w:hAnsiTheme="minorHAnsi" w:cstheme="minorBidi"/>
                <w:sz w:val="72"/>
                <w:szCs w:val="72"/>
              </w:rPr>
            </w:pPr>
          </w:p>
        </w:tc>
      </w:tr>
      <w:tr w:rsidR="00021671" w14:paraId="6928A4E8" w14:textId="3A2D5618" w:rsidTr="00621E30">
        <w:trPr>
          <w:trHeight w:val="644"/>
          <w:trPrChange w:id="86" w:author="Ayers, Sam" w:date="2026-09-25T21:09:00Z" w16du:dateUtc="2026-09-26T01:09:00Z">
            <w:trPr>
              <w:trHeight w:val="1296"/>
            </w:trPr>
          </w:trPrChange>
        </w:trPr>
        <w:tc>
          <w:tcPr>
            <w:tcW w:w="1381" w:type="dxa"/>
            <w:tcPrChange w:id="87" w:author="Ayers, Sam" w:date="2026-09-25T21:09:00Z" w16du:dateUtc="2026-09-26T01:09:00Z">
              <w:tcPr>
                <w:tcW w:w="1006" w:type="dxa"/>
              </w:tcPr>
            </w:tcPrChange>
          </w:tcPr>
          <w:p w14:paraId="2C62A662" w14:textId="77777777" w:rsidR="00021671" w:rsidRPr="00621E30" w:rsidRDefault="00D03964" w:rsidP="00D03964">
            <w:pPr>
              <w:jc w:val="center"/>
              <w:rPr>
                <w:sz w:val="72"/>
                <w:rPrChange w:id="88" w:author="Ayers, Sam" w:date="2026-09-25T21:09:00Z" w16du:dateUtc="2026-09-26T01:09:00Z">
                  <w:rPr/>
                </w:rPrChange>
              </w:rPr>
              <w:pPrChange w:id="89" w:author="Ayers, Sam" w:date="2026-09-25T21:09:00Z" w16du:dateUtc="2026-09-26T01:09:00Z">
                <w:pPr/>
              </w:pPrChange>
            </w:pPr>
            <w:ins w:id="90" w:author="Ayers, Sam" w:date="2026-09-25T21:09:00Z" w16du:dateUtc="2026-09-26T01:09:00Z">
              <w:r w:rsidRPr="00621E30">
                <w:rPr>
                  <w:sz w:val="72"/>
                  <w:szCs w:val="72"/>
                </w:rPr>
                <w:t>C</w:t>
              </w:r>
            </w:ins>
          </w:p>
        </w:tc>
        <w:tc>
          <w:tcPr>
            <w:tcW w:w="411" w:type="dxa"/>
            <w:tcPrChange w:id="91" w:author="Ayers, Sam" w:date="2026-09-25T21:09:00Z" w16du:dateUtc="2026-09-26T01:09:00Z">
              <w:tcPr>
                <w:tcW w:w="3188" w:type="dxa"/>
                <w:gridSpan w:val="5"/>
              </w:tcPr>
            </w:tcPrChange>
          </w:tcPr>
          <w:p w14:paraId="5F95CF32" w14:textId="77777777" w:rsidR="00021671" w:rsidRPr="00621E30" w:rsidRDefault="00021671" w:rsidP="00D03964">
            <w:pPr>
              <w:jc w:val="center"/>
              <w:rPr>
                <w:sz w:val="72"/>
                <w:rPrChange w:id="92" w:author="Ayers, Sam" w:date="2026-09-25T21:09:00Z" w16du:dateUtc="2026-09-26T01:09:00Z">
                  <w:rPr/>
                </w:rPrChange>
              </w:rPr>
              <w:pPrChange w:id="93" w:author="Ayers, Sam" w:date="2026-09-25T21:09:00Z" w16du:dateUtc="2026-09-26T01:09:00Z">
                <w:pPr/>
              </w:pPrChange>
            </w:pPr>
          </w:p>
        </w:tc>
        <w:tc>
          <w:tcPr>
            <w:tcW w:w="447" w:type="dxa"/>
            <w:tcPrChange w:id="94" w:author="Ayers, Sam" w:date="2026-09-25T21:09:00Z" w16du:dateUtc="2026-09-26T01:09:00Z">
              <w:tcPr>
                <w:tcW w:w="876" w:type="dxa"/>
              </w:tcPr>
            </w:tcPrChange>
          </w:tcPr>
          <w:p w14:paraId="113AA9F4" w14:textId="77777777" w:rsidR="00021671" w:rsidRPr="00621E30" w:rsidRDefault="00021671" w:rsidP="00D03964">
            <w:pPr>
              <w:jc w:val="center"/>
              <w:rPr>
                <w:sz w:val="72"/>
                <w:rPrChange w:id="95" w:author="Ayers, Sam" w:date="2026-09-25T21:09:00Z" w16du:dateUtc="2026-09-26T01:09:00Z">
                  <w:rPr/>
                </w:rPrChange>
              </w:rPr>
              <w:pPrChange w:id="96" w:author="Ayers, Sam" w:date="2026-09-25T21:09:00Z" w16du:dateUtc="2026-09-26T01:09:00Z">
                <w:pPr/>
              </w:pPrChange>
            </w:pPr>
          </w:p>
        </w:tc>
        <w:tc>
          <w:tcPr>
            <w:tcW w:w="559" w:type="dxa"/>
            <w:tcPrChange w:id="97" w:author="Ayers, Sam" w:date="2026-09-25T21:09:00Z" w16du:dateUtc="2026-09-26T01:09:00Z">
              <w:tcPr>
                <w:tcW w:w="3548" w:type="dxa"/>
                <w:gridSpan w:val="2"/>
              </w:tcPr>
            </w:tcPrChange>
          </w:tcPr>
          <w:p w14:paraId="1296A1A0" w14:textId="77777777" w:rsidR="00021671" w:rsidRPr="00621E30" w:rsidRDefault="00021671" w:rsidP="00D03964">
            <w:pPr>
              <w:jc w:val="center"/>
              <w:rPr>
                <w:sz w:val="72"/>
                <w:rPrChange w:id="98" w:author="Ayers, Sam" w:date="2026-09-25T21:09:00Z" w16du:dateUtc="2026-09-26T01:09:00Z">
                  <w:rPr/>
                </w:rPrChange>
              </w:rPr>
              <w:pPrChange w:id="99" w:author="Ayers, Sam" w:date="2026-09-25T21:09:00Z" w16du:dateUtc="2026-09-26T01:09:00Z">
                <w:pPr/>
              </w:pPrChange>
            </w:pPr>
          </w:p>
        </w:tc>
        <w:tc>
          <w:tcPr>
            <w:tcW w:w="3096" w:type="dxa"/>
            <w:tcPrChange w:id="100" w:author="Ayers, Sam" w:date="2026-09-25T21:09:00Z" w16du:dateUtc="2026-09-26T01:09:00Z">
              <w:tcPr>
                <w:tcW w:w="4810" w:type="dxa"/>
                <w:gridSpan w:val="4"/>
              </w:tcPr>
            </w:tcPrChange>
          </w:tcPr>
          <w:p w14:paraId="37C34281" w14:textId="77777777" w:rsidR="00021671" w:rsidRPr="00621E30" w:rsidRDefault="00021671" w:rsidP="00D03964">
            <w:pPr>
              <w:jc w:val="center"/>
              <w:rPr>
                <w:sz w:val="72"/>
                <w:rPrChange w:id="101" w:author="Ayers, Sam" w:date="2026-09-25T21:09:00Z" w16du:dateUtc="2026-09-26T01:09:00Z">
                  <w:rPr/>
                </w:rPrChange>
              </w:rPr>
              <w:pPrChange w:id="102" w:author="Ayers, Sam" w:date="2026-09-25T21:09:00Z" w16du:dateUtc="2026-09-26T01:09:00Z">
                <w:pPr/>
              </w:pPrChange>
            </w:pPr>
          </w:p>
        </w:tc>
        <w:tc>
          <w:tcPr>
            <w:tcW w:w="2846" w:type="dxa"/>
            <w:tcPrChange w:id="103" w:author="Ayers, Sam" w:date="2026-09-25T21:09:00Z" w16du:dateUtc="2026-09-26T01:09:00Z">
              <w:tcPr>
                <w:tcW w:w="1188" w:type="dxa"/>
              </w:tcPr>
            </w:tcPrChange>
          </w:tcPr>
          <w:p w14:paraId="58DB1E5C" w14:textId="77777777" w:rsidR="00021671" w:rsidRPr="00621E30" w:rsidRDefault="00021671" w:rsidP="00D03964">
            <w:pPr>
              <w:jc w:val="center"/>
              <w:rPr>
                <w:sz w:val="72"/>
                <w:rPrChange w:id="104" w:author="Ayers, Sam" w:date="2026-09-25T21:09:00Z" w16du:dateUtc="2026-09-26T01:09:00Z">
                  <w:rPr/>
                </w:rPrChange>
              </w:rPr>
              <w:pPrChange w:id="105" w:author="Ayers, Sam" w:date="2026-09-25T21:09:00Z" w16du:dateUtc="2026-09-26T01:09:00Z">
                <w:pPr/>
              </w:pPrChange>
            </w:pPr>
          </w:p>
        </w:tc>
        <w:tc>
          <w:tcPr>
            <w:tcW w:w="2684" w:type="dxa"/>
            <w:tcPrChange w:id="106" w:author="Ayers, Sam" w:date="2026-09-25T21:09:00Z" w16du:dateUtc="2026-09-26T01:09:00Z">
              <w:tcPr>
                <w:tcW w:w="2684" w:type="dxa"/>
              </w:tcPr>
            </w:tcPrChange>
          </w:tcPr>
          <w:p w14:paraId="3D312C01" w14:textId="77777777" w:rsidR="007B0A1B" w:rsidRPr="00621E30" w:rsidRDefault="007B0A1B" w:rsidP="00D03964">
            <w:pPr>
              <w:jc w:val="center"/>
              <w:rPr>
                <w:rFonts w:asciiTheme="minorHAnsi" w:eastAsiaTheme="minorHAnsi" w:hAnsiTheme="minorHAnsi" w:cstheme="minorBidi"/>
                <w:sz w:val="72"/>
                <w:szCs w:val="72"/>
              </w:rPr>
            </w:pPr>
          </w:p>
        </w:tc>
        <w:tc>
          <w:tcPr>
            <w:tcW w:w="1105" w:type="dxa"/>
            <w:tcPrChange w:id="107" w:author="Ayers, Sam" w:date="2026-09-25T21:09:00Z" w16du:dateUtc="2026-09-26T01:09:00Z">
              <w:tcPr>
                <w:tcW w:w="1105" w:type="dxa"/>
              </w:tcPr>
            </w:tcPrChange>
          </w:tcPr>
          <w:p w14:paraId="2271F383" w14:textId="77777777" w:rsidR="007B0A1B" w:rsidRPr="00621E30" w:rsidRDefault="007B0A1B" w:rsidP="00D03964">
            <w:pPr>
              <w:jc w:val="center"/>
              <w:rPr>
                <w:rFonts w:asciiTheme="minorHAnsi" w:eastAsiaTheme="minorHAnsi" w:hAnsiTheme="minorHAnsi" w:cstheme="minorBidi"/>
                <w:sz w:val="72"/>
                <w:szCs w:val="72"/>
              </w:rPr>
            </w:pPr>
          </w:p>
        </w:tc>
      </w:tr>
      <w:tr w:rsidR="00021671" w14:paraId="0E03ADBC" w14:textId="35678797" w:rsidTr="00621E30">
        <w:trPr>
          <w:trHeight w:val="644"/>
          <w:trPrChange w:id="108" w:author="Ayers, Sam" w:date="2026-09-25T21:09:00Z" w16du:dateUtc="2026-09-26T01:09:00Z">
            <w:trPr>
              <w:trHeight w:val="1296"/>
            </w:trPr>
          </w:trPrChange>
        </w:trPr>
        <w:tc>
          <w:tcPr>
            <w:tcW w:w="1381" w:type="dxa"/>
            <w:tcPrChange w:id="109" w:author="Ayers, Sam" w:date="2026-09-25T21:09:00Z" w16du:dateUtc="2026-09-26T01:09:00Z">
              <w:tcPr>
                <w:tcW w:w="1006" w:type="dxa"/>
              </w:tcPr>
            </w:tcPrChange>
          </w:tcPr>
          <w:p w14:paraId="574B514A" w14:textId="77777777" w:rsidR="00021671" w:rsidRPr="00621E30" w:rsidRDefault="00D03964" w:rsidP="00D03964">
            <w:pPr>
              <w:jc w:val="center"/>
              <w:rPr>
                <w:sz w:val="72"/>
                <w:rPrChange w:id="110" w:author="Ayers, Sam" w:date="2026-09-25T21:09:00Z" w16du:dateUtc="2026-09-26T01:09:00Z">
                  <w:rPr/>
                </w:rPrChange>
              </w:rPr>
              <w:pPrChange w:id="111" w:author="Ayers, Sam" w:date="2026-09-25T21:09:00Z" w16du:dateUtc="2026-09-26T01:09:00Z">
                <w:pPr/>
              </w:pPrChange>
            </w:pPr>
            <w:ins w:id="112" w:author="Ayers, Sam" w:date="2026-09-25T21:09:00Z" w16du:dateUtc="2026-09-26T01:09:00Z">
              <w:r w:rsidRPr="00621E30">
                <w:rPr>
                  <w:sz w:val="72"/>
                  <w:szCs w:val="72"/>
                </w:rPr>
                <w:t>D</w:t>
              </w:r>
            </w:ins>
          </w:p>
        </w:tc>
        <w:tc>
          <w:tcPr>
            <w:tcW w:w="411" w:type="dxa"/>
            <w:tcPrChange w:id="113" w:author="Ayers, Sam" w:date="2026-09-25T21:09:00Z" w16du:dateUtc="2026-09-26T01:09:00Z">
              <w:tcPr>
                <w:tcW w:w="3188" w:type="dxa"/>
                <w:gridSpan w:val="5"/>
              </w:tcPr>
            </w:tcPrChange>
          </w:tcPr>
          <w:p w14:paraId="7F7A6B21" w14:textId="77777777" w:rsidR="00021671" w:rsidRPr="00621E30" w:rsidRDefault="00021671" w:rsidP="00D03964">
            <w:pPr>
              <w:jc w:val="center"/>
              <w:rPr>
                <w:sz w:val="72"/>
                <w:rPrChange w:id="114" w:author="Ayers, Sam" w:date="2026-09-25T21:09:00Z" w16du:dateUtc="2026-09-26T01:09:00Z">
                  <w:rPr/>
                </w:rPrChange>
              </w:rPr>
              <w:pPrChange w:id="115" w:author="Ayers, Sam" w:date="2026-09-25T21:09:00Z" w16du:dateUtc="2026-09-26T01:09:00Z">
                <w:pPr/>
              </w:pPrChange>
            </w:pPr>
          </w:p>
        </w:tc>
        <w:tc>
          <w:tcPr>
            <w:tcW w:w="447" w:type="dxa"/>
            <w:tcPrChange w:id="116" w:author="Ayers, Sam" w:date="2026-09-25T21:09:00Z" w16du:dateUtc="2026-09-26T01:09:00Z">
              <w:tcPr>
                <w:tcW w:w="876" w:type="dxa"/>
              </w:tcPr>
            </w:tcPrChange>
          </w:tcPr>
          <w:p w14:paraId="166CDCBB" w14:textId="77777777" w:rsidR="00021671" w:rsidRPr="00621E30" w:rsidRDefault="00021671" w:rsidP="00D03964">
            <w:pPr>
              <w:jc w:val="center"/>
              <w:rPr>
                <w:sz w:val="72"/>
                <w:rPrChange w:id="117" w:author="Ayers, Sam" w:date="2026-09-25T21:09:00Z" w16du:dateUtc="2026-09-26T01:09:00Z">
                  <w:rPr/>
                </w:rPrChange>
              </w:rPr>
              <w:pPrChange w:id="118" w:author="Ayers, Sam" w:date="2026-09-25T21:09:00Z" w16du:dateUtc="2026-09-26T01:09:00Z">
                <w:pPr/>
              </w:pPrChange>
            </w:pPr>
          </w:p>
        </w:tc>
        <w:tc>
          <w:tcPr>
            <w:tcW w:w="559" w:type="dxa"/>
            <w:tcPrChange w:id="119" w:author="Ayers, Sam" w:date="2026-09-25T21:09:00Z" w16du:dateUtc="2026-09-26T01:09:00Z">
              <w:tcPr>
                <w:tcW w:w="3548" w:type="dxa"/>
                <w:gridSpan w:val="2"/>
              </w:tcPr>
            </w:tcPrChange>
          </w:tcPr>
          <w:p w14:paraId="695CC2A1" w14:textId="77777777" w:rsidR="00021671" w:rsidRPr="00621E30" w:rsidRDefault="00021671" w:rsidP="00D03964">
            <w:pPr>
              <w:jc w:val="center"/>
              <w:rPr>
                <w:sz w:val="72"/>
                <w:rPrChange w:id="120" w:author="Ayers, Sam" w:date="2026-09-25T21:09:00Z" w16du:dateUtc="2026-09-26T01:09:00Z">
                  <w:rPr/>
                </w:rPrChange>
              </w:rPr>
              <w:pPrChange w:id="121" w:author="Ayers, Sam" w:date="2026-09-25T21:09:00Z" w16du:dateUtc="2026-09-26T01:09:00Z">
                <w:pPr/>
              </w:pPrChange>
            </w:pPr>
          </w:p>
        </w:tc>
        <w:tc>
          <w:tcPr>
            <w:tcW w:w="3096" w:type="dxa"/>
            <w:tcPrChange w:id="122" w:author="Ayers, Sam" w:date="2026-09-25T21:09:00Z" w16du:dateUtc="2026-09-26T01:09:00Z">
              <w:tcPr>
                <w:tcW w:w="4810" w:type="dxa"/>
                <w:gridSpan w:val="4"/>
              </w:tcPr>
            </w:tcPrChange>
          </w:tcPr>
          <w:p w14:paraId="26A38C62" w14:textId="77777777" w:rsidR="00021671" w:rsidRPr="00621E30" w:rsidRDefault="00021671" w:rsidP="00D03964">
            <w:pPr>
              <w:jc w:val="center"/>
              <w:rPr>
                <w:sz w:val="72"/>
                <w:rPrChange w:id="123" w:author="Ayers, Sam" w:date="2026-09-25T21:09:00Z" w16du:dateUtc="2026-09-26T01:09:00Z">
                  <w:rPr/>
                </w:rPrChange>
              </w:rPr>
              <w:pPrChange w:id="124" w:author="Ayers, Sam" w:date="2026-09-25T21:09:00Z" w16du:dateUtc="2026-09-26T01:09:00Z">
                <w:pPr/>
              </w:pPrChange>
            </w:pPr>
          </w:p>
        </w:tc>
        <w:tc>
          <w:tcPr>
            <w:tcW w:w="2846" w:type="dxa"/>
            <w:tcPrChange w:id="125" w:author="Ayers, Sam" w:date="2026-09-25T21:09:00Z" w16du:dateUtc="2026-09-26T01:09:00Z">
              <w:tcPr>
                <w:tcW w:w="1188" w:type="dxa"/>
              </w:tcPr>
            </w:tcPrChange>
          </w:tcPr>
          <w:p w14:paraId="6B4D42AC" w14:textId="77777777" w:rsidR="00021671" w:rsidRPr="00621E30" w:rsidRDefault="00021671" w:rsidP="00D03964">
            <w:pPr>
              <w:jc w:val="center"/>
              <w:rPr>
                <w:sz w:val="72"/>
                <w:rPrChange w:id="126" w:author="Ayers, Sam" w:date="2026-09-25T21:09:00Z" w16du:dateUtc="2026-09-26T01:09:00Z">
                  <w:rPr/>
                </w:rPrChange>
              </w:rPr>
              <w:pPrChange w:id="127" w:author="Ayers, Sam" w:date="2026-09-25T21:09:00Z" w16du:dateUtc="2026-09-26T01:09:00Z">
                <w:pPr/>
              </w:pPrChange>
            </w:pPr>
          </w:p>
        </w:tc>
        <w:tc>
          <w:tcPr>
            <w:tcW w:w="2684" w:type="dxa"/>
            <w:tcPrChange w:id="128" w:author="Ayers, Sam" w:date="2026-09-25T21:09:00Z" w16du:dateUtc="2026-09-26T01:09:00Z">
              <w:tcPr>
                <w:tcW w:w="2684" w:type="dxa"/>
              </w:tcPr>
            </w:tcPrChange>
          </w:tcPr>
          <w:p w14:paraId="34822095" w14:textId="77777777" w:rsidR="007B0A1B" w:rsidRPr="00621E30" w:rsidRDefault="007B0A1B" w:rsidP="00D03964">
            <w:pPr>
              <w:jc w:val="center"/>
              <w:rPr>
                <w:rFonts w:asciiTheme="minorHAnsi" w:eastAsiaTheme="minorHAnsi" w:hAnsiTheme="minorHAnsi" w:cstheme="minorBidi"/>
                <w:sz w:val="72"/>
                <w:szCs w:val="72"/>
              </w:rPr>
            </w:pPr>
          </w:p>
        </w:tc>
        <w:tc>
          <w:tcPr>
            <w:tcW w:w="1105" w:type="dxa"/>
            <w:tcPrChange w:id="129" w:author="Ayers, Sam" w:date="2026-09-25T21:09:00Z" w16du:dateUtc="2026-09-26T01:09:00Z">
              <w:tcPr>
                <w:tcW w:w="1105" w:type="dxa"/>
              </w:tcPr>
            </w:tcPrChange>
          </w:tcPr>
          <w:p w14:paraId="7F28B2EA" w14:textId="77777777" w:rsidR="007B0A1B" w:rsidRPr="00621E30" w:rsidRDefault="007B0A1B" w:rsidP="00D03964">
            <w:pPr>
              <w:jc w:val="center"/>
              <w:rPr>
                <w:rFonts w:asciiTheme="minorHAnsi" w:eastAsiaTheme="minorHAnsi" w:hAnsiTheme="minorHAnsi" w:cstheme="minorBidi"/>
                <w:sz w:val="72"/>
                <w:szCs w:val="72"/>
              </w:rPr>
            </w:pPr>
          </w:p>
        </w:tc>
      </w:tr>
      <w:tr w:rsidR="00021671" w14:paraId="023A462C" w14:textId="763A6EB4" w:rsidTr="00621E30">
        <w:trPr>
          <w:trHeight w:val="659"/>
          <w:trPrChange w:id="130" w:author="Ayers, Sam" w:date="2026-09-25T21:09:00Z" w16du:dateUtc="2026-09-26T01:09:00Z">
            <w:trPr>
              <w:trHeight w:val="1296"/>
            </w:trPr>
          </w:trPrChange>
        </w:trPr>
        <w:tc>
          <w:tcPr>
            <w:tcW w:w="1381" w:type="dxa"/>
            <w:tcPrChange w:id="131" w:author="Ayers, Sam" w:date="2026-09-25T21:09:00Z" w16du:dateUtc="2026-09-26T01:09:00Z">
              <w:tcPr>
                <w:tcW w:w="1006" w:type="dxa"/>
              </w:tcPr>
            </w:tcPrChange>
          </w:tcPr>
          <w:p w14:paraId="3E2CB254" w14:textId="77777777" w:rsidR="00021671" w:rsidRPr="00621E30" w:rsidRDefault="00D03964" w:rsidP="00D03964">
            <w:pPr>
              <w:jc w:val="center"/>
              <w:rPr>
                <w:sz w:val="72"/>
                <w:rPrChange w:id="132" w:author="Ayers, Sam" w:date="2026-09-25T21:09:00Z" w16du:dateUtc="2026-09-26T01:09:00Z">
                  <w:rPr/>
                </w:rPrChange>
              </w:rPr>
              <w:pPrChange w:id="133" w:author="Ayers, Sam" w:date="2026-09-25T21:09:00Z" w16du:dateUtc="2026-09-26T01:09:00Z">
                <w:pPr/>
              </w:pPrChange>
            </w:pPr>
            <w:ins w:id="134" w:author="Ayers, Sam" w:date="2026-09-25T21:09:00Z" w16du:dateUtc="2026-09-26T01:09:00Z">
              <w:r w:rsidRPr="00621E30">
                <w:rPr>
                  <w:sz w:val="72"/>
                  <w:szCs w:val="72"/>
                </w:rPr>
                <w:t>E</w:t>
              </w:r>
            </w:ins>
          </w:p>
        </w:tc>
        <w:tc>
          <w:tcPr>
            <w:tcW w:w="411" w:type="dxa"/>
            <w:tcPrChange w:id="135" w:author="Ayers, Sam" w:date="2026-09-25T21:09:00Z" w16du:dateUtc="2026-09-26T01:09:00Z">
              <w:tcPr>
                <w:tcW w:w="3188" w:type="dxa"/>
                <w:gridSpan w:val="5"/>
              </w:tcPr>
            </w:tcPrChange>
          </w:tcPr>
          <w:p w14:paraId="53C220B9" w14:textId="77777777" w:rsidR="00021671" w:rsidRPr="00621E30" w:rsidRDefault="00021671" w:rsidP="00D03964">
            <w:pPr>
              <w:jc w:val="center"/>
              <w:rPr>
                <w:sz w:val="72"/>
                <w:rPrChange w:id="136" w:author="Ayers, Sam" w:date="2026-09-25T21:09:00Z" w16du:dateUtc="2026-09-26T01:09:00Z">
                  <w:rPr/>
                </w:rPrChange>
              </w:rPr>
              <w:pPrChange w:id="137" w:author="Ayers, Sam" w:date="2026-09-25T21:09:00Z" w16du:dateUtc="2026-09-26T01:09:00Z">
                <w:pPr/>
              </w:pPrChange>
            </w:pPr>
          </w:p>
        </w:tc>
        <w:tc>
          <w:tcPr>
            <w:tcW w:w="447" w:type="dxa"/>
            <w:tcPrChange w:id="138" w:author="Ayers, Sam" w:date="2026-09-25T21:09:00Z" w16du:dateUtc="2026-09-26T01:09:00Z">
              <w:tcPr>
                <w:tcW w:w="876" w:type="dxa"/>
              </w:tcPr>
            </w:tcPrChange>
          </w:tcPr>
          <w:p w14:paraId="596E3BBD" w14:textId="77777777" w:rsidR="00021671" w:rsidRPr="00621E30" w:rsidRDefault="00021671" w:rsidP="00D03964">
            <w:pPr>
              <w:jc w:val="center"/>
              <w:rPr>
                <w:sz w:val="72"/>
                <w:rPrChange w:id="139" w:author="Ayers, Sam" w:date="2026-09-25T21:09:00Z" w16du:dateUtc="2026-09-26T01:09:00Z">
                  <w:rPr/>
                </w:rPrChange>
              </w:rPr>
              <w:pPrChange w:id="140" w:author="Ayers, Sam" w:date="2026-09-25T21:09:00Z" w16du:dateUtc="2026-09-26T01:09:00Z">
                <w:pPr/>
              </w:pPrChange>
            </w:pPr>
          </w:p>
        </w:tc>
        <w:tc>
          <w:tcPr>
            <w:tcW w:w="559" w:type="dxa"/>
            <w:tcPrChange w:id="141" w:author="Ayers, Sam" w:date="2026-09-25T21:09:00Z" w16du:dateUtc="2026-09-26T01:09:00Z">
              <w:tcPr>
                <w:tcW w:w="3548" w:type="dxa"/>
                <w:gridSpan w:val="2"/>
              </w:tcPr>
            </w:tcPrChange>
          </w:tcPr>
          <w:p w14:paraId="74F69607" w14:textId="77777777" w:rsidR="00021671" w:rsidRPr="00621E30" w:rsidRDefault="00021671" w:rsidP="00D03964">
            <w:pPr>
              <w:jc w:val="center"/>
              <w:rPr>
                <w:sz w:val="72"/>
                <w:rPrChange w:id="142" w:author="Ayers, Sam" w:date="2026-09-25T21:09:00Z" w16du:dateUtc="2026-09-26T01:09:00Z">
                  <w:rPr/>
                </w:rPrChange>
              </w:rPr>
              <w:pPrChange w:id="143" w:author="Ayers, Sam" w:date="2026-09-25T21:09:00Z" w16du:dateUtc="2026-09-26T01:09:00Z">
                <w:pPr/>
              </w:pPrChange>
            </w:pPr>
          </w:p>
        </w:tc>
        <w:tc>
          <w:tcPr>
            <w:tcW w:w="3096" w:type="dxa"/>
            <w:tcPrChange w:id="144" w:author="Ayers, Sam" w:date="2026-09-25T21:09:00Z" w16du:dateUtc="2026-09-26T01:09:00Z">
              <w:tcPr>
                <w:tcW w:w="4810" w:type="dxa"/>
                <w:gridSpan w:val="4"/>
              </w:tcPr>
            </w:tcPrChange>
          </w:tcPr>
          <w:p w14:paraId="32E6789D" w14:textId="77777777" w:rsidR="00021671" w:rsidRPr="00621E30" w:rsidRDefault="00021671" w:rsidP="00D03964">
            <w:pPr>
              <w:jc w:val="center"/>
              <w:rPr>
                <w:sz w:val="72"/>
                <w:rPrChange w:id="145" w:author="Ayers, Sam" w:date="2026-09-25T21:09:00Z" w16du:dateUtc="2026-09-26T01:09:00Z">
                  <w:rPr/>
                </w:rPrChange>
              </w:rPr>
              <w:pPrChange w:id="146" w:author="Ayers, Sam" w:date="2026-09-25T21:09:00Z" w16du:dateUtc="2026-09-26T01:09:00Z">
                <w:pPr/>
              </w:pPrChange>
            </w:pPr>
          </w:p>
        </w:tc>
        <w:tc>
          <w:tcPr>
            <w:tcW w:w="2846" w:type="dxa"/>
            <w:tcPrChange w:id="147" w:author="Ayers, Sam" w:date="2026-09-25T21:09:00Z" w16du:dateUtc="2026-09-26T01:09:00Z">
              <w:tcPr>
                <w:tcW w:w="1188" w:type="dxa"/>
              </w:tcPr>
            </w:tcPrChange>
          </w:tcPr>
          <w:p w14:paraId="4EADF26E" w14:textId="77777777" w:rsidR="00021671" w:rsidRPr="00621E30" w:rsidRDefault="00021671" w:rsidP="00D03964">
            <w:pPr>
              <w:jc w:val="center"/>
              <w:rPr>
                <w:sz w:val="72"/>
                <w:rPrChange w:id="148" w:author="Ayers, Sam" w:date="2026-09-25T21:09:00Z" w16du:dateUtc="2026-09-26T01:09:00Z">
                  <w:rPr/>
                </w:rPrChange>
              </w:rPr>
              <w:pPrChange w:id="149" w:author="Ayers, Sam" w:date="2026-09-25T21:09:00Z" w16du:dateUtc="2026-09-26T01:09:00Z">
                <w:pPr/>
              </w:pPrChange>
            </w:pPr>
          </w:p>
        </w:tc>
        <w:tc>
          <w:tcPr>
            <w:tcW w:w="2684" w:type="dxa"/>
            <w:tcPrChange w:id="150" w:author="Ayers, Sam" w:date="2026-09-25T21:09:00Z" w16du:dateUtc="2026-09-26T01:09:00Z">
              <w:tcPr>
                <w:tcW w:w="2684" w:type="dxa"/>
              </w:tcPr>
            </w:tcPrChange>
          </w:tcPr>
          <w:p w14:paraId="095FDA80" w14:textId="77777777" w:rsidR="007B0A1B" w:rsidRPr="00621E30" w:rsidRDefault="007B0A1B" w:rsidP="00D03964">
            <w:pPr>
              <w:jc w:val="center"/>
              <w:rPr>
                <w:rFonts w:asciiTheme="minorHAnsi" w:eastAsiaTheme="minorHAnsi" w:hAnsiTheme="minorHAnsi" w:cstheme="minorBidi"/>
                <w:sz w:val="72"/>
                <w:szCs w:val="72"/>
              </w:rPr>
            </w:pPr>
          </w:p>
        </w:tc>
        <w:tc>
          <w:tcPr>
            <w:tcW w:w="1105" w:type="dxa"/>
            <w:tcPrChange w:id="151" w:author="Ayers, Sam" w:date="2026-09-25T21:09:00Z" w16du:dateUtc="2026-09-26T01:09:00Z">
              <w:tcPr>
                <w:tcW w:w="1105" w:type="dxa"/>
              </w:tcPr>
            </w:tcPrChange>
          </w:tcPr>
          <w:p w14:paraId="3D4E0D88" w14:textId="77777777" w:rsidR="007B0A1B" w:rsidRPr="00621E30" w:rsidRDefault="007B0A1B" w:rsidP="00D03964">
            <w:pPr>
              <w:jc w:val="center"/>
              <w:rPr>
                <w:rFonts w:asciiTheme="minorHAnsi" w:eastAsiaTheme="minorHAnsi" w:hAnsiTheme="minorHAnsi" w:cstheme="minorBidi"/>
                <w:sz w:val="72"/>
                <w:szCs w:val="72"/>
              </w:rPr>
            </w:pPr>
          </w:p>
        </w:tc>
      </w:tr>
      <w:tr w:rsidR="00021671" w14:paraId="1CFE5CF8" w14:textId="756B734A" w:rsidTr="00621E30">
        <w:trPr>
          <w:trHeight w:val="644"/>
          <w:trPrChange w:id="152" w:author="Ayers, Sam" w:date="2026-09-25T21:09:00Z" w16du:dateUtc="2026-09-26T01:09:00Z">
            <w:trPr>
              <w:trHeight w:val="1296"/>
            </w:trPr>
          </w:trPrChange>
        </w:trPr>
        <w:tc>
          <w:tcPr>
            <w:tcW w:w="1381" w:type="dxa"/>
            <w:tcPrChange w:id="153" w:author="Ayers, Sam" w:date="2026-09-25T21:09:00Z" w16du:dateUtc="2026-09-26T01:09:00Z">
              <w:tcPr>
                <w:tcW w:w="1006" w:type="dxa"/>
              </w:tcPr>
            </w:tcPrChange>
          </w:tcPr>
          <w:p w14:paraId="10A2C228" w14:textId="77777777" w:rsidR="00021671" w:rsidRPr="00621E30" w:rsidRDefault="00D03964" w:rsidP="00D03964">
            <w:pPr>
              <w:jc w:val="center"/>
              <w:rPr>
                <w:sz w:val="72"/>
                <w:rPrChange w:id="154" w:author="Ayers, Sam" w:date="2026-09-25T21:09:00Z" w16du:dateUtc="2026-09-26T01:09:00Z">
                  <w:rPr/>
                </w:rPrChange>
              </w:rPr>
              <w:pPrChange w:id="155" w:author="Ayers, Sam" w:date="2026-09-25T21:09:00Z" w16du:dateUtc="2026-09-26T01:09:00Z">
                <w:pPr/>
              </w:pPrChange>
            </w:pPr>
            <w:ins w:id="156" w:author="Ayers, Sam" w:date="2026-09-25T21:09:00Z" w16du:dateUtc="2026-09-26T01:09:00Z">
              <w:r w:rsidRPr="00621E30">
                <w:rPr>
                  <w:sz w:val="72"/>
                  <w:szCs w:val="72"/>
                </w:rPr>
                <w:t>F</w:t>
              </w:r>
            </w:ins>
          </w:p>
        </w:tc>
        <w:tc>
          <w:tcPr>
            <w:tcW w:w="411" w:type="dxa"/>
            <w:tcPrChange w:id="157" w:author="Ayers, Sam" w:date="2026-09-25T21:09:00Z" w16du:dateUtc="2026-09-26T01:09:00Z">
              <w:tcPr>
                <w:tcW w:w="3188" w:type="dxa"/>
                <w:gridSpan w:val="5"/>
              </w:tcPr>
            </w:tcPrChange>
          </w:tcPr>
          <w:p w14:paraId="4EFF268A" w14:textId="77777777" w:rsidR="00021671" w:rsidRPr="00621E30" w:rsidRDefault="00021671" w:rsidP="00D03964">
            <w:pPr>
              <w:jc w:val="center"/>
              <w:rPr>
                <w:sz w:val="72"/>
                <w:rPrChange w:id="158" w:author="Ayers, Sam" w:date="2026-09-25T21:09:00Z" w16du:dateUtc="2026-09-26T01:09:00Z">
                  <w:rPr/>
                </w:rPrChange>
              </w:rPr>
              <w:pPrChange w:id="159" w:author="Ayers, Sam" w:date="2026-09-25T21:09:00Z" w16du:dateUtc="2026-09-26T01:09:00Z">
                <w:pPr/>
              </w:pPrChange>
            </w:pPr>
          </w:p>
        </w:tc>
        <w:tc>
          <w:tcPr>
            <w:tcW w:w="447" w:type="dxa"/>
            <w:tcPrChange w:id="160" w:author="Ayers, Sam" w:date="2026-09-25T21:09:00Z" w16du:dateUtc="2026-09-26T01:09:00Z">
              <w:tcPr>
                <w:tcW w:w="876" w:type="dxa"/>
              </w:tcPr>
            </w:tcPrChange>
          </w:tcPr>
          <w:p w14:paraId="2D765AD8" w14:textId="77777777" w:rsidR="00021671" w:rsidRPr="00621E30" w:rsidRDefault="00021671" w:rsidP="00D03964">
            <w:pPr>
              <w:jc w:val="center"/>
              <w:rPr>
                <w:sz w:val="72"/>
                <w:rPrChange w:id="161" w:author="Ayers, Sam" w:date="2026-09-25T21:09:00Z" w16du:dateUtc="2026-09-26T01:09:00Z">
                  <w:rPr/>
                </w:rPrChange>
              </w:rPr>
              <w:pPrChange w:id="162" w:author="Ayers, Sam" w:date="2026-09-25T21:09:00Z" w16du:dateUtc="2026-09-26T01:09:00Z">
                <w:pPr/>
              </w:pPrChange>
            </w:pPr>
          </w:p>
        </w:tc>
        <w:tc>
          <w:tcPr>
            <w:tcW w:w="559" w:type="dxa"/>
            <w:tcPrChange w:id="163" w:author="Ayers, Sam" w:date="2026-09-25T21:09:00Z" w16du:dateUtc="2026-09-26T01:09:00Z">
              <w:tcPr>
                <w:tcW w:w="3548" w:type="dxa"/>
                <w:gridSpan w:val="2"/>
              </w:tcPr>
            </w:tcPrChange>
          </w:tcPr>
          <w:p w14:paraId="3087DAB9" w14:textId="77777777" w:rsidR="00021671" w:rsidRPr="00621E30" w:rsidRDefault="00021671" w:rsidP="00D03964">
            <w:pPr>
              <w:jc w:val="center"/>
              <w:rPr>
                <w:sz w:val="72"/>
                <w:rPrChange w:id="164" w:author="Ayers, Sam" w:date="2026-09-25T21:09:00Z" w16du:dateUtc="2026-09-26T01:09:00Z">
                  <w:rPr/>
                </w:rPrChange>
              </w:rPr>
              <w:pPrChange w:id="165" w:author="Ayers, Sam" w:date="2026-09-25T21:09:00Z" w16du:dateUtc="2026-09-26T01:09:00Z">
                <w:pPr/>
              </w:pPrChange>
            </w:pPr>
          </w:p>
        </w:tc>
        <w:tc>
          <w:tcPr>
            <w:tcW w:w="3096" w:type="dxa"/>
            <w:tcPrChange w:id="166" w:author="Ayers, Sam" w:date="2026-09-25T21:09:00Z" w16du:dateUtc="2026-09-26T01:09:00Z">
              <w:tcPr>
                <w:tcW w:w="4810" w:type="dxa"/>
                <w:gridSpan w:val="4"/>
              </w:tcPr>
            </w:tcPrChange>
          </w:tcPr>
          <w:p w14:paraId="66DEC545" w14:textId="77777777" w:rsidR="00021671" w:rsidRPr="00621E30" w:rsidRDefault="00021671" w:rsidP="00D03964">
            <w:pPr>
              <w:jc w:val="center"/>
              <w:rPr>
                <w:sz w:val="72"/>
                <w:rPrChange w:id="167" w:author="Ayers, Sam" w:date="2026-09-25T21:09:00Z" w16du:dateUtc="2026-09-26T01:09:00Z">
                  <w:rPr/>
                </w:rPrChange>
              </w:rPr>
              <w:pPrChange w:id="168" w:author="Ayers, Sam" w:date="2026-09-25T21:09:00Z" w16du:dateUtc="2026-09-26T01:09:00Z">
                <w:pPr/>
              </w:pPrChange>
            </w:pPr>
          </w:p>
        </w:tc>
        <w:tc>
          <w:tcPr>
            <w:tcW w:w="2846" w:type="dxa"/>
            <w:tcPrChange w:id="169" w:author="Ayers, Sam" w:date="2026-09-25T21:09:00Z" w16du:dateUtc="2026-09-26T01:09:00Z">
              <w:tcPr>
                <w:tcW w:w="1188" w:type="dxa"/>
              </w:tcPr>
            </w:tcPrChange>
          </w:tcPr>
          <w:p w14:paraId="0B42CEA6" w14:textId="77777777" w:rsidR="00021671" w:rsidRPr="00621E30" w:rsidRDefault="00021671" w:rsidP="00D03964">
            <w:pPr>
              <w:jc w:val="center"/>
              <w:rPr>
                <w:sz w:val="72"/>
                <w:rPrChange w:id="170" w:author="Ayers, Sam" w:date="2026-09-25T21:09:00Z" w16du:dateUtc="2026-09-26T01:09:00Z">
                  <w:rPr/>
                </w:rPrChange>
              </w:rPr>
              <w:pPrChange w:id="171" w:author="Ayers, Sam" w:date="2026-09-25T21:09:00Z" w16du:dateUtc="2026-09-26T01:09:00Z">
                <w:pPr/>
              </w:pPrChange>
            </w:pPr>
          </w:p>
        </w:tc>
        <w:tc>
          <w:tcPr>
            <w:tcW w:w="2684" w:type="dxa"/>
            <w:tcPrChange w:id="172" w:author="Ayers, Sam" w:date="2026-09-25T21:09:00Z" w16du:dateUtc="2026-09-26T01:09:00Z">
              <w:tcPr>
                <w:tcW w:w="2684" w:type="dxa"/>
              </w:tcPr>
            </w:tcPrChange>
          </w:tcPr>
          <w:p w14:paraId="2E1B54F2" w14:textId="77777777" w:rsidR="007B0A1B" w:rsidRPr="00621E30" w:rsidRDefault="007B0A1B" w:rsidP="00D03964">
            <w:pPr>
              <w:jc w:val="center"/>
              <w:rPr>
                <w:rFonts w:asciiTheme="minorHAnsi" w:eastAsiaTheme="minorHAnsi" w:hAnsiTheme="minorHAnsi" w:cstheme="minorBidi"/>
                <w:sz w:val="72"/>
                <w:szCs w:val="72"/>
              </w:rPr>
            </w:pPr>
          </w:p>
        </w:tc>
        <w:tc>
          <w:tcPr>
            <w:tcW w:w="1105" w:type="dxa"/>
            <w:tcPrChange w:id="173" w:author="Ayers, Sam" w:date="2026-09-25T21:09:00Z" w16du:dateUtc="2026-09-26T01:09:00Z">
              <w:tcPr>
                <w:tcW w:w="1105" w:type="dxa"/>
              </w:tcPr>
            </w:tcPrChange>
          </w:tcPr>
          <w:p w14:paraId="69969503" w14:textId="77777777" w:rsidR="007B0A1B" w:rsidRPr="00621E30" w:rsidRDefault="007B0A1B" w:rsidP="00D03964">
            <w:pPr>
              <w:jc w:val="center"/>
              <w:rPr>
                <w:rFonts w:asciiTheme="minorHAnsi" w:eastAsiaTheme="minorHAnsi" w:hAnsiTheme="minorHAnsi" w:cstheme="minorBidi"/>
                <w:sz w:val="72"/>
                <w:szCs w:val="72"/>
              </w:rPr>
            </w:pPr>
          </w:p>
        </w:tc>
      </w:tr>
      <w:tr w:rsidR="00021671" w14:paraId="05FB10F7" w14:textId="49B42597" w:rsidTr="00621E30">
        <w:trPr>
          <w:trHeight w:val="644"/>
          <w:trPrChange w:id="174" w:author="Ayers, Sam" w:date="2026-09-25T21:09:00Z" w16du:dateUtc="2026-09-26T01:09:00Z">
            <w:trPr>
              <w:trHeight w:val="1241"/>
            </w:trPr>
          </w:trPrChange>
        </w:trPr>
        <w:tc>
          <w:tcPr>
            <w:tcW w:w="1381" w:type="dxa"/>
            <w:tcPrChange w:id="175" w:author="Ayers, Sam" w:date="2026-09-25T21:09:00Z" w16du:dateUtc="2026-09-26T01:09:00Z">
              <w:tcPr>
                <w:tcW w:w="1006" w:type="dxa"/>
              </w:tcPr>
            </w:tcPrChange>
          </w:tcPr>
          <w:p w14:paraId="65416571" w14:textId="77777777" w:rsidR="00021671" w:rsidRPr="00621E30" w:rsidRDefault="00021671" w:rsidP="00D03964">
            <w:pPr>
              <w:jc w:val="center"/>
              <w:rPr>
                <w:sz w:val="72"/>
                <w:rPrChange w:id="176" w:author="Ayers, Sam" w:date="2026-09-25T21:09:00Z" w16du:dateUtc="2026-09-26T01:09:00Z">
                  <w:rPr/>
                </w:rPrChange>
              </w:rPr>
              <w:pPrChange w:id="177" w:author="Ayers, Sam" w:date="2026-09-25T21:09:00Z" w16du:dateUtc="2026-09-26T01:09:00Z">
                <w:pPr/>
              </w:pPrChange>
            </w:pPr>
          </w:p>
        </w:tc>
        <w:tc>
          <w:tcPr>
            <w:tcW w:w="411" w:type="dxa"/>
            <w:tcPrChange w:id="178" w:author="Ayers, Sam" w:date="2026-09-25T21:09:00Z" w16du:dateUtc="2026-09-26T01:09:00Z">
              <w:tcPr>
                <w:tcW w:w="3188" w:type="dxa"/>
                <w:gridSpan w:val="5"/>
              </w:tcPr>
            </w:tcPrChange>
          </w:tcPr>
          <w:p w14:paraId="18DD879B" w14:textId="77777777" w:rsidR="00021671" w:rsidRPr="00621E30" w:rsidRDefault="00021671" w:rsidP="00D03964">
            <w:pPr>
              <w:jc w:val="center"/>
              <w:rPr>
                <w:sz w:val="72"/>
                <w:rPrChange w:id="179" w:author="Ayers, Sam" w:date="2026-09-25T21:09:00Z" w16du:dateUtc="2026-09-26T01:09:00Z">
                  <w:rPr/>
                </w:rPrChange>
              </w:rPr>
              <w:pPrChange w:id="180" w:author="Ayers, Sam" w:date="2026-09-25T21:09:00Z" w16du:dateUtc="2026-09-26T01:09:00Z">
                <w:pPr/>
              </w:pPrChange>
            </w:pPr>
          </w:p>
        </w:tc>
        <w:tc>
          <w:tcPr>
            <w:tcW w:w="447" w:type="dxa"/>
            <w:tcPrChange w:id="181" w:author="Ayers, Sam" w:date="2026-09-25T21:09:00Z" w16du:dateUtc="2026-09-26T01:09:00Z">
              <w:tcPr>
                <w:tcW w:w="876" w:type="dxa"/>
              </w:tcPr>
            </w:tcPrChange>
          </w:tcPr>
          <w:p w14:paraId="05A7F9D6" w14:textId="77777777" w:rsidR="00021671" w:rsidRPr="00621E30" w:rsidRDefault="00021671" w:rsidP="00D03964">
            <w:pPr>
              <w:jc w:val="center"/>
              <w:rPr>
                <w:sz w:val="72"/>
                <w:rPrChange w:id="182" w:author="Ayers, Sam" w:date="2026-09-25T21:09:00Z" w16du:dateUtc="2026-09-26T01:09:00Z">
                  <w:rPr/>
                </w:rPrChange>
              </w:rPr>
              <w:pPrChange w:id="183" w:author="Ayers, Sam" w:date="2026-09-25T21:09:00Z" w16du:dateUtc="2026-09-26T01:09:00Z">
                <w:pPr/>
              </w:pPrChange>
            </w:pPr>
          </w:p>
        </w:tc>
        <w:tc>
          <w:tcPr>
            <w:tcW w:w="559" w:type="dxa"/>
            <w:tcPrChange w:id="184" w:author="Ayers, Sam" w:date="2026-09-25T21:09:00Z" w16du:dateUtc="2026-09-26T01:09:00Z">
              <w:tcPr>
                <w:tcW w:w="3548" w:type="dxa"/>
                <w:gridSpan w:val="2"/>
              </w:tcPr>
            </w:tcPrChange>
          </w:tcPr>
          <w:p w14:paraId="182846E2" w14:textId="77777777" w:rsidR="00021671" w:rsidRPr="00621E30" w:rsidRDefault="00021671" w:rsidP="00D03964">
            <w:pPr>
              <w:jc w:val="center"/>
              <w:rPr>
                <w:sz w:val="72"/>
                <w:rPrChange w:id="185" w:author="Ayers, Sam" w:date="2026-09-25T21:09:00Z" w16du:dateUtc="2026-09-26T01:09:00Z">
                  <w:rPr/>
                </w:rPrChange>
              </w:rPr>
              <w:pPrChange w:id="186" w:author="Ayers, Sam" w:date="2026-09-25T21:09:00Z" w16du:dateUtc="2026-09-26T01:09:00Z">
                <w:pPr/>
              </w:pPrChange>
            </w:pPr>
          </w:p>
        </w:tc>
        <w:tc>
          <w:tcPr>
            <w:tcW w:w="3096" w:type="dxa"/>
            <w:tcPrChange w:id="187" w:author="Ayers, Sam" w:date="2026-09-25T21:09:00Z" w16du:dateUtc="2026-09-26T01:09:00Z">
              <w:tcPr>
                <w:tcW w:w="4810" w:type="dxa"/>
                <w:gridSpan w:val="4"/>
              </w:tcPr>
            </w:tcPrChange>
          </w:tcPr>
          <w:p w14:paraId="5C341228" w14:textId="77777777" w:rsidR="00021671" w:rsidRPr="00621E30" w:rsidRDefault="00021671" w:rsidP="00D03964">
            <w:pPr>
              <w:jc w:val="center"/>
              <w:rPr>
                <w:sz w:val="72"/>
                <w:rPrChange w:id="188" w:author="Ayers, Sam" w:date="2026-09-25T21:09:00Z" w16du:dateUtc="2026-09-26T01:09:00Z">
                  <w:rPr/>
                </w:rPrChange>
              </w:rPr>
              <w:pPrChange w:id="189" w:author="Ayers, Sam" w:date="2026-09-25T21:09:00Z" w16du:dateUtc="2026-09-26T01:09:00Z">
                <w:pPr/>
              </w:pPrChange>
            </w:pPr>
          </w:p>
        </w:tc>
        <w:tc>
          <w:tcPr>
            <w:tcW w:w="2846" w:type="dxa"/>
            <w:tcPrChange w:id="190" w:author="Ayers, Sam" w:date="2026-09-25T21:09:00Z" w16du:dateUtc="2026-09-26T01:09:00Z">
              <w:tcPr>
                <w:tcW w:w="1188" w:type="dxa"/>
              </w:tcPr>
            </w:tcPrChange>
          </w:tcPr>
          <w:p w14:paraId="54A9825D" w14:textId="77777777" w:rsidR="00021671" w:rsidRPr="00621E30" w:rsidRDefault="00021671" w:rsidP="00D03964">
            <w:pPr>
              <w:jc w:val="center"/>
              <w:rPr>
                <w:sz w:val="72"/>
                <w:rPrChange w:id="191" w:author="Ayers, Sam" w:date="2026-09-25T21:09:00Z" w16du:dateUtc="2026-09-26T01:09:00Z">
                  <w:rPr/>
                </w:rPrChange>
              </w:rPr>
              <w:pPrChange w:id="192" w:author="Ayers, Sam" w:date="2026-09-25T21:09:00Z" w16du:dateUtc="2026-09-26T01:09:00Z">
                <w:pPr/>
              </w:pPrChange>
            </w:pPr>
          </w:p>
        </w:tc>
        <w:tc>
          <w:tcPr>
            <w:tcW w:w="2684" w:type="dxa"/>
            <w:tcPrChange w:id="193" w:author="Ayers, Sam" w:date="2026-09-25T21:09:00Z" w16du:dateUtc="2026-09-26T01:09:00Z">
              <w:tcPr>
                <w:tcW w:w="2684" w:type="dxa"/>
              </w:tcPr>
            </w:tcPrChange>
          </w:tcPr>
          <w:p w14:paraId="5BA9BD2C" w14:textId="77777777" w:rsidR="007B0A1B" w:rsidRPr="00621E30" w:rsidRDefault="007B0A1B" w:rsidP="00D03964">
            <w:pPr>
              <w:jc w:val="center"/>
              <w:rPr>
                <w:rFonts w:asciiTheme="minorHAnsi" w:eastAsiaTheme="minorHAnsi" w:hAnsiTheme="minorHAnsi" w:cstheme="minorBidi"/>
                <w:sz w:val="72"/>
                <w:szCs w:val="72"/>
              </w:rPr>
            </w:pPr>
          </w:p>
        </w:tc>
        <w:tc>
          <w:tcPr>
            <w:tcW w:w="1105" w:type="dxa"/>
            <w:tcPrChange w:id="194" w:author="Ayers, Sam" w:date="2026-09-25T21:09:00Z" w16du:dateUtc="2026-09-26T01:09:00Z">
              <w:tcPr>
                <w:tcW w:w="1105" w:type="dxa"/>
              </w:tcPr>
            </w:tcPrChange>
          </w:tcPr>
          <w:p w14:paraId="19CB1F2C" w14:textId="77777777" w:rsidR="007B0A1B" w:rsidRPr="00621E30" w:rsidRDefault="007B0A1B" w:rsidP="00D03964">
            <w:pPr>
              <w:jc w:val="center"/>
              <w:rPr>
                <w:rFonts w:asciiTheme="minorHAnsi" w:eastAsiaTheme="minorHAnsi" w:hAnsiTheme="minorHAnsi" w:cstheme="minorBidi"/>
                <w:sz w:val="72"/>
                <w:szCs w:val="72"/>
              </w:rPr>
            </w:pPr>
          </w:p>
        </w:tc>
      </w:tr>
      <w:tr w:rsidR="007B0A1B" w14:paraId="211DABD7" w14:textId="77777777" w:rsidTr="00621E30">
        <w:trPr>
          <w:trHeight w:val="644"/>
          <w:ins w:id="195" w:author="Ayers, Sam" w:date="2026-09-25T21:09:00Z" w16du:dateUtc="2026-09-26T01:09:00Z"/>
        </w:trPr>
        <w:tc>
          <w:tcPr>
            <w:tcW w:w="1381" w:type="dxa"/>
          </w:tcPr>
          <w:p w14:paraId="326D6E68" w14:textId="77777777" w:rsidR="007B0A1B" w:rsidRPr="00621E30" w:rsidRDefault="007B0A1B" w:rsidP="00D03964">
            <w:pPr>
              <w:jc w:val="center"/>
              <w:rPr>
                <w:ins w:id="196" w:author="Ayers, Sam" w:date="2026-09-25T21:09:00Z" w16du:dateUtc="2026-09-26T01:09:00Z"/>
                <w:sz w:val="72"/>
                <w:szCs w:val="72"/>
              </w:rPr>
            </w:pPr>
          </w:p>
        </w:tc>
        <w:tc>
          <w:tcPr>
            <w:tcW w:w="411" w:type="dxa"/>
          </w:tcPr>
          <w:p w14:paraId="2B316C11" w14:textId="77777777" w:rsidR="007B0A1B" w:rsidRPr="00621E30" w:rsidRDefault="007B0A1B" w:rsidP="00D03964">
            <w:pPr>
              <w:jc w:val="center"/>
              <w:rPr>
                <w:ins w:id="197" w:author="Ayers, Sam" w:date="2026-09-25T21:09:00Z" w16du:dateUtc="2026-09-26T01:09:00Z"/>
                <w:sz w:val="72"/>
                <w:szCs w:val="72"/>
              </w:rPr>
            </w:pPr>
          </w:p>
        </w:tc>
        <w:tc>
          <w:tcPr>
            <w:tcW w:w="447" w:type="dxa"/>
          </w:tcPr>
          <w:p w14:paraId="220B8B50" w14:textId="77777777" w:rsidR="007B0A1B" w:rsidRPr="00621E30" w:rsidRDefault="007B0A1B" w:rsidP="00D03964">
            <w:pPr>
              <w:jc w:val="center"/>
              <w:rPr>
                <w:ins w:id="198" w:author="Ayers, Sam" w:date="2026-09-25T21:09:00Z" w16du:dateUtc="2026-09-26T01:09:00Z"/>
                <w:sz w:val="72"/>
                <w:szCs w:val="72"/>
              </w:rPr>
            </w:pPr>
          </w:p>
        </w:tc>
        <w:tc>
          <w:tcPr>
            <w:tcW w:w="559" w:type="dxa"/>
          </w:tcPr>
          <w:p w14:paraId="2FEC4C50" w14:textId="77777777" w:rsidR="007B0A1B" w:rsidRPr="00621E30" w:rsidRDefault="007B0A1B" w:rsidP="00D03964">
            <w:pPr>
              <w:jc w:val="center"/>
              <w:rPr>
                <w:ins w:id="199" w:author="Ayers, Sam" w:date="2026-09-25T21:09:00Z" w16du:dateUtc="2026-09-26T01:09:00Z"/>
                <w:sz w:val="72"/>
                <w:szCs w:val="72"/>
              </w:rPr>
            </w:pPr>
          </w:p>
        </w:tc>
        <w:tc>
          <w:tcPr>
            <w:tcW w:w="3096" w:type="dxa"/>
          </w:tcPr>
          <w:p w14:paraId="17386125" w14:textId="77777777" w:rsidR="007B0A1B" w:rsidRPr="00621E30" w:rsidRDefault="007B0A1B" w:rsidP="00D03964">
            <w:pPr>
              <w:jc w:val="center"/>
              <w:rPr>
                <w:ins w:id="200" w:author="Ayers, Sam" w:date="2026-09-25T21:09:00Z" w16du:dateUtc="2026-09-26T01:09:00Z"/>
                <w:sz w:val="72"/>
                <w:szCs w:val="72"/>
              </w:rPr>
            </w:pPr>
          </w:p>
        </w:tc>
        <w:tc>
          <w:tcPr>
            <w:tcW w:w="2846" w:type="dxa"/>
          </w:tcPr>
          <w:p w14:paraId="68F3983D" w14:textId="77777777" w:rsidR="007B0A1B" w:rsidRPr="00621E30" w:rsidRDefault="007B0A1B" w:rsidP="00D03964">
            <w:pPr>
              <w:jc w:val="center"/>
              <w:rPr>
                <w:ins w:id="201" w:author="Ayers, Sam" w:date="2026-09-25T21:09:00Z" w16du:dateUtc="2026-09-26T01:09:00Z"/>
                <w:sz w:val="72"/>
                <w:szCs w:val="72"/>
              </w:rPr>
            </w:pPr>
          </w:p>
        </w:tc>
        <w:tc>
          <w:tcPr>
            <w:tcW w:w="2684" w:type="dxa"/>
          </w:tcPr>
          <w:p w14:paraId="64244728" w14:textId="77777777" w:rsidR="007B0A1B" w:rsidRPr="00621E30" w:rsidRDefault="007B0A1B" w:rsidP="00D03964">
            <w:pPr>
              <w:jc w:val="center"/>
              <w:rPr>
                <w:ins w:id="202" w:author="Ayers, Sam" w:date="2026-09-25T21:09:00Z" w16du:dateUtc="2026-09-26T01:09:00Z"/>
                <w:sz w:val="72"/>
                <w:szCs w:val="72"/>
              </w:rPr>
            </w:pPr>
          </w:p>
        </w:tc>
        <w:tc>
          <w:tcPr>
            <w:tcW w:w="1105" w:type="dxa"/>
          </w:tcPr>
          <w:p w14:paraId="5ECAB20E" w14:textId="77777777" w:rsidR="007B0A1B" w:rsidRPr="00621E30" w:rsidRDefault="007B0A1B" w:rsidP="00D03964">
            <w:pPr>
              <w:jc w:val="center"/>
              <w:rPr>
                <w:ins w:id="203" w:author="Ayers, Sam" w:date="2026-09-25T21:09:00Z" w16du:dateUtc="2026-09-26T01:09:00Z"/>
                <w:sz w:val="72"/>
                <w:szCs w:val="72"/>
              </w:rPr>
            </w:pPr>
          </w:p>
        </w:tc>
      </w:tr>
    </w:tbl>
    <w:p w14:paraId="5E0F193F" w14:textId="77777777" w:rsidR="00006908" w:rsidRDefault="00006908">
      <w:pPr>
        <w:rPr>
          <w:ins w:id="204" w:author="Ayers, Sam" w:date="2026-09-25T21:09:00Z" w16du:dateUtc="2026-09-26T01:09:00Z"/>
        </w:rPr>
      </w:pPr>
    </w:p>
    <w:p w14:paraId="044875C2" w14:textId="77777777" w:rsidR="00DE7162" w:rsidRDefault="00024AB2" w:rsidP="00DE7162">
      <w:pPr>
        <w:ind w:left="150"/>
        <w:rPr>
          <w:ins w:id="205" w:author="Ayers, Sam" w:date="2026-09-25T21:09:00Z" w16du:dateUtc="2026-09-26T01:09:00Z"/>
        </w:rPr>
      </w:pPr>
      <w:ins w:id="206" w:author="Ayers, Sam" w:date="2026-09-25T21:09:00Z" w16du:dateUtc="2026-09-26T01:09:00Z">
        <w:r>
          <w:t xml:space="preserve">  * Natural Born Citizen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  <w:t xml:space="preserve">Information Sheet designed by: </w:t>
        </w:r>
      </w:ins>
    </w:p>
    <w:p w14:paraId="6ADA4E38" w14:textId="77777777" w:rsidR="00DE7162" w:rsidRDefault="00024AB2">
      <w:pPr>
        <w:rPr>
          <w:ins w:id="207" w:author="Ayers, Sam" w:date="2026-09-25T21:09:00Z" w16du:dateUtc="2026-09-26T01:09:00Z"/>
        </w:rPr>
      </w:pPr>
      <w:ins w:id="208" w:author="Ayers, Sam" w:date="2026-09-25T21:09:00Z" w16du:dateUtc="2026-09-26T01:09:00Z">
        <w:r>
          <w:t xml:space="preserve">   ** 35 Years of Age</w:t>
        </w:r>
        <w:r w:rsidR="004206C1">
          <w:tab/>
        </w:r>
        <w:r w:rsidR="004206C1">
          <w:tab/>
        </w:r>
        <w:r w:rsidR="004206C1">
          <w:tab/>
        </w:r>
        <w:r w:rsidR="004206C1">
          <w:tab/>
        </w:r>
        <w:r w:rsidR="004206C1">
          <w:tab/>
        </w:r>
        <w:r w:rsidR="004206C1">
          <w:tab/>
        </w:r>
        <w:r w:rsidR="004206C1">
          <w:tab/>
        </w:r>
        <w:r w:rsidR="004206C1">
          <w:tab/>
        </w:r>
        <w:r w:rsidR="004206C1">
          <w:tab/>
          <w:t>Sam Ayers, Katie Turnipseed &amp; Sydney Kennedy</w:t>
        </w:r>
      </w:ins>
    </w:p>
    <w:p w14:paraId="0BC68BC8" w14:textId="77777777" w:rsidR="004357C4" w:rsidRPr="004357C4" w:rsidRDefault="00DE7162">
      <w:pPr>
        <w:pPrChange w:id="209" w:author="Ayers, Sam" w:date="2026-09-25T21:09:00Z" w16du:dateUtc="2026-09-26T01:09:00Z">
          <w:pPr>
            <w:pStyle w:val="Footer"/>
            <w:tabs>
              <w:tab w:val="clear" w:pos="4680"/>
              <w:tab w:val="clear" w:pos="9360"/>
            </w:tabs>
            <w:spacing w:after="200" w:line="276" w:lineRule="auto"/>
          </w:pPr>
        </w:pPrChange>
      </w:pPr>
      <w:ins w:id="210" w:author="Ayers, Sam" w:date="2026-09-25T21:09:00Z" w16du:dateUtc="2026-09-26T01:09:00Z">
        <w:r>
          <w:t>***</w:t>
        </w:r>
        <w:r w:rsidR="00024AB2">
          <w:t xml:space="preserve"> Reside in U.S. 14 Years</w:t>
        </w:r>
      </w:ins>
    </w:p>
    <w:sectPr w:rsidR="004357C4" w:rsidRPr="004357C4" w:rsidSect="00330F21">
      <w:headerReference w:type="default" r:id="rId8"/>
      <w:footerReference w:type="default" r:id="rId9"/>
      <w:footerReference w:type="first" r:id="rId10"/>
      <w:pgSz w:w="15840" w:h="12240" w:orient="landscape"/>
      <w:pgMar w:top="1440" w:right="1440" w:bottom="1440" w:left="1440" w:header="720" w:footer="720" w:gutter="0"/>
      <w:cols w:space="720"/>
      <w:titlePg w:val="0"/>
      <w:docGrid w:linePitch="360"/>
      <w:sectPrChange w:id="214" w:author="Ayers, Sam" w:date="2026-09-25T21:09:00Z" w16du:dateUtc="2026-09-26T01:09:00Z">
        <w:sectPr w:rsidR="004357C4" w:rsidRPr="004357C4" w:rsidSect="00330F21">
          <w:pgMar w:top="907" w:right="720" w:bottom="720" w:left="720" w:header="576" w:footer="432" w:gutter="0"/>
          <w:titlePg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47C1C2" w14:textId="77777777" w:rsidR="006114CD" w:rsidRDefault="006114CD">
      <w:pPr>
        <w:spacing w:after="0" w:line="240" w:lineRule="auto"/>
      </w:pPr>
      <w:r>
        <w:separator/>
      </w:r>
    </w:p>
  </w:endnote>
  <w:endnote w:type="continuationSeparator" w:id="0">
    <w:p w14:paraId="56C1D380" w14:textId="77777777" w:rsidR="006114CD" w:rsidRDefault="00611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62ADD8" w14:textId="77777777" w:rsidR="006114CD" w:rsidRDefault="00640E33">
    <w:pPr>
      <w:pStyle w:val="Footer"/>
    </w:pPr>
    <w:del w:id="212" w:author="Ayers, Sam" w:date="2026-09-25T21:09:00Z" w16du:dateUtc="2026-09-26T01:09:00Z">
      <w:r>
        <w:delText>Prepared by Bob Latham</w:delText>
      </w:r>
      <w:r>
        <w:ptab w:relativeTo="margin" w:alignment="center" w:leader="none"/>
      </w:r>
      <w:r>
        <w:delText>Wine 1: 2015-2016</w:delText>
      </w:r>
      <w:r>
        <w:ptab w:relativeTo="margin" w:alignment="right" w:leader="none"/>
      </w:r>
      <w:r>
        <w:delText>boblatham@sympatico.ca</w:delText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ADB30F" w14:textId="77777777" w:rsidR="00021671" w:rsidRDefault="00021671">
    <w:pPr>
      <w:pStyle w:val="Footer"/>
    </w:pPr>
    <w:del w:id="213" w:author="Ayers, Sam" w:date="2026-09-25T21:09:00Z" w16du:dateUtc="2026-09-26T01:09:00Z">
      <w:r>
        <w:delText>Prepared By Bob Latham</w:delText>
      </w:r>
      <w:r>
        <w:ptab w:relativeTo="margin" w:alignment="center" w:leader="none"/>
      </w:r>
      <w:r>
        <w:fldChar w:fldCharType="begin"/>
      </w:r>
      <w:r>
        <w:delInstrText>HYPERLINK "mailto:boblatham@sympatico.ca"</w:delInstrText>
      </w:r>
      <w:r>
        <w:fldChar w:fldCharType="separate"/>
      </w:r>
      <w:r w:rsidRPr="00B21510">
        <w:rPr>
          <w:rStyle w:val="Hyperlink"/>
        </w:rPr>
        <w:delText>boblatham@sympatico.ca</w:delText>
      </w:r>
      <w:r>
        <w:fldChar w:fldCharType="end"/>
      </w:r>
      <w:r>
        <w:tab/>
      </w:r>
      <w:r>
        <w:tab/>
      </w:r>
      <w:r>
        <w:tab/>
      </w:r>
      <w:r>
        <w:tab/>
      </w:r>
      <w:r>
        <w:ptab w:relativeTo="margin" w:alignment="right" w:leader="none"/>
      </w:r>
      <w:r>
        <w:delText>519.273.1313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A54C4B" w14:textId="77777777" w:rsidR="006114CD" w:rsidRDefault="006114CD">
      <w:pPr>
        <w:spacing w:after="0" w:line="240" w:lineRule="auto"/>
      </w:pPr>
      <w:r>
        <w:separator/>
      </w:r>
    </w:p>
  </w:footnote>
  <w:footnote w:type="continuationSeparator" w:id="0">
    <w:p w14:paraId="75442BF6" w14:textId="77777777" w:rsidR="006114CD" w:rsidRDefault="006114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7A4A21" w14:textId="77777777" w:rsidR="001F14DB" w:rsidRDefault="00024AB2">
    <w:pPr>
      <w:pStyle w:val="Header"/>
    </w:pPr>
    <w:ins w:id="211" w:author="Ayers, Sam" w:date="2026-09-25T21:09:00Z" w16du:dateUtc="2026-09-26T01:09:00Z">
      <w:r>
        <w:rPr>
          <w:sz w:val="36"/>
          <w:szCs w:val="36"/>
        </w:rPr>
        <w:t>Qualified to be President</w:t>
      </w:r>
      <w:r w:rsidR="00D03964">
        <w:rPr>
          <w:sz w:val="36"/>
          <w:szCs w:val="36"/>
        </w:rPr>
        <w:t xml:space="preserve">               </w:t>
      </w:r>
      <w:r w:rsidR="00D03964">
        <w:ptab w:relativeTo="margin" w:alignment="center" w:leader="none"/>
      </w:r>
      <w:r w:rsidR="00D03964">
        <w:t>Period _____      Date __________</w:t>
      </w:r>
      <w:r w:rsidR="00D03964">
        <w:ptab w:relativeTo="margin" w:alignment="right" w:leader="none"/>
      </w:r>
      <w:r w:rsidR="00D03964">
        <w:t>Student:  __________________________________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93B5637"/>
    <w:multiLevelType w:val="hybridMultilevel"/>
    <w:tmpl w:val="B58C6A90"/>
    <w:lvl w:ilvl="0" w:tplc="63EEFD30">
      <w:numFmt w:val="bullet"/>
      <w:lvlText w:val=""/>
      <w:lvlJc w:val="left"/>
      <w:pPr>
        <w:ind w:left="51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num w:numId="1" w16cid:durableId="20908869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5B65"/>
    <w:rsid w:val="00006908"/>
    <w:rsid w:val="00021671"/>
    <w:rsid w:val="00024AB2"/>
    <w:rsid w:val="00124BAD"/>
    <w:rsid w:val="00131D40"/>
    <w:rsid w:val="001F14DB"/>
    <w:rsid w:val="0029023F"/>
    <w:rsid w:val="002C0C5E"/>
    <w:rsid w:val="00330F21"/>
    <w:rsid w:val="00367204"/>
    <w:rsid w:val="003B60A1"/>
    <w:rsid w:val="004206C1"/>
    <w:rsid w:val="004357C4"/>
    <w:rsid w:val="004B5B65"/>
    <w:rsid w:val="005B387F"/>
    <w:rsid w:val="006114CD"/>
    <w:rsid w:val="00612AFA"/>
    <w:rsid w:val="00621E30"/>
    <w:rsid w:val="00640E33"/>
    <w:rsid w:val="006F2FA7"/>
    <w:rsid w:val="007B0A1B"/>
    <w:rsid w:val="009025C2"/>
    <w:rsid w:val="00B01BA6"/>
    <w:rsid w:val="00B50816"/>
    <w:rsid w:val="00D03964"/>
    <w:rsid w:val="00DE7162"/>
    <w:rsid w:val="00F645D4"/>
    <w:rsid w:val="00FB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357C592"/>
  <w15:docId w15:val="{2A96746C-4275-5448-9FF8-6F01097C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pPrChange w:id="0" w:author="Ayers, Sam" w:date="2026-09-25T21:09:00Z">
        <w:pPr>
          <w:spacing w:after="200" w:line="276" w:lineRule="auto"/>
        </w:pPr>
      </w:pPrChange>
    </w:pPr>
    <w:rPr>
      <w:rPrChange w:id="0" w:author="Ayers, Sam" w:date="2026-09-25T21:09:00Z">
        <w:rPr>
          <w:rFonts w:ascii="Calibri" w:hAnsi="Calibri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B5B65"/>
    <w:pPr>
      <w:keepNext/>
      <w:spacing w:after="0"/>
      <w:jc w:val="both"/>
      <w:outlineLvl w:val="6"/>
    </w:pPr>
    <w:rPr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uiPriority w:val="9"/>
    <w:rsid w:val="004B5B65"/>
    <w:rPr>
      <w:rFonts w:ascii="Calibri" w:eastAsia="Times New Roman" w:hAnsi="Calibri" w:cs="Times New Roman"/>
      <w:sz w:val="24"/>
      <w:szCs w:val="24"/>
      <w:u w:val="single"/>
    </w:rPr>
  </w:style>
  <w:style w:type="table" w:styleId="TableGrid">
    <w:name w:val="Table Grid"/>
    <w:basedOn w:val="TableNormal"/>
    <w:uiPriority w:val="39"/>
    <w:rsid w:val="004B5B65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B5B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B65"/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0216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671"/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60A1"/>
    <w:pPr>
      <w:spacing w:after="0" w:line="240" w:lineRule="auto"/>
      <w:pPrChange w:id="1" w:author="Ayers, Sam" w:date="2026-09-25T21:09:00Z">
        <w:pPr/>
      </w:pPrChange>
    </w:pPr>
    <w:rPr>
      <w:rFonts w:ascii="Segoe UI" w:hAnsi="Segoe UI" w:cs="Segoe UI"/>
      <w:sz w:val="18"/>
      <w:szCs w:val="18"/>
      <w:rPrChange w:id="1" w:author="Ayers, Sam" w:date="2026-09-25T21:09:00Z">
        <w:rPr>
          <w:rFonts w:ascii="Tahoma" w:eastAsiaTheme="minorHAnsi" w:hAnsi="Tahoma" w:cs="Tahoma"/>
          <w:sz w:val="16"/>
          <w:szCs w:val="16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671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2167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E7162"/>
    <w:pPr>
      <w:ind w:left="720"/>
      <w:contextualSpacing/>
      <w:pPrChange w:id="2" w:author="Ayers, Sam" w:date="2026-09-25T21:09:00Z">
        <w:pPr>
          <w:spacing w:after="160" w:line="259" w:lineRule="auto"/>
          <w:ind w:left="720"/>
          <w:contextualSpacing/>
        </w:pPr>
      </w:pPrChange>
    </w:pPr>
    <w:rPr>
      <w:rPrChange w:id="2" w:author="Ayers, Sam" w:date="2026-09-25T21:09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styleId="PlaceholderText">
    <w:name w:val="Placeholder Text"/>
    <w:basedOn w:val="DefaultParagraphFont"/>
    <w:uiPriority w:val="99"/>
    <w:semiHidden/>
    <w:rsid w:val="001F14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60F13F1-0947-2749-80E0-2E0895D46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Arthur Souza Rodrigues</cp:lastModifiedBy>
  <cp:revision>1</cp:revision>
  <dcterms:created xsi:type="dcterms:W3CDTF">2015-10-14T15:12:00Z</dcterms:created>
  <dcterms:modified xsi:type="dcterms:W3CDTF">2026-09-26T01:09:00Z</dcterms:modified>
</cp:coreProperties>
</file>