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8820B" w14:textId="77777777" w:rsidR="00D06B62" w:rsidRDefault="00D06B62">
      <w:pPr>
        <w:rPr>
          <w:b/>
          <w:rPrChange w:id="0" w:author="Arthur Souza Rodrigues" w:date="2026-07-10T21:46:00Z" w16du:dateUtc="2026-07-11T01:46:00Z">
            <w:rPr/>
          </w:rPrChange>
        </w:rPr>
      </w:pPr>
      <w:r>
        <w:rPr>
          <w:b/>
          <w:rPrChange w:id="1" w:author="Arthur Souza Rodrigues" w:date="2026-07-10T21:46:00Z" w16du:dateUtc="2026-07-11T01:46:00Z">
            <w:rPr/>
          </w:rPrChange>
        </w:rPr>
        <w:t>file_</w:t>
      </w:r>
      <w:ins w:id="2" w:author="Arthur Souza Rodrigues" w:date="2026-07-10T21:46:00Z" w16du:dateUtc="2026-07-11T01:46:00Z">
        <w:r w:rsidR="00A05E63">
          <w:rPr>
            <w:b/>
            <w:bCs/>
          </w:rPr>
          <w:t>88</w:t>
        </w:r>
      </w:ins>
      <w:del w:id="3" w:author="Arthur Souza Rodrigues" w:date="2026-07-10T21:46:00Z" w16du:dateUtc="2026-07-11T01:46:00Z">
        <w:r>
          <w:delText>87</w:delText>
        </w:r>
      </w:del>
      <w:r>
        <w:rPr>
          <w:b/>
          <w:rPrChange w:id="4" w:author="Arthur Souza Rodrigues" w:date="2026-07-10T21:46:00Z" w16du:dateUtc="2026-07-11T01:46:00Z">
            <w:rPr/>
          </w:rPrChange>
        </w:rPr>
        <w:t>.docx</w:t>
      </w:r>
    </w:p>
    <w:p w14:paraId="5A969090" w14:textId="18357AE6" w:rsidR="002E7DE0" w:rsidRDefault="00157517">
      <w:pPr>
        <w:rPr>
          <w:ins w:id="5" w:author="Arthur Souza Rodrigues" w:date="2026-07-10T21:46:00Z" w16du:dateUtc="2026-07-11T01:46:00Z"/>
        </w:rPr>
      </w:pPr>
      <w:ins w:id="6" w:author="Arthur Souza Rodrigues" w:date="2026-07-10T21:46:00Z" w16du:dateUtc="2026-07-11T01:46:00Z">
        <w:r>
          <w:rPr>
            <w:b/>
            <w:bCs/>
          </w:rPr>
          <w:t>Track Changes Suggesting Bold Demo</w:t>
        </w:r>
      </w:ins>
    </w:p>
    <w:p w14:paraId="5D34D65A" w14:textId="77777777" w:rsidR="002E7DE0" w:rsidRDefault="00157517">
      <w:pPr>
        <w:rPr>
          <w:ins w:id="7" w:author="Arthur Souza Rodrigues" w:date="2026-07-10T21:46:00Z" w16du:dateUtc="2026-07-11T01:46:00Z"/>
        </w:rPr>
      </w:pPr>
      <w:ins w:id="8" w:author="Arthur Souza Rodrigues" w:date="2026-07-10T21:46:00Z" w16du:dateUtc="2026-07-11T01:46:00Z">
        <w:r>
          <w:rPr>
            <w:b/>
            <w:bCs/>
          </w:rPr>
          <w:t>This document demonstrates Suggesting mode combined with bold formatting.</w:t>
        </w:r>
      </w:ins>
    </w:p>
    <w:p w14:paraId="1B02EB5D" w14:textId="795AB116" w:rsidR="00FD54FC" w:rsidRDefault="00157517">
      <w:pPr>
        <w:rPr>
          <w:del w:id="9" w:author="Arthur Souza Rodrigues" w:date="2026-07-10T21:46:00Z" w16du:dateUtc="2026-07-11T01:46:00Z"/>
        </w:rPr>
      </w:pPr>
      <w:ins w:id="10" w:author="Arthur Souza Rodrigues" w:date="2026-07-10T21:46:00Z" w16du:dateUtc="2026-07-11T01:46:00Z">
        <w:r>
          <w:rPr>
            <w:b/>
            <w:bCs/>
          </w:rPr>
          <w:t>Suggestions appear as tracked changes for reviewer approval.</w:t>
        </w:r>
      </w:ins>
      <w:del w:id="11" w:author="Arthur Souza Rodrigues" w:date="2026-07-10T21:46:00Z" w16du:dateUtc="2026-07-11T01:46:00Z">
        <w:r>
          <w:delText>Q1 Sales Summary</w:delText>
        </w:r>
      </w:del>
    </w:p>
    <w:p w14:paraId="5A0C088E" w14:textId="77777777" w:rsidR="00FD54FC" w:rsidRDefault="00FD54FC">
      <w:pPr>
        <w:rPr>
          <w:del w:id="12" w:author="Arthur Souza Rodrigues" w:date="2026-07-10T21:46:00Z" w16du:dateUtc="2026-07-11T01:46:00Z"/>
        </w:rPr>
      </w:pPr>
    </w:p>
    <w:p w14:paraId="1AB10B27" w14:textId="77777777" w:rsidR="00FD54FC" w:rsidRDefault="00FD54FC">
      <w:pPr>
        <w:rPr>
          <w:del w:id="13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D54FC" w14:paraId="5A3B352C" w14:textId="77777777">
        <w:trPr>
          <w:trHeight w:val="360"/>
          <w:del w:id="14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894C" w14:textId="77777777" w:rsidR="00FD54FC" w:rsidRDefault="00157517">
            <w:pPr>
              <w:rPr>
                <w:del w:id="15" w:author="Arthur Souza Rodrigues" w:date="2026-07-10T21:46:00Z" w16du:dateUtc="2026-07-11T01:46:00Z"/>
              </w:rPr>
            </w:pPr>
            <w:del w:id="16" w:author="Arthur Souza Rodrigues" w:date="2026-07-10T21:46:00Z" w16du:dateUtc="2026-07-11T01:46:00Z">
              <w:r>
                <w:rPr>
                  <w:b/>
                  <w:bCs/>
                </w:rPr>
                <w:delText>Region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EFF2" w14:textId="77777777" w:rsidR="00FD54FC" w:rsidRDefault="00157517">
            <w:pPr>
              <w:rPr>
                <w:del w:id="17" w:author="Arthur Souza Rodrigues" w:date="2026-07-10T21:46:00Z" w16du:dateUtc="2026-07-11T01:46:00Z"/>
              </w:rPr>
            </w:pPr>
            <w:del w:id="18" w:author="Arthur Souza Rodrigues" w:date="2026-07-10T21:46:00Z" w16du:dateUtc="2026-07-11T01:46:00Z">
              <w:r>
                <w:rPr>
                  <w:b/>
                  <w:bCs/>
                </w:rPr>
                <w:delText>Revenue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C764" w14:textId="77777777" w:rsidR="00FD54FC" w:rsidRDefault="00157517">
            <w:pPr>
              <w:rPr>
                <w:del w:id="19" w:author="Arthur Souza Rodrigues" w:date="2026-07-10T21:46:00Z" w16du:dateUtc="2026-07-11T01:46:00Z"/>
              </w:rPr>
            </w:pPr>
            <w:del w:id="20" w:author="Arthur Souza Rodrigues" w:date="2026-07-10T21:46:00Z" w16du:dateUtc="2026-07-11T01:46:00Z">
              <w:r>
                <w:rPr>
                  <w:b/>
                  <w:bCs/>
                </w:rPr>
                <w:delText>Target</w:delText>
              </w:r>
            </w:del>
          </w:p>
        </w:tc>
      </w:tr>
      <w:tr w:rsidR="00FD54FC" w14:paraId="41934F66" w14:textId="77777777">
        <w:trPr>
          <w:trHeight w:val="360"/>
          <w:del w:id="21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BDC4" w14:textId="77777777" w:rsidR="00FD54FC" w:rsidRDefault="00157517">
            <w:pPr>
              <w:rPr>
                <w:del w:id="22" w:author="Arthur Souza Rodrigues" w:date="2026-07-10T21:46:00Z" w16du:dateUtc="2026-07-11T01:46:00Z"/>
              </w:rPr>
            </w:pPr>
            <w:del w:id="23" w:author="Arthur Souza Rodrigues" w:date="2026-07-10T21:46:00Z" w16du:dateUtc="2026-07-11T01:46:00Z">
              <w:r>
                <w:delText>North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C771" w14:textId="77777777" w:rsidR="00FD54FC" w:rsidRDefault="00157517">
            <w:pPr>
              <w:rPr>
                <w:del w:id="24" w:author="Arthur Souza Rodrigues" w:date="2026-07-10T21:46:00Z" w16du:dateUtc="2026-07-11T01:46:00Z"/>
              </w:rPr>
            </w:pPr>
            <w:del w:id="25" w:author="Arthur Souza Rodrigues" w:date="2026-07-10T21:46:00Z" w16du:dateUtc="2026-07-11T01:46:00Z">
              <w:r>
                <w:delText>$450,000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1F95" w14:textId="77777777" w:rsidR="00FD54FC" w:rsidRDefault="00157517">
            <w:pPr>
              <w:rPr>
                <w:del w:id="26" w:author="Arthur Souza Rodrigues" w:date="2026-07-10T21:46:00Z" w16du:dateUtc="2026-07-11T01:46:00Z"/>
              </w:rPr>
            </w:pPr>
            <w:del w:id="27" w:author="Arthur Souza Rodrigues" w:date="2026-07-10T21:46:00Z" w16du:dateUtc="2026-07-11T01:46:00Z">
              <w:r>
                <w:delText>$400,000</w:delText>
              </w:r>
            </w:del>
          </w:p>
        </w:tc>
      </w:tr>
      <w:tr w:rsidR="00FD54FC" w14:paraId="3DAE6BDB" w14:textId="77777777">
        <w:trPr>
          <w:trHeight w:val="360"/>
          <w:del w:id="28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E5B4" w14:textId="77777777" w:rsidR="00FD54FC" w:rsidRDefault="00157517">
            <w:pPr>
              <w:rPr>
                <w:del w:id="29" w:author="Arthur Souza Rodrigues" w:date="2026-07-10T21:46:00Z" w16du:dateUtc="2026-07-11T01:46:00Z"/>
              </w:rPr>
            </w:pPr>
            <w:del w:id="30" w:author="Arthur Souza Rodrigues" w:date="2026-07-10T21:46:00Z" w16du:dateUtc="2026-07-11T01:46:00Z">
              <w:r>
                <w:delText>South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0893" w14:textId="77777777" w:rsidR="00FD54FC" w:rsidRDefault="00157517">
            <w:pPr>
              <w:rPr>
                <w:del w:id="31" w:author="Arthur Souza Rodrigues" w:date="2026-07-10T21:46:00Z" w16du:dateUtc="2026-07-11T01:46:00Z"/>
              </w:rPr>
            </w:pPr>
            <w:del w:id="32" w:author="Arthur Souza Rodrigues" w:date="2026-07-10T21:46:00Z" w16du:dateUtc="2026-07-11T01:46:00Z">
              <w:r>
                <w:delText>$380,000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D59B" w14:textId="77777777" w:rsidR="00FD54FC" w:rsidRDefault="00157517">
            <w:pPr>
              <w:rPr>
                <w:del w:id="33" w:author="Arthur Souza Rodrigues" w:date="2026-07-10T21:46:00Z" w16du:dateUtc="2026-07-11T01:46:00Z"/>
              </w:rPr>
            </w:pPr>
            <w:del w:id="34" w:author="Arthur Souza Rodrigues" w:date="2026-07-10T21:46:00Z" w16du:dateUtc="2026-07-11T01:46:00Z">
              <w:r>
                <w:delText>$350,000</w:delText>
              </w:r>
            </w:del>
          </w:p>
        </w:tc>
      </w:tr>
    </w:tbl>
    <w:p w14:paraId="676C9483" w14:textId="77777777" w:rsidR="00FD54FC" w:rsidRDefault="00FD54FC"/>
    <w:sectPr w:rsidR="00FD54F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4FC"/>
    <w:rsid w:val="002E7DE0"/>
    <w:rsid w:val="00534D65"/>
    <w:rsid w:val="00A05E63"/>
    <w:rsid w:val="00D06B62"/>
    <w:rsid w:val="00D53FE7"/>
    <w:rsid w:val="00EC5958"/>
    <w:rsid w:val="00F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1E8C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2026-05-14T20:33:00Z</dcterms:created>
  <dcterms:modified xsi:type="dcterms:W3CDTF">2026-07-11T01:46:00Z</dcterms:modified>
</cp:coreProperties>
</file>