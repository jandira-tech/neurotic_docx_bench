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C2961F" w14:textId="77777777" w:rsidR="00DF12FE" w:rsidRDefault="00DF12FE">
      <w:pPr>
        <w:rPr>
          <w:rFonts w:ascii="&quot;Open Sans&quot;, sans-serif" w:hAnsi="&quot;Open Sans&quot;, sans-serif"/>
          <w:b/>
          <w:u w:val="single"/>
          <w:rPrChange w:id="0" w:author="Arthur Souza Rodrigues" w:date="2026-07-10T21:46:00Z" w16du:dateUtc="2026-07-11T01:46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</w:pPr>
      <w:r>
        <w:rPr>
          <w:rFonts w:ascii="&quot;Open Sans&quot;, sans-serif" w:hAnsi="&quot;Open Sans&quot;, sans-serif"/>
          <w:b/>
          <w:u w:val="single"/>
          <w:rPrChange w:id="1" w:author="Arthur Souza Rodrigues" w:date="2026-07-10T21:46:00Z" w16du:dateUtc="2026-07-11T01:46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>file_</w:t>
      </w:r>
      <w:ins w:id="2" w:author="Arthur Souza Rodrigues" w:date="2026-07-10T21:46:00Z" w16du:dateUtc="2026-07-11T01:46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t>97</w:t>
        </w:r>
      </w:ins>
      <w:del w:id="3" w:author="Arthur Souza Rodrigues" w:date="2026-07-10T21:46:00Z" w16du:dateUtc="2026-07-11T01:46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delText>96</w:delText>
        </w:r>
      </w:del>
      <w:r>
        <w:rPr>
          <w:rFonts w:ascii="&quot;Open Sans&quot;, sans-serif" w:hAnsi="&quot;Open Sans&quot;, sans-serif"/>
          <w:b/>
          <w:u w:val="single"/>
          <w:rPrChange w:id="4" w:author="Arthur Souza Rodrigues" w:date="2026-07-10T21:46:00Z" w16du:dateUtc="2026-07-11T01:46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>.docx</w:t>
      </w:r>
    </w:p>
    <w:p w14:paraId="62A5249E" w14:textId="172049F9" w:rsidR="0019469E" w:rsidRDefault="00F4302F">
      <w:ins w:id="5" w:author="Arthur Souza Rodrigues" w:date="2026-07-10T21:46:00Z" w16du:dateUtc="2026-07-11T01:46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t>Open Sans</w:t>
        </w:r>
      </w:ins>
      <w:del w:id="6" w:author="Arthur Souza Rodrigues" w:date="2026-07-10T21:46:00Z" w16du:dateUtc="2026-07-11T01:46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delText>Verdana</w:delText>
        </w:r>
      </w:del>
      <w:r>
        <w:rPr>
          <w:rFonts w:ascii="&quot;Open Sans&quot;, sans-serif" w:hAnsi="&quot;Open Sans&quot;, sans-serif"/>
          <w:b/>
          <w:u w:val="single"/>
          <w:rPrChange w:id="7" w:author="Arthur Souza Rodrigues" w:date="2026-07-10T21:46:00Z" w16du:dateUtc="2026-07-11T01:46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 Bold </w:t>
      </w:r>
      <w:ins w:id="8" w:author="Arthur Souza Rodrigues" w:date="2026-07-10T21:46:00Z" w16du:dateUtc="2026-07-11T01:46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t>Underline</w:t>
        </w:r>
      </w:ins>
      <w:del w:id="9" w:author="Arthur Souza Rodrigues" w:date="2026-07-10T21:46:00Z" w16du:dateUtc="2026-07-11T01:46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delText>Large Font</w:delText>
        </w:r>
      </w:del>
      <w:r>
        <w:rPr>
          <w:rFonts w:ascii="&quot;Open Sans&quot;, sans-serif" w:hAnsi="&quot;Open Sans&quot;, sans-serif"/>
          <w:b/>
          <w:u w:val="single"/>
          <w:rPrChange w:id="10" w:author="Arthur Souza Rodrigues" w:date="2026-07-10T21:46:00Z" w16du:dateUtc="2026-07-11T01:46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 Demo</w:t>
      </w:r>
    </w:p>
    <w:p w14:paraId="747AB802" w14:textId="77777777" w:rsidR="0019469E" w:rsidRDefault="00F4302F">
      <w:r>
        <w:rPr>
          <w:rFonts w:ascii="&quot;Open Sans&quot;, sans-serif" w:hAnsi="&quot;Open Sans&quot;, sans-serif"/>
          <w:b/>
          <w:u w:val="single"/>
          <w:rPrChange w:id="11" w:author="Arthur Souza Rodrigues" w:date="2026-07-10T21:46:00Z" w16du:dateUtc="2026-07-11T01:46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This document shows </w:t>
      </w:r>
      <w:ins w:id="12" w:author="Arthur Souza Rodrigues" w:date="2026-07-10T21:46:00Z" w16du:dateUtc="2026-07-11T01:46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t>Open Sans</w:t>
        </w:r>
      </w:ins>
      <w:del w:id="13" w:author="Arthur Souza Rodrigues" w:date="2026-07-10T21:46:00Z" w16du:dateUtc="2026-07-11T01:46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delText>Verdana</w:delText>
        </w:r>
      </w:del>
      <w:r>
        <w:rPr>
          <w:rFonts w:ascii="&quot;Open Sans&quot;, sans-serif" w:hAnsi="&quot;Open Sans&quot;, sans-serif"/>
          <w:b/>
          <w:u w:val="single"/>
          <w:rPrChange w:id="14" w:author="Arthur Souza Rodrigues" w:date="2026-07-10T21:46:00Z" w16du:dateUtc="2026-07-11T01:46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 font </w:t>
      </w:r>
      <w:del w:id="15" w:author="Arthur Souza Rodrigues" w:date="2026-07-10T21:46:00Z" w16du:dateUtc="2026-07-11T01:46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delText xml:space="preserve">at size 16 </w:delText>
        </w:r>
      </w:del>
      <w:r>
        <w:rPr>
          <w:rFonts w:ascii="&quot;Open Sans&quot;, sans-serif" w:hAnsi="&quot;Open Sans&quot;, sans-serif"/>
          <w:b/>
          <w:u w:val="single"/>
          <w:rPrChange w:id="16" w:author="Arthur Souza Rodrigues" w:date="2026-07-10T21:46:00Z" w16du:dateUtc="2026-07-11T01:46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with bold </w:t>
      </w:r>
      <w:ins w:id="17" w:author="Arthur Souza Rodrigues" w:date="2026-07-10T21:46:00Z" w16du:dateUtc="2026-07-11T01:46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t>and underline</w:t>
        </w:r>
      </w:ins>
      <w:del w:id="18" w:author="Arthur Souza Rodrigues" w:date="2026-07-10T21:46:00Z" w16du:dateUtc="2026-07-11T01:46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delText>formatting</w:delText>
        </w:r>
      </w:del>
      <w:r>
        <w:rPr>
          <w:rFonts w:ascii="&quot;Open Sans&quot;, sans-serif" w:hAnsi="&quot;Open Sans&quot;, sans-serif"/>
          <w:b/>
          <w:u w:val="single"/>
          <w:rPrChange w:id="19" w:author="Arthur Souza Rodrigues" w:date="2026-07-10T21:46:00Z" w16du:dateUtc="2026-07-11T01:46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>.</w:t>
      </w:r>
    </w:p>
    <w:p w14:paraId="22F2132C" w14:textId="77777777" w:rsidR="0019469E" w:rsidRDefault="00F4302F">
      <w:ins w:id="20" w:author="Arthur Souza Rodrigues" w:date="2026-07-10T21:46:00Z" w16du:dateUtc="2026-07-11T01:46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t>Open Sans bold underline creates a distinctive modern heading style.</w:t>
        </w:r>
      </w:ins>
      <w:del w:id="21" w:author="Arthur Souza Rodrigues" w:date="2026-07-10T21:46:00Z" w16du:dateUtc="2026-07-11T01:46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delText>Verdana bold at 16pt is highly readable for presentations.</w:delText>
        </w:r>
      </w:del>
    </w:p>
    <w:sectPr w:rsidR="0019469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469E"/>
    <w:rsid w:val="0019469E"/>
    <w:rsid w:val="001B35BC"/>
    <w:rsid w:val="003C1D40"/>
    <w:rsid w:val="00AB7C0F"/>
    <w:rsid w:val="00D53FE7"/>
    <w:rsid w:val="00DF12FE"/>
    <w:rsid w:val="00FF4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B8D48D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2026-05-14T17:16:00Z</dcterms:created>
  <dcterms:modified xsi:type="dcterms:W3CDTF">2026-07-11T01:46:00Z</dcterms:modified>
</cp:coreProperties>
</file>