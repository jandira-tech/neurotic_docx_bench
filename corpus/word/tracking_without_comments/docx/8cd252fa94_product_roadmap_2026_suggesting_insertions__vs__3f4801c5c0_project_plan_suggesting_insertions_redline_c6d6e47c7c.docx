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02700" w14:textId="77777777" w:rsidR="000F6EAB" w:rsidRDefault="005D5D6E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Project Plan</w:t>
        </w:r>
      </w:ins>
    </w:p>
    <w:p w14:paraId="6D37F9FE" w14:textId="77777777" w:rsidR="0023467B" w:rsidRDefault="005D5D6E">
      <w:ins w:id="2" w:author="Comparison" w:date="2026-07-05T01:30:00Z" w16du:dateUtc="2026-07-05T05:30:00Z">
        <w:r>
          <w:t>Date: February 1,</w:t>
        </w:r>
      </w:ins>
      <w:del w:id="3" w:author="Comparison" w:date="2026-07-05T01:30:00Z" w16du:dateUtc="2026-07-05T05:30:00Z">
        <w:r>
          <w:delText>Product Roadmap</w:delText>
        </w:r>
      </w:del>
      <w:r>
        <w:t xml:space="preserve"> 2026</w:t>
      </w:r>
    </w:p>
    <w:p w14:paraId="260BCE89" w14:textId="77777777" w:rsidR="000F6EAB" w:rsidRDefault="005D5D6E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 xml:space="preserve">Phase 1: </w:t>
        </w:r>
        <w:proofErr w:type="spellStart"/>
        <w:r>
          <w:t>Researc</w:t>
        </w:r>
        <w:proofErr w:type="spellEnd"/>
        <w:r>
          <w:t xml:space="preserve"> and </w:t>
        </w:r>
        <w:proofErr w:type="spellStart"/>
        <w:r>
          <w:t>Analysis</w:t>
        </w:r>
        <w:r>
          <w:t>h</w:t>
        </w:r>
        <w:proofErr w:type="spellEnd"/>
      </w:ins>
    </w:p>
    <w:p w14:paraId="2DFF23E7" w14:textId="77777777" w:rsidR="000F6EAB" w:rsidRDefault="005D5D6E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Phase 2: Development</w:t>
        </w:r>
      </w:ins>
    </w:p>
    <w:p w14:paraId="30112F5C" w14:textId="77777777" w:rsidR="000F6EAB" w:rsidRDefault="005D5D6E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Phase 3: Testing</w:t>
        </w:r>
      </w:ins>
    </w:p>
    <w:p w14:paraId="1E52991E" w14:textId="77777777" w:rsidR="000F6EAB" w:rsidRDefault="005D5D6E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Phase 4: Deployment</w:t>
        </w:r>
      </w:ins>
    </w:p>
    <w:p w14:paraId="177E6BB4" w14:textId="77777777" w:rsidR="0023467B" w:rsidRDefault="005D5D6E">
      <w:pPr>
        <w:rPr>
          <w:del w:id="12" w:author="Comparison" w:date="2026-07-05T01:30:00Z" w16du:dateUtc="2026-07-05T05:30:00Z"/>
        </w:rPr>
      </w:pPr>
      <w:ins w:id="13" w:author="Comparison" w:date="2026-07-05T01:30:00Z" w16du:dateUtc="2026-07-05T05:30:00Z">
        <w:r>
          <w:t>Deadline: March 31, 2026</w:t>
        </w:r>
      </w:ins>
      <w:del w:id="14" w:author="Comparison" w:date="2026-07-05T01:30:00Z" w16du:dateUtc="2026-07-05T05:30:00Z">
        <w:r>
          <w:delText>Q1: Launch v2.0 with new dashboard</w:delText>
        </w:r>
      </w:del>
    </w:p>
    <w:p w14:paraId="67F6978E" w14:textId="77777777" w:rsidR="0023467B" w:rsidRDefault="005D5D6E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>Q2: Mobile app release</w:delText>
        </w:r>
      </w:del>
    </w:p>
    <w:p w14:paraId="7A210124" w14:textId="77777777" w:rsidR="0023467B" w:rsidRDefault="005D5D6E">
      <w:pPr>
        <w:rPr>
          <w:del w:id="17" w:author="Comparison" w:date="2026-07-05T01:30:00Z" w16du:dateUtc="2026-07-05T05:30:00Z"/>
        </w:rPr>
      </w:pPr>
      <w:del w:id="18" w:author="Comparison" w:date="2026-07-05T01:30:00Z" w16du:dateUtc="2026-07-05T05:30:00Z">
        <w:r>
          <w:delText xml:space="preserve">Q3: API integrations with </w:delText>
        </w:r>
        <w:r>
          <w:delText xml:space="preserve"> and 5 enterprise clients</w:delText>
        </w:r>
        <w:r>
          <w:delText>10 partners</w:delText>
        </w:r>
      </w:del>
    </w:p>
    <w:p w14:paraId="5F35CB1F" w14:textId="77777777" w:rsidR="0023467B" w:rsidRDefault="005D5D6E">
      <w:pPr>
        <w:rPr>
          <w:del w:id="19" w:author="Comparison" w:date="2026-07-05T01:30:00Z" w16du:dateUtc="2026-07-05T05:30:00Z"/>
        </w:rPr>
      </w:pPr>
      <w:del w:id="20" w:author="Comparison" w:date="2026-07-05T01:30:00Z" w16du:dateUtc="2026-07-05T05:30:00Z">
        <w:r>
          <w:delText>Q4: AI features implementation</w:delText>
        </w:r>
      </w:del>
    </w:p>
    <w:p w14:paraId="2DBE46A5" w14:textId="77777777" w:rsidR="0023467B" w:rsidRDefault="005D5D6E">
      <w:pPr>
        <w:rPr>
          <w:del w:id="21" w:author="Comparison" w:date="2026-07-05T01:30:00Z" w16du:dateUtc="2026-07-05T05:30:00Z"/>
        </w:rPr>
      </w:pPr>
      <w:del w:id="22" w:author="Comparison" w:date="2026-07-05T01:30:00Z" w16du:dateUtc="2026-07-05T05:30:00Z">
        <w:r>
          <w:delText>Team Size: 30 developers</w:delText>
        </w:r>
      </w:del>
    </w:p>
    <w:p w14:paraId="77A8EE5F" w14:textId="77777777" w:rsidR="0023467B" w:rsidRDefault="005D5D6E">
      <w:pPr>
        <w:rPr>
          <w:del w:id="23" w:author="Comparison" w:date="2026-07-05T01:30:00Z" w16du:dateUtc="2026-07-05T05:30:00Z"/>
        </w:rPr>
      </w:pPr>
      <w:del w:id="24" w:author="Comparison" w:date="2026-07-05T01:30:00Z" w16du:dateUtc="2026-07-05T05:30:00Z">
        <w:r>
          <w:delText>Technology Stack: React, Node.js, AWS</w:delText>
        </w:r>
      </w:del>
    </w:p>
    <w:p w14:paraId="26CDA8D3" w14:textId="77777777" w:rsidR="0023467B" w:rsidRDefault="005D5D6E">
      <w:pPr>
        <w:jc w:val="center"/>
        <w:pPrChange w:id="25" w:author="Comparison" w:date="2026-07-05T01:30:00Z" w16du:dateUtc="2026-07-05T05:30:00Z"/>
      </w:pPr>
      <w:del w:id="26" w:author="Comparison" w:date="2026-07-05T01:30:00Z" w16du:dateUtc="2026-07-05T05:30:00Z">
        <w:r>
          <w:delText>Release Frequency: Monthly sprints</w:delText>
        </w:r>
      </w:del>
    </w:p>
    <w:sectPr w:rsidR="002346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67B"/>
    <w:rsid w:val="000F6EAB"/>
    <w:rsid w:val="0023467B"/>
    <w:rsid w:val="005D5D6E"/>
    <w:rsid w:val="00BA52EB"/>
    <w:rsid w:val="00BF0F5F"/>
    <w:rsid w:val="00D2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81A99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