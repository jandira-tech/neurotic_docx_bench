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B91502" w14:textId="77777777" w:rsidR="00405951" w:rsidRPr="00854C26" w:rsidRDefault="00854C26" w:rsidP="0061350B">
      <w:pPr>
        <w:spacing w:before="360" w:after="240" w:line="240" w:lineRule="auto"/>
        <w:jc w:val="center"/>
        <w:rPr>
          <w:ins w:id="4" w:author="Pribil-Kövesdy Döníz" w:date="2026-09-22T12:41:00Z" w16du:dateUtc="2026-09-22T16:41:00Z"/>
          <w:rFonts w:cstheme="minorHAnsi"/>
          <w:b/>
          <w:smallCaps/>
          <w:sz w:val="32"/>
          <w:szCs w:val="32"/>
        </w:rPr>
      </w:pPr>
      <w:ins w:id="5" w:author="Pribil-Kövesdy Döníz" w:date="2026-09-22T12:41:00Z" w16du:dateUtc="2026-09-22T16:41:00Z">
        <w:r w:rsidRPr="00440F44">
          <w:rPr>
            <w:rFonts w:cstheme="minorHAnsi"/>
            <w:b/>
            <w:smallCaps/>
            <w:sz w:val="32"/>
            <w:szCs w:val="32"/>
            <w:highlight w:val="lightGray"/>
          </w:rPr>
          <w:t>Erasmus+ KA1 mobilitási projektek – egyéni beszámoló – 201</w:t>
        </w:r>
        <w:r w:rsidR="00440F44" w:rsidRPr="00440F44">
          <w:rPr>
            <w:rFonts w:cstheme="minorHAnsi"/>
            <w:b/>
            <w:smallCaps/>
            <w:sz w:val="32"/>
            <w:szCs w:val="32"/>
            <w:highlight w:val="lightGray"/>
          </w:rPr>
          <w:t>6</w:t>
        </w:r>
      </w:ins>
    </w:p>
    <w:p w14:paraId="3D67C29F" w14:textId="77777777" w:rsidR="00854C26" w:rsidRPr="00854C26" w:rsidRDefault="00854C26" w:rsidP="0061350B">
      <w:pPr>
        <w:spacing w:before="360" w:after="300" w:line="240" w:lineRule="auto"/>
        <w:rPr>
          <w:ins w:id="6" w:author="Pribil-Kövesdy Döníz" w:date="2026-09-22T12:41:00Z" w16du:dateUtc="2026-09-22T16:41:00Z"/>
          <w:sz w:val="28"/>
          <w:szCs w:val="28"/>
        </w:rPr>
      </w:pPr>
      <w:ins w:id="7" w:author="Pribil-Kövesdy Döníz" w:date="2026-09-22T12:41:00Z" w16du:dateUtc="2026-09-22T16:41:00Z">
        <w:r w:rsidRPr="00854C26">
          <w:rPr>
            <w:sz w:val="28"/>
            <w:szCs w:val="28"/>
            <w:highlight w:val="lightGray"/>
          </w:rPr>
          <w:t xml:space="preserve">A </w:t>
        </w:r>
        <w:r w:rsidR="008B7245">
          <w:rPr>
            <w:sz w:val="28"/>
            <w:szCs w:val="28"/>
            <w:highlight w:val="lightGray"/>
          </w:rPr>
          <w:t>résztvevő</w:t>
        </w:r>
        <w:r w:rsidR="008B7245" w:rsidRPr="00854C26">
          <w:rPr>
            <w:sz w:val="28"/>
            <w:szCs w:val="28"/>
            <w:highlight w:val="lightGray"/>
          </w:rPr>
          <w:t xml:space="preserve"> </w:t>
        </w:r>
        <w:r w:rsidRPr="00854C26">
          <w:rPr>
            <w:sz w:val="28"/>
            <w:szCs w:val="28"/>
            <w:highlight w:val="lightGray"/>
          </w:rPr>
          <w:t>adatai</w:t>
        </w:r>
      </w:ins>
    </w:p>
    <w:p w14:paraId="7399AC47" w14:textId="017DDEDE" w:rsidR="005F3EE7" w:rsidRDefault="00D527A3" w:rsidP="005F3EE7">
      <w:pPr>
        <w:rPr>
          <w:del w:id="8" w:author="Pribil-Kövesdy Döníz" w:date="2026-09-22T12:41:00Z" w16du:dateUtc="2026-09-22T16:41:00Z"/>
          <w:b/>
          <w:bCs/>
          <w:sz w:val="32"/>
          <w:szCs w:val="32"/>
        </w:rPr>
      </w:pPr>
      <w:del w:id="9" w:author="Pribil-Kövesdy Döníz" w:date="2026-09-22T12:41:00Z" w16du:dateUtc="2026-09-22T16:41:00Z">
        <w:r w:rsidRPr="00A56C23">
          <w:rPr>
            <w:b/>
            <w:bCs/>
            <w:sz w:val="32"/>
            <w:szCs w:val="32"/>
          </w:rPr>
          <w:delText>M7 Management Review Minutes</w:delText>
        </w:r>
      </w:del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PrChange w:id="10" w:author="Pribil-Kövesdy Döníz" w:date="2026-09-22T12:41:00Z" w16du:dateUtc="2026-09-22T16:41:00Z">
          <w:tblPr>
            <w:tblStyle w:val="TableGrid"/>
            <w:tblW w:w="4966" w:type="pc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1843"/>
        <w:gridCol w:w="3942"/>
        <w:gridCol w:w="4267"/>
        <w:gridCol w:w="3942"/>
        <w:tblGridChange w:id="11">
          <w:tblGrid>
            <w:gridCol w:w="5"/>
            <w:gridCol w:w="1523"/>
            <w:gridCol w:w="320"/>
            <w:gridCol w:w="3942"/>
            <w:gridCol w:w="4267"/>
            <w:gridCol w:w="1271"/>
            <w:gridCol w:w="711"/>
            <w:gridCol w:w="1960"/>
            <w:gridCol w:w="1294"/>
          </w:tblGrid>
        </w:tblGridChange>
      </w:tblGrid>
      <w:tr w:rsidR="00D527A3" w:rsidRPr="006F3C3C" w14:paraId="35741BF3" w14:textId="77777777" w:rsidTr="00AD06DF">
        <w:trPr>
          <w:trPrChange w:id="12" w:author="Pribil-Kövesdy Döníz" w:date="2026-09-22T12:41:00Z" w16du:dateUtc="2026-09-22T16:41:00Z">
            <w:trPr>
              <w:trHeight w:val="192"/>
            </w:trPr>
          </w:trPrChange>
        </w:trPr>
        <w:tc>
          <w:tcPr>
            <w:tcW w:w="2802" w:type="dxa"/>
            <w:tcPrChange w:id="13" w:author="Pribil-Kövesdy Döníz" w:date="2026-09-22T12:41:00Z" w16du:dateUtc="2026-09-22T16:41:00Z">
              <w:tcPr>
                <w:tcW w:w="500" w:type="pct"/>
                <w:gridSpan w:val="2"/>
                <w:tcMar>
                  <w:left w:w="0" w:type="dxa"/>
                  <w:right w:w="0" w:type="dxa"/>
                </w:tcMar>
                <w:vAlign w:val="bottom"/>
              </w:tcPr>
            </w:tcPrChange>
          </w:tcPr>
          <w:p w14:paraId="703E0D5B" w14:textId="77777777" w:rsidR="00D527A3" w:rsidRDefault="00854C26" w:rsidP="00560356">
            <w:pPr>
              <w:rPr>
                <w:rPrChange w:id="14" w:author="Pribil-Kövesdy Döníz" w:date="2026-09-22T12:41:00Z" w16du:dateUtc="2026-09-22T16:41:00Z">
                  <w:rPr>
                    <w:rFonts w:asciiTheme="minorHAnsi" w:hAnsiTheme="minorHAnsi" w:cstheme="minorHAnsi"/>
                    <w:b/>
                    <w:sz w:val="22"/>
                    <w:szCs w:val="22"/>
                  </w:rPr>
                </w:rPrChange>
              </w:rPr>
            </w:pPr>
            <w:ins w:id="15" w:author="Pribil-Kövesdy Döníz" w:date="2026-09-22T12:41:00Z" w16du:dateUtc="2026-09-22T16:41:00Z">
              <w:r>
                <w:t>Név</w:t>
              </w:r>
            </w:ins>
            <w:del w:id="16" w:author="Pribil-Kövesdy Döníz" w:date="2026-09-22T12:41:00Z" w16du:dateUtc="2026-09-22T16:41:00Z">
              <w:r w:rsidR="00D527A3" w:rsidRPr="00F61D28">
                <w:rPr>
                  <w:rFonts w:asciiTheme="minorHAnsi" w:hAnsiTheme="minorHAnsi" w:cstheme="minorHAnsi"/>
                  <w:b/>
                  <w:sz w:val="22"/>
                  <w:szCs w:val="22"/>
                </w:rPr>
                <w:delText>Business name:</w:delText>
              </w:r>
            </w:del>
          </w:p>
        </w:tc>
        <w:tc>
          <w:tcPr>
            <w:tcW w:w="11340" w:type="dxa"/>
            <w:tcPrChange w:id="17" w:author="Pribil-Kövesdy Döníz" w:date="2026-09-22T12:41:00Z" w16du:dateUtc="2026-09-22T16:41:00Z">
              <w:tcPr>
                <w:tcW w:w="3204" w:type="pct"/>
                <w:gridSpan w:val="4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17933CDE" w14:textId="77777777" w:rsidR="00D527A3" w:rsidRDefault="00D527A3" w:rsidP="00560356">
            <w:pPr>
              <w:rPr>
                <w:rPrChange w:id="18" w:author="Pribil-Kövesdy Döníz" w:date="2026-09-22T12:41:00Z" w16du:dateUtc="2026-09-22T16:41:00Z">
                  <w:rPr>
                    <w:rFonts w:asciiTheme="minorHAnsi" w:hAnsiTheme="minorHAnsi" w:cstheme="minorHAnsi"/>
                    <w:sz w:val="22"/>
                    <w:szCs w:val="22"/>
                  </w:rPr>
                </w:rPrChange>
              </w:rPr>
            </w:pPr>
          </w:p>
        </w:tc>
        <w:tc>
          <w:tcPr>
            <w:tcW w:w="11340" w:type="dxa"/>
            <w:tcPrChange w:id="19" w:author="Pribil-Kövesdy Döníz" w:date="2026-09-22T12:41:00Z" w16du:dateUtc="2026-09-22T16:41:00Z">
              <w:tcPr>
                <w:tcW w:w="232" w:type="pct"/>
                <w:vAlign w:val="bottom"/>
              </w:tcPr>
            </w:tcPrChange>
          </w:tcPr>
          <w:p w14:paraId="0692DE34" w14:textId="77777777" w:rsidR="00D527A3" w:rsidRPr="00F61D28" w:rsidRDefault="00D527A3" w:rsidP="00560356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del w:id="20" w:author="Pribil-Kövesdy Döníz" w:date="2026-09-22T12:41:00Z" w16du:dateUtc="2026-09-22T16:41:00Z">
              <w:r w:rsidRPr="00F61D28">
                <w:rPr>
                  <w:rFonts w:asciiTheme="minorHAnsi" w:hAnsiTheme="minorHAnsi" w:cstheme="minorHAnsi"/>
                  <w:b/>
                  <w:sz w:val="22"/>
                  <w:szCs w:val="22"/>
                </w:rPr>
                <w:delText>Date:</w:delText>
              </w:r>
            </w:del>
          </w:p>
        </w:tc>
        <w:tc>
          <w:tcPr>
            <w:tcW w:w="11340" w:type="dxa"/>
            <w:tcPrChange w:id="21" w:author="Pribil-Kövesdy Döníz" w:date="2026-09-22T12:41:00Z" w16du:dateUtc="2026-09-22T16:41:00Z">
              <w:tcPr>
                <w:tcW w:w="1064" w:type="pct"/>
                <w:gridSpan w:val="2"/>
                <w:tcBorders>
                  <w:bottom w:val="single" w:sz="4" w:space="0" w:color="auto"/>
                </w:tcBorders>
              </w:tcPr>
            </w:tcPrChange>
          </w:tcPr>
          <w:p w14:paraId="4B63244B" w14:textId="77777777" w:rsidR="00D527A3" w:rsidRPr="00F61D28" w:rsidRDefault="00D527A3" w:rsidP="0056035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2"/>
        <w:gridCol w:w="11212"/>
      </w:tblGrid>
      <w:tr w:rsidR="00854C26" w14:paraId="54C63443" w14:textId="77777777" w:rsidTr="00AD06DF">
        <w:trPr>
          <w:ins w:id="22" w:author="Pribil-Kövesdy Döníz" w:date="2026-09-22T12:41:00Z" w16du:dateUtc="2026-09-22T16:41:00Z"/>
        </w:trPr>
        <w:tc>
          <w:tcPr>
            <w:tcW w:w="2802" w:type="dxa"/>
          </w:tcPr>
          <w:p w14:paraId="0D4D575C" w14:textId="77777777" w:rsidR="00854C26" w:rsidRDefault="00F520F7" w:rsidP="00F520F7">
            <w:pPr>
              <w:rPr>
                <w:ins w:id="23" w:author="Pribil-Kövesdy Döníz" w:date="2026-09-22T12:41:00Z" w16du:dateUtc="2026-09-22T16:41:00Z"/>
              </w:rPr>
            </w:pPr>
            <w:ins w:id="24" w:author="Pribil-Kövesdy Döníz" w:date="2026-09-22T12:41:00Z" w16du:dateUtc="2026-09-22T16:41:00Z">
              <w:r>
                <w:t>B</w:t>
              </w:r>
              <w:r w:rsidR="00854C26">
                <w:t>eosztás</w:t>
              </w:r>
            </w:ins>
          </w:p>
        </w:tc>
        <w:tc>
          <w:tcPr>
            <w:tcW w:w="11340" w:type="dxa"/>
          </w:tcPr>
          <w:p w14:paraId="6B1D0E9B" w14:textId="77777777" w:rsidR="00854C26" w:rsidRDefault="00854C26" w:rsidP="00391C9E">
            <w:pPr>
              <w:rPr>
                <w:ins w:id="25" w:author="Pribil-Kövesdy Döníz" w:date="2026-09-22T12:41:00Z" w16du:dateUtc="2026-09-22T16:41:00Z"/>
              </w:rPr>
            </w:pPr>
          </w:p>
        </w:tc>
      </w:tr>
    </w:tbl>
    <w:p w14:paraId="117EB661" w14:textId="77777777" w:rsidR="00854C26" w:rsidRPr="00854C26" w:rsidRDefault="00854C26" w:rsidP="0061350B">
      <w:pPr>
        <w:spacing w:before="360" w:line="240" w:lineRule="auto"/>
        <w:rPr>
          <w:ins w:id="26" w:author="Pribil-Kövesdy Döníz" w:date="2026-09-22T12:41:00Z" w16du:dateUtc="2026-09-22T16:41:00Z"/>
          <w:sz w:val="28"/>
          <w:szCs w:val="28"/>
        </w:rPr>
      </w:pPr>
      <w:ins w:id="27" w:author="Pribil-Kövesdy Döníz" w:date="2026-09-22T12:41:00Z" w16du:dateUtc="2026-09-22T16:41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mobilitás adatai</w:t>
        </w:r>
      </w:ins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PrChange w:id="28" w:author="Pribil-Kövesdy Döníz" w:date="2026-09-22T12:41:00Z" w16du:dateUtc="2026-09-22T16:41:00Z">
          <w:tblPr>
            <w:tblW w:w="15309" w:type="dxa"/>
            <w:tblInd w:w="-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</w:tblPrChange>
      </w:tblPr>
      <w:tblGrid>
        <w:gridCol w:w="2798"/>
        <w:gridCol w:w="11196"/>
        <w:tblGridChange w:id="29">
          <w:tblGrid>
            <w:gridCol w:w="5"/>
            <w:gridCol w:w="2798"/>
            <w:gridCol w:w="1166"/>
            <w:gridCol w:w="3671"/>
            <w:gridCol w:w="6359"/>
            <w:gridCol w:w="1310"/>
          </w:tblGrid>
        </w:tblGridChange>
      </w:tblGrid>
      <w:tr w:rsidR="00D527A3" w:rsidRPr="00F61D28" w14:paraId="21B4113C" w14:textId="60141FBC" w:rsidTr="0061350B">
        <w:trPr>
          <w:trHeight w:val="1168"/>
          <w:trPrChange w:id="30" w:author="Pribil-Kövesdy Döníz" w:date="2026-09-22T12:41:00Z" w16du:dateUtc="2026-09-22T16:41:00Z">
            <w:trPr>
              <w:trHeight w:val="280"/>
            </w:trPr>
          </w:trPrChange>
        </w:trPr>
        <w:tc>
          <w:tcPr>
            <w:tcW w:w="2802" w:type="dxa"/>
            <w:tcPrChange w:id="31" w:author="Pribil-Kövesdy Döníz" w:date="2026-09-22T12:41:00Z" w16du:dateUtc="2026-09-22T16:41:00Z">
              <w:tcPr>
                <w:tcW w:w="15309" w:type="dxa"/>
                <w:gridSpan w:val="3"/>
                <w:tcBorders>
                  <w:bottom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</w:tcPrChange>
          </w:tcPr>
          <w:p w14:paraId="45275FF6" w14:textId="77777777" w:rsidR="00854C26" w:rsidRDefault="00A236F9" w:rsidP="00391C9E">
            <w:pPr>
              <w:rPr>
                <w:ins w:id="32" w:author="Pribil-Kövesdy Döníz" w:date="2026-09-22T12:41:00Z" w16du:dateUtc="2026-09-22T16:41:00Z"/>
              </w:rPr>
            </w:pPr>
            <w:ins w:id="33" w:author="Pribil-Kövesdy Döníz" w:date="2026-09-22T12:41:00Z" w16du:dateUtc="2026-09-22T16:41:00Z">
              <w:r>
                <w:t>Mobilitás típusa</w:t>
              </w:r>
            </w:ins>
          </w:p>
          <w:p w14:paraId="426116CA" w14:textId="77777777" w:rsidR="00D527A3" w:rsidRDefault="00A236F9" w:rsidP="00391C9E">
            <w:pPr>
              <w:rPr>
                <w:rPrChange w:id="34" w:author="Pribil-Kövesdy Döníz" w:date="2026-09-22T12:41:00Z" w16du:dateUtc="2026-09-22T16:41:00Z">
                  <w:rPr>
                    <w:rFonts w:asciiTheme="minorHAnsi" w:hAnsiTheme="minorHAnsi" w:cstheme="minorHAnsi"/>
                    <w:sz w:val="22"/>
                    <w:szCs w:val="22"/>
                  </w:rPr>
                </w:rPrChange>
              </w:rPr>
              <w:pPrChange w:id="35" w:author="Pribil-Kövesdy Döníz" w:date="2026-09-22T12:41:00Z" w16du:dateUtc="2026-09-22T16:41:00Z">
                <w:pPr>
                  <w:pStyle w:val="Subtitle1"/>
                  <w:tabs>
                    <w:tab w:val="clear" w:pos="900"/>
                  </w:tabs>
                  <w:spacing w:before="60" w:after="60"/>
                  <w:jc w:val="center"/>
                </w:pPr>
              </w:pPrChange>
            </w:pPr>
            <w:ins w:id="36" w:author="Pribil-Kövesdy Döníz" w:date="2026-09-22T12:41:00Z" w16du:dateUtc="2026-09-22T16:41:00Z">
              <w:r>
                <w:t>(nem helyes törlendő)</w:t>
              </w:r>
            </w:ins>
            <w:del w:id="37" w:author="Pribil-Kövesdy Döníz" w:date="2026-09-22T12:41:00Z" w16du:dateUtc="2026-09-22T16:41:00Z">
              <w:r w:rsidR="00D527A3" w:rsidRPr="00F61D28">
                <w:rPr>
                  <w:rFonts w:asciiTheme="minorHAnsi" w:hAnsiTheme="minorHAnsi" w:cstheme="minorHAnsi"/>
                  <w:sz w:val="22"/>
                  <w:szCs w:val="22"/>
                </w:rPr>
                <w:delText>AGENDA ITEMS</w:delText>
              </w:r>
            </w:del>
          </w:p>
        </w:tc>
        <w:tc>
          <w:tcPr>
            <w:tcW w:w="11340" w:type="dxa"/>
            <w:tcPrChange w:id="38" w:author="Pribil-Kövesdy Döníz" w:date="2026-09-22T12:41:00Z" w16du:dateUtc="2026-09-22T16:41:00Z">
              <w:tcPr>
                <w:tcW w:w="11340" w:type="dxa"/>
                <w:gridSpan w:val="3"/>
              </w:tcPr>
            </w:tcPrChange>
          </w:tcPr>
          <w:p w14:paraId="187DD5E8" w14:textId="77777777" w:rsidR="00854C26" w:rsidRDefault="00A236F9" w:rsidP="00391C9E">
            <w:pPr>
              <w:pStyle w:val="ListParagraph"/>
              <w:numPr>
                <w:ilvl w:val="0"/>
                <w:numId w:val="123"/>
              </w:numPr>
              <w:spacing w:after="160" w:line="259" w:lineRule="auto"/>
              <w:contextualSpacing w:val="0"/>
              <w:rPr>
                <w:ins w:id="39" w:author="Pribil-Kövesdy Döníz" w:date="2026-09-22T12:41:00Z" w16du:dateUtc="2026-09-22T16:41:00Z"/>
              </w:rPr>
            </w:pPr>
            <w:ins w:id="40" w:author="Pribil-Kövesdy Döníz" w:date="2026-09-22T12:41:00Z" w16du:dateUtc="2026-09-22T16:41:00Z">
              <w:r>
                <w:t>szakmai továbbképzés</w:t>
              </w:r>
            </w:ins>
          </w:p>
          <w:p w14:paraId="2E83E75F" w14:textId="77777777" w:rsidR="00A236F9" w:rsidRDefault="00A236F9" w:rsidP="00391C9E">
            <w:pPr>
              <w:pStyle w:val="ListParagraph"/>
              <w:numPr>
                <w:ilvl w:val="0"/>
                <w:numId w:val="123"/>
              </w:numPr>
              <w:spacing w:after="160" w:line="259" w:lineRule="auto"/>
              <w:contextualSpacing w:val="0"/>
              <w:rPr>
                <w:ins w:id="41" w:author="Pribil-Kövesdy Döníz" w:date="2026-09-22T12:41:00Z" w16du:dateUtc="2026-09-22T16:41:00Z"/>
              </w:rPr>
            </w:pPr>
            <w:ins w:id="42" w:author="Pribil-Kövesdy Döníz" w:date="2026-09-22T12:41:00Z" w16du:dateUtc="2026-09-22T16:41:00Z">
              <w:r>
                <w:t>nyelvtanfolyam</w:t>
              </w:r>
            </w:ins>
          </w:p>
          <w:p w14:paraId="154FE2EF" w14:textId="77777777" w:rsidR="00A236F9" w:rsidRDefault="00F520F7" w:rsidP="00391C9E">
            <w:pPr>
              <w:pStyle w:val="ListParagraph"/>
              <w:numPr>
                <w:ilvl w:val="0"/>
                <w:numId w:val="123"/>
              </w:numPr>
              <w:spacing w:after="160" w:line="259" w:lineRule="auto"/>
              <w:contextualSpacing w:val="0"/>
              <w:rPr>
                <w:ins w:id="43" w:author="Pribil-Kövesdy Döníz" w:date="2026-09-22T12:41:00Z" w16du:dateUtc="2026-09-22T16:41:00Z"/>
              </w:rPr>
            </w:pPr>
            <w:ins w:id="44" w:author="Pribil-Kövesdy Döníz" w:date="2026-09-22T12:41:00Z" w16du:dateUtc="2026-09-22T16:41:00Z">
              <w:r>
                <w:t xml:space="preserve">szakmai látogatás </w:t>
              </w:r>
              <w:r w:rsidR="00A236F9">
                <w:t>(job shadowing)</w:t>
              </w:r>
            </w:ins>
          </w:p>
          <w:p w14:paraId="34C19FE0" w14:textId="77777777" w:rsidR="00A236F9" w:rsidRDefault="00A236F9" w:rsidP="00391C9E">
            <w:pPr>
              <w:pStyle w:val="ListParagraph"/>
              <w:numPr>
                <w:ilvl w:val="0"/>
                <w:numId w:val="123"/>
              </w:numPr>
            </w:pPr>
            <w:ins w:id="45" w:author="Pribil-Kövesdy Döníz" w:date="2026-09-22T12:41:00Z" w16du:dateUtc="2026-09-22T16:41:00Z">
              <w:r>
                <w:t>oktatási tevékenység</w:t>
              </w:r>
            </w:ins>
          </w:p>
        </w:tc>
      </w:tr>
      <w:tr w:rsidR="00D527A3" w:rsidRPr="000E4E4F" w14:paraId="0D3A1449" w14:textId="77777777" w:rsidTr="00AD06DF">
        <w:trPr>
          <w:trPrChange w:id="46" w:author="Pribil-Kövesdy Döníz" w:date="2026-09-22T12:41:00Z" w16du:dateUtc="2026-09-22T16:41:00Z">
            <w:trPr>
              <w:trHeight w:val="3742"/>
            </w:trPr>
          </w:trPrChange>
        </w:trPr>
        <w:tc>
          <w:tcPr>
            <w:tcW w:w="2802" w:type="dxa"/>
            <w:tcPrChange w:id="47" w:author="Pribil-Kövesdy Döníz" w:date="2026-09-22T12:41:00Z" w16du:dateUtc="2026-09-22T16:41:00Z">
              <w:tcPr>
                <w:tcW w:w="7640" w:type="dxa"/>
                <w:gridSpan w:val="4"/>
                <w:tcBorders>
                  <w:right w:val="nil"/>
                </w:tcBorders>
                <w:vAlign w:val="center"/>
              </w:tcPr>
            </w:tcPrChange>
          </w:tcPr>
          <w:p w14:paraId="5BF26009" w14:textId="77777777" w:rsidR="00A236F9" w:rsidRDefault="00A236F9" w:rsidP="00391C9E">
            <w:pPr>
              <w:rPr>
                <w:ins w:id="48" w:author="Pribil-Kövesdy Döníz" w:date="2026-09-22T12:41:00Z" w16du:dateUtc="2026-09-22T16:41:00Z"/>
              </w:rPr>
            </w:pPr>
            <w:ins w:id="49" w:author="Pribil-Kövesdy Döníz" w:date="2026-09-22T12:41:00Z" w16du:dateUtc="2026-09-22T16:41:00Z">
              <w:r>
                <w:t>Továbbképzés címe</w:t>
              </w:r>
            </w:ins>
          </w:p>
          <w:p w14:paraId="1405FA13" w14:textId="77777777" w:rsidR="00D527A3" w:rsidRPr="00F61D28" w:rsidRDefault="00A236F9" w:rsidP="00D42740">
            <w:pPr>
              <w:pStyle w:val="ListParagraph"/>
              <w:numPr>
                <w:ilvl w:val="0"/>
                <w:numId w:val="91"/>
              </w:numPr>
              <w:spacing w:after="120"/>
              <w:ind w:left="714" w:hanging="357"/>
              <w:contextualSpacing w:val="0"/>
              <w:rPr>
                <w:del w:id="50" w:author="Pribil-Kövesdy Döníz" w:date="2026-09-22T12:41:00Z" w16du:dateUtc="2026-09-22T16:41:00Z"/>
                <w:rFonts w:cstheme="minorHAnsi"/>
              </w:rPr>
            </w:pPr>
            <w:ins w:id="51" w:author="Pribil-Kövesdy Döníz" w:date="2026-09-22T12:41:00Z" w16du:dateUtc="2026-09-22T16:41:00Z">
              <w:r>
                <w:t>(amennyiben releváns)</w:t>
              </w:r>
            </w:ins>
            <w:del w:id="52" w:author="Pribil-Kövesdy Döníz" w:date="2026-09-22T12:41:00Z" w16du:dateUtc="2026-09-22T16:41:00Z">
              <w:r w:rsidR="00D527A3" w:rsidRPr="00F61D28">
                <w:rPr>
                  <w:rFonts w:cstheme="minorHAnsi"/>
                </w:rPr>
                <w:delText>Previous Meeting Minutes</w:delText>
              </w:r>
            </w:del>
          </w:p>
          <w:p w14:paraId="4457651F" w14:textId="77777777" w:rsidR="00D527A3" w:rsidRPr="00F61D28" w:rsidRDefault="00D527A3" w:rsidP="00D42740">
            <w:pPr>
              <w:pStyle w:val="ListParagraph"/>
              <w:numPr>
                <w:ilvl w:val="0"/>
                <w:numId w:val="91"/>
              </w:numPr>
              <w:spacing w:after="120"/>
              <w:ind w:left="714" w:hanging="357"/>
              <w:contextualSpacing w:val="0"/>
              <w:rPr>
                <w:del w:id="53" w:author="Pribil-Kövesdy Döníz" w:date="2026-09-22T12:41:00Z" w16du:dateUtc="2026-09-22T16:41:00Z"/>
                <w:rFonts w:cstheme="minorHAnsi"/>
              </w:rPr>
            </w:pPr>
            <w:del w:id="54" w:author="Pribil-Kövesdy Döníz" w:date="2026-09-22T12:41:00Z" w16du:dateUtc="2026-09-22T16:41:00Z">
              <w:r w:rsidRPr="00F61D28">
                <w:rPr>
                  <w:rFonts w:cstheme="minorHAnsi"/>
                </w:rPr>
                <w:delText>Follow-Up of previous Customer Complaints, Non-conformance, Corrective and Preventative Action (as required).</w:delText>
              </w:r>
            </w:del>
          </w:p>
          <w:p w14:paraId="67CF3545" w14:textId="77777777" w:rsidR="00D527A3" w:rsidRPr="00F61D28" w:rsidRDefault="00D527A3" w:rsidP="00D42740">
            <w:pPr>
              <w:pStyle w:val="ListParagraph"/>
              <w:numPr>
                <w:ilvl w:val="0"/>
                <w:numId w:val="91"/>
              </w:numPr>
              <w:spacing w:after="120"/>
              <w:ind w:left="714" w:hanging="357"/>
              <w:contextualSpacing w:val="0"/>
              <w:rPr>
                <w:del w:id="55" w:author="Pribil-Kövesdy Döníz" w:date="2026-09-22T12:41:00Z" w16du:dateUtc="2026-09-22T16:41:00Z"/>
                <w:rFonts w:cstheme="minorHAnsi"/>
              </w:rPr>
            </w:pPr>
            <w:del w:id="56" w:author="Pribil-Kövesdy Döníz" w:date="2026-09-22T12:41:00Z" w16du:dateUtc="2026-09-22T16:41:00Z">
              <w:r w:rsidRPr="00F61D28">
                <w:rPr>
                  <w:rFonts w:cstheme="minorHAnsi"/>
                </w:rPr>
                <w:delText>Current Customer Complaints and feedback</w:delText>
              </w:r>
            </w:del>
          </w:p>
          <w:p w14:paraId="133B7E32" w14:textId="77777777" w:rsidR="00D527A3" w:rsidRPr="00F61D28" w:rsidRDefault="00D527A3" w:rsidP="00D42740">
            <w:pPr>
              <w:pStyle w:val="ListParagraph"/>
              <w:numPr>
                <w:ilvl w:val="0"/>
                <w:numId w:val="91"/>
              </w:numPr>
              <w:spacing w:after="120"/>
              <w:ind w:left="714" w:hanging="357"/>
              <w:contextualSpacing w:val="0"/>
              <w:rPr>
                <w:del w:id="57" w:author="Pribil-Kövesdy Döníz" w:date="2026-09-22T12:41:00Z" w16du:dateUtc="2026-09-22T16:41:00Z"/>
                <w:rFonts w:cstheme="minorHAnsi"/>
                <w:caps/>
              </w:rPr>
            </w:pPr>
            <w:del w:id="58" w:author="Pribil-Kövesdy Döníz" w:date="2026-09-22T12:41:00Z" w16du:dateUtc="2026-09-22T16:41:00Z">
              <w:r w:rsidRPr="00F61D28">
                <w:rPr>
                  <w:rFonts w:cstheme="minorHAnsi"/>
                </w:rPr>
                <w:delText xml:space="preserve">Deficiencies Identified by Corrective and Preventative Action Reports that may require changes to procedures </w:delText>
              </w:r>
            </w:del>
          </w:p>
          <w:p w14:paraId="6C650DBE" w14:textId="77777777" w:rsidR="00D527A3" w:rsidRPr="00F61D28" w:rsidRDefault="00D527A3" w:rsidP="00D42740">
            <w:pPr>
              <w:pStyle w:val="ListParagraph"/>
              <w:numPr>
                <w:ilvl w:val="0"/>
                <w:numId w:val="91"/>
              </w:numPr>
              <w:spacing w:after="120"/>
              <w:ind w:left="714" w:hanging="357"/>
              <w:contextualSpacing w:val="0"/>
              <w:rPr>
                <w:del w:id="59" w:author="Pribil-Kövesdy Döníz" w:date="2026-09-22T12:41:00Z" w16du:dateUtc="2026-09-22T16:41:00Z"/>
                <w:rFonts w:cstheme="minorHAnsi"/>
                <w:caps/>
              </w:rPr>
            </w:pPr>
            <w:del w:id="60" w:author="Pribil-Kövesdy Döníz" w:date="2026-09-22T12:41:00Z" w16du:dateUtc="2026-09-22T16:41:00Z">
              <w:r w:rsidRPr="00F61D28">
                <w:rPr>
                  <w:rFonts w:cstheme="minorHAnsi"/>
                </w:rPr>
                <w:delText>Internal Audit Results</w:delText>
              </w:r>
            </w:del>
          </w:p>
          <w:p w14:paraId="7BCD1A18" w14:textId="77777777" w:rsidR="00D527A3" w:rsidRDefault="00D527A3" w:rsidP="00391C9E">
            <w:pPr>
              <w:rPr>
                <w:rPrChange w:id="61" w:author="Pribil-Kövesdy Döníz" w:date="2026-09-22T12:41:00Z" w16du:dateUtc="2026-09-22T16:41:00Z">
                  <w:rPr>
                    <w:rFonts w:cstheme="minorHAnsi"/>
                    <w:caps/>
                  </w:rPr>
                </w:rPrChange>
              </w:rPr>
              <w:pPrChange w:id="62" w:author="Pribil-Kövesdy Döníz" w:date="2026-09-22T12:41:00Z" w16du:dateUtc="2026-09-22T16:41:00Z">
                <w:pPr>
                  <w:pStyle w:val="ListParagraph"/>
                  <w:numPr>
                    <w:numId w:val="91"/>
                  </w:numPr>
                  <w:spacing w:before="0" w:after="120"/>
                  <w:ind w:left="714" w:hanging="357"/>
                  <w:contextualSpacing w:val="0"/>
                </w:pPr>
              </w:pPrChange>
            </w:pPr>
            <w:del w:id="63" w:author="Pribil-Kövesdy Döníz" w:date="2026-09-22T12:41:00Z" w16du:dateUtc="2026-09-22T16:41:00Z">
              <w:r w:rsidRPr="00F61D28">
                <w:rPr>
                  <w:rFonts w:cstheme="minorHAnsi"/>
                </w:rPr>
                <w:delText>External Audit Results and preparation</w:delText>
              </w:r>
            </w:del>
          </w:p>
        </w:tc>
        <w:tc>
          <w:tcPr>
            <w:tcW w:w="11340" w:type="dxa"/>
            <w:tcPrChange w:id="64" w:author="Pribil-Kövesdy Döníz" w:date="2026-09-22T12:41:00Z" w16du:dateUtc="2026-09-22T16:41:00Z">
              <w:tcPr>
                <w:tcW w:w="7669" w:type="dxa"/>
                <w:gridSpan w:val="2"/>
                <w:tcBorders>
                  <w:left w:val="nil"/>
                </w:tcBorders>
                <w:vAlign w:val="center"/>
              </w:tcPr>
            </w:tcPrChange>
          </w:tcPr>
          <w:p w14:paraId="066F1677" w14:textId="77777777" w:rsidR="00D527A3" w:rsidRPr="00F61D28" w:rsidRDefault="00D527A3" w:rsidP="00D42740">
            <w:pPr>
              <w:pStyle w:val="ListParagraph"/>
              <w:numPr>
                <w:ilvl w:val="0"/>
                <w:numId w:val="90"/>
              </w:numPr>
              <w:spacing w:after="120"/>
              <w:ind w:left="714" w:hanging="357"/>
              <w:contextualSpacing w:val="0"/>
              <w:rPr>
                <w:del w:id="65" w:author="Pribil-Kövesdy Döníz" w:date="2026-09-22T12:41:00Z" w16du:dateUtc="2026-09-22T16:41:00Z"/>
                <w:rFonts w:cstheme="minorHAnsi"/>
              </w:rPr>
            </w:pPr>
            <w:del w:id="66" w:author="Pribil-Kövesdy Döníz" w:date="2026-09-22T12:41:00Z" w16du:dateUtc="2026-09-22T16:41:00Z">
              <w:r w:rsidRPr="00F61D28">
                <w:rPr>
                  <w:rFonts w:cstheme="minorHAnsi"/>
                </w:rPr>
                <w:delText>Any Planned testing, Micro, Soil, Water tests</w:delText>
              </w:r>
            </w:del>
          </w:p>
          <w:p w14:paraId="6EBD7D90" w14:textId="77777777" w:rsidR="00D527A3" w:rsidRPr="00F61D28" w:rsidRDefault="00D527A3" w:rsidP="00D42740">
            <w:pPr>
              <w:pStyle w:val="ListParagraph"/>
              <w:numPr>
                <w:ilvl w:val="0"/>
                <w:numId w:val="90"/>
              </w:numPr>
              <w:spacing w:after="120"/>
              <w:ind w:left="714" w:hanging="357"/>
              <w:contextualSpacing w:val="0"/>
              <w:rPr>
                <w:del w:id="67" w:author="Pribil-Kövesdy Döníz" w:date="2026-09-22T12:41:00Z" w16du:dateUtc="2026-09-22T16:41:00Z"/>
                <w:rFonts w:cstheme="minorHAnsi"/>
              </w:rPr>
            </w:pPr>
            <w:del w:id="68" w:author="Pribil-Kövesdy Döníz" w:date="2026-09-22T12:41:00Z" w16du:dateUtc="2026-09-22T16:41:00Z">
              <w:r w:rsidRPr="00F61D28">
                <w:rPr>
                  <w:rFonts w:cstheme="minorHAnsi"/>
                </w:rPr>
                <w:delText>Continuing suitability and effectiveness of the Sustainability  Action plan</w:delText>
              </w:r>
            </w:del>
          </w:p>
          <w:p w14:paraId="7686EF33" w14:textId="77777777" w:rsidR="00D527A3" w:rsidRPr="00F61D28" w:rsidRDefault="00D527A3" w:rsidP="00D42740">
            <w:pPr>
              <w:pStyle w:val="ListParagraph"/>
              <w:numPr>
                <w:ilvl w:val="0"/>
                <w:numId w:val="90"/>
              </w:numPr>
              <w:spacing w:before="120" w:after="120"/>
              <w:ind w:left="714" w:hanging="357"/>
              <w:contextualSpacing w:val="0"/>
              <w:rPr>
                <w:del w:id="69" w:author="Pribil-Kövesdy Döníz" w:date="2026-09-22T12:41:00Z" w16du:dateUtc="2026-09-22T16:41:00Z"/>
                <w:rFonts w:cstheme="minorHAnsi"/>
                <w:caps/>
              </w:rPr>
            </w:pPr>
            <w:del w:id="70" w:author="Pribil-Kövesdy Döníz" w:date="2026-09-22T12:41:00Z" w16du:dateUtc="2026-09-22T16:41:00Z">
              <w:r w:rsidRPr="00F61D28">
                <w:rPr>
                  <w:rFonts w:cstheme="minorHAnsi"/>
                </w:rPr>
                <w:delText xml:space="preserve">Business metric report </w:delText>
              </w:r>
            </w:del>
          </w:p>
          <w:p w14:paraId="31937B54" w14:textId="77777777" w:rsidR="00D527A3" w:rsidRPr="00F61D28" w:rsidRDefault="00D527A3" w:rsidP="00D42740">
            <w:pPr>
              <w:pStyle w:val="Subtitle1"/>
              <w:numPr>
                <w:ilvl w:val="0"/>
                <w:numId w:val="90"/>
              </w:numPr>
              <w:tabs>
                <w:tab w:val="clear" w:pos="900"/>
              </w:tabs>
              <w:spacing w:before="60" w:after="120"/>
              <w:ind w:left="714" w:hanging="357"/>
              <w:jc w:val="left"/>
              <w:rPr>
                <w:del w:id="71" w:author="Pribil-Kövesdy Döníz" w:date="2026-09-22T12:41:00Z" w16du:dateUtc="2026-09-22T16:41:00Z"/>
                <w:rFonts w:asciiTheme="minorHAnsi" w:eastAsia="SimSun" w:hAnsiTheme="minorHAnsi" w:cstheme="minorHAnsi"/>
                <w:b w:val="0"/>
                <w:caps w:val="0"/>
                <w:sz w:val="22"/>
                <w:szCs w:val="22"/>
                <w:lang w:val="en-AU" w:eastAsia="zh-CN"/>
              </w:rPr>
            </w:pPr>
            <w:del w:id="72" w:author="Pribil-Kövesdy Döníz" w:date="2026-09-22T12:41:00Z" w16du:dateUtc="2026-09-22T16:41:00Z">
              <w:r w:rsidRPr="00F61D28">
                <w:rPr>
                  <w:rFonts w:asciiTheme="minorHAnsi" w:eastAsia="SimSun" w:hAnsiTheme="minorHAnsi" w:cstheme="minorHAnsi"/>
                  <w:b w:val="0"/>
                  <w:caps w:val="0"/>
                  <w:sz w:val="22"/>
                  <w:szCs w:val="22"/>
                  <w:lang w:val="en-AU" w:eastAsia="zh-CN"/>
                </w:rPr>
                <w:delText>Any Regulatory requirements that requires addressing</w:delText>
              </w:r>
            </w:del>
          </w:p>
          <w:p w14:paraId="01EF0C7A" w14:textId="77777777" w:rsidR="00D527A3" w:rsidRPr="00F61D28" w:rsidRDefault="00D527A3" w:rsidP="00D42740">
            <w:pPr>
              <w:pStyle w:val="ListParagraph"/>
              <w:numPr>
                <w:ilvl w:val="0"/>
                <w:numId w:val="90"/>
              </w:numPr>
              <w:spacing w:before="120" w:after="120"/>
              <w:ind w:left="714" w:hanging="357"/>
              <w:contextualSpacing w:val="0"/>
              <w:rPr>
                <w:del w:id="73" w:author="Pribil-Kövesdy Döníz" w:date="2026-09-22T12:41:00Z" w16du:dateUtc="2026-09-22T16:41:00Z"/>
                <w:rFonts w:cstheme="minorHAnsi"/>
              </w:rPr>
            </w:pPr>
            <w:del w:id="74" w:author="Pribil-Kövesdy Döníz" w:date="2026-09-22T12:41:00Z" w16du:dateUtc="2026-09-22T16:41:00Z">
              <w:r w:rsidRPr="00F61D28">
                <w:rPr>
                  <w:rFonts w:cstheme="minorHAnsi"/>
                </w:rPr>
                <w:delText xml:space="preserve">Training needs review </w:delText>
              </w:r>
            </w:del>
          </w:p>
          <w:p w14:paraId="4ABE5852" w14:textId="77777777" w:rsidR="00D527A3" w:rsidRPr="00F61D28" w:rsidRDefault="00D527A3" w:rsidP="00D42740">
            <w:pPr>
              <w:pStyle w:val="ListParagraph"/>
              <w:numPr>
                <w:ilvl w:val="0"/>
                <w:numId w:val="90"/>
              </w:numPr>
              <w:spacing w:after="120"/>
              <w:ind w:left="714" w:hanging="357"/>
              <w:contextualSpacing w:val="0"/>
              <w:rPr>
                <w:del w:id="75" w:author="Pribil-Kövesdy Döníz" w:date="2026-09-22T12:41:00Z" w16du:dateUtc="2026-09-22T16:41:00Z"/>
                <w:rFonts w:cstheme="minorHAnsi"/>
              </w:rPr>
            </w:pPr>
            <w:del w:id="76" w:author="Pribil-Kövesdy Döníz" w:date="2026-09-22T12:41:00Z" w16du:dateUtc="2026-09-22T16:41:00Z">
              <w:r w:rsidRPr="00F61D28">
                <w:rPr>
                  <w:rFonts w:cstheme="minorHAnsi"/>
                </w:rPr>
                <w:delText>Changes that could impact on the Environment Management System</w:delText>
              </w:r>
            </w:del>
          </w:p>
          <w:p w14:paraId="034F1DE2" w14:textId="77777777" w:rsidR="00D527A3" w:rsidRPr="00F61D28" w:rsidRDefault="00D527A3" w:rsidP="00391C9E">
            <w:pPr>
              <w:rPr>
                <w:rFonts w:cstheme="minorHAnsi"/>
              </w:rPr>
              <w:pPrChange w:id="77" w:author="Pribil-Kövesdy Döníz" w:date="2026-09-22T12:41:00Z" w16du:dateUtc="2026-09-22T16:41:00Z">
                <w:pPr>
                  <w:pStyle w:val="Subtitle1"/>
                  <w:numPr>
                    <w:numId w:val="90"/>
                  </w:numPr>
                  <w:spacing w:before="60" w:after="120"/>
                  <w:ind w:left="714" w:hanging="357"/>
                  <w:jc w:val="left"/>
                </w:pPr>
              </w:pPrChange>
            </w:pPr>
            <w:del w:id="78" w:author="Pribil-Kövesdy Döníz" w:date="2026-09-22T12:41:00Z" w16du:dateUtc="2026-09-22T16:41:00Z">
              <w:r w:rsidRPr="00F61D28">
                <w:rPr>
                  <w:rFonts w:asciiTheme="minorHAnsi" w:hAnsiTheme="minorHAnsi" w:cstheme="minorHAnsi"/>
                  <w:sz w:val="22"/>
                  <w:szCs w:val="22"/>
                  <w:lang w:eastAsia="zh-CN"/>
                </w:rPr>
                <w:delText>Any Other Relevant Business:</w:delText>
              </w:r>
            </w:del>
          </w:p>
        </w:tc>
      </w:tr>
      <w:tr w:rsidR="00A236F9" w14:paraId="7864F4F2" w14:textId="77777777" w:rsidTr="0061350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28"/>
          <w:ins w:id="79" w:author="Pribil-Kövesdy Döníz" w:date="2026-09-22T12:41:00Z" w16du:dateUtc="2026-09-22T16:41:00Z"/>
        </w:trPr>
        <w:tc>
          <w:tcPr>
            <w:tcW w:w="2802" w:type="dxa"/>
          </w:tcPr>
          <w:p w14:paraId="17F5685C" w14:textId="77777777" w:rsidR="00A236F9" w:rsidRDefault="00A236F9" w:rsidP="00391C9E">
            <w:pPr>
              <w:rPr>
                <w:ins w:id="80" w:author="Pribil-Kövesdy Döníz" w:date="2026-09-22T12:41:00Z" w16du:dateUtc="2026-09-22T16:41:00Z"/>
              </w:rPr>
            </w:pPr>
            <w:ins w:id="81" w:author="Pribil-Kövesdy Döníz" w:date="2026-09-22T12:41:00Z" w16du:dateUtc="2026-09-22T16:41:00Z">
              <w:r>
                <w:t>Fogadó intézmény neve</w:t>
              </w:r>
            </w:ins>
          </w:p>
        </w:tc>
        <w:tc>
          <w:tcPr>
            <w:tcW w:w="11340" w:type="dxa"/>
          </w:tcPr>
          <w:p w14:paraId="3CB149B2" w14:textId="77777777" w:rsidR="005E7FFD" w:rsidRDefault="005E7FFD" w:rsidP="00391C9E">
            <w:pPr>
              <w:rPr>
                <w:ins w:id="82" w:author="Pribil-Kövesdy Döníz" w:date="2026-09-22T12:41:00Z" w16du:dateUtc="2026-09-22T16:41:00Z"/>
              </w:rPr>
            </w:pPr>
          </w:p>
        </w:tc>
      </w:tr>
      <w:tr w:rsidR="005E7FFD" w14:paraId="48A4DF0F" w14:textId="77777777" w:rsidTr="0061350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703"/>
          <w:ins w:id="83" w:author="Pribil-Kövesdy Döníz" w:date="2026-09-22T12:41:00Z" w16du:dateUtc="2026-09-22T16:41:00Z"/>
        </w:trPr>
        <w:tc>
          <w:tcPr>
            <w:tcW w:w="2802" w:type="dxa"/>
          </w:tcPr>
          <w:p w14:paraId="6D29E20A" w14:textId="77777777" w:rsidR="005E7FFD" w:rsidRDefault="005E7FFD" w:rsidP="00391C9E">
            <w:pPr>
              <w:rPr>
                <w:ins w:id="84" w:author="Pribil-Kövesdy Döníz" w:date="2026-09-22T12:41:00Z" w16du:dateUtc="2026-09-22T16:41:00Z"/>
              </w:rPr>
            </w:pPr>
            <w:ins w:id="85" w:author="Pribil-Kövesdy Döníz" w:date="2026-09-22T12:41:00Z" w16du:dateUtc="2026-09-22T16:41:00Z">
              <w:r>
                <w:t>Fogadó intézmény típusa</w:t>
              </w:r>
            </w:ins>
          </w:p>
          <w:p w14:paraId="7AD19CFB" w14:textId="77777777" w:rsidR="005E7FFD" w:rsidRDefault="005E7FFD" w:rsidP="00391C9E">
            <w:pPr>
              <w:rPr>
                <w:ins w:id="86" w:author="Pribil-Kövesdy Döníz" w:date="2026-09-22T12:41:00Z" w16du:dateUtc="2026-09-22T16:41:00Z"/>
              </w:rPr>
            </w:pPr>
            <w:ins w:id="87" w:author="Pribil-Kövesdy Döníz" w:date="2026-09-22T12:41:00Z" w16du:dateUtc="2026-09-22T16:41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5680330E" w14:textId="77777777" w:rsidR="005E7FFD" w:rsidRDefault="005E7FFD" w:rsidP="00391C9E">
            <w:pPr>
              <w:pStyle w:val="ListParagraph"/>
              <w:numPr>
                <w:ilvl w:val="0"/>
                <w:numId w:val="124"/>
              </w:numPr>
              <w:spacing w:after="0"/>
              <w:rPr>
                <w:ins w:id="88" w:author="Pribil-Kövesdy Döníz" w:date="2026-09-22T12:41:00Z" w16du:dateUtc="2026-09-22T16:41:00Z"/>
              </w:rPr>
            </w:pPr>
            <w:ins w:id="89" w:author="Pribil-Kövesdy Döníz" w:date="2026-09-22T12:41:00Z" w16du:dateUtc="2026-09-22T16:41:00Z">
              <w:r>
                <w:t>oktatási intézmény</w:t>
              </w:r>
            </w:ins>
          </w:p>
          <w:p w14:paraId="0F339341" w14:textId="77777777" w:rsidR="005E7FFD" w:rsidRDefault="005E7FFD" w:rsidP="00391C9E">
            <w:pPr>
              <w:pStyle w:val="ListParagraph"/>
              <w:numPr>
                <w:ilvl w:val="0"/>
                <w:numId w:val="124"/>
              </w:numPr>
              <w:spacing w:after="0"/>
              <w:rPr>
                <w:ins w:id="90" w:author="Pribil-Kövesdy Döníz" w:date="2026-09-22T12:41:00Z" w16du:dateUtc="2026-09-22T16:41:00Z"/>
              </w:rPr>
            </w:pPr>
            <w:ins w:id="91" w:author="Pribil-Kövesdy Döníz" w:date="2026-09-22T12:41:00Z" w16du:dateUtc="2026-09-22T16:41:00Z">
              <w:r>
                <w:t>továbbképző intézmény</w:t>
              </w:r>
            </w:ins>
          </w:p>
        </w:tc>
      </w:tr>
      <w:tr w:rsidR="00A236F9" w14:paraId="26849E85" w14:textId="77777777" w:rsidTr="00AD06D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ins w:id="92" w:author="Pribil-Kövesdy Döníz" w:date="2026-09-22T12:41:00Z" w16du:dateUtc="2026-09-22T16:41:00Z"/>
        </w:trPr>
        <w:tc>
          <w:tcPr>
            <w:tcW w:w="2802" w:type="dxa"/>
          </w:tcPr>
          <w:p w14:paraId="70BF0838" w14:textId="77777777" w:rsidR="00A236F9" w:rsidRDefault="00A236F9" w:rsidP="00391C9E">
            <w:pPr>
              <w:rPr>
                <w:ins w:id="93" w:author="Pribil-Kövesdy Döníz" w:date="2026-09-22T12:41:00Z" w16du:dateUtc="2026-09-22T16:41:00Z"/>
              </w:rPr>
            </w:pPr>
            <w:ins w:id="94" w:author="Pribil-Kövesdy Döníz" w:date="2026-09-22T12:41:00Z" w16du:dateUtc="2026-09-22T16:41:00Z">
              <w:r>
                <w:t>Fogadó ország</w:t>
              </w:r>
            </w:ins>
          </w:p>
        </w:tc>
        <w:tc>
          <w:tcPr>
            <w:tcW w:w="11340" w:type="dxa"/>
          </w:tcPr>
          <w:p w14:paraId="6BAB5263" w14:textId="77777777" w:rsidR="00A236F9" w:rsidRDefault="00A236F9" w:rsidP="00391C9E">
            <w:pPr>
              <w:rPr>
                <w:ins w:id="95" w:author="Pribil-Kövesdy Döníz" w:date="2026-09-22T12:41:00Z" w16du:dateUtc="2026-09-22T16:41:00Z"/>
              </w:rPr>
            </w:pPr>
          </w:p>
        </w:tc>
      </w:tr>
      <w:tr w:rsidR="00A236F9" w14:paraId="73F3514A" w14:textId="77777777" w:rsidTr="00AD06D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ins w:id="96" w:author="Pribil-Kövesdy Döníz" w:date="2026-09-22T12:41:00Z" w16du:dateUtc="2026-09-22T16:41:00Z"/>
        </w:trPr>
        <w:tc>
          <w:tcPr>
            <w:tcW w:w="2802" w:type="dxa"/>
          </w:tcPr>
          <w:p w14:paraId="216D2283" w14:textId="77777777" w:rsidR="00A236F9" w:rsidRDefault="00A236F9" w:rsidP="00391C9E">
            <w:pPr>
              <w:rPr>
                <w:ins w:id="97" w:author="Pribil-Kövesdy Döníz" w:date="2026-09-22T12:41:00Z" w16du:dateUtc="2026-09-22T16:41:00Z"/>
              </w:rPr>
            </w:pPr>
            <w:ins w:id="98" w:author="Pribil-Kövesdy Döníz" w:date="2026-09-22T12:41:00Z" w16du:dateUtc="2026-09-22T16:41:00Z">
              <w:r>
                <w:t>Munkanyelv</w:t>
              </w:r>
            </w:ins>
          </w:p>
        </w:tc>
        <w:tc>
          <w:tcPr>
            <w:tcW w:w="11340" w:type="dxa"/>
          </w:tcPr>
          <w:p w14:paraId="72D1C158" w14:textId="77777777" w:rsidR="00A236F9" w:rsidRDefault="00A236F9" w:rsidP="00391C9E">
            <w:pPr>
              <w:rPr>
                <w:ins w:id="99" w:author="Pribil-Kövesdy Döníz" w:date="2026-09-22T12:41:00Z" w16du:dateUtc="2026-09-22T16:41:00Z"/>
              </w:rPr>
            </w:pPr>
          </w:p>
        </w:tc>
      </w:tr>
      <w:tr w:rsidR="00A236F9" w14:paraId="06BB978B" w14:textId="77777777" w:rsidTr="00AD06D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ins w:id="100" w:author="Pribil-Kövesdy Döníz" w:date="2026-09-22T12:41:00Z" w16du:dateUtc="2026-09-22T16:41:00Z"/>
        </w:trPr>
        <w:tc>
          <w:tcPr>
            <w:tcW w:w="2802" w:type="dxa"/>
          </w:tcPr>
          <w:p w14:paraId="32B577B3" w14:textId="77777777" w:rsidR="00A236F9" w:rsidRDefault="00A236F9" w:rsidP="00391C9E">
            <w:pPr>
              <w:rPr>
                <w:ins w:id="101" w:author="Pribil-Kövesdy Döníz" w:date="2026-09-22T12:41:00Z" w16du:dateUtc="2026-09-22T16:41:00Z"/>
              </w:rPr>
            </w:pPr>
            <w:ins w:id="102" w:author="Pribil-Kövesdy Döníz" w:date="2026-09-22T12:41:00Z" w16du:dateUtc="2026-09-22T16:41:00Z">
              <w:r>
                <w:t>Mobilitás időtartama</w:t>
              </w:r>
            </w:ins>
          </w:p>
          <w:p w14:paraId="76BDCCE4" w14:textId="77777777" w:rsidR="00A236F9" w:rsidRDefault="00A236F9" w:rsidP="00AD06DF">
            <w:pPr>
              <w:rPr>
                <w:ins w:id="103" w:author="Pribil-Kövesdy Döníz" w:date="2026-09-22T12:41:00Z" w16du:dateUtc="2026-09-22T16:41:00Z"/>
              </w:rPr>
            </w:pPr>
            <w:ins w:id="104" w:author="Pribil-Kövesdy Döníz" w:date="2026-09-22T12:41:00Z" w16du:dateUtc="2026-09-22T16:41:00Z">
              <w:r>
                <w:t>(</w:t>
              </w:r>
              <w:r w:rsidR="00AD06DF">
                <w:t>munka</w:t>
              </w:r>
              <w:r>
                <w:t>napok száma)</w:t>
              </w:r>
            </w:ins>
          </w:p>
        </w:tc>
        <w:tc>
          <w:tcPr>
            <w:tcW w:w="11340" w:type="dxa"/>
          </w:tcPr>
          <w:p w14:paraId="6A6A2FE0" w14:textId="77777777" w:rsidR="00A236F9" w:rsidRDefault="00A236F9" w:rsidP="0061350B">
            <w:pPr>
              <w:ind w:firstLine="882"/>
              <w:rPr>
                <w:ins w:id="105" w:author="Pribil-Kövesdy Döníz" w:date="2026-09-22T12:41:00Z" w16du:dateUtc="2026-09-22T16:41:00Z"/>
              </w:rPr>
            </w:pPr>
            <w:ins w:id="106" w:author="Pribil-Kövesdy Döníz" w:date="2026-09-22T12:41:00Z" w16du:dateUtc="2026-09-22T16:41:00Z">
              <w:r>
                <w:t>nap</w:t>
              </w:r>
            </w:ins>
          </w:p>
        </w:tc>
      </w:tr>
    </w:tbl>
    <w:p w14:paraId="1E164DC7" w14:textId="77777777" w:rsidR="0061350B" w:rsidRDefault="0061350B">
      <w:pPr>
        <w:rPr>
          <w:ins w:id="107" w:author="Pribil-Kövesdy Döníz" w:date="2026-09-22T12:41:00Z" w16du:dateUtc="2026-09-22T16:41:00Z"/>
          <w:sz w:val="28"/>
          <w:szCs w:val="28"/>
          <w:highlight w:val="lightGray"/>
        </w:rPr>
      </w:pPr>
      <w:ins w:id="108" w:author="Pribil-Kövesdy Döníz" w:date="2026-09-22T12:41:00Z" w16du:dateUtc="2026-09-22T16:41:00Z">
        <w:r>
          <w:rPr>
            <w:sz w:val="28"/>
            <w:szCs w:val="28"/>
            <w:highlight w:val="lightGray"/>
          </w:rPr>
          <w:br w:type="page"/>
        </w:r>
      </w:ins>
    </w:p>
    <w:p w14:paraId="58B28D4E" w14:textId="77777777" w:rsidR="007A6560" w:rsidRPr="007C10F6" w:rsidRDefault="007C10F6" w:rsidP="007C10F6">
      <w:pPr>
        <w:spacing w:line="240" w:lineRule="auto"/>
        <w:rPr>
          <w:ins w:id="109" w:author="Pribil-Kövesdy Döníz" w:date="2026-09-22T12:41:00Z" w16du:dateUtc="2026-09-22T16:41:00Z"/>
          <w:sz w:val="28"/>
          <w:szCs w:val="28"/>
        </w:rPr>
      </w:pPr>
      <w:ins w:id="110" w:author="Pribil-Kövesdy Döníz" w:date="2026-09-22T12:41:00Z" w16du:dateUtc="2026-09-22T16:41:00Z">
        <w:r>
          <w:rPr>
            <w:sz w:val="28"/>
            <w:szCs w:val="28"/>
            <w:highlight w:val="lightGray"/>
          </w:rPr>
          <w:lastRenderedPageBreak/>
          <w:t>Tanulási eredmények</w:t>
        </w:r>
      </w:ins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PrChange w:id="111" w:author="Pribil-Kövesdy Döníz" w:date="2026-09-22T12:41:00Z" w16du:dateUtc="2026-09-22T16:41:00Z">
          <w:tblPr>
            <w:tblStyle w:val="TableGrid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6766"/>
        <w:gridCol w:w="3965"/>
        <w:gridCol w:w="3263"/>
        <w:tblGridChange w:id="112">
          <w:tblGrid>
            <w:gridCol w:w="6766"/>
            <w:gridCol w:w="3965"/>
            <w:gridCol w:w="514"/>
            <w:gridCol w:w="2029"/>
            <w:gridCol w:w="311"/>
            <w:gridCol w:w="409"/>
            <w:gridCol w:w="1310"/>
          </w:tblGrid>
        </w:tblGridChange>
      </w:tblGrid>
      <w:tr w:rsidR="00D527A3" w:rsidRPr="000E4E4F" w14:paraId="43772BC6" w14:textId="6FA7F80E" w:rsidTr="007A6560">
        <w:trPr>
          <w:trPrChange w:id="113" w:author="Pribil-Kövesdy Döníz" w:date="2026-09-22T12:41:00Z" w16du:dateUtc="2026-09-22T16:41:00Z">
            <w:trPr>
              <w:trHeight w:val="454"/>
            </w:trPr>
          </w:trPrChange>
        </w:trPr>
        <w:tc>
          <w:tcPr>
            <w:tcW w:w="4714" w:type="dxa"/>
            <w:tcPrChange w:id="114" w:author="Pribil-Kövesdy Döníz" w:date="2026-09-22T12:41:00Z" w16du:dateUtc="2026-09-22T16:41:00Z">
              <w:tcPr>
                <w:tcW w:w="11245" w:type="dxa"/>
                <w:gridSpan w:val="3"/>
                <w:shd w:val="clear" w:color="auto" w:fill="D9D9D9" w:themeFill="background1" w:themeFillShade="D9"/>
              </w:tcPr>
            </w:tcPrChange>
          </w:tcPr>
          <w:p w14:paraId="54E3C426" w14:textId="77777777" w:rsidR="007A6560" w:rsidRPr="004B3A33" w:rsidRDefault="007A6560" w:rsidP="007A6560">
            <w:pPr>
              <w:rPr>
                <w:ins w:id="115" w:author="Pribil-Kövesdy Döníz" w:date="2026-09-22T12:41:00Z" w16du:dateUtc="2026-09-22T16:41:00Z"/>
                <w:b/>
                <w:bCs/>
              </w:rPr>
            </w:pPr>
            <w:ins w:id="116" w:author="Pribil-Kövesdy Döníz" w:date="2026-09-22T12:41:00Z" w16du:dateUtc="2026-09-22T16:41:00Z">
              <w:r w:rsidRPr="004B3A33">
                <w:rPr>
                  <w:b/>
                  <w:bCs/>
                </w:rPr>
                <w:t>Az elvárt tanulási eredmények meghatározása a mobilitás tervezési szakaszában</w:t>
              </w:r>
              <w:r w:rsidR="004B3A33" w:rsidRPr="004B3A33">
                <w:rPr>
                  <w:b/>
                  <w:bCs/>
                </w:rPr>
                <w:t xml:space="preserve"> (pályázat)</w:t>
              </w:r>
            </w:ins>
          </w:p>
          <w:p w14:paraId="0828FC4F" w14:textId="77777777" w:rsidR="00D527A3" w:rsidRPr="00AD06DF" w:rsidRDefault="007A6560" w:rsidP="007A6560">
            <w:pPr>
              <w:rPr>
                <w:rPrChange w:id="117" w:author="Pribil-Kövesdy Döníz" w:date="2026-09-22T12:41:00Z" w16du:dateUtc="2026-09-22T16:41:00Z">
                  <w:rPr>
                    <w:rFonts w:asciiTheme="minorHAnsi" w:hAnsiTheme="minorHAnsi" w:cstheme="minorHAnsi"/>
                    <w:b/>
                    <w:sz w:val="22"/>
                    <w:szCs w:val="22"/>
                  </w:rPr>
                </w:rPrChange>
              </w:rPr>
              <w:pPrChange w:id="118" w:author="Pribil-Kövesdy Döníz" w:date="2026-09-22T12:41:00Z" w16du:dateUtc="2026-09-22T16:41:00Z">
                <w:pPr>
                  <w:jc w:val="center"/>
                </w:pPr>
              </w:pPrChange>
            </w:pPr>
            <w:ins w:id="119" w:author="Pribil-Kövesdy Döníz" w:date="2026-09-22T12:41:00Z" w16du:dateUtc="2026-09-22T16:41:00Z">
              <w:r w:rsidRPr="00AD06DF">
                <w:t>(A tanulási folyamat elvárt eredményét írja le, cselekvést jelentő igéket használ, specifikus, konkrét, világos, egyértelmű és mérhető</w:t>
              </w:r>
              <w:r w:rsidR="004B3A33">
                <w:t>.</w:t>
              </w:r>
              <w:r w:rsidRPr="00AD06DF">
                <w:t>)</w:t>
              </w:r>
            </w:ins>
            <w:del w:id="120" w:author="Pribil-Kövesdy Döníz" w:date="2026-09-22T12:41:00Z" w16du:dateUtc="2026-09-22T16:41:00Z">
              <w:r w:rsidR="00D527A3" w:rsidRPr="00F61D28">
                <w:rPr>
                  <w:rFonts w:asciiTheme="minorHAnsi" w:hAnsiTheme="minorHAnsi" w:cstheme="minorHAnsi"/>
                  <w:b/>
                  <w:sz w:val="22"/>
                  <w:szCs w:val="22"/>
                </w:rPr>
                <w:delText>MINUTES AND DETAILS OF ACTIONS REQUIRED</w:delText>
              </w:r>
            </w:del>
          </w:p>
        </w:tc>
        <w:tc>
          <w:tcPr>
            <w:tcW w:w="4715" w:type="dxa"/>
            <w:tcPrChange w:id="121" w:author="Pribil-Kövesdy Döníz" w:date="2026-09-22T12:41:00Z" w16du:dateUtc="2026-09-22T16:41:00Z">
              <w:tcPr>
                <w:tcW w:w="4059" w:type="dxa"/>
                <w:shd w:val="clear" w:color="auto" w:fill="D9D9D9" w:themeFill="background1" w:themeFillShade="D9"/>
                <w:vAlign w:val="center"/>
              </w:tcPr>
            </w:tcPrChange>
          </w:tcPr>
          <w:p w14:paraId="3CE764C9" w14:textId="77777777" w:rsidR="007A6560" w:rsidRPr="004B3A33" w:rsidRDefault="007A6560" w:rsidP="007A6560">
            <w:pPr>
              <w:rPr>
                <w:ins w:id="122" w:author="Pribil-Kövesdy Döníz" w:date="2026-09-22T12:41:00Z" w16du:dateUtc="2026-09-22T16:41:00Z"/>
                <w:b/>
                <w:bCs/>
              </w:rPr>
            </w:pPr>
            <w:ins w:id="123" w:author="Pribil-Kövesdy Döníz" w:date="2026-09-22T12:41:00Z" w16du:dateUtc="2026-09-22T16:41:00Z">
              <w:r w:rsidRPr="004B3A33">
                <w:rPr>
                  <w:b/>
                  <w:bCs/>
                </w:rPr>
                <w:t>A tanulási eredmények értékelése a mobilitás után</w:t>
              </w:r>
            </w:ins>
          </w:p>
          <w:p w14:paraId="27640742" w14:textId="77777777" w:rsidR="00D527A3" w:rsidRPr="00AD06DF" w:rsidRDefault="007A6560" w:rsidP="004B3A33">
            <w:pPr>
              <w:rPr>
                <w:rPrChange w:id="124" w:author="Pribil-Kövesdy Döníz" w:date="2026-09-22T12:41:00Z" w16du:dateUtc="2026-09-22T16:41:00Z">
                  <w:rPr>
                    <w:rFonts w:asciiTheme="minorHAnsi" w:hAnsiTheme="minorHAnsi" w:cstheme="minorHAnsi"/>
                    <w:b/>
                    <w:sz w:val="22"/>
                    <w:szCs w:val="22"/>
                  </w:rPr>
                </w:rPrChange>
              </w:rPr>
              <w:pPrChange w:id="125" w:author="Pribil-Kövesdy Döníz" w:date="2026-09-22T12:41:00Z" w16du:dateUtc="2026-09-22T16:41:00Z">
                <w:pPr>
                  <w:jc w:val="center"/>
                </w:pPr>
              </w:pPrChange>
            </w:pPr>
            <w:ins w:id="126" w:author="Pribil-Kövesdy Döníz" w:date="2026-09-22T12:41:00Z" w16du:dateUtc="2026-09-22T16:41:00Z">
              <w:r w:rsidRPr="00AD06DF">
                <w:t>(Az elvárt tanulási eredmények teljesülésének „vizsgálata”, a személyes fejlődés nyomon követése, bizonyítékok a kompetenciafejlődésre.)</w:t>
              </w:r>
            </w:ins>
            <w:del w:id="127" w:author="Pribil-Kövesdy Döníz" w:date="2026-09-22T12:41:00Z" w16du:dateUtc="2026-09-22T16:41:00Z">
              <w:r w:rsidR="00D527A3" w:rsidRPr="00F61D28">
                <w:rPr>
                  <w:rFonts w:asciiTheme="minorHAnsi" w:hAnsiTheme="minorHAnsi" w:cstheme="minorHAnsi"/>
                  <w:b/>
                  <w:sz w:val="22"/>
                  <w:szCs w:val="22"/>
                </w:rPr>
                <w:delText>ACTIONS REQUIRED</w:delText>
              </w:r>
            </w:del>
          </w:p>
        </w:tc>
        <w:tc>
          <w:tcPr>
            <w:tcW w:w="4715" w:type="dxa"/>
            <w:tcPrChange w:id="128" w:author="Pribil-Kövesdy Döníz" w:date="2026-09-22T12:41:00Z" w16du:dateUtc="2026-09-22T16:41:00Z">
              <w:tcPr>
                <w:tcW w:w="4715" w:type="dxa"/>
                <w:gridSpan w:val="3"/>
              </w:tcPr>
            </w:tcPrChange>
          </w:tcPr>
          <w:p w14:paraId="1C18B13C" w14:textId="77777777" w:rsidR="004B3A33" w:rsidRDefault="007A6560" w:rsidP="007A6560">
            <w:pPr>
              <w:rPr>
                <w:ins w:id="129" w:author="Pribil-Kövesdy Döníz" w:date="2026-09-22T12:41:00Z" w16du:dateUtc="2026-09-22T16:41:00Z"/>
              </w:rPr>
            </w:pPr>
            <w:ins w:id="130" w:author="Pribil-Kövesdy Döníz" w:date="2026-09-22T12:41:00Z" w16du:dateUtc="2026-09-22T16:41:00Z">
              <w:r w:rsidRPr="004B3A33">
                <w:rPr>
                  <w:b/>
                  <w:bCs/>
                </w:rPr>
                <w:t>Hogyan alkalmazhatóak a mobilitás során megszerzett tanulási eredmények a saját munkámban, illetve a küldő intézmény gyakorlatában?</w:t>
              </w:r>
            </w:ins>
          </w:p>
          <w:p w14:paraId="7A541772" w14:textId="77777777" w:rsidR="007A6560" w:rsidRPr="004B3A33" w:rsidRDefault="004B3A33" w:rsidP="007A6560">
            <w:pPr>
              <w:spacing w:after="200" w:line="276" w:lineRule="auto"/>
              <w:rPr>
                <w:b/>
                <w:bCs/>
                <w:lang w:val="hu-HU"/>
              </w:rPr>
            </w:pPr>
            <w:ins w:id="131" w:author="Pribil-Kövesdy Döníz" w:date="2026-09-22T12:41:00Z" w16du:dateUtc="2026-09-22T16:41:00Z">
              <w:r>
                <w:t>(</w:t>
              </w:r>
              <w:r w:rsidR="007A6560" w:rsidRPr="00AD06DF">
                <w:t>A terjesztésre vonatkozó tervek</w:t>
              </w:r>
              <w:r>
                <w:t>.)</w:t>
              </w:r>
            </w:ins>
          </w:p>
        </w:tc>
      </w:tr>
      <w:tr w:rsidR="00D527A3" w:rsidRPr="000E4E4F" w14:paraId="34C247F2" w14:textId="77777777" w:rsidTr="007C10F6">
        <w:trPr>
          <w:trHeight w:val="2994"/>
          <w:trPrChange w:id="132" w:author="Pribil-Kövesdy Döníz" w:date="2026-09-22T12:41:00Z" w16du:dateUtc="2026-09-22T16:41:00Z">
            <w:trPr>
              <w:trHeight w:val="454"/>
            </w:trPr>
          </w:trPrChange>
        </w:trPr>
        <w:tc>
          <w:tcPr>
            <w:tcW w:w="4714" w:type="dxa"/>
            <w:tcPrChange w:id="133" w:author="Pribil-Kövesdy Döníz" w:date="2026-09-22T12:41:00Z" w16du:dateUtc="2026-09-22T16:41:00Z">
              <w:tcPr>
                <w:tcW w:w="11245" w:type="dxa"/>
                <w:gridSpan w:val="3"/>
                <w:vAlign w:val="center"/>
              </w:tcPr>
            </w:tcPrChange>
          </w:tcPr>
          <w:p w14:paraId="4DD711BD" w14:textId="77777777" w:rsidR="00D527A3" w:rsidRDefault="00D527A3" w:rsidP="00391C9E">
            <w:pPr>
              <w:rPr>
                <w:rPrChange w:id="134" w:author="Pribil-Kövesdy Döníz" w:date="2026-09-22T12:41:00Z" w16du:dateUtc="2026-09-22T16:41:00Z">
                  <w:rPr>
                    <w:rFonts w:asciiTheme="minorHAnsi" w:hAnsiTheme="minorHAnsi" w:cstheme="minorHAnsi"/>
                    <w:b/>
                    <w:sz w:val="22"/>
                    <w:szCs w:val="22"/>
                  </w:rPr>
                </w:rPrChange>
              </w:rPr>
              <w:pPrChange w:id="135" w:author="Pribil-Kövesdy Döníz" w:date="2026-09-22T12:41:00Z" w16du:dateUtc="2026-09-22T16:41:00Z">
                <w:pPr>
                  <w:jc w:val="center"/>
                </w:pPr>
              </w:pPrChange>
            </w:pPr>
            <w:del w:id="136" w:author="Pribil-Kövesdy Döníz" w:date="2026-09-22T12:41:00Z" w16du:dateUtc="2026-09-22T16:41:00Z">
              <w:r w:rsidRPr="00F61D28">
                <w:rPr>
                  <w:rFonts w:asciiTheme="minorHAnsi" w:hAnsiTheme="minorHAnsi" w:cstheme="minorHAnsi"/>
                  <w:b/>
                  <w:sz w:val="22"/>
                  <w:szCs w:val="22"/>
                </w:rPr>
                <w:delText>Actions to be completed:</w:delText>
              </w:r>
            </w:del>
          </w:p>
        </w:tc>
        <w:tc>
          <w:tcPr>
            <w:tcW w:w="4715" w:type="dxa"/>
            <w:tcPrChange w:id="137" w:author="Pribil-Kövesdy Döníz" w:date="2026-09-22T12:41:00Z" w16du:dateUtc="2026-09-22T16:41:00Z">
              <w:tcPr>
                <w:tcW w:w="2340" w:type="dxa"/>
                <w:gridSpan w:val="2"/>
                <w:vAlign w:val="center"/>
              </w:tcPr>
            </w:tcPrChange>
          </w:tcPr>
          <w:p w14:paraId="4ED04C16" w14:textId="77777777" w:rsidR="00D527A3" w:rsidRDefault="00D527A3" w:rsidP="00391C9E">
            <w:pPr>
              <w:rPr>
                <w:rPrChange w:id="138" w:author="Pribil-Kövesdy Döníz" w:date="2026-09-22T12:41:00Z" w16du:dateUtc="2026-09-22T16:41:00Z">
                  <w:rPr>
                    <w:rFonts w:asciiTheme="minorHAnsi" w:hAnsiTheme="minorHAnsi" w:cstheme="minorHAnsi"/>
                    <w:b/>
                    <w:sz w:val="22"/>
                    <w:szCs w:val="22"/>
                  </w:rPr>
                </w:rPrChange>
              </w:rPr>
              <w:pPrChange w:id="139" w:author="Pribil-Kövesdy Döníz" w:date="2026-09-22T12:41:00Z" w16du:dateUtc="2026-09-22T16:41:00Z">
                <w:pPr>
                  <w:jc w:val="center"/>
                </w:pPr>
              </w:pPrChange>
            </w:pPr>
            <w:del w:id="140" w:author="Pribil-Kövesdy Döníz" w:date="2026-09-22T12:41:00Z" w16du:dateUtc="2026-09-22T16:41:00Z">
              <w:r w:rsidRPr="00F61D28">
                <w:rPr>
                  <w:rFonts w:asciiTheme="minorHAnsi" w:hAnsiTheme="minorHAnsi" w:cstheme="minorHAnsi"/>
                  <w:b/>
                  <w:sz w:val="22"/>
                  <w:szCs w:val="22"/>
                </w:rPr>
                <w:delText xml:space="preserve">Worker(s) responsible </w:delText>
              </w:r>
            </w:del>
          </w:p>
        </w:tc>
        <w:tc>
          <w:tcPr>
            <w:tcW w:w="4715" w:type="dxa"/>
            <w:tcPrChange w:id="141" w:author="Pribil-Kövesdy Döníz" w:date="2026-09-22T12:41:00Z" w16du:dateUtc="2026-09-22T16:41:00Z">
              <w:tcPr>
                <w:tcW w:w="1719" w:type="dxa"/>
                <w:gridSpan w:val="2"/>
                <w:vAlign w:val="center"/>
              </w:tcPr>
            </w:tcPrChange>
          </w:tcPr>
          <w:p w14:paraId="2803CC53" w14:textId="77777777" w:rsidR="00D527A3" w:rsidRDefault="00D527A3" w:rsidP="00391C9E">
            <w:pPr>
              <w:rPr>
                <w:rPrChange w:id="142" w:author="Pribil-Kövesdy Döníz" w:date="2026-09-22T12:41:00Z" w16du:dateUtc="2026-09-22T16:41:00Z">
                  <w:rPr>
                    <w:rFonts w:asciiTheme="minorHAnsi" w:hAnsiTheme="minorHAnsi" w:cstheme="minorHAnsi"/>
                    <w:b/>
                    <w:sz w:val="22"/>
                    <w:szCs w:val="22"/>
                  </w:rPr>
                </w:rPrChange>
              </w:rPr>
              <w:pPrChange w:id="143" w:author="Pribil-Kövesdy Döníz" w:date="2026-09-22T12:41:00Z" w16du:dateUtc="2026-09-22T16:41:00Z">
                <w:pPr>
                  <w:jc w:val="center"/>
                </w:pPr>
              </w:pPrChange>
            </w:pPr>
            <w:del w:id="144" w:author="Pribil-Kövesdy Döníz" w:date="2026-09-22T12:41:00Z" w16du:dateUtc="2026-09-22T16:41:00Z">
              <w:r w:rsidRPr="00F61D28">
                <w:rPr>
                  <w:rFonts w:asciiTheme="minorHAnsi" w:hAnsiTheme="minorHAnsi" w:cstheme="minorHAnsi"/>
                  <w:b/>
                  <w:sz w:val="22"/>
                  <w:szCs w:val="22"/>
                </w:rPr>
                <w:delText>Due by</w:delText>
              </w:r>
            </w:del>
          </w:p>
        </w:tc>
      </w:tr>
      <w:tr w:rsidR="00D527A3" w:rsidRPr="000E4E4F" w14:paraId="16E16A1A" w14:textId="77777777" w:rsidTr="0056035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54"/>
          <w:del w:id="145" w:author="Pribil-Kövesdy Döníz" w:date="2026-09-22T12:41:00Z" w16du:dateUtc="2026-09-22T16:41:00Z"/>
        </w:trPr>
        <w:tc>
          <w:tcPr>
            <w:tcW w:w="11245" w:type="dxa"/>
          </w:tcPr>
          <w:p w14:paraId="1C4EE6CF" w14:textId="77777777" w:rsidR="00D527A3" w:rsidRPr="00F61D28" w:rsidRDefault="00D527A3" w:rsidP="00560356">
            <w:pPr>
              <w:rPr>
                <w:del w:id="146" w:author="Pribil-Kövesdy Döníz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40" w:type="dxa"/>
            <w:vAlign w:val="center"/>
          </w:tcPr>
          <w:p w14:paraId="19F94926" w14:textId="77777777" w:rsidR="00D527A3" w:rsidRPr="00F61D28" w:rsidRDefault="00D527A3" w:rsidP="00560356">
            <w:pPr>
              <w:jc w:val="center"/>
              <w:rPr>
                <w:del w:id="147" w:author="Pribil-Kövesdy Döníz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9" w:type="dxa"/>
            <w:vAlign w:val="center"/>
          </w:tcPr>
          <w:p w14:paraId="0B780841" w14:textId="77777777" w:rsidR="00D527A3" w:rsidRPr="00F61D28" w:rsidRDefault="00D527A3" w:rsidP="00560356">
            <w:pPr>
              <w:jc w:val="center"/>
              <w:rPr>
                <w:del w:id="148" w:author="Pribil-Kövesdy Döníz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527A3" w:rsidRPr="000E4E4F" w14:paraId="3025443D" w14:textId="77777777" w:rsidTr="0056035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54"/>
          <w:del w:id="149" w:author="Pribil-Kövesdy Döníz" w:date="2026-09-22T12:41:00Z" w16du:dateUtc="2026-09-22T16:41:00Z"/>
        </w:trPr>
        <w:tc>
          <w:tcPr>
            <w:tcW w:w="11245" w:type="dxa"/>
          </w:tcPr>
          <w:p w14:paraId="60B01BAB" w14:textId="77777777" w:rsidR="00D527A3" w:rsidRPr="00F61D28" w:rsidRDefault="00D527A3" w:rsidP="00560356">
            <w:pPr>
              <w:rPr>
                <w:del w:id="150" w:author="Pribil-Kövesdy Döníz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40" w:type="dxa"/>
            <w:vAlign w:val="center"/>
          </w:tcPr>
          <w:p w14:paraId="5F22601D" w14:textId="77777777" w:rsidR="00D527A3" w:rsidRPr="00F61D28" w:rsidRDefault="00D527A3" w:rsidP="00560356">
            <w:pPr>
              <w:jc w:val="center"/>
              <w:rPr>
                <w:del w:id="151" w:author="Pribil-Kövesdy Döníz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9" w:type="dxa"/>
            <w:vAlign w:val="center"/>
          </w:tcPr>
          <w:p w14:paraId="44CE0F14" w14:textId="77777777" w:rsidR="00D527A3" w:rsidRPr="00F61D28" w:rsidRDefault="00D527A3" w:rsidP="00560356">
            <w:pPr>
              <w:jc w:val="center"/>
              <w:rPr>
                <w:del w:id="152" w:author="Pribil-Kövesdy Döníz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527A3" w:rsidRPr="000E4E4F" w14:paraId="514DF7FF" w14:textId="77777777" w:rsidTr="0056035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54"/>
          <w:del w:id="153" w:author="Pribil-Kövesdy Döníz" w:date="2026-09-22T12:41:00Z" w16du:dateUtc="2026-09-22T16:41:00Z"/>
        </w:trPr>
        <w:tc>
          <w:tcPr>
            <w:tcW w:w="11245" w:type="dxa"/>
          </w:tcPr>
          <w:p w14:paraId="20B7A710" w14:textId="77777777" w:rsidR="00D527A3" w:rsidRPr="00F61D28" w:rsidRDefault="00D527A3" w:rsidP="00560356">
            <w:pPr>
              <w:rPr>
                <w:del w:id="154" w:author="Pribil-Kövesdy Döníz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40" w:type="dxa"/>
            <w:vAlign w:val="center"/>
          </w:tcPr>
          <w:p w14:paraId="4090CE8E" w14:textId="77777777" w:rsidR="00D527A3" w:rsidRPr="00F61D28" w:rsidRDefault="00D527A3" w:rsidP="00560356">
            <w:pPr>
              <w:jc w:val="center"/>
              <w:rPr>
                <w:del w:id="155" w:author="Pribil-Kövesdy Döníz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9" w:type="dxa"/>
            <w:vAlign w:val="center"/>
          </w:tcPr>
          <w:p w14:paraId="0E50EAD7" w14:textId="77777777" w:rsidR="00D527A3" w:rsidRPr="00F61D28" w:rsidRDefault="00D527A3" w:rsidP="00560356">
            <w:pPr>
              <w:jc w:val="center"/>
              <w:rPr>
                <w:del w:id="156" w:author="Pribil-Kövesdy Döníz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527A3" w:rsidRPr="000E4E4F" w14:paraId="69FF28A1" w14:textId="77777777" w:rsidTr="0056035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54"/>
          <w:del w:id="157" w:author="Pribil-Kövesdy Döníz" w:date="2026-09-22T12:41:00Z" w16du:dateUtc="2026-09-22T16:41:00Z"/>
        </w:trPr>
        <w:tc>
          <w:tcPr>
            <w:tcW w:w="11245" w:type="dxa"/>
          </w:tcPr>
          <w:p w14:paraId="372FCCD3" w14:textId="77777777" w:rsidR="00D527A3" w:rsidRPr="00F61D28" w:rsidRDefault="00D527A3" w:rsidP="00560356">
            <w:pPr>
              <w:rPr>
                <w:del w:id="158" w:author="Pribil-Kövesdy Döníz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40" w:type="dxa"/>
            <w:vAlign w:val="center"/>
          </w:tcPr>
          <w:p w14:paraId="3FD196AA" w14:textId="77777777" w:rsidR="00D527A3" w:rsidRPr="00F61D28" w:rsidRDefault="00D527A3" w:rsidP="00560356">
            <w:pPr>
              <w:jc w:val="center"/>
              <w:rPr>
                <w:del w:id="159" w:author="Pribil-Kövesdy Döníz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9" w:type="dxa"/>
            <w:vAlign w:val="center"/>
          </w:tcPr>
          <w:p w14:paraId="668DD3B1" w14:textId="77777777" w:rsidR="00D527A3" w:rsidRPr="00F61D28" w:rsidRDefault="00D527A3" w:rsidP="00560356">
            <w:pPr>
              <w:jc w:val="center"/>
              <w:rPr>
                <w:del w:id="160" w:author="Pribil-Kövesdy Döníz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527A3" w:rsidRPr="000E4E4F" w14:paraId="2EC0AD1B" w14:textId="77777777" w:rsidTr="0056035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54"/>
          <w:del w:id="161" w:author="Pribil-Kövesdy Döníz" w:date="2026-09-22T12:41:00Z" w16du:dateUtc="2026-09-22T16:41:00Z"/>
        </w:trPr>
        <w:tc>
          <w:tcPr>
            <w:tcW w:w="11245" w:type="dxa"/>
          </w:tcPr>
          <w:p w14:paraId="7CC6A7F0" w14:textId="77777777" w:rsidR="00D527A3" w:rsidRPr="00F61D28" w:rsidRDefault="00D527A3" w:rsidP="00560356">
            <w:pPr>
              <w:rPr>
                <w:del w:id="162" w:author="Pribil-Kövesdy Döníz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40" w:type="dxa"/>
            <w:vAlign w:val="center"/>
          </w:tcPr>
          <w:p w14:paraId="6C25A143" w14:textId="77777777" w:rsidR="00D527A3" w:rsidRPr="00F61D28" w:rsidRDefault="00D527A3" w:rsidP="00560356">
            <w:pPr>
              <w:jc w:val="center"/>
              <w:rPr>
                <w:del w:id="163" w:author="Pribil-Kövesdy Döníz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9" w:type="dxa"/>
            <w:vAlign w:val="center"/>
          </w:tcPr>
          <w:p w14:paraId="7AA889F0" w14:textId="77777777" w:rsidR="00D527A3" w:rsidRPr="00F61D28" w:rsidRDefault="00D527A3" w:rsidP="00560356">
            <w:pPr>
              <w:jc w:val="center"/>
              <w:rPr>
                <w:del w:id="164" w:author="Pribil-Kövesdy Döníz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527A3" w:rsidRPr="000E4E4F" w14:paraId="311B0958" w14:textId="77777777" w:rsidTr="0056035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54"/>
          <w:del w:id="165" w:author="Pribil-Kövesdy Döníz" w:date="2026-09-22T12:41:00Z" w16du:dateUtc="2026-09-22T16:41:00Z"/>
        </w:trPr>
        <w:tc>
          <w:tcPr>
            <w:tcW w:w="11245" w:type="dxa"/>
          </w:tcPr>
          <w:p w14:paraId="30BDB475" w14:textId="77777777" w:rsidR="00D527A3" w:rsidRPr="00F61D28" w:rsidRDefault="00D527A3" w:rsidP="00560356">
            <w:pPr>
              <w:rPr>
                <w:del w:id="166" w:author="Pribil-Kövesdy Döníz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40" w:type="dxa"/>
            <w:vAlign w:val="center"/>
          </w:tcPr>
          <w:p w14:paraId="78C0C990" w14:textId="77777777" w:rsidR="00D527A3" w:rsidRPr="00F61D28" w:rsidRDefault="00D527A3" w:rsidP="00560356">
            <w:pPr>
              <w:jc w:val="center"/>
              <w:rPr>
                <w:del w:id="167" w:author="Pribil-Kövesdy Döníz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9" w:type="dxa"/>
            <w:vAlign w:val="center"/>
          </w:tcPr>
          <w:p w14:paraId="17018A15" w14:textId="77777777" w:rsidR="00D527A3" w:rsidRPr="00F61D28" w:rsidRDefault="00D527A3" w:rsidP="00560356">
            <w:pPr>
              <w:jc w:val="center"/>
              <w:rPr>
                <w:del w:id="168" w:author="Pribil-Kövesdy Döníz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527A3" w:rsidRPr="000E4E4F" w14:paraId="76A5E4B8" w14:textId="77777777" w:rsidTr="0056035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54"/>
          <w:del w:id="169" w:author="Pribil-Kövesdy Döníz" w:date="2026-09-22T12:41:00Z" w16du:dateUtc="2026-09-22T16:41:00Z"/>
        </w:trPr>
        <w:tc>
          <w:tcPr>
            <w:tcW w:w="11245" w:type="dxa"/>
          </w:tcPr>
          <w:p w14:paraId="754233E8" w14:textId="77777777" w:rsidR="00D527A3" w:rsidRPr="00F61D28" w:rsidRDefault="00D527A3" w:rsidP="00560356">
            <w:pPr>
              <w:rPr>
                <w:del w:id="170" w:author="Pribil-Kövesdy Döníz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40" w:type="dxa"/>
            <w:vAlign w:val="center"/>
          </w:tcPr>
          <w:p w14:paraId="07CE3B4E" w14:textId="77777777" w:rsidR="00D527A3" w:rsidRPr="00F61D28" w:rsidRDefault="00D527A3" w:rsidP="00560356">
            <w:pPr>
              <w:jc w:val="center"/>
              <w:rPr>
                <w:del w:id="171" w:author="Pribil-Kövesdy Döníz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9" w:type="dxa"/>
            <w:vAlign w:val="center"/>
          </w:tcPr>
          <w:p w14:paraId="0DC5C1BB" w14:textId="77777777" w:rsidR="00D527A3" w:rsidRPr="00F61D28" w:rsidRDefault="00D527A3" w:rsidP="00560356">
            <w:pPr>
              <w:jc w:val="center"/>
              <w:rPr>
                <w:del w:id="172" w:author="Pribil-Kövesdy Döníz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527A3" w:rsidRPr="000E4E4F" w14:paraId="70E3B2C9" w14:textId="77777777" w:rsidTr="0056035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54"/>
          <w:del w:id="173" w:author="Pribil-Kövesdy Döníz" w:date="2026-09-22T12:41:00Z" w16du:dateUtc="2026-09-22T16:41:00Z"/>
        </w:trPr>
        <w:tc>
          <w:tcPr>
            <w:tcW w:w="11245" w:type="dxa"/>
          </w:tcPr>
          <w:p w14:paraId="5544531D" w14:textId="77777777" w:rsidR="00D527A3" w:rsidRPr="00F61D28" w:rsidRDefault="00D527A3" w:rsidP="00560356">
            <w:pPr>
              <w:rPr>
                <w:del w:id="174" w:author="Pribil-Kövesdy Döníz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40" w:type="dxa"/>
            <w:vAlign w:val="center"/>
          </w:tcPr>
          <w:p w14:paraId="39356B82" w14:textId="77777777" w:rsidR="00D527A3" w:rsidRPr="00F61D28" w:rsidRDefault="00D527A3" w:rsidP="00560356">
            <w:pPr>
              <w:jc w:val="center"/>
              <w:rPr>
                <w:del w:id="175" w:author="Pribil-Kövesdy Döníz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9" w:type="dxa"/>
            <w:vAlign w:val="center"/>
          </w:tcPr>
          <w:p w14:paraId="516A2A40" w14:textId="77777777" w:rsidR="00D527A3" w:rsidRPr="00F61D28" w:rsidRDefault="00D527A3" w:rsidP="00560356">
            <w:pPr>
              <w:jc w:val="center"/>
              <w:rPr>
                <w:del w:id="176" w:author="Pribil-Kövesdy Döníz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527A3" w:rsidRPr="000E4E4F" w14:paraId="3FB13BEE" w14:textId="77777777" w:rsidTr="0056035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54"/>
          <w:del w:id="177" w:author="Pribil-Kövesdy Döníz" w:date="2026-09-22T12:41:00Z" w16du:dateUtc="2026-09-22T16:41:00Z"/>
        </w:trPr>
        <w:tc>
          <w:tcPr>
            <w:tcW w:w="11245" w:type="dxa"/>
          </w:tcPr>
          <w:p w14:paraId="6A4ECB8B" w14:textId="77777777" w:rsidR="00D527A3" w:rsidRPr="00F61D28" w:rsidRDefault="00D527A3" w:rsidP="00560356">
            <w:pPr>
              <w:rPr>
                <w:del w:id="178" w:author="Pribil-Kövesdy Döníz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40" w:type="dxa"/>
            <w:vAlign w:val="center"/>
          </w:tcPr>
          <w:p w14:paraId="6BE37D84" w14:textId="77777777" w:rsidR="00D527A3" w:rsidRPr="00F61D28" w:rsidRDefault="00D527A3" w:rsidP="00560356">
            <w:pPr>
              <w:jc w:val="center"/>
              <w:rPr>
                <w:del w:id="179" w:author="Pribil-Kövesdy Döníz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9" w:type="dxa"/>
            <w:vAlign w:val="center"/>
          </w:tcPr>
          <w:p w14:paraId="115331FC" w14:textId="77777777" w:rsidR="00D527A3" w:rsidRPr="00F61D28" w:rsidRDefault="00D527A3" w:rsidP="00560356">
            <w:pPr>
              <w:jc w:val="center"/>
              <w:rPr>
                <w:del w:id="180" w:author="Pribil-Kövesdy Döníz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4A39F0FB" w14:textId="77777777" w:rsidR="00686BE4" w:rsidRPr="00AD06DF" w:rsidRDefault="004B3A33" w:rsidP="00391C9E">
      <w:pPr>
        <w:spacing w:line="240" w:lineRule="auto"/>
        <w:rPr>
          <w:ins w:id="181" w:author="Pribil-Kövesdy Döníz" w:date="2026-09-22T12:41:00Z" w16du:dateUtc="2026-09-22T16:41:00Z"/>
        </w:rPr>
      </w:pPr>
      <w:ins w:id="182" w:author="Pribil-Kövesdy Döníz" w:date="2026-09-22T12:41:00Z" w16du:dateUtc="2026-09-22T16:41:00Z">
        <w:r>
          <w:t>További információ</w:t>
        </w:r>
        <w:r w:rsidR="008B7245">
          <w:t xml:space="preserve">: </w:t>
        </w:r>
        <w:r>
          <w:fldChar w:fldCharType="begin"/>
        </w:r>
        <w:r>
          <w:instrText>HYPERLINK "http://tka.hu/konyv/7099/az-iskola-es-a-vilag"</w:instrText>
        </w:r>
        <w:r>
          <w:fldChar w:fldCharType="separate"/>
        </w:r>
        <w:r w:rsidRPr="004B3A33">
          <w:rPr>
            <w:rStyle w:val="Hyperlink"/>
          </w:rPr>
          <w:t>Az iskola és a világ</w:t>
        </w:r>
        <w:r>
          <w:fldChar w:fldCharType="end"/>
        </w:r>
        <w:r>
          <w:t xml:space="preserve"> TKA, 2016.</w:t>
        </w:r>
      </w:ins>
    </w:p>
    <w:p w14:paraId="2BDE9963" w14:textId="77777777" w:rsidR="005E7FFD" w:rsidRDefault="005E7FFD" w:rsidP="00391C9E">
      <w:pPr>
        <w:spacing w:line="240" w:lineRule="auto"/>
        <w:rPr>
          <w:ins w:id="183" w:author="Pribil-Kövesdy Döníz" w:date="2026-09-22T12:41:00Z" w16du:dateUtc="2026-09-22T16:41:00Z"/>
        </w:rPr>
      </w:pPr>
      <w:ins w:id="184" w:author="Pribil-Kövesdy Döníz" w:date="2026-09-22T12:41:00Z" w16du:dateUtc="2026-09-22T16:41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</w:t>
        </w:r>
        <w:r w:rsidR="00646D28">
          <w:rPr>
            <w:sz w:val="28"/>
            <w:szCs w:val="28"/>
            <w:highlight w:val="lightGray"/>
          </w:rPr>
          <w:t>továbbképzés</w:t>
        </w:r>
        <w:r w:rsidR="00646D28" w:rsidRPr="005E7FFD">
          <w:rPr>
            <w:sz w:val="28"/>
            <w:szCs w:val="28"/>
            <w:highlight w:val="lightGray"/>
          </w:rPr>
          <w:t xml:space="preserve"> </w:t>
        </w:r>
        <w:r w:rsidRPr="005E7FFD">
          <w:rPr>
            <w:sz w:val="28"/>
            <w:szCs w:val="28"/>
            <w:highlight w:val="lightGray"/>
          </w:rPr>
          <w:t>programj</w:t>
        </w:r>
        <w:r w:rsidR="00646D28" w:rsidRPr="00AD06DF">
          <w:rPr>
            <w:sz w:val="28"/>
            <w:szCs w:val="28"/>
            <w:highlight w:val="lightGray"/>
          </w:rPr>
          <w:t>a</w:t>
        </w:r>
        <w:r w:rsidR="007C10F6">
          <w:rPr>
            <w:sz w:val="28"/>
            <w:szCs w:val="28"/>
            <w:highlight w:val="lightGray"/>
          </w:rPr>
          <w:t xml:space="preserve"> </w:t>
        </w:r>
        <w:r w:rsidR="00AD06DF" w:rsidRPr="00AD06DF">
          <w:rPr>
            <w:sz w:val="28"/>
            <w:szCs w:val="28"/>
            <w:highlight w:val="lightGray"/>
          </w:rPr>
          <w:t xml:space="preserve">/ </w:t>
        </w:r>
        <w:r w:rsidR="00AD06DF">
          <w:rPr>
            <w:sz w:val="28"/>
            <w:szCs w:val="28"/>
            <w:highlight w:val="lightGray"/>
          </w:rPr>
          <w:t>szakmai látogatás (job shadowing)</w:t>
        </w:r>
        <w:r w:rsidR="00AD06DF" w:rsidRPr="00391C9E">
          <w:rPr>
            <w:sz w:val="28"/>
            <w:szCs w:val="28"/>
            <w:highlight w:val="lightGray"/>
          </w:rPr>
          <w:t xml:space="preserve"> munkaterve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5E7FFD" w14:paraId="7E5FD67B" w14:textId="77777777" w:rsidTr="0061350B">
        <w:trPr>
          <w:trHeight w:val="2835"/>
          <w:ins w:id="185" w:author="Pribil-Kövesdy Döníz" w:date="2026-09-22T12:41:00Z" w16du:dateUtc="2026-09-22T16:41:00Z"/>
        </w:trPr>
        <w:tc>
          <w:tcPr>
            <w:tcW w:w="14142" w:type="dxa"/>
          </w:tcPr>
          <w:p w14:paraId="15AF3A64" w14:textId="77777777" w:rsidR="005E7FFD" w:rsidRDefault="005E7FFD" w:rsidP="0061350B">
            <w:pPr>
              <w:rPr>
                <w:ins w:id="186" w:author="Pribil-Kövesdy Döníz" w:date="2026-09-22T12:41:00Z" w16du:dateUtc="2026-09-22T16:41:00Z"/>
              </w:rPr>
            </w:pPr>
          </w:p>
        </w:tc>
      </w:tr>
    </w:tbl>
    <w:p w14:paraId="3DB429D0" w14:textId="77777777" w:rsidR="00391C9E" w:rsidRDefault="00646D28" w:rsidP="00391C9E">
      <w:pPr>
        <w:spacing w:before="120" w:after="0" w:line="240" w:lineRule="auto"/>
        <w:rPr>
          <w:ins w:id="187" w:author="Pribil-Kövesdy Döníz" w:date="2026-09-22T12:41:00Z" w16du:dateUtc="2026-09-22T16:41:00Z"/>
          <w:sz w:val="28"/>
          <w:szCs w:val="28"/>
          <w:highlight w:val="lightGray"/>
        </w:rPr>
      </w:pPr>
      <w:ins w:id="188" w:author="Pribil-Kövesdy Döníz" w:date="2026-09-22T12:41:00Z" w16du:dateUtc="2026-09-22T16:41:00Z">
        <w:r>
          <w:rPr>
            <w:sz w:val="28"/>
            <w:szCs w:val="28"/>
            <w:highlight w:val="lightGray"/>
          </w:rPr>
          <w:t>A r</w:t>
        </w:r>
        <w:r w:rsidR="005E7FFD" w:rsidRPr="005E7FFD">
          <w:rPr>
            <w:sz w:val="28"/>
            <w:szCs w:val="28"/>
            <w:highlight w:val="lightGray"/>
          </w:rPr>
          <w:t>észtvevő fel</w:t>
        </w:r>
        <w:r w:rsidR="002E38FF">
          <w:rPr>
            <w:sz w:val="28"/>
            <w:szCs w:val="28"/>
            <w:highlight w:val="lightGray"/>
          </w:rPr>
          <w:t xml:space="preserve">adatai a mobilitás előtt </w:t>
        </w:r>
      </w:ins>
    </w:p>
    <w:p w14:paraId="43B4F770" w14:textId="77777777" w:rsidR="00391C9E" w:rsidRDefault="00391C9E" w:rsidP="00391C9E">
      <w:pPr>
        <w:spacing w:before="120" w:after="0" w:line="240" w:lineRule="auto"/>
        <w:rPr>
          <w:ins w:id="189" w:author="Pribil-Kövesdy Döníz" w:date="2026-09-22T12:41:00Z" w16du:dateUtc="2026-09-22T16:41:00Z"/>
        </w:rPr>
      </w:pPr>
      <w:ins w:id="190" w:author="Pribil-Kövesdy Döníz" w:date="2026-09-22T12:41:00Z" w16du:dateUtc="2026-09-22T16:41:00Z">
        <w:r w:rsidRPr="00391C9E">
          <w:t xml:space="preserve">Kérjük, </w:t>
        </w:r>
        <w:r w:rsidR="0067146E">
          <w:t>röviden mutassa be</w:t>
        </w:r>
        <w:r w:rsidRPr="00391C9E">
          <w:t>, hogyan készült fel a mobilitásra</w:t>
        </w:r>
        <w:r w:rsidR="002E38FF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391C9E" w14:paraId="69A39BB8" w14:textId="77777777" w:rsidTr="003C2C83">
        <w:trPr>
          <w:trHeight w:val="1701"/>
          <w:ins w:id="191" w:author="Pribil-Kövesdy Döníz" w:date="2026-09-22T12:41:00Z" w16du:dateUtc="2026-09-22T16:41:00Z"/>
        </w:trPr>
        <w:tc>
          <w:tcPr>
            <w:tcW w:w="14142" w:type="dxa"/>
          </w:tcPr>
          <w:p w14:paraId="10856C97" w14:textId="77777777" w:rsidR="00391C9E" w:rsidRDefault="00391C9E" w:rsidP="0061350B">
            <w:pPr>
              <w:spacing w:before="120"/>
              <w:rPr>
                <w:ins w:id="192" w:author="Pribil-Kövesdy Döníz" w:date="2026-09-22T12:41:00Z" w16du:dateUtc="2026-09-22T16:41:00Z"/>
              </w:rPr>
            </w:pPr>
          </w:p>
        </w:tc>
      </w:tr>
    </w:tbl>
    <w:p w14:paraId="4499CAE5" w14:textId="77777777" w:rsidR="00A236F9" w:rsidRDefault="003C2C83" w:rsidP="003C2C83">
      <w:pPr>
        <w:tabs>
          <w:tab w:val="left" w:pos="10206"/>
          <w:tab w:val="left" w:leader="underscore" w:pos="13608"/>
        </w:tabs>
        <w:spacing w:before="1600" w:after="0" w:line="240" w:lineRule="auto"/>
        <w:rPr>
          <w:ins w:id="193" w:author="Pribil-Kövesdy Döníz" w:date="2026-09-22T12:41:00Z" w16du:dateUtc="2026-09-22T16:41:00Z"/>
          <w:sz w:val="28"/>
          <w:szCs w:val="28"/>
        </w:rPr>
      </w:pPr>
      <w:ins w:id="194" w:author="Pribil-Kövesdy Döníz" w:date="2026-09-22T12:41:00Z" w16du:dateUtc="2026-09-22T16:41:00Z">
        <w:r>
          <w:rPr>
            <w:sz w:val="28"/>
            <w:szCs w:val="28"/>
          </w:rPr>
          <w:t>Dátum: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</w:ins>
    </w:p>
    <w:p w14:paraId="3708D3AE" w14:textId="77777777" w:rsidR="000234F6" w:rsidRPr="003C2C83" w:rsidRDefault="003C2C83" w:rsidP="003C2C83">
      <w:pPr>
        <w:tabs>
          <w:tab w:val="left" w:pos="11340"/>
        </w:tabs>
        <w:spacing w:after="0" w:line="240" w:lineRule="auto"/>
        <w:rPr>
          <w:sz w:val="28"/>
          <w:rPrChange w:id="195" w:author="Pribil-Kövesdy Döníz" w:date="2026-09-22T12:41:00Z" w16du:dateUtc="2026-09-22T16:41:00Z">
            <w:rPr>
              <w:b/>
              <w:bCs/>
              <w:sz w:val="4"/>
              <w:szCs w:val="4"/>
            </w:rPr>
          </w:rPrChange>
        </w:rPr>
        <w:pPrChange w:id="196" w:author="Pribil-Kövesdy Döníz" w:date="2026-09-22T12:41:00Z" w16du:dateUtc="2026-09-22T16:41:00Z">
          <w:pPr/>
        </w:pPrChange>
      </w:pPr>
      <w:ins w:id="197" w:author="Pribil-Kövesdy Döníz" w:date="2026-09-22T12:41:00Z" w16du:dateUtc="2026-09-22T16:41:00Z">
        <w:r>
          <w:rPr>
            <w:sz w:val="24"/>
            <w:szCs w:val="24"/>
          </w:rPr>
          <w:tab/>
        </w:r>
        <w:r w:rsidRPr="003C2C83">
          <w:rPr>
            <w:sz w:val="28"/>
            <w:szCs w:val="28"/>
          </w:rPr>
          <w:t>résztvevő aláírása</w:t>
        </w:r>
      </w:ins>
    </w:p>
    <w:sectPr w:rsidR="000234F6" w:rsidRPr="003C2C83" w:rsidSect="00AD06DF">
      <w:headerReference w:type="default" r:id="rId11"/>
      <w:footerReference w:type="default" r:id="rId12"/>
      <w:pgSz w:w="16838" w:h="11906" w:orient="landscape"/>
      <w:pgMar w:top="1417" w:right="1417" w:bottom="1417" w:left="1417" w:header="708" w:footer="708" w:gutter="0"/>
      <w:cols w:space="708"/>
      <w:docGrid w:linePitch="360"/>
      <w:sectPrChange w:id="202" w:author="Pribil-Kövesdy Döníz" w:date="2026-09-22T12:41:00Z" w16du:dateUtc="2026-09-22T16:41:00Z">
        <w:sectPr w:rsidR="000234F6" w:rsidRPr="003C2C83" w:rsidSect="00AD06DF">
          <w:pgMar w:top="720" w:right="720" w:bottom="720" w:left="720" w:header="283" w:footer="283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DB5B5F" w14:textId="77777777" w:rsidR="00405951" w:rsidRDefault="00405951" w:rsidP="006943DA">
      <w:pPr>
        <w:spacing w:after="0" w:line="240" w:lineRule="auto"/>
      </w:pPr>
      <w:r>
        <w:separator/>
      </w:r>
    </w:p>
  </w:endnote>
  <w:endnote w:type="continuationSeparator" w:id="0">
    <w:p w14:paraId="3C992B23" w14:textId="77777777" w:rsidR="00405951" w:rsidRDefault="00405951" w:rsidP="006943DA">
      <w:pPr>
        <w:spacing w:after="0" w:line="240" w:lineRule="auto"/>
      </w:pPr>
      <w:r>
        <w:continuationSeparator/>
      </w:r>
    </w:p>
  </w:endnote>
  <w:endnote w:type="continuationNotice" w:id="1">
    <w:p w14:paraId="5CEAC3E8" w14:textId="77777777" w:rsidR="00405951" w:rsidRDefault="0040595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Handwriting">
    <w:panose1 w:val="03010101010101010101"/>
    <w:charset w:val="4D"/>
    <w:family w:val="script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54243F" w14:textId="77777777" w:rsidR="00E67C72" w:rsidRDefault="00E67C72" w:rsidP="00675700">
    <w:pPr>
      <w:pStyle w:val="Footer"/>
    </w:pPr>
    <w:del w:id="201" w:author="Pribil-Kövesdy Döníz" w:date="2026-09-22T12:41:00Z" w16du:dateUtc="2026-09-22T16:41:00Z">
      <w:r w:rsidRPr="00AF759C">
        <w:rPr>
          <w:rFonts w:asciiTheme="majorHAnsi" w:hAnsiTheme="majorHAnsi" w:cstheme="majorHAnsi"/>
          <w:sz w:val="16"/>
          <w:szCs w:val="16"/>
        </w:rPr>
        <w:delText>FRESHCARE AWISSP – VIT1</w:delText>
      </w:r>
      <w:r>
        <w:rPr>
          <w:rFonts w:asciiTheme="majorHAnsi" w:hAnsiTheme="majorHAnsi" w:cstheme="majorHAnsi"/>
          <w:sz w:val="16"/>
          <w:szCs w:val="16"/>
        </w:rPr>
        <w:ptab w:relativeTo="margin" w:alignment="center" w:leader="none"/>
      </w:r>
      <w:r>
        <w:rPr>
          <w:rFonts w:asciiTheme="majorHAnsi" w:hAnsiTheme="majorHAnsi" w:cstheme="majorHAnsi"/>
          <w:sz w:val="16"/>
          <w:szCs w:val="16"/>
        </w:rPr>
        <w:delText xml:space="preserve">FORM – </w:delText>
      </w:r>
      <w:r w:rsidRPr="009D2872">
        <w:rPr>
          <w:rFonts w:asciiTheme="majorHAnsi" w:hAnsiTheme="majorHAnsi" w:cstheme="majorHAnsi"/>
          <w:sz w:val="16"/>
          <w:szCs w:val="16"/>
        </w:rPr>
        <w:delText>M7 MANAGEMENT REVIEW MINUTES</w:delText>
      </w:r>
      <w:r>
        <w:rPr>
          <w:rFonts w:asciiTheme="majorHAnsi" w:hAnsiTheme="majorHAnsi" w:cstheme="majorHAnsi"/>
          <w:sz w:val="16"/>
          <w:szCs w:val="16"/>
        </w:rPr>
        <w:ptab w:relativeTo="margin" w:alignment="right" w:leader="none"/>
      </w:r>
      <w:r w:rsidRPr="00AF759C">
        <w:rPr>
          <w:rFonts w:asciiTheme="majorHAnsi" w:hAnsiTheme="majorHAnsi" w:cstheme="majorHAnsi"/>
          <w:sz w:val="16"/>
          <w:szCs w:val="16"/>
        </w:rPr>
        <w:delText xml:space="preserve">PAGE </w:delText>
      </w:r>
      <w:r w:rsidRPr="00AF759C">
        <w:rPr>
          <w:rFonts w:asciiTheme="majorHAnsi" w:hAnsiTheme="majorHAnsi" w:cstheme="majorHAnsi"/>
          <w:b/>
          <w:bCs/>
          <w:sz w:val="16"/>
          <w:szCs w:val="16"/>
        </w:rPr>
        <w:fldChar w:fldCharType="begin"/>
      </w:r>
      <w:r w:rsidRPr="00AF759C">
        <w:rPr>
          <w:rFonts w:asciiTheme="majorHAnsi" w:hAnsiTheme="majorHAnsi" w:cstheme="majorHAnsi"/>
          <w:b/>
          <w:bCs/>
          <w:sz w:val="16"/>
          <w:szCs w:val="16"/>
        </w:rPr>
        <w:delInstrText xml:space="preserve"> PAGE  \* Arabic  \* MERGEFORMAT </w:delInstrText>
      </w:r>
      <w:r w:rsidRPr="00AF759C">
        <w:rPr>
          <w:rFonts w:asciiTheme="majorHAnsi" w:hAnsiTheme="majorHAnsi" w:cstheme="majorHAnsi"/>
          <w:b/>
          <w:bCs/>
          <w:sz w:val="16"/>
          <w:szCs w:val="16"/>
        </w:rPr>
        <w:fldChar w:fldCharType="separate"/>
      </w:r>
      <w:r>
        <w:rPr>
          <w:rFonts w:asciiTheme="majorHAnsi" w:hAnsiTheme="majorHAnsi" w:cstheme="majorHAnsi"/>
          <w:b/>
          <w:bCs/>
          <w:sz w:val="16"/>
          <w:szCs w:val="16"/>
        </w:rPr>
        <w:delText>1</w:delText>
      </w:r>
      <w:r w:rsidRPr="00AF759C">
        <w:rPr>
          <w:rFonts w:asciiTheme="majorHAnsi" w:hAnsiTheme="majorHAnsi" w:cstheme="majorHAnsi"/>
          <w:b/>
          <w:bCs/>
          <w:sz w:val="16"/>
          <w:szCs w:val="16"/>
        </w:rPr>
        <w:fldChar w:fldCharType="end"/>
      </w:r>
      <w:r w:rsidRPr="00AF759C">
        <w:rPr>
          <w:rFonts w:asciiTheme="majorHAnsi" w:hAnsiTheme="majorHAnsi" w:cstheme="majorHAnsi"/>
          <w:sz w:val="16"/>
          <w:szCs w:val="16"/>
        </w:rPr>
        <w:delText xml:space="preserve"> OF </w:delText>
      </w:r>
      <w:r w:rsidRPr="00AF759C">
        <w:rPr>
          <w:rFonts w:asciiTheme="majorHAnsi" w:hAnsiTheme="majorHAnsi" w:cstheme="majorHAnsi"/>
          <w:b/>
          <w:bCs/>
          <w:sz w:val="16"/>
          <w:szCs w:val="16"/>
        </w:rPr>
        <w:fldChar w:fldCharType="begin"/>
      </w:r>
      <w:r w:rsidRPr="00AF759C">
        <w:rPr>
          <w:rFonts w:asciiTheme="majorHAnsi" w:hAnsiTheme="majorHAnsi" w:cstheme="majorHAnsi"/>
          <w:b/>
          <w:bCs/>
          <w:sz w:val="16"/>
          <w:szCs w:val="16"/>
        </w:rPr>
        <w:delInstrText xml:space="preserve"> NUMPAGES  \* Arabic  \* MERGEFORMAT </w:delInstrText>
      </w:r>
      <w:r w:rsidRPr="00AF759C">
        <w:rPr>
          <w:rFonts w:asciiTheme="majorHAnsi" w:hAnsiTheme="majorHAnsi" w:cstheme="majorHAnsi"/>
          <w:b/>
          <w:bCs/>
          <w:sz w:val="16"/>
          <w:szCs w:val="16"/>
        </w:rPr>
        <w:fldChar w:fldCharType="separate"/>
      </w:r>
      <w:r>
        <w:rPr>
          <w:rFonts w:asciiTheme="majorHAnsi" w:hAnsiTheme="majorHAnsi" w:cstheme="majorHAnsi"/>
          <w:b/>
          <w:bCs/>
          <w:sz w:val="16"/>
          <w:szCs w:val="16"/>
        </w:rPr>
        <w:delText>104</w:delText>
      </w:r>
      <w:r w:rsidRPr="00AF759C">
        <w:rPr>
          <w:rFonts w:asciiTheme="majorHAnsi" w:hAnsiTheme="majorHAnsi" w:cstheme="majorHAnsi"/>
          <w:b/>
          <w:bCs/>
          <w:sz w:val="16"/>
          <w:szCs w:val="16"/>
        </w:rP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E90E2A6" w14:textId="77777777" w:rsidR="00405951" w:rsidRDefault="00405951" w:rsidP="006943DA">
      <w:pPr>
        <w:spacing w:after="0" w:line="240" w:lineRule="auto"/>
      </w:pPr>
      <w:r>
        <w:separator/>
      </w:r>
    </w:p>
  </w:footnote>
  <w:footnote w:type="continuationSeparator" w:id="0">
    <w:p w14:paraId="470F74D4" w14:textId="77777777" w:rsidR="00405951" w:rsidRDefault="00405951" w:rsidP="006943DA">
      <w:pPr>
        <w:spacing w:after="0" w:line="240" w:lineRule="auto"/>
      </w:pPr>
      <w:r>
        <w:continuationSeparator/>
      </w:r>
    </w:p>
  </w:footnote>
  <w:footnote w:type="continuationNotice" w:id="1">
    <w:p w14:paraId="585E0B96" w14:textId="77777777" w:rsidR="00405951" w:rsidRDefault="0040595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D151D4" w14:textId="77777777" w:rsidR="00675700" w:rsidRPr="0061350B" w:rsidRDefault="0061350B" w:rsidP="0061350B">
    <w:pPr>
      <w:spacing w:after="0" w:line="240" w:lineRule="auto"/>
      <w:jc w:val="right"/>
      <w:rPr>
        <w:b/>
        <w:color w:val="0000FF"/>
        <w:sz w:val="16"/>
        <w:rPrChange w:id="198" w:author="Pribil-Kövesdy Döníz" w:date="2026-09-22T12:41:00Z" w16du:dateUtc="2026-09-22T16:41:00Z">
          <w:rPr/>
        </w:rPrChange>
      </w:rPr>
      <w:pPrChange w:id="199" w:author="Pribil-Kövesdy Döníz" w:date="2026-09-22T12:41:00Z" w16du:dateUtc="2026-09-22T16:41:00Z">
        <w:pPr>
          <w:pStyle w:val="Header"/>
        </w:pPr>
      </w:pPrChange>
    </w:pPr>
    <w:ins w:id="200" w:author="Pribil-Kövesdy Döníz" w:date="2026-09-22T12:41:00Z" w16du:dateUtc="2026-09-22T16:41:00Z">
      <w:r>
        <w:rPr>
          <w:noProof/>
          <w:lang w:eastAsia="hu-HU"/>
        </w:rPr>
        <w:drawing>
          <wp:anchor distT="0" distB="0" distL="114300" distR="114300" simplePos="0" relativeHeight="251660288" behindDoc="1" locked="0" layoutInCell="1" allowOverlap="1" wp14:anchorId="592AEDEF" wp14:editId="5EF6C71C">
            <wp:simplePos x="0" y="0"/>
            <wp:positionH relativeFrom="margin">
              <wp:posOffset>7216140</wp:posOffset>
            </wp:positionH>
            <wp:positionV relativeFrom="margin">
              <wp:posOffset>-630555</wp:posOffset>
            </wp:positionV>
            <wp:extent cx="1671955" cy="503555"/>
            <wp:effectExtent l="0" t="0" r="4445" b="0"/>
            <wp:wrapSquare wrapText="bothSides"/>
            <wp:docPr id="8" name="Kép 2" descr="N:\Erasmus_Plus\tka_logo_magyar_ú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 descr="N:\Erasmus_Plus\tka_logo_magyar_új.jpg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59264" behindDoc="1" locked="0" layoutInCell="1" allowOverlap="1" wp14:anchorId="5FFDC5EC" wp14:editId="259ED3AA">
            <wp:simplePos x="0" y="0"/>
            <wp:positionH relativeFrom="column">
              <wp:posOffset>-16779</wp:posOffset>
            </wp:positionH>
            <wp:positionV relativeFrom="paragraph">
              <wp:posOffset>-217170</wp:posOffset>
            </wp:positionV>
            <wp:extent cx="1889634" cy="540000"/>
            <wp:effectExtent l="0" t="0" r="0" b="0"/>
            <wp:wrapNone/>
            <wp:docPr id="7" name="Kép 1" descr="N:\Erasmus_Plus\02_Erasmus\KA1\erasmus+logo_m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N:\Erasmus_Plus\02_Erasmus\KA1\erasmus+logo_mic.jpg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634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445191"/>
    <w:multiLevelType w:val="hybridMultilevel"/>
    <w:tmpl w:val="B94C21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36F49"/>
    <w:multiLevelType w:val="hybridMultilevel"/>
    <w:tmpl w:val="C41AC4BA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20C42A6"/>
    <w:multiLevelType w:val="hybridMultilevel"/>
    <w:tmpl w:val="53E02FE4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264693B"/>
    <w:multiLevelType w:val="hybridMultilevel"/>
    <w:tmpl w:val="A61646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943997"/>
    <w:multiLevelType w:val="hybridMultilevel"/>
    <w:tmpl w:val="C41E28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3A7BFF"/>
    <w:multiLevelType w:val="hybridMultilevel"/>
    <w:tmpl w:val="E104DAAE"/>
    <w:lvl w:ilvl="0" w:tplc="E406545A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  <w:b w:val="0"/>
        <w:bCs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76B3A0F"/>
    <w:multiLevelType w:val="hybridMultilevel"/>
    <w:tmpl w:val="0714FF5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280FEA"/>
    <w:multiLevelType w:val="hybridMultilevel"/>
    <w:tmpl w:val="4E9E6E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3C7598"/>
    <w:multiLevelType w:val="hybridMultilevel"/>
    <w:tmpl w:val="36FE3D5A"/>
    <w:lvl w:ilvl="0" w:tplc="2252FB9E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9" w:hanging="360"/>
      </w:pPr>
    </w:lvl>
    <w:lvl w:ilvl="2" w:tplc="0409001B" w:tentative="1">
      <w:start w:val="1"/>
      <w:numFmt w:val="lowerRoman"/>
      <w:lvlText w:val="%3."/>
      <w:lvlJc w:val="right"/>
      <w:pPr>
        <w:ind w:left="2159" w:hanging="180"/>
      </w:pPr>
    </w:lvl>
    <w:lvl w:ilvl="3" w:tplc="0409000F" w:tentative="1">
      <w:start w:val="1"/>
      <w:numFmt w:val="decimal"/>
      <w:lvlText w:val="%4."/>
      <w:lvlJc w:val="left"/>
      <w:pPr>
        <w:ind w:left="2879" w:hanging="360"/>
      </w:pPr>
    </w:lvl>
    <w:lvl w:ilvl="4" w:tplc="04090019" w:tentative="1">
      <w:start w:val="1"/>
      <w:numFmt w:val="lowerLetter"/>
      <w:lvlText w:val="%5."/>
      <w:lvlJc w:val="left"/>
      <w:pPr>
        <w:ind w:left="3599" w:hanging="360"/>
      </w:pPr>
    </w:lvl>
    <w:lvl w:ilvl="5" w:tplc="0409001B" w:tentative="1">
      <w:start w:val="1"/>
      <w:numFmt w:val="lowerRoman"/>
      <w:lvlText w:val="%6."/>
      <w:lvlJc w:val="right"/>
      <w:pPr>
        <w:ind w:left="4319" w:hanging="180"/>
      </w:pPr>
    </w:lvl>
    <w:lvl w:ilvl="6" w:tplc="0409000F" w:tentative="1">
      <w:start w:val="1"/>
      <w:numFmt w:val="decimal"/>
      <w:lvlText w:val="%7."/>
      <w:lvlJc w:val="left"/>
      <w:pPr>
        <w:ind w:left="5039" w:hanging="360"/>
      </w:pPr>
    </w:lvl>
    <w:lvl w:ilvl="7" w:tplc="04090019" w:tentative="1">
      <w:start w:val="1"/>
      <w:numFmt w:val="lowerLetter"/>
      <w:lvlText w:val="%8."/>
      <w:lvlJc w:val="left"/>
      <w:pPr>
        <w:ind w:left="5759" w:hanging="360"/>
      </w:pPr>
    </w:lvl>
    <w:lvl w:ilvl="8" w:tplc="0409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9" w15:restartNumberingAfterBreak="0">
    <w:nsid w:val="0A39515D"/>
    <w:multiLevelType w:val="hybridMultilevel"/>
    <w:tmpl w:val="C9068BE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A3C5092"/>
    <w:multiLevelType w:val="hybridMultilevel"/>
    <w:tmpl w:val="F2B0F844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AE6548D"/>
    <w:multiLevelType w:val="hybridMultilevel"/>
    <w:tmpl w:val="A39C38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415169"/>
    <w:multiLevelType w:val="hybridMultilevel"/>
    <w:tmpl w:val="9264A32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D2D3661"/>
    <w:multiLevelType w:val="hybridMultilevel"/>
    <w:tmpl w:val="DD28EE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DAD67F3"/>
    <w:multiLevelType w:val="hybridMultilevel"/>
    <w:tmpl w:val="53E02FE4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0DED7968"/>
    <w:multiLevelType w:val="hybridMultilevel"/>
    <w:tmpl w:val="E0825F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E1F7DA5"/>
    <w:multiLevelType w:val="hybridMultilevel"/>
    <w:tmpl w:val="B41048B8"/>
    <w:lvl w:ilvl="0" w:tplc="E4ECC9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FAF5566"/>
    <w:multiLevelType w:val="hybridMultilevel"/>
    <w:tmpl w:val="C41E285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1A8019D"/>
    <w:multiLevelType w:val="hybridMultilevel"/>
    <w:tmpl w:val="23980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1F51949"/>
    <w:multiLevelType w:val="hybridMultilevel"/>
    <w:tmpl w:val="160C18A8"/>
    <w:lvl w:ilvl="0" w:tplc="66C2BB76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122726EE"/>
    <w:multiLevelType w:val="hybridMultilevel"/>
    <w:tmpl w:val="6BA639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2BA2FC8"/>
    <w:multiLevelType w:val="hybridMultilevel"/>
    <w:tmpl w:val="40985E96"/>
    <w:lvl w:ilvl="0" w:tplc="1DB03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136B2E56"/>
    <w:multiLevelType w:val="hybridMultilevel"/>
    <w:tmpl w:val="40985E96"/>
    <w:lvl w:ilvl="0" w:tplc="1DB03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13FD08E3"/>
    <w:multiLevelType w:val="hybridMultilevel"/>
    <w:tmpl w:val="5BF2A6B8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148E447C"/>
    <w:multiLevelType w:val="hybridMultilevel"/>
    <w:tmpl w:val="291A2EC8"/>
    <w:lvl w:ilvl="0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17BA7160"/>
    <w:multiLevelType w:val="hybridMultilevel"/>
    <w:tmpl w:val="668A2056"/>
    <w:lvl w:ilvl="0" w:tplc="8AD0D604">
      <w:start w:val="1"/>
      <w:numFmt w:val="decimal"/>
      <w:lvlText w:val="%1."/>
      <w:lvlJc w:val="left"/>
      <w:pPr>
        <w:ind w:left="363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7FF3A04"/>
    <w:multiLevelType w:val="hybridMultilevel"/>
    <w:tmpl w:val="CDE8C474"/>
    <w:lvl w:ilvl="0" w:tplc="04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C090019">
      <w:start w:val="1"/>
      <w:numFmt w:val="lowerLetter"/>
      <w:lvlText w:val="%2."/>
      <w:lvlJc w:val="left"/>
      <w:pPr>
        <w:ind w:left="1437" w:hanging="360"/>
      </w:pPr>
    </w:lvl>
    <w:lvl w:ilvl="2" w:tplc="0C09001B" w:tentative="1">
      <w:start w:val="1"/>
      <w:numFmt w:val="lowerRoman"/>
      <w:lvlText w:val="%3."/>
      <w:lvlJc w:val="right"/>
      <w:pPr>
        <w:ind w:left="2157" w:hanging="180"/>
      </w:pPr>
    </w:lvl>
    <w:lvl w:ilvl="3" w:tplc="0C09000F" w:tentative="1">
      <w:start w:val="1"/>
      <w:numFmt w:val="decimal"/>
      <w:lvlText w:val="%4."/>
      <w:lvlJc w:val="left"/>
      <w:pPr>
        <w:ind w:left="2877" w:hanging="360"/>
      </w:pPr>
    </w:lvl>
    <w:lvl w:ilvl="4" w:tplc="0C090019" w:tentative="1">
      <w:start w:val="1"/>
      <w:numFmt w:val="lowerLetter"/>
      <w:lvlText w:val="%5."/>
      <w:lvlJc w:val="left"/>
      <w:pPr>
        <w:ind w:left="3597" w:hanging="360"/>
      </w:pPr>
    </w:lvl>
    <w:lvl w:ilvl="5" w:tplc="0C09001B" w:tentative="1">
      <w:start w:val="1"/>
      <w:numFmt w:val="lowerRoman"/>
      <w:lvlText w:val="%6."/>
      <w:lvlJc w:val="right"/>
      <w:pPr>
        <w:ind w:left="4317" w:hanging="180"/>
      </w:pPr>
    </w:lvl>
    <w:lvl w:ilvl="6" w:tplc="0C09000F" w:tentative="1">
      <w:start w:val="1"/>
      <w:numFmt w:val="decimal"/>
      <w:lvlText w:val="%7."/>
      <w:lvlJc w:val="left"/>
      <w:pPr>
        <w:ind w:left="5037" w:hanging="360"/>
      </w:pPr>
    </w:lvl>
    <w:lvl w:ilvl="7" w:tplc="0C090019" w:tentative="1">
      <w:start w:val="1"/>
      <w:numFmt w:val="lowerLetter"/>
      <w:lvlText w:val="%8."/>
      <w:lvlJc w:val="left"/>
      <w:pPr>
        <w:ind w:left="5757" w:hanging="360"/>
      </w:pPr>
    </w:lvl>
    <w:lvl w:ilvl="8" w:tplc="0C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7" w15:restartNumberingAfterBreak="0">
    <w:nsid w:val="1929702F"/>
    <w:multiLevelType w:val="hybridMultilevel"/>
    <w:tmpl w:val="0B7A8580"/>
    <w:lvl w:ilvl="0" w:tplc="0C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8" w15:restartNumberingAfterBreak="0">
    <w:nsid w:val="19F04DB9"/>
    <w:multiLevelType w:val="hybridMultilevel"/>
    <w:tmpl w:val="E8466D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BC45B2C"/>
    <w:multiLevelType w:val="hybridMultilevel"/>
    <w:tmpl w:val="C2082288"/>
    <w:lvl w:ilvl="0" w:tplc="DDD269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C301B53"/>
    <w:multiLevelType w:val="hybridMultilevel"/>
    <w:tmpl w:val="0BF87E54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1C994AC1"/>
    <w:multiLevelType w:val="hybridMultilevel"/>
    <w:tmpl w:val="7570A8BA"/>
    <w:lvl w:ilvl="0" w:tplc="FFFFFFFF">
      <w:start w:val="1"/>
      <w:numFmt w:val="decimal"/>
      <w:lvlText w:val="%1."/>
      <w:lvlJc w:val="left"/>
      <w:pPr>
        <w:ind w:left="36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D253CF6"/>
    <w:multiLevelType w:val="hybridMultilevel"/>
    <w:tmpl w:val="EE527A12"/>
    <w:lvl w:ilvl="0" w:tplc="1EEA6224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E4D1D5E"/>
    <w:multiLevelType w:val="hybridMultilevel"/>
    <w:tmpl w:val="0AF0DC9E"/>
    <w:lvl w:ilvl="0" w:tplc="DDD269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22E0613"/>
    <w:multiLevelType w:val="hybridMultilevel"/>
    <w:tmpl w:val="8F46D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32A498A"/>
    <w:multiLevelType w:val="hybridMultilevel"/>
    <w:tmpl w:val="81B80856"/>
    <w:lvl w:ilvl="0" w:tplc="358A5472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23384F01"/>
    <w:multiLevelType w:val="hybridMultilevel"/>
    <w:tmpl w:val="B8866186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8" w15:restartNumberingAfterBreak="0">
    <w:nsid w:val="246D25A7"/>
    <w:multiLevelType w:val="hybridMultilevel"/>
    <w:tmpl w:val="4F7E1C14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25486752"/>
    <w:multiLevelType w:val="hybridMultilevel"/>
    <w:tmpl w:val="245886F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57C4B4D"/>
    <w:multiLevelType w:val="hybridMultilevel"/>
    <w:tmpl w:val="446AE4E2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261F3287"/>
    <w:multiLevelType w:val="hybridMultilevel"/>
    <w:tmpl w:val="EF82CFF6"/>
    <w:lvl w:ilvl="0" w:tplc="BC8E1DC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7396D5B"/>
    <w:multiLevelType w:val="hybridMultilevel"/>
    <w:tmpl w:val="B7D6FF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787334A"/>
    <w:multiLevelType w:val="hybridMultilevel"/>
    <w:tmpl w:val="104A574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7994AA1"/>
    <w:multiLevelType w:val="hybridMultilevel"/>
    <w:tmpl w:val="3EC0B436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27FE045C"/>
    <w:multiLevelType w:val="hybridMultilevel"/>
    <w:tmpl w:val="F3CEA838"/>
    <w:lvl w:ilvl="0" w:tplc="358A5472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2B767871"/>
    <w:multiLevelType w:val="hybridMultilevel"/>
    <w:tmpl w:val="AD8424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B7737DF"/>
    <w:multiLevelType w:val="hybridMultilevel"/>
    <w:tmpl w:val="6EBA73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D1B2CA0"/>
    <w:multiLevelType w:val="hybridMultilevel"/>
    <w:tmpl w:val="57167E8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2D432C08"/>
    <w:multiLevelType w:val="hybridMultilevel"/>
    <w:tmpl w:val="D612E77C"/>
    <w:lvl w:ilvl="0" w:tplc="E3107558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F447E98"/>
    <w:multiLevelType w:val="hybridMultilevel"/>
    <w:tmpl w:val="ACD026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0D3453E"/>
    <w:multiLevelType w:val="hybridMultilevel"/>
    <w:tmpl w:val="201AFACE"/>
    <w:lvl w:ilvl="0" w:tplc="0C09000F">
      <w:start w:val="1"/>
      <w:numFmt w:val="decimal"/>
      <w:lvlText w:val="%1."/>
      <w:lvlJc w:val="left"/>
      <w:pPr>
        <w:ind w:left="687" w:hanging="360"/>
      </w:pPr>
    </w:lvl>
    <w:lvl w:ilvl="1" w:tplc="0C090019" w:tentative="1">
      <w:start w:val="1"/>
      <w:numFmt w:val="lowerLetter"/>
      <w:lvlText w:val="%2."/>
      <w:lvlJc w:val="left"/>
      <w:pPr>
        <w:ind w:left="1407" w:hanging="360"/>
      </w:pPr>
    </w:lvl>
    <w:lvl w:ilvl="2" w:tplc="0C09001B" w:tentative="1">
      <w:start w:val="1"/>
      <w:numFmt w:val="lowerRoman"/>
      <w:lvlText w:val="%3."/>
      <w:lvlJc w:val="right"/>
      <w:pPr>
        <w:ind w:left="2127" w:hanging="180"/>
      </w:pPr>
    </w:lvl>
    <w:lvl w:ilvl="3" w:tplc="0C09000F" w:tentative="1">
      <w:start w:val="1"/>
      <w:numFmt w:val="decimal"/>
      <w:lvlText w:val="%4."/>
      <w:lvlJc w:val="left"/>
      <w:pPr>
        <w:ind w:left="2847" w:hanging="360"/>
      </w:pPr>
    </w:lvl>
    <w:lvl w:ilvl="4" w:tplc="0C090019" w:tentative="1">
      <w:start w:val="1"/>
      <w:numFmt w:val="lowerLetter"/>
      <w:lvlText w:val="%5."/>
      <w:lvlJc w:val="left"/>
      <w:pPr>
        <w:ind w:left="3567" w:hanging="360"/>
      </w:pPr>
    </w:lvl>
    <w:lvl w:ilvl="5" w:tplc="0C09001B" w:tentative="1">
      <w:start w:val="1"/>
      <w:numFmt w:val="lowerRoman"/>
      <w:lvlText w:val="%6."/>
      <w:lvlJc w:val="right"/>
      <w:pPr>
        <w:ind w:left="4287" w:hanging="180"/>
      </w:pPr>
    </w:lvl>
    <w:lvl w:ilvl="6" w:tplc="0C09000F" w:tentative="1">
      <w:start w:val="1"/>
      <w:numFmt w:val="decimal"/>
      <w:lvlText w:val="%7."/>
      <w:lvlJc w:val="left"/>
      <w:pPr>
        <w:ind w:left="5007" w:hanging="360"/>
      </w:pPr>
    </w:lvl>
    <w:lvl w:ilvl="7" w:tplc="0C090019" w:tentative="1">
      <w:start w:val="1"/>
      <w:numFmt w:val="lowerLetter"/>
      <w:lvlText w:val="%8."/>
      <w:lvlJc w:val="left"/>
      <w:pPr>
        <w:ind w:left="5727" w:hanging="360"/>
      </w:pPr>
    </w:lvl>
    <w:lvl w:ilvl="8" w:tplc="0C09001B" w:tentative="1">
      <w:start w:val="1"/>
      <w:numFmt w:val="lowerRoman"/>
      <w:lvlText w:val="%9."/>
      <w:lvlJc w:val="right"/>
      <w:pPr>
        <w:ind w:left="6447" w:hanging="180"/>
      </w:pPr>
    </w:lvl>
  </w:abstractNum>
  <w:abstractNum w:abstractNumId="52" w15:restartNumberingAfterBreak="0">
    <w:nsid w:val="30DD4241"/>
    <w:multiLevelType w:val="hybridMultilevel"/>
    <w:tmpl w:val="EF0C285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150077C"/>
    <w:multiLevelType w:val="hybridMultilevel"/>
    <w:tmpl w:val="9386E5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1623849"/>
    <w:multiLevelType w:val="hybridMultilevel"/>
    <w:tmpl w:val="FF700BC6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31C50DE2"/>
    <w:multiLevelType w:val="hybridMultilevel"/>
    <w:tmpl w:val="160C18A8"/>
    <w:lvl w:ilvl="0" w:tplc="66C2BB76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365F2659"/>
    <w:multiLevelType w:val="hybridMultilevel"/>
    <w:tmpl w:val="D7BAA620"/>
    <w:lvl w:ilvl="0" w:tplc="FFFFFFFF">
      <w:start w:val="1"/>
      <w:numFmt w:val="decimal"/>
      <w:lvlText w:val="%1."/>
      <w:lvlJc w:val="left"/>
      <w:pPr>
        <w:ind w:left="363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70E4013"/>
    <w:multiLevelType w:val="hybridMultilevel"/>
    <w:tmpl w:val="F828B5F8"/>
    <w:lvl w:ilvl="0" w:tplc="8AD0D604">
      <w:start w:val="1"/>
      <w:numFmt w:val="decimal"/>
      <w:lvlText w:val="%1."/>
      <w:lvlJc w:val="left"/>
      <w:pPr>
        <w:ind w:left="363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3" w:hanging="360"/>
      </w:pPr>
    </w:lvl>
    <w:lvl w:ilvl="2" w:tplc="0C09001B" w:tentative="1">
      <w:start w:val="1"/>
      <w:numFmt w:val="lowerRoman"/>
      <w:lvlText w:val="%3."/>
      <w:lvlJc w:val="right"/>
      <w:pPr>
        <w:ind w:left="1803" w:hanging="180"/>
      </w:pPr>
    </w:lvl>
    <w:lvl w:ilvl="3" w:tplc="0C09000F" w:tentative="1">
      <w:start w:val="1"/>
      <w:numFmt w:val="decimal"/>
      <w:lvlText w:val="%4."/>
      <w:lvlJc w:val="left"/>
      <w:pPr>
        <w:ind w:left="2523" w:hanging="360"/>
      </w:pPr>
    </w:lvl>
    <w:lvl w:ilvl="4" w:tplc="0C090019" w:tentative="1">
      <w:start w:val="1"/>
      <w:numFmt w:val="lowerLetter"/>
      <w:lvlText w:val="%5."/>
      <w:lvlJc w:val="left"/>
      <w:pPr>
        <w:ind w:left="3243" w:hanging="360"/>
      </w:pPr>
    </w:lvl>
    <w:lvl w:ilvl="5" w:tplc="0C09001B" w:tentative="1">
      <w:start w:val="1"/>
      <w:numFmt w:val="lowerRoman"/>
      <w:lvlText w:val="%6."/>
      <w:lvlJc w:val="right"/>
      <w:pPr>
        <w:ind w:left="3963" w:hanging="180"/>
      </w:pPr>
    </w:lvl>
    <w:lvl w:ilvl="6" w:tplc="0C09000F" w:tentative="1">
      <w:start w:val="1"/>
      <w:numFmt w:val="decimal"/>
      <w:lvlText w:val="%7."/>
      <w:lvlJc w:val="left"/>
      <w:pPr>
        <w:ind w:left="4683" w:hanging="360"/>
      </w:pPr>
    </w:lvl>
    <w:lvl w:ilvl="7" w:tplc="0C090019" w:tentative="1">
      <w:start w:val="1"/>
      <w:numFmt w:val="lowerLetter"/>
      <w:lvlText w:val="%8."/>
      <w:lvlJc w:val="left"/>
      <w:pPr>
        <w:ind w:left="5403" w:hanging="360"/>
      </w:pPr>
    </w:lvl>
    <w:lvl w:ilvl="8" w:tplc="0C09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58" w15:restartNumberingAfterBreak="0">
    <w:nsid w:val="38315BEA"/>
    <w:multiLevelType w:val="hybridMultilevel"/>
    <w:tmpl w:val="A3B6E4B6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38CB0935"/>
    <w:multiLevelType w:val="hybridMultilevel"/>
    <w:tmpl w:val="C014513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9983978"/>
    <w:multiLevelType w:val="hybridMultilevel"/>
    <w:tmpl w:val="E74E4C1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CB8144B"/>
    <w:multiLevelType w:val="hybridMultilevel"/>
    <w:tmpl w:val="DBC494C6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3D676935"/>
    <w:multiLevelType w:val="hybridMultilevel"/>
    <w:tmpl w:val="8F7AE388"/>
    <w:lvl w:ilvl="0" w:tplc="1EEA6224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3F463226"/>
    <w:multiLevelType w:val="hybridMultilevel"/>
    <w:tmpl w:val="4116404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3FE45F3C"/>
    <w:multiLevelType w:val="hybridMultilevel"/>
    <w:tmpl w:val="A02079A0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41B804D7"/>
    <w:multiLevelType w:val="hybridMultilevel"/>
    <w:tmpl w:val="6F0A33B0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6" w15:restartNumberingAfterBreak="0">
    <w:nsid w:val="41C44436"/>
    <w:multiLevelType w:val="hybridMultilevel"/>
    <w:tmpl w:val="DE6A04C0"/>
    <w:lvl w:ilvl="0" w:tplc="E4ECC9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2A02D8C"/>
    <w:multiLevelType w:val="hybridMultilevel"/>
    <w:tmpl w:val="451813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2E74E7C"/>
    <w:multiLevelType w:val="hybridMultilevel"/>
    <w:tmpl w:val="154E9564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70256D3"/>
    <w:multiLevelType w:val="hybridMultilevel"/>
    <w:tmpl w:val="6420909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7E00D96"/>
    <w:multiLevelType w:val="hybridMultilevel"/>
    <w:tmpl w:val="C72213DA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1" w15:restartNumberingAfterBreak="0">
    <w:nsid w:val="4871545B"/>
    <w:multiLevelType w:val="hybridMultilevel"/>
    <w:tmpl w:val="EF78608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C2576D3"/>
    <w:multiLevelType w:val="hybridMultilevel"/>
    <w:tmpl w:val="87288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C5229EC"/>
    <w:multiLevelType w:val="hybridMultilevel"/>
    <w:tmpl w:val="7B6C4652"/>
    <w:lvl w:ilvl="0" w:tplc="2252FB9E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4C8E1D78"/>
    <w:multiLevelType w:val="hybridMultilevel"/>
    <w:tmpl w:val="3DB49B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CC971CD"/>
    <w:multiLevelType w:val="hybridMultilevel"/>
    <w:tmpl w:val="7458E62A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4CDC5E4F"/>
    <w:multiLevelType w:val="hybridMultilevel"/>
    <w:tmpl w:val="9BC2D4B2"/>
    <w:lvl w:ilvl="0" w:tplc="DDD269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4DE47C70"/>
    <w:multiLevelType w:val="hybridMultilevel"/>
    <w:tmpl w:val="6F0A33B0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8" w15:restartNumberingAfterBreak="0">
    <w:nsid w:val="502F4F45"/>
    <w:multiLevelType w:val="hybridMultilevel"/>
    <w:tmpl w:val="197AB294"/>
    <w:lvl w:ilvl="0" w:tplc="E4ECC9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1947313"/>
    <w:multiLevelType w:val="hybridMultilevel"/>
    <w:tmpl w:val="C052969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1E218E7"/>
    <w:multiLevelType w:val="hybridMultilevel"/>
    <w:tmpl w:val="33A6F520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1" w15:restartNumberingAfterBreak="0">
    <w:nsid w:val="51F3304B"/>
    <w:multiLevelType w:val="hybridMultilevel"/>
    <w:tmpl w:val="D05E5630"/>
    <w:lvl w:ilvl="0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2" w15:restartNumberingAfterBreak="0">
    <w:nsid w:val="548E1E3E"/>
    <w:multiLevelType w:val="hybridMultilevel"/>
    <w:tmpl w:val="0AF0DC9E"/>
    <w:lvl w:ilvl="0" w:tplc="DDD269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55222FD2"/>
    <w:multiLevelType w:val="hybridMultilevel"/>
    <w:tmpl w:val="AC3E626C"/>
    <w:lvl w:ilvl="0" w:tplc="0C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84" w15:restartNumberingAfterBreak="0">
    <w:nsid w:val="56500FEC"/>
    <w:multiLevelType w:val="hybridMultilevel"/>
    <w:tmpl w:val="97144108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5" w15:restartNumberingAfterBreak="0">
    <w:nsid w:val="577C00F9"/>
    <w:multiLevelType w:val="hybridMultilevel"/>
    <w:tmpl w:val="58B208BA"/>
    <w:lvl w:ilvl="0" w:tplc="7E5AAF9A">
      <w:start w:val="2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7BF0B0A"/>
    <w:multiLevelType w:val="hybridMultilevel"/>
    <w:tmpl w:val="8158A308"/>
    <w:lvl w:ilvl="0" w:tplc="1EEA6224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7FA4FF8"/>
    <w:multiLevelType w:val="hybridMultilevel"/>
    <w:tmpl w:val="66205DE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9E27DE1"/>
    <w:multiLevelType w:val="hybridMultilevel"/>
    <w:tmpl w:val="748467E2"/>
    <w:lvl w:ilvl="0" w:tplc="1EEA6224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9" w15:restartNumberingAfterBreak="0">
    <w:nsid w:val="5A007EEA"/>
    <w:multiLevelType w:val="hybridMultilevel"/>
    <w:tmpl w:val="40985E96"/>
    <w:lvl w:ilvl="0" w:tplc="1DB03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0" w15:restartNumberingAfterBreak="0">
    <w:nsid w:val="5AC90EFB"/>
    <w:multiLevelType w:val="hybridMultilevel"/>
    <w:tmpl w:val="0D8CF540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5DD0414D"/>
    <w:multiLevelType w:val="hybridMultilevel"/>
    <w:tmpl w:val="E64A57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1391BD2"/>
    <w:multiLevelType w:val="hybridMultilevel"/>
    <w:tmpl w:val="C986D148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3" w15:restartNumberingAfterBreak="0">
    <w:nsid w:val="61430292"/>
    <w:multiLevelType w:val="hybridMultilevel"/>
    <w:tmpl w:val="A142FA5E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1676F22"/>
    <w:multiLevelType w:val="hybridMultilevel"/>
    <w:tmpl w:val="2FDC8956"/>
    <w:lvl w:ilvl="0" w:tplc="2EC6AE10">
      <w:start w:val="1"/>
      <w:numFmt w:val="decimal"/>
      <w:lvlText w:val="%1."/>
      <w:lvlJc w:val="left"/>
      <w:pPr>
        <w:ind w:left="403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123" w:hanging="360"/>
      </w:pPr>
    </w:lvl>
    <w:lvl w:ilvl="2" w:tplc="0C09001B" w:tentative="1">
      <w:start w:val="1"/>
      <w:numFmt w:val="lowerRoman"/>
      <w:lvlText w:val="%3."/>
      <w:lvlJc w:val="right"/>
      <w:pPr>
        <w:ind w:left="1843" w:hanging="180"/>
      </w:pPr>
    </w:lvl>
    <w:lvl w:ilvl="3" w:tplc="0C09000F" w:tentative="1">
      <w:start w:val="1"/>
      <w:numFmt w:val="decimal"/>
      <w:lvlText w:val="%4."/>
      <w:lvlJc w:val="left"/>
      <w:pPr>
        <w:ind w:left="2563" w:hanging="360"/>
      </w:pPr>
    </w:lvl>
    <w:lvl w:ilvl="4" w:tplc="0C090019" w:tentative="1">
      <w:start w:val="1"/>
      <w:numFmt w:val="lowerLetter"/>
      <w:lvlText w:val="%5."/>
      <w:lvlJc w:val="left"/>
      <w:pPr>
        <w:ind w:left="3283" w:hanging="360"/>
      </w:pPr>
    </w:lvl>
    <w:lvl w:ilvl="5" w:tplc="0C09001B" w:tentative="1">
      <w:start w:val="1"/>
      <w:numFmt w:val="lowerRoman"/>
      <w:lvlText w:val="%6."/>
      <w:lvlJc w:val="right"/>
      <w:pPr>
        <w:ind w:left="4003" w:hanging="180"/>
      </w:pPr>
    </w:lvl>
    <w:lvl w:ilvl="6" w:tplc="0C09000F" w:tentative="1">
      <w:start w:val="1"/>
      <w:numFmt w:val="decimal"/>
      <w:lvlText w:val="%7."/>
      <w:lvlJc w:val="left"/>
      <w:pPr>
        <w:ind w:left="4723" w:hanging="360"/>
      </w:pPr>
    </w:lvl>
    <w:lvl w:ilvl="7" w:tplc="0C090019" w:tentative="1">
      <w:start w:val="1"/>
      <w:numFmt w:val="lowerLetter"/>
      <w:lvlText w:val="%8."/>
      <w:lvlJc w:val="left"/>
      <w:pPr>
        <w:ind w:left="5443" w:hanging="360"/>
      </w:pPr>
    </w:lvl>
    <w:lvl w:ilvl="8" w:tplc="0C09001B" w:tentative="1">
      <w:start w:val="1"/>
      <w:numFmt w:val="lowerRoman"/>
      <w:lvlText w:val="%9."/>
      <w:lvlJc w:val="right"/>
      <w:pPr>
        <w:ind w:left="6163" w:hanging="180"/>
      </w:pPr>
    </w:lvl>
  </w:abstractNum>
  <w:abstractNum w:abstractNumId="95" w15:restartNumberingAfterBreak="0">
    <w:nsid w:val="61C50A34"/>
    <w:multiLevelType w:val="hybridMultilevel"/>
    <w:tmpl w:val="81B80856"/>
    <w:lvl w:ilvl="0" w:tplc="358A5472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6" w15:restartNumberingAfterBreak="0">
    <w:nsid w:val="62B808CC"/>
    <w:multiLevelType w:val="hybridMultilevel"/>
    <w:tmpl w:val="9CEA5CDC"/>
    <w:lvl w:ilvl="0" w:tplc="0C090001">
      <w:start w:val="1"/>
      <w:numFmt w:val="bullet"/>
      <w:lvlText w:val=""/>
      <w:lvlJc w:val="left"/>
      <w:pPr>
        <w:ind w:left="425" w:hanging="360"/>
      </w:pPr>
      <w:rPr>
        <w:rFonts w:ascii="Symbol" w:hAnsi="Symbol" w:hint="default"/>
      </w:rPr>
    </w:lvl>
    <w:lvl w:ilvl="1" w:tplc="0C090019" w:tentative="1">
      <w:start w:val="1"/>
      <w:numFmt w:val="lowerLetter"/>
      <w:lvlText w:val="%2."/>
      <w:lvlJc w:val="left"/>
      <w:pPr>
        <w:ind w:left="1505" w:hanging="360"/>
      </w:pPr>
    </w:lvl>
    <w:lvl w:ilvl="2" w:tplc="0C09001B" w:tentative="1">
      <w:start w:val="1"/>
      <w:numFmt w:val="lowerRoman"/>
      <w:lvlText w:val="%3."/>
      <w:lvlJc w:val="right"/>
      <w:pPr>
        <w:ind w:left="2225" w:hanging="180"/>
      </w:pPr>
    </w:lvl>
    <w:lvl w:ilvl="3" w:tplc="0C09000F" w:tentative="1">
      <w:start w:val="1"/>
      <w:numFmt w:val="decimal"/>
      <w:lvlText w:val="%4."/>
      <w:lvlJc w:val="left"/>
      <w:pPr>
        <w:ind w:left="2945" w:hanging="360"/>
      </w:pPr>
    </w:lvl>
    <w:lvl w:ilvl="4" w:tplc="0C090019" w:tentative="1">
      <w:start w:val="1"/>
      <w:numFmt w:val="lowerLetter"/>
      <w:lvlText w:val="%5."/>
      <w:lvlJc w:val="left"/>
      <w:pPr>
        <w:ind w:left="3665" w:hanging="360"/>
      </w:pPr>
    </w:lvl>
    <w:lvl w:ilvl="5" w:tplc="0C09001B" w:tentative="1">
      <w:start w:val="1"/>
      <w:numFmt w:val="lowerRoman"/>
      <w:lvlText w:val="%6."/>
      <w:lvlJc w:val="right"/>
      <w:pPr>
        <w:ind w:left="4385" w:hanging="180"/>
      </w:pPr>
    </w:lvl>
    <w:lvl w:ilvl="6" w:tplc="0C09000F" w:tentative="1">
      <w:start w:val="1"/>
      <w:numFmt w:val="decimal"/>
      <w:lvlText w:val="%7."/>
      <w:lvlJc w:val="left"/>
      <w:pPr>
        <w:ind w:left="5105" w:hanging="360"/>
      </w:pPr>
    </w:lvl>
    <w:lvl w:ilvl="7" w:tplc="0C090019" w:tentative="1">
      <w:start w:val="1"/>
      <w:numFmt w:val="lowerLetter"/>
      <w:lvlText w:val="%8."/>
      <w:lvlJc w:val="left"/>
      <w:pPr>
        <w:ind w:left="5825" w:hanging="360"/>
      </w:pPr>
    </w:lvl>
    <w:lvl w:ilvl="8" w:tplc="0C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7" w15:restartNumberingAfterBreak="0">
    <w:nsid w:val="642D5FD7"/>
    <w:multiLevelType w:val="hybridMultilevel"/>
    <w:tmpl w:val="2CBCA2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645565C0"/>
    <w:multiLevelType w:val="hybridMultilevel"/>
    <w:tmpl w:val="5FA497B2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99" w15:restartNumberingAfterBreak="0">
    <w:nsid w:val="656C2432"/>
    <w:multiLevelType w:val="hybridMultilevel"/>
    <w:tmpl w:val="DBC494C6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0" w15:restartNumberingAfterBreak="0">
    <w:nsid w:val="65A8231A"/>
    <w:multiLevelType w:val="hybridMultilevel"/>
    <w:tmpl w:val="A8AC40B4"/>
    <w:lvl w:ilvl="0" w:tplc="E3107558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64F35D3"/>
    <w:multiLevelType w:val="hybridMultilevel"/>
    <w:tmpl w:val="4B160F7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72A08DA"/>
    <w:multiLevelType w:val="hybridMultilevel"/>
    <w:tmpl w:val="F3CEA838"/>
    <w:lvl w:ilvl="0" w:tplc="358A5472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3" w15:restartNumberingAfterBreak="0">
    <w:nsid w:val="67E63CE5"/>
    <w:multiLevelType w:val="hybridMultilevel"/>
    <w:tmpl w:val="154E9564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6919426A"/>
    <w:multiLevelType w:val="hybridMultilevel"/>
    <w:tmpl w:val="41721F8E"/>
    <w:lvl w:ilvl="0" w:tplc="8AD0D604">
      <w:start w:val="1"/>
      <w:numFmt w:val="decimal"/>
      <w:lvlText w:val="%1."/>
      <w:lvlJc w:val="left"/>
      <w:pPr>
        <w:ind w:left="363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69EB3563"/>
    <w:multiLevelType w:val="hybridMultilevel"/>
    <w:tmpl w:val="9C5AB906"/>
    <w:lvl w:ilvl="0" w:tplc="95903D56">
      <w:start w:val="1"/>
      <w:numFmt w:val="bullet"/>
      <w:lvlText w:val="-"/>
      <w:lvlJc w:val="left"/>
      <w:pPr>
        <w:ind w:left="360" w:hanging="360"/>
      </w:pPr>
      <w:rPr>
        <w:rFonts w:ascii="Comic Sans MS" w:eastAsia="SimSun" w:hAnsi="Comic Sans MS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6" w15:restartNumberingAfterBreak="0">
    <w:nsid w:val="6A650566"/>
    <w:multiLevelType w:val="hybridMultilevel"/>
    <w:tmpl w:val="6E3089A4"/>
    <w:lvl w:ilvl="0" w:tplc="7E5AAF9A">
      <w:start w:val="2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C11089C"/>
    <w:multiLevelType w:val="hybridMultilevel"/>
    <w:tmpl w:val="3028EE9C"/>
    <w:lvl w:ilvl="0" w:tplc="61D6AB2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D4F42EC"/>
    <w:multiLevelType w:val="hybridMultilevel"/>
    <w:tmpl w:val="6F0A33B0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9" w15:restartNumberingAfterBreak="0">
    <w:nsid w:val="6FC35E56"/>
    <w:multiLevelType w:val="hybridMultilevel"/>
    <w:tmpl w:val="3EB62A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2310986"/>
    <w:multiLevelType w:val="hybridMultilevel"/>
    <w:tmpl w:val="303846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73776E9E"/>
    <w:multiLevelType w:val="hybridMultilevel"/>
    <w:tmpl w:val="6F0A33B0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2" w15:restartNumberingAfterBreak="0">
    <w:nsid w:val="73EE4973"/>
    <w:multiLevelType w:val="hybridMultilevel"/>
    <w:tmpl w:val="1BA872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4CD3AE4"/>
    <w:multiLevelType w:val="hybridMultilevel"/>
    <w:tmpl w:val="514EA286"/>
    <w:lvl w:ilvl="0" w:tplc="269A4D6A">
      <w:start w:val="2"/>
      <w:numFmt w:val="bullet"/>
      <w:lvlText w:val="-"/>
      <w:lvlJc w:val="left"/>
      <w:pPr>
        <w:ind w:left="720" w:hanging="360"/>
      </w:pPr>
      <w:rPr>
        <w:rFonts w:ascii="Comic Sans MS" w:eastAsia="SimSun" w:hAnsi="Comic Sans MS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76B665FE"/>
    <w:multiLevelType w:val="hybridMultilevel"/>
    <w:tmpl w:val="27E0108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5" w15:restartNumberingAfterBreak="0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77A24C8D"/>
    <w:multiLevelType w:val="hybridMultilevel"/>
    <w:tmpl w:val="1010BA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7A6B1CB2"/>
    <w:multiLevelType w:val="hybridMultilevel"/>
    <w:tmpl w:val="7EDE72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B11144B"/>
    <w:multiLevelType w:val="hybridMultilevel"/>
    <w:tmpl w:val="5DA4D800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9" w15:restartNumberingAfterBreak="0">
    <w:nsid w:val="7B117FE7"/>
    <w:multiLevelType w:val="hybridMultilevel"/>
    <w:tmpl w:val="376E018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7B751907"/>
    <w:multiLevelType w:val="hybridMultilevel"/>
    <w:tmpl w:val="92CC3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BE42540"/>
    <w:multiLevelType w:val="hybridMultilevel"/>
    <w:tmpl w:val="465C946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7CC56DA3"/>
    <w:multiLevelType w:val="hybridMultilevel"/>
    <w:tmpl w:val="D062BE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7F3D1906"/>
    <w:multiLevelType w:val="hybridMultilevel"/>
    <w:tmpl w:val="6F0A33B0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4" w15:restartNumberingAfterBreak="0">
    <w:nsid w:val="7FDC607C"/>
    <w:multiLevelType w:val="hybridMultilevel"/>
    <w:tmpl w:val="160C18A8"/>
    <w:lvl w:ilvl="0" w:tplc="66C2BB76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61205871">
    <w:abstractNumId w:val="28"/>
  </w:num>
  <w:num w:numId="2" w16cid:durableId="521627612">
    <w:abstractNumId w:val="50"/>
  </w:num>
  <w:num w:numId="3" w16cid:durableId="509178105">
    <w:abstractNumId w:val="15"/>
  </w:num>
  <w:num w:numId="4" w16cid:durableId="2139058695">
    <w:abstractNumId w:val="46"/>
  </w:num>
  <w:num w:numId="5" w16cid:durableId="51854917">
    <w:abstractNumId w:val="97"/>
  </w:num>
  <w:num w:numId="6" w16cid:durableId="1901793848">
    <w:abstractNumId w:val="67"/>
  </w:num>
  <w:num w:numId="7" w16cid:durableId="1935554877">
    <w:abstractNumId w:val="117"/>
  </w:num>
  <w:num w:numId="8" w16cid:durableId="1889488791">
    <w:abstractNumId w:val="107"/>
  </w:num>
  <w:num w:numId="9" w16cid:durableId="1511677130">
    <w:abstractNumId w:val="41"/>
  </w:num>
  <w:num w:numId="10" w16cid:durableId="1702172700">
    <w:abstractNumId w:val="5"/>
  </w:num>
  <w:num w:numId="11" w16cid:durableId="1847597563">
    <w:abstractNumId w:val="62"/>
  </w:num>
  <w:num w:numId="12" w16cid:durableId="1785031619">
    <w:abstractNumId w:val="88"/>
  </w:num>
  <w:num w:numId="13" w16cid:durableId="1255549783">
    <w:abstractNumId w:val="37"/>
  </w:num>
  <w:num w:numId="14" w16cid:durableId="501550780">
    <w:abstractNumId w:val="53"/>
  </w:num>
  <w:num w:numId="15" w16cid:durableId="513308135">
    <w:abstractNumId w:val="47"/>
  </w:num>
  <w:num w:numId="16" w16cid:durableId="1471825349">
    <w:abstractNumId w:val="109"/>
  </w:num>
  <w:num w:numId="17" w16cid:durableId="692847899">
    <w:abstractNumId w:val="42"/>
  </w:num>
  <w:num w:numId="18" w16cid:durableId="1568221305">
    <w:abstractNumId w:val="71"/>
  </w:num>
  <w:num w:numId="19" w16cid:durableId="2097050567">
    <w:abstractNumId w:val="54"/>
  </w:num>
  <w:num w:numId="20" w16cid:durableId="1351951493">
    <w:abstractNumId w:val="74"/>
  </w:num>
  <w:num w:numId="21" w16cid:durableId="505219052">
    <w:abstractNumId w:val="27"/>
  </w:num>
  <w:num w:numId="22" w16cid:durableId="67466221">
    <w:abstractNumId w:val="3"/>
  </w:num>
  <w:num w:numId="23" w16cid:durableId="925384143">
    <w:abstractNumId w:val="96"/>
  </w:num>
  <w:num w:numId="24" w16cid:durableId="541208972">
    <w:abstractNumId w:val="20"/>
  </w:num>
  <w:num w:numId="25" w16cid:durableId="34812554">
    <w:abstractNumId w:val="77"/>
  </w:num>
  <w:num w:numId="26" w16cid:durableId="236671482">
    <w:abstractNumId w:val="65"/>
  </w:num>
  <w:num w:numId="27" w16cid:durableId="1396970965">
    <w:abstractNumId w:val="111"/>
  </w:num>
  <w:num w:numId="28" w16cid:durableId="55782111">
    <w:abstractNumId w:val="40"/>
  </w:num>
  <w:num w:numId="29" w16cid:durableId="2091728217">
    <w:abstractNumId w:val="83"/>
  </w:num>
  <w:num w:numId="30" w16cid:durableId="1479496525">
    <w:abstractNumId w:val="91"/>
  </w:num>
  <w:num w:numId="31" w16cid:durableId="795562378">
    <w:abstractNumId w:val="21"/>
  </w:num>
  <w:num w:numId="32" w16cid:durableId="2052460792">
    <w:abstractNumId w:val="92"/>
  </w:num>
  <w:num w:numId="33" w16cid:durableId="2118599814">
    <w:abstractNumId w:val="38"/>
  </w:num>
  <w:num w:numId="34" w16cid:durableId="1158107645">
    <w:abstractNumId w:val="114"/>
  </w:num>
  <w:num w:numId="35" w16cid:durableId="1565216417">
    <w:abstractNumId w:val="11"/>
  </w:num>
  <w:num w:numId="36" w16cid:durableId="271977410">
    <w:abstractNumId w:val="24"/>
  </w:num>
  <w:num w:numId="37" w16cid:durableId="1124301329">
    <w:abstractNumId w:val="81"/>
  </w:num>
  <w:num w:numId="38" w16cid:durableId="1796483213">
    <w:abstractNumId w:val="93"/>
  </w:num>
  <w:num w:numId="39" w16cid:durableId="347101575">
    <w:abstractNumId w:val="58"/>
  </w:num>
  <w:num w:numId="40" w16cid:durableId="1468738351">
    <w:abstractNumId w:val="78"/>
  </w:num>
  <w:num w:numId="41" w16cid:durableId="1415123510">
    <w:abstractNumId w:val="16"/>
  </w:num>
  <w:num w:numId="42" w16cid:durableId="1941989592">
    <w:abstractNumId w:val="75"/>
  </w:num>
  <w:num w:numId="43" w16cid:durableId="1408113657">
    <w:abstractNumId w:val="84"/>
  </w:num>
  <w:num w:numId="44" w16cid:durableId="287393192">
    <w:abstractNumId w:val="66"/>
  </w:num>
  <w:num w:numId="45" w16cid:durableId="208345740">
    <w:abstractNumId w:val="61"/>
  </w:num>
  <w:num w:numId="46" w16cid:durableId="508107950">
    <w:abstractNumId w:val="103"/>
  </w:num>
  <w:num w:numId="47" w16cid:durableId="1349332078">
    <w:abstractNumId w:val="10"/>
  </w:num>
  <w:num w:numId="48" w16cid:durableId="1453550596">
    <w:abstractNumId w:val="87"/>
  </w:num>
  <w:num w:numId="49" w16cid:durableId="358700477">
    <w:abstractNumId w:val="44"/>
  </w:num>
  <w:num w:numId="50" w16cid:durableId="1408915164">
    <w:abstractNumId w:val="76"/>
  </w:num>
  <w:num w:numId="51" w16cid:durableId="540291920">
    <w:abstractNumId w:val="33"/>
  </w:num>
  <w:num w:numId="52" w16cid:durableId="524831621">
    <w:abstractNumId w:val="29"/>
  </w:num>
  <w:num w:numId="53" w16cid:durableId="738407399">
    <w:abstractNumId w:val="102"/>
  </w:num>
  <w:num w:numId="54" w16cid:durableId="460656368">
    <w:abstractNumId w:val="45"/>
  </w:num>
  <w:num w:numId="55" w16cid:durableId="672949263">
    <w:abstractNumId w:val="8"/>
  </w:num>
  <w:num w:numId="56" w16cid:durableId="1135214680">
    <w:abstractNumId w:val="95"/>
  </w:num>
  <w:num w:numId="57" w16cid:durableId="1865628211">
    <w:abstractNumId w:val="36"/>
  </w:num>
  <w:num w:numId="58" w16cid:durableId="189148842">
    <w:abstractNumId w:val="118"/>
  </w:num>
  <w:num w:numId="59" w16cid:durableId="1993944261">
    <w:abstractNumId w:val="64"/>
  </w:num>
  <w:num w:numId="60" w16cid:durableId="1925333107">
    <w:abstractNumId w:val="35"/>
  </w:num>
  <w:num w:numId="61" w16cid:durableId="1664701102">
    <w:abstractNumId w:val="19"/>
  </w:num>
  <w:num w:numId="62" w16cid:durableId="452019777">
    <w:abstractNumId w:val="72"/>
  </w:num>
  <w:num w:numId="63" w16cid:durableId="1277445142">
    <w:abstractNumId w:val="68"/>
  </w:num>
  <w:num w:numId="64" w16cid:durableId="1723553378">
    <w:abstractNumId w:val="82"/>
  </w:num>
  <w:num w:numId="65" w16cid:durableId="1665475986">
    <w:abstractNumId w:val="108"/>
  </w:num>
  <w:num w:numId="66" w16cid:durableId="255797549">
    <w:abstractNumId w:val="80"/>
  </w:num>
  <w:num w:numId="67" w16cid:durableId="1038966329">
    <w:abstractNumId w:val="18"/>
  </w:num>
  <w:num w:numId="68" w16cid:durableId="1216430369">
    <w:abstractNumId w:val="123"/>
  </w:num>
  <w:num w:numId="69" w16cid:durableId="1362976962">
    <w:abstractNumId w:val="26"/>
  </w:num>
  <w:num w:numId="70" w16cid:durableId="805196027">
    <w:abstractNumId w:val="1"/>
  </w:num>
  <w:num w:numId="71" w16cid:durableId="786772406">
    <w:abstractNumId w:val="30"/>
  </w:num>
  <w:num w:numId="72" w16cid:durableId="27025142">
    <w:abstractNumId w:val="99"/>
  </w:num>
  <w:num w:numId="73" w16cid:durableId="141776775">
    <w:abstractNumId w:val="89"/>
  </w:num>
  <w:num w:numId="74" w16cid:durableId="1476727473">
    <w:abstractNumId w:val="22"/>
  </w:num>
  <w:num w:numId="75" w16cid:durableId="1472482534">
    <w:abstractNumId w:val="73"/>
  </w:num>
  <w:num w:numId="76" w16cid:durableId="1489248537">
    <w:abstractNumId w:val="14"/>
  </w:num>
  <w:num w:numId="77" w16cid:durableId="1843811871">
    <w:abstractNumId w:val="2"/>
  </w:num>
  <w:num w:numId="78" w16cid:durableId="2134014195">
    <w:abstractNumId w:val="70"/>
  </w:num>
  <w:num w:numId="79" w16cid:durableId="394666871">
    <w:abstractNumId w:val="52"/>
  </w:num>
  <w:num w:numId="80" w16cid:durableId="2035810589">
    <w:abstractNumId w:val="60"/>
  </w:num>
  <w:num w:numId="81" w16cid:durableId="424572961">
    <w:abstractNumId w:val="124"/>
  </w:num>
  <w:num w:numId="82" w16cid:durableId="1064528087">
    <w:abstractNumId w:val="55"/>
  </w:num>
  <w:num w:numId="83" w16cid:durableId="1978222148">
    <w:abstractNumId w:val="100"/>
  </w:num>
  <w:num w:numId="84" w16cid:durableId="330528493">
    <w:abstractNumId w:val="49"/>
  </w:num>
  <w:num w:numId="85" w16cid:durableId="1584217169">
    <w:abstractNumId w:val="116"/>
  </w:num>
  <w:num w:numId="86" w16cid:durableId="1030838802">
    <w:abstractNumId w:val="90"/>
  </w:num>
  <w:num w:numId="87" w16cid:durableId="1145317607">
    <w:abstractNumId w:val="113"/>
  </w:num>
  <w:num w:numId="88" w16cid:durableId="1723480476">
    <w:abstractNumId w:val="85"/>
  </w:num>
  <w:num w:numId="89" w16cid:durableId="665864712">
    <w:abstractNumId w:val="106"/>
  </w:num>
  <w:num w:numId="90" w16cid:durableId="1613703807">
    <w:abstractNumId w:val="86"/>
  </w:num>
  <w:num w:numId="91" w16cid:durableId="954673661">
    <w:abstractNumId w:val="32"/>
  </w:num>
  <w:num w:numId="92" w16cid:durableId="1052079847">
    <w:abstractNumId w:val="110"/>
  </w:num>
  <w:num w:numId="93" w16cid:durableId="1714305437">
    <w:abstractNumId w:val="13"/>
  </w:num>
  <w:num w:numId="94" w16cid:durableId="1758399299">
    <w:abstractNumId w:val="7"/>
  </w:num>
  <w:num w:numId="95" w16cid:durableId="2089380079">
    <w:abstractNumId w:val="63"/>
  </w:num>
  <w:num w:numId="96" w16cid:durableId="1449352189">
    <w:abstractNumId w:val="17"/>
  </w:num>
  <w:num w:numId="97" w16cid:durableId="1708068584">
    <w:abstractNumId w:val="94"/>
  </w:num>
  <w:num w:numId="98" w16cid:durableId="88240391">
    <w:abstractNumId w:val="6"/>
  </w:num>
  <w:num w:numId="99" w16cid:durableId="1093360679">
    <w:abstractNumId w:val="59"/>
  </w:num>
  <w:num w:numId="100" w16cid:durableId="1682514442">
    <w:abstractNumId w:val="121"/>
  </w:num>
  <w:num w:numId="101" w16cid:durableId="855921654">
    <w:abstractNumId w:val="69"/>
  </w:num>
  <w:num w:numId="102" w16cid:durableId="1157500161">
    <w:abstractNumId w:val="101"/>
  </w:num>
  <w:num w:numId="103" w16cid:durableId="1129009333">
    <w:abstractNumId w:val="122"/>
  </w:num>
  <w:num w:numId="104" w16cid:durableId="146824069">
    <w:abstractNumId w:val="51"/>
  </w:num>
  <w:num w:numId="105" w16cid:durableId="2049447907">
    <w:abstractNumId w:val="9"/>
  </w:num>
  <w:num w:numId="106" w16cid:durableId="967511186">
    <w:abstractNumId w:val="0"/>
  </w:num>
  <w:num w:numId="107" w16cid:durableId="630356450">
    <w:abstractNumId w:val="48"/>
  </w:num>
  <w:num w:numId="108" w16cid:durableId="2046905448">
    <w:abstractNumId w:val="12"/>
  </w:num>
  <w:num w:numId="109" w16cid:durableId="40062776">
    <w:abstractNumId w:val="79"/>
  </w:num>
  <w:num w:numId="110" w16cid:durableId="1973367577">
    <w:abstractNumId w:val="112"/>
  </w:num>
  <w:num w:numId="111" w16cid:durableId="1647469581">
    <w:abstractNumId w:val="4"/>
  </w:num>
  <w:num w:numId="112" w16cid:durableId="1680808118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" w16cid:durableId="736704566">
    <w:abstractNumId w:val="98"/>
  </w:num>
  <w:num w:numId="114" w16cid:durableId="710426542">
    <w:abstractNumId w:val="39"/>
  </w:num>
  <w:num w:numId="115" w16cid:durableId="1093744109">
    <w:abstractNumId w:val="23"/>
  </w:num>
  <w:num w:numId="116" w16cid:durableId="211507617">
    <w:abstractNumId w:val="57"/>
  </w:num>
  <w:num w:numId="117" w16cid:durableId="61175134">
    <w:abstractNumId w:val="104"/>
  </w:num>
  <w:num w:numId="118" w16cid:durableId="1667896624">
    <w:abstractNumId w:val="25"/>
  </w:num>
  <w:num w:numId="119" w16cid:durableId="151486334">
    <w:abstractNumId w:val="31"/>
  </w:num>
  <w:num w:numId="120" w16cid:durableId="1813473885">
    <w:abstractNumId w:val="56"/>
  </w:num>
  <w:num w:numId="121" w16cid:durableId="1491484372">
    <w:abstractNumId w:val="119"/>
  </w:num>
  <w:num w:numId="122" w16cid:durableId="1686134568">
    <w:abstractNumId w:val="105"/>
  </w:num>
  <w:num w:numId="123" w16cid:durableId="1981960912">
    <w:abstractNumId w:val="115"/>
  </w:num>
  <w:num w:numId="124" w16cid:durableId="2020689472">
    <w:abstractNumId w:val="120"/>
  </w:num>
  <w:num w:numId="125" w16cid:durableId="122962857">
    <w:abstractNumId w:val="34"/>
  </w:num>
  <w:numIdMacAtCleanup w:val="125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254"/>
    <w:rsid w:val="00001720"/>
    <w:rsid w:val="00003901"/>
    <w:rsid w:val="00010A04"/>
    <w:rsid w:val="00011A02"/>
    <w:rsid w:val="00011E42"/>
    <w:rsid w:val="00012DE3"/>
    <w:rsid w:val="000142F4"/>
    <w:rsid w:val="00015558"/>
    <w:rsid w:val="00020687"/>
    <w:rsid w:val="000234F6"/>
    <w:rsid w:val="0003072C"/>
    <w:rsid w:val="00031F37"/>
    <w:rsid w:val="000321AE"/>
    <w:rsid w:val="000332BD"/>
    <w:rsid w:val="00034C95"/>
    <w:rsid w:val="00037B6F"/>
    <w:rsid w:val="0004298E"/>
    <w:rsid w:val="00042AFE"/>
    <w:rsid w:val="00042C84"/>
    <w:rsid w:val="000454DF"/>
    <w:rsid w:val="000467DF"/>
    <w:rsid w:val="00047DB3"/>
    <w:rsid w:val="00047FDB"/>
    <w:rsid w:val="00056DD3"/>
    <w:rsid w:val="00057D0D"/>
    <w:rsid w:val="00066057"/>
    <w:rsid w:val="000672F9"/>
    <w:rsid w:val="00067896"/>
    <w:rsid w:val="000701FB"/>
    <w:rsid w:val="00070413"/>
    <w:rsid w:val="00074F89"/>
    <w:rsid w:val="000770AC"/>
    <w:rsid w:val="000773D5"/>
    <w:rsid w:val="00080BE6"/>
    <w:rsid w:val="000818D8"/>
    <w:rsid w:val="000825A4"/>
    <w:rsid w:val="00084A8E"/>
    <w:rsid w:val="00085CAD"/>
    <w:rsid w:val="00085D10"/>
    <w:rsid w:val="000865AB"/>
    <w:rsid w:val="000865DB"/>
    <w:rsid w:val="00090EF3"/>
    <w:rsid w:val="00091BEF"/>
    <w:rsid w:val="00095E0A"/>
    <w:rsid w:val="0009752E"/>
    <w:rsid w:val="000978E7"/>
    <w:rsid w:val="00097FBC"/>
    <w:rsid w:val="000A0FF3"/>
    <w:rsid w:val="000A100D"/>
    <w:rsid w:val="000A2951"/>
    <w:rsid w:val="000A5C3C"/>
    <w:rsid w:val="000A7712"/>
    <w:rsid w:val="000B0769"/>
    <w:rsid w:val="000B2DC2"/>
    <w:rsid w:val="000B58C7"/>
    <w:rsid w:val="000B7770"/>
    <w:rsid w:val="000C2425"/>
    <w:rsid w:val="000C362A"/>
    <w:rsid w:val="000C383A"/>
    <w:rsid w:val="000C3E4F"/>
    <w:rsid w:val="000C430E"/>
    <w:rsid w:val="000C4622"/>
    <w:rsid w:val="000D0393"/>
    <w:rsid w:val="000D0F78"/>
    <w:rsid w:val="000D141D"/>
    <w:rsid w:val="000D6631"/>
    <w:rsid w:val="000D68D8"/>
    <w:rsid w:val="000E18C6"/>
    <w:rsid w:val="000E1D1A"/>
    <w:rsid w:val="000E39F2"/>
    <w:rsid w:val="000F2112"/>
    <w:rsid w:val="000F59C8"/>
    <w:rsid w:val="000F67AA"/>
    <w:rsid w:val="000F67EA"/>
    <w:rsid w:val="000F6D09"/>
    <w:rsid w:val="00100511"/>
    <w:rsid w:val="00104279"/>
    <w:rsid w:val="00104F92"/>
    <w:rsid w:val="00111CAD"/>
    <w:rsid w:val="001120B3"/>
    <w:rsid w:val="00114875"/>
    <w:rsid w:val="0011513C"/>
    <w:rsid w:val="00116D23"/>
    <w:rsid w:val="001221EE"/>
    <w:rsid w:val="00123FDA"/>
    <w:rsid w:val="0012516C"/>
    <w:rsid w:val="00125442"/>
    <w:rsid w:val="001307CB"/>
    <w:rsid w:val="00132DB9"/>
    <w:rsid w:val="00141E81"/>
    <w:rsid w:val="00141FEE"/>
    <w:rsid w:val="00142C31"/>
    <w:rsid w:val="0014357A"/>
    <w:rsid w:val="001439C1"/>
    <w:rsid w:val="00143E0C"/>
    <w:rsid w:val="0015020E"/>
    <w:rsid w:val="00152D29"/>
    <w:rsid w:val="0015477A"/>
    <w:rsid w:val="001548B3"/>
    <w:rsid w:val="0015544E"/>
    <w:rsid w:val="001635EF"/>
    <w:rsid w:val="0016486F"/>
    <w:rsid w:val="00166528"/>
    <w:rsid w:val="00166549"/>
    <w:rsid w:val="00166E75"/>
    <w:rsid w:val="001700D1"/>
    <w:rsid w:val="0017343D"/>
    <w:rsid w:val="001827EA"/>
    <w:rsid w:val="00185754"/>
    <w:rsid w:val="00190E35"/>
    <w:rsid w:val="001912B7"/>
    <w:rsid w:val="001932EE"/>
    <w:rsid w:val="00193831"/>
    <w:rsid w:val="00193BC9"/>
    <w:rsid w:val="00193FD6"/>
    <w:rsid w:val="00194648"/>
    <w:rsid w:val="00194A9C"/>
    <w:rsid w:val="001A1478"/>
    <w:rsid w:val="001A185C"/>
    <w:rsid w:val="001A2F56"/>
    <w:rsid w:val="001A359E"/>
    <w:rsid w:val="001B2E17"/>
    <w:rsid w:val="001C04AB"/>
    <w:rsid w:val="001C2B45"/>
    <w:rsid w:val="001C2C75"/>
    <w:rsid w:val="001C77C0"/>
    <w:rsid w:val="001D0EF8"/>
    <w:rsid w:val="001D36D6"/>
    <w:rsid w:val="001D4911"/>
    <w:rsid w:val="001E108B"/>
    <w:rsid w:val="001E255E"/>
    <w:rsid w:val="001E4218"/>
    <w:rsid w:val="001E4E92"/>
    <w:rsid w:val="001E550E"/>
    <w:rsid w:val="001E588D"/>
    <w:rsid w:val="001E5EA5"/>
    <w:rsid w:val="001E61D6"/>
    <w:rsid w:val="001E7B39"/>
    <w:rsid w:val="001E7E9F"/>
    <w:rsid w:val="001F03C5"/>
    <w:rsid w:val="001F21FD"/>
    <w:rsid w:val="001F2FC9"/>
    <w:rsid w:val="001F38FE"/>
    <w:rsid w:val="001F5460"/>
    <w:rsid w:val="00201FBD"/>
    <w:rsid w:val="00202FF9"/>
    <w:rsid w:val="0021049C"/>
    <w:rsid w:val="0021267A"/>
    <w:rsid w:val="0021498B"/>
    <w:rsid w:val="00214A94"/>
    <w:rsid w:val="00214E59"/>
    <w:rsid w:val="00216C87"/>
    <w:rsid w:val="00220954"/>
    <w:rsid w:val="00223463"/>
    <w:rsid w:val="00223857"/>
    <w:rsid w:val="00226633"/>
    <w:rsid w:val="00230110"/>
    <w:rsid w:val="00244007"/>
    <w:rsid w:val="00245BA3"/>
    <w:rsid w:val="0025003C"/>
    <w:rsid w:val="002503FD"/>
    <w:rsid w:val="00250471"/>
    <w:rsid w:val="00250B88"/>
    <w:rsid w:val="0025181B"/>
    <w:rsid w:val="00251CA9"/>
    <w:rsid w:val="00253884"/>
    <w:rsid w:val="00253DD9"/>
    <w:rsid w:val="00255D6F"/>
    <w:rsid w:val="002570DE"/>
    <w:rsid w:val="00257CFA"/>
    <w:rsid w:val="00260D9C"/>
    <w:rsid w:val="0026401E"/>
    <w:rsid w:val="0026534A"/>
    <w:rsid w:val="00265D52"/>
    <w:rsid w:val="00266D72"/>
    <w:rsid w:val="0027124C"/>
    <w:rsid w:val="0027208F"/>
    <w:rsid w:val="00273E28"/>
    <w:rsid w:val="002832B2"/>
    <w:rsid w:val="002834A0"/>
    <w:rsid w:val="002839F8"/>
    <w:rsid w:val="002843F6"/>
    <w:rsid w:val="0028742F"/>
    <w:rsid w:val="0028799E"/>
    <w:rsid w:val="00287FA1"/>
    <w:rsid w:val="002921FC"/>
    <w:rsid w:val="002932A5"/>
    <w:rsid w:val="0029418E"/>
    <w:rsid w:val="00294F7B"/>
    <w:rsid w:val="00295F97"/>
    <w:rsid w:val="00296E0A"/>
    <w:rsid w:val="002A0A1D"/>
    <w:rsid w:val="002A18C4"/>
    <w:rsid w:val="002A2396"/>
    <w:rsid w:val="002A3E86"/>
    <w:rsid w:val="002A727A"/>
    <w:rsid w:val="002B0C98"/>
    <w:rsid w:val="002B3263"/>
    <w:rsid w:val="002B4C18"/>
    <w:rsid w:val="002B501B"/>
    <w:rsid w:val="002B5C31"/>
    <w:rsid w:val="002B7917"/>
    <w:rsid w:val="002C6FE2"/>
    <w:rsid w:val="002C702D"/>
    <w:rsid w:val="002C740F"/>
    <w:rsid w:val="002D2828"/>
    <w:rsid w:val="002D7B4C"/>
    <w:rsid w:val="002E01CB"/>
    <w:rsid w:val="002E14F2"/>
    <w:rsid w:val="002E1A6D"/>
    <w:rsid w:val="002E21F5"/>
    <w:rsid w:val="002E38FF"/>
    <w:rsid w:val="002E3E57"/>
    <w:rsid w:val="002E479F"/>
    <w:rsid w:val="002E605A"/>
    <w:rsid w:val="002F0DF4"/>
    <w:rsid w:val="002F15FB"/>
    <w:rsid w:val="002F1C5F"/>
    <w:rsid w:val="002F4ECC"/>
    <w:rsid w:val="002F58C7"/>
    <w:rsid w:val="002F69E0"/>
    <w:rsid w:val="002F6B22"/>
    <w:rsid w:val="002F6C3C"/>
    <w:rsid w:val="002F77C8"/>
    <w:rsid w:val="002F7ED3"/>
    <w:rsid w:val="00302617"/>
    <w:rsid w:val="00305501"/>
    <w:rsid w:val="00307CE7"/>
    <w:rsid w:val="00307E2D"/>
    <w:rsid w:val="003105AA"/>
    <w:rsid w:val="00310D49"/>
    <w:rsid w:val="003157B0"/>
    <w:rsid w:val="003169EB"/>
    <w:rsid w:val="00317737"/>
    <w:rsid w:val="00320FC5"/>
    <w:rsid w:val="00321728"/>
    <w:rsid w:val="00321F96"/>
    <w:rsid w:val="00323FF5"/>
    <w:rsid w:val="0032466D"/>
    <w:rsid w:val="003253EE"/>
    <w:rsid w:val="003268C8"/>
    <w:rsid w:val="0032780A"/>
    <w:rsid w:val="00330132"/>
    <w:rsid w:val="00330CE1"/>
    <w:rsid w:val="00330F6D"/>
    <w:rsid w:val="00332C2A"/>
    <w:rsid w:val="0033419D"/>
    <w:rsid w:val="00334ADE"/>
    <w:rsid w:val="00336AD9"/>
    <w:rsid w:val="00341E6A"/>
    <w:rsid w:val="003434E6"/>
    <w:rsid w:val="0034351E"/>
    <w:rsid w:val="003436FF"/>
    <w:rsid w:val="00343742"/>
    <w:rsid w:val="00346C48"/>
    <w:rsid w:val="003506F2"/>
    <w:rsid w:val="00352E9F"/>
    <w:rsid w:val="00356269"/>
    <w:rsid w:val="00357E81"/>
    <w:rsid w:val="00364BBF"/>
    <w:rsid w:val="00367A8E"/>
    <w:rsid w:val="00367FD3"/>
    <w:rsid w:val="00370D18"/>
    <w:rsid w:val="00374F1C"/>
    <w:rsid w:val="00377B89"/>
    <w:rsid w:val="00377C99"/>
    <w:rsid w:val="003845BD"/>
    <w:rsid w:val="00384BDB"/>
    <w:rsid w:val="0038720A"/>
    <w:rsid w:val="003900E8"/>
    <w:rsid w:val="00391C9E"/>
    <w:rsid w:val="00395008"/>
    <w:rsid w:val="0039517E"/>
    <w:rsid w:val="003962EC"/>
    <w:rsid w:val="003A1D9C"/>
    <w:rsid w:val="003A4C2E"/>
    <w:rsid w:val="003A6C43"/>
    <w:rsid w:val="003A7BDB"/>
    <w:rsid w:val="003A7E39"/>
    <w:rsid w:val="003B100B"/>
    <w:rsid w:val="003B1B79"/>
    <w:rsid w:val="003B20C5"/>
    <w:rsid w:val="003B31AE"/>
    <w:rsid w:val="003B50A6"/>
    <w:rsid w:val="003B5475"/>
    <w:rsid w:val="003B57EB"/>
    <w:rsid w:val="003B5D56"/>
    <w:rsid w:val="003B6522"/>
    <w:rsid w:val="003B72DD"/>
    <w:rsid w:val="003B72E4"/>
    <w:rsid w:val="003C0507"/>
    <w:rsid w:val="003C2C83"/>
    <w:rsid w:val="003C3EA1"/>
    <w:rsid w:val="003C419D"/>
    <w:rsid w:val="003C4B6C"/>
    <w:rsid w:val="003C4E2F"/>
    <w:rsid w:val="003C55E8"/>
    <w:rsid w:val="003C5F3F"/>
    <w:rsid w:val="003C6048"/>
    <w:rsid w:val="003D293B"/>
    <w:rsid w:val="003D2A72"/>
    <w:rsid w:val="003D33B9"/>
    <w:rsid w:val="003D40AB"/>
    <w:rsid w:val="003D7087"/>
    <w:rsid w:val="003D7962"/>
    <w:rsid w:val="003D7C06"/>
    <w:rsid w:val="003D7C30"/>
    <w:rsid w:val="003E11BF"/>
    <w:rsid w:val="003E3205"/>
    <w:rsid w:val="003E5D69"/>
    <w:rsid w:val="003F041E"/>
    <w:rsid w:val="003F264C"/>
    <w:rsid w:val="003F3A87"/>
    <w:rsid w:val="003F4E05"/>
    <w:rsid w:val="003F7500"/>
    <w:rsid w:val="0040078C"/>
    <w:rsid w:val="00400C2D"/>
    <w:rsid w:val="00401426"/>
    <w:rsid w:val="004025B3"/>
    <w:rsid w:val="004025FD"/>
    <w:rsid w:val="0040381E"/>
    <w:rsid w:val="004055D2"/>
    <w:rsid w:val="00405951"/>
    <w:rsid w:val="00410990"/>
    <w:rsid w:val="00410A10"/>
    <w:rsid w:val="004155D9"/>
    <w:rsid w:val="00421AD5"/>
    <w:rsid w:val="0042243F"/>
    <w:rsid w:val="004239B3"/>
    <w:rsid w:val="004246CE"/>
    <w:rsid w:val="0042665F"/>
    <w:rsid w:val="00426BD9"/>
    <w:rsid w:val="00430422"/>
    <w:rsid w:val="00431F3B"/>
    <w:rsid w:val="0043202B"/>
    <w:rsid w:val="0043286B"/>
    <w:rsid w:val="004374B7"/>
    <w:rsid w:val="00440F44"/>
    <w:rsid w:val="00441E0C"/>
    <w:rsid w:val="00446B62"/>
    <w:rsid w:val="00453025"/>
    <w:rsid w:val="00453A0B"/>
    <w:rsid w:val="004550B2"/>
    <w:rsid w:val="00455E58"/>
    <w:rsid w:val="004575AD"/>
    <w:rsid w:val="00457C6E"/>
    <w:rsid w:val="00462C1E"/>
    <w:rsid w:val="00464A02"/>
    <w:rsid w:val="004664E6"/>
    <w:rsid w:val="00467018"/>
    <w:rsid w:val="004701DC"/>
    <w:rsid w:val="00473E54"/>
    <w:rsid w:val="00476452"/>
    <w:rsid w:val="004764FB"/>
    <w:rsid w:val="00483633"/>
    <w:rsid w:val="0048494D"/>
    <w:rsid w:val="0048510A"/>
    <w:rsid w:val="00490D43"/>
    <w:rsid w:val="00491788"/>
    <w:rsid w:val="004924D5"/>
    <w:rsid w:val="004927C6"/>
    <w:rsid w:val="00492C57"/>
    <w:rsid w:val="004934A3"/>
    <w:rsid w:val="00496855"/>
    <w:rsid w:val="00497ED2"/>
    <w:rsid w:val="004A01FF"/>
    <w:rsid w:val="004A026A"/>
    <w:rsid w:val="004A1B9A"/>
    <w:rsid w:val="004A3292"/>
    <w:rsid w:val="004A427D"/>
    <w:rsid w:val="004A7C8F"/>
    <w:rsid w:val="004B0B15"/>
    <w:rsid w:val="004B20BD"/>
    <w:rsid w:val="004B3A33"/>
    <w:rsid w:val="004B433E"/>
    <w:rsid w:val="004B6870"/>
    <w:rsid w:val="004B7B57"/>
    <w:rsid w:val="004C1186"/>
    <w:rsid w:val="004C11EF"/>
    <w:rsid w:val="004C16B5"/>
    <w:rsid w:val="004C1A38"/>
    <w:rsid w:val="004C362B"/>
    <w:rsid w:val="004C6B88"/>
    <w:rsid w:val="004D0B8F"/>
    <w:rsid w:val="004D2347"/>
    <w:rsid w:val="004D396D"/>
    <w:rsid w:val="004D6204"/>
    <w:rsid w:val="004D7CA7"/>
    <w:rsid w:val="004E0034"/>
    <w:rsid w:val="004E289D"/>
    <w:rsid w:val="004E2E83"/>
    <w:rsid w:val="004E671A"/>
    <w:rsid w:val="004E7543"/>
    <w:rsid w:val="004E79EB"/>
    <w:rsid w:val="004F0DE2"/>
    <w:rsid w:val="004F10F0"/>
    <w:rsid w:val="004F20B4"/>
    <w:rsid w:val="004F60A7"/>
    <w:rsid w:val="004F72F9"/>
    <w:rsid w:val="004F7512"/>
    <w:rsid w:val="004F7C9B"/>
    <w:rsid w:val="005000B6"/>
    <w:rsid w:val="00500C22"/>
    <w:rsid w:val="0050223F"/>
    <w:rsid w:val="005030F0"/>
    <w:rsid w:val="0050313E"/>
    <w:rsid w:val="0050334E"/>
    <w:rsid w:val="00504C42"/>
    <w:rsid w:val="00504EC6"/>
    <w:rsid w:val="005125A2"/>
    <w:rsid w:val="005135B6"/>
    <w:rsid w:val="0051378F"/>
    <w:rsid w:val="00520720"/>
    <w:rsid w:val="00520A3C"/>
    <w:rsid w:val="00520EFB"/>
    <w:rsid w:val="00521A47"/>
    <w:rsid w:val="0052717F"/>
    <w:rsid w:val="00527236"/>
    <w:rsid w:val="005303B3"/>
    <w:rsid w:val="00530EEB"/>
    <w:rsid w:val="00532953"/>
    <w:rsid w:val="00533CFC"/>
    <w:rsid w:val="00534EA9"/>
    <w:rsid w:val="005369CE"/>
    <w:rsid w:val="005408AC"/>
    <w:rsid w:val="00543C19"/>
    <w:rsid w:val="005446FD"/>
    <w:rsid w:val="0054697B"/>
    <w:rsid w:val="0055036D"/>
    <w:rsid w:val="005504E8"/>
    <w:rsid w:val="0055149B"/>
    <w:rsid w:val="00552252"/>
    <w:rsid w:val="00552BF2"/>
    <w:rsid w:val="00555F33"/>
    <w:rsid w:val="00560356"/>
    <w:rsid w:val="00560E88"/>
    <w:rsid w:val="0056440A"/>
    <w:rsid w:val="0056516A"/>
    <w:rsid w:val="00567A1E"/>
    <w:rsid w:val="00571AB5"/>
    <w:rsid w:val="005730E3"/>
    <w:rsid w:val="005737A5"/>
    <w:rsid w:val="00575D4A"/>
    <w:rsid w:val="00576695"/>
    <w:rsid w:val="00576AF8"/>
    <w:rsid w:val="00580512"/>
    <w:rsid w:val="005840D0"/>
    <w:rsid w:val="00584EF9"/>
    <w:rsid w:val="005860CC"/>
    <w:rsid w:val="00590C62"/>
    <w:rsid w:val="00591403"/>
    <w:rsid w:val="00591AF8"/>
    <w:rsid w:val="00592B0B"/>
    <w:rsid w:val="005960EE"/>
    <w:rsid w:val="005964B5"/>
    <w:rsid w:val="005A2417"/>
    <w:rsid w:val="005A5054"/>
    <w:rsid w:val="005A6DF9"/>
    <w:rsid w:val="005B2584"/>
    <w:rsid w:val="005B2D06"/>
    <w:rsid w:val="005B35AF"/>
    <w:rsid w:val="005B3A69"/>
    <w:rsid w:val="005B5123"/>
    <w:rsid w:val="005B542E"/>
    <w:rsid w:val="005C6C1B"/>
    <w:rsid w:val="005C71BD"/>
    <w:rsid w:val="005C7917"/>
    <w:rsid w:val="005C7D1D"/>
    <w:rsid w:val="005D0F70"/>
    <w:rsid w:val="005D30A5"/>
    <w:rsid w:val="005E0B63"/>
    <w:rsid w:val="005E7FFD"/>
    <w:rsid w:val="005F06F9"/>
    <w:rsid w:val="005F1BB3"/>
    <w:rsid w:val="005F3640"/>
    <w:rsid w:val="005F3EE7"/>
    <w:rsid w:val="005F542C"/>
    <w:rsid w:val="005F7C09"/>
    <w:rsid w:val="00601743"/>
    <w:rsid w:val="006035B5"/>
    <w:rsid w:val="006057F7"/>
    <w:rsid w:val="00606F81"/>
    <w:rsid w:val="0061062E"/>
    <w:rsid w:val="00612078"/>
    <w:rsid w:val="0061350B"/>
    <w:rsid w:val="00614FAC"/>
    <w:rsid w:val="00615A12"/>
    <w:rsid w:val="00617DBC"/>
    <w:rsid w:val="00624DC7"/>
    <w:rsid w:val="00627074"/>
    <w:rsid w:val="006276D0"/>
    <w:rsid w:val="006308C0"/>
    <w:rsid w:val="006314B6"/>
    <w:rsid w:val="00633A97"/>
    <w:rsid w:val="00634DD1"/>
    <w:rsid w:val="00634F8B"/>
    <w:rsid w:val="0063674A"/>
    <w:rsid w:val="00636C15"/>
    <w:rsid w:val="00640660"/>
    <w:rsid w:val="00640C47"/>
    <w:rsid w:val="00640D44"/>
    <w:rsid w:val="0064326D"/>
    <w:rsid w:val="00643DCC"/>
    <w:rsid w:val="00645932"/>
    <w:rsid w:val="00645B8C"/>
    <w:rsid w:val="00646111"/>
    <w:rsid w:val="00646D28"/>
    <w:rsid w:val="00650990"/>
    <w:rsid w:val="00650B0A"/>
    <w:rsid w:val="006544AC"/>
    <w:rsid w:val="00654C4D"/>
    <w:rsid w:val="00656B79"/>
    <w:rsid w:val="00666D9E"/>
    <w:rsid w:val="0066722F"/>
    <w:rsid w:val="0067146E"/>
    <w:rsid w:val="00671ADF"/>
    <w:rsid w:val="00675700"/>
    <w:rsid w:val="006801F9"/>
    <w:rsid w:val="00681F96"/>
    <w:rsid w:val="006827CB"/>
    <w:rsid w:val="00683E23"/>
    <w:rsid w:val="00684579"/>
    <w:rsid w:val="00685D4C"/>
    <w:rsid w:val="006862C7"/>
    <w:rsid w:val="0068646B"/>
    <w:rsid w:val="00686BE4"/>
    <w:rsid w:val="00690BA7"/>
    <w:rsid w:val="006913E0"/>
    <w:rsid w:val="00693BEB"/>
    <w:rsid w:val="006943DA"/>
    <w:rsid w:val="006A1B07"/>
    <w:rsid w:val="006A40BE"/>
    <w:rsid w:val="006A517F"/>
    <w:rsid w:val="006A7005"/>
    <w:rsid w:val="006A7BF7"/>
    <w:rsid w:val="006B3560"/>
    <w:rsid w:val="006B4597"/>
    <w:rsid w:val="006B487A"/>
    <w:rsid w:val="006B5300"/>
    <w:rsid w:val="006B72CB"/>
    <w:rsid w:val="006C08F8"/>
    <w:rsid w:val="006C0F4C"/>
    <w:rsid w:val="006C25F9"/>
    <w:rsid w:val="006C2C5D"/>
    <w:rsid w:val="006C3462"/>
    <w:rsid w:val="006C435B"/>
    <w:rsid w:val="006C5829"/>
    <w:rsid w:val="006D0274"/>
    <w:rsid w:val="006D1160"/>
    <w:rsid w:val="006D14AD"/>
    <w:rsid w:val="006D314D"/>
    <w:rsid w:val="006D3839"/>
    <w:rsid w:val="006D39C4"/>
    <w:rsid w:val="006D7636"/>
    <w:rsid w:val="006D77E7"/>
    <w:rsid w:val="006E00C8"/>
    <w:rsid w:val="006E120E"/>
    <w:rsid w:val="006E13AF"/>
    <w:rsid w:val="006E3EB0"/>
    <w:rsid w:val="006E4C55"/>
    <w:rsid w:val="006E73B5"/>
    <w:rsid w:val="006F11D2"/>
    <w:rsid w:val="006F151E"/>
    <w:rsid w:val="006F1648"/>
    <w:rsid w:val="006F3A4A"/>
    <w:rsid w:val="006F43E2"/>
    <w:rsid w:val="006F6219"/>
    <w:rsid w:val="0070237A"/>
    <w:rsid w:val="00705FBA"/>
    <w:rsid w:val="00706CFD"/>
    <w:rsid w:val="0071171E"/>
    <w:rsid w:val="00715C80"/>
    <w:rsid w:val="00720CF9"/>
    <w:rsid w:val="00722654"/>
    <w:rsid w:val="00724AA7"/>
    <w:rsid w:val="00724AD2"/>
    <w:rsid w:val="007315E1"/>
    <w:rsid w:val="00735302"/>
    <w:rsid w:val="007367E2"/>
    <w:rsid w:val="007406D2"/>
    <w:rsid w:val="00741EE6"/>
    <w:rsid w:val="00744399"/>
    <w:rsid w:val="007444A8"/>
    <w:rsid w:val="0074549C"/>
    <w:rsid w:val="00745992"/>
    <w:rsid w:val="007470D6"/>
    <w:rsid w:val="007471C0"/>
    <w:rsid w:val="00750EC3"/>
    <w:rsid w:val="00752B5F"/>
    <w:rsid w:val="00753E8F"/>
    <w:rsid w:val="00757BAF"/>
    <w:rsid w:val="00761B81"/>
    <w:rsid w:val="00761BFA"/>
    <w:rsid w:val="007631F3"/>
    <w:rsid w:val="00764FA0"/>
    <w:rsid w:val="00766D81"/>
    <w:rsid w:val="00767C00"/>
    <w:rsid w:val="007702A3"/>
    <w:rsid w:val="00770A89"/>
    <w:rsid w:val="0077191F"/>
    <w:rsid w:val="00774B7E"/>
    <w:rsid w:val="00777864"/>
    <w:rsid w:val="00777BBA"/>
    <w:rsid w:val="00781845"/>
    <w:rsid w:val="0078449B"/>
    <w:rsid w:val="00784D05"/>
    <w:rsid w:val="00785495"/>
    <w:rsid w:val="007877AD"/>
    <w:rsid w:val="007903A1"/>
    <w:rsid w:val="00791711"/>
    <w:rsid w:val="0079254B"/>
    <w:rsid w:val="00794EE7"/>
    <w:rsid w:val="007978F4"/>
    <w:rsid w:val="007A0E61"/>
    <w:rsid w:val="007A1E6D"/>
    <w:rsid w:val="007A26A5"/>
    <w:rsid w:val="007A28E0"/>
    <w:rsid w:val="007A2D4B"/>
    <w:rsid w:val="007A5A17"/>
    <w:rsid w:val="007A628D"/>
    <w:rsid w:val="007A6560"/>
    <w:rsid w:val="007A6601"/>
    <w:rsid w:val="007B3212"/>
    <w:rsid w:val="007B4482"/>
    <w:rsid w:val="007C10F6"/>
    <w:rsid w:val="007D120F"/>
    <w:rsid w:val="007D2242"/>
    <w:rsid w:val="007D3175"/>
    <w:rsid w:val="007D3511"/>
    <w:rsid w:val="007D3E74"/>
    <w:rsid w:val="007D56AD"/>
    <w:rsid w:val="007E4CC1"/>
    <w:rsid w:val="007E5BA6"/>
    <w:rsid w:val="007F1211"/>
    <w:rsid w:val="007F6B4D"/>
    <w:rsid w:val="00800536"/>
    <w:rsid w:val="00800CF7"/>
    <w:rsid w:val="008029CB"/>
    <w:rsid w:val="00802E7F"/>
    <w:rsid w:val="00807277"/>
    <w:rsid w:val="008107FD"/>
    <w:rsid w:val="00812463"/>
    <w:rsid w:val="008128CE"/>
    <w:rsid w:val="00812FBF"/>
    <w:rsid w:val="0081463F"/>
    <w:rsid w:val="00814B8E"/>
    <w:rsid w:val="00814D9C"/>
    <w:rsid w:val="00814F40"/>
    <w:rsid w:val="0081547E"/>
    <w:rsid w:val="0081558B"/>
    <w:rsid w:val="00815808"/>
    <w:rsid w:val="0081600F"/>
    <w:rsid w:val="00816786"/>
    <w:rsid w:val="00816A97"/>
    <w:rsid w:val="008176DA"/>
    <w:rsid w:val="00817F8F"/>
    <w:rsid w:val="00820E1A"/>
    <w:rsid w:val="00833C6F"/>
    <w:rsid w:val="0083406B"/>
    <w:rsid w:val="00837827"/>
    <w:rsid w:val="0084324F"/>
    <w:rsid w:val="00851FE4"/>
    <w:rsid w:val="008539C6"/>
    <w:rsid w:val="00853A76"/>
    <w:rsid w:val="008540E3"/>
    <w:rsid w:val="00854C26"/>
    <w:rsid w:val="008563B7"/>
    <w:rsid w:val="00856774"/>
    <w:rsid w:val="0086048C"/>
    <w:rsid w:val="00861AD6"/>
    <w:rsid w:val="00862014"/>
    <w:rsid w:val="0086283E"/>
    <w:rsid w:val="00863E3C"/>
    <w:rsid w:val="00865471"/>
    <w:rsid w:val="00866058"/>
    <w:rsid w:val="008662FF"/>
    <w:rsid w:val="0086688A"/>
    <w:rsid w:val="00866D5B"/>
    <w:rsid w:val="008675C2"/>
    <w:rsid w:val="008702A6"/>
    <w:rsid w:val="008728E6"/>
    <w:rsid w:val="008733B7"/>
    <w:rsid w:val="00875E83"/>
    <w:rsid w:val="0088091F"/>
    <w:rsid w:val="00881794"/>
    <w:rsid w:val="0088252F"/>
    <w:rsid w:val="00883B66"/>
    <w:rsid w:val="008841A2"/>
    <w:rsid w:val="008878B6"/>
    <w:rsid w:val="008901B6"/>
    <w:rsid w:val="00893337"/>
    <w:rsid w:val="008950F4"/>
    <w:rsid w:val="008954CF"/>
    <w:rsid w:val="0089577F"/>
    <w:rsid w:val="00895C51"/>
    <w:rsid w:val="00896A85"/>
    <w:rsid w:val="008A0C77"/>
    <w:rsid w:val="008A5119"/>
    <w:rsid w:val="008B0816"/>
    <w:rsid w:val="008B5372"/>
    <w:rsid w:val="008B5EB7"/>
    <w:rsid w:val="008B6101"/>
    <w:rsid w:val="008B7245"/>
    <w:rsid w:val="008B7338"/>
    <w:rsid w:val="008C0499"/>
    <w:rsid w:val="008C6605"/>
    <w:rsid w:val="008D0920"/>
    <w:rsid w:val="008D3B0B"/>
    <w:rsid w:val="008D5682"/>
    <w:rsid w:val="008E0FEC"/>
    <w:rsid w:val="008E2DE7"/>
    <w:rsid w:val="008E6295"/>
    <w:rsid w:val="008E66B2"/>
    <w:rsid w:val="008E7551"/>
    <w:rsid w:val="008F1292"/>
    <w:rsid w:val="008F201E"/>
    <w:rsid w:val="008F543A"/>
    <w:rsid w:val="008F6972"/>
    <w:rsid w:val="00901B2B"/>
    <w:rsid w:val="0091028E"/>
    <w:rsid w:val="009104A8"/>
    <w:rsid w:val="009113D3"/>
    <w:rsid w:val="00911488"/>
    <w:rsid w:val="00912841"/>
    <w:rsid w:val="009153AC"/>
    <w:rsid w:val="00917636"/>
    <w:rsid w:val="00917FC7"/>
    <w:rsid w:val="009213B3"/>
    <w:rsid w:val="009233F0"/>
    <w:rsid w:val="009246B9"/>
    <w:rsid w:val="00924BC4"/>
    <w:rsid w:val="00925C8F"/>
    <w:rsid w:val="00930529"/>
    <w:rsid w:val="0093424E"/>
    <w:rsid w:val="0093774D"/>
    <w:rsid w:val="00941693"/>
    <w:rsid w:val="0094188E"/>
    <w:rsid w:val="00941955"/>
    <w:rsid w:val="00942078"/>
    <w:rsid w:val="00942599"/>
    <w:rsid w:val="009441DC"/>
    <w:rsid w:val="00944A58"/>
    <w:rsid w:val="00946DE0"/>
    <w:rsid w:val="00947B98"/>
    <w:rsid w:val="00950EF4"/>
    <w:rsid w:val="00952E3D"/>
    <w:rsid w:val="00953F4A"/>
    <w:rsid w:val="00954991"/>
    <w:rsid w:val="00961FF2"/>
    <w:rsid w:val="00973795"/>
    <w:rsid w:val="00975CCC"/>
    <w:rsid w:val="0098060E"/>
    <w:rsid w:val="00981395"/>
    <w:rsid w:val="009827D6"/>
    <w:rsid w:val="00982E83"/>
    <w:rsid w:val="0098376D"/>
    <w:rsid w:val="00983AD5"/>
    <w:rsid w:val="009850F4"/>
    <w:rsid w:val="00987477"/>
    <w:rsid w:val="00990905"/>
    <w:rsid w:val="00990AA9"/>
    <w:rsid w:val="00990B5C"/>
    <w:rsid w:val="00991292"/>
    <w:rsid w:val="00991BC2"/>
    <w:rsid w:val="00994072"/>
    <w:rsid w:val="009949ED"/>
    <w:rsid w:val="0099550E"/>
    <w:rsid w:val="0099593B"/>
    <w:rsid w:val="00995961"/>
    <w:rsid w:val="00996CAB"/>
    <w:rsid w:val="00997648"/>
    <w:rsid w:val="009A05E6"/>
    <w:rsid w:val="009A0FCB"/>
    <w:rsid w:val="009A21F9"/>
    <w:rsid w:val="009A4D7E"/>
    <w:rsid w:val="009A6884"/>
    <w:rsid w:val="009B0465"/>
    <w:rsid w:val="009B0E29"/>
    <w:rsid w:val="009B1574"/>
    <w:rsid w:val="009B1AE9"/>
    <w:rsid w:val="009B1E22"/>
    <w:rsid w:val="009B2DD5"/>
    <w:rsid w:val="009B329D"/>
    <w:rsid w:val="009B3AF0"/>
    <w:rsid w:val="009B45BA"/>
    <w:rsid w:val="009B53FD"/>
    <w:rsid w:val="009B5EA0"/>
    <w:rsid w:val="009C0C95"/>
    <w:rsid w:val="009C2655"/>
    <w:rsid w:val="009C2BA5"/>
    <w:rsid w:val="009C2C3F"/>
    <w:rsid w:val="009C7737"/>
    <w:rsid w:val="009D2872"/>
    <w:rsid w:val="009D5A34"/>
    <w:rsid w:val="009D6A61"/>
    <w:rsid w:val="009E050D"/>
    <w:rsid w:val="009E2413"/>
    <w:rsid w:val="009E29FC"/>
    <w:rsid w:val="009E389A"/>
    <w:rsid w:val="009E5DCE"/>
    <w:rsid w:val="009E5FDD"/>
    <w:rsid w:val="009E6B24"/>
    <w:rsid w:val="009E6CE6"/>
    <w:rsid w:val="009F2326"/>
    <w:rsid w:val="009F2608"/>
    <w:rsid w:val="009F375E"/>
    <w:rsid w:val="009F3DB8"/>
    <w:rsid w:val="009F62FC"/>
    <w:rsid w:val="009F6DED"/>
    <w:rsid w:val="00A000B4"/>
    <w:rsid w:val="00A00EAE"/>
    <w:rsid w:val="00A01C39"/>
    <w:rsid w:val="00A035AE"/>
    <w:rsid w:val="00A03A7E"/>
    <w:rsid w:val="00A0469B"/>
    <w:rsid w:val="00A04DE1"/>
    <w:rsid w:val="00A04DF2"/>
    <w:rsid w:val="00A062E5"/>
    <w:rsid w:val="00A13BDE"/>
    <w:rsid w:val="00A1440D"/>
    <w:rsid w:val="00A1739B"/>
    <w:rsid w:val="00A173E3"/>
    <w:rsid w:val="00A174E9"/>
    <w:rsid w:val="00A20999"/>
    <w:rsid w:val="00A21D00"/>
    <w:rsid w:val="00A22155"/>
    <w:rsid w:val="00A236F9"/>
    <w:rsid w:val="00A23737"/>
    <w:rsid w:val="00A2480D"/>
    <w:rsid w:val="00A26DDD"/>
    <w:rsid w:val="00A347D2"/>
    <w:rsid w:val="00A3594A"/>
    <w:rsid w:val="00A35B09"/>
    <w:rsid w:val="00A368EA"/>
    <w:rsid w:val="00A40FA6"/>
    <w:rsid w:val="00A41A3A"/>
    <w:rsid w:val="00A43A2A"/>
    <w:rsid w:val="00A46759"/>
    <w:rsid w:val="00A50873"/>
    <w:rsid w:val="00A50B0D"/>
    <w:rsid w:val="00A525C0"/>
    <w:rsid w:val="00A53C84"/>
    <w:rsid w:val="00A54FB1"/>
    <w:rsid w:val="00A55F72"/>
    <w:rsid w:val="00A56200"/>
    <w:rsid w:val="00A56C23"/>
    <w:rsid w:val="00A56DF7"/>
    <w:rsid w:val="00A578F6"/>
    <w:rsid w:val="00A6208B"/>
    <w:rsid w:val="00A64985"/>
    <w:rsid w:val="00A65D89"/>
    <w:rsid w:val="00A71C24"/>
    <w:rsid w:val="00A725F2"/>
    <w:rsid w:val="00A732BA"/>
    <w:rsid w:val="00A81FCF"/>
    <w:rsid w:val="00A8396A"/>
    <w:rsid w:val="00A92DA3"/>
    <w:rsid w:val="00A936D7"/>
    <w:rsid w:val="00A95B68"/>
    <w:rsid w:val="00AA0A16"/>
    <w:rsid w:val="00AA44C6"/>
    <w:rsid w:val="00AA4E59"/>
    <w:rsid w:val="00AA5FC2"/>
    <w:rsid w:val="00AA6ED5"/>
    <w:rsid w:val="00AB06C9"/>
    <w:rsid w:val="00AB07DE"/>
    <w:rsid w:val="00AB3F29"/>
    <w:rsid w:val="00AB4154"/>
    <w:rsid w:val="00AB4A31"/>
    <w:rsid w:val="00AC013F"/>
    <w:rsid w:val="00AC0311"/>
    <w:rsid w:val="00AC11A7"/>
    <w:rsid w:val="00AC517D"/>
    <w:rsid w:val="00AC5394"/>
    <w:rsid w:val="00AC5F58"/>
    <w:rsid w:val="00AD06DF"/>
    <w:rsid w:val="00AD0B43"/>
    <w:rsid w:val="00AD0DCB"/>
    <w:rsid w:val="00AD0E18"/>
    <w:rsid w:val="00AD1F14"/>
    <w:rsid w:val="00AD21B7"/>
    <w:rsid w:val="00AD5A5C"/>
    <w:rsid w:val="00AE4102"/>
    <w:rsid w:val="00AE689E"/>
    <w:rsid w:val="00AE726F"/>
    <w:rsid w:val="00AF0AB5"/>
    <w:rsid w:val="00AF311D"/>
    <w:rsid w:val="00AF3CFA"/>
    <w:rsid w:val="00AF759E"/>
    <w:rsid w:val="00B0083D"/>
    <w:rsid w:val="00B00E35"/>
    <w:rsid w:val="00B01389"/>
    <w:rsid w:val="00B049C5"/>
    <w:rsid w:val="00B07085"/>
    <w:rsid w:val="00B104D3"/>
    <w:rsid w:val="00B10BD2"/>
    <w:rsid w:val="00B15D6E"/>
    <w:rsid w:val="00B21E26"/>
    <w:rsid w:val="00B221D1"/>
    <w:rsid w:val="00B22A2F"/>
    <w:rsid w:val="00B23100"/>
    <w:rsid w:val="00B23EDE"/>
    <w:rsid w:val="00B31901"/>
    <w:rsid w:val="00B32208"/>
    <w:rsid w:val="00B34388"/>
    <w:rsid w:val="00B35862"/>
    <w:rsid w:val="00B35B12"/>
    <w:rsid w:val="00B3600F"/>
    <w:rsid w:val="00B37E4D"/>
    <w:rsid w:val="00B4125F"/>
    <w:rsid w:val="00B42C8D"/>
    <w:rsid w:val="00B4589F"/>
    <w:rsid w:val="00B45CA7"/>
    <w:rsid w:val="00B5013A"/>
    <w:rsid w:val="00B5410A"/>
    <w:rsid w:val="00B6082D"/>
    <w:rsid w:val="00B612AA"/>
    <w:rsid w:val="00B61B57"/>
    <w:rsid w:val="00B62667"/>
    <w:rsid w:val="00B6358D"/>
    <w:rsid w:val="00B64022"/>
    <w:rsid w:val="00B64515"/>
    <w:rsid w:val="00B65191"/>
    <w:rsid w:val="00B65735"/>
    <w:rsid w:val="00B65D15"/>
    <w:rsid w:val="00B66685"/>
    <w:rsid w:val="00B66750"/>
    <w:rsid w:val="00B7145A"/>
    <w:rsid w:val="00B744BC"/>
    <w:rsid w:val="00B7721D"/>
    <w:rsid w:val="00B776D1"/>
    <w:rsid w:val="00B81261"/>
    <w:rsid w:val="00B81AA8"/>
    <w:rsid w:val="00B82CB2"/>
    <w:rsid w:val="00B84DF3"/>
    <w:rsid w:val="00B8699E"/>
    <w:rsid w:val="00B915EA"/>
    <w:rsid w:val="00BA07DA"/>
    <w:rsid w:val="00BA5606"/>
    <w:rsid w:val="00BB07BC"/>
    <w:rsid w:val="00BB32BB"/>
    <w:rsid w:val="00BB35E6"/>
    <w:rsid w:val="00BB6CB8"/>
    <w:rsid w:val="00BB7847"/>
    <w:rsid w:val="00BB7EDA"/>
    <w:rsid w:val="00BC10A1"/>
    <w:rsid w:val="00BC1AC5"/>
    <w:rsid w:val="00BC319D"/>
    <w:rsid w:val="00BD051F"/>
    <w:rsid w:val="00BD1DD3"/>
    <w:rsid w:val="00BD603D"/>
    <w:rsid w:val="00BD61DB"/>
    <w:rsid w:val="00BD6CB9"/>
    <w:rsid w:val="00BD717A"/>
    <w:rsid w:val="00BE0BC2"/>
    <w:rsid w:val="00BE11E2"/>
    <w:rsid w:val="00BE1D9C"/>
    <w:rsid w:val="00BE2614"/>
    <w:rsid w:val="00BE2A46"/>
    <w:rsid w:val="00BE3D6C"/>
    <w:rsid w:val="00BE56A3"/>
    <w:rsid w:val="00BF0A95"/>
    <w:rsid w:val="00BF33E3"/>
    <w:rsid w:val="00BF455F"/>
    <w:rsid w:val="00BF5235"/>
    <w:rsid w:val="00BF7673"/>
    <w:rsid w:val="00C004D7"/>
    <w:rsid w:val="00C05081"/>
    <w:rsid w:val="00C05D9A"/>
    <w:rsid w:val="00C130B5"/>
    <w:rsid w:val="00C14297"/>
    <w:rsid w:val="00C15241"/>
    <w:rsid w:val="00C20023"/>
    <w:rsid w:val="00C20637"/>
    <w:rsid w:val="00C21111"/>
    <w:rsid w:val="00C233D4"/>
    <w:rsid w:val="00C24D29"/>
    <w:rsid w:val="00C256A1"/>
    <w:rsid w:val="00C2700C"/>
    <w:rsid w:val="00C27DA9"/>
    <w:rsid w:val="00C325DE"/>
    <w:rsid w:val="00C33DED"/>
    <w:rsid w:val="00C33F68"/>
    <w:rsid w:val="00C36F45"/>
    <w:rsid w:val="00C41CD6"/>
    <w:rsid w:val="00C43105"/>
    <w:rsid w:val="00C4622A"/>
    <w:rsid w:val="00C47416"/>
    <w:rsid w:val="00C50F85"/>
    <w:rsid w:val="00C512A4"/>
    <w:rsid w:val="00C5177E"/>
    <w:rsid w:val="00C5360A"/>
    <w:rsid w:val="00C54937"/>
    <w:rsid w:val="00C56E43"/>
    <w:rsid w:val="00C60D17"/>
    <w:rsid w:val="00C62E89"/>
    <w:rsid w:val="00C64B9C"/>
    <w:rsid w:val="00C66C40"/>
    <w:rsid w:val="00C67B22"/>
    <w:rsid w:val="00C727DA"/>
    <w:rsid w:val="00C768CF"/>
    <w:rsid w:val="00C76B2B"/>
    <w:rsid w:val="00C82C55"/>
    <w:rsid w:val="00C8304A"/>
    <w:rsid w:val="00C84C36"/>
    <w:rsid w:val="00C93311"/>
    <w:rsid w:val="00C9332B"/>
    <w:rsid w:val="00C941F4"/>
    <w:rsid w:val="00C94B47"/>
    <w:rsid w:val="00C95F49"/>
    <w:rsid w:val="00C96482"/>
    <w:rsid w:val="00C96EBB"/>
    <w:rsid w:val="00CA1903"/>
    <w:rsid w:val="00CA25F0"/>
    <w:rsid w:val="00CA2686"/>
    <w:rsid w:val="00CA5115"/>
    <w:rsid w:val="00CA5E20"/>
    <w:rsid w:val="00CB661F"/>
    <w:rsid w:val="00CB6977"/>
    <w:rsid w:val="00CB7BA5"/>
    <w:rsid w:val="00CC0762"/>
    <w:rsid w:val="00CC2126"/>
    <w:rsid w:val="00CC3146"/>
    <w:rsid w:val="00CC46AB"/>
    <w:rsid w:val="00CC5456"/>
    <w:rsid w:val="00CC58FE"/>
    <w:rsid w:val="00CD1F4A"/>
    <w:rsid w:val="00CD2D31"/>
    <w:rsid w:val="00CD3F0F"/>
    <w:rsid w:val="00CD4508"/>
    <w:rsid w:val="00CD5589"/>
    <w:rsid w:val="00CD64D1"/>
    <w:rsid w:val="00CE01B9"/>
    <w:rsid w:val="00CE0379"/>
    <w:rsid w:val="00CE1FC4"/>
    <w:rsid w:val="00CE2426"/>
    <w:rsid w:val="00CE4BA4"/>
    <w:rsid w:val="00CE4C28"/>
    <w:rsid w:val="00CE5A30"/>
    <w:rsid w:val="00CE5D2A"/>
    <w:rsid w:val="00CE7605"/>
    <w:rsid w:val="00CE77C9"/>
    <w:rsid w:val="00CF32AE"/>
    <w:rsid w:val="00D05A9E"/>
    <w:rsid w:val="00D0624F"/>
    <w:rsid w:val="00D12036"/>
    <w:rsid w:val="00D14452"/>
    <w:rsid w:val="00D15C9E"/>
    <w:rsid w:val="00D1622F"/>
    <w:rsid w:val="00D16D1C"/>
    <w:rsid w:val="00D17BEC"/>
    <w:rsid w:val="00D22116"/>
    <w:rsid w:val="00D239DC"/>
    <w:rsid w:val="00D263C7"/>
    <w:rsid w:val="00D30C64"/>
    <w:rsid w:val="00D32935"/>
    <w:rsid w:val="00D35C24"/>
    <w:rsid w:val="00D37E50"/>
    <w:rsid w:val="00D42740"/>
    <w:rsid w:val="00D42DD5"/>
    <w:rsid w:val="00D431F5"/>
    <w:rsid w:val="00D43758"/>
    <w:rsid w:val="00D4518C"/>
    <w:rsid w:val="00D457D8"/>
    <w:rsid w:val="00D45DDF"/>
    <w:rsid w:val="00D46C6F"/>
    <w:rsid w:val="00D5026D"/>
    <w:rsid w:val="00D51D63"/>
    <w:rsid w:val="00D527A3"/>
    <w:rsid w:val="00D56CA0"/>
    <w:rsid w:val="00D60BCA"/>
    <w:rsid w:val="00D6452D"/>
    <w:rsid w:val="00D656F8"/>
    <w:rsid w:val="00D66303"/>
    <w:rsid w:val="00D67B78"/>
    <w:rsid w:val="00D7294B"/>
    <w:rsid w:val="00D72CD3"/>
    <w:rsid w:val="00D76B4E"/>
    <w:rsid w:val="00D77DC7"/>
    <w:rsid w:val="00D82C4C"/>
    <w:rsid w:val="00D87628"/>
    <w:rsid w:val="00D905CF"/>
    <w:rsid w:val="00D90F76"/>
    <w:rsid w:val="00D92AAD"/>
    <w:rsid w:val="00D92BA4"/>
    <w:rsid w:val="00D932A7"/>
    <w:rsid w:val="00D938FE"/>
    <w:rsid w:val="00D95B2E"/>
    <w:rsid w:val="00D95C37"/>
    <w:rsid w:val="00DA17E1"/>
    <w:rsid w:val="00DA1903"/>
    <w:rsid w:val="00DA23CD"/>
    <w:rsid w:val="00DA313D"/>
    <w:rsid w:val="00DA5275"/>
    <w:rsid w:val="00DA5F24"/>
    <w:rsid w:val="00DA74E8"/>
    <w:rsid w:val="00DC1E05"/>
    <w:rsid w:val="00DC1FF8"/>
    <w:rsid w:val="00DC2483"/>
    <w:rsid w:val="00DC4741"/>
    <w:rsid w:val="00DC6237"/>
    <w:rsid w:val="00DC649E"/>
    <w:rsid w:val="00DD0EB3"/>
    <w:rsid w:val="00DD1309"/>
    <w:rsid w:val="00DD2D09"/>
    <w:rsid w:val="00DD54FA"/>
    <w:rsid w:val="00DD5A9E"/>
    <w:rsid w:val="00DD7380"/>
    <w:rsid w:val="00DE19E8"/>
    <w:rsid w:val="00DE2EE9"/>
    <w:rsid w:val="00DE6A2D"/>
    <w:rsid w:val="00DF10F0"/>
    <w:rsid w:val="00DF4FB1"/>
    <w:rsid w:val="00DF560F"/>
    <w:rsid w:val="00E0165F"/>
    <w:rsid w:val="00E01C2E"/>
    <w:rsid w:val="00E01E4B"/>
    <w:rsid w:val="00E02A6D"/>
    <w:rsid w:val="00E02CBE"/>
    <w:rsid w:val="00E02FF8"/>
    <w:rsid w:val="00E0317A"/>
    <w:rsid w:val="00E04EF2"/>
    <w:rsid w:val="00E05448"/>
    <w:rsid w:val="00E06AA2"/>
    <w:rsid w:val="00E06F0C"/>
    <w:rsid w:val="00E0738A"/>
    <w:rsid w:val="00E1022F"/>
    <w:rsid w:val="00E12FB0"/>
    <w:rsid w:val="00E130F6"/>
    <w:rsid w:val="00E14021"/>
    <w:rsid w:val="00E153CE"/>
    <w:rsid w:val="00E159DB"/>
    <w:rsid w:val="00E16246"/>
    <w:rsid w:val="00E163D7"/>
    <w:rsid w:val="00E1747F"/>
    <w:rsid w:val="00E2045D"/>
    <w:rsid w:val="00E220C6"/>
    <w:rsid w:val="00E23D50"/>
    <w:rsid w:val="00E24FA9"/>
    <w:rsid w:val="00E2730E"/>
    <w:rsid w:val="00E30E9E"/>
    <w:rsid w:val="00E32CC5"/>
    <w:rsid w:val="00E3376E"/>
    <w:rsid w:val="00E35C2D"/>
    <w:rsid w:val="00E373EC"/>
    <w:rsid w:val="00E42B3A"/>
    <w:rsid w:val="00E456F4"/>
    <w:rsid w:val="00E45AC2"/>
    <w:rsid w:val="00E46144"/>
    <w:rsid w:val="00E46C6D"/>
    <w:rsid w:val="00E46FA2"/>
    <w:rsid w:val="00E556FD"/>
    <w:rsid w:val="00E56D3E"/>
    <w:rsid w:val="00E62C39"/>
    <w:rsid w:val="00E66998"/>
    <w:rsid w:val="00E66B48"/>
    <w:rsid w:val="00E67C72"/>
    <w:rsid w:val="00E71FED"/>
    <w:rsid w:val="00E72AB6"/>
    <w:rsid w:val="00E73233"/>
    <w:rsid w:val="00E762B9"/>
    <w:rsid w:val="00E76BBE"/>
    <w:rsid w:val="00E76EDD"/>
    <w:rsid w:val="00E7788E"/>
    <w:rsid w:val="00E82187"/>
    <w:rsid w:val="00E8338C"/>
    <w:rsid w:val="00E91031"/>
    <w:rsid w:val="00E95B62"/>
    <w:rsid w:val="00E9696E"/>
    <w:rsid w:val="00EA076A"/>
    <w:rsid w:val="00EA4FCC"/>
    <w:rsid w:val="00EA5D17"/>
    <w:rsid w:val="00EB3CF9"/>
    <w:rsid w:val="00EB416A"/>
    <w:rsid w:val="00EB444E"/>
    <w:rsid w:val="00EB526A"/>
    <w:rsid w:val="00EB5997"/>
    <w:rsid w:val="00EB6C6D"/>
    <w:rsid w:val="00EB6F47"/>
    <w:rsid w:val="00EB76AF"/>
    <w:rsid w:val="00EC3D60"/>
    <w:rsid w:val="00EC4DEB"/>
    <w:rsid w:val="00EC52CC"/>
    <w:rsid w:val="00EC683C"/>
    <w:rsid w:val="00EC7B79"/>
    <w:rsid w:val="00ED30B5"/>
    <w:rsid w:val="00ED647F"/>
    <w:rsid w:val="00EE3AD2"/>
    <w:rsid w:val="00EF06D7"/>
    <w:rsid w:val="00EF1F9B"/>
    <w:rsid w:val="00EF219A"/>
    <w:rsid w:val="00EF6F78"/>
    <w:rsid w:val="00F01DCA"/>
    <w:rsid w:val="00F065A0"/>
    <w:rsid w:val="00F10121"/>
    <w:rsid w:val="00F135AE"/>
    <w:rsid w:val="00F15FED"/>
    <w:rsid w:val="00F22DC8"/>
    <w:rsid w:val="00F22E3C"/>
    <w:rsid w:val="00F24C33"/>
    <w:rsid w:val="00F25FCA"/>
    <w:rsid w:val="00F26FBB"/>
    <w:rsid w:val="00F31544"/>
    <w:rsid w:val="00F34FE6"/>
    <w:rsid w:val="00F3738E"/>
    <w:rsid w:val="00F45A97"/>
    <w:rsid w:val="00F520F7"/>
    <w:rsid w:val="00F56C3E"/>
    <w:rsid w:val="00F60707"/>
    <w:rsid w:val="00F63387"/>
    <w:rsid w:val="00F651B3"/>
    <w:rsid w:val="00F653C7"/>
    <w:rsid w:val="00F654D9"/>
    <w:rsid w:val="00F73449"/>
    <w:rsid w:val="00F74925"/>
    <w:rsid w:val="00F7757A"/>
    <w:rsid w:val="00F77D30"/>
    <w:rsid w:val="00F832E5"/>
    <w:rsid w:val="00F86DE2"/>
    <w:rsid w:val="00F93069"/>
    <w:rsid w:val="00F932FD"/>
    <w:rsid w:val="00F93AEC"/>
    <w:rsid w:val="00F95D2C"/>
    <w:rsid w:val="00F95E0A"/>
    <w:rsid w:val="00FA0BF5"/>
    <w:rsid w:val="00FA1C49"/>
    <w:rsid w:val="00FA2150"/>
    <w:rsid w:val="00FA2E90"/>
    <w:rsid w:val="00FA497F"/>
    <w:rsid w:val="00FA599D"/>
    <w:rsid w:val="00FA6DDE"/>
    <w:rsid w:val="00FA7AA6"/>
    <w:rsid w:val="00FB0632"/>
    <w:rsid w:val="00FB134C"/>
    <w:rsid w:val="00FB28AB"/>
    <w:rsid w:val="00FB2B10"/>
    <w:rsid w:val="00FB447C"/>
    <w:rsid w:val="00FB547D"/>
    <w:rsid w:val="00FB5E3A"/>
    <w:rsid w:val="00FB78DF"/>
    <w:rsid w:val="00FC0254"/>
    <w:rsid w:val="00FC0C19"/>
    <w:rsid w:val="00FC19F6"/>
    <w:rsid w:val="00FC1D72"/>
    <w:rsid w:val="00FC3504"/>
    <w:rsid w:val="00FC391E"/>
    <w:rsid w:val="00FC4AF1"/>
    <w:rsid w:val="00FC643F"/>
    <w:rsid w:val="00FD0226"/>
    <w:rsid w:val="00FD24AF"/>
    <w:rsid w:val="00FD26B7"/>
    <w:rsid w:val="00FD2796"/>
    <w:rsid w:val="00FD3416"/>
    <w:rsid w:val="00FE2308"/>
    <w:rsid w:val="00FE3EB4"/>
    <w:rsid w:val="00FE4B31"/>
    <w:rsid w:val="00FE5403"/>
    <w:rsid w:val="00FE6651"/>
    <w:rsid w:val="00FF1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01E45C"/>
  <w15:chartTrackingRefBased/>
  <w15:docId w15:val="{2F65AEAB-DB16-4BFF-96B6-E8889A634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94D"/>
    <w:pPr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E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EA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Heading4">
    <w:name w:val="heading 4"/>
    <w:basedOn w:val="Heading5"/>
    <w:next w:val="Normal"/>
    <w:link w:val="Heading4Char"/>
    <w:qFormat/>
    <w:rsid w:val="00534EA9"/>
    <w:pPr>
      <w:keepNext w:val="0"/>
      <w:keepLines w:val="0"/>
      <w:spacing w:before="0" w:line="240" w:lineRule="auto"/>
      <w:jc w:val="both"/>
      <w:outlineLvl w:val="3"/>
    </w:pPr>
    <w:rPr>
      <w:rFonts w:ascii="Arial" w:eastAsia="Times New Roman" w:hAnsi="Arial" w:cs="Arial"/>
      <w:b/>
      <w:color w:val="auto"/>
      <w:lang w:val="en-AU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EA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C02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unhideWhenUsed/>
    <w:rsid w:val="00FC0254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6943DA"/>
    <w:pPr>
      <w:spacing w:after="0" w:line="240" w:lineRule="auto"/>
    </w:pPr>
    <w:rPr>
      <w:rFonts w:ascii="Arial" w:eastAsia="SimSun" w:hAnsi="Arial" w:cs="Times New Roman"/>
      <w:sz w:val="20"/>
      <w:szCs w:val="20"/>
      <w:lang w:eastAsia="en-A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0" w:author="Pribil-Kövesdy Döníz" w:date="2026-09-22T12:41:00Z">
        <w:pPr>
          <w:tabs>
            <w:tab w:val="center" w:pos="4513"/>
            <w:tab w:val="right" w:pos="9026"/>
          </w:tabs>
        </w:pPr>
      </w:pPrChange>
    </w:pPr>
    <w:rPr>
      <w:lang w:val="hu-HU"/>
      <w:rPrChange w:id="0" w:author="Pribil-Kövesdy Döníz" w:date="2026-09-22T12:41:00Z">
        <w:rPr>
          <w:rFonts w:asciiTheme="minorHAnsi" w:eastAsiaTheme="minorHAnsi" w:hAnsiTheme="minorHAnsi" w:cstheme="minorBidi"/>
          <w:sz w:val="22"/>
          <w:szCs w:val="22"/>
          <w:lang w:val="en-AU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6943DA"/>
    <w:rPr>
      <w:lang w:val="hu-HU"/>
    </w:rPr>
  </w:style>
  <w:style w:type="paragraph" w:styleId="Footer">
    <w:name w:val="footer"/>
    <w:basedOn w:val="Normal"/>
    <w:link w:val="Foot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1" w:author="Pribil-Kövesdy Döníz" w:date="2026-09-22T12:41:00Z">
        <w:pPr>
          <w:tabs>
            <w:tab w:val="center" w:pos="4513"/>
            <w:tab w:val="right" w:pos="9026"/>
          </w:tabs>
        </w:pPr>
      </w:pPrChange>
    </w:pPr>
    <w:rPr>
      <w:lang w:val="hu-HU"/>
      <w:rPrChange w:id="1" w:author="Pribil-Kövesdy Döníz" w:date="2026-09-22T12:41:00Z">
        <w:rPr>
          <w:rFonts w:asciiTheme="minorHAnsi" w:eastAsiaTheme="minorHAnsi" w:hAnsiTheme="minorHAnsi" w:cstheme="minorBidi"/>
          <w:sz w:val="22"/>
          <w:szCs w:val="22"/>
          <w:lang w:val="en-AU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6943DA"/>
    <w:rPr>
      <w:lang w:val="hu-HU"/>
    </w:rPr>
  </w:style>
  <w:style w:type="paragraph" w:styleId="ListParagraph">
    <w:name w:val="List Paragraph"/>
    <w:basedOn w:val="Normal"/>
    <w:link w:val="ListParagraphChar"/>
    <w:uiPriority w:val="34"/>
    <w:qFormat/>
    <w:rsid w:val="00A236F9"/>
    <w:pPr>
      <w:spacing w:after="200" w:line="276" w:lineRule="auto"/>
      <w:ind w:left="720"/>
      <w:contextualSpacing/>
      <w:pPrChange w:id="2" w:author="Pribil-Kövesdy Döníz" w:date="2026-09-22T12:41:00Z">
        <w:pPr>
          <w:spacing w:before="60" w:after="60"/>
          <w:ind w:left="720"/>
          <w:contextualSpacing/>
        </w:pPr>
      </w:pPrChange>
    </w:pPr>
    <w:rPr>
      <w:lang w:val="hu-HU"/>
      <w:rPrChange w:id="2" w:author="Pribil-Kövesdy Döníz" w:date="2026-09-22T12:41:00Z">
        <w:rPr>
          <w:rFonts w:asciiTheme="minorHAnsi" w:eastAsia="SimSun" w:hAnsiTheme="minorHAnsi"/>
          <w:sz w:val="22"/>
          <w:szCs w:val="22"/>
          <w:lang w:val="en-AU" w:eastAsia="zh-CN" w:bidi="ar-SA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1E7E9F"/>
    <w:rPr>
      <w:rFonts w:ascii="Lucida Handwriting" w:hAnsi="Lucida Handwriting"/>
      <w:i/>
      <w:iCs/>
      <w:color w:val="4472C4" w:themeColor="accent1"/>
      <w:sz w:val="20"/>
      <w:szCs w:val="20"/>
    </w:rPr>
  </w:style>
  <w:style w:type="paragraph" w:styleId="BodyText">
    <w:name w:val="Body Text"/>
    <w:basedOn w:val="Normal"/>
    <w:link w:val="BodyTextChar"/>
    <w:rsid w:val="000234F6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0234F6"/>
    <w:rPr>
      <w:rFonts w:ascii="Times New Roman" w:eastAsia="Times New Roman" w:hAnsi="Times New Roman" w:cs="Times New Roman"/>
      <w:sz w:val="24"/>
      <w:szCs w:val="24"/>
    </w:rPr>
  </w:style>
  <w:style w:type="paragraph" w:customStyle="1" w:styleId="Subheading">
    <w:name w:val="Subheading"/>
    <w:basedOn w:val="Normal"/>
    <w:link w:val="SubheadingChar"/>
    <w:qFormat/>
    <w:rsid w:val="001E7B39"/>
    <w:pPr>
      <w:spacing w:before="60" w:after="120" w:line="240" w:lineRule="auto"/>
    </w:pPr>
    <w:rPr>
      <w:rFonts w:eastAsia="SimSun" w:cs="Arial"/>
      <w:b/>
      <w:lang w:val="en-US" w:eastAsia="zh-CN"/>
    </w:rPr>
  </w:style>
  <w:style w:type="character" w:customStyle="1" w:styleId="SubheadingChar">
    <w:name w:val="Subheading Char"/>
    <w:basedOn w:val="DefaultParagraphFont"/>
    <w:link w:val="Subheading"/>
    <w:rsid w:val="001E7B39"/>
    <w:rPr>
      <w:rFonts w:eastAsia="SimSun" w:cs="Arial"/>
      <w:b/>
      <w:lang w:val="en-US" w:eastAsia="zh-CN"/>
    </w:rPr>
  </w:style>
  <w:style w:type="paragraph" w:styleId="NormalWeb">
    <w:name w:val="Normal (Web)"/>
    <w:basedOn w:val="Normal"/>
    <w:uiPriority w:val="99"/>
    <w:semiHidden/>
    <w:unhideWhenUsed/>
    <w:rsid w:val="00EF1F9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AU"/>
    </w:rPr>
  </w:style>
  <w:style w:type="paragraph" w:customStyle="1" w:styleId="Default">
    <w:name w:val="Default"/>
    <w:rsid w:val="00EF1F9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paragraph" w:styleId="NoSpacing">
    <w:name w:val="No Spacing"/>
    <w:uiPriority w:val="1"/>
    <w:qFormat/>
    <w:rsid w:val="002F0DF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8494D"/>
    <w:rPr>
      <w:b/>
      <w:bCs/>
      <w:sz w:val="32"/>
      <w:szCs w:val="3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D0DCB"/>
    <w:rPr>
      <w:lang w:val="hu-H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EA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EA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rsid w:val="00534EA9"/>
    <w:rPr>
      <w:rFonts w:ascii="Arial" w:eastAsia="Times New Roman" w:hAnsi="Arial" w:cs="Arial"/>
      <w:b/>
    </w:rPr>
  </w:style>
  <w:style w:type="character" w:customStyle="1" w:styleId="Heading5Char">
    <w:name w:val="Heading 5 Char"/>
    <w:basedOn w:val="DefaultParagraphFont"/>
    <w:link w:val="Heading5"/>
    <w:uiPriority w:val="99"/>
    <w:semiHidden/>
    <w:rsid w:val="00534EA9"/>
    <w:rPr>
      <w:rFonts w:asciiTheme="majorHAnsi" w:eastAsiaTheme="majorEastAsia" w:hAnsiTheme="majorHAnsi" w:cstheme="majorBidi"/>
      <w:color w:val="2F5496" w:themeColor="accent1" w:themeShade="BF"/>
      <w:lang w:val="en-US"/>
    </w:rPr>
  </w:style>
  <w:style w:type="paragraph" w:styleId="BodyText2">
    <w:name w:val="Body Text 2"/>
    <w:basedOn w:val="Normal"/>
    <w:link w:val="BodyText2Char"/>
    <w:semiHidden/>
    <w:rsid w:val="00534EA9"/>
    <w:pPr>
      <w:tabs>
        <w:tab w:val="left" w:pos="-720"/>
      </w:tabs>
      <w:suppressAutoHyphens/>
      <w:spacing w:after="0" w:line="204" w:lineRule="auto"/>
    </w:pPr>
    <w:rPr>
      <w:rFonts w:ascii="Arial" w:eastAsia="Times New Roman" w:hAnsi="Arial" w:cs="Times New Roman"/>
      <w:spacing w:val="-2"/>
      <w:szCs w:val="20"/>
    </w:rPr>
  </w:style>
  <w:style w:type="character" w:customStyle="1" w:styleId="BodyText2Char">
    <w:name w:val="Body Text 2 Char"/>
    <w:basedOn w:val="DefaultParagraphFont"/>
    <w:link w:val="BodyText2"/>
    <w:semiHidden/>
    <w:rsid w:val="00534EA9"/>
    <w:rPr>
      <w:rFonts w:ascii="Arial" w:eastAsia="Times New Roman" w:hAnsi="Arial" w:cs="Times New Roman"/>
      <w:spacing w:val="-2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34EA9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534EA9"/>
    <w:pPr>
      <w:spacing w:line="240" w:lineRule="auto"/>
    </w:pPr>
    <w:rPr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rsid w:val="00534EA9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4E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34EA9"/>
    <w:rPr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20F7"/>
    <w:pPr>
      <w:spacing w:after="0" w:line="240" w:lineRule="auto"/>
      <w:pPrChange w:id="3" w:author="Pribil-Kövesdy Döníz" w:date="2026-09-22T12:41:00Z">
        <w:pPr/>
      </w:pPrChange>
    </w:pPr>
    <w:rPr>
      <w:rFonts w:ascii="Tahoma" w:hAnsi="Tahoma" w:cs="Tahoma"/>
      <w:sz w:val="16"/>
      <w:szCs w:val="16"/>
      <w:lang w:val="hu-HU"/>
      <w:rPrChange w:id="3" w:author="Pribil-Kövesdy Döníz" w:date="2026-09-22T12:41:00Z">
        <w:rPr>
          <w:rFonts w:ascii="Segoe UI" w:eastAsiaTheme="minorHAnsi" w:hAnsi="Segoe UI" w:cs="Segoe UI"/>
          <w:sz w:val="18"/>
          <w:szCs w:val="18"/>
          <w:lang w:val="en-US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4EA9"/>
    <w:rPr>
      <w:rFonts w:ascii="Tahoma" w:hAnsi="Tahoma" w:cs="Tahoma"/>
      <w:sz w:val="16"/>
      <w:szCs w:val="16"/>
      <w:lang w:val="hu-HU"/>
    </w:rPr>
  </w:style>
  <w:style w:type="paragraph" w:styleId="Subtitle">
    <w:name w:val="Subtitle"/>
    <w:basedOn w:val="Normal"/>
    <w:link w:val="SubtitleChar"/>
    <w:qFormat/>
    <w:rsid w:val="00534EA9"/>
    <w:pPr>
      <w:spacing w:after="0" w:line="240" w:lineRule="auto"/>
    </w:pPr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SubtitleChar">
    <w:name w:val="Subtitle Char"/>
    <w:basedOn w:val="DefaultParagraphFont"/>
    <w:link w:val="Subtitle"/>
    <w:rsid w:val="00534EA9"/>
    <w:rPr>
      <w:rFonts w:ascii="Times New Roman" w:eastAsia="Times New Roman" w:hAnsi="Times New Roman" w:cs="Times New Roman"/>
      <w:b/>
      <w:sz w:val="28"/>
      <w:szCs w:val="20"/>
    </w:rPr>
  </w:style>
  <w:style w:type="paragraph" w:styleId="Revision">
    <w:name w:val="Revision"/>
    <w:hidden/>
    <w:uiPriority w:val="99"/>
    <w:semiHidden/>
    <w:rsid w:val="00534EA9"/>
    <w:pPr>
      <w:spacing w:after="0" w:line="240" w:lineRule="auto"/>
    </w:pPr>
    <w:rPr>
      <w:lang w:val="en-US"/>
    </w:rPr>
  </w:style>
  <w:style w:type="paragraph" w:customStyle="1" w:styleId="COP-H1">
    <w:name w:val="COP-H1"/>
    <w:basedOn w:val="Normal"/>
    <w:link w:val="COP-H1Char"/>
    <w:qFormat/>
    <w:rsid w:val="00534EA9"/>
    <w:rPr>
      <w:rFonts w:eastAsia="Times New Roman" w:cs="Arial"/>
      <w:b/>
      <w:sz w:val="28"/>
    </w:rPr>
  </w:style>
  <w:style w:type="paragraph" w:customStyle="1" w:styleId="Intro-H2">
    <w:name w:val="Intro-H2"/>
    <w:basedOn w:val="Normal"/>
    <w:link w:val="Intro-H2Char"/>
    <w:rsid w:val="00534EA9"/>
    <w:pPr>
      <w:spacing w:before="60" w:after="60" w:line="240" w:lineRule="auto"/>
    </w:pPr>
    <w:rPr>
      <w:rFonts w:cs="Arial"/>
      <w:b/>
      <w:lang w:val="en-US"/>
    </w:rPr>
  </w:style>
  <w:style w:type="character" w:customStyle="1" w:styleId="COP-H1Char">
    <w:name w:val="COP-H1 Char"/>
    <w:basedOn w:val="DefaultParagraphFont"/>
    <w:link w:val="COP-H1"/>
    <w:rsid w:val="00534EA9"/>
    <w:rPr>
      <w:rFonts w:eastAsia="Times New Roman" w:cs="Arial"/>
      <w:b/>
      <w:sz w:val="28"/>
    </w:rPr>
  </w:style>
  <w:style w:type="character" w:customStyle="1" w:styleId="Intro-H2Char">
    <w:name w:val="Intro-H2 Char"/>
    <w:basedOn w:val="DefaultParagraphFont"/>
    <w:link w:val="Intro-H2"/>
    <w:rsid w:val="00534EA9"/>
    <w:rPr>
      <w:rFonts w:cs="Arial"/>
      <w:b/>
      <w:lang w:val="en-US"/>
    </w:rPr>
  </w:style>
  <w:style w:type="paragraph" w:customStyle="1" w:styleId="COP-H2">
    <w:name w:val="COP-H2"/>
    <w:basedOn w:val="Normal"/>
    <w:link w:val="COP-H2Char"/>
    <w:qFormat/>
    <w:rsid w:val="00534EA9"/>
    <w:pPr>
      <w:tabs>
        <w:tab w:val="left" w:pos="923"/>
      </w:tabs>
      <w:spacing w:before="60" w:after="60" w:line="240" w:lineRule="auto"/>
    </w:pPr>
    <w:rPr>
      <w:b/>
      <w:lang w:val="en-US"/>
    </w:rPr>
  </w:style>
  <w:style w:type="character" w:customStyle="1" w:styleId="COP-H2Char">
    <w:name w:val="COP-H2 Char"/>
    <w:basedOn w:val="DefaultParagraphFont"/>
    <w:link w:val="COP-H2"/>
    <w:rsid w:val="00534EA9"/>
    <w:rPr>
      <w:b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534EA9"/>
    <w:pPr>
      <w:tabs>
        <w:tab w:val="right" w:leader="dot" w:pos="7329"/>
      </w:tabs>
      <w:spacing w:after="100"/>
      <w:ind w:left="284" w:hanging="284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534EA9"/>
    <w:pPr>
      <w:tabs>
        <w:tab w:val="left" w:pos="993"/>
        <w:tab w:val="right" w:leader="dot" w:pos="15389"/>
      </w:tabs>
      <w:spacing w:after="100"/>
      <w:ind w:left="220"/>
    </w:pPr>
    <w:rPr>
      <w:lang w:val="en-US"/>
    </w:rPr>
  </w:style>
  <w:style w:type="character" w:styleId="Strong">
    <w:name w:val="Strong"/>
    <w:basedOn w:val="DefaultParagraphFont"/>
    <w:uiPriority w:val="22"/>
    <w:qFormat/>
    <w:rsid w:val="00534EA9"/>
    <w:rPr>
      <w:rFonts w:ascii="Verdana" w:hAnsi="Verdana" w:hint="default"/>
      <w:b w:val="0"/>
      <w:bCs w:val="0"/>
      <w:i w:val="0"/>
      <w:iCs w:val="0"/>
    </w:rPr>
  </w:style>
  <w:style w:type="character" w:styleId="Emphasis">
    <w:name w:val="Emphasis"/>
    <w:basedOn w:val="DefaultParagraphFont"/>
    <w:uiPriority w:val="20"/>
    <w:qFormat/>
    <w:rsid w:val="00534EA9"/>
    <w:rPr>
      <w:i/>
      <w:iCs/>
    </w:rPr>
  </w:style>
  <w:style w:type="character" w:customStyle="1" w:styleId="apple-converted-space">
    <w:name w:val="apple-converted-space"/>
    <w:basedOn w:val="DefaultParagraphFont"/>
    <w:rsid w:val="00534EA9"/>
  </w:style>
  <w:style w:type="table" w:customStyle="1" w:styleId="TableGrid1">
    <w:name w:val="Table Grid1"/>
    <w:basedOn w:val="TableNormal"/>
    <w:next w:val="TableGrid"/>
    <w:uiPriority w:val="39"/>
    <w:rsid w:val="00534EA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34EA9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34EA9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534EA9"/>
    <w:rPr>
      <w:color w:val="605E5C"/>
      <w:shd w:val="clear" w:color="auto" w:fill="E1DFDD"/>
    </w:rPr>
  </w:style>
  <w:style w:type="table" w:customStyle="1" w:styleId="TableGrid2">
    <w:name w:val="Table Grid2"/>
    <w:basedOn w:val="TableNormal"/>
    <w:next w:val="TableGrid"/>
    <w:uiPriority w:val="39"/>
    <w:rsid w:val="00534EA9"/>
    <w:pPr>
      <w:spacing w:after="0" w:line="240" w:lineRule="auto"/>
    </w:pPr>
    <w:rPr>
      <w:rFonts w:ascii="Arial" w:eastAsia="SimSun" w:hAnsi="Arial" w:cs="Times New Roman"/>
      <w:sz w:val="20"/>
      <w:szCs w:val="20"/>
      <w:lang w:eastAsia="en-A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ubtitle1">
    <w:name w:val="Subtitle1"/>
    <w:basedOn w:val="Normal"/>
    <w:next w:val="NormalIndent"/>
    <w:rsid w:val="00A56C23"/>
    <w:pPr>
      <w:tabs>
        <w:tab w:val="left" w:pos="900"/>
      </w:tabs>
      <w:spacing w:after="0" w:line="240" w:lineRule="auto"/>
      <w:jc w:val="both"/>
    </w:pPr>
    <w:rPr>
      <w:rFonts w:ascii="Arial Narrow" w:eastAsia="Times New Roman" w:hAnsi="Arial Narrow" w:cs="Times New Roman"/>
      <w:b/>
      <w:caps/>
      <w:sz w:val="24"/>
      <w:szCs w:val="20"/>
      <w:lang w:val="en-GB" w:eastAsia="en-AU"/>
    </w:rPr>
  </w:style>
  <w:style w:type="paragraph" w:customStyle="1" w:styleId="trt0xe">
    <w:name w:val="trt0xe"/>
    <w:basedOn w:val="Normal"/>
    <w:rsid w:val="00A56C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NormalIndent">
    <w:name w:val="Normal Indent"/>
    <w:basedOn w:val="Normal"/>
    <w:uiPriority w:val="99"/>
    <w:semiHidden/>
    <w:unhideWhenUsed/>
    <w:rsid w:val="00A56C23"/>
    <w:pPr>
      <w:ind w:left="720"/>
    </w:pPr>
  </w:style>
  <w:style w:type="character" w:styleId="Mention">
    <w:name w:val="Mention"/>
    <w:basedOn w:val="DefaultParagraphFont"/>
    <w:uiPriority w:val="99"/>
    <w:unhideWhenUsed/>
    <w:rsid w:val="00DA5275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4908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3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32f105-7698-4a9e-8b42-7de86bfcb2ad" xsi:nil="true"/>
    <lcf76f155ced4ddcb4097134ff3c332f xmlns="20d71383-da5b-476c-b0a8-300e6ee9ab73">
      <Terms xmlns="http://schemas.microsoft.com/office/infopath/2007/PartnerControls"/>
    </lcf76f155ced4ddcb4097134ff3c332f>
    <SharedWithUsers xmlns="1cdbfd6a-5ce7-4e69-afbb-faaa555e4ca1">
      <UserInfo>
        <DisplayName>Anne Lord</DisplayName>
        <AccountId>15</AccountId>
        <AccountType/>
      </UserInfo>
    </SharedWithUser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03FA64F36A6E489418B74E733FCF4C" ma:contentTypeVersion="18" ma:contentTypeDescription="Create a new document." ma:contentTypeScope="" ma:versionID="76bb77d8f5cad64e6b36e7ad43128c76">
  <xsd:schema xmlns:xsd="http://www.w3.org/2001/XMLSchema" xmlns:xs="http://www.w3.org/2001/XMLSchema" xmlns:p="http://schemas.microsoft.com/office/2006/metadata/properties" xmlns:ns2="20d71383-da5b-476c-b0a8-300e6ee9ab73" xmlns:ns3="1cdbfd6a-5ce7-4e69-afbb-faaa555e4ca1" xmlns:ns4="3432f105-7698-4a9e-8b42-7de86bfcb2ad" targetNamespace="http://schemas.microsoft.com/office/2006/metadata/properties" ma:root="true" ma:fieldsID="089f710da2021632b66bc307a999dd6f" ns2:_="" ns3:_="" ns4:_="">
    <xsd:import namespace="20d71383-da5b-476c-b0a8-300e6ee9ab73"/>
    <xsd:import namespace="1cdbfd6a-5ce7-4e69-afbb-faaa555e4ca1"/>
    <xsd:import namespace="3432f105-7698-4a9e-8b42-7de86bfcb2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d71383-da5b-476c-b0a8-300e6ee9ab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37b940e-992c-4879-80c8-4ee9dafbb1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dbfd6a-5ce7-4e69-afbb-faaa555e4ca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32f105-7698-4a9e-8b42-7de86bfcb2ad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0ea1bf51-fd23-4d0d-9d03-8f412196aac2}" ma:internalName="TaxCatchAll" ma:showField="CatchAllData" ma:web="3432f105-7698-4a9e-8b42-7de86bfcb2a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18EC336-D05E-4B3E-9209-DCDDA2E16046}">
  <ds:schemaRefs>
    <ds:schemaRef ds:uri="http://schemas.microsoft.com/office/2006/metadata/properties"/>
    <ds:schemaRef ds:uri="http://schemas.microsoft.com/office/infopath/2007/PartnerControls"/>
    <ds:schemaRef ds:uri="3432f105-7698-4a9e-8b42-7de86bfcb2ad"/>
    <ds:schemaRef ds:uri="20d71383-da5b-476c-b0a8-300e6ee9ab73"/>
    <ds:schemaRef ds:uri="1cdbfd6a-5ce7-4e69-afbb-faaa555e4ca1"/>
  </ds:schemaRefs>
</ds:datastoreItem>
</file>

<file path=customXml/itemProps2.xml><?xml version="1.0" encoding="utf-8"?>
<ds:datastoreItem xmlns:ds="http://schemas.openxmlformats.org/officeDocument/2006/customXml" ds:itemID="{D9BFCC39-F5D1-4D53-814D-8B2C67934A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F2765B9-29C8-49AD-9335-0E87C12A84F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FA7C1E2-2CFC-4D8C-A7CA-3BDBC57B32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d71383-da5b-476c-b0a8-300e6ee9ab73"/>
    <ds:schemaRef ds:uri="1cdbfd6a-5ce7-4e69-afbb-faaa555e4ca1"/>
    <ds:schemaRef ds:uri="3432f105-7698-4a9e-8b42-7de86bfcb2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</CharactersWithSpaces>
  <SharedDoc>false</SharedDoc>
  <HLinks>
    <vt:vector size="210" baseType="variant">
      <vt:variant>
        <vt:i4>1638414</vt:i4>
      </vt:variant>
      <vt:variant>
        <vt:i4>198</vt:i4>
      </vt:variant>
      <vt:variant>
        <vt:i4>0</vt:i4>
      </vt:variant>
      <vt:variant>
        <vt:i4>5</vt:i4>
      </vt:variant>
      <vt:variant>
        <vt:lpwstr>https://www.flick.com.au/about-flick/sustainability/</vt:lpwstr>
      </vt:variant>
      <vt:variant>
        <vt:lpwstr/>
      </vt:variant>
      <vt:variant>
        <vt:i4>7929958</vt:i4>
      </vt:variant>
      <vt:variant>
        <vt:i4>195</vt:i4>
      </vt:variant>
      <vt:variant>
        <vt:i4>0</vt:i4>
      </vt:variant>
      <vt:variant>
        <vt:i4>5</vt:i4>
      </vt:variant>
      <vt:variant>
        <vt:lpwstr>https://www.cleanaway.com.au/sustainability-report/</vt:lpwstr>
      </vt:variant>
      <vt:variant>
        <vt:lpwstr/>
      </vt:variant>
      <vt:variant>
        <vt:i4>1835058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_Toc88139626</vt:lpwstr>
      </vt:variant>
      <vt:variant>
        <vt:i4>2031666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_Toc88139625</vt:lpwstr>
      </vt:variant>
      <vt:variant>
        <vt:i4>1966130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_Toc88139624</vt:lpwstr>
      </vt:variant>
      <vt:variant>
        <vt:i4>1638450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_Toc88139623</vt:lpwstr>
      </vt:variant>
      <vt:variant>
        <vt:i4>1572914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_Toc88139622</vt:lpwstr>
      </vt:variant>
      <vt:variant>
        <vt:i4>1769522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_Toc88139621</vt:lpwstr>
      </vt:variant>
      <vt:variant>
        <vt:i4>1703986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_Toc88139620</vt:lpwstr>
      </vt:variant>
      <vt:variant>
        <vt:i4>1245233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_Toc88139619</vt:lpwstr>
      </vt:variant>
      <vt:variant>
        <vt:i4>1179697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_Toc88139618</vt:lpwstr>
      </vt:variant>
      <vt:variant>
        <vt:i4>1900593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_Toc88139617</vt:lpwstr>
      </vt:variant>
      <vt:variant>
        <vt:i4>1835057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_Toc88139616</vt:lpwstr>
      </vt:variant>
      <vt:variant>
        <vt:i4>2031665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_Toc88139615</vt:lpwstr>
      </vt:variant>
      <vt:variant>
        <vt:i4>1966129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_Toc88139614</vt:lpwstr>
      </vt:variant>
      <vt:variant>
        <vt:i4>1638449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_Toc88139613</vt:lpwstr>
      </vt:variant>
      <vt:variant>
        <vt:i4>1572913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_Toc88139612</vt:lpwstr>
      </vt:variant>
      <vt:variant>
        <vt:i4>1769521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_Toc88139611</vt:lpwstr>
      </vt:variant>
      <vt:variant>
        <vt:i4>1703985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_Toc88139610</vt:lpwstr>
      </vt:variant>
      <vt:variant>
        <vt:i4>1245232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_Toc88139609</vt:lpwstr>
      </vt:variant>
      <vt:variant>
        <vt:i4>1179696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_Toc88139608</vt:lpwstr>
      </vt:variant>
      <vt:variant>
        <vt:i4>1900592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_Toc88139607</vt:lpwstr>
      </vt:variant>
      <vt:variant>
        <vt:i4>1835056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_Toc88139606</vt:lpwstr>
      </vt:variant>
      <vt:variant>
        <vt:i4>2031664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_Toc88139605</vt:lpwstr>
      </vt:variant>
      <vt:variant>
        <vt:i4>1966128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_Toc88139604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_Toc88139603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_Toc88139602</vt:lpwstr>
      </vt:variant>
      <vt:variant>
        <vt:i4>1769520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_Toc88139601</vt:lpwstr>
      </vt:variant>
      <vt:variant>
        <vt:i4>1703984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_Toc88139600</vt:lpwstr>
      </vt:variant>
      <vt:variant>
        <vt:i4>1048633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_Toc88139599</vt:lpwstr>
      </vt:variant>
      <vt:variant>
        <vt:i4>1114169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_Toc88139598</vt:lpwstr>
      </vt:variant>
      <vt:variant>
        <vt:i4>1966137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_Toc88139597</vt:lpwstr>
      </vt:variant>
      <vt:variant>
        <vt:i4>2031673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_Toc88139596</vt:lpwstr>
      </vt:variant>
      <vt:variant>
        <vt:i4>2555979</vt:i4>
      </vt:variant>
      <vt:variant>
        <vt:i4>3</vt:i4>
      </vt:variant>
      <vt:variant>
        <vt:i4>0</vt:i4>
      </vt:variant>
      <vt:variant>
        <vt:i4>5</vt:i4>
      </vt:variant>
      <vt:variant>
        <vt:lpwstr>mailto:info@freshcare.com.au</vt:lpwstr>
      </vt:variant>
      <vt:variant>
        <vt:lpwstr/>
      </vt:variant>
      <vt:variant>
        <vt:i4>262234</vt:i4>
      </vt:variant>
      <vt:variant>
        <vt:i4>0</vt:i4>
      </vt:variant>
      <vt:variant>
        <vt:i4>0</vt:i4>
      </vt:variant>
      <vt:variant>
        <vt:i4>5</vt:i4>
      </vt:variant>
      <vt:variant>
        <vt:lpwstr>http://www.freshcare.com.au/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Christa Schwarz</dc:creator>
  <cp:keywords/>
  <dc:description/>
  <cp:lastModifiedBy>Arthur Souza Rodrigues</cp:lastModifiedBy>
  <cp:revision>1</cp:revision>
  <cp:lastPrinted>2024-04-17T03:14:00Z</cp:lastPrinted>
  <dcterms:created xsi:type="dcterms:W3CDTF">2024-04-26T08:04:00Z</dcterms:created>
  <dcterms:modified xsi:type="dcterms:W3CDTF">2026-09-22T16:41:00Z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0x010100EA03FA64F36A6E489418B74E733FCF4C</vt:lpwstr>
  </property>
  <property fmtid="{D5CDD505-2E9C-101B-9397-08002B2CF9AE}" pid="3" name="MediaServiceImageTags">
    <vt:lpwstr/>
  </property>
</Properties>
</file>