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20DDAA" w14:textId="77777777" w:rsidR="00966B5F" w:rsidRDefault="0051392F">
      <w:pPr>
        <w:pPrChange w:id="0" w:author="Comparison" w:date="2026-09-26T14:41:00Z" w16du:dateUtc="2026-09-26T18:41:00Z">
          <w:pPr>
            <w:jc w:val="both"/>
          </w:pPr>
        </w:pPrChange>
      </w:pPr>
      <w:ins w:id="1" w:author="Comparison" w:date="2026-09-26T14:41:00Z" w16du:dateUtc="2026-09-26T18:41:00Z">
        <w:r>
          <w:rPr>
            <w:sz w:val="28"/>
            <w:szCs w:val="28"/>
          </w:rPr>
          <w:t>Large Font Size</w:t>
        </w:r>
      </w:ins>
      <w:del w:id="2" w:author="Comparison" w:date="2026-09-26T14:41:00Z" w16du:dateUtc="2026-09-26T18:41:00Z">
        <w:r>
          <w:delText>Justify Alignment</w:delText>
        </w:r>
      </w:del>
      <w:r>
        <w:rPr>
          <w:sz w:val="28"/>
          <w:rPrChange w:id="3" w:author="Comparison" w:date="2026-09-26T14:41:00Z" w16du:dateUtc="2026-09-26T18:41:00Z">
            <w:rPr/>
          </w:rPrChange>
        </w:rPr>
        <w:t xml:space="preserve"> Demo</w:t>
      </w:r>
    </w:p>
    <w:p w14:paraId="58262469" w14:textId="77777777" w:rsidR="000D73E4" w:rsidRDefault="0051392F">
      <w:pPr>
        <w:rPr>
          <w:ins w:id="4" w:author="Comparison" w:date="2026-09-26T14:41:00Z" w16du:dateUtc="2026-09-26T18:41:00Z"/>
        </w:rPr>
      </w:pPr>
      <w:r>
        <w:rPr>
          <w:sz w:val="28"/>
          <w:rPrChange w:id="5" w:author="Comparison" w:date="2026-09-26T14:41:00Z" w16du:dateUtc="2026-09-26T18:41:00Z">
            <w:rPr/>
          </w:rPrChange>
        </w:rPr>
        <w:t xml:space="preserve">This document demonstrates </w:t>
      </w:r>
      <w:ins w:id="6" w:author="Comparison" w:date="2026-09-26T14:41:00Z" w16du:dateUtc="2026-09-26T18:41:00Z">
        <w:r>
          <w:rPr>
            <w:sz w:val="28"/>
            <w:szCs w:val="28"/>
          </w:rPr>
          <w:t>large 24pt font size.</w:t>
        </w:r>
      </w:ins>
    </w:p>
    <w:p w14:paraId="18E498A1" w14:textId="77777777" w:rsidR="00966B5F" w:rsidRDefault="0051392F">
      <w:pPr>
        <w:pPrChange w:id="7" w:author="Comparison" w:date="2026-09-26T14:41:00Z" w16du:dateUtc="2026-09-26T18:41:00Z">
          <w:pPr>
            <w:jc w:val="both"/>
          </w:pPr>
        </w:pPrChange>
      </w:pPr>
      <w:ins w:id="8" w:author="Comparison" w:date="2026-09-26T14:41:00Z" w16du:dateUtc="2026-09-26T18:41:00Z">
        <w:r>
          <w:rPr>
            <w:sz w:val="28"/>
            <w:szCs w:val="28"/>
          </w:rPr>
          <w:t>Large fonts</w:t>
        </w:r>
      </w:ins>
      <w:del w:id="9" w:author="Comparison" w:date="2026-09-26T14:41:00Z" w16du:dateUtc="2026-09-26T18:41:00Z">
        <w:r>
          <w:delText>justified text alignment which spreads text evenly across the full width of the line, creating clean left and right edges that</w:delText>
        </w:r>
      </w:del>
      <w:r>
        <w:rPr>
          <w:sz w:val="28"/>
          <w:rPrChange w:id="10" w:author="Comparison" w:date="2026-09-26T14:41:00Z" w16du:dateUtc="2026-09-26T18:41:00Z">
            <w:rPr/>
          </w:rPrChange>
        </w:rPr>
        <w:t xml:space="preserve"> are </w:t>
      </w:r>
      <w:ins w:id="11" w:author="Comparison" w:date="2026-09-26T14:41:00Z" w16du:dateUtc="2026-09-26T18:41:00Z">
        <w:r>
          <w:rPr>
            <w:sz w:val="28"/>
            <w:szCs w:val="28"/>
          </w:rPr>
          <w:t>great</w:t>
        </w:r>
      </w:ins>
      <w:del w:id="12" w:author="Comparison" w:date="2026-09-26T14:41:00Z" w16du:dateUtc="2026-09-26T18:41:00Z">
        <w:r>
          <w:delText>perfect</w:delText>
        </w:r>
      </w:del>
      <w:r>
        <w:rPr>
          <w:sz w:val="28"/>
          <w:rPrChange w:id="13" w:author="Comparison" w:date="2026-09-26T14:41:00Z" w16du:dateUtc="2026-09-26T18:41:00Z">
            <w:rPr/>
          </w:rPrChange>
        </w:rPr>
        <w:t xml:space="preserve"> for </w:t>
      </w:r>
      <w:ins w:id="14" w:author="Comparison" w:date="2026-09-26T14:41:00Z" w16du:dateUtc="2026-09-26T18:41:00Z">
        <w:r>
          <w:rPr>
            <w:sz w:val="28"/>
            <w:szCs w:val="28"/>
          </w:rPr>
          <w:t>titles</w:t>
        </w:r>
      </w:ins>
      <w:del w:id="15" w:author="Comparison" w:date="2026-09-26T14:41:00Z" w16du:dateUtc="2026-09-26T18:41:00Z">
        <w:r>
          <w:delText>formal documents</w:delText>
        </w:r>
      </w:del>
      <w:r>
        <w:rPr>
          <w:sz w:val="28"/>
          <w:rPrChange w:id="16" w:author="Comparison" w:date="2026-09-26T14:41:00Z" w16du:dateUtc="2026-09-26T18:41:00Z">
            <w:rPr/>
          </w:rPrChange>
        </w:rPr>
        <w:t xml:space="preserve"> and </w:t>
      </w:r>
      <w:ins w:id="17" w:author="Comparison" w:date="2026-09-26T14:41:00Z" w16du:dateUtc="2026-09-26T18:41:00Z">
        <w:r>
          <w:rPr>
            <w:sz w:val="28"/>
            <w:szCs w:val="28"/>
          </w:rPr>
          <w:t>presentations</w:t>
        </w:r>
      </w:ins>
      <w:del w:id="18" w:author="Comparison" w:date="2026-09-26T14:41:00Z" w16du:dateUtc="2026-09-26T18:41:00Z">
        <w:r>
          <w:delText>publications</w:delText>
        </w:r>
      </w:del>
      <w:r>
        <w:rPr>
          <w:sz w:val="28"/>
          <w:rPrChange w:id="19" w:author="Comparison" w:date="2026-09-26T14:41:00Z" w16du:dateUtc="2026-09-26T18:41:00Z">
            <w:rPr/>
          </w:rPrChange>
        </w:rPr>
        <w:t>.</w:t>
      </w:r>
    </w:p>
    <w:sectPr w:rsidR="00966B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B5F"/>
    <w:rsid w:val="000D73E4"/>
    <w:rsid w:val="00130EDD"/>
    <w:rsid w:val="005017B3"/>
    <w:rsid w:val="0051392F"/>
    <w:rsid w:val="00966B5F"/>
    <w:rsid w:val="00C4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6174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2026-09-26T18:41:00Z</dcterms:modified>
</cp:coreProperties>
</file>