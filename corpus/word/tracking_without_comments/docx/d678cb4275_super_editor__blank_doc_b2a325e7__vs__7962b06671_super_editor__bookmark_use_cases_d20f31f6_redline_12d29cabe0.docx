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2A5EC3" w14:textId="77777777" w:rsidR="0063071E" w:rsidRDefault="00171191">
      <w:pPr>
        <w:rPr>
          <w:ins w:id="36" w:author="Comparison" w:date="2026-09-26T15:09:00Z" w16du:dateUtc="2026-09-26T19:09:00Z"/>
        </w:rPr>
      </w:pPr>
      <w:ins w:id="37" w:author="Comparison" w:date="2026-09-26T15:09:00Z" w16du:dateUtc="2026-09-26T19:09:00Z">
        <w:r>
          <w:t xml:space="preserve">This is a paragraph with a </w:t>
        </w:r>
        <w:bookmarkStart w:id="38" w:name="SimpleBookmark"/>
        <w:r>
          <w:t>simple bookmark</w:t>
        </w:r>
        <w:bookmarkEnd w:id="38"/>
        <w:r>
          <w:t xml:space="preserve"> inside.</w:t>
        </w:r>
      </w:ins>
    </w:p>
    <w:p w14:paraId="228223DA" w14:textId="77777777" w:rsidR="0063071E" w:rsidRDefault="00171191">
      <w:pPr>
        <w:rPr>
          <w:ins w:id="39" w:author="Comparison" w:date="2026-09-26T15:09:00Z" w16du:dateUtc="2026-09-26T19:09:00Z"/>
        </w:rPr>
      </w:pPr>
      <w:ins w:id="40" w:author="Comparison" w:date="2026-09-26T15:09:00Z" w16du:dateUtc="2026-09-26T19:09:00Z">
        <w:r>
          <w:t xml:space="preserve">This is a </w:t>
        </w:r>
        <w:bookmarkStart w:id="41" w:name="MultiRunBookmark"/>
        <w:r>
          <w:t>multi-run</w:t>
        </w:r>
        <w:bookmarkEnd w:id="41"/>
        <w:r>
          <w:t xml:space="preserve"> bookmark.</w:t>
        </w:r>
      </w:ins>
    </w:p>
    <w:p w14:paraId="75A620D5" w14:textId="77777777" w:rsidR="0063071E" w:rsidRDefault="00171191">
      <w:pPr>
        <w:rPr>
          <w:ins w:id="42" w:author="Comparison" w:date="2026-09-26T15:09:00Z" w16du:dateUtc="2026-09-26T19:09:00Z"/>
        </w:rPr>
      </w:pPr>
      <w:bookmarkStart w:id="43" w:name="ParagraphBookmark"/>
      <w:ins w:id="44" w:author="Comparison" w:date="2026-09-26T15:09:00Z" w16du:dateUtc="2026-09-26T19:09:00Z">
        <w:r>
          <w:t>This entire paragraph is bookmarked.</w:t>
        </w:r>
        <w:bookmarkEnd w:id="43"/>
      </w:ins>
    </w:p>
    <w:p w14:paraId="014685E4" w14:textId="77777777" w:rsidR="0063071E" w:rsidRDefault="00171191">
      <w:pPr>
        <w:rPr>
          <w:ins w:id="45" w:author="Comparison" w:date="2026-09-26T15:09:00Z" w16du:dateUtc="2026-09-26T19:09:00Z"/>
        </w:rPr>
      </w:pPr>
      <w:ins w:id="46" w:author="Comparison" w:date="2026-09-26T15:09:00Z" w16du:dateUtc="2026-09-26T19:09:00Z">
        <w:r>
          <w:t xml:space="preserve">Here is </w:t>
        </w:r>
        <w:bookmarkStart w:id="47" w:name="OuterBookmark"/>
        <w:r>
          <w:t xml:space="preserve">outer </w:t>
        </w:r>
        <w:bookmarkStart w:id="48" w:name="InnerBookmark"/>
        <w:bookmarkEnd w:id="47"/>
        <w:r>
          <w:t>inner</w:t>
        </w:r>
        <w:bookmarkEnd w:id="48"/>
        <w:r>
          <w:t xml:space="preserve"> bookmark.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071E" w14:paraId="4F7AD2B0" w14:textId="77777777">
        <w:trPr>
          <w:ins w:id="49" w:author="Comparison" w:date="2026-09-26T15:09:00Z" w16du:dateUtc="2026-09-26T19:09:00Z"/>
        </w:trPr>
        <w:tc>
          <w:tcPr>
            <w:tcW w:w="4320" w:type="dxa"/>
          </w:tcPr>
          <w:p w14:paraId="098B2EB5" w14:textId="77777777" w:rsidR="0063071E" w:rsidRDefault="0063071E">
            <w:pPr>
              <w:rPr>
                <w:ins w:id="50" w:author="Comparison" w:date="2026-09-26T15:09:00Z" w16du:dateUtc="2026-09-26T19:09:00Z"/>
              </w:rPr>
            </w:pPr>
          </w:p>
          <w:p w14:paraId="3B8B960B" w14:textId="77777777" w:rsidR="0063071E" w:rsidRDefault="00171191">
            <w:pPr>
              <w:rPr>
                <w:ins w:id="51" w:author="Comparison" w:date="2026-09-26T15:09:00Z" w16du:dateUtc="2026-09-26T19:09:00Z"/>
              </w:rPr>
            </w:pPr>
            <w:ins w:id="52" w:author="Comparison" w:date="2026-09-26T15:09:00Z" w16du:dateUtc="2026-09-26T19:09:00Z">
              <w:r>
                <w:t xml:space="preserve">Cell with </w:t>
              </w:r>
              <w:bookmarkStart w:id="53" w:name="CellBookmark"/>
              <w:r>
                <w:t>bookmark</w:t>
              </w:r>
              <w:bookmarkEnd w:id="53"/>
            </w:ins>
          </w:p>
        </w:tc>
        <w:tc>
          <w:tcPr>
            <w:tcW w:w="4320" w:type="dxa"/>
          </w:tcPr>
          <w:p w14:paraId="7508037D" w14:textId="77777777" w:rsidR="0063071E" w:rsidRDefault="0063071E">
            <w:pPr>
              <w:rPr>
                <w:ins w:id="54" w:author="Comparison" w:date="2026-09-26T15:09:00Z" w16du:dateUtc="2026-09-26T19:09:00Z"/>
              </w:rPr>
            </w:pPr>
          </w:p>
        </w:tc>
      </w:tr>
      <w:tr w:rsidR="0063071E" w14:paraId="4ED150DE" w14:textId="77777777">
        <w:trPr>
          <w:ins w:id="55" w:author="Comparison" w:date="2026-09-26T15:09:00Z" w16du:dateUtc="2026-09-26T19:09:00Z"/>
        </w:trPr>
        <w:tc>
          <w:tcPr>
            <w:tcW w:w="4320" w:type="dxa"/>
          </w:tcPr>
          <w:p w14:paraId="35F18294" w14:textId="77777777" w:rsidR="0063071E" w:rsidRDefault="0063071E">
            <w:pPr>
              <w:rPr>
                <w:ins w:id="56" w:author="Comparison" w:date="2026-09-26T15:09:00Z" w16du:dateUtc="2026-09-26T19:09:00Z"/>
              </w:rPr>
            </w:pPr>
          </w:p>
        </w:tc>
        <w:tc>
          <w:tcPr>
            <w:tcW w:w="4320" w:type="dxa"/>
          </w:tcPr>
          <w:p w14:paraId="0D2B3D0A" w14:textId="77777777" w:rsidR="0063071E" w:rsidRDefault="0063071E">
            <w:pPr>
              <w:rPr>
                <w:ins w:id="57" w:author="Comparison" w:date="2026-09-26T15:09:00Z" w16du:dateUtc="2026-09-26T19:09:00Z"/>
              </w:rPr>
            </w:pPr>
          </w:p>
        </w:tc>
      </w:tr>
    </w:tbl>
    <w:p w14:paraId="1005EFF9" w14:textId="77777777" w:rsidR="003C58BC" w:rsidRDefault="00171191">
      <w:ins w:id="58" w:author="Comparison" w:date="2026-09-26T15:09:00Z" w16du:dateUtc="2026-09-26T19:09:00Z">
        <w:r>
          <w:t xml:space="preserve">Adjacent: </w:t>
        </w:r>
        <w:bookmarkStart w:id="59" w:name="FirstBookmark"/>
        <w:r>
          <w:t>first</w:t>
        </w:r>
        <w:bookmarkEnd w:id="59"/>
        <w:r>
          <w:t xml:space="preserve"> and </w:t>
        </w:r>
        <w:bookmarkStart w:id="60" w:name="SecondBookmark"/>
        <w:r>
          <w:t>second</w:t>
        </w:r>
      </w:ins>
      <w:bookmarkEnd w:id="60"/>
    </w:p>
    <w:sectPr w:rsidR="003C58BC" w:rsidSect="00034616">
      <w:pgSz w:w="12240" w:h="15840"/>
      <w:pgMar w:top="1440" w:right="1800" w:bottom="1440" w:left="1800" w:header="720" w:footer="720" w:gutter="0"/>
      <w:cols w:space="720"/>
      <w:docGrid w:linePitch="360"/>
      <w:sectPrChange w:id="61" w:author="Comparison" w:date="2026-09-26T15:09:00Z" w16du:dateUtc="2026-09-26T19:09:00Z">
        <w:sectPr w:rsidR="003C58BC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478139">
    <w:abstractNumId w:val="8"/>
  </w:num>
  <w:num w:numId="2" w16cid:durableId="112138657">
    <w:abstractNumId w:val="6"/>
  </w:num>
  <w:num w:numId="3" w16cid:durableId="676888323">
    <w:abstractNumId w:val="5"/>
  </w:num>
  <w:num w:numId="4" w16cid:durableId="1411468674">
    <w:abstractNumId w:val="4"/>
  </w:num>
  <w:num w:numId="5" w16cid:durableId="641302354">
    <w:abstractNumId w:val="7"/>
  </w:num>
  <w:num w:numId="6" w16cid:durableId="990720174">
    <w:abstractNumId w:val="3"/>
  </w:num>
  <w:num w:numId="7" w16cid:durableId="1030448171">
    <w:abstractNumId w:val="2"/>
  </w:num>
  <w:num w:numId="8" w16cid:durableId="1125004748">
    <w:abstractNumId w:val="1"/>
  </w:num>
  <w:num w:numId="9" w16cid:durableId="1128643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034616"/>
    <w:rsid w:val="0006063C"/>
    <w:rsid w:val="0015074B"/>
    <w:rsid w:val="00171191"/>
    <w:rsid w:val="0029639D"/>
    <w:rsid w:val="00326F90"/>
    <w:rsid w:val="00360F1B"/>
    <w:rsid w:val="003C1D14"/>
    <w:rsid w:val="003C58BC"/>
    <w:rsid w:val="0063071E"/>
    <w:rsid w:val="00931F1A"/>
    <w:rsid w:val="00960ED7"/>
    <w:rsid w:val="00AA1D8D"/>
    <w:rsid w:val="00AF4127"/>
    <w:rsid w:val="00B47730"/>
    <w:rsid w:val="00CB0664"/>
    <w:rsid w:val="00D73C96"/>
    <w:rsid w:val="00E83F25"/>
    <w:rsid w:val="00F400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9-26T15:09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0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9-26T15:09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0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9-26T15:09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0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9-26T15:09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09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9-26T15:09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0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9-26T15:09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0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9-26T15:09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0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9-26T15:09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0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9-26T15:09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0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3F2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83F2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9-26T15:09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0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09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0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09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9-26T15:09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09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09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09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09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9-26T15:09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9-26T15:09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9-26T15:09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09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09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09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9-26T15:09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D73C96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09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09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09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9-26T15:09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9-26T15:09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9-26T15:09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9-26T15:09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9-26T15:09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9-26T15:09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09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09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09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09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9-26T15:09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D73C96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9-26T15:09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9-26T15:09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D73C96"/>
    <w:rPr>
      <w:b/>
      <w:bCs/>
    </w:rPr>
  </w:style>
  <w:style w:type="character" w:styleId="Emphasis">
    <w:name w:val="Emphasis"/>
    <w:basedOn w:val="DefaultParagraphFont"/>
    <w:uiPriority w:val="20"/>
    <w:qFormat/>
    <w:rsid w:val="00D73C9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73C9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73C9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73C9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09:00Z">
        <w:pPr>
          <w:keepNext/>
          <w:keepLines/>
          <w:spacing w:before="480" w:line="276" w:lineRule="auto"/>
        </w:pPr>
      </w:pPrChange>
    </w:pPr>
    <w:rPr>
      <w:rPrChange w:id="35" w:author="Comparison" w:date="2026-09-26T15:09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73C96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73C96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73C96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73C96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73C96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73C96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73C96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73C9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73C9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73C9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73C9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73C9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73C9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73C9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73C9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73C9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73C9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7F461F-762C-4748-83BD-48463CDCE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2025-01-22T20:41:00Z</dcterms:created>
  <dcterms:modified xsi:type="dcterms:W3CDTF">2026-09-26T19:09:00Z</dcterms:modified>
</cp:coreProperties>
</file>