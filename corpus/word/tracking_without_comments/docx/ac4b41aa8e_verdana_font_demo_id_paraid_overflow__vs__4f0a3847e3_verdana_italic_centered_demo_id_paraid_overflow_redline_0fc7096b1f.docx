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21D34F" w14:textId="77777777" w:rsidR="00A15DC7" w:rsidRDefault="00FD5DF8">
      <w:r>
        <w:rPr>
          <w:rFonts w:ascii="Verdana, Geneva, sans-serif" w:hAnsi="Verdana, Geneva, sans-serif"/>
          <w:i/>
          <w:rPrChange w:id="0" w:author="Author" w:date="2026-06-29T11:29:00Z" w16du:dateUtc="2026-06-29T15:29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ins w:id="1" w:author="Author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t>Italic Centered</w:t>
        </w:r>
      </w:ins>
      <w:del w:id="2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delText>Font</w:delText>
        </w:r>
      </w:del>
      <w:r>
        <w:rPr>
          <w:rFonts w:ascii="Verdana, Geneva, sans-serif" w:hAnsi="Verdana, Geneva, sans-serif"/>
          <w:i/>
          <w:rPrChange w:id="3" w:author="Author" w:date="2026-06-29T11:29:00Z" w16du:dateUtc="2026-06-29T15:29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70B44374" w14:textId="77777777" w:rsidR="00A15DC7" w:rsidRDefault="00FD5DF8">
      <w:r>
        <w:rPr>
          <w:rFonts w:ascii="Verdana, Geneva, sans-serif" w:hAnsi="Verdana, Geneva, sans-serif"/>
          <w:i/>
          <w:rPrChange w:id="4" w:author="Author" w:date="2026-06-29T11:29:00Z" w16du:dateUtc="2026-06-29T15:29:00Z">
            <w:rPr>
              <w:rFonts w:ascii="Verdana, Geneva, sans-serif" w:hAnsi="Verdana, Geneva, sans-serif" w:cs="Verdana, Geneva, sans-serif"/>
            </w:rPr>
          </w:rPrChange>
        </w:rPr>
        <w:t xml:space="preserve">This document </w:t>
      </w:r>
      <w:ins w:id="5" w:author="Author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t>shows</w:t>
        </w:r>
      </w:ins>
      <w:del w:id="6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delText>uses the</w:delText>
        </w:r>
      </w:del>
      <w:r>
        <w:rPr>
          <w:rFonts w:ascii="Verdana, Geneva, sans-serif" w:hAnsi="Verdana, Geneva, sans-serif"/>
          <w:i/>
          <w:rPrChange w:id="7" w:author="Author" w:date="2026-06-29T11:29:00Z" w16du:dateUtc="2026-06-29T15:29:00Z">
            <w:rPr>
              <w:rFonts w:ascii="Verdana, Geneva, sans-serif" w:hAnsi="Verdana, Geneva, sans-serif" w:cs="Verdana, Geneva, sans-serif"/>
            </w:rPr>
          </w:rPrChange>
        </w:rPr>
        <w:t xml:space="preserve"> Verdana font </w:t>
      </w:r>
      <w:ins w:id="8" w:author="Author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t>with italic and center alignment</w:t>
        </w:r>
      </w:ins>
      <w:del w:id="9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delText>family</w:delText>
        </w:r>
      </w:del>
      <w:r>
        <w:rPr>
          <w:rFonts w:ascii="Verdana, Geneva, sans-serif" w:hAnsi="Verdana, Geneva, sans-serif"/>
          <w:i/>
          <w:rPrChange w:id="10" w:author="Author" w:date="2026-06-29T11:29:00Z" w16du:dateUtc="2026-06-29T15:29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4E8CBD77" w14:textId="77777777" w:rsidR="00A15DC7" w:rsidRDefault="00FD5DF8">
      <w:r>
        <w:rPr>
          <w:rFonts w:ascii="Verdana, Geneva, sans-serif" w:hAnsi="Verdana, Geneva, sans-serif"/>
          <w:i/>
          <w:rPrChange w:id="11" w:author="Author" w:date="2026-06-29T11:29:00Z" w16du:dateUtc="2026-06-29T15:29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ins w:id="12" w:author="Author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t>italic centered creates</w:t>
        </w:r>
      </w:ins>
      <w:del w:id="13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delText>is</w:delText>
        </w:r>
      </w:del>
      <w:r>
        <w:rPr>
          <w:rFonts w:ascii="Verdana, Geneva, sans-serif" w:hAnsi="Verdana, Geneva, sans-serif"/>
          <w:i/>
          <w:rPrChange w:id="14" w:author="Author" w:date="2026-06-29T11:29:00Z" w16du:dateUtc="2026-06-29T15:29:00Z">
            <w:rPr>
              <w:rFonts w:ascii="Verdana, Geneva, sans-serif" w:hAnsi="Verdana, Geneva, sans-serif" w:cs="Verdana, Geneva, sans-serif"/>
            </w:rPr>
          </w:rPrChange>
        </w:rPr>
        <w:t xml:space="preserve"> a </w:t>
      </w:r>
      <w:ins w:id="15" w:author="Author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t>clean and modern look</w:t>
        </w:r>
      </w:ins>
      <w:del w:id="16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delText>highly readable sans-serif font</w:delText>
        </w:r>
      </w:del>
      <w:r>
        <w:rPr>
          <w:rFonts w:ascii="Verdana, Geneva, sans-serif" w:hAnsi="Verdana, Geneva, sans-serif"/>
          <w:i/>
          <w:rPrChange w:id="17" w:author="Author" w:date="2026-06-29T11:29:00Z" w16du:dateUtc="2026-06-29T15:29:00Z">
            <w:rPr>
              <w:rFonts w:ascii="Verdana, Geneva, sans-serif" w:hAnsi="Verdana, Geneva, sans-serif" w:cs="Verdana, Geneva, sans-serif"/>
            </w:rPr>
          </w:rPrChange>
        </w:rPr>
        <w:t>.</w:t>
      </w:r>
    </w:p>
    <w:sectPr w:rsidR="00A15D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DC7"/>
    <w:rsid w:val="007F6CB4"/>
    <w:rsid w:val="00944409"/>
    <w:rsid w:val="00A15DC7"/>
    <w:rsid w:val="00F87E0F"/>
    <w:rsid w:val="00FD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76F88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2026-06-29T15:29:00Z</dcterms:modified>
</cp:coreProperties>
</file>