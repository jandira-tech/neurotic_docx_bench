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1A493A" w14:textId="77777777" w:rsidR="00D46904" w:rsidRDefault="00A5391B" w:rsidP="00A5391B">
      <w:pPr>
        <w:jc w:val="center"/>
        <w:rPr>
          <w:ins w:id="0" w:author="mary.inoue@fap.local" w:date="2026-09-22T12:17:00Z" w16du:dateUtc="2026-09-22T16:17:00Z"/>
          <w:rFonts w:ascii="Arial" w:hAnsi="Arial" w:cs="Arial"/>
          <w:b/>
          <w:sz w:val="28"/>
          <w:szCs w:val="28"/>
        </w:rPr>
      </w:pPr>
      <w:ins w:id="1" w:author="mary.inoue@fap.local" w:date="2026-09-22T12:17:00Z" w16du:dateUtc="2026-09-22T16:17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17783EF8" w14:textId="77777777" w:rsidR="00EB0E11" w:rsidRDefault="00EB0E11" w:rsidP="00A5391B">
      <w:pPr>
        <w:jc w:val="center"/>
        <w:rPr>
          <w:ins w:id="2" w:author="mary.inoue@fap.local" w:date="2026-09-22T12:17:00Z" w16du:dateUtc="2026-09-22T16:17:00Z"/>
          <w:rFonts w:ascii="Arial" w:hAnsi="Arial" w:cs="Arial"/>
          <w:b/>
          <w:sz w:val="28"/>
          <w:szCs w:val="28"/>
        </w:rPr>
      </w:pPr>
    </w:p>
    <w:p w14:paraId="7B145E2C" w14:textId="77777777" w:rsidR="00EB0E11" w:rsidRPr="00AC2557" w:rsidRDefault="00EB0E11" w:rsidP="00EB0E11">
      <w:pPr>
        <w:rPr>
          <w:ins w:id="3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4" w:author="mary.inoue@fap.local" w:date="2026-09-22T12:17:00Z" w16du:dateUtc="2026-09-22T16:17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576DB305" w14:textId="77777777" w:rsidR="00A5391B" w:rsidRDefault="00A5391B" w:rsidP="00A5391B">
      <w:pPr>
        <w:jc w:val="center"/>
        <w:rPr>
          <w:ins w:id="5" w:author="mary.inoue@fap.local" w:date="2026-09-22T12:17:00Z" w16du:dateUtc="2026-09-22T16:17:00Z"/>
          <w:rFonts w:ascii="Arial" w:hAnsi="Arial" w:cs="Arial"/>
          <w:b/>
          <w:sz w:val="28"/>
          <w:szCs w:val="28"/>
        </w:rPr>
      </w:pPr>
    </w:p>
    <w:p w14:paraId="2679BC61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7" w:author="mary.inoue@fap.local" w:date="2026-09-22T12:17:00Z" w16du:dateUtc="2026-09-22T16:17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273CAEDB" w14:textId="77777777" w:rsidR="00132F7D" w:rsidRDefault="00132F7D" w:rsidP="00A5391B">
      <w:pPr>
        <w:jc w:val="center"/>
        <w:rPr>
          <w:ins w:id="8" w:author="mary.inoue@fap.local" w:date="2026-09-22T12:17:00Z" w16du:dateUtc="2026-09-22T16:17:00Z"/>
          <w:rFonts w:ascii="Arial" w:hAnsi="Arial" w:cs="Arial"/>
          <w:b/>
          <w:sz w:val="28"/>
          <w:szCs w:val="28"/>
        </w:rPr>
      </w:pPr>
    </w:p>
    <w:p w14:paraId="5E0CC453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10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2AD489E8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36BB5662" w14:textId="77777777" w:rsidR="00A5391B" w:rsidRDefault="00A5391B" w:rsidP="00A5391B">
      <w:pPr>
        <w:rPr>
          <w:ins w:id="12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3" w:author="mary.inoue@fap.local" w:date="2026-09-22T12:17:00Z" w16du:dateUtc="2026-09-22T16:17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4BEDC3EB" w14:textId="77777777" w:rsidR="00EB0E11" w:rsidRDefault="00EB0E11" w:rsidP="00A5391B">
      <w:pPr>
        <w:rPr>
          <w:ins w:id="1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5" w:author="mary.inoue@fap.local" w:date="2026-09-22T12:17:00Z" w16du:dateUtc="2026-09-22T16:17:00Z">
        <w:r>
          <w:rPr>
            <w:rFonts w:ascii="Arial" w:hAnsi="Arial" w:cs="Arial"/>
            <w:sz w:val="24"/>
            <w:szCs w:val="24"/>
          </w:rPr>
          <w:tab/>
        </w:r>
      </w:ins>
    </w:p>
    <w:p w14:paraId="7B81F1CC" w14:textId="77777777" w:rsidR="0065070B" w:rsidRPr="00345AD1" w:rsidRDefault="0065070B" w:rsidP="0065070B">
      <w:pPr>
        <w:pStyle w:val="Default"/>
        <w:rPr>
          <w:ins w:id="16" w:author="mary.inoue@fap.local" w:date="2026-09-22T12:17:00Z" w16du:dateUtc="2026-09-22T16:17:00Z"/>
        </w:rPr>
      </w:pPr>
      <w:ins w:id="17" w:author="mary.inoue@fap.local" w:date="2026-09-22T12:17:00Z" w16du:dateUtc="2026-09-22T16:17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432620BC" w14:textId="77777777" w:rsidR="0065070B" w:rsidRDefault="0065070B" w:rsidP="00A5391B">
      <w:pPr>
        <w:rPr>
          <w:ins w:id="18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28C2AF47" w14:textId="77777777" w:rsidR="00640AED" w:rsidRPr="00345AD1" w:rsidRDefault="00640AED" w:rsidP="00640AED">
      <w:pPr>
        <w:pStyle w:val="Default"/>
        <w:rPr>
          <w:ins w:id="19" w:author="mary.inoue@fap.local" w:date="2026-09-22T12:17:00Z" w16du:dateUtc="2026-09-22T16:17:00Z"/>
        </w:rPr>
      </w:pPr>
      <w:ins w:id="20" w:author="mary.inoue@fap.local" w:date="2026-09-22T12:17:00Z" w16du:dateUtc="2026-09-22T16:17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4FCB0E9C" w14:textId="77777777" w:rsidR="00640AED" w:rsidRPr="00345AD1" w:rsidRDefault="00640AED" w:rsidP="00640AED">
      <w:pPr>
        <w:rPr>
          <w:ins w:id="21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BFC4C04" w14:textId="77777777" w:rsidR="00C9492A" w:rsidRDefault="00C9492A" w:rsidP="00C9492A">
      <w:pPr>
        <w:rPr>
          <w:ins w:id="22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3" w:author="mary.inoue@fap.local" w:date="2026-09-22T12:17:00Z" w16du:dateUtc="2026-09-22T16:17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58FD0B05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25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7E9CA949" w14:textId="77777777" w:rsidR="00C9492A" w:rsidRDefault="00C9492A" w:rsidP="00C9492A">
      <w:pPr>
        <w:rPr>
          <w:ins w:id="2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5B1759FE" w14:textId="77777777" w:rsidR="00A5391B" w:rsidRDefault="00A5391B" w:rsidP="00A5391B">
      <w:pPr>
        <w:rPr>
          <w:ins w:id="27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8" w:author="mary.inoue@fap.local" w:date="2026-09-22T12:17:00Z" w16du:dateUtc="2026-09-22T16:17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9E44482" w14:textId="77777777" w:rsidR="00EB0E11" w:rsidRPr="002D0CC2" w:rsidRDefault="00EB0E11" w:rsidP="00EB0E11">
      <w:pPr>
        <w:rPr>
          <w:ins w:id="2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30" w:author="mary.inoue@fap.local" w:date="2026-09-22T12:17:00Z" w16du:dateUtc="2026-09-22T16:17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352503E6" w14:textId="77777777" w:rsidR="00EB0E11" w:rsidRDefault="00EB0E11" w:rsidP="00A5391B">
      <w:pPr>
        <w:rPr>
          <w:ins w:id="31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8134BC5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474EADC4" w14:textId="77777777" w:rsidR="00C9492A" w:rsidRDefault="00C9492A" w:rsidP="00C9492A">
      <w:pPr>
        <w:rPr>
          <w:ins w:id="34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06D12F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36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637C801D" w14:textId="77777777" w:rsidR="00C9492A" w:rsidRDefault="00C9492A" w:rsidP="00C9492A">
      <w:pPr>
        <w:rPr>
          <w:ins w:id="3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A4BCD33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39" w:author="mary.inoue@fap.local" w:date="2026-09-22T12:17:00Z" w16du:dateUtc="2026-09-22T16:17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090BF040" w14:textId="77777777" w:rsidR="002D511D" w:rsidRDefault="002D511D" w:rsidP="002D511D">
      <w:pPr>
        <w:rPr>
          <w:ins w:id="40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2A0C8F1C" w14:textId="77777777" w:rsidR="00F11D9F" w:rsidRDefault="00F11D9F" w:rsidP="00F11D9F">
      <w:pPr>
        <w:rPr>
          <w:ins w:id="41" w:author="mary.inoue@fap.local" w:date="2026-09-22T12:17:00Z" w16du:dateUtc="2026-09-22T16:17:00Z"/>
          <w:rFonts w:ascii="Arial" w:hAnsi="Arial" w:cs="Arial"/>
          <w:b/>
        </w:rPr>
      </w:pPr>
      <w:ins w:id="42" w:author="mary.inoue@fap.local" w:date="2026-09-22T12:17:00Z" w16du:dateUtc="2026-09-22T16:17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3EDAE011" w14:textId="77777777" w:rsidR="00F11D9F" w:rsidRPr="00F11D9F" w:rsidRDefault="00F11D9F" w:rsidP="00F11D9F">
      <w:pPr>
        <w:rPr>
          <w:ins w:id="43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44" w:author="mary.inoue@fap.local" w:date="2026-09-22T12:17:00Z" w16du:dateUtc="2026-09-22T16:17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6DD2BD2C" w14:textId="77777777" w:rsidR="00F11D9F" w:rsidRDefault="00F11D9F" w:rsidP="00F11D9F">
      <w:pPr>
        <w:rPr>
          <w:ins w:id="45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8B02863" w14:textId="77777777" w:rsidR="00F11D9F" w:rsidRDefault="00F11D9F" w:rsidP="002D511D">
      <w:pPr>
        <w:rPr>
          <w:ins w:id="4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290A2AEB" w14:textId="77777777" w:rsidR="00A5391B" w:rsidRDefault="002D22E0" w:rsidP="00A5391B">
      <w:pPr>
        <w:rPr>
          <w:ins w:id="47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48" w:author="mary.inoue@fap.local" w:date="2026-09-22T12:17:00Z" w16du:dateUtc="2026-09-22T16:17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061D41C1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50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B704E6C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0E7D5FC0" w14:textId="77777777" w:rsidR="008C61C6" w:rsidRPr="00791921" w:rsidRDefault="008C61C6" w:rsidP="008C61C6">
      <w:pPr>
        <w:rPr>
          <w:ins w:id="52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53" w:author="mary.inoue@fap.local" w:date="2026-09-22T12:17:00Z" w16du:dateUtc="2026-09-22T16:17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7ACF0C68" w14:textId="77777777" w:rsidR="001F3B9E" w:rsidRDefault="001F3B9E" w:rsidP="00A5391B">
      <w:pPr>
        <w:rPr>
          <w:ins w:id="54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41BF2CE" w14:textId="77777777" w:rsidR="001F3B9E" w:rsidRDefault="001F3B9E" w:rsidP="00A5391B">
      <w:pPr>
        <w:rPr>
          <w:ins w:id="55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F3EC0CB" w14:textId="77777777" w:rsidR="00DC250C" w:rsidRDefault="00DC250C" w:rsidP="00A5391B">
      <w:pPr>
        <w:rPr>
          <w:ins w:id="5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57" w:author="mary.inoue@fap.local" w:date="2026-09-22T12:17:00Z" w16du:dateUtc="2026-09-22T16:17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5577249B" w14:textId="77777777" w:rsidR="008C61C6" w:rsidRPr="002D0CC2" w:rsidRDefault="008C61C6" w:rsidP="008C61C6">
      <w:pPr>
        <w:rPr>
          <w:ins w:id="5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59" w:author="mary.inoue@fap.local" w:date="2026-09-22T12:17:00Z" w16du:dateUtc="2026-09-22T16:17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56C427B2" w14:textId="77777777" w:rsidR="003E02AD" w:rsidRDefault="003E02AD" w:rsidP="003E02AD">
      <w:pPr>
        <w:rPr>
          <w:ins w:id="60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E33CC41" w14:textId="77777777" w:rsidR="003E02AD" w:rsidRDefault="003E02AD" w:rsidP="003E02AD">
      <w:pPr>
        <w:rPr>
          <w:ins w:id="61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62" w:author="mary.inoue@fap.local" w:date="2026-09-22T12:17:00Z" w16du:dateUtc="2026-09-22T16:17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642FA55D" w14:textId="77777777" w:rsidR="008C61C6" w:rsidRDefault="008C61C6" w:rsidP="00A5391B">
      <w:pPr>
        <w:rPr>
          <w:ins w:id="6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2E7D321" w14:textId="77777777" w:rsidR="00AF3743" w:rsidRDefault="00AF3743" w:rsidP="00AF3743">
      <w:pPr>
        <w:pStyle w:val="Default"/>
        <w:rPr>
          <w:ins w:id="64" w:author="mary.inoue@fap.local" w:date="2026-09-22T12:17:00Z" w16du:dateUtc="2026-09-22T16:17:00Z"/>
          <w:rFonts w:ascii="ArialMT" w:hAnsi="ArialMT" w:cs="ArialMT"/>
        </w:rPr>
      </w:pPr>
      <w:ins w:id="65" w:author="mary.inoue@fap.local" w:date="2026-09-22T12:17:00Z" w16du:dateUtc="2026-09-22T16:17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629B5381" w14:textId="77777777" w:rsidR="00AF3743" w:rsidRDefault="00AF3743" w:rsidP="00A5391B">
      <w:pPr>
        <w:rPr>
          <w:ins w:id="6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BDF76BE" w14:textId="77777777" w:rsidR="00500EF8" w:rsidRPr="00500EF8" w:rsidRDefault="00500EF8" w:rsidP="00A5391B">
      <w:pPr>
        <w:rPr>
          <w:ins w:id="67" w:author="mary.inoue@fap.local" w:date="2026-09-22T12:17:00Z" w16du:dateUtc="2026-09-22T16:17:00Z"/>
          <w:rFonts w:ascii="Arial" w:hAnsi="Arial" w:cs="Arial"/>
          <w:sz w:val="24"/>
          <w:szCs w:val="24"/>
          <w:lang w:val="en-US"/>
        </w:rPr>
      </w:pPr>
      <w:ins w:id="68" w:author="mary.inoue@fap.local" w:date="2026-09-22T12:17:00Z" w16du:dateUtc="2026-09-22T16:17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46DB5308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70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670D250F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7E539167" w14:textId="77777777" w:rsidR="005120F2" w:rsidRPr="000759E6" w:rsidRDefault="005120F2" w:rsidP="005120F2">
      <w:pPr>
        <w:rPr>
          <w:ins w:id="72" w:author="mary.inoue@fap.local" w:date="2026-09-22T12:17:00Z" w16du:dateUtc="2026-09-22T16:17:00Z"/>
          <w:rFonts w:ascii="Arial" w:hAnsi="Arial" w:cs="Arial"/>
          <w:sz w:val="24"/>
          <w:szCs w:val="24"/>
          <w:lang w:val="en-US"/>
        </w:rPr>
      </w:pPr>
      <w:ins w:id="73" w:author="mary.inoue@fap.local" w:date="2026-09-22T12:17:00Z" w16du:dateUtc="2026-09-22T16:17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66FE1E44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3DDC0EAA" w14:textId="77777777" w:rsidR="009C4CE8" w:rsidRPr="00345AD1" w:rsidRDefault="009C4CE8" w:rsidP="009C4CE8">
      <w:pPr>
        <w:pStyle w:val="Default"/>
        <w:rPr>
          <w:ins w:id="75" w:author="mary.inoue@fap.local" w:date="2026-09-22T12:17:00Z" w16du:dateUtc="2026-09-22T16:17:00Z"/>
          <w:rFonts w:ascii="ArialMT" w:hAnsi="ArialMT" w:cs="ArialMT"/>
        </w:rPr>
      </w:pPr>
    </w:p>
    <w:p w14:paraId="3E2B622E" w14:textId="77777777" w:rsidR="009C4CE8" w:rsidRDefault="009C4CE8" w:rsidP="009C4CE8">
      <w:pPr>
        <w:pStyle w:val="Default"/>
        <w:rPr>
          <w:ins w:id="76" w:author="mary.inoue@fap.local" w:date="2026-09-22T12:17:00Z" w16du:dateUtc="2026-09-22T16:17:00Z"/>
          <w:rFonts w:ascii="ArialMT" w:hAnsi="ArialMT" w:cs="ArialMT"/>
        </w:rPr>
      </w:pPr>
    </w:p>
    <w:p w14:paraId="2162510F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78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53CC77D4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661DCF83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81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20AECA14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6C8B33E9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84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335358E6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1F862E92" w14:textId="77777777" w:rsidR="004B4464" w:rsidRPr="000759E6" w:rsidRDefault="004B4464" w:rsidP="004B4464">
      <w:pPr>
        <w:rPr>
          <w:ins w:id="8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87" w:author="mary.inoue@fap.local" w:date="2026-09-22T12:17:00Z" w16du:dateUtc="2026-09-22T16:17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79B567A9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3F56A951" w14:textId="77777777" w:rsidR="009C4CE8" w:rsidRDefault="009C4CE8" w:rsidP="00A5391B">
      <w:pPr>
        <w:rPr>
          <w:ins w:id="89" w:author="mary.inoue@fap.local" w:date="2026-09-22T12:17:00Z" w16du:dateUtc="2026-09-22T16:17:00Z"/>
          <w:rFonts w:ascii="Arial" w:hAnsi="Arial" w:cs="Arial"/>
          <w:sz w:val="24"/>
          <w:szCs w:val="24"/>
          <w:lang w:val="en-US"/>
        </w:rPr>
      </w:pPr>
    </w:p>
    <w:p w14:paraId="7AAA6A0E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91" w:author="mary.inoue@fap.local" w:date="2026-09-22T12:17:00Z" w16du:dateUtc="2026-09-22T16:17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76B38EEC" w14:textId="77777777" w:rsidR="00AA2126" w:rsidRDefault="00AA2126" w:rsidP="00A5391B">
      <w:pPr>
        <w:rPr>
          <w:ins w:id="92" w:author="mary.inoue@fap.local" w:date="2026-09-22T12:17:00Z" w16du:dateUtc="2026-09-22T16:17:00Z"/>
          <w:rFonts w:ascii="Arial" w:hAnsi="Arial" w:cs="Arial"/>
          <w:sz w:val="24"/>
          <w:szCs w:val="24"/>
          <w:lang w:val="en-US"/>
        </w:rPr>
      </w:pPr>
    </w:p>
    <w:p w14:paraId="617EECE4" w14:textId="77777777" w:rsidR="00DC250C" w:rsidRDefault="00500EF8" w:rsidP="00A5391B">
      <w:pPr>
        <w:rPr>
          <w:ins w:id="93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94" w:author="mary.inoue@fap.local" w:date="2026-09-22T12:17:00Z" w16du:dateUtc="2026-09-22T16:17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5D52DC17" w14:textId="77777777" w:rsidR="00ED46E8" w:rsidRPr="002D0762" w:rsidRDefault="00ED46E8" w:rsidP="00ED46E8">
      <w:pPr>
        <w:rPr>
          <w:ins w:id="95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96" w:author="mary.inoue@fap.local" w:date="2026-09-22T12:17:00Z" w16du:dateUtc="2026-09-22T16:17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4ED24276" w14:textId="77777777" w:rsidR="00ED46E8" w:rsidRPr="00500EF8" w:rsidRDefault="00ED46E8" w:rsidP="00A5391B">
      <w:pPr>
        <w:rPr>
          <w:ins w:id="9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34C761E" w14:textId="77777777" w:rsidR="00DC250C" w:rsidRDefault="005B3636" w:rsidP="00A5391B">
      <w:pPr>
        <w:rPr>
          <w:ins w:id="9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99" w:author="mary.inoue@fap.local" w:date="2026-09-22T12:17:00Z" w16du:dateUtc="2026-09-22T16:17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575C4127" w14:textId="77777777" w:rsidR="00E0284E" w:rsidRPr="00674D51" w:rsidRDefault="00E0284E" w:rsidP="00A5391B">
      <w:pPr>
        <w:rPr>
          <w:ins w:id="100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01" w:author="mary.inoue@fap.local" w:date="2026-09-22T12:17:00Z" w16du:dateUtc="2026-09-22T16:17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093C505C" w14:textId="77777777" w:rsidR="00AA2126" w:rsidRDefault="00AA2126" w:rsidP="00AA2126">
      <w:pPr>
        <w:pStyle w:val="Default"/>
        <w:rPr>
          <w:ins w:id="102" w:author="mary.inoue@fap.local" w:date="2026-09-22T12:17:00Z" w16du:dateUtc="2026-09-22T16:17:00Z"/>
        </w:rPr>
      </w:pPr>
      <w:ins w:id="103" w:author="mary.inoue@fap.local" w:date="2026-09-22T12:17:00Z" w16du:dateUtc="2026-09-22T16:17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69E38F11" w14:textId="77777777" w:rsidR="000172AA" w:rsidRDefault="000172AA" w:rsidP="00AA2126">
      <w:pPr>
        <w:pStyle w:val="Default"/>
        <w:rPr>
          <w:ins w:id="104" w:author="mary.inoue@fap.local" w:date="2026-09-22T12:17:00Z" w16du:dateUtc="2026-09-22T16:17:00Z"/>
        </w:rPr>
      </w:pPr>
    </w:p>
    <w:p w14:paraId="59F4817A" w14:textId="77777777" w:rsidR="000172AA" w:rsidRDefault="000172AA" w:rsidP="000172AA">
      <w:pPr>
        <w:rPr>
          <w:ins w:id="105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06" w:author="mary.inoue@fap.local" w:date="2026-09-22T12:17:00Z" w16du:dateUtc="2026-09-22T16:17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1417FA4B" w14:textId="77777777" w:rsidR="000172AA" w:rsidRDefault="000172AA" w:rsidP="00AA2126">
      <w:pPr>
        <w:pStyle w:val="Default"/>
        <w:rPr>
          <w:ins w:id="107" w:author="mary.inoue@fap.local" w:date="2026-09-22T12:17:00Z" w16du:dateUtc="2026-09-22T16:17:00Z"/>
        </w:rPr>
      </w:pPr>
    </w:p>
    <w:p w14:paraId="76E9C1F8" w14:textId="77777777" w:rsidR="00AA2126" w:rsidRPr="00345AD1" w:rsidRDefault="00AA2126" w:rsidP="00AA2126">
      <w:pPr>
        <w:pStyle w:val="Default"/>
        <w:rPr>
          <w:ins w:id="108" w:author="mary.inoue@fap.local" w:date="2026-09-22T12:17:00Z" w16du:dateUtc="2026-09-22T16:17:00Z"/>
        </w:rPr>
      </w:pPr>
    </w:p>
    <w:p w14:paraId="00C3462D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110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E67E238" w14:textId="77777777" w:rsidR="00AA2126" w:rsidRDefault="00AA2126" w:rsidP="00A5391B">
      <w:pPr>
        <w:rPr>
          <w:ins w:id="111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525E6F3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113" w:author="mary.inoue@fap.local" w:date="2026-09-22T12:17:00Z" w16du:dateUtc="2026-09-22T16:17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0BDC5883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F3C456D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7:00Z" w16du:dateUtc="2026-09-22T16:17:00Z"/>
          <w:rFonts w:ascii="Arial" w:hAnsi="Arial" w:cs="Arial"/>
          <w:b/>
          <w:sz w:val="24"/>
          <w:szCs w:val="24"/>
        </w:rPr>
      </w:pPr>
      <w:ins w:id="116" w:author="mary.inoue@fap.local" w:date="2026-09-22T12:17:00Z" w16du:dateUtc="2026-09-22T16:17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66402409" w14:textId="77777777" w:rsidR="00C01CF0" w:rsidRDefault="00C01CF0" w:rsidP="00A5391B">
      <w:pPr>
        <w:rPr>
          <w:ins w:id="11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5B36B60" w14:textId="77777777" w:rsidR="00E0284E" w:rsidRPr="006A49C0" w:rsidRDefault="006A49C0" w:rsidP="00A5391B">
      <w:pPr>
        <w:rPr>
          <w:ins w:id="11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19" w:author="mary.inoue@fap.local" w:date="2026-09-22T12:17:00Z" w16du:dateUtc="2026-09-22T16:17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0F2B1041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021B40F1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122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A972149" w14:textId="77777777" w:rsidR="006575DD" w:rsidRDefault="006575DD" w:rsidP="006575DD">
      <w:pPr>
        <w:rPr>
          <w:ins w:id="123" w:author="mary.inoue@fap.local" w:date="2026-09-22T12:17:00Z" w16du:dateUtc="2026-09-22T16:17:00Z"/>
          <w:rFonts w:ascii="Arial" w:hAnsi="Arial" w:cs="Arial"/>
          <w:b/>
          <w:sz w:val="24"/>
          <w:szCs w:val="24"/>
        </w:rPr>
      </w:pPr>
    </w:p>
    <w:p w14:paraId="42E4CF27" w14:textId="77777777" w:rsidR="006A49C0" w:rsidRDefault="006575DD" w:rsidP="00A5391B">
      <w:pPr>
        <w:rPr>
          <w:ins w:id="124" w:author="mary.inoue@fap.local" w:date="2026-09-22T12:17:00Z" w16du:dateUtc="2026-09-22T16:17:00Z"/>
          <w:rFonts w:ascii="Arial" w:hAnsi="Arial" w:cs="Arial"/>
          <w:b/>
          <w:sz w:val="24"/>
          <w:szCs w:val="24"/>
        </w:rPr>
      </w:pPr>
      <w:ins w:id="125" w:author="mary.inoue@fap.local" w:date="2026-09-22T12:17:00Z" w16du:dateUtc="2026-09-22T16:17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5EEBEFA5" w14:textId="77777777" w:rsidR="004D03FD" w:rsidRDefault="004D03FD" w:rsidP="00A5391B">
      <w:pPr>
        <w:rPr>
          <w:ins w:id="12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27" w:author="mary.inoue@fap.local" w:date="2026-09-22T12:17:00Z" w16du:dateUtc="2026-09-22T16:17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1C557D09" w14:textId="77777777" w:rsidR="005B2275" w:rsidRDefault="005B2275" w:rsidP="00A5391B">
      <w:pPr>
        <w:rPr>
          <w:ins w:id="128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6AA91EC" w14:textId="77777777" w:rsidR="005B2275" w:rsidRPr="00FD6C0D" w:rsidRDefault="005B2275" w:rsidP="005B2275">
      <w:pPr>
        <w:rPr>
          <w:ins w:id="12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30" w:author="mary.inoue@fap.local" w:date="2026-09-22T12:17:00Z" w16du:dateUtc="2026-09-22T16:17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28ACC16F" w14:textId="77777777" w:rsidR="005B2275" w:rsidRPr="004D03FD" w:rsidRDefault="005B2275" w:rsidP="00A5391B">
      <w:pPr>
        <w:rPr>
          <w:ins w:id="131" w:author="mary.inoue@fap.local" w:date="2026-09-22T12:17:00Z" w16du:dateUtc="2026-09-22T16:17:00Z"/>
          <w:rFonts w:ascii="Arial" w:hAnsi="Arial" w:cs="Arial"/>
          <w:b/>
          <w:sz w:val="24"/>
          <w:szCs w:val="24"/>
        </w:rPr>
      </w:pPr>
    </w:p>
    <w:p w14:paraId="068589BB" w14:textId="77777777" w:rsidR="00C43956" w:rsidRDefault="00C43956" w:rsidP="00C43956">
      <w:pPr>
        <w:rPr>
          <w:ins w:id="132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33" w:author="mary.inoue@fap.local" w:date="2026-09-22T12:17:00Z" w16du:dateUtc="2026-09-22T16:17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4C018C92" w14:textId="77777777" w:rsidR="00A54CA6" w:rsidRPr="00C6444F" w:rsidRDefault="00A54CA6" w:rsidP="00A54CA6">
      <w:pPr>
        <w:rPr>
          <w:ins w:id="13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35" w:author="mary.inoue@fap.local" w:date="2026-09-22T12:17:00Z" w16du:dateUtc="2026-09-22T16:17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727A9B5F" w14:textId="77777777" w:rsidR="00A54CA6" w:rsidRDefault="00A54CA6" w:rsidP="00A54CA6">
      <w:pPr>
        <w:rPr>
          <w:ins w:id="13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4A77FA6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138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08D8F1FA" w14:textId="77777777" w:rsidR="00C43956" w:rsidRDefault="00C43956" w:rsidP="00A5391B">
      <w:pPr>
        <w:rPr>
          <w:ins w:id="139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5C7C22A" w14:textId="77777777" w:rsidR="00ED407E" w:rsidRPr="00345AD1" w:rsidRDefault="00ED407E" w:rsidP="00ED407E">
      <w:pPr>
        <w:pStyle w:val="Default"/>
        <w:rPr>
          <w:ins w:id="140" w:author="mary.inoue@fap.local" w:date="2026-09-22T12:17:00Z" w16du:dateUtc="2026-09-22T16:17:00Z"/>
        </w:rPr>
      </w:pPr>
      <w:ins w:id="141" w:author="mary.inoue@fap.local" w:date="2026-09-22T12:17:00Z" w16du:dateUtc="2026-09-22T16:17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5B707D87" w14:textId="77777777" w:rsidR="00ED407E" w:rsidRDefault="00ED407E" w:rsidP="00A5391B">
      <w:pPr>
        <w:rPr>
          <w:ins w:id="142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58C8DB2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144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7C249D7B" w14:textId="77777777" w:rsidR="00AE71D2" w:rsidRDefault="00AE71D2" w:rsidP="00A5391B">
      <w:pPr>
        <w:rPr>
          <w:ins w:id="145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23BA8440" w14:textId="77777777" w:rsidR="00901CD7" w:rsidRDefault="00AE71D2" w:rsidP="00A5391B">
      <w:pPr>
        <w:rPr>
          <w:ins w:id="146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147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45705BCC" w14:textId="77777777" w:rsidR="00D64C4F" w:rsidRPr="00345AD1" w:rsidRDefault="00D64C4F" w:rsidP="00D64C4F">
      <w:pPr>
        <w:pStyle w:val="Default"/>
        <w:rPr>
          <w:ins w:id="148" w:author="mary.inoue@fap.local" w:date="2026-09-22T12:17:00Z" w16du:dateUtc="2026-09-22T16:17:00Z"/>
        </w:rPr>
      </w:pPr>
      <w:ins w:id="149" w:author="mary.inoue@fap.local" w:date="2026-09-22T12:17:00Z" w16du:dateUtc="2026-09-22T16:17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027E8511" w14:textId="77777777" w:rsidR="00D64C4F" w:rsidRDefault="00D64C4F" w:rsidP="00A5391B">
      <w:pPr>
        <w:rPr>
          <w:ins w:id="150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AC39C7D" w14:textId="77777777" w:rsidR="00D1508E" w:rsidRDefault="00D1508E" w:rsidP="00D1508E">
      <w:pPr>
        <w:pStyle w:val="Default"/>
        <w:rPr>
          <w:ins w:id="151" w:author="mary.inoue@fap.local" w:date="2026-09-22T12:17:00Z" w16du:dateUtc="2026-09-22T16:17:00Z"/>
        </w:rPr>
      </w:pPr>
      <w:ins w:id="152" w:author="mary.inoue@fap.local" w:date="2026-09-22T12:17:00Z" w16du:dateUtc="2026-09-22T16:17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4D5753E8" w14:textId="77777777" w:rsidR="00D1508E" w:rsidRDefault="00D1508E" w:rsidP="00A5391B">
      <w:pPr>
        <w:rPr>
          <w:ins w:id="15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2A3ADCB9" w14:textId="77777777" w:rsidR="00C43956" w:rsidRDefault="00C43956" w:rsidP="00A5391B">
      <w:pPr>
        <w:rPr>
          <w:ins w:id="154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2F327F32" w14:textId="77777777" w:rsidR="00425F7C" w:rsidRPr="009B31F7" w:rsidRDefault="009B31F7" w:rsidP="00A5391B">
      <w:pPr>
        <w:rPr>
          <w:ins w:id="155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56" w:author="mary.inoue@fap.local" w:date="2026-09-22T12:17:00Z" w16du:dateUtc="2026-09-22T16:17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3F4680C6" w14:textId="77777777" w:rsidR="00425F7C" w:rsidRDefault="00C549DE" w:rsidP="00A5391B">
      <w:pPr>
        <w:rPr>
          <w:ins w:id="157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58" w:author="mary.inoue@fap.local" w:date="2026-09-22T12:17:00Z" w16du:dateUtc="2026-09-22T16:17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0EC6FD15" w14:textId="77777777" w:rsidR="0040121F" w:rsidRDefault="0040121F" w:rsidP="0040121F">
      <w:pPr>
        <w:rPr>
          <w:ins w:id="15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60" w:author="mary.inoue@fap.local" w:date="2026-09-22T12:17:00Z" w16du:dateUtc="2026-09-22T16:17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02E7B73E" w14:textId="77777777" w:rsidR="00A2270B" w:rsidRPr="00AF56D5" w:rsidRDefault="00A2270B" w:rsidP="00A2270B">
      <w:pPr>
        <w:rPr>
          <w:ins w:id="161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62" w:author="mary.inoue@fap.local" w:date="2026-09-22T12:17:00Z" w16du:dateUtc="2026-09-22T16:17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0E6D8A3C" w14:textId="77777777" w:rsidR="00E45383" w:rsidRDefault="00E45383" w:rsidP="00E45383">
      <w:pPr>
        <w:rPr>
          <w:ins w:id="16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B5CE8EF" w14:textId="77777777" w:rsidR="00395556" w:rsidRPr="000642ED" w:rsidRDefault="00395556" w:rsidP="00395556">
      <w:pPr>
        <w:rPr>
          <w:ins w:id="16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65" w:author="mary.inoue@fap.local" w:date="2026-09-22T12:17:00Z" w16du:dateUtc="2026-09-22T16:17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5660C7BA" w14:textId="77777777" w:rsidR="0040121F" w:rsidRDefault="0040121F" w:rsidP="0040121F">
      <w:pPr>
        <w:rPr>
          <w:ins w:id="16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59DB1F88" w14:textId="77777777" w:rsidR="00395556" w:rsidRDefault="00395556" w:rsidP="00E45383">
      <w:pPr>
        <w:rPr>
          <w:ins w:id="16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6559300" w14:textId="77777777" w:rsidR="00E45383" w:rsidRPr="0050434A" w:rsidRDefault="00E45383" w:rsidP="00E45383">
      <w:pPr>
        <w:rPr>
          <w:ins w:id="16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69" w:author="mary.inoue@fap.local" w:date="2026-09-22T12:17:00Z" w16du:dateUtc="2026-09-22T16:17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5BF544BC" w14:textId="77777777" w:rsidR="00723985" w:rsidRDefault="00723985" w:rsidP="00723985">
      <w:pPr>
        <w:pStyle w:val="Default"/>
        <w:rPr>
          <w:ins w:id="170" w:author="mary.inoue@fap.local" w:date="2026-09-22T12:17:00Z" w16du:dateUtc="2026-09-22T16:17:00Z"/>
        </w:rPr>
      </w:pPr>
    </w:p>
    <w:p w14:paraId="6B5AC30D" w14:textId="77777777" w:rsidR="00EB44BF" w:rsidRPr="008D7954" w:rsidRDefault="00EB44BF" w:rsidP="00EB44BF">
      <w:pPr>
        <w:rPr>
          <w:ins w:id="171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72" w:author="mary.inoue@fap.local" w:date="2026-09-22T12:17:00Z" w16du:dateUtc="2026-09-22T16:17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13F9B300" w14:textId="77777777" w:rsidR="00E45383" w:rsidRDefault="00E45383" w:rsidP="00723985">
      <w:pPr>
        <w:pStyle w:val="Default"/>
        <w:rPr>
          <w:ins w:id="173" w:author="mary.inoue@fap.local" w:date="2026-09-22T12:17:00Z" w16du:dateUtc="2026-09-22T16:17:00Z"/>
        </w:rPr>
      </w:pPr>
    </w:p>
    <w:p w14:paraId="6D54C26A" w14:textId="77777777" w:rsidR="00723985" w:rsidRPr="00345AD1" w:rsidRDefault="00723985" w:rsidP="00723985">
      <w:pPr>
        <w:pStyle w:val="Default"/>
        <w:rPr>
          <w:ins w:id="174" w:author="mary.inoue@fap.local" w:date="2026-09-22T12:17:00Z" w16du:dateUtc="2026-09-22T16:17:00Z"/>
        </w:rPr>
      </w:pPr>
      <w:ins w:id="175" w:author="mary.inoue@fap.local" w:date="2026-09-22T12:17:00Z" w16du:dateUtc="2026-09-22T16:17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67B35E48" w14:textId="77777777" w:rsidR="00723985" w:rsidRDefault="00723985" w:rsidP="00A5391B">
      <w:pPr>
        <w:rPr>
          <w:ins w:id="17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734E112" w14:textId="77777777" w:rsidR="00B30730" w:rsidRPr="00345AD1" w:rsidRDefault="00B30730" w:rsidP="00B30730">
      <w:pPr>
        <w:pStyle w:val="Default"/>
        <w:rPr>
          <w:ins w:id="177" w:author="mary.inoue@fap.local" w:date="2026-09-22T12:17:00Z" w16du:dateUtc="2026-09-22T16:17:00Z"/>
        </w:rPr>
      </w:pPr>
      <w:ins w:id="178" w:author="mary.inoue@fap.local" w:date="2026-09-22T12:17:00Z" w16du:dateUtc="2026-09-22T16:17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72AB6579" w14:textId="77777777" w:rsidR="00B30730" w:rsidRDefault="00B30730" w:rsidP="00A5391B">
      <w:pPr>
        <w:rPr>
          <w:ins w:id="179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460CF6A" w14:textId="77777777" w:rsidR="00723985" w:rsidRDefault="00723985" w:rsidP="00A5391B">
      <w:pPr>
        <w:rPr>
          <w:ins w:id="180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101E41D" w14:textId="77777777" w:rsidR="00723985" w:rsidRDefault="00723985" w:rsidP="00A5391B">
      <w:pPr>
        <w:rPr>
          <w:ins w:id="181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098CE67" w14:textId="77777777" w:rsidR="00BC4C01" w:rsidRPr="00BC4C01" w:rsidRDefault="00BC4C01" w:rsidP="00A5391B">
      <w:pPr>
        <w:rPr>
          <w:ins w:id="182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83" w:author="mary.inoue@fap.local" w:date="2026-09-22T12:17:00Z" w16du:dateUtc="2026-09-22T16:17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41332328" w14:textId="77777777" w:rsidR="00B23618" w:rsidRDefault="00B23618" w:rsidP="00B23618">
      <w:pPr>
        <w:rPr>
          <w:ins w:id="18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85" w:author="mary.inoue@fap.local" w:date="2026-09-22T12:17:00Z" w16du:dateUtc="2026-09-22T16:17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61D87D63" w14:textId="77777777" w:rsidR="00B23618" w:rsidRDefault="00B23618" w:rsidP="00A5391B">
      <w:pPr>
        <w:rPr>
          <w:ins w:id="18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94F2039" w14:textId="77777777" w:rsidR="00B23618" w:rsidRDefault="00B23618" w:rsidP="00A5391B">
      <w:pPr>
        <w:rPr>
          <w:ins w:id="18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B93FBB4" w14:textId="77777777" w:rsidR="006D73AD" w:rsidRDefault="006F5CEB" w:rsidP="00A5391B">
      <w:pPr>
        <w:rPr>
          <w:ins w:id="18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89" w:author="mary.inoue@fap.local" w:date="2026-09-22T12:17:00Z" w16du:dateUtc="2026-09-22T16:17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772C0FCA" w14:textId="77777777" w:rsidR="00B23618" w:rsidRPr="003A0E43" w:rsidRDefault="00B23618" w:rsidP="00B23618">
      <w:pPr>
        <w:rPr>
          <w:ins w:id="190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91" w:author="mary.inoue@fap.local" w:date="2026-09-22T12:17:00Z" w16du:dateUtc="2026-09-22T16:17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7066ABB2" w14:textId="77777777" w:rsidR="00B30730" w:rsidRDefault="00B30730" w:rsidP="00A5391B">
      <w:pPr>
        <w:rPr>
          <w:ins w:id="192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2DD5BA7C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194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7B5FF365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2B096D6B" w14:textId="77777777" w:rsidR="00B23618" w:rsidRDefault="00B23618" w:rsidP="00B23618">
      <w:pPr>
        <w:rPr>
          <w:ins w:id="19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97" w:author="mary.inoue@fap.local" w:date="2026-09-22T12:17:00Z" w16du:dateUtc="2026-09-22T16:17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23B761C9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199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4D2F3389" w14:textId="77777777" w:rsidR="00B23618" w:rsidRPr="00345AD1" w:rsidRDefault="00B23618" w:rsidP="00B23618">
      <w:pPr>
        <w:pStyle w:val="Default"/>
        <w:rPr>
          <w:ins w:id="200" w:author="mary.inoue@fap.local" w:date="2026-09-22T12:17:00Z" w16du:dateUtc="2026-09-22T16:17:00Z"/>
        </w:rPr>
      </w:pPr>
      <w:ins w:id="201" w:author="mary.inoue@fap.local" w:date="2026-09-22T12:17:00Z" w16du:dateUtc="2026-09-22T16:17:00Z">
        <w:r w:rsidRPr="00345AD1">
          <w:t xml:space="preserve"> </w:t>
        </w:r>
      </w:ins>
    </w:p>
    <w:p w14:paraId="26D8EE9B" w14:textId="77777777" w:rsidR="00B23618" w:rsidRDefault="00B23618" w:rsidP="00B23618">
      <w:pPr>
        <w:rPr>
          <w:ins w:id="202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B466FFF" w14:textId="77777777" w:rsidR="00B23618" w:rsidRDefault="00B23618" w:rsidP="00B23618">
      <w:pPr>
        <w:rPr>
          <w:ins w:id="20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843729D" w14:textId="77777777" w:rsidR="00B23618" w:rsidRDefault="00B23618" w:rsidP="00B23618">
      <w:pPr>
        <w:rPr>
          <w:ins w:id="20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05" w:author="mary.inoue@fap.local" w:date="2026-09-22T12:17:00Z" w16du:dateUtc="2026-09-22T16:17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1E90B6F2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30C72773" w14:textId="77777777" w:rsidR="00B30730" w:rsidRDefault="00B30730" w:rsidP="00A5391B">
      <w:pPr>
        <w:rPr>
          <w:ins w:id="20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3412FD5" w14:textId="77777777" w:rsidR="00D1600A" w:rsidRPr="00345AD1" w:rsidRDefault="00D1600A" w:rsidP="00D1600A">
      <w:pPr>
        <w:pStyle w:val="Default"/>
        <w:rPr>
          <w:ins w:id="208" w:author="mary.inoue@fap.local" w:date="2026-09-22T12:17:00Z" w16du:dateUtc="2026-09-22T16:17:00Z"/>
        </w:rPr>
      </w:pPr>
      <w:ins w:id="209" w:author="mary.inoue@fap.local" w:date="2026-09-22T12:17:00Z" w16du:dateUtc="2026-09-22T16:17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6D4DC0A" w14:textId="77777777" w:rsidR="004175E5" w:rsidRDefault="004175E5" w:rsidP="00A5391B">
      <w:pPr>
        <w:rPr>
          <w:ins w:id="210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F0A476C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17:00Z" w16du:dateUtc="2026-09-22T16:17:00Z"/>
          <w:rFonts w:ascii="Arial" w:hAnsi="Arial" w:cs="Arial"/>
          <w:b/>
          <w:sz w:val="24"/>
          <w:szCs w:val="24"/>
        </w:rPr>
      </w:pPr>
      <w:ins w:id="212" w:author="mary.inoue@fap.local" w:date="2026-09-22T12:17:00Z" w16du:dateUtc="2026-09-22T16:17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0862C145" w14:textId="77777777" w:rsidR="00F33C0F" w:rsidRDefault="00F33C0F" w:rsidP="00A5391B">
      <w:pPr>
        <w:rPr>
          <w:ins w:id="21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F9D2F09" w14:textId="77777777" w:rsidR="00D60738" w:rsidRDefault="00D60738" w:rsidP="00A5391B">
      <w:pPr>
        <w:rPr>
          <w:ins w:id="21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15" w:author="mary.inoue@fap.local" w:date="2026-09-22T12:17:00Z" w16du:dateUtc="2026-09-22T16:17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5C22443C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17" w:author="mary.inoue@fap.local" w:date="2026-09-22T12:17:00Z" w16du:dateUtc="2026-09-22T16:17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29A09514" w14:textId="77777777" w:rsidR="00A24980" w:rsidRPr="00D60738" w:rsidRDefault="00A24980" w:rsidP="00A5391B">
      <w:pPr>
        <w:rPr>
          <w:ins w:id="218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083ED98" w14:textId="77777777" w:rsidR="00163BDD" w:rsidRDefault="00163BDD" w:rsidP="00A5391B">
      <w:pPr>
        <w:rPr>
          <w:ins w:id="21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20" w:author="mary.inoue@fap.local" w:date="2026-09-22T12:17:00Z" w16du:dateUtc="2026-09-22T16:17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303EA514" w14:textId="77777777" w:rsidR="00B23618" w:rsidRDefault="00B23618" w:rsidP="00A5391B">
      <w:pPr>
        <w:rPr>
          <w:ins w:id="221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E4FC754" w14:textId="77777777" w:rsidR="00B23618" w:rsidRDefault="00B23618" w:rsidP="00B23618">
      <w:pPr>
        <w:rPr>
          <w:ins w:id="222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59EE445" w14:textId="77777777" w:rsidR="00B23618" w:rsidRDefault="00B23618" w:rsidP="00A5391B">
      <w:pPr>
        <w:rPr>
          <w:ins w:id="22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BA7DD32" w14:textId="77777777" w:rsidR="00094AC5" w:rsidRDefault="00094AC5" w:rsidP="00094AC5">
      <w:pPr>
        <w:pStyle w:val="Default"/>
        <w:rPr>
          <w:ins w:id="224" w:author="mary.inoue@fap.local" w:date="2026-09-22T12:17:00Z" w16du:dateUtc="2026-09-22T16:17:00Z"/>
        </w:rPr>
      </w:pPr>
      <w:ins w:id="225" w:author="mary.inoue@fap.local" w:date="2026-09-22T12:17:00Z" w16du:dateUtc="2026-09-22T16:17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31DD8E7F" w14:textId="77777777" w:rsidR="00B23618" w:rsidRDefault="00B23618" w:rsidP="00B23618">
      <w:pPr>
        <w:rPr>
          <w:ins w:id="22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BB074FB" w14:textId="77777777" w:rsidR="00B23618" w:rsidRPr="003268AD" w:rsidRDefault="00B23618" w:rsidP="00B23618">
      <w:pPr>
        <w:rPr>
          <w:ins w:id="227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28" w:author="mary.inoue@fap.local" w:date="2026-09-22T12:17:00Z" w16du:dateUtc="2026-09-22T16:17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5B8488AA" w14:textId="77777777" w:rsidR="00B23618" w:rsidRPr="005B78AA" w:rsidRDefault="00B23618" w:rsidP="00B23618">
      <w:pPr>
        <w:rPr>
          <w:ins w:id="22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30" w:author="mary.inoue@fap.local" w:date="2026-09-22T12:17:00Z" w16du:dateUtc="2026-09-22T16:17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067BC68A" w14:textId="77777777" w:rsidR="00B23618" w:rsidRPr="00345AD1" w:rsidRDefault="00B23618" w:rsidP="00094AC5">
      <w:pPr>
        <w:pStyle w:val="Default"/>
        <w:rPr>
          <w:ins w:id="231" w:author="mary.inoue@fap.local" w:date="2026-09-22T12:17:00Z" w16du:dateUtc="2026-09-22T16:17:00Z"/>
        </w:rPr>
      </w:pPr>
    </w:p>
    <w:p w14:paraId="557C5B5F" w14:textId="77777777" w:rsidR="00094AC5" w:rsidRDefault="00094AC5" w:rsidP="00094AC5">
      <w:pPr>
        <w:pStyle w:val="Default"/>
        <w:rPr>
          <w:ins w:id="232" w:author="mary.inoue@fap.local" w:date="2026-09-22T12:17:00Z" w16du:dateUtc="2026-09-22T16:17:00Z"/>
        </w:rPr>
      </w:pPr>
    </w:p>
    <w:p w14:paraId="1ECA310B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234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4DC82B31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132DD97C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237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60FD25FD" w14:textId="77777777" w:rsidR="00094AC5" w:rsidRPr="00163BDD" w:rsidRDefault="00094AC5" w:rsidP="00A5391B">
      <w:pPr>
        <w:rPr>
          <w:ins w:id="238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AA740BC" w14:textId="77777777" w:rsidR="00A5391B" w:rsidRPr="00A5391B" w:rsidRDefault="00A5391B" w:rsidP="00A5391B">
      <w:pPr>
        <w:rPr>
          <w:ins w:id="23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40" w:author="mary.inoue@fap.local" w:date="2026-09-22T12:17:00Z" w16du:dateUtc="2026-09-22T16:17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2D6B66BB" w14:textId="77777777" w:rsidR="002C247D" w:rsidRDefault="002C247D" w:rsidP="002C247D">
      <w:pPr>
        <w:rPr>
          <w:ins w:id="241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42" w:author="mary.inoue@fap.local" w:date="2026-09-22T12:17:00Z" w16du:dateUtc="2026-09-22T16:17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0C50E622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244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69963CC" w14:textId="77777777" w:rsidR="00BB7F95" w:rsidRDefault="00BB7F95" w:rsidP="002C247D">
      <w:pPr>
        <w:rPr>
          <w:ins w:id="245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5963A7D" w14:textId="77777777" w:rsidR="00BB7F95" w:rsidRDefault="00BB7F95" w:rsidP="002C247D">
      <w:pPr>
        <w:rPr>
          <w:ins w:id="24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F4E9BC9" w14:textId="77777777" w:rsidR="00BB7F95" w:rsidRDefault="00BB7F95" w:rsidP="002C247D">
      <w:pPr>
        <w:rPr>
          <w:ins w:id="24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5BB47B5" w14:textId="77777777" w:rsidR="00140891" w:rsidRDefault="00140891" w:rsidP="002C247D">
      <w:pPr>
        <w:rPr>
          <w:ins w:id="24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49" w:author="mary.inoue@fap.local" w:date="2026-09-22T12:17:00Z" w16du:dateUtc="2026-09-22T16:17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3CBAD4DA" w14:textId="77777777" w:rsidR="00B23618" w:rsidRPr="005B78AA" w:rsidRDefault="00B23618" w:rsidP="00B23618">
      <w:pPr>
        <w:rPr>
          <w:ins w:id="250" w:author="mary.inoue@fap.local" w:date="2026-09-22T12:17:00Z" w16du:dateUtc="2026-09-22T16:17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2:17:00Z" w16du:dateUtc="2026-09-22T16:17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668490D3" w14:textId="77777777" w:rsidR="00B23618" w:rsidRPr="00140891" w:rsidRDefault="00B23618" w:rsidP="002C247D">
      <w:pPr>
        <w:rPr>
          <w:ins w:id="25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6B4E27F" w14:textId="77777777" w:rsidR="00140891" w:rsidRDefault="00140891" w:rsidP="002C247D">
      <w:pPr>
        <w:rPr>
          <w:ins w:id="25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55" w:author="mary.inoue@fap.local" w:date="2026-09-22T12:17:00Z" w16du:dateUtc="2026-09-22T16:17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6461CE91" w14:textId="77777777" w:rsidR="00064320" w:rsidRDefault="00064320" w:rsidP="00064320">
      <w:pPr>
        <w:pStyle w:val="Default"/>
        <w:rPr>
          <w:ins w:id="256" w:author="mary.inoue@fap.local" w:date="2026-09-22T12:17:00Z" w16du:dateUtc="2026-09-22T16:17:00Z"/>
        </w:rPr>
      </w:pPr>
    </w:p>
    <w:p w14:paraId="173E85DE" w14:textId="77777777" w:rsidR="00064320" w:rsidRPr="00345AD1" w:rsidRDefault="00064320" w:rsidP="00064320">
      <w:pPr>
        <w:pStyle w:val="Default"/>
        <w:rPr>
          <w:ins w:id="257" w:author="mary.inoue@fap.local" w:date="2026-09-22T12:17:00Z" w16du:dateUtc="2026-09-22T16:17:00Z"/>
        </w:rPr>
      </w:pPr>
      <w:ins w:id="258" w:author="mary.inoue@fap.local" w:date="2026-09-22T12:17:00Z" w16du:dateUtc="2026-09-22T16:17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54A24C6C" w14:textId="77777777" w:rsidR="00064320" w:rsidRDefault="00064320" w:rsidP="00064320">
      <w:pPr>
        <w:pStyle w:val="Default"/>
        <w:rPr>
          <w:ins w:id="259" w:author="mary.inoue@fap.local" w:date="2026-09-22T12:17:00Z" w16du:dateUtc="2026-09-22T16:17:00Z"/>
        </w:rPr>
      </w:pPr>
    </w:p>
    <w:p w14:paraId="715A9C9B" w14:textId="77777777" w:rsidR="00064320" w:rsidRPr="008A41B7" w:rsidRDefault="008A41B7" w:rsidP="002C247D">
      <w:pPr>
        <w:rPr>
          <w:ins w:id="260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61" w:author="mary.inoue@fap.local" w:date="2026-09-22T12:17:00Z" w16du:dateUtc="2026-09-22T16:17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3C36CA30" w14:textId="77777777" w:rsidR="00064320" w:rsidRDefault="00064320" w:rsidP="002C247D">
      <w:pPr>
        <w:rPr>
          <w:ins w:id="262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CF77239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264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5BE5C5EE" w14:textId="77777777" w:rsidR="00706622" w:rsidRPr="00345AD1" w:rsidRDefault="00706622" w:rsidP="00706622">
      <w:pPr>
        <w:pStyle w:val="Default"/>
        <w:rPr>
          <w:ins w:id="265" w:author="mary.inoue@fap.local" w:date="2026-09-22T12:17:00Z" w16du:dateUtc="2026-09-22T16:17:00Z"/>
        </w:rPr>
      </w:pPr>
    </w:p>
    <w:p w14:paraId="18E71168" w14:textId="77777777" w:rsidR="00494500" w:rsidRDefault="00494500" w:rsidP="00494500">
      <w:pPr>
        <w:pStyle w:val="Default"/>
        <w:rPr>
          <w:ins w:id="266" w:author="mary.inoue@fap.local" w:date="2026-09-22T12:17:00Z" w16du:dateUtc="2026-09-22T16:17:00Z"/>
        </w:rPr>
      </w:pPr>
      <w:ins w:id="267" w:author="mary.inoue@fap.local" w:date="2026-09-22T12:17:00Z" w16du:dateUtc="2026-09-22T16:17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7393835E" w14:textId="77777777" w:rsidR="005201FD" w:rsidRDefault="005201FD" w:rsidP="00494500">
      <w:pPr>
        <w:pStyle w:val="Default"/>
        <w:rPr>
          <w:ins w:id="268" w:author="mary.inoue@fap.local" w:date="2026-09-22T12:17:00Z" w16du:dateUtc="2026-09-22T16:17:00Z"/>
        </w:rPr>
      </w:pPr>
    </w:p>
    <w:p w14:paraId="7D239D03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70" w:author="mary.inoue@fap.local" w:date="2026-09-22T12:17:00Z" w16du:dateUtc="2026-09-22T16:17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5A4B83A2" w14:textId="77777777" w:rsidR="005201FD" w:rsidRPr="00345AD1" w:rsidRDefault="005201FD" w:rsidP="00494500">
      <w:pPr>
        <w:pStyle w:val="Default"/>
        <w:rPr>
          <w:ins w:id="271" w:author="mary.inoue@fap.local" w:date="2026-09-22T12:17:00Z" w16du:dateUtc="2026-09-22T16:17:00Z"/>
        </w:rPr>
      </w:pPr>
    </w:p>
    <w:p w14:paraId="1E05CE52" w14:textId="77777777" w:rsidR="00BD6490" w:rsidRPr="00345AD1" w:rsidRDefault="00BD6490" w:rsidP="00BD6490">
      <w:pPr>
        <w:pStyle w:val="Default"/>
        <w:rPr>
          <w:ins w:id="272" w:author="mary.inoue@fap.local" w:date="2026-09-22T12:17:00Z" w16du:dateUtc="2026-09-22T16:17:00Z"/>
        </w:rPr>
      </w:pPr>
      <w:ins w:id="273" w:author="mary.inoue@fap.local" w:date="2026-09-22T12:17:00Z" w16du:dateUtc="2026-09-22T16:17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5FC8EBEA" w14:textId="77777777" w:rsidR="00064320" w:rsidRDefault="00064320" w:rsidP="002C247D">
      <w:pPr>
        <w:rPr>
          <w:ins w:id="274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A0F5ED4" w14:textId="77777777" w:rsidR="00B9482B" w:rsidRDefault="00B9482B" w:rsidP="002C247D">
      <w:pPr>
        <w:rPr>
          <w:ins w:id="275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76" w:author="mary.inoue@fap.local" w:date="2026-09-22T12:17:00Z" w16du:dateUtc="2026-09-22T16:17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7AB5B74A" w14:textId="77777777" w:rsidR="00B9482B" w:rsidRDefault="00B9482B" w:rsidP="002C247D">
      <w:pPr>
        <w:rPr>
          <w:ins w:id="277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78" w:author="mary.inoue@fap.local" w:date="2026-09-22T12:17:00Z" w16du:dateUtc="2026-09-22T16:17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28458EA4" w14:textId="77777777" w:rsidR="009801CD" w:rsidRDefault="009801CD" w:rsidP="002C247D">
      <w:pPr>
        <w:rPr>
          <w:ins w:id="27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80" w:author="mary.inoue@fap.local" w:date="2026-09-22T12:17:00Z" w16du:dateUtc="2026-09-22T16:17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0F7DEDB1" w14:textId="77777777" w:rsidR="00C10C2A" w:rsidRPr="00345AD1" w:rsidRDefault="00C10C2A" w:rsidP="00C10C2A">
      <w:pPr>
        <w:pStyle w:val="Default"/>
        <w:rPr>
          <w:ins w:id="281" w:author="mary.inoue@fap.local" w:date="2026-09-22T12:17:00Z" w16du:dateUtc="2026-09-22T16:17:00Z"/>
        </w:rPr>
      </w:pPr>
      <w:ins w:id="282" w:author="mary.inoue@fap.local" w:date="2026-09-22T12:17:00Z" w16du:dateUtc="2026-09-22T16:17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6D14570C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405C4698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285" w:author="mary.inoue@fap.local" w:date="2026-09-22T12:17:00Z" w16du:dateUtc="2026-09-22T16:17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2F0D09F7" w14:textId="77777777" w:rsidR="00C10C2A" w:rsidRPr="009801CD" w:rsidRDefault="00C10C2A" w:rsidP="002C247D">
      <w:pPr>
        <w:rPr>
          <w:ins w:id="28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687A18D" w14:textId="77777777" w:rsidR="00A53FFA" w:rsidRDefault="00102150">
      <w:pPr>
        <w:rPr>
          <w:del w:id="287" w:author="mary.inoue@fap.local" w:date="2026-09-22T12:17:00Z" w16du:dateUtc="2026-09-22T16:17:00Z"/>
        </w:rPr>
      </w:pPr>
      <w:del w:id="288" w:author="mary.inoue@fap.local" w:date="2026-09-22T12:17:00Z" w16du:dateUtc="2026-09-22T16:17:00Z">
        <w:r>
          <w:rPr>
            <w:noProof/>
          </w:rPr>
          <w:delText>$LOGO$</w:delText>
        </w:r>
      </w:del>
    </w:p>
    <w:p w14:paraId="5C4D67E0" w14:textId="77777777" w:rsidR="0043659F" w:rsidRDefault="0043659F" w:rsidP="0043659F">
      <w:pPr>
        <w:rPr>
          <w:del w:id="289" w:author="mary.inoue@fap.local" w:date="2026-09-22T12:17:00Z" w16du:dateUtc="2026-09-22T16:17:00Z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2"/>
        <w:gridCol w:w="3342"/>
      </w:tblGrid>
      <w:tr w:rsidR="0043659F" w:rsidRPr="00A26E38" w14:paraId="4276EDCD" w14:textId="77777777" w:rsidTr="00485254">
        <w:trPr>
          <w:del w:id="290" w:author="mary.inoue@fap.local" w:date="2026-09-22T12:17:00Z" w16du:dateUtc="2026-09-22T16:17:00Z"/>
        </w:trPr>
        <w:tc>
          <w:tcPr>
            <w:tcW w:w="5670" w:type="dxa"/>
          </w:tcPr>
          <w:p w14:paraId="2096EB6C" w14:textId="77777777" w:rsidR="0043659F" w:rsidRDefault="0043659F" w:rsidP="00FD397A">
            <w:pPr>
              <w:rPr>
                <w:del w:id="291" w:author="mary.inoue@fap.local" w:date="2026-09-22T12:17:00Z" w16du:dateUtc="2026-09-22T16:17:00Z"/>
                <w:lang w:val="en-US"/>
              </w:rPr>
            </w:pPr>
            <w:del w:id="292" w:author="mary.inoue@fap.local" w:date="2026-09-22T12:17:00Z" w16du:dateUtc="2026-09-22T16:17:00Z">
              <w:r>
                <w:rPr>
                  <w:lang w:val="en-US"/>
                </w:rPr>
                <w:delText>$</w:delText>
              </w:r>
              <w:r w:rsidRPr="00E11311">
                <w:rPr>
                  <w:lang w:val="en-US"/>
                </w:rPr>
                <w:delText>DEPARTMENT_INFO</w:delText>
              </w:r>
              <w:r>
                <w:rPr>
                  <w:lang w:val="en-US"/>
                </w:rPr>
                <w:delText>$</w:delText>
              </w:r>
            </w:del>
          </w:p>
          <w:p w14:paraId="58D2490D" w14:textId="77777777" w:rsidR="0043659F" w:rsidRPr="00E11311" w:rsidRDefault="0043659F" w:rsidP="00FD397A">
            <w:pPr>
              <w:rPr>
                <w:del w:id="293" w:author="mary.inoue@fap.local" w:date="2026-09-22T12:17:00Z" w16du:dateUtc="2026-09-22T16:17:00Z"/>
                <w:lang w:val="en-US"/>
              </w:rPr>
            </w:pPr>
          </w:p>
          <w:p w14:paraId="1649681E" w14:textId="77777777" w:rsidR="0043659F" w:rsidRPr="00E11311" w:rsidRDefault="0043659F" w:rsidP="00FD397A">
            <w:pPr>
              <w:rPr>
                <w:del w:id="294" w:author="mary.inoue@fap.local" w:date="2026-09-22T12:17:00Z" w16du:dateUtc="2026-09-22T16:17:00Z"/>
                <w:lang w:val="en-US"/>
              </w:rPr>
            </w:pPr>
            <w:del w:id="295" w:author="mary.inoue@fap.local" w:date="2026-09-22T12:17:00Z" w16du:dateUtc="2026-09-22T16:17:00Z">
              <w:r>
                <w:rPr>
                  <w:lang w:val="en-US"/>
                </w:rPr>
                <w:delText>$</w:delText>
              </w:r>
              <w:r w:rsidRPr="00E11311">
                <w:rPr>
                  <w:lang w:val="en-US"/>
                </w:rPr>
                <w:delText>RESPONSIBLE_PERSON_CONTACT_DATA</w:delText>
              </w:r>
              <w:r>
                <w:rPr>
                  <w:lang w:val="en-US"/>
                </w:rPr>
                <w:delText>$</w:delText>
              </w:r>
            </w:del>
          </w:p>
          <w:p w14:paraId="192C0C0F" w14:textId="77777777" w:rsidR="0043659F" w:rsidRPr="00E11311" w:rsidRDefault="0043659F" w:rsidP="00FD397A">
            <w:pPr>
              <w:rPr>
                <w:del w:id="296" w:author="mary.inoue@fap.local" w:date="2026-09-22T12:17:00Z" w16du:dateUtc="2026-09-22T16:17:00Z"/>
                <w:lang w:val="en-US"/>
              </w:rPr>
            </w:pPr>
          </w:p>
        </w:tc>
        <w:tc>
          <w:tcPr>
            <w:tcW w:w="3392" w:type="dxa"/>
          </w:tcPr>
          <w:p w14:paraId="49D76807" w14:textId="77777777" w:rsidR="0043659F" w:rsidRPr="00102150" w:rsidRDefault="0043659F" w:rsidP="00FD397A">
            <w:pPr>
              <w:rPr>
                <w:del w:id="297" w:author="mary.inoue@fap.local" w:date="2026-09-22T12:17:00Z" w16du:dateUtc="2026-09-22T16:17:00Z"/>
                <w:lang w:val="fr-FR"/>
              </w:rPr>
            </w:pPr>
            <w:del w:id="298" w:author="mary.inoue@fap.local" w:date="2026-09-22T12:17:00Z" w16du:dateUtc="2026-09-22T16:17:00Z">
              <w:r w:rsidRPr="00102150">
                <w:rPr>
                  <w:lang w:val="fr-FR"/>
                </w:rPr>
                <w:delText>$CLIENT_INFO$</w:delText>
              </w:r>
            </w:del>
          </w:p>
          <w:p w14:paraId="67BEA071" w14:textId="77777777" w:rsidR="0043659F" w:rsidRPr="00102150" w:rsidRDefault="0043659F" w:rsidP="00FD397A">
            <w:pPr>
              <w:rPr>
                <w:del w:id="299" w:author="mary.inoue@fap.local" w:date="2026-09-22T12:17:00Z" w16du:dateUtc="2026-09-22T16:17:00Z"/>
                <w:lang w:val="fr-FR"/>
              </w:rPr>
            </w:pPr>
          </w:p>
          <w:p w14:paraId="171E0F55" w14:textId="77777777" w:rsidR="0043659F" w:rsidRPr="00102150" w:rsidRDefault="0043659F" w:rsidP="00FD397A">
            <w:pPr>
              <w:rPr>
                <w:del w:id="300" w:author="mary.inoue@fap.local" w:date="2026-09-22T12:17:00Z" w16du:dateUtc="2026-09-22T16:17:00Z"/>
                <w:lang w:val="fr-FR"/>
              </w:rPr>
            </w:pPr>
            <w:del w:id="301" w:author="mary.inoue@fap.local" w:date="2026-09-22T12:17:00Z" w16du:dateUtc="2026-09-22T16:17:00Z">
              <w:r w:rsidRPr="00102150">
                <w:rPr>
                  <w:lang w:val="fr-FR"/>
                </w:rPr>
                <w:delText>$CLIENT_CONTACT_PERSON_INFO$</w:delText>
              </w:r>
            </w:del>
          </w:p>
          <w:p w14:paraId="773EE227" w14:textId="77777777" w:rsidR="0043659F" w:rsidRPr="00102150" w:rsidRDefault="0043659F" w:rsidP="00FD397A">
            <w:pPr>
              <w:rPr>
                <w:del w:id="302" w:author="mary.inoue@fap.local" w:date="2026-09-22T12:17:00Z" w16du:dateUtc="2026-09-22T16:17:00Z"/>
                <w:lang w:val="fr-FR"/>
              </w:rPr>
            </w:pPr>
          </w:p>
        </w:tc>
      </w:tr>
    </w:tbl>
    <w:p w14:paraId="678DA038" w14:textId="77777777" w:rsidR="0043659F" w:rsidRPr="00102150" w:rsidRDefault="0043659F" w:rsidP="0043659F">
      <w:pPr>
        <w:rPr>
          <w:del w:id="303" w:author="mary.inoue@fap.local" w:date="2026-09-22T12:17:00Z" w16du:dateUtc="2026-09-22T16:17:00Z"/>
          <w:lang w:val="fr-FR"/>
        </w:rPr>
      </w:pPr>
    </w:p>
    <w:p w14:paraId="3F4880E0" w14:textId="77777777" w:rsidR="0043659F" w:rsidRPr="00B34A41" w:rsidRDefault="0043659F" w:rsidP="0043659F">
      <w:pPr>
        <w:rPr>
          <w:del w:id="304" w:author="mary.inoue@fap.local" w:date="2026-09-22T12:17:00Z" w16du:dateUtc="2026-09-22T16:17:00Z"/>
          <w:b/>
          <w:sz w:val="28"/>
          <w:szCs w:val="28"/>
          <w:lang w:val="en-US"/>
        </w:rPr>
      </w:pPr>
      <w:del w:id="305" w:author="mary.inoue@fap.local" w:date="2026-09-22T12:17:00Z" w16du:dateUtc="2026-09-22T16:17:00Z">
        <w:r w:rsidRPr="00B34A41">
          <w:rPr>
            <w:b/>
            <w:sz w:val="28"/>
            <w:szCs w:val="28"/>
            <w:lang w:val="en-US"/>
          </w:rPr>
          <w:delText>$SALE_TITLE_DETAILED$</w:delText>
        </w:r>
      </w:del>
    </w:p>
    <w:p w14:paraId="5B84E6DE" w14:textId="77777777" w:rsidR="00166B44" w:rsidRPr="00D3153B" w:rsidRDefault="0043659F">
      <w:pPr>
        <w:rPr>
          <w:del w:id="306" w:author="mary.inoue@fap.local" w:date="2026-09-22T12:17:00Z" w16du:dateUtc="2026-09-22T16:17:00Z"/>
          <w:lang w:val="en-US"/>
        </w:rPr>
      </w:pPr>
      <w:del w:id="307" w:author="mary.inoue@fap.local" w:date="2026-09-22T12:17:00Z" w16du:dateUtc="2026-09-22T16:17:00Z">
        <w:r>
          <w:rPr>
            <w:lang w:val="en-US"/>
          </w:rPr>
          <w:delText>$</w:delText>
        </w:r>
        <w:r w:rsidRPr="00E11311">
          <w:rPr>
            <w:lang w:val="en-US"/>
          </w:rPr>
          <w:delText>QUOTATION_TEXT</w:delText>
        </w:r>
        <w:r>
          <w:rPr>
            <w:lang w:val="en-US"/>
          </w:rPr>
          <w:delText>$</w:delText>
        </w:r>
      </w:del>
    </w:p>
    <w:p w14:paraId="1499B628" w14:textId="77777777" w:rsidR="0043659F" w:rsidRPr="00102150" w:rsidRDefault="0043659F" w:rsidP="0043659F">
      <w:pPr>
        <w:rPr>
          <w:del w:id="308" w:author="mary.inoue@fap.local" w:date="2026-09-22T12:17:00Z" w16du:dateUtc="2026-09-22T16:17:00Z"/>
          <w:lang w:val="en-US"/>
        </w:rPr>
      </w:pPr>
    </w:p>
    <w:tbl>
      <w:tblPr>
        <w:tblStyle w:val="TableGrid1"/>
        <w:tblpPr w:leftFromText="141" w:rightFromText="141" w:vertAnchor="text" w:horzAnchor="margin" w:tblpYSpec="bottom"/>
        <w:tblW w:w="2947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9"/>
        <w:gridCol w:w="2583"/>
      </w:tblGrid>
      <w:tr w:rsidR="00503712" w14:paraId="7C6AAC32" w14:textId="77777777" w:rsidTr="00503712">
        <w:trPr>
          <w:trHeight w:val="284"/>
          <w:del w:id="309" w:author="mary.inoue@fap.local" w:date="2026-09-22T12:17:00Z" w16du:dateUtc="2026-09-22T16:17:00Z"/>
        </w:trPr>
        <w:tc>
          <w:tcPr>
            <w:tcW w:w="3007" w:type="dxa"/>
            <w:hideMark/>
          </w:tcPr>
          <w:p w14:paraId="67EDD866" w14:textId="77777777" w:rsidR="00503712" w:rsidRDefault="00503712" w:rsidP="00503712">
            <w:pPr>
              <w:rPr>
                <w:del w:id="310" w:author="mary.inoue@fap.local" w:date="2026-09-22T12:17:00Z" w16du:dateUtc="2026-09-22T16:17:00Z"/>
                <w:sz w:val="20"/>
                <w:szCs w:val="20"/>
                <w:lang w:val="en-US"/>
              </w:rPr>
            </w:pPr>
            <w:del w:id="311" w:author="mary.inoue@fap.local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$TEXT_QUOTATION_NR$</w:delText>
              </w:r>
            </w:del>
          </w:p>
        </w:tc>
        <w:tc>
          <w:tcPr>
            <w:tcW w:w="3008" w:type="dxa"/>
            <w:hideMark/>
          </w:tcPr>
          <w:p w14:paraId="2A939FEA" w14:textId="77777777" w:rsidR="00503712" w:rsidRDefault="00503712" w:rsidP="00503712">
            <w:pPr>
              <w:rPr>
                <w:del w:id="312" w:author="mary.inoue@fap.local" w:date="2026-09-22T12:17:00Z" w16du:dateUtc="2026-09-22T16:17:00Z"/>
                <w:sz w:val="20"/>
                <w:szCs w:val="20"/>
                <w:lang w:val="en-US"/>
              </w:rPr>
            </w:pPr>
            <w:del w:id="313" w:author="mary.inoue@fap.local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$TEXT_QUOTATION_DATE$</w:delText>
              </w:r>
            </w:del>
          </w:p>
        </w:tc>
      </w:tr>
      <w:tr w:rsidR="00503712" w14:paraId="0D2C09BE" w14:textId="77777777" w:rsidTr="00503712">
        <w:trPr>
          <w:del w:id="314" w:author="mary.inoue@fap.local" w:date="2026-09-22T12:17:00Z" w16du:dateUtc="2026-09-22T16:17:00Z"/>
        </w:trPr>
        <w:tc>
          <w:tcPr>
            <w:tcW w:w="3007" w:type="dxa"/>
            <w:hideMark/>
          </w:tcPr>
          <w:p w14:paraId="235CF25A" w14:textId="77777777" w:rsidR="00503712" w:rsidRDefault="00503712" w:rsidP="00503712">
            <w:pPr>
              <w:rPr>
                <w:del w:id="315" w:author="mary.inoue@fap.local" w:date="2026-09-22T12:17:00Z" w16du:dateUtc="2026-09-22T16:17:00Z"/>
                <w:sz w:val="20"/>
                <w:szCs w:val="20"/>
                <w:lang w:val="en-US"/>
              </w:rPr>
            </w:pPr>
            <w:del w:id="316" w:author="mary.inoue@fap.local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$QUOTATION_NR$</w:delText>
              </w:r>
            </w:del>
          </w:p>
        </w:tc>
        <w:tc>
          <w:tcPr>
            <w:tcW w:w="3008" w:type="dxa"/>
            <w:hideMark/>
          </w:tcPr>
          <w:p w14:paraId="3FCA27A9" w14:textId="77777777" w:rsidR="00503712" w:rsidRDefault="00503712">
            <w:pPr>
              <w:rPr>
                <w:del w:id="317" w:author="mary.inoue@fap.local" w:date="2026-09-22T12:17:00Z" w16du:dateUtc="2026-09-22T16:17:00Z"/>
                <w:sz w:val="20"/>
                <w:szCs w:val="20"/>
                <w:lang w:val="en-US"/>
              </w:rPr>
            </w:pPr>
            <w:del w:id="318" w:author="mary.inoue@fap.local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$DATE$</w:delText>
              </w:r>
            </w:del>
          </w:p>
          <w:p w14:paraId="49604461" w14:textId="77777777" w:rsidR="00503712" w:rsidRDefault="00503712">
            <w:pPr>
              <w:rPr>
                <w:del w:id="319" w:author="mary.inoue@fap.local" w:date="2026-09-22T12:17:00Z" w16du:dateUtc="2026-09-22T16:17:00Z"/>
                <w:sz w:val="20"/>
                <w:szCs w:val="20"/>
                <w:lang w:val="en-US"/>
              </w:rPr>
            </w:pPr>
          </w:p>
        </w:tc>
      </w:tr>
    </w:tbl>
    <w:p w14:paraId="6D7E82F4" w14:textId="77777777" w:rsidR="00A53FFA" w:rsidRDefault="00A53FFA">
      <w:pPr>
        <w:spacing w:after="0" w:line="0" w:lineRule="auto"/>
        <w:rPr>
          <w:del w:id="320" w:author="mary.inoue@fap.local" w:date="2026-09-22T12:17:00Z" w16du:dateUtc="2026-09-22T16:17:00Z"/>
        </w:rPr>
      </w:pPr>
    </w:p>
    <w:tbl>
      <w:tblPr>
        <w:tblStyle w:val="ListTable1Light"/>
        <w:tblW w:w="5000" w:type="pct"/>
        <w:tblInd w:w="0" w:type="dxa"/>
        <w:tblBorders>
          <w:bottom w:val="single" w:sz="4" w:space="0" w:color="auto"/>
        </w:tblBorders>
        <w:tblLayout w:type="fixed"/>
        <w:tblCellMar>
          <w:top w:w="91" w:type="dxa"/>
          <w:bottom w:w="91" w:type="dxa"/>
        </w:tblCellMar>
        <w:tblLook w:val="04A0" w:firstRow="1" w:lastRow="0" w:firstColumn="1" w:lastColumn="0" w:noHBand="0" w:noVBand="1"/>
      </w:tblPr>
      <w:tblGrid>
        <w:gridCol w:w="3781"/>
        <w:gridCol w:w="1180"/>
        <w:gridCol w:w="1538"/>
        <w:gridCol w:w="2005"/>
      </w:tblGrid>
      <w:tr w:rsidR="00297B9F" w14:paraId="24243DE9" w14:textId="77777777" w:rsidTr="008D7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4"/>
          <w:tblHeader/>
          <w:del w:id="321" w:author="mary.inoue@fap.local" w:date="2026-09-22T12:17:00Z" w16du:dateUtc="2026-09-22T16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shd w:val="clear" w:color="auto" w:fill="404040" w:themeFill="text1" w:themeFillTint="BF"/>
            <w:hideMark/>
          </w:tcPr>
          <w:p w14:paraId="2972CF0A" w14:textId="77777777" w:rsidR="00297B9F" w:rsidRDefault="00297B9F">
            <w:pPr>
              <w:rPr>
                <w:del w:id="322" w:author="mary.inoue@fap.local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323" w:author="mary.inoue@fap.local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$DESCRIPTION_HEADER$</w:delText>
              </w:r>
            </w:del>
          </w:p>
        </w:tc>
        <w:tc>
          <w:tcPr>
            <w:tcW w:w="694" w:type="pct"/>
            <w:shd w:val="clear" w:color="auto" w:fill="404040" w:themeFill="text1" w:themeFillTint="BF"/>
            <w:hideMark/>
          </w:tcPr>
          <w:p w14:paraId="347D8AF9" w14:textId="77777777" w:rsidR="00297B9F" w:rsidRDefault="00297B9F" w:rsidP="00BD32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24" w:author="mary.inoue@fap.local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325" w:author="mary.inoue@fap.local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$AMOUNT_HEADER$</w:delText>
              </w:r>
            </w:del>
          </w:p>
        </w:tc>
        <w:tc>
          <w:tcPr>
            <w:tcW w:w="904" w:type="pct"/>
            <w:shd w:val="clear" w:color="auto" w:fill="404040" w:themeFill="text1" w:themeFillTint="BF"/>
            <w:hideMark/>
          </w:tcPr>
          <w:p w14:paraId="4F495237" w14:textId="77777777" w:rsidR="00297B9F" w:rsidRDefault="0029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26" w:author="mary.inoue@fap.local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327" w:author="mary.inoue@fap.local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$PRICE_PER_UNIT_HEADER$</w:delText>
              </w:r>
            </w:del>
          </w:p>
        </w:tc>
        <w:tc>
          <w:tcPr>
            <w:tcW w:w="1179" w:type="pct"/>
            <w:shd w:val="clear" w:color="auto" w:fill="404040" w:themeFill="text1" w:themeFillTint="BF"/>
            <w:hideMark/>
          </w:tcPr>
          <w:p w14:paraId="4AE3E710" w14:textId="77777777" w:rsidR="00297B9F" w:rsidRDefault="00297B9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28" w:author="mary.inoue@fap.local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329" w:author="mary.inoue@fap.local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$LINE_TOTAL_HEADER$</w:delText>
              </w:r>
            </w:del>
          </w:p>
        </w:tc>
      </w:tr>
      <w:tr w:rsidR="00297B9F" w14:paraId="629ACA3F" w14:textId="77777777" w:rsidTr="008D7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8"/>
          <w:del w:id="330" w:author="mary.inoue@fap.local" w:date="2026-09-22T12:17:00Z" w16du:dateUtc="2026-09-22T16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hideMark/>
          </w:tcPr>
          <w:p w14:paraId="1D67D91B" w14:textId="10681176" w:rsidR="00297B9F" w:rsidRDefault="00297B9F">
            <w:pPr>
              <w:rPr>
                <w:del w:id="331" w:author="mary.inoue@fap.local" w:date="2026-09-22T12:17:00Z" w16du:dateUtc="2026-09-22T16:17:00Z"/>
                <w:b w:val="0"/>
                <w:color w:val="262626" w:themeColor="text1" w:themeTint="D9"/>
                <w:sz w:val="18"/>
                <w:szCs w:val="18"/>
                <w:lang w:val="nl-BE"/>
              </w:rPr>
            </w:pPr>
            <w:del w:id="332" w:author="mary.inoue@fap.local" w:date="2026-09-22T12:17:00Z" w16du:dateUtc="2026-09-22T16:17:00Z">
              <w:r>
                <w:rPr>
                  <w:b w:val="0"/>
                  <w:color w:val="262626" w:themeColor="text1" w:themeTint="D9"/>
                  <w:sz w:val="18"/>
                  <w:szCs w:val="18"/>
                  <w:lang w:val="nl-BE"/>
                </w:rPr>
                <w:delText>$DESCRIPTION$</w:delText>
              </w:r>
              <w:r w:rsidR="00102150">
                <w:rPr>
                  <w:b w:val="0"/>
                  <w:color w:val="262626" w:themeColor="text1" w:themeTint="D9"/>
                  <w:sz w:val="18"/>
                  <w:szCs w:val="18"/>
                  <w:lang w:val="nl-BE"/>
                </w:rPr>
                <w:delText xml:space="preserve"> </w:delText>
              </w:r>
            </w:del>
          </w:p>
          <w:p w14:paraId="3400A2E5" w14:textId="77777777" w:rsidR="00297B9F" w:rsidRDefault="00297B9F">
            <w:pPr>
              <w:rPr>
                <w:del w:id="333" w:author="mary.inoue@fap.local" w:date="2026-09-22T12:17:00Z" w16du:dateUtc="2026-09-22T16:17:00Z"/>
                <w:b w:val="0"/>
                <w:color w:val="262626" w:themeColor="text1" w:themeTint="D9"/>
                <w:sz w:val="16"/>
                <w:szCs w:val="16"/>
                <w:lang w:val="nl-BE"/>
              </w:rPr>
            </w:pPr>
            <w:del w:id="334" w:author="mary.inoue@fap.local" w:date="2026-09-22T12:17:00Z" w16du:dateUtc="2026-09-22T16:17:00Z">
              <w:r>
                <w:rPr>
                  <w:b w:val="0"/>
                  <w:color w:val="262626" w:themeColor="text1" w:themeTint="D9"/>
                  <w:sz w:val="16"/>
                  <w:szCs w:val="16"/>
                  <w:lang w:val="nl-BE"/>
                </w:rPr>
                <w:delText>$LONG_DESCRIPTION$</w:delText>
              </w:r>
            </w:del>
          </w:p>
        </w:tc>
        <w:tc>
          <w:tcPr>
            <w:tcW w:w="694" w:type="pct"/>
            <w:hideMark/>
          </w:tcPr>
          <w:p w14:paraId="17760CFA" w14:textId="77777777" w:rsidR="00297B9F" w:rsidRDefault="00297B9F" w:rsidP="00A26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5" w:author="mary.inoue@fap.local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336" w:author="mary.inoue@fap.local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$AMOUNT$</w:delText>
              </w:r>
            </w:del>
          </w:p>
        </w:tc>
        <w:tc>
          <w:tcPr>
            <w:tcW w:w="904" w:type="pct"/>
            <w:hideMark/>
          </w:tcPr>
          <w:p w14:paraId="26DC87DF" w14:textId="77777777" w:rsidR="00297B9F" w:rsidRDefault="00297B9F" w:rsidP="00BD32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7" w:author="mary.inoue@fap.local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338" w:author="mary.inoue@fap.local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$PRICE_PER_UNIT$</w:delText>
              </w:r>
            </w:del>
          </w:p>
        </w:tc>
        <w:tc>
          <w:tcPr>
            <w:tcW w:w="1179" w:type="pct"/>
            <w:hideMark/>
          </w:tcPr>
          <w:p w14:paraId="75554090" w14:textId="77777777" w:rsidR="00297B9F" w:rsidRDefault="00297B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9" w:author="mary.inoue@fap.local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340" w:author="mary.inoue@fap.local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$LINE_TOTAL$</w:delText>
              </w:r>
            </w:del>
          </w:p>
        </w:tc>
      </w:tr>
    </w:tbl>
    <w:p w14:paraId="674DCF7E" w14:textId="77777777" w:rsidR="00A53FFA" w:rsidRDefault="00A53FFA">
      <w:pPr>
        <w:spacing w:after="0" w:line="0" w:lineRule="auto"/>
        <w:rPr>
          <w:del w:id="341" w:author="mary.inoue@fap.local" w:date="2026-09-22T12:17:00Z" w16du:dateUtc="2026-09-22T16:17:00Z"/>
        </w:rPr>
      </w:pPr>
    </w:p>
    <w:tbl>
      <w:tblPr>
        <w:tblStyle w:val="TableGrid"/>
        <w:tblW w:w="5000" w:type="pct"/>
        <w:tblInd w:w="-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35"/>
        <w:gridCol w:w="1555"/>
        <w:gridCol w:w="2014"/>
      </w:tblGrid>
      <w:tr w:rsidR="00DA7625" w14:paraId="1F0383C4" w14:textId="77777777" w:rsidTr="00102150">
        <w:trPr>
          <w:trHeight w:val="323"/>
          <w:del w:id="342" w:author="mary.inoue@fap.local" w:date="2026-09-22T12:17:00Z" w16du:dateUtc="2026-09-22T16:17:00Z"/>
        </w:trPr>
        <w:tc>
          <w:tcPr>
            <w:tcW w:w="59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</w:tcPr>
          <w:p w14:paraId="2F1DF13C" w14:textId="77777777" w:rsidR="00DA7625" w:rsidRPr="000761E4" w:rsidRDefault="00DA7625">
            <w:pPr>
              <w:rPr>
                <w:del w:id="343" w:author="mary.inoue@fap.local" w:date="2026-09-22T12:17:00Z" w16du:dateUtc="2026-09-22T16:17:00Z"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2ABC6A2F" w14:textId="77777777" w:rsidR="00DA7625" w:rsidRPr="000761E4" w:rsidRDefault="00DA7625">
            <w:pPr>
              <w:rPr>
                <w:del w:id="344" w:author="mary.inoue@fap.local" w:date="2026-09-22T12:17:00Z" w16du:dateUtc="2026-09-22T16:17:00Z"/>
                <w:b/>
                <w:color w:val="262626" w:themeColor="text1" w:themeTint="D9"/>
                <w:sz w:val="18"/>
                <w:szCs w:val="18"/>
              </w:rPr>
            </w:pPr>
            <w:del w:id="345" w:author="mary.inoue@fap.local" w:date="2026-09-22T12:17:00Z" w16du:dateUtc="2026-09-22T16:17:00Z"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</w:delText>
              </w:r>
              <w:r w:rsidR="000761E4"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TEXT_TOTAL_EXCL_VAT</w:delText>
              </w:r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</w:delText>
              </w:r>
            </w:del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19424952" w14:textId="77777777" w:rsidR="00DA7625" w:rsidRPr="000761E4" w:rsidRDefault="00DA7625">
            <w:pPr>
              <w:jc w:val="right"/>
              <w:rPr>
                <w:del w:id="346" w:author="mary.inoue@fap.local" w:date="2026-09-22T12:17:00Z" w16du:dateUtc="2026-09-22T16:17:00Z"/>
                <w:b/>
                <w:color w:val="262626" w:themeColor="text1" w:themeTint="D9"/>
                <w:sz w:val="18"/>
                <w:szCs w:val="18"/>
              </w:rPr>
            </w:pPr>
            <w:del w:id="347" w:author="mary.inoue@fap.local" w:date="2026-09-22T12:17:00Z" w16du:dateUtc="2026-09-22T16:17:00Z"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$TOTAL_</w:delText>
              </w:r>
              <w:r w:rsidR="00F275E5"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EXCL</w:delText>
              </w:r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_VAT$</w:delText>
              </w:r>
            </w:del>
          </w:p>
        </w:tc>
      </w:tr>
    </w:tbl>
    <w:p w14:paraId="64E2B9C9" w14:textId="77777777" w:rsidR="00DA7625" w:rsidRPr="0043659F" w:rsidRDefault="00DA7625" w:rsidP="0043659F">
      <w:pPr>
        <w:rPr>
          <w:del w:id="348" w:author="mary.inoue@fap.local" w:date="2026-09-22T12:17:00Z" w16du:dateUtc="2026-09-22T16:17:00Z"/>
        </w:rPr>
      </w:pPr>
    </w:p>
    <w:p w14:paraId="68FE4E13" w14:textId="77777777" w:rsidR="00E11311" w:rsidRDefault="0043659F" w:rsidP="00A5391B">
      <w:pPr>
        <w:jc w:val="center"/>
        <w:rPr>
          <w:rPrChange w:id="349" w:author="mary.inoue@fap.local" w:date="2026-09-22T12:17:00Z" w16du:dateUtc="2026-09-22T16:17:00Z">
            <w:rPr>
              <w:lang w:val="en-US"/>
            </w:rPr>
          </w:rPrChange>
        </w:rPr>
        <w:pPrChange w:id="350" w:author="mary.inoue@fap.local" w:date="2026-09-22T12:17:00Z" w16du:dateUtc="2026-09-22T16:17:00Z">
          <w:pPr/>
        </w:pPrChange>
      </w:pPr>
      <w:del w:id="351" w:author="mary.inoue@fap.local" w:date="2026-09-22T12:17:00Z" w16du:dateUtc="2026-09-22T16:17:00Z">
        <w:r w:rsidRPr="00421EE9">
          <w:rPr>
            <w:lang w:val="en-US"/>
          </w:rPr>
          <w:delText>$DOCUMENT_SIGNATURE_AREA$</w:delText>
        </w:r>
      </w:del>
    </w:p>
    <w:sectPr w:rsidR="00E11311">
      <w:pgSz w:w="11906" w:h="16838"/>
      <w:pgMar w:top="1417" w:right="1701" w:bottom="1417" w:left="1701" w:header="708" w:footer="708" w:gutter="0"/>
      <w:cols w:space="708"/>
      <w:docGrid w:linePitch="360"/>
      <w:sectPrChange w:id="352" w:author="mary.inoue@fap.local" w:date="2026-09-22T12:17:00Z" w16du:dateUtc="2026-09-22T16:17:00Z">
        <w:sectPr w:rsidR="00E11311">
          <w:pgMar w:top="1418" w:right="851" w:bottom="851" w:left="851" w:header="709" w:footer="709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7573D8"/>
    <w:multiLevelType w:val="hybridMultilevel"/>
    <w:tmpl w:val="D9F64FB6"/>
    <w:lvl w:ilvl="0" w:tplc="76813921">
      <w:start w:val="1"/>
      <w:numFmt w:val="decimal"/>
      <w:lvlText w:val="%1."/>
      <w:lvlJc w:val="left"/>
      <w:pPr>
        <w:ind w:left="720" w:hanging="360"/>
      </w:pPr>
    </w:lvl>
    <w:lvl w:ilvl="1" w:tplc="76813921" w:tentative="1">
      <w:start w:val="1"/>
      <w:numFmt w:val="lowerLetter"/>
      <w:lvlText w:val="%2."/>
      <w:lvlJc w:val="left"/>
      <w:pPr>
        <w:ind w:left="1440" w:hanging="360"/>
      </w:pPr>
    </w:lvl>
    <w:lvl w:ilvl="2" w:tplc="76813921" w:tentative="1">
      <w:start w:val="1"/>
      <w:numFmt w:val="lowerRoman"/>
      <w:lvlText w:val="%3."/>
      <w:lvlJc w:val="right"/>
      <w:pPr>
        <w:ind w:left="2160" w:hanging="180"/>
      </w:pPr>
    </w:lvl>
    <w:lvl w:ilvl="3" w:tplc="76813921" w:tentative="1">
      <w:start w:val="1"/>
      <w:numFmt w:val="decimal"/>
      <w:lvlText w:val="%4."/>
      <w:lvlJc w:val="left"/>
      <w:pPr>
        <w:ind w:left="2880" w:hanging="360"/>
      </w:pPr>
    </w:lvl>
    <w:lvl w:ilvl="4" w:tplc="76813921" w:tentative="1">
      <w:start w:val="1"/>
      <w:numFmt w:val="lowerLetter"/>
      <w:lvlText w:val="%5."/>
      <w:lvlJc w:val="left"/>
      <w:pPr>
        <w:ind w:left="3600" w:hanging="360"/>
      </w:pPr>
    </w:lvl>
    <w:lvl w:ilvl="5" w:tplc="76813921" w:tentative="1">
      <w:start w:val="1"/>
      <w:numFmt w:val="lowerRoman"/>
      <w:lvlText w:val="%6."/>
      <w:lvlJc w:val="right"/>
      <w:pPr>
        <w:ind w:left="4320" w:hanging="180"/>
      </w:pPr>
    </w:lvl>
    <w:lvl w:ilvl="6" w:tplc="76813921" w:tentative="1">
      <w:start w:val="1"/>
      <w:numFmt w:val="decimal"/>
      <w:lvlText w:val="%7."/>
      <w:lvlJc w:val="left"/>
      <w:pPr>
        <w:ind w:left="5040" w:hanging="360"/>
      </w:pPr>
    </w:lvl>
    <w:lvl w:ilvl="7" w:tplc="76813921" w:tentative="1">
      <w:start w:val="1"/>
      <w:numFmt w:val="lowerLetter"/>
      <w:lvlText w:val="%8."/>
      <w:lvlJc w:val="left"/>
      <w:pPr>
        <w:ind w:left="5760" w:hanging="360"/>
      </w:pPr>
    </w:lvl>
    <w:lvl w:ilvl="8" w:tplc="7681392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9B057E0"/>
    <w:multiLevelType w:val="hybridMultilevel"/>
    <w:tmpl w:val="C504E746"/>
    <w:lvl w:ilvl="0" w:tplc="9827665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49154655">
    <w:abstractNumId w:val="5"/>
  </w:num>
  <w:num w:numId="2" w16cid:durableId="13726094">
    <w:abstractNumId w:val="7"/>
  </w:num>
  <w:num w:numId="3" w16cid:durableId="1318194811">
    <w:abstractNumId w:val="8"/>
  </w:num>
  <w:num w:numId="4" w16cid:durableId="1492601733">
    <w:abstractNumId w:val="6"/>
  </w:num>
  <w:num w:numId="5" w16cid:durableId="2113546706">
    <w:abstractNumId w:val="2"/>
  </w:num>
  <w:num w:numId="6" w16cid:durableId="1219587596">
    <w:abstractNumId w:val="1"/>
  </w:num>
  <w:num w:numId="7" w16cid:durableId="6257794">
    <w:abstractNumId w:val="4"/>
  </w:num>
  <w:num w:numId="8" w16cid:durableId="1901942627">
    <w:abstractNumId w:val="3"/>
  </w:num>
  <w:num w:numId="9" w16cid:durableId="8855286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311"/>
    <w:rsid w:val="00000006"/>
    <w:rsid w:val="000172AA"/>
    <w:rsid w:val="00064320"/>
    <w:rsid w:val="000761E4"/>
    <w:rsid w:val="00094AC5"/>
    <w:rsid w:val="000B7B5B"/>
    <w:rsid w:val="00102150"/>
    <w:rsid w:val="00132F7D"/>
    <w:rsid w:val="00133404"/>
    <w:rsid w:val="00140891"/>
    <w:rsid w:val="00155120"/>
    <w:rsid w:val="00163BDD"/>
    <w:rsid w:val="00166B44"/>
    <w:rsid w:val="001F3B9E"/>
    <w:rsid w:val="0029602C"/>
    <w:rsid w:val="00297B9F"/>
    <w:rsid w:val="002B2CB2"/>
    <w:rsid w:val="002B5CB8"/>
    <w:rsid w:val="002C247D"/>
    <w:rsid w:val="002D22E0"/>
    <w:rsid w:val="002D511D"/>
    <w:rsid w:val="003446F5"/>
    <w:rsid w:val="003828BA"/>
    <w:rsid w:val="00395556"/>
    <w:rsid w:val="003E02AD"/>
    <w:rsid w:val="0040121F"/>
    <w:rsid w:val="004175E5"/>
    <w:rsid w:val="00421EE9"/>
    <w:rsid w:val="00425F7C"/>
    <w:rsid w:val="0043659F"/>
    <w:rsid w:val="00485254"/>
    <w:rsid w:val="00494500"/>
    <w:rsid w:val="004B4464"/>
    <w:rsid w:val="004D03FD"/>
    <w:rsid w:val="00500EF8"/>
    <w:rsid w:val="00503712"/>
    <w:rsid w:val="005120F2"/>
    <w:rsid w:val="005201FD"/>
    <w:rsid w:val="005207D7"/>
    <w:rsid w:val="00594E9C"/>
    <w:rsid w:val="005A72CB"/>
    <w:rsid w:val="005B2275"/>
    <w:rsid w:val="005B3636"/>
    <w:rsid w:val="005C3975"/>
    <w:rsid w:val="005D39E8"/>
    <w:rsid w:val="00621E05"/>
    <w:rsid w:val="00640AED"/>
    <w:rsid w:val="00643ADD"/>
    <w:rsid w:val="0065070B"/>
    <w:rsid w:val="006575DD"/>
    <w:rsid w:val="00674D51"/>
    <w:rsid w:val="006A49C0"/>
    <w:rsid w:val="006C2039"/>
    <w:rsid w:val="006D73AD"/>
    <w:rsid w:val="006F5CEB"/>
    <w:rsid w:val="00706622"/>
    <w:rsid w:val="00723985"/>
    <w:rsid w:val="007B3339"/>
    <w:rsid w:val="00827729"/>
    <w:rsid w:val="00875E83"/>
    <w:rsid w:val="00890013"/>
    <w:rsid w:val="008A41B7"/>
    <w:rsid w:val="008C61C6"/>
    <w:rsid w:val="008D0EF2"/>
    <w:rsid w:val="008D7156"/>
    <w:rsid w:val="0090051E"/>
    <w:rsid w:val="00901CD7"/>
    <w:rsid w:val="00922AB7"/>
    <w:rsid w:val="00975CC2"/>
    <w:rsid w:val="009801CD"/>
    <w:rsid w:val="009B31F7"/>
    <w:rsid w:val="009B3A54"/>
    <w:rsid w:val="009C4CE8"/>
    <w:rsid w:val="00A020F2"/>
    <w:rsid w:val="00A2270B"/>
    <w:rsid w:val="00A24980"/>
    <w:rsid w:val="00A26E38"/>
    <w:rsid w:val="00A5391B"/>
    <w:rsid w:val="00A53FFA"/>
    <w:rsid w:val="00A54CA6"/>
    <w:rsid w:val="00A93D2D"/>
    <w:rsid w:val="00AA2126"/>
    <w:rsid w:val="00AE71D2"/>
    <w:rsid w:val="00AF3743"/>
    <w:rsid w:val="00B23618"/>
    <w:rsid w:val="00B30730"/>
    <w:rsid w:val="00B9482B"/>
    <w:rsid w:val="00BB7F95"/>
    <w:rsid w:val="00BC05AD"/>
    <w:rsid w:val="00BC4C01"/>
    <w:rsid w:val="00BD3276"/>
    <w:rsid w:val="00BD6490"/>
    <w:rsid w:val="00C01CF0"/>
    <w:rsid w:val="00C10C2A"/>
    <w:rsid w:val="00C3076A"/>
    <w:rsid w:val="00C43956"/>
    <w:rsid w:val="00C44A78"/>
    <w:rsid w:val="00C549DE"/>
    <w:rsid w:val="00C9492A"/>
    <w:rsid w:val="00CF40EE"/>
    <w:rsid w:val="00D1508E"/>
    <w:rsid w:val="00D1600A"/>
    <w:rsid w:val="00D3153B"/>
    <w:rsid w:val="00D33155"/>
    <w:rsid w:val="00D35F9E"/>
    <w:rsid w:val="00D46904"/>
    <w:rsid w:val="00D60738"/>
    <w:rsid w:val="00D63120"/>
    <w:rsid w:val="00D64C4F"/>
    <w:rsid w:val="00DA7625"/>
    <w:rsid w:val="00DC250C"/>
    <w:rsid w:val="00DE3980"/>
    <w:rsid w:val="00DF5EA0"/>
    <w:rsid w:val="00E00355"/>
    <w:rsid w:val="00E0284E"/>
    <w:rsid w:val="00E11311"/>
    <w:rsid w:val="00E45383"/>
    <w:rsid w:val="00E53683"/>
    <w:rsid w:val="00EA1103"/>
    <w:rsid w:val="00EB0E11"/>
    <w:rsid w:val="00EB44BF"/>
    <w:rsid w:val="00ED277D"/>
    <w:rsid w:val="00ED407E"/>
    <w:rsid w:val="00ED46E8"/>
    <w:rsid w:val="00EE3D5D"/>
    <w:rsid w:val="00F11D9F"/>
    <w:rsid w:val="00F23855"/>
    <w:rsid w:val="00F275E5"/>
    <w:rsid w:val="00F33C0F"/>
    <w:rsid w:val="00F60B2B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D798"/>
  <w15:chartTrackingRefBased/>
  <w15:docId w15:val="{04780F46-4B34-4AD2-A55F-C806105A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5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DE3980"/>
    <w:pPr>
      <w:spacing w:after="0" w:line="240" w:lineRule="auto"/>
    </w:pPr>
    <w:rPr>
      <w:lang w:val="es-ES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0F0F0"/>
      </w:tcPr>
    </w:tblStylePr>
  </w:style>
  <w:style w:type="table" w:customStyle="1" w:styleId="TableGrid1">
    <w:name w:val="Table Grid1"/>
    <w:basedOn w:val="TableNormal"/>
    <w:next w:val="TableGrid"/>
    <w:uiPriority w:val="39"/>
    <w:rsid w:val="00503712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1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150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331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25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1488</Words>
  <Characters>8482</Characters>
  <Application>Microsoft Office Word</Application>
  <DocSecurity>0</DocSecurity>
  <Lines>70</Lines>
  <Paragraphs>19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Arthur Souza Rodrigues</cp:lastModifiedBy>
  <cp:revision>1</cp:revision>
  <dcterms:created xsi:type="dcterms:W3CDTF">2019-03-18T08:32:00Z</dcterms:created>
  <dcterms:modified xsi:type="dcterms:W3CDTF">2026-09-22T16:17:00Z</dcterms:modified>
</cp:coreProperties>
</file>