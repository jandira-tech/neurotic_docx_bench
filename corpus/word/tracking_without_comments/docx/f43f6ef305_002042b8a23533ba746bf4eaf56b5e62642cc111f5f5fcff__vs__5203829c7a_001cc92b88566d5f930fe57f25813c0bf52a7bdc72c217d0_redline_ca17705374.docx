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9E729D" w14:textId="77777777" w:rsidR="002E5199" w:rsidRDefault="002E5199" w:rsidP="009700EB">
      <w:pPr>
        <w:pStyle w:val="Default"/>
        <w:rPr>
          <w:ins w:id="4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149FD9A3" w14:textId="77777777" w:rsidR="002E5199" w:rsidRDefault="002E5199" w:rsidP="002E5199">
      <w:pPr>
        <w:pStyle w:val="Heading4"/>
        <w:jc w:val="center"/>
        <w:rPr>
          <w:ins w:id="5" w:author="uzivatel" w:date="2026-09-22T12:22:00Z" w16du:dateUtc="2026-09-22T16:22:00Z"/>
          <w:sz w:val="34"/>
        </w:rPr>
      </w:pPr>
      <w:ins w:id="6" w:author="uzivatel" w:date="2026-09-22T12:22:00Z" w16du:dateUtc="2026-09-22T16:22:00Z">
        <w:r>
          <w:rPr>
            <w:sz w:val="34"/>
          </w:rPr>
          <w:t>Základní škola Rumburk, U Nemocnice 1132/5, okres Děčín, p. o.</w:t>
        </w:r>
      </w:ins>
    </w:p>
    <w:p w14:paraId="536D0B92" w14:textId="77777777" w:rsidR="002E5199" w:rsidRDefault="002E5199" w:rsidP="002E5199">
      <w:pPr>
        <w:rPr>
          <w:ins w:id="7" w:author="uzivatel" w:date="2026-09-22T12:22:00Z" w16du:dateUtc="2026-09-22T16:22:00Z"/>
          <w:sz w:val="16"/>
        </w:rPr>
      </w:pPr>
      <w:ins w:id="8" w:author="uzivatel" w:date="2026-09-22T12:22:00Z" w16du:dateUtc="2026-09-22T16:2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961B336" w14:textId="77777777" w:rsidR="00067C1B" w:rsidRDefault="00067C1B" w:rsidP="002E5199">
      <w:pPr>
        <w:pStyle w:val="Default"/>
        <w:jc w:val="center"/>
        <w:rPr>
          <w:ins w:id="9" w:author="uzivatel" w:date="2026-09-22T12:22:00Z" w16du:dateUtc="2026-09-22T16:22:00Z"/>
        </w:rPr>
      </w:pPr>
    </w:p>
    <w:p w14:paraId="5424E9EB" w14:textId="77777777" w:rsidR="009700EB" w:rsidRPr="00AF69EB" w:rsidRDefault="009700EB" w:rsidP="002E5199">
      <w:pPr>
        <w:pStyle w:val="Default"/>
        <w:jc w:val="center"/>
        <w:rPr>
          <w:ins w:id="10" w:author="uzivatel" w:date="2026-09-22T12:22:00Z" w16du:dateUtc="2026-09-22T16:22:00Z"/>
          <w:b/>
          <w:bCs/>
          <w:sz w:val="22"/>
          <w:szCs w:val="22"/>
          <w:u w:val="single"/>
        </w:rPr>
      </w:pPr>
      <w:ins w:id="11" w:author="uzivatel" w:date="2026-09-22T12:22:00Z" w16du:dateUtc="2026-09-22T16:2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72ECB44" w14:textId="77777777" w:rsidR="009D457F" w:rsidRDefault="009D457F" w:rsidP="009700EB">
      <w:pPr>
        <w:pStyle w:val="Default"/>
        <w:rPr>
          <w:ins w:id="12" w:author="uzivatel" w:date="2026-09-22T12:22:00Z" w16du:dateUtc="2026-09-22T16:22:00Z"/>
          <w:b/>
          <w:bCs/>
          <w:sz w:val="22"/>
          <w:szCs w:val="22"/>
        </w:rPr>
      </w:pPr>
    </w:p>
    <w:p w14:paraId="4938C2F3" w14:textId="77777777" w:rsidR="009700EB" w:rsidRDefault="009700EB" w:rsidP="009700EB">
      <w:pPr>
        <w:pStyle w:val="Default"/>
        <w:rPr>
          <w:ins w:id="13" w:author="uzivatel" w:date="2026-09-22T12:22:00Z" w16du:dateUtc="2026-09-22T16:22:00Z"/>
          <w:rFonts w:ascii="Roboto" w:hAnsi="Roboto"/>
        </w:rPr>
      </w:pPr>
      <w:ins w:id="14" w:author="uzivatel" w:date="2026-09-22T12:22:00Z" w16du:dateUtc="2026-09-22T16:2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19BB68D" w14:textId="77777777" w:rsidR="004714D6" w:rsidRDefault="003A4848" w:rsidP="003A4848">
      <w:pPr>
        <w:pStyle w:val="Default"/>
        <w:numPr>
          <w:ilvl w:val="0"/>
          <w:numId w:val="18"/>
        </w:numPr>
        <w:rPr>
          <w:ins w:id="15" w:author="uzivatel" w:date="2026-09-22T12:22:00Z" w16du:dateUtc="2026-09-22T16:22:00Z"/>
          <w:rFonts w:ascii="Roboto" w:hAnsi="Roboto"/>
        </w:rPr>
      </w:pPr>
      <w:ins w:id="16" w:author="uzivatel" w:date="2026-09-22T12:22:00Z" w16du:dateUtc="2026-09-22T16:2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DB703A1" w14:textId="77777777" w:rsidR="003A4848" w:rsidRPr="004714D6" w:rsidRDefault="003A4848" w:rsidP="003A4848">
      <w:pPr>
        <w:pStyle w:val="Default"/>
        <w:numPr>
          <w:ilvl w:val="0"/>
          <w:numId w:val="18"/>
        </w:numPr>
        <w:rPr>
          <w:ins w:id="17" w:author="uzivatel" w:date="2026-09-22T12:22:00Z" w16du:dateUtc="2026-09-22T16:22:00Z"/>
          <w:rFonts w:ascii="Roboto" w:hAnsi="Roboto"/>
        </w:rPr>
      </w:pPr>
      <w:ins w:id="18" w:author="uzivatel" w:date="2026-09-22T12:22:00Z" w16du:dateUtc="2026-09-22T16:2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1133179" w14:textId="77777777" w:rsidR="003A4848" w:rsidRDefault="003A4848" w:rsidP="003A4848">
      <w:pPr>
        <w:pStyle w:val="Default"/>
        <w:numPr>
          <w:ilvl w:val="0"/>
          <w:numId w:val="18"/>
        </w:numPr>
        <w:rPr>
          <w:ins w:id="19" w:author="uzivatel" w:date="2026-09-22T12:22:00Z" w16du:dateUtc="2026-09-22T16:22:00Z"/>
          <w:rFonts w:ascii="Roboto" w:hAnsi="Roboto"/>
        </w:rPr>
      </w:pPr>
      <w:ins w:id="20" w:author="uzivatel" w:date="2026-09-22T12:22:00Z" w16du:dateUtc="2026-09-22T16:2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85DBDB4" w14:textId="77777777" w:rsidR="003A4848" w:rsidRDefault="003A4848" w:rsidP="003A4848">
      <w:pPr>
        <w:pStyle w:val="Default"/>
        <w:numPr>
          <w:ilvl w:val="0"/>
          <w:numId w:val="18"/>
        </w:numPr>
        <w:rPr>
          <w:ins w:id="21" w:author="uzivatel" w:date="2026-09-22T12:22:00Z" w16du:dateUtc="2026-09-22T16:22:00Z"/>
          <w:rFonts w:ascii="Roboto" w:hAnsi="Roboto"/>
        </w:rPr>
      </w:pPr>
      <w:ins w:id="22" w:author="uzivatel" w:date="2026-09-22T12:22:00Z" w16du:dateUtc="2026-09-22T16:2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F439EEC" w14:textId="77777777" w:rsidR="003A4848" w:rsidRDefault="003A4848" w:rsidP="003A4848">
      <w:pPr>
        <w:pStyle w:val="Default"/>
        <w:numPr>
          <w:ilvl w:val="0"/>
          <w:numId w:val="18"/>
        </w:numPr>
        <w:rPr>
          <w:ins w:id="23" w:author="uzivatel" w:date="2026-09-22T12:22:00Z" w16du:dateUtc="2026-09-22T16:22:00Z"/>
          <w:rFonts w:ascii="Roboto" w:hAnsi="Roboto"/>
        </w:rPr>
      </w:pPr>
      <w:ins w:id="24" w:author="uzivatel" w:date="2026-09-22T12:22:00Z" w16du:dateUtc="2026-09-22T16:2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034993B" w14:textId="77777777" w:rsidR="008F695B" w:rsidRPr="009D457F" w:rsidRDefault="003A4848" w:rsidP="009700EB">
      <w:pPr>
        <w:pStyle w:val="Default"/>
        <w:numPr>
          <w:ilvl w:val="0"/>
          <w:numId w:val="18"/>
        </w:numPr>
        <w:rPr>
          <w:ins w:id="25" w:author="uzivatel" w:date="2026-09-22T12:22:00Z" w16du:dateUtc="2026-09-22T16:22:00Z"/>
          <w:b/>
          <w:bCs/>
          <w:sz w:val="22"/>
          <w:szCs w:val="22"/>
        </w:rPr>
      </w:pPr>
      <w:ins w:id="26" w:author="uzivatel" w:date="2026-09-22T12:22:00Z" w16du:dateUtc="2026-09-22T16:2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1CE72994" w14:textId="77777777" w:rsidR="009D457F" w:rsidRPr="009D457F" w:rsidRDefault="009D457F" w:rsidP="009D457F">
      <w:pPr>
        <w:pStyle w:val="Default"/>
        <w:ind w:left="720"/>
        <w:rPr>
          <w:ins w:id="27" w:author="uzivatel" w:date="2026-09-22T12:22:00Z" w16du:dateUtc="2026-09-22T16:22:00Z"/>
          <w:b/>
          <w:bCs/>
          <w:sz w:val="22"/>
          <w:szCs w:val="22"/>
        </w:rPr>
      </w:pPr>
    </w:p>
    <w:p w14:paraId="6B32CEA2" w14:textId="77777777" w:rsidR="0071556C" w:rsidRDefault="0043051E" w:rsidP="009700EB">
      <w:pPr>
        <w:pStyle w:val="Default"/>
        <w:rPr>
          <w:ins w:id="28" w:author="uzivatel" w:date="2026-09-22T12:22:00Z" w16du:dateUtc="2026-09-22T16:22:00Z"/>
          <w:b/>
          <w:bCs/>
          <w:sz w:val="22"/>
          <w:szCs w:val="22"/>
          <w:u w:val="single"/>
        </w:rPr>
      </w:pPr>
      <w:ins w:id="29" w:author="uzivatel" w:date="2026-09-22T12:22:00Z" w16du:dateUtc="2026-09-22T16:2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172DFBB7" w14:textId="77777777" w:rsidR="002E5199" w:rsidRPr="0043051E" w:rsidRDefault="002E5199" w:rsidP="009700EB">
      <w:pPr>
        <w:pStyle w:val="Default"/>
        <w:rPr>
          <w:ins w:id="30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5A1E4D4E" w14:textId="77777777" w:rsidR="00E60474" w:rsidRDefault="00C9043F" w:rsidP="00E2631A">
      <w:pPr>
        <w:pStyle w:val="Default"/>
        <w:rPr>
          <w:ins w:id="31" w:author="uzivatel" w:date="2026-09-22T12:22:00Z" w16du:dateUtc="2026-09-22T16:22:00Z"/>
          <w:rFonts w:ascii="Roboto" w:hAnsi="Roboto"/>
        </w:rPr>
      </w:pPr>
      <w:ins w:id="32" w:author="uzivatel" w:date="2026-09-22T12:22:00Z" w16du:dateUtc="2026-09-22T16:2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788A185" w14:textId="77777777" w:rsidR="00E2631A" w:rsidRPr="00E2631A" w:rsidRDefault="00E2631A" w:rsidP="00E2631A">
      <w:pPr>
        <w:pStyle w:val="Default"/>
        <w:rPr>
          <w:ins w:id="33" w:author="uzivatel" w:date="2026-09-22T12:22:00Z" w16du:dateUtc="2026-09-22T16:22:00Z"/>
          <w:rFonts w:ascii="Roboto" w:hAnsi="Roboto"/>
        </w:rPr>
      </w:pPr>
    </w:p>
    <w:p w14:paraId="2FA952A5" w14:textId="77777777" w:rsidR="00DF0E9B" w:rsidRPr="00E2631A" w:rsidRDefault="00DF0E9B" w:rsidP="00DF0E9B">
      <w:pPr>
        <w:pStyle w:val="Default"/>
        <w:rPr>
          <w:ins w:id="34" w:author="uzivatel" w:date="2026-09-22T12:22:00Z" w16du:dateUtc="2026-09-22T16:22:00Z"/>
          <w:rFonts w:ascii="Roboto" w:hAnsi="Roboto"/>
          <w:b/>
        </w:rPr>
      </w:pPr>
      <w:ins w:id="35" w:author="uzivatel" w:date="2026-09-22T12:22:00Z" w16du:dateUtc="2026-09-22T16:2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DD449EE" w14:textId="77777777" w:rsidR="000C1D5B" w:rsidRDefault="000C1D5B" w:rsidP="00222525">
      <w:pPr>
        <w:pStyle w:val="Default"/>
        <w:rPr>
          <w:ins w:id="36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2424D59A" w14:textId="77777777" w:rsidR="00222525" w:rsidRDefault="00967EDD" w:rsidP="00222525">
      <w:pPr>
        <w:pStyle w:val="Default"/>
        <w:rPr>
          <w:ins w:id="37" w:author="uzivatel" w:date="2026-09-22T12:22:00Z" w16du:dateUtc="2026-09-22T16:22:00Z"/>
          <w:b/>
          <w:bCs/>
          <w:sz w:val="22"/>
          <w:szCs w:val="22"/>
          <w:u w:val="single"/>
        </w:rPr>
      </w:pPr>
      <w:ins w:id="38" w:author="uzivatel" w:date="2026-09-22T12:22:00Z" w16du:dateUtc="2026-09-22T16:2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42339E1" w14:textId="77777777" w:rsidR="000C1D5B" w:rsidRDefault="000C1D5B" w:rsidP="00222525">
      <w:pPr>
        <w:pStyle w:val="Default"/>
        <w:rPr>
          <w:ins w:id="39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46704AC6" w14:textId="77777777" w:rsidR="00393DFA" w:rsidRPr="009E4030" w:rsidRDefault="005F4481" w:rsidP="00222525">
      <w:pPr>
        <w:pStyle w:val="Default"/>
        <w:numPr>
          <w:ilvl w:val="0"/>
          <w:numId w:val="15"/>
        </w:numPr>
        <w:rPr>
          <w:ins w:id="40" w:author="uzivatel" w:date="2026-09-22T12:22:00Z" w16du:dateUtc="2026-09-22T16:22:00Z"/>
          <w:rFonts w:ascii="Roboto" w:hAnsi="Roboto"/>
        </w:rPr>
      </w:pPr>
      <w:ins w:id="41" w:author="uzivatel" w:date="2026-09-22T12:22:00Z" w16du:dateUtc="2026-09-22T16:2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CF16632" w14:textId="77777777" w:rsidR="005F4481" w:rsidRPr="009E4030" w:rsidRDefault="005F4481" w:rsidP="009E4030">
      <w:pPr>
        <w:pStyle w:val="Default"/>
        <w:numPr>
          <w:ilvl w:val="0"/>
          <w:numId w:val="20"/>
        </w:numPr>
        <w:rPr>
          <w:ins w:id="42" w:author="uzivatel" w:date="2026-09-22T12:22:00Z" w16du:dateUtc="2026-09-22T16:22:00Z"/>
          <w:rFonts w:ascii="Roboto" w:hAnsi="Roboto"/>
        </w:rPr>
      </w:pPr>
      <w:ins w:id="43" w:author="uzivatel" w:date="2026-09-22T12:22:00Z" w16du:dateUtc="2026-09-22T16:2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3EA64F5" w14:textId="77777777" w:rsidR="00393DFA" w:rsidRPr="009E4030" w:rsidRDefault="00393DFA" w:rsidP="009E4030">
      <w:pPr>
        <w:pStyle w:val="Default"/>
        <w:numPr>
          <w:ilvl w:val="0"/>
          <w:numId w:val="20"/>
        </w:numPr>
        <w:rPr>
          <w:ins w:id="44" w:author="uzivatel" w:date="2026-09-22T12:22:00Z" w16du:dateUtc="2026-09-22T16:22:00Z"/>
          <w:rFonts w:ascii="Roboto" w:hAnsi="Roboto"/>
        </w:rPr>
      </w:pPr>
      <w:ins w:id="45" w:author="uzivatel" w:date="2026-09-22T12:22:00Z" w16du:dateUtc="2026-09-22T16:22:00Z">
        <w:r w:rsidRPr="009E4030">
          <w:rPr>
            <w:rFonts w:ascii="Roboto" w:hAnsi="Roboto"/>
          </w:rPr>
          <w:t>individuální konzultace</w:t>
        </w:r>
      </w:ins>
    </w:p>
    <w:p w14:paraId="422FC7D9" w14:textId="77777777" w:rsidR="00AB7A30" w:rsidRPr="00222525" w:rsidRDefault="00393DFA" w:rsidP="009E4030">
      <w:pPr>
        <w:pStyle w:val="Default"/>
        <w:numPr>
          <w:ilvl w:val="0"/>
          <w:numId w:val="15"/>
        </w:numPr>
        <w:rPr>
          <w:ins w:id="46" w:author="uzivatel" w:date="2026-09-22T12:22:00Z" w16du:dateUtc="2026-09-22T16:22:00Z"/>
          <w:b/>
          <w:bCs/>
          <w:sz w:val="22"/>
          <w:szCs w:val="22"/>
          <w:u w:val="single"/>
        </w:rPr>
      </w:pPr>
      <w:ins w:id="47" w:author="uzivatel" w:date="2026-09-22T12:22:00Z" w16du:dateUtc="2026-09-22T16:2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3E129631" w14:textId="77777777" w:rsidR="00AB7A30" w:rsidRPr="00ED3AF5" w:rsidRDefault="006B75D9" w:rsidP="009E4030">
      <w:pPr>
        <w:pStyle w:val="Default"/>
        <w:numPr>
          <w:ilvl w:val="0"/>
          <w:numId w:val="15"/>
        </w:numPr>
        <w:rPr>
          <w:ins w:id="48" w:author="uzivatel" w:date="2026-09-22T12:22:00Z" w16du:dateUtc="2026-09-22T16:22:00Z"/>
          <w:rFonts w:ascii="Roboto" w:hAnsi="Roboto"/>
        </w:rPr>
      </w:pPr>
      <w:ins w:id="49" w:author="uzivatel" w:date="2026-09-22T12:22:00Z" w16du:dateUtc="2026-09-22T16:2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A189EC7" w14:textId="77777777" w:rsidR="000C1D5B" w:rsidRPr="00067C1B" w:rsidRDefault="008E16D0" w:rsidP="009E4030">
      <w:pPr>
        <w:pStyle w:val="Default"/>
        <w:numPr>
          <w:ilvl w:val="0"/>
          <w:numId w:val="15"/>
        </w:numPr>
        <w:rPr>
          <w:ins w:id="50" w:author="uzivatel" w:date="2026-09-22T12:22:00Z" w16du:dateUtc="2026-09-22T16:22:00Z"/>
          <w:rFonts w:ascii="Roboto" w:hAnsi="Roboto"/>
        </w:rPr>
      </w:pPr>
      <w:ins w:id="51" w:author="uzivatel" w:date="2026-09-22T12:22:00Z" w16du:dateUtc="2026-09-22T16:2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D903559" w14:textId="77777777" w:rsidR="00F01D59" w:rsidRDefault="00EF2DAF" w:rsidP="009E4030">
      <w:pPr>
        <w:pStyle w:val="Default"/>
        <w:numPr>
          <w:ilvl w:val="0"/>
          <w:numId w:val="15"/>
        </w:numPr>
        <w:rPr>
          <w:ins w:id="52" w:author="uzivatel" w:date="2026-09-22T12:22:00Z" w16du:dateUtc="2026-09-22T16:22:00Z"/>
          <w:rFonts w:ascii="Roboto" w:hAnsi="Roboto"/>
        </w:rPr>
      </w:pPr>
      <w:ins w:id="53" w:author="uzivatel" w:date="2026-09-22T12:22:00Z" w16du:dateUtc="2026-09-22T16:2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05B773E" w14:textId="77777777" w:rsidR="00E2631A" w:rsidRDefault="00EF2DAF" w:rsidP="009E4030">
      <w:pPr>
        <w:pStyle w:val="Default"/>
        <w:numPr>
          <w:ilvl w:val="0"/>
          <w:numId w:val="15"/>
        </w:numPr>
        <w:rPr>
          <w:ins w:id="54" w:author="uzivatel" w:date="2026-09-22T12:22:00Z" w16du:dateUtc="2026-09-22T16:22:00Z"/>
          <w:rFonts w:ascii="Roboto" w:hAnsi="Roboto"/>
        </w:rPr>
      </w:pPr>
      <w:ins w:id="55" w:author="uzivatel" w:date="2026-09-22T12:22:00Z" w16du:dateUtc="2026-09-22T16:2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3FFA4C2E" w14:textId="77777777" w:rsidR="005406F7" w:rsidRPr="00F91991" w:rsidRDefault="005406F7" w:rsidP="005406F7">
      <w:pPr>
        <w:pStyle w:val="Default"/>
        <w:numPr>
          <w:ilvl w:val="0"/>
          <w:numId w:val="15"/>
        </w:numPr>
        <w:rPr>
          <w:ins w:id="56" w:author="uzivatel" w:date="2026-09-22T12:22:00Z" w16du:dateUtc="2026-09-22T16:22:00Z"/>
          <w:rFonts w:ascii="Times New Roman" w:hAnsi="Times New Roman" w:cs="Times New Roman"/>
        </w:rPr>
      </w:pPr>
      <w:ins w:id="57" w:author="uzivatel" w:date="2026-09-22T12:22:00Z" w16du:dateUtc="2026-09-22T16:2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0496592" w14:textId="77777777" w:rsidR="00EF2DAF" w:rsidRPr="00EF2DAF" w:rsidRDefault="005406F7" w:rsidP="009E4030">
      <w:pPr>
        <w:pStyle w:val="Default"/>
        <w:numPr>
          <w:ilvl w:val="0"/>
          <w:numId w:val="15"/>
        </w:numPr>
        <w:rPr>
          <w:ins w:id="58" w:author="uzivatel" w:date="2026-09-22T12:22:00Z" w16du:dateUtc="2026-09-22T16:22:00Z"/>
          <w:rFonts w:ascii="Roboto" w:hAnsi="Roboto"/>
        </w:rPr>
      </w:pPr>
      <w:ins w:id="59" w:author="uzivatel" w:date="2026-09-22T12:22:00Z" w16du:dateUtc="2026-09-22T16:2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ACA31E3" w14:textId="77777777" w:rsidR="000C1D5B" w:rsidRDefault="000C1D5B" w:rsidP="000C1D5B">
      <w:pPr>
        <w:pStyle w:val="Default"/>
        <w:numPr>
          <w:ilvl w:val="0"/>
          <w:numId w:val="10"/>
        </w:numPr>
        <w:rPr>
          <w:ins w:id="60" w:author="uzivatel" w:date="2026-09-22T12:22:00Z" w16du:dateUtc="2026-09-22T16:22:00Z"/>
          <w:rFonts w:ascii="Roboto" w:hAnsi="Roboto"/>
        </w:rPr>
      </w:pPr>
      <w:ins w:id="61" w:author="uzivatel" w:date="2026-09-22T12:22:00Z" w16du:dateUtc="2026-09-22T16:22:00Z">
        <w:r>
          <w:rPr>
            <w:rFonts w:ascii="Roboto" w:hAnsi="Roboto"/>
          </w:rPr>
          <w:t>žáci si přinesou:</w:t>
        </w:r>
      </w:ins>
    </w:p>
    <w:p w14:paraId="59E88C82" w14:textId="77777777" w:rsidR="00992F5A" w:rsidRDefault="000C1D5B" w:rsidP="000C1D5B">
      <w:pPr>
        <w:pStyle w:val="Default"/>
        <w:numPr>
          <w:ilvl w:val="0"/>
          <w:numId w:val="16"/>
        </w:numPr>
        <w:rPr>
          <w:ins w:id="62" w:author="uzivatel" w:date="2026-09-22T12:22:00Z" w16du:dateUtc="2026-09-22T16:22:00Z"/>
          <w:rFonts w:ascii="Roboto" w:hAnsi="Roboto"/>
        </w:rPr>
      </w:pPr>
      <w:ins w:id="63" w:author="uzivatel" w:date="2026-09-22T12:22:00Z" w16du:dateUtc="2026-09-22T16:2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963448C" w14:textId="77777777" w:rsidR="000C1D5B" w:rsidRPr="00992F5A" w:rsidRDefault="000C1D5B" w:rsidP="000C1D5B">
      <w:pPr>
        <w:pStyle w:val="Default"/>
        <w:numPr>
          <w:ilvl w:val="0"/>
          <w:numId w:val="16"/>
        </w:numPr>
        <w:rPr>
          <w:ins w:id="64" w:author="uzivatel" w:date="2026-09-22T12:22:00Z" w16du:dateUtc="2026-09-22T16:22:00Z"/>
          <w:rFonts w:ascii="Roboto" w:hAnsi="Roboto"/>
        </w:rPr>
      </w:pPr>
      <w:ins w:id="65" w:author="uzivatel" w:date="2026-09-22T12:22:00Z" w16du:dateUtc="2026-09-22T16:2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049893A" w14:textId="77777777" w:rsidR="000C1D5B" w:rsidRDefault="000C1D5B" w:rsidP="000C1D5B">
      <w:pPr>
        <w:pStyle w:val="Default"/>
        <w:numPr>
          <w:ilvl w:val="0"/>
          <w:numId w:val="16"/>
        </w:numPr>
        <w:rPr>
          <w:ins w:id="66" w:author="uzivatel" w:date="2026-09-22T12:22:00Z" w16du:dateUtc="2026-09-22T16:22:00Z"/>
        </w:rPr>
      </w:pPr>
      <w:ins w:id="67" w:author="uzivatel" w:date="2026-09-22T12:22:00Z" w16du:dateUtc="2026-09-22T16:2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E066FEA" w14:textId="77777777" w:rsidR="0051687F" w:rsidRDefault="00D533C5">
      <w:pPr>
        <w:spacing w:line="240" w:lineRule="auto"/>
        <w:jc w:val="center"/>
        <w:rPr>
          <w:del w:id="68" w:author="uzivate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69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Заявка (юридического лица)</w:delText>
        </w:r>
      </w:del>
    </w:p>
    <w:p w14:paraId="28001443" w14:textId="77777777" w:rsidR="0051687F" w:rsidRDefault="00D533C5">
      <w:pPr>
        <w:spacing w:line="240" w:lineRule="auto"/>
        <w:jc w:val="center"/>
        <w:rPr>
          <w:del w:id="70" w:author="uzivate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71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на участие в благотворительном конкурсе</w:delText>
        </w:r>
      </w:del>
    </w:p>
    <w:p w14:paraId="26162748" w14:textId="77777777" w:rsidR="0051687F" w:rsidRDefault="00D533C5">
      <w:pPr>
        <w:spacing w:after="0" w:line="240" w:lineRule="auto"/>
        <w:jc w:val="center"/>
        <w:rPr>
          <w:del w:id="72" w:author="uzivate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73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социальных проектов «Преображая жизнь»</w:delText>
        </w:r>
      </w:del>
    </w:p>
    <w:p w14:paraId="3AEDBFEF" w14:textId="77777777" w:rsidR="0051687F" w:rsidRDefault="0051687F">
      <w:pPr>
        <w:spacing w:after="0" w:line="240" w:lineRule="auto"/>
        <w:jc w:val="center"/>
        <w:rPr>
          <w:del w:id="74" w:author="uzivatel" w:date="2026-09-22T12:22:00Z" w16du:dateUtc="2026-09-22T16:22:00Z"/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4DE9184D" w14:textId="77777777" w:rsidR="0051687F" w:rsidRDefault="00D533C5">
      <w:pPr>
        <w:numPr>
          <w:ilvl w:val="0"/>
          <w:numId w:val="6"/>
        </w:numPr>
        <w:spacing w:after="0" w:line="240" w:lineRule="auto"/>
        <w:contextualSpacing/>
        <w:jc w:val="center"/>
        <w:rPr>
          <w:del w:id="75" w:author="uzivatel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76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Общие данные о проекте</w:delText>
        </w:r>
      </w:del>
    </w:p>
    <w:p w14:paraId="02563212" w14:textId="77777777" w:rsidR="0051687F" w:rsidRDefault="00D533C5">
      <w:pPr>
        <w:spacing w:before="60" w:after="0" w:line="240" w:lineRule="auto"/>
        <w:jc w:val="both"/>
        <w:rPr>
          <w:del w:id="77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78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Название проекта</w:delText>
        </w:r>
      </w:del>
    </w:p>
    <w:p w14:paraId="3FCB85D3" w14:textId="77777777" w:rsidR="0051687F" w:rsidRDefault="00D533C5">
      <w:pPr>
        <w:spacing w:before="60" w:after="0" w:line="240" w:lineRule="auto"/>
        <w:jc w:val="both"/>
        <w:rPr>
          <w:del w:id="79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80" w:author="uzivatel" w:date="2026-09-22T12:22:00Z" w16du:dateUtc="2026-09-22T16:22:00Z">
        <w:r>
          <w:rPr>
            <w:rFonts w:ascii="Times New Roman" w:eastAsia="Calibri" w:hAnsi="Times New Roman" w:cs="Times New Roman"/>
            <w:i/>
            <w:sz w:val="24"/>
            <w:szCs w:val="24"/>
          </w:rPr>
          <w:delText>Название проекта пишется с прописной буквы в кавычках.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278F69E4" w14:textId="77777777">
        <w:trPr>
          <w:trHeight w:val="329"/>
          <w:del w:id="81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CCB6" w14:textId="77777777" w:rsidR="0051687F" w:rsidRDefault="0051687F">
            <w:pPr>
              <w:widowControl w:val="0"/>
              <w:spacing w:after="0" w:line="240" w:lineRule="auto"/>
              <w:rPr>
                <w:del w:id="82" w:author="uzivatel" w:date="2026-09-22T12:22:00Z" w16du:dateUtc="2026-09-22T16:22:00Z"/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14:paraId="43DE0866" w14:textId="77777777" w:rsidR="0051687F" w:rsidRDefault="0051687F">
      <w:pPr>
        <w:spacing w:before="60" w:after="0" w:line="240" w:lineRule="auto"/>
        <w:jc w:val="both"/>
        <w:rPr>
          <w:del w:id="83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7F51037" w14:textId="77777777" w:rsidR="0051687F" w:rsidRDefault="00D533C5">
      <w:pPr>
        <w:spacing w:before="60" w:after="0" w:line="240" w:lineRule="auto"/>
        <w:jc w:val="both"/>
        <w:rPr>
          <w:del w:id="84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85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Номинация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 (отметить знаком «Х»)</w:delText>
        </w:r>
      </w:del>
    </w:p>
    <w:p w14:paraId="4F7BDBAE" w14:textId="77777777" w:rsidR="0051687F" w:rsidRDefault="00D533C5">
      <w:pPr>
        <w:spacing w:before="60" w:after="0" w:line="240" w:lineRule="auto"/>
        <w:jc w:val="both"/>
        <w:rPr>
          <w:del w:id="86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87" w:author="uzivate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Выберите все номинации, которые подходят к Вашему проекту</w:delText>
        </w:r>
      </w:del>
    </w:p>
    <w:p w14:paraId="5DA789E9" w14:textId="77777777" w:rsidR="0051687F" w:rsidRDefault="00D533C5">
      <w:pPr>
        <w:spacing w:before="60" w:after="0" w:line="240" w:lineRule="auto"/>
        <w:ind w:left="705" w:hanging="705"/>
        <w:jc w:val="both"/>
        <w:rPr>
          <w:del w:id="88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89" w:author="uzivate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социально-экологические и природоохранные инициативы </w:delText>
        </w:r>
      </w:del>
    </w:p>
    <w:p w14:paraId="7F629877" w14:textId="77777777" w:rsidR="0051687F" w:rsidRDefault="00D533C5">
      <w:pPr>
        <w:spacing w:before="60" w:after="0" w:line="240" w:lineRule="auto"/>
        <w:ind w:left="705" w:hanging="705"/>
        <w:jc w:val="both"/>
        <w:rPr>
          <w:del w:id="90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91" w:author="uzivate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048011DC" w14:textId="77777777" w:rsidR="0051687F" w:rsidRDefault="00D533C5">
      <w:pPr>
        <w:spacing w:before="60" w:after="0" w:line="240" w:lineRule="auto"/>
        <w:jc w:val="both"/>
        <w:rPr>
          <w:del w:id="92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93" w:author="uzivate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инициативы, направленные на сохранение жизни и здоровья людей</w:delText>
        </w:r>
      </w:del>
    </w:p>
    <w:p w14:paraId="4039C55E" w14:textId="77777777" w:rsidR="0051687F" w:rsidRDefault="0051687F">
      <w:pPr>
        <w:spacing w:after="0" w:line="240" w:lineRule="auto"/>
        <w:jc w:val="both"/>
        <w:rPr>
          <w:del w:id="94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3557394" w14:textId="77777777" w:rsidR="0051687F" w:rsidRDefault="00D533C5">
      <w:pPr>
        <w:spacing w:after="0" w:line="240" w:lineRule="auto"/>
        <w:jc w:val="both"/>
        <w:rPr>
          <w:del w:id="95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96" w:author="uzivate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003FB2BC" w14:textId="77777777" w:rsidR="0051687F" w:rsidRDefault="00D533C5">
      <w:pPr>
        <w:spacing w:after="0" w:line="240" w:lineRule="auto"/>
        <w:jc w:val="both"/>
        <w:rPr>
          <w:del w:id="97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98" w:author="uzivate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26B89217" w14:textId="77777777" w:rsidR="0051687F" w:rsidRDefault="00D533C5">
      <w:pPr>
        <w:spacing w:after="0" w:line="240" w:lineRule="auto"/>
        <w:jc w:val="both"/>
        <w:rPr>
          <w:del w:id="99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00" w:author="uzivatel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11C95440" w14:textId="77777777" w:rsidR="0051687F" w:rsidRDefault="00D533C5">
      <w:pPr>
        <w:spacing w:after="0" w:line="240" w:lineRule="auto"/>
        <w:jc w:val="both"/>
        <w:rPr>
          <w:del w:id="101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02" w:author="uzivate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сохранение объектов культурного наследия</w:delText>
        </w:r>
      </w:del>
    </w:p>
    <w:p w14:paraId="73B1DF95" w14:textId="77777777" w:rsidR="0051687F" w:rsidRDefault="0051687F">
      <w:pPr>
        <w:spacing w:after="0" w:line="240" w:lineRule="auto"/>
        <w:jc w:val="both"/>
        <w:rPr>
          <w:del w:id="103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DB4A26" w14:textId="77777777" w:rsidR="0051687F" w:rsidRDefault="00D533C5">
      <w:pPr>
        <w:spacing w:after="0" w:line="240" w:lineRule="auto"/>
        <w:jc w:val="both"/>
        <w:rPr>
          <w:del w:id="104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05" w:author="uzivate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3CB84063" w14:textId="77777777" w:rsidR="0051687F" w:rsidRDefault="0051687F">
      <w:pPr>
        <w:spacing w:after="0" w:line="240" w:lineRule="auto"/>
        <w:jc w:val="both"/>
        <w:rPr>
          <w:del w:id="106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38AF2BB" w14:textId="77777777" w:rsidR="0051687F" w:rsidRDefault="00D533C5">
      <w:pPr>
        <w:spacing w:after="0" w:line="240" w:lineRule="auto"/>
        <w:jc w:val="both"/>
        <w:rPr>
          <w:del w:id="107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08" w:author="uzivate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048E9E78" w14:textId="77777777" w:rsidR="0051687F" w:rsidRDefault="0051687F">
      <w:pPr>
        <w:spacing w:after="0" w:line="240" w:lineRule="auto"/>
        <w:jc w:val="both"/>
        <w:rPr>
          <w:del w:id="109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620D59" w14:textId="77777777" w:rsidR="0051687F" w:rsidRDefault="00D533C5">
      <w:pPr>
        <w:spacing w:before="60" w:after="0" w:line="240" w:lineRule="auto"/>
        <w:jc w:val="both"/>
        <w:rPr>
          <w:del w:id="110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11" w:author="uzivatel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42A71288" w14:textId="77777777" w:rsidR="0051687F" w:rsidRDefault="0051687F">
      <w:pPr>
        <w:spacing w:before="60" w:after="0" w:line="240" w:lineRule="auto"/>
        <w:jc w:val="both"/>
        <w:rPr>
          <w:del w:id="112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E7EC758" w14:textId="77777777" w:rsidR="0051687F" w:rsidRDefault="00D533C5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113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14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i/>
            <w:sz w:val="24"/>
            <w:szCs w:val="24"/>
            <w:lang w:eastAsia="ru-RU"/>
          </w:rPr>
          <w:delText>Запрашиваемая сумма (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53B18347" w14:textId="77777777">
        <w:trPr>
          <w:del w:id="115" w:author="uzivatel" w:date="2026-09-22T12:22:00Z" w16du:dateUtc="2026-09-22T16:22:00Z"/>
        </w:trPr>
        <w:tc>
          <w:tcPr>
            <w:tcW w:w="9464" w:type="dxa"/>
          </w:tcPr>
          <w:p w14:paraId="00B24FF1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116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C061382" w14:textId="77777777" w:rsidR="0051687F" w:rsidRDefault="0051687F">
      <w:pPr>
        <w:spacing w:before="60" w:after="0" w:line="240" w:lineRule="auto"/>
        <w:jc w:val="both"/>
        <w:rPr>
          <w:del w:id="117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2749ED" w14:textId="77777777" w:rsidR="0051687F" w:rsidRDefault="00D533C5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118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19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Территория реализации проекта</w:delText>
        </w:r>
      </w:del>
    </w:p>
    <w:p w14:paraId="2E4BF1EC" w14:textId="77777777" w:rsidR="0051687F" w:rsidRDefault="00D533C5">
      <w:pPr>
        <w:spacing w:after="0" w:line="240" w:lineRule="auto"/>
        <w:rPr>
          <w:del w:id="120" w:author="uzivatel" w:date="2026-09-22T12:22:00Z" w16du:dateUtc="2026-09-22T16:22:00Z"/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del w:id="121" w:author="uzivatel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ЗАТО г. Железногорск, с. Сухобузимское и т.д., где будет реализован проект)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5E0A8550" w14:textId="77777777">
        <w:trPr>
          <w:trHeight w:val="358"/>
          <w:del w:id="122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C912" w14:textId="77777777" w:rsidR="0051687F" w:rsidRDefault="0051687F">
            <w:pPr>
              <w:widowControl w:val="0"/>
              <w:spacing w:after="0" w:line="240" w:lineRule="auto"/>
              <w:rPr>
                <w:del w:id="12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4A93CBB" w14:textId="77777777" w:rsidR="0051687F" w:rsidRDefault="0051687F">
      <w:pPr>
        <w:pStyle w:val="ListParagraph"/>
        <w:spacing w:before="60" w:after="0" w:line="240" w:lineRule="auto"/>
        <w:ind w:left="0"/>
        <w:jc w:val="both"/>
        <w:rPr>
          <w:del w:id="124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8BB6A2" w14:textId="77777777" w:rsidR="0051687F" w:rsidRDefault="00D533C5">
      <w:pPr>
        <w:pStyle w:val="ListParagraph"/>
        <w:spacing w:before="60" w:after="0" w:line="240" w:lineRule="auto"/>
        <w:ind w:left="0"/>
        <w:jc w:val="both"/>
        <w:rPr>
          <w:del w:id="125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26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5.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Данные об организации - заявителе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51687F" w14:paraId="70EB938E" w14:textId="77777777">
        <w:trPr>
          <w:del w:id="127" w:author="uzivatel" w:date="2026-09-22T12:22:00Z" w16du:dateUtc="2026-09-22T16:22:00Z"/>
        </w:trPr>
        <w:tc>
          <w:tcPr>
            <w:tcW w:w="94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69DA" w14:textId="77777777" w:rsidR="0051687F" w:rsidRDefault="00D533C5">
            <w:pPr>
              <w:widowControl w:val="0"/>
              <w:spacing w:after="0" w:line="240" w:lineRule="auto"/>
              <w:rPr>
                <w:del w:id="12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29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(наименование организации)</w:delText>
              </w:r>
            </w:del>
          </w:p>
        </w:tc>
      </w:tr>
      <w:tr w:rsidR="0051687F" w14:paraId="5B9B98F2" w14:textId="77777777">
        <w:trPr>
          <w:trHeight w:val="147"/>
          <w:del w:id="130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93BE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31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32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89BBE" w14:textId="77777777" w:rsidR="0051687F" w:rsidRDefault="0051687F">
            <w:pPr>
              <w:widowControl w:val="0"/>
              <w:spacing w:after="0" w:line="240" w:lineRule="auto"/>
              <w:rPr>
                <w:del w:id="13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7359C4C9" w14:textId="77777777">
        <w:trPr>
          <w:trHeight w:val="81"/>
          <w:del w:id="134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5C58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35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36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E9367" w14:textId="77777777" w:rsidR="0051687F" w:rsidRDefault="0051687F">
            <w:pPr>
              <w:widowControl w:val="0"/>
              <w:spacing w:after="0" w:line="240" w:lineRule="auto"/>
              <w:rPr>
                <w:del w:id="137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7CFE5E35" w14:textId="77777777">
        <w:trPr>
          <w:trHeight w:val="64"/>
          <w:del w:id="138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4249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39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40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EE0AE" w14:textId="77777777" w:rsidR="0051687F" w:rsidRDefault="00D533C5">
            <w:pPr>
              <w:widowControl w:val="0"/>
              <w:spacing w:after="0" w:line="240" w:lineRule="auto"/>
              <w:rPr>
                <w:del w:id="141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42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51687F" w14:paraId="0454832A" w14:textId="77777777">
        <w:trPr>
          <w:trHeight w:val="258"/>
          <w:del w:id="143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0FFC7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44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45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15E1F" w14:textId="77777777" w:rsidR="0051687F" w:rsidRDefault="0051687F">
            <w:pPr>
              <w:widowControl w:val="0"/>
              <w:spacing w:after="0" w:line="240" w:lineRule="auto"/>
              <w:rPr>
                <w:del w:id="14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0334D942" w14:textId="77777777">
        <w:trPr>
          <w:trHeight w:val="550"/>
          <w:del w:id="147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882B4" w14:textId="77777777" w:rsidR="0051687F" w:rsidRDefault="00D533C5">
            <w:pPr>
              <w:widowControl w:val="0"/>
              <w:spacing w:before="60" w:after="0" w:line="240" w:lineRule="auto"/>
              <w:rPr>
                <w:del w:id="148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49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AFFD1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150" w:author="uzivate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51687F" w14:paraId="110658D2" w14:textId="77777777">
        <w:trPr>
          <w:trHeight w:val="418"/>
          <w:del w:id="151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F74C6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52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53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F8176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154" w:author="uzivate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51687F" w14:paraId="43ABBD42" w14:textId="77777777">
        <w:trPr>
          <w:trHeight w:val="370"/>
          <w:del w:id="155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38AC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56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57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CE3CB" w14:textId="77777777" w:rsidR="0051687F" w:rsidRDefault="00D533C5">
            <w:pPr>
              <w:widowControl w:val="0"/>
              <w:spacing w:after="0" w:line="240" w:lineRule="auto"/>
              <w:jc w:val="both"/>
              <w:rPr>
                <w:del w:id="158" w:author="uzivatel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  <w:del w:id="159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51687F" w14:paraId="692DEC5A" w14:textId="77777777">
        <w:trPr>
          <w:trHeight w:val="307"/>
          <w:del w:id="160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87700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161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62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A15AA" w14:textId="77777777" w:rsidR="0051687F" w:rsidRDefault="0051687F">
            <w:pPr>
              <w:widowControl w:val="0"/>
              <w:spacing w:after="0" w:line="240" w:lineRule="auto"/>
              <w:rPr>
                <w:del w:id="16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1D1317B" w14:textId="77777777" w:rsidR="0051687F" w:rsidRDefault="0051687F">
      <w:pPr>
        <w:spacing w:before="60" w:after="0" w:line="240" w:lineRule="auto"/>
        <w:ind w:left="284"/>
        <w:jc w:val="both"/>
        <w:rPr>
          <w:del w:id="164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1640E07" w14:textId="77777777" w:rsidR="0051687F" w:rsidRDefault="00D533C5">
      <w:pPr>
        <w:spacing w:before="60" w:after="0" w:line="240" w:lineRule="auto"/>
        <w:jc w:val="both"/>
        <w:rPr>
          <w:del w:id="165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66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6.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Реквизиты организации - заявителя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51687F" w14:paraId="799502F0" w14:textId="77777777">
        <w:trPr>
          <w:trHeight w:val="282"/>
          <w:del w:id="167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1449" w14:textId="77777777" w:rsidR="0051687F" w:rsidRDefault="00D533C5">
            <w:pPr>
              <w:widowControl w:val="0"/>
              <w:spacing w:after="0" w:line="240" w:lineRule="auto"/>
              <w:rPr>
                <w:del w:id="16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69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Наименование банка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60404" w14:textId="77777777" w:rsidR="0051687F" w:rsidRDefault="0051687F">
            <w:pPr>
              <w:widowControl w:val="0"/>
              <w:spacing w:after="0" w:line="240" w:lineRule="auto"/>
              <w:rPr>
                <w:del w:id="17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729BD2C1" w14:textId="77777777">
        <w:trPr>
          <w:trHeight w:val="291"/>
          <w:del w:id="171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EAA32" w14:textId="77777777" w:rsidR="0051687F" w:rsidRDefault="00D533C5">
            <w:pPr>
              <w:widowControl w:val="0"/>
              <w:spacing w:after="0" w:line="240" w:lineRule="auto"/>
              <w:rPr>
                <w:del w:id="17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3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4277E" w14:textId="77777777" w:rsidR="0051687F" w:rsidRDefault="0051687F">
            <w:pPr>
              <w:widowControl w:val="0"/>
              <w:spacing w:after="0" w:line="240" w:lineRule="auto"/>
              <w:rPr>
                <w:del w:id="17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64CE3ECD" w14:textId="77777777">
        <w:trPr>
          <w:trHeight w:val="270"/>
          <w:del w:id="175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28FA" w14:textId="77777777" w:rsidR="0051687F" w:rsidRDefault="00D533C5">
            <w:pPr>
              <w:widowControl w:val="0"/>
              <w:spacing w:after="0" w:line="240" w:lineRule="auto"/>
              <w:rPr>
                <w:del w:id="17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7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EA31" w14:textId="77777777" w:rsidR="0051687F" w:rsidRDefault="0051687F">
            <w:pPr>
              <w:widowControl w:val="0"/>
              <w:spacing w:after="0" w:line="240" w:lineRule="auto"/>
              <w:rPr>
                <w:del w:id="17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12230C05" w14:textId="77777777">
        <w:trPr>
          <w:trHeight w:val="234"/>
          <w:del w:id="179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C38FB" w14:textId="77777777" w:rsidR="0051687F" w:rsidRDefault="00D533C5">
            <w:pPr>
              <w:widowControl w:val="0"/>
              <w:spacing w:after="0" w:line="240" w:lineRule="auto"/>
              <w:rPr>
                <w:del w:id="18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81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2CE5A" w14:textId="77777777" w:rsidR="0051687F" w:rsidRDefault="0051687F">
            <w:pPr>
              <w:widowControl w:val="0"/>
              <w:spacing w:after="0" w:line="240" w:lineRule="auto"/>
              <w:rPr>
                <w:del w:id="18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35332A47" w14:textId="77777777">
        <w:trPr>
          <w:trHeight w:val="253"/>
          <w:del w:id="183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0CD91" w14:textId="77777777" w:rsidR="0051687F" w:rsidRDefault="00D533C5">
            <w:pPr>
              <w:widowControl w:val="0"/>
              <w:tabs>
                <w:tab w:val="center" w:pos="1451"/>
              </w:tabs>
              <w:spacing w:after="0" w:line="240" w:lineRule="auto"/>
              <w:rPr>
                <w:del w:id="18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85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B24E4" w14:textId="77777777" w:rsidR="0051687F" w:rsidRDefault="0051687F">
            <w:pPr>
              <w:widowControl w:val="0"/>
              <w:spacing w:after="0" w:line="240" w:lineRule="auto"/>
              <w:rPr>
                <w:del w:id="18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2B70EE97" w14:textId="77777777">
        <w:trPr>
          <w:trHeight w:val="232"/>
          <w:del w:id="187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9AB68" w14:textId="77777777" w:rsidR="0051687F" w:rsidRDefault="00D533C5">
            <w:pPr>
              <w:widowControl w:val="0"/>
              <w:spacing w:after="0" w:line="240" w:lineRule="auto"/>
              <w:rPr>
                <w:del w:id="18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89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5E71" w14:textId="77777777" w:rsidR="0051687F" w:rsidRDefault="0051687F">
            <w:pPr>
              <w:widowControl w:val="0"/>
              <w:spacing w:after="0" w:line="240" w:lineRule="auto"/>
              <w:rPr>
                <w:del w:id="19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72BEC53D" w14:textId="77777777">
        <w:trPr>
          <w:trHeight w:val="252"/>
          <w:del w:id="191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DF305" w14:textId="77777777" w:rsidR="0051687F" w:rsidRDefault="00D533C5">
            <w:pPr>
              <w:widowControl w:val="0"/>
              <w:spacing w:after="0" w:line="240" w:lineRule="auto"/>
              <w:rPr>
                <w:del w:id="19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93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0CA54" w14:textId="77777777" w:rsidR="0051687F" w:rsidRDefault="0051687F">
            <w:pPr>
              <w:widowControl w:val="0"/>
              <w:spacing w:after="0" w:line="240" w:lineRule="auto"/>
              <w:rPr>
                <w:del w:id="19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0C177BC4" w14:textId="77777777">
        <w:trPr>
          <w:trHeight w:val="229"/>
          <w:del w:id="195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B55D" w14:textId="77777777" w:rsidR="0051687F" w:rsidRDefault="00D533C5">
            <w:pPr>
              <w:widowControl w:val="0"/>
              <w:spacing w:after="0" w:line="240" w:lineRule="auto"/>
              <w:rPr>
                <w:del w:id="19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97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8289" w14:textId="77777777" w:rsidR="0051687F" w:rsidRDefault="0051687F">
            <w:pPr>
              <w:widowControl w:val="0"/>
              <w:spacing w:after="0" w:line="240" w:lineRule="auto"/>
              <w:rPr>
                <w:del w:id="19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1C17FF79" w14:textId="77777777">
        <w:trPr>
          <w:trHeight w:val="267"/>
          <w:del w:id="199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D84E" w14:textId="77777777" w:rsidR="0051687F" w:rsidRDefault="00D533C5">
            <w:pPr>
              <w:widowControl w:val="0"/>
              <w:spacing w:after="0" w:line="240" w:lineRule="auto"/>
              <w:rPr>
                <w:del w:id="20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01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E1AD3" w14:textId="77777777" w:rsidR="0051687F" w:rsidRDefault="0051687F">
            <w:pPr>
              <w:widowControl w:val="0"/>
              <w:spacing w:after="0" w:line="240" w:lineRule="auto"/>
              <w:rPr>
                <w:del w:id="20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5B28F8D6" w14:textId="77777777">
        <w:trPr>
          <w:trHeight w:val="235"/>
          <w:del w:id="203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0913C" w14:textId="77777777" w:rsidR="0051687F" w:rsidRDefault="00D533C5">
            <w:pPr>
              <w:widowControl w:val="0"/>
              <w:spacing w:after="0" w:line="240" w:lineRule="auto"/>
              <w:rPr>
                <w:del w:id="20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05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08131" w14:textId="77777777" w:rsidR="0051687F" w:rsidRDefault="0051687F">
            <w:pPr>
              <w:widowControl w:val="0"/>
              <w:spacing w:after="0" w:line="240" w:lineRule="auto"/>
              <w:rPr>
                <w:del w:id="20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32D779CD" w14:textId="77777777">
        <w:trPr>
          <w:trHeight w:val="246"/>
          <w:del w:id="207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F00E2" w14:textId="77777777" w:rsidR="0051687F" w:rsidRDefault="00D533C5">
            <w:pPr>
              <w:widowControl w:val="0"/>
              <w:spacing w:after="0" w:line="240" w:lineRule="auto"/>
              <w:rPr>
                <w:del w:id="20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09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1C174" w14:textId="77777777" w:rsidR="0051687F" w:rsidRDefault="00D533C5">
            <w:pPr>
              <w:widowControl w:val="0"/>
              <w:spacing w:after="0" w:line="240" w:lineRule="auto"/>
              <w:rPr>
                <w:del w:id="21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1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51687F" w14:paraId="3F9EB335" w14:textId="77777777">
        <w:trPr>
          <w:trHeight w:val="229"/>
          <w:del w:id="212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6E4A" w14:textId="77777777" w:rsidR="0051687F" w:rsidRDefault="00D533C5">
            <w:pPr>
              <w:widowControl w:val="0"/>
              <w:spacing w:after="0" w:line="240" w:lineRule="auto"/>
              <w:rPr>
                <w:del w:id="21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4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BC4EE" w14:textId="77777777" w:rsidR="0051687F" w:rsidRDefault="0051687F">
            <w:pPr>
              <w:widowControl w:val="0"/>
              <w:spacing w:after="0" w:line="240" w:lineRule="auto"/>
              <w:rPr>
                <w:del w:id="215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3774AF51" w14:textId="77777777">
        <w:trPr>
          <w:trHeight w:val="233"/>
          <w:del w:id="216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BC70" w14:textId="77777777" w:rsidR="0051687F" w:rsidRDefault="00D533C5">
            <w:pPr>
              <w:widowControl w:val="0"/>
              <w:spacing w:after="0" w:line="240" w:lineRule="auto"/>
              <w:jc w:val="both"/>
              <w:rPr>
                <w:del w:id="217" w:author="uzivatel" w:date="2026-09-22T12:22:00Z" w16du:dateUtc="2026-09-22T16:22:00Z"/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del w:id="218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ru-RU"/>
                </w:rPr>
                <w:delText>ОКТМО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2F9C4" w14:textId="77777777" w:rsidR="0051687F" w:rsidRDefault="0051687F">
            <w:pPr>
              <w:widowControl w:val="0"/>
              <w:spacing w:after="0" w:line="240" w:lineRule="auto"/>
              <w:rPr>
                <w:del w:id="219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428F8D43" w14:textId="77777777">
        <w:trPr>
          <w:trHeight w:val="267"/>
          <w:del w:id="220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68B79" w14:textId="77777777" w:rsidR="0051687F" w:rsidRDefault="00D533C5">
            <w:pPr>
              <w:widowControl w:val="0"/>
              <w:spacing w:after="0" w:line="240" w:lineRule="auto"/>
              <w:rPr>
                <w:del w:id="221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2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КБК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15AA6" w14:textId="77777777" w:rsidR="0051687F" w:rsidRDefault="0051687F">
            <w:pPr>
              <w:widowControl w:val="0"/>
              <w:spacing w:after="0" w:line="240" w:lineRule="auto"/>
              <w:rPr>
                <w:del w:id="22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687F" w14:paraId="3FB8B9F2" w14:textId="77777777">
        <w:trPr>
          <w:trHeight w:val="560"/>
          <w:del w:id="224" w:author="uzivatel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B1FF4" w14:textId="77777777" w:rsidR="0051687F" w:rsidRDefault="00D533C5">
            <w:pPr>
              <w:widowControl w:val="0"/>
              <w:spacing w:after="0" w:line="240" w:lineRule="auto"/>
              <w:rPr>
                <w:del w:id="225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6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Получатель денежных средств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59A99" w14:textId="77777777" w:rsidR="0051687F" w:rsidRDefault="0051687F">
            <w:pPr>
              <w:widowControl w:val="0"/>
              <w:spacing w:after="0" w:line="240" w:lineRule="auto"/>
              <w:rPr>
                <w:del w:id="227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CC25501" w14:textId="77777777" w:rsidR="0051687F" w:rsidRDefault="0051687F">
      <w:pPr>
        <w:spacing w:before="60" w:after="0" w:line="240" w:lineRule="auto"/>
        <w:jc w:val="both"/>
        <w:rPr>
          <w:del w:id="228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643C3E8" w14:textId="77777777" w:rsidR="0051687F" w:rsidRDefault="00D533C5">
      <w:pPr>
        <w:spacing w:before="60" w:after="0" w:line="240" w:lineRule="auto"/>
        <w:jc w:val="both"/>
        <w:rPr>
          <w:del w:id="229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30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7.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не более 0,5 страницы).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71BEC255" w14:textId="77777777">
        <w:trPr>
          <w:del w:id="231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6C21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32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2AA40774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33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3E3224E0" w14:textId="77777777" w:rsidR="0051687F" w:rsidRDefault="0051687F">
      <w:pPr>
        <w:spacing w:before="60" w:after="0" w:line="240" w:lineRule="auto"/>
        <w:jc w:val="both"/>
        <w:rPr>
          <w:del w:id="234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4BD71BB" w14:textId="77777777" w:rsidR="0051687F" w:rsidRDefault="00D533C5">
      <w:pPr>
        <w:spacing w:before="60" w:after="0" w:line="240" w:lineRule="auto"/>
        <w:jc w:val="both"/>
        <w:rPr>
          <w:del w:id="235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36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8.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0,5 страницы)</w:delText>
        </w:r>
      </w:del>
    </w:p>
    <w:p w14:paraId="12C0C9EF" w14:textId="77777777" w:rsidR="0051687F" w:rsidRDefault="00D533C5">
      <w:pPr>
        <w:spacing w:before="60" w:after="0" w:line="240" w:lineRule="auto"/>
        <w:jc w:val="both"/>
        <w:rPr>
          <w:del w:id="237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38" w:author="uzivate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090F95BE" w14:textId="77777777" w:rsidR="0051687F" w:rsidRDefault="0051687F">
      <w:pPr>
        <w:spacing w:before="60" w:after="0" w:line="240" w:lineRule="auto"/>
        <w:jc w:val="both"/>
        <w:rPr>
          <w:del w:id="239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51687F" w14:paraId="10B213C4" w14:textId="77777777">
        <w:trPr>
          <w:del w:id="240" w:author="uzivatel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4B2D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41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5E80DD2E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42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1AAD08D1" w14:textId="77777777" w:rsidR="0051687F" w:rsidRDefault="00D533C5">
      <w:pPr>
        <w:spacing w:before="60" w:after="0" w:line="240" w:lineRule="auto"/>
        <w:jc w:val="both"/>
        <w:rPr>
          <w:del w:id="243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244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9.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Перспективы развития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0,25 страницы)</w:delText>
        </w:r>
      </w:del>
    </w:p>
    <w:p w14:paraId="7B37FFC1" w14:textId="77777777" w:rsidR="0051687F" w:rsidRDefault="00D533C5">
      <w:pPr>
        <w:spacing w:before="60" w:after="0" w:line="240" w:lineRule="auto"/>
        <w:jc w:val="both"/>
        <w:rPr>
          <w:del w:id="245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246" w:author="uzivate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17ADF82A" w14:textId="77777777">
        <w:trPr>
          <w:del w:id="247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9A68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48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0B3F5509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49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08161816" w14:textId="77777777" w:rsidR="0051687F" w:rsidRDefault="0051687F">
      <w:pPr>
        <w:spacing w:before="60" w:after="0" w:line="240" w:lineRule="auto"/>
        <w:jc w:val="both"/>
        <w:rPr>
          <w:del w:id="250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2A6B9A4" w14:textId="77777777" w:rsidR="0051687F" w:rsidRDefault="00D533C5">
      <w:pPr>
        <w:spacing w:before="60" w:after="0" w:line="240" w:lineRule="auto"/>
        <w:jc w:val="both"/>
        <w:rPr>
          <w:del w:id="251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52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10.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6A51A6D2" w14:textId="77777777">
        <w:trPr>
          <w:del w:id="253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A483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54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08B030ED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255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5979C55E" w14:textId="77777777" w:rsidR="0051687F" w:rsidRDefault="0051687F">
      <w:pPr>
        <w:spacing w:before="60" w:after="0" w:line="240" w:lineRule="auto"/>
        <w:jc w:val="both"/>
        <w:rPr>
          <w:del w:id="256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958363" w14:textId="77777777" w:rsidR="0051687F" w:rsidRDefault="00D533C5">
      <w:pPr>
        <w:spacing w:before="60" w:after="0" w:line="240" w:lineRule="auto"/>
        <w:jc w:val="both"/>
        <w:rPr>
          <w:del w:id="257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58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val="ru-RU" w:eastAsia="ru-RU"/>
          </w:rPr>
          <w:delText>выраженные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 xml:space="preserve"> не в рублях.</w:delText>
        </w:r>
      </w:del>
    </w:p>
    <w:p w14:paraId="15DE3772" w14:textId="77777777" w:rsidR="0051687F" w:rsidRDefault="00D533C5">
      <w:pPr>
        <w:spacing w:before="60" w:after="0" w:line="240" w:lineRule="auto"/>
        <w:jc w:val="both"/>
        <w:rPr>
          <w:del w:id="259" w:author="uzivatel" w:date="2026-09-22T12:22:00Z" w16du:dateUtc="2026-09-22T16:22:00Z"/>
        </w:rPr>
      </w:pPr>
      <w:del w:id="260" w:author="uzivate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0901D906" w14:textId="77777777" w:rsidR="0051687F" w:rsidRDefault="0051687F">
      <w:pPr>
        <w:spacing w:before="60" w:after="0" w:line="240" w:lineRule="auto"/>
        <w:jc w:val="both"/>
        <w:rPr>
          <w:del w:id="261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2B3C883C" w14:textId="77777777">
        <w:trPr>
          <w:trHeight w:val="351"/>
          <w:del w:id="262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6F08" w14:textId="77777777" w:rsidR="0051687F" w:rsidRDefault="0051687F">
            <w:pPr>
              <w:widowControl w:val="0"/>
              <w:spacing w:after="0" w:line="240" w:lineRule="auto"/>
              <w:rPr>
                <w:del w:id="26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A83540E" w14:textId="77777777" w:rsidR="0051687F" w:rsidRDefault="0051687F">
            <w:pPr>
              <w:widowControl w:val="0"/>
              <w:spacing w:after="0" w:line="240" w:lineRule="auto"/>
              <w:rPr>
                <w:del w:id="26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C4335E5" w14:textId="77777777" w:rsidR="0051687F" w:rsidRDefault="0051687F">
      <w:pPr>
        <w:spacing w:before="60" w:after="0" w:line="240" w:lineRule="auto"/>
        <w:jc w:val="both"/>
        <w:rPr>
          <w:del w:id="265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97772B3" w14:textId="77777777" w:rsidR="0051687F" w:rsidRDefault="00D533C5">
      <w:pPr>
        <w:spacing w:before="60" w:after="0" w:line="240" w:lineRule="auto"/>
        <w:jc w:val="both"/>
        <w:rPr>
          <w:del w:id="266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67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51687F" w14:paraId="353E1B16" w14:textId="77777777">
        <w:trPr>
          <w:del w:id="268" w:author="uzivatel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6781512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69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70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D176D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71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72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879CE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73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74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A359912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75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76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Объем 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предоставляемых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 средств</w:delText>
              </w:r>
            </w:del>
          </w:p>
        </w:tc>
      </w:tr>
      <w:tr w:rsidR="0051687F" w14:paraId="57C423AA" w14:textId="77777777">
        <w:trPr>
          <w:trHeight w:val="284"/>
          <w:del w:id="277" w:author="uzivatel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AA1E2C6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78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79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5A038" w14:textId="77777777" w:rsidR="0051687F" w:rsidRDefault="0051687F">
            <w:pPr>
              <w:widowControl w:val="0"/>
              <w:spacing w:before="20" w:after="0" w:line="240" w:lineRule="auto"/>
              <w:jc w:val="both"/>
              <w:rPr>
                <w:del w:id="280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05976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281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5F54EAE4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282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687F" w14:paraId="788FB9F9" w14:textId="77777777">
        <w:trPr>
          <w:trHeight w:val="247"/>
          <w:del w:id="283" w:author="uzivatel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A990DBF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284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85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B11BD2" w14:textId="77777777" w:rsidR="0051687F" w:rsidRDefault="0051687F">
            <w:pPr>
              <w:widowControl w:val="0"/>
              <w:spacing w:after="0" w:line="240" w:lineRule="auto"/>
              <w:rPr>
                <w:del w:id="286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31853369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287" w:author="uzivate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E12212E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288" w:author="uzivate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CDE849C" w14:textId="77777777" w:rsidR="0051687F" w:rsidRDefault="0051687F">
      <w:pPr>
        <w:spacing w:before="60" w:after="0" w:line="240" w:lineRule="auto"/>
        <w:jc w:val="both"/>
        <w:rPr>
          <w:del w:id="289" w:author="uzivatel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F9237F4" w14:textId="77777777" w:rsidR="0051687F" w:rsidRDefault="00D533C5">
      <w:pPr>
        <w:spacing w:before="60" w:after="0" w:line="240" w:lineRule="auto"/>
        <w:jc w:val="both"/>
        <w:rPr>
          <w:del w:id="290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91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13.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51687F" w14:paraId="746CFD23" w14:textId="77777777">
        <w:trPr>
          <w:trHeight w:val="666"/>
          <w:del w:id="292" w:author="uzivatel" w:date="2026-09-22T12:22:00Z" w16du:dateUtc="2026-09-22T16:22:00Z"/>
        </w:trPr>
        <w:tc>
          <w:tcPr>
            <w:tcW w:w="1704" w:type="dxa"/>
          </w:tcPr>
          <w:p w14:paraId="677958F7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293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94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Год</w:delText>
              </w:r>
            </w:del>
          </w:p>
        </w:tc>
        <w:tc>
          <w:tcPr>
            <w:tcW w:w="4194" w:type="dxa"/>
          </w:tcPr>
          <w:p w14:paraId="3556E6F4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295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96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61E6F5B5" w14:textId="77777777" w:rsidR="0051687F" w:rsidRDefault="00D533C5">
            <w:pPr>
              <w:widowControl w:val="0"/>
              <w:spacing w:before="60" w:after="0" w:line="240" w:lineRule="auto"/>
              <w:jc w:val="both"/>
              <w:rPr>
                <w:del w:id="297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298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Побеждал по квоте или по жребию</w:delText>
              </w:r>
            </w:del>
          </w:p>
        </w:tc>
      </w:tr>
      <w:tr w:rsidR="0051687F" w14:paraId="467CA756" w14:textId="77777777">
        <w:trPr>
          <w:trHeight w:val="245"/>
          <w:del w:id="299" w:author="uzivatel" w:date="2026-09-22T12:22:00Z" w16du:dateUtc="2026-09-22T16:22:00Z"/>
        </w:trPr>
        <w:tc>
          <w:tcPr>
            <w:tcW w:w="1704" w:type="dxa"/>
          </w:tcPr>
          <w:p w14:paraId="1438267F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0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49299680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1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5B7F8776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2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1687F" w14:paraId="5D332325" w14:textId="77777777">
        <w:trPr>
          <w:trHeight w:val="165"/>
          <w:del w:id="303" w:author="uzivatel" w:date="2026-09-22T12:22:00Z" w16du:dateUtc="2026-09-22T16:22:00Z"/>
        </w:trPr>
        <w:tc>
          <w:tcPr>
            <w:tcW w:w="1704" w:type="dxa"/>
          </w:tcPr>
          <w:p w14:paraId="372C768B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4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3FCC8657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5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244A9B43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6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1687F" w14:paraId="1304904A" w14:textId="77777777">
        <w:trPr>
          <w:trHeight w:val="114"/>
          <w:del w:id="307" w:author="uzivatel" w:date="2026-09-22T12:22:00Z" w16du:dateUtc="2026-09-22T16:22:00Z"/>
        </w:trPr>
        <w:tc>
          <w:tcPr>
            <w:tcW w:w="1704" w:type="dxa"/>
          </w:tcPr>
          <w:p w14:paraId="0DD81910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8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36462D64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09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3D48201B" w14:textId="77777777" w:rsidR="0051687F" w:rsidRDefault="0051687F">
            <w:pPr>
              <w:widowControl w:val="0"/>
              <w:spacing w:before="60" w:after="0" w:line="240" w:lineRule="auto"/>
              <w:jc w:val="both"/>
              <w:rPr>
                <w:del w:id="310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3120309D" w14:textId="77777777" w:rsidR="0051687F" w:rsidRDefault="0051687F">
      <w:pPr>
        <w:spacing w:after="0" w:line="240" w:lineRule="auto"/>
        <w:ind w:left="360"/>
        <w:jc w:val="center"/>
        <w:rPr>
          <w:del w:id="311" w:author="uzivatel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3AF5C6AF" w14:textId="77777777" w:rsidR="0051687F" w:rsidRDefault="00D533C5">
      <w:pPr>
        <w:pStyle w:val="ListParagraph"/>
        <w:numPr>
          <w:ilvl w:val="0"/>
          <w:numId w:val="7"/>
        </w:numPr>
        <w:spacing w:after="0" w:line="240" w:lineRule="auto"/>
        <w:jc w:val="center"/>
        <w:rPr>
          <w:del w:id="312" w:author="uzivatel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313" w:author="uzivate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Бюджет проекта</w:delText>
        </w:r>
      </w:del>
    </w:p>
    <w:p w14:paraId="01D404A4" w14:textId="77777777" w:rsidR="0051687F" w:rsidRDefault="0051687F">
      <w:pPr>
        <w:spacing w:after="0" w:line="240" w:lineRule="auto"/>
        <w:rPr>
          <w:del w:id="314" w:author="uzivatel" w:date="2026-09-22T12:22:00Z" w16du:dateUtc="2026-09-22T16:22:00Z"/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DC2AB9E" w14:textId="77777777" w:rsidR="0051687F" w:rsidRDefault="00D533C5">
      <w:pPr>
        <w:spacing w:after="0" w:line="240" w:lineRule="auto"/>
        <w:rPr>
          <w:del w:id="315" w:author="uzivatel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316" w:author="uzivate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51687F" w14:paraId="2A485314" w14:textId="77777777">
        <w:trPr>
          <w:jc w:val="center"/>
          <w:del w:id="317" w:author="uzivatel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03EB466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18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19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BA265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20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21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B1C166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22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23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5558D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24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25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FBFC07C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26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27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</w:delText>
              </w:r>
            </w:del>
          </w:p>
        </w:tc>
      </w:tr>
      <w:tr w:rsidR="0051687F" w14:paraId="6B0D9704" w14:textId="77777777">
        <w:trPr>
          <w:trHeight w:val="267"/>
          <w:jc w:val="center"/>
          <w:del w:id="328" w:author="uzivate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3A7EDAC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29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30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5BD4B" w14:textId="77777777" w:rsidR="0051687F" w:rsidRDefault="0051687F">
            <w:pPr>
              <w:widowControl w:val="0"/>
              <w:spacing w:before="20" w:after="0" w:line="240" w:lineRule="auto"/>
              <w:jc w:val="both"/>
              <w:rPr>
                <w:del w:id="331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BCFF9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32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6423F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33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1ED84CF8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34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687F" w14:paraId="0D405B94" w14:textId="77777777">
        <w:trPr>
          <w:trHeight w:val="228"/>
          <w:jc w:val="center"/>
          <w:del w:id="335" w:author="uzivate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036754E4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36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37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0599D" w14:textId="77777777" w:rsidR="0051687F" w:rsidRDefault="0051687F">
            <w:pPr>
              <w:widowControl w:val="0"/>
              <w:spacing w:before="20" w:after="0" w:line="240" w:lineRule="auto"/>
              <w:jc w:val="both"/>
              <w:rPr>
                <w:del w:id="338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AAB03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39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F56CD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40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9A1BF9A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41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687F" w14:paraId="0A6A0C37" w14:textId="77777777">
        <w:trPr>
          <w:trHeight w:val="205"/>
          <w:jc w:val="center"/>
          <w:del w:id="342" w:author="uzivate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905EE11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43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44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AEFF1" w14:textId="77777777" w:rsidR="0051687F" w:rsidRDefault="0051687F">
            <w:pPr>
              <w:widowControl w:val="0"/>
              <w:spacing w:after="0" w:line="240" w:lineRule="auto"/>
              <w:rPr>
                <w:del w:id="345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23F4CD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46" w:author="uzivate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7326E0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47" w:author="uzivate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76A7475F" w14:textId="77777777" w:rsidR="0051687F" w:rsidRDefault="0051687F">
            <w:pPr>
              <w:widowControl w:val="0"/>
              <w:spacing w:after="0" w:line="240" w:lineRule="auto"/>
              <w:jc w:val="center"/>
              <w:rPr>
                <w:del w:id="348" w:author="uzivatel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1687F" w14:paraId="3C0F2F2F" w14:textId="77777777">
        <w:trPr>
          <w:trHeight w:val="180"/>
          <w:jc w:val="center"/>
          <w:del w:id="349" w:author="uzivatel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1634178" w14:textId="77777777" w:rsidR="0051687F" w:rsidRDefault="0051687F">
            <w:pPr>
              <w:widowControl w:val="0"/>
              <w:spacing w:before="20" w:after="0" w:line="240" w:lineRule="auto"/>
              <w:jc w:val="center"/>
              <w:rPr>
                <w:del w:id="350" w:author="uzivatel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7D367DD" w14:textId="77777777" w:rsidR="0051687F" w:rsidRDefault="00D533C5">
            <w:pPr>
              <w:widowControl w:val="0"/>
              <w:spacing w:before="20" w:after="0" w:line="240" w:lineRule="auto"/>
              <w:jc w:val="both"/>
              <w:rPr>
                <w:del w:id="351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52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44903C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53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54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5E0684" w14:textId="77777777" w:rsidR="0051687F" w:rsidRDefault="00D533C5">
            <w:pPr>
              <w:widowControl w:val="0"/>
              <w:spacing w:before="20" w:after="0" w:line="240" w:lineRule="auto"/>
              <w:jc w:val="center"/>
              <w:rPr>
                <w:del w:id="355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56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2CE30D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57" w:author="uzivatel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58" w:author="uzivatel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 xml:space="preserve">Общая стоимость проекта: сумма </w:delText>
              </w:r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ru-RU" w:eastAsia="ru-RU"/>
                </w:rPr>
                <w:delText>цифр (1) и (2)</w:delText>
              </w:r>
            </w:del>
          </w:p>
        </w:tc>
      </w:tr>
    </w:tbl>
    <w:p w14:paraId="2D91E02A" w14:textId="77777777" w:rsidR="0051687F" w:rsidRDefault="0051687F">
      <w:pPr>
        <w:spacing w:after="0" w:line="240" w:lineRule="auto"/>
        <w:jc w:val="center"/>
        <w:rPr>
          <w:del w:id="359" w:author="uzivatel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505166AD" w14:textId="77777777" w:rsidR="0051687F" w:rsidRDefault="00D533C5">
      <w:pPr>
        <w:spacing w:after="0" w:line="240" w:lineRule="auto"/>
        <w:rPr>
          <w:del w:id="360" w:author="uzivatel" w:date="2026-09-22T12:22:00Z" w16du:dateUtc="2026-09-22T16:22:00Z"/>
          <w:rFonts w:ascii="Times New Roman" w:eastAsia="Calibri" w:hAnsi="Times New Roman" w:cs="Times New Roman"/>
          <w:b/>
          <w:color w:val="000000"/>
          <w:sz w:val="24"/>
          <w:szCs w:val="24"/>
          <w:lang w:eastAsia="ru-RU"/>
        </w:rPr>
      </w:pPr>
      <w:del w:id="361" w:author="uzivatel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Комментарий к бюджету</w:delText>
        </w:r>
        <w:r>
          <w:rPr>
            <w:rFonts w:ascii="Times New Roman" w:eastAsia="Calibri" w:hAnsi="Times New Roman" w:cs="Times New Roman"/>
            <w:b/>
            <w:color w:val="000000"/>
            <w:sz w:val="24"/>
            <w:szCs w:val="24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одной страницы)</w:delText>
        </w:r>
      </w:del>
    </w:p>
    <w:p w14:paraId="5DDCD642" w14:textId="77777777" w:rsidR="0051687F" w:rsidRDefault="00D533C5">
      <w:pPr>
        <w:spacing w:after="0" w:line="240" w:lineRule="auto"/>
        <w:jc w:val="both"/>
        <w:rPr>
          <w:del w:id="362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363" w:author="uzivatel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7C1492E4" w14:textId="77777777" w:rsidR="0051687F" w:rsidRDefault="0051687F">
      <w:pPr>
        <w:spacing w:after="0" w:line="240" w:lineRule="auto"/>
        <w:jc w:val="both"/>
        <w:rPr>
          <w:del w:id="364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51687F" w14:paraId="03F9774D" w14:textId="77777777">
        <w:trPr>
          <w:del w:id="365" w:author="uzivatel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2AC4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66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14626D23" w14:textId="77777777" w:rsidR="0051687F" w:rsidRDefault="0051687F">
      <w:pPr>
        <w:pStyle w:val="ListParagraph"/>
        <w:spacing w:after="0" w:line="240" w:lineRule="auto"/>
        <w:ind w:left="1800"/>
        <w:jc w:val="center"/>
        <w:rPr>
          <w:del w:id="367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F0198FB" w14:textId="77777777" w:rsidR="0051687F" w:rsidRDefault="00D533C5">
      <w:pPr>
        <w:pStyle w:val="ListParagraph"/>
        <w:numPr>
          <w:ilvl w:val="0"/>
          <w:numId w:val="8"/>
        </w:numPr>
        <w:spacing w:after="0" w:line="240" w:lineRule="auto"/>
        <w:jc w:val="center"/>
        <w:rPr>
          <w:del w:id="368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69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План реализации проекта</w:delText>
        </w:r>
      </w:del>
    </w:p>
    <w:p w14:paraId="1B5690AE" w14:textId="77777777" w:rsidR="0051687F" w:rsidRDefault="0051687F">
      <w:pPr>
        <w:pStyle w:val="ListParagraph"/>
        <w:spacing w:after="0" w:line="240" w:lineRule="auto"/>
        <w:ind w:left="1080"/>
        <w:rPr>
          <w:del w:id="370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F91F3A" w14:textId="77777777" w:rsidR="0051687F" w:rsidRDefault="00D533C5">
      <w:pPr>
        <w:spacing w:after="0" w:line="240" w:lineRule="auto"/>
        <w:jc w:val="both"/>
        <w:rPr>
          <w:del w:id="371" w:author="uzivatel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372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Заполните таблицу.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51687F" w14:paraId="1142D10B" w14:textId="77777777">
        <w:trPr>
          <w:tblHeader/>
          <w:del w:id="373" w:author="uzivate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E0DF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74" w:author="uzivate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75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7498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76" w:author="uzivate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77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E427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78" w:author="uzivate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79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08C73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80" w:author="uzivate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81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0147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382" w:author="uzivatel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383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риски и пути их преодоления</w:delText>
              </w:r>
            </w:del>
          </w:p>
        </w:tc>
      </w:tr>
      <w:tr w:rsidR="0051687F" w14:paraId="50C7EE4B" w14:textId="77777777">
        <w:trPr>
          <w:del w:id="384" w:author="uzivate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5B14" w14:textId="77777777" w:rsidR="0051687F" w:rsidRDefault="00D533C5">
            <w:pPr>
              <w:widowControl w:val="0"/>
              <w:spacing w:after="0" w:line="240" w:lineRule="auto"/>
              <w:jc w:val="both"/>
              <w:rPr>
                <w:del w:id="385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386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DE10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87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F6D0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88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4BBA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89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E0F4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90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687F" w14:paraId="32E5CB12" w14:textId="77777777">
        <w:trPr>
          <w:del w:id="391" w:author="uzivate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A49D" w14:textId="77777777" w:rsidR="0051687F" w:rsidRDefault="00D533C5">
            <w:pPr>
              <w:widowControl w:val="0"/>
              <w:spacing w:after="0" w:line="240" w:lineRule="auto"/>
              <w:jc w:val="both"/>
              <w:rPr>
                <w:del w:id="39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393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EE0F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9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72D1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95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8CB2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96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8185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397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1687F" w14:paraId="77A2BA36" w14:textId="77777777">
        <w:trPr>
          <w:del w:id="398" w:author="uzivatel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3FD7" w14:textId="77777777" w:rsidR="0051687F" w:rsidRDefault="00D533C5">
            <w:pPr>
              <w:widowControl w:val="0"/>
              <w:spacing w:after="0" w:line="240" w:lineRule="auto"/>
              <w:jc w:val="both"/>
              <w:rPr>
                <w:del w:id="399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400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EDD3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401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A5E0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40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3D45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403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05111" w14:textId="77777777" w:rsidR="0051687F" w:rsidRDefault="0051687F">
            <w:pPr>
              <w:widowControl w:val="0"/>
              <w:spacing w:after="0" w:line="240" w:lineRule="auto"/>
              <w:jc w:val="both"/>
              <w:rPr>
                <w:del w:id="404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CE9CEF" w14:textId="77777777" w:rsidR="0051687F" w:rsidRDefault="0051687F">
      <w:pPr>
        <w:spacing w:before="60" w:after="0" w:line="240" w:lineRule="auto"/>
        <w:jc w:val="both"/>
        <w:rPr>
          <w:del w:id="405" w:author="uzivatel" w:date="2026-09-22T12:22:00Z" w16du:dateUtc="2026-09-22T16:22:00Z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674547" w14:textId="77777777" w:rsidR="0051687F" w:rsidRDefault="00D533C5">
      <w:pPr>
        <w:spacing w:before="60" w:after="0" w:line="240" w:lineRule="auto"/>
        <w:ind w:firstLine="567"/>
        <w:jc w:val="both"/>
        <w:rPr>
          <w:del w:id="406" w:author="uzivatel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07" w:author="uzivatel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39D9A76F" w14:textId="77777777" w:rsidR="0051687F" w:rsidRDefault="0051687F">
      <w:pPr>
        <w:spacing w:before="60" w:after="0" w:line="240" w:lineRule="auto"/>
        <w:jc w:val="both"/>
        <w:rPr>
          <w:del w:id="408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F923B7" w14:textId="77777777" w:rsidR="0051687F" w:rsidRDefault="00D533C5">
      <w:pPr>
        <w:spacing w:before="60" w:after="0" w:line="240" w:lineRule="auto"/>
        <w:jc w:val="both"/>
        <w:rPr>
          <w:del w:id="409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10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5A0D47E1" w14:textId="77777777">
        <w:trPr>
          <w:trHeight w:val="418"/>
          <w:del w:id="411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0DE2" w14:textId="77777777" w:rsidR="0051687F" w:rsidRDefault="0051687F">
            <w:pPr>
              <w:widowControl w:val="0"/>
              <w:spacing w:after="0" w:line="240" w:lineRule="auto"/>
              <w:rPr>
                <w:del w:id="412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A8B6618" w14:textId="77777777" w:rsidR="0051687F" w:rsidRDefault="0051687F">
      <w:pPr>
        <w:spacing w:before="60" w:after="0" w:line="240" w:lineRule="auto"/>
        <w:jc w:val="both"/>
        <w:rPr>
          <w:del w:id="413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0D87B03" w14:textId="77777777" w:rsidR="0051687F" w:rsidRDefault="00D533C5">
      <w:pPr>
        <w:spacing w:before="60" w:after="0" w:line="240" w:lineRule="auto"/>
        <w:jc w:val="both"/>
        <w:rPr>
          <w:del w:id="414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15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0C11743F" w14:textId="77777777">
        <w:trPr>
          <w:trHeight w:val="474"/>
          <w:del w:id="416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0930" w14:textId="77777777" w:rsidR="0051687F" w:rsidRDefault="0051687F">
            <w:pPr>
              <w:widowControl w:val="0"/>
              <w:spacing w:after="0" w:line="240" w:lineRule="auto"/>
              <w:rPr>
                <w:del w:id="417" w:author="uzivatel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14A54777" w14:textId="77777777" w:rsidR="0051687F" w:rsidRDefault="0051687F">
      <w:pPr>
        <w:spacing w:before="60" w:after="0" w:line="240" w:lineRule="auto"/>
        <w:jc w:val="both"/>
        <w:rPr>
          <w:del w:id="418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3B36B03" w14:textId="77777777" w:rsidR="0051687F" w:rsidRDefault="00D533C5">
      <w:pPr>
        <w:spacing w:before="60" w:after="0" w:line="240" w:lineRule="auto"/>
        <w:jc w:val="both"/>
        <w:rPr>
          <w:del w:id="419" w:author="uzivatel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20" w:author="uzivatel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51687F" w14:paraId="37038AFC" w14:textId="77777777">
        <w:trPr>
          <w:trHeight w:val="447"/>
          <w:del w:id="421" w:author="uzivatel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1035" w14:textId="77777777" w:rsidR="0051687F" w:rsidRDefault="00D533C5">
            <w:pPr>
              <w:widowControl w:val="0"/>
              <w:spacing w:after="0" w:line="240" w:lineRule="auto"/>
              <w:jc w:val="center"/>
              <w:rPr>
                <w:del w:id="422" w:author="uzivatel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del w:id="423" w:author="uzivatel" w:date="2026-09-22T12:22:00Z" w16du:dateUtc="2026-09-22T16:22:00Z">
              <w:r>
                <w:rPr>
                  <w:rFonts w:ascii="Times New Roman" w:eastAsia="Calibri" w:hAnsi="Times New Roman" w:cs="Times New Roman"/>
                  <w:bCs/>
                  <w:sz w:val="24"/>
                  <w:szCs w:val="24"/>
                </w:rPr>
                <w:delText>_ _._ _.20___г</w:delText>
              </w:r>
            </w:del>
          </w:p>
        </w:tc>
      </w:tr>
    </w:tbl>
    <w:p w14:paraId="1DF7B533" w14:textId="77777777" w:rsidR="0051687F" w:rsidRDefault="0051687F">
      <w:pPr>
        <w:spacing w:after="0" w:line="240" w:lineRule="auto"/>
        <w:ind w:firstLine="708"/>
        <w:jc w:val="both"/>
        <w:rPr>
          <w:del w:id="424" w:author="uzivatel" w:date="2026-09-22T12:22:00Z" w16du:dateUtc="2026-09-22T16:22:00Z"/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2EF1C3A" w14:textId="77777777" w:rsidR="0051687F" w:rsidRDefault="00D533C5" w:rsidP="006D0779">
      <w:pPr>
        <w:pStyle w:val="Default"/>
        <w:ind w:left="720"/>
        <w:rPr>
          <w:rFonts w:ascii="Roboto" w:hAnsi="Roboto"/>
          <w:rPrChange w:id="425" w:author="uzivatel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426" w:author="uzivatel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427" w:name="_Toc478480108"/>
      <w:del w:id="428" w:author="uzivatel" w:date="2026-09-22T12:22:00Z" w16du:dateUtc="2026-09-22T16:22:00Z">
        <w:r>
          <w:rPr>
            <w:rFonts w:ascii="Times New Roman" w:eastAsia="Times New Roman" w:hAnsi="Times New Roman" w:cs="Times New Roman"/>
            <w:lang w:eastAsia="ru-RU"/>
          </w:rPr>
          <w:delText>МП.</w:delText>
        </w:r>
      </w:del>
      <w:bookmarkEnd w:id="427"/>
    </w:p>
    <w:sectPr w:rsidR="0051687F" w:rsidSect="00067C1B">
      <w:pgSz w:w="11906" w:h="16838"/>
      <w:pgMar w:top="142" w:right="849" w:bottom="142" w:left="1417" w:header="708" w:footer="708" w:gutter="0"/>
      <w:cols w:space="708"/>
      <w:formProt/>
      <w:docGrid w:linePitch="360" w:charSpace="0"/>
      <w:sectPrChange w:id="429" w:author="uzivatel" w:date="2026-09-22T12:22:00Z" w16du:dateUtc="2026-09-22T16:22:00Z">
        <w:sectPr w:rsidR="0051687F" w:rsidSect="00067C1B">
          <w:pgMar w:top="709" w:right="850" w:bottom="709" w:left="1701" w:header="0" w:footer="0" w:gutter="0"/>
          <w:cols w:space="720"/>
          <w:formProt w:val="0"/>
          <w:docGrid w:charSpace="40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22F4A"/>
    <w:multiLevelType w:val="multilevel"/>
    <w:tmpl w:val="B8ECD1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B6B2A"/>
    <w:multiLevelType w:val="multilevel"/>
    <w:tmpl w:val="05C81540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E3F7D12"/>
    <w:multiLevelType w:val="multilevel"/>
    <w:tmpl w:val="C06433D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62AE5"/>
    <w:multiLevelType w:val="multilevel"/>
    <w:tmpl w:val="AE769334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A0A60C8"/>
    <w:multiLevelType w:val="multilevel"/>
    <w:tmpl w:val="5890124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254287">
    <w:abstractNumId w:val="13"/>
  </w:num>
  <w:num w:numId="2" w16cid:durableId="1131441391">
    <w:abstractNumId w:val="14"/>
  </w:num>
  <w:num w:numId="3" w16cid:durableId="1627731418">
    <w:abstractNumId w:val="10"/>
  </w:num>
  <w:num w:numId="4" w16cid:durableId="91125126">
    <w:abstractNumId w:val="9"/>
  </w:num>
  <w:num w:numId="5" w16cid:durableId="1051657951">
    <w:abstractNumId w:val="0"/>
  </w:num>
  <w:num w:numId="6" w16cid:durableId="15354105">
    <w:abstractNumId w:val="14"/>
    <w:lvlOverride w:ilvl="0">
      <w:startOverride w:val="1"/>
    </w:lvlOverride>
  </w:num>
  <w:num w:numId="7" w16cid:durableId="74674739">
    <w:abstractNumId w:val="14"/>
  </w:num>
  <w:num w:numId="8" w16cid:durableId="1934706515">
    <w:abstractNumId w:val="14"/>
  </w:num>
  <w:num w:numId="9" w16cid:durableId="933392839">
    <w:abstractNumId w:val="11"/>
  </w:num>
  <w:num w:numId="10" w16cid:durableId="1720784090">
    <w:abstractNumId w:val="15"/>
  </w:num>
  <w:num w:numId="11" w16cid:durableId="1864978046">
    <w:abstractNumId w:val="12"/>
  </w:num>
  <w:num w:numId="12" w16cid:durableId="903686500">
    <w:abstractNumId w:val="3"/>
  </w:num>
  <w:num w:numId="13" w16cid:durableId="637347631">
    <w:abstractNumId w:val="8"/>
  </w:num>
  <w:num w:numId="14" w16cid:durableId="177624559">
    <w:abstractNumId w:val="5"/>
  </w:num>
  <w:num w:numId="15" w16cid:durableId="472411527">
    <w:abstractNumId w:val="1"/>
  </w:num>
  <w:num w:numId="16" w16cid:durableId="447436250">
    <w:abstractNumId w:val="4"/>
  </w:num>
  <w:num w:numId="17" w16cid:durableId="1427312724">
    <w:abstractNumId w:val="7"/>
  </w:num>
  <w:num w:numId="18" w16cid:durableId="340594611">
    <w:abstractNumId w:val="16"/>
  </w:num>
  <w:num w:numId="19" w16cid:durableId="618922163">
    <w:abstractNumId w:val="6"/>
  </w:num>
  <w:num w:numId="20" w16cid:durableId="20733058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87F"/>
    <w:rsid w:val="00021D99"/>
    <w:rsid w:val="0002301B"/>
    <w:rsid w:val="00067C1B"/>
    <w:rsid w:val="00070B7A"/>
    <w:rsid w:val="0009433C"/>
    <w:rsid w:val="000C1D5B"/>
    <w:rsid w:val="000E3B54"/>
    <w:rsid w:val="00131188"/>
    <w:rsid w:val="001D66D1"/>
    <w:rsid w:val="00222525"/>
    <w:rsid w:val="00265B58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1687F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200" w:line="276" w:lineRule="auto"/>
      <w:pPrChange w:id="0" w:author="uzivatel" w:date="2026-09-22T12:22:00Z">
        <w:pPr>
          <w:suppressAutoHyphens/>
          <w:spacing w:after="200" w:line="276" w:lineRule="auto"/>
        </w:pPr>
      </w:pPrChange>
    </w:pPr>
    <w:rPr>
      <w:lang w:val="cs-CZ"/>
      <w:rPrChange w:id="0" w:author="uzivatel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2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2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22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2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265B58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suppressAutoHyphens w:val="0"/>
      <w:autoSpaceDE w:val="0"/>
      <w:autoSpaceDN w:val="0"/>
      <w:adjustRightInd w:val="0"/>
      <w:pPrChange w:id="3" w:author="uzivatel" w:date="2026-09-22T12:22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sz w:val="24"/>
      <w:szCs w:val="24"/>
      <w:lang w:val="cs-CZ"/>
      <w:rPrChange w:id="3" w:author="uzivatel" w:date="2026-09-22T12:22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265B58"/>
    <w:rPr>
      <w:color w:val="03375F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