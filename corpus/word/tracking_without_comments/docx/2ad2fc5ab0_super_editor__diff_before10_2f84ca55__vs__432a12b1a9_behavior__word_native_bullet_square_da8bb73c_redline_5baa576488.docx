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1A4D" w14:textId="77777777" w:rsidR="00C40A1D" w:rsidRDefault="00C40A1D" w:rsidP="00C40A1D">
      <w:pPr>
        <w:pStyle w:val="ListParagraph"/>
        <w:numPr>
          <w:ilvl w:val="0"/>
          <w:numId w:val="1"/>
        </w:numPr>
        <w:rPr>
          <w:ins w:id="0" w:author="Caio Pizzol" w:date="2026-08-03T22:25:00Z" w16du:dateUtc="2026-08-04T02:25:00Z"/>
        </w:rPr>
      </w:pPr>
      <w:ins w:id="1" w:author="Caio Pizzol" w:date="2026-08-03T22:25:00Z" w16du:dateUtc="2026-08-04T02:25:00Z">
        <w:r>
          <w:t>First</w:t>
        </w:r>
      </w:ins>
    </w:p>
    <w:p w14:paraId="613686A4" w14:textId="77777777" w:rsidR="00C40A1D" w:rsidRDefault="00C40A1D" w:rsidP="00C40A1D">
      <w:pPr>
        <w:pStyle w:val="ListParagraph"/>
        <w:numPr>
          <w:ilvl w:val="0"/>
          <w:numId w:val="1"/>
        </w:numPr>
        <w:rPr>
          <w:ins w:id="2" w:author="Caio Pizzol" w:date="2026-08-03T22:25:00Z" w16du:dateUtc="2026-08-04T02:25:00Z"/>
        </w:rPr>
      </w:pPr>
      <w:ins w:id="3" w:author="Caio Pizzol" w:date="2026-08-03T22:25:00Z" w16du:dateUtc="2026-08-04T02:25:00Z">
        <w:r>
          <w:t>Second</w:t>
        </w:r>
      </w:ins>
    </w:p>
    <w:p w14:paraId="71B692E4" w14:textId="54F2A1FD" w:rsidR="00C80471" w:rsidRDefault="00C40A1D" w:rsidP="00C40A1D">
      <w:pPr>
        <w:pStyle w:val="ListParagraph"/>
        <w:numPr>
          <w:ilvl w:val="0"/>
          <w:numId w:val="1"/>
        </w:numPr>
        <w:pPrChange w:id="4" w:author="Caio Pizzol" w:date="2026-08-03T22:25:00Z" w16du:dateUtc="2026-08-04T02:25:00Z">
          <w:pPr/>
        </w:pPrChange>
      </w:pPr>
      <w:ins w:id="5" w:author="Caio Pizzol" w:date="2026-08-03T22:25:00Z" w16du:dateUtc="2026-08-04T02:25:00Z">
        <w:r>
          <w:t>Third</w:t>
        </w:r>
      </w:ins>
      <w:del w:id="6" w:author="Caio Pizzol" w:date="2026-08-03T22:25:00Z" w16du:dateUtc="2026-08-04T02:25:00Z">
        <w:r w:rsidR="00C80471">
          <w:delText>One two</w:delText>
        </w:r>
      </w:del>
    </w:p>
    <w:sectPr w:rsidR="00C80471">
      <w:pgSz w:w="12240" w:h="15840"/>
      <w:pgMar w:top="1440" w:right="1440" w:bottom="1440" w:left="1440" w:header="720" w:footer="720" w:gutter="0"/>
      <w:cols w:space="720"/>
      <w:docGrid w:linePitch="360"/>
      <w:sectPrChange w:id="7" w:author="Caio Pizzol" w:date="2026-08-03T22:25:00Z" w16du:dateUtc="2026-08-04T02:25:00Z">
        <w:sectPr w:rsidR="00C80471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7E3D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num w:numId="1" w16cid:durableId="34324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075153"/>
    <w:rsid w:val="002031F9"/>
    <w:rsid w:val="00524058"/>
    <w:rsid w:val="00744453"/>
    <w:rsid w:val="00A16521"/>
    <w:rsid w:val="00C40A1D"/>
    <w:rsid w:val="00C80471"/>
    <w:rsid w:val="00D53805"/>
    <w:rsid w:val="00DE0A42"/>
    <w:rsid w:val="00F7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2026-01-02T18:45:00Z</dcterms:created>
  <dcterms:modified xsi:type="dcterms:W3CDTF">2026-08-04T02:25:00Z</dcterms:modified>
</cp:coreProperties>
</file>