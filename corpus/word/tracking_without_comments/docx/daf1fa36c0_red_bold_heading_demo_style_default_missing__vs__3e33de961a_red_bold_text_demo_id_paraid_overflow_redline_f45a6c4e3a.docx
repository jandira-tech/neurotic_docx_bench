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137403" w:rsidRDefault="009404FF">
      <w:r>
        <w:rPr>
          <w:b/>
          <w:color w:val="C00000"/>
          <w:rPrChange w:id="0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" w:author="Author" w:date="2026-06-29T11:17:00Z" w16du:dateUtc="2026-06-29T15:17:00Z">
        <w:r>
          <w:rPr>
            <w:b/>
            <w:bCs/>
            <w:color w:val="C00000"/>
          </w:rPr>
          <w:t>Text</w:t>
        </w:r>
      </w:ins>
      <w:del w:id="2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b/>
          <w:color w:val="C00000"/>
          <w:rPrChange w:id="3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31333F3B" w14:textId="77777777" w:rsidR="00137403" w:rsidRDefault="009404FF">
      <w:pPr>
        <w:pPrChange w:id="4" w:author="Author" w:date="2026-06-29T11:17:00Z" w16du:dateUtc="2026-06-29T15:17:00Z">
          <w:pPr>
            <w:spacing w:before="400" w:after="120" w:line="240" w:lineRule="auto"/>
          </w:pPr>
        </w:pPrChange>
      </w:pPr>
      <w:r>
        <w:rPr>
          <w:b/>
          <w:color w:val="C00000"/>
          <w:rPrChange w:id="5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6" w:author="Author" w:date="2026-06-29T11:17:00Z" w16du:dateUtc="2026-06-29T15:17:00Z">
        <w:r>
          <w:rPr>
            <w:b/>
            <w:bCs/>
            <w:color w:val="C00000"/>
          </w:rPr>
          <w:t xml:space="preserve">combines </w:t>
        </w:r>
      </w:ins>
      <w:del w:id="7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shows Heading 1 style with </w:delText>
        </w:r>
      </w:del>
      <w:r>
        <w:rPr>
          <w:b/>
          <w:color w:val="C00000"/>
          <w:rPrChange w:id="8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9" w:author="Author" w:date="2026-06-29T11:17:00Z" w16du:dateUtc="2026-06-29T15:17:00Z">
        <w:r>
          <w:rPr>
            <w:b/>
            <w:bCs/>
            <w:color w:val="C00000"/>
          </w:rPr>
          <w:t xml:space="preserve">font </w:t>
        </w:r>
      </w:ins>
      <w:r>
        <w:rPr>
          <w:b/>
          <w:color w:val="C00000"/>
          <w:rPrChange w:id="10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color </w:t>
      </w:r>
      <w:ins w:id="11" w:author="Author" w:date="2026-06-29T11:17:00Z" w16du:dateUtc="2026-06-29T15:17:00Z">
        <w:r>
          <w:rPr>
            <w:b/>
            <w:bCs/>
            <w:color w:val="C00000"/>
          </w:rPr>
          <w:t>with</w:t>
        </w:r>
      </w:ins>
      <w:del w:id="12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and</w:delText>
        </w:r>
      </w:del>
      <w:r>
        <w:rPr>
          <w:b/>
          <w:color w:val="C00000"/>
          <w:rPrChange w:id="13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</w:t>
      </w:r>
      <w:ins w:id="14" w:author="Author" w:date="2026-06-29T11:17:00Z" w16du:dateUtc="2026-06-29T15:17:00Z">
        <w:r>
          <w:rPr>
            <w:b/>
            <w:bCs/>
            <w:color w:val="C00000"/>
          </w:rPr>
          <w:t xml:space="preserve"> formatting</w:t>
        </w:r>
      </w:ins>
      <w:r>
        <w:rPr>
          <w:b/>
          <w:color w:val="C00000"/>
          <w:rPrChange w:id="15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137403" w:rsidRDefault="009404FF">
      <w:pPr>
        <w:pPrChange w:id="16" w:author="Author" w:date="2026-06-29T11:17:00Z" w16du:dateUtc="2026-06-29T15:17:00Z">
          <w:pPr>
            <w:spacing w:before="400" w:after="120" w:line="240" w:lineRule="auto"/>
          </w:pPr>
        </w:pPrChange>
      </w:pPr>
      <w:r>
        <w:rPr>
          <w:b/>
          <w:color w:val="C00000"/>
          <w:rPrChange w:id="17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8" w:author="Author" w:date="2026-06-29T11:17:00Z" w16du:dateUtc="2026-06-29T15:17:00Z">
        <w:r>
          <w:rPr>
            <w:b/>
            <w:bCs/>
            <w:color w:val="C00000"/>
          </w:rPr>
          <w:t>text creates strong visual impact</w:t>
        </w:r>
      </w:ins>
      <w:del w:id="19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headings are used</w:delText>
        </w:r>
      </w:del>
      <w:r>
        <w:rPr>
          <w:b/>
          <w:color w:val="C00000"/>
          <w:rPrChange w:id="20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del w:id="21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urgent document </w:delText>
        </w:r>
      </w:del>
      <w:r>
        <w:rPr>
          <w:b/>
          <w:color w:val="C00000"/>
          <w:rPrChange w:id="22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warnings.</w:t>
      </w:r>
    </w:p>
    <w:sectPr w:rsidR="001374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403"/>
    <w:rsid w:val="000C6EAF"/>
    <w:rsid w:val="0010573C"/>
    <w:rsid w:val="00137403"/>
    <w:rsid w:val="00325BC5"/>
    <w:rsid w:val="0094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B12A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2026-06-29T15:17:00Z</dcterms:modified>
</cp:coreProperties>
</file>