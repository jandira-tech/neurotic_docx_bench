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A40755" w14:textId="01606692" w:rsidR="00C8458F" w:rsidRPr="009D054C" w:rsidRDefault="00526C73" w:rsidP="00780A6E">
      <w:pPr>
        <w:jc w:val="center"/>
        <w:rPr>
          <w:ins w:id="2" w:author="Magazyn WSF" w:date="2026-09-25T20:05:00Z" w16du:dateUtc="2026-09-26T00:05:00Z"/>
          <w:b/>
          <w:sz w:val="24"/>
          <w:lang w:val="en-GB"/>
        </w:rPr>
      </w:pPr>
      <w:ins w:id="3" w:author="Magazyn WSF" w:date="2026-09-25T20:05:00Z" w16du:dateUtc="2026-09-26T00:05:00Z">
        <w:r>
          <w:rPr>
            <w:b/>
            <w:sz w:val="24"/>
            <w:lang w:val="en-GB"/>
          </w:rPr>
          <w:t xml:space="preserve">EQUIPMENT </w:t>
        </w:r>
        <w:r w:rsidR="009D054C" w:rsidRPr="009D054C">
          <w:rPr>
            <w:b/>
            <w:sz w:val="24"/>
            <w:lang w:val="en-GB"/>
          </w:rPr>
          <w:t>RENTAL</w:t>
        </w:r>
        <w:r w:rsidR="009162A4" w:rsidRPr="009D054C">
          <w:rPr>
            <w:b/>
            <w:sz w:val="24"/>
            <w:lang w:val="en-GB"/>
          </w:rPr>
          <w:t>/</w:t>
        </w:r>
        <w:r w:rsidR="009D054C" w:rsidRPr="009D054C">
          <w:rPr>
            <w:b/>
            <w:sz w:val="24"/>
            <w:lang w:val="en-GB"/>
          </w:rPr>
          <w:t>RETURN FORM</w:t>
        </w:r>
        <w:r>
          <w:rPr>
            <w:b/>
            <w:sz w:val="24"/>
            <w:lang w:val="en-GB"/>
          </w:rPr>
          <w:t xml:space="preserve"> FOR THE</w:t>
        </w:r>
        <w:r w:rsidR="00780A6E" w:rsidRPr="009D054C">
          <w:rPr>
            <w:b/>
            <w:sz w:val="24"/>
            <w:lang w:val="en-GB"/>
          </w:rPr>
          <w:t xml:space="preserve"> </w:t>
        </w:r>
        <w:r>
          <w:rPr>
            <w:b/>
            <w:sz w:val="24"/>
            <w:lang w:val="en-GB"/>
          </w:rPr>
          <w:t>WARSAW FILM SCHOOL’S EQUIPMEN</w:t>
        </w:r>
        <w:r w:rsidR="0045136D">
          <w:rPr>
            <w:b/>
            <w:sz w:val="24"/>
            <w:lang w:val="en-GB"/>
          </w:rPr>
          <w:t>T</w:t>
        </w:r>
        <w:r w:rsidR="00B80E7F">
          <w:rPr>
            <w:b/>
            <w:sz w:val="24"/>
            <w:lang w:val="en-GB"/>
          </w:rPr>
          <w:t xml:space="preserve"> 2023</w:t>
        </w:r>
      </w:ins>
    </w:p>
    <w:p w14:paraId="6DBA35B9" w14:textId="77777777" w:rsidR="00780A6E" w:rsidRPr="009D054C" w:rsidRDefault="00780A6E">
      <w:pPr>
        <w:rPr>
          <w:ins w:id="4" w:author="Magazyn WSF" w:date="2026-09-25T20:05:00Z" w16du:dateUtc="2026-09-26T00:05:00Z"/>
          <w:lang w:val="en-GB"/>
        </w:rPr>
      </w:pPr>
    </w:p>
    <w:p w14:paraId="1BABDEFD" w14:textId="301CCB05" w:rsidR="00780A6E" w:rsidRPr="009D054C" w:rsidRDefault="00526C73" w:rsidP="00780A6E">
      <w:pPr>
        <w:pStyle w:val="ListParagraph"/>
        <w:numPr>
          <w:ilvl w:val="0"/>
          <w:numId w:val="2"/>
        </w:numPr>
        <w:spacing w:line="480" w:lineRule="auto"/>
        <w:ind w:left="284" w:hanging="284"/>
        <w:rPr>
          <w:ins w:id="5" w:author="Magazyn WSF" w:date="2026-09-25T20:05:00Z" w16du:dateUtc="2026-09-26T00:05:00Z"/>
          <w:lang w:val="en-GB"/>
        </w:rPr>
      </w:pPr>
      <w:ins w:id="6" w:author="Magazyn WSF" w:date="2026-09-25T20:05:00Z" w16du:dateUtc="2026-09-26T00:05:00Z">
        <w:r>
          <w:rPr>
            <w:lang w:val="en-GB"/>
          </w:rPr>
          <w:t>First name and surname of a student</w:t>
        </w:r>
        <w:r w:rsidR="00780A6E" w:rsidRPr="009D054C">
          <w:rPr>
            <w:lang w:val="en-GB"/>
          </w:rPr>
          <w:t xml:space="preserve"> / </w:t>
        </w:r>
        <w:r>
          <w:rPr>
            <w:lang w:val="en-GB"/>
          </w:rPr>
          <w:t xml:space="preserve">course participant renting the equipment from the Warsaw Film School’s </w:t>
        </w:r>
        <w:r w:rsidR="00EB2F93">
          <w:rPr>
            <w:lang w:val="en-GB"/>
          </w:rPr>
          <w:t>Storage</w:t>
        </w:r>
        <w:r>
          <w:rPr>
            <w:lang w:val="en-GB"/>
          </w:rPr>
          <w:t xml:space="preserve">: </w:t>
        </w:r>
        <w:r w:rsidR="00780A6E" w:rsidRPr="009D054C">
          <w:rPr>
            <w:lang w:val="en-GB"/>
          </w:rPr>
          <w:t xml:space="preserve"> </w:t>
        </w:r>
        <w:r w:rsidR="00780A6E" w:rsidRPr="009D054C">
          <w:rPr>
            <w:lang w:val="en-GB"/>
          </w:rPr>
          <w:br/>
          <w:t>………………………………………………………………………………………………………………………</w:t>
        </w:r>
        <w:r w:rsidR="009162A4" w:rsidRPr="009D054C">
          <w:rPr>
            <w:lang w:val="en-GB"/>
          </w:rPr>
          <w:t>………………………..</w:t>
        </w:r>
        <w:r w:rsidR="00780A6E" w:rsidRPr="009D054C">
          <w:rPr>
            <w:lang w:val="en-GB"/>
          </w:rPr>
          <w:t>….</w:t>
        </w:r>
      </w:ins>
    </w:p>
    <w:p w14:paraId="2B964F3A" w14:textId="77777777" w:rsidR="00780A6E" w:rsidRPr="009D054C" w:rsidRDefault="00780A6E" w:rsidP="00780A6E">
      <w:pPr>
        <w:pStyle w:val="ListParagraph"/>
        <w:spacing w:after="0" w:line="240" w:lineRule="auto"/>
        <w:ind w:left="284"/>
        <w:rPr>
          <w:ins w:id="7" w:author="Magazyn WSF" w:date="2026-09-25T20:05:00Z" w16du:dateUtc="2026-09-26T00:05:00Z"/>
          <w:lang w:val="en-GB"/>
        </w:rPr>
      </w:pPr>
      <w:ins w:id="8" w:author="Magazyn WSF" w:date="2026-09-25T20:05:00Z" w16du:dateUtc="2026-09-26T00:05:00Z">
        <w:r w:rsidRPr="009D054C">
          <w:rPr>
            <w:lang w:val="en-GB"/>
          </w:rPr>
          <w:t>……………………………………………………………………………………………………………………………………………………</w:t>
        </w:r>
      </w:ins>
    </w:p>
    <w:p w14:paraId="528499CB" w14:textId="304AC741" w:rsidR="00EC4176" w:rsidRPr="00FD3F43" w:rsidRDefault="00526C73" w:rsidP="0027243F">
      <w:pPr>
        <w:jc w:val="center"/>
        <w:rPr>
          <w:del w:id="9" w:author="Magazyn WSF" w:date="2026-09-25T20:05:00Z" w16du:dateUtc="2026-09-26T00:05:00Z"/>
          <w:rFonts w:ascii="Times New Roman" w:hAnsi="Times New Roman" w:cs="Times New Roman"/>
          <w:b/>
          <w:bCs/>
          <w:sz w:val="32"/>
          <w:szCs w:val="32"/>
        </w:rPr>
      </w:pPr>
      <w:ins w:id="10" w:author="Magazyn WSF" w:date="2026-09-25T20:05:00Z" w16du:dateUtc="2026-09-26T00:05:00Z">
        <w:r>
          <w:rPr>
            <w:sz w:val="20"/>
            <w:lang w:val="en-GB"/>
          </w:rPr>
          <w:t>faculty</w:t>
        </w:r>
        <w:r w:rsidR="00780A6E" w:rsidRPr="009D054C">
          <w:rPr>
            <w:sz w:val="20"/>
            <w:lang w:val="en-GB"/>
          </w:rPr>
          <w:t xml:space="preserve"> / s</w:t>
        </w:r>
        <w:r>
          <w:rPr>
            <w:sz w:val="20"/>
            <w:lang w:val="en-GB"/>
          </w:rPr>
          <w:t>pecialty</w:t>
        </w:r>
        <w:r w:rsidR="00780A6E" w:rsidRPr="009D054C">
          <w:rPr>
            <w:sz w:val="20"/>
            <w:lang w:val="en-GB"/>
          </w:rPr>
          <w:t>/</w:t>
        </w:r>
      </w:ins>
      <w:del w:id="11" w:author="Magazyn WSF" w:date="2026-09-25T20:05:00Z" w16du:dateUtc="2026-09-26T00:05:00Z">
        <w:r w:rsidR="00EC4176" w:rsidRPr="00FD3F43">
          <w:rPr>
            <w:rFonts w:ascii="Times New Roman" w:hAnsi="Times New Roman" w:cs="Times New Roman"/>
            <w:b/>
            <w:bCs/>
            <w:sz w:val="32"/>
            <w:szCs w:val="32"/>
          </w:rPr>
          <w:delText>STAR Eligibility Requirements 202</w:delText>
        </w:r>
        <w:r w:rsidR="00316689">
          <w:rPr>
            <w:rFonts w:ascii="Times New Roman" w:hAnsi="Times New Roman" w:cs="Times New Roman"/>
            <w:b/>
            <w:bCs/>
            <w:sz w:val="32"/>
            <w:szCs w:val="32"/>
          </w:rPr>
          <w:delText>4-25</w:delText>
        </w:r>
      </w:del>
    </w:p>
    <w:p w14:paraId="440CD963" w14:textId="77777777" w:rsidR="00EC4176" w:rsidRPr="00FD3F43" w:rsidRDefault="00EC4176" w:rsidP="00EC4176">
      <w:pPr>
        <w:rPr>
          <w:del w:id="12" w:author="Magazyn WSF" w:date="2026-09-25T20:05:00Z" w16du:dateUtc="2026-09-26T00:05:00Z"/>
          <w:rFonts w:ascii="Times New Roman" w:hAnsi="Times New Roman" w:cs="Times New Roman"/>
          <w:sz w:val="32"/>
          <w:szCs w:val="32"/>
        </w:rPr>
      </w:pPr>
      <w:del w:id="13" w:author="Magazyn WSF" w:date="2026-09-25T20:05:00Z" w16du:dateUtc="2026-09-26T00:05:00Z">
        <w:r w:rsidRPr="00FD3F43">
          <w:rPr>
            <w:rFonts w:ascii="Times New Roman" w:hAnsi="Times New Roman" w:cs="Times New Roman"/>
            <w:sz w:val="32"/>
            <w:szCs w:val="32"/>
          </w:rPr>
          <w:delText>A woman is eligible to be recommended for the P.E.O. STAR Scholarship provided she:</w:delText>
        </w:r>
      </w:del>
    </w:p>
    <w:p w14:paraId="3BFC803C" w14:textId="77777777" w:rsidR="00EC4176" w:rsidRPr="00FD3F43" w:rsidRDefault="00EC4176" w:rsidP="00EC4176">
      <w:pPr>
        <w:numPr>
          <w:ilvl w:val="0"/>
          <w:numId w:val="1"/>
        </w:numPr>
        <w:rPr>
          <w:del w:id="14" w:author="Magazyn WSF" w:date="2026-09-25T20:05:00Z" w16du:dateUtc="2026-09-26T00:05:00Z"/>
          <w:rFonts w:ascii="Times New Roman" w:hAnsi="Times New Roman" w:cs="Times New Roman"/>
          <w:sz w:val="32"/>
          <w:szCs w:val="32"/>
        </w:rPr>
      </w:pPr>
      <w:del w:id="15" w:author="Magazyn WSF" w:date="2026-09-25T20:05:00Z" w16du:dateUtc="2026-09-26T00:05:00Z">
        <w:r w:rsidRPr="00FD3F43">
          <w:rPr>
            <w:rFonts w:ascii="Times New Roman" w:hAnsi="Times New Roman" w:cs="Times New Roman"/>
            <w:sz w:val="32"/>
            <w:szCs w:val="32"/>
          </w:rPr>
          <w:delText>Exhibits excellence in leadership, academics, extracurricular activities, community service and potential for future success</w:delText>
        </w:r>
      </w:del>
    </w:p>
    <w:p w14:paraId="60D04C65" w14:textId="77777777" w:rsidR="00EC4176" w:rsidRPr="00FD3F43" w:rsidRDefault="00EC4176" w:rsidP="00EC4176">
      <w:pPr>
        <w:numPr>
          <w:ilvl w:val="0"/>
          <w:numId w:val="1"/>
        </w:numPr>
        <w:rPr>
          <w:del w:id="16" w:author="Magazyn WSF" w:date="2026-09-25T20:05:00Z" w16du:dateUtc="2026-09-26T00:05:00Z"/>
          <w:rFonts w:ascii="Times New Roman" w:hAnsi="Times New Roman" w:cs="Times New Roman"/>
          <w:sz w:val="32"/>
          <w:szCs w:val="32"/>
        </w:rPr>
      </w:pPr>
      <w:del w:id="17" w:author="Magazyn WSF" w:date="2026-09-25T20:05:00Z" w16du:dateUtc="2026-09-26T00:05:00Z">
        <w:r w:rsidRPr="00FD3F43">
          <w:rPr>
            <w:rFonts w:ascii="Times New Roman" w:hAnsi="Times New Roman" w:cs="Times New Roman"/>
            <w:sz w:val="32"/>
            <w:szCs w:val="32"/>
          </w:rPr>
          <w:delText>Has a minimum cumulative unweighted GPA of 3.0 on a 4.0 scale</w:delText>
        </w:r>
      </w:del>
    </w:p>
    <w:p w14:paraId="406A2A34" w14:textId="1B75BEEA" w:rsidR="00780A6E" w:rsidRPr="009D054C" w:rsidRDefault="00EC4176" w:rsidP="00C32352">
      <w:pPr>
        <w:pStyle w:val="ListParagraph"/>
        <w:spacing w:after="120" w:line="240" w:lineRule="auto"/>
        <w:ind w:left="284"/>
        <w:jc w:val="center"/>
        <w:rPr>
          <w:ins w:id="18" w:author="Magazyn WSF" w:date="2026-09-25T20:05:00Z" w16du:dateUtc="2026-09-26T00:05:00Z"/>
          <w:sz w:val="20"/>
          <w:lang w:val="en-GB"/>
        </w:rPr>
      </w:pPr>
      <w:del w:id="19" w:author="Magazyn WSF" w:date="2026-09-25T20:05:00Z" w16du:dateUtc="2026-09-26T00:05:00Z">
        <w:r w:rsidRPr="00FD3F43">
          <w:rPr>
            <w:rFonts w:ascii="Times New Roman" w:hAnsi="Times New Roman" w:cs="Times New Roman"/>
            <w:sz w:val="32"/>
            <w:szCs w:val="32"/>
          </w:rPr>
          <w:delText>Is in the final academic</w:delText>
        </w:r>
      </w:del>
      <w:r w:rsidRPr="009D054C">
        <w:rPr>
          <w:sz w:val="20"/>
          <w:lang w:val="en-GB"/>
          <w:rPrChange w:id="20" w:author="Magazyn WSF" w:date="2026-09-25T20:05:00Z" w16du:dateUtc="2026-09-26T00:05:00Z">
            <w:rPr>
              <w:rFonts w:ascii="Times New Roman" w:hAnsi="Times New Roman" w:cs="Times New Roman"/>
              <w:sz w:val="32"/>
              <w:szCs w:val="32"/>
            </w:rPr>
          </w:rPrChange>
        </w:rPr>
        <w:t xml:space="preserve"> </w:t>
      </w:r>
      <w:r>
        <w:rPr>
          <w:sz w:val="20"/>
          <w:lang w:val="en-GB"/>
          <w:rPrChange w:id="21" w:author="Magazyn WSF" w:date="2026-09-25T20:05:00Z" w16du:dateUtc="2026-09-26T00:05:00Z">
            <w:rPr>
              <w:rFonts w:ascii="Times New Roman" w:hAnsi="Times New Roman" w:cs="Times New Roman"/>
              <w:sz w:val="32"/>
              <w:szCs w:val="32"/>
            </w:rPr>
          </w:rPrChange>
        </w:rPr>
        <w:t xml:space="preserve">year of </w:t>
      </w:r>
      <w:ins w:id="22" w:author="Magazyn WSF" w:date="2026-09-25T20:05:00Z" w16du:dateUtc="2026-09-26T00:05:00Z">
        <w:r w:rsidR="00526C73">
          <w:rPr>
            <w:sz w:val="20"/>
            <w:lang w:val="en-GB"/>
          </w:rPr>
          <w:t>studies</w:t>
        </w:r>
        <w:r w:rsidR="00780A6E" w:rsidRPr="009D054C">
          <w:rPr>
            <w:sz w:val="20"/>
            <w:lang w:val="en-GB"/>
          </w:rPr>
          <w:t xml:space="preserve"> / </w:t>
        </w:r>
        <w:r w:rsidR="00526C73">
          <w:rPr>
            <w:sz w:val="20"/>
            <w:lang w:val="en-GB"/>
          </w:rPr>
          <w:t>register No.</w:t>
        </w:r>
        <w:r w:rsidR="00C32352">
          <w:rPr>
            <w:sz w:val="20"/>
            <w:lang w:val="en-GB"/>
          </w:rPr>
          <w:t xml:space="preserve"> / phone number</w:t>
        </w:r>
      </w:ins>
    </w:p>
    <w:p w14:paraId="43E1E754" w14:textId="77777777" w:rsidR="009162A4" w:rsidRPr="009D054C" w:rsidRDefault="009162A4" w:rsidP="009162A4">
      <w:pPr>
        <w:pStyle w:val="ListParagraph"/>
        <w:spacing w:after="120" w:line="240" w:lineRule="auto"/>
        <w:ind w:left="284"/>
        <w:jc w:val="center"/>
        <w:rPr>
          <w:ins w:id="23" w:author="Magazyn WSF" w:date="2026-09-25T20:05:00Z" w16du:dateUtc="2026-09-26T00:05:00Z"/>
          <w:sz w:val="12"/>
          <w:lang w:val="en-GB"/>
        </w:rPr>
      </w:pPr>
    </w:p>
    <w:p w14:paraId="320FAD49" w14:textId="77777777" w:rsidR="00EC4176" w:rsidRDefault="00526C73" w:rsidP="009162A4">
      <w:pPr>
        <w:pStyle w:val="ListParagraph"/>
        <w:numPr>
          <w:ilvl w:val="0"/>
          <w:numId w:val="2"/>
        </w:numPr>
        <w:spacing w:before="120" w:after="0" w:line="240" w:lineRule="auto"/>
        <w:ind w:left="284" w:hanging="284"/>
        <w:jc w:val="both"/>
        <w:rPr>
          <w:lang w:val="en-GB"/>
          <w:rPrChange w:id="24" w:author="Magazyn WSF" w:date="2026-09-25T20:05:00Z" w16du:dateUtc="2026-09-26T00:05:00Z">
            <w:rPr>
              <w:rFonts w:ascii="Times New Roman" w:hAnsi="Times New Roman" w:cs="Times New Roman"/>
              <w:sz w:val="32"/>
              <w:szCs w:val="32"/>
            </w:rPr>
          </w:rPrChange>
        </w:rPr>
        <w:pPrChange w:id="25" w:author="Magazyn WSF" w:date="2026-09-25T20:05:00Z" w16du:dateUtc="2026-09-26T00:05:00Z">
          <w:pPr>
            <w:numPr>
              <w:numId w:val="1"/>
            </w:numPr>
            <w:tabs>
              <w:tab w:val="num" w:pos="720"/>
            </w:tabs>
            <w:ind w:left="720" w:hanging="360"/>
          </w:pPr>
        </w:pPrChange>
      </w:pPr>
      <w:ins w:id="26" w:author="Magazyn WSF" w:date="2026-09-25T20:05:00Z" w16du:dateUtc="2026-09-26T00:05:00Z">
        <w:r>
          <w:rPr>
            <w:lang w:val="en-GB"/>
          </w:rPr>
          <w:t>First name</w:t>
        </w:r>
      </w:ins>
      <w:del w:id="27" w:author="Magazyn WSF" w:date="2026-09-25T20:05:00Z" w16du:dateUtc="2026-09-26T00:05:00Z">
        <w:r w:rsidR="00EC4176" w:rsidRPr="00FD3F43">
          <w:rPr>
            <w:rFonts w:ascii="Times New Roman" w:hAnsi="Times New Roman" w:cs="Times New Roman"/>
            <w:sz w:val="32"/>
            <w:szCs w:val="32"/>
          </w:rPr>
          <w:delText>her secondary education</w:delText>
        </w:r>
      </w:del>
      <w:r w:rsidR="00EC4176">
        <w:rPr>
          <w:lang w:val="en-GB"/>
          <w:rPrChange w:id="28" w:author="Magazyn WSF" w:date="2026-09-25T20:05:00Z" w16du:dateUtc="2026-09-26T00:05:00Z">
            <w:rPr>
              <w:rFonts w:ascii="Times New Roman" w:hAnsi="Times New Roman" w:cs="Times New Roman"/>
              <w:sz w:val="32"/>
              <w:szCs w:val="32"/>
            </w:rPr>
          </w:rPrChange>
        </w:rPr>
        <w:t xml:space="preserve"> and </w:t>
      </w:r>
      <w:ins w:id="29" w:author="Magazyn WSF" w:date="2026-09-25T20:05:00Z" w16du:dateUtc="2026-09-26T00:05:00Z">
        <w:r>
          <w:rPr>
            <w:lang w:val="en-GB"/>
          </w:rPr>
          <w:t>surname</w:t>
        </w:r>
      </w:ins>
      <w:del w:id="30" w:author="Magazyn WSF" w:date="2026-09-25T20:05:00Z" w16du:dateUtc="2026-09-26T00:05:00Z">
        <w:r w:rsidR="00EC4176" w:rsidRPr="00FD3F43">
          <w:rPr>
            <w:rFonts w:ascii="Times New Roman" w:hAnsi="Times New Roman" w:cs="Times New Roman"/>
            <w:sz w:val="32"/>
            <w:szCs w:val="32"/>
          </w:rPr>
          <w:delText>is 20 years</w:delText>
        </w:r>
      </w:del>
      <w:r w:rsidR="00EC4176">
        <w:rPr>
          <w:lang w:val="en-GB"/>
          <w:rPrChange w:id="31" w:author="Magazyn WSF" w:date="2026-09-25T20:05:00Z" w16du:dateUtc="2026-09-26T00:05:00Z">
            <w:rPr>
              <w:rFonts w:ascii="Times New Roman" w:hAnsi="Times New Roman" w:cs="Times New Roman"/>
              <w:sz w:val="32"/>
              <w:szCs w:val="32"/>
            </w:rPr>
          </w:rPrChange>
        </w:rPr>
        <w:t xml:space="preserve"> of </w:t>
      </w:r>
      <w:ins w:id="32" w:author="Magazyn WSF" w:date="2026-09-25T20:05:00Z" w16du:dateUtc="2026-09-26T00:05:00Z">
        <w:r>
          <w:rPr>
            <w:lang w:val="en-GB"/>
          </w:rPr>
          <w:t xml:space="preserve">an artistic supervisor </w:t>
        </w:r>
        <w:r w:rsidR="00B26FFD" w:rsidRPr="00B26FFD">
          <w:rPr>
            <w:lang w:val="en-GB"/>
          </w:rPr>
          <w:t xml:space="preserve">and </w:t>
        </w:r>
      </w:ins>
      <w:del w:id="33" w:author="Magazyn WSF" w:date="2026-09-25T20:05:00Z" w16du:dateUtc="2026-09-26T00:05:00Z">
        <w:r w:rsidR="00EC4176" w:rsidRPr="00FD3F43">
          <w:rPr>
            <w:rFonts w:ascii="Times New Roman" w:hAnsi="Times New Roman" w:cs="Times New Roman"/>
            <w:sz w:val="32"/>
            <w:szCs w:val="32"/>
          </w:rPr>
          <w:delText xml:space="preserve">age or under at </w:delText>
        </w:r>
      </w:del>
      <w:r w:rsidR="00EC4176" w:rsidRPr="00B26FFD">
        <w:rPr>
          <w:lang w:val="en-GB"/>
          <w:rPrChange w:id="34" w:author="Magazyn WSF" w:date="2026-09-25T20:05:00Z" w16du:dateUtc="2026-09-26T00:05:00Z">
            <w:rPr>
              <w:rFonts w:ascii="Times New Roman" w:hAnsi="Times New Roman" w:cs="Times New Roman"/>
              <w:sz w:val="32"/>
              <w:szCs w:val="32"/>
            </w:rPr>
          </w:rPrChange>
        </w:rPr>
        <w:t xml:space="preserve">the </w:t>
      </w:r>
      <w:ins w:id="35" w:author="Magazyn WSF" w:date="2026-09-25T20:05:00Z" w16du:dateUtc="2026-09-26T00:05:00Z">
        <w:r w:rsidR="00B26FFD" w:rsidRPr="00B26FFD">
          <w:rPr>
            <w:lang w:val="en-GB"/>
          </w:rPr>
          <w:t>name</w:t>
        </w:r>
      </w:ins>
      <w:del w:id="36" w:author="Magazyn WSF" w:date="2026-09-25T20:05:00Z" w16du:dateUtc="2026-09-26T00:05:00Z">
        <w:r w:rsidR="00EC4176" w:rsidRPr="00FD3F43">
          <w:rPr>
            <w:rFonts w:ascii="Times New Roman" w:hAnsi="Times New Roman" w:cs="Times New Roman"/>
            <w:sz w:val="32"/>
            <w:szCs w:val="32"/>
          </w:rPr>
          <w:delText>end</w:delText>
        </w:r>
      </w:del>
      <w:r w:rsidR="00EC4176" w:rsidRPr="00B26FFD">
        <w:rPr>
          <w:lang w:val="en-GB"/>
          <w:rPrChange w:id="37" w:author="Magazyn WSF" w:date="2026-09-25T20:05:00Z" w16du:dateUtc="2026-09-26T00:05:00Z">
            <w:rPr>
              <w:rFonts w:ascii="Times New Roman" w:hAnsi="Times New Roman" w:cs="Times New Roman"/>
              <w:sz w:val="32"/>
              <w:szCs w:val="32"/>
            </w:rPr>
          </w:rPrChange>
        </w:rPr>
        <w:t xml:space="preserve"> of the </w:t>
      </w:r>
      <w:ins w:id="38" w:author="Magazyn WSF" w:date="2026-09-25T20:05:00Z" w16du:dateUtc="2026-09-26T00:05:00Z">
        <w:r w:rsidR="00B26FFD" w:rsidRPr="00B26FFD">
          <w:rPr>
            <w:lang w:val="en-GB"/>
          </w:rPr>
          <w:t>exercise / Etudes</w:t>
        </w:r>
        <w:r w:rsidR="009F4EA7">
          <w:rPr>
            <w:lang w:val="en-GB"/>
          </w:rPr>
          <w:t xml:space="preserve"> </w:t>
        </w:r>
      </w:ins>
      <w:del w:id="39" w:author="Magazyn WSF" w:date="2026-09-25T20:05:00Z" w16du:dateUtc="2026-09-26T00:05:00Z">
        <w:r w:rsidR="00EC4176" w:rsidRPr="00FD3F43">
          <w:rPr>
            <w:rFonts w:ascii="Times New Roman" w:hAnsi="Times New Roman" w:cs="Times New Roman"/>
            <w:sz w:val="32"/>
            <w:szCs w:val="32"/>
          </w:rPr>
          <w:delText>calendar year</w:delText>
        </w:r>
      </w:del>
    </w:p>
    <w:p w14:paraId="4C746492" w14:textId="3FABCB00" w:rsidR="00780A6E" w:rsidRPr="009D054C" w:rsidRDefault="009F4EA7" w:rsidP="009F4EA7">
      <w:pPr>
        <w:pStyle w:val="ListParagraph"/>
        <w:spacing w:before="120" w:after="0" w:line="240" w:lineRule="auto"/>
        <w:ind w:left="284"/>
        <w:jc w:val="both"/>
        <w:rPr>
          <w:ins w:id="40" w:author="Magazyn WSF" w:date="2026-09-25T20:05:00Z" w16du:dateUtc="2026-09-26T00:05:00Z"/>
          <w:lang w:val="en-GB"/>
        </w:rPr>
      </w:pPr>
      <w:ins w:id="41" w:author="Magazyn WSF" w:date="2026-09-25T20:05:00Z" w16du:dateUtc="2026-09-26T00:05:00Z">
        <w:r w:rsidRPr="009F4EA7">
          <w:rPr>
            <w:lang w:val="en-GB"/>
          </w:rPr>
          <w:t>for which equipment is needed</w:t>
        </w:r>
        <w:r w:rsidR="00B26FFD">
          <w:rPr>
            <w:lang w:val="en-GB"/>
          </w:rPr>
          <w:t>:</w:t>
        </w:r>
        <w:r w:rsidR="00780A6E" w:rsidRPr="009D054C">
          <w:rPr>
            <w:lang w:val="en-GB"/>
          </w:rPr>
          <w:t xml:space="preserve"> </w:t>
        </w:r>
      </w:ins>
    </w:p>
    <w:p w14:paraId="284313D3" w14:textId="77777777" w:rsidR="00780A6E" w:rsidRPr="009D054C" w:rsidRDefault="00780A6E" w:rsidP="00780A6E">
      <w:pPr>
        <w:pStyle w:val="ListParagraph"/>
        <w:spacing w:after="0" w:line="240" w:lineRule="auto"/>
        <w:ind w:left="284"/>
        <w:jc w:val="both"/>
        <w:rPr>
          <w:ins w:id="42" w:author="Magazyn WSF" w:date="2026-09-25T20:05:00Z" w16du:dateUtc="2026-09-26T00:05:00Z"/>
          <w:lang w:val="en-GB"/>
        </w:rPr>
      </w:pPr>
    </w:p>
    <w:p w14:paraId="305C56E0" w14:textId="3D359590" w:rsidR="00780A6E" w:rsidRPr="009D054C" w:rsidRDefault="00780A6E" w:rsidP="00780A6E">
      <w:pPr>
        <w:pStyle w:val="ListParagraph"/>
        <w:spacing w:before="240" w:after="0" w:line="240" w:lineRule="auto"/>
        <w:ind w:left="284"/>
        <w:jc w:val="both"/>
        <w:rPr>
          <w:ins w:id="43" w:author="Magazyn WSF" w:date="2026-09-25T20:05:00Z" w16du:dateUtc="2026-09-26T00:05:00Z"/>
          <w:lang w:val="en-GB"/>
        </w:rPr>
      </w:pPr>
      <w:ins w:id="44" w:author="Magazyn WSF" w:date="2026-09-25T20:05:00Z" w16du:dateUtc="2026-09-26T00:05:00Z">
        <w:r w:rsidRPr="009D054C">
          <w:rPr>
            <w:lang w:val="en-GB"/>
          </w:rPr>
          <w:t>…………………………………………………………………………………………………………………………………………</w:t>
        </w:r>
        <w:r w:rsidR="009162A4" w:rsidRPr="009D054C">
          <w:rPr>
            <w:lang w:val="en-GB"/>
          </w:rPr>
          <w:t>……</w:t>
        </w:r>
      </w:ins>
    </w:p>
    <w:p w14:paraId="617DA551" w14:textId="77777777" w:rsidR="00780A6E" w:rsidRPr="009D054C" w:rsidRDefault="00780A6E" w:rsidP="00780A6E">
      <w:pPr>
        <w:pStyle w:val="ListParagraph"/>
        <w:spacing w:after="0" w:line="240" w:lineRule="auto"/>
        <w:ind w:left="284"/>
        <w:jc w:val="both"/>
        <w:rPr>
          <w:ins w:id="45" w:author="Magazyn WSF" w:date="2026-09-25T20:05:00Z" w16du:dateUtc="2026-09-26T00:05:00Z"/>
          <w:lang w:val="en-GB"/>
        </w:rPr>
      </w:pPr>
    </w:p>
    <w:p w14:paraId="1F6BA9D2" w14:textId="77777777" w:rsidR="00B80E7F" w:rsidRDefault="00526C73" w:rsidP="00780A6E">
      <w:pPr>
        <w:pStyle w:val="ListParagraph"/>
        <w:numPr>
          <w:ilvl w:val="0"/>
          <w:numId w:val="2"/>
        </w:numPr>
        <w:spacing w:line="480" w:lineRule="auto"/>
        <w:ind w:left="284" w:hanging="284"/>
        <w:rPr>
          <w:ins w:id="46" w:author="Magazyn WSF" w:date="2026-09-25T20:05:00Z" w16du:dateUtc="2026-09-26T00:05:00Z"/>
          <w:lang w:val="en-GB"/>
        </w:rPr>
      </w:pPr>
      <w:ins w:id="47" w:author="Magazyn WSF" w:date="2026-09-25T20:05:00Z" w16du:dateUtc="2026-09-26T00:05:00Z">
        <w:r>
          <w:rPr>
            <w:lang w:val="en-GB"/>
          </w:rPr>
          <w:t>Date of order placement</w:t>
        </w:r>
      </w:ins>
    </w:p>
    <w:p w14:paraId="2C3BFB61" w14:textId="55B1A019" w:rsidR="00780A6E" w:rsidRPr="009D054C" w:rsidRDefault="00780A6E" w:rsidP="00B80E7F">
      <w:pPr>
        <w:pStyle w:val="ListParagraph"/>
        <w:spacing w:line="480" w:lineRule="auto"/>
        <w:ind w:left="284"/>
        <w:rPr>
          <w:ins w:id="48" w:author="Magazyn WSF" w:date="2026-09-25T20:05:00Z" w16du:dateUtc="2026-09-26T00:05:00Z"/>
          <w:lang w:val="en-GB"/>
        </w:rPr>
      </w:pPr>
      <w:ins w:id="49" w:author="Magazyn WSF" w:date="2026-09-25T20:05:00Z" w16du:dateUtc="2026-09-26T00:05:00Z">
        <w:r w:rsidRPr="009D054C">
          <w:rPr>
            <w:lang w:val="en-GB"/>
          </w:rPr>
          <w:t xml:space="preserve"> …………………………………………………………………………</w:t>
        </w:r>
      </w:ins>
    </w:p>
    <w:p w14:paraId="142781BF" w14:textId="65D16E7D" w:rsidR="00780A6E" w:rsidRPr="009D054C" w:rsidRDefault="00526C73" w:rsidP="00780A6E">
      <w:pPr>
        <w:pStyle w:val="ListParagraph"/>
        <w:numPr>
          <w:ilvl w:val="0"/>
          <w:numId w:val="2"/>
        </w:numPr>
        <w:spacing w:line="480" w:lineRule="auto"/>
        <w:ind w:left="284" w:hanging="284"/>
        <w:rPr>
          <w:ins w:id="50" w:author="Magazyn WSF" w:date="2026-09-25T20:05:00Z" w16du:dateUtc="2026-09-26T00:05:00Z"/>
          <w:lang w:val="en-GB"/>
        </w:rPr>
      </w:pPr>
      <w:ins w:id="51" w:author="Magazyn WSF" w:date="2026-09-25T20:05:00Z" w16du:dateUtc="2026-09-26T00:05:00Z">
        <w:r>
          <w:rPr>
            <w:lang w:val="en-GB"/>
          </w:rPr>
          <w:t xml:space="preserve">Suggested date of equipment pickup from the School’s </w:t>
        </w:r>
        <w:r w:rsidR="005229AA">
          <w:rPr>
            <w:lang w:val="en-GB"/>
          </w:rPr>
          <w:t xml:space="preserve">Storage </w:t>
        </w:r>
        <w:r w:rsidR="00780A6E" w:rsidRPr="009D054C">
          <w:rPr>
            <w:lang w:val="en-GB"/>
          </w:rPr>
          <w:t>………………………………………………………</w:t>
        </w:r>
        <w:r w:rsidR="009162A4" w:rsidRPr="009D054C">
          <w:rPr>
            <w:lang w:val="en-GB"/>
          </w:rPr>
          <w:t>…………………</w:t>
        </w:r>
        <w:r w:rsidR="00780A6E" w:rsidRPr="009D054C">
          <w:rPr>
            <w:lang w:val="en-GB"/>
          </w:rPr>
          <w:t>….…</w:t>
        </w:r>
      </w:ins>
    </w:p>
    <w:p w14:paraId="37277D08" w14:textId="77777777" w:rsidR="005229AA" w:rsidRDefault="00780A6E" w:rsidP="00780A6E">
      <w:pPr>
        <w:pStyle w:val="ListParagraph"/>
        <w:numPr>
          <w:ilvl w:val="0"/>
          <w:numId w:val="2"/>
        </w:numPr>
        <w:spacing w:line="480" w:lineRule="auto"/>
        <w:ind w:left="284" w:hanging="284"/>
        <w:rPr>
          <w:ins w:id="52" w:author="Magazyn WSF" w:date="2026-09-25T20:05:00Z" w16du:dateUtc="2026-09-26T00:05:00Z"/>
          <w:lang w:val="en-GB"/>
        </w:rPr>
      </w:pPr>
      <w:ins w:id="53" w:author="Magazyn WSF" w:date="2026-09-25T20:05:00Z" w16du:dateUtc="2026-09-26T00:05:00Z">
        <w:r w:rsidRPr="009D054C">
          <w:rPr>
            <w:lang w:val="en-GB"/>
          </w:rPr>
          <w:t>D</w:t>
        </w:r>
        <w:r w:rsidR="00526C73">
          <w:rPr>
            <w:lang w:val="en-GB"/>
          </w:rPr>
          <w:t xml:space="preserve">eclared date of equipment return to the School’s </w:t>
        </w:r>
        <w:r w:rsidR="005229AA">
          <w:rPr>
            <w:lang w:val="en-GB"/>
          </w:rPr>
          <w:t>Storage</w:t>
        </w:r>
      </w:ins>
    </w:p>
    <w:p w14:paraId="4AA93721" w14:textId="493CA8E0" w:rsidR="00780A6E" w:rsidRPr="009D054C" w:rsidRDefault="00780A6E" w:rsidP="005229AA">
      <w:pPr>
        <w:pStyle w:val="ListParagraph"/>
        <w:spacing w:line="480" w:lineRule="auto"/>
        <w:ind w:left="284"/>
        <w:rPr>
          <w:ins w:id="54" w:author="Magazyn WSF" w:date="2026-09-25T20:05:00Z" w16du:dateUtc="2026-09-26T00:05:00Z"/>
          <w:lang w:val="en-GB"/>
        </w:rPr>
      </w:pPr>
      <w:ins w:id="55" w:author="Magazyn WSF" w:date="2026-09-25T20:05:00Z" w16du:dateUtc="2026-09-26T00:05:00Z">
        <w:r w:rsidRPr="009D054C">
          <w:rPr>
            <w:lang w:val="en-GB"/>
          </w:rPr>
          <w:t>……………………………………..…………</w:t>
        </w:r>
        <w:r w:rsidR="009162A4" w:rsidRPr="009D054C">
          <w:rPr>
            <w:lang w:val="en-GB"/>
          </w:rPr>
          <w:t>…………………</w:t>
        </w:r>
        <w:r w:rsidRPr="009D054C">
          <w:rPr>
            <w:lang w:val="en-GB"/>
          </w:rPr>
          <w:t>……………</w:t>
        </w:r>
      </w:ins>
    </w:p>
    <w:p w14:paraId="58B4D669" w14:textId="7638A9D7" w:rsidR="00780A6E" w:rsidRPr="009D054C" w:rsidRDefault="00526C73" w:rsidP="00780A6E">
      <w:pPr>
        <w:pStyle w:val="ListParagraph"/>
        <w:numPr>
          <w:ilvl w:val="0"/>
          <w:numId w:val="2"/>
        </w:numPr>
        <w:ind w:left="284" w:hanging="284"/>
        <w:rPr>
          <w:ins w:id="56" w:author="Magazyn WSF" w:date="2026-09-25T20:05:00Z" w16du:dateUtc="2026-09-26T00:05:00Z"/>
          <w:lang w:val="en-GB"/>
        </w:rPr>
      </w:pPr>
      <w:ins w:id="57" w:author="Magazyn WSF" w:date="2026-09-25T20:05:00Z" w16du:dateUtc="2026-09-26T00:05:00Z">
        <w:r>
          <w:rPr>
            <w:lang w:val="en-GB"/>
          </w:rPr>
          <w:t>Description of ordered equipment</w:t>
        </w:r>
        <w:r w:rsidR="00780A6E" w:rsidRPr="009D054C">
          <w:rPr>
            <w:lang w:val="en-GB"/>
          </w:rPr>
          <w:t>:</w:t>
        </w:r>
      </w:ins>
    </w:p>
    <w:p w14:paraId="2C9269CA" w14:textId="77777777" w:rsidR="00780A6E" w:rsidRPr="009D054C" w:rsidRDefault="00780A6E" w:rsidP="00780A6E">
      <w:pPr>
        <w:pStyle w:val="ListParagraph"/>
        <w:ind w:left="284"/>
        <w:rPr>
          <w:ins w:id="58" w:author="Magazyn WSF" w:date="2026-09-25T20:05:00Z" w16du:dateUtc="2026-09-26T00:05:00Z"/>
          <w:lang w:val="en-GB"/>
        </w:rPr>
      </w:pPr>
    </w:p>
    <w:tbl>
      <w:tblPr>
        <w:tblStyle w:val="TableGrid"/>
        <w:tblW w:w="0" w:type="auto"/>
        <w:tblLook w:val="04A0" w:firstRow="1" w:lastRow="0" w:firstColumn="1" w:lastColumn="0" w:noHBand="0" w:noVBand="1"/>
      </w:tblPr>
      <w:tblGrid>
        <w:gridCol w:w="658"/>
        <w:gridCol w:w="4400"/>
        <w:gridCol w:w="1033"/>
        <w:gridCol w:w="3821"/>
      </w:tblGrid>
      <w:tr w:rsidR="009162A4" w:rsidRPr="009D054C" w14:paraId="44DC68CD" w14:textId="77777777" w:rsidTr="00434748">
        <w:trPr>
          <w:trHeight w:val="284"/>
          <w:ins w:id="59" w:author="Magazyn WSF" w:date="2026-09-25T20:05:00Z" w16du:dateUtc="2026-09-26T00:05:00Z"/>
        </w:trPr>
        <w:tc>
          <w:tcPr>
            <w:tcW w:w="658" w:type="dxa"/>
          </w:tcPr>
          <w:p w14:paraId="07F13697" w14:textId="291BEC4A" w:rsidR="009162A4" w:rsidRPr="009D054C" w:rsidRDefault="00526C73" w:rsidP="00780A6E">
            <w:pPr>
              <w:pStyle w:val="ListParagraph"/>
              <w:ind w:left="0"/>
              <w:jc w:val="center"/>
              <w:rPr>
                <w:ins w:id="60" w:author="Magazyn WSF" w:date="2026-09-25T20:05:00Z" w16du:dateUtc="2026-09-26T00:05:00Z"/>
                <w:b/>
                <w:lang w:val="en-GB"/>
              </w:rPr>
            </w:pPr>
            <w:ins w:id="61" w:author="Magazyn WSF" w:date="2026-09-25T20:05:00Z" w16du:dateUtc="2026-09-26T00:05:00Z">
              <w:r>
                <w:rPr>
                  <w:b/>
                  <w:lang w:val="en-GB"/>
                </w:rPr>
                <w:t>No.</w:t>
              </w:r>
            </w:ins>
          </w:p>
        </w:tc>
        <w:tc>
          <w:tcPr>
            <w:tcW w:w="4400" w:type="dxa"/>
          </w:tcPr>
          <w:p w14:paraId="4BC7E7EA" w14:textId="2BE246F4" w:rsidR="009162A4" w:rsidRPr="009D054C" w:rsidRDefault="00526C73" w:rsidP="00780A6E">
            <w:pPr>
              <w:pStyle w:val="ListParagraph"/>
              <w:ind w:left="0"/>
              <w:jc w:val="center"/>
              <w:rPr>
                <w:ins w:id="62" w:author="Magazyn WSF" w:date="2026-09-25T20:05:00Z" w16du:dateUtc="2026-09-26T00:05:00Z"/>
                <w:b/>
                <w:lang w:val="en-GB"/>
              </w:rPr>
            </w:pPr>
            <w:ins w:id="63" w:author="Magazyn WSF" w:date="2026-09-25T20:05:00Z" w16du:dateUtc="2026-09-26T00:05:00Z">
              <w:r>
                <w:rPr>
                  <w:b/>
                  <w:lang w:val="en-GB"/>
                </w:rPr>
                <w:t>name</w:t>
              </w:r>
              <w:r w:rsidR="009162A4" w:rsidRPr="009D054C">
                <w:rPr>
                  <w:b/>
                  <w:lang w:val="en-GB"/>
                </w:rPr>
                <w:t xml:space="preserve"> / spec</w:t>
              </w:r>
              <w:r>
                <w:rPr>
                  <w:b/>
                  <w:lang w:val="en-GB"/>
                </w:rPr>
                <w:t>s</w:t>
              </w:r>
            </w:ins>
          </w:p>
        </w:tc>
        <w:tc>
          <w:tcPr>
            <w:tcW w:w="1033" w:type="dxa"/>
          </w:tcPr>
          <w:p w14:paraId="4F18EA87" w14:textId="773B4166" w:rsidR="009162A4" w:rsidRPr="009D054C" w:rsidRDefault="00526C73" w:rsidP="00780A6E">
            <w:pPr>
              <w:pStyle w:val="ListParagraph"/>
              <w:ind w:left="0"/>
              <w:jc w:val="center"/>
              <w:rPr>
                <w:ins w:id="64" w:author="Magazyn WSF" w:date="2026-09-25T20:05:00Z" w16du:dateUtc="2026-09-26T00:05:00Z"/>
                <w:b/>
                <w:lang w:val="en-GB"/>
              </w:rPr>
            </w:pPr>
            <w:ins w:id="65" w:author="Magazyn WSF" w:date="2026-09-25T20:05:00Z" w16du:dateUtc="2026-09-26T00:05:00Z">
              <w:r>
                <w:rPr>
                  <w:b/>
                  <w:lang w:val="en-GB"/>
                </w:rPr>
                <w:t>Number of items</w:t>
              </w:r>
            </w:ins>
          </w:p>
        </w:tc>
        <w:tc>
          <w:tcPr>
            <w:tcW w:w="3821" w:type="dxa"/>
          </w:tcPr>
          <w:p w14:paraId="09EA13D0" w14:textId="2CFE9302" w:rsidR="009162A4" w:rsidRPr="009D054C" w:rsidRDefault="00526C73" w:rsidP="00780A6E">
            <w:pPr>
              <w:pStyle w:val="ListParagraph"/>
              <w:ind w:left="0"/>
              <w:jc w:val="center"/>
              <w:rPr>
                <w:ins w:id="66" w:author="Magazyn WSF" w:date="2026-09-25T20:05:00Z" w16du:dateUtc="2026-09-26T00:05:00Z"/>
                <w:b/>
                <w:lang w:val="en-GB"/>
              </w:rPr>
            </w:pPr>
            <w:ins w:id="67" w:author="Magazyn WSF" w:date="2026-09-25T20:05:00Z" w16du:dateUtc="2026-09-26T00:05:00Z">
              <w:r>
                <w:rPr>
                  <w:b/>
                  <w:lang w:val="en-GB"/>
                </w:rPr>
                <w:t>Equipment’s condition upon return</w:t>
              </w:r>
            </w:ins>
          </w:p>
          <w:p w14:paraId="7406D313" w14:textId="60601188" w:rsidR="009162A4" w:rsidRPr="009D054C" w:rsidRDefault="009162A4" w:rsidP="00780A6E">
            <w:pPr>
              <w:pStyle w:val="ListParagraph"/>
              <w:ind w:left="0"/>
              <w:jc w:val="center"/>
              <w:rPr>
                <w:ins w:id="68" w:author="Magazyn WSF" w:date="2026-09-25T20:05:00Z" w16du:dateUtc="2026-09-26T00:05:00Z"/>
                <w:b/>
                <w:lang w:val="en-GB"/>
              </w:rPr>
            </w:pPr>
            <w:ins w:id="69" w:author="Magazyn WSF" w:date="2026-09-25T20:05:00Z" w16du:dateUtc="2026-09-26T00:05:00Z">
              <w:r w:rsidRPr="009D054C">
                <w:rPr>
                  <w:b/>
                  <w:lang w:val="en-GB"/>
                </w:rPr>
                <w:t>(</w:t>
              </w:r>
              <w:r w:rsidR="00526C73">
                <w:rPr>
                  <w:b/>
                  <w:lang w:val="en-GB"/>
                </w:rPr>
                <w:t>to be completed by the School’s employee</w:t>
              </w:r>
              <w:r w:rsidRPr="009D054C">
                <w:rPr>
                  <w:b/>
                  <w:lang w:val="en-GB"/>
                </w:rPr>
                <w:t>)</w:t>
              </w:r>
            </w:ins>
          </w:p>
        </w:tc>
      </w:tr>
      <w:tr w:rsidR="009162A4" w:rsidRPr="009D054C" w14:paraId="04B11A1A" w14:textId="77777777" w:rsidTr="00434748">
        <w:trPr>
          <w:trHeight w:val="284"/>
          <w:ins w:id="70" w:author="Magazyn WSF" w:date="2026-09-25T20:05:00Z" w16du:dateUtc="2026-09-26T00:05:00Z"/>
        </w:trPr>
        <w:tc>
          <w:tcPr>
            <w:tcW w:w="658" w:type="dxa"/>
          </w:tcPr>
          <w:p w14:paraId="56AD65B3" w14:textId="77777777" w:rsidR="009162A4" w:rsidRPr="009D054C" w:rsidRDefault="00434748" w:rsidP="00434748">
            <w:pPr>
              <w:pStyle w:val="ListParagraph"/>
              <w:ind w:left="0"/>
              <w:jc w:val="center"/>
              <w:rPr>
                <w:ins w:id="71" w:author="Magazyn WSF" w:date="2026-09-25T20:05:00Z" w16du:dateUtc="2026-09-26T00:05:00Z"/>
                <w:lang w:val="en-GB"/>
              </w:rPr>
            </w:pPr>
            <w:ins w:id="72" w:author="Magazyn WSF" w:date="2026-09-25T20:05:00Z" w16du:dateUtc="2026-09-26T00:05:00Z">
              <w:r w:rsidRPr="009D054C">
                <w:rPr>
                  <w:lang w:val="en-GB"/>
                </w:rPr>
                <w:t>1</w:t>
              </w:r>
            </w:ins>
          </w:p>
        </w:tc>
        <w:tc>
          <w:tcPr>
            <w:tcW w:w="4400" w:type="dxa"/>
          </w:tcPr>
          <w:p w14:paraId="55236D13" w14:textId="77777777" w:rsidR="009162A4" w:rsidRPr="009D054C" w:rsidRDefault="009162A4" w:rsidP="00780A6E">
            <w:pPr>
              <w:pStyle w:val="ListParagraph"/>
              <w:ind w:left="0"/>
              <w:rPr>
                <w:ins w:id="73" w:author="Magazyn WSF" w:date="2026-09-25T20:05:00Z" w16du:dateUtc="2026-09-26T00:05:00Z"/>
                <w:lang w:val="en-GB"/>
              </w:rPr>
            </w:pPr>
          </w:p>
        </w:tc>
        <w:tc>
          <w:tcPr>
            <w:tcW w:w="1033" w:type="dxa"/>
          </w:tcPr>
          <w:p w14:paraId="4B1C6511" w14:textId="77777777" w:rsidR="009162A4" w:rsidRPr="009D054C" w:rsidRDefault="009162A4" w:rsidP="00780A6E">
            <w:pPr>
              <w:pStyle w:val="ListParagraph"/>
              <w:ind w:left="0"/>
              <w:rPr>
                <w:ins w:id="74" w:author="Magazyn WSF" w:date="2026-09-25T20:05:00Z" w16du:dateUtc="2026-09-26T00:05:00Z"/>
                <w:lang w:val="en-GB"/>
              </w:rPr>
            </w:pPr>
          </w:p>
        </w:tc>
        <w:tc>
          <w:tcPr>
            <w:tcW w:w="3821" w:type="dxa"/>
          </w:tcPr>
          <w:p w14:paraId="1B5E1DFC" w14:textId="77777777" w:rsidR="009162A4" w:rsidRPr="009D054C" w:rsidRDefault="009162A4" w:rsidP="00780A6E">
            <w:pPr>
              <w:pStyle w:val="ListParagraph"/>
              <w:ind w:left="0"/>
              <w:rPr>
                <w:ins w:id="75" w:author="Magazyn WSF" w:date="2026-09-25T20:05:00Z" w16du:dateUtc="2026-09-26T00:05:00Z"/>
                <w:lang w:val="en-GB"/>
              </w:rPr>
            </w:pPr>
          </w:p>
        </w:tc>
      </w:tr>
      <w:tr w:rsidR="009162A4" w:rsidRPr="009D054C" w14:paraId="26545614" w14:textId="77777777" w:rsidTr="00434748">
        <w:trPr>
          <w:trHeight w:val="284"/>
          <w:ins w:id="76" w:author="Magazyn WSF" w:date="2026-09-25T20:05:00Z" w16du:dateUtc="2026-09-26T00:05:00Z"/>
        </w:trPr>
        <w:tc>
          <w:tcPr>
            <w:tcW w:w="658" w:type="dxa"/>
          </w:tcPr>
          <w:p w14:paraId="19430AD9" w14:textId="77777777" w:rsidR="009162A4" w:rsidRPr="009D054C" w:rsidRDefault="00434748" w:rsidP="00434748">
            <w:pPr>
              <w:pStyle w:val="ListParagraph"/>
              <w:ind w:left="0"/>
              <w:jc w:val="center"/>
              <w:rPr>
                <w:ins w:id="77" w:author="Magazyn WSF" w:date="2026-09-25T20:05:00Z" w16du:dateUtc="2026-09-26T00:05:00Z"/>
                <w:lang w:val="en-GB"/>
              </w:rPr>
            </w:pPr>
            <w:ins w:id="78" w:author="Magazyn WSF" w:date="2026-09-25T20:05:00Z" w16du:dateUtc="2026-09-26T00:05:00Z">
              <w:r w:rsidRPr="009D054C">
                <w:rPr>
                  <w:lang w:val="en-GB"/>
                </w:rPr>
                <w:t>2</w:t>
              </w:r>
            </w:ins>
          </w:p>
        </w:tc>
        <w:tc>
          <w:tcPr>
            <w:tcW w:w="4400" w:type="dxa"/>
          </w:tcPr>
          <w:p w14:paraId="3C03F189" w14:textId="77777777" w:rsidR="009162A4" w:rsidRPr="009D054C" w:rsidRDefault="009162A4" w:rsidP="00780A6E">
            <w:pPr>
              <w:pStyle w:val="ListParagraph"/>
              <w:ind w:left="0"/>
              <w:rPr>
                <w:ins w:id="79" w:author="Magazyn WSF" w:date="2026-09-25T20:05:00Z" w16du:dateUtc="2026-09-26T00:05:00Z"/>
                <w:lang w:val="en-GB"/>
              </w:rPr>
            </w:pPr>
          </w:p>
        </w:tc>
        <w:tc>
          <w:tcPr>
            <w:tcW w:w="1033" w:type="dxa"/>
          </w:tcPr>
          <w:p w14:paraId="7E55F247" w14:textId="77777777" w:rsidR="009162A4" w:rsidRPr="009D054C" w:rsidRDefault="009162A4" w:rsidP="00780A6E">
            <w:pPr>
              <w:pStyle w:val="ListParagraph"/>
              <w:ind w:left="0"/>
              <w:rPr>
                <w:ins w:id="80" w:author="Magazyn WSF" w:date="2026-09-25T20:05:00Z" w16du:dateUtc="2026-09-26T00:05:00Z"/>
                <w:lang w:val="en-GB"/>
              </w:rPr>
            </w:pPr>
          </w:p>
        </w:tc>
        <w:tc>
          <w:tcPr>
            <w:tcW w:w="3821" w:type="dxa"/>
          </w:tcPr>
          <w:p w14:paraId="423C8202" w14:textId="77777777" w:rsidR="009162A4" w:rsidRPr="009D054C" w:rsidRDefault="009162A4" w:rsidP="00780A6E">
            <w:pPr>
              <w:pStyle w:val="ListParagraph"/>
              <w:ind w:left="0"/>
              <w:rPr>
                <w:ins w:id="81" w:author="Magazyn WSF" w:date="2026-09-25T20:05:00Z" w16du:dateUtc="2026-09-26T00:05:00Z"/>
                <w:lang w:val="en-GB"/>
              </w:rPr>
            </w:pPr>
          </w:p>
        </w:tc>
      </w:tr>
      <w:tr w:rsidR="009162A4" w:rsidRPr="009D054C" w14:paraId="2C054058" w14:textId="77777777" w:rsidTr="00434748">
        <w:trPr>
          <w:trHeight w:val="284"/>
          <w:ins w:id="82" w:author="Magazyn WSF" w:date="2026-09-25T20:05:00Z" w16du:dateUtc="2026-09-26T00:05:00Z"/>
        </w:trPr>
        <w:tc>
          <w:tcPr>
            <w:tcW w:w="658" w:type="dxa"/>
          </w:tcPr>
          <w:p w14:paraId="0C76FE75" w14:textId="77777777" w:rsidR="009162A4" w:rsidRPr="009D054C" w:rsidRDefault="00434748" w:rsidP="00434748">
            <w:pPr>
              <w:pStyle w:val="ListParagraph"/>
              <w:ind w:left="0"/>
              <w:jc w:val="center"/>
              <w:rPr>
                <w:ins w:id="83" w:author="Magazyn WSF" w:date="2026-09-25T20:05:00Z" w16du:dateUtc="2026-09-26T00:05:00Z"/>
                <w:lang w:val="en-GB"/>
              </w:rPr>
            </w:pPr>
            <w:ins w:id="84" w:author="Magazyn WSF" w:date="2026-09-25T20:05:00Z" w16du:dateUtc="2026-09-26T00:05:00Z">
              <w:r w:rsidRPr="009D054C">
                <w:rPr>
                  <w:lang w:val="en-GB"/>
                </w:rPr>
                <w:t>3</w:t>
              </w:r>
            </w:ins>
          </w:p>
        </w:tc>
        <w:tc>
          <w:tcPr>
            <w:tcW w:w="4400" w:type="dxa"/>
          </w:tcPr>
          <w:p w14:paraId="4C0C8307" w14:textId="77777777" w:rsidR="009162A4" w:rsidRPr="009D054C" w:rsidRDefault="009162A4" w:rsidP="00780A6E">
            <w:pPr>
              <w:pStyle w:val="ListParagraph"/>
              <w:ind w:left="0"/>
              <w:rPr>
                <w:ins w:id="85" w:author="Magazyn WSF" w:date="2026-09-25T20:05:00Z" w16du:dateUtc="2026-09-26T00:05:00Z"/>
                <w:lang w:val="en-GB"/>
              </w:rPr>
            </w:pPr>
          </w:p>
        </w:tc>
        <w:tc>
          <w:tcPr>
            <w:tcW w:w="1033" w:type="dxa"/>
          </w:tcPr>
          <w:p w14:paraId="170B8A0C" w14:textId="77777777" w:rsidR="009162A4" w:rsidRPr="009D054C" w:rsidRDefault="009162A4" w:rsidP="00780A6E">
            <w:pPr>
              <w:pStyle w:val="ListParagraph"/>
              <w:ind w:left="0"/>
              <w:rPr>
                <w:ins w:id="86" w:author="Magazyn WSF" w:date="2026-09-25T20:05:00Z" w16du:dateUtc="2026-09-26T00:05:00Z"/>
                <w:lang w:val="en-GB"/>
              </w:rPr>
            </w:pPr>
          </w:p>
        </w:tc>
        <w:tc>
          <w:tcPr>
            <w:tcW w:w="3821" w:type="dxa"/>
          </w:tcPr>
          <w:p w14:paraId="30BBB46B" w14:textId="77777777" w:rsidR="009162A4" w:rsidRPr="009D054C" w:rsidRDefault="009162A4" w:rsidP="00780A6E">
            <w:pPr>
              <w:pStyle w:val="ListParagraph"/>
              <w:ind w:left="0"/>
              <w:rPr>
                <w:ins w:id="87" w:author="Magazyn WSF" w:date="2026-09-25T20:05:00Z" w16du:dateUtc="2026-09-26T00:05:00Z"/>
                <w:lang w:val="en-GB"/>
              </w:rPr>
            </w:pPr>
          </w:p>
        </w:tc>
      </w:tr>
      <w:tr w:rsidR="009162A4" w:rsidRPr="009D054C" w14:paraId="39EEBC52" w14:textId="77777777" w:rsidTr="00434748">
        <w:trPr>
          <w:trHeight w:val="284"/>
          <w:ins w:id="88" w:author="Magazyn WSF" w:date="2026-09-25T20:05:00Z" w16du:dateUtc="2026-09-26T00:05:00Z"/>
        </w:trPr>
        <w:tc>
          <w:tcPr>
            <w:tcW w:w="658" w:type="dxa"/>
          </w:tcPr>
          <w:p w14:paraId="608230C8" w14:textId="77777777" w:rsidR="009162A4" w:rsidRPr="009D054C" w:rsidRDefault="00434748" w:rsidP="00434748">
            <w:pPr>
              <w:pStyle w:val="ListParagraph"/>
              <w:ind w:left="0"/>
              <w:jc w:val="center"/>
              <w:rPr>
                <w:ins w:id="89" w:author="Magazyn WSF" w:date="2026-09-25T20:05:00Z" w16du:dateUtc="2026-09-26T00:05:00Z"/>
                <w:lang w:val="en-GB"/>
              </w:rPr>
            </w:pPr>
            <w:ins w:id="90" w:author="Magazyn WSF" w:date="2026-09-25T20:05:00Z" w16du:dateUtc="2026-09-26T00:05:00Z">
              <w:r w:rsidRPr="009D054C">
                <w:rPr>
                  <w:lang w:val="en-GB"/>
                </w:rPr>
                <w:t>4</w:t>
              </w:r>
            </w:ins>
          </w:p>
        </w:tc>
        <w:tc>
          <w:tcPr>
            <w:tcW w:w="4400" w:type="dxa"/>
          </w:tcPr>
          <w:p w14:paraId="7D964710" w14:textId="77777777" w:rsidR="009162A4" w:rsidRPr="009D054C" w:rsidRDefault="009162A4" w:rsidP="00780A6E">
            <w:pPr>
              <w:pStyle w:val="ListParagraph"/>
              <w:ind w:left="0"/>
              <w:rPr>
                <w:ins w:id="91" w:author="Magazyn WSF" w:date="2026-09-25T20:05:00Z" w16du:dateUtc="2026-09-26T00:05:00Z"/>
                <w:lang w:val="en-GB"/>
              </w:rPr>
            </w:pPr>
          </w:p>
        </w:tc>
        <w:tc>
          <w:tcPr>
            <w:tcW w:w="1033" w:type="dxa"/>
          </w:tcPr>
          <w:p w14:paraId="09312BEC" w14:textId="77777777" w:rsidR="009162A4" w:rsidRPr="009D054C" w:rsidRDefault="009162A4" w:rsidP="00780A6E">
            <w:pPr>
              <w:pStyle w:val="ListParagraph"/>
              <w:ind w:left="0"/>
              <w:rPr>
                <w:ins w:id="92" w:author="Magazyn WSF" w:date="2026-09-25T20:05:00Z" w16du:dateUtc="2026-09-26T00:05:00Z"/>
                <w:lang w:val="en-GB"/>
              </w:rPr>
            </w:pPr>
          </w:p>
        </w:tc>
        <w:tc>
          <w:tcPr>
            <w:tcW w:w="3821" w:type="dxa"/>
          </w:tcPr>
          <w:p w14:paraId="3E6EC0FF" w14:textId="77777777" w:rsidR="009162A4" w:rsidRPr="009D054C" w:rsidRDefault="009162A4" w:rsidP="00780A6E">
            <w:pPr>
              <w:pStyle w:val="ListParagraph"/>
              <w:ind w:left="0"/>
              <w:rPr>
                <w:ins w:id="93" w:author="Magazyn WSF" w:date="2026-09-25T20:05:00Z" w16du:dateUtc="2026-09-26T00:05:00Z"/>
                <w:lang w:val="en-GB"/>
              </w:rPr>
            </w:pPr>
          </w:p>
        </w:tc>
      </w:tr>
      <w:tr w:rsidR="009162A4" w:rsidRPr="009D054C" w14:paraId="7A04401D" w14:textId="77777777" w:rsidTr="00434748">
        <w:trPr>
          <w:trHeight w:val="284"/>
          <w:ins w:id="94" w:author="Magazyn WSF" w:date="2026-09-25T20:05:00Z" w16du:dateUtc="2026-09-26T00:05:00Z"/>
        </w:trPr>
        <w:tc>
          <w:tcPr>
            <w:tcW w:w="658" w:type="dxa"/>
          </w:tcPr>
          <w:p w14:paraId="16BB6CC9" w14:textId="77777777" w:rsidR="009162A4" w:rsidRPr="009D054C" w:rsidRDefault="00434748" w:rsidP="00434748">
            <w:pPr>
              <w:pStyle w:val="ListParagraph"/>
              <w:ind w:left="0"/>
              <w:jc w:val="center"/>
              <w:rPr>
                <w:ins w:id="95" w:author="Magazyn WSF" w:date="2026-09-25T20:05:00Z" w16du:dateUtc="2026-09-26T00:05:00Z"/>
                <w:lang w:val="en-GB"/>
              </w:rPr>
            </w:pPr>
            <w:ins w:id="96" w:author="Magazyn WSF" w:date="2026-09-25T20:05:00Z" w16du:dateUtc="2026-09-26T00:05:00Z">
              <w:r w:rsidRPr="009D054C">
                <w:rPr>
                  <w:lang w:val="en-GB"/>
                </w:rPr>
                <w:t>5</w:t>
              </w:r>
            </w:ins>
          </w:p>
        </w:tc>
        <w:tc>
          <w:tcPr>
            <w:tcW w:w="4400" w:type="dxa"/>
          </w:tcPr>
          <w:p w14:paraId="2F490A13" w14:textId="77777777" w:rsidR="009162A4" w:rsidRPr="009D054C" w:rsidRDefault="009162A4" w:rsidP="00780A6E">
            <w:pPr>
              <w:pStyle w:val="ListParagraph"/>
              <w:ind w:left="0"/>
              <w:rPr>
                <w:ins w:id="97" w:author="Magazyn WSF" w:date="2026-09-25T20:05:00Z" w16du:dateUtc="2026-09-26T00:05:00Z"/>
                <w:lang w:val="en-GB"/>
              </w:rPr>
            </w:pPr>
          </w:p>
        </w:tc>
        <w:tc>
          <w:tcPr>
            <w:tcW w:w="1033" w:type="dxa"/>
          </w:tcPr>
          <w:p w14:paraId="20145771" w14:textId="77777777" w:rsidR="009162A4" w:rsidRPr="009D054C" w:rsidRDefault="009162A4" w:rsidP="00780A6E">
            <w:pPr>
              <w:pStyle w:val="ListParagraph"/>
              <w:ind w:left="0"/>
              <w:rPr>
                <w:ins w:id="98" w:author="Magazyn WSF" w:date="2026-09-25T20:05:00Z" w16du:dateUtc="2026-09-26T00:05:00Z"/>
                <w:lang w:val="en-GB"/>
              </w:rPr>
            </w:pPr>
          </w:p>
        </w:tc>
        <w:tc>
          <w:tcPr>
            <w:tcW w:w="3821" w:type="dxa"/>
          </w:tcPr>
          <w:p w14:paraId="476B4A0A" w14:textId="77777777" w:rsidR="009162A4" w:rsidRPr="009D054C" w:rsidRDefault="009162A4" w:rsidP="00780A6E">
            <w:pPr>
              <w:pStyle w:val="ListParagraph"/>
              <w:ind w:left="0"/>
              <w:rPr>
                <w:ins w:id="99" w:author="Magazyn WSF" w:date="2026-09-25T20:05:00Z" w16du:dateUtc="2026-09-26T00:05:00Z"/>
                <w:lang w:val="en-GB"/>
              </w:rPr>
            </w:pPr>
          </w:p>
        </w:tc>
      </w:tr>
      <w:tr w:rsidR="00434748" w:rsidRPr="009D054C" w14:paraId="1CF6143A" w14:textId="77777777" w:rsidTr="00434748">
        <w:trPr>
          <w:trHeight w:val="284"/>
          <w:ins w:id="100" w:author="Magazyn WSF" w:date="2026-09-25T20:05:00Z" w16du:dateUtc="2026-09-26T00:05:00Z"/>
        </w:trPr>
        <w:tc>
          <w:tcPr>
            <w:tcW w:w="658" w:type="dxa"/>
          </w:tcPr>
          <w:p w14:paraId="101C9A9D" w14:textId="77777777" w:rsidR="00434748" w:rsidRPr="009D054C" w:rsidRDefault="00434748" w:rsidP="00434748">
            <w:pPr>
              <w:pStyle w:val="ListParagraph"/>
              <w:ind w:left="0"/>
              <w:jc w:val="center"/>
              <w:rPr>
                <w:ins w:id="101" w:author="Magazyn WSF" w:date="2026-09-25T20:05:00Z" w16du:dateUtc="2026-09-26T00:05:00Z"/>
                <w:lang w:val="en-GB"/>
              </w:rPr>
            </w:pPr>
            <w:ins w:id="102" w:author="Magazyn WSF" w:date="2026-09-25T20:05:00Z" w16du:dateUtc="2026-09-26T00:05:00Z">
              <w:r w:rsidRPr="009D054C">
                <w:rPr>
                  <w:lang w:val="en-GB"/>
                </w:rPr>
                <w:t>6</w:t>
              </w:r>
            </w:ins>
          </w:p>
        </w:tc>
        <w:tc>
          <w:tcPr>
            <w:tcW w:w="4400" w:type="dxa"/>
          </w:tcPr>
          <w:p w14:paraId="3464391A" w14:textId="77777777" w:rsidR="00434748" w:rsidRPr="009D054C" w:rsidRDefault="00434748" w:rsidP="00780A6E">
            <w:pPr>
              <w:pStyle w:val="ListParagraph"/>
              <w:ind w:left="0"/>
              <w:rPr>
                <w:ins w:id="103" w:author="Magazyn WSF" w:date="2026-09-25T20:05:00Z" w16du:dateUtc="2026-09-26T00:05:00Z"/>
                <w:lang w:val="en-GB"/>
              </w:rPr>
            </w:pPr>
          </w:p>
        </w:tc>
        <w:tc>
          <w:tcPr>
            <w:tcW w:w="1033" w:type="dxa"/>
          </w:tcPr>
          <w:p w14:paraId="03EF598A" w14:textId="77777777" w:rsidR="00434748" w:rsidRPr="009D054C" w:rsidRDefault="00434748" w:rsidP="00780A6E">
            <w:pPr>
              <w:pStyle w:val="ListParagraph"/>
              <w:ind w:left="0"/>
              <w:rPr>
                <w:ins w:id="104" w:author="Magazyn WSF" w:date="2026-09-25T20:05:00Z" w16du:dateUtc="2026-09-26T00:05:00Z"/>
                <w:lang w:val="en-GB"/>
              </w:rPr>
            </w:pPr>
          </w:p>
        </w:tc>
        <w:tc>
          <w:tcPr>
            <w:tcW w:w="3821" w:type="dxa"/>
          </w:tcPr>
          <w:p w14:paraId="104AB45D" w14:textId="77777777" w:rsidR="00434748" w:rsidRPr="009D054C" w:rsidRDefault="00434748" w:rsidP="00780A6E">
            <w:pPr>
              <w:pStyle w:val="ListParagraph"/>
              <w:ind w:left="0"/>
              <w:rPr>
                <w:ins w:id="105" w:author="Magazyn WSF" w:date="2026-09-25T20:05:00Z" w16du:dateUtc="2026-09-26T00:05:00Z"/>
                <w:lang w:val="en-GB"/>
              </w:rPr>
            </w:pPr>
          </w:p>
        </w:tc>
      </w:tr>
      <w:tr w:rsidR="00434748" w:rsidRPr="009D054C" w14:paraId="3A1DF8CB" w14:textId="77777777" w:rsidTr="00434748">
        <w:trPr>
          <w:trHeight w:val="284"/>
          <w:ins w:id="106" w:author="Magazyn WSF" w:date="2026-09-25T20:05:00Z" w16du:dateUtc="2026-09-26T00:05:00Z"/>
        </w:trPr>
        <w:tc>
          <w:tcPr>
            <w:tcW w:w="658" w:type="dxa"/>
          </w:tcPr>
          <w:p w14:paraId="2772B0A4" w14:textId="77777777" w:rsidR="00434748" w:rsidRPr="009D054C" w:rsidRDefault="00434748" w:rsidP="00434748">
            <w:pPr>
              <w:pStyle w:val="ListParagraph"/>
              <w:ind w:left="0"/>
              <w:jc w:val="center"/>
              <w:rPr>
                <w:ins w:id="107" w:author="Magazyn WSF" w:date="2026-09-25T20:05:00Z" w16du:dateUtc="2026-09-26T00:05:00Z"/>
                <w:lang w:val="en-GB"/>
              </w:rPr>
            </w:pPr>
            <w:ins w:id="108" w:author="Magazyn WSF" w:date="2026-09-25T20:05:00Z" w16du:dateUtc="2026-09-26T00:05:00Z">
              <w:r w:rsidRPr="009D054C">
                <w:rPr>
                  <w:lang w:val="en-GB"/>
                </w:rPr>
                <w:t>7</w:t>
              </w:r>
            </w:ins>
          </w:p>
        </w:tc>
        <w:tc>
          <w:tcPr>
            <w:tcW w:w="4400" w:type="dxa"/>
          </w:tcPr>
          <w:p w14:paraId="75EF4690" w14:textId="77777777" w:rsidR="00434748" w:rsidRPr="009D054C" w:rsidRDefault="00434748" w:rsidP="00780A6E">
            <w:pPr>
              <w:pStyle w:val="ListParagraph"/>
              <w:ind w:left="0"/>
              <w:rPr>
                <w:ins w:id="109" w:author="Magazyn WSF" w:date="2026-09-25T20:05:00Z" w16du:dateUtc="2026-09-26T00:05:00Z"/>
                <w:lang w:val="en-GB"/>
              </w:rPr>
            </w:pPr>
          </w:p>
        </w:tc>
        <w:tc>
          <w:tcPr>
            <w:tcW w:w="1033" w:type="dxa"/>
          </w:tcPr>
          <w:p w14:paraId="7772EAFC" w14:textId="77777777" w:rsidR="00434748" w:rsidRPr="009D054C" w:rsidRDefault="00434748" w:rsidP="00780A6E">
            <w:pPr>
              <w:pStyle w:val="ListParagraph"/>
              <w:ind w:left="0"/>
              <w:rPr>
                <w:ins w:id="110" w:author="Magazyn WSF" w:date="2026-09-25T20:05:00Z" w16du:dateUtc="2026-09-26T00:05:00Z"/>
                <w:lang w:val="en-GB"/>
              </w:rPr>
            </w:pPr>
          </w:p>
        </w:tc>
        <w:tc>
          <w:tcPr>
            <w:tcW w:w="3821" w:type="dxa"/>
          </w:tcPr>
          <w:p w14:paraId="0EADBC50" w14:textId="77777777" w:rsidR="00434748" w:rsidRPr="009D054C" w:rsidRDefault="00434748" w:rsidP="00780A6E">
            <w:pPr>
              <w:pStyle w:val="ListParagraph"/>
              <w:ind w:left="0"/>
              <w:rPr>
                <w:ins w:id="111" w:author="Magazyn WSF" w:date="2026-09-25T20:05:00Z" w16du:dateUtc="2026-09-26T00:05:00Z"/>
                <w:lang w:val="en-GB"/>
              </w:rPr>
            </w:pPr>
          </w:p>
        </w:tc>
      </w:tr>
      <w:tr w:rsidR="009162A4" w:rsidRPr="009D054C" w14:paraId="3C670771" w14:textId="77777777" w:rsidTr="00434748">
        <w:trPr>
          <w:trHeight w:val="284"/>
          <w:ins w:id="112" w:author="Magazyn WSF" w:date="2026-09-25T20:05:00Z" w16du:dateUtc="2026-09-26T00:05:00Z"/>
        </w:trPr>
        <w:tc>
          <w:tcPr>
            <w:tcW w:w="658" w:type="dxa"/>
          </w:tcPr>
          <w:p w14:paraId="2ADE5246" w14:textId="77777777" w:rsidR="009162A4" w:rsidRPr="009D054C" w:rsidRDefault="00434748" w:rsidP="00434748">
            <w:pPr>
              <w:pStyle w:val="ListParagraph"/>
              <w:ind w:left="0"/>
              <w:jc w:val="center"/>
              <w:rPr>
                <w:ins w:id="113" w:author="Magazyn WSF" w:date="2026-09-25T20:05:00Z" w16du:dateUtc="2026-09-26T00:05:00Z"/>
                <w:lang w:val="en-GB"/>
              </w:rPr>
            </w:pPr>
            <w:ins w:id="114" w:author="Magazyn WSF" w:date="2026-09-25T20:05:00Z" w16du:dateUtc="2026-09-26T00:05:00Z">
              <w:r w:rsidRPr="009D054C">
                <w:rPr>
                  <w:lang w:val="en-GB"/>
                </w:rPr>
                <w:t>8</w:t>
              </w:r>
            </w:ins>
          </w:p>
        </w:tc>
        <w:tc>
          <w:tcPr>
            <w:tcW w:w="4400" w:type="dxa"/>
          </w:tcPr>
          <w:p w14:paraId="2E0708B2" w14:textId="77777777" w:rsidR="009162A4" w:rsidRPr="009D054C" w:rsidRDefault="009162A4" w:rsidP="00780A6E">
            <w:pPr>
              <w:pStyle w:val="ListParagraph"/>
              <w:ind w:left="0"/>
              <w:rPr>
                <w:ins w:id="115" w:author="Magazyn WSF" w:date="2026-09-25T20:05:00Z" w16du:dateUtc="2026-09-26T00:05:00Z"/>
                <w:lang w:val="en-GB"/>
              </w:rPr>
            </w:pPr>
          </w:p>
        </w:tc>
        <w:tc>
          <w:tcPr>
            <w:tcW w:w="1033" w:type="dxa"/>
          </w:tcPr>
          <w:p w14:paraId="5EE55028" w14:textId="77777777" w:rsidR="009162A4" w:rsidRPr="009D054C" w:rsidRDefault="009162A4" w:rsidP="00780A6E">
            <w:pPr>
              <w:pStyle w:val="ListParagraph"/>
              <w:ind w:left="0"/>
              <w:rPr>
                <w:ins w:id="116" w:author="Magazyn WSF" w:date="2026-09-25T20:05:00Z" w16du:dateUtc="2026-09-26T00:05:00Z"/>
                <w:lang w:val="en-GB"/>
              </w:rPr>
            </w:pPr>
          </w:p>
        </w:tc>
        <w:tc>
          <w:tcPr>
            <w:tcW w:w="3821" w:type="dxa"/>
          </w:tcPr>
          <w:p w14:paraId="1E40F0EA" w14:textId="77777777" w:rsidR="009162A4" w:rsidRPr="009D054C" w:rsidRDefault="009162A4" w:rsidP="00780A6E">
            <w:pPr>
              <w:pStyle w:val="ListParagraph"/>
              <w:ind w:left="0"/>
              <w:rPr>
                <w:ins w:id="117" w:author="Magazyn WSF" w:date="2026-09-25T20:05:00Z" w16du:dateUtc="2026-09-26T00:05:00Z"/>
                <w:lang w:val="en-GB"/>
              </w:rPr>
            </w:pPr>
          </w:p>
        </w:tc>
      </w:tr>
      <w:tr w:rsidR="00434748" w:rsidRPr="009D054C" w14:paraId="198F7B22" w14:textId="77777777" w:rsidTr="00434748">
        <w:trPr>
          <w:trHeight w:val="284"/>
          <w:ins w:id="118" w:author="Magazyn WSF" w:date="2026-09-25T20:05:00Z" w16du:dateUtc="2026-09-26T00:05:00Z"/>
        </w:trPr>
        <w:tc>
          <w:tcPr>
            <w:tcW w:w="658" w:type="dxa"/>
          </w:tcPr>
          <w:p w14:paraId="57954A00" w14:textId="77777777" w:rsidR="00434748" w:rsidRPr="009D054C" w:rsidRDefault="00434748" w:rsidP="00434748">
            <w:pPr>
              <w:pStyle w:val="ListParagraph"/>
              <w:ind w:left="0"/>
              <w:jc w:val="center"/>
              <w:rPr>
                <w:ins w:id="119" w:author="Magazyn WSF" w:date="2026-09-25T20:05:00Z" w16du:dateUtc="2026-09-26T00:05:00Z"/>
                <w:lang w:val="en-GB"/>
              </w:rPr>
            </w:pPr>
            <w:ins w:id="120" w:author="Magazyn WSF" w:date="2026-09-25T20:05:00Z" w16du:dateUtc="2026-09-26T00:05:00Z">
              <w:r w:rsidRPr="009D054C">
                <w:rPr>
                  <w:lang w:val="en-GB"/>
                </w:rPr>
                <w:t>9</w:t>
              </w:r>
            </w:ins>
          </w:p>
        </w:tc>
        <w:tc>
          <w:tcPr>
            <w:tcW w:w="4400" w:type="dxa"/>
          </w:tcPr>
          <w:p w14:paraId="1544B493" w14:textId="77777777" w:rsidR="00434748" w:rsidRPr="009D054C" w:rsidRDefault="00434748" w:rsidP="00780A6E">
            <w:pPr>
              <w:pStyle w:val="ListParagraph"/>
              <w:ind w:left="0"/>
              <w:rPr>
                <w:ins w:id="121" w:author="Magazyn WSF" w:date="2026-09-25T20:05:00Z" w16du:dateUtc="2026-09-26T00:05:00Z"/>
                <w:lang w:val="en-GB"/>
              </w:rPr>
            </w:pPr>
          </w:p>
        </w:tc>
        <w:tc>
          <w:tcPr>
            <w:tcW w:w="1033" w:type="dxa"/>
          </w:tcPr>
          <w:p w14:paraId="07D02553" w14:textId="77777777" w:rsidR="00434748" w:rsidRPr="009D054C" w:rsidRDefault="00434748" w:rsidP="00780A6E">
            <w:pPr>
              <w:pStyle w:val="ListParagraph"/>
              <w:ind w:left="0"/>
              <w:rPr>
                <w:ins w:id="122" w:author="Magazyn WSF" w:date="2026-09-25T20:05:00Z" w16du:dateUtc="2026-09-26T00:05:00Z"/>
                <w:lang w:val="en-GB"/>
              </w:rPr>
            </w:pPr>
          </w:p>
        </w:tc>
        <w:tc>
          <w:tcPr>
            <w:tcW w:w="3821" w:type="dxa"/>
          </w:tcPr>
          <w:p w14:paraId="5734A449" w14:textId="77777777" w:rsidR="00434748" w:rsidRPr="009D054C" w:rsidRDefault="00434748" w:rsidP="00780A6E">
            <w:pPr>
              <w:pStyle w:val="ListParagraph"/>
              <w:ind w:left="0"/>
              <w:rPr>
                <w:ins w:id="123" w:author="Magazyn WSF" w:date="2026-09-25T20:05:00Z" w16du:dateUtc="2026-09-26T00:05:00Z"/>
                <w:lang w:val="en-GB"/>
              </w:rPr>
            </w:pPr>
          </w:p>
        </w:tc>
      </w:tr>
      <w:tr w:rsidR="00434748" w:rsidRPr="009D054C" w14:paraId="684E3C3F" w14:textId="77777777" w:rsidTr="00434748">
        <w:trPr>
          <w:trHeight w:val="284"/>
          <w:ins w:id="124" w:author="Magazyn WSF" w:date="2026-09-25T20:05:00Z" w16du:dateUtc="2026-09-26T00:05:00Z"/>
        </w:trPr>
        <w:tc>
          <w:tcPr>
            <w:tcW w:w="658" w:type="dxa"/>
          </w:tcPr>
          <w:p w14:paraId="30738F6F" w14:textId="77777777" w:rsidR="00434748" w:rsidRPr="009D054C" w:rsidRDefault="00434748" w:rsidP="00434748">
            <w:pPr>
              <w:pStyle w:val="ListParagraph"/>
              <w:ind w:left="0"/>
              <w:jc w:val="center"/>
              <w:rPr>
                <w:ins w:id="125" w:author="Magazyn WSF" w:date="2026-09-25T20:05:00Z" w16du:dateUtc="2026-09-26T00:05:00Z"/>
                <w:lang w:val="en-GB"/>
              </w:rPr>
            </w:pPr>
            <w:ins w:id="126" w:author="Magazyn WSF" w:date="2026-09-25T20:05:00Z" w16du:dateUtc="2026-09-26T00:05:00Z">
              <w:r w:rsidRPr="009D054C">
                <w:rPr>
                  <w:lang w:val="en-GB"/>
                </w:rPr>
                <w:t>10</w:t>
              </w:r>
            </w:ins>
          </w:p>
        </w:tc>
        <w:tc>
          <w:tcPr>
            <w:tcW w:w="4400" w:type="dxa"/>
          </w:tcPr>
          <w:p w14:paraId="5C52651F" w14:textId="77777777" w:rsidR="00434748" w:rsidRPr="009D054C" w:rsidRDefault="00434748" w:rsidP="00780A6E">
            <w:pPr>
              <w:pStyle w:val="ListParagraph"/>
              <w:ind w:left="0"/>
              <w:rPr>
                <w:ins w:id="127" w:author="Magazyn WSF" w:date="2026-09-25T20:05:00Z" w16du:dateUtc="2026-09-26T00:05:00Z"/>
                <w:lang w:val="en-GB"/>
              </w:rPr>
            </w:pPr>
          </w:p>
        </w:tc>
        <w:tc>
          <w:tcPr>
            <w:tcW w:w="1033" w:type="dxa"/>
          </w:tcPr>
          <w:p w14:paraId="5FFE4142" w14:textId="77777777" w:rsidR="00434748" w:rsidRPr="009D054C" w:rsidRDefault="00434748" w:rsidP="00780A6E">
            <w:pPr>
              <w:pStyle w:val="ListParagraph"/>
              <w:ind w:left="0"/>
              <w:rPr>
                <w:ins w:id="128" w:author="Magazyn WSF" w:date="2026-09-25T20:05:00Z" w16du:dateUtc="2026-09-26T00:05:00Z"/>
                <w:lang w:val="en-GB"/>
              </w:rPr>
            </w:pPr>
          </w:p>
        </w:tc>
        <w:tc>
          <w:tcPr>
            <w:tcW w:w="3821" w:type="dxa"/>
          </w:tcPr>
          <w:p w14:paraId="381A6981" w14:textId="77777777" w:rsidR="00434748" w:rsidRPr="009D054C" w:rsidRDefault="00434748" w:rsidP="00780A6E">
            <w:pPr>
              <w:pStyle w:val="ListParagraph"/>
              <w:ind w:left="0"/>
              <w:rPr>
                <w:ins w:id="129" w:author="Magazyn WSF" w:date="2026-09-25T20:05:00Z" w16du:dateUtc="2026-09-26T00:05:00Z"/>
                <w:lang w:val="en-GB"/>
              </w:rPr>
            </w:pPr>
          </w:p>
        </w:tc>
      </w:tr>
      <w:tr w:rsidR="00434748" w:rsidRPr="009D054C" w14:paraId="06A7D515" w14:textId="77777777" w:rsidTr="00434748">
        <w:trPr>
          <w:trHeight w:val="284"/>
          <w:ins w:id="130" w:author="Magazyn WSF" w:date="2026-09-25T20:05:00Z" w16du:dateUtc="2026-09-26T00:05:00Z"/>
        </w:trPr>
        <w:tc>
          <w:tcPr>
            <w:tcW w:w="658" w:type="dxa"/>
          </w:tcPr>
          <w:p w14:paraId="1C6A3A8B" w14:textId="77777777" w:rsidR="00434748" w:rsidRPr="009D054C" w:rsidRDefault="00434748" w:rsidP="00434748">
            <w:pPr>
              <w:pStyle w:val="ListParagraph"/>
              <w:ind w:left="0"/>
              <w:jc w:val="center"/>
              <w:rPr>
                <w:ins w:id="131" w:author="Magazyn WSF" w:date="2026-09-25T20:05:00Z" w16du:dateUtc="2026-09-26T00:05:00Z"/>
                <w:lang w:val="en-GB"/>
              </w:rPr>
            </w:pPr>
            <w:ins w:id="132" w:author="Magazyn WSF" w:date="2026-09-25T20:05:00Z" w16du:dateUtc="2026-09-26T00:05:00Z">
              <w:r w:rsidRPr="009D054C">
                <w:rPr>
                  <w:lang w:val="en-GB"/>
                </w:rPr>
                <w:t>11</w:t>
              </w:r>
            </w:ins>
          </w:p>
        </w:tc>
        <w:tc>
          <w:tcPr>
            <w:tcW w:w="4400" w:type="dxa"/>
          </w:tcPr>
          <w:p w14:paraId="3254B16D" w14:textId="77777777" w:rsidR="00434748" w:rsidRPr="009D054C" w:rsidRDefault="00434748" w:rsidP="00780A6E">
            <w:pPr>
              <w:pStyle w:val="ListParagraph"/>
              <w:ind w:left="0"/>
              <w:rPr>
                <w:ins w:id="133" w:author="Magazyn WSF" w:date="2026-09-25T20:05:00Z" w16du:dateUtc="2026-09-26T00:05:00Z"/>
                <w:lang w:val="en-GB"/>
              </w:rPr>
            </w:pPr>
          </w:p>
        </w:tc>
        <w:tc>
          <w:tcPr>
            <w:tcW w:w="1033" w:type="dxa"/>
          </w:tcPr>
          <w:p w14:paraId="76276EA6" w14:textId="77777777" w:rsidR="00434748" w:rsidRPr="009D054C" w:rsidRDefault="00434748" w:rsidP="00780A6E">
            <w:pPr>
              <w:pStyle w:val="ListParagraph"/>
              <w:ind w:left="0"/>
              <w:rPr>
                <w:ins w:id="134" w:author="Magazyn WSF" w:date="2026-09-25T20:05:00Z" w16du:dateUtc="2026-09-26T00:05:00Z"/>
                <w:lang w:val="en-GB"/>
              </w:rPr>
            </w:pPr>
          </w:p>
        </w:tc>
        <w:tc>
          <w:tcPr>
            <w:tcW w:w="3821" w:type="dxa"/>
          </w:tcPr>
          <w:p w14:paraId="61CCBE27" w14:textId="77777777" w:rsidR="00434748" w:rsidRPr="009D054C" w:rsidRDefault="00434748" w:rsidP="00780A6E">
            <w:pPr>
              <w:pStyle w:val="ListParagraph"/>
              <w:ind w:left="0"/>
              <w:rPr>
                <w:ins w:id="135" w:author="Magazyn WSF" w:date="2026-09-25T20:05:00Z" w16du:dateUtc="2026-09-26T00:05:00Z"/>
                <w:lang w:val="en-GB"/>
              </w:rPr>
            </w:pPr>
          </w:p>
        </w:tc>
      </w:tr>
      <w:tr w:rsidR="00434748" w:rsidRPr="009D054C" w14:paraId="6E629871" w14:textId="77777777" w:rsidTr="00434748">
        <w:trPr>
          <w:trHeight w:val="284"/>
          <w:ins w:id="136" w:author="Magazyn WSF" w:date="2026-09-25T20:05:00Z" w16du:dateUtc="2026-09-26T00:05:00Z"/>
        </w:trPr>
        <w:tc>
          <w:tcPr>
            <w:tcW w:w="658" w:type="dxa"/>
          </w:tcPr>
          <w:p w14:paraId="6FA64438" w14:textId="77777777" w:rsidR="00434748" w:rsidRPr="009D054C" w:rsidRDefault="00434748" w:rsidP="00434748">
            <w:pPr>
              <w:pStyle w:val="ListParagraph"/>
              <w:ind w:left="0"/>
              <w:jc w:val="center"/>
              <w:rPr>
                <w:ins w:id="137" w:author="Magazyn WSF" w:date="2026-09-25T20:05:00Z" w16du:dateUtc="2026-09-26T00:05:00Z"/>
                <w:lang w:val="en-GB"/>
              </w:rPr>
            </w:pPr>
            <w:ins w:id="138" w:author="Magazyn WSF" w:date="2026-09-25T20:05:00Z" w16du:dateUtc="2026-09-26T00:05:00Z">
              <w:r w:rsidRPr="009D054C">
                <w:rPr>
                  <w:lang w:val="en-GB"/>
                </w:rPr>
                <w:t>12</w:t>
              </w:r>
            </w:ins>
          </w:p>
        </w:tc>
        <w:tc>
          <w:tcPr>
            <w:tcW w:w="4400" w:type="dxa"/>
          </w:tcPr>
          <w:p w14:paraId="5893FE05" w14:textId="77777777" w:rsidR="00434748" w:rsidRPr="009D054C" w:rsidRDefault="00434748" w:rsidP="00780A6E">
            <w:pPr>
              <w:pStyle w:val="ListParagraph"/>
              <w:ind w:left="0"/>
              <w:rPr>
                <w:ins w:id="139" w:author="Magazyn WSF" w:date="2026-09-25T20:05:00Z" w16du:dateUtc="2026-09-26T00:05:00Z"/>
                <w:lang w:val="en-GB"/>
              </w:rPr>
            </w:pPr>
          </w:p>
        </w:tc>
        <w:tc>
          <w:tcPr>
            <w:tcW w:w="1033" w:type="dxa"/>
          </w:tcPr>
          <w:p w14:paraId="4084F263" w14:textId="77777777" w:rsidR="00434748" w:rsidRPr="009D054C" w:rsidRDefault="00434748" w:rsidP="00780A6E">
            <w:pPr>
              <w:pStyle w:val="ListParagraph"/>
              <w:ind w:left="0"/>
              <w:rPr>
                <w:ins w:id="140" w:author="Magazyn WSF" w:date="2026-09-25T20:05:00Z" w16du:dateUtc="2026-09-26T00:05:00Z"/>
                <w:lang w:val="en-GB"/>
              </w:rPr>
            </w:pPr>
          </w:p>
        </w:tc>
        <w:tc>
          <w:tcPr>
            <w:tcW w:w="3821" w:type="dxa"/>
          </w:tcPr>
          <w:p w14:paraId="4753A15F" w14:textId="77777777" w:rsidR="00434748" w:rsidRPr="009D054C" w:rsidRDefault="00434748" w:rsidP="00780A6E">
            <w:pPr>
              <w:pStyle w:val="ListParagraph"/>
              <w:ind w:left="0"/>
              <w:rPr>
                <w:ins w:id="141" w:author="Magazyn WSF" w:date="2026-09-25T20:05:00Z" w16du:dateUtc="2026-09-26T00:05:00Z"/>
                <w:lang w:val="en-GB"/>
              </w:rPr>
            </w:pPr>
          </w:p>
        </w:tc>
      </w:tr>
      <w:tr w:rsidR="00434748" w:rsidRPr="009D054C" w14:paraId="35C2DD5F" w14:textId="77777777" w:rsidTr="00434748">
        <w:trPr>
          <w:trHeight w:val="284"/>
          <w:ins w:id="142" w:author="Magazyn WSF" w:date="2026-09-25T20:05:00Z" w16du:dateUtc="2026-09-26T00:05:00Z"/>
        </w:trPr>
        <w:tc>
          <w:tcPr>
            <w:tcW w:w="658" w:type="dxa"/>
          </w:tcPr>
          <w:p w14:paraId="577F2C92" w14:textId="77777777" w:rsidR="00434748" w:rsidRPr="009D054C" w:rsidRDefault="00434748" w:rsidP="00434748">
            <w:pPr>
              <w:pStyle w:val="ListParagraph"/>
              <w:ind w:left="0"/>
              <w:jc w:val="center"/>
              <w:rPr>
                <w:ins w:id="143" w:author="Magazyn WSF" w:date="2026-09-25T20:05:00Z" w16du:dateUtc="2026-09-26T00:05:00Z"/>
                <w:lang w:val="en-GB"/>
              </w:rPr>
            </w:pPr>
            <w:ins w:id="144" w:author="Magazyn WSF" w:date="2026-09-25T20:05:00Z" w16du:dateUtc="2026-09-26T00:05:00Z">
              <w:r w:rsidRPr="009D054C">
                <w:rPr>
                  <w:lang w:val="en-GB"/>
                </w:rPr>
                <w:t>13</w:t>
              </w:r>
            </w:ins>
          </w:p>
        </w:tc>
        <w:tc>
          <w:tcPr>
            <w:tcW w:w="4400" w:type="dxa"/>
          </w:tcPr>
          <w:p w14:paraId="44DDD141" w14:textId="77777777" w:rsidR="00434748" w:rsidRPr="009D054C" w:rsidRDefault="00434748" w:rsidP="00780A6E">
            <w:pPr>
              <w:pStyle w:val="ListParagraph"/>
              <w:ind w:left="0"/>
              <w:rPr>
                <w:ins w:id="145" w:author="Magazyn WSF" w:date="2026-09-25T20:05:00Z" w16du:dateUtc="2026-09-26T00:05:00Z"/>
                <w:lang w:val="en-GB"/>
              </w:rPr>
            </w:pPr>
          </w:p>
        </w:tc>
        <w:tc>
          <w:tcPr>
            <w:tcW w:w="1033" w:type="dxa"/>
          </w:tcPr>
          <w:p w14:paraId="0CB179E4" w14:textId="77777777" w:rsidR="00434748" w:rsidRPr="009D054C" w:rsidRDefault="00434748" w:rsidP="00780A6E">
            <w:pPr>
              <w:pStyle w:val="ListParagraph"/>
              <w:ind w:left="0"/>
              <w:rPr>
                <w:ins w:id="146" w:author="Magazyn WSF" w:date="2026-09-25T20:05:00Z" w16du:dateUtc="2026-09-26T00:05:00Z"/>
                <w:lang w:val="en-GB"/>
              </w:rPr>
            </w:pPr>
          </w:p>
        </w:tc>
        <w:tc>
          <w:tcPr>
            <w:tcW w:w="3821" w:type="dxa"/>
          </w:tcPr>
          <w:p w14:paraId="0F9DDA0D" w14:textId="77777777" w:rsidR="00434748" w:rsidRPr="009D054C" w:rsidRDefault="00434748" w:rsidP="00780A6E">
            <w:pPr>
              <w:pStyle w:val="ListParagraph"/>
              <w:ind w:left="0"/>
              <w:rPr>
                <w:ins w:id="147" w:author="Magazyn WSF" w:date="2026-09-25T20:05:00Z" w16du:dateUtc="2026-09-26T00:05:00Z"/>
                <w:lang w:val="en-GB"/>
              </w:rPr>
            </w:pPr>
          </w:p>
        </w:tc>
      </w:tr>
      <w:tr w:rsidR="009162A4" w:rsidRPr="009D054C" w14:paraId="22C078A3" w14:textId="77777777" w:rsidTr="00434748">
        <w:trPr>
          <w:trHeight w:val="284"/>
          <w:ins w:id="148" w:author="Magazyn WSF" w:date="2026-09-25T20:05:00Z" w16du:dateUtc="2026-09-26T00:05:00Z"/>
        </w:trPr>
        <w:tc>
          <w:tcPr>
            <w:tcW w:w="658" w:type="dxa"/>
          </w:tcPr>
          <w:p w14:paraId="0FB34547" w14:textId="77777777" w:rsidR="009162A4" w:rsidRPr="009D054C" w:rsidRDefault="00434748" w:rsidP="00434748">
            <w:pPr>
              <w:pStyle w:val="ListParagraph"/>
              <w:ind w:left="0"/>
              <w:jc w:val="center"/>
              <w:rPr>
                <w:ins w:id="149" w:author="Magazyn WSF" w:date="2026-09-25T20:05:00Z" w16du:dateUtc="2026-09-26T00:05:00Z"/>
                <w:lang w:val="en-GB"/>
              </w:rPr>
            </w:pPr>
            <w:ins w:id="150" w:author="Magazyn WSF" w:date="2026-09-25T20:05:00Z" w16du:dateUtc="2026-09-26T00:05:00Z">
              <w:r w:rsidRPr="009D054C">
                <w:rPr>
                  <w:lang w:val="en-GB"/>
                </w:rPr>
                <w:t>14</w:t>
              </w:r>
            </w:ins>
          </w:p>
        </w:tc>
        <w:tc>
          <w:tcPr>
            <w:tcW w:w="4400" w:type="dxa"/>
          </w:tcPr>
          <w:p w14:paraId="6B757E5F" w14:textId="77777777" w:rsidR="009162A4" w:rsidRPr="009D054C" w:rsidRDefault="009162A4" w:rsidP="00780A6E">
            <w:pPr>
              <w:pStyle w:val="ListParagraph"/>
              <w:ind w:left="0"/>
              <w:rPr>
                <w:ins w:id="151" w:author="Magazyn WSF" w:date="2026-09-25T20:05:00Z" w16du:dateUtc="2026-09-26T00:05:00Z"/>
                <w:lang w:val="en-GB"/>
              </w:rPr>
            </w:pPr>
          </w:p>
        </w:tc>
        <w:tc>
          <w:tcPr>
            <w:tcW w:w="1033" w:type="dxa"/>
          </w:tcPr>
          <w:p w14:paraId="157DEA97" w14:textId="77777777" w:rsidR="009162A4" w:rsidRPr="009D054C" w:rsidRDefault="009162A4" w:rsidP="00780A6E">
            <w:pPr>
              <w:pStyle w:val="ListParagraph"/>
              <w:ind w:left="0"/>
              <w:rPr>
                <w:ins w:id="152" w:author="Magazyn WSF" w:date="2026-09-25T20:05:00Z" w16du:dateUtc="2026-09-26T00:05:00Z"/>
                <w:lang w:val="en-GB"/>
              </w:rPr>
            </w:pPr>
          </w:p>
        </w:tc>
        <w:tc>
          <w:tcPr>
            <w:tcW w:w="3821" w:type="dxa"/>
          </w:tcPr>
          <w:p w14:paraId="1A9D61DF" w14:textId="77777777" w:rsidR="009162A4" w:rsidRPr="009D054C" w:rsidRDefault="009162A4" w:rsidP="00780A6E">
            <w:pPr>
              <w:pStyle w:val="ListParagraph"/>
              <w:ind w:left="0"/>
              <w:rPr>
                <w:ins w:id="153" w:author="Magazyn WSF" w:date="2026-09-25T20:05:00Z" w16du:dateUtc="2026-09-26T00:05:00Z"/>
                <w:lang w:val="en-GB"/>
              </w:rPr>
            </w:pPr>
          </w:p>
        </w:tc>
      </w:tr>
      <w:tr w:rsidR="009162A4" w:rsidRPr="009D054C" w14:paraId="3BFA1E55" w14:textId="77777777" w:rsidTr="00434748">
        <w:trPr>
          <w:trHeight w:val="284"/>
          <w:ins w:id="154" w:author="Magazyn WSF" w:date="2026-09-25T20:05:00Z" w16du:dateUtc="2026-09-26T00:05:00Z"/>
        </w:trPr>
        <w:tc>
          <w:tcPr>
            <w:tcW w:w="658" w:type="dxa"/>
          </w:tcPr>
          <w:p w14:paraId="4CE0C9C6" w14:textId="77777777" w:rsidR="009162A4" w:rsidRPr="009D054C" w:rsidRDefault="00434748" w:rsidP="00434748">
            <w:pPr>
              <w:pStyle w:val="ListParagraph"/>
              <w:ind w:left="0"/>
              <w:jc w:val="center"/>
              <w:rPr>
                <w:ins w:id="155" w:author="Magazyn WSF" w:date="2026-09-25T20:05:00Z" w16du:dateUtc="2026-09-26T00:05:00Z"/>
                <w:lang w:val="en-GB"/>
              </w:rPr>
            </w:pPr>
            <w:ins w:id="156" w:author="Magazyn WSF" w:date="2026-09-25T20:05:00Z" w16du:dateUtc="2026-09-26T00:05:00Z">
              <w:r w:rsidRPr="009D054C">
                <w:rPr>
                  <w:lang w:val="en-GB"/>
                </w:rPr>
                <w:t>15</w:t>
              </w:r>
            </w:ins>
          </w:p>
        </w:tc>
        <w:tc>
          <w:tcPr>
            <w:tcW w:w="4400" w:type="dxa"/>
          </w:tcPr>
          <w:p w14:paraId="66A9927C" w14:textId="77777777" w:rsidR="009162A4" w:rsidRPr="009D054C" w:rsidRDefault="009162A4" w:rsidP="00780A6E">
            <w:pPr>
              <w:pStyle w:val="ListParagraph"/>
              <w:ind w:left="0"/>
              <w:rPr>
                <w:ins w:id="157" w:author="Magazyn WSF" w:date="2026-09-25T20:05:00Z" w16du:dateUtc="2026-09-26T00:05:00Z"/>
                <w:lang w:val="en-GB"/>
              </w:rPr>
            </w:pPr>
          </w:p>
        </w:tc>
        <w:tc>
          <w:tcPr>
            <w:tcW w:w="1033" w:type="dxa"/>
          </w:tcPr>
          <w:p w14:paraId="12658BEC" w14:textId="77777777" w:rsidR="009162A4" w:rsidRPr="009D054C" w:rsidRDefault="009162A4" w:rsidP="00780A6E">
            <w:pPr>
              <w:pStyle w:val="ListParagraph"/>
              <w:ind w:left="0"/>
              <w:rPr>
                <w:ins w:id="158" w:author="Magazyn WSF" w:date="2026-09-25T20:05:00Z" w16du:dateUtc="2026-09-26T00:05:00Z"/>
                <w:lang w:val="en-GB"/>
              </w:rPr>
            </w:pPr>
          </w:p>
        </w:tc>
        <w:tc>
          <w:tcPr>
            <w:tcW w:w="3821" w:type="dxa"/>
          </w:tcPr>
          <w:p w14:paraId="5CB58D49" w14:textId="77777777" w:rsidR="009162A4" w:rsidRPr="009D054C" w:rsidRDefault="009162A4" w:rsidP="00780A6E">
            <w:pPr>
              <w:pStyle w:val="ListParagraph"/>
              <w:ind w:left="0"/>
              <w:rPr>
                <w:ins w:id="159" w:author="Magazyn WSF" w:date="2026-09-25T20:05:00Z" w16du:dateUtc="2026-09-26T00:05:00Z"/>
                <w:lang w:val="en-GB"/>
              </w:rPr>
            </w:pPr>
          </w:p>
        </w:tc>
      </w:tr>
      <w:tr w:rsidR="009162A4" w:rsidRPr="009D054C" w14:paraId="729EB77E" w14:textId="77777777" w:rsidTr="00434748">
        <w:trPr>
          <w:trHeight w:val="284"/>
          <w:ins w:id="160" w:author="Magazyn WSF" w:date="2026-09-25T20:05:00Z" w16du:dateUtc="2026-09-26T00:05:00Z"/>
        </w:trPr>
        <w:tc>
          <w:tcPr>
            <w:tcW w:w="658" w:type="dxa"/>
          </w:tcPr>
          <w:p w14:paraId="056A838A" w14:textId="77777777" w:rsidR="009162A4" w:rsidRPr="009D054C" w:rsidRDefault="00434748" w:rsidP="00434748">
            <w:pPr>
              <w:pStyle w:val="ListParagraph"/>
              <w:ind w:left="0"/>
              <w:jc w:val="center"/>
              <w:rPr>
                <w:ins w:id="161" w:author="Magazyn WSF" w:date="2026-09-25T20:05:00Z" w16du:dateUtc="2026-09-26T00:05:00Z"/>
                <w:lang w:val="en-GB"/>
              </w:rPr>
            </w:pPr>
            <w:ins w:id="162" w:author="Magazyn WSF" w:date="2026-09-25T20:05:00Z" w16du:dateUtc="2026-09-26T00:05:00Z">
              <w:r w:rsidRPr="009D054C">
                <w:rPr>
                  <w:lang w:val="en-GB"/>
                </w:rPr>
                <w:t>16</w:t>
              </w:r>
            </w:ins>
          </w:p>
        </w:tc>
        <w:tc>
          <w:tcPr>
            <w:tcW w:w="4400" w:type="dxa"/>
          </w:tcPr>
          <w:p w14:paraId="624504BF" w14:textId="77777777" w:rsidR="009162A4" w:rsidRPr="009D054C" w:rsidRDefault="009162A4" w:rsidP="00780A6E">
            <w:pPr>
              <w:pStyle w:val="ListParagraph"/>
              <w:ind w:left="0"/>
              <w:rPr>
                <w:ins w:id="163" w:author="Magazyn WSF" w:date="2026-09-25T20:05:00Z" w16du:dateUtc="2026-09-26T00:05:00Z"/>
                <w:lang w:val="en-GB"/>
              </w:rPr>
            </w:pPr>
          </w:p>
        </w:tc>
        <w:tc>
          <w:tcPr>
            <w:tcW w:w="1033" w:type="dxa"/>
          </w:tcPr>
          <w:p w14:paraId="0CD3F565" w14:textId="77777777" w:rsidR="009162A4" w:rsidRPr="009D054C" w:rsidRDefault="009162A4" w:rsidP="00780A6E">
            <w:pPr>
              <w:pStyle w:val="ListParagraph"/>
              <w:ind w:left="0"/>
              <w:rPr>
                <w:ins w:id="164" w:author="Magazyn WSF" w:date="2026-09-25T20:05:00Z" w16du:dateUtc="2026-09-26T00:05:00Z"/>
                <w:lang w:val="en-GB"/>
              </w:rPr>
            </w:pPr>
          </w:p>
        </w:tc>
        <w:tc>
          <w:tcPr>
            <w:tcW w:w="3821" w:type="dxa"/>
          </w:tcPr>
          <w:p w14:paraId="3A79EDA5" w14:textId="77777777" w:rsidR="009162A4" w:rsidRPr="009D054C" w:rsidRDefault="009162A4" w:rsidP="00780A6E">
            <w:pPr>
              <w:pStyle w:val="ListParagraph"/>
              <w:ind w:left="0"/>
              <w:rPr>
                <w:ins w:id="165" w:author="Magazyn WSF" w:date="2026-09-25T20:05:00Z" w16du:dateUtc="2026-09-26T00:05:00Z"/>
                <w:lang w:val="en-GB"/>
              </w:rPr>
            </w:pPr>
          </w:p>
        </w:tc>
      </w:tr>
      <w:tr w:rsidR="00B80E7F" w:rsidRPr="009D054C" w14:paraId="655A8C55" w14:textId="77777777" w:rsidTr="00434748">
        <w:trPr>
          <w:trHeight w:val="284"/>
          <w:ins w:id="166" w:author="Magazyn WSF" w:date="2026-09-25T20:05:00Z" w16du:dateUtc="2026-09-26T00:05:00Z"/>
        </w:trPr>
        <w:tc>
          <w:tcPr>
            <w:tcW w:w="658" w:type="dxa"/>
          </w:tcPr>
          <w:p w14:paraId="3087C395" w14:textId="76004D9A" w:rsidR="00B80E7F" w:rsidRPr="009D054C" w:rsidRDefault="00B80E7F" w:rsidP="00434748">
            <w:pPr>
              <w:pStyle w:val="ListParagraph"/>
              <w:ind w:left="0"/>
              <w:jc w:val="center"/>
              <w:rPr>
                <w:ins w:id="167" w:author="Magazyn WSF" w:date="2026-09-25T20:05:00Z" w16du:dateUtc="2026-09-26T00:05:00Z"/>
                <w:lang w:val="en-GB"/>
              </w:rPr>
            </w:pPr>
            <w:ins w:id="168" w:author="Magazyn WSF" w:date="2026-09-25T20:05:00Z" w16du:dateUtc="2026-09-26T00:05:00Z">
              <w:r>
                <w:rPr>
                  <w:lang w:val="en-GB"/>
                </w:rPr>
                <w:t>17</w:t>
              </w:r>
            </w:ins>
          </w:p>
        </w:tc>
        <w:tc>
          <w:tcPr>
            <w:tcW w:w="4400" w:type="dxa"/>
          </w:tcPr>
          <w:p w14:paraId="6366EA4B" w14:textId="77777777" w:rsidR="00B80E7F" w:rsidRPr="009D054C" w:rsidRDefault="00B80E7F" w:rsidP="00780A6E">
            <w:pPr>
              <w:pStyle w:val="ListParagraph"/>
              <w:ind w:left="0"/>
              <w:rPr>
                <w:ins w:id="169" w:author="Magazyn WSF" w:date="2026-09-25T20:05:00Z" w16du:dateUtc="2026-09-26T00:05:00Z"/>
                <w:lang w:val="en-GB"/>
              </w:rPr>
            </w:pPr>
          </w:p>
        </w:tc>
        <w:tc>
          <w:tcPr>
            <w:tcW w:w="1033" w:type="dxa"/>
          </w:tcPr>
          <w:p w14:paraId="7E371DCD" w14:textId="77777777" w:rsidR="00B80E7F" w:rsidRPr="009D054C" w:rsidRDefault="00B80E7F" w:rsidP="00780A6E">
            <w:pPr>
              <w:pStyle w:val="ListParagraph"/>
              <w:ind w:left="0"/>
              <w:rPr>
                <w:ins w:id="170" w:author="Magazyn WSF" w:date="2026-09-25T20:05:00Z" w16du:dateUtc="2026-09-26T00:05:00Z"/>
                <w:lang w:val="en-GB"/>
              </w:rPr>
            </w:pPr>
          </w:p>
        </w:tc>
        <w:tc>
          <w:tcPr>
            <w:tcW w:w="3821" w:type="dxa"/>
          </w:tcPr>
          <w:p w14:paraId="237F4A85" w14:textId="77777777" w:rsidR="00B80E7F" w:rsidRPr="009D054C" w:rsidRDefault="00B80E7F" w:rsidP="00780A6E">
            <w:pPr>
              <w:pStyle w:val="ListParagraph"/>
              <w:ind w:left="0"/>
              <w:rPr>
                <w:ins w:id="171" w:author="Magazyn WSF" w:date="2026-09-25T20:05:00Z" w16du:dateUtc="2026-09-26T00:05:00Z"/>
                <w:lang w:val="en-GB"/>
              </w:rPr>
            </w:pPr>
          </w:p>
        </w:tc>
      </w:tr>
      <w:tr w:rsidR="00B80E7F" w:rsidRPr="009D054C" w14:paraId="6A75149A" w14:textId="77777777" w:rsidTr="00434748">
        <w:trPr>
          <w:trHeight w:val="284"/>
          <w:ins w:id="172" w:author="Magazyn WSF" w:date="2026-09-25T20:05:00Z" w16du:dateUtc="2026-09-26T00:05:00Z"/>
        </w:trPr>
        <w:tc>
          <w:tcPr>
            <w:tcW w:w="658" w:type="dxa"/>
          </w:tcPr>
          <w:p w14:paraId="038EC1B1" w14:textId="2543B0A8" w:rsidR="00B80E7F" w:rsidRPr="009D054C" w:rsidRDefault="00B80E7F" w:rsidP="00434748">
            <w:pPr>
              <w:pStyle w:val="ListParagraph"/>
              <w:ind w:left="0"/>
              <w:jc w:val="center"/>
              <w:rPr>
                <w:ins w:id="173" w:author="Magazyn WSF" w:date="2026-09-25T20:05:00Z" w16du:dateUtc="2026-09-26T00:05:00Z"/>
                <w:lang w:val="en-GB"/>
              </w:rPr>
            </w:pPr>
            <w:ins w:id="174" w:author="Magazyn WSF" w:date="2026-09-25T20:05:00Z" w16du:dateUtc="2026-09-26T00:05:00Z">
              <w:r>
                <w:rPr>
                  <w:lang w:val="en-GB"/>
                </w:rPr>
                <w:t>18</w:t>
              </w:r>
            </w:ins>
          </w:p>
        </w:tc>
        <w:tc>
          <w:tcPr>
            <w:tcW w:w="4400" w:type="dxa"/>
          </w:tcPr>
          <w:p w14:paraId="16A9682A" w14:textId="77777777" w:rsidR="00B80E7F" w:rsidRPr="009D054C" w:rsidRDefault="00B80E7F" w:rsidP="00780A6E">
            <w:pPr>
              <w:pStyle w:val="ListParagraph"/>
              <w:ind w:left="0"/>
              <w:rPr>
                <w:ins w:id="175" w:author="Magazyn WSF" w:date="2026-09-25T20:05:00Z" w16du:dateUtc="2026-09-26T00:05:00Z"/>
                <w:lang w:val="en-GB"/>
              </w:rPr>
            </w:pPr>
          </w:p>
        </w:tc>
        <w:tc>
          <w:tcPr>
            <w:tcW w:w="1033" w:type="dxa"/>
          </w:tcPr>
          <w:p w14:paraId="7C0DC3F5" w14:textId="77777777" w:rsidR="00B80E7F" w:rsidRPr="009D054C" w:rsidRDefault="00B80E7F" w:rsidP="00780A6E">
            <w:pPr>
              <w:pStyle w:val="ListParagraph"/>
              <w:ind w:left="0"/>
              <w:rPr>
                <w:ins w:id="176" w:author="Magazyn WSF" w:date="2026-09-25T20:05:00Z" w16du:dateUtc="2026-09-26T00:05:00Z"/>
                <w:lang w:val="en-GB"/>
              </w:rPr>
            </w:pPr>
          </w:p>
        </w:tc>
        <w:tc>
          <w:tcPr>
            <w:tcW w:w="3821" w:type="dxa"/>
          </w:tcPr>
          <w:p w14:paraId="372390C1" w14:textId="77777777" w:rsidR="00B80E7F" w:rsidRPr="009D054C" w:rsidRDefault="00B80E7F" w:rsidP="00780A6E">
            <w:pPr>
              <w:pStyle w:val="ListParagraph"/>
              <w:ind w:left="0"/>
              <w:rPr>
                <w:ins w:id="177" w:author="Magazyn WSF" w:date="2026-09-25T20:05:00Z" w16du:dateUtc="2026-09-26T00:05:00Z"/>
                <w:lang w:val="en-GB"/>
              </w:rPr>
            </w:pPr>
          </w:p>
        </w:tc>
      </w:tr>
      <w:tr w:rsidR="00B80E7F" w:rsidRPr="009D054C" w14:paraId="080701C9" w14:textId="77777777" w:rsidTr="00434748">
        <w:trPr>
          <w:trHeight w:val="284"/>
          <w:ins w:id="178" w:author="Magazyn WSF" w:date="2026-09-25T20:05:00Z" w16du:dateUtc="2026-09-26T00:05:00Z"/>
        </w:trPr>
        <w:tc>
          <w:tcPr>
            <w:tcW w:w="658" w:type="dxa"/>
          </w:tcPr>
          <w:p w14:paraId="6175D729" w14:textId="23DE69E4" w:rsidR="00B80E7F" w:rsidRPr="009D054C" w:rsidRDefault="00B80E7F" w:rsidP="00434748">
            <w:pPr>
              <w:pStyle w:val="ListParagraph"/>
              <w:ind w:left="0"/>
              <w:jc w:val="center"/>
              <w:rPr>
                <w:ins w:id="179" w:author="Magazyn WSF" w:date="2026-09-25T20:05:00Z" w16du:dateUtc="2026-09-26T00:05:00Z"/>
                <w:lang w:val="en-GB"/>
              </w:rPr>
            </w:pPr>
            <w:ins w:id="180" w:author="Magazyn WSF" w:date="2026-09-25T20:05:00Z" w16du:dateUtc="2026-09-26T00:05:00Z">
              <w:r>
                <w:rPr>
                  <w:lang w:val="en-GB"/>
                </w:rPr>
                <w:t>19</w:t>
              </w:r>
            </w:ins>
          </w:p>
        </w:tc>
        <w:tc>
          <w:tcPr>
            <w:tcW w:w="4400" w:type="dxa"/>
          </w:tcPr>
          <w:p w14:paraId="00CC3516" w14:textId="77777777" w:rsidR="00B80E7F" w:rsidRPr="009D054C" w:rsidRDefault="00B80E7F" w:rsidP="00780A6E">
            <w:pPr>
              <w:pStyle w:val="ListParagraph"/>
              <w:ind w:left="0"/>
              <w:rPr>
                <w:ins w:id="181" w:author="Magazyn WSF" w:date="2026-09-25T20:05:00Z" w16du:dateUtc="2026-09-26T00:05:00Z"/>
                <w:lang w:val="en-GB"/>
              </w:rPr>
            </w:pPr>
          </w:p>
        </w:tc>
        <w:tc>
          <w:tcPr>
            <w:tcW w:w="1033" w:type="dxa"/>
          </w:tcPr>
          <w:p w14:paraId="351D43C4" w14:textId="77777777" w:rsidR="00B80E7F" w:rsidRPr="009D054C" w:rsidRDefault="00B80E7F" w:rsidP="00780A6E">
            <w:pPr>
              <w:pStyle w:val="ListParagraph"/>
              <w:ind w:left="0"/>
              <w:rPr>
                <w:ins w:id="182" w:author="Magazyn WSF" w:date="2026-09-25T20:05:00Z" w16du:dateUtc="2026-09-26T00:05:00Z"/>
                <w:lang w:val="en-GB"/>
              </w:rPr>
            </w:pPr>
          </w:p>
        </w:tc>
        <w:tc>
          <w:tcPr>
            <w:tcW w:w="3821" w:type="dxa"/>
          </w:tcPr>
          <w:p w14:paraId="3EBD8794" w14:textId="77777777" w:rsidR="00B80E7F" w:rsidRPr="009D054C" w:rsidRDefault="00B80E7F" w:rsidP="00780A6E">
            <w:pPr>
              <w:pStyle w:val="ListParagraph"/>
              <w:ind w:left="0"/>
              <w:rPr>
                <w:ins w:id="183" w:author="Magazyn WSF" w:date="2026-09-25T20:05:00Z" w16du:dateUtc="2026-09-26T00:05:00Z"/>
                <w:lang w:val="en-GB"/>
              </w:rPr>
            </w:pPr>
          </w:p>
        </w:tc>
      </w:tr>
      <w:tr w:rsidR="00B80E7F" w:rsidRPr="009D054C" w14:paraId="5CB24BC1" w14:textId="77777777" w:rsidTr="00434748">
        <w:trPr>
          <w:trHeight w:val="284"/>
          <w:ins w:id="184" w:author="Magazyn WSF" w:date="2026-09-25T20:05:00Z" w16du:dateUtc="2026-09-26T00:05:00Z"/>
        </w:trPr>
        <w:tc>
          <w:tcPr>
            <w:tcW w:w="658" w:type="dxa"/>
          </w:tcPr>
          <w:p w14:paraId="2F4E7247" w14:textId="255AEBF3" w:rsidR="00B80E7F" w:rsidRPr="009D054C" w:rsidRDefault="00B80E7F" w:rsidP="00434748">
            <w:pPr>
              <w:pStyle w:val="ListParagraph"/>
              <w:ind w:left="0"/>
              <w:jc w:val="center"/>
              <w:rPr>
                <w:ins w:id="185" w:author="Magazyn WSF" w:date="2026-09-25T20:05:00Z" w16du:dateUtc="2026-09-26T00:05:00Z"/>
                <w:lang w:val="en-GB"/>
              </w:rPr>
            </w:pPr>
            <w:ins w:id="186" w:author="Magazyn WSF" w:date="2026-09-25T20:05:00Z" w16du:dateUtc="2026-09-26T00:05:00Z">
              <w:r>
                <w:rPr>
                  <w:lang w:val="en-GB"/>
                </w:rPr>
                <w:t>20</w:t>
              </w:r>
            </w:ins>
          </w:p>
        </w:tc>
        <w:tc>
          <w:tcPr>
            <w:tcW w:w="4400" w:type="dxa"/>
          </w:tcPr>
          <w:p w14:paraId="6F82CDDB" w14:textId="77777777" w:rsidR="00B80E7F" w:rsidRPr="009D054C" w:rsidRDefault="00B80E7F" w:rsidP="00780A6E">
            <w:pPr>
              <w:pStyle w:val="ListParagraph"/>
              <w:ind w:left="0"/>
              <w:rPr>
                <w:ins w:id="187" w:author="Magazyn WSF" w:date="2026-09-25T20:05:00Z" w16du:dateUtc="2026-09-26T00:05:00Z"/>
                <w:lang w:val="en-GB"/>
              </w:rPr>
            </w:pPr>
          </w:p>
        </w:tc>
        <w:tc>
          <w:tcPr>
            <w:tcW w:w="1033" w:type="dxa"/>
          </w:tcPr>
          <w:p w14:paraId="08203004" w14:textId="77777777" w:rsidR="00B80E7F" w:rsidRPr="009D054C" w:rsidRDefault="00B80E7F" w:rsidP="00780A6E">
            <w:pPr>
              <w:pStyle w:val="ListParagraph"/>
              <w:ind w:left="0"/>
              <w:rPr>
                <w:ins w:id="188" w:author="Magazyn WSF" w:date="2026-09-25T20:05:00Z" w16du:dateUtc="2026-09-26T00:05:00Z"/>
                <w:lang w:val="en-GB"/>
              </w:rPr>
            </w:pPr>
          </w:p>
        </w:tc>
        <w:tc>
          <w:tcPr>
            <w:tcW w:w="3821" w:type="dxa"/>
          </w:tcPr>
          <w:p w14:paraId="55DEBAD4" w14:textId="77777777" w:rsidR="00B80E7F" w:rsidRPr="009D054C" w:rsidRDefault="00B80E7F" w:rsidP="00780A6E">
            <w:pPr>
              <w:pStyle w:val="ListParagraph"/>
              <w:ind w:left="0"/>
              <w:rPr>
                <w:ins w:id="189" w:author="Magazyn WSF" w:date="2026-09-25T20:05:00Z" w16du:dateUtc="2026-09-26T00:05:00Z"/>
                <w:lang w:val="en-GB"/>
              </w:rPr>
            </w:pPr>
          </w:p>
        </w:tc>
      </w:tr>
      <w:tr w:rsidR="00B80E7F" w:rsidRPr="009D054C" w14:paraId="63D536F7" w14:textId="77777777" w:rsidTr="00434748">
        <w:trPr>
          <w:trHeight w:val="284"/>
          <w:ins w:id="190" w:author="Magazyn WSF" w:date="2026-09-25T20:05:00Z" w16du:dateUtc="2026-09-26T00:05:00Z"/>
        </w:trPr>
        <w:tc>
          <w:tcPr>
            <w:tcW w:w="658" w:type="dxa"/>
          </w:tcPr>
          <w:p w14:paraId="3751472E" w14:textId="060C9DEA" w:rsidR="00B80E7F" w:rsidRPr="009D054C" w:rsidRDefault="00B80E7F" w:rsidP="00434748">
            <w:pPr>
              <w:pStyle w:val="ListParagraph"/>
              <w:ind w:left="0"/>
              <w:jc w:val="center"/>
              <w:rPr>
                <w:ins w:id="191" w:author="Magazyn WSF" w:date="2026-09-25T20:05:00Z" w16du:dateUtc="2026-09-26T00:05:00Z"/>
                <w:lang w:val="en-GB"/>
              </w:rPr>
            </w:pPr>
            <w:ins w:id="192" w:author="Magazyn WSF" w:date="2026-09-25T20:05:00Z" w16du:dateUtc="2026-09-26T00:05:00Z">
              <w:r>
                <w:rPr>
                  <w:lang w:val="en-GB"/>
                </w:rPr>
                <w:t>21</w:t>
              </w:r>
            </w:ins>
          </w:p>
        </w:tc>
        <w:tc>
          <w:tcPr>
            <w:tcW w:w="4400" w:type="dxa"/>
          </w:tcPr>
          <w:p w14:paraId="44247F0F" w14:textId="77777777" w:rsidR="00B80E7F" w:rsidRPr="009D054C" w:rsidRDefault="00B80E7F" w:rsidP="00780A6E">
            <w:pPr>
              <w:pStyle w:val="ListParagraph"/>
              <w:ind w:left="0"/>
              <w:rPr>
                <w:ins w:id="193" w:author="Magazyn WSF" w:date="2026-09-25T20:05:00Z" w16du:dateUtc="2026-09-26T00:05:00Z"/>
                <w:lang w:val="en-GB"/>
              </w:rPr>
            </w:pPr>
          </w:p>
        </w:tc>
        <w:tc>
          <w:tcPr>
            <w:tcW w:w="1033" w:type="dxa"/>
          </w:tcPr>
          <w:p w14:paraId="472B4A00" w14:textId="77777777" w:rsidR="00B80E7F" w:rsidRPr="009D054C" w:rsidRDefault="00B80E7F" w:rsidP="00780A6E">
            <w:pPr>
              <w:pStyle w:val="ListParagraph"/>
              <w:ind w:left="0"/>
              <w:rPr>
                <w:ins w:id="194" w:author="Magazyn WSF" w:date="2026-09-25T20:05:00Z" w16du:dateUtc="2026-09-26T00:05:00Z"/>
                <w:lang w:val="en-GB"/>
              </w:rPr>
            </w:pPr>
          </w:p>
        </w:tc>
        <w:tc>
          <w:tcPr>
            <w:tcW w:w="3821" w:type="dxa"/>
          </w:tcPr>
          <w:p w14:paraId="62C2BCE3" w14:textId="77777777" w:rsidR="00B80E7F" w:rsidRPr="009D054C" w:rsidRDefault="00B80E7F" w:rsidP="00780A6E">
            <w:pPr>
              <w:pStyle w:val="ListParagraph"/>
              <w:ind w:left="0"/>
              <w:rPr>
                <w:ins w:id="195" w:author="Magazyn WSF" w:date="2026-09-25T20:05:00Z" w16du:dateUtc="2026-09-26T00:05:00Z"/>
                <w:lang w:val="en-GB"/>
              </w:rPr>
            </w:pPr>
          </w:p>
        </w:tc>
      </w:tr>
      <w:tr w:rsidR="00B80E7F" w:rsidRPr="009D054C" w14:paraId="01932505" w14:textId="77777777" w:rsidTr="00434748">
        <w:trPr>
          <w:trHeight w:val="284"/>
          <w:ins w:id="196" w:author="Magazyn WSF" w:date="2026-09-25T20:05:00Z" w16du:dateUtc="2026-09-26T00:05:00Z"/>
        </w:trPr>
        <w:tc>
          <w:tcPr>
            <w:tcW w:w="658" w:type="dxa"/>
          </w:tcPr>
          <w:p w14:paraId="7D9CF5BF" w14:textId="42C13DFB" w:rsidR="00B80E7F" w:rsidRPr="009D054C" w:rsidRDefault="00B80E7F" w:rsidP="00434748">
            <w:pPr>
              <w:pStyle w:val="ListParagraph"/>
              <w:ind w:left="0"/>
              <w:jc w:val="center"/>
              <w:rPr>
                <w:ins w:id="197" w:author="Magazyn WSF" w:date="2026-09-25T20:05:00Z" w16du:dateUtc="2026-09-26T00:05:00Z"/>
                <w:lang w:val="en-GB"/>
              </w:rPr>
            </w:pPr>
            <w:ins w:id="198" w:author="Magazyn WSF" w:date="2026-09-25T20:05:00Z" w16du:dateUtc="2026-09-26T00:05:00Z">
              <w:r>
                <w:rPr>
                  <w:lang w:val="en-GB"/>
                </w:rPr>
                <w:t>22</w:t>
              </w:r>
            </w:ins>
          </w:p>
        </w:tc>
        <w:tc>
          <w:tcPr>
            <w:tcW w:w="4400" w:type="dxa"/>
          </w:tcPr>
          <w:p w14:paraId="098C9667" w14:textId="77777777" w:rsidR="00B80E7F" w:rsidRPr="009D054C" w:rsidRDefault="00B80E7F" w:rsidP="00780A6E">
            <w:pPr>
              <w:pStyle w:val="ListParagraph"/>
              <w:ind w:left="0"/>
              <w:rPr>
                <w:ins w:id="199" w:author="Magazyn WSF" w:date="2026-09-25T20:05:00Z" w16du:dateUtc="2026-09-26T00:05:00Z"/>
                <w:lang w:val="en-GB"/>
              </w:rPr>
            </w:pPr>
          </w:p>
        </w:tc>
        <w:tc>
          <w:tcPr>
            <w:tcW w:w="1033" w:type="dxa"/>
          </w:tcPr>
          <w:p w14:paraId="7172A430" w14:textId="77777777" w:rsidR="00B80E7F" w:rsidRPr="009D054C" w:rsidRDefault="00B80E7F" w:rsidP="00780A6E">
            <w:pPr>
              <w:pStyle w:val="ListParagraph"/>
              <w:ind w:left="0"/>
              <w:rPr>
                <w:ins w:id="200" w:author="Magazyn WSF" w:date="2026-09-25T20:05:00Z" w16du:dateUtc="2026-09-26T00:05:00Z"/>
                <w:lang w:val="en-GB"/>
              </w:rPr>
            </w:pPr>
          </w:p>
        </w:tc>
        <w:tc>
          <w:tcPr>
            <w:tcW w:w="3821" w:type="dxa"/>
          </w:tcPr>
          <w:p w14:paraId="5611BD2C" w14:textId="77777777" w:rsidR="00B80E7F" w:rsidRPr="009D054C" w:rsidRDefault="00B80E7F" w:rsidP="00780A6E">
            <w:pPr>
              <w:pStyle w:val="ListParagraph"/>
              <w:ind w:left="0"/>
              <w:rPr>
                <w:ins w:id="201" w:author="Magazyn WSF" w:date="2026-09-25T20:05:00Z" w16du:dateUtc="2026-09-26T00:05:00Z"/>
                <w:lang w:val="en-GB"/>
              </w:rPr>
            </w:pPr>
          </w:p>
        </w:tc>
      </w:tr>
      <w:tr w:rsidR="00B80E7F" w:rsidRPr="009D054C" w14:paraId="796E7B73" w14:textId="77777777" w:rsidTr="00434748">
        <w:trPr>
          <w:trHeight w:val="284"/>
          <w:ins w:id="202" w:author="Magazyn WSF" w:date="2026-09-25T20:05:00Z" w16du:dateUtc="2026-09-26T00:05:00Z"/>
        </w:trPr>
        <w:tc>
          <w:tcPr>
            <w:tcW w:w="658" w:type="dxa"/>
          </w:tcPr>
          <w:p w14:paraId="4CB68D75" w14:textId="1186CF94" w:rsidR="00B80E7F" w:rsidRPr="009D054C" w:rsidRDefault="00B80E7F" w:rsidP="00434748">
            <w:pPr>
              <w:pStyle w:val="ListParagraph"/>
              <w:ind w:left="0"/>
              <w:jc w:val="center"/>
              <w:rPr>
                <w:ins w:id="203" w:author="Magazyn WSF" w:date="2026-09-25T20:05:00Z" w16du:dateUtc="2026-09-26T00:05:00Z"/>
                <w:lang w:val="en-GB"/>
              </w:rPr>
            </w:pPr>
            <w:ins w:id="204" w:author="Magazyn WSF" w:date="2026-09-25T20:05:00Z" w16du:dateUtc="2026-09-26T00:05:00Z">
              <w:r>
                <w:rPr>
                  <w:lang w:val="en-GB"/>
                </w:rPr>
                <w:t>23</w:t>
              </w:r>
            </w:ins>
          </w:p>
        </w:tc>
        <w:tc>
          <w:tcPr>
            <w:tcW w:w="4400" w:type="dxa"/>
          </w:tcPr>
          <w:p w14:paraId="125DA9CF" w14:textId="77777777" w:rsidR="00B80E7F" w:rsidRPr="009D054C" w:rsidRDefault="00B80E7F" w:rsidP="00780A6E">
            <w:pPr>
              <w:pStyle w:val="ListParagraph"/>
              <w:ind w:left="0"/>
              <w:rPr>
                <w:ins w:id="205" w:author="Magazyn WSF" w:date="2026-09-25T20:05:00Z" w16du:dateUtc="2026-09-26T00:05:00Z"/>
                <w:lang w:val="en-GB"/>
              </w:rPr>
            </w:pPr>
          </w:p>
        </w:tc>
        <w:tc>
          <w:tcPr>
            <w:tcW w:w="1033" w:type="dxa"/>
          </w:tcPr>
          <w:p w14:paraId="2E4817AF" w14:textId="77777777" w:rsidR="00B80E7F" w:rsidRPr="009D054C" w:rsidRDefault="00B80E7F" w:rsidP="00780A6E">
            <w:pPr>
              <w:pStyle w:val="ListParagraph"/>
              <w:ind w:left="0"/>
              <w:rPr>
                <w:ins w:id="206" w:author="Magazyn WSF" w:date="2026-09-25T20:05:00Z" w16du:dateUtc="2026-09-26T00:05:00Z"/>
                <w:lang w:val="en-GB"/>
              </w:rPr>
            </w:pPr>
          </w:p>
        </w:tc>
        <w:tc>
          <w:tcPr>
            <w:tcW w:w="3821" w:type="dxa"/>
          </w:tcPr>
          <w:p w14:paraId="1EC151DE" w14:textId="77777777" w:rsidR="00B80E7F" w:rsidRPr="009D054C" w:rsidRDefault="00B80E7F" w:rsidP="00780A6E">
            <w:pPr>
              <w:pStyle w:val="ListParagraph"/>
              <w:ind w:left="0"/>
              <w:rPr>
                <w:ins w:id="207" w:author="Magazyn WSF" w:date="2026-09-25T20:05:00Z" w16du:dateUtc="2026-09-26T00:05:00Z"/>
                <w:lang w:val="en-GB"/>
              </w:rPr>
            </w:pPr>
          </w:p>
        </w:tc>
      </w:tr>
      <w:tr w:rsidR="00B80E7F" w:rsidRPr="009D054C" w14:paraId="5B7C4DC7" w14:textId="77777777" w:rsidTr="00434748">
        <w:trPr>
          <w:trHeight w:val="284"/>
          <w:ins w:id="208" w:author="Magazyn WSF" w:date="2026-09-25T20:05:00Z" w16du:dateUtc="2026-09-26T00:05:00Z"/>
        </w:trPr>
        <w:tc>
          <w:tcPr>
            <w:tcW w:w="658" w:type="dxa"/>
          </w:tcPr>
          <w:p w14:paraId="7646F872" w14:textId="5F7A18B1" w:rsidR="00B80E7F" w:rsidRPr="009D054C" w:rsidRDefault="00B80E7F" w:rsidP="00434748">
            <w:pPr>
              <w:pStyle w:val="ListParagraph"/>
              <w:ind w:left="0"/>
              <w:jc w:val="center"/>
              <w:rPr>
                <w:ins w:id="209" w:author="Magazyn WSF" w:date="2026-09-25T20:05:00Z" w16du:dateUtc="2026-09-26T00:05:00Z"/>
                <w:lang w:val="en-GB"/>
              </w:rPr>
            </w:pPr>
            <w:ins w:id="210" w:author="Magazyn WSF" w:date="2026-09-25T20:05:00Z" w16du:dateUtc="2026-09-26T00:05:00Z">
              <w:r>
                <w:rPr>
                  <w:lang w:val="en-GB"/>
                </w:rPr>
                <w:t>24</w:t>
              </w:r>
            </w:ins>
          </w:p>
        </w:tc>
        <w:tc>
          <w:tcPr>
            <w:tcW w:w="4400" w:type="dxa"/>
          </w:tcPr>
          <w:p w14:paraId="1BB61D6F" w14:textId="77777777" w:rsidR="00B80E7F" w:rsidRPr="009D054C" w:rsidRDefault="00B80E7F" w:rsidP="00780A6E">
            <w:pPr>
              <w:pStyle w:val="ListParagraph"/>
              <w:ind w:left="0"/>
              <w:rPr>
                <w:ins w:id="211" w:author="Magazyn WSF" w:date="2026-09-25T20:05:00Z" w16du:dateUtc="2026-09-26T00:05:00Z"/>
                <w:lang w:val="en-GB"/>
              </w:rPr>
            </w:pPr>
          </w:p>
        </w:tc>
        <w:tc>
          <w:tcPr>
            <w:tcW w:w="1033" w:type="dxa"/>
          </w:tcPr>
          <w:p w14:paraId="3493F415" w14:textId="77777777" w:rsidR="00B80E7F" w:rsidRPr="009D054C" w:rsidRDefault="00B80E7F" w:rsidP="00780A6E">
            <w:pPr>
              <w:pStyle w:val="ListParagraph"/>
              <w:ind w:left="0"/>
              <w:rPr>
                <w:ins w:id="212" w:author="Magazyn WSF" w:date="2026-09-25T20:05:00Z" w16du:dateUtc="2026-09-26T00:05:00Z"/>
                <w:lang w:val="en-GB"/>
              </w:rPr>
            </w:pPr>
          </w:p>
        </w:tc>
        <w:tc>
          <w:tcPr>
            <w:tcW w:w="3821" w:type="dxa"/>
          </w:tcPr>
          <w:p w14:paraId="2B078B6B" w14:textId="77777777" w:rsidR="00B80E7F" w:rsidRPr="009D054C" w:rsidRDefault="00B80E7F" w:rsidP="00780A6E">
            <w:pPr>
              <w:pStyle w:val="ListParagraph"/>
              <w:ind w:left="0"/>
              <w:rPr>
                <w:ins w:id="213" w:author="Magazyn WSF" w:date="2026-09-25T20:05:00Z" w16du:dateUtc="2026-09-26T00:05:00Z"/>
                <w:lang w:val="en-GB"/>
              </w:rPr>
            </w:pPr>
          </w:p>
        </w:tc>
      </w:tr>
      <w:tr w:rsidR="00B80E7F" w:rsidRPr="009D054C" w14:paraId="7C9AAC7F" w14:textId="77777777" w:rsidTr="00434748">
        <w:trPr>
          <w:trHeight w:val="284"/>
          <w:ins w:id="214" w:author="Magazyn WSF" w:date="2026-09-25T20:05:00Z" w16du:dateUtc="2026-09-26T00:05:00Z"/>
        </w:trPr>
        <w:tc>
          <w:tcPr>
            <w:tcW w:w="658" w:type="dxa"/>
          </w:tcPr>
          <w:p w14:paraId="4B920571" w14:textId="57903C92" w:rsidR="00B80E7F" w:rsidRPr="009D054C" w:rsidRDefault="00B80E7F" w:rsidP="00434748">
            <w:pPr>
              <w:pStyle w:val="ListParagraph"/>
              <w:ind w:left="0"/>
              <w:jc w:val="center"/>
              <w:rPr>
                <w:ins w:id="215" w:author="Magazyn WSF" w:date="2026-09-25T20:05:00Z" w16du:dateUtc="2026-09-26T00:05:00Z"/>
                <w:lang w:val="en-GB"/>
              </w:rPr>
            </w:pPr>
            <w:ins w:id="216" w:author="Magazyn WSF" w:date="2026-09-25T20:05:00Z" w16du:dateUtc="2026-09-26T00:05:00Z">
              <w:r>
                <w:rPr>
                  <w:lang w:val="en-GB"/>
                </w:rPr>
                <w:t>25</w:t>
              </w:r>
            </w:ins>
          </w:p>
        </w:tc>
        <w:tc>
          <w:tcPr>
            <w:tcW w:w="4400" w:type="dxa"/>
          </w:tcPr>
          <w:p w14:paraId="3BE7AB6C" w14:textId="77777777" w:rsidR="00B80E7F" w:rsidRPr="009D054C" w:rsidRDefault="00B80E7F" w:rsidP="00780A6E">
            <w:pPr>
              <w:pStyle w:val="ListParagraph"/>
              <w:ind w:left="0"/>
              <w:rPr>
                <w:ins w:id="217" w:author="Magazyn WSF" w:date="2026-09-25T20:05:00Z" w16du:dateUtc="2026-09-26T00:05:00Z"/>
                <w:lang w:val="en-GB"/>
              </w:rPr>
            </w:pPr>
          </w:p>
        </w:tc>
        <w:tc>
          <w:tcPr>
            <w:tcW w:w="1033" w:type="dxa"/>
          </w:tcPr>
          <w:p w14:paraId="41A8333D" w14:textId="77777777" w:rsidR="00B80E7F" w:rsidRPr="009D054C" w:rsidRDefault="00B80E7F" w:rsidP="00780A6E">
            <w:pPr>
              <w:pStyle w:val="ListParagraph"/>
              <w:ind w:left="0"/>
              <w:rPr>
                <w:ins w:id="218" w:author="Magazyn WSF" w:date="2026-09-25T20:05:00Z" w16du:dateUtc="2026-09-26T00:05:00Z"/>
                <w:lang w:val="en-GB"/>
              </w:rPr>
            </w:pPr>
          </w:p>
        </w:tc>
        <w:tc>
          <w:tcPr>
            <w:tcW w:w="3821" w:type="dxa"/>
          </w:tcPr>
          <w:p w14:paraId="6CC27F4D" w14:textId="77777777" w:rsidR="00B80E7F" w:rsidRPr="009D054C" w:rsidRDefault="00B80E7F" w:rsidP="00780A6E">
            <w:pPr>
              <w:pStyle w:val="ListParagraph"/>
              <w:ind w:left="0"/>
              <w:rPr>
                <w:ins w:id="219" w:author="Magazyn WSF" w:date="2026-09-25T20:05:00Z" w16du:dateUtc="2026-09-26T00:05:00Z"/>
                <w:lang w:val="en-GB"/>
              </w:rPr>
            </w:pPr>
          </w:p>
        </w:tc>
      </w:tr>
      <w:tr w:rsidR="00B80E7F" w:rsidRPr="009D054C" w14:paraId="371BF26F" w14:textId="77777777" w:rsidTr="00434748">
        <w:trPr>
          <w:trHeight w:val="284"/>
          <w:ins w:id="220" w:author="Magazyn WSF" w:date="2026-09-25T20:05:00Z" w16du:dateUtc="2026-09-26T00:05:00Z"/>
        </w:trPr>
        <w:tc>
          <w:tcPr>
            <w:tcW w:w="658" w:type="dxa"/>
          </w:tcPr>
          <w:p w14:paraId="51FC0BF4" w14:textId="20B962FB" w:rsidR="00B80E7F" w:rsidRPr="009D054C" w:rsidRDefault="00B80E7F" w:rsidP="00434748">
            <w:pPr>
              <w:pStyle w:val="ListParagraph"/>
              <w:ind w:left="0"/>
              <w:jc w:val="center"/>
              <w:rPr>
                <w:ins w:id="221" w:author="Magazyn WSF" w:date="2026-09-25T20:05:00Z" w16du:dateUtc="2026-09-26T00:05:00Z"/>
                <w:lang w:val="en-GB"/>
              </w:rPr>
            </w:pPr>
            <w:ins w:id="222" w:author="Magazyn WSF" w:date="2026-09-25T20:05:00Z" w16du:dateUtc="2026-09-26T00:05:00Z">
              <w:r>
                <w:rPr>
                  <w:lang w:val="en-GB"/>
                </w:rPr>
                <w:t>26</w:t>
              </w:r>
            </w:ins>
          </w:p>
        </w:tc>
        <w:tc>
          <w:tcPr>
            <w:tcW w:w="4400" w:type="dxa"/>
          </w:tcPr>
          <w:p w14:paraId="4D637518" w14:textId="77777777" w:rsidR="00B80E7F" w:rsidRPr="009D054C" w:rsidRDefault="00B80E7F" w:rsidP="00780A6E">
            <w:pPr>
              <w:pStyle w:val="ListParagraph"/>
              <w:ind w:left="0"/>
              <w:rPr>
                <w:ins w:id="223" w:author="Magazyn WSF" w:date="2026-09-25T20:05:00Z" w16du:dateUtc="2026-09-26T00:05:00Z"/>
                <w:lang w:val="en-GB"/>
              </w:rPr>
            </w:pPr>
          </w:p>
        </w:tc>
        <w:tc>
          <w:tcPr>
            <w:tcW w:w="1033" w:type="dxa"/>
          </w:tcPr>
          <w:p w14:paraId="7B8FF14E" w14:textId="77777777" w:rsidR="00B80E7F" w:rsidRPr="009D054C" w:rsidRDefault="00B80E7F" w:rsidP="00780A6E">
            <w:pPr>
              <w:pStyle w:val="ListParagraph"/>
              <w:ind w:left="0"/>
              <w:rPr>
                <w:ins w:id="224" w:author="Magazyn WSF" w:date="2026-09-25T20:05:00Z" w16du:dateUtc="2026-09-26T00:05:00Z"/>
                <w:lang w:val="en-GB"/>
              </w:rPr>
            </w:pPr>
          </w:p>
        </w:tc>
        <w:tc>
          <w:tcPr>
            <w:tcW w:w="3821" w:type="dxa"/>
          </w:tcPr>
          <w:p w14:paraId="5C294A80" w14:textId="77777777" w:rsidR="00B80E7F" w:rsidRPr="009D054C" w:rsidRDefault="00B80E7F" w:rsidP="00780A6E">
            <w:pPr>
              <w:pStyle w:val="ListParagraph"/>
              <w:ind w:left="0"/>
              <w:rPr>
                <w:ins w:id="225" w:author="Magazyn WSF" w:date="2026-09-25T20:05:00Z" w16du:dateUtc="2026-09-26T00:05:00Z"/>
                <w:lang w:val="en-GB"/>
              </w:rPr>
            </w:pPr>
          </w:p>
        </w:tc>
      </w:tr>
      <w:tr w:rsidR="00B80E7F" w:rsidRPr="009D054C" w14:paraId="79125046" w14:textId="77777777" w:rsidTr="00434748">
        <w:trPr>
          <w:trHeight w:val="284"/>
          <w:ins w:id="226" w:author="Magazyn WSF" w:date="2026-09-25T20:05:00Z" w16du:dateUtc="2026-09-26T00:05:00Z"/>
        </w:trPr>
        <w:tc>
          <w:tcPr>
            <w:tcW w:w="658" w:type="dxa"/>
          </w:tcPr>
          <w:p w14:paraId="5D1FB392" w14:textId="214C2609" w:rsidR="00B80E7F" w:rsidRPr="009D054C" w:rsidRDefault="00B80E7F" w:rsidP="00434748">
            <w:pPr>
              <w:pStyle w:val="ListParagraph"/>
              <w:ind w:left="0"/>
              <w:jc w:val="center"/>
              <w:rPr>
                <w:ins w:id="227" w:author="Magazyn WSF" w:date="2026-09-25T20:05:00Z" w16du:dateUtc="2026-09-26T00:05:00Z"/>
                <w:lang w:val="en-GB"/>
              </w:rPr>
            </w:pPr>
            <w:ins w:id="228" w:author="Magazyn WSF" w:date="2026-09-25T20:05:00Z" w16du:dateUtc="2026-09-26T00:05:00Z">
              <w:r>
                <w:rPr>
                  <w:lang w:val="en-GB"/>
                </w:rPr>
                <w:t>27</w:t>
              </w:r>
            </w:ins>
          </w:p>
        </w:tc>
        <w:tc>
          <w:tcPr>
            <w:tcW w:w="4400" w:type="dxa"/>
          </w:tcPr>
          <w:p w14:paraId="2438CEEB" w14:textId="77777777" w:rsidR="00B80E7F" w:rsidRPr="009D054C" w:rsidRDefault="00B80E7F" w:rsidP="00780A6E">
            <w:pPr>
              <w:pStyle w:val="ListParagraph"/>
              <w:ind w:left="0"/>
              <w:rPr>
                <w:ins w:id="229" w:author="Magazyn WSF" w:date="2026-09-25T20:05:00Z" w16du:dateUtc="2026-09-26T00:05:00Z"/>
                <w:lang w:val="en-GB"/>
              </w:rPr>
            </w:pPr>
          </w:p>
        </w:tc>
        <w:tc>
          <w:tcPr>
            <w:tcW w:w="1033" w:type="dxa"/>
          </w:tcPr>
          <w:p w14:paraId="3266CFE9" w14:textId="77777777" w:rsidR="00B80E7F" w:rsidRPr="009D054C" w:rsidRDefault="00B80E7F" w:rsidP="00780A6E">
            <w:pPr>
              <w:pStyle w:val="ListParagraph"/>
              <w:ind w:left="0"/>
              <w:rPr>
                <w:ins w:id="230" w:author="Magazyn WSF" w:date="2026-09-25T20:05:00Z" w16du:dateUtc="2026-09-26T00:05:00Z"/>
                <w:lang w:val="en-GB"/>
              </w:rPr>
            </w:pPr>
          </w:p>
        </w:tc>
        <w:tc>
          <w:tcPr>
            <w:tcW w:w="3821" w:type="dxa"/>
          </w:tcPr>
          <w:p w14:paraId="2D42DC83" w14:textId="77777777" w:rsidR="00B80E7F" w:rsidRPr="009D054C" w:rsidRDefault="00B80E7F" w:rsidP="00780A6E">
            <w:pPr>
              <w:pStyle w:val="ListParagraph"/>
              <w:ind w:left="0"/>
              <w:rPr>
                <w:ins w:id="231" w:author="Magazyn WSF" w:date="2026-09-25T20:05:00Z" w16du:dateUtc="2026-09-26T00:05:00Z"/>
                <w:lang w:val="en-GB"/>
              </w:rPr>
            </w:pPr>
          </w:p>
        </w:tc>
      </w:tr>
      <w:tr w:rsidR="00B80E7F" w:rsidRPr="009D054C" w14:paraId="6C41CEE9" w14:textId="77777777" w:rsidTr="00434748">
        <w:trPr>
          <w:trHeight w:val="284"/>
          <w:ins w:id="232" w:author="Magazyn WSF" w:date="2026-09-25T20:05:00Z" w16du:dateUtc="2026-09-26T00:05:00Z"/>
        </w:trPr>
        <w:tc>
          <w:tcPr>
            <w:tcW w:w="658" w:type="dxa"/>
          </w:tcPr>
          <w:p w14:paraId="4D1F4810" w14:textId="3CA17187" w:rsidR="00B80E7F" w:rsidRPr="009D054C" w:rsidRDefault="00B80E7F" w:rsidP="00434748">
            <w:pPr>
              <w:pStyle w:val="ListParagraph"/>
              <w:ind w:left="0"/>
              <w:jc w:val="center"/>
              <w:rPr>
                <w:ins w:id="233" w:author="Magazyn WSF" w:date="2026-09-25T20:05:00Z" w16du:dateUtc="2026-09-26T00:05:00Z"/>
                <w:lang w:val="en-GB"/>
              </w:rPr>
            </w:pPr>
            <w:ins w:id="234" w:author="Magazyn WSF" w:date="2026-09-25T20:05:00Z" w16du:dateUtc="2026-09-26T00:05:00Z">
              <w:r>
                <w:rPr>
                  <w:lang w:val="en-GB"/>
                </w:rPr>
                <w:t>28</w:t>
              </w:r>
            </w:ins>
          </w:p>
        </w:tc>
        <w:tc>
          <w:tcPr>
            <w:tcW w:w="4400" w:type="dxa"/>
          </w:tcPr>
          <w:p w14:paraId="441C639B" w14:textId="77777777" w:rsidR="00B80E7F" w:rsidRPr="009D054C" w:rsidRDefault="00B80E7F" w:rsidP="00780A6E">
            <w:pPr>
              <w:pStyle w:val="ListParagraph"/>
              <w:ind w:left="0"/>
              <w:rPr>
                <w:ins w:id="235" w:author="Magazyn WSF" w:date="2026-09-25T20:05:00Z" w16du:dateUtc="2026-09-26T00:05:00Z"/>
                <w:lang w:val="en-GB"/>
              </w:rPr>
            </w:pPr>
          </w:p>
        </w:tc>
        <w:tc>
          <w:tcPr>
            <w:tcW w:w="1033" w:type="dxa"/>
          </w:tcPr>
          <w:p w14:paraId="10260A54" w14:textId="77777777" w:rsidR="00B80E7F" w:rsidRPr="009D054C" w:rsidRDefault="00B80E7F" w:rsidP="00780A6E">
            <w:pPr>
              <w:pStyle w:val="ListParagraph"/>
              <w:ind w:left="0"/>
              <w:rPr>
                <w:ins w:id="236" w:author="Magazyn WSF" w:date="2026-09-25T20:05:00Z" w16du:dateUtc="2026-09-26T00:05:00Z"/>
                <w:lang w:val="en-GB"/>
              </w:rPr>
            </w:pPr>
          </w:p>
        </w:tc>
        <w:tc>
          <w:tcPr>
            <w:tcW w:w="3821" w:type="dxa"/>
          </w:tcPr>
          <w:p w14:paraId="1E66E3E7" w14:textId="77777777" w:rsidR="00B80E7F" w:rsidRPr="009D054C" w:rsidRDefault="00B80E7F" w:rsidP="00780A6E">
            <w:pPr>
              <w:pStyle w:val="ListParagraph"/>
              <w:ind w:left="0"/>
              <w:rPr>
                <w:ins w:id="237" w:author="Magazyn WSF" w:date="2026-09-25T20:05:00Z" w16du:dateUtc="2026-09-26T00:05:00Z"/>
                <w:lang w:val="en-GB"/>
              </w:rPr>
            </w:pPr>
          </w:p>
        </w:tc>
      </w:tr>
      <w:tr w:rsidR="00B80E7F" w:rsidRPr="009D054C" w14:paraId="09D3BA2A" w14:textId="77777777" w:rsidTr="00434748">
        <w:trPr>
          <w:trHeight w:val="284"/>
          <w:ins w:id="238" w:author="Magazyn WSF" w:date="2026-09-25T20:05:00Z" w16du:dateUtc="2026-09-26T00:05:00Z"/>
        </w:trPr>
        <w:tc>
          <w:tcPr>
            <w:tcW w:w="658" w:type="dxa"/>
          </w:tcPr>
          <w:p w14:paraId="0EB9BFC8" w14:textId="77686E9C" w:rsidR="00B80E7F" w:rsidRPr="009D054C" w:rsidRDefault="00B80E7F" w:rsidP="00434748">
            <w:pPr>
              <w:pStyle w:val="ListParagraph"/>
              <w:ind w:left="0"/>
              <w:jc w:val="center"/>
              <w:rPr>
                <w:ins w:id="239" w:author="Magazyn WSF" w:date="2026-09-25T20:05:00Z" w16du:dateUtc="2026-09-26T00:05:00Z"/>
                <w:lang w:val="en-GB"/>
              </w:rPr>
            </w:pPr>
            <w:ins w:id="240" w:author="Magazyn WSF" w:date="2026-09-25T20:05:00Z" w16du:dateUtc="2026-09-26T00:05:00Z">
              <w:r>
                <w:rPr>
                  <w:lang w:val="en-GB"/>
                </w:rPr>
                <w:t>29</w:t>
              </w:r>
            </w:ins>
          </w:p>
        </w:tc>
        <w:tc>
          <w:tcPr>
            <w:tcW w:w="4400" w:type="dxa"/>
          </w:tcPr>
          <w:p w14:paraId="06FF21F1" w14:textId="77777777" w:rsidR="00B80E7F" w:rsidRPr="009D054C" w:rsidRDefault="00B80E7F" w:rsidP="00780A6E">
            <w:pPr>
              <w:pStyle w:val="ListParagraph"/>
              <w:ind w:left="0"/>
              <w:rPr>
                <w:ins w:id="241" w:author="Magazyn WSF" w:date="2026-09-25T20:05:00Z" w16du:dateUtc="2026-09-26T00:05:00Z"/>
                <w:lang w:val="en-GB"/>
              </w:rPr>
            </w:pPr>
          </w:p>
        </w:tc>
        <w:tc>
          <w:tcPr>
            <w:tcW w:w="1033" w:type="dxa"/>
          </w:tcPr>
          <w:p w14:paraId="04C5DC91" w14:textId="77777777" w:rsidR="00B80E7F" w:rsidRPr="009D054C" w:rsidRDefault="00B80E7F" w:rsidP="00780A6E">
            <w:pPr>
              <w:pStyle w:val="ListParagraph"/>
              <w:ind w:left="0"/>
              <w:rPr>
                <w:ins w:id="242" w:author="Magazyn WSF" w:date="2026-09-25T20:05:00Z" w16du:dateUtc="2026-09-26T00:05:00Z"/>
                <w:lang w:val="en-GB"/>
              </w:rPr>
            </w:pPr>
          </w:p>
        </w:tc>
        <w:tc>
          <w:tcPr>
            <w:tcW w:w="3821" w:type="dxa"/>
          </w:tcPr>
          <w:p w14:paraId="35AB5B20" w14:textId="77777777" w:rsidR="00B80E7F" w:rsidRPr="009D054C" w:rsidRDefault="00B80E7F" w:rsidP="00780A6E">
            <w:pPr>
              <w:pStyle w:val="ListParagraph"/>
              <w:ind w:left="0"/>
              <w:rPr>
                <w:ins w:id="243" w:author="Magazyn WSF" w:date="2026-09-25T20:05:00Z" w16du:dateUtc="2026-09-26T00:05:00Z"/>
                <w:lang w:val="en-GB"/>
              </w:rPr>
            </w:pPr>
          </w:p>
        </w:tc>
      </w:tr>
      <w:tr w:rsidR="009162A4" w:rsidRPr="009D054C" w14:paraId="2D8079FC" w14:textId="77777777" w:rsidTr="00434748">
        <w:trPr>
          <w:trHeight w:val="284"/>
          <w:ins w:id="244" w:author="Magazyn WSF" w:date="2026-09-25T20:05:00Z" w16du:dateUtc="2026-09-26T00:05:00Z"/>
        </w:trPr>
        <w:tc>
          <w:tcPr>
            <w:tcW w:w="658" w:type="dxa"/>
          </w:tcPr>
          <w:p w14:paraId="4DF253D5" w14:textId="4F5C2A56" w:rsidR="009162A4" w:rsidRPr="009D054C" w:rsidRDefault="00B80E7F" w:rsidP="00434748">
            <w:pPr>
              <w:pStyle w:val="ListParagraph"/>
              <w:ind w:left="0"/>
              <w:jc w:val="center"/>
              <w:rPr>
                <w:ins w:id="245" w:author="Magazyn WSF" w:date="2026-09-25T20:05:00Z" w16du:dateUtc="2026-09-26T00:05:00Z"/>
                <w:lang w:val="en-GB"/>
              </w:rPr>
            </w:pPr>
            <w:ins w:id="246" w:author="Magazyn WSF" w:date="2026-09-25T20:05:00Z" w16du:dateUtc="2026-09-26T00:05:00Z">
              <w:r>
                <w:rPr>
                  <w:lang w:val="en-GB"/>
                </w:rPr>
                <w:t>30</w:t>
              </w:r>
            </w:ins>
          </w:p>
        </w:tc>
        <w:tc>
          <w:tcPr>
            <w:tcW w:w="4400" w:type="dxa"/>
          </w:tcPr>
          <w:p w14:paraId="64870458" w14:textId="77777777" w:rsidR="009162A4" w:rsidRPr="009D054C" w:rsidRDefault="009162A4" w:rsidP="00780A6E">
            <w:pPr>
              <w:pStyle w:val="ListParagraph"/>
              <w:ind w:left="0"/>
              <w:rPr>
                <w:ins w:id="247" w:author="Magazyn WSF" w:date="2026-09-25T20:05:00Z" w16du:dateUtc="2026-09-26T00:05:00Z"/>
                <w:lang w:val="en-GB"/>
              </w:rPr>
            </w:pPr>
          </w:p>
        </w:tc>
        <w:tc>
          <w:tcPr>
            <w:tcW w:w="1033" w:type="dxa"/>
          </w:tcPr>
          <w:p w14:paraId="2ABE8860" w14:textId="77777777" w:rsidR="009162A4" w:rsidRPr="009D054C" w:rsidRDefault="009162A4" w:rsidP="00780A6E">
            <w:pPr>
              <w:pStyle w:val="ListParagraph"/>
              <w:ind w:left="0"/>
              <w:rPr>
                <w:ins w:id="248" w:author="Magazyn WSF" w:date="2026-09-25T20:05:00Z" w16du:dateUtc="2026-09-26T00:05:00Z"/>
                <w:lang w:val="en-GB"/>
              </w:rPr>
            </w:pPr>
          </w:p>
        </w:tc>
        <w:tc>
          <w:tcPr>
            <w:tcW w:w="3821" w:type="dxa"/>
          </w:tcPr>
          <w:p w14:paraId="6A828DA2" w14:textId="77777777" w:rsidR="009162A4" w:rsidRPr="009D054C" w:rsidRDefault="009162A4" w:rsidP="00780A6E">
            <w:pPr>
              <w:pStyle w:val="ListParagraph"/>
              <w:ind w:left="0"/>
              <w:rPr>
                <w:ins w:id="249" w:author="Magazyn WSF" w:date="2026-09-25T20:05:00Z" w16du:dateUtc="2026-09-26T00:05:00Z"/>
                <w:lang w:val="en-GB"/>
              </w:rPr>
            </w:pPr>
          </w:p>
        </w:tc>
      </w:tr>
    </w:tbl>
    <w:p w14:paraId="34D4953C" w14:textId="4E6F6272" w:rsidR="009162A4" w:rsidRPr="009D054C" w:rsidRDefault="00526C73" w:rsidP="00780A6E">
      <w:pPr>
        <w:pStyle w:val="ListParagraph"/>
        <w:ind w:left="0"/>
        <w:rPr>
          <w:ins w:id="250" w:author="Magazyn WSF" w:date="2026-09-25T20:05:00Z" w16du:dateUtc="2026-09-26T00:05:00Z"/>
          <w:lang w:val="en-GB"/>
        </w:rPr>
      </w:pPr>
      <w:ins w:id="251" w:author="Magazyn WSF" w:date="2026-09-25T20:05:00Z" w16du:dateUtc="2026-09-26T00:05:00Z">
        <w:r>
          <w:rPr>
            <w:lang w:val="en-GB"/>
          </w:rPr>
          <w:t>COMMENTS</w:t>
        </w:r>
        <w:r w:rsidR="009162A4" w:rsidRPr="009D054C">
          <w:rPr>
            <w:lang w:val="en-GB"/>
          </w:rPr>
          <w:t>:</w:t>
        </w:r>
      </w:ins>
    </w:p>
    <w:p w14:paraId="5A6DECB9" w14:textId="77777777" w:rsidR="009162A4" w:rsidRPr="009D054C" w:rsidRDefault="009162A4" w:rsidP="009162A4">
      <w:pPr>
        <w:pStyle w:val="ListParagraph"/>
        <w:spacing w:line="480" w:lineRule="auto"/>
        <w:ind w:left="0"/>
        <w:rPr>
          <w:ins w:id="252" w:author="Magazyn WSF" w:date="2026-09-25T20:05:00Z" w16du:dateUtc="2026-09-26T00:05:00Z"/>
          <w:lang w:val="en-GB"/>
        </w:rPr>
      </w:pPr>
      <w:ins w:id="253" w:author="Magazyn WSF" w:date="2026-09-25T20:05:00Z" w16du:dateUtc="2026-09-26T00:05:00Z">
        <w:r w:rsidRPr="009D054C">
          <w:rPr>
            <w:lang w:val="en-GB"/>
          </w:rPr>
          <w:t>……………………………………………………………………………………</w:t>
        </w:r>
        <w:r w:rsidR="00434748" w:rsidRPr="009D054C">
          <w:rPr>
            <w:lang w:val="en-GB"/>
          </w:rPr>
          <w:t>………………………………………………………………………………</w:t>
        </w:r>
      </w:ins>
    </w:p>
    <w:p w14:paraId="461F4B73" w14:textId="48C6C36A" w:rsidR="00157448" w:rsidRPr="009D054C" w:rsidRDefault="00526C73" w:rsidP="00157448">
      <w:pPr>
        <w:pStyle w:val="ListParagraph"/>
        <w:ind w:left="0"/>
        <w:jc w:val="both"/>
        <w:rPr>
          <w:ins w:id="254" w:author="Magazyn WSF" w:date="2026-09-25T20:05:00Z" w16du:dateUtc="2026-09-26T00:05:00Z"/>
          <w:b/>
          <w:lang w:val="en-GB"/>
        </w:rPr>
      </w:pPr>
      <w:ins w:id="255" w:author="Magazyn WSF" w:date="2026-09-25T20:05:00Z" w16du:dateUtc="2026-09-26T00:05:00Z">
        <w:r>
          <w:rPr>
            <w:b/>
            <w:lang w:val="en-GB"/>
          </w:rPr>
          <w:t xml:space="preserve">The person renting the equipment shall bear financial responsibility for the condition and completeness of the equipment (i.e. number of returned equipment pieces) and shall be obliged to return the equipment on an agreed date in an unaltered technical and physical condition.  </w:t>
        </w:r>
        <w:r w:rsidR="00157448" w:rsidRPr="009D054C">
          <w:rPr>
            <w:b/>
            <w:lang w:val="en-GB"/>
          </w:rPr>
          <w:t xml:space="preserve"> </w:t>
        </w:r>
      </w:ins>
    </w:p>
    <w:p w14:paraId="399E573D" w14:textId="77777777" w:rsidR="009162A4" w:rsidRPr="009D054C" w:rsidRDefault="009162A4" w:rsidP="00780A6E">
      <w:pPr>
        <w:pStyle w:val="ListParagraph"/>
        <w:ind w:left="0"/>
        <w:rPr>
          <w:ins w:id="256" w:author="Magazyn WSF" w:date="2026-09-25T20:05:00Z" w16du:dateUtc="2026-09-26T00:05:00Z"/>
          <w:lang w:val="en-GB"/>
        </w:rPr>
      </w:pPr>
    </w:p>
    <w:tbl>
      <w:tblPr>
        <w:tblStyle w:val="TableGrid"/>
        <w:tblW w:w="0" w:type="auto"/>
        <w:tblLook w:val="04A0" w:firstRow="1" w:lastRow="0" w:firstColumn="1" w:lastColumn="0" w:noHBand="0" w:noVBand="1"/>
      </w:tblPr>
      <w:tblGrid>
        <w:gridCol w:w="2547"/>
        <w:gridCol w:w="2551"/>
        <w:gridCol w:w="2578"/>
        <w:gridCol w:w="2236"/>
      </w:tblGrid>
      <w:tr w:rsidR="009162A4" w:rsidRPr="009D054C" w14:paraId="3D97F844" w14:textId="77777777" w:rsidTr="009162A4">
        <w:trPr>
          <w:ins w:id="257" w:author="Magazyn WSF" w:date="2026-09-25T20:05:00Z" w16du:dateUtc="2026-09-26T00:05:00Z"/>
        </w:trPr>
        <w:tc>
          <w:tcPr>
            <w:tcW w:w="2547" w:type="dxa"/>
          </w:tcPr>
          <w:p w14:paraId="0A859E8C" w14:textId="632058A0" w:rsidR="009162A4" w:rsidRPr="009D054C" w:rsidRDefault="00526C73" w:rsidP="009162A4">
            <w:pPr>
              <w:pStyle w:val="ListParagraph"/>
              <w:ind w:left="0"/>
              <w:jc w:val="center"/>
              <w:rPr>
                <w:ins w:id="258" w:author="Magazyn WSF" w:date="2026-09-25T20:05:00Z" w16du:dateUtc="2026-09-26T00:05:00Z"/>
                <w:sz w:val="20"/>
                <w:lang w:val="en-GB"/>
              </w:rPr>
            </w:pPr>
            <w:ins w:id="259" w:author="Magazyn WSF" w:date="2026-09-25T20:05:00Z" w16du:dateUtc="2026-09-26T00:05:00Z">
              <w:r>
                <w:rPr>
                  <w:sz w:val="20"/>
                  <w:lang w:val="en-GB"/>
                </w:rPr>
                <w:t xml:space="preserve">Date and Signature of a </w:t>
              </w:r>
              <w:r w:rsidR="009162A4" w:rsidRPr="009D054C">
                <w:rPr>
                  <w:sz w:val="20"/>
                  <w:lang w:val="en-GB"/>
                </w:rPr>
                <w:t xml:space="preserve">Student/ </w:t>
              </w:r>
              <w:r>
                <w:rPr>
                  <w:sz w:val="20"/>
                  <w:lang w:val="en-GB"/>
                </w:rPr>
                <w:t xml:space="preserve">Course Participant renting the equipment </w:t>
              </w:r>
            </w:ins>
          </w:p>
          <w:p w14:paraId="43201D1A" w14:textId="77777777" w:rsidR="009162A4" w:rsidRPr="009D054C" w:rsidRDefault="009162A4" w:rsidP="009162A4">
            <w:pPr>
              <w:pStyle w:val="ListParagraph"/>
              <w:ind w:left="0"/>
              <w:jc w:val="center"/>
              <w:rPr>
                <w:ins w:id="260" w:author="Magazyn WSF" w:date="2026-09-25T20:05:00Z" w16du:dateUtc="2026-09-26T00:05:00Z"/>
                <w:lang w:val="en-GB"/>
              </w:rPr>
            </w:pPr>
          </w:p>
          <w:p w14:paraId="420949C8" w14:textId="77777777" w:rsidR="009162A4" w:rsidRPr="009D054C" w:rsidRDefault="009162A4" w:rsidP="009162A4">
            <w:pPr>
              <w:pStyle w:val="ListParagraph"/>
              <w:ind w:left="0"/>
              <w:jc w:val="center"/>
              <w:rPr>
                <w:ins w:id="261" w:author="Magazyn WSF" w:date="2026-09-25T20:05:00Z" w16du:dateUtc="2026-09-26T00:05:00Z"/>
                <w:lang w:val="en-GB"/>
              </w:rPr>
            </w:pPr>
          </w:p>
          <w:p w14:paraId="7960679A" w14:textId="77777777" w:rsidR="009162A4" w:rsidRPr="009D054C" w:rsidRDefault="009162A4" w:rsidP="009162A4">
            <w:pPr>
              <w:pStyle w:val="ListParagraph"/>
              <w:ind w:left="0"/>
              <w:jc w:val="center"/>
              <w:rPr>
                <w:ins w:id="262" w:author="Magazyn WSF" w:date="2026-09-25T20:05:00Z" w16du:dateUtc="2026-09-26T00:05:00Z"/>
                <w:lang w:val="en-GB"/>
              </w:rPr>
            </w:pPr>
          </w:p>
          <w:p w14:paraId="02737902" w14:textId="77777777" w:rsidR="009162A4" w:rsidRPr="009D054C" w:rsidRDefault="009162A4" w:rsidP="009162A4">
            <w:pPr>
              <w:pStyle w:val="ListParagraph"/>
              <w:ind w:left="0"/>
              <w:jc w:val="center"/>
              <w:rPr>
                <w:ins w:id="263" w:author="Magazyn WSF" w:date="2026-09-25T20:05:00Z" w16du:dateUtc="2026-09-26T00:05:00Z"/>
                <w:lang w:val="en-GB"/>
              </w:rPr>
            </w:pPr>
          </w:p>
          <w:p w14:paraId="22F5F129" w14:textId="77777777" w:rsidR="009162A4" w:rsidRPr="009D054C" w:rsidRDefault="009162A4" w:rsidP="009162A4">
            <w:pPr>
              <w:pStyle w:val="ListParagraph"/>
              <w:ind w:left="0"/>
              <w:jc w:val="center"/>
              <w:rPr>
                <w:ins w:id="264" w:author="Magazyn WSF" w:date="2026-09-25T20:05:00Z" w16du:dateUtc="2026-09-26T00:05:00Z"/>
                <w:lang w:val="en-GB"/>
              </w:rPr>
            </w:pPr>
          </w:p>
        </w:tc>
        <w:tc>
          <w:tcPr>
            <w:tcW w:w="2551" w:type="dxa"/>
          </w:tcPr>
          <w:p w14:paraId="11EB379D" w14:textId="567F3F52" w:rsidR="009162A4" w:rsidRPr="009D054C" w:rsidRDefault="00526C73" w:rsidP="00526C73">
            <w:pPr>
              <w:pStyle w:val="ListParagraph"/>
              <w:ind w:left="0"/>
              <w:jc w:val="center"/>
              <w:rPr>
                <w:ins w:id="265" w:author="Magazyn WSF" w:date="2026-09-25T20:05:00Z" w16du:dateUtc="2026-09-26T00:05:00Z"/>
                <w:lang w:val="en-GB"/>
              </w:rPr>
            </w:pPr>
            <w:ins w:id="266" w:author="Magazyn WSF" w:date="2026-09-25T20:05:00Z" w16du:dateUtc="2026-09-26T00:05:00Z">
              <w:r>
                <w:rPr>
                  <w:sz w:val="20"/>
                  <w:lang w:val="en-GB"/>
                </w:rPr>
                <w:t xml:space="preserve">Date and signature of the School’s employee handing over the equipment </w:t>
              </w:r>
            </w:ins>
          </w:p>
        </w:tc>
        <w:tc>
          <w:tcPr>
            <w:tcW w:w="2578" w:type="dxa"/>
          </w:tcPr>
          <w:p w14:paraId="07C132F8" w14:textId="512505E6" w:rsidR="009162A4" w:rsidRPr="009D054C" w:rsidRDefault="00526C73" w:rsidP="009162A4">
            <w:pPr>
              <w:pStyle w:val="ListParagraph"/>
              <w:ind w:left="0"/>
              <w:jc w:val="center"/>
              <w:rPr>
                <w:ins w:id="267" w:author="Magazyn WSF" w:date="2026-09-25T20:05:00Z" w16du:dateUtc="2026-09-26T00:05:00Z"/>
                <w:lang w:val="en-GB"/>
              </w:rPr>
            </w:pPr>
            <w:ins w:id="268" w:author="Magazyn WSF" w:date="2026-09-25T20:05:00Z" w16du:dateUtc="2026-09-26T00:05:00Z">
              <w:r>
                <w:rPr>
                  <w:sz w:val="20"/>
                  <w:lang w:val="en-GB"/>
                </w:rPr>
                <w:t xml:space="preserve">Date and signature of a Student/ Course Participant returning the equipment </w:t>
              </w:r>
              <w:r w:rsidR="009162A4" w:rsidRPr="009D054C">
                <w:rPr>
                  <w:sz w:val="20"/>
                  <w:lang w:val="en-GB"/>
                </w:rPr>
                <w:t xml:space="preserve"> </w:t>
              </w:r>
            </w:ins>
          </w:p>
        </w:tc>
        <w:tc>
          <w:tcPr>
            <w:tcW w:w="2236" w:type="dxa"/>
          </w:tcPr>
          <w:p w14:paraId="19CCF8A9" w14:textId="6C61A530" w:rsidR="009162A4" w:rsidRPr="009D054C" w:rsidRDefault="00526C73" w:rsidP="009162A4">
            <w:pPr>
              <w:pStyle w:val="ListParagraph"/>
              <w:ind w:left="0"/>
              <w:jc w:val="center"/>
              <w:rPr>
                <w:ins w:id="269" w:author="Magazyn WSF" w:date="2026-09-25T20:05:00Z" w16du:dateUtc="2026-09-26T00:05:00Z"/>
                <w:sz w:val="20"/>
                <w:lang w:val="en-GB"/>
              </w:rPr>
            </w:pPr>
            <w:ins w:id="270" w:author="Magazyn WSF" w:date="2026-09-25T20:05:00Z" w16du:dateUtc="2026-09-26T00:05:00Z">
              <w:r>
                <w:rPr>
                  <w:sz w:val="20"/>
                  <w:lang w:val="en-GB"/>
                </w:rPr>
                <w:t>Date and signature of the School’s employee receiving the returned equipment</w:t>
              </w:r>
            </w:ins>
          </w:p>
          <w:p w14:paraId="676C3772" w14:textId="77777777" w:rsidR="009162A4" w:rsidRPr="009D054C" w:rsidRDefault="009162A4" w:rsidP="009162A4">
            <w:pPr>
              <w:pStyle w:val="ListParagraph"/>
              <w:ind w:left="0"/>
              <w:jc w:val="center"/>
              <w:rPr>
                <w:ins w:id="271" w:author="Magazyn WSF" w:date="2026-09-25T20:05:00Z" w16du:dateUtc="2026-09-26T00:05:00Z"/>
                <w:lang w:val="en-GB"/>
              </w:rPr>
            </w:pPr>
          </w:p>
        </w:tc>
      </w:tr>
    </w:tbl>
    <w:p w14:paraId="1E77A742" w14:textId="77777777" w:rsidR="00EC4176" w:rsidRPr="00FD3F43" w:rsidRDefault="00EC4176" w:rsidP="00EC4176">
      <w:pPr>
        <w:numPr>
          <w:ilvl w:val="0"/>
          <w:numId w:val="1"/>
        </w:numPr>
        <w:rPr>
          <w:del w:id="272" w:author="Magazyn WSF" w:date="2026-09-25T20:05:00Z" w16du:dateUtc="2026-09-26T00:05:00Z"/>
          <w:rFonts w:ascii="Times New Roman" w:hAnsi="Times New Roman" w:cs="Times New Roman"/>
          <w:sz w:val="32"/>
          <w:szCs w:val="32"/>
        </w:rPr>
      </w:pPr>
      <w:del w:id="273" w:author="Magazyn WSF" w:date="2026-09-25T20:05:00Z" w16du:dateUtc="2026-09-26T00:05:00Z">
        <w:r w:rsidRPr="00FD3F43">
          <w:rPr>
            <w:rFonts w:ascii="Times New Roman" w:hAnsi="Times New Roman" w:cs="Times New Roman"/>
            <w:sz w:val="32"/>
            <w:szCs w:val="32"/>
          </w:rPr>
          <w:delText>Is a citizen or legal permanent resident of the U.S. or Canada</w:delText>
        </w:r>
      </w:del>
    </w:p>
    <w:p w14:paraId="6F584B5E" w14:textId="77777777" w:rsidR="00EC4176" w:rsidRPr="00FD3F43" w:rsidRDefault="00EC4176" w:rsidP="00EC4176">
      <w:pPr>
        <w:numPr>
          <w:ilvl w:val="0"/>
          <w:numId w:val="1"/>
        </w:numPr>
        <w:rPr>
          <w:del w:id="274" w:author="Magazyn WSF" w:date="2026-09-25T20:05:00Z" w16du:dateUtc="2026-09-26T00:05:00Z"/>
          <w:rFonts w:ascii="Times New Roman" w:hAnsi="Times New Roman" w:cs="Times New Roman"/>
          <w:sz w:val="32"/>
          <w:szCs w:val="32"/>
        </w:rPr>
      </w:pPr>
      <w:del w:id="275" w:author="Magazyn WSF" w:date="2026-09-25T20:05:00Z" w16du:dateUtc="2026-09-26T00:05:00Z">
        <w:r w:rsidRPr="00FD3F43">
          <w:rPr>
            <w:rFonts w:ascii="Times New Roman" w:hAnsi="Times New Roman" w:cs="Times New Roman"/>
            <w:sz w:val="32"/>
            <w:szCs w:val="32"/>
          </w:rPr>
          <w:delText>Plans to attend an accredited postsecondary educational institution in the U.S. or Canada full time or part time in the fall of the academic year following high school graduation</w:delText>
        </w:r>
      </w:del>
    </w:p>
    <w:p w14:paraId="29503E6D" w14:textId="77777777" w:rsidR="00EC4176" w:rsidRPr="00FD3F43" w:rsidRDefault="00EC4176" w:rsidP="00EC4176">
      <w:pPr>
        <w:numPr>
          <w:ilvl w:val="0"/>
          <w:numId w:val="1"/>
        </w:numPr>
        <w:rPr>
          <w:del w:id="276" w:author="Magazyn WSF" w:date="2026-09-25T20:05:00Z" w16du:dateUtc="2026-09-26T00:05:00Z"/>
          <w:rFonts w:ascii="Times New Roman" w:hAnsi="Times New Roman" w:cs="Times New Roman"/>
          <w:sz w:val="32"/>
          <w:szCs w:val="32"/>
        </w:rPr>
      </w:pPr>
      <w:del w:id="277" w:author="Magazyn WSF" w:date="2026-09-25T20:05:00Z" w16du:dateUtc="2026-09-26T00:05:00Z">
        <w:r w:rsidRPr="00FD3F43">
          <w:rPr>
            <w:rFonts w:ascii="Times New Roman" w:hAnsi="Times New Roman" w:cs="Times New Roman"/>
            <w:sz w:val="32"/>
            <w:szCs w:val="32"/>
          </w:rPr>
          <w:delText>Is recommended by and receives the vote of a local P.E.O. chapter</w:delText>
        </w:r>
      </w:del>
    </w:p>
    <w:p w14:paraId="39029BEC" w14:textId="1070D33E" w:rsidR="0027243F" w:rsidRPr="00FD3F43" w:rsidRDefault="00EC4176" w:rsidP="0027243F">
      <w:pPr>
        <w:numPr>
          <w:ilvl w:val="0"/>
          <w:numId w:val="1"/>
        </w:numPr>
        <w:rPr>
          <w:del w:id="278" w:author="Magazyn WSF" w:date="2026-09-25T20:05:00Z" w16du:dateUtc="2026-09-26T00:05:00Z"/>
          <w:rFonts w:ascii="Times New Roman" w:hAnsi="Times New Roman" w:cs="Times New Roman"/>
          <w:sz w:val="32"/>
          <w:szCs w:val="32"/>
        </w:rPr>
      </w:pPr>
      <w:del w:id="279" w:author="Magazyn WSF" w:date="2026-09-25T20:05:00Z" w16du:dateUtc="2026-09-26T00:05:00Z">
        <w:r w:rsidRPr="00FD3F43">
          <w:rPr>
            <w:rFonts w:ascii="Times New Roman" w:hAnsi="Times New Roman" w:cs="Times New Roman"/>
            <w:sz w:val="32"/>
            <w:szCs w:val="32"/>
          </w:rPr>
          <w:delText>The applications of individuals who satisfy these eligibility criteria will be evaluated on a nondiscriminatory basis without consideration of race, age, national origin, religious affiliation, disability or P.E.O. connection.</w:delText>
        </w:r>
      </w:del>
    </w:p>
    <w:p w14:paraId="301473E1" w14:textId="0553B34A" w:rsidR="00EC4176" w:rsidRPr="0027243F" w:rsidRDefault="00E17DD4">
      <w:pPr>
        <w:rPr>
          <w:del w:id="280" w:author="Magazyn WSF" w:date="2026-09-25T20:05:00Z" w16du:dateUtc="2026-09-26T00:05:00Z"/>
          <w:rFonts w:ascii="Times New Roman" w:hAnsi="Times New Roman" w:cs="Times New Roman"/>
          <w:i/>
          <w:iCs/>
          <w:sz w:val="32"/>
          <w:szCs w:val="32"/>
        </w:rPr>
      </w:pPr>
      <w:del w:id="281" w:author="Magazyn WSF" w:date="2026-09-25T20:05:00Z" w16du:dateUtc="2026-09-26T00:05:00Z">
        <w:r w:rsidRPr="0027243F">
          <w:rPr>
            <w:rFonts w:ascii="Times New Roman" w:hAnsi="Times New Roman" w:cs="Times New Roman"/>
            <w:i/>
            <w:iCs/>
            <w:sz w:val="32"/>
            <w:szCs w:val="32"/>
          </w:rPr>
          <w:delText xml:space="preserve">One of the things the committee seems to be looking for, in addition to the criteria listed above, is outstanding contributions to the community.  </w:delText>
        </w:r>
      </w:del>
    </w:p>
    <w:p w14:paraId="39405D8E" w14:textId="77777777" w:rsidR="00FD3F43" w:rsidRDefault="00E17DD4">
      <w:pPr>
        <w:rPr>
          <w:del w:id="282" w:author="Magazyn WSF" w:date="2026-09-25T20:05:00Z" w16du:dateUtc="2026-09-26T00:05:00Z"/>
          <w:rFonts w:ascii="Times New Roman" w:hAnsi="Times New Roman" w:cs="Times New Roman"/>
          <w:i/>
          <w:iCs/>
          <w:sz w:val="32"/>
          <w:szCs w:val="32"/>
        </w:rPr>
      </w:pPr>
      <w:del w:id="283" w:author="Magazyn WSF" w:date="2026-09-25T20:05:00Z" w16du:dateUtc="2026-09-26T00:05:00Z">
        <w:r w:rsidRPr="0027243F">
          <w:rPr>
            <w:rFonts w:ascii="Times New Roman" w:hAnsi="Times New Roman" w:cs="Times New Roman"/>
            <w:i/>
            <w:iCs/>
            <w:sz w:val="32"/>
            <w:szCs w:val="32"/>
          </w:rPr>
          <w:delText xml:space="preserve">The window of opportunity for the local chapter of P.E.O. to nominate candidates opens August 15 and ends October 15.  If you have a candidate, please let me know </w:delText>
        </w:r>
        <w:r w:rsidR="0027243F">
          <w:rPr>
            <w:rFonts w:ascii="Times New Roman" w:hAnsi="Times New Roman" w:cs="Times New Roman"/>
            <w:i/>
            <w:iCs/>
            <w:sz w:val="32"/>
            <w:szCs w:val="32"/>
          </w:rPr>
          <w:delText>as soon as possible</w:delText>
        </w:r>
        <w:r w:rsidRPr="0027243F">
          <w:rPr>
            <w:rFonts w:ascii="Times New Roman" w:hAnsi="Times New Roman" w:cs="Times New Roman"/>
            <w:i/>
            <w:iCs/>
            <w:sz w:val="32"/>
            <w:szCs w:val="32"/>
          </w:rPr>
          <w:delText xml:space="preserve"> because the chapter will need to conduct an interview and complete some paperwork.  If I do not hear from you by </w:delText>
        </w:r>
        <w:r w:rsidRPr="009C5F6A">
          <w:rPr>
            <w:rFonts w:ascii="Times New Roman" w:hAnsi="Times New Roman" w:cs="Times New Roman"/>
            <w:b/>
            <w:bCs/>
            <w:i/>
            <w:iCs/>
            <w:sz w:val="32"/>
            <w:szCs w:val="32"/>
            <w:u w:val="single"/>
          </w:rPr>
          <w:delText>August 25</w:delText>
        </w:r>
        <w:r w:rsidRPr="009C5F6A">
          <w:rPr>
            <w:rFonts w:ascii="Times New Roman" w:hAnsi="Times New Roman" w:cs="Times New Roman"/>
            <w:b/>
            <w:bCs/>
            <w:i/>
            <w:iCs/>
            <w:sz w:val="32"/>
            <w:szCs w:val="32"/>
            <w:u w:val="single"/>
            <w:vertAlign w:val="superscript"/>
          </w:rPr>
          <w:delText>th</w:delText>
        </w:r>
        <w:r w:rsidRPr="0027243F">
          <w:rPr>
            <w:rFonts w:ascii="Times New Roman" w:hAnsi="Times New Roman" w:cs="Times New Roman"/>
            <w:i/>
            <w:iCs/>
            <w:sz w:val="32"/>
            <w:szCs w:val="32"/>
          </w:rPr>
          <w:delText>, I will assume that you do not have a candidate.  Many thanks, ladies!  Wishing you the best as you begin the 2023-24 school year.</w:delText>
        </w:r>
      </w:del>
    </w:p>
    <w:p w14:paraId="7660865B" w14:textId="6D89A505" w:rsidR="00E17DD4" w:rsidRPr="009D054C" w:rsidRDefault="00E17DD4">
      <w:pPr>
        <w:pStyle w:val="ListParagraph"/>
        <w:ind w:left="0"/>
        <w:rPr>
          <w:lang w:val="en-GB"/>
          <w:rPrChange w:id="284" w:author="Magazyn WSF" w:date="2026-09-25T20:05:00Z" w16du:dateUtc="2026-09-26T00:05:00Z">
            <w:rPr>
              <w:rFonts w:ascii="Times New Roman" w:hAnsi="Times New Roman" w:cs="Times New Roman"/>
              <w:i/>
              <w:iCs/>
              <w:sz w:val="32"/>
              <w:szCs w:val="32"/>
            </w:rPr>
          </w:rPrChange>
        </w:rPr>
        <w:pPrChange w:id="285" w:author="Magazyn WSF" w:date="2026-09-25T20:05:00Z" w16du:dateUtc="2026-09-26T00:05:00Z">
          <w:pPr/>
        </w:pPrChange>
      </w:pPr>
      <w:del w:id="286" w:author="Magazyn WSF" w:date="2026-09-25T20:05:00Z" w16du:dateUtc="2026-09-26T00:05:00Z">
        <w:r w:rsidRPr="00FD3F43">
          <w:rPr>
            <w:rFonts w:ascii="Times New Roman" w:hAnsi="Times New Roman" w:cs="Times New Roman"/>
            <w:i/>
            <w:iCs/>
          </w:rPr>
          <w:delText>Jean Sanders</w:delText>
        </w:r>
        <w:r w:rsidR="0027243F" w:rsidRPr="00FD3F43">
          <w:rPr>
            <w:rFonts w:ascii="Times New Roman" w:hAnsi="Times New Roman" w:cs="Times New Roman"/>
            <w:i/>
            <w:iCs/>
          </w:rPr>
          <w:delText xml:space="preserve">, 110 Cardinal, Lake Jackson, TX 77566, P.E.O Chapter FW  </w:delText>
        </w:r>
        <w:r w:rsidRPr="00FD3F43">
          <w:rPr>
            <w:rFonts w:ascii="Times New Roman" w:hAnsi="Times New Roman" w:cs="Times New Roman"/>
            <w:i/>
            <w:iCs/>
          </w:rPr>
          <w:delText xml:space="preserve"> </w:delText>
        </w:r>
        <w:r w:rsidR="00FD3F43">
          <w:rPr>
            <w:rFonts w:ascii="Times New Roman" w:hAnsi="Times New Roman" w:cs="Times New Roman"/>
            <w:i/>
            <w:iCs/>
          </w:rPr>
          <w:delText xml:space="preserve">                                                      </w:delText>
        </w:r>
        <w:r w:rsidRPr="00FD3F43">
          <w:rPr>
            <w:rFonts w:ascii="Times New Roman" w:hAnsi="Times New Roman" w:cs="Times New Roman"/>
            <w:i/>
            <w:iCs/>
          </w:rPr>
          <w:delText xml:space="preserve">(979-529-1292)  </w:delText>
        </w:r>
        <w:r>
          <w:fldChar w:fldCharType="begin"/>
        </w:r>
        <w:r>
          <w:delInstrText>HYPERLINK "mailto:vjsanders4@gmail.com"</w:delInstrText>
        </w:r>
        <w:r>
          <w:fldChar w:fldCharType="separate"/>
        </w:r>
        <w:r w:rsidRPr="00FD3F43">
          <w:rPr>
            <w:rStyle w:val="Hyperlink"/>
            <w:rFonts w:ascii="Times New Roman" w:hAnsi="Times New Roman" w:cs="Times New Roman"/>
            <w:i/>
            <w:iCs/>
          </w:rPr>
          <w:delText>vjsanders4@gmail.com</w:delText>
        </w:r>
        <w:r>
          <w:fldChar w:fldCharType="end"/>
        </w:r>
      </w:del>
    </w:p>
    <w:sectPr w:rsidR="00E17DD4" w:rsidRPr="009D054C" w:rsidSect="009162A4">
      <w:pgSz w:w="11906" w:h="16838"/>
      <w:pgMar w:top="426" w:right="991" w:bottom="426" w:left="993" w:header="708" w:footer="708" w:gutter="0"/>
      <w:cols w:space="708"/>
      <w:docGrid w:linePitch="360"/>
      <w:sectPrChange w:id="287" w:author="Magazyn WSF" w:date="2026-09-25T20:05:00Z" w16du:dateUtc="2026-09-26T00:05:00Z">
        <w:sectPr w:rsidR="00E17DD4" w:rsidRPr="009D054C" w:rsidSect="009162A4">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0E0984"/>
    <w:multiLevelType w:val="multilevel"/>
    <w:tmpl w:val="602C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3801DF"/>
    <w:multiLevelType w:val="hybridMultilevel"/>
    <w:tmpl w:val="643CA6A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887649704">
    <w:abstractNumId w:val="0"/>
  </w:num>
  <w:num w:numId="2" w16cid:durableId="13195310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76"/>
    <w:rsid w:val="00067628"/>
    <w:rsid w:val="00157448"/>
    <w:rsid w:val="0027243F"/>
    <w:rsid w:val="002A2389"/>
    <w:rsid w:val="002A2926"/>
    <w:rsid w:val="00311B70"/>
    <w:rsid w:val="00316689"/>
    <w:rsid w:val="00333FC8"/>
    <w:rsid w:val="0042672E"/>
    <w:rsid w:val="00434748"/>
    <w:rsid w:val="0045136D"/>
    <w:rsid w:val="004919BD"/>
    <w:rsid w:val="005229AA"/>
    <w:rsid w:val="00526C73"/>
    <w:rsid w:val="00544181"/>
    <w:rsid w:val="005E33BB"/>
    <w:rsid w:val="00780A6E"/>
    <w:rsid w:val="00786C65"/>
    <w:rsid w:val="009162A4"/>
    <w:rsid w:val="009C5F6A"/>
    <w:rsid w:val="009D054C"/>
    <w:rsid w:val="009F4EA7"/>
    <w:rsid w:val="00A222F2"/>
    <w:rsid w:val="00AF3A2F"/>
    <w:rsid w:val="00B26FFD"/>
    <w:rsid w:val="00B666C5"/>
    <w:rsid w:val="00B80E7F"/>
    <w:rsid w:val="00BD6707"/>
    <w:rsid w:val="00C32352"/>
    <w:rsid w:val="00C8458F"/>
    <w:rsid w:val="00E17DD4"/>
    <w:rsid w:val="00EB2F93"/>
    <w:rsid w:val="00EC4176"/>
    <w:rsid w:val="00F473AA"/>
    <w:rsid w:val="00F913BC"/>
    <w:rsid w:val="00FD3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5449"/>
  <w15:chartTrackingRefBased/>
  <w15:docId w15:val="{169D6D47-B4CF-43B1-A507-E73AC19D0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544181"/>
    <w:pPr>
      <w:spacing w:after="0" w:line="240" w:lineRule="auto"/>
    </w:pPr>
    <w:rPr>
      <w:rFonts w:ascii="Times New Roman" w:eastAsiaTheme="majorEastAsia" w:hAnsi="Times New Roman" w:cstheme="majorBidi"/>
      <w:sz w:val="20"/>
      <w:szCs w:val="20"/>
    </w:rPr>
  </w:style>
  <w:style w:type="paragraph" w:styleId="EnvelopeAddress">
    <w:name w:val="envelope address"/>
    <w:basedOn w:val="Normal"/>
    <w:uiPriority w:val="99"/>
    <w:semiHidden/>
    <w:unhideWhenUsed/>
    <w:rsid w:val="00544181"/>
    <w:pPr>
      <w:framePr w:w="7920" w:h="1980" w:hRule="exact" w:hSpace="180" w:wrap="auto" w:hAnchor="page" w:xAlign="center" w:yAlign="bottom"/>
      <w:spacing w:after="0" w:line="240" w:lineRule="auto"/>
      <w:ind w:left="2880"/>
    </w:pPr>
    <w:rPr>
      <w:rFonts w:ascii="Times New Roman" w:eastAsiaTheme="majorEastAsia" w:hAnsi="Times New Roman" w:cstheme="majorBidi"/>
      <w:b/>
      <w:sz w:val="24"/>
      <w:szCs w:val="24"/>
    </w:rPr>
  </w:style>
  <w:style w:type="character" w:styleId="Hyperlink">
    <w:name w:val="Hyperlink"/>
    <w:basedOn w:val="DefaultParagraphFont"/>
    <w:uiPriority w:val="99"/>
    <w:unhideWhenUsed/>
    <w:rsid w:val="00E17DD4"/>
    <w:rPr>
      <w:color w:val="0563C1" w:themeColor="hyperlink"/>
      <w:u w:val="single"/>
    </w:rPr>
  </w:style>
  <w:style w:type="character" w:styleId="UnresolvedMention">
    <w:name w:val="Unresolved Mention"/>
    <w:basedOn w:val="DefaultParagraphFont"/>
    <w:uiPriority w:val="99"/>
    <w:semiHidden/>
    <w:unhideWhenUsed/>
    <w:rsid w:val="00E17DD4"/>
    <w:rPr>
      <w:color w:val="605E5C"/>
      <w:shd w:val="clear" w:color="auto" w:fill="E1DFDD"/>
    </w:rPr>
  </w:style>
  <w:style w:type="paragraph" w:styleId="ListParagraph">
    <w:name w:val="List Paragraph"/>
    <w:basedOn w:val="Normal"/>
    <w:uiPriority w:val="34"/>
    <w:qFormat/>
    <w:rsid w:val="00780A6E"/>
    <w:pPr>
      <w:ind w:left="720"/>
      <w:contextualSpacing/>
      <w:pPrChange w:id="0" w:author="Magazyn WSF" w:date="2026-09-25T20:05:00Z">
        <w:pPr>
          <w:spacing w:after="160" w:line="259" w:lineRule="auto"/>
          <w:ind w:left="720"/>
          <w:contextualSpacing/>
        </w:pPr>
      </w:pPrChange>
    </w:pPr>
    <w:rPr>
      <w:kern w:val="0"/>
      <w:lang w:val="pl-PL"/>
      <w14:ligatures w14:val="none"/>
      <w:rPrChange w:id="0" w:author="Magazyn WSF" w:date="2026-09-25T20:05:00Z">
        <w:rPr>
          <w:rFonts w:asciiTheme="minorHAnsi" w:eastAsiaTheme="minorHAnsi" w:hAnsiTheme="minorHAnsi" w:cstheme="minorBidi"/>
          <w:sz w:val="22"/>
          <w:szCs w:val="22"/>
          <w:lang w:val="pl-PL" w:eastAsia="en-US" w:bidi="ar-SA"/>
        </w:rPr>
      </w:rPrChange>
    </w:rPr>
  </w:style>
  <w:style w:type="table" w:styleId="TableGrid">
    <w:name w:val="Table Grid"/>
    <w:basedOn w:val="TableNormal"/>
    <w:uiPriority w:val="39"/>
    <w:rsid w:val="00F473AA"/>
    <w:pPr>
      <w:spacing w:after="0" w:line="240" w:lineRule="auto"/>
    </w:pPr>
    <w:rPr>
      <w:kern w:val="0"/>
      <w:lang w:val="pl-P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4748"/>
    <w:pPr>
      <w:spacing w:after="0" w:line="240" w:lineRule="auto"/>
      <w:pPrChange w:id="1" w:author="Magazyn WSF" w:date="2026-09-25T20:05:00Z">
        <w:pPr/>
      </w:pPrChange>
    </w:pPr>
    <w:rPr>
      <w:rFonts w:ascii="Segoe UI" w:hAnsi="Segoe UI" w:cs="Segoe UI"/>
      <w:kern w:val="0"/>
      <w:sz w:val="18"/>
      <w:szCs w:val="18"/>
      <w:lang w:val="pl-PL"/>
      <w14:ligatures w14:val="none"/>
      <w:rPrChange w:id="1" w:author="Magazyn WSF" w:date="2026-09-25T20:05:00Z">
        <w:rPr>
          <w:rFonts w:ascii="Segoe UI" w:eastAsiaTheme="minorHAnsi" w:hAnsi="Segoe UI" w:cs="Segoe UI"/>
          <w:sz w:val="18"/>
          <w:szCs w:val="18"/>
          <w:lang w:val="pl-PL" w:eastAsia="en-US" w:bidi="ar-SA"/>
        </w:rPr>
      </w:rPrChange>
    </w:rPr>
  </w:style>
  <w:style w:type="character" w:customStyle="1" w:styleId="BalloonTextChar">
    <w:name w:val="Balloon Text Char"/>
    <w:basedOn w:val="DefaultParagraphFont"/>
    <w:link w:val="BalloonText"/>
    <w:uiPriority w:val="99"/>
    <w:semiHidden/>
    <w:rsid w:val="00F473AA"/>
    <w:rPr>
      <w:rFonts w:ascii="Segoe UI" w:hAnsi="Segoe UI" w:cs="Segoe UI"/>
      <w:kern w:val="0"/>
      <w:sz w:val="18"/>
      <w:szCs w:val="18"/>
      <w:lang w:val="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5836783">
      <w:bodyDiv w:val="1"/>
      <w:marLeft w:val="0"/>
      <w:marRight w:val="0"/>
      <w:marTop w:val="0"/>
      <w:marBottom w:val="0"/>
      <w:divBdr>
        <w:top w:val="none" w:sz="0" w:space="0" w:color="auto"/>
        <w:left w:val="none" w:sz="0" w:space="0" w:color="auto"/>
        <w:bottom w:val="none" w:sz="0" w:space="0" w:color="auto"/>
        <w:right w:val="none" w:sz="0" w:space="0" w:color="auto"/>
      </w:divBdr>
      <w:divsChild>
        <w:div w:id="1666937859">
          <w:marLeft w:val="0"/>
          <w:marRight w:val="0"/>
          <w:marTop w:val="0"/>
          <w:marBottom w:val="0"/>
          <w:divBdr>
            <w:top w:val="none" w:sz="0" w:space="0" w:color="auto"/>
            <w:left w:val="none" w:sz="0" w:space="0" w:color="auto"/>
            <w:bottom w:val="none" w:sz="0" w:space="0" w:color="auto"/>
            <w:right w:val="none" w:sz="0" w:space="0" w:color="auto"/>
          </w:divBdr>
          <w:divsChild>
            <w:div w:id="1085298980">
              <w:marLeft w:val="0"/>
              <w:marRight w:val="0"/>
              <w:marTop w:val="0"/>
              <w:marBottom w:val="0"/>
              <w:divBdr>
                <w:top w:val="none" w:sz="0" w:space="0" w:color="auto"/>
                <w:left w:val="none" w:sz="0" w:space="0" w:color="auto"/>
                <w:bottom w:val="none" w:sz="0" w:space="0" w:color="auto"/>
                <w:right w:val="none" w:sz="0" w:space="0" w:color="auto"/>
              </w:divBdr>
              <w:divsChild>
                <w:div w:id="792023407">
                  <w:marLeft w:val="0"/>
                  <w:marRight w:val="0"/>
                  <w:marTop w:val="0"/>
                  <w:marBottom w:val="0"/>
                  <w:divBdr>
                    <w:top w:val="none" w:sz="0" w:space="0" w:color="auto"/>
                    <w:left w:val="none" w:sz="0" w:space="0" w:color="auto"/>
                    <w:bottom w:val="none" w:sz="0" w:space="0" w:color="auto"/>
                    <w:right w:val="none" w:sz="0" w:space="0" w:color="auto"/>
                  </w:divBdr>
                  <w:divsChild>
                    <w:div w:id="1828010973">
                      <w:marLeft w:val="0"/>
                      <w:marRight w:val="0"/>
                      <w:marTop w:val="0"/>
                      <w:marBottom w:val="0"/>
                      <w:divBdr>
                        <w:top w:val="none" w:sz="0" w:space="0" w:color="auto"/>
                        <w:left w:val="none" w:sz="0" w:space="0" w:color="auto"/>
                        <w:bottom w:val="none" w:sz="0" w:space="0" w:color="auto"/>
                        <w:right w:val="none" w:sz="0" w:space="0" w:color="auto"/>
                      </w:divBdr>
                      <w:divsChild>
                        <w:div w:id="1597706818">
                          <w:marLeft w:val="0"/>
                          <w:marRight w:val="0"/>
                          <w:marTop w:val="0"/>
                          <w:marBottom w:val="0"/>
                          <w:divBdr>
                            <w:top w:val="none" w:sz="0" w:space="0" w:color="auto"/>
                            <w:left w:val="none" w:sz="0" w:space="0" w:color="auto"/>
                            <w:bottom w:val="none" w:sz="0" w:space="0" w:color="auto"/>
                            <w:right w:val="none" w:sz="0" w:space="0" w:color="auto"/>
                          </w:divBdr>
                          <w:divsChild>
                            <w:div w:id="8165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sanders</dc:creator>
  <cp:keywords/>
  <dc:description/>
  <cp:lastModifiedBy>Arthur Souza Rodrigues</cp:lastModifiedBy>
  <cp:revision>1</cp:revision>
  <cp:lastPrinted>2023-09-07T16:04:00Z</cp:lastPrinted>
  <dcterms:created xsi:type="dcterms:W3CDTF">2024-08-05T16:35:00Z</dcterms:created>
  <dcterms:modified xsi:type="dcterms:W3CDTF">2026-09-26T00:05:00Z</dcterms:modified>
</cp:coreProperties>
</file>