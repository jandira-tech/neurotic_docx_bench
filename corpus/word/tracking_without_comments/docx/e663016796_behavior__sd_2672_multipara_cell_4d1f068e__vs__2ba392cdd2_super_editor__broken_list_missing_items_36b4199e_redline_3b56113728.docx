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ins w:id="31" w:author="Comparison" w:date="2026-09-26T15:24:00Z" w16du:dateUtc="2026-09-26T19:24:00Z"/>
          <w:sz w:val="22"/>
          <w:szCs w:val="22"/>
        </w:rPr>
      </w:pPr>
      <w:ins w:id="32" w:author="Comparison" w:date="2026-09-26T15:24:00Z" w16du:dateUtc="2026-09-26T19:24:00Z">
        <w:r>
          <w:rPr>
            <w:sz w:val="22"/>
            <w:szCs w:val="22"/>
            <w:u w:val="single"/>
          </w:rPr>
          <w:t>Item 1</w:t>
        </w:r>
        <w:r w:rsidR="0083066B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 1</w:t>
        </w:r>
        <w:r w:rsidR="00EF3430" w:rsidRPr="00605D1A">
          <w:rPr>
            <w:sz w:val="22"/>
            <w:szCs w:val="22"/>
          </w:rPr>
          <w:t>.</w:t>
        </w:r>
      </w:ins>
    </w:p>
    <w:p w14:paraId="5C1FBC6A" w14:textId="77777777" w:rsidR="0099472B" w:rsidRPr="00605D1A" w:rsidRDefault="0099472B" w:rsidP="00FB4D59">
      <w:pPr>
        <w:jc w:val="both"/>
        <w:rPr>
          <w:ins w:id="33" w:author="Comparison" w:date="2026-09-26T15:24:00Z" w16du:dateUtc="2026-09-26T19:24:00Z"/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ins w:id="34" w:author="Comparison" w:date="2026-09-26T15:24:00Z" w16du:dateUtc="2026-09-26T19:24:00Z"/>
          <w:sz w:val="22"/>
          <w:szCs w:val="22"/>
        </w:rPr>
      </w:pPr>
      <w:ins w:id="35" w:author="Comparison" w:date="2026-09-26T15:24:00Z" w16du:dateUtc="2026-09-26T19:24:00Z">
        <w:r>
          <w:rPr>
            <w:sz w:val="22"/>
            <w:szCs w:val="22"/>
            <w:u w:val="single"/>
          </w:rPr>
          <w:t>Item 2</w:t>
        </w:r>
        <w:r w:rsidR="00EA69D0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 2</w:t>
        </w:r>
      </w:ins>
    </w:p>
    <w:p w14:paraId="16C4AA31" w14:textId="77777777" w:rsidR="00B93E39" w:rsidRPr="00605D1A" w:rsidRDefault="00B93E39" w:rsidP="00B93E39">
      <w:pPr>
        <w:jc w:val="both"/>
        <w:rPr>
          <w:ins w:id="36" w:author="Comparison" w:date="2026-09-26T15:24:00Z" w16du:dateUtc="2026-09-26T19:24:00Z"/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ins w:id="37" w:author="Comparison" w:date="2026-09-26T15:24:00Z" w16du:dateUtc="2026-09-26T19:24:00Z"/>
          <w:sz w:val="22"/>
          <w:szCs w:val="22"/>
          <w:u w:val="single"/>
        </w:rPr>
      </w:pPr>
      <w:ins w:id="38" w:author="Comparison" w:date="2026-09-26T15:24:00Z" w16du:dateUtc="2026-09-26T19:24:00Z">
        <w:r>
          <w:rPr>
            <w:sz w:val="22"/>
            <w:szCs w:val="22"/>
            <w:u w:val="single"/>
          </w:rPr>
          <w:t>Item 3.</w:t>
        </w:r>
      </w:ins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ins w:id="39" w:author="Comparison" w:date="2026-09-26T15:24:00Z" w16du:dateUtc="2026-09-26T19:24:00Z"/>
          <w:sz w:val="22"/>
          <w:szCs w:val="22"/>
        </w:rPr>
      </w:pPr>
      <w:ins w:id="40" w:author="Comparison" w:date="2026-09-26T15:24:00Z" w16du:dateUtc="2026-09-26T19:24:00Z">
        <w:r>
          <w:rPr>
            <w:sz w:val="22"/>
            <w:szCs w:val="22"/>
            <w:u w:val="single"/>
          </w:rPr>
          <w:t>Sub a</w:t>
        </w:r>
        <w:r w:rsidR="00C4269E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</w:t>
        </w:r>
      </w:ins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ins w:id="41" w:author="Comparison" w:date="2026-09-26T15:24:00Z" w16du:dateUtc="2026-09-26T19:24:00Z"/>
          <w:sz w:val="22"/>
          <w:szCs w:val="22"/>
        </w:rPr>
      </w:pPr>
      <w:ins w:id="42" w:author="Comparison" w:date="2026-09-26T15:24:00Z" w16du:dateUtc="2026-09-26T19:24:00Z">
        <w:r>
          <w:rPr>
            <w:sz w:val="22"/>
            <w:szCs w:val="22"/>
            <w:u w:val="single"/>
          </w:rPr>
          <w:t>Sub b</w:t>
        </w:r>
        <w:r w:rsidR="00B93E39" w:rsidRPr="00605D1A">
          <w:rPr>
            <w:sz w:val="22"/>
            <w:szCs w:val="22"/>
          </w:rPr>
          <w:t xml:space="preserve">. </w:t>
        </w:r>
      </w:ins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ins w:id="43" w:author="Comparison" w:date="2026-09-26T15:24:00Z" w16du:dateUtc="2026-09-26T19:24:00Z"/>
          <w:sz w:val="22"/>
          <w:szCs w:val="22"/>
        </w:rPr>
      </w:pPr>
      <w:ins w:id="44" w:author="Comparison" w:date="2026-09-26T15:24:00Z" w16du:dateUtc="2026-09-26T19:24:00Z">
        <w:r>
          <w:rPr>
            <w:sz w:val="22"/>
            <w:szCs w:val="22"/>
            <w:u w:val="single"/>
          </w:rPr>
          <w:t>First shown item</w:t>
        </w:r>
        <w:r w:rsidR="0083066B" w:rsidRPr="00605D1A">
          <w:rPr>
            <w:sz w:val="22"/>
            <w:szCs w:val="22"/>
          </w:rPr>
          <w:t xml:space="preserve">. </w:t>
        </w:r>
        <w:r w:rsidR="00701A5A">
          <w:rPr>
            <w:sz w:val="22"/>
            <w:szCs w:val="22"/>
          </w:rPr>
          <w:t xml:space="preserve">  </w:t>
        </w:r>
        <w:r>
          <w:rPr>
            <w:sz w:val="22"/>
            <w:szCs w:val="22"/>
          </w:rPr>
          <w:t>Text</w:t>
        </w:r>
      </w:ins>
    </w:p>
    <w:p w14:paraId="1FB43E45" w14:textId="77777777" w:rsidR="0083066B" w:rsidRPr="0083066B" w:rsidRDefault="0083066B" w:rsidP="0083066B">
      <w:pPr>
        <w:ind w:left="360"/>
        <w:jc w:val="both"/>
        <w:rPr>
          <w:ins w:id="45" w:author="Comparison" w:date="2026-09-26T15:24:00Z" w16du:dateUtc="2026-09-26T19:24:00Z"/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ins w:id="46" w:author="Comparison" w:date="2026-09-26T15:24:00Z" w16du:dateUtc="2026-09-26T19:24:00Z"/>
          <w:sz w:val="22"/>
          <w:szCs w:val="22"/>
        </w:rPr>
      </w:pPr>
      <w:ins w:id="47" w:author="Comparison" w:date="2026-09-26T15:24:00Z" w16du:dateUtc="2026-09-26T19:24:00Z">
        <w:r>
          <w:rPr>
            <w:sz w:val="22"/>
            <w:szCs w:val="22"/>
            <w:u w:val="single"/>
          </w:rPr>
          <w:t>Shown 2</w:t>
        </w:r>
        <w:r w:rsidR="00120A95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</w:t>
        </w:r>
      </w:ins>
    </w:p>
    <w:p w14:paraId="14D443E8" w14:textId="77777777" w:rsidR="00DE0A42" w:rsidRDefault="00404FC0" w:rsidP="00404FC0">
      <w:pPr>
        <w:pStyle w:val="Heading1"/>
        <w:rPr>
          <w:del w:id="48" w:author="Comparison" w:date="2026-09-26T15:24:00Z" w16du:dateUtc="2026-09-26T19:24:00Z"/>
        </w:rPr>
      </w:pPr>
      <w:del w:id="49" w:author="Comparison" w:date="2026-09-26T15:24:00Z" w16du:dateUtc="2026-09-26T19:24:00Z">
        <w:r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32AB6FCB" w14:textId="77777777" w:rsidTr="00404FC0">
        <w:trPr>
          <w:del w:id="50" w:author="Comparison" w:date="2026-09-26T15:24:00Z" w16du:dateUtc="2026-09-26T19:24:00Z"/>
        </w:trPr>
        <w:tc>
          <w:tcPr>
            <w:tcW w:w="3120" w:type="dxa"/>
          </w:tcPr>
          <w:p w14:paraId="2E3DD96B" w14:textId="77777777" w:rsidR="00605713" w:rsidRDefault="001A7892">
            <w:pPr>
              <w:rPr>
                <w:del w:id="51" w:author="Comparison" w:date="2026-09-26T15:24:00Z" w16du:dateUtc="2026-09-26T19:24:00Z"/>
              </w:rPr>
            </w:pPr>
            <w:del w:id="52" w:author="Comparison" w:date="2026-09-26T15:24:00Z" w16du:dateUtc="2026-09-26T19:24:00Z">
              <w:r>
                <w:delText>cell-00-line-1</w:delText>
              </w:r>
            </w:del>
          </w:p>
          <w:p w14:paraId="15CA9FC1" w14:textId="77777777" w:rsidR="00605713" w:rsidRDefault="001A7892">
            <w:pPr>
              <w:rPr>
                <w:del w:id="53" w:author="Comparison" w:date="2026-09-26T15:24:00Z" w16du:dateUtc="2026-09-26T19:24:00Z"/>
              </w:rPr>
            </w:pPr>
            <w:del w:id="54" w:author="Comparison" w:date="2026-09-26T15:24:00Z" w16du:dateUtc="2026-09-26T19:24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195F742A" w14:textId="77777777" w:rsidR="00404FC0" w:rsidRDefault="00404FC0" w:rsidP="00404FC0">
            <w:pPr>
              <w:rPr>
                <w:del w:id="55" w:author="Comparison" w:date="2026-09-26T15:24:00Z" w16du:dateUtc="2026-09-26T19:24:00Z"/>
              </w:rPr>
            </w:pPr>
            <w:del w:id="56" w:author="Comparison" w:date="2026-09-26T15:24:00Z" w16du:dateUtc="2026-09-26T19:24:00Z">
              <w:r>
                <w:delText>r0c1</w:delText>
              </w:r>
            </w:del>
          </w:p>
        </w:tc>
        <w:tc>
          <w:tcPr>
            <w:tcW w:w="3120" w:type="dxa"/>
          </w:tcPr>
          <w:p w14:paraId="7DF81E32" w14:textId="77777777" w:rsidR="00404FC0" w:rsidRDefault="00404FC0" w:rsidP="00404FC0">
            <w:pPr>
              <w:rPr>
                <w:del w:id="57" w:author="Comparison" w:date="2026-09-26T15:24:00Z" w16du:dateUtc="2026-09-26T19:24:00Z"/>
              </w:rPr>
            </w:pPr>
            <w:del w:id="58" w:author="Comparison" w:date="2026-09-26T15:24:00Z" w16du:dateUtc="2026-09-26T19:24:00Z">
              <w:r>
                <w:delText>r0c2</w:delText>
              </w:r>
            </w:del>
          </w:p>
        </w:tc>
      </w:tr>
      <w:tr w:rsidR="00404FC0" w14:paraId="5DDC2EF1" w14:textId="77777777" w:rsidTr="00404FC0">
        <w:trPr>
          <w:del w:id="59" w:author="Comparison" w:date="2026-09-26T15:24:00Z" w16du:dateUtc="2026-09-26T19:24:00Z"/>
        </w:trPr>
        <w:tc>
          <w:tcPr>
            <w:tcW w:w="3120" w:type="dxa"/>
          </w:tcPr>
          <w:p w14:paraId="75EC9822" w14:textId="77777777" w:rsidR="00404FC0" w:rsidRDefault="00404FC0" w:rsidP="00404FC0">
            <w:pPr>
              <w:rPr>
                <w:del w:id="60" w:author="Comparison" w:date="2026-09-26T15:24:00Z" w16du:dateUtc="2026-09-26T19:24:00Z"/>
              </w:rPr>
            </w:pPr>
          </w:p>
          <w:p w14:paraId="109544F1" w14:textId="77777777" w:rsidR="00404FC0" w:rsidRDefault="00404FC0" w:rsidP="00404FC0">
            <w:pPr>
              <w:rPr>
                <w:del w:id="61" w:author="Comparison" w:date="2026-09-26T15:24:00Z" w16du:dateUtc="2026-09-26T19:24:00Z"/>
              </w:rPr>
            </w:pPr>
            <w:del w:id="62" w:author="Comparison" w:date="2026-09-26T15:24:00Z" w16du:dateUtc="2026-09-26T19:24:00Z">
              <w:r>
                <w:delText>r1c0</w:delText>
              </w:r>
            </w:del>
          </w:p>
        </w:tc>
        <w:tc>
          <w:tcPr>
            <w:tcW w:w="3120" w:type="dxa"/>
          </w:tcPr>
          <w:p w14:paraId="49829D4E" w14:textId="77777777" w:rsidR="00404FC0" w:rsidRDefault="00404FC0" w:rsidP="00404FC0">
            <w:pPr>
              <w:rPr>
                <w:del w:id="63" w:author="Comparison" w:date="2026-09-26T15:24:00Z" w16du:dateUtc="2026-09-26T19:24:00Z"/>
              </w:rPr>
            </w:pPr>
            <w:del w:id="64" w:author="Comparison" w:date="2026-09-26T15:24:00Z" w16du:dateUtc="2026-09-26T19:24:00Z">
              <w:r>
                <w:delText>r1c1</w:delText>
              </w:r>
            </w:del>
          </w:p>
        </w:tc>
        <w:tc>
          <w:tcPr>
            <w:tcW w:w="3120" w:type="dxa"/>
          </w:tcPr>
          <w:p w14:paraId="32D98550" w14:textId="77777777" w:rsidR="00404FC0" w:rsidRDefault="00404FC0" w:rsidP="00404FC0">
            <w:pPr>
              <w:rPr>
                <w:del w:id="65" w:author="Comparison" w:date="2026-09-26T15:24:00Z" w16du:dateUtc="2026-09-26T19:24:00Z"/>
              </w:rPr>
            </w:pPr>
            <w:del w:id="66" w:author="Comparison" w:date="2026-09-26T15:24:00Z" w16du:dateUtc="2026-09-26T19:24:00Z">
              <w:r>
                <w:delText>r1c2</w:delText>
              </w:r>
            </w:del>
          </w:p>
        </w:tc>
      </w:tr>
      <w:tr w:rsidR="00404FC0" w14:paraId="5C8DE7F9" w14:textId="77777777" w:rsidTr="00404FC0">
        <w:trPr>
          <w:del w:id="67" w:author="Comparison" w:date="2026-09-26T15:24:00Z" w16du:dateUtc="2026-09-26T19:24:00Z"/>
        </w:trPr>
        <w:tc>
          <w:tcPr>
            <w:tcW w:w="3120" w:type="dxa"/>
          </w:tcPr>
          <w:p w14:paraId="6301CE6E" w14:textId="77777777" w:rsidR="00404FC0" w:rsidRDefault="00404FC0" w:rsidP="00404FC0">
            <w:pPr>
              <w:rPr>
                <w:del w:id="68" w:author="Comparison" w:date="2026-09-26T15:24:00Z" w16du:dateUtc="2026-09-26T19:24:00Z"/>
              </w:rPr>
            </w:pPr>
            <w:del w:id="69" w:author="Comparison" w:date="2026-09-26T15:24:00Z" w16du:dateUtc="2026-09-26T19:24:00Z">
              <w:r>
                <w:delText>r2c0</w:delText>
              </w:r>
            </w:del>
          </w:p>
        </w:tc>
        <w:tc>
          <w:tcPr>
            <w:tcW w:w="3120" w:type="dxa"/>
          </w:tcPr>
          <w:p w14:paraId="57594DF7" w14:textId="77777777" w:rsidR="00404FC0" w:rsidRDefault="00404FC0" w:rsidP="00404FC0">
            <w:pPr>
              <w:rPr>
                <w:del w:id="70" w:author="Comparison" w:date="2026-09-26T15:24:00Z" w16du:dateUtc="2026-09-26T19:24:00Z"/>
              </w:rPr>
            </w:pPr>
            <w:del w:id="71" w:author="Comparison" w:date="2026-09-26T15:24:00Z" w16du:dateUtc="2026-09-26T19:24:00Z">
              <w:r>
                <w:delText>r2c1</w:delText>
              </w:r>
            </w:del>
          </w:p>
        </w:tc>
        <w:tc>
          <w:tcPr>
            <w:tcW w:w="3120" w:type="dxa"/>
          </w:tcPr>
          <w:p w14:paraId="1810EE2D" w14:textId="77777777" w:rsidR="00404FC0" w:rsidRDefault="00404FC0" w:rsidP="00404FC0">
            <w:pPr>
              <w:rPr>
                <w:del w:id="72" w:author="Comparison" w:date="2026-09-26T15:24:00Z" w16du:dateUtc="2026-09-26T19:24:00Z"/>
              </w:rPr>
            </w:pPr>
            <w:del w:id="73" w:author="Comparison" w:date="2026-09-26T15:24:00Z" w16du:dateUtc="2026-09-26T19:24:00Z">
              <w:r>
                <w:delText>r2c2</w:delText>
              </w:r>
            </w:del>
          </w:p>
        </w:tc>
      </w:tr>
    </w:tbl>
    <w:p w14:paraId="4B091B11" w14:textId="77777777" w:rsidR="00404FC0" w:rsidRPr="00C56EF4" w:rsidRDefault="00404FC0" w:rsidP="00404FC0">
      <w:pPr>
        <w:rPr>
          <w:sz w:val="22"/>
          <w:rPrChange w:id="74" w:author="Comparison" w:date="2026-09-26T15:24:00Z" w16du:dateUtc="2026-09-26T19:24:00Z">
            <w:rPr/>
          </w:rPrChange>
        </w:rPr>
      </w:pPr>
    </w:p>
    <w:sectPr w:rsidR="00404FC0" w:rsidRPr="00C56EF4" w:rsidSect="00EC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0"/>
      <w:noEndnote/>
      <w:titlePg/>
      <w:docGrid w:linePitch="0"/>
      <w:sectPrChange w:id="79" w:author="Comparison" w:date="2026-09-26T15:24:00Z" w16du:dateUtc="2026-09-26T19:24:00Z">
        <w:sectPr w:rsidR="00404FC0" w:rsidRPr="00C56EF4" w:rsidSect="00EC33B4">
          <w:pgSz w:code="0"/>
          <w:pgMar w:top="1440" w:right="1440" w:bottom="1440" w:left="1440" w:header="720" w:footer="720" w:gutter="0"/>
          <w:cols w:space="720"/>
          <w:noEndnote w:val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AFEF6F" w14:textId="77777777" w:rsidR="001A7892" w:rsidRDefault="001A7892">
      <w:pPr>
        <w:pPrChange w:id="29" w:author="Comparison" w:date="2026-09-26T15:24:00Z" w16du:dateUtc="2026-09-26T19:2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20DD338" w14:textId="77777777" w:rsidR="001A7892" w:rsidRDefault="001A7892">
      <w:pPr>
        <w:pPrChange w:id="30" w:author="Comparison" w:date="2026-09-26T15:24:00Z" w16du:dateUtc="2026-09-26T19:2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E5E255" w14:textId="77777777" w:rsidR="009417E6" w:rsidRDefault="009417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1E5C9" w14:textId="77777777" w:rsidR="009417E6" w:rsidRDefault="009417E6" w:rsidP="00D1753E">
    <w:pPr>
      <w:pStyle w:val="DocID"/>
      <w:ind w:left="0"/>
      <w:pPrChange w:id="77" w:author="Comparison" w:date="2026-09-26T15:24:00Z" w16du:dateUtc="2026-09-26T19:24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7253BB" w14:textId="77777777" w:rsidR="009417E6" w:rsidRDefault="009417E6" w:rsidP="00EA69D0">
    <w:pPr>
      <w:pStyle w:val="DocID"/>
      <w:pPrChange w:id="78" w:author="Comparison" w:date="2026-09-26T15:24:00Z" w16du:dateUtc="2026-09-26T19:2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64FE5A" w14:textId="77777777" w:rsidR="001A7892" w:rsidRDefault="001A7892">
      <w:pPr>
        <w:pPrChange w:id="27" w:author="Comparison" w:date="2026-09-26T15:24:00Z" w16du:dateUtc="2026-09-26T19:2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201FC741" w14:textId="77777777" w:rsidR="001A7892" w:rsidRDefault="001A7892">
      <w:pPr>
        <w:pPrChange w:id="28" w:author="Comparison" w:date="2026-09-26T15:24:00Z" w16du:dateUtc="2026-09-26T19:2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2F1F89" w14:textId="77777777" w:rsidR="009417E6" w:rsidRDefault="009417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BB2447" w14:textId="77777777" w:rsidR="009417E6" w:rsidRPr="009455BE" w:rsidRDefault="009417E6">
    <w:pPr>
      <w:pStyle w:val="Header"/>
      <w:jc w:val="center"/>
      <w:rPr>
        <w:b/>
        <w:u w:val="single"/>
        <w:rPrChange w:id="75" w:author="Comparison" w:date="2026-09-26T15:24:00Z" w16du:dateUtc="2026-09-26T19:24:00Z">
          <w:rPr/>
        </w:rPrChange>
      </w:rPr>
      <w:pPrChange w:id="76" w:author="Comparison" w:date="2026-09-26T15:24:00Z" w16du:dateUtc="2026-09-26T19:24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DBE8CF" w14:textId="77777777" w:rsidR="009417E6" w:rsidRDefault="009417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0"/>
  </w:num>
  <w:num w:numId="2" w16cid:durableId="512033781">
    <w:abstractNumId w:val="23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2"/>
  </w:num>
  <w:num w:numId="13" w16cid:durableId="875240124">
    <w:abstractNumId w:val="8"/>
  </w:num>
  <w:num w:numId="14" w16cid:durableId="1165434806">
    <w:abstractNumId w:val="21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43E4"/>
    <w:rsid w:val="00135EDA"/>
    <w:rsid w:val="00140D69"/>
    <w:rsid w:val="00150A09"/>
    <w:rsid w:val="00153B52"/>
    <w:rsid w:val="0016676E"/>
    <w:rsid w:val="0017352C"/>
    <w:rsid w:val="00173B5B"/>
    <w:rsid w:val="001842CB"/>
    <w:rsid w:val="00187DC0"/>
    <w:rsid w:val="001A0362"/>
    <w:rsid w:val="001A789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031F9"/>
    <w:rsid w:val="0021097F"/>
    <w:rsid w:val="00214F92"/>
    <w:rsid w:val="0021673C"/>
    <w:rsid w:val="002178B0"/>
    <w:rsid w:val="002314DF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04FC0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13"/>
    <w:rsid w:val="0060577C"/>
    <w:rsid w:val="00605D1A"/>
    <w:rsid w:val="0061400E"/>
    <w:rsid w:val="00622042"/>
    <w:rsid w:val="00624602"/>
    <w:rsid w:val="00627DF0"/>
    <w:rsid w:val="006379BD"/>
    <w:rsid w:val="006523A7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445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2510"/>
    <w:rsid w:val="009365CB"/>
    <w:rsid w:val="00937852"/>
    <w:rsid w:val="00937C0D"/>
    <w:rsid w:val="009417E6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AF4127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0A42"/>
    <w:rsid w:val="00DE2408"/>
    <w:rsid w:val="00DE5C6B"/>
    <w:rsid w:val="00DE79EC"/>
    <w:rsid w:val="00DE7BCE"/>
    <w:rsid w:val="00DF737A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1DFD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Comparison" w:date="2026-09-26T15:24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14:ligatures w14:val="none"/>
      <w:rPrChange w:id="0" w:author="Comparison" w:date="2026-09-26T15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480" w:lineRule="auto"/>
      <w:jc w:val="center"/>
      <w:outlineLvl w:val="0"/>
      <w:pPrChange w:id="1" w:author="Comparison" w:date="2026-09-26T15:24:00Z">
        <w:pPr>
          <w:keepNext/>
          <w:keepLines/>
          <w:spacing w:before="360" w:after="80"/>
          <w:outlineLvl w:val="0"/>
        </w:pPr>
      </w:pPrChange>
    </w:pPr>
    <w:rPr>
      <w:u w:val="single"/>
      <w:rPrChange w:id="1" w:author="Comparison" w:date="2026-09-26T15:2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outlineLvl w:val="1"/>
      <w:pPrChange w:id="2" w:author="Comparison" w:date="2026-09-26T15:24:00Z">
        <w:pPr>
          <w:keepNext/>
          <w:keepLines/>
          <w:spacing w:before="160" w:after="80"/>
          <w:outlineLvl w:val="1"/>
        </w:pPr>
      </w:pPrChange>
    </w:pPr>
    <w:rPr>
      <w:u w:val="single"/>
      <w:rPrChange w:id="2" w:author="Comparison" w:date="2026-09-26T15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qFormat/>
    <w:pPr>
      <w:spacing w:line="360" w:lineRule="auto"/>
      <w:jc w:val="center"/>
      <w:pPrChange w:id="3" w:author="Comparison" w:date="2026-09-26T15:24:00Z">
        <w:pPr>
          <w:spacing w:after="80"/>
          <w:contextualSpacing/>
        </w:pPr>
      </w:pPrChange>
    </w:pPr>
    <w:rPr>
      <w:u w:val="single"/>
      <w:rPrChange w:id="3" w:author="Comparison" w:date="2026-09-26T15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404FC0"/>
    <w:rPr>
      <w:rFonts w:ascii="Times New Roman" w:eastAsia="Times New Roman" w:hAnsi="Times New Roman" w:cs="Times New Roman"/>
      <w:kern w:val="0"/>
      <w:u w:val="singl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72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1"/>
    <w:pPr>
      <w:spacing w:line="480" w:lineRule="auto"/>
      <w:jc w:val="both"/>
      <w:pPrChange w:id="4" w:author="Comparison" w:date="2026-09-26T15:24:00Z">
        <w:pPr>
          <w:spacing w:line="480" w:lineRule="auto"/>
          <w:jc w:val="both"/>
        </w:pPr>
      </w:pPrChange>
    </w:pPr>
    <w:rPr>
      <w:rPrChange w:id="4" w:author="Comparison" w:date="2026-09-26T15:24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rPr>
      <w:sz w:val="24"/>
      <w:szCs w:val="24"/>
      <w:lang w:val="en-US" w:eastAsia="en-US" w:bidi="ar-SA"/>
      <w:rPrChange w:id="5" w:author="Comparison" w:date="2026-09-26T15:24:00Z">
        <w:rPr/>
      </w:rPrChange>
    </w:rPr>
  </w:style>
  <w:style w:type="paragraph" w:styleId="BodyText2">
    <w:name w:val="Body Text 2"/>
    <w:basedOn w:val="Normal"/>
    <w:link w:val="BodyText2Char"/>
    <w:pPr>
      <w:spacing w:line="360" w:lineRule="auto"/>
      <w:pPrChange w:id="6" w:author="Comparison" w:date="2026-09-26T15:24:00Z">
        <w:pPr>
          <w:spacing w:line="360" w:lineRule="auto"/>
        </w:pPr>
      </w:pPrChange>
    </w:pPr>
    <w:rPr>
      <w:sz w:val="20"/>
      <w:rPrChange w:id="6" w:author="Comparison" w:date="2026-09-26T15:24:00Z">
        <w:rPr>
          <w:szCs w:val="24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9417E6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BalloonText">
    <w:name w:val="Balloon Text"/>
    <w:basedOn w:val="Normal"/>
    <w:link w:val="BalloonTextChar"/>
    <w:semiHidden/>
    <w:pPr>
      <w:pPrChange w:id="7" w:author="Comparison" w:date="2026-09-26T15:24:00Z">
        <w:pPr/>
      </w:pPrChange>
    </w:pPr>
    <w:rPr>
      <w:rFonts w:ascii="Tahoma" w:hAnsi="Tahoma" w:cs="Tahoma"/>
      <w:sz w:val="16"/>
      <w:szCs w:val="16"/>
      <w:rPrChange w:id="7" w:author="Comparison" w:date="2026-09-26T15:24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semiHidden/>
    <w:rsid w:val="009417E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pPrChange w:id="8" w:author="Comparison" w:date="2026-09-26T15:24:00Z">
        <w:pPr>
          <w:tabs>
            <w:tab w:val="center" w:pos="4320"/>
            <w:tab w:val="right" w:pos="8640"/>
          </w:tabs>
        </w:pPr>
      </w:pPrChange>
    </w:pPr>
    <w:rPr>
      <w:rPrChange w:id="8" w:author="Comparison" w:date="2026-09-26T15:24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9417E6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9417E6"/>
  </w:style>
  <w:style w:type="paragraph" w:styleId="DocumentMap">
    <w:name w:val="Document Map"/>
    <w:basedOn w:val="Normal"/>
    <w:link w:val="DocumentMapChar"/>
    <w:semiHidden/>
    <w:rsid w:val="00BE4133"/>
    <w:pPr>
      <w:shd w:val="clear" w:color="auto" w:fill="000080"/>
      <w:pPrChange w:id="9" w:author="Comparison" w:date="2026-09-26T15:24:00Z">
        <w:pPr>
          <w:shd w:val="clear" w:color="auto" w:fill="000080"/>
        </w:pPr>
      </w:pPrChange>
    </w:pPr>
    <w:rPr>
      <w:rFonts w:ascii="Tahoma" w:hAnsi="Tahoma" w:cs="Tahoma"/>
      <w:sz w:val="20"/>
      <w:szCs w:val="20"/>
      <w:rPrChange w:id="9" w:author="Comparison" w:date="2026-09-26T15:24:00Z">
        <w:rPr>
          <w:rFonts w:ascii="Tahoma" w:hAnsi="Tahoma" w:cs="Tahoma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semiHidden/>
    <w:rsid w:val="009417E6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table" w:styleId="TableGrid">
    <w:name w:val="Table Grid"/>
    <w:basedOn w:val="TableNormal"/>
    <w:rsid w:val="009417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pPr>
      <w:spacing w:after="0" w:line="240" w:lineRule="auto"/>
      <w:pPrChange w:id="10" w:author="Comparison" w:date="2026-09-26T15:24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10" w:author="Comparison" w:date="2026-09-26T15:24:00Z">
        <w:rPr>
          <w:sz w:val="24"/>
          <w:szCs w:val="24"/>
          <w:lang w:val="en-US" w:eastAsia="en-US" w:bidi="ar-SA"/>
        </w:rPr>
      </w:rPrChange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  <w:pPrChange w:id="11" w:author="Comparison" w:date="2026-09-26T15:24:00Z">
        <w:pPr>
          <w:tabs>
            <w:tab w:val="left" w:pos="1296"/>
            <w:tab w:val="left" w:pos="2016"/>
            <w:tab w:val="left" w:pos="5616"/>
          </w:tabs>
          <w:spacing w:line="240" w:lineRule="atLeast"/>
          <w:ind w:left="720" w:right="-720" w:hanging="720"/>
        </w:pPr>
      </w:pPrChange>
    </w:pPr>
    <w:rPr>
      <w:szCs w:val="20"/>
      <w:rPrChange w:id="11" w:author="Comparison" w:date="2026-09-26T15:24:00Z">
        <w:rPr>
          <w:sz w:val="24"/>
          <w:lang w:val="en-US" w:eastAsia="en-US" w:bidi="ar-SA"/>
        </w:rPr>
      </w:rPrChange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  <w:pPrChange w:id="12" w:author="Comparison" w:date="2026-09-26T15:24:00Z">
        <w:pPr>
          <w:widowControl w:val="0"/>
          <w:autoSpaceDE w:val="0"/>
          <w:autoSpaceDN w:val="0"/>
          <w:adjustRightInd w:val="0"/>
          <w:ind w:left="1080" w:hanging="360"/>
        </w:pPr>
      </w:pPrChange>
    </w:pPr>
    <w:rPr>
      <w:sz w:val="20"/>
      <w:rPrChange w:id="12" w:author="Comparison" w:date="2026-09-26T15:24:00Z">
        <w:rPr>
          <w:szCs w:val="24"/>
          <w:lang w:val="en-US" w:eastAsia="en-US" w:bidi="ar-SA"/>
        </w:rPr>
      </w:rPrChange>
    </w:rPr>
  </w:style>
  <w:style w:type="paragraph" w:styleId="List2">
    <w:name w:val="List 2"/>
    <w:basedOn w:val="Normal"/>
    <w:rsid w:val="009170E4"/>
    <w:pPr>
      <w:ind w:left="720" w:hanging="360"/>
      <w:contextualSpacing/>
      <w:pPrChange w:id="13" w:author="Comparison" w:date="2026-09-26T15:24:00Z">
        <w:pPr>
          <w:ind w:left="720" w:hanging="360"/>
          <w:contextualSpacing/>
        </w:pPr>
      </w:pPrChange>
    </w:pPr>
    <w:rPr>
      <w:rPrChange w:id="13" w:author="Comparison" w:date="2026-09-26T15:24:00Z">
        <w:rPr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  <w:pPrChange w:id="14" w:author="Comparison" w:date="2026-09-26T15:24:00Z">
        <w:pPr>
          <w:tabs>
            <w:tab w:val="center" w:pos="4320"/>
            <w:tab w:val="right" w:pos="8640"/>
          </w:tabs>
        </w:pPr>
      </w:pPrChange>
    </w:pPr>
    <w:rPr>
      <w:rFonts w:ascii="Arial" w:hAnsi="Arial"/>
      <w:sz w:val="22"/>
      <w:szCs w:val="20"/>
      <w:lang w:val="x-none" w:eastAsia="x-none"/>
      <w:rPrChange w:id="14" w:author="Comparison" w:date="2026-09-26T15:24:00Z">
        <w:rPr>
          <w:rFonts w:ascii="Arial" w:hAnsi="Arial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9417E6"/>
    <w:rPr>
      <w:rFonts w:ascii="Arial" w:eastAsia="Times New Roman" w:hAnsi="Arial" w:cs="Times New Roman"/>
      <w:kern w:val="0"/>
      <w:sz w:val="22"/>
      <w:szCs w:val="20"/>
      <w:lang w:val="x-none" w:eastAsia="x-none"/>
      <w14:ligatures w14:val="none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  <w:pPrChange w:id="15" w:author="Comparison" w:date="2026-09-26T15:24:00Z">
        <w:pPr>
          <w:keepNext/>
          <w:numPr>
            <w:numId w:val="13"/>
          </w:numPr>
          <w:shd w:val="pct12" w:color="auto" w:fill="FFFFFF"/>
          <w:tabs>
            <w:tab w:val="num" w:pos="360"/>
          </w:tabs>
          <w:ind w:left="360" w:hanging="360"/>
          <w:jc w:val="center"/>
          <w:outlineLvl w:val="0"/>
        </w:pPr>
      </w:pPrChange>
    </w:pPr>
    <w:rPr>
      <w:rFonts w:ascii="Verdana" w:hAnsi="Verdana"/>
      <w:b/>
      <w:sz w:val="22"/>
      <w:szCs w:val="20"/>
      <w:u w:val="none"/>
      <w:rPrChange w:id="15" w:author="Comparison" w:date="2026-09-26T15:24:00Z">
        <w:rPr>
          <w:rFonts w:ascii="Verdana" w:hAnsi="Verdana"/>
          <w:b/>
          <w:sz w:val="22"/>
          <w:u w:val="single"/>
          <w:lang w:val="en-US" w:eastAsia="en-US" w:bidi="ar-SA"/>
        </w:rPr>
      </w:rPrChange>
    </w:rPr>
  </w:style>
  <w:style w:type="character" w:styleId="LineNumber">
    <w:name w:val="line number"/>
    <w:rsid w:val="009417E6"/>
  </w:style>
  <w:style w:type="paragraph" w:customStyle="1" w:styleId="DocID">
    <w:name w:val="DocID"/>
    <w:basedOn w:val="Footer"/>
    <w:next w:val="Footer"/>
    <w:rsid w:val="009417E6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  <w:pPrChange w:id="16" w:author="Comparison" w:date="2026-09-26T15:24:00Z">
        <w:pPr>
          <w:numPr>
            <w:numId w:val="14"/>
          </w:numPr>
          <w:tabs>
            <w:tab w:val="num" w:pos="1440"/>
          </w:tabs>
          <w:spacing w:after="240"/>
          <w:ind w:firstLine="720"/>
          <w:outlineLvl w:val="0"/>
        </w:pPr>
      </w:pPrChange>
    </w:pPr>
    <w:rPr>
      <w:szCs w:val="20"/>
      <w:rPrChange w:id="16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  <w:pPrChange w:id="17" w:author="Comparison" w:date="2026-09-26T15:24:00Z">
        <w:pPr>
          <w:numPr>
            <w:ilvl w:val="1"/>
            <w:numId w:val="14"/>
          </w:numPr>
          <w:tabs>
            <w:tab w:val="num" w:pos="360"/>
          </w:tabs>
          <w:spacing w:after="240"/>
          <w:ind w:firstLine="1440"/>
          <w:outlineLvl w:val="1"/>
        </w:pPr>
      </w:pPrChange>
    </w:pPr>
    <w:rPr>
      <w:rPrChange w:id="17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  <w:pPrChange w:id="18" w:author="Comparison" w:date="2026-09-26T15:24:00Z">
        <w:pPr>
          <w:numPr>
            <w:ilvl w:val="2"/>
            <w:numId w:val="14"/>
          </w:numPr>
          <w:tabs>
            <w:tab w:val="num" w:pos="360"/>
          </w:tabs>
          <w:spacing w:after="240"/>
          <w:ind w:firstLine="1440"/>
          <w:outlineLvl w:val="2"/>
        </w:pPr>
      </w:pPrChange>
    </w:pPr>
    <w:rPr>
      <w:rPrChange w:id="18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  <w:pPrChange w:id="19" w:author="Comparison" w:date="2026-09-26T15:24:00Z">
        <w:pPr>
          <w:numPr>
            <w:ilvl w:val="3"/>
            <w:numId w:val="14"/>
          </w:numPr>
          <w:tabs>
            <w:tab w:val="num" w:pos="360"/>
          </w:tabs>
          <w:spacing w:after="240"/>
          <w:ind w:firstLine="2160"/>
          <w:outlineLvl w:val="3"/>
        </w:pPr>
      </w:pPrChange>
    </w:pPr>
    <w:rPr>
      <w:rPrChange w:id="19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  <w:pPrChange w:id="20" w:author="Comparison" w:date="2026-09-26T15:24:00Z">
        <w:pPr>
          <w:numPr>
            <w:ilvl w:val="4"/>
            <w:numId w:val="14"/>
          </w:numPr>
          <w:tabs>
            <w:tab w:val="num" w:pos="360"/>
          </w:tabs>
          <w:spacing w:after="240"/>
          <w:ind w:left="720" w:firstLine="2160"/>
          <w:outlineLvl w:val="4"/>
        </w:pPr>
      </w:pPrChange>
    </w:pPr>
    <w:rPr>
      <w:rPrChange w:id="20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  <w:pPrChange w:id="21" w:author="Comparison" w:date="2026-09-26T15:24:00Z">
        <w:pPr>
          <w:numPr>
            <w:ilvl w:val="5"/>
            <w:numId w:val="14"/>
          </w:numPr>
          <w:tabs>
            <w:tab w:val="num" w:pos="360"/>
          </w:tabs>
          <w:spacing w:after="240"/>
          <w:ind w:firstLine="3600"/>
          <w:outlineLvl w:val="5"/>
        </w:pPr>
      </w:pPrChange>
    </w:pPr>
    <w:rPr>
      <w:rPrChange w:id="21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  <w:pPrChange w:id="22" w:author="Comparison" w:date="2026-09-26T15:24:00Z">
        <w:pPr>
          <w:numPr>
            <w:ilvl w:val="6"/>
            <w:numId w:val="14"/>
          </w:numPr>
          <w:tabs>
            <w:tab w:val="num" w:pos="360"/>
          </w:tabs>
          <w:spacing w:after="240"/>
          <w:ind w:firstLine="3600"/>
          <w:outlineLvl w:val="6"/>
        </w:pPr>
      </w:pPrChange>
    </w:pPr>
    <w:rPr>
      <w:rPrChange w:id="22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  <w:pPrChange w:id="23" w:author="Comparison" w:date="2026-09-26T15:24:00Z">
        <w:pPr>
          <w:numPr>
            <w:ilvl w:val="7"/>
            <w:numId w:val="14"/>
          </w:numPr>
          <w:tabs>
            <w:tab w:val="num" w:pos="360"/>
          </w:tabs>
          <w:spacing w:after="240"/>
          <w:ind w:firstLine="720"/>
          <w:outlineLvl w:val="7"/>
        </w:pPr>
      </w:pPrChange>
    </w:pPr>
    <w:rPr>
      <w:rPrChange w:id="23" w:author="Comparison" w:date="2026-09-26T15:24:00Z">
        <w:rPr>
          <w:sz w:val="24"/>
          <w:lang w:val="en-US" w:eastAsia="en-US" w:bidi="ar-SA"/>
        </w:rPr>
      </w:rPrChange>
    </w:r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  <w:pPrChange w:id="24" w:author="Comparison" w:date="2026-09-26T15:24:00Z">
        <w:pPr>
          <w:numPr>
            <w:ilvl w:val="8"/>
            <w:numId w:val="14"/>
          </w:numPr>
          <w:tabs>
            <w:tab w:val="num" w:pos="360"/>
          </w:tabs>
          <w:spacing w:after="240"/>
          <w:ind w:firstLine="1440"/>
          <w:outlineLvl w:val="8"/>
        </w:pPr>
      </w:pPrChange>
    </w:pPr>
    <w:rPr>
      <w:rPrChange w:id="24" w:author="Comparison" w:date="2026-09-26T15:24:00Z">
        <w:rPr>
          <w:sz w:val="24"/>
          <w:lang w:val="en-US" w:eastAsia="en-US" w:bidi="ar-SA"/>
        </w:rPr>
      </w:rPrChange>
    </w:rPr>
  </w:style>
  <w:style w:type="paragraph" w:styleId="BodyTextFirstIndent">
    <w:name w:val="Body Text First Indent"/>
    <w:basedOn w:val="BodyText"/>
    <w:link w:val="BodyTextFirstIndentChar"/>
    <w:rsid w:val="009417E6"/>
    <w:pPr>
      <w:spacing w:after="120" w:line="240" w:lineRule="auto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rsid w:val="009417E6"/>
    <w:rPr>
      <w:rFonts w:ascii="Times New Roman" w:eastAsia="Times New Roman" w:hAnsi="Times New Roman" w:cs="Times New Roman"/>
      <w:kern w:val="0"/>
      <w:sz w:val="24"/>
      <w:szCs w:val="24"/>
      <w:lang w:val="en-US" w:eastAsia="en-US" w:bidi="ar-SA"/>
      <w14:ligatures w14:val="none"/>
    </w:rPr>
  </w:style>
  <w:style w:type="character" w:customStyle="1" w:styleId="BodyTextChar1">
    <w:name w:val="Body Text Char1"/>
    <w:link w:val="BodyText"/>
    <w:rsid w:val="009417E6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1">
    <w:name w:val="Normal1"/>
    <w:rsid w:val="00EC33B4"/>
    <w:pPr>
      <w:spacing w:after="0" w:line="276" w:lineRule="auto"/>
      <w:pPrChange w:id="25" w:author="Comparison" w:date="2026-09-26T15:24:00Z">
        <w:pPr>
          <w:spacing w:line="276" w:lineRule="auto"/>
        </w:pPr>
      </w:pPrChange>
    </w:pPr>
    <w:rPr>
      <w:rFonts w:ascii="Arial" w:eastAsia="Arial" w:hAnsi="Arial" w:cs="Arial"/>
      <w:color w:val="000000"/>
      <w:kern w:val="0"/>
      <w:sz w:val="22"/>
      <w:szCs w:val="20"/>
      <w14:ligatures w14:val="none"/>
      <w:rPrChange w:id="25" w:author="Comparison" w:date="2026-09-26T15:24:00Z">
        <w:rPr>
          <w:rFonts w:ascii="Arial" w:eastAsia="Arial" w:hAnsi="Arial" w:cs="Arial"/>
          <w:color w:val="000000"/>
          <w:sz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rsid w:val="009417E6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  <w:pPr>
      <w:pPrChange w:id="26" w:author="Comparison" w:date="2026-09-26T15:24:00Z">
        <w:pPr/>
      </w:pPrChange>
    </w:pPr>
    <w:rPr>
      <w:rPrChange w:id="26" w:author="Comparison" w:date="2026-09-26T15:24:00Z">
        <w:rPr>
          <w:sz w:val="24"/>
          <w:szCs w:val="24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9417E6"/>
    <w:rPr>
      <w:rFonts w:ascii="Times New Roman" w:eastAsia="Times New Roman" w:hAnsi="Times New Roman" w:cs="Times New Roman"/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9417E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9417E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link w:val="ListParagraph"/>
    <w:uiPriority w:val="72"/>
    <w:rsid w:val="00941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D03254-6069-924E-81DC-E65F2E2F7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