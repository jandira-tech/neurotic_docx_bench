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670576" w14:textId="77777777" w:rsidR="002E5199" w:rsidRDefault="002E5199" w:rsidP="009700EB">
      <w:pPr>
        <w:pStyle w:val="Default"/>
        <w:rPr>
          <w:ins w:id="8" w:author="uzivatel" w:date="2026-09-22T12:49:00Z" w16du:dateUtc="2026-09-22T16:49:00Z"/>
          <w:b/>
          <w:bCs/>
          <w:sz w:val="22"/>
          <w:szCs w:val="22"/>
          <w:u w:val="single"/>
        </w:rPr>
      </w:pPr>
    </w:p>
    <w:p w14:paraId="1E49592F" w14:textId="77777777" w:rsidR="002E5199" w:rsidRDefault="002E5199" w:rsidP="002E5199">
      <w:pPr>
        <w:pStyle w:val="Heading4"/>
        <w:jc w:val="center"/>
        <w:rPr>
          <w:ins w:id="9" w:author="uzivatel" w:date="2026-09-22T12:49:00Z" w16du:dateUtc="2026-09-22T16:49:00Z"/>
          <w:sz w:val="34"/>
        </w:rPr>
      </w:pPr>
      <w:ins w:id="10" w:author="uzivatel" w:date="2026-09-22T12:49:00Z" w16du:dateUtc="2026-09-22T16:49:00Z">
        <w:r>
          <w:rPr>
            <w:sz w:val="34"/>
          </w:rPr>
          <w:t>Základní škola Rumburk, U Nemocnice 1132/5, okres Děčín, p. o.</w:t>
        </w:r>
      </w:ins>
    </w:p>
    <w:p w14:paraId="7EEF2754" w14:textId="77777777" w:rsidR="002E5199" w:rsidRDefault="002E5199" w:rsidP="002E5199">
      <w:pPr>
        <w:rPr>
          <w:ins w:id="11" w:author="uzivatel" w:date="2026-09-22T12:49:00Z" w16du:dateUtc="2026-09-22T16:49:00Z"/>
          <w:sz w:val="16"/>
        </w:rPr>
      </w:pPr>
      <w:ins w:id="12" w:author="uzivatel" w:date="2026-09-22T12:49:00Z" w16du:dateUtc="2026-09-22T16:49:00Z">
        <w:r>
          <w:rPr>
            <w:sz w:val="16"/>
          </w:rPr>
          <w:t>U Nemocnice  1132/5, 408 01 Rumburk          IČ : 72744430             Telefon: 412332730            Fax : 412315800            kontakt@zsunemocnice.cz</w:t>
        </w:r>
      </w:ins>
    </w:p>
    <w:p w14:paraId="37C4B7C1" w14:textId="77777777" w:rsidR="00067C1B" w:rsidRDefault="00067C1B" w:rsidP="002E5199">
      <w:pPr>
        <w:pStyle w:val="Default"/>
        <w:jc w:val="center"/>
        <w:rPr>
          <w:ins w:id="13" w:author="uzivatel" w:date="2026-09-22T12:49:00Z" w16du:dateUtc="2026-09-22T16:49:00Z"/>
        </w:rPr>
      </w:pPr>
    </w:p>
    <w:p w14:paraId="10CA32B8" w14:textId="77777777" w:rsidR="009700EB" w:rsidRPr="00AF69EB" w:rsidRDefault="009700EB" w:rsidP="002E5199">
      <w:pPr>
        <w:pStyle w:val="Default"/>
        <w:jc w:val="center"/>
        <w:rPr>
          <w:ins w:id="14" w:author="uzivatel" w:date="2026-09-22T12:49:00Z" w16du:dateUtc="2026-09-22T16:49:00Z"/>
          <w:b/>
          <w:bCs/>
          <w:sz w:val="22"/>
          <w:szCs w:val="22"/>
          <w:u w:val="single"/>
        </w:rPr>
      </w:pPr>
      <w:ins w:id="15" w:author="uzivatel" w:date="2026-09-22T12:49:00Z" w16du:dateUtc="2026-09-22T16:49:00Z">
        <w:r>
          <w:fldChar w:fldCharType="begin"/>
        </w:r>
        <w:r>
          <w:instrText>HYPERLINK "http://www.zsunemocnice.cz/zakladni-skola/aktuality-1/novinky/obnoveni-osobni-pritomnosti-zaku-9-rocniku-ve-skole-476cs.html" \o "Obnovení osobní přítomnosti žáků 9. ročníku ve škole  (Zobrazit více)"</w:instrText>
        </w:r>
        <w:r>
          <w:fldChar w:fldCharType="separate"/>
        </w:r>
        <w:r w:rsidRPr="002E5199">
          <w:rPr>
            <w:b/>
            <w:bCs/>
            <w:sz w:val="32"/>
            <w:szCs w:val="32"/>
            <w:u w:val="single"/>
          </w:rPr>
          <w:t xml:space="preserve">Obnovení osobní přítomnosti žáků </w:t>
        </w:r>
        <w:r w:rsidR="00596269">
          <w:rPr>
            <w:b/>
            <w:bCs/>
            <w:sz w:val="32"/>
            <w:szCs w:val="32"/>
            <w:u w:val="single"/>
          </w:rPr>
          <w:t>2</w:t>
        </w:r>
        <w:r w:rsidRPr="002E5199">
          <w:rPr>
            <w:b/>
            <w:bCs/>
            <w:sz w:val="32"/>
            <w:szCs w:val="32"/>
            <w:u w:val="single"/>
          </w:rPr>
          <w:t xml:space="preserve">. </w:t>
        </w:r>
        <w:r w:rsidR="00596269">
          <w:rPr>
            <w:b/>
            <w:bCs/>
            <w:sz w:val="32"/>
            <w:szCs w:val="32"/>
            <w:u w:val="single"/>
          </w:rPr>
          <w:t>stupně</w:t>
        </w:r>
        <w:r w:rsidRPr="002E5199">
          <w:rPr>
            <w:b/>
            <w:bCs/>
            <w:sz w:val="32"/>
            <w:szCs w:val="32"/>
            <w:u w:val="single"/>
          </w:rPr>
          <w:t xml:space="preserve"> ve škole </w:t>
        </w:r>
        <w:r>
          <w:fldChar w:fldCharType="end"/>
        </w:r>
      </w:ins>
    </w:p>
    <w:p w14:paraId="38087AE3" w14:textId="77777777" w:rsidR="009D457F" w:rsidRDefault="009D457F" w:rsidP="009700EB">
      <w:pPr>
        <w:pStyle w:val="Default"/>
        <w:rPr>
          <w:ins w:id="16" w:author="uzivatel" w:date="2026-09-22T12:49:00Z" w16du:dateUtc="2026-09-22T16:49:00Z"/>
          <w:b/>
          <w:bCs/>
          <w:sz w:val="22"/>
          <w:szCs w:val="22"/>
        </w:rPr>
      </w:pPr>
    </w:p>
    <w:p w14:paraId="385F193A" w14:textId="77777777" w:rsidR="009700EB" w:rsidRDefault="009700EB" w:rsidP="009700EB">
      <w:pPr>
        <w:pStyle w:val="Default"/>
        <w:rPr>
          <w:ins w:id="17" w:author="uzivatel" w:date="2026-09-22T12:49:00Z" w16du:dateUtc="2026-09-22T16:49:00Z"/>
          <w:rFonts w:ascii="Roboto" w:hAnsi="Roboto"/>
        </w:rPr>
      </w:pPr>
      <w:ins w:id="18" w:author="uzivatel" w:date="2026-09-22T12:49:00Z" w16du:dateUtc="2026-09-22T16:49:00Z">
        <w:r>
          <w:rPr>
            <w:rFonts w:ascii="Roboto" w:hAnsi="Roboto"/>
          </w:rPr>
          <w:t>V souladu s</w:t>
        </w:r>
        <w:r w:rsidR="00F92274">
          <w:rPr>
            <w:rFonts w:ascii="Roboto" w:hAnsi="Roboto"/>
          </w:rPr>
          <w:t xml:space="preserve"> aktualizovaným dokumentem MŠMT </w:t>
        </w:r>
        <w:r w:rsidR="009D457F">
          <w:rPr>
            <w:rFonts w:ascii="Roboto" w:hAnsi="Roboto"/>
          </w:rPr>
          <w:t>„</w:t>
        </w:r>
        <w:r w:rsidR="00F92274">
          <w:rPr>
            <w:rFonts w:ascii="Roboto" w:hAnsi="Roboto"/>
          </w:rPr>
          <w:t>Ochrana zdraví a provoz základních škol v období do konce školního roku 2019/2020</w:t>
        </w:r>
        <w:r w:rsidR="009D457F">
          <w:rPr>
            <w:rFonts w:ascii="Roboto" w:hAnsi="Roboto"/>
          </w:rPr>
          <w:t xml:space="preserve"> “</w:t>
        </w:r>
        <w:r w:rsidR="00F92274">
          <w:rPr>
            <w:rFonts w:ascii="Roboto" w:hAnsi="Roboto"/>
          </w:rPr>
          <w:t xml:space="preserve"> ze dne 27. 5. 2020 </w:t>
        </w:r>
        <w:r w:rsidR="00D166A3">
          <w:rPr>
            <w:rFonts w:ascii="Roboto" w:hAnsi="Roboto"/>
          </w:rPr>
          <w:t xml:space="preserve">je žákům 2. </w:t>
        </w:r>
        <w:r w:rsidR="009D457F">
          <w:rPr>
            <w:rFonts w:ascii="Roboto" w:hAnsi="Roboto"/>
          </w:rPr>
          <w:t>s</w:t>
        </w:r>
        <w:r w:rsidR="00D166A3">
          <w:rPr>
            <w:rFonts w:ascii="Roboto" w:hAnsi="Roboto"/>
          </w:rPr>
          <w:t xml:space="preserve">tupně </w:t>
        </w:r>
        <w:r w:rsidR="003A4848">
          <w:rPr>
            <w:rFonts w:ascii="Roboto" w:hAnsi="Roboto"/>
          </w:rPr>
          <w:t>umožněna</w:t>
        </w:r>
        <w:r w:rsidR="00D166A3">
          <w:rPr>
            <w:rFonts w:ascii="Roboto" w:hAnsi="Roboto"/>
          </w:rPr>
          <w:t xml:space="preserve"> </w:t>
        </w:r>
        <w:r w:rsidR="009D457F">
          <w:rPr>
            <w:rFonts w:ascii="Roboto" w:hAnsi="Roboto"/>
          </w:rPr>
          <w:t xml:space="preserve">od 8. 6. 2020 </w:t>
        </w:r>
        <w:r w:rsidR="00D166A3">
          <w:rPr>
            <w:rFonts w:ascii="Roboto" w:hAnsi="Roboto"/>
          </w:rPr>
          <w:t xml:space="preserve">přítomnost v základní škole zejména </w:t>
        </w:r>
        <w:r w:rsidR="003A4848">
          <w:rPr>
            <w:rFonts w:ascii="Roboto" w:hAnsi="Roboto"/>
          </w:rPr>
          <w:t>z těchto důvodů:</w:t>
        </w:r>
      </w:ins>
    </w:p>
    <w:p w14:paraId="335799D7" w14:textId="77777777" w:rsidR="004714D6" w:rsidRDefault="003A4848" w:rsidP="003A4848">
      <w:pPr>
        <w:pStyle w:val="Default"/>
        <w:numPr>
          <w:ilvl w:val="0"/>
          <w:numId w:val="11"/>
        </w:numPr>
        <w:rPr>
          <w:ins w:id="19" w:author="uzivatel" w:date="2026-09-22T12:49:00Z" w16du:dateUtc="2026-09-22T16:49:00Z"/>
          <w:rFonts w:ascii="Roboto" w:hAnsi="Roboto"/>
        </w:rPr>
      </w:pPr>
      <w:ins w:id="20" w:author="uzivatel" w:date="2026-09-22T12:49:00Z" w16du:dateUtc="2026-09-22T16:49:00Z">
        <w:r w:rsidRPr="004714D6">
          <w:rPr>
            <w:rFonts w:ascii="Roboto" w:hAnsi="Roboto"/>
          </w:rPr>
          <w:t xml:space="preserve">individuální nebo skupinové (opět do 15 žáků) konzultace </w:t>
        </w:r>
      </w:ins>
    </w:p>
    <w:p w14:paraId="42B5A9CB" w14:textId="77777777" w:rsidR="003A4848" w:rsidRPr="004714D6" w:rsidRDefault="003A4848" w:rsidP="003A4848">
      <w:pPr>
        <w:pStyle w:val="Default"/>
        <w:numPr>
          <w:ilvl w:val="0"/>
          <w:numId w:val="11"/>
        </w:numPr>
        <w:rPr>
          <w:ins w:id="21" w:author="uzivatel" w:date="2026-09-22T12:49:00Z" w16du:dateUtc="2026-09-22T16:49:00Z"/>
          <w:rFonts w:ascii="Roboto" w:hAnsi="Roboto"/>
        </w:rPr>
      </w:pPr>
      <w:ins w:id="22" w:author="uzivatel" w:date="2026-09-22T12:49:00Z" w16du:dateUtc="2026-09-22T16:49:00Z">
        <w:r w:rsidRPr="004714D6">
          <w:rPr>
            <w:rFonts w:ascii="Roboto" w:hAnsi="Roboto"/>
          </w:rPr>
          <w:t xml:space="preserve">setkání s vyučujícím navazující na vzdělávání na dálku (objasnění nebo upevnění učiva, zadání samostatného učení mimo školu) a v souvislosti s hodnocením vzdělávání za školní rok 2019/2020 </w:t>
        </w:r>
      </w:ins>
    </w:p>
    <w:p w14:paraId="4E3F9EAC" w14:textId="77777777" w:rsidR="003A4848" w:rsidRDefault="003A4848" w:rsidP="003A4848">
      <w:pPr>
        <w:pStyle w:val="Default"/>
        <w:numPr>
          <w:ilvl w:val="0"/>
          <w:numId w:val="11"/>
        </w:numPr>
        <w:rPr>
          <w:ins w:id="23" w:author="uzivatel" w:date="2026-09-22T12:49:00Z" w16du:dateUtc="2026-09-22T16:49:00Z"/>
          <w:rFonts w:ascii="Roboto" w:hAnsi="Roboto"/>
        </w:rPr>
      </w:pPr>
      <w:ins w:id="24" w:author="uzivatel" w:date="2026-09-22T12:49:00Z" w16du:dateUtc="2026-09-22T16:49:00Z">
        <w:r>
          <w:rPr>
            <w:rFonts w:ascii="Roboto" w:hAnsi="Roboto"/>
          </w:rPr>
          <w:t>s</w:t>
        </w:r>
        <w:r w:rsidRPr="003A4848">
          <w:rPr>
            <w:rFonts w:ascii="Roboto" w:hAnsi="Roboto"/>
          </w:rPr>
          <w:t>ocializační aktivity</w:t>
        </w:r>
      </w:ins>
    </w:p>
    <w:p w14:paraId="79B702B9" w14:textId="77777777" w:rsidR="003A4848" w:rsidRDefault="003A4848" w:rsidP="003A4848">
      <w:pPr>
        <w:pStyle w:val="Default"/>
        <w:numPr>
          <w:ilvl w:val="0"/>
          <w:numId w:val="11"/>
        </w:numPr>
        <w:rPr>
          <w:ins w:id="25" w:author="uzivatel" w:date="2026-09-22T12:49:00Z" w16du:dateUtc="2026-09-22T16:49:00Z"/>
          <w:rFonts w:ascii="Roboto" w:hAnsi="Roboto"/>
        </w:rPr>
      </w:pPr>
      <w:ins w:id="26" w:author="uzivatel" w:date="2026-09-22T12:49:00Z" w16du:dateUtc="2026-09-22T16:49:00Z">
        <w:r>
          <w:rPr>
            <w:rFonts w:ascii="Roboto" w:hAnsi="Roboto"/>
          </w:rPr>
          <w:t>v</w:t>
        </w:r>
        <w:r w:rsidRPr="003A4848">
          <w:rPr>
            <w:rFonts w:ascii="Roboto" w:hAnsi="Roboto"/>
          </w:rPr>
          <w:t>yzvednutí školních potřeb nebo jiných osobních věcí žáků, které z důvodu zákazu osobní př</w:t>
        </w:r>
        <w:r>
          <w:rPr>
            <w:rFonts w:ascii="Roboto" w:hAnsi="Roboto"/>
          </w:rPr>
          <w:t>ítomnosti žáků zůstaly ve škole</w:t>
        </w:r>
        <w:r w:rsidRPr="003A4848">
          <w:rPr>
            <w:rFonts w:ascii="Roboto" w:hAnsi="Roboto"/>
          </w:rPr>
          <w:t xml:space="preserve"> </w:t>
        </w:r>
      </w:ins>
    </w:p>
    <w:p w14:paraId="7CF07607" w14:textId="77777777" w:rsidR="003A4848" w:rsidRDefault="003A4848" w:rsidP="003A4848">
      <w:pPr>
        <w:pStyle w:val="Default"/>
        <w:numPr>
          <w:ilvl w:val="0"/>
          <w:numId w:val="11"/>
        </w:numPr>
        <w:rPr>
          <w:ins w:id="27" w:author="uzivatel" w:date="2026-09-22T12:49:00Z" w16du:dateUtc="2026-09-22T16:49:00Z"/>
          <w:rFonts w:ascii="Roboto" w:hAnsi="Roboto"/>
        </w:rPr>
      </w:pPr>
      <w:ins w:id="28" w:author="uzivatel" w:date="2026-09-22T12:49:00Z" w16du:dateUtc="2026-09-22T16:49:00Z">
        <w:r>
          <w:rPr>
            <w:rFonts w:ascii="Roboto" w:hAnsi="Roboto"/>
          </w:rPr>
          <w:t>o</w:t>
        </w:r>
        <w:r w:rsidRPr="003A4848">
          <w:rPr>
            <w:rFonts w:ascii="Roboto" w:hAnsi="Roboto"/>
          </w:rPr>
          <w:t xml:space="preserve">devzdání a převzetí učebnic, učebních </w:t>
        </w:r>
        <w:r>
          <w:rPr>
            <w:rFonts w:ascii="Roboto" w:hAnsi="Roboto"/>
          </w:rPr>
          <w:t>pomůcek a školních potřeb.</w:t>
        </w:r>
      </w:ins>
    </w:p>
    <w:p w14:paraId="2FECF04B" w14:textId="77777777" w:rsidR="008F695B" w:rsidRPr="009D457F" w:rsidRDefault="003A4848" w:rsidP="009700EB">
      <w:pPr>
        <w:pStyle w:val="Default"/>
        <w:numPr>
          <w:ilvl w:val="0"/>
          <w:numId w:val="11"/>
        </w:numPr>
        <w:rPr>
          <w:ins w:id="29" w:author="uzivatel" w:date="2026-09-22T12:49:00Z" w16du:dateUtc="2026-09-22T16:49:00Z"/>
          <w:b/>
          <w:bCs/>
          <w:sz w:val="22"/>
          <w:szCs w:val="22"/>
        </w:rPr>
      </w:pPr>
      <w:ins w:id="30" w:author="uzivatel" w:date="2026-09-22T12:49:00Z" w16du:dateUtc="2026-09-22T16:49:00Z">
        <w:r w:rsidRPr="009D457F">
          <w:rPr>
            <w:rFonts w:ascii="Roboto" w:hAnsi="Roboto"/>
          </w:rPr>
          <w:t>předání vysvědčení za 2. pololetí školního roku 2019/2020</w:t>
        </w:r>
      </w:ins>
    </w:p>
    <w:p w14:paraId="2FCB2991" w14:textId="77777777" w:rsidR="009D457F" w:rsidRPr="009D457F" w:rsidRDefault="009D457F" w:rsidP="009D457F">
      <w:pPr>
        <w:pStyle w:val="Default"/>
        <w:ind w:left="720"/>
        <w:rPr>
          <w:ins w:id="31" w:author="uzivatel" w:date="2026-09-22T12:49:00Z" w16du:dateUtc="2026-09-22T16:49:00Z"/>
          <w:b/>
          <w:bCs/>
          <w:sz w:val="22"/>
          <w:szCs w:val="22"/>
        </w:rPr>
      </w:pPr>
    </w:p>
    <w:p w14:paraId="20065B9F" w14:textId="77777777" w:rsidR="0071556C" w:rsidRDefault="0043051E" w:rsidP="009700EB">
      <w:pPr>
        <w:pStyle w:val="Default"/>
        <w:rPr>
          <w:ins w:id="32" w:author="uzivatel" w:date="2026-09-22T12:49:00Z" w16du:dateUtc="2026-09-22T16:49:00Z"/>
          <w:b/>
          <w:bCs/>
          <w:sz w:val="22"/>
          <w:szCs w:val="22"/>
          <w:u w:val="single"/>
        </w:rPr>
      </w:pPr>
      <w:ins w:id="33" w:author="uzivatel" w:date="2026-09-22T12:49:00Z" w16du:dateUtc="2026-09-22T16:49:00Z">
        <w:r w:rsidRPr="0043051E">
          <w:rPr>
            <w:b/>
            <w:bCs/>
            <w:sz w:val="22"/>
            <w:szCs w:val="22"/>
            <w:u w:val="single"/>
          </w:rPr>
          <w:t>Hygienická pravidla</w:t>
        </w:r>
      </w:ins>
    </w:p>
    <w:p w14:paraId="2EF5A23A" w14:textId="77777777" w:rsidR="002E5199" w:rsidRPr="0043051E" w:rsidRDefault="002E5199" w:rsidP="009700EB">
      <w:pPr>
        <w:pStyle w:val="Default"/>
        <w:rPr>
          <w:ins w:id="34" w:author="uzivatel" w:date="2026-09-22T12:49:00Z" w16du:dateUtc="2026-09-22T16:49:00Z"/>
          <w:b/>
          <w:bCs/>
          <w:sz w:val="22"/>
          <w:szCs w:val="22"/>
          <w:u w:val="single"/>
        </w:rPr>
      </w:pPr>
    </w:p>
    <w:p w14:paraId="205D5F24" w14:textId="77777777" w:rsidR="00E60474" w:rsidRDefault="00C9043F" w:rsidP="00E2631A">
      <w:pPr>
        <w:pStyle w:val="Default"/>
        <w:rPr>
          <w:ins w:id="35" w:author="uzivatel" w:date="2026-09-22T12:49:00Z" w16du:dateUtc="2026-09-22T16:49:00Z"/>
          <w:rFonts w:ascii="Roboto" w:hAnsi="Roboto"/>
        </w:rPr>
      </w:pPr>
      <w:ins w:id="36" w:author="uzivatel" w:date="2026-09-22T12:49:00Z" w16du:dateUtc="2026-09-22T16:49:00Z">
        <w:r w:rsidRPr="00E2631A">
          <w:rPr>
            <w:rFonts w:ascii="Roboto" w:hAnsi="Roboto"/>
          </w:rPr>
          <w:t>Jsou dána aktualizovanou verzí dokumentu MŠMT „Ochrana zdraví a provoz základních škol v období do konce školního roku 2019/2020“.</w:t>
        </w:r>
        <w:r w:rsidR="004714D6">
          <w:rPr>
            <w:rFonts w:ascii="Roboto" w:hAnsi="Roboto"/>
          </w:rPr>
          <w:t xml:space="preserve"> Aktualizovaná verze je dostupná na webových stránkách školy v odkazu Aktuality.</w:t>
        </w:r>
      </w:ins>
    </w:p>
    <w:p w14:paraId="3917BA46" w14:textId="77777777" w:rsidR="00E2631A" w:rsidRPr="00E2631A" w:rsidRDefault="00E2631A" w:rsidP="00E2631A">
      <w:pPr>
        <w:pStyle w:val="Default"/>
        <w:rPr>
          <w:ins w:id="37" w:author="uzivatel" w:date="2026-09-22T12:49:00Z" w16du:dateUtc="2026-09-22T16:49:00Z"/>
          <w:rFonts w:ascii="Roboto" w:hAnsi="Roboto"/>
        </w:rPr>
      </w:pPr>
    </w:p>
    <w:p w14:paraId="5E51F33C" w14:textId="77777777" w:rsidR="00DF0E9B" w:rsidRPr="00E2631A" w:rsidRDefault="00DF0E9B" w:rsidP="00DF0E9B">
      <w:pPr>
        <w:pStyle w:val="Default"/>
        <w:rPr>
          <w:ins w:id="38" w:author="uzivatel" w:date="2026-09-22T12:49:00Z" w16du:dateUtc="2026-09-22T16:49:00Z"/>
          <w:rFonts w:ascii="Roboto" w:hAnsi="Roboto"/>
          <w:b/>
        </w:rPr>
      </w:pPr>
      <w:ins w:id="39" w:author="uzivatel" w:date="2026-09-22T12:49:00Z" w16du:dateUtc="2026-09-22T16:49:00Z">
        <w:r w:rsidRPr="00E2631A">
          <w:rPr>
            <w:rFonts w:ascii="Roboto" w:hAnsi="Roboto"/>
            <w:b/>
          </w:rPr>
          <w:t>Žák je povinen dodržovat stanovená hygienická</w:t>
        </w:r>
        <w:r w:rsidR="00975CE3" w:rsidRPr="00E2631A">
          <w:rPr>
            <w:rFonts w:ascii="Roboto" w:hAnsi="Roboto"/>
            <w:b/>
          </w:rPr>
          <w:t xml:space="preserve"> pravidla. J</w:t>
        </w:r>
        <w:r w:rsidRPr="00E2631A">
          <w:rPr>
            <w:rFonts w:ascii="Roboto" w:hAnsi="Roboto"/>
            <w:b/>
          </w:rPr>
          <w:t>ejich opakované nedodržování, po prokazatelném upozornění zákonného zástupce žáka</w:t>
        </w:r>
        <w:r w:rsidR="005940DB" w:rsidRPr="00E2631A">
          <w:rPr>
            <w:rFonts w:ascii="Roboto" w:hAnsi="Roboto"/>
            <w:b/>
          </w:rPr>
          <w:t xml:space="preserve"> o </w:t>
        </w:r>
        <w:r w:rsidR="000C1D5B" w:rsidRPr="00E2631A">
          <w:rPr>
            <w:rFonts w:ascii="Roboto" w:hAnsi="Roboto"/>
            <w:b/>
          </w:rPr>
          <w:t>této skutečnosti</w:t>
        </w:r>
        <w:r w:rsidRPr="00E2631A">
          <w:rPr>
            <w:rFonts w:ascii="Roboto" w:hAnsi="Roboto"/>
            <w:b/>
          </w:rPr>
          <w:t>, je důvodem k nevpuš</w:t>
        </w:r>
        <w:r w:rsidR="004435CB" w:rsidRPr="00E2631A">
          <w:rPr>
            <w:rFonts w:ascii="Roboto" w:hAnsi="Roboto"/>
            <w:b/>
          </w:rPr>
          <w:t>tění žáka do školy</w:t>
        </w:r>
        <w:r w:rsidRPr="00E2631A">
          <w:rPr>
            <w:rFonts w:ascii="Roboto" w:hAnsi="Roboto"/>
            <w:b/>
          </w:rPr>
          <w:t xml:space="preserve">. </w:t>
        </w:r>
      </w:ins>
    </w:p>
    <w:p w14:paraId="08ED1C8B" w14:textId="77777777" w:rsidR="000C1D5B" w:rsidRDefault="000C1D5B" w:rsidP="00222525">
      <w:pPr>
        <w:pStyle w:val="Default"/>
        <w:rPr>
          <w:ins w:id="40" w:author="uzivatel" w:date="2026-09-22T12:49:00Z" w16du:dateUtc="2026-09-22T16:49:00Z"/>
          <w:b/>
          <w:bCs/>
          <w:sz w:val="22"/>
          <w:szCs w:val="22"/>
          <w:u w:val="single"/>
        </w:rPr>
      </w:pPr>
    </w:p>
    <w:p w14:paraId="0B6CA883" w14:textId="77777777" w:rsidR="00222525" w:rsidRDefault="00967EDD" w:rsidP="00222525">
      <w:pPr>
        <w:pStyle w:val="Default"/>
        <w:rPr>
          <w:ins w:id="41" w:author="uzivatel" w:date="2026-09-22T12:49:00Z" w16du:dateUtc="2026-09-22T16:49:00Z"/>
          <w:b/>
          <w:bCs/>
          <w:sz w:val="22"/>
          <w:szCs w:val="22"/>
          <w:u w:val="single"/>
        </w:rPr>
      </w:pPr>
      <w:ins w:id="42" w:author="uzivatel" w:date="2026-09-22T12:49:00Z" w16du:dateUtc="2026-09-22T16:49:00Z">
        <w:r>
          <w:rPr>
            <w:b/>
            <w:bCs/>
            <w:sz w:val="22"/>
            <w:szCs w:val="22"/>
            <w:u w:val="single"/>
          </w:rPr>
          <w:t xml:space="preserve">Organizační </w:t>
        </w:r>
        <w:r w:rsidR="00905D4F" w:rsidRPr="0043051E">
          <w:rPr>
            <w:b/>
            <w:bCs/>
            <w:sz w:val="22"/>
            <w:szCs w:val="22"/>
            <w:u w:val="single"/>
          </w:rPr>
          <w:t xml:space="preserve"> pravidla</w:t>
        </w:r>
      </w:ins>
    </w:p>
    <w:p w14:paraId="62895CEA" w14:textId="77777777" w:rsidR="000C1D5B" w:rsidRDefault="000C1D5B" w:rsidP="00222525">
      <w:pPr>
        <w:pStyle w:val="Default"/>
        <w:rPr>
          <w:ins w:id="43" w:author="uzivatel" w:date="2026-09-22T12:49:00Z" w16du:dateUtc="2026-09-22T16:49:00Z"/>
          <w:b/>
          <w:bCs/>
          <w:sz w:val="22"/>
          <w:szCs w:val="22"/>
          <w:u w:val="single"/>
        </w:rPr>
      </w:pPr>
    </w:p>
    <w:p w14:paraId="4ABE671B" w14:textId="77777777" w:rsidR="00393DFA" w:rsidRPr="009E4030" w:rsidRDefault="005F4481" w:rsidP="00222525">
      <w:pPr>
        <w:pStyle w:val="Default"/>
        <w:numPr>
          <w:ilvl w:val="0"/>
          <w:numId w:val="8"/>
        </w:numPr>
        <w:rPr>
          <w:ins w:id="44" w:author="uzivatel" w:date="2026-09-22T12:49:00Z" w16du:dateUtc="2026-09-22T16:49:00Z"/>
          <w:rFonts w:ascii="Roboto" w:hAnsi="Roboto"/>
        </w:rPr>
      </w:pPr>
      <w:ins w:id="45" w:author="uzivatel" w:date="2026-09-22T12:49:00Z" w16du:dateUtc="2026-09-22T16:49:00Z">
        <w:r w:rsidRPr="009E4030">
          <w:rPr>
            <w:rFonts w:ascii="Roboto" w:hAnsi="Roboto"/>
          </w:rPr>
          <w:t>žákům budou v období 8. 6. – 26. 6.</w:t>
        </w:r>
        <w:r w:rsidR="00393DFA" w:rsidRPr="009E4030">
          <w:rPr>
            <w:rFonts w:ascii="Roboto" w:hAnsi="Roboto"/>
          </w:rPr>
          <w:t xml:space="preserve"> n</w:t>
        </w:r>
        <w:r w:rsidRPr="009E4030">
          <w:rPr>
            <w:rFonts w:ascii="Roboto" w:hAnsi="Roboto"/>
          </w:rPr>
          <w:t>abídnuty</w:t>
        </w:r>
        <w:r w:rsidR="00393DFA" w:rsidRPr="009E4030">
          <w:rPr>
            <w:rFonts w:ascii="Roboto" w:hAnsi="Roboto"/>
          </w:rPr>
          <w:t>:</w:t>
        </w:r>
      </w:ins>
    </w:p>
    <w:p w14:paraId="05865872" w14:textId="77777777" w:rsidR="005F4481" w:rsidRPr="009E4030" w:rsidRDefault="005F4481" w:rsidP="009E4030">
      <w:pPr>
        <w:pStyle w:val="Default"/>
        <w:numPr>
          <w:ilvl w:val="0"/>
          <w:numId w:val="13"/>
        </w:numPr>
        <w:rPr>
          <w:ins w:id="46" w:author="uzivatel" w:date="2026-09-22T12:49:00Z" w16du:dateUtc="2026-09-22T16:49:00Z"/>
          <w:rFonts w:ascii="Roboto" w:hAnsi="Roboto"/>
        </w:rPr>
      </w:pPr>
      <w:ins w:id="47" w:author="uzivatel" w:date="2026-09-22T12:49:00Z" w16du:dateUtc="2026-09-22T16:49:00Z">
        <w:r w:rsidRPr="009E4030">
          <w:rPr>
            <w:rFonts w:ascii="Roboto" w:hAnsi="Roboto"/>
          </w:rPr>
          <w:t>pravidelné konzultace dle rozvrhu konzultací (dostupný na webových s</w:t>
        </w:r>
        <w:r w:rsidR="00067C1B">
          <w:rPr>
            <w:rFonts w:ascii="Roboto" w:hAnsi="Roboto"/>
          </w:rPr>
          <w:t>tránkách školy v odkazu On-line výuka a domácí příprava)</w:t>
        </w:r>
      </w:ins>
    </w:p>
    <w:p w14:paraId="0DFBB488" w14:textId="77777777" w:rsidR="00393DFA" w:rsidRPr="009E4030" w:rsidRDefault="00393DFA" w:rsidP="009E4030">
      <w:pPr>
        <w:pStyle w:val="Default"/>
        <w:numPr>
          <w:ilvl w:val="0"/>
          <w:numId w:val="13"/>
        </w:numPr>
        <w:rPr>
          <w:ins w:id="48" w:author="uzivatel" w:date="2026-09-22T12:49:00Z" w16du:dateUtc="2026-09-22T16:49:00Z"/>
          <w:rFonts w:ascii="Roboto" w:hAnsi="Roboto"/>
        </w:rPr>
      </w:pPr>
      <w:ins w:id="49" w:author="uzivatel" w:date="2026-09-22T12:49:00Z" w16du:dateUtc="2026-09-22T16:49:00Z">
        <w:r w:rsidRPr="009E4030">
          <w:rPr>
            <w:rFonts w:ascii="Roboto" w:hAnsi="Roboto"/>
          </w:rPr>
          <w:t>individuální konzultace</w:t>
        </w:r>
      </w:ins>
    </w:p>
    <w:p w14:paraId="0C4971D8" w14:textId="77777777" w:rsidR="00AB7A30" w:rsidRPr="00222525" w:rsidRDefault="00393DFA" w:rsidP="009E4030">
      <w:pPr>
        <w:pStyle w:val="Default"/>
        <w:numPr>
          <w:ilvl w:val="0"/>
          <w:numId w:val="8"/>
        </w:numPr>
        <w:rPr>
          <w:ins w:id="50" w:author="uzivatel" w:date="2026-09-22T12:49:00Z" w16du:dateUtc="2026-09-22T16:49:00Z"/>
          <w:b/>
          <w:bCs/>
          <w:sz w:val="22"/>
          <w:szCs w:val="22"/>
          <w:u w:val="single"/>
        </w:rPr>
      </w:pPr>
      <w:ins w:id="51" w:author="uzivatel" w:date="2026-09-22T12:49:00Z" w16du:dateUtc="2026-09-22T16:49:00Z">
        <w:r>
          <w:rPr>
            <w:rFonts w:ascii="Roboto" w:hAnsi="Roboto"/>
          </w:rPr>
          <w:t>na konzultace se žáci přihlašují s dostatečným předstihem vyučujícímu předmětu</w:t>
        </w:r>
      </w:ins>
    </w:p>
    <w:p w14:paraId="78A113ED" w14:textId="77777777" w:rsidR="00AB7A30" w:rsidRPr="00ED3AF5" w:rsidRDefault="006B75D9" w:rsidP="009E4030">
      <w:pPr>
        <w:pStyle w:val="Default"/>
        <w:numPr>
          <w:ilvl w:val="0"/>
          <w:numId w:val="8"/>
        </w:numPr>
        <w:rPr>
          <w:ins w:id="52" w:author="uzivatel" w:date="2026-09-22T12:49:00Z" w16du:dateUtc="2026-09-22T16:49:00Z"/>
          <w:rFonts w:ascii="Roboto" w:hAnsi="Roboto"/>
        </w:rPr>
      </w:pPr>
      <w:ins w:id="53" w:author="uzivatel" w:date="2026-09-22T12:49:00Z" w16du:dateUtc="2026-09-22T16:49:00Z">
        <w:r>
          <w:rPr>
            <w:rFonts w:ascii="Roboto" w:hAnsi="Roboto"/>
          </w:rPr>
          <w:t>m</w:t>
        </w:r>
        <w:r w:rsidR="0028602A">
          <w:rPr>
            <w:rFonts w:ascii="Roboto" w:hAnsi="Roboto"/>
          </w:rPr>
          <w:t xml:space="preserve">aximální počet žáků v konzultační skupině </w:t>
        </w:r>
        <w:r w:rsidR="00AB7A30" w:rsidRPr="00ED3AF5">
          <w:rPr>
            <w:rFonts w:ascii="Roboto" w:hAnsi="Roboto"/>
          </w:rPr>
          <w:t xml:space="preserve">je 15 </w:t>
        </w:r>
      </w:ins>
    </w:p>
    <w:p w14:paraId="56866E99" w14:textId="77777777" w:rsidR="000C1D5B" w:rsidRPr="00067C1B" w:rsidRDefault="008E16D0" w:rsidP="009E4030">
      <w:pPr>
        <w:pStyle w:val="Default"/>
        <w:numPr>
          <w:ilvl w:val="0"/>
          <w:numId w:val="8"/>
        </w:numPr>
        <w:rPr>
          <w:ins w:id="54" w:author="uzivatel" w:date="2026-09-22T12:49:00Z" w16du:dateUtc="2026-09-22T16:49:00Z"/>
          <w:rFonts w:ascii="Roboto" w:hAnsi="Roboto"/>
        </w:rPr>
      </w:pPr>
      <w:ins w:id="55" w:author="uzivatel" w:date="2026-09-22T12:49:00Z" w16du:dateUtc="2026-09-22T16:49:00Z">
        <w:r>
          <w:rPr>
            <w:rFonts w:ascii="Roboto" w:hAnsi="Roboto"/>
          </w:rPr>
          <w:t>při p</w:t>
        </w:r>
        <w:r w:rsidRPr="008E16D0">
          <w:rPr>
            <w:rFonts w:ascii="Roboto" w:hAnsi="Roboto"/>
          </w:rPr>
          <w:t>rvní</w:t>
        </w:r>
        <w:r>
          <w:rPr>
            <w:rFonts w:ascii="Roboto" w:hAnsi="Roboto"/>
          </w:rPr>
          <w:t xml:space="preserve">m vstupu do školy </w:t>
        </w:r>
        <w:r w:rsidRPr="008E16D0">
          <w:rPr>
            <w:rFonts w:ascii="Roboto" w:hAnsi="Roboto"/>
          </w:rPr>
          <w:t>musí žák předložit</w:t>
        </w:r>
        <w:r w:rsidR="001D66D1">
          <w:rPr>
            <w:rFonts w:ascii="Roboto" w:hAnsi="Roboto"/>
          </w:rPr>
          <w:t xml:space="preserve"> </w:t>
        </w:r>
        <w:r w:rsidR="001D66D1" w:rsidRPr="001D66D1">
          <w:rPr>
            <w:rFonts w:ascii="Roboto" w:hAnsi="Roboto"/>
          </w:rPr>
          <w:t>písemné seznámení s vymezením rizikových skupin stanovených Ministerstvem zdravotnictv</w:t>
        </w:r>
        <w:r w:rsidR="001D66D1">
          <w:rPr>
            <w:rFonts w:ascii="Roboto" w:hAnsi="Roboto"/>
          </w:rPr>
          <w:t>í</w:t>
        </w:r>
        <w:r w:rsidR="001D66D1" w:rsidRPr="001D66D1">
          <w:rPr>
            <w:rFonts w:ascii="Roboto" w:hAnsi="Roboto"/>
          </w:rPr>
          <w:t xml:space="preserve"> a písemné čestné prohlášení o neexistenci příznaků virového infekčního onemocnění (např. horečka, kašel, dušnost, náhlá ztráta chuti a čichu apod.)</w:t>
        </w:r>
        <w:r w:rsidR="00926BE8">
          <w:rPr>
            <w:rFonts w:ascii="Roboto" w:hAnsi="Roboto"/>
          </w:rPr>
          <w:t xml:space="preserve"> podepsaná zákonným zástupcem. </w:t>
        </w:r>
        <w:r w:rsidRPr="008E16D0">
          <w:rPr>
            <w:rFonts w:ascii="Roboto" w:hAnsi="Roboto"/>
          </w:rPr>
          <w:t>Pokud žák nepředloží toto prohlášení, nebude do školy vpuštěn.</w:t>
        </w:r>
        <w:r w:rsidR="00070B7A">
          <w:rPr>
            <w:rFonts w:ascii="Roboto" w:hAnsi="Roboto"/>
          </w:rPr>
          <w:t xml:space="preserve"> Čestné prohlášení je dostupné </w:t>
        </w:r>
        <w:r>
          <w:rPr>
            <w:rFonts w:ascii="Roboto" w:hAnsi="Roboto"/>
          </w:rPr>
          <w:t xml:space="preserve">na webových stránkách školy v odkazu </w:t>
        </w:r>
        <w:r w:rsidR="00070B7A">
          <w:rPr>
            <w:rFonts w:ascii="Roboto" w:hAnsi="Roboto"/>
          </w:rPr>
          <w:t>„</w:t>
        </w:r>
        <w:r>
          <w:rPr>
            <w:rFonts w:ascii="Roboto" w:hAnsi="Roboto"/>
          </w:rPr>
          <w:t>Dokumenty školy</w:t>
        </w:r>
        <w:r w:rsidR="00070B7A">
          <w:rPr>
            <w:rFonts w:ascii="Roboto" w:hAnsi="Roboto"/>
          </w:rPr>
          <w:t>“</w:t>
        </w:r>
        <w:r>
          <w:rPr>
            <w:rFonts w:ascii="Roboto" w:hAnsi="Roboto"/>
          </w:rPr>
          <w:t xml:space="preserve"> a dále na recepci</w:t>
        </w:r>
        <w:r w:rsidR="00070B7A">
          <w:rPr>
            <w:rFonts w:ascii="Roboto" w:hAnsi="Roboto"/>
          </w:rPr>
          <w:t xml:space="preserve"> </w:t>
        </w:r>
        <w:r>
          <w:rPr>
            <w:rFonts w:ascii="Roboto" w:hAnsi="Roboto"/>
          </w:rPr>
          <w:t>školy</w:t>
        </w:r>
        <w:r w:rsidR="00070B7A">
          <w:rPr>
            <w:rFonts w:ascii="Roboto" w:hAnsi="Roboto"/>
          </w:rPr>
          <w:t>.</w:t>
        </w:r>
        <w:r w:rsidR="002E5199" w:rsidRPr="002E5199">
          <w:rPr>
            <w:b/>
            <w:bCs/>
            <w:sz w:val="22"/>
            <w:szCs w:val="22"/>
          </w:rPr>
          <w:t xml:space="preserve"> </w:t>
        </w:r>
        <w:r w:rsidR="00355828" w:rsidRPr="00067C1B">
          <w:rPr>
            <w:rFonts w:ascii="Roboto" w:hAnsi="Roboto"/>
          </w:rPr>
          <w:t xml:space="preserve">Čestné prohlášení </w:t>
        </w:r>
        <w:r w:rsidR="00067C1B" w:rsidRPr="00067C1B">
          <w:rPr>
            <w:rFonts w:ascii="Roboto" w:hAnsi="Roboto"/>
          </w:rPr>
          <w:t>odevzdá žák na recepci školy.</w:t>
        </w:r>
      </w:ins>
    </w:p>
    <w:p w14:paraId="7E4DB507" w14:textId="77777777" w:rsidR="00F01D59" w:rsidRDefault="00EF2DAF" w:rsidP="009E4030">
      <w:pPr>
        <w:pStyle w:val="Default"/>
        <w:numPr>
          <w:ilvl w:val="0"/>
          <w:numId w:val="8"/>
        </w:numPr>
        <w:rPr>
          <w:ins w:id="56" w:author="uzivatel" w:date="2026-09-22T12:49:00Z" w16du:dateUtc="2026-09-22T16:49:00Z"/>
          <w:rFonts w:ascii="Roboto" w:hAnsi="Roboto"/>
        </w:rPr>
      </w:pPr>
      <w:ins w:id="57" w:author="uzivatel" w:date="2026-09-22T12:49:00Z" w16du:dateUtc="2026-09-22T16:49:00Z">
        <w:r>
          <w:rPr>
            <w:rFonts w:ascii="Roboto" w:hAnsi="Roboto"/>
          </w:rPr>
          <w:t>ž</w:t>
        </w:r>
        <w:r w:rsidRPr="00EF2DAF">
          <w:rPr>
            <w:rFonts w:ascii="Roboto" w:hAnsi="Roboto"/>
          </w:rPr>
          <w:t xml:space="preserve">áci se dostaví do budovy školy </w:t>
        </w:r>
        <w:r>
          <w:rPr>
            <w:rFonts w:ascii="Roboto" w:hAnsi="Roboto"/>
          </w:rPr>
          <w:t>pět minut před začátkem konzultační hodiny</w:t>
        </w:r>
      </w:ins>
    </w:p>
    <w:p w14:paraId="0626B865" w14:textId="77777777" w:rsidR="00E2631A" w:rsidRDefault="00EF2DAF" w:rsidP="009E4030">
      <w:pPr>
        <w:pStyle w:val="Default"/>
        <w:numPr>
          <w:ilvl w:val="0"/>
          <w:numId w:val="8"/>
        </w:numPr>
        <w:rPr>
          <w:ins w:id="58" w:author="uzivatel" w:date="2026-09-22T12:49:00Z" w16du:dateUtc="2026-09-22T16:49:00Z"/>
          <w:rFonts w:ascii="Roboto" w:hAnsi="Roboto"/>
        </w:rPr>
      </w:pPr>
      <w:ins w:id="59" w:author="uzivatel" w:date="2026-09-22T12:49:00Z" w16du:dateUtc="2026-09-22T16:49:00Z">
        <w:r>
          <w:rPr>
            <w:rFonts w:ascii="Roboto" w:hAnsi="Roboto"/>
          </w:rPr>
          <w:t xml:space="preserve">v prostoru </w:t>
        </w:r>
        <w:r w:rsidR="00F01D59">
          <w:rPr>
            <w:rFonts w:ascii="Roboto" w:hAnsi="Roboto"/>
          </w:rPr>
          <w:t>šaten si žáky vyzvedne vyučující, který odvede skupinu do vyhrazené konzultační místnosti</w:t>
        </w:r>
      </w:ins>
    </w:p>
    <w:p w14:paraId="167CAEEB" w14:textId="77777777" w:rsidR="005406F7" w:rsidRPr="00F91991" w:rsidRDefault="005406F7" w:rsidP="005406F7">
      <w:pPr>
        <w:pStyle w:val="Default"/>
        <w:numPr>
          <w:ilvl w:val="0"/>
          <w:numId w:val="8"/>
        </w:numPr>
        <w:rPr>
          <w:ins w:id="60" w:author="uzivatel" w:date="2026-09-22T12:49:00Z" w16du:dateUtc="2026-09-22T16:49:00Z"/>
          <w:rFonts w:ascii="Times New Roman" w:hAnsi="Times New Roman" w:cs="Times New Roman"/>
        </w:rPr>
      </w:pPr>
      <w:ins w:id="61" w:author="uzivatel" w:date="2026-09-22T12:49:00Z" w16du:dateUtc="2026-09-22T16:49:00Z">
        <w:r w:rsidRPr="0002301B">
          <w:rPr>
            <w:rFonts w:ascii="Roboto" w:hAnsi="Roboto"/>
          </w:rPr>
          <w:t>škola je oprávněna vymezit prostory, ve kterých se žáci mohou pohybovat</w:t>
        </w:r>
        <w:r w:rsidRPr="00F91991">
          <w:rPr>
            <w:rFonts w:ascii="Times New Roman" w:hAnsi="Times New Roman" w:cs="Times New Roman"/>
          </w:rPr>
          <w:t xml:space="preserve"> </w:t>
        </w:r>
      </w:ins>
    </w:p>
    <w:p w14:paraId="484F3800" w14:textId="77777777" w:rsidR="00EF2DAF" w:rsidRPr="00EF2DAF" w:rsidRDefault="005406F7" w:rsidP="009E4030">
      <w:pPr>
        <w:pStyle w:val="Default"/>
        <w:numPr>
          <w:ilvl w:val="0"/>
          <w:numId w:val="8"/>
        </w:numPr>
        <w:rPr>
          <w:ins w:id="62" w:author="uzivatel" w:date="2026-09-22T12:49:00Z" w16du:dateUtc="2026-09-22T16:49:00Z"/>
          <w:rFonts w:ascii="Roboto" w:hAnsi="Roboto"/>
        </w:rPr>
      </w:pPr>
      <w:ins w:id="63" w:author="uzivatel" w:date="2026-09-22T12:49:00Z" w16du:dateUtc="2026-09-22T16:49:00Z">
        <w:r>
          <w:rPr>
            <w:rFonts w:ascii="Roboto" w:hAnsi="Roboto"/>
          </w:rPr>
          <w:lastRenderedPageBreak/>
          <w:t>po ukončení konzultační hodiny odvede vyučující žáky do vstupní haly školy</w:t>
        </w:r>
        <w:r w:rsidR="004714D6">
          <w:rPr>
            <w:rFonts w:ascii="Roboto" w:hAnsi="Roboto"/>
          </w:rPr>
          <w:t>,</w:t>
        </w:r>
        <w:r w:rsidR="00355828">
          <w:rPr>
            <w:rFonts w:ascii="Roboto" w:hAnsi="Roboto"/>
          </w:rPr>
          <w:t xml:space="preserve"> odkud žáci neprodleně odchází</w:t>
        </w:r>
        <w:r w:rsidR="004714D6">
          <w:rPr>
            <w:rFonts w:ascii="Roboto" w:hAnsi="Roboto"/>
          </w:rPr>
          <w:t xml:space="preserve"> z budovy školy</w:t>
        </w:r>
        <w:r w:rsidR="00FB2884">
          <w:rPr>
            <w:rFonts w:ascii="Roboto" w:hAnsi="Roboto"/>
          </w:rPr>
          <w:t>. Žáci, kteří v daný den absolvují více konzultačních hodin, přechází samosta</w:t>
        </w:r>
        <w:r w:rsidR="00421D86">
          <w:rPr>
            <w:rFonts w:ascii="Roboto" w:hAnsi="Roboto"/>
          </w:rPr>
          <w:t>t</w:t>
        </w:r>
        <w:r w:rsidR="00FB2884">
          <w:rPr>
            <w:rFonts w:ascii="Roboto" w:hAnsi="Roboto"/>
          </w:rPr>
          <w:t>ně do vyhrazenýc</w:t>
        </w:r>
        <w:r w:rsidR="00421D86">
          <w:rPr>
            <w:rFonts w:ascii="Roboto" w:hAnsi="Roboto"/>
          </w:rPr>
          <w:t>h konzultačních místností dle rozvrhu</w:t>
        </w:r>
        <w:r w:rsidR="00FB2884">
          <w:rPr>
            <w:rFonts w:ascii="Roboto" w:hAnsi="Roboto"/>
          </w:rPr>
          <w:t xml:space="preserve"> konzultací.</w:t>
        </w:r>
      </w:ins>
    </w:p>
    <w:p w14:paraId="22242E8B" w14:textId="77777777" w:rsidR="000C1D5B" w:rsidRDefault="000C1D5B" w:rsidP="000C1D5B">
      <w:pPr>
        <w:pStyle w:val="Default"/>
        <w:numPr>
          <w:ilvl w:val="0"/>
          <w:numId w:val="3"/>
        </w:numPr>
        <w:rPr>
          <w:ins w:id="64" w:author="uzivatel" w:date="2026-09-22T12:49:00Z" w16du:dateUtc="2026-09-22T16:49:00Z"/>
          <w:rFonts w:ascii="Roboto" w:hAnsi="Roboto"/>
        </w:rPr>
      </w:pPr>
      <w:ins w:id="65" w:author="uzivatel" w:date="2026-09-22T12:49:00Z" w16du:dateUtc="2026-09-22T16:49:00Z">
        <w:r>
          <w:rPr>
            <w:rFonts w:ascii="Roboto" w:hAnsi="Roboto"/>
          </w:rPr>
          <w:t>žáci si přinesou:</w:t>
        </w:r>
      </w:ins>
    </w:p>
    <w:p w14:paraId="611A5C77" w14:textId="77777777" w:rsidR="00992F5A" w:rsidRDefault="000C1D5B" w:rsidP="000C1D5B">
      <w:pPr>
        <w:pStyle w:val="Default"/>
        <w:numPr>
          <w:ilvl w:val="0"/>
          <w:numId w:val="9"/>
        </w:numPr>
        <w:rPr>
          <w:ins w:id="66" w:author="uzivatel" w:date="2026-09-22T12:49:00Z" w16du:dateUtc="2026-09-22T16:49:00Z"/>
          <w:rFonts w:ascii="Roboto" w:hAnsi="Roboto"/>
        </w:rPr>
      </w:pPr>
      <w:ins w:id="67" w:author="uzivatel" w:date="2026-09-22T12:49:00Z" w16du:dateUtc="2026-09-22T16:49:00Z">
        <w:r w:rsidRPr="00992F5A">
          <w:rPr>
            <w:rFonts w:ascii="Roboto" w:hAnsi="Roboto"/>
          </w:rPr>
          <w:t>psací potřeby, rýsovací potřeby, učebnice, sešity</w:t>
        </w:r>
        <w:r w:rsidR="00992F5A">
          <w:rPr>
            <w:rFonts w:ascii="Roboto" w:hAnsi="Roboto"/>
          </w:rPr>
          <w:t>, pracovní listy</w:t>
        </w:r>
        <w:r w:rsidRPr="00992F5A">
          <w:rPr>
            <w:rFonts w:ascii="Roboto" w:hAnsi="Roboto"/>
          </w:rPr>
          <w:t xml:space="preserve"> a další pomůcky</w:t>
        </w:r>
        <w:r w:rsidR="00992F5A">
          <w:rPr>
            <w:rFonts w:ascii="Roboto" w:hAnsi="Roboto"/>
          </w:rPr>
          <w:t xml:space="preserve"> na daný předmět dle potřeby a pokynu vyučujícího</w:t>
        </w:r>
      </w:ins>
    </w:p>
    <w:p w14:paraId="4B5A367E" w14:textId="77777777" w:rsidR="000C1D5B" w:rsidRPr="00992F5A" w:rsidRDefault="000C1D5B" w:rsidP="000C1D5B">
      <w:pPr>
        <w:pStyle w:val="Default"/>
        <w:numPr>
          <w:ilvl w:val="0"/>
          <w:numId w:val="9"/>
        </w:numPr>
        <w:rPr>
          <w:ins w:id="68" w:author="uzivatel" w:date="2026-09-22T12:49:00Z" w16du:dateUtc="2026-09-22T16:49:00Z"/>
          <w:rFonts w:ascii="Roboto" w:hAnsi="Roboto"/>
        </w:rPr>
      </w:pPr>
      <w:ins w:id="69" w:author="uzivatel" w:date="2026-09-22T12:49:00Z" w16du:dateUtc="2026-09-22T16:49:00Z">
        <w:r w:rsidRPr="00992F5A">
          <w:rPr>
            <w:rFonts w:ascii="Roboto" w:hAnsi="Roboto"/>
          </w:rPr>
          <w:t xml:space="preserve">minimálně dvě roušky a sáček na použitou roušku </w:t>
        </w:r>
      </w:ins>
    </w:p>
    <w:p w14:paraId="5EE963E0" w14:textId="77777777" w:rsidR="000C1D5B" w:rsidRDefault="000C1D5B" w:rsidP="000C1D5B">
      <w:pPr>
        <w:pStyle w:val="Default"/>
        <w:numPr>
          <w:ilvl w:val="0"/>
          <w:numId w:val="9"/>
        </w:numPr>
        <w:rPr>
          <w:ins w:id="70" w:author="uzivatel" w:date="2026-09-22T12:49:00Z" w16du:dateUtc="2026-09-22T16:49:00Z"/>
        </w:rPr>
      </w:pPr>
      <w:ins w:id="71" w:author="uzivatel" w:date="2026-09-22T12:49:00Z" w16du:dateUtc="2026-09-22T16:49:00Z">
        <w:r w:rsidRPr="00067C1B">
          <w:rPr>
            <w:rFonts w:ascii="Roboto" w:hAnsi="Roboto"/>
          </w:rPr>
          <w:t xml:space="preserve">svačinu a pití </w:t>
        </w:r>
        <w:r w:rsidR="00992F5A" w:rsidRPr="00067C1B">
          <w:rPr>
            <w:rFonts w:ascii="Roboto" w:hAnsi="Roboto"/>
          </w:rPr>
          <w:t>dle vlastního uvážení</w:t>
        </w:r>
      </w:ins>
    </w:p>
    <w:p w14:paraId="5520CBBC" w14:textId="0FAFB486" w:rsidR="001F1864" w:rsidRDefault="00C25951">
      <w:pPr>
        <w:pStyle w:val="BodyText"/>
        <w:ind w:left="140"/>
        <w:rPr>
          <w:del w:id="72" w:author="uzivatel" w:date="2026-09-22T12:49:00Z" w16du:dateUtc="2026-09-22T16:49:00Z"/>
          <w:rFonts w:ascii="Times New Roman"/>
          <w:sz w:val="20"/>
        </w:rPr>
      </w:pPr>
      <w:del w:id="73" w:author="uzivatel" w:date="2026-09-22T12:49:00Z" w16du:dateUtc="2026-09-22T16:49:00Z">
        <w:r>
          <w:rPr>
            <w:rFonts w:ascii="Times New Roman"/>
            <w:noProof/>
            <w:sz w:val="20"/>
          </w:rPr>
          <w:drawing>
            <wp:inline distT="0" distB="0" distL="0" distR="0" wp14:anchorId="0F07F678" wp14:editId="365CC1E5">
              <wp:extent cx="1143631" cy="566737"/>
              <wp:effectExtent l="0" t="0" r="0" b="5080"/>
              <wp:docPr id="1" name="image1.png" descr="MassHealth Logo" title="MassHealt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1143631" cy="566737"/>
                      </a:xfrm>
                      <a:prstGeom prst="rect">
                        <a:avLst/>
                      </a:prstGeom>
                    </pic:spPr>
                  </pic:pic>
                </a:graphicData>
              </a:graphic>
            </wp:inline>
          </w:drawing>
        </w:r>
      </w:del>
    </w:p>
    <w:p w14:paraId="6634CAA4" w14:textId="77777777" w:rsidR="001F1864" w:rsidRDefault="001F1864">
      <w:pPr>
        <w:pStyle w:val="BodyText"/>
        <w:rPr>
          <w:del w:id="74" w:author="uzivatel" w:date="2026-09-22T12:49:00Z" w16du:dateUtc="2026-09-22T16:49:00Z"/>
          <w:rFonts w:ascii="Times New Roman"/>
          <w:sz w:val="20"/>
        </w:rPr>
      </w:pPr>
    </w:p>
    <w:p w14:paraId="124EE7EC" w14:textId="5F362E10" w:rsidR="001F1864" w:rsidRDefault="00C25951">
      <w:pPr>
        <w:spacing w:before="244"/>
        <w:ind w:left="934"/>
        <w:rPr>
          <w:del w:id="75" w:author="uzivatel" w:date="2026-09-22T12:49:00Z" w16du:dateUtc="2026-09-22T16:49:00Z"/>
          <w:rFonts w:ascii="Arial"/>
          <w:b/>
          <w:sz w:val="32"/>
        </w:rPr>
      </w:pPr>
      <w:del w:id="76" w:author="uzivatel" w:date="2026-09-22T12:49:00Z" w16du:dateUtc="2026-09-22T16:49:00Z">
        <w:r>
          <w:rPr>
            <w:rFonts w:ascii="Arial"/>
            <w:b/>
            <w:sz w:val="32"/>
          </w:rPr>
          <w:delText>MassHealth Pediatric Behavioral Health Medication</w:delText>
        </w:r>
        <w:r>
          <w:rPr>
            <w:rFonts w:ascii="Arial"/>
            <w:b/>
            <w:spacing w:val="52"/>
            <w:sz w:val="32"/>
          </w:rPr>
          <w:delText xml:space="preserve"> </w:delText>
        </w:r>
        <w:bookmarkStart w:id="77" w:name="_Hlk92369656"/>
        <w:r w:rsidR="001E63EF" w:rsidRPr="001E63EF">
          <w:rPr>
            <w:rFonts w:ascii="Arial"/>
            <w:b/>
            <w:sz w:val="32"/>
          </w:rPr>
          <w:delText>Initiative</w:delText>
        </w:r>
        <w:bookmarkEnd w:id="77"/>
      </w:del>
    </w:p>
    <w:p w14:paraId="78240340" w14:textId="6FC4D0AC" w:rsidR="001F1864" w:rsidRDefault="00C25951">
      <w:pPr>
        <w:pStyle w:val="BodyText"/>
        <w:rPr>
          <w:del w:id="78" w:author="uzivatel" w:date="2026-09-22T12:49:00Z" w16du:dateUtc="2026-09-22T16:49:00Z"/>
          <w:rFonts w:ascii="Arial"/>
          <w:b/>
          <w:sz w:val="18"/>
        </w:rPr>
      </w:pPr>
      <w:del w:id="79" w:author="uzivatel" w:date="2026-09-22T12:49:00Z" w16du:dateUtc="2026-09-22T16:49:00Z">
        <w:r>
          <w:rPr>
            <w:noProof/>
          </w:rPr>
          <mc:AlternateContent>
            <mc:Choice Requires="wps">
              <w:drawing>
                <wp:inline distT="0" distB="0" distL="0" distR="0" wp14:anchorId="64E3B130" wp14:editId="4FC1306C">
                  <wp:extent cx="6858000" cy="0"/>
                  <wp:effectExtent l="0" t="19050" r="0" b="19050"/>
                  <wp:docPr id="4" name="Line 4" descr="Used to seperate the title information from the body of the document." title="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38100">
                            <a:solidFill>
                              <a:srgbClr val="939598"/>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52439FD" id="Line 4" o:spid="_x0000_s1026" alt="Title: Border - Description: Used to seperate the title information from the body of the document." style="visibility:visible;mso-wrap-style:square;mso-left-percent:-10001;mso-top-percent:-10001;mso-position-horizontal:absolute;mso-position-horizontal-relative:char;mso-position-vertical:absolute;mso-position-vertical-relative:line;mso-left-percent:-10001;mso-top-percent:-10001" from="0,0" to="54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" strokecolor="#939598" strokeweight="3pt">
                  <w10:anchorlock/>
                </v:line>
              </w:pict>
            </mc:Fallback>
          </mc:AlternateContent>
        </w:r>
      </w:del>
    </w:p>
    <w:p w14:paraId="189DA923" w14:textId="77777777" w:rsidR="001F1864" w:rsidRDefault="00C25951">
      <w:pPr>
        <w:pStyle w:val="Heading1"/>
        <w:ind w:left="4640" w:right="4640"/>
        <w:jc w:val="center"/>
        <w:rPr>
          <w:del w:id="80" w:author="uzivatel" w:date="2026-09-22T12:49:00Z" w16du:dateUtc="2026-09-22T16:49:00Z"/>
        </w:rPr>
      </w:pPr>
      <w:del w:id="81" w:author="uzivatel" w:date="2026-09-22T12:49:00Z" w16du:dateUtc="2026-09-22T16:49:00Z">
        <w:r>
          <w:delText>BACKGROUND</w:delText>
        </w:r>
      </w:del>
    </w:p>
    <w:p w14:paraId="736E52FE" w14:textId="77777777" w:rsidR="001F1864" w:rsidRDefault="001F1864">
      <w:pPr>
        <w:pStyle w:val="BodyText"/>
        <w:spacing w:before="1"/>
        <w:rPr>
          <w:del w:id="82" w:author="uzivatel" w:date="2026-09-22T12:49:00Z" w16du:dateUtc="2026-09-22T16:49:00Z"/>
          <w:rFonts w:ascii="Arial"/>
          <w:b/>
          <w:sz w:val="24"/>
        </w:rPr>
      </w:pPr>
    </w:p>
    <w:p w14:paraId="6A72CBB6" w14:textId="77777777" w:rsidR="001F1864" w:rsidRDefault="00C25951">
      <w:pPr>
        <w:pStyle w:val="BodyText"/>
        <w:spacing w:before="1" w:line="232" w:lineRule="auto"/>
        <w:ind w:left="320" w:right="414"/>
        <w:rPr>
          <w:del w:id="83" w:author="uzivatel" w:date="2026-09-22T12:49:00Z" w16du:dateUtc="2026-09-22T16:49:00Z"/>
        </w:rPr>
      </w:pPr>
      <w:del w:id="84" w:author="uzivatel" w:date="2026-09-22T12:49:00Z" w16du:dateUtc="2026-09-22T16:49:00Z">
        <w:r>
          <w:delText>The Pediatric Behavioral Health Medication Initiative proactively requires prior authorization for pediatric members (generally members less than 18 years of age) for certain behavioral health medication classes and/or specific medication combinations (i.e., polypharmacy) that have limited evidence for safety and efficacy in the pediatric population.</w:delText>
        </w:r>
      </w:del>
    </w:p>
    <w:p w14:paraId="50FE059E" w14:textId="70C355F9" w:rsidR="001F1864" w:rsidRDefault="00C25951">
      <w:pPr>
        <w:pStyle w:val="BodyText"/>
        <w:spacing w:before="119" w:line="232" w:lineRule="auto"/>
        <w:ind w:left="320" w:right="70"/>
        <w:rPr>
          <w:del w:id="85" w:author="uzivatel" w:date="2026-09-22T12:49:00Z" w16du:dateUtc="2026-09-22T16:49:00Z"/>
        </w:rPr>
      </w:pPr>
      <w:del w:id="86" w:author="uzivatel" w:date="2026-09-22T12:49:00Z" w16du:dateUtc="2026-09-22T16:49:00Z">
        <w:r>
          <w:delText>As part of this initiative, the following situations will require a prior authorization:</w:delText>
        </w:r>
      </w:del>
    </w:p>
    <w:p w14:paraId="3C2A6BF2" w14:textId="7FA50853" w:rsidR="001F1864" w:rsidRDefault="00C25951">
      <w:pPr>
        <w:pStyle w:val="ListParagraph"/>
        <w:numPr>
          <w:ilvl w:val="0"/>
          <w:numId w:val="1"/>
        </w:numPr>
        <w:tabs>
          <w:tab w:val="left" w:pos="860"/>
        </w:tabs>
        <w:spacing w:before="132" w:line="220" w:lineRule="auto"/>
        <w:ind w:right="332"/>
        <w:rPr>
          <w:del w:id="87" w:author="uzivatel" w:date="2026-09-22T12:49:00Z" w16du:dateUtc="2026-09-22T16:49:00Z"/>
        </w:rPr>
      </w:pPr>
      <w:del w:id="88" w:author="uzivatel" w:date="2026-09-22T12:49:00Z" w16du:dateUtc="2026-09-22T16:49:00Z">
        <w:r w:rsidRPr="007A6EE7">
          <w:rPr>
            <w:b/>
          </w:rPr>
          <w:delText>Behavioral</w:delText>
        </w:r>
        <w:r w:rsidRPr="007A6EE7">
          <w:rPr>
            <w:b/>
            <w:spacing w:val="-6"/>
          </w:rPr>
          <w:delText xml:space="preserve"> </w:delText>
        </w:r>
        <w:r w:rsidRPr="007A6EE7">
          <w:rPr>
            <w:b/>
          </w:rPr>
          <w:delText>health</w:delText>
        </w:r>
        <w:r w:rsidRPr="007A6EE7">
          <w:rPr>
            <w:b/>
            <w:spacing w:val="-6"/>
          </w:rPr>
          <w:delText xml:space="preserve"> </w:delText>
        </w:r>
        <w:r w:rsidRPr="007A6EE7">
          <w:rPr>
            <w:b/>
          </w:rPr>
          <w:delText>medication</w:delText>
        </w:r>
        <w:r w:rsidRPr="007A6EE7">
          <w:rPr>
            <w:b/>
            <w:spacing w:val="-7"/>
          </w:rPr>
          <w:delText xml:space="preserve"> </w:delText>
        </w:r>
        <w:r w:rsidRPr="007A6EE7">
          <w:rPr>
            <w:b/>
          </w:rPr>
          <w:delText>polypharmacy</w:delText>
        </w:r>
        <w:r w:rsidRPr="007A6EE7">
          <w:delText>:</w:delText>
        </w:r>
        <w:r w:rsidRPr="007A6EE7">
          <w:rPr>
            <w:spacing w:val="-6"/>
          </w:rPr>
          <w:delText xml:space="preserve"> </w:delText>
        </w:r>
        <w:r w:rsidRPr="007A6EE7">
          <w:delText>(i.e., alpha</w:delText>
        </w:r>
        <w:r w:rsidRPr="007A6EE7">
          <w:rPr>
            <w:position w:val="-6"/>
            <w:sz w:val="13"/>
          </w:rPr>
          <w:delText xml:space="preserve">2 </w:delText>
        </w:r>
        <w:r w:rsidRPr="007A6EE7">
          <w:delText>agonists, antidepressants, antipsychotics</w:delText>
        </w:r>
        <w:r w:rsidR="00341431" w:rsidRPr="007A6EE7">
          <w:delText>, armodafinil</w:delText>
        </w:r>
        <w:r w:rsidRPr="007A6EE7">
          <w:delText xml:space="preserve">, </w:delText>
        </w:r>
        <w:r w:rsidRPr="007A6EE7">
          <w:rPr>
            <w:spacing w:val="-3"/>
          </w:rPr>
          <w:delText xml:space="preserve">atomoxetine, </w:delText>
        </w:r>
        <w:r w:rsidRPr="007A6EE7">
          <w:delText>benzodiazepines, buspirone,</w:delText>
        </w:r>
        <w:r w:rsidRPr="007A6EE7">
          <w:rPr>
            <w:spacing w:val="-7"/>
          </w:rPr>
          <w:delText xml:space="preserve"> </w:delText>
        </w:r>
        <w:r w:rsidRPr="007A6EE7">
          <w:delText>cerebral</w:delText>
        </w:r>
        <w:r w:rsidRPr="007A6EE7">
          <w:rPr>
            <w:spacing w:val="-7"/>
          </w:rPr>
          <w:delText xml:space="preserve"> </w:delText>
        </w:r>
        <w:r w:rsidRPr="007A6EE7">
          <w:delText>stimulants</w:delText>
        </w:r>
        <w:r w:rsidR="00341431" w:rsidRPr="007A6EE7">
          <w:delText>, donepezil</w:delText>
        </w:r>
        <w:r w:rsidRPr="007A6EE7">
          <w:delText>,</w:delText>
        </w:r>
        <w:r w:rsidRPr="007A6EE7">
          <w:rPr>
            <w:spacing w:val="-6"/>
          </w:rPr>
          <w:delText xml:space="preserve"> </w:delText>
        </w:r>
        <w:r w:rsidRPr="007A6EE7">
          <w:delText>hypnotic</w:delText>
        </w:r>
        <w:r w:rsidRPr="007A6EE7">
          <w:rPr>
            <w:spacing w:val="-6"/>
          </w:rPr>
          <w:delText xml:space="preserve"> </w:delText>
        </w:r>
        <w:r w:rsidRPr="007A6EE7">
          <w:delText>agents,</w:delText>
        </w:r>
        <w:r w:rsidR="00341431" w:rsidRPr="007A6EE7">
          <w:delText xml:space="preserve"> memantine, </w:delText>
        </w:r>
        <w:r w:rsidR="00E02235">
          <w:delText xml:space="preserve">meprobamate, </w:delText>
        </w:r>
        <w:r w:rsidR="00341431" w:rsidRPr="007A6EE7">
          <w:delText>modafinil,</w:delText>
        </w:r>
        <w:r w:rsidRPr="007A6EE7">
          <w:rPr>
            <w:spacing w:val="-6"/>
          </w:rPr>
          <w:delText xml:space="preserve"> </w:delText>
        </w:r>
        <w:r w:rsidRPr="007A6EE7">
          <w:delText>mood</w:delText>
        </w:r>
        <w:r w:rsidRPr="007A6EE7">
          <w:rPr>
            <w:spacing w:val="-6"/>
          </w:rPr>
          <w:delText xml:space="preserve"> </w:delText>
        </w:r>
        <w:r w:rsidRPr="007A6EE7">
          <w:delText>stabilizers</w:delText>
        </w:r>
        <w:r w:rsidR="00F935A6">
          <w:delText xml:space="preserve"> [</w:delText>
        </w:r>
        <w:r w:rsidR="00F935A6" w:rsidRPr="00F935A6">
          <w:delText>agents considered to be used only for seizure diagnoses are not included</w:delText>
        </w:r>
        <w:r w:rsidR="00F935A6">
          <w:delText>]</w:delText>
        </w:r>
        <w:r w:rsidR="00D302E5">
          <w:delText>,</w:delText>
        </w:r>
        <w:r w:rsidR="00AD49AA">
          <w:delText xml:space="preserve"> </w:delText>
        </w:r>
        <w:r w:rsidR="00341431" w:rsidRPr="007A6EE7">
          <w:delText>naltrexone</w:delText>
        </w:r>
        <w:r w:rsidR="00D302E5">
          <w:delText xml:space="preserve">, </w:delText>
        </w:r>
        <w:r w:rsidR="00E02235">
          <w:delText>prazosin,</w:delText>
        </w:r>
        <w:r w:rsidR="00D302E5" w:rsidRPr="00D302E5">
          <w:delText xml:space="preserve"> viloxazine</w:delText>
        </w:r>
        <w:r w:rsidR="004D1D99">
          <w:delText xml:space="preserve">, and </w:delText>
        </w:r>
        <w:r w:rsidR="004D1D99" w:rsidRPr="004D1D99">
          <w:delText>xanomeline/trospium</w:delText>
        </w:r>
        <w:r w:rsidRPr="007A6EE7">
          <w:delText>)</w:delText>
        </w:r>
        <w:r w:rsidRPr="007A6EE7">
          <w:rPr>
            <w:spacing w:val="-7"/>
          </w:rPr>
          <w:delText xml:space="preserve"> </w:delText>
        </w:r>
        <w:r w:rsidR="00490FC5">
          <w:rPr>
            <w:spacing w:val="-7"/>
          </w:rPr>
          <w:delText xml:space="preserve">filled </w:delText>
        </w:r>
        <w:r w:rsidRPr="007A6EE7">
          <w:delText>within</w:delText>
        </w:r>
        <w:r w:rsidRPr="007A6EE7">
          <w:rPr>
            <w:spacing w:val="-6"/>
          </w:rPr>
          <w:delText xml:space="preserve"> </w:delText>
        </w:r>
        <w:r w:rsidRPr="007A6EE7">
          <w:delText>a</w:delText>
        </w:r>
        <w:r w:rsidRPr="007A6EE7">
          <w:rPr>
            <w:spacing w:val="-7"/>
          </w:rPr>
          <w:delText xml:space="preserve"> </w:delText>
        </w:r>
        <w:r w:rsidRPr="00051D4C">
          <w:delText>45</w:delText>
        </w:r>
        <w:r w:rsidR="00B410C0" w:rsidRPr="00051D4C">
          <w:rPr>
            <w:spacing w:val="-6"/>
          </w:rPr>
          <w:delText>-</w:delText>
        </w:r>
        <w:r w:rsidRPr="00051D4C">
          <w:delText>day</w:delText>
        </w:r>
        <w:r w:rsidRPr="00807C14">
          <w:rPr>
            <w:spacing w:val="-6"/>
          </w:rPr>
          <w:delText xml:space="preserve"> </w:delText>
        </w:r>
        <w:r w:rsidRPr="007F6F30">
          <w:delText>period</w:delText>
        </w:r>
        <w:r w:rsidRPr="007F6F30">
          <w:rPr>
            <w:spacing w:val="-7"/>
          </w:rPr>
          <w:delText xml:space="preserve"> </w:delText>
        </w:r>
        <w:r w:rsidRPr="007F6F30">
          <w:delText>for</w:delText>
        </w:r>
        <w:r w:rsidRPr="007F6F30">
          <w:rPr>
            <w:spacing w:val="-7"/>
          </w:rPr>
          <w:delText xml:space="preserve"> </w:delText>
        </w:r>
        <w:r w:rsidRPr="007F6F30">
          <w:delText>members</w:delText>
        </w:r>
        <w:r w:rsidRPr="007F6F30">
          <w:rPr>
            <w:spacing w:val="-7"/>
          </w:rPr>
          <w:delText xml:space="preserve"> </w:delText>
        </w:r>
        <w:r w:rsidRPr="007F6F30">
          <w:delText>less than 18 years of</w:delText>
        </w:r>
        <w:r w:rsidRPr="007F6F30">
          <w:rPr>
            <w:spacing w:val="-12"/>
          </w:rPr>
          <w:delText xml:space="preserve"> </w:delText>
        </w:r>
        <w:r w:rsidRPr="007F6F30">
          <w:delText>age</w:delText>
        </w:r>
        <w:r w:rsidR="00D77BE7">
          <w:delText>:</w:delText>
        </w:r>
      </w:del>
    </w:p>
    <w:p w14:paraId="4DDBEA28" w14:textId="25CC7FBD" w:rsidR="00D77BE7" w:rsidRDefault="004432B7" w:rsidP="00D77BE7">
      <w:pPr>
        <w:pStyle w:val="ListParagraph"/>
        <w:numPr>
          <w:ilvl w:val="1"/>
          <w:numId w:val="1"/>
        </w:numPr>
        <w:tabs>
          <w:tab w:val="left" w:pos="860"/>
        </w:tabs>
        <w:spacing w:before="132" w:line="220" w:lineRule="auto"/>
        <w:ind w:right="332"/>
        <w:rPr>
          <w:del w:id="89" w:author="uzivatel" w:date="2026-09-22T12:49:00Z" w16du:dateUtc="2026-09-22T16:49:00Z"/>
        </w:rPr>
      </w:pPr>
      <w:del w:id="90" w:author="uzivatel" w:date="2026-09-22T12:49:00Z" w16du:dateUtc="2026-09-22T16:49:00Z">
        <w:r w:rsidRPr="004432B7">
          <w:delText xml:space="preserve">Pharmacy claims for 4 or more behavioral health medications </w:delText>
        </w:r>
        <w:r w:rsidRPr="00454F9B">
          <w:rPr>
            <w:b/>
            <w:bCs/>
          </w:rPr>
          <w:delText>if one of the following is included</w:delText>
        </w:r>
        <w:r w:rsidRPr="004432B7">
          <w:delText>: an antipsychotic, a benzodiazepine, divalproex/valproate, lithium, or a tricyclic antidepressant</w:delText>
        </w:r>
      </w:del>
    </w:p>
    <w:p w14:paraId="4AB692E0" w14:textId="4ADAF83D" w:rsidR="004432B7" w:rsidRPr="007F6F30" w:rsidRDefault="00465120" w:rsidP="00454F9B">
      <w:pPr>
        <w:pStyle w:val="ListParagraph"/>
        <w:numPr>
          <w:ilvl w:val="1"/>
          <w:numId w:val="1"/>
        </w:numPr>
        <w:tabs>
          <w:tab w:val="left" w:pos="860"/>
        </w:tabs>
        <w:spacing w:before="132" w:line="220" w:lineRule="auto"/>
        <w:ind w:right="332"/>
        <w:rPr>
          <w:del w:id="91" w:author="uzivatel" w:date="2026-09-22T12:49:00Z" w16du:dateUtc="2026-09-22T16:49:00Z"/>
        </w:rPr>
      </w:pPr>
      <w:del w:id="92" w:author="uzivatel" w:date="2026-09-22T12:49:00Z" w16du:dateUtc="2026-09-22T16:49:00Z">
        <w:r w:rsidRPr="00465120">
          <w:delText>Pharmacy claims for 5 or more behavioral health medications (regardless of the medications included)</w:delText>
        </w:r>
      </w:del>
    </w:p>
    <w:p w14:paraId="427BEBD2" w14:textId="23278979" w:rsidR="001F1864" w:rsidRDefault="00C25951">
      <w:pPr>
        <w:pStyle w:val="ListParagraph"/>
        <w:numPr>
          <w:ilvl w:val="0"/>
          <w:numId w:val="1"/>
        </w:numPr>
        <w:tabs>
          <w:tab w:val="left" w:pos="860"/>
        </w:tabs>
        <w:spacing w:line="232" w:lineRule="auto"/>
        <w:ind w:right="420"/>
        <w:rPr>
          <w:del w:id="93" w:author="uzivatel" w:date="2026-09-22T12:49:00Z" w16du:dateUtc="2026-09-22T16:49:00Z"/>
        </w:rPr>
      </w:pPr>
      <w:del w:id="94" w:author="uzivatel" w:date="2026-09-22T12:49:00Z" w16du:dateUtc="2026-09-22T16:49:00Z">
        <w:r>
          <w:rPr>
            <w:b/>
          </w:rPr>
          <w:delText>Antipsychotic</w:delText>
        </w:r>
        <w:r>
          <w:rPr>
            <w:b/>
            <w:spacing w:val="-6"/>
          </w:rPr>
          <w:delText xml:space="preserve"> </w:delText>
        </w:r>
        <w:r>
          <w:rPr>
            <w:b/>
          </w:rPr>
          <w:delText>polypharmacy</w:delText>
        </w:r>
        <w:r>
          <w:delText>:</w:delText>
        </w:r>
        <w:r>
          <w:rPr>
            <w:spacing w:val="-6"/>
          </w:rPr>
          <w:delText xml:space="preserve"> </w:delText>
        </w:r>
        <w:r>
          <w:delText>overlapping</w:delText>
        </w:r>
        <w:r>
          <w:rPr>
            <w:spacing w:val="-6"/>
          </w:rPr>
          <w:delText xml:space="preserve"> </w:delText>
        </w:r>
        <w:r>
          <w:delText>pharmacy</w:delText>
        </w:r>
        <w:r>
          <w:rPr>
            <w:spacing w:val="-6"/>
          </w:rPr>
          <w:delText xml:space="preserve"> </w:delText>
        </w:r>
        <w:r>
          <w:delText>claims</w:delText>
        </w:r>
        <w:r>
          <w:rPr>
            <w:spacing w:val="-6"/>
          </w:rPr>
          <w:delText xml:space="preserve"> </w:delText>
        </w:r>
        <w:r>
          <w:delText>for</w:delText>
        </w:r>
        <w:r>
          <w:rPr>
            <w:spacing w:val="-6"/>
          </w:rPr>
          <w:delText xml:space="preserve"> </w:delText>
        </w:r>
        <w:r>
          <w:delText>two</w:delText>
        </w:r>
        <w:r>
          <w:rPr>
            <w:spacing w:val="-6"/>
          </w:rPr>
          <w:delText xml:space="preserve"> </w:delText>
        </w:r>
        <w:r>
          <w:delText>or</w:delText>
        </w:r>
        <w:r>
          <w:rPr>
            <w:spacing w:val="-6"/>
          </w:rPr>
          <w:delText xml:space="preserve"> </w:delText>
        </w:r>
        <w:r>
          <w:delText>more</w:delText>
        </w:r>
        <w:r>
          <w:rPr>
            <w:spacing w:val="-6"/>
          </w:rPr>
          <w:delText xml:space="preserve"> </w:delText>
        </w:r>
        <w:r>
          <w:delText>antipsychotics</w:delText>
        </w:r>
        <w:r>
          <w:rPr>
            <w:spacing w:val="-6"/>
          </w:rPr>
          <w:delText xml:space="preserve"> </w:delText>
        </w:r>
        <w:r>
          <w:delText>for</w:delText>
        </w:r>
        <w:r>
          <w:rPr>
            <w:spacing w:val="-6"/>
          </w:rPr>
          <w:delText xml:space="preserve"> </w:delText>
        </w:r>
        <w:r>
          <w:delText>at</w:delText>
        </w:r>
        <w:r>
          <w:rPr>
            <w:spacing w:val="-6"/>
          </w:rPr>
          <w:delText xml:space="preserve"> </w:delText>
        </w:r>
        <w:r>
          <w:delText>least</w:delText>
        </w:r>
        <w:r>
          <w:rPr>
            <w:spacing w:val="-6"/>
          </w:rPr>
          <w:delText xml:space="preserve"> </w:delText>
        </w:r>
        <w:r>
          <w:delText>60</w:delText>
        </w:r>
        <w:r>
          <w:rPr>
            <w:spacing w:val="-6"/>
          </w:rPr>
          <w:delText xml:space="preserve"> </w:delText>
        </w:r>
        <w:r>
          <w:rPr>
            <w:spacing w:val="-3"/>
          </w:rPr>
          <w:delText xml:space="preserve">days </w:delText>
        </w:r>
        <w:r>
          <w:delText>within</w:delText>
        </w:r>
        <w:r>
          <w:rPr>
            <w:spacing w:val="-3"/>
          </w:rPr>
          <w:delText xml:space="preserve"> </w:delText>
        </w:r>
        <w:r>
          <w:delText>a</w:delText>
        </w:r>
        <w:r>
          <w:rPr>
            <w:spacing w:val="-4"/>
          </w:rPr>
          <w:delText xml:space="preserve"> </w:delText>
        </w:r>
        <w:r>
          <w:delText>90</w:delText>
        </w:r>
        <w:r w:rsidR="00B410C0">
          <w:rPr>
            <w:spacing w:val="-3"/>
          </w:rPr>
          <w:delText>-</w:delText>
        </w:r>
        <w:r>
          <w:delText>day</w:delText>
        </w:r>
        <w:r>
          <w:rPr>
            <w:spacing w:val="-3"/>
          </w:rPr>
          <w:delText xml:space="preserve"> </w:delText>
        </w:r>
        <w:r>
          <w:delText>period</w:delText>
        </w:r>
        <w:r>
          <w:rPr>
            <w:spacing w:val="-4"/>
          </w:rPr>
          <w:delText xml:space="preserve"> </w:delText>
        </w:r>
        <w:r>
          <w:delText>for</w:delText>
        </w:r>
        <w:r>
          <w:rPr>
            <w:spacing w:val="-4"/>
          </w:rPr>
          <w:delText xml:space="preserve"> </w:delText>
        </w:r>
        <w:r>
          <w:delText>members</w:delText>
        </w:r>
        <w:r>
          <w:rPr>
            <w:spacing w:val="-4"/>
          </w:rPr>
          <w:delText xml:space="preserve"> </w:delText>
        </w:r>
        <w:r>
          <w:delText>less</w:delText>
        </w:r>
        <w:r>
          <w:rPr>
            <w:spacing w:val="-4"/>
          </w:rPr>
          <w:delText xml:space="preserve"> </w:delText>
        </w:r>
        <w:r>
          <w:delText>than</w:delText>
        </w:r>
        <w:r>
          <w:rPr>
            <w:spacing w:val="-3"/>
          </w:rPr>
          <w:delText xml:space="preserve"> </w:delText>
        </w:r>
        <w:r>
          <w:delText>18</w:delText>
        </w:r>
        <w:r>
          <w:rPr>
            <w:spacing w:val="-3"/>
          </w:rPr>
          <w:delText xml:space="preserve"> </w:delText>
        </w:r>
        <w:r>
          <w:delText>years</w:delText>
        </w:r>
        <w:r>
          <w:rPr>
            <w:spacing w:val="-4"/>
          </w:rPr>
          <w:delText xml:space="preserve"> </w:delText>
        </w:r>
        <w:r>
          <w:delText>of</w:delText>
        </w:r>
        <w:r>
          <w:rPr>
            <w:spacing w:val="-4"/>
          </w:rPr>
          <w:delText xml:space="preserve"> </w:delText>
        </w:r>
        <w:r>
          <w:delText>age;</w:delText>
        </w:r>
      </w:del>
    </w:p>
    <w:p w14:paraId="2712A704" w14:textId="3ED19AF5" w:rsidR="001F1864" w:rsidRDefault="00C25951">
      <w:pPr>
        <w:pStyle w:val="ListParagraph"/>
        <w:numPr>
          <w:ilvl w:val="0"/>
          <w:numId w:val="1"/>
        </w:numPr>
        <w:tabs>
          <w:tab w:val="left" w:pos="860"/>
        </w:tabs>
        <w:spacing w:line="232" w:lineRule="auto"/>
        <w:ind w:right="557"/>
        <w:rPr>
          <w:del w:id="95" w:author="uzivatel" w:date="2026-09-22T12:49:00Z" w16du:dateUtc="2026-09-22T16:49:00Z"/>
        </w:rPr>
      </w:pPr>
      <w:del w:id="96" w:author="uzivatel" w:date="2026-09-22T12:49:00Z" w16du:dateUtc="2026-09-22T16:49:00Z">
        <w:r>
          <w:rPr>
            <w:b/>
          </w:rPr>
          <w:delText>Antidepressant</w:delText>
        </w:r>
        <w:r>
          <w:rPr>
            <w:b/>
            <w:spacing w:val="-6"/>
          </w:rPr>
          <w:delText xml:space="preserve"> </w:delText>
        </w:r>
        <w:r>
          <w:rPr>
            <w:b/>
          </w:rPr>
          <w:delText>polypharmacy</w:delText>
        </w:r>
        <w:r>
          <w:delText>:</w:delText>
        </w:r>
        <w:r>
          <w:rPr>
            <w:spacing w:val="-6"/>
          </w:rPr>
          <w:delText xml:space="preserve"> </w:delText>
        </w:r>
        <w:r>
          <w:delText>overlapping</w:delText>
        </w:r>
        <w:r>
          <w:rPr>
            <w:spacing w:val="-6"/>
          </w:rPr>
          <w:delText xml:space="preserve"> </w:delText>
        </w:r>
        <w:r>
          <w:delText>pharmacy</w:delText>
        </w:r>
        <w:r>
          <w:rPr>
            <w:spacing w:val="-7"/>
          </w:rPr>
          <w:delText xml:space="preserve"> </w:delText>
        </w:r>
        <w:r>
          <w:delText>claims</w:delText>
        </w:r>
        <w:r>
          <w:rPr>
            <w:spacing w:val="-6"/>
          </w:rPr>
          <w:delText xml:space="preserve"> </w:delText>
        </w:r>
        <w:r>
          <w:delText>for</w:delText>
        </w:r>
        <w:r>
          <w:rPr>
            <w:spacing w:val="-7"/>
          </w:rPr>
          <w:delText xml:space="preserve"> </w:delText>
        </w:r>
        <w:r>
          <w:delText>two</w:delText>
        </w:r>
        <w:r>
          <w:rPr>
            <w:spacing w:val="-7"/>
          </w:rPr>
          <w:delText xml:space="preserve"> </w:delText>
        </w:r>
        <w:r>
          <w:delText>or</w:delText>
        </w:r>
        <w:r>
          <w:rPr>
            <w:spacing w:val="-7"/>
          </w:rPr>
          <w:delText xml:space="preserve"> </w:delText>
        </w:r>
        <w:r>
          <w:delText>more</w:delText>
        </w:r>
        <w:r>
          <w:rPr>
            <w:spacing w:val="-6"/>
          </w:rPr>
          <w:delText xml:space="preserve"> </w:delText>
        </w:r>
        <w:r>
          <w:delText>antidepressants</w:delText>
        </w:r>
        <w:r>
          <w:rPr>
            <w:spacing w:val="-6"/>
          </w:rPr>
          <w:delText xml:space="preserve"> </w:delText>
        </w:r>
        <w:r>
          <w:delText>for</w:delText>
        </w:r>
        <w:r>
          <w:rPr>
            <w:spacing w:val="-7"/>
          </w:rPr>
          <w:delText xml:space="preserve"> </w:delText>
        </w:r>
        <w:r>
          <w:delText>at</w:delText>
        </w:r>
        <w:r>
          <w:rPr>
            <w:spacing w:val="-6"/>
          </w:rPr>
          <w:delText xml:space="preserve"> </w:delText>
        </w:r>
        <w:r>
          <w:delText>least</w:delText>
        </w:r>
        <w:r>
          <w:rPr>
            <w:spacing w:val="-6"/>
          </w:rPr>
          <w:delText xml:space="preserve"> </w:delText>
        </w:r>
        <w:r>
          <w:delText xml:space="preserve">60 </w:delText>
        </w:r>
        <w:r>
          <w:rPr>
            <w:spacing w:val="-3"/>
          </w:rPr>
          <w:delText xml:space="preserve">days </w:delText>
        </w:r>
        <w:r>
          <w:delText>within a 90</w:delText>
        </w:r>
        <w:r w:rsidR="00B410C0">
          <w:delText>-</w:delText>
        </w:r>
        <w:r>
          <w:delText>day period for members less than 18 years of</w:delText>
        </w:r>
        <w:r>
          <w:rPr>
            <w:spacing w:val="-35"/>
          </w:rPr>
          <w:delText xml:space="preserve"> </w:delText>
        </w:r>
        <w:r>
          <w:delText>age;</w:delText>
        </w:r>
      </w:del>
    </w:p>
    <w:p w14:paraId="119E021F" w14:textId="0A328518" w:rsidR="001F1864" w:rsidRDefault="00C25951">
      <w:pPr>
        <w:pStyle w:val="ListParagraph"/>
        <w:numPr>
          <w:ilvl w:val="0"/>
          <w:numId w:val="1"/>
        </w:numPr>
        <w:tabs>
          <w:tab w:val="left" w:pos="860"/>
        </w:tabs>
        <w:spacing w:line="232" w:lineRule="auto"/>
        <w:ind w:right="430"/>
        <w:rPr>
          <w:del w:id="97" w:author="uzivatel" w:date="2026-09-22T12:49:00Z" w16du:dateUtc="2026-09-22T16:49:00Z"/>
        </w:rPr>
      </w:pPr>
      <w:del w:id="98" w:author="uzivatel" w:date="2026-09-22T12:49:00Z" w16du:dateUtc="2026-09-22T16:49:00Z">
        <w:r>
          <w:rPr>
            <w:b/>
          </w:rPr>
          <w:delText>Cerebral stimulant polypharmacy</w:delText>
        </w:r>
        <w:r>
          <w:delText>: overlapping pharmacy claims for two or more cerebral stimulants (immediate-release</w:delText>
        </w:r>
        <w:r>
          <w:rPr>
            <w:spacing w:val="-6"/>
          </w:rPr>
          <w:delText xml:space="preserve"> </w:delText>
        </w:r>
        <w:r>
          <w:delText>and</w:delText>
        </w:r>
        <w:r>
          <w:rPr>
            <w:spacing w:val="-7"/>
          </w:rPr>
          <w:delText xml:space="preserve"> </w:delText>
        </w:r>
        <w:r>
          <w:delText>extended-release</w:delText>
        </w:r>
        <w:r>
          <w:rPr>
            <w:spacing w:val="-6"/>
          </w:rPr>
          <w:delText xml:space="preserve"> </w:delText>
        </w:r>
        <w:r>
          <w:delText>formulations</w:delText>
        </w:r>
        <w:r>
          <w:rPr>
            <w:spacing w:val="-7"/>
          </w:rPr>
          <w:delText xml:space="preserve"> </w:delText>
        </w:r>
        <w:r>
          <w:delText>of</w:delText>
        </w:r>
        <w:r>
          <w:rPr>
            <w:spacing w:val="-7"/>
          </w:rPr>
          <w:delText xml:space="preserve"> </w:delText>
        </w:r>
        <w:r>
          <w:delText>the</w:delText>
        </w:r>
        <w:r>
          <w:rPr>
            <w:spacing w:val="-6"/>
          </w:rPr>
          <w:delText xml:space="preserve"> </w:delText>
        </w:r>
        <w:r>
          <w:delText>same</w:delText>
        </w:r>
        <w:r>
          <w:rPr>
            <w:spacing w:val="-7"/>
          </w:rPr>
          <w:delText xml:space="preserve"> </w:delText>
        </w:r>
        <w:r>
          <w:delText>chemical</w:delText>
        </w:r>
        <w:r>
          <w:rPr>
            <w:spacing w:val="-7"/>
          </w:rPr>
          <w:delText xml:space="preserve"> </w:delText>
        </w:r>
        <w:r>
          <w:delText>entity</w:delText>
        </w:r>
        <w:r>
          <w:rPr>
            <w:spacing w:val="-7"/>
          </w:rPr>
          <w:delText xml:space="preserve"> </w:delText>
        </w:r>
        <w:r>
          <w:delText>are</w:delText>
        </w:r>
        <w:r>
          <w:rPr>
            <w:spacing w:val="-6"/>
          </w:rPr>
          <w:delText xml:space="preserve"> </w:delText>
        </w:r>
        <w:r>
          <w:delText>counted</w:delText>
        </w:r>
        <w:r>
          <w:rPr>
            <w:spacing w:val="-6"/>
          </w:rPr>
          <w:delText xml:space="preserve"> </w:delText>
        </w:r>
        <w:r>
          <w:delText>as</w:delText>
        </w:r>
        <w:r>
          <w:rPr>
            <w:spacing w:val="-7"/>
          </w:rPr>
          <w:delText xml:space="preserve"> </w:delText>
        </w:r>
        <w:r>
          <w:delText>one)</w:delText>
        </w:r>
        <w:r>
          <w:rPr>
            <w:spacing w:val="-7"/>
          </w:rPr>
          <w:delText xml:space="preserve"> </w:delText>
        </w:r>
        <w:r>
          <w:delText>for</w:delText>
        </w:r>
        <w:r>
          <w:rPr>
            <w:spacing w:val="-7"/>
          </w:rPr>
          <w:delText xml:space="preserve"> </w:delText>
        </w:r>
        <w:r>
          <w:delText>at least</w:delText>
        </w:r>
        <w:r>
          <w:rPr>
            <w:spacing w:val="-3"/>
          </w:rPr>
          <w:delText xml:space="preserve"> </w:delText>
        </w:r>
        <w:r>
          <w:delText>60</w:delText>
        </w:r>
        <w:r>
          <w:rPr>
            <w:spacing w:val="-3"/>
          </w:rPr>
          <w:delText xml:space="preserve"> days</w:delText>
        </w:r>
        <w:r>
          <w:rPr>
            <w:spacing w:val="-4"/>
          </w:rPr>
          <w:delText xml:space="preserve"> </w:delText>
        </w:r>
        <w:r>
          <w:delText>within</w:delText>
        </w:r>
        <w:r>
          <w:rPr>
            <w:spacing w:val="-3"/>
          </w:rPr>
          <w:delText xml:space="preserve"> </w:delText>
        </w:r>
        <w:r>
          <w:delText>a</w:delText>
        </w:r>
        <w:r>
          <w:rPr>
            <w:spacing w:val="-4"/>
          </w:rPr>
          <w:delText xml:space="preserve"> </w:delText>
        </w:r>
        <w:r>
          <w:delText>90</w:delText>
        </w:r>
        <w:r w:rsidR="00B410C0">
          <w:rPr>
            <w:spacing w:val="-3"/>
          </w:rPr>
          <w:delText>-</w:delText>
        </w:r>
        <w:r>
          <w:delText>day</w:delText>
        </w:r>
        <w:r>
          <w:rPr>
            <w:spacing w:val="-3"/>
          </w:rPr>
          <w:delText xml:space="preserve"> </w:delText>
        </w:r>
        <w:r>
          <w:delText>period</w:delText>
        </w:r>
        <w:r>
          <w:rPr>
            <w:spacing w:val="-4"/>
          </w:rPr>
          <w:delText xml:space="preserve"> </w:delText>
        </w:r>
        <w:r>
          <w:delText>for</w:delText>
        </w:r>
        <w:r>
          <w:rPr>
            <w:spacing w:val="-4"/>
          </w:rPr>
          <w:delText xml:space="preserve"> </w:delText>
        </w:r>
        <w:r>
          <w:delText>members</w:delText>
        </w:r>
        <w:r>
          <w:rPr>
            <w:spacing w:val="-4"/>
          </w:rPr>
          <w:delText xml:space="preserve"> </w:delText>
        </w:r>
        <w:r>
          <w:delText>less</w:delText>
        </w:r>
        <w:r>
          <w:rPr>
            <w:spacing w:val="-4"/>
          </w:rPr>
          <w:delText xml:space="preserve"> </w:delText>
        </w:r>
        <w:r>
          <w:delText>than</w:delText>
        </w:r>
        <w:r>
          <w:rPr>
            <w:spacing w:val="-3"/>
          </w:rPr>
          <w:delText xml:space="preserve"> </w:delText>
        </w:r>
        <w:r>
          <w:delText>18</w:delText>
        </w:r>
        <w:r>
          <w:rPr>
            <w:spacing w:val="-3"/>
          </w:rPr>
          <w:delText xml:space="preserve"> </w:delText>
        </w:r>
        <w:r>
          <w:delText>years</w:delText>
        </w:r>
        <w:r>
          <w:rPr>
            <w:spacing w:val="-4"/>
          </w:rPr>
          <w:delText xml:space="preserve"> </w:delText>
        </w:r>
        <w:r>
          <w:delText>of</w:delText>
        </w:r>
        <w:r>
          <w:rPr>
            <w:spacing w:val="-4"/>
          </w:rPr>
          <w:delText xml:space="preserve"> </w:delText>
        </w:r>
        <w:r>
          <w:delText>age;</w:delText>
        </w:r>
      </w:del>
    </w:p>
    <w:p w14:paraId="75C4258B" w14:textId="76F95ACC" w:rsidR="001F1864" w:rsidRDefault="00C25951">
      <w:pPr>
        <w:pStyle w:val="ListParagraph"/>
        <w:numPr>
          <w:ilvl w:val="0"/>
          <w:numId w:val="1"/>
        </w:numPr>
        <w:tabs>
          <w:tab w:val="left" w:pos="860"/>
        </w:tabs>
        <w:spacing w:line="232" w:lineRule="auto"/>
        <w:ind w:right="356"/>
        <w:rPr>
          <w:del w:id="99" w:author="uzivatel" w:date="2026-09-22T12:49:00Z" w16du:dateUtc="2026-09-22T16:49:00Z"/>
        </w:rPr>
      </w:pPr>
      <w:del w:id="100" w:author="uzivatel" w:date="2026-09-22T12:49:00Z" w16du:dateUtc="2026-09-22T16:49:00Z">
        <w:r>
          <w:rPr>
            <w:b/>
          </w:rPr>
          <w:delText>Mood</w:delText>
        </w:r>
        <w:r>
          <w:rPr>
            <w:b/>
            <w:spacing w:val="-6"/>
          </w:rPr>
          <w:delText xml:space="preserve"> </w:delText>
        </w:r>
        <w:r>
          <w:rPr>
            <w:b/>
          </w:rPr>
          <w:delText>stabilizer</w:delText>
        </w:r>
        <w:r>
          <w:rPr>
            <w:b/>
            <w:spacing w:val="-6"/>
          </w:rPr>
          <w:delText xml:space="preserve"> </w:delText>
        </w:r>
        <w:r>
          <w:rPr>
            <w:b/>
          </w:rPr>
          <w:delText>polypharmacy</w:delText>
        </w:r>
        <w:r>
          <w:delText>:</w:delText>
        </w:r>
        <w:r>
          <w:rPr>
            <w:spacing w:val="-5"/>
          </w:rPr>
          <w:delText xml:space="preserve"> </w:delText>
        </w:r>
        <w:r>
          <w:delText>overlapping</w:delText>
        </w:r>
        <w:r>
          <w:rPr>
            <w:spacing w:val="-5"/>
          </w:rPr>
          <w:delText xml:space="preserve"> </w:delText>
        </w:r>
        <w:r>
          <w:delText>pharmacy</w:delText>
        </w:r>
        <w:r>
          <w:rPr>
            <w:spacing w:val="-6"/>
          </w:rPr>
          <w:delText xml:space="preserve"> </w:delText>
        </w:r>
        <w:r>
          <w:delText>claims</w:delText>
        </w:r>
        <w:r>
          <w:rPr>
            <w:spacing w:val="-5"/>
          </w:rPr>
          <w:delText xml:space="preserve"> </w:delText>
        </w:r>
        <w:r>
          <w:delText>for</w:delText>
        </w:r>
        <w:r>
          <w:rPr>
            <w:spacing w:val="-6"/>
          </w:rPr>
          <w:delText xml:space="preserve"> </w:delText>
        </w:r>
        <w:r>
          <w:delText>three</w:delText>
        </w:r>
        <w:r>
          <w:rPr>
            <w:spacing w:val="-5"/>
          </w:rPr>
          <w:delText xml:space="preserve"> </w:delText>
        </w:r>
        <w:r>
          <w:delText>or</w:delText>
        </w:r>
        <w:r>
          <w:rPr>
            <w:spacing w:val="-6"/>
          </w:rPr>
          <w:delText xml:space="preserve"> </w:delText>
        </w:r>
        <w:r>
          <w:delText>more</w:delText>
        </w:r>
        <w:r>
          <w:rPr>
            <w:spacing w:val="-5"/>
          </w:rPr>
          <w:delText xml:space="preserve"> </w:delText>
        </w:r>
        <w:r>
          <w:delText>mood</w:delText>
        </w:r>
        <w:r>
          <w:rPr>
            <w:spacing w:val="-5"/>
          </w:rPr>
          <w:delText xml:space="preserve"> </w:delText>
        </w:r>
        <w:r>
          <w:delText>stabilizers</w:delText>
        </w:r>
        <w:r>
          <w:rPr>
            <w:spacing w:val="-6"/>
          </w:rPr>
          <w:delText xml:space="preserve"> </w:delText>
        </w:r>
        <w:r w:rsidR="00F935A6" w:rsidRPr="00F935A6">
          <w:rPr>
            <w:spacing w:val="-6"/>
          </w:rPr>
          <w:delText>(agents considered to be used only for seizure diagnoses are not included)</w:delText>
        </w:r>
        <w:r w:rsidR="00F935A6">
          <w:rPr>
            <w:spacing w:val="-6"/>
          </w:rPr>
          <w:delText xml:space="preserve"> </w:delText>
        </w:r>
        <w:r>
          <w:delText>for</w:delText>
        </w:r>
        <w:r>
          <w:rPr>
            <w:spacing w:val="-6"/>
          </w:rPr>
          <w:delText xml:space="preserve"> </w:delText>
        </w:r>
        <w:r>
          <w:delText>at</w:delText>
        </w:r>
        <w:r>
          <w:rPr>
            <w:spacing w:val="-5"/>
          </w:rPr>
          <w:delText xml:space="preserve"> </w:delText>
        </w:r>
        <w:r>
          <w:delText>least</w:delText>
        </w:r>
        <w:r>
          <w:rPr>
            <w:spacing w:val="-5"/>
          </w:rPr>
          <w:delText xml:space="preserve"> </w:delText>
        </w:r>
        <w:r>
          <w:delText xml:space="preserve">60 </w:delText>
        </w:r>
        <w:r>
          <w:rPr>
            <w:spacing w:val="-3"/>
          </w:rPr>
          <w:delText xml:space="preserve">days </w:delText>
        </w:r>
        <w:r>
          <w:delText>within a 90</w:delText>
        </w:r>
        <w:r w:rsidR="00B410C0">
          <w:delText>-</w:delText>
        </w:r>
        <w:r>
          <w:delText>day period for members less than 18 years of</w:delText>
        </w:r>
        <w:r>
          <w:rPr>
            <w:spacing w:val="-35"/>
          </w:rPr>
          <w:delText xml:space="preserve"> </w:delText>
        </w:r>
        <w:r>
          <w:delText>age;</w:delText>
        </w:r>
      </w:del>
    </w:p>
    <w:p w14:paraId="00E12DE0" w14:textId="02E80C1E" w:rsidR="001F1864" w:rsidRDefault="00C25951">
      <w:pPr>
        <w:pStyle w:val="ListParagraph"/>
        <w:numPr>
          <w:ilvl w:val="0"/>
          <w:numId w:val="1"/>
        </w:numPr>
        <w:tabs>
          <w:tab w:val="left" w:pos="860"/>
        </w:tabs>
        <w:spacing w:line="232" w:lineRule="auto"/>
        <w:ind w:right="622"/>
        <w:rPr>
          <w:del w:id="101" w:author="uzivatel" w:date="2026-09-22T12:49:00Z" w16du:dateUtc="2026-09-22T16:49:00Z"/>
        </w:rPr>
      </w:pPr>
      <w:del w:id="102" w:author="uzivatel" w:date="2026-09-22T12:49:00Z" w16du:dateUtc="2026-09-22T16:49:00Z">
        <w:r>
          <w:rPr>
            <w:b/>
          </w:rPr>
          <w:delText>Benzodiazepine polypharmacy</w:delText>
        </w:r>
        <w:r>
          <w:delText>: overlapping pharmacy claims for two or more benzodiazepines (hypnotic benzodiazepine</w:delText>
        </w:r>
        <w:r>
          <w:rPr>
            <w:spacing w:val="-4"/>
          </w:rPr>
          <w:delText xml:space="preserve"> </w:delText>
        </w:r>
        <w:r>
          <w:delText>agents,</w:delText>
        </w:r>
        <w:r>
          <w:rPr>
            <w:spacing w:val="-4"/>
          </w:rPr>
          <w:delText xml:space="preserve"> </w:delText>
        </w:r>
        <w:r>
          <w:delText>clobazam,</w:delText>
        </w:r>
        <w:r w:rsidR="009B69F1">
          <w:delText xml:space="preserve"> nasal</w:delText>
        </w:r>
        <w:r>
          <w:rPr>
            <w:spacing w:val="-5"/>
          </w:rPr>
          <w:delText xml:space="preserve"> </w:delText>
        </w:r>
        <w:r>
          <w:delText>and</w:delText>
        </w:r>
        <w:r>
          <w:rPr>
            <w:spacing w:val="-5"/>
          </w:rPr>
          <w:delText xml:space="preserve"> </w:delText>
        </w:r>
        <w:r>
          <w:delText>rectal</w:delText>
        </w:r>
        <w:r>
          <w:rPr>
            <w:spacing w:val="-5"/>
          </w:rPr>
          <w:delText xml:space="preserve"> </w:delText>
        </w:r>
        <w:r>
          <w:delText>diazepam</w:delText>
        </w:r>
        <w:r w:rsidR="009B69F1">
          <w:delText>, and nasal midazolam</w:delText>
        </w:r>
        <w:r>
          <w:rPr>
            <w:spacing w:val="-4"/>
          </w:rPr>
          <w:delText xml:space="preserve"> </w:delText>
        </w:r>
        <w:r>
          <w:delText>are</w:delText>
        </w:r>
        <w:r>
          <w:rPr>
            <w:spacing w:val="-4"/>
          </w:rPr>
          <w:delText xml:space="preserve"> </w:delText>
        </w:r>
        <w:r>
          <w:delText>not</w:delText>
        </w:r>
        <w:r>
          <w:rPr>
            <w:spacing w:val="-5"/>
          </w:rPr>
          <w:delText xml:space="preserve"> </w:delText>
        </w:r>
        <w:r>
          <w:delText>included)</w:delText>
        </w:r>
        <w:r>
          <w:rPr>
            <w:spacing w:val="-5"/>
          </w:rPr>
          <w:delText xml:space="preserve"> </w:delText>
        </w:r>
        <w:r>
          <w:delText>for</w:delText>
        </w:r>
        <w:r>
          <w:rPr>
            <w:spacing w:val="-5"/>
          </w:rPr>
          <w:delText xml:space="preserve"> </w:delText>
        </w:r>
        <w:r>
          <w:delText>at</w:delText>
        </w:r>
        <w:r>
          <w:rPr>
            <w:spacing w:val="-4"/>
          </w:rPr>
          <w:delText xml:space="preserve"> </w:delText>
        </w:r>
        <w:r>
          <w:delText>least</w:delText>
        </w:r>
        <w:r>
          <w:rPr>
            <w:spacing w:val="-4"/>
          </w:rPr>
          <w:delText xml:space="preserve"> </w:delText>
        </w:r>
        <w:r>
          <w:delText>60</w:delText>
        </w:r>
        <w:r>
          <w:rPr>
            <w:spacing w:val="-4"/>
          </w:rPr>
          <w:delText xml:space="preserve"> </w:delText>
        </w:r>
        <w:r>
          <w:rPr>
            <w:spacing w:val="-3"/>
          </w:rPr>
          <w:delText>days</w:delText>
        </w:r>
        <w:r>
          <w:rPr>
            <w:spacing w:val="-5"/>
          </w:rPr>
          <w:delText xml:space="preserve"> </w:delText>
        </w:r>
        <w:r>
          <w:delText>within</w:delText>
        </w:r>
        <w:r>
          <w:rPr>
            <w:spacing w:val="-4"/>
          </w:rPr>
          <w:delText xml:space="preserve"> </w:delText>
        </w:r>
        <w:r>
          <w:delText>a</w:delText>
        </w:r>
        <w:r>
          <w:rPr>
            <w:spacing w:val="-5"/>
          </w:rPr>
          <w:delText xml:space="preserve"> </w:delText>
        </w:r>
        <w:r>
          <w:delText>90</w:delText>
        </w:r>
        <w:r w:rsidR="00B410C0">
          <w:rPr>
            <w:spacing w:val="-4"/>
          </w:rPr>
          <w:delText>-</w:delText>
        </w:r>
        <w:r>
          <w:delText>day period for members less than 18 years of</w:delText>
        </w:r>
        <w:r>
          <w:rPr>
            <w:spacing w:val="-34"/>
          </w:rPr>
          <w:delText xml:space="preserve"> </w:delText>
        </w:r>
        <w:r>
          <w:delText>age;</w:delText>
        </w:r>
      </w:del>
    </w:p>
    <w:p w14:paraId="598CE94E" w14:textId="00CC4875" w:rsidR="003C4F63" w:rsidRDefault="003C4F63" w:rsidP="003C4F63">
      <w:pPr>
        <w:pStyle w:val="ListParagraph"/>
        <w:numPr>
          <w:ilvl w:val="0"/>
          <w:numId w:val="1"/>
        </w:numPr>
        <w:tabs>
          <w:tab w:val="left" w:pos="860"/>
        </w:tabs>
        <w:spacing w:line="232" w:lineRule="auto"/>
        <w:ind w:right="484"/>
        <w:rPr>
          <w:del w:id="103" w:author="uzivatel" w:date="2026-09-22T12:49:00Z" w16du:dateUtc="2026-09-22T16:49:00Z"/>
        </w:rPr>
      </w:pPr>
      <w:del w:id="104" w:author="uzivatel" w:date="2026-09-22T12:49:00Z" w16du:dateUtc="2026-09-22T16:49:00Z">
        <w:r>
          <w:rPr>
            <w:b/>
          </w:rPr>
          <w:delText>A</w:delText>
        </w:r>
        <w:r w:rsidRPr="007A6EE7">
          <w:rPr>
            <w:b/>
          </w:rPr>
          <w:delText>ntipsychotic</w:delText>
        </w:r>
        <w:r w:rsidRPr="007A6EE7">
          <w:rPr>
            <w:bCs/>
          </w:rPr>
          <w:delText xml:space="preserve"> </w:delText>
        </w:r>
        <w:r w:rsidRPr="007A6EE7">
          <w:delText>pharmacy</w:delText>
        </w:r>
        <w:r w:rsidRPr="007A6EE7">
          <w:rPr>
            <w:spacing w:val="-12"/>
          </w:rPr>
          <w:delText xml:space="preserve"> </w:delText>
        </w:r>
        <w:r w:rsidRPr="007A6EE7">
          <w:delText xml:space="preserve">claim for members less than </w:delText>
        </w:r>
        <w:r w:rsidR="00804FC6">
          <w:delText>ten</w:delText>
        </w:r>
        <w:r w:rsidRPr="007A6EE7">
          <w:delText xml:space="preserve"> years of</w:delText>
        </w:r>
        <w:r w:rsidRPr="007A6EE7">
          <w:rPr>
            <w:spacing w:val="-31"/>
          </w:rPr>
          <w:delText xml:space="preserve"> </w:delText>
        </w:r>
        <w:r w:rsidRPr="007A6EE7">
          <w:delText>age;</w:delText>
        </w:r>
      </w:del>
    </w:p>
    <w:p w14:paraId="5B41C40E" w14:textId="29DC42BF" w:rsidR="001F1864" w:rsidRDefault="00C25951" w:rsidP="003D60DF">
      <w:pPr>
        <w:pStyle w:val="ListParagraph"/>
        <w:numPr>
          <w:ilvl w:val="0"/>
          <w:numId w:val="1"/>
        </w:numPr>
        <w:tabs>
          <w:tab w:val="left" w:pos="860"/>
        </w:tabs>
        <w:spacing w:line="232" w:lineRule="auto"/>
        <w:ind w:right="484"/>
        <w:rPr>
          <w:del w:id="105" w:author="uzivatel" w:date="2026-09-22T12:49:00Z" w16du:dateUtc="2026-09-22T16:49:00Z"/>
        </w:rPr>
      </w:pPr>
      <w:del w:id="106" w:author="uzivatel" w:date="2026-09-22T12:49:00Z" w16du:dateUtc="2026-09-22T16:49:00Z">
        <w:r w:rsidRPr="007A6EE7">
          <w:rPr>
            <w:b/>
          </w:rPr>
          <w:delText>Antidepressant,</w:delText>
        </w:r>
        <w:r w:rsidRPr="007A6EE7">
          <w:rPr>
            <w:b/>
            <w:spacing w:val="-11"/>
          </w:rPr>
          <w:delText xml:space="preserve"> </w:delText>
        </w:r>
        <w:r w:rsidR="00341431" w:rsidRPr="00925D4E">
          <w:rPr>
            <w:b/>
          </w:rPr>
          <w:delText>armodafinil</w:delText>
        </w:r>
        <w:r w:rsidR="00341431" w:rsidRPr="007A6EE7">
          <w:rPr>
            <w:bCs/>
          </w:rPr>
          <w:delText>,</w:delText>
        </w:r>
        <w:r w:rsidRPr="007A6EE7">
          <w:rPr>
            <w:b/>
            <w:spacing w:val="-12"/>
          </w:rPr>
          <w:delText xml:space="preserve"> </w:delText>
        </w:r>
        <w:r w:rsidRPr="007A6EE7">
          <w:rPr>
            <w:b/>
          </w:rPr>
          <w:delText>atomoxetine,</w:delText>
        </w:r>
        <w:r w:rsidRPr="007A6EE7">
          <w:rPr>
            <w:b/>
            <w:spacing w:val="-12"/>
          </w:rPr>
          <w:delText xml:space="preserve"> </w:delText>
        </w:r>
        <w:r w:rsidRPr="007A6EE7">
          <w:rPr>
            <w:b/>
          </w:rPr>
          <w:delText>benzodiazepine,</w:delText>
        </w:r>
        <w:r w:rsidRPr="007A6EE7">
          <w:rPr>
            <w:b/>
            <w:spacing w:val="-12"/>
          </w:rPr>
          <w:delText xml:space="preserve"> </w:delText>
        </w:r>
        <w:r w:rsidRPr="007A6EE7">
          <w:rPr>
            <w:b/>
          </w:rPr>
          <w:delText>buspirone,</w:delText>
        </w:r>
        <w:r w:rsidR="00341431" w:rsidRPr="007A6EE7">
          <w:rPr>
            <w:b/>
          </w:rPr>
          <w:delText xml:space="preserve"> </w:delText>
        </w:r>
        <w:r w:rsidR="00341431" w:rsidRPr="007A6EE7">
          <w:rPr>
            <w:b/>
            <w:bCs/>
          </w:rPr>
          <w:delText>donepezil,</w:delText>
        </w:r>
        <w:r w:rsidR="00341431" w:rsidRPr="007A6EE7">
          <w:delText xml:space="preserve"> </w:delText>
        </w:r>
        <w:r w:rsidR="002C46AC" w:rsidRPr="007A6EE7">
          <w:rPr>
            <w:b/>
          </w:rPr>
          <w:delText>hypnotic,</w:delText>
        </w:r>
        <w:r w:rsidR="002C46AC" w:rsidRPr="007A6EE7">
          <w:rPr>
            <w:b/>
            <w:spacing w:val="-5"/>
          </w:rPr>
          <w:delText xml:space="preserve"> </w:delText>
        </w:r>
        <w:r w:rsidR="00341431" w:rsidRPr="007A6EE7">
          <w:rPr>
            <w:b/>
            <w:bCs/>
          </w:rPr>
          <w:delText xml:space="preserve">memantine, </w:delText>
        </w:r>
        <w:r w:rsidR="00E81326">
          <w:rPr>
            <w:b/>
            <w:bCs/>
          </w:rPr>
          <w:delText xml:space="preserve">meprobamate, </w:delText>
        </w:r>
        <w:r w:rsidR="00341431" w:rsidRPr="007A6EE7">
          <w:rPr>
            <w:b/>
            <w:bCs/>
          </w:rPr>
          <w:delText>modafinil</w:delText>
        </w:r>
        <w:r w:rsidR="00341431" w:rsidRPr="007A6EE7">
          <w:delText>,</w:delText>
        </w:r>
        <w:r w:rsidR="00341431" w:rsidRPr="007A6EE7">
          <w:rPr>
            <w:b/>
            <w:spacing w:val="-11"/>
          </w:rPr>
          <w:delText xml:space="preserve"> </w:delText>
        </w:r>
        <w:r w:rsidRPr="007A6EE7">
          <w:rPr>
            <w:b/>
          </w:rPr>
          <w:delText>mood</w:delText>
        </w:r>
        <w:r w:rsidRPr="007A6EE7">
          <w:rPr>
            <w:b/>
            <w:spacing w:val="-12"/>
          </w:rPr>
          <w:delText xml:space="preserve"> </w:delText>
        </w:r>
        <w:r w:rsidRPr="007A6EE7">
          <w:rPr>
            <w:b/>
          </w:rPr>
          <w:delText>stabilizer</w:delText>
        </w:r>
        <w:r w:rsidRPr="007A6EE7">
          <w:rPr>
            <w:b/>
            <w:spacing w:val="-9"/>
          </w:rPr>
          <w:delText xml:space="preserve"> </w:delText>
        </w:r>
        <w:r w:rsidR="0017000C" w:rsidRPr="007A6EE7">
          <w:rPr>
            <w:b/>
            <w:spacing w:val="-9"/>
          </w:rPr>
          <w:delText xml:space="preserve">(agents </w:delText>
        </w:r>
        <w:r w:rsidR="008B477D" w:rsidRPr="00051D4C">
          <w:rPr>
            <w:b/>
            <w:spacing w:val="-9"/>
          </w:rPr>
          <w:delText xml:space="preserve">considered to be </w:delText>
        </w:r>
        <w:r w:rsidR="0017000C" w:rsidRPr="00051D4C">
          <w:rPr>
            <w:b/>
            <w:spacing w:val="-9"/>
          </w:rPr>
          <w:delText>used</w:delText>
        </w:r>
        <w:r w:rsidR="006F1011" w:rsidRPr="00807C14">
          <w:rPr>
            <w:b/>
            <w:spacing w:val="-9"/>
          </w:rPr>
          <w:delText xml:space="preserve"> only for seizure diagnose</w:delText>
        </w:r>
        <w:r w:rsidR="0017000C" w:rsidRPr="007F6F30">
          <w:rPr>
            <w:b/>
            <w:spacing w:val="-9"/>
          </w:rPr>
          <w:delText xml:space="preserve">s </w:delText>
        </w:r>
        <w:r w:rsidR="006F1011" w:rsidRPr="007F6F30">
          <w:rPr>
            <w:b/>
            <w:spacing w:val="-9"/>
          </w:rPr>
          <w:delText>are not included</w:delText>
        </w:r>
        <w:r w:rsidR="0017000C" w:rsidRPr="007F6F30">
          <w:rPr>
            <w:b/>
            <w:spacing w:val="-9"/>
          </w:rPr>
          <w:delText>)</w:delText>
        </w:r>
        <w:r w:rsidR="00341431" w:rsidRPr="007F6F30">
          <w:rPr>
            <w:b/>
            <w:spacing w:val="-9"/>
          </w:rPr>
          <w:delText xml:space="preserve">, </w:delText>
        </w:r>
        <w:r w:rsidR="00341431" w:rsidRPr="007A6EE7">
          <w:rPr>
            <w:b/>
            <w:bCs/>
          </w:rPr>
          <w:delText>naltrexone</w:delText>
        </w:r>
        <w:r w:rsidR="00D302E5">
          <w:rPr>
            <w:b/>
            <w:bCs/>
          </w:rPr>
          <w:delText xml:space="preserve">, </w:delText>
        </w:r>
        <w:r w:rsidR="00E81326">
          <w:rPr>
            <w:b/>
            <w:bCs/>
          </w:rPr>
          <w:delText xml:space="preserve">prazosin, </w:delText>
        </w:r>
        <w:r w:rsidR="00D302E5" w:rsidRPr="00D302E5">
          <w:rPr>
            <w:b/>
            <w:bCs/>
          </w:rPr>
          <w:delText>viloxazine</w:delText>
        </w:r>
        <w:r w:rsidR="00FA04E9">
          <w:rPr>
            <w:b/>
            <w:bCs/>
          </w:rPr>
          <w:delText xml:space="preserve">, or </w:delText>
        </w:r>
        <w:r w:rsidR="00FA04E9" w:rsidRPr="00FA04E9">
          <w:rPr>
            <w:b/>
            <w:bCs/>
            <w:spacing w:val="-9"/>
          </w:rPr>
          <w:delText xml:space="preserve">xanomeline/trospium </w:delText>
        </w:r>
        <w:r w:rsidRPr="007A6EE7">
          <w:delText>pharmacy</w:delText>
        </w:r>
        <w:r w:rsidRPr="007A6EE7">
          <w:rPr>
            <w:spacing w:val="-12"/>
          </w:rPr>
          <w:delText xml:space="preserve"> </w:delText>
        </w:r>
        <w:r w:rsidRPr="007A6EE7">
          <w:delText>claim for members less than six years of</w:delText>
        </w:r>
        <w:r w:rsidRPr="007A6EE7">
          <w:rPr>
            <w:spacing w:val="-31"/>
          </w:rPr>
          <w:delText xml:space="preserve"> </w:delText>
        </w:r>
        <w:r w:rsidRPr="007A6EE7">
          <w:delText>age;</w:delText>
        </w:r>
      </w:del>
    </w:p>
    <w:p w14:paraId="050B44FA" w14:textId="77777777" w:rsidR="001F1864" w:rsidRDefault="00C25951" w:rsidP="00454F9B">
      <w:pPr>
        <w:pStyle w:val="ListParagraph"/>
        <w:numPr>
          <w:ilvl w:val="0"/>
          <w:numId w:val="1"/>
        </w:numPr>
        <w:tabs>
          <w:tab w:val="left" w:pos="860"/>
        </w:tabs>
        <w:spacing w:before="111" w:after="240"/>
        <w:rPr>
          <w:del w:id="107" w:author="uzivatel" w:date="2026-09-22T12:49:00Z" w16du:dateUtc="2026-09-22T16:49:00Z"/>
        </w:rPr>
      </w:pPr>
      <w:del w:id="108" w:author="uzivatel" w:date="2026-09-22T12:49:00Z" w16du:dateUtc="2026-09-22T16:49:00Z">
        <w:r>
          <w:rPr>
            <w:b/>
          </w:rPr>
          <w:delText>Alpha</w:delText>
        </w:r>
        <w:r w:rsidRPr="007E05AE">
          <w:rPr>
            <w:b/>
            <w:position w:val="-3"/>
            <w:sz w:val="16"/>
          </w:rPr>
          <w:delText>2</w:delText>
        </w:r>
        <w:r>
          <w:rPr>
            <w:spacing w:val="-5"/>
            <w:position w:val="-3"/>
            <w:sz w:val="16"/>
          </w:rPr>
          <w:delText xml:space="preserve"> </w:delText>
        </w:r>
        <w:r>
          <w:rPr>
            <w:b/>
          </w:rPr>
          <w:delText>agonist</w:delText>
        </w:r>
        <w:r>
          <w:rPr>
            <w:b/>
            <w:spacing w:val="-5"/>
          </w:rPr>
          <w:delText xml:space="preserve"> </w:delText>
        </w:r>
        <w:r>
          <w:rPr>
            <w:b/>
          </w:rPr>
          <w:delText>or</w:delText>
        </w:r>
        <w:r>
          <w:rPr>
            <w:b/>
            <w:spacing w:val="-5"/>
          </w:rPr>
          <w:delText xml:space="preserve"> </w:delText>
        </w:r>
        <w:r>
          <w:rPr>
            <w:b/>
          </w:rPr>
          <w:delText>cerebral</w:delText>
        </w:r>
        <w:r>
          <w:rPr>
            <w:b/>
            <w:spacing w:val="-5"/>
          </w:rPr>
          <w:delText xml:space="preserve"> </w:delText>
        </w:r>
        <w:r>
          <w:rPr>
            <w:b/>
          </w:rPr>
          <w:delText>stimulant</w:delText>
        </w:r>
        <w:r>
          <w:rPr>
            <w:b/>
            <w:spacing w:val="-5"/>
          </w:rPr>
          <w:delText xml:space="preserve"> </w:delText>
        </w:r>
        <w:r>
          <w:delText>pharmacy</w:delText>
        </w:r>
        <w:r>
          <w:rPr>
            <w:spacing w:val="-6"/>
          </w:rPr>
          <w:delText xml:space="preserve"> </w:delText>
        </w:r>
        <w:r>
          <w:delText>claim</w:delText>
        </w:r>
        <w:r>
          <w:rPr>
            <w:spacing w:val="-5"/>
          </w:rPr>
          <w:delText xml:space="preserve"> </w:delText>
        </w:r>
        <w:r>
          <w:delText>for</w:delText>
        </w:r>
        <w:r>
          <w:rPr>
            <w:spacing w:val="-6"/>
          </w:rPr>
          <w:delText xml:space="preserve"> </w:delText>
        </w:r>
        <w:r>
          <w:delText>members</w:delText>
        </w:r>
        <w:r>
          <w:rPr>
            <w:spacing w:val="-6"/>
          </w:rPr>
          <w:delText xml:space="preserve"> </w:delText>
        </w:r>
        <w:r>
          <w:delText>less</w:delText>
        </w:r>
        <w:r>
          <w:rPr>
            <w:spacing w:val="-6"/>
          </w:rPr>
          <w:delText xml:space="preserve"> </w:delText>
        </w:r>
        <w:r>
          <w:delText>than</w:delText>
        </w:r>
        <w:r>
          <w:rPr>
            <w:spacing w:val="-5"/>
          </w:rPr>
          <w:delText xml:space="preserve"> </w:delText>
        </w:r>
        <w:r>
          <w:delText>three</w:delText>
        </w:r>
        <w:r>
          <w:rPr>
            <w:spacing w:val="-5"/>
          </w:rPr>
          <w:delText xml:space="preserve"> </w:delText>
        </w:r>
        <w:r>
          <w:delText>years</w:delText>
        </w:r>
        <w:r>
          <w:rPr>
            <w:spacing w:val="-6"/>
          </w:rPr>
          <w:delText xml:space="preserve"> </w:delText>
        </w:r>
        <w:r>
          <w:delText>of</w:delText>
        </w:r>
        <w:r>
          <w:rPr>
            <w:spacing w:val="-6"/>
          </w:rPr>
          <w:delText xml:space="preserve"> </w:delText>
        </w:r>
        <w:r>
          <w:delText>age.</w:delText>
        </w:r>
      </w:del>
    </w:p>
    <w:p w14:paraId="73313729" w14:textId="77777777" w:rsidR="00023839" w:rsidRDefault="00C25951" w:rsidP="00023839">
      <w:pPr>
        <w:pStyle w:val="BodyText"/>
        <w:spacing w:line="232" w:lineRule="auto"/>
        <w:ind w:left="320" w:right="517"/>
        <w:rPr>
          <w:del w:id="109" w:author="uzivatel" w:date="2026-09-22T12:49:00Z" w16du:dateUtc="2026-09-22T16:49:00Z"/>
          <w:b/>
          <w:sz w:val="20"/>
        </w:rPr>
        <w:sectPr w:rsidR="00023839">
          <w:headerReference w:type="default" r:id="rId12"/>
          <w:footerReference w:type="default" r:id="rId13"/>
          <w:pgSz w:w="12240" w:h="15840"/>
          <w:pgMar w:top="480" w:right="560" w:bottom="280" w:left="580" w:header="720" w:footer="720" w:gutter="0"/>
          <w:cols w:space="720"/>
        </w:sectPr>
      </w:pPr>
      <w:del w:id="112" w:author="uzivatel" w:date="2026-09-22T12:49:00Z" w16du:dateUtc="2026-09-22T16:49:00Z">
        <w:r>
          <w:delText xml:space="preserve">The reference table below lists the behavioral health medications included in the Pediatric Behavioral Health Medication Initiative. Further information on the prior authorization requirements, including approval criteria, can be found within the MassHealth Drug List at </w:delText>
        </w:r>
        <w:r>
          <w:fldChar w:fldCharType="begin"/>
        </w:r>
        <w:r>
          <w:delInstrText>HYPERLINK "https://masshealthdruglist.ehs.state.ma.us/MHDL/" \h</w:delInstrText>
        </w:r>
        <w:r>
          <w:fldChar w:fldCharType="separate"/>
        </w:r>
        <w:r>
          <w:rPr>
            <w:b/>
          </w:rPr>
          <w:delText>www.mass.gov/druglist</w:delText>
        </w:r>
        <w:r>
          <w:fldChar w:fldCharType="end"/>
        </w:r>
        <w:r>
          <w:rPr>
            <w:b/>
          </w:rPr>
          <w:delText>.</w:delText>
        </w:r>
        <w:r w:rsidR="00134751">
          <w:rPr>
            <w:b/>
            <w:sz w:val="20"/>
          </w:rPr>
          <w:delText xml:space="preserve"> </w:delText>
        </w:r>
      </w:del>
    </w:p>
    <w:p w14:paraId="041CC244" w14:textId="0C429F69" w:rsidR="00023839" w:rsidRDefault="009B0DB4" w:rsidP="00F9548C">
      <w:pPr>
        <w:pStyle w:val="BodyText"/>
        <w:spacing w:before="1200" w:line="232" w:lineRule="auto"/>
        <w:ind w:left="320" w:right="517"/>
        <w:rPr>
          <w:del w:id="113" w:author="uzivatel" w:date="2026-09-22T12:49:00Z" w16du:dateUtc="2026-09-22T16:49:00Z"/>
          <w:sz w:val="18"/>
        </w:rPr>
        <w:sectPr w:rsidR="00023839" w:rsidSect="00023839">
          <w:type w:val="continuous"/>
          <w:pgSz w:w="12240" w:h="15840"/>
          <w:pgMar w:top="480" w:right="560" w:bottom="280" w:left="580" w:header="720" w:footer="720" w:gutter="0"/>
          <w:cols w:space="720"/>
        </w:sectPr>
      </w:pPr>
      <w:del w:id="114" w:author="uzivatel" w:date="2026-09-22T12:49:00Z" w16du:dateUtc="2026-09-22T16:49:00Z">
        <w:r>
          <w:rPr>
            <w:spacing w:val="-5"/>
            <w:sz w:val="18"/>
          </w:rPr>
          <w:delText xml:space="preserve">PBHMI </w:delText>
        </w:r>
        <w:r w:rsidR="00553D76" w:rsidRPr="005D61AB">
          <w:rPr>
            <w:spacing w:val="-5"/>
            <w:sz w:val="18"/>
          </w:rPr>
          <w:delText>(Rev.</w:delText>
        </w:r>
        <w:r w:rsidR="00553D76">
          <w:rPr>
            <w:spacing w:val="-5"/>
            <w:sz w:val="18"/>
          </w:rPr>
          <w:delText xml:space="preserve"> </w:delText>
        </w:r>
        <w:r w:rsidR="00F9548C">
          <w:rPr>
            <w:spacing w:val="-5"/>
            <w:sz w:val="18"/>
          </w:rPr>
          <w:delText>0</w:delText>
        </w:r>
        <w:r w:rsidR="00300EA2">
          <w:rPr>
            <w:spacing w:val="-5"/>
            <w:sz w:val="18"/>
          </w:rPr>
          <w:delText>2/25</w:delText>
        </w:r>
        <w:r w:rsidR="00553D76" w:rsidRPr="005D61AB">
          <w:rPr>
            <w:sz w:val="18"/>
          </w:rPr>
          <w:delText>)</w:delText>
        </w:r>
        <w:r w:rsidR="00C25951" w:rsidRPr="005D61AB">
          <w:rPr>
            <w:sz w:val="18"/>
          </w:rPr>
          <w:delText xml:space="preserve"> </w:delText>
        </w:r>
      </w:del>
    </w:p>
    <w:p w14:paraId="3C52137A" w14:textId="7FB304CB" w:rsidR="001F1864" w:rsidRDefault="00C25951" w:rsidP="00624BD6">
      <w:pPr>
        <w:pStyle w:val="BodyText"/>
        <w:rPr>
          <w:del w:id="115" w:author="uzivatel" w:date="2026-09-22T12:49:00Z" w16du:dateUtc="2026-09-22T16:49:00Z"/>
          <w:rFonts w:ascii="Wingdings 3" w:hAnsi="Wingdings 3"/>
          <w:sz w:val="6"/>
        </w:rPr>
      </w:pPr>
      <w:del w:id="116" w:author="uzivatel" w:date="2026-09-22T12:49:00Z" w16du:dateUtc="2026-09-22T16:49:00Z">
        <w:r>
          <w:rPr>
            <w:rFonts w:ascii="Wingdings 3" w:hAnsi="Wingdings 3"/>
            <w:noProof/>
            <w:sz w:val="6"/>
          </w:rPr>
          <mc:AlternateContent>
            <mc:Choice Requires="wpg">
              <w:drawing>
                <wp:inline distT="0" distB="0" distL="0" distR="0" wp14:anchorId="1A1A433D" wp14:editId="223ACEEF">
                  <wp:extent cx="6896100" cy="38100"/>
                  <wp:effectExtent l="0" t="0" r="9525" b="0"/>
                  <wp:docPr id="2" name="Group 2" descr="Used to seperate the body of the document from the Pediartic Behavioral Health Medication Initiative Medication List." title="Borde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0" cy="38100"/>
                            <a:chOff x="0" y="0"/>
                            <a:chExt cx="10860" cy="60"/>
                          </a:xfrm>
                        </wpg:grpSpPr>
                        <wps:wsp>
                          <wps:cNvPr id="3" name="Line 3"/>
                          <wps:cNvCnPr>
                            <a:cxnSpLocks noChangeShapeType="1"/>
                          </wps:cNvCnPr>
                          <wps:spPr bwMode="auto">
                            <a:xfrm>
                              <a:off x="30" y="30"/>
                              <a:ext cx="10800" cy="0"/>
                            </a:xfrm>
                            <a:prstGeom prst="line">
                              <a:avLst/>
                            </a:prstGeom>
                            <a:noFill/>
                            <a:ln w="38100">
                              <a:solidFill>
                                <a:srgbClr val="939598"/>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4015612" id="Group 2" o:spid="_x0000_s1026" alt="Title: Border - Description: Used to seperate the body of the document from the Pediartic Behavioral Health Medication Initiative Medication List." style="width:543pt;height:3pt;mso-position-horizontal-relative:char;mso-position-vertical-relative:line" coordsize="108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">
                  <v:line id="Line 3" o:spid="_x0000_s1027" style="position:absolute;visibility:visible;mso-wrap-style:square" from="30,30" to="1083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" strokecolor="#939598" strokeweight="3pt"/>
                  <w10:anchorlock/>
                </v:group>
              </w:pict>
            </mc:Fallback>
          </mc:AlternateContent>
        </w:r>
      </w:del>
    </w:p>
    <w:tbl>
      <w:tblPr>
        <w:tblStyle w:val="TableGrid"/>
        <w:tblpPr w:leftFromText="180" w:rightFromText="180" w:vertAnchor="text" w:horzAnchor="margin" w:tblpY="125"/>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ayout w:type="fixed"/>
        <w:tblLook w:val="04A0" w:firstRow="1" w:lastRow="0" w:firstColumn="1" w:lastColumn="0" w:noHBand="0" w:noVBand="1"/>
        <w:tblCaption w:val="Pediatric Behavioral Health Medication Initiative Medication List"/>
        <w:tblDescription w:val="Table contains medications included in the MassHealth Pediatric Behavioral Health Medication Initiative listed by therapeutic class"/>
      </w:tblPr>
      <w:tblGrid>
        <w:gridCol w:w="3125"/>
        <w:gridCol w:w="2587"/>
        <w:gridCol w:w="2641"/>
        <w:gridCol w:w="2478"/>
      </w:tblGrid>
      <w:tr w:rsidR="00BB25A7" w:rsidRPr="00B14121" w14:paraId="3469AD67" w14:textId="77777777" w:rsidTr="007F381D">
        <w:trPr>
          <w:trHeight w:val="288"/>
          <w:tblHeader/>
          <w:del w:id="117" w:author="uzivatel" w:date="2026-09-22T12:49:00Z" w16du:dateUtc="2026-09-22T16:49:00Z"/>
        </w:trPr>
        <w:tc>
          <w:tcPr>
            <w:tcW w:w="10831" w:type="dxa"/>
            <w:gridSpan w:val="4"/>
            <w:tcBorders>
              <w:top w:val="single" w:sz="18" w:space="0" w:color="808080" w:themeColor="background1" w:themeShade="80"/>
              <w:left w:val="single" w:sz="18" w:space="0" w:color="808080" w:themeColor="background1" w:themeShade="80"/>
              <w:bottom w:val="nil"/>
              <w:right w:val="single" w:sz="18" w:space="0" w:color="808080" w:themeColor="background1" w:themeShade="80"/>
            </w:tcBorders>
            <w:vAlign w:val="center"/>
          </w:tcPr>
          <w:p w14:paraId="62CED90D" w14:textId="4CA243BE" w:rsidR="00BB25A7" w:rsidRPr="007E05AE" w:rsidRDefault="00BB25A7" w:rsidP="007E05AE">
            <w:pPr>
              <w:pStyle w:val="Heading1"/>
              <w:ind w:left="-45" w:right="-149"/>
              <w:jc w:val="center"/>
              <w:rPr>
                <w:del w:id="118" w:author="uzivatel" w:date="2026-09-22T12:49:00Z" w16du:dateUtc="2026-09-22T16:49:00Z"/>
              </w:rPr>
            </w:pPr>
            <w:del w:id="119" w:author="uzivatel" w:date="2026-09-22T12:49:00Z" w16du:dateUtc="2026-09-22T16:49:00Z">
              <w:r>
                <w:delText>P</w:delText>
              </w:r>
              <w:r w:rsidRPr="00BB25A7">
                <w:delText>ediatric Behavioral Health Medication Initiative Medication List</w:delText>
              </w:r>
              <w:r w:rsidRPr="007E05AE">
                <w:rPr>
                  <w:vertAlign w:val="superscript"/>
                </w:rPr>
                <w:delText>1</w:delText>
              </w:r>
            </w:del>
          </w:p>
        </w:tc>
      </w:tr>
      <w:tr w:rsidR="005C7F0B" w:rsidRPr="00B14121" w14:paraId="54A4A8B8" w14:textId="77777777" w:rsidTr="007F381D">
        <w:trPr>
          <w:trHeight w:val="288"/>
          <w:tblHeader/>
          <w:del w:id="120" w:author="uzivatel" w:date="2026-09-22T12:49:00Z" w16du:dateUtc="2026-09-22T16:49:00Z"/>
        </w:trPr>
        <w:tc>
          <w:tcPr>
            <w:tcW w:w="5712" w:type="dxa"/>
            <w:gridSpan w:val="2"/>
            <w:tcBorders>
              <w:top w:val="single" w:sz="18" w:space="0" w:color="808080" w:themeColor="background1" w:themeShade="80"/>
              <w:left w:val="single" w:sz="18" w:space="0" w:color="808080" w:themeColor="background1" w:themeShade="80"/>
              <w:bottom w:val="nil"/>
              <w:right w:val="single" w:sz="18" w:space="0" w:color="808080" w:themeColor="background1" w:themeShade="80"/>
            </w:tcBorders>
            <w:vAlign w:val="center"/>
          </w:tcPr>
          <w:p w14:paraId="45858895" w14:textId="77777777" w:rsidR="005C7F0B" w:rsidRPr="007E05AE" w:rsidRDefault="005C7F0B" w:rsidP="007E05AE">
            <w:pPr>
              <w:pStyle w:val="Heading1"/>
              <w:ind w:left="-45"/>
              <w:jc w:val="center"/>
              <w:rPr>
                <w:del w:id="121" w:author="uzivatel" w:date="2026-09-22T12:49:00Z" w16du:dateUtc="2026-09-22T16:49:00Z"/>
                <w:b w:val="0"/>
                <w:sz w:val="20"/>
              </w:rPr>
            </w:pPr>
            <w:del w:id="122" w:author="uzivatel" w:date="2026-09-22T12:49:00Z" w16du:dateUtc="2026-09-22T16:49:00Z">
              <w:r w:rsidRPr="007E05AE">
                <w:rPr>
                  <w:sz w:val="20"/>
                </w:rPr>
                <w:delText>Antidepressants</w:delText>
              </w:r>
            </w:del>
          </w:p>
        </w:tc>
        <w:tc>
          <w:tcPr>
            <w:tcW w:w="5119" w:type="dxa"/>
            <w:gridSpan w:val="2"/>
            <w:tcBorders>
              <w:top w:val="single" w:sz="18" w:space="0" w:color="808080" w:themeColor="background1" w:themeShade="80"/>
              <w:left w:val="single" w:sz="18" w:space="0" w:color="808080" w:themeColor="background1" w:themeShade="80"/>
              <w:bottom w:val="nil"/>
              <w:right w:val="single" w:sz="18" w:space="0" w:color="808080" w:themeColor="background1" w:themeShade="80"/>
            </w:tcBorders>
            <w:vAlign w:val="center"/>
          </w:tcPr>
          <w:p w14:paraId="2ED5A195" w14:textId="77777777" w:rsidR="005C7F0B" w:rsidRPr="007E05AE" w:rsidRDefault="005C7F0B" w:rsidP="007E05AE">
            <w:pPr>
              <w:pStyle w:val="Heading1"/>
              <w:ind w:left="-74"/>
              <w:jc w:val="center"/>
              <w:rPr>
                <w:del w:id="123" w:author="uzivatel" w:date="2026-09-22T12:49:00Z" w16du:dateUtc="2026-09-22T16:49:00Z"/>
                <w:b w:val="0"/>
                <w:sz w:val="20"/>
              </w:rPr>
            </w:pPr>
            <w:del w:id="124" w:author="uzivatel" w:date="2026-09-22T12:49:00Z" w16du:dateUtc="2026-09-22T16:49:00Z">
              <w:r w:rsidRPr="007E05AE">
                <w:rPr>
                  <w:sz w:val="20"/>
                </w:rPr>
                <w:delText>Mood Stabilizers</w:delText>
              </w:r>
            </w:del>
          </w:p>
        </w:tc>
      </w:tr>
      <w:tr w:rsidR="00E3198A" w:rsidRPr="00B14121" w14:paraId="57F08567" w14:textId="77777777" w:rsidTr="002959C5">
        <w:trPr>
          <w:trHeight w:val="288"/>
          <w:del w:id="125" w:author="uzivatel" w:date="2026-09-22T12:49:00Z" w16du:dateUtc="2026-09-22T16:49:00Z"/>
        </w:trPr>
        <w:tc>
          <w:tcPr>
            <w:tcW w:w="3125" w:type="dxa"/>
            <w:tcBorders>
              <w:top w:val="nil"/>
              <w:left w:val="single" w:sz="18" w:space="0" w:color="808080" w:themeColor="background1" w:themeShade="80"/>
              <w:bottom w:val="nil"/>
            </w:tcBorders>
            <w:vAlign w:val="center"/>
          </w:tcPr>
          <w:p w14:paraId="4BE981A5" w14:textId="77777777" w:rsidR="00E3198A" w:rsidRPr="00B14121" w:rsidRDefault="00E3198A" w:rsidP="00E3198A">
            <w:pPr>
              <w:rPr>
                <w:del w:id="126" w:author="uzivatel" w:date="2026-09-22T12:49:00Z" w16du:dateUtc="2026-09-22T16:49:00Z"/>
                <w:rFonts w:ascii="Arial" w:hAnsi="Arial" w:cs="Arial"/>
                <w:sz w:val="20"/>
                <w:szCs w:val="20"/>
              </w:rPr>
            </w:pPr>
            <w:del w:id="127" w:author="uzivatel" w:date="2026-09-22T12:49:00Z" w16du:dateUtc="2026-09-22T16:49:00Z">
              <w:r w:rsidRPr="00B14121">
                <w:rPr>
                  <w:rFonts w:ascii="Arial" w:hAnsi="Arial" w:cs="Arial"/>
                  <w:sz w:val="20"/>
                  <w:szCs w:val="20"/>
                </w:rPr>
                <w:delText>amitriptyline</w:delText>
              </w:r>
            </w:del>
          </w:p>
        </w:tc>
        <w:tc>
          <w:tcPr>
            <w:tcW w:w="2587" w:type="dxa"/>
            <w:tcBorders>
              <w:top w:val="nil"/>
              <w:bottom w:val="nil"/>
              <w:right w:val="single" w:sz="18" w:space="0" w:color="808080" w:themeColor="background1" w:themeShade="80"/>
            </w:tcBorders>
            <w:vAlign w:val="center"/>
          </w:tcPr>
          <w:p w14:paraId="581F78DF" w14:textId="05198215" w:rsidR="00E3198A" w:rsidRPr="00B14121" w:rsidRDefault="00E3198A" w:rsidP="00E3198A">
            <w:pPr>
              <w:rPr>
                <w:del w:id="128" w:author="uzivatel" w:date="2026-09-22T12:49:00Z" w16du:dateUtc="2026-09-22T16:49:00Z"/>
                <w:rFonts w:ascii="Arial" w:hAnsi="Arial" w:cs="Arial"/>
                <w:sz w:val="20"/>
                <w:szCs w:val="20"/>
              </w:rPr>
            </w:pPr>
            <w:del w:id="129" w:author="uzivatel" w:date="2026-09-22T12:49:00Z" w16du:dateUtc="2026-09-22T16:49:00Z">
              <w:r w:rsidRPr="00B14121">
                <w:rPr>
                  <w:rFonts w:ascii="Arial" w:hAnsi="Arial" w:cs="Arial"/>
                  <w:sz w:val="20"/>
                  <w:szCs w:val="20"/>
                </w:rPr>
                <w:delText>levomilnacipran</w:delText>
              </w:r>
              <w:r w:rsidRPr="00B14121" w:rsidDel="0085309A">
                <w:rPr>
                  <w:rFonts w:ascii="Arial" w:hAnsi="Arial" w:cs="Arial"/>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4A6CEC5C" w14:textId="2559CE1B" w:rsidR="00E3198A" w:rsidRPr="00B14121" w:rsidRDefault="00E3198A" w:rsidP="00E3198A">
            <w:pPr>
              <w:rPr>
                <w:del w:id="130" w:author="uzivatel" w:date="2026-09-22T12:49:00Z" w16du:dateUtc="2026-09-22T16:49:00Z"/>
                <w:rFonts w:ascii="Arial" w:hAnsi="Arial" w:cs="Arial"/>
                <w:sz w:val="20"/>
                <w:szCs w:val="20"/>
              </w:rPr>
            </w:pPr>
            <w:del w:id="131" w:author="uzivatel" w:date="2026-09-22T12:49:00Z" w16du:dateUtc="2026-09-22T16:49:00Z">
              <w:r w:rsidRPr="00B14121">
                <w:rPr>
                  <w:rFonts w:ascii="Arial" w:hAnsi="Arial" w:cs="Arial"/>
                  <w:sz w:val="20"/>
                  <w:szCs w:val="20"/>
                </w:rPr>
                <w:delText>carbamazepine</w:delText>
              </w:r>
            </w:del>
          </w:p>
        </w:tc>
        <w:tc>
          <w:tcPr>
            <w:tcW w:w="2478" w:type="dxa"/>
            <w:tcBorders>
              <w:top w:val="nil"/>
              <w:bottom w:val="nil"/>
              <w:right w:val="single" w:sz="18" w:space="0" w:color="808080" w:themeColor="background1" w:themeShade="80"/>
            </w:tcBorders>
            <w:vAlign w:val="center"/>
          </w:tcPr>
          <w:p w14:paraId="4FB46E19" w14:textId="23DB5925" w:rsidR="00E3198A" w:rsidRPr="00B14121" w:rsidRDefault="00512E36" w:rsidP="00E3198A">
            <w:pPr>
              <w:rPr>
                <w:del w:id="132" w:author="uzivatel" w:date="2026-09-22T12:49:00Z" w16du:dateUtc="2026-09-22T16:49:00Z"/>
                <w:rFonts w:ascii="Arial" w:hAnsi="Arial" w:cs="Arial"/>
                <w:sz w:val="20"/>
                <w:szCs w:val="20"/>
              </w:rPr>
            </w:pPr>
            <w:del w:id="133" w:author="uzivatel" w:date="2026-09-22T12:49:00Z" w16du:dateUtc="2026-09-22T16:49:00Z">
              <w:r w:rsidRPr="00B14121">
                <w:rPr>
                  <w:rFonts w:ascii="Arial" w:hAnsi="Arial" w:cs="Arial"/>
                  <w:sz w:val="20"/>
                  <w:szCs w:val="20"/>
                </w:rPr>
                <w:delText>oxcarbazepine</w:delText>
              </w:r>
              <w:r w:rsidRPr="00B14121" w:rsidDel="00512E36">
                <w:rPr>
                  <w:rFonts w:ascii="Arial" w:hAnsi="Arial" w:cs="Arial"/>
                  <w:sz w:val="20"/>
                  <w:szCs w:val="20"/>
                </w:rPr>
                <w:delText xml:space="preserve"> </w:delText>
              </w:r>
            </w:del>
          </w:p>
        </w:tc>
      </w:tr>
      <w:tr w:rsidR="00E3198A" w:rsidRPr="00B14121" w14:paraId="15B26460" w14:textId="77777777" w:rsidTr="002959C5">
        <w:trPr>
          <w:trHeight w:val="288"/>
          <w:del w:id="134" w:author="uzivatel" w:date="2026-09-22T12:49:00Z" w16du:dateUtc="2026-09-22T16:49:00Z"/>
        </w:trPr>
        <w:tc>
          <w:tcPr>
            <w:tcW w:w="3125" w:type="dxa"/>
            <w:tcBorders>
              <w:top w:val="nil"/>
              <w:left w:val="single" w:sz="18" w:space="0" w:color="808080" w:themeColor="background1" w:themeShade="80"/>
              <w:bottom w:val="nil"/>
            </w:tcBorders>
            <w:vAlign w:val="center"/>
          </w:tcPr>
          <w:p w14:paraId="413AB5D5" w14:textId="77777777" w:rsidR="00E3198A" w:rsidRPr="00B14121" w:rsidRDefault="00E3198A" w:rsidP="00E3198A">
            <w:pPr>
              <w:rPr>
                <w:del w:id="135" w:author="uzivatel" w:date="2026-09-22T12:49:00Z" w16du:dateUtc="2026-09-22T16:49:00Z"/>
                <w:rFonts w:ascii="Arial" w:hAnsi="Arial" w:cs="Arial"/>
                <w:sz w:val="20"/>
                <w:szCs w:val="20"/>
              </w:rPr>
            </w:pPr>
            <w:del w:id="136" w:author="uzivatel" w:date="2026-09-22T12:49:00Z" w16du:dateUtc="2026-09-22T16:49:00Z">
              <w:r w:rsidRPr="00B14121">
                <w:rPr>
                  <w:rFonts w:ascii="Arial" w:hAnsi="Arial" w:cs="Arial"/>
                  <w:sz w:val="20"/>
                  <w:szCs w:val="20"/>
                </w:rPr>
                <w:delText>amoxapine</w:delText>
              </w:r>
            </w:del>
          </w:p>
        </w:tc>
        <w:tc>
          <w:tcPr>
            <w:tcW w:w="2587" w:type="dxa"/>
            <w:tcBorders>
              <w:top w:val="nil"/>
              <w:bottom w:val="nil"/>
              <w:right w:val="single" w:sz="18" w:space="0" w:color="808080" w:themeColor="background1" w:themeShade="80"/>
            </w:tcBorders>
            <w:vAlign w:val="center"/>
          </w:tcPr>
          <w:p w14:paraId="045E780F" w14:textId="4D03DC3B" w:rsidR="00E3198A" w:rsidRPr="00B14121" w:rsidRDefault="00E3198A" w:rsidP="00E3198A">
            <w:pPr>
              <w:rPr>
                <w:del w:id="137" w:author="uzivatel" w:date="2026-09-22T12:49:00Z" w16du:dateUtc="2026-09-22T16:49:00Z"/>
                <w:rFonts w:ascii="Arial" w:hAnsi="Arial" w:cs="Arial"/>
                <w:sz w:val="20"/>
                <w:szCs w:val="20"/>
              </w:rPr>
            </w:pPr>
            <w:del w:id="138" w:author="uzivatel" w:date="2026-09-22T12:49:00Z" w16du:dateUtc="2026-09-22T16:49:00Z">
              <w:r w:rsidRPr="00B14121">
                <w:rPr>
                  <w:rFonts w:ascii="Arial" w:hAnsi="Arial" w:cs="Arial"/>
                  <w:sz w:val="20"/>
                  <w:szCs w:val="20"/>
                </w:rPr>
                <w:delText>mirtazapine</w:delText>
              </w:r>
              <w:r w:rsidRPr="00B14121" w:rsidDel="00D70190">
                <w:rPr>
                  <w:rFonts w:ascii="Arial" w:hAnsi="Arial" w:cs="Arial"/>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37309C76" w14:textId="71E200BE" w:rsidR="00E3198A" w:rsidRPr="00B14121" w:rsidRDefault="00E3198A" w:rsidP="00E3198A">
            <w:pPr>
              <w:rPr>
                <w:del w:id="139" w:author="uzivatel" w:date="2026-09-22T12:49:00Z" w16du:dateUtc="2026-09-22T16:49:00Z"/>
                <w:rFonts w:ascii="Arial" w:hAnsi="Arial" w:cs="Arial"/>
                <w:sz w:val="20"/>
                <w:szCs w:val="20"/>
              </w:rPr>
            </w:pPr>
            <w:del w:id="140" w:author="uzivatel" w:date="2026-09-22T12:49:00Z" w16du:dateUtc="2026-09-22T16:49:00Z">
              <w:r>
                <w:rPr>
                  <w:rFonts w:ascii="Arial" w:hAnsi="Arial" w:cs="Arial"/>
                  <w:sz w:val="20"/>
                  <w:szCs w:val="20"/>
                </w:rPr>
                <w:delText>divalproex</w:delText>
              </w:r>
            </w:del>
          </w:p>
        </w:tc>
        <w:tc>
          <w:tcPr>
            <w:tcW w:w="2478" w:type="dxa"/>
            <w:tcBorders>
              <w:top w:val="nil"/>
              <w:bottom w:val="nil"/>
              <w:right w:val="single" w:sz="18" w:space="0" w:color="808080" w:themeColor="background1" w:themeShade="80"/>
            </w:tcBorders>
            <w:vAlign w:val="center"/>
          </w:tcPr>
          <w:p w14:paraId="5EEF1981" w14:textId="662F088B" w:rsidR="00E3198A" w:rsidRPr="00B14121" w:rsidRDefault="00512E36" w:rsidP="00E3198A">
            <w:pPr>
              <w:rPr>
                <w:del w:id="141" w:author="uzivatel" w:date="2026-09-22T12:49:00Z" w16du:dateUtc="2026-09-22T16:49:00Z"/>
                <w:rFonts w:ascii="Arial" w:hAnsi="Arial" w:cs="Arial"/>
                <w:sz w:val="20"/>
                <w:szCs w:val="20"/>
              </w:rPr>
            </w:pPr>
            <w:del w:id="142" w:author="uzivatel" w:date="2026-09-22T12:49:00Z" w16du:dateUtc="2026-09-22T16:49:00Z">
              <w:r>
                <w:rPr>
                  <w:rFonts w:ascii="Arial" w:hAnsi="Arial" w:cs="Arial"/>
                  <w:sz w:val="20"/>
                  <w:szCs w:val="20"/>
                </w:rPr>
                <w:delText>pregabalin</w:delText>
              </w:r>
              <w:r w:rsidRPr="00B14121" w:rsidDel="00512E36">
                <w:rPr>
                  <w:rFonts w:ascii="Arial" w:hAnsi="Arial" w:cs="Arial"/>
                  <w:sz w:val="20"/>
                  <w:szCs w:val="20"/>
                </w:rPr>
                <w:delText xml:space="preserve"> </w:delText>
              </w:r>
            </w:del>
          </w:p>
        </w:tc>
      </w:tr>
      <w:tr w:rsidR="00512E36" w:rsidRPr="00B14121" w14:paraId="51E52FBE" w14:textId="77777777" w:rsidTr="002959C5">
        <w:trPr>
          <w:trHeight w:val="288"/>
          <w:del w:id="143" w:author="uzivatel" w:date="2026-09-22T12:49:00Z" w16du:dateUtc="2026-09-22T16:49:00Z"/>
        </w:trPr>
        <w:tc>
          <w:tcPr>
            <w:tcW w:w="3125" w:type="dxa"/>
            <w:tcBorders>
              <w:top w:val="nil"/>
              <w:left w:val="single" w:sz="18" w:space="0" w:color="808080" w:themeColor="background1" w:themeShade="80"/>
              <w:bottom w:val="nil"/>
            </w:tcBorders>
            <w:vAlign w:val="center"/>
          </w:tcPr>
          <w:p w14:paraId="77C169AC" w14:textId="77777777" w:rsidR="00512E36" w:rsidRPr="00B14121" w:rsidRDefault="00512E36" w:rsidP="00512E36">
            <w:pPr>
              <w:rPr>
                <w:del w:id="144" w:author="uzivatel" w:date="2026-09-22T12:49:00Z" w16du:dateUtc="2026-09-22T16:49:00Z"/>
                <w:rFonts w:ascii="Arial" w:hAnsi="Arial" w:cs="Arial"/>
                <w:sz w:val="20"/>
                <w:szCs w:val="20"/>
              </w:rPr>
            </w:pPr>
            <w:del w:id="145" w:author="uzivatel" w:date="2026-09-22T12:49:00Z" w16du:dateUtc="2026-09-22T16:49:00Z">
              <w:r w:rsidRPr="00B14121">
                <w:rPr>
                  <w:rFonts w:ascii="Arial" w:hAnsi="Arial" w:cs="Arial"/>
                  <w:sz w:val="20"/>
                  <w:szCs w:val="20"/>
                </w:rPr>
                <w:delText>bupropion</w:delText>
              </w:r>
            </w:del>
          </w:p>
        </w:tc>
        <w:tc>
          <w:tcPr>
            <w:tcW w:w="2587" w:type="dxa"/>
            <w:tcBorders>
              <w:top w:val="nil"/>
              <w:bottom w:val="nil"/>
              <w:right w:val="single" w:sz="18" w:space="0" w:color="808080" w:themeColor="background1" w:themeShade="80"/>
            </w:tcBorders>
            <w:vAlign w:val="center"/>
          </w:tcPr>
          <w:p w14:paraId="51FFF188" w14:textId="486D0481" w:rsidR="00512E36" w:rsidRPr="00B14121" w:rsidRDefault="00512E36" w:rsidP="00512E36">
            <w:pPr>
              <w:rPr>
                <w:del w:id="146" w:author="uzivatel" w:date="2026-09-22T12:49:00Z" w16du:dateUtc="2026-09-22T16:49:00Z"/>
                <w:rFonts w:ascii="Arial" w:hAnsi="Arial" w:cs="Arial"/>
                <w:sz w:val="20"/>
                <w:szCs w:val="20"/>
              </w:rPr>
            </w:pPr>
            <w:del w:id="147" w:author="uzivatel" w:date="2026-09-22T12:49:00Z" w16du:dateUtc="2026-09-22T16:49:00Z">
              <w:r w:rsidRPr="00B14121">
                <w:rPr>
                  <w:rFonts w:ascii="Arial" w:hAnsi="Arial" w:cs="Arial"/>
                  <w:sz w:val="20"/>
                  <w:szCs w:val="20"/>
                </w:rPr>
                <w:delText>nefazodone</w:delText>
              </w:r>
              <w:r w:rsidRPr="00B14121" w:rsidDel="00D70190">
                <w:rPr>
                  <w:rFonts w:ascii="Arial" w:hAnsi="Arial" w:cs="Arial"/>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62E1C698" w14:textId="3D07FF45" w:rsidR="00512E36" w:rsidRPr="00B14121" w:rsidRDefault="00512E36" w:rsidP="00512E36">
            <w:pPr>
              <w:rPr>
                <w:del w:id="148" w:author="uzivatel" w:date="2026-09-22T12:49:00Z" w16du:dateUtc="2026-09-22T16:49:00Z"/>
                <w:rFonts w:ascii="Arial" w:hAnsi="Arial" w:cs="Arial"/>
                <w:sz w:val="20"/>
                <w:szCs w:val="20"/>
              </w:rPr>
            </w:pPr>
            <w:del w:id="149" w:author="uzivatel" w:date="2026-09-22T12:49:00Z" w16du:dateUtc="2026-09-22T16:49:00Z">
              <w:r>
                <w:rPr>
                  <w:rFonts w:ascii="Arial" w:hAnsi="Arial" w:cs="Arial"/>
                  <w:sz w:val="20"/>
                  <w:szCs w:val="20"/>
                </w:rPr>
                <w:delText>g</w:delText>
              </w:r>
              <w:r w:rsidRPr="00B14121">
                <w:rPr>
                  <w:rFonts w:ascii="Arial" w:hAnsi="Arial" w:cs="Arial"/>
                  <w:sz w:val="20"/>
                  <w:szCs w:val="20"/>
                </w:rPr>
                <w:delText>abapentin</w:delText>
              </w:r>
              <w:r w:rsidRPr="00B14121" w:rsidDel="00512E36">
                <w:rPr>
                  <w:rFonts w:ascii="Arial" w:hAnsi="Arial" w:cs="Arial"/>
                  <w:sz w:val="20"/>
                  <w:szCs w:val="20"/>
                </w:rPr>
                <w:delText xml:space="preserve"> </w:delText>
              </w:r>
            </w:del>
          </w:p>
        </w:tc>
        <w:tc>
          <w:tcPr>
            <w:tcW w:w="2478" w:type="dxa"/>
            <w:tcBorders>
              <w:top w:val="nil"/>
              <w:bottom w:val="nil"/>
              <w:right w:val="single" w:sz="18" w:space="0" w:color="808080" w:themeColor="background1" w:themeShade="80"/>
            </w:tcBorders>
            <w:vAlign w:val="center"/>
          </w:tcPr>
          <w:p w14:paraId="0A8CAD68" w14:textId="16B1F798" w:rsidR="00512E36" w:rsidRPr="00B14121" w:rsidRDefault="00512E36" w:rsidP="00512E36">
            <w:pPr>
              <w:rPr>
                <w:del w:id="150" w:author="uzivatel" w:date="2026-09-22T12:49:00Z" w16du:dateUtc="2026-09-22T16:49:00Z"/>
                <w:rFonts w:ascii="Arial" w:hAnsi="Arial" w:cs="Arial"/>
                <w:sz w:val="20"/>
                <w:szCs w:val="20"/>
              </w:rPr>
            </w:pPr>
            <w:del w:id="151" w:author="uzivatel" w:date="2026-09-22T12:49:00Z" w16du:dateUtc="2026-09-22T16:49:00Z">
              <w:r w:rsidRPr="00B14121">
                <w:rPr>
                  <w:rFonts w:ascii="Arial" w:hAnsi="Arial" w:cs="Arial"/>
                  <w:sz w:val="20"/>
                  <w:szCs w:val="20"/>
                </w:rPr>
                <w:delText>topiramate</w:delText>
              </w:r>
            </w:del>
          </w:p>
        </w:tc>
      </w:tr>
      <w:tr w:rsidR="00512E36" w:rsidRPr="00B14121" w14:paraId="66682F43" w14:textId="77777777" w:rsidTr="002959C5">
        <w:trPr>
          <w:trHeight w:val="288"/>
          <w:del w:id="152" w:author="uzivatel" w:date="2026-09-22T12:49:00Z" w16du:dateUtc="2026-09-22T16:49:00Z"/>
        </w:trPr>
        <w:tc>
          <w:tcPr>
            <w:tcW w:w="3125" w:type="dxa"/>
            <w:tcBorders>
              <w:top w:val="nil"/>
              <w:left w:val="single" w:sz="18" w:space="0" w:color="808080" w:themeColor="background1" w:themeShade="80"/>
              <w:bottom w:val="nil"/>
            </w:tcBorders>
            <w:vAlign w:val="center"/>
          </w:tcPr>
          <w:p w14:paraId="6065785E" w14:textId="77777777" w:rsidR="00512E36" w:rsidRPr="00B14121" w:rsidRDefault="00512E36" w:rsidP="00512E36">
            <w:pPr>
              <w:rPr>
                <w:del w:id="153" w:author="uzivatel" w:date="2026-09-22T12:49:00Z" w16du:dateUtc="2026-09-22T16:49:00Z"/>
                <w:rFonts w:ascii="Arial" w:hAnsi="Arial" w:cs="Arial"/>
                <w:sz w:val="20"/>
                <w:szCs w:val="20"/>
              </w:rPr>
            </w:pPr>
            <w:del w:id="154" w:author="uzivatel" w:date="2026-09-22T12:49:00Z" w16du:dateUtc="2026-09-22T16:49:00Z">
              <w:r w:rsidRPr="00B14121">
                <w:rPr>
                  <w:rFonts w:ascii="Arial" w:hAnsi="Arial" w:cs="Arial"/>
                  <w:sz w:val="20"/>
                  <w:szCs w:val="20"/>
                </w:rPr>
                <w:delText>citalopram</w:delText>
              </w:r>
            </w:del>
          </w:p>
        </w:tc>
        <w:tc>
          <w:tcPr>
            <w:tcW w:w="2587" w:type="dxa"/>
            <w:tcBorders>
              <w:top w:val="nil"/>
              <w:bottom w:val="nil"/>
              <w:right w:val="single" w:sz="18" w:space="0" w:color="808080" w:themeColor="background1" w:themeShade="80"/>
            </w:tcBorders>
            <w:vAlign w:val="center"/>
          </w:tcPr>
          <w:p w14:paraId="2FC7A104" w14:textId="5FF552E8" w:rsidR="00512E36" w:rsidRPr="00B14121" w:rsidRDefault="00512E36" w:rsidP="00512E36">
            <w:pPr>
              <w:rPr>
                <w:del w:id="155" w:author="uzivatel" w:date="2026-09-22T12:49:00Z" w16du:dateUtc="2026-09-22T16:49:00Z"/>
                <w:rFonts w:ascii="Arial" w:hAnsi="Arial" w:cs="Arial"/>
                <w:sz w:val="20"/>
                <w:szCs w:val="20"/>
              </w:rPr>
            </w:pPr>
            <w:del w:id="156" w:author="uzivatel" w:date="2026-09-22T12:49:00Z" w16du:dateUtc="2026-09-22T16:49:00Z">
              <w:r w:rsidRPr="00B14121">
                <w:rPr>
                  <w:rFonts w:ascii="Arial" w:hAnsi="Arial" w:cs="Arial"/>
                  <w:sz w:val="20"/>
                  <w:szCs w:val="20"/>
                </w:rPr>
                <w:delText>nortriptyline</w:delText>
              </w:r>
              <w:r w:rsidRPr="00B14121" w:rsidDel="00D70190">
                <w:rPr>
                  <w:rFonts w:ascii="Arial" w:hAnsi="Arial" w:cs="Arial"/>
                  <w:spacing w:val="-3"/>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1878DB64" w14:textId="3D95EFA1" w:rsidR="00512E36" w:rsidRPr="00B14121" w:rsidRDefault="00512E36" w:rsidP="00512E36">
            <w:pPr>
              <w:rPr>
                <w:del w:id="157" w:author="uzivatel" w:date="2026-09-22T12:49:00Z" w16du:dateUtc="2026-09-22T16:49:00Z"/>
                <w:rFonts w:ascii="Arial" w:hAnsi="Arial" w:cs="Arial"/>
                <w:sz w:val="20"/>
                <w:szCs w:val="20"/>
              </w:rPr>
            </w:pPr>
            <w:del w:id="158" w:author="uzivatel" w:date="2026-09-22T12:49:00Z" w16du:dateUtc="2026-09-22T16:49:00Z">
              <w:r w:rsidRPr="00B14121">
                <w:rPr>
                  <w:rFonts w:ascii="Arial" w:hAnsi="Arial" w:cs="Arial"/>
                  <w:sz w:val="20"/>
                  <w:szCs w:val="20"/>
                </w:rPr>
                <w:delText>lamotrigine</w:delText>
              </w:r>
              <w:r w:rsidDel="00512E36">
                <w:rPr>
                  <w:rFonts w:ascii="Arial" w:hAnsi="Arial" w:cs="Arial"/>
                  <w:sz w:val="20"/>
                  <w:szCs w:val="20"/>
                </w:rPr>
                <w:delText xml:space="preserve"> </w:delText>
              </w:r>
            </w:del>
          </w:p>
        </w:tc>
        <w:tc>
          <w:tcPr>
            <w:tcW w:w="2478" w:type="dxa"/>
            <w:tcBorders>
              <w:top w:val="nil"/>
              <w:bottom w:val="nil"/>
              <w:right w:val="single" w:sz="18" w:space="0" w:color="808080" w:themeColor="background1" w:themeShade="80"/>
            </w:tcBorders>
            <w:vAlign w:val="center"/>
          </w:tcPr>
          <w:p w14:paraId="6F8542FF" w14:textId="7741D522" w:rsidR="00512E36" w:rsidRPr="00B14121" w:rsidRDefault="00512E36" w:rsidP="00512E36">
            <w:pPr>
              <w:rPr>
                <w:del w:id="159" w:author="uzivatel" w:date="2026-09-22T12:49:00Z" w16du:dateUtc="2026-09-22T16:49:00Z"/>
                <w:rFonts w:ascii="Arial" w:hAnsi="Arial" w:cs="Arial"/>
                <w:sz w:val="20"/>
                <w:szCs w:val="20"/>
              </w:rPr>
            </w:pPr>
            <w:del w:id="160" w:author="uzivatel" w:date="2026-09-22T12:49:00Z" w16du:dateUtc="2026-09-22T16:49:00Z">
              <w:r w:rsidRPr="00B14121">
                <w:rPr>
                  <w:rFonts w:ascii="Arial" w:hAnsi="Arial" w:cs="Arial"/>
                  <w:sz w:val="20"/>
                  <w:szCs w:val="20"/>
                </w:rPr>
                <w:delText>valproic acid</w:delText>
              </w:r>
              <w:r w:rsidRPr="00B14121" w:rsidDel="00041FF4">
                <w:rPr>
                  <w:rFonts w:ascii="Arial" w:hAnsi="Arial" w:cs="Arial"/>
                  <w:sz w:val="20"/>
                  <w:szCs w:val="20"/>
                </w:rPr>
                <w:delText xml:space="preserve"> </w:delText>
              </w:r>
            </w:del>
          </w:p>
        </w:tc>
      </w:tr>
      <w:tr w:rsidR="00512E36" w:rsidRPr="00B14121" w14:paraId="15AF41C1" w14:textId="77777777" w:rsidTr="002959C5">
        <w:trPr>
          <w:trHeight w:val="288"/>
          <w:del w:id="161" w:author="uzivatel" w:date="2026-09-22T12:49:00Z" w16du:dateUtc="2026-09-22T16:49:00Z"/>
        </w:trPr>
        <w:tc>
          <w:tcPr>
            <w:tcW w:w="3125" w:type="dxa"/>
            <w:tcBorders>
              <w:top w:val="nil"/>
              <w:left w:val="single" w:sz="18" w:space="0" w:color="808080" w:themeColor="background1" w:themeShade="80"/>
              <w:bottom w:val="nil"/>
            </w:tcBorders>
            <w:vAlign w:val="center"/>
          </w:tcPr>
          <w:p w14:paraId="45EA1CA5" w14:textId="77777777" w:rsidR="00512E36" w:rsidRPr="00B14121" w:rsidRDefault="00512E36" w:rsidP="00512E36">
            <w:pPr>
              <w:rPr>
                <w:del w:id="162" w:author="uzivatel" w:date="2026-09-22T12:49:00Z" w16du:dateUtc="2026-09-22T16:49:00Z"/>
                <w:rFonts w:ascii="Arial" w:hAnsi="Arial" w:cs="Arial"/>
                <w:sz w:val="20"/>
                <w:szCs w:val="20"/>
              </w:rPr>
            </w:pPr>
            <w:del w:id="163" w:author="uzivatel" w:date="2026-09-22T12:49:00Z" w16du:dateUtc="2026-09-22T16:49:00Z">
              <w:r w:rsidRPr="00B14121">
                <w:rPr>
                  <w:rFonts w:ascii="Arial" w:hAnsi="Arial" w:cs="Arial"/>
                  <w:sz w:val="20"/>
                  <w:szCs w:val="20"/>
                </w:rPr>
                <w:delText>clomipramine</w:delText>
              </w:r>
            </w:del>
          </w:p>
        </w:tc>
        <w:tc>
          <w:tcPr>
            <w:tcW w:w="2587" w:type="dxa"/>
            <w:tcBorders>
              <w:top w:val="nil"/>
              <w:bottom w:val="nil"/>
              <w:right w:val="single" w:sz="18" w:space="0" w:color="808080" w:themeColor="background1" w:themeShade="80"/>
            </w:tcBorders>
            <w:vAlign w:val="center"/>
          </w:tcPr>
          <w:p w14:paraId="4159B0B8" w14:textId="39F0BDE2" w:rsidR="00512E36" w:rsidRPr="00B14121" w:rsidRDefault="00512E36" w:rsidP="00512E36">
            <w:pPr>
              <w:rPr>
                <w:del w:id="164" w:author="uzivatel" w:date="2026-09-22T12:49:00Z" w16du:dateUtc="2026-09-22T16:49:00Z"/>
                <w:rFonts w:ascii="Arial" w:hAnsi="Arial" w:cs="Arial"/>
                <w:sz w:val="20"/>
                <w:szCs w:val="20"/>
              </w:rPr>
            </w:pPr>
            <w:del w:id="165" w:author="uzivatel" w:date="2026-09-22T12:49:00Z" w16du:dateUtc="2026-09-22T16:49:00Z">
              <w:r w:rsidRPr="00B14121">
                <w:rPr>
                  <w:rFonts w:ascii="Arial" w:hAnsi="Arial" w:cs="Arial"/>
                  <w:spacing w:val="-3"/>
                  <w:sz w:val="20"/>
                  <w:szCs w:val="20"/>
                </w:rPr>
                <w:delText>paroxetine</w:delText>
              </w:r>
              <w:r w:rsidRPr="00B14121" w:rsidDel="00FE0717">
                <w:rPr>
                  <w:rFonts w:ascii="Arial" w:hAnsi="Arial" w:cs="Arial"/>
                  <w:sz w:val="20"/>
                  <w:szCs w:val="20"/>
                </w:rPr>
                <w:delText xml:space="preserve"> </w:delText>
              </w:r>
            </w:del>
          </w:p>
        </w:tc>
        <w:tc>
          <w:tcPr>
            <w:tcW w:w="2641" w:type="dxa"/>
            <w:tcBorders>
              <w:top w:val="nil"/>
              <w:left w:val="single" w:sz="18" w:space="0" w:color="808080" w:themeColor="background1" w:themeShade="80"/>
              <w:bottom w:val="single" w:sz="18" w:space="0" w:color="808080" w:themeColor="background1" w:themeShade="80"/>
            </w:tcBorders>
            <w:vAlign w:val="center"/>
          </w:tcPr>
          <w:p w14:paraId="28DD6753" w14:textId="3A3BC906" w:rsidR="00512E36" w:rsidRPr="00B14121" w:rsidRDefault="00512E36" w:rsidP="00512E36">
            <w:pPr>
              <w:rPr>
                <w:del w:id="166" w:author="uzivatel" w:date="2026-09-22T12:49:00Z" w16du:dateUtc="2026-09-22T16:49:00Z"/>
                <w:rFonts w:ascii="Arial" w:hAnsi="Arial" w:cs="Arial"/>
                <w:sz w:val="20"/>
                <w:szCs w:val="20"/>
              </w:rPr>
            </w:pPr>
            <w:del w:id="167" w:author="uzivatel" w:date="2026-09-22T12:49:00Z" w16du:dateUtc="2026-09-22T16:49:00Z">
              <w:r w:rsidRPr="00B14121">
                <w:rPr>
                  <w:rFonts w:ascii="Arial" w:hAnsi="Arial" w:cs="Arial"/>
                  <w:sz w:val="20"/>
                  <w:szCs w:val="20"/>
                </w:rPr>
                <w:delText>lithium</w:delText>
              </w:r>
              <w:r w:rsidRPr="00B14121" w:rsidDel="00041FF4">
                <w:rPr>
                  <w:rFonts w:ascii="Arial" w:hAnsi="Arial" w:cs="Arial"/>
                  <w:sz w:val="20"/>
                  <w:szCs w:val="20"/>
                </w:rPr>
                <w:delText xml:space="preserve"> </w:delText>
              </w:r>
            </w:del>
          </w:p>
        </w:tc>
        <w:tc>
          <w:tcPr>
            <w:tcW w:w="2478" w:type="dxa"/>
            <w:tcBorders>
              <w:top w:val="nil"/>
              <w:bottom w:val="single" w:sz="18" w:space="0" w:color="808080" w:themeColor="background1" w:themeShade="80"/>
              <w:right w:val="single" w:sz="18" w:space="0" w:color="808080" w:themeColor="background1" w:themeShade="80"/>
            </w:tcBorders>
            <w:vAlign w:val="center"/>
          </w:tcPr>
          <w:p w14:paraId="50D1A4E2" w14:textId="1E77ADBA" w:rsidR="00512E36" w:rsidRPr="00B14121" w:rsidRDefault="00512E36" w:rsidP="00512E36">
            <w:pPr>
              <w:rPr>
                <w:del w:id="168" w:author="uzivatel" w:date="2026-09-22T12:49:00Z" w16du:dateUtc="2026-09-22T16:49:00Z"/>
                <w:rFonts w:ascii="Arial" w:hAnsi="Arial" w:cs="Arial"/>
                <w:sz w:val="20"/>
                <w:szCs w:val="20"/>
              </w:rPr>
            </w:pPr>
          </w:p>
        </w:tc>
      </w:tr>
      <w:tr w:rsidR="00512E36" w:rsidRPr="00B14121" w14:paraId="732B1DBB" w14:textId="77777777" w:rsidTr="002959C5">
        <w:trPr>
          <w:trHeight w:val="288"/>
          <w:del w:id="169" w:author="uzivatel" w:date="2026-09-22T12:49:00Z" w16du:dateUtc="2026-09-22T16:49:00Z"/>
        </w:trPr>
        <w:tc>
          <w:tcPr>
            <w:tcW w:w="3125" w:type="dxa"/>
            <w:tcBorders>
              <w:top w:val="nil"/>
              <w:left w:val="single" w:sz="18" w:space="0" w:color="808080" w:themeColor="background1" w:themeShade="80"/>
              <w:bottom w:val="nil"/>
            </w:tcBorders>
            <w:vAlign w:val="center"/>
          </w:tcPr>
          <w:p w14:paraId="7F7A3FCF" w14:textId="77777777" w:rsidR="00512E36" w:rsidRPr="00B14121" w:rsidRDefault="00512E36" w:rsidP="00512E36">
            <w:pPr>
              <w:rPr>
                <w:del w:id="170" w:author="uzivatel" w:date="2026-09-22T12:49:00Z" w16du:dateUtc="2026-09-22T16:49:00Z"/>
                <w:rFonts w:ascii="Arial" w:hAnsi="Arial" w:cs="Arial"/>
                <w:sz w:val="20"/>
                <w:szCs w:val="20"/>
              </w:rPr>
            </w:pPr>
            <w:del w:id="171" w:author="uzivatel" w:date="2026-09-22T12:49:00Z" w16du:dateUtc="2026-09-22T16:49:00Z">
              <w:r w:rsidRPr="00B14121">
                <w:rPr>
                  <w:rFonts w:ascii="Arial" w:hAnsi="Arial" w:cs="Arial"/>
                  <w:sz w:val="20"/>
                  <w:szCs w:val="20"/>
                </w:rPr>
                <w:delText>desipramine</w:delText>
              </w:r>
            </w:del>
          </w:p>
        </w:tc>
        <w:tc>
          <w:tcPr>
            <w:tcW w:w="2587" w:type="dxa"/>
            <w:tcBorders>
              <w:top w:val="nil"/>
              <w:bottom w:val="nil"/>
              <w:right w:val="single" w:sz="18" w:space="0" w:color="808080" w:themeColor="background1" w:themeShade="80"/>
            </w:tcBorders>
            <w:vAlign w:val="center"/>
          </w:tcPr>
          <w:p w14:paraId="0FEED8F8" w14:textId="2B35FA06" w:rsidR="00512E36" w:rsidRPr="00B14121" w:rsidRDefault="00512E36" w:rsidP="00512E36">
            <w:pPr>
              <w:rPr>
                <w:del w:id="172" w:author="uzivatel" w:date="2026-09-22T12:49:00Z" w16du:dateUtc="2026-09-22T16:49:00Z"/>
                <w:rFonts w:ascii="Arial" w:hAnsi="Arial" w:cs="Arial"/>
                <w:sz w:val="20"/>
                <w:szCs w:val="20"/>
              </w:rPr>
            </w:pPr>
            <w:del w:id="173" w:author="uzivatel" w:date="2026-09-22T12:49:00Z" w16du:dateUtc="2026-09-22T16:49:00Z">
              <w:r w:rsidRPr="00B14121">
                <w:rPr>
                  <w:rFonts w:ascii="Arial" w:hAnsi="Arial" w:cs="Arial"/>
                  <w:sz w:val="20"/>
                  <w:szCs w:val="20"/>
                </w:rPr>
                <w:delText>phenelzine</w:delText>
              </w:r>
              <w:r w:rsidRPr="00B14121" w:rsidDel="00D70190">
                <w:rPr>
                  <w:rFonts w:ascii="Arial" w:hAnsi="Arial" w:cs="Arial"/>
                  <w:sz w:val="20"/>
                  <w:szCs w:val="20"/>
                </w:rPr>
                <w:delText xml:space="preserve"> </w:delText>
              </w:r>
            </w:del>
          </w:p>
        </w:tc>
        <w:tc>
          <w:tcPr>
            <w:tcW w:w="5119" w:type="dxa"/>
            <w:gridSpan w:val="2"/>
            <w:tcBorders>
              <w:top w:val="nil"/>
              <w:left w:val="single" w:sz="18" w:space="0" w:color="808080" w:themeColor="background1" w:themeShade="80"/>
              <w:bottom w:val="nil"/>
              <w:right w:val="single" w:sz="18" w:space="0" w:color="808080" w:themeColor="background1" w:themeShade="80"/>
            </w:tcBorders>
            <w:vAlign w:val="center"/>
          </w:tcPr>
          <w:p w14:paraId="652FBB23" w14:textId="34B0D313" w:rsidR="00512E36" w:rsidRPr="00B14121" w:rsidRDefault="00512E36" w:rsidP="00512E36">
            <w:pPr>
              <w:pStyle w:val="Heading1"/>
              <w:ind w:left="-135"/>
              <w:jc w:val="center"/>
              <w:rPr>
                <w:del w:id="174" w:author="uzivatel" w:date="2026-09-22T12:49:00Z" w16du:dateUtc="2026-09-22T16:49:00Z"/>
                <w:sz w:val="20"/>
                <w:szCs w:val="20"/>
              </w:rPr>
            </w:pPr>
            <w:del w:id="175" w:author="uzivatel" w:date="2026-09-22T12:49:00Z" w16du:dateUtc="2026-09-22T16:49:00Z">
              <w:r w:rsidRPr="004F5352">
                <w:rPr>
                  <w:sz w:val="20"/>
                </w:rPr>
                <w:delText>Antianxiety Agents</w:delText>
              </w:r>
            </w:del>
          </w:p>
        </w:tc>
      </w:tr>
      <w:tr w:rsidR="00512E36" w:rsidRPr="00B14121" w14:paraId="031DF7EC" w14:textId="77777777" w:rsidTr="002959C5">
        <w:trPr>
          <w:trHeight w:val="288"/>
          <w:del w:id="176" w:author="uzivatel" w:date="2026-09-22T12:49:00Z" w16du:dateUtc="2026-09-22T16:49:00Z"/>
        </w:trPr>
        <w:tc>
          <w:tcPr>
            <w:tcW w:w="3125" w:type="dxa"/>
            <w:tcBorders>
              <w:top w:val="nil"/>
              <w:left w:val="single" w:sz="18" w:space="0" w:color="808080" w:themeColor="background1" w:themeShade="80"/>
              <w:bottom w:val="nil"/>
            </w:tcBorders>
            <w:vAlign w:val="center"/>
          </w:tcPr>
          <w:p w14:paraId="58207DFA" w14:textId="77777777" w:rsidR="00512E36" w:rsidRPr="00B14121" w:rsidRDefault="00512E36" w:rsidP="00512E36">
            <w:pPr>
              <w:rPr>
                <w:del w:id="177" w:author="uzivatel" w:date="2026-09-22T12:49:00Z" w16du:dateUtc="2026-09-22T16:49:00Z"/>
                <w:rFonts w:ascii="Arial" w:hAnsi="Arial" w:cs="Arial"/>
                <w:sz w:val="20"/>
                <w:szCs w:val="20"/>
              </w:rPr>
            </w:pPr>
            <w:del w:id="178" w:author="uzivatel" w:date="2026-09-22T12:49:00Z" w16du:dateUtc="2026-09-22T16:49:00Z">
              <w:r w:rsidRPr="00B14121">
                <w:rPr>
                  <w:rFonts w:ascii="Arial" w:hAnsi="Arial" w:cs="Arial"/>
                  <w:sz w:val="20"/>
                  <w:szCs w:val="20"/>
                </w:rPr>
                <w:delText>desvenlafaxine</w:delText>
              </w:r>
            </w:del>
          </w:p>
        </w:tc>
        <w:tc>
          <w:tcPr>
            <w:tcW w:w="2587" w:type="dxa"/>
            <w:tcBorders>
              <w:top w:val="nil"/>
              <w:bottom w:val="nil"/>
              <w:right w:val="single" w:sz="18" w:space="0" w:color="808080" w:themeColor="background1" w:themeShade="80"/>
            </w:tcBorders>
            <w:vAlign w:val="center"/>
          </w:tcPr>
          <w:p w14:paraId="718DC126" w14:textId="69635A0A" w:rsidR="00512E36" w:rsidRPr="00B14121" w:rsidRDefault="00512E36" w:rsidP="00512E36">
            <w:pPr>
              <w:rPr>
                <w:del w:id="179" w:author="uzivatel" w:date="2026-09-22T12:49:00Z" w16du:dateUtc="2026-09-22T16:49:00Z"/>
                <w:rFonts w:ascii="Arial" w:hAnsi="Arial" w:cs="Arial"/>
                <w:sz w:val="20"/>
                <w:szCs w:val="20"/>
              </w:rPr>
            </w:pPr>
            <w:del w:id="180" w:author="uzivatel" w:date="2026-09-22T12:49:00Z" w16du:dateUtc="2026-09-22T16:49:00Z">
              <w:r w:rsidRPr="00B14121">
                <w:rPr>
                  <w:rFonts w:ascii="Arial" w:hAnsi="Arial" w:cs="Arial"/>
                  <w:sz w:val="20"/>
                  <w:szCs w:val="20"/>
                </w:rPr>
                <w:delText>protriptyline</w:delText>
              </w:r>
              <w:r w:rsidRPr="00B14121" w:rsidDel="00D70190">
                <w:rPr>
                  <w:rFonts w:ascii="Arial" w:hAnsi="Arial" w:cs="Arial"/>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6637CD22" w14:textId="4CB0730D" w:rsidR="00512E36" w:rsidRPr="00B14121" w:rsidRDefault="00512E36" w:rsidP="00512E36">
            <w:pPr>
              <w:rPr>
                <w:del w:id="181" w:author="uzivatel" w:date="2026-09-22T12:49:00Z" w16du:dateUtc="2026-09-22T16:49:00Z"/>
                <w:rFonts w:ascii="Arial" w:hAnsi="Arial" w:cs="Arial"/>
                <w:sz w:val="20"/>
                <w:szCs w:val="20"/>
              </w:rPr>
            </w:pPr>
            <w:del w:id="182" w:author="uzivatel" w:date="2026-09-22T12:49:00Z" w16du:dateUtc="2026-09-22T16:49:00Z">
              <w:r w:rsidRPr="00B14121">
                <w:rPr>
                  <w:rFonts w:ascii="Arial" w:hAnsi="Arial" w:cs="Arial"/>
                  <w:sz w:val="20"/>
                  <w:szCs w:val="20"/>
                </w:rPr>
                <w:delText>alprazolam</w:delText>
              </w:r>
            </w:del>
          </w:p>
        </w:tc>
        <w:tc>
          <w:tcPr>
            <w:tcW w:w="2478" w:type="dxa"/>
            <w:tcBorders>
              <w:top w:val="nil"/>
              <w:bottom w:val="nil"/>
              <w:right w:val="single" w:sz="18" w:space="0" w:color="808080" w:themeColor="background1" w:themeShade="80"/>
            </w:tcBorders>
            <w:vAlign w:val="center"/>
          </w:tcPr>
          <w:p w14:paraId="05C574C9" w14:textId="301C171C" w:rsidR="00512E36" w:rsidRPr="00B14121" w:rsidRDefault="00512E36" w:rsidP="00512E36">
            <w:pPr>
              <w:rPr>
                <w:del w:id="183" w:author="uzivatel" w:date="2026-09-22T12:49:00Z" w16du:dateUtc="2026-09-22T16:49:00Z"/>
                <w:rFonts w:ascii="Arial" w:hAnsi="Arial" w:cs="Arial"/>
                <w:sz w:val="20"/>
                <w:szCs w:val="20"/>
              </w:rPr>
            </w:pPr>
            <w:del w:id="184" w:author="uzivatel" w:date="2026-09-22T12:49:00Z" w16du:dateUtc="2026-09-22T16:49:00Z">
              <w:r>
                <w:rPr>
                  <w:rFonts w:ascii="Arial" w:hAnsi="Arial" w:cs="Arial"/>
                  <w:sz w:val="20"/>
                  <w:szCs w:val="20"/>
                </w:rPr>
                <w:delText>d</w:delText>
              </w:r>
              <w:r w:rsidRPr="00B14121">
                <w:rPr>
                  <w:rFonts w:ascii="Arial" w:hAnsi="Arial" w:cs="Arial"/>
                  <w:sz w:val="20"/>
                  <w:szCs w:val="20"/>
                </w:rPr>
                <w:delText>iazepam</w:delText>
              </w:r>
              <w:r>
                <w:rPr>
                  <w:rFonts w:ascii="Arial" w:hAnsi="Arial" w:cs="Arial"/>
                  <w:sz w:val="20"/>
                  <w:szCs w:val="20"/>
                  <w:vertAlign w:val="superscript"/>
                </w:rPr>
                <w:delText>3</w:delText>
              </w:r>
            </w:del>
          </w:p>
        </w:tc>
      </w:tr>
      <w:tr w:rsidR="00512E36" w:rsidRPr="00B14121" w14:paraId="287E1FFA" w14:textId="77777777" w:rsidTr="002959C5">
        <w:trPr>
          <w:trHeight w:val="288"/>
          <w:del w:id="185" w:author="uzivatel" w:date="2026-09-22T12:49:00Z" w16du:dateUtc="2026-09-22T16:49:00Z"/>
        </w:trPr>
        <w:tc>
          <w:tcPr>
            <w:tcW w:w="3125" w:type="dxa"/>
            <w:tcBorders>
              <w:top w:val="nil"/>
              <w:left w:val="single" w:sz="18" w:space="0" w:color="808080" w:themeColor="background1" w:themeShade="80"/>
              <w:bottom w:val="nil"/>
            </w:tcBorders>
            <w:vAlign w:val="center"/>
          </w:tcPr>
          <w:p w14:paraId="2FBCD55A" w14:textId="7672EC71" w:rsidR="00512E36" w:rsidRPr="00B14121" w:rsidRDefault="00512E36" w:rsidP="00512E36">
            <w:pPr>
              <w:rPr>
                <w:del w:id="186" w:author="uzivatel" w:date="2026-09-22T12:49:00Z" w16du:dateUtc="2026-09-22T16:49:00Z"/>
                <w:rFonts w:ascii="Arial" w:hAnsi="Arial" w:cs="Arial"/>
                <w:sz w:val="20"/>
                <w:szCs w:val="20"/>
              </w:rPr>
            </w:pPr>
            <w:del w:id="187" w:author="uzivatel" w:date="2026-09-22T12:49:00Z" w16du:dateUtc="2026-09-22T16:49:00Z">
              <w:r>
                <w:rPr>
                  <w:rFonts w:ascii="Arial" w:hAnsi="Arial" w:cs="Arial"/>
                  <w:sz w:val="20"/>
                  <w:szCs w:val="20"/>
                </w:rPr>
                <w:delText>dextromethorphan/bupropion</w:delText>
              </w:r>
            </w:del>
          </w:p>
        </w:tc>
        <w:tc>
          <w:tcPr>
            <w:tcW w:w="2587" w:type="dxa"/>
            <w:tcBorders>
              <w:top w:val="nil"/>
              <w:bottom w:val="nil"/>
              <w:right w:val="single" w:sz="18" w:space="0" w:color="808080" w:themeColor="background1" w:themeShade="80"/>
            </w:tcBorders>
            <w:vAlign w:val="center"/>
          </w:tcPr>
          <w:p w14:paraId="7A51B583" w14:textId="234F551B" w:rsidR="00512E36" w:rsidRPr="00B14121" w:rsidRDefault="00512E36" w:rsidP="00512E36">
            <w:pPr>
              <w:rPr>
                <w:del w:id="188" w:author="uzivatel" w:date="2026-09-22T12:49:00Z" w16du:dateUtc="2026-09-22T16:49:00Z"/>
                <w:rFonts w:ascii="Arial" w:hAnsi="Arial" w:cs="Arial"/>
                <w:sz w:val="20"/>
                <w:szCs w:val="20"/>
              </w:rPr>
            </w:pPr>
            <w:del w:id="189" w:author="uzivatel" w:date="2026-09-22T12:49:00Z" w16du:dateUtc="2026-09-22T16:49:00Z">
              <w:r w:rsidRPr="00B14121">
                <w:rPr>
                  <w:rFonts w:ascii="Arial" w:hAnsi="Arial" w:cs="Arial"/>
                  <w:sz w:val="20"/>
                  <w:szCs w:val="20"/>
                </w:rPr>
                <w:delText>selegiline</w:delText>
              </w:r>
              <w:r w:rsidRPr="00B14121">
                <w:rPr>
                  <w:rFonts w:ascii="Arial" w:hAnsi="Arial" w:cs="Arial"/>
                  <w:sz w:val="20"/>
                  <w:szCs w:val="20"/>
                  <w:vertAlign w:val="superscript"/>
                </w:rPr>
                <w:delText>2</w:delText>
              </w:r>
            </w:del>
          </w:p>
        </w:tc>
        <w:tc>
          <w:tcPr>
            <w:tcW w:w="2641" w:type="dxa"/>
            <w:tcBorders>
              <w:top w:val="nil"/>
              <w:left w:val="single" w:sz="18" w:space="0" w:color="808080" w:themeColor="background1" w:themeShade="80"/>
              <w:bottom w:val="nil"/>
            </w:tcBorders>
            <w:vAlign w:val="center"/>
          </w:tcPr>
          <w:p w14:paraId="2BAD4EF0" w14:textId="78F04887" w:rsidR="00512E36" w:rsidRPr="00B14121" w:rsidRDefault="00512E36" w:rsidP="00512E36">
            <w:pPr>
              <w:rPr>
                <w:del w:id="190" w:author="uzivatel" w:date="2026-09-22T12:49:00Z" w16du:dateUtc="2026-09-22T16:49:00Z"/>
                <w:rFonts w:ascii="Arial" w:hAnsi="Arial" w:cs="Arial"/>
                <w:sz w:val="20"/>
                <w:szCs w:val="20"/>
              </w:rPr>
            </w:pPr>
            <w:del w:id="191" w:author="uzivatel" w:date="2026-09-22T12:49:00Z" w16du:dateUtc="2026-09-22T16:49:00Z">
              <w:r w:rsidRPr="00B14121">
                <w:rPr>
                  <w:rFonts w:ascii="Arial" w:hAnsi="Arial" w:cs="Arial"/>
                  <w:sz w:val="20"/>
                  <w:szCs w:val="20"/>
                </w:rPr>
                <w:delText>buspirone</w:delText>
              </w:r>
            </w:del>
          </w:p>
        </w:tc>
        <w:tc>
          <w:tcPr>
            <w:tcW w:w="2478" w:type="dxa"/>
            <w:tcBorders>
              <w:top w:val="nil"/>
              <w:bottom w:val="nil"/>
              <w:right w:val="single" w:sz="18" w:space="0" w:color="808080" w:themeColor="background1" w:themeShade="80"/>
            </w:tcBorders>
            <w:vAlign w:val="center"/>
          </w:tcPr>
          <w:p w14:paraId="32BA19D7" w14:textId="76CBDB95" w:rsidR="00512E36" w:rsidRPr="00B14121" w:rsidRDefault="00512E36" w:rsidP="00512E36">
            <w:pPr>
              <w:rPr>
                <w:del w:id="192" w:author="uzivatel" w:date="2026-09-22T12:49:00Z" w16du:dateUtc="2026-09-22T16:49:00Z"/>
                <w:rFonts w:ascii="Arial" w:hAnsi="Arial" w:cs="Arial"/>
                <w:sz w:val="20"/>
                <w:szCs w:val="20"/>
              </w:rPr>
            </w:pPr>
            <w:del w:id="193" w:author="uzivatel" w:date="2026-09-22T12:49:00Z" w16du:dateUtc="2026-09-22T16:49:00Z">
              <w:r w:rsidRPr="00B14121">
                <w:rPr>
                  <w:rFonts w:ascii="Arial" w:hAnsi="Arial" w:cs="Arial"/>
                  <w:sz w:val="20"/>
                  <w:szCs w:val="20"/>
                </w:rPr>
                <w:delText>lorazepam</w:delText>
              </w:r>
              <w:r w:rsidDel="00CC0C8D">
                <w:rPr>
                  <w:rFonts w:ascii="Arial" w:hAnsi="Arial" w:cs="Arial"/>
                  <w:sz w:val="20"/>
                  <w:szCs w:val="20"/>
                </w:rPr>
                <w:delText xml:space="preserve"> </w:delText>
              </w:r>
            </w:del>
          </w:p>
        </w:tc>
      </w:tr>
      <w:tr w:rsidR="00512E36" w:rsidRPr="00B14121" w14:paraId="1C184CB1" w14:textId="77777777" w:rsidTr="002959C5">
        <w:trPr>
          <w:trHeight w:val="288"/>
          <w:del w:id="194" w:author="uzivatel" w:date="2026-09-22T12:49:00Z" w16du:dateUtc="2026-09-22T16:49:00Z"/>
        </w:trPr>
        <w:tc>
          <w:tcPr>
            <w:tcW w:w="3125" w:type="dxa"/>
            <w:tcBorders>
              <w:top w:val="nil"/>
              <w:left w:val="single" w:sz="18" w:space="0" w:color="808080" w:themeColor="background1" w:themeShade="80"/>
              <w:bottom w:val="nil"/>
            </w:tcBorders>
            <w:vAlign w:val="center"/>
          </w:tcPr>
          <w:p w14:paraId="099D8F9E" w14:textId="05B3CA62" w:rsidR="00512E36" w:rsidRPr="00B14121" w:rsidRDefault="00512E36" w:rsidP="00512E36">
            <w:pPr>
              <w:rPr>
                <w:del w:id="195" w:author="uzivatel" w:date="2026-09-22T12:49:00Z" w16du:dateUtc="2026-09-22T16:49:00Z"/>
                <w:rFonts w:ascii="Arial" w:hAnsi="Arial" w:cs="Arial"/>
                <w:sz w:val="20"/>
                <w:szCs w:val="20"/>
              </w:rPr>
            </w:pPr>
            <w:del w:id="196" w:author="uzivatel" w:date="2026-09-22T12:49:00Z" w16du:dateUtc="2026-09-22T16:49:00Z">
              <w:r w:rsidRPr="00B14121">
                <w:rPr>
                  <w:rFonts w:ascii="Arial" w:hAnsi="Arial" w:cs="Arial"/>
                  <w:sz w:val="20"/>
                  <w:szCs w:val="20"/>
                </w:rPr>
                <w:delText>doxepin</w:delText>
              </w:r>
              <w:r w:rsidRPr="00B14121">
                <w:rPr>
                  <w:rFonts w:ascii="Arial" w:hAnsi="Arial" w:cs="Arial"/>
                  <w:sz w:val="20"/>
                  <w:szCs w:val="20"/>
                </w:rPr>
                <w:tab/>
              </w:r>
            </w:del>
          </w:p>
        </w:tc>
        <w:tc>
          <w:tcPr>
            <w:tcW w:w="2587" w:type="dxa"/>
            <w:tcBorders>
              <w:top w:val="nil"/>
              <w:bottom w:val="nil"/>
              <w:right w:val="single" w:sz="18" w:space="0" w:color="808080" w:themeColor="background1" w:themeShade="80"/>
            </w:tcBorders>
            <w:vAlign w:val="center"/>
          </w:tcPr>
          <w:p w14:paraId="7C9B530C" w14:textId="2B11008E" w:rsidR="00512E36" w:rsidRPr="00B14121" w:rsidRDefault="00512E36" w:rsidP="00512E36">
            <w:pPr>
              <w:rPr>
                <w:del w:id="197" w:author="uzivatel" w:date="2026-09-22T12:49:00Z" w16du:dateUtc="2026-09-22T16:49:00Z"/>
                <w:rFonts w:ascii="Arial" w:hAnsi="Arial" w:cs="Arial"/>
                <w:sz w:val="20"/>
                <w:szCs w:val="20"/>
              </w:rPr>
            </w:pPr>
            <w:del w:id="198" w:author="uzivatel" w:date="2026-09-22T12:49:00Z" w16du:dateUtc="2026-09-22T16:49:00Z">
              <w:r w:rsidRPr="00B14121">
                <w:rPr>
                  <w:rFonts w:ascii="Arial" w:hAnsi="Arial" w:cs="Arial"/>
                  <w:sz w:val="20"/>
                  <w:szCs w:val="20"/>
                </w:rPr>
                <w:delText>sertraline</w:delText>
              </w:r>
              <w:r w:rsidRPr="00B14121" w:rsidDel="00D70190">
                <w:rPr>
                  <w:rFonts w:ascii="Arial" w:hAnsi="Arial" w:cs="Arial"/>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6DCDEB78" w14:textId="7B3B11A8" w:rsidR="00512E36" w:rsidRPr="00B14121" w:rsidRDefault="00512E36" w:rsidP="00512E36">
            <w:pPr>
              <w:rPr>
                <w:del w:id="199" w:author="uzivatel" w:date="2026-09-22T12:49:00Z" w16du:dateUtc="2026-09-22T16:49:00Z"/>
                <w:rFonts w:ascii="Arial" w:hAnsi="Arial" w:cs="Arial"/>
                <w:sz w:val="20"/>
                <w:szCs w:val="20"/>
              </w:rPr>
            </w:pPr>
            <w:del w:id="200" w:author="uzivatel" w:date="2026-09-22T12:49:00Z" w16du:dateUtc="2026-09-22T16:49:00Z">
              <w:r w:rsidRPr="00B14121">
                <w:rPr>
                  <w:rFonts w:ascii="Arial" w:hAnsi="Arial" w:cs="Arial"/>
                  <w:sz w:val="20"/>
                  <w:szCs w:val="20"/>
                </w:rPr>
                <w:delText>chlordiazepoxide</w:delText>
              </w:r>
            </w:del>
          </w:p>
        </w:tc>
        <w:tc>
          <w:tcPr>
            <w:tcW w:w="2478" w:type="dxa"/>
            <w:tcBorders>
              <w:top w:val="nil"/>
              <w:bottom w:val="nil"/>
              <w:right w:val="single" w:sz="18" w:space="0" w:color="808080" w:themeColor="background1" w:themeShade="80"/>
            </w:tcBorders>
            <w:vAlign w:val="center"/>
          </w:tcPr>
          <w:p w14:paraId="0FCF3B08" w14:textId="69A29485" w:rsidR="00512E36" w:rsidRPr="00B14121" w:rsidRDefault="00512E36" w:rsidP="00512E36">
            <w:pPr>
              <w:rPr>
                <w:del w:id="201" w:author="uzivatel" w:date="2026-09-22T12:49:00Z" w16du:dateUtc="2026-09-22T16:49:00Z"/>
                <w:rFonts w:ascii="Arial" w:hAnsi="Arial" w:cs="Arial"/>
                <w:sz w:val="20"/>
                <w:szCs w:val="20"/>
              </w:rPr>
            </w:pPr>
            <w:del w:id="202" w:author="uzivatel" w:date="2026-09-22T12:49:00Z" w16du:dateUtc="2026-09-22T16:49:00Z">
              <w:r w:rsidRPr="00B14121">
                <w:rPr>
                  <w:rFonts w:ascii="Arial" w:hAnsi="Arial" w:cs="Arial"/>
                  <w:sz w:val="20"/>
                  <w:szCs w:val="20"/>
                </w:rPr>
                <w:delText>meprobamate</w:delText>
              </w:r>
              <w:r w:rsidRPr="00B14121" w:rsidDel="00CC0C8D">
                <w:rPr>
                  <w:rFonts w:ascii="Arial" w:hAnsi="Arial" w:cs="Arial"/>
                  <w:sz w:val="20"/>
                  <w:szCs w:val="20"/>
                </w:rPr>
                <w:delText xml:space="preserve"> </w:delText>
              </w:r>
            </w:del>
          </w:p>
        </w:tc>
      </w:tr>
      <w:tr w:rsidR="00512E36" w:rsidRPr="00B14121" w14:paraId="4923287A" w14:textId="77777777" w:rsidTr="002959C5">
        <w:trPr>
          <w:trHeight w:val="288"/>
          <w:del w:id="203" w:author="uzivatel" w:date="2026-09-22T12:49:00Z" w16du:dateUtc="2026-09-22T16:49:00Z"/>
        </w:trPr>
        <w:tc>
          <w:tcPr>
            <w:tcW w:w="3125" w:type="dxa"/>
            <w:tcBorders>
              <w:top w:val="nil"/>
              <w:left w:val="single" w:sz="18" w:space="0" w:color="808080" w:themeColor="background1" w:themeShade="80"/>
              <w:bottom w:val="nil"/>
            </w:tcBorders>
            <w:vAlign w:val="center"/>
          </w:tcPr>
          <w:p w14:paraId="6B42F146" w14:textId="1D2894B3" w:rsidR="00512E36" w:rsidRPr="00B14121" w:rsidRDefault="00512E36" w:rsidP="00512E36">
            <w:pPr>
              <w:rPr>
                <w:del w:id="204" w:author="uzivatel" w:date="2026-09-22T12:49:00Z" w16du:dateUtc="2026-09-22T16:49:00Z"/>
                <w:rFonts w:ascii="Arial" w:hAnsi="Arial" w:cs="Arial"/>
                <w:sz w:val="20"/>
                <w:szCs w:val="20"/>
              </w:rPr>
            </w:pPr>
            <w:del w:id="205" w:author="uzivatel" w:date="2026-09-22T12:49:00Z" w16du:dateUtc="2026-09-22T16:49:00Z">
              <w:r w:rsidRPr="00B14121">
                <w:rPr>
                  <w:rFonts w:ascii="Arial" w:hAnsi="Arial" w:cs="Arial"/>
                  <w:sz w:val="20"/>
                  <w:szCs w:val="20"/>
                </w:rPr>
                <w:delText>duloxetine</w:delText>
              </w:r>
              <w:r w:rsidRPr="00B14121" w:rsidDel="00FE0717">
                <w:rPr>
                  <w:rFonts w:ascii="Arial" w:hAnsi="Arial" w:cs="Arial"/>
                  <w:sz w:val="20"/>
                  <w:szCs w:val="20"/>
                </w:rPr>
                <w:delText xml:space="preserve"> </w:delText>
              </w:r>
            </w:del>
          </w:p>
        </w:tc>
        <w:tc>
          <w:tcPr>
            <w:tcW w:w="2587" w:type="dxa"/>
            <w:tcBorders>
              <w:top w:val="nil"/>
              <w:bottom w:val="nil"/>
              <w:right w:val="single" w:sz="18" w:space="0" w:color="808080" w:themeColor="background1" w:themeShade="80"/>
            </w:tcBorders>
            <w:vAlign w:val="center"/>
          </w:tcPr>
          <w:p w14:paraId="022EF582" w14:textId="4B1C234F" w:rsidR="00512E36" w:rsidRPr="00B14121" w:rsidRDefault="00512E36" w:rsidP="00512E36">
            <w:pPr>
              <w:rPr>
                <w:del w:id="206" w:author="uzivatel" w:date="2026-09-22T12:49:00Z" w16du:dateUtc="2026-09-22T16:49:00Z"/>
                <w:rFonts w:ascii="Arial" w:hAnsi="Arial" w:cs="Arial"/>
                <w:sz w:val="20"/>
                <w:szCs w:val="20"/>
              </w:rPr>
            </w:pPr>
            <w:del w:id="207" w:author="uzivatel" w:date="2026-09-22T12:49:00Z" w16du:dateUtc="2026-09-22T16:49:00Z">
              <w:r w:rsidRPr="00B14121">
                <w:rPr>
                  <w:rFonts w:ascii="Arial" w:hAnsi="Arial" w:cs="Arial"/>
                  <w:sz w:val="20"/>
                  <w:szCs w:val="20"/>
                </w:rPr>
                <w:delText>tranylcypromine</w:delText>
              </w:r>
              <w:r w:rsidRPr="00B14121" w:rsidDel="00D70190">
                <w:rPr>
                  <w:rFonts w:ascii="Arial" w:hAnsi="Arial" w:cs="Arial"/>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5E8D1F11" w14:textId="789EC780" w:rsidR="00512E36" w:rsidRPr="00B14121" w:rsidRDefault="00512E36" w:rsidP="00512E36">
            <w:pPr>
              <w:ind w:left="361" w:hanging="361"/>
              <w:rPr>
                <w:del w:id="208" w:author="uzivatel" w:date="2026-09-22T12:49:00Z" w16du:dateUtc="2026-09-22T16:49:00Z"/>
                <w:rFonts w:ascii="Arial" w:hAnsi="Arial" w:cs="Arial"/>
                <w:sz w:val="20"/>
                <w:szCs w:val="20"/>
              </w:rPr>
            </w:pPr>
            <w:del w:id="209" w:author="uzivatel" w:date="2026-09-22T12:49:00Z" w16du:dateUtc="2026-09-22T16:49:00Z">
              <w:r w:rsidRPr="00B14121">
                <w:rPr>
                  <w:rFonts w:ascii="Arial" w:hAnsi="Arial" w:cs="Arial"/>
                  <w:sz w:val="20"/>
                  <w:szCs w:val="20"/>
                </w:rPr>
                <w:delText>chlordiazepoxide/ amitriptyline</w:delText>
              </w:r>
            </w:del>
          </w:p>
        </w:tc>
        <w:tc>
          <w:tcPr>
            <w:tcW w:w="2478" w:type="dxa"/>
            <w:tcBorders>
              <w:top w:val="nil"/>
              <w:bottom w:val="nil"/>
              <w:right w:val="single" w:sz="18" w:space="0" w:color="808080" w:themeColor="background1" w:themeShade="80"/>
            </w:tcBorders>
            <w:vAlign w:val="center"/>
          </w:tcPr>
          <w:p w14:paraId="66EDBAC6" w14:textId="726AEF7E" w:rsidR="00512E36" w:rsidRPr="00B14121" w:rsidRDefault="00512E36" w:rsidP="00512E36">
            <w:pPr>
              <w:rPr>
                <w:del w:id="210" w:author="uzivatel" w:date="2026-09-22T12:49:00Z" w16du:dateUtc="2026-09-22T16:49:00Z"/>
                <w:rFonts w:ascii="Arial" w:hAnsi="Arial" w:cs="Arial"/>
                <w:sz w:val="20"/>
                <w:szCs w:val="20"/>
              </w:rPr>
            </w:pPr>
            <w:del w:id="211" w:author="uzivatel" w:date="2026-09-22T12:49:00Z" w16du:dateUtc="2026-09-22T16:49:00Z">
              <w:r>
                <w:rPr>
                  <w:rFonts w:ascii="Arial" w:hAnsi="Arial" w:cs="Arial"/>
                  <w:position w:val="-1"/>
                  <w:sz w:val="20"/>
                  <w:szCs w:val="20"/>
                </w:rPr>
                <w:delText>m</w:delText>
              </w:r>
              <w:r w:rsidRPr="00B14121">
                <w:rPr>
                  <w:rFonts w:ascii="Arial" w:hAnsi="Arial" w:cs="Arial"/>
                  <w:position w:val="-1"/>
                  <w:sz w:val="20"/>
                  <w:szCs w:val="20"/>
                </w:rPr>
                <w:delText>idazolam</w:delText>
              </w:r>
              <w:r>
                <w:rPr>
                  <w:rFonts w:ascii="Arial" w:hAnsi="Arial" w:cs="Arial"/>
                  <w:sz w:val="20"/>
                  <w:szCs w:val="20"/>
                  <w:vertAlign w:val="superscript"/>
                </w:rPr>
                <w:delText>3</w:delText>
              </w:r>
            </w:del>
          </w:p>
        </w:tc>
      </w:tr>
      <w:tr w:rsidR="00512E36" w:rsidRPr="00B14121" w14:paraId="4858C546" w14:textId="77777777" w:rsidTr="002959C5">
        <w:trPr>
          <w:trHeight w:val="288"/>
          <w:del w:id="212" w:author="uzivatel" w:date="2026-09-22T12:49:00Z" w16du:dateUtc="2026-09-22T16:49:00Z"/>
        </w:trPr>
        <w:tc>
          <w:tcPr>
            <w:tcW w:w="3125" w:type="dxa"/>
            <w:tcBorders>
              <w:top w:val="nil"/>
              <w:left w:val="single" w:sz="18" w:space="0" w:color="808080" w:themeColor="background1" w:themeShade="80"/>
              <w:bottom w:val="nil"/>
            </w:tcBorders>
            <w:vAlign w:val="center"/>
          </w:tcPr>
          <w:p w14:paraId="4D49FB4C" w14:textId="0B72BB6C" w:rsidR="00512E36" w:rsidRPr="00B14121" w:rsidRDefault="00512E36" w:rsidP="00512E36">
            <w:pPr>
              <w:rPr>
                <w:del w:id="213" w:author="uzivatel" w:date="2026-09-22T12:49:00Z" w16du:dateUtc="2026-09-22T16:49:00Z"/>
                <w:rFonts w:ascii="Arial" w:hAnsi="Arial" w:cs="Arial"/>
                <w:sz w:val="20"/>
                <w:szCs w:val="20"/>
              </w:rPr>
            </w:pPr>
            <w:del w:id="214" w:author="uzivatel" w:date="2026-09-22T12:49:00Z" w16du:dateUtc="2026-09-22T16:49:00Z">
              <w:r w:rsidRPr="00B14121">
                <w:rPr>
                  <w:rFonts w:ascii="Arial" w:hAnsi="Arial" w:cs="Arial"/>
                  <w:sz w:val="20"/>
                  <w:szCs w:val="20"/>
                </w:rPr>
                <w:delText>escitalopram</w:delText>
              </w:r>
              <w:r w:rsidRPr="00B14121" w:rsidDel="00FE0717">
                <w:rPr>
                  <w:rFonts w:ascii="Arial" w:hAnsi="Arial" w:cs="Arial"/>
                  <w:sz w:val="20"/>
                  <w:szCs w:val="20"/>
                </w:rPr>
                <w:delText xml:space="preserve"> </w:delText>
              </w:r>
            </w:del>
          </w:p>
        </w:tc>
        <w:tc>
          <w:tcPr>
            <w:tcW w:w="2587" w:type="dxa"/>
            <w:tcBorders>
              <w:top w:val="nil"/>
              <w:bottom w:val="nil"/>
              <w:right w:val="single" w:sz="18" w:space="0" w:color="808080" w:themeColor="background1" w:themeShade="80"/>
            </w:tcBorders>
            <w:vAlign w:val="center"/>
          </w:tcPr>
          <w:p w14:paraId="2A3A67CE" w14:textId="44919745" w:rsidR="00512E36" w:rsidRPr="00B14121" w:rsidRDefault="00512E36" w:rsidP="00512E36">
            <w:pPr>
              <w:rPr>
                <w:del w:id="215" w:author="uzivatel" w:date="2026-09-22T12:49:00Z" w16du:dateUtc="2026-09-22T16:49:00Z"/>
                <w:rFonts w:ascii="Arial" w:hAnsi="Arial" w:cs="Arial"/>
                <w:sz w:val="20"/>
                <w:szCs w:val="20"/>
              </w:rPr>
            </w:pPr>
            <w:del w:id="216" w:author="uzivatel" w:date="2026-09-22T12:49:00Z" w16du:dateUtc="2026-09-22T16:49:00Z">
              <w:r w:rsidRPr="00B14121">
                <w:rPr>
                  <w:rFonts w:ascii="Arial" w:hAnsi="Arial" w:cs="Arial"/>
                  <w:sz w:val="20"/>
                  <w:szCs w:val="20"/>
                </w:rPr>
                <w:delText>trazodone</w:delText>
              </w:r>
              <w:r w:rsidRPr="00B14121" w:rsidDel="00FE0717">
                <w:rPr>
                  <w:rFonts w:ascii="Arial" w:hAnsi="Arial" w:cs="Arial"/>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1DAD1178" w14:textId="76B1A9A1" w:rsidR="00512E36" w:rsidRPr="00B14121" w:rsidRDefault="00512E36" w:rsidP="00512E36">
            <w:pPr>
              <w:rPr>
                <w:del w:id="217" w:author="uzivatel" w:date="2026-09-22T12:49:00Z" w16du:dateUtc="2026-09-22T16:49:00Z"/>
                <w:rFonts w:ascii="Arial" w:hAnsi="Arial" w:cs="Arial"/>
                <w:sz w:val="20"/>
                <w:szCs w:val="20"/>
              </w:rPr>
            </w:pPr>
            <w:del w:id="218" w:author="uzivatel" w:date="2026-09-22T12:49:00Z" w16du:dateUtc="2026-09-22T16:49:00Z">
              <w:r w:rsidRPr="00B14121">
                <w:rPr>
                  <w:rFonts w:ascii="Arial" w:hAnsi="Arial" w:cs="Arial"/>
                  <w:sz w:val="20"/>
                  <w:szCs w:val="20"/>
                </w:rPr>
                <w:delText>clonazepam</w:delText>
              </w:r>
              <w:r w:rsidRPr="00B14121" w:rsidDel="00211352">
                <w:rPr>
                  <w:rFonts w:ascii="Arial" w:hAnsi="Arial" w:cs="Arial"/>
                  <w:sz w:val="20"/>
                  <w:szCs w:val="20"/>
                </w:rPr>
                <w:delText xml:space="preserve"> </w:delText>
              </w:r>
            </w:del>
          </w:p>
        </w:tc>
        <w:tc>
          <w:tcPr>
            <w:tcW w:w="2478" w:type="dxa"/>
            <w:tcBorders>
              <w:top w:val="nil"/>
              <w:bottom w:val="nil"/>
              <w:right w:val="single" w:sz="18" w:space="0" w:color="808080" w:themeColor="background1" w:themeShade="80"/>
            </w:tcBorders>
            <w:vAlign w:val="center"/>
          </w:tcPr>
          <w:p w14:paraId="1383F4F3" w14:textId="085F49A6" w:rsidR="00512E36" w:rsidRPr="00B14121" w:rsidRDefault="00512E36" w:rsidP="00512E36">
            <w:pPr>
              <w:rPr>
                <w:del w:id="219" w:author="uzivatel" w:date="2026-09-22T12:49:00Z" w16du:dateUtc="2026-09-22T16:49:00Z"/>
                <w:rFonts w:ascii="Arial" w:hAnsi="Arial" w:cs="Arial"/>
                <w:sz w:val="20"/>
                <w:szCs w:val="20"/>
              </w:rPr>
            </w:pPr>
            <w:del w:id="220" w:author="uzivatel" w:date="2026-09-22T12:49:00Z" w16du:dateUtc="2026-09-22T16:49:00Z">
              <w:r>
                <w:rPr>
                  <w:rFonts w:ascii="Arial" w:hAnsi="Arial" w:cs="Arial"/>
                  <w:sz w:val="20"/>
                  <w:szCs w:val="20"/>
                </w:rPr>
                <w:delText>o</w:delText>
              </w:r>
              <w:r w:rsidRPr="00B14121">
                <w:rPr>
                  <w:rFonts w:ascii="Arial" w:hAnsi="Arial" w:cs="Arial"/>
                  <w:sz w:val="20"/>
                  <w:szCs w:val="20"/>
                </w:rPr>
                <w:delText>xazepam</w:delText>
              </w:r>
            </w:del>
          </w:p>
        </w:tc>
      </w:tr>
      <w:tr w:rsidR="00512E36" w:rsidRPr="00B14121" w14:paraId="60B9AE75" w14:textId="77777777" w:rsidTr="002959C5">
        <w:trPr>
          <w:trHeight w:val="288"/>
          <w:del w:id="221" w:author="uzivatel" w:date="2026-09-22T12:49:00Z" w16du:dateUtc="2026-09-22T16:49:00Z"/>
        </w:trPr>
        <w:tc>
          <w:tcPr>
            <w:tcW w:w="3125" w:type="dxa"/>
            <w:tcBorders>
              <w:top w:val="nil"/>
              <w:left w:val="single" w:sz="18" w:space="0" w:color="808080" w:themeColor="background1" w:themeShade="80"/>
              <w:bottom w:val="nil"/>
            </w:tcBorders>
            <w:vAlign w:val="center"/>
          </w:tcPr>
          <w:p w14:paraId="39728FCF" w14:textId="1BB13C8F" w:rsidR="00512E36" w:rsidRPr="00B14121" w:rsidRDefault="00512E36" w:rsidP="00512E36">
            <w:pPr>
              <w:rPr>
                <w:del w:id="222" w:author="uzivatel" w:date="2026-09-22T12:49:00Z" w16du:dateUtc="2026-09-22T16:49:00Z"/>
                <w:rFonts w:ascii="Arial" w:hAnsi="Arial" w:cs="Arial"/>
                <w:sz w:val="20"/>
                <w:szCs w:val="20"/>
              </w:rPr>
            </w:pPr>
            <w:del w:id="223" w:author="uzivatel" w:date="2026-09-22T12:49:00Z" w16du:dateUtc="2026-09-22T16:49:00Z">
              <w:r>
                <w:rPr>
                  <w:rStyle w:val="fontstyle01"/>
                </w:rPr>
                <w:delText>esketamine</w:delText>
              </w:r>
              <w:r>
                <w:delText xml:space="preserve"> </w:delText>
              </w:r>
            </w:del>
          </w:p>
        </w:tc>
        <w:tc>
          <w:tcPr>
            <w:tcW w:w="2587" w:type="dxa"/>
            <w:tcBorders>
              <w:top w:val="nil"/>
              <w:bottom w:val="nil"/>
              <w:right w:val="single" w:sz="18" w:space="0" w:color="808080" w:themeColor="background1" w:themeShade="80"/>
            </w:tcBorders>
            <w:vAlign w:val="center"/>
          </w:tcPr>
          <w:p w14:paraId="7B03D555" w14:textId="0E69A3C0" w:rsidR="00512E36" w:rsidRPr="00B14121" w:rsidRDefault="00512E36" w:rsidP="00512E36">
            <w:pPr>
              <w:rPr>
                <w:del w:id="224" w:author="uzivatel" w:date="2026-09-22T12:49:00Z" w16du:dateUtc="2026-09-22T16:49:00Z"/>
                <w:rFonts w:ascii="Arial" w:hAnsi="Arial" w:cs="Arial"/>
                <w:sz w:val="20"/>
                <w:szCs w:val="20"/>
              </w:rPr>
            </w:pPr>
            <w:del w:id="225" w:author="uzivatel" w:date="2026-09-22T12:49:00Z" w16du:dateUtc="2026-09-22T16:49:00Z">
              <w:r w:rsidRPr="00B14121">
                <w:rPr>
                  <w:rFonts w:ascii="Arial" w:hAnsi="Arial" w:cs="Arial"/>
                  <w:sz w:val="20"/>
                  <w:szCs w:val="20"/>
                </w:rPr>
                <w:delText>trimipramine</w:delText>
              </w:r>
              <w:r w:rsidRPr="00B14121" w:rsidDel="00D70190">
                <w:rPr>
                  <w:rFonts w:ascii="Arial" w:hAnsi="Arial" w:cs="Arial"/>
                  <w:sz w:val="20"/>
                  <w:szCs w:val="20"/>
                </w:rPr>
                <w:delText xml:space="preserve"> </w:delText>
              </w:r>
            </w:del>
          </w:p>
        </w:tc>
        <w:tc>
          <w:tcPr>
            <w:tcW w:w="2641" w:type="dxa"/>
            <w:tcBorders>
              <w:top w:val="nil"/>
              <w:left w:val="single" w:sz="18" w:space="0" w:color="808080" w:themeColor="background1" w:themeShade="80"/>
              <w:bottom w:val="single" w:sz="18" w:space="0" w:color="808080" w:themeColor="background1" w:themeShade="80"/>
            </w:tcBorders>
            <w:vAlign w:val="center"/>
          </w:tcPr>
          <w:p w14:paraId="5D1C159D" w14:textId="03FA2ABE" w:rsidR="00512E36" w:rsidRDefault="00512E36" w:rsidP="00512E36">
            <w:pPr>
              <w:rPr>
                <w:del w:id="226" w:author="uzivatel" w:date="2026-09-22T12:49:00Z" w16du:dateUtc="2026-09-22T16:49:00Z"/>
                <w:rFonts w:ascii="Arial" w:hAnsi="Arial" w:cs="Arial"/>
                <w:sz w:val="20"/>
                <w:szCs w:val="20"/>
              </w:rPr>
            </w:pPr>
            <w:del w:id="227" w:author="uzivatel" w:date="2026-09-22T12:49:00Z" w16du:dateUtc="2026-09-22T16:49:00Z">
              <w:r w:rsidRPr="00B14121">
                <w:rPr>
                  <w:rFonts w:ascii="Arial" w:hAnsi="Arial" w:cs="Arial"/>
                  <w:sz w:val="20"/>
                  <w:szCs w:val="20"/>
                </w:rPr>
                <w:delText>clorazepate</w:delText>
              </w:r>
              <w:r w:rsidRPr="00B14121" w:rsidDel="00CC0C8D">
                <w:rPr>
                  <w:rFonts w:ascii="Arial" w:hAnsi="Arial" w:cs="Arial"/>
                  <w:sz w:val="20"/>
                  <w:szCs w:val="20"/>
                </w:rPr>
                <w:delText xml:space="preserve"> </w:delText>
              </w:r>
            </w:del>
          </w:p>
        </w:tc>
        <w:tc>
          <w:tcPr>
            <w:tcW w:w="2478" w:type="dxa"/>
            <w:tcBorders>
              <w:top w:val="nil"/>
              <w:bottom w:val="single" w:sz="18" w:space="0" w:color="808080" w:themeColor="background1" w:themeShade="80"/>
              <w:right w:val="single" w:sz="18" w:space="0" w:color="808080" w:themeColor="background1" w:themeShade="80"/>
            </w:tcBorders>
            <w:vAlign w:val="center"/>
          </w:tcPr>
          <w:p w14:paraId="19760C11" w14:textId="3427BC31" w:rsidR="00512E36" w:rsidRPr="00B14121" w:rsidRDefault="00512E36" w:rsidP="00512E36">
            <w:pPr>
              <w:rPr>
                <w:del w:id="228" w:author="uzivatel" w:date="2026-09-22T12:49:00Z" w16du:dateUtc="2026-09-22T16:49:00Z"/>
                <w:rFonts w:ascii="Arial" w:hAnsi="Arial" w:cs="Arial"/>
                <w:sz w:val="20"/>
                <w:szCs w:val="20"/>
              </w:rPr>
            </w:pPr>
          </w:p>
        </w:tc>
      </w:tr>
      <w:tr w:rsidR="00512E36" w:rsidRPr="00B14121" w14:paraId="1647EA86" w14:textId="77777777" w:rsidTr="002959C5">
        <w:trPr>
          <w:trHeight w:val="288"/>
          <w:del w:id="229" w:author="uzivatel" w:date="2026-09-22T12:49:00Z" w16du:dateUtc="2026-09-22T16:49:00Z"/>
        </w:trPr>
        <w:tc>
          <w:tcPr>
            <w:tcW w:w="3125" w:type="dxa"/>
            <w:tcBorders>
              <w:top w:val="nil"/>
              <w:left w:val="single" w:sz="18" w:space="0" w:color="808080" w:themeColor="background1" w:themeShade="80"/>
              <w:bottom w:val="nil"/>
            </w:tcBorders>
            <w:vAlign w:val="center"/>
          </w:tcPr>
          <w:p w14:paraId="64D4B566" w14:textId="4DAFE8C8" w:rsidR="00512E36" w:rsidRPr="00B14121" w:rsidRDefault="00512E36" w:rsidP="00512E36">
            <w:pPr>
              <w:rPr>
                <w:del w:id="230" w:author="uzivatel" w:date="2026-09-22T12:49:00Z" w16du:dateUtc="2026-09-22T16:49:00Z"/>
                <w:rFonts w:ascii="Arial" w:hAnsi="Arial" w:cs="Arial"/>
                <w:sz w:val="20"/>
                <w:szCs w:val="20"/>
              </w:rPr>
            </w:pPr>
            <w:del w:id="231" w:author="uzivatel" w:date="2026-09-22T12:49:00Z" w16du:dateUtc="2026-09-22T16:49:00Z">
              <w:r w:rsidRPr="00B14121">
                <w:rPr>
                  <w:rFonts w:ascii="Arial" w:hAnsi="Arial" w:cs="Arial"/>
                  <w:sz w:val="20"/>
                  <w:szCs w:val="20"/>
                </w:rPr>
                <w:delText>fluoxetine</w:delText>
              </w:r>
              <w:r w:rsidRPr="00B14121" w:rsidDel="00FE0717">
                <w:rPr>
                  <w:rFonts w:ascii="Arial" w:hAnsi="Arial" w:cs="Arial"/>
                  <w:position w:val="4"/>
                  <w:sz w:val="20"/>
                  <w:szCs w:val="20"/>
                </w:rPr>
                <w:delText xml:space="preserve"> </w:delText>
              </w:r>
            </w:del>
          </w:p>
        </w:tc>
        <w:tc>
          <w:tcPr>
            <w:tcW w:w="2587" w:type="dxa"/>
            <w:tcBorders>
              <w:top w:val="nil"/>
              <w:bottom w:val="nil"/>
              <w:right w:val="single" w:sz="18" w:space="0" w:color="808080" w:themeColor="background1" w:themeShade="80"/>
            </w:tcBorders>
            <w:vAlign w:val="center"/>
          </w:tcPr>
          <w:p w14:paraId="4F3FE52B" w14:textId="2A3BB3C5" w:rsidR="00512E36" w:rsidRPr="00B14121" w:rsidRDefault="00512E36" w:rsidP="00512E36">
            <w:pPr>
              <w:rPr>
                <w:del w:id="232" w:author="uzivatel" w:date="2026-09-22T12:49:00Z" w16du:dateUtc="2026-09-22T16:49:00Z"/>
                <w:rFonts w:ascii="Arial" w:hAnsi="Arial" w:cs="Arial"/>
                <w:sz w:val="20"/>
                <w:szCs w:val="20"/>
              </w:rPr>
            </w:pPr>
            <w:del w:id="233" w:author="uzivatel" w:date="2026-09-22T12:49:00Z" w16du:dateUtc="2026-09-22T16:49:00Z">
              <w:r w:rsidRPr="00B14121">
                <w:rPr>
                  <w:rFonts w:ascii="Arial" w:hAnsi="Arial" w:cs="Arial"/>
                  <w:sz w:val="20"/>
                  <w:szCs w:val="20"/>
                </w:rPr>
                <w:delText>venlafaxine</w:delText>
              </w:r>
            </w:del>
          </w:p>
        </w:tc>
        <w:tc>
          <w:tcPr>
            <w:tcW w:w="5119" w:type="dxa"/>
            <w:gridSpan w:val="2"/>
            <w:tcBorders>
              <w:top w:val="nil"/>
              <w:left w:val="single" w:sz="18" w:space="0" w:color="808080" w:themeColor="background1" w:themeShade="80"/>
              <w:bottom w:val="nil"/>
              <w:right w:val="single" w:sz="18" w:space="0" w:color="808080" w:themeColor="background1" w:themeShade="80"/>
            </w:tcBorders>
            <w:vAlign w:val="center"/>
          </w:tcPr>
          <w:p w14:paraId="0DC694D2" w14:textId="6BF04FE9" w:rsidR="00512E36" w:rsidRPr="00B14121" w:rsidRDefault="00512E36" w:rsidP="00512E36">
            <w:pPr>
              <w:pStyle w:val="Heading1"/>
              <w:ind w:left="-135"/>
              <w:jc w:val="center"/>
              <w:rPr>
                <w:del w:id="234" w:author="uzivatel" w:date="2026-09-22T12:49:00Z" w16du:dateUtc="2026-09-22T16:49:00Z"/>
                <w:sz w:val="20"/>
                <w:szCs w:val="20"/>
              </w:rPr>
            </w:pPr>
            <w:del w:id="235" w:author="uzivatel" w:date="2026-09-22T12:49:00Z" w16du:dateUtc="2026-09-22T16:49:00Z">
              <w:r w:rsidRPr="007E05AE">
                <w:rPr>
                  <w:sz w:val="20"/>
                </w:rPr>
                <w:delText>Hypnotics</w:delText>
              </w:r>
            </w:del>
          </w:p>
        </w:tc>
      </w:tr>
      <w:tr w:rsidR="00512E36" w:rsidRPr="00B14121" w14:paraId="77B0EB03" w14:textId="77777777" w:rsidTr="002959C5">
        <w:trPr>
          <w:trHeight w:val="288"/>
          <w:del w:id="236" w:author="uzivatel" w:date="2026-09-22T12:49:00Z" w16du:dateUtc="2026-09-22T16:49:00Z"/>
        </w:trPr>
        <w:tc>
          <w:tcPr>
            <w:tcW w:w="3125" w:type="dxa"/>
            <w:tcBorders>
              <w:top w:val="nil"/>
              <w:left w:val="single" w:sz="18" w:space="0" w:color="808080" w:themeColor="background1" w:themeShade="80"/>
              <w:bottom w:val="nil"/>
            </w:tcBorders>
            <w:vAlign w:val="center"/>
          </w:tcPr>
          <w:p w14:paraId="4016081B" w14:textId="20CB4C4D" w:rsidR="00512E36" w:rsidRPr="00B14121" w:rsidRDefault="00512E36" w:rsidP="00512E36">
            <w:pPr>
              <w:rPr>
                <w:del w:id="237" w:author="uzivatel" w:date="2026-09-22T12:49:00Z" w16du:dateUtc="2026-09-22T16:49:00Z"/>
                <w:rFonts w:ascii="Arial" w:hAnsi="Arial" w:cs="Arial"/>
                <w:position w:val="4"/>
                <w:sz w:val="20"/>
                <w:szCs w:val="20"/>
              </w:rPr>
            </w:pPr>
            <w:del w:id="238" w:author="uzivatel" w:date="2026-09-22T12:49:00Z" w16du:dateUtc="2026-09-22T16:49:00Z">
              <w:r w:rsidRPr="00B14121">
                <w:rPr>
                  <w:rFonts w:ascii="Arial" w:hAnsi="Arial" w:cs="Arial"/>
                  <w:position w:val="4"/>
                  <w:sz w:val="20"/>
                  <w:szCs w:val="20"/>
                </w:rPr>
                <w:delText>fluvoxamine</w:delText>
              </w:r>
              <w:r w:rsidRPr="00B14121" w:rsidDel="00FE0717">
                <w:rPr>
                  <w:rFonts w:ascii="Arial" w:hAnsi="Arial" w:cs="Arial"/>
                  <w:sz w:val="20"/>
                  <w:szCs w:val="20"/>
                </w:rPr>
                <w:delText xml:space="preserve"> </w:delText>
              </w:r>
            </w:del>
          </w:p>
        </w:tc>
        <w:tc>
          <w:tcPr>
            <w:tcW w:w="2587" w:type="dxa"/>
            <w:tcBorders>
              <w:top w:val="nil"/>
              <w:bottom w:val="nil"/>
              <w:right w:val="single" w:sz="18" w:space="0" w:color="808080" w:themeColor="background1" w:themeShade="80"/>
            </w:tcBorders>
            <w:vAlign w:val="center"/>
          </w:tcPr>
          <w:p w14:paraId="2841C003" w14:textId="285287C9" w:rsidR="00512E36" w:rsidRPr="00B14121" w:rsidRDefault="00512E36" w:rsidP="00512E36">
            <w:pPr>
              <w:rPr>
                <w:del w:id="239" w:author="uzivatel" w:date="2026-09-22T12:49:00Z" w16du:dateUtc="2026-09-22T16:49:00Z"/>
                <w:rFonts w:ascii="Arial" w:hAnsi="Arial" w:cs="Arial"/>
                <w:position w:val="-3"/>
                <w:sz w:val="20"/>
                <w:szCs w:val="20"/>
              </w:rPr>
            </w:pPr>
            <w:del w:id="240" w:author="uzivatel" w:date="2026-09-22T12:49:00Z" w16du:dateUtc="2026-09-22T16:49:00Z">
              <w:r w:rsidRPr="00B14121">
                <w:rPr>
                  <w:rFonts w:ascii="Arial" w:hAnsi="Arial" w:cs="Arial"/>
                  <w:position w:val="-3"/>
                  <w:sz w:val="20"/>
                  <w:szCs w:val="20"/>
                </w:rPr>
                <w:delText>vilazodone</w:delText>
              </w:r>
            </w:del>
          </w:p>
        </w:tc>
        <w:tc>
          <w:tcPr>
            <w:tcW w:w="2641" w:type="dxa"/>
            <w:tcBorders>
              <w:top w:val="nil"/>
              <w:left w:val="single" w:sz="18" w:space="0" w:color="808080" w:themeColor="background1" w:themeShade="80"/>
              <w:bottom w:val="nil"/>
            </w:tcBorders>
            <w:vAlign w:val="center"/>
          </w:tcPr>
          <w:p w14:paraId="7D700283" w14:textId="155613EB" w:rsidR="00512E36" w:rsidRDefault="00512E36" w:rsidP="00512E36">
            <w:pPr>
              <w:rPr>
                <w:del w:id="241" w:author="uzivatel" w:date="2026-09-22T12:49:00Z" w16du:dateUtc="2026-09-22T16:49:00Z"/>
                <w:rFonts w:ascii="Arial" w:hAnsi="Arial" w:cs="Arial"/>
                <w:sz w:val="20"/>
                <w:szCs w:val="20"/>
              </w:rPr>
            </w:pPr>
            <w:del w:id="242" w:author="uzivatel" w:date="2026-09-22T12:49:00Z" w16du:dateUtc="2026-09-22T16:49:00Z">
              <w:r w:rsidRPr="00445F95">
                <w:rPr>
                  <w:rFonts w:ascii="Arial" w:hAnsi="Arial" w:cs="Arial"/>
                  <w:sz w:val="20"/>
                  <w:szCs w:val="20"/>
                </w:rPr>
                <w:delText>daridorexant</w:delText>
              </w:r>
            </w:del>
          </w:p>
        </w:tc>
        <w:tc>
          <w:tcPr>
            <w:tcW w:w="2478" w:type="dxa"/>
            <w:tcBorders>
              <w:top w:val="nil"/>
              <w:bottom w:val="nil"/>
              <w:right w:val="single" w:sz="18" w:space="0" w:color="808080" w:themeColor="background1" w:themeShade="80"/>
            </w:tcBorders>
            <w:vAlign w:val="center"/>
          </w:tcPr>
          <w:p w14:paraId="4D1D4A1C" w14:textId="17D2D906" w:rsidR="00512E36" w:rsidRPr="00B14121" w:rsidRDefault="007453A8" w:rsidP="00512E36">
            <w:pPr>
              <w:rPr>
                <w:del w:id="243" w:author="uzivatel" w:date="2026-09-22T12:49:00Z" w16du:dateUtc="2026-09-22T16:49:00Z"/>
                <w:rFonts w:ascii="Arial" w:hAnsi="Arial" w:cs="Arial"/>
                <w:sz w:val="20"/>
                <w:szCs w:val="20"/>
              </w:rPr>
            </w:pPr>
            <w:del w:id="244" w:author="uzivatel" w:date="2026-09-22T12:49:00Z" w16du:dateUtc="2026-09-22T16:49:00Z">
              <w:r>
                <w:rPr>
                  <w:rFonts w:ascii="Arial" w:hAnsi="Arial" w:cs="Arial"/>
                  <w:sz w:val="20"/>
                  <w:szCs w:val="20"/>
                </w:rPr>
                <w:delText>quazepam</w:delText>
              </w:r>
            </w:del>
          </w:p>
        </w:tc>
      </w:tr>
      <w:tr w:rsidR="007453A8" w:rsidRPr="00B14121" w14:paraId="414AA065" w14:textId="77777777" w:rsidTr="001D2F5D">
        <w:trPr>
          <w:trHeight w:val="288"/>
          <w:del w:id="245" w:author="uzivatel" w:date="2026-09-22T12:49:00Z" w16du:dateUtc="2026-09-22T16:49:00Z"/>
        </w:trPr>
        <w:tc>
          <w:tcPr>
            <w:tcW w:w="3125" w:type="dxa"/>
            <w:tcBorders>
              <w:top w:val="nil"/>
              <w:left w:val="single" w:sz="18" w:space="0" w:color="808080" w:themeColor="background1" w:themeShade="80"/>
              <w:bottom w:val="nil"/>
            </w:tcBorders>
            <w:vAlign w:val="center"/>
          </w:tcPr>
          <w:p w14:paraId="5FFCCCED" w14:textId="0E31B05A" w:rsidR="007453A8" w:rsidRPr="00B14121" w:rsidRDefault="007453A8" w:rsidP="007453A8">
            <w:pPr>
              <w:rPr>
                <w:del w:id="246" w:author="uzivatel" w:date="2026-09-22T12:49:00Z" w16du:dateUtc="2026-09-22T16:49:00Z"/>
                <w:rFonts w:ascii="Arial" w:hAnsi="Arial" w:cs="Arial"/>
                <w:sz w:val="20"/>
                <w:szCs w:val="20"/>
              </w:rPr>
            </w:pPr>
            <w:del w:id="247" w:author="uzivatel" w:date="2026-09-22T12:49:00Z" w16du:dateUtc="2026-09-22T16:49:00Z">
              <w:r w:rsidRPr="00B14121">
                <w:rPr>
                  <w:rFonts w:ascii="Arial" w:hAnsi="Arial" w:cs="Arial"/>
                  <w:position w:val="4"/>
                  <w:sz w:val="20"/>
                  <w:szCs w:val="20"/>
                </w:rPr>
                <w:delText>imipramine</w:delText>
              </w:r>
            </w:del>
          </w:p>
        </w:tc>
        <w:tc>
          <w:tcPr>
            <w:tcW w:w="2587" w:type="dxa"/>
            <w:tcBorders>
              <w:top w:val="nil"/>
              <w:bottom w:val="nil"/>
              <w:right w:val="single" w:sz="18" w:space="0" w:color="808080" w:themeColor="background1" w:themeShade="80"/>
            </w:tcBorders>
            <w:vAlign w:val="center"/>
          </w:tcPr>
          <w:p w14:paraId="004E8D6C" w14:textId="52A277FA" w:rsidR="007453A8" w:rsidRPr="00B14121" w:rsidRDefault="007453A8" w:rsidP="007453A8">
            <w:pPr>
              <w:rPr>
                <w:del w:id="248" w:author="uzivatel" w:date="2026-09-22T12:49:00Z" w16du:dateUtc="2026-09-22T16:49:00Z"/>
                <w:rFonts w:ascii="Arial" w:hAnsi="Arial" w:cs="Arial"/>
                <w:sz w:val="20"/>
                <w:szCs w:val="20"/>
              </w:rPr>
            </w:pPr>
            <w:del w:id="249" w:author="uzivatel" w:date="2026-09-22T12:49:00Z" w16du:dateUtc="2026-09-22T16:49:00Z">
              <w:r w:rsidRPr="00741735">
                <w:rPr>
                  <w:rFonts w:ascii="Arial" w:hAnsi="Arial" w:cs="Arial"/>
                  <w:position w:val="-3"/>
                  <w:sz w:val="20"/>
                  <w:szCs w:val="20"/>
                </w:rPr>
                <w:delText>vortioxetine</w:delText>
              </w:r>
            </w:del>
          </w:p>
        </w:tc>
        <w:tc>
          <w:tcPr>
            <w:tcW w:w="2641" w:type="dxa"/>
            <w:tcBorders>
              <w:top w:val="nil"/>
              <w:left w:val="single" w:sz="18" w:space="0" w:color="808080" w:themeColor="background1" w:themeShade="80"/>
              <w:bottom w:val="nil"/>
            </w:tcBorders>
            <w:vAlign w:val="center"/>
          </w:tcPr>
          <w:p w14:paraId="60941C3C" w14:textId="02ACB726" w:rsidR="007453A8" w:rsidRPr="00B14121" w:rsidRDefault="007453A8" w:rsidP="007453A8">
            <w:pPr>
              <w:rPr>
                <w:del w:id="250" w:author="uzivatel" w:date="2026-09-22T12:49:00Z" w16du:dateUtc="2026-09-22T16:49:00Z"/>
                <w:rFonts w:ascii="Arial" w:hAnsi="Arial" w:cs="Arial"/>
                <w:sz w:val="20"/>
                <w:szCs w:val="20"/>
              </w:rPr>
            </w:pPr>
            <w:del w:id="251" w:author="uzivatel" w:date="2026-09-22T12:49:00Z" w16du:dateUtc="2026-09-22T16:49:00Z">
              <w:r>
                <w:rPr>
                  <w:rFonts w:ascii="Arial" w:hAnsi="Arial" w:cs="Arial"/>
                  <w:sz w:val="20"/>
                  <w:szCs w:val="20"/>
                </w:rPr>
                <w:delText>d</w:delText>
              </w:r>
              <w:r w:rsidRPr="00B14121">
                <w:rPr>
                  <w:rFonts w:ascii="Arial" w:hAnsi="Arial" w:cs="Arial"/>
                  <w:sz w:val="20"/>
                  <w:szCs w:val="20"/>
                </w:rPr>
                <w:delText>oxepin</w:delText>
              </w:r>
              <w:r w:rsidRPr="00662293">
                <w:rPr>
                  <w:rFonts w:ascii="Arial" w:hAnsi="Arial" w:cs="Arial"/>
                  <w:sz w:val="20"/>
                  <w:szCs w:val="20"/>
                  <w:vertAlign w:val="superscript"/>
                </w:rPr>
                <w:delText>4</w:delText>
              </w:r>
            </w:del>
          </w:p>
        </w:tc>
        <w:tc>
          <w:tcPr>
            <w:tcW w:w="2478" w:type="dxa"/>
            <w:tcBorders>
              <w:top w:val="nil"/>
              <w:bottom w:val="nil"/>
              <w:right w:val="single" w:sz="18" w:space="0" w:color="808080" w:themeColor="background1" w:themeShade="80"/>
            </w:tcBorders>
            <w:vAlign w:val="center"/>
          </w:tcPr>
          <w:p w14:paraId="2D0C05E3" w14:textId="0C75BB44" w:rsidR="007453A8" w:rsidRPr="00B14121" w:rsidRDefault="007453A8" w:rsidP="007453A8">
            <w:pPr>
              <w:rPr>
                <w:del w:id="252" w:author="uzivatel" w:date="2026-09-22T12:49:00Z" w16du:dateUtc="2026-09-22T16:49:00Z"/>
                <w:rFonts w:ascii="Arial" w:hAnsi="Arial" w:cs="Arial"/>
                <w:sz w:val="20"/>
                <w:szCs w:val="20"/>
              </w:rPr>
            </w:pPr>
            <w:del w:id="253" w:author="uzivatel" w:date="2026-09-22T12:49:00Z" w16du:dateUtc="2026-09-22T16:49:00Z">
              <w:r w:rsidRPr="00B14121">
                <w:rPr>
                  <w:rFonts w:ascii="Arial" w:hAnsi="Arial" w:cs="Arial"/>
                  <w:sz w:val="20"/>
                  <w:szCs w:val="20"/>
                </w:rPr>
                <w:delText>suvorexant</w:delText>
              </w:r>
              <w:r w:rsidRPr="00B14121" w:rsidDel="00041FF4">
                <w:rPr>
                  <w:rFonts w:ascii="Arial" w:hAnsi="Arial" w:cs="Arial"/>
                  <w:sz w:val="20"/>
                  <w:szCs w:val="20"/>
                </w:rPr>
                <w:delText xml:space="preserve"> </w:delText>
              </w:r>
            </w:del>
          </w:p>
        </w:tc>
      </w:tr>
      <w:tr w:rsidR="007453A8" w:rsidRPr="00B14121" w14:paraId="25CE9D91" w14:textId="77777777" w:rsidTr="002959C5">
        <w:trPr>
          <w:trHeight w:val="288"/>
          <w:del w:id="254" w:author="uzivatel" w:date="2026-09-22T12:49:00Z" w16du:dateUtc="2026-09-22T16:49:00Z"/>
        </w:trPr>
        <w:tc>
          <w:tcPr>
            <w:tcW w:w="3125" w:type="dxa"/>
            <w:tcBorders>
              <w:top w:val="nil"/>
              <w:left w:val="single" w:sz="18" w:space="0" w:color="808080" w:themeColor="background1" w:themeShade="80"/>
              <w:bottom w:val="single" w:sz="18" w:space="0" w:color="808080" w:themeColor="background1" w:themeShade="80"/>
            </w:tcBorders>
            <w:vAlign w:val="center"/>
          </w:tcPr>
          <w:p w14:paraId="2CD1DBC2" w14:textId="6EDC8333" w:rsidR="007453A8" w:rsidRPr="00B14121" w:rsidRDefault="007453A8" w:rsidP="007453A8">
            <w:pPr>
              <w:rPr>
                <w:del w:id="255" w:author="uzivatel" w:date="2026-09-22T12:49:00Z" w16du:dateUtc="2026-09-22T16:49:00Z"/>
                <w:rFonts w:ascii="Arial" w:hAnsi="Arial" w:cs="Arial"/>
                <w:position w:val="4"/>
                <w:sz w:val="20"/>
                <w:szCs w:val="20"/>
              </w:rPr>
            </w:pPr>
            <w:del w:id="256" w:author="uzivatel" w:date="2026-09-22T12:49:00Z" w16du:dateUtc="2026-09-22T16:49:00Z">
              <w:r w:rsidRPr="00E3198A">
                <w:rPr>
                  <w:rFonts w:ascii="Arial" w:hAnsi="Arial" w:cs="Arial"/>
                  <w:position w:val="4"/>
                  <w:sz w:val="20"/>
                  <w:szCs w:val="20"/>
                </w:rPr>
                <w:delText>isocarboxazid</w:delText>
              </w:r>
            </w:del>
          </w:p>
        </w:tc>
        <w:tc>
          <w:tcPr>
            <w:tcW w:w="2587" w:type="dxa"/>
            <w:tcBorders>
              <w:top w:val="nil"/>
              <w:bottom w:val="single" w:sz="18" w:space="0" w:color="808080" w:themeColor="background1" w:themeShade="80"/>
              <w:right w:val="single" w:sz="18" w:space="0" w:color="808080" w:themeColor="background1" w:themeShade="80"/>
            </w:tcBorders>
            <w:vAlign w:val="center"/>
          </w:tcPr>
          <w:p w14:paraId="09E87001" w14:textId="0CBF4BFE" w:rsidR="007453A8" w:rsidRPr="00B14121" w:rsidRDefault="007453A8" w:rsidP="007453A8">
            <w:pPr>
              <w:rPr>
                <w:del w:id="257" w:author="uzivatel" w:date="2026-09-22T12:49:00Z" w16du:dateUtc="2026-09-22T16:49:00Z"/>
                <w:rFonts w:ascii="Arial" w:hAnsi="Arial" w:cs="Arial"/>
                <w:position w:val="-3"/>
                <w:sz w:val="20"/>
                <w:szCs w:val="20"/>
              </w:rPr>
            </w:pPr>
            <w:del w:id="258" w:author="uzivatel" w:date="2026-09-22T12:49:00Z" w16du:dateUtc="2026-09-22T16:49:00Z">
              <w:r w:rsidRPr="0013353E">
                <w:rPr>
                  <w:rFonts w:ascii="Arial" w:hAnsi="Arial" w:cs="Arial"/>
                  <w:position w:val="-3"/>
                  <w:sz w:val="20"/>
                  <w:szCs w:val="20"/>
                </w:rPr>
                <w:delText>zuranolone</w:delText>
              </w:r>
            </w:del>
          </w:p>
        </w:tc>
        <w:tc>
          <w:tcPr>
            <w:tcW w:w="2641" w:type="dxa"/>
            <w:tcBorders>
              <w:top w:val="nil"/>
              <w:left w:val="single" w:sz="18" w:space="0" w:color="808080" w:themeColor="background1" w:themeShade="80"/>
              <w:bottom w:val="nil"/>
            </w:tcBorders>
            <w:vAlign w:val="center"/>
          </w:tcPr>
          <w:p w14:paraId="351D97A0" w14:textId="2D08EE3E" w:rsidR="007453A8" w:rsidRDefault="007453A8" w:rsidP="007453A8">
            <w:pPr>
              <w:rPr>
                <w:del w:id="259" w:author="uzivatel" w:date="2026-09-22T12:49:00Z" w16du:dateUtc="2026-09-22T16:49:00Z"/>
                <w:rFonts w:ascii="Arial" w:hAnsi="Arial" w:cs="Arial"/>
                <w:sz w:val="20"/>
                <w:szCs w:val="20"/>
              </w:rPr>
            </w:pPr>
            <w:del w:id="260" w:author="uzivatel" w:date="2026-09-22T12:49:00Z" w16du:dateUtc="2026-09-22T16:49:00Z">
              <w:r w:rsidRPr="00B14121">
                <w:rPr>
                  <w:rFonts w:ascii="Arial" w:hAnsi="Arial" w:cs="Arial"/>
                  <w:sz w:val="20"/>
                  <w:szCs w:val="20"/>
                </w:rPr>
                <w:delText>estazolam</w:delText>
              </w:r>
            </w:del>
          </w:p>
        </w:tc>
        <w:tc>
          <w:tcPr>
            <w:tcW w:w="2478" w:type="dxa"/>
            <w:tcBorders>
              <w:top w:val="nil"/>
              <w:bottom w:val="nil"/>
              <w:right w:val="single" w:sz="18" w:space="0" w:color="808080" w:themeColor="background1" w:themeShade="80"/>
            </w:tcBorders>
            <w:vAlign w:val="center"/>
          </w:tcPr>
          <w:p w14:paraId="4B4EB6FB" w14:textId="413EB240" w:rsidR="007453A8" w:rsidRPr="00B14121" w:rsidRDefault="007453A8" w:rsidP="007453A8">
            <w:pPr>
              <w:rPr>
                <w:del w:id="261" w:author="uzivatel" w:date="2026-09-22T12:49:00Z" w16du:dateUtc="2026-09-22T16:49:00Z"/>
                <w:rFonts w:ascii="Arial" w:hAnsi="Arial" w:cs="Arial"/>
                <w:sz w:val="20"/>
                <w:szCs w:val="20"/>
              </w:rPr>
            </w:pPr>
            <w:del w:id="262" w:author="uzivatel" w:date="2026-09-22T12:49:00Z" w16du:dateUtc="2026-09-22T16:49:00Z">
              <w:r w:rsidRPr="00B14121">
                <w:rPr>
                  <w:rFonts w:ascii="Arial" w:hAnsi="Arial" w:cs="Arial"/>
                  <w:sz w:val="20"/>
                  <w:szCs w:val="20"/>
                </w:rPr>
                <w:delText>temazepam</w:delText>
              </w:r>
              <w:r w:rsidRPr="00B14121" w:rsidDel="00041FF4">
                <w:rPr>
                  <w:rFonts w:ascii="Arial" w:hAnsi="Arial" w:cs="Arial"/>
                  <w:sz w:val="20"/>
                  <w:szCs w:val="20"/>
                </w:rPr>
                <w:delText xml:space="preserve"> </w:delText>
              </w:r>
            </w:del>
          </w:p>
        </w:tc>
      </w:tr>
      <w:tr w:rsidR="007453A8" w:rsidRPr="00B14121" w14:paraId="55C385D5" w14:textId="77777777" w:rsidTr="002959C5">
        <w:trPr>
          <w:trHeight w:val="313"/>
          <w:del w:id="263" w:author="uzivatel" w:date="2026-09-22T12:49:00Z" w16du:dateUtc="2026-09-22T16:49:00Z"/>
        </w:trPr>
        <w:tc>
          <w:tcPr>
            <w:tcW w:w="5712" w:type="dxa"/>
            <w:gridSpan w:val="2"/>
            <w:tcBorders>
              <w:top w:val="single" w:sz="18" w:space="0" w:color="808080" w:themeColor="background1" w:themeShade="80"/>
              <w:left w:val="single" w:sz="18" w:space="0" w:color="808080" w:themeColor="background1" w:themeShade="80"/>
              <w:bottom w:val="nil"/>
              <w:right w:val="single" w:sz="18" w:space="0" w:color="808080" w:themeColor="background1" w:themeShade="80"/>
            </w:tcBorders>
            <w:vAlign w:val="center"/>
          </w:tcPr>
          <w:p w14:paraId="555A76E0" w14:textId="06CCF02D" w:rsidR="007453A8" w:rsidRPr="002959C5" w:rsidRDefault="007453A8" w:rsidP="007453A8">
            <w:pPr>
              <w:jc w:val="center"/>
              <w:rPr>
                <w:del w:id="264" w:author="uzivatel" w:date="2026-09-22T12:49:00Z" w16du:dateUtc="2026-09-22T16:49:00Z"/>
                <w:rFonts w:ascii="Arial" w:hAnsi="Arial" w:cs="Arial"/>
                <w:b/>
                <w:bCs/>
                <w:sz w:val="20"/>
                <w:szCs w:val="20"/>
              </w:rPr>
            </w:pPr>
            <w:del w:id="265" w:author="uzivatel" w:date="2026-09-22T12:49:00Z" w16du:dateUtc="2026-09-22T16:49:00Z">
              <w:r w:rsidRPr="002959C5">
                <w:rPr>
                  <w:rFonts w:ascii="Arial" w:hAnsi="Arial" w:cs="Arial"/>
                  <w:b/>
                  <w:bCs/>
                  <w:sz w:val="20"/>
                  <w:szCs w:val="20"/>
                </w:rPr>
                <w:delText>Antipsychotics</w:delText>
              </w:r>
              <w:r w:rsidRPr="002959C5" w:rsidDel="00D70190">
                <w:rPr>
                  <w:rFonts w:ascii="Arial" w:hAnsi="Arial" w:cs="Arial"/>
                  <w:b/>
                  <w:bCs/>
                  <w:sz w:val="20"/>
                  <w:szCs w:val="20"/>
                </w:rPr>
                <w:delText xml:space="preserve"> </w:delText>
              </w:r>
            </w:del>
          </w:p>
        </w:tc>
        <w:tc>
          <w:tcPr>
            <w:tcW w:w="2641" w:type="dxa"/>
            <w:tcBorders>
              <w:top w:val="nil"/>
              <w:left w:val="single" w:sz="18" w:space="0" w:color="808080" w:themeColor="background1" w:themeShade="80"/>
              <w:bottom w:val="nil"/>
              <w:right w:val="nil"/>
            </w:tcBorders>
            <w:vAlign w:val="center"/>
          </w:tcPr>
          <w:p w14:paraId="0A8F3FC7" w14:textId="3525615B" w:rsidR="007453A8" w:rsidRPr="00B14121" w:rsidRDefault="007453A8" w:rsidP="007453A8">
            <w:pPr>
              <w:rPr>
                <w:del w:id="266" w:author="uzivatel" w:date="2026-09-22T12:49:00Z" w16du:dateUtc="2026-09-22T16:49:00Z"/>
                <w:rFonts w:ascii="Arial" w:hAnsi="Arial" w:cs="Arial"/>
                <w:sz w:val="20"/>
                <w:szCs w:val="20"/>
              </w:rPr>
            </w:pPr>
            <w:del w:id="267" w:author="uzivatel" w:date="2026-09-22T12:49:00Z" w16du:dateUtc="2026-09-22T16:49:00Z">
              <w:r w:rsidRPr="00B14121">
                <w:rPr>
                  <w:rFonts w:ascii="Arial" w:hAnsi="Arial" w:cs="Arial"/>
                  <w:sz w:val="20"/>
                  <w:szCs w:val="20"/>
                </w:rPr>
                <w:delText>eszopiclone</w:delText>
              </w:r>
              <w:r w:rsidRPr="00B14121" w:rsidDel="0013353E">
                <w:rPr>
                  <w:rFonts w:ascii="Arial" w:hAnsi="Arial" w:cs="Arial"/>
                  <w:sz w:val="20"/>
                  <w:szCs w:val="20"/>
                </w:rPr>
                <w:delText xml:space="preserve"> </w:delText>
              </w:r>
            </w:del>
          </w:p>
        </w:tc>
        <w:tc>
          <w:tcPr>
            <w:tcW w:w="2478" w:type="dxa"/>
            <w:tcBorders>
              <w:top w:val="nil"/>
              <w:left w:val="nil"/>
              <w:bottom w:val="nil"/>
              <w:right w:val="single" w:sz="18" w:space="0" w:color="808080" w:themeColor="background1" w:themeShade="80"/>
            </w:tcBorders>
            <w:vAlign w:val="center"/>
          </w:tcPr>
          <w:p w14:paraId="348E64F3" w14:textId="606ADB96" w:rsidR="007453A8" w:rsidRPr="00B14121" w:rsidRDefault="007453A8" w:rsidP="007453A8">
            <w:pPr>
              <w:rPr>
                <w:del w:id="268" w:author="uzivatel" w:date="2026-09-22T12:49:00Z" w16du:dateUtc="2026-09-22T16:49:00Z"/>
                <w:rFonts w:ascii="Arial" w:hAnsi="Arial" w:cs="Arial"/>
                <w:sz w:val="20"/>
                <w:szCs w:val="20"/>
              </w:rPr>
            </w:pPr>
            <w:del w:id="269" w:author="uzivatel" w:date="2026-09-22T12:49:00Z" w16du:dateUtc="2026-09-22T16:49:00Z">
              <w:r w:rsidRPr="0013353E">
                <w:rPr>
                  <w:rFonts w:ascii="Arial" w:hAnsi="Arial" w:cs="Arial"/>
                  <w:sz w:val="20"/>
                  <w:szCs w:val="20"/>
                </w:rPr>
                <w:delText>triazolam</w:delText>
              </w:r>
              <w:r w:rsidRPr="0013353E" w:rsidDel="007453A8">
                <w:rPr>
                  <w:rFonts w:ascii="Arial" w:hAnsi="Arial" w:cs="Arial"/>
                  <w:sz w:val="20"/>
                  <w:szCs w:val="20"/>
                </w:rPr>
                <w:delText xml:space="preserve"> </w:delText>
              </w:r>
            </w:del>
          </w:p>
        </w:tc>
      </w:tr>
      <w:tr w:rsidR="007453A8" w:rsidRPr="00B14121" w14:paraId="68120BAE" w14:textId="77777777" w:rsidTr="002959C5">
        <w:trPr>
          <w:trHeight w:val="288"/>
          <w:del w:id="270" w:author="uzivatel" w:date="2026-09-22T12:49:00Z" w16du:dateUtc="2026-09-22T16:49:00Z"/>
        </w:trPr>
        <w:tc>
          <w:tcPr>
            <w:tcW w:w="3125" w:type="dxa"/>
            <w:tcBorders>
              <w:top w:val="nil"/>
              <w:left w:val="single" w:sz="18" w:space="0" w:color="808080" w:themeColor="background1" w:themeShade="80"/>
              <w:bottom w:val="nil"/>
            </w:tcBorders>
            <w:vAlign w:val="center"/>
          </w:tcPr>
          <w:p w14:paraId="48F22820" w14:textId="357F2CC7" w:rsidR="007453A8" w:rsidRPr="00B14121" w:rsidRDefault="007453A8" w:rsidP="007453A8">
            <w:pPr>
              <w:rPr>
                <w:del w:id="271" w:author="uzivatel" w:date="2026-09-22T12:49:00Z" w16du:dateUtc="2026-09-22T16:49:00Z"/>
                <w:rFonts w:ascii="Arial" w:hAnsi="Arial" w:cs="Arial"/>
                <w:sz w:val="20"/>
                <w:szCs w:val="20"/>
              </w:rPr>
            </w:pPr>
            <w:del w:id="272" w:author="uzivatel" w:date="2026-09-22T12:49:00Z" w16du:dateUtc="2026-09-22T16:49:00Z">
              <w:r w:rsidRPr="00B14121">
                <w:rPr>
                  <w:rFonts w:ascii="Arial" w:hAnsi="Arial" w:cs="Arial"/>
                  <w:sz w:val="20"/>
                  <w:szCs w:val="20"/>
                </w:rPr>
                <w:delText>aripiprazole</w:delText>
              </w:r>
            </w:del>
          </w:p>
        </w:tc>
        <w:tc>
          <w:tcPr>
            <w:tcW w:w="2587" w:type="dxa"/>
            <w:tcBorders>
              <w:top w:val="nil"/>
              <w:bottom w:val="nil"/>
              <w:right w:val="single" w:sz="18" w:space="0" w:color="808080" w:themeColor="background1" w:themeShade="80"/>
            </w:tcBorders>
            <w:vAlign w:val="center"/>
          </w:tcPr>
          <w:p w14:paraId="0CFA351C" w14:textId="03C66F36" w:rsidR="007453A8" w:rsidRPr="00636651" w:rsidRDefault="00F9721E" w:rsidP="007453A8">
            <w:pPr>
              <w:rPr>
                <w:del w:id="273" w:author="uzivatel" w:date="2026-09-22T12:49:00Z" w16du:dateUtc="2026-09-22T16:49:00Z"/>
                <w:rFonts w:ascii="Arial" w:hAnsi="Arial" w:cs="Arial"/>
                <w:sz w:val="20"/>
                <w:szCs w:val="20"/>
              </w:rPr>
            </w:pPr>
            <w:del w:id="274" w:author="uzivatel" w:date="2026-09-22T12:49:00Z" w16du:dateUtc="2026-09-22T16:49:00Z">
              <w:r w:rsidRPr="00F9721E">
                <w:rPr>
                  <w:rFonts w:ascii="Arial" w:hAnsi="Arial" w:cs="Arial"/>
                  <w:sz w:val="20"/>
                  <w:szCs w:val="20"/>
                </w:rPr>
                <w:delText xml:space="preserve">olanzapine/fluoxetine </w:delText>
              </w:r>
            </w:del>
          </w:p>
        </w:tc>
        <w:tc>
          <w:tcPr>
            <w:tcW w:w="2641" w:type="dxa"/>
            <w:tcBorders>
              <w:top w:val="nil"/>
              <w:left w:val="single" w:sz="18" w:space="0" w:color="808080" w:themeColor="background1" w:themeShade="80"/>
              <w:bottom w:val="nil"/>
              <w:right w:val="nil"/>
            </w:tcBorders>
            <w:vAlign w:val="center"/>
          </w:tcPr>
          <w:p w14:paraId="403EAC29" w14:textId="668A448F" w:rsidR="007453A8" w:rsidRPr="00662293" w:rsidRDefault="007453A8" w:rsidP="007453A8">
            <w:pPr>
              <w:rPr>
                <w:del w:id="275" w:author="uzivatel" w:date="2026-09-22T12:49:00Z" w16du:dateUtc="2026-09-22T16:49:00Z"/>
                <w:rFonts w:ascii="Arial" w:hAnsi="Arial" w:cs="Arial"/>
                <w:sz w:val="20"/>
                <w:szCs w:val="20"/>
              </w:rPr>
            </w:pPr>
            <w:del w:id="276" w:author="uzivatel" w:date="2026-09-22T12:49:00Z" w16du:dateUtc="2026-09-22T16:49:00Z">
              <w:r w:rsidRPr="0013353E">
                <w:rPr>
                  <w:rFonts w:ascii="Arial" w:hAnsi="Arial" w:cs="Arial"/>
                  <w:sz w:val="20"/>
                  <w:szCs w:val="20"/>
                </w:rPr>
                <w:delText>flurazepam</w:delText>
              </w:r>
              <w:r w:rsidRPr="0013353E" w:rsidDel="0013353E">
                <w:rPr>
                  <w:rFonts w:ascii="Arial" w:hAnsi="Arial" w:cs="Arial"/>
                  <w:sz w:val="20"/>
                  <w:szCs w:val="20"/>
                </w:rPr>
                <w:delText xml:space="preserve"> </w:delText>
              </w:r>
            </w:del>
          </w:p>
        </w:tc>
        <w:tc>
          <w:tcPr>
            <w:tcW w:w="2478" w:type="dxa"/>
            <w:tcBorders>
              <w:top w:val="nil"/>
              <w:left w:val="nil"/>
              <w:bottom w:val="nil"/>
              <w:right w:val="single" w:sz="18" w:space="0" w:color="808080" w:themeColor="background1" w:themeShade="80"/>
            </w:tcBorders>
            <w:vAlign w:val="center"/>
          </w:tcPr>
          <w:p w14:paraId="68AA4B27" w14:textId="0AFE5C1D" w:rsidR="007453A8" w:rsidRPr="00662293" w:rsidRDefault="007453A8" w:rsidP="007453A8">
            <w:pPr>
              <w:rPr>
                <w:del w:id="277" w:author="uzivatel" w:date="2026-09-22T12:49:00Z" w16du:dateUtc="2026-09-22T16:49:00Z"/>
                <w:rFonts w:ascii="Arial" w:hAnsi="Arial" w:cs="Arial"/>
                <w:sz w:val="20"/>
                <w:szCs w:val="20"/>
              </w:rPr>
            </w:pPr>
            <w:del w:id="278" w:author="uzivatel" w:date="2026-09-22T12:49:00Z" w16du:dateUtc="2026-09-22T16:49:00Z">
              <w:r w:rsidRPr="0013353E">
                <w:rPr>
                  <w:rFonts w:ascii="Arial" w:hAnsi="Arial" w:cs="Arial"/>
                  <w:sz w:val="20"/>
                  <w:szCs w:val="20"/>
                </w:rPr>
                <w:delText>zaleplon</w:delText>
              </w:r>
              <w:r w:rsidRPr="0013353E" w:rsidDel="0013353E">
                <w:rPr>
                  <w:rFonts w:ascii="Arial" w:hAnsi="Arial" w:cs="Arial"/>
                  <w:sz w:val="20"/>
                  <w:szCs w:val="20"/>
                </w:rPr>
                <w:delText xml:space="preserve"> </w:delText>
              </w:r>
            </w:del>
          </w:p>
        </w:tc>
      </w:tr>
      <w:tr w:rsidR="007453A8" w:rsidRPr="00B14121" w14:paraId="6D8E96B5" w14:textId="77777777" w:rsidTr="002959C5">
        <w:trPr>
          <w:trHeight w:hRule="exact" w:val="288"/>
          <w:del w:id="279" w:author="uzivatel" w:date="2026-09-22T12:49:00Z" w16du:dateUtc="2026-09-22T16:49:00Z"/>
        </w:trPr>
        <w:tc>
          <w:tcPr>
            <w:tcW w:w="3125" w:type="dxa"/>
            <w:tcBorders>
              <w:top w:val="nil"/>
              <w:left w:val="single" w:sz="18" w:space="0" w:color="808080" w:themeColor="background1" w:themeShade="80"/>
              <w:bottom w:val="nil"/>
              <w:right w:val="nil"/>
            </w:tcBorders>
            <w:vAlign w:val="center"/>
          </w:tcPr>
          <w:p w14:paraId="7F2181A7" w14:textId="596F3003" w:rsidR="007453A8" w:rsidRPr="002959C5" w:rsidRDefault="007453A8" w:rsidP="007453A8">
            <w:pPr>
              <w:pStyle w:val="Heading1"/>
              <w:spacing w:before="0"/>
              <w:ind w:left="0"/>
              <w:rPr>
                <w:del w:id="280" w:author="uzivatel" w:date="2026-09-22T12:49:00Z" w16du:dateUtc="2026-09-22T16:49:00Z"/>
                <w:b w:val="0"/>
                <w:bCs w:val="0"/>
              </w:rPr>
            </w:pPr>
            <w:del w:id="281" w:author="uzivatel" w:date="2026-09-22T12:49:00Z" w16du:dateUtc="2026-09-22T16:49:00Z">
              <w:r w:rsidRPr="002959C5">
                <w:rPr>
                  <w:b w:val="0"/>
                  <w:bCs w:val="0"/>
                  <w:sz w:val="20"/>
                  <w:szCs w:val="20"/>
                </w:rPr>
                <w:delText>asenapine</w:delText>
              </w:r>
            </w:del>
          </w:p>
        </w:tc>
        <w:tc>
          <w:tcPr>
            <w:tcW w:w="2587" w:type="dxa"/>
            <w:tcBorders>
              <w:top w:val="nil"/>
              <w:left w:val="nil"/>
              <w:bottom w:val="nil"/>
              <w:right w:val="single" w:sz="18" w:space="0" w:color="808080" w:themeColor="background1" w:themeShade="80"/>
            </w:tcBorders>
            <w:vAlign w:val="center"/>
          </w:tcPr>
          <w:p w14:paraId="6286968C" w14:textId="6EA51E17" w:rsidR="007453A8" w:rsidRPr="002959C5" w:rsidRDefault="00F9721E" w:rsidP="007453A8">
            <w:pPr>
              <w:pStyle w:val="Heading1"/>
              <w:spacing w:before="0"/>
              <w:ind w:left="0"/>
              <w:rPr>
                <w:del w:id="282" w:author="uzivatel" w:date="2026-09-22T12:49:00Z" w16du:dateUtc="2026-09-22T16:49:00Z"/>
                <w:b w:val="0"/>
                <w:bCs w:val="0"/>
              </w:rPr>
            </w:pPr>
            <w:del w:id="283" w:author="uzivatel" w:date="2026-09-22T12:49:00Z" w16du:dateUtc="2026-09-22T16:49:00Z">
              <w:r w:rsidRPr="00F9721E">
                <w:rPr>
                  <w:b w:val="0"/>
                  <w:bCs w:val="0"/>
                  <w:sz w:val="20"/>
                  <w:szCs w:val="20"/>
                </w:rPr>
                <w:delText>olanzapine/samidorphan</w:delText>
              </w:r>
              <w:r w:rsidRPr="00F9721E" w:rsidDel="00F9721E">
                <w:rPr>
                  <w:b w:val="0"/>
                  <w:bCs w:val="0"/>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604A686D" w14:textId="54F2B45A" w:rsidR="007453A8" w:rsidRPr="00662293" w:rsidRDefault="007453A8" w:rsidP="007453A8">
            <w:pPr>
              <w:rPr>
                <w:del w:id="284" w:author="uzivatel" w:date="2026-09-22T12:49:00Z" w16du:dateUtc="2026-09-22T16:49:00Z"/>
                <w:rFonts w:ascii="Arial" w:hAnsi="Arial" w:cs="Arial"/>
                <w:sz w:val="20"/>
                <w:szCs w:val="20"/>
              </w:rPr>
            </w:pPr>
            <w:del w:id="285" w:author="uzivatel" w:date="2026-09-22T12:49:00Z" w16du:dateUtc="2026-09-22T16:49:00Z">
              <w:r w:rsidRPr="0013353E">
                <w:rPr>
                  <w:rFonts w:ascii="Arial" w:hAnsi="Arial" w:cs="Arial"/>
                  <w:sz w:val="20"/>
                  <w:szCs w:val="20"/>
                </w:rPr>
                <w:delText>lemborexant</w:delText>
              </w:r>
              <w:r w:rsidRPr="0013353E" w:rsidDel="0013353E">
                <w:rPr>
                  <w:rFonts w:ascii="Arial" w:hAnsi="Arial" w:cs="Arial"/>
                  <w:sz w:val="20"/>
                  <w:szCs w:val="20"/>
                </w:rPr>
                <w:delText xml:space="preserve"> </w:delText>
              </w:r>
            </w:del>
          </w:p>
        </w:tc>
        <w:tc>
          <w:tcPr>
            <w:tcW w:w="2478" w:type="dxa"/>
            <w:tcBorders>
              <w:top w:val="nil"/>
              <w:bottom w:val="nil"/>
              <w:right w:val="single" w:sz="18" w:space="0" w:color="808080" w:themeColor="background1" w:themeShade="80"/>
            </w:tcBorders>
            <w:vAlign w:val="center"/>
          </w:tcPr>
          <w:p w14:paraId="21950932" w14:textId="033F5FF6" w:rsidR="007453A8" w:rsidRPr="00662293" w:rsidRDefault="007453A8" w:rsidP="007453A8">
            <w:pPr>
              <w:rPr>
                <w:del w:id="286" w:author="uzivatel" w:date="2026-09-22T12:49:00Z" w16du:dateUtc="2026-09-22T16:49:00Z"/>
                <w:rFonts w:ascii="Arial" w:hAnsi="Arial" w:cs="Arial"/>
                <w:sz w:val="20"/>
                <w:szCs w:val="20"/>
              </w:rPr>
            </w:pPr>
            <w:del w:id="287" w:author="uzivatel" w:date="2026-09-22T12:49:00Z" w16du:dateUtc="2026-09-22T16:49:00Z">
              <w:r w:rsidRPr="0013353E">
                <w:rPr>
                  <w:rFonts w:ascii="Arial" w:hAnsi="Arial" w:cs="Arial"/>
                  <w:sz w:val="20"/>
                  <w:szCs w:val="20"/>
                </w:rPr>
                <w:delText>zolpidem</w:delText>
              </w:r>
            </w:del>
          </w:p>
        </w:tc>
      </w:tr>
      <w:tr w:rsidR="007453A8" w:rsidRPr="00B14121" w14:paraId="4268B732" w14:textId="2EE08C35" w:rsidTr="002959C5">
        <w:trPr>
          <w:trHeight w:val="288"/>
          <w:del w:id="288" w:author="uzivatel" w:date="2026-09-22T12:49:00Z" w16du:dateUtc="2026-09-22T16:49:00Z"/>
        </w:trPr>
        <w:tc>
          <w:tcPr>
            <w:tcW w:w="3125" w:type="dxa"/>
            <w:tcBorders>
              <w:top w:val="nil"/>
              <w:left w:val="single" w:sz="18" w:space="0" w:color="808080" w:themeColor="background1" w:themeShade="80"/>
              <w:bottom w:val="nil"/>
            </w:tcBorders>
            <w:vAlign w:val="center"/>
          </w:tcPr>
          <w:p w14:paraId="12388BE7" w14:textId="74011B3D" w:rsidR="007453A8" w:rsidRPr="00B14121" w:rsidRDefault="007453A8" w:rsidP="007453A8">
            <w:pPr>
              <w:pStyle w:val="TableParagraph"/>
              <w:tabs>
                <w:tab w:val="left" w:pos="2939"/>
              </w:tabs>
              <w:spacing w:line="240" w:lineRule="auto"/>
              <w:ind w:left="0"/>
              <w:rPr>
                <w:del w:id="289" w:author="uzivatel" w:date="2026-09-22T12:49:00Z" w16du:dateUtc="2026-09-22T16:49:00Z"/>
                <w:rFonts w:ascii="Arial" w:hAnsi="Arial" w:cs="Arial"/>
                <w:sz w:val="20"/>
                <w:szCs w:val="20"/>
              </w:rPr>
            </w:pPr>
            <w:del w:id="290" w:author="uzivatel" w:date="2026-09-22T12:49:00Z" w16du:dateUtc="2026-09-22T16:49:00Z">
              <w:r w:rsidRPr="00B14121">
                <w:rPr>
                  <w:rFonts w:ascii="Arial" w:hAnsi="Arial" w:cs="Arial"/>
                  <w:sz w:val="20"/>
                  <w:szCs w:val="20"/>
                </w:rPr>
                <w:delText>brexpiprazole</w:delText>
              </w:r>
            </w:del>
          </w:p>
        </w:tc>
        <w:tc>
          <w:tcPr>
            <w:tcW w:w="2587" w:type="dxa"/>
            <w:tcBorders>
              <w:top w:val="nil"/>
              <w:bottom w:val="nil"/>
              <w:right w:val="single" w:sz="18" w:space="0" w:color="808080" w:themeColor="background1" w:themeShade="80"/>
            </w:tcBorders>
            <w:vAlign w:val="center"/>
          </w:tcPr>
          <w:p w14:paraId="1E5BD0FF" w14:textId="4F805064" w:rsidR="007453A8" w:rsidRPr="00636651" w:rsidRDefault="00F9721E" w:rsidP="007453A8">
            <w:pPr>
              <w:rPr>
                <w:del w:id="291" w:author="uzivatel" w:date="2026-09-22T12:49:00Z" w16du:dateUtc="2026-09-22T16:49:00Z"/>
                <w:rFonts w:ascii="Arial" w:hAnsi="Arial" w:cs="Arial"/>
                <w:sz w:val="20"/>
                <w:szCs w:val="20"/>
              </w:rPr>
            </w:pPr>
            <w:del w:id="292" w:author="uzivatel" w:date="2026-09-22T12:49:00Z" w16du:dateUtc="2026-09-22T16:49:00Z">
              <w:r w:rsidRPr="00636651">
                <w:rPr>
                  <w:rFonts w:ascii="Arial" w:hAnsi="Arial" w:cs="Arial"/>
                  <w:sz w:val="20"/>
                  <w:szCs w:val="20"/>
                </w:rPr>
                <w:delText>paliperidone</w:delText>
              </w:r>
              <w:r w:rsidRPr="00636651" w:rsidDel="00F9721E">
                <w:rPr>
                  <w:rFonts w:ascii="Arial" w:hAnsi="Arial" w:cs="Arial"/>
                  <w:sz w:val="20"/>
                  <w:szCs w:val="20"/>
                </w:rPr>
                <w:delText xml:space="preserve"> </w:delText>
              </w:r>
            </w:del>
          </w:p>
        </w:tc>
        <w:tc>
          <w:tcPr>
            <w:tcW w:w="2641" w:type="dxa"/>
            <w:tcBorders>
              <w:top w:val="nil"/>
              <w:left w:val="single" w:sz="18" w:space="0" w:color="808080" w:themeColor="background1" w:themeShade="80"/>
              <w:bottom w:val="single" w:sz="18" w:space="0" w:color="808080" w:themeColor="background1" w:themeShade="80"/>
            </w:tcBorders>
            <w:vAlign w:val="center"/>
          </w:tcPr>
          <w:p w14:paraId="436D8354" w14:textId="44EA1641" w:rsidR="007453A8" w:rsidRPr="00B14121" w:rsidRDefault="007453A8" w:rsidP="007453A8">
            <w:pPr>
              <w:rPr>
                <w:del w:id="293" w:author="uzivatel" w:date="2026-09-22T12:49:00Z" w16du:dateUtc="2026-09-22T16:49:00Z"/>
                <w:rFonts w:ascii="Arial" w:hAnsi="Arial" w:cs="Arial"/>
                <w:sz w:val="20"/>
                <w:szCs w:val="20"/>
              </w:rPr>
            </w:pPr>
          </w:p>
        </w:tc>
        <w:tc>
          <w:tcPr>
            <w:tcW w:w="2478" w:type="dxa"/>
            <w:tcBorders>
              <w:top w:val="nil"/>
              <w:left w:val="nil"/>
              <w:bottom w:val="single" w:sz="18" w:space="0" w:color="808080" w:themeColor="background1" w:themeShade="80"/>
              <w:right w:val="single" w:sz="18" w:space="0" w:color="808080" w:themeColor="background1" w:themeShade="80"/>
            </w:tcBorders>
            <w:vAlign w:val="center"/>
          </w:tcPr>
          <w:p w14:paraId="5B540C4C" w14:textId="35AC525D" w:rsidR="007453A8" w:rsidRPr="00B14121" w:rsidRDefault="007453A8" w:rsidP="007453A8">
            <w:pPr>
              <w:rPr>
                <w:del w:id="294" w:author="uzivatel" w:date="2026-09-22T12:49:00Z" w16du:dateUtc="2026-09-22T16:49:00Z"/>
                <w:rFonts w:ascii="Arial" w:hAnsi="Arial" w:cs="Arial"/>
                <w:sz w:val="20"/>
                <w:szCs w:val="20"/>
              </w:rPr>
            </w:pPr>
          </w:p>
        </w:tc>
      </w:tr>
      <w:tr w:rsidR="00F9721E" w:rsidRPr="00B14121" w14:paraId="6EA51A32" w14:textId="77777777" w:rsidTr="002959C5">
        <w:trPr>
          <w:trHeight w:val="288"/>
          <w:del w:id="295" w:author="uzivatel" w:date="2026-09-22T12:49:00Z" w16du:dateUtc="2026-09-22T16:49:00Z"/>
        </w:trPr>
        <w:tc>
          <w:tcPr>
            <w:tcW w:w="3125" w:type="dxa"/>
            <w:tcBorders>
              <w:top w:val="nil"/>
              <w:left w:val="single" w:sz="18" w:space="0" w:color="808080" w:themeColor="background1" w:themeShade="80"/>
              <w:bottom w:val="nil"/>
            </w:tcBorders>
            <w:vAlign w:val="center"/>
          </w:tcPr>
          <w:p w14:paraId="4648CF1B" w14:textId="3B12B253" w:rsidR="00F9721E" w:rsidRPr="00B14121" w:rsidRDefault="00F9721E" w:rsidP="00F9721E">
            <w:pPr>
              <w:rPr>
                <w:del w:id="296" w:author="uzivatel" w:date="2026-09-22T12:49:00Z" w16du:dateUtc="2026-09-22T16:49:00Z"/>
                <w:rFonts w:ascii="Arial" w:hAnsi="Arial" w:cs="Arial"/>
                <w:sz w:val="20"/>
                <w:szCs w:val="20"/>
              </w:rPr>
            </w:pPr>
            <w:del w:id="297" w:author="uzivatel" w:date="2026-09-22T12:49:00Z" w16du:dateUtc="2026-09-22T16:49:00Z">
              <w:r w:rsidRPr="00B14121">
                <w:rPr>
                  <w:rFonts w:ascii="Arial" w:hAnsi="Arial" w:cs="Arial"/>
                  <w:sz w:val="20"/>
                  <w:szCs w:val="20"/>
                </w:rPr>
                <w:delText>cariprazine</w:delText>
              </w:r>
            </w:del>
          </w:p>
        </w:tc>
        <w:tc>
          <w:tcPr>
            <w:tcW w:w="2587" w:type="dxa"/>
            <w:tcBorders>
              <w:top w:val="nil"/>
              <w:bottom w:val="nil"/>
              <w:right w:val="single" w:sz="18" w:space="0" w:color="808080" w:themeColor="background1" w:themeShade="80"/>
            </w:tcBorders>
            <w:vAlign w:val="center"/>
          </w:tcPr>
          <w:p w14:paraId="723E25C2" w14:textId="0898E5DF" w:rsidR="00F9721E" w:rsidRPr="00636651" w:rsidRDefault="00F9721E" w:rsidP="00F9721E">
            <w:pPr>
              <w:rPr>
                <w:del w:id="298" w:author="uzivatel" w:date="2026-09-22T12:49:00Z" w16du:dateUtc="2026-09-22T16:49:00Z"/>
                <w:rFonts w:ascii="Arial" w:hAnsi="Arial" w:cs="Arial"/>
                <w:sz w:val="20"/>
                <w:szCs w:val="20"/>
              </w:rPr>
            </w:pPr>
            <w:del w:id="299" w:author="uzivatel" w:date="2026-09-22T12:49:00Z" w16du:dateUtc="2026-09-22T16:49:00Z">
              <w:r w:rsidRPr="00636651">
                <w:rPr>
                  <w:rFonts w:ascii="Arial" w:hAnsi="Arial" w:cs="Arial"/>
                  <w:sz w:val="20"/>
                  <w:szCs w:val="20"/>
                </w:rPr>
                <w:delText>perphenazine</w:delText>
              </w:r>
            </w:del>
          </w:p>
        </w:tc>
        <w:tc>
          <w:tcPr>
            <w:tcW w:w="5119" w:type="dxa"/>
            <w:gridSpan w:val="2"/>
            <w:tcBorders>
              <w:top w:val="nil"/>
              <w:left w:val="single" w:sz="18" w:space="0" w:color="808080" w:themeColor="background1" w:themeShade="80"/>
              <w:bottom w:val="nil"/>
              <w:right w:val="single" w:sz="18" w:space="0" w:color="808080" w:themeColor="background1" w:themeShade="80"/>
            </w:tcBorders>
            <w:vAlign w:val="center"/>
          </w:tcPr>
          <w:p w14:paraId="64C4D826" w14:textId="09411B3D" w:rsidR="00F9721E" w:rsidRPr="00B14121" w:rsidRDefault="00F9721E" w:rsidP="00F9721E">
            <w:pPr>
              <w:pStyle w:val="Heading1"/>
              <w:ind w:left="-135"/>
              <w:jc w:val="center"/>
              <w:rPr>
                <w:del w:id="300" w:author="uzivatel" w:date="2026-09-22T12:49:00Z" w16du:dateUtc="2026-09-22T16:49:00Z"/>
                <w:sz w:val="20"/>
                <w:szCs w:val="20"/>
              </w:rPr>
            </w:pPr>
            <w:del w:id="301" w:author="uzivatel" w:date="2026-09-22T12:49:00Z" w16du:dateUtc="2026-09-22T16:49:00Z">
              <w:r w:rsidRPr="007E05AE">
                <w:rPr>
                  <w:sz w:val="20"/>
                </w:rPr>
                <w:delText>Alpha</w:delText>
              </w:r>
              <w:r w:rsidRPr="007E05AE">
                <w:rPr>
                  <w:sz w:val="20"/>
                  <w:vertAlign w:val="subscript"/>
                </w:rPr>
                <w:delText>2</w:delText>
              </w:r>
              <w:r w:rsidRPr="007E05AE">
                <w:rPr>
                  <w:sz w:val="20"/>
                </w:rPr>
                <w:delText xml:space="preserve"> Agonists</w:delText>
              </w:r>
            </w:del>
          </w:p>
        </w:tc>
      </w:tr>
      <w:tr w:rsidR="00F9721E" w:rsidRPr="00B14121" w14:paraId="7D7C7BCC" w14:textId="77777777" w:rsidTr="002959C5">
        <w:trPr>
          <w:trHeight w:val="288"/>
          <w:del w:id="302" w:author="uzivatel" w:date="2026-09-22T12:49:00Z" w16du:dateUtc="2026-09-22T16:49:00Z"/>
        </w:trPr>
        <w:tc>
          <w:tcPr>
            <w:tcW w:w="3125" w:type="dxa"/>
            <w:tcBorders>
              <w:top w:val="nil"/>
              <w:left w:val="single" w:sz="18" w:space="0" w:color="808080" w:themeColor="background1" w:themeShade="80"/>
              <w:bottom w:val="nil"/>
            </w:tcBorders>
            <w:vAlign w:val="center"/>
          </w:tcPr>
          <w:p w14:paraId="4EEADBB0" w14:textId="09829F66" w:rsidR="00F9721E" w:rsidRPr="00B14121" w:rsidRDefault="00F9721E" w:rsidP="00F9721E">
            <w:pPr>
              <w:rPr>
                <w:del w:id="303" w:author="uzivatel" w:date="2026-09-22T12:49:00Z" w16du:dateUtc="2026-09-22T16:49:00Z"/>
                <w:rFonts w:ascii="Arial" w:hAnsi="Arial" w:cs="Arial"/>
                <w:sz w:val="20"/>
                <w:szCs w:val="20"/>
              </w:rPr>
            </w:pPr>
            <w:del w:id="304" w:author="uzivatel" w:date="2026-09-22T12:49:00Z" w16du:dateUtc="2026-09-22T16:49:00Z">
              <w:r w:rsidRPr="00B14121">
                <w:rPr>
                  <w:rFonts w:ascii="Arial" w:hAnsi="Arial" w:cs="Arial"/>
                  <w:sz w:val="20"/>
                  <w:szCs w:val="20"/>
                </w:rPr>
                <w:delText>chlorpromazine</w:delText>
              </w:r>
              <w:r w:rsidRPr="00B14121">
                <w:rPr>
                  <w:rFonts w:ascii="Arial" w:hAnsi="Arial" w:cs="Arial"/>
                  <w:sz w:val="20"/>
                  <w:szCs w:val="20"/>
                </w:rPr>
                <w:tab/>
              </w:r>
            </w:del>
          </w:p>
        </w:tc>
        <w:tc>
          <w:tcPr>
            <w:tcW w:w="2587" w:type="dxa"/>
            <w:tcBorders>
              <w:top w:val="nil"/>
              <w:bottom w:val="nil"/>
              <w:right w:val="single" w:sz="18" w:space="0" w:color="808080" w:themeColor="background1" w:themeShade="80"/>
            </w:tcBorders>
            <w:vAlign w:val="center"/>
          </w:tcPr>
          <w:p w14:paraId="22FABB97" w14:textId="6CB751CF" w:rsidR="00F9721E" w:rsidRPr="00636651" w:rsidRDefault="00F9721E" w:rsidP="00F9721E">
            <w:pPr>
              <w:rPr>
                <w:del w:id="305" w:author="uzivatel" w:date="2026-09-22T12:49:00Z" w16du:dateUtc="2026-09-22T16:49:00Z"/>
                <w:rFonts w:ascii="Arial" w:hAnsi="Arial" w:cs="Arial"/>
                <w:sz w:val="20"/>
                <w:szCs w:val="20"/>
              </w:rPr>
            </w:pPr>
            <w:del w:id="306" w:author="uzivatel" w:date="2026-09-22T12:49:00Z" w16du:dateUtc="2026-09-22T16:49:00Z">
              <w:r w:rsidRPr="00636651">
                <w:rPr>
                  <w:rFonts w:ascii="Arial" w:hAnsi="Arial" w:cs="Arial"/>
                  <w:sz w:val="20"/>
                  <w:szCs w:val="20"/>
                </w:rPr>
                <w:delText>perphenazine/amitriptyline</w:delText>
              </w:r>
              <w:r w:rsidRPr="00636651" w:rsidDel="00F9721E">
                <w:rPr>
                  <w:rFonts w:ascii="Arial" w:hAnsi="Arial" w:cs="Arial"/>
                  <w:sz w:val="20"/>
                  <w:szCs w:val="20"/>
                </w:rPr>
                <w:delText xml:space="preserve"> </w:delText>
              </w:r>
            </w:del>
          </w:p>
        </w:tc>
        <w:tc>
          <w:tcPr>
            <w:tcW w:w="2641" w:type="dxa"/>
            <w:tcBorders>
              <w:top w:val="nil"/>
              <w:left w:val="single" w:sz="18" w:space="0" w:color="808080" w:themeColor="background1" w:themeShade="80"/>
              <w:bottom w:val="single" w:sz="18" w:space="0" w:color="808080" w:themeColor="background1" w:themeShade="80"/>
            </w:tcBorders>
            <w:vAlign w:val="center"/>
          </w:tcPr>
          <w:p w14:paraId="07FB62BB" w14:textId="36B3554B" w:rsidR="00F9721E" w:rsidRPr="00B14121" w:rsidRDefault="00F9721E" w:rsidP="00F9721E">
            <w:pPr>
              <w:pStyle w:val="TableParagraph"/>
              <w:tabs>
                <w:tab w:val="left" w:pos="2909"/>
              </w:tabs>
              <w:spacing w:line="264" w:lineRule="exact"/>
              <w:ind w:left="16"/>
              <w:rPr>
                <w:del w:id="307" w:author="uzivatel" w:date="2026-09-22T12:49:00Z" w16du:dateUtc="2026-09-22T16:49:00Z"/>
                <w:rFonts w:ascii="Arial" w:hAnsi="Arial" w:cs="Arial"/>
                <w:sz w:val="20"/>
                <w:szCs w:val="20"/>
              </w:rPr>
            </w:pPr>
            <w:del w:id="308" w:author="uzivatel" w:date="2026-09-22T12:49:00Z" w16du:dateUtc="2026-09-22T16:49:00Z">
              <w:r w:rsidRPr="00B14121">
                <w:rPr>
                  <w:rFonts w:ascii="Arial" w:hAnsi="Arial" w:cs="Arial"/>
                  <w:sz w:val="20"/>
                  <w:szCs w:val="20"/>
                </w:rPr>
                <w:delText>clonidine</w:delText>
              </w:r>
            </w:del>
          </w:p>
        </w:tc>
        <w:tc>
          <w:tcPr>
            <w:tcW w:w="2478" w:type="dxa"/>
            <w:tcBorders>
              <w:top w:val="nil"/>
              <w:bottom w:val="single" w:sz="18" w:space="0" w:color="808080" w:themeColor="background1" w:themeShade="80"/>
              <w:right w:val="single" w:sz="18" w:space="0" w:color="808080" w:themeColor="background1" w:themeShade="80"/>
            </w:tcBorders>
            <w:vAlign w:val="center"/>
          </w:tcPr>
          <w:p w14:paraId="52074F5D" w14:textId="18DBE0B6" w:rsidR="00F9721E" w:rsidRPr="00B14121" w:rsidRDefault="00F9721E" w:rsidP="00F9721E">
            <w:pPr>
              <w:rPr>
                <w:del w:id="309" w:author="uzivatel" w:date="2026-09-22T12:49:00Z" w16du:dateUtc="2026-09-22T16:49:00Z"/>
                <w:rFonts w:ascii="Arial" w:hAnsi="Arial" w:cs="Arial"/>
                <w:sz w:val="20"/>
                <w:szCs w:val="20"/>
              </w:rPr>
            </w:pPr>
            <w:del w:id="310" w:author="uzivatel" w:date="2026-09-22T12:49:00Z" w16du:dateUtc="2026-09-22T16:49:00Z">
              <w:r w:rsidRPr="00B14121">
                <w:rPr>
                  <w:rFonts w:ascii="Arial" w:hAnsi="Arial" w:cs="Arial"/>
                  <w:sz w:val="20"/>
                  <w:szCs w:val="20"/>
                </w:rPr>
                <w:delText>guanfacine</w:delText>
              </w:r>
            </w:del>
          </w:p>
        </w:tc>
      </w:tr>
      <w:tr w:rsidR="00F9721E" w:rsidRPr="00B14121" w14:paraId="30C8455D" w14:textId="77777777" w:rsidTr="002959C5">
        <w:trPr>
          <w:trHeight w:val="288"/>
          <w:del w:id="311" w:author="uzivatel" w:date="2026-09-22T12:49:00Z" w16du:dateUtc="2026-09-22T16:49:00Z"/>
        </w:trPr>
        <w:tc>
          <w:tcPr>
            <w:tcW w:w="3125" w:type="dxa"/>
            <w:tcBorders>
              <w:top w:val="nil"/>
              <w:left w:val="single" w:sz="18" w:space="0" w:color="808080" w:themeColor="background1" w:themeShade="80"/>
              <w:bottom w:val="nil"/>
            </w:tcBorders>
            <w:vAlign w:val="center"/>
          </w:tcPr>
          <w:p w14:paraId="2BA63939" w14:textId="656A800A" w:rsidR="00F9721E" w:rsidRPr="00B14121" w:rsidRDefault="00F9721E" w:rsidP="00F9721E">
            <w:pPr>
              <w:pStyle w:val="TableParagraph"/>
              <w:tabs>
                <w:tab w:val="left" w:pos="2939"/>
              </w:tabs>
              <w:spacing w:line="249" w:lineRule="auto"/>
              <w:ind w:left="0"/>
              <w:rPr>
                <w:del w:id="312" w:author="uzivatel" w:date="2026-09-22T12:49:00Z" w16du:dateUtc="2026-09-22T16:49:00Z"/>
                <w:rFonts w:ascii="Arial" w:hAnsi="Arial" w:cs="Arial"/>
                <w:sz w:val="20"/>
                <w:szCs w:val="20"/>
              </w:rPr>
            </w:pPr>
            <w:del w:id="313" w:author="uzivatel" w:date="2026-09-22T12:49:00Z" w16du:dateUtc="2026-09-22T16:49:00Z">
              <w:r w:rsidRPr="00B14121">
                <w:rPr>
                  <w:rFonts w:ascii="Arial" w:hAnsi="Arial" w:cs="Arial"/>
                  <w:sz w:val="20"/>
                  <w:szCs w:val="20"/>
                </w:rPr>
                <w:delText>clozapine</w:delText>
              </w:r>
            </w:del>
          </w:p>
        </w:tc>
        <w:tc>
          <w:tcPr>
            <w:tcW w:w="2587" w:type="dxa"/>
            <w:tcBorders>
              <w:top w:val="nil"/>
              <w:bottom w:val="nil"/>
              <w:right w:val="single" w:sz="18" w:space="0" w:color="808080" w:themeColor="background1" w:themeShade="80"/>
            </w:tcBorders>
            <w:vAlign w:val="center"/>
          </w:tcPr>
          <w:p w14:paraId="22EDF9C7" w14:textId="4FCA5C12" w:rsidR="00F9721E" w:rsidRPr="00636651" w:rsidRDefault="00F9721E" w:rsidP="00F9721E">
            <w:pPr>
              <w:ind w:left="274" w:hanging="274"/>
              <w:rPr>
                <w:del w:id="314" w:author="uzivatel" w:date="2026-09-22T12:49:00Z" w16du:dateUtc="2026-09-22T16:49:00Z"/>
                <w:rFonts w:ascii="Arial" w:hAnsi="Arial" w:cs="Arial"/>
                <w:sz w:val="20"/>
                <w:szCs w:val="20"/>
              </w:rPr>
            </w:pPr>
            <w:del w:id="315" w:author="uzivatel" w:date="2026-09-22T12:49:00Z" w16du:dateUtc="2026-09-22T16:49:00Z">
              <w:r w:rsidRPr="00636651">
                <w:rPr>
                  <w:rFonts w:ascii="Arial" w:hAnsi="Arial" w:cs="Arial"/>
                  <w:position w:val="2"/>
                  <w:sz w:val="20"/>
                  <w:szCs w:val="20"/>
                </w:rPr>
                <w:delText>pimozide</w:delText>
              </w:r>
              <w:r w:rsidRPr="00636651" w:rsidDel="00F9721E">
                <w:rPr>
                  <w:rFonts w:ascii="Arial" w:hAnsi="Arial" w:cs="Arial"/>
                  <w:sz w:val="20"/>
                  <w:szCs w:val="20"/>
                </w:rPr>
                <w:delText xml:space="preserve"> </w:delText>
              </w:r>
            </w:del>
          </w:p>
        </w:tc>
        <w:tc>
          <w:tcPr>
            <w:tcW w:w="5119" w:type="dxa"/>
            <w:gridSpan w:val="2"/>
            <w:tcBorders>
              <w:top w:val="nil"/>
              <w:left w:val="single" w:sz="18" w:space="0" w:color="808080" w:themeColor="background1" w:themeShade="80"/>
              <w:bottom w:val="nil"/>
              <w:right w:val="single" w:sz="18" w:space="0" w:color="808080" w:themeColor="background1" w:themeShade="80"/>
            </w:tcBorders>
            <w:vAlign w:val="center"/>
          </w:tcPr>
          <w:p w14:paraId="32779628" w14:textId="219B72D1" w:rsidR="00F9721E" w:rsidRPr="00B14121" w:rsidRDefault="00F9721E" w:rsidP="00F9721E">
            <w:pPr>
              <w:pStyle w:val="Heading1"/>
              <w:ind w:left="-135"/>
              <w:jc w:val="center"/>
              <w:rPr>
                <w:del w:id="316" w:author="uzivatel" w:date="2026-09-22T12:49:00Z" w16du:dateUtc="2026-09-22T16:49:00Z"/>
                <w:sz w:val="20"/>
                <w:szCs w:val="20"/>
              </w:rPr>
            </w:pPr>
            <w:del w:id="317" w:author="uzivatel" w:date="2026-09-22T12:49:00Z" w16du:dateUtc="2026-09-22T16:49:00Z">
              <w:r w:rsidRPr="003611CE">
                <w:rPr>
                  <w:sz w:val="20"/>
                </w:rPr>
                <w:delText>Stimulants</w:delText>
              </w:r>
            </w:del>
          </w:p>
        </w:tc>
      </w:tr>
      <w:tr w:rsidR="00F9721E" w:rsidRPr="00B14121" w14:paraId="47265B31" w14:textId="77777777" w:rsidTr="002959C5">
        <w:trPr>
          <w:trHeight w:val="288"/>
          <w:del w:id="318" w:author="uzivatel" w:date="2026-09-22T12:49:00Z" w16du:dateUtc="2026-09-22T16:49:00Z"/>
        </w:trPr>
        <w:tc>
          <w:tcPr>
            <w:tcW w:w="3125" w:type="dxa"/>
            <w:tcBorders>
              <w:top w:val="nil"/>
              <w:left w:val="single" w:sz="18" w:space="0" w:color="808080" w:themeColor="background1" w:themeShade="80"/>
              <w:bottom w:val="nil"/>
            </w:tcBorders>
            <w:vAlign w:val="center"/>
          </w:tcPr>
          <w:p w14:paraId="0E19C98B" w14:textId="24C972C8" w:rsidR="00F9721E" w:rsidRPr="00B14121" w:rsidRDefault="00F9721E" w:rsidP="00F9721E">
            <w:pPr>
              <w:rPr>
                <w:del w:id="319" w:author="uzivatel" w:date="2026-09-22T12:49:00Z" w16du:dateUtc="2026-09-22T16:49:00Z"/>
                <w:rFonts w:ascii="Arial" w:hAnsi="Arial" w:cs="Arial"/>
                <w:sz w:val="20"/>
                <w:szCs w:val="20"/>
              </w:rPr>
            </w:pPr>
            <w:del w:id="320" w:author="uzivatel" w:date="2026-09-22T12:49:00Z" w16du:dateUtc="2026-09-22T16:49:00Z">
              <w:r w:rsidRPr="00B14121">
                <w:rPr>
                  <w:rFonts w:ascii="Arial" w:hAnsi="Arial" w:cs="Arial"/>
                  <w:sz w:val="20"/>
                  <w:szCs w:val="20"/>
                </w:rPr>
                <w:delText>fluphenazine</w:delText>
              </w:r>
            </w:del>
          </w:p>
        </w:tc>
        <w:tc>
          <w:tcPr>
            <w:tcW w:w="2587" w:type="dxa"/>
            <w:tcBorders>
              <w:top w:val="nil"/>
              <w:bottom w:val="nil"/>
              <w:right w:val="single" w:sz="18" w:space="0" w:color="808080" w:themeColor="background1" w:themeShade="80"/>
            </w:tcBorders>
            <w:vAlign w:val="center"/>
          </w:tcPr>
          <w:p w14:paraId="0E559B49" w14:textId="213B11B5" w:rsidR="00F9721E" w:rsidRPr="00636651" w:rsidRDefault="00F9721E" w:rsidP="00F9721E">
            <w:pPr>
              <w:rPr>
                <w:del w:id="321" w:author="uzivatel" w:date="2026-09-22T12:49:00Z" w16du:dateUtc="2026-09-22T16:49:00Z"/>
                <w:rFonts w:ascii="Arial" w:hAnsi="Arial" w:cs="Arial"/>
                <w:sz w:val="20"/>
                <w:szCs w:val="20"/>
              </w:rPr>
            </w:pPr>
            <w:del w:id="322" w:author="uzivatel" w:date="2026-09-22T12:49:00Z" w16du:dateUtc="2026-09-22T16:49:00Z">
              <w:r w:rsidRPr="00636651">
                <w:rPr>
                  <w:rFonts w:ascii="Arial" w:hAnsi="Arial" w:cs="Arial"/>
                  <w:position w:val="2"/>
                  <w:sz w:val="20"/>
                  <w:szCs w:val="20"/>
                </w:rPr>
                <w:delText>quetiapine</w:delText>
              </w:r>
              <w:r w:rsidRPr="00636651" w:rsidDel="00F9721E">
                <w:rPr>
                  <w:rFonts w:ascii="Arial" w:hAnsi="Arial" w:cs="Arial"/>
                  <w:position w:val="2"/>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0533056E" w14:textId="31193CB7" w:rsidR="00F9721E" w:rsidRPr="00B14121" w:rsidRDefault="00F9721E" w:rsidP="00F9721E">
            <w:pPr>
              <w:rPr>
                <w:del w:id="323" w:author="uzivatel" w:date="2026-09-22T12:49:00Z" w16du:dateUtc="2026-09-22T16:49:00Z"/>
                <w:rFonts w:ascii="Arial" w:hAnsi="Arial" w:cs="Arial"/>
                <w:sz w:val="20"/>
                <w:szCs w:val="20"/>
              </w:rPr>
            </w:pPr>
            <w:del w:id="324" w:author="uzivatel" w:date="2026-09-22T12:49:00Z" w16du:dateUtc="2026-09-22T16:49:00Z">
              <w:r w:rsidRPr="00B14121">
                <w:rPr>
                  <w:rFonts w:ascii="Arial" w:hAnsi="Arial" w:cs="Arial"/>
                  <w:sz w:val="20"/>
                  <w:szCs w:val="20"/>
                </w:rPr>
                <w:delText>amphetamine</w:delText>
              </w:r>
            </w:del>
          </w:p>
        </w:tc>
        <w:tc>
          <w:tcPr>
            <w:tcW w:w="2478" w:type="dxa"/>
            <w:tcBorders>
              <w:top w:val="nil"/>
              <w:bottom w:val="nil"/>
              <w:right w:val="single" w:sz="18" w:space="0" w:color="808080" w:themeColor="background1" w:themeShade="80"/>
            </w:tcBorders>
            <w:vAlign w:val="center"/>
          </w:tcPr>
          <w:p w14:paraId="1164127F" w14:textId="303B1817" w:rsidR="00F9721E" w:rsidRPr="00B14121" w:rsidRDefault="00F9721E" w:rsidP="00F9721E">
            <w:pPr>
              <w:rPr>
                <w:del w:id="325" w:author="uzivatel" w:date="2026-09-22T12:49:00Z" w16du:dateUtc="2026-09-22T16:49:00Z"/>
                <w:rFonts w:ascii="Arial" w:hAnsi="Arial" w:cs="Arial"/>
                <w:sz w:val="20"/>
                <w:szCs w:val="20"/>
              </w:rPr>
            </w:pPr>
            <w:del w:id="326" w:author="uzivatel" w:date="2026-09-22T12:49:00Z" w16du:dateUtc="2026-09-22T16:49:00Z">
              <w:r w:rsidRPr="00B14121">
                <w:rPr>
                  <w:rFonts w:ascii="Arial" w:hAnsi="Arial" w:cs="Arial"/>
                  <w:sz w:val="20"/>
                  <w:szCs w:val="20"/>
                </w:rPr>
                <w:delText>lisdexamfetamine</w:delText>
              </w:r>
            </w:del>
          </w:p>
        </w:tc>
      </w:tr>
      <w:tr w:rsidR="00F9721E" w:rsidRPr="00B14121" w14:paraId="12907A11" w14:textId="77777777" w:rsidTr="002959C5">
        <w:trPr>
          <w:trHeight w:val="288"/>
          <w:del w:id="327" w:author="uzivatel" w:date="2026-09-22T12:49:00Z" w16du:dateUtc="2026-09-22T16:49:00Z"/>
        </w:trPr>
        <w:tc>
          <w:tcPr>
            <w:tcW w:w="3125" w:type="dxa"/>
            <w:tcBorders>
              <w:top w:val="nil"/>
              <w:left w:val="single" w:sz="18" w:space="0" w:color="808080" w:themeColor="background1" w:themeShade="80"/>
              <w:bottom w:val="nil"/>
              <w:right w:val="nil"/>
            </w:tcBorders>
            <w:vAlign w:val="center"/>
          </w:tcPr>
          <w:p w14:paraId="05D4E24E" w14:textId="1FFB0B69" w:rsidR="00F9721E" w:rsidRPr="003611CE" w:rsidRDefault="00F9721E" w:rsidP="00F9721E">
            <w:pPr>
              <w:spacing w:before="55"/>
              <w:rPr>
                <w:del w:id="328" w:author="uzivatel" w:date="2026-09-22T12:49:00Z" w16du:dateUtc="2026-09-22T16:49:00Z"/>
                <w:rFonts w:ascii="Arial" w:hAnsi="Arial" w:cs="Arial"/>
                <w:sz w:val="20"/>
                <w:szCs w:val="20"/>
              </w:rPr>
            </w:pPr>
            <w:del w:id="329" w:author="uzivatel" w:date="2026-09-22T12:49:00Z" w16du:dateUtc="2026-09-22T16:49:00Z">
              <w:r w:rsidRPr="00B14121">
                <w:rPr>
                  <w:rFonts w:ascii="Arial" w:hAnsi="Arial" w:cs="Arial"/>
                  <w:position w:val="-1"/>
                  <w:sz w:val="20"/>
                  <w:szCs w:val="20"/>
                </w:rPr>
                <w:delText>haloperidol</w:delText>
              </w:r>
            </w:del>
          </w:p>
        </w:tc>
        <w:tc>
          <w:tcPr>
            <w:tcW w:w="2587" w:type="dxa"/>
            <w:tcBorders>
              <w:top w:val="nil"/>
              <w:left w:val="nil"/>
              <w:bottom w:val="nil"/>
              <w:right w:val="single" w:sz="18" w:space="0" w:color="808080" w:themeColor="background1" w:themeShade="80"/>
            </w:tcBorders>
            <w:vAlign w:val="center"/>
          </w:tcPr>
          <w:p w14:paraId="25854477" w14:textId="72230732" w:rsidR="00F9721E" w:rsidRPr="00636651" w:rsidRDefault="00F9721E" w:rsidP="00F9721E">
            <w:pPr>
              <w:rPr>
                <w:del w:id="330" w:author="uzivatel" w:date="2026-09-22T12:49:00Z" w16du:dateUtc="2026-09-22T16:49:00Z"/>
                <w:rFonts w:ascii="Arial" w:hAnsi="Arial" w:cs="Arial"/>
                <w:sz w:val="20"/>
                <w:szCs w:val="20"/>
              </w:rPr>
            </w:pPr>
            <w:del w:id="331" w:author="uzivatel" w:date="2026-09-22T12:49:00Z" w16du:dateUtc="2026-09-22T16:49:00Z">
              <w:r w:rsidRPr="00636651">
                <w:rPr>
                  <w:rFonts w:ascii="Arial" w:hAnsi="Arial" w:cs="Arial"/>
                  <w:sz w:val="20"/>
                  <w:szCs w:val="20"/>
                </w:rPr>
                <w:delText>risperidone</w:delText>
              </w:r>
              <w:r w:rsidRPr="00636651" w:rsidDel="00F9721E">
                <w:rPr>
                  <w:rFonts w:ascii="Arial" w:hAnsi="Arial" w:cs="Arial"/>
                  <w:position w:val="2"/>
                  <w:sz w:val="20"/>
                  <w:szCs w:val="20"/>
                </w:rPr>
                <w:delText xml:space="preserve"> </w:delText>
              </w:r>
            </w:del>
          </w:p>
        </w:tc>
        <w:tc>
          <w:tcPr>
            <w:tcW w:w="2641" w:type="dxa"/>
            <w:tcBorders>
              <w:top w:val="nil"/>
              <w:left w:val="single" w:sz="18" w:space="0" w:color="808080" w:themeColor="background1" w:themeShade="80"/>
              <w:bottom w:val="nil"/>
              <w:right w:val="nil"/>
            </w:tcBorders>
            <w:vAlign w:val="center"/>
          </w:tcPr>
          <w:p w14:paraId="0F0A1C7E" w14:textId="28436EDD" w:rsidR="00F9721E" w:rsidRPr="003611CE" w:rsidRDefault="00F9721E" w:rsidP="00F9721E">
            <w:pPr>
              <w:rPr>
                <w:del w:id="332" w:author="uzivatel" w:date="2026-09-22T12:49:00Z" w16du:dateUtc="2026-09-22T16:49:00Z"/>
                <w:b/>
                <w:bCs/>
                <w:sz w:val="20"/>
              </w:rPr>
            </w:pPr>
            <w:del w:id="333" w:author="uzivatel" w:date="2026-09-22T12:49:00Z" w16du:dateUtc="2026-09-22T16:49:00Z">
              <w:r w:rsidRPr="003611CE">
                <w:rPr>
                  <w:rFonts w:ascii="Arial" w:hAnsi="Arial" w:cs="Arial"/>
                  <w:sz w:val="20"/>
                  <w:szCs w:val="20"/>
                </w:rPr>
                <w:delText>dexmethylphenidate</w:delText>
              </w:r>
            </w:del>
          </w:p>
        </w:tc>
        <w:tc>
          <w:tcPr>
            <w:tcW w:w="2478" w:type="dxa"/>
            <w:tcBorders>
              <w:top w:val="nil"/>
              <w:left w:val="nil"/>
              <w:bottom w:val="nil"/>
              <w:right w:val="single" w:sz="18" w:space="0" w:color="808080" w:themeColor="background1" w:themeShade="80"/>
            </w:tcBorders>
            <w:vAlign w:val="center"/>
          </w:tcPr>
          <w:p w14:paraId="04A03EA9" w14:textId="274406ED" w:rsidR="00F9721E" w:rsidRPr="007E05AE" w:rsidRDefault="00F9721E" w:rsidP="00F9721E">
            <w:pPr>
              <w:rPr>
                <w:del w:id="334" w:author="uzivatel" w:date="2026-09-22T12:49:00Z" w16du:dateUtc="2026-09-22T16:49:00Z"/>
                <w:b/>
                <w:sz w:val="20"/>
              </w:rPr>
            </w:pPr>
            <w:del w:id="335" w:author="uzivatel" w:date="2026-09-22T12:49:00Z" w16du:dateUtc="2026-09-22T16:49:00Z">
              <w:r w:rsidRPr="003611CE">
                <w:rPr>
                  <w:rFonts w:ascii="Arial" w:hAnsi="Arial" w:cs="Arial"/>
                  <w:sz w:val="20"/>
                  <w:szCs w:val="20"/>
                </w:rPr>
                <w:delText>methamphetamine</w:delText>
              </w:r>
            </w:del>
          </w:p>
        </w:tc>
      </w:tr>
      <w:tr w:rsidR="00F9721E" w:rsidRPr="00B14121" w14:paraId="16F369E3" w14:textId="77777777" w:rsidTr="002959C5">
        <w:trPr>
          <w:trHeight w:val="288"/>
          <w:del w:id="336" w:author="uzivatel" w:date="2026-09-22T12:49:00Z" w16du:dateUtc="2026-09-22T16:49:00Z"/>
        </w:trPr>
        <w:tc>
          <w:tcPr>
            <w:tcW w:w="3125" w:type="dxa"/>
            <w:tcBorders>
              <w:top w:val="nil"/>
              <w:left w:val="single" w:sz="18" w:space="0" w:color="808080" w:themeColor="background1" w:themeShade="80"/>
              <w:bottom w:val="nil"/>
            </w:tcBorders>
            <w:vAlign w:val="center"/>
          </w:tcPr>
          <w:p w14:paraId="4BA79925" w14:textId="7AE4AAD3" w:rsidR="00F9721E" w:rsidRPr="00B14121" w:rsidRDefault="00F9721E" w:rsidP="00F9721E">
            <w:pPr>
              <w:spacing w:before="55"/>
              <w:rPr>
                <w:del w:id="337" w:author="uzivatel" w:date="2026-09-22T12:49:00Z" w16du:dateUtc="2026-09-22T16:49:00Z"/>
                <w:rFonts w:ascii="Arial" w:hAnsi="Arial" w:cs="Arial"/>
                <w:sz w:val="20"/>
                <w:szCs w:val="20"/>
              </w:rPr>
            </w:pPr>
            <w:del w:id="338" w:author="uzivatel" w:date="2026-09-22T12:49:00Z" w16du:dateUtc="2026-09-22T16:49:00Z">
              <w:r w:rsidRPr="00B14121">
                <w:rPr>
                  <w:rFonts w:ascii="Arial" w:hAnsi="Arial" w:cs="Arial"/>
                  <w:position w:val="-1"/>
                  <w:sz w:val="20"/>
                  <w:szCs w:val="20"/>
                </w:rPr>
                <w:delText>iloperidone</w:delText>
              </w:r>
            </w:del>
          </w:p>
        </w:tc>
        <w:tc>
          <w:tcPr>
            <w:tcW w:w="2587" w:type="dxa"/>
            <w:tcBorders>
              <w:top w:val="nil"/>
              <w:bottom w:val="nil"/>
              <w:right w:val="single" w:sz="18" w:space="0" w:color="808080" w:themeColor="background1" w:themeShade="80"/>
            </w:tcBorders>
            <w:vAlign w:val="center"/>
          </w:tcPr>
          <w:p w14:paraId="77AAF867" w14:textId="44D7FD14" w:rsidR="00F9721E" w:rsidRPr="00636651" w:rsidRDefault="00F9721E" w:rsidP="00F9721E">
            <w:pPr>
              <w:rPr>
                <w:del w:id="339" w:author="uzivatel" w:date="2026-09-22T12:49:00Z" w16du:dateUtc="2026-09-22T16:49:00Z"/>
                <w:rFonts w:ascii="Arial" w:hAnsi="Arial" w:cs="Arial"/>
                <w:sz w:val="20"/>
                <w:szCs w:val="20"/>
              </w:rPr>
            </w:pPr>
            <w:del w:id="340" w:author="uzivatel" w:date="2026-09-22T12:49:00Z" w16du:dateUtc="2026-09-22T16:49:00Z">
              <w:r w:rsidRPr="00636651">
                <w:rPr>
                  <w:rFonts w:ascii="Arial" w:hAnsi="Arial" w:cs="Arial"/>
                  <w:sz w:val="20"/>
                  <w:szCs w:val="20"/>
                </w:rPr>
                <w:delText>thioridazine</w:delText>
              </w:r>
            </w:del>
          </w:p>
        </w:tc>
        <w:tc>
          <w:tcPr>
            <w:tcW w:w="2641" w:type="dxa"/>
            <w:tcBorders>
              <w:top w:val="nil"/>
              <w:left w:val="single" w:sz="18" w:space="0" w:color="808080" w:themeColor="background1" w:themeShade="80"/>
              <w:bottom w:val="nil"/>
            </w:tcBorders>
            <w:vAlign w:val="center"/>
          </w:tcPr>
          <w:p w14:paraId="7508910F" w14:textId="411852D7" w:rsidR="00F9721E" w:rsidRPr="00B14121" w:rsidRDefault="00F9721E" w:rsidP="00F9721E">
            <w:pPr>
              <w:spacing w:before="55"/>
              <w:rPr>
                <w:del w:id="341" w:author="uzivatel" w:date="2026-09-22T12:49:00Z" w16du:dateUtc="2026-09-22T16:49:00Z"/>
                <w:rFonts w:ascii="Arial" w:hAnsi="Arial" w:cs="Arial"/>
                <w:sz w:val="20"/>
                <w:szCs w:val="20"/>
              </w:rPr>
            </w:pPr>
            <w:del w:id="342" w:author="uzivatel" w:date="2026-09-22T12:49:00Z" w16du:dateUtc="2026-09-22T16:49:00Z">
              <w:r w:rsidRPr="00B14121">
                <w:rPr>
                  <w:rFonts w:ascii="Arial" w:hAnsi="Arial" w:cs="Arial"/>
                  <w:sz w:val="20"/>
                  <w:szCs w:val="20"/>
                </w:rPr>
                <w:delText>dextroamphetamine</w:delText>
              </w:r>
            </w:del>
          </w:p>
        </w:tc>
        <w:tc>
          <w:tcPr>
            <w:tcW w:w="2478" w:type="dxa"/>
            <w:tcBorders>
              <w:top w:val="nil"/>
              <w:bottom w:val="nil"/>
              <w:right w:val="single" w:sz="18" w:space="0" w:color="808080" w:themeColor="background1" w:themeShade="80"/>
            </w:tcBorders>
            <w:vAlign w:val="center"/>
          </w:tcPr>
          <w:p w14:paraId="64B1E036" w14:textId="5D2EC6D0" w:rsidR="00F9721E" w:rsidRPr="00B14121" w:rsidRDefault="00F9721E" w:rsidP="00F9721E">
            <w:pPr>
              <w:spacing w:before="55"/>
              <w:rPr>
                <w:del w:id="343" w:author="uzivatel" w:date="2026-09-22T12:49:00Z" w16du:dateUtc="2026-09-22T16:49:00Z"/>
                <w:rFonts w:ascii="Arial" w:hAnsi="Arial" w:cs="Arial"/>
                <w:sz w:val="20"/>
                <w:szCs w:val="20"/>
              </w:rPr>
            </w:pPr>
            <w:del w:id="344" w:author="uzivatel" w:date="2026-09-22T12:49:00Z" w16du:dateUtc="2026-09-22T16:49:00Z">
              <w:r w:rsidRPr="00B14121">
                <w:rPr>
                  <w:rFonts w:ascii="Arial" w:hAnsi="Arial" w:cs="Arial"/>
                  <w:spacing w:val="-1"/>
                  <w:sz w:val="20"/>
                  <w:szCs w:val="20"/>
                </w:rPr>
                <w:delText>methylphenidate</w:delText>
              </w:r>
            </w:del>
          </w:p>
        </w:tc>
      </w:tr>
      <w:tr w:rsidR="00F9721E" w:rsidRPr="00B14121" w14:paraId="11353D91" w14:textId="77777777" w:rsidTr="002959C5">
        <w:trPr>
          <w:trHeight w:val="288"/>
          <w:del w:id="345" w:author="uzivatel" w:date="2026-09-22T12:49:00Z" w16du:dateUtc="2026-09-22T16:49:00Z"/>
        </w:trPr>
        <w:tc>
          <w:tcPr>
            <w:tcW w:w="3125" w:type="dxa"/>
            <w:tcBorders>
              <w:top w:val="nil"/>
              <w:left w:val="single" w:sz="18" w:space="0" w:color="808080" w:themeColor="background1" w:themeShade="80"/>
              <w:bottom w:val="nil"/>
            </w:tcBorders>
            <w:vAlign w:val="center"/>
          </w:tcPr>
          <w:p w14:paraId="1331DD05" w14:textId="1BDA5DA4" w:rsidR="00F9721E" w:rsidRPr="00B14121" w:rsidRDefault="00F9721E" w:rsidP="00F9721E">
            <w:pPr>
              <w:spacing w:before="55"/>
              <w:rPr>
                <w:del w:id="346" w:author="uzivatel" w:date="2026-09-22T12:49:00Z" w16du:dateUtc="2026-09-22T16:49:00Z"/>
                <w:rFonts w:ascii="Arial" w:hAnsi="Arial" w:cs="Arial"/>
                <w:sz w:val="20"/>
                <w:szCs w:val="20"/>
              </w:rPr>
            </w:pPr>
            <w:del w:id="347" w:author="uzivatel" w:date="2026-09-22T12:49:00Z" w16du:dateUtc="2026-09-22T16:49:00Z">
              <w:r w:rsidRPr="00B14121">
                <w:rPr>
                  <w:rFonts w:ascii="Arial" w:hAnsi="Arial" w:cs="Arial"/>
                  <w:position w:val="-1"/>
                  <w:sz w:val="20"/>
                  <w:szCs w:val="20"/>
                </w:rPr>
                <w:delText>loxapine</w:delText>
              </w:r>
            </w:del>
          </w:p>
        </w:tc>
        <w:tc>
          <w:tcPr>
            <w:tcW w:w="2587" w:type="dxa"/>
            <w:tcBorders>
              <w:top w:val="nil"/>
              <w:bottom w:val="nil"/>
              <w:right w:val="single" w:sz="18" w:space="0" w:color="808080" w:themeColor="background1" w:themeShade="80"/>
            </w:tcBorders>
            <w:vAlign w:val="center"/>
          </w:tcPr>
          <w:p w14:paraId="7AF8BB17" w14:textId="2D14C21B" w:rsidR="00F9721E" w:rsidRPr="00636651" w:rsidRDefault="00F9721E" w:rsidP="00F9721E">
            <w:pPr>
              <w:rPr>
                <w:del w:id="348" w:author="uzivatel" w:date="2026-09-22T12:49:00Z" w16du:dateUtc="2026-09-22T16:49:00Z"/>
                <w:rFonts w:ascii="Arial" w:hAnsi="Arial" w:cs="Arial"/>
                <w:sz w:val="20"/>
                <w:szCs w:val="20"/>
              </w:rPr>
            </w:pPr>
            <w:del w:id="349" w:author="uzivatel" w:date="2026-09-22T12:49:00Z" w16du:dateUtc="2026-09-22T16:49:00Z">
              <w:r w:rsidRPr="00636651">
                <w:rPr>
                  <w:rFonts w:ascii="Arial" w:hAnsi="Arial" w:cs="Arial"/>
                  <w:sz w:val="20"/>
                  <w:szCs w:val="20"/>
                </w:rPr>
                <w:delText>thiothixene</w:delText>
              </w:r>
            </w:del>
          </w:p>
        </w:tc>
        <w:tc>
          <w:tcPr>
            <w:tcW w:w="2641" w:type="dxa"/>
            <w:tcBorders>
              <w:top w:val="nil"/>
              <w:left w:val="single" w:sz="18" w:space="0" w:color="808080" w:themeColor="background1" w:themeShade="80"/>
              <w:bottom w:val="nil"/>
            </w:tcBorders>
            <w:vAlign w:val="center"/>
          </w:tcPr>
          <w:p w14:paraId="332E5CFD" w14:textId="668E090E" w:rsidR="00F9721E" w:rsidRPr="00B14121" w:rsidRDefault="00F9721E" w:rsidP="00F9721E">
            <w:pPr>
              <w:spacing w:before="55"/>
              <w:rPr>
                <w:del w:id="350" w:author="uzivatel" w:date="2026-09-22T12:49:00Z" w16du:dateUtc="2026-09-22T16:49:00Z"/>
                <w:rFonts w:ascii="Arial" w:hAnsi="Arial" w:cs="Arial"/>
                <w:sz w:val="20"/>
                <w:szCs w:val="20"/>
              </w:rPr>
            </w:pPr>
            <w:del w:id="351" w:author="uzivatel" w:date="2026-09-22T12:49:00Z" w16du:dateUtc="2026-09-22T16:49:00Z">
              <w:r w:rsidRPr="00B14121">
                <w:rPr>
                  <w:rFonts w:ascii="Arial" w:hAnsi="Arial" w:cs="Arial"/>
                  <w:sz w:val="20"/>
                  <w:szCs w:val="20"/>
                </w:rPr>
                <w:delText>dextroamphetamine/</w:delText>
              </w:r>
            </w:del>
          </w:p>
        </w:tc>
        <w:tc>
          <w:tcPr>
            <w:tcW w:w="2478" w:type="dxa"/>
            <w:tcBorders>
              <w:top w:val="nil"/>
              <w:bottom w:val="nil"/>
              <w:right w:val="single" w:sz="18" w:space="0" w:color="808080" w:themeColor="background1" w:themeShade="80"/>
            </w:tcBorders>
            <w:vAlign w:val="center"/>
          </w:tcPr>
          <w:p w14:paraId="14B224AA" w14:textId="71FE42B6" w:rsidR="00F9721E" w:rsidRPr="00B14121" w:rsidRDefault="00F9721E" w:rsidP="00F9721E">
            <w:pPr>
              <w:spacing w:before="55"/>
              <w:rPr>
                <w:del w:id="352" w:author="uzivatel" w:date="2026-09-22T12:49:00Z" w16du:dateUtc="2026-09-22T16:49:00Z"/>
                <w:rFonts w:ascii="Arial" w:hAnsi="Arial" w:cs="Arial"/>
                <w:sz w:val="20"/>
                <w:szCs w:val="20"/>
              </w:rPr>
            </w:pPr>
            <w:del w:id="353" w:author="uzivatel" w:date="2026-09-22T12:49:00Z" w16du:dateUtc="2026-09-22T16:49:00Z">
              <w:r w:rsidRPr="00F826F5">
                <w:rPr>
                  <w:rFonts w:ascii="Arial" w:hAnsi="Arial" w:cs="Arial"/>
                  <w:sz w:val="20"/>
                  <w:szCs w:val="20"/>
                </w:rPr>
                <w:delText>serdexmethylphenidate/</w:delText>
              </w:r>
            </w:del>
          </w:p>
        </w:tc>
      </w:tr>
      <w:tr w:rsidR="00F9721E" w:rsidRPr="00B14121" w14:paraId="1EC69B23" w14:textId="77777777" w:rsidTr="002959C5">
        <w:trPr>
          <w:trHeight w:val="288"/>
          <w:del w:id="354" w:author="uzivatel" w:date="2026-09-22T12:49:00Z" w16du:dateUtc="2026-09-22T16:49:00Z"/>
        </w:trPr>
        <w:tc>
          <w:tcPr>
            <w:tcW w:w="3125" w:type="dxa"/>
            <w:tcBorders>
              <w:top w:val="nil"/>
              <w:left w:val="single" w:sz="18" w:space="0" w:color="808080" w:themeColor="background1" w:themeShade="80"/>
              <w:bottom w:val="nil"/>
            </w:tcBorders>
            <w:vAlign w:val="center"/>
          </w:tcPr>
          <w:p w14:paraId="428792CE" w14:textId="23DF7E84" w:rsidR="00F9721E" w:rsidRPr="00B14121" w:rsidRDefault="00F9721E" w:rsidP="00F9721E">
            <w:pPr>
              <w:spacing w:before="55"/>
              <w:rPr>
                <w:del w:id="355" w:author="uzivatel" w:date="2026-09-22T12:49:00Z" w16du:dateUtc="2026-09-22T16:49:00Z"/>
                <w:rFonts w:ascii="Arial" w:hAnsi="Arial" w:cs="Arial"/>
                <w:sz w:val="20"/>
                <w:szCs w:val="20"/>
              </w:rPr>
            </w:pPr>
            <w:del w:id="356" w:author="uzivatel" w:date="2026-09-22T12:49:00Z" w16du:dateUtc="2026-09-22T16:49:00Z">
              <w:r>
                <w:rPr>
                  <w:rFonts w:ascii="Arial" w:hAnsi="Arial" w:cs="Arial"/>
                  <w:position w:val="-1"/>
                  <w:sz w:val="20"/>
                  <w:szCs w:val="20"/>
                </w:rPr>
                <w:delText>lumateperone</w:delText>
              </w:r>
            </w:del>
          </w:p>
        </w:tc>
        <w:tc>
          <w:tcPr>
            <w:tcW w:w="2587" w:type="dxa"/>
            <w:tcBorders>
              <w:top w:val="nil"/>
              <w:bottom w:val="nil"/>
              <w:right w:val="single" w:sz="18" w:space="0" w:color="808080" w:themeColor="background1" w:themeShade="80"/>
            </w:tcBorders>
            <w:vAlign w:val="center"/>
          </w:tcPr>
          <w:p w14:paraId="6617CC57" w14:textId="1067577C" w:rsidR="00F9721E" w:rsidRPr="00636651" w:rsidRDefault="00F9721E" w:rsidP="00F9721E">
            <w:pPr>
              <w:rPr>
                <w:del w:id="357" w:author="uzivatel" w:date="2026-09-22T12:49:00Z" w16du:dateUtc="2026-09-22T16:49:00Z"/>
                <w:rFonts w:ascii="Arial" w:hAnsi="Arial" w:cs="Arial"/>
                <w:sz w:val="20"/>
                <w:szCs w:val="20"/>
              </w:rPr>
            </w:pPr>
            <w:del w:id="358" w:author="uzivatel" w:date="2026-09-22T12:49:00Z" w16du:dateUtc="2026-09-22T16:49:00Z">
              <w:r w:rsidRPr="00636651">
                <w:rPr>
                  <w:rFonts w:ascii="Arial" w:hAnsi="Arial" w:cs="Arial"/>
                  <w:sz w:val="20"/>
                  <w:szCs w:val="20"/>
                </w:rPr>
                <w:delText>trifluoperazine</w:delText>
              </w:r>
              <w:r w:rsidRPr="00636651" w:rsidDel="00F9721E">
                <w:rPr>
                  <w:rFonts w:ascii="Arial" w:hAnsi="Arial" w:cs="Arial"/>
                  <w:sz w:val="20"/>
                  <w:szCs w:val="20"/>
                </w:rPr>
                <w:delText xml:space="preserve"> </w:delText>
              </w:r>
            </w:del>
          </w:p>
        </w:tc>
        <w:tc>
          <w:tcPr>
            <w:tcW w:w="2641" w:type="dxa"/>
            <w:tcBorders>
              <w:top w:val="nil"/>
              <w:left w:val="single" w:sz="18" w:space="0" w:color="808080" w:themeColor="background1" w:themeShade="80"/>
              <w:bottom w:val="single" w:sz="18" w:space="0" w:color="808080" w:themeColor="background1" w:themeShade="80"/>
            </w:tcBorders>
            <w:vAlign w:val="center"/>
          </w:tcPr>
          <w:p w14:paraId="3A0707D6" w14:textId="42523E26" w:rsidR="00F9721E" w:rsidRPr="00B14121" w:rsidRDefault="00F9721E" w:rsidP="00F9721E">
            <w:pPr>
              <w:spacing w:before="55"/>
              <w:ind w:left="368"/>
              <w:rPr>
                <w:del w:id="359" w:author="uzivatel" w:date="2026-09-22T12:49:00Z" w16du:dateUtc="2026-09-22T16:49:00Z"/>
                <w:rFonts w:ascii="Arial" w:hAnsi="Arial" w:cs="Arial"/>
                <w:sz w:val="20"/>
                <w:szCs w:val="20"/>
              </w:rPr>
            </w:pPr>
            <w:del w:id="360" w:author="uzivatel" w:date="2026-09-22T12:49:00Z" w16du:dateUtc="2026-09-22T16:49:00Z">
              <w:r w:rsidRPr="00B14121">
                <w:rPr>
                  <w:rFonts w:ascii="Arial" w:hAnsi="Arial" w:cs="Arial"/>
                  <w:sz w:val="20"/>
                  <w:szCs w:val="20"/>
                </w:rPr>
                <w:delText>amphetamine</w:delText>
              </w:r>
            </w:del>
          </w:p>
        </w:tc>
        <w:tc>
          <w:tcPr>
            <w:tcW w:w="2478" w:type="dxa"/>
            <w:tcBorders>
              <w:top w:val="nil"/>
              <w:bottom w:val="single" w:sz="18" w:space="0" w:color="808080" w:themeColor="background1" w:themeShade="80"/>
              <w:right w:val="single" w:sz="18" w:space="0" w:color="808080" w:themeColor="background1" w:themeShade="80"/>
            </w:tcBorders>
            <w:vAlign w:val="center"/>
          </w:tcPr>
          <w:p w14:paraId="3AC47B9A" w14:textId="6826FF5C" w:rsidR="00F9721E" w:rsidRPr="00B14121" w:rsidRDefault="00F9721E" w:rsidP="00F9721E">
            <w:pPr>
              <w:spacing w:before="55"/>
              <w:ind w:left="348"/>
              <w:rPr>
                <w:del w:id="361" w:author="uzivatel" w:date="2026-09-22T12:49:00Z" w16du:dateUtc="2026-09-22T16:49:00Z"/>
                <w:rFonts w:ascii="Arial" w:hAnsi="Arial" w:cs="Arial"/>
                <w:sz w:val="20"/>
                <w:szCs w:val="20"/>
              </w:rPr>
            </w:pPr>
            <w:del w:id="362" w:author="uzivatel" w:date="2026-09-22T12:49:00Z" w16du:dateUtc="2026-09-22T16:49:00Z">
              <w:r w:rsidRPr="00F826F5">
                <w:rPr>
                  <w:rFonts w:ascii="Arial" w:hAnsi="Arial" w:cs="Arial"/>
                  <w:sz w:val="20"/>
                  <w:szCs w:val="20"/>
                </w:rPr>
                <w:delText>dexmethylphenidate</w:delText>
              </w:r>
            </w:del>
          </w:p>
        </w:tc>
      </w:tr>
      <w:tr w:rsidR="00F9721E" w:rsidRPr="00B14121" w14:paraId="1732F739" w14:textId="77777777" w:rsidTr="002959C5">
        <w:trPr>
          <w:trHeight w:val="288"/>
          <w:del w:id="363" w:author="uzivatel" w:date="2026-09-22T12:49:00Z" w16du:dateUtc="2026-09-22T16:49:00Z"/>
        </w:trPr>
        <w:tc>
          <w:tcPr>
            <w:tcW w:w="3125" w:type="dxa"/>
            <w:tcBorders>
              <w:top w:val="nil"/>
              <w:left w:val="single" w:sz="18" w:space="0" w:color="808080" w:themeColor="background1" w:themeShade="80"/>
              <w:bottom w:val="nil"/>
            </w:tcBorders>
            <w:vAlign w:val="center"/>
          </w:tcPr>
          <w:p w14:paraId="443A5F89" w14:textId="3FAAADA7" w:rsidR="00F9721E" w:rsidRPr="00B14121" w:rsidRDefault="00F9721E" w:rsidP="00F9721E">
            <w:pPr>
              <w:spacing w:before="55"/>
              <w:rPr>
                <w:del w:id="364" w:author="uzivatel" w:date="2026-09-22T12:49:00Z" w16du:dateUtc="2026-09-22T16:49:00Z"/>
                <w:rFonts w:ascii="Arial" w:hAnsi="Arial" w:cs="Arial"/>
                <w:sz w:val="20"/>
                <w:szCs w:val="20"/>
              </w:rPr>
            </w:pPr>
            <w:del w:id="365" w:author="uzivatel" w:date="2026-09-22T12:49:00Z" w16du:dateUtc="2026-09-22T16:49:00Z">
              <w:r w:rsidRPr="00B14121">
                <w:rPr>
                  <w:rFonts w:ascii="Arial" w:hAnsi="Arial" w:cs="Arial"/>
                  <w:position w:val="-1"/>
                  <w:sz w:val="20"/>
                  <w:szCs w:val="20"/>
                </w:rPr>
                <w:delText>lurasidone</w:delText>
              </w:r>
            </w:del>
          </w:p>
        </w:tc>
        <w:tc>
          <w:tcPr>
            <w:tcW w:w="2587" w:type="dxa"/>
            <w:tcBorders>
              <w:top w:val="nil"/>
              <w:bottom w:val="nil"/>
              <w:right w:val="single" w:sz="18" w:space="0" w:color="808080" w:themeColor="background1" w:themeShade="80"/>
            </w:tcBorders>
            <w:vAlign w:val="center"/>
          </w:tcPr>
          <w:p w14:paraId="0E6FF219" w14:textId="6793E312" w:rsidR="00F9721E" w:rsidRPr="00636651" w:rsidRDefault="00F9721E" w:rsidP="00F9548C">
            <w:pPr>
              <w:rPr>
                <w:del w:id="366" w:author="uzivatel" w:date="2026-09-22T12:49:00Z" w16du:dateUtc="2026-09-22T16:49:00Z"/>
                <w:rFonts w:ascii="Arial" w:hAnsi="Arial" w:cs="Arial"/>
                <w:sz w:val="20"/>
                <w:szCs w:val="20"/>
              </w:rPr>
            </w:pPr>
            <w:del w:id="367" w:author="uzivatel" w:date="2026-09-22T12:49:00Z" w16du:dateUtc="2026-09-22T16:49:00Z">
              <w:r w:rsidRPr="001A1A1F">
                <w:rPr>
                  <w:rFonts w:ascii="Arial" w:hAnsi="Arial" w:cs="Arial"/>
                  <w:sz w:val="20"/>
                  <w:szCs w:val="20"/>
                </w:rPr>
                <w:delText>xanomeline/trospium</w:delText>
              </w:r>
            </w:del>
          </w:p>
        </w:tc>
        <w:tc>
          <w:tcPr>
            <w:tcW w:w="5119" w:type="dxa"/>
            <w:gridSpan w:val="2"/>
            <w:tcBorders>
              <w:top w:val="nil"/>
              <w:left w:val="single" w:sz="18" w:space="0" w:color="808080" w:themeColor="background1" w:themeShade="80"/>
              <w:bottom w:val="nil"/>
              <w:right w:val="single" w:sz="18" w:space="0" w:color="808080" w:themeColor="background1" w:themeShade="80"/>
            </w:tcBorders>
          </w:tcPr>
          <w:p w14:paraId="6D5CABAD" w14:textId="07B4F32D" w:rsidR="00F9721E" w:rsidRPr="00B14121" w:rsidRDefault="00F9721E" w:rsidP="00F9721E">
            <w:pPr>
              <w:pStyle w:val="Heading1"/>
              <w:ind w:left="-74"/>
              <w:jc w:val="center"/>
              <w:rPr>
                <w:del w:id="368" w:author="uzivatel" w:date="2026-09-22T12:49:00Z" w16du:dateUtc="2026-09-22T16:49:00Z"/>
                <w:sz w:val="20"/>
                <w:szCs w:val="20"/>
              </w:rPr>
            </w:pPr>
            <w:del w:id="369" w:author="uzivatel" w:date="2026-09-22T12:49:00Z" w16du:dateUtc="2026-09-22T16:49:00Z">
              <w:r w:rsidRPr="003611CE">
                <w:rPr>
                  <w:sz w:val="20"/>
                </w:rPr>
                <w:delText>Miscellaneous</w:delText>
              </w:r>
            </w:del>
          </w:p>
        </w:tc>
      </w:tr>
      <w:tr w:rsidR="00F9721E" w:rsidRPr="00B14121" w14:paraId="39E1D86B" w14:textId="77777777" w:rsidTr="00DA7822">
        <w:trPr>
          <w:trHeight w:val="288"/>
          <w:del w:id="370" w:author="uzivatel" w:date="2026-09-22T12:49:00Z" w16du:dateUtc="2026-09-22T16:49:00Z"/>
        </w:trPr>
        <w:tc>
          <w:tcPr>
            <w:tcW w:w="3125" w:type="dxa"/>
            <w:tcBorders>
              <w:top w:val="nil"/>
              <w:left w:val="single" w:sz="18" w:space="0" w:color="808080" w:themeColor="background1" w:themeShade="80"/>
              <w:bottom w:val="nil"/>
            </w:tcBorders>
            <w:vAlign w:val="center"/>
          </w:tcPr>
          <w:p w14:paraId="1943046D" w14:textId="506BB9C2" w:rsidR="00F9721E" w:rsidRPr="00B14121" w:rsidRDefault="00F9721E" w:rsidP="00F9721E">
            <w:pPr>
              <w:spacing w:before="55"/>
              <w:rPr>
                <w:del w:id="371" w:author="uzivatel" w:date="2026-09-22T12:49:00Z" w16du:dateUtc="2026-09-22T16:49:00Z"/>
                <w:rFonts w:ascii="Arial" w:hAnsi="Arial" w:cs="Arial"/>
                <w:sz w:val="20"/>
                <w:szCs w:val="20"/>
              </w:rPr>
            </w:pPr>
            <w:del w:id="372" w:author="uzivatel" w:date="2026-09-22T12:49:00Z" w16du:dateUtc="2026-09-22T16:49:00Z">
              <w:r w:rsidRPr="00B14121">
                <w:rPr>
                  <w:rFonts w:ascii="Arial" w:hAnsi="Arial" w:cs="Arial"/>
                  <w:position w:val="-1"/>
                  <w:sz w:val="20"/>
                  <w:szCs w:val="20"/>
                </w:rPr>
                <w:delText>molindone</w:delText>
              </w:r>
            </w:del>
          </w:p>
        </w:tc>
        <w:tc>
          <w:tcPr>
            <w:tcW w:w="2587" w:type="dxa"/>
            <w:tcBorders>
              <w:top w:val="nil"/>
              <w:bottom w:val="nil"/>
              <w:right w:val="single" w:sz="18" w:space="0" w:color="808080" w:themeColor="background1" w:themeShade="80"/>
            </w:tcBorders>
            <w:vAlign w:val="center"/>
          </w:tcPr>
          <w:p w14:paraId="3B0D7E59" w14:textId="7BBD1592" w:rsidR="00F9721E" w:rsidRPr="00636651" w:rsidRDefault="00F9721E" w:rsidP="00F9721E">
            <w:pPr>
              <w:rPr>
                <w:del w:id="373" w:author="uzivatel" w:date="2026-09-22T12:49:00Z" w16du:dateUtc="2026-09-22T16:49:00Z"/>
                <w:rFonts w:ascii="Arial" w:hAnsi="Arial" w:cs="Arial"/>
                <w:sz w:val="20"/>
                <w:szCs w:val="20"/>
              </w:rPr>
            </w:pPr>
            <w:del w:id="374" w:author="uzivatel" w:date="2026-09-22T12:49:00Z" w16du:dateUtc="2026-09-22T16:49:00Z">
              <w:r w:rsidRPr="00636651">
                <w:rPr>
                  <w:rFonts w:ascii="Arial" w:hAnsi="Arial" w:cs="Arial"/>
                  <w:sz w:val="20"/>
                  <w:szCs w:val="20"/>
                </w:rPr>
                <w:delText>ziprasidone</w:delText>
              </w:r>
            </w:del>
          </w:p>
        </w:tc>
        <w:tc>
          <w:tcPr>
            <w:tcW w:w="2641" w:type="dxa"/>
            <w:tcBorders>
              <w:top w:val="nil"/>
              <w:left w:val="single" w:sz="18" w:space="0" w:color="808080" w:themeColor="background1" w:themeShade="80"/>
              <w:bottom w:val="nil"/>
            </w:tcBorders>
            <w:vAlign w:val="center"/>
          </w:tcPr>
          <w:p w14:paraId="0FB4F161" w14:textId="3C098E72" w:rsidR="00F9721E" w:rsidRPr="00B14121" w:rsidRDefault="00F9721E" w:rsidP="00F9721E">
            <w:pPr>
              <w:spacing w:before="55"/>
              <w:rPr>
                <w:del w:id="375" w:author="uzivatel" w:date="2026-09-22T12:49:00Z" w16du:dateUtc="2026-09-22T16:49:00Z"/>
                <w:rFonts w:ascii="Arial" w:hAnsi="Arial" w:cs="Arial"/>
                <w:sz w:val="20"/>
                <w:szCs w:val="20"/>
              </w:rPr>
            </w:pPr>
            <w:del w:id="376" w:author="uzivatel" w:date="2026-09-22T12:49:00Z" w16du:dateUtc="2026-09-22T16:49:00Z">
              <w:r w:rsidRPr="00A34491">
                <w:rPr>
                  <w:rFonts w:ascii="Arial" w:hAnsi="Arial" w:cs="Arial"/>
                  <w:sz w:val="20"/>
                  <w:szCs w:val="20"/>
                </w:rPr>
                <w:delText>armodafinil</w:delText>
              </w:r>
            </w:del>
          </w:p>
        </w:tc>
        <w:tc>
          <w:tcPr>
            <w:tcW w:w="2478" w:type="dxa"/>
            <w:tcBorders>
              <w:top w:val="nil"/>
              <w:bottom w:val="nil"/>
              <w:right w:val="single" w:sz="18" w:space="0" w:color="808080" w:themeColor="background1" w:themeShade="80"/>
            </w:tcBorders>
            <w:vAlign w:val="center"/>
          </w:tcPr>
          <w:p w14:paraId="2B9CCFEF" w14:textId="7AEE4621" w:rsidR="00F9721E" w:rsidRPr="00B14121" w:rsidRDefault="00F9721E" w:rsidP="00F9721E">
            <w:pPr>
              <w:spacing w:before="55"/>
              <w:rPr>
                <w:del w:id="377" w:author="uzivatel" w:date="2026-09-22T12:49:00Z" w16du:dateUtc="2026-09-22T16:49:00Z"/>
                <w:rFonts w:ascii="Arial" w:hAnsi="Arial" w:cs="Arial"/>
                <w:sz w:val="20"/>
                <w:szCs w:val="20"/>
              </w:rPr>
            </w:pPr>
            <w:del w:id="378" w:author="uzivatel" w:date="2026-09-22T12:49:00Z" w16du:dateUtc="2026-09-22T16:49:00Z">
              <w:r w:rsidRPr="00A34491">
                <w:rPr>
                  <w:rFonts w:ascii="Arial" w:hAnsi="Arial" w:cs="Arial"/>
                  <w:sz w:val="20"/>
                  <w:szCs w:val="20"/>
                </w:rPr>
                <w:delText xml:space="preserve">modafinil </w:delText>
              </w:r>
            </w:del>
          </w:p>
        </w:tc>
      </w:tr>
      <w:tr w:rsidR="00F9721E" w:rsidRPr="00B14121" w14:paraId="6C2EC8A8" w14:textId="77777777" w:rsidTr="00DA7822">
        <w:trPr>
          <w:trHeight w:val="288"/>
          <w:del w:id="379" w:author="uzivatel" w:date="2026-09-22T12:49:00Z" w16du:dateUtc="2026-09-22T16:49:00Z"/>
        </w:trPr>
        <w:tc>
          <w:tcPr>
            <w:tcW w:w="5712" w:type="dxa"/>
            <w:gridSpan w:val="2"/>
            <w:vMerge w:val="restart"/>
            <w:tcBorders>
              <w:top w:val="nil"/>
              <w:left w:val="single" w:sz="18" w:space="0" w:color="808080" w:themeColor="background1" w:themeShade="80"/>
              <w:bottom w:val="single" w:sz="24" w:space="0" w:color="808080" w:themeColor="background1" w:themeShade="80"/>
              <w:right w:val="single" w:sz="18" w:space="0" w:color="808080" w:themeColor="background1" w:themeShade="80"/>
            </w:tcBorders>
            <w:vAlign w:val="center"/>
          </w:tcPr>
          <w:p w14:paraId="3DA5CD7B" w14:textId="7DEAA5E1" w:rsidR="00F9721E" w:rsidRPr="00B14121" w:rsidRDefault="00F9721E" w:rsidP="00F9721E">
            <w:pPr>
              <w:spacing w:before="55"/>
              <w:rPr>
                <w:del w:id="380" w:author="uzivatel" w:date="2026-09-22T12:49:00Z" w16du:dateUtc="2026-09-22T16:49:00Z"/>
                <w:rFonts w:ascii="Arial" w:hAnsi="Arial" w:cs="Arial"/>
                <w:sz w:val="20"/>
                <w:szCs w:val="20"/>
              </w:rPr>
            </w:pPr>
            <w:del w:id="381" w:author="uzivatel" w:date="2026-09-22T12:49:00Z" w16du:dateUtc="2026-09-22T16:49:00Z">
              <w:r w:rsidRPr="00636651">
                <w:rPr>
                  <w:rFonts w:ascii="Arial" w:hAnsi="Arial" w:cs="Arial"/>
                  <w:sz w:val="20"/>
                  <w:szCs w:val="20"/>
                </w:rPr>
                <w:delText>olanzapine</w:delText>
              </w:r>
            </w:del>
          </w:p>
          <w:p w14:paraId="4F653D8E" w14:textId="3C56AAA8" w:rsidR="00F9721E" w:rsidRPr="00B14121" w:rsidRDefault="00F9721E" w:rsidP="00F9721E">
            <w:pPr>
              <w:spacing w:before="55"/>
              <w:rPr>
                <w:del w:id="382" w:author="uzivatel" w:date="2026-09-22T12:49:00Z" w16du:dateUtc="2026-09-22T16:49:00Z"/>
                <w:rFonts w:ascii="Arial" w:hAnsi="Arial" w:cs="Arial"/>
                <w:sz w:val="20"/>
                <w:szCs w:val="20"/>
              </w:rPr>
            </w:pPr>
          </w:p>
          <w:p w14:paraId="1CC8BC48" w14:textId="63DDB4F0" w:rsidR="00F9721E" w:rsidRPr="00B14121" w:rsidRDefault="00F9721E" w:rsidP="00F9721E">
            <w:pPr>
              <w:spacing w:before="55"/>
              <w:rPr>
                <w:del w:id="383" w:author="uzivatel" w:date="2026-09-22T12:49:00Z" w16du:dateUtc="2026-09-22T16:49:00Z"/>
                <w:rFonts w:ascii="Arial" w:hAnsi="Arial" w:cs="Arial"/>
                <w:sz w:val="20"/>
                <w:szCs w:val="20"/>
              </w:rPr>
            </w:pPr>
          </w:p>
          <w:p w14:paraId="15672502" w14:textId="4B734715" w:rsidR="00F9721E" w:rsidRPr="00B14121" w:rsidRDefault="00F9721E" w:rsidP="00F9721E">
            <w:pPr>
              <w:spacing w:before="55"/>
              <w:rPr>
                <w:del w:id="384" w:author="uzivatel" w:date="2026-09-22T12:49:00Z" w16du:dateUtc="2026-09-22T16:49:00Z"/>
                <w:rFonts w:ascii="Arial" w:hAnsi="Arial" w:cs="Arial"/>
                <w:sz w:val="20"/>
                <w:szCs w:val="20"/>
              </w:rPr>
            </w:pPr>
          </w:p>
        </w:tc>
        <w:tc>
          <w:tcPr>
            <w:tcW w:w="2641" w:type="dxa"/>
            <w:tcBorders>
              <w:top w:val="nil"/>
              <w:left w:val="single" w:sz="18" w:space="0" w:color="808080" w:themeColor="background1" w:themeShade="80"/>
              <w:bottom w:val="nil"/>
              <w:right w:val="nil"/>
            </w:tcBorders>
            <w:vAlign w:val="center"/>
          </w:tcPr>
          <w:p w14:paraId="07E14C7F" w14:textId="0870CFAE" w:rsidR="00F9721E" w:rsidRPr="003611CE" w:rsidRDefault="00F9721E" w:rsidP="00F9721E">
            <w:pPr>
              <w:spacing w:before="55"/>
              <w:rPr>
                <w:del w:id="385" w:author="uzivatel" w:date="2026-09-22T12:49:00Z" w16du:dateUtc="2026-09-22T16:49:00Z"/>
                <w:rFonts w:ascii="Arial" w:hAnsi="Arial" w:cs="Arial"/>
                <w:sz w:val="20"/>
                <w:szCs w:val="20"/>
              </w:rPr>
            </w:pPr>
            <w:del w:id="386" w:author="uzivatel" w:date="2026-09-22T12:49:00Z" w16du:dateUtc="2026-09-22T16:49:00Z">
              <w:r w:rsidRPr="00B14121">
                <w:rPr>
                  <w:rFonts w:ascii="Arial" w:hAnsi="Arial" w:cs="Arial"/>
                  <w:sz w:val="20"/>
                  <w:szCs w:val="20"/>
                </w:rPr>
                <w:delText>atomoxetine</w:delText>
              </w:r>
            </w:del>
          </w:p>
        </w:tc>
        <w:tc>
          <w:tcPr>
            <w:tcW w:w="2478" w:type="dxa"/>
            <w:tcBorders>
              <w:top w:val="nil"/>
              <w:left w:val="nil"/>
              <w:bottom w:val="nil"/>
              <w:right w:val="single" w:sz="18" w:space="0" w:color="808080" w:themeColor="background1" w:themeShade="80"/>
            </w:tcBorders>
            <w:vAlign w:val="center"/>
          </w:tcPr>
          <w:p w14:paraId="310371BA" w14:textId="2B3BCA25" w:rsidR="00F9721E" w:rsidRPr="003611CE" w:rsidRDefault="00F9721E" w:rsidP="00F9721E">
            <w:pPr>
              <w:spacing w:before="55"/>
              <w:rPr>
                <w:del w:id="387" w:author="uzivatel" w:date="2026-09-22T12:49:00Z" w16du:dateUtc="2026-09-22T16:49:00Z"/>
                <w:rFonts w:ascii="Arial" w:hAnsi="Arial" w:cs="Arial"/>
                <w:sz w:val="20"/>
                <w:szCs w:val="20"/>
              </w:rPr>
            </w:pPr>
            <w:del w:id="388" w:author="uzivatel" w:date="2026-09-22T12:49:00Z" w16du:dateUtc="2026-09-22T16:49:00Z">
              <w:r>
                <w:rPr>
                  <w:rFonts w:ascii="Arial" w:hAnsi="Arial" w:cs="Arial"/>
                  <w:sz w:val="20"/>
                  <w:szCs w:val="20"/>
                </w:rPr>
                <w:delText>n</w:delText>
              </w:r>
              <w:r w:rsidRPr="00A34491">
                <w:rPr>
                  <w:rFonts w:ascii="Arial" w:hAnsi="Arial" w:cs="Arial"/>
                  <w:sz w:val="20"/>
                  <w:szCs w:val="20"/>
                </w:rPr>
                <w:delText>altrexone</w:delText>
              </w:r>
              <w:r>
                <w:rPr>
                  <w:rFonts w:ascii="Arial" w:hAnsi="Arial" w:cs="Arial"/>
                  <w:sz w:val="20"/>
                  <w:szCs w:val="20"/>
                  <w:vertAlign w:val="superscript"/>
                </w:rPr>
                <w:delText>5</w:delText>
              </w:r>
            </w:del>
          </w:p>
        </w:tc>
      </w:tr>
      <w:tr w:rsidR="00F9721E" w:rsidRPr="00B14121" w14:paraId="5EB89767" w14:textId="77777777" w:rsidTr="00DA7822">
        <w:trPr>
          <w:trHeight w:val="288"/>
          <w:del w:id="389" w:author="uzivatel" w:date="2026-09-22T12:49:00Z" w16du:dateUtc="2026-09-22T16:49:00Z"/>
        </w:trPr>
        <w:tc>
          <w:tcPr>
            <w:tcW w:w="5712" w:type="dxa"/>
            <w:gridSpan w:val="2"/>
            <w:vMerge/>
            <w:tcBorders>
              <w:top w:val="single" w:sz="12" w:space="0" w:color="auto"/>
              <w:left w:val="single" w:sz="18" w:space="0" w:color="808080" w:themeColor="background1" w:themeShade="80"/>
              <w:bottom w:val="single" w:sz="24" w:space="0" w:color="808080" w:themeColor="background1" w:themeShade="80"/>
              <w:right w:val="single" w:sz="18" w:space="0" w:color="808080" w:themeColor="background1" w:themeShade="80"/>
            </w:tcBorders>
            <w:vAlign w:val="center"/>
          </w:tcPr>
          <w:p w14:paraId="50A14309" w14:textId="48C2B2D6" w:rsidR="00F9721E" w:rsidRPr="00B14121" w:rsidRDefault="00F9721E" w:rsidP="00F9721E">
            <w:pPr>
              <w:spacing w:before="55"/>
              <w:rPr>
                <w:del w:id="390" w:author="uzivatel" w:date="2026-09-22T12:49:00Z" w16du:dateUtc="2026-09-22T16:49:00Z"/>
                <w:rFonts w:ascii="Arial" w:hAnsi="Arial" w:cs="Arial"/>
                <w:sz w:val="20"/>
                <w:szCs w:val="20"/>
              </w:rPr>
            </w:pPr>
          </w:p>
        </w:tc>
        <w:tc>
          <w:tcPr>
            <w:tcW w:w="2641" w:type="dxa"/>
            <w:tcBorders>
              <w:top w:val="nil"/>
              <w:left w:val="single" w:sz="18" w:space="0" w:color="808080" w:themeColor="background1" w:themeShade="80"/>
              <w:bottom w:val="nil"/>
            </w:tcBorders>
            <w:vAlign w:val="center"/>
          </w:tcPr>
          <w:p w14:paraId="559589BC" w14:textId="12B655BE" w:rsidR="00F9721E" w:rsidRPr="00B14121" w:rsidRDefault="00F9721E" w:rsidP="00D4350E">
            <w:pPr>
              <w:rPr>
                <w:del w:id="391" w:author="uzivatel" w:date="2026-09-22T12:49:00Z" w16du:dateUtc="2026-09-22T16:49:00Z"/>
                <w:rFonts w:ascii="Arial" w:hAnsi="Arial" w:cs="Arial"/>
                <w:sz w:val="20"/>
                <w:szCs w:val="20"/>
              </w:rPr>
            </w:pPr>
            <w:del w:id="392" w:author="uzivatel" w:date="2026-09-22T12:49:00Z" w16du:dateUtc="2026-09-22T16:49:00Z">
              <w:r w:rsidRPr="00A34491">
                <w:rPr>
                  <w:rFonts w:ascii="Arial" w:hAnsi="Arial" w:cs="Arial"/>
                  <w:sz w:val="20"/>
                  <w:szCs w:val="20"/>
                </w:rPr>
                <w:delText>donepezil</w:delText>
              </w:r>
            </w:del>
          </w:p>
        </w:tc>
        <w:tc>
          <w:tcPr>
            <w:tcW w:w="2478" w:type="dxa"/>
            <w:tcBorders>
              <w:top w:val="nil"/>
              <w:bottom w:val="nil"/>
              <w:right w:val="single" w:sz="18" w:space="0" w:color="808080" w:themeColor="background1" w:themeShade="80"/>
            </w:tcBorders>
            <w:vAlign w:val="center"/>
          </w:tcPr>
          <w:p w14:paraId="64D1C67D" w14:textId="7362EE90" w:rsidR="00F9721E" w:rsidRPr="00B14121" w:rsidRDefault="00F9721E" w:rsidP="00D4350E">
            <w:pPr>
              <w:rPr>
                <w:del w:id="393" w:author="uzivatel" w:date="2026-09-22T12:49:00Z" w16du:dateUtc="2026-09-22T16:49:00Z"/>
                <w:rFonts w:ascii="Arial" w:hAnsi="Arial" w:cs="Arial"/>
                <w:sz w:val="20"/>
                <w:szCs w:val="20"/>
              </w:rPr>
            </w:pPr>
            <w:del w:id="394" w:author="uzivatel" w:date="2026-09-22T12:49:00Z" w16du:dateUtc="2026-09-22T16:49:00Z">
              <w:r>
                <w:rPr>
                  <w:rFonts w:ascii="Arial" w:hAnsi="Arial" w:cs="Arial"/>
                  <w:sz w:val="20"/>
                  <w:szCs w:val="20"/>
                </w:rPr>
                <w:delText>prazosin</w:delText>
              </w:r>
            </w:del>
          </w:p>
        </w:tc>
      </w:tr>
      <w:tr w:rsidR="00F9721E" w:rsidRPr="00B14121" w14:paraId="30C88449" w14:textId="77777777" w:rsidTr="00DA7822">
        <w:trPr>
          <w:trHeight w:hRule="exact" w:val="288"/>
          <w:del w:id="395" w:author="uzivatel" w:date="2026-09-22T12:49:00Z" w16du:dateUtc="2026-09-22T16:49:00Z"/>
        </w:trPr>
        <w:tc>
          <w:tcPr>
            <w:tcW w:w="5712" w:type="dxa"/>
            <w:gridSpan w:val="2"/>
            <w:vMerge/>
            <w:tcBorders>
              <w:top w:val="single" w:sz="12" w:space="0" w:color="auto"/>
              <w:left w:val="single" w:sz="18" w:space="0" w:color="808080" w:themeColor="background1" w:themeShade="80"/>
              <w:bottom w:val="single" w:sz="24" w:space="0" w:color="808080" w:themeColor="background1" w:themeShade="80"/>
              <w:right w:val="single" w:sz="18" w:space="0" w:color="808080" w:themeColor="background1" w:themeShade="80"/>
            </w:tcBorders>
            <w:vAlign w:val="center"/>
          </w:tcPr>
          <w:p w14:paraId="7A571EB5" w14:textId="27633967" w:rsidR="00F9721E" w:rsidRPr="00B14121" w:rsidRDefault="00F9721E" w:rsidP="00F9721E">
            <w:pPr>
              <w:spacing w:before="55"/>
              <w:rPr>
                <w:del w:id="396" w:author="uzivatel" w:date="2026-09-22T12:49:00Z" w16du:dateUtc="2026-09-22T16:49:00Z"/>
                <w:rFonts w:ascii="Arial" w:hAnsi="Arial" w:cs="Arial"/>
                <w:sz w:val="20"/>
                <w:szCs w:val="20"/>
              </w:rPr>
            </w:pPr>
          </w:p>
        </w:tc>
        <w:tc>
          <w:tcPr>
            <w:tcW w:w="2641" w:type="dxa"/>
            <w:tcBorders>
              <w:top w:val="nil"/>
              <w:left w:val="single" w:sz="18" w:space="0" w:color="808080" w:themeColor="background1" w:themeShade="80"/>
              <w:bottom w:val="single" w:sz="24" w:space="0" w:color="808080" w:themeColor="background1" w:themeShade="80"/>
              <w:right w:val="nil"/>
            </w:tcBorders>
            <w:vAlign w:val="center"/>
          </w:tcPr>
          <w:p w14:paraId="5D8FA0EC" w14:textId="51BCD42F" w:rsidR="00F9721E" w:rsidRPr="003611CE" w:rsidRDefault="00F9721E" w:rsidP="00D4350E">
            <w:pPr>
              <w:rPr>
                <w:del w:id="397" w:author="uzivatel" w:date="2026-09-22T12:49:00Z" w16du:dateUtc="2026-09-22T16:49:00Z"/>
                <w:rFonts w:ascii="Arial" w:hAnsi="Arial" w:cs="Arial"/>
                <w:sz w:val="20"/>
                <w:szCs w:val="20"/>
              </w:rPr>
            </w:pPr>
            <w:del w:id="398" w:author="uzivatel" w:date="2026-09-22T12:49:00Z" w16du:dateUtc="2026-09-22T16:49:00Z">
              <w:r w:rsidRPr="00A34491">
                <w:rPr>
                  <w:rFonts w:ascii="Arial" w:hAnsi="Arial" w:cs="Arial"/>
                  <w:sz w:val="20"/>
                  <w:szCs w:val="20"/>
                </w:rPr>
                <w:delText>memantine</w:delText>
              </w:r>
            </w:del>
          </w:p>
        </w:tc>
        <w:tc>
          <w:tcPr>
            <w:tcW w:w="2478" w:type="dxa"/>
            <w:tcBorders>
              <w:top w:val="nil"/>
              <w:left w:val="nil"/>
              <w:bottom w:val="single" w:sz="24" w:space="0" w:color="808080" w:themeColor="background1" w:themeShade="80"/>
              <w:right w:val="single" w:sz="18" w:space="0" w:color="808080" w:themeColor="background1" w:themeShade="80"/>
            </w:tcBorders>
            <w:vAlign w:val="center"/>
          </w:tcPr>
          <w:p w14:paraId="7B421264" w14:textId="23B6904C" w:rsidR="00F9721E" w:rsidRPr="003611CE" w:rsidRDefault="00F9721E" w:rsidP="00D4350E">
            <w:pPr>
              <w:rPr>
                <w:del w:id="399" w:author="uzivatel" w:date="2026-09-22T12:49:00Z" w16du:dateUtc="2026-09-22T16:49:00Z"/>
                <w:rFonts w:ascii="Arial" w:hAnsi="Arial" w:cs="Arial"/>
                <w:sz w:val="20"/>
                <w:szCs w:val="20"/>
              </w:rPr>
            </w:pPr>
            <w:del w:id="400" w:author="uzivatel" w:date="2026-09-22T12:49:00Z" w16du:dateUtc="2026-09-22T16:49:00Z">
              <w:r w:rsidRPr="00D302E5">
                <w:rPr>
                  <w:rFonts w:ascii="Arial" w:hAnsi="Arial" w:cs="Arial"/>
                  <w:sz w:val="20"/>
                  <w:szCs w:val="20"/>
                </w:rPr>
                <w:delText>viloxazine</w:delText>
              </w:r>
            </w:del>
          </w:p>
        </w:tc>
      </w:tr>
    </w:tbl>
    <w:p w14:paraId="503186C4" w14:textId="57E0ECE9" w:rsidR="001F1864" w:rsidRDefault="002C46AC" w:rsidP="007E05AE">
      <w:pPr>
        <w:spacing w:before="120" w:line="235" w:lineRule="auto"/>
        <w:ind w:left="345" w:right="1177" w:hanging="100"/>
        <w:rPr>
          <w:del w:id="401" w:author="uzivatel" w:date="2026-09-22T12:49:00Z" w16du:dateUtc="2026-09-22T16:49:00Z"/>
          <w:sz w:val="20"/>
        </w:rPr>
      </w:pPr>
      <w:del w:id="402" w:author="uzivatel" w:date="2026-09-22T12:49:00Z" w16du:dateUtc="2026-09-22T16:49:00Z">
        <w:r>
          <w:rPr>
            <w:position w:val="6"/>
            <w:sz w:val="20"/>
          </w:rPr>
          <w:delText>1</w:delText>
        </w:r>
        <w:r>
          <w:rPr>
            <w:sz w:val="20"/>
          </w:rPr>
          <w:delText>S</w:delText>
        </w:r>
        <w:r w:rsidR="00C25951">
          <w:rPr>
            <w:sz w:val="20"/>
          </w:rPr>
          <w:delText>hort-acting intramuscular injectable and intravenous formulations are excluded from the Pediatric Behavioral Health Medication Initiative requirements.</w:delText>
        </w:r>
      </w:del>
    </w:p>
    <w:p w14:paraId="170BF8A7" w14:textId="33BA6E7B" w:rsidR="001F1864" w:rsidRDefault="002C46AC">
      <w:pPr>
        <w:spacing w:before="60" w:line="235" w:lineRule="auto"/>
        <w:ind w:left="345" w:right="697" w:hanging="100"/>
        <w:rPr>
          <w:del w:id="403" w:author="uzivatel" w:date="2026-09-22T12:49:00Z" w16du:dateUtc="2026-09-22T16:49:00Z"/>
          <w:sz w:val="20"/>
        </w:rPr>
      </w:pPr>
      <w:del w:id="404" w:author="uzivatel" w:date="2026-09-22T12:49:00Z" w16du:dateUtc="2026-09-22T16:49:00Z">
        <w:r>
          <w:rPr>
            <w:position w:val="6"/>
            <w:sz w:val="20"/>
          </w:rPr>
          <w:delText>2</w:delText>
        </w:r>
        <w:r>
          <w:rPr>
            <w:sz w:val="20"/>
          </w:rPr>
          <w:delText xml:space="preserve">Emsam (selegiline) is the only selegiline formulation included in the Pediatric Behavioral Health Medication Initiative. </w:delText>
        </w:r>
      </w:del>
    </w:p>
    <w:p w14:paraId="414EE447" w14:textId="2646D014" w:rsidR="001F1864" w:rsidRDefault="00657CA5">
      <w:pPr>
        <w:spacing w:before="55"/>
        <w:ind w:left="245"/>
        <w:rPr>
          <w:del w:id="405" w:author="uzivatel" w:date="2026-09-22T12:49:00Z" w16du:dateUtc="2026-09-22T16:49:00Z"/>
          <w:sz w:val="20"/>
        </w:rPr>
      </w:pPr>
      <w:del w:id="406" w:author="uzivatel" w:date="2026-09-22T12:49:00Z" w16du:dateUtc="2026-09-22T16:49:00Z">
        <w:r>
          <w:rPr>
            <w:position w:val="6"/>
            <w:sz w:val="20"/>
          </w:rPr>
          <w:delText>3</w:delText>
        </w:r>
        <w:r w:rsidR="009B69F1">
          <w:rPr>
            <w:sz w:val="20"/>
          </w:rPr>
          <w:delText>Nasal and r</w:delText>
        </w:r>
        <w:r w:rsidR="002C46AC">
          <w:rPr>
            <w:sz w:val="20"/>
          </w:rPr>
          <w:delText>ectal diazepam</w:delText>
        </w:r>
        <w:r w:rsidR="007E2B16">
          <w:rPr>
            <w:sz w:val="20"/>
          </w:rPr>
          <w:delText xml:space="preserve"> and nasal midazolam</w:delText>
        </w:r>
        <w:r w:rsidR="002C46AC">
          <w:rPr>
            <w:sz w:val="20"/>
          </w:rPr>
          <w:delText xml:space="preserve"> formulations are excluded from the Pediatric Behavioral Health Medication Initiative requirements.</w:delText>
        </w:r>
      </w:del>
    </w:p>
    <w:p w14:paraId="51CBD5CD" w14:textId="4A977781" w:rsidR="002A041C" w:rsidRDefault="00657CA5" w:rsidP="00804ABD">
      <w:pPr>
        <w:spacing w:before="55"/>
        <w:ind w:left="245"/>
        <w:rPr>
          <w:del w:id="407" w:author="uzivatel" w:date="2026-09-22T12:49:00Z" w16du:dateUtc="2026-09-22T16:49:00Z"/>
          <w:sz w:val="20"/>
        </w:rPr>
      </w:pPr>
      <w:del w:id="408" w:author="uzivatel" w:date="2026-09-22T12:49:00Z" w16du:dateUtc="2026-09-22T16:49:00Z">
        <w:r>
          <w:rPr>
            <w:position w:val="6"/>
            <w:sz w:val="20"/>
          </w:rPr>
          <w:delText>4</w:delText>
        </w:r>
        <w:r w:rsidR="009B17D9">
          <w:rPr>
            <w:sz w:val="20"/>
          </w:rPr>
          <w:delText>D</w:delText>
        </w:r>
        <w:r w:rsidR="002C46AC">
          <w:rPr>
            <w:sz w:val="20"/>
          </w:rPr>
          <w:delText>oxepin</w:delText>
        </w:r>
        <w:r w:rsidR="009B17D9">
          <w:rPr>
            <w:sz w:val="20"/>
          </w:rPr>
          <w:delText xml:space="preserve"> tablet</w:delText>
        </w:r>
        <w:r w:rsidR="002C46AC">
          <w:rPr>
            <w:sz w:val="20"/>
          </w:rPr>
          <w:delText xml:space="preserve"> is classified as a hypnotic agent and the Pediatric Behavioral Health Medication Initiative requirements for antidepressants do not apply. Pediatric Behavioral Health Medication Initiative requirements for hypnotics apply.</w:delText>
        </w:r>
      </w:del>
    </w:p>
    <w:p w14:paraId="4D3EB665" w14:textId="69A1EDFE" w:rsidR="00A34491" w:rsidRDefault="00657CA5" w:rsidP="006D0779">
      <w:pPr>
        <w:pStyle w:val="Default"/>
        <w:ind w:left="720"/>
        <w:rPr>
          <w:rFonts w:ascii="Roboto" w:hAnsi="Roboto"/>
          <w:rPrChange w:id="409" w:author="uzivatel" w:date="2026-09-22T12:49:00Z" w16du:dateUtc="2026-09-22T16:49:00Z">
            <w:rPr>
              <w:sz w:val="20"/>
            </w:rPr>
          </w:rPrChange>
        </w:rPr>
        <w:pPrChange w:id="410" w:author="uzivatel" w:date="2026-09-22T12:49:00Z" w16du:dateUtc="2026-09-22T16:49:00Z">
          <w:pPr>
            <w:spacing w:before="120" w:line="235" w:lineRule="auto"/>
            <w:ind w:left="345" w:right="1177" w:hanging="100"/>
          </w:pPr>
        </w:pPrChange>
      </w:pPr>
      <w:del w:id="411" w:author="uzivatel" w:date="2026-09-22T12:49:00Z" w16du:dateUtc="2026-09-22T16:49:00Z">
        <w:r>
          <w:rPr>
            <w:position w:val="6"/>
            <w:sz w:val="20"/>
          </w:rPr>
          <w:delText>5</w:delText>
        </w:r>
        <w:r w:rsidR="009811CF">
          <w:rPr>
            <w:sz w:val="20"/>
          </w:rPr>
          <w:delText xml:space="preserve">Vivitrol </w:delText>
        </w:r>
        <w:r w:rsidR="009811CF" w:rsidRPr="009811CF">
          <w:rPr>
            <w:sz w:val="20"/>
          </w:rPr>
          <w:delText>(naltrexone injection)</w:delText>
        </w:r>
        <w:r w:rsidR="009811CF">
          <w:rPr>
            <w:sz w:val="20"/>
          </w:rPr>
          <w:delText xml:space="preserve"> is excluded from the Pediatric Behavioral Health Medication Initiative requirements.</w:delText>
        </w:r>
      </w:del>
    </w:p>
    <w:sectPr w:rsidR="00A34491" w:rsidSect="00067C1B">
      <w:type w:val="nextPage"/>
      <w:pgSz w:w="11906" w:h="16838"/>
      <w:pgMar w:top="142" w:right="849" w:bottom="142" w:left="1417" w:header="708" w:footer="708" w:gutter="0"/>
      <w:cols w:space="708"/>
      <w:docGrid w:linePitch="360"/>
      <w:sectPrChange w:id="412" w:author="uzivatel" w:date="2026-09-22T12:49:00Z" w16du:dateUtc="2026-09-22T16:49:00Z">
        <w:sectPr w:rsidR="00A34491" w:rsidSect="00067C1B">
          <w:type w:val="continuous"/>
          <w:pgSz w:w="12240" w:h="15840"/>
          <w:pgMar w:top="480" w:right="560" w:bottom="280" w:left="580" w:header="720" w:footer="720" w:gutter="0"/>
          <w:cols w:space="720"/>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88371D" w14:textId="77777777" w:rsidR="00E8246D" w:rsidRDefault="00E8246D" w:rsidP="00996062">
      <w:pPr>
        <w:spacing w:after="0" w:line="240" w:lineRule="auto"/>
        <w:pPrChange w:id="6" w:author="uzivatel" w:date="2026-09-22T12:49:00Z" w16du:dateUtc="2026-09-22T16:49:00Z">
          <w:pPr/>
        </w:pPrChange>
      </w:pPr>
      <w:r>
        <w:separator/>
      </w:r>
    </w:p>
  </w:endnote>
  <w:endnote w:type="continuationSeparator" w:id="0">
    <w:p w14:paraId="0E2D28E9" w14:textId="77777777" w:rsidR="00E8246D" w:rsidRDefault="00E8246D" w:rsidP="00996062">
      <w:pPr>
        <w:spacing w:after="0" w:line="240" w:lineRule="auto"/>
        <w:pPrChange w:id="7" w:author="uzivatel" w:date="2026-09-22T12:49:00Z" w16du:dateUtc="2026-09-22T16:49: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Roboto">
    <w:altName w:val="Times New Roman"/>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MT">
    <w:altName w:val="Arial"/>
    <w:panose1 w:val="020B0604020202020204"/>
    <w:charset w:val="00"/>
    <w:family w:val="roman"/>
    <w:notTrueType/>
    <w:pitch w:val="default"/>
  </w:font>
  <w:font w:name="Wingdings 3">
    <w:panose1 w:val="05040102010807070707"/>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AC44D5" w14:textId="77777777" w:rsidR="005476DE" w:rsidRDefault="005476DE">
    <w:pPr>
      <w:pStyle w:val="CommentSubjectChar"/>
      <w:pPrChange w:id="111" w:author="uzivatel" w:date="2026-09-22T12:49:00Z" w16du:dateUtc="2026-09-22T16:49: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2C3FD7" w14:textId="77777777" w:rsidR="00E8246D" w:rsidRDefault="00E8246D" w:rsidP="00996062">
      <w:pPr>
        <w:spacing w:after="0" w:line="240" w:lineRule="auto"/>
        <w:pPrChange w:id="4" w:author="uzivatel" w:date="2026-09-22T12:49:00Z" w16du:dateUtc="2026-09-22T16:49:00Z">
          <w:pPr/>
        </w:pPrChange>
      </w:pPr>
      <w:r>
        <w:separator/>
      </w:r>
    </w:p>
  </w:footnote>
  <w:footnote w:type="continuationSeparator" w:id="0">
    <w:p w14:paraId="4FD5B66D" w14:textId="77777777" w:rsidR="00E8246D" w:rsidRDefault="00E8246D" w:rsidP="00996062">
      <w:pPr>
        <w:spacing w:after="0" w:line="240" w:lineRule="auto"/>
        <w:pPrChange w:id="5" w:author="uzivatel" w:date="2026-09-22T12:49:00Z" w16du:dateUtc="2026-09-22T16:49: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98E4AE" w14:textId="77777777" w:rsidR="005476DE" w:rsidRDefault="005476DE">
    <w:pPr>
      <w:pStyle w:val="CommentTextChar"/>
      <w:pPrChange w:id="110" w:author="uzivatel" w:date="2026-09-22T12:49:00Z" w16du:dateUtc="2026-09-22T16:49: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430D72"/>
    <w:multiLevelType w:val="hybridMultilevel"/>
    <w:tmpl w:val="0DAE2AB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0D86799B"/>
    <w:multiLevelType w:val="hybridMultilevel"/>
    <w:tmpl w:val="E69C916A"/>
    <w:lvl w:ilvl="0" w:tplc="B9F44CFC">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 w15:restartNumberingAfterBreak="0">
    <w:nsid w:val="16003948"/>
    <w:multiLevelType w:val="hybridMultilevel"/>
    <w:tmpl w:val="6F2EC27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288C3FB0"/>
    <w:multiLevelType w:val="hybridMultilevel"/>
    <w:tmpl w:val="CD5CE3D8"/>
    <w:lvl w:ilvl="0" w:tplc="1FEC14D0">
      <w:start w:val="2"/>
      <w:numFmt w:val="bullet"/>
      <w:lvlText w:val="-"/>
      <w:lvlJc w:val="left"/>
      <w:pPr>
        <w:ind w:left="1080" w:hanging="360"/>
      </w:pPr>
      <w:rPr>
        <w:rFonts w:ascii="Calibri" w:eastAsiaTheme="minorHAnsi" w:hAnsi="Calibri" w:cs="Calibri"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 w15:restartNumberingAfterBreak="0">
    <w:nsid w:val="2CAE5712"/>
    <w:multiLevelType w:val="hybridMultilevel"/>
    <w:tmpl w:val="2DD6BE78"/>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5" w15:restartNumberingAfterBreak="0">
    <w:nsid w:val="2D4558F2"/>
    <w:multiLevelType w:val="hybridMultilevel"/>
    <w:tmpl w:val="2C287D04"/>
    <w:lvl w:ilvl="0" w:tplc="CABC3A40">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6" w15:restartNumberingAfterBreak="0">
    <w:nsid w:val="41C31082"/>
    <w:multiLevelType w:val="hybridMultilevel"/>
    <w:tmpl w:val="EE0A843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47251F03"/>
    <w:multiLevelType w:val="hybridMultilevel"/>
    <w:tmpl w:val="CAB06F5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5735501B"/>
    <w:multiLevelType w:val="hybridMultilevel"/>
    <w:tmpl w:val="FC563C46"/>
    <w:lvl w:ilvl="0" w:tplc="EB3C215A">
      <w:start w:val="1"/>
      <w:numFmt w:val="decimal"/>
      <w:lvlText w:val="%1."/>
      <w:lvlJc w:val="left"/>
      <w:pPr>
        <w:ind w:left="720" w:hanging="360"/>
      </w:pPr>
      <w:rPr>
        <w:rFonts w:hint="default"/>
        <w:b/>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589D4DBC"/>
    <w:multiLevelType w:val="hybridMultilevel"/>
    <w:tmpl w:val="8B1892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6E395EBC"/>
    <w:multiLevelType w:val="hybridMultilevel"/>
    <w:tmpl w:val="7D20AB7C"/>
    <w:lvl w:ilvl="0" w:tplc="A3F2068E">
      <w:start w:val="1"/>
      <w:numFmt w:val="decimal"/>
      <w:lvlText w:val="%1."/>
      <w:lvlJc w:val="left"/>
      <w:pPr>
        <w:ind w:left="860" w:hanging="360"/>
      </w:pPr>
      <w:rPr>
        <w:rFonts w:ascii="Calibri" w:eastAsia="Calibri" w:hAnsi="Calibri" w:cs="Calibri" w:hint="default"/>
        <w:b/>
        <w:bCs/>
        <w:spacing w:val="-10"/>
        <w:w w:val="98"/>
        <w:sz w:val="22"/>
        <w:szCs w:val="22"/>
      </w:rPr>
    </w:lvl>
    <w:lvl w:ilvl="1" w:tplc="CABABA2C">
      <w:numFmt w:val="bullet"/>
      <w:lvlText w:val="•"/>
      <w:lvlJc w:val="left"/>
      <w:pPr>
        <w:ind w:left="1882" w:hanging="360"/>
      </w:pPr>
      <w:rPr>
        <w:rFonts w:hint="default"/>
      </w:rPr>
    </w:lvl>
    <w:lvl w:ilvl="2" w:tplc="98A8053A">
      <w:numFmt w:val="bullet"/>
      <w:lvlText w:val="•"/>
      <w:lvlJc w:val="left"/>
      <w:pPr>
        <w:ind w:left="2904" w:hanging="360"/>
      </w:pPr>
      <w:rPr>
        <w:rFonts w:hint="default"/>
      </w:rPr>
    </w:lvl>
    <w:lvl w:ilvl="3" w:tplc="EB800BDA">
      <w:numFmt w:val="bullet"/>
      <w:lvlText w:val="•"/>
      <w:lvlJc w:val="left"/>
      <w:pPr>
        <w:ind w:left="3926" w:hanging="360"/>
      </w:pPr>
      <w:rPr>
        <w:rFonts w:hint="default"/>
      </w:rPr>
    </w:lvl>
    <w:lvl w:ilvl="4" w:tplc="F918AE76">
      <w:numFmt w:val="bullet"/>
      <w:lvlText w:val="•"/>
      <w:lvlJc w:val="left"/>
      <w:pPr>
        <w:ind w:left="4948" w:hanging="360"/>
      </w:pPr>
      <w:rPr>
        <w:rFonts w:hint="default"/>
      </w:rPr>
    </w:lvl>
    <w:lvl w:ilvl="5" w:tplc="86BA3514">
      <w:numFmt w:val="bullet"/>
      <w:lvlText w:val="•"/>
      <w:lvlJc w:val="left"/>
      <w:pPr>
        <w:ind w:left="5970" w:hanging="360"/>
      </w:pPr>
      <w:rPr>
        <w:rFonts w:hint="default"/>
      </w:rPr>
    </w:lvl>
    <w:lvl w:ilvl="6" w:tplc="95B002A0">
      <w:numFmt w:val="bullet"/>
      <w:lvlText w:val="•"/>
      <w:lvlJc w:val="left"/>
      <w:pPr>
        <w:ind w:left="6992" w:hanging="360"/>
      </w:pPr>
      <w:rPr>
        <w:rFonts w:hint="default"/>
      </w:rPr>
    </w:lvl>
    <w:lvl w:ilvl="7" w:tplc="F58483B4">
      <w:numFmt w:val="bullet"/>
      <w:lvlText w:val="•"/>
      <w:lvlJc w:val="left"/>
      <w:pPr>
        <w:ind w:left="8014" w:hanging="360"/>
      </w:pPr>
      <w:rPr>
        <w:rFonts w:hint="default"/>
      </w:rPr>
    </w:lvl>
    <w:lvl w:ilvl="8" w:tplc="183E4D4C">
      <w:numFmt w:val="bullet"/>
      <w:lvlText w:val="•"/>
      <w:lvlJc w:val="left"/>
      <w:pPr>
        <w:ind w:left="9036" w:hanging="360"/>
      </w:pPr>
      <w:rPr>
        <w:rFonts w:hint="default"/>
      </w:rPr>
    </w:lvl>
  </w:abstractNum>
  <w:abstractNum w:abstractNumId="11" w15:restartNumberingAfterBreak="0">
    <w:nsid w:val="7419233B"/>
    <w:multiLevelType w:val="hybridMultilevel"/>
    <w:tmpl w:val="27262C9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78647027"/>
    <w:multiLevelType w:val="hybridMultilevel"/>
    <w:tmpl w:val="6EB211CE"/>
    <w:lvl w:ilvl="0" w:tplc="87680E92">
      <w:numFmt w:val="bullet"/>
      <w:lvlText w:val="-"/>
      <w:lvlJc w:val="left"/>
      <w:pPr>
        <w:ind w:left="720" w:hanging="360"/>
      </w:pPr>
      <w:rPr>
        <w:rFonts w:ascii="Roboto" w:eastAsiaTheme="minorHAnsi" w:hAnsi="Roboto"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694041038">
    <w:abstractNumId w:val="10"/>
  </w:num>
  <w:num w:numId="2" w16cid:durableId="387917484">
    <w:abstractNumId w:val="8"/>
  </w:num>
  <w:num w:numId="3" w16cid:durableId="1278870491">
    <w:abstractNumId w:val="11"/>
  </w:num>
  <w:num w:numId="4" w16cid:durableId="1408917277">
    <w:abstractNumId w:val="9"/>
  </w:num>
  <w:num w:numId="5" w16cid:durableId="647172551">
    <w:abstractNumId w:val="2"/>
  </w:num>
  <w:num w:numId="6" w16cid:durableId="131676385">
    <w:abstractNumId w:val="7"/>
  </w:num>
  <w:num w:numId="7" w16cid:durableId="434325876">
    <w:abstractNumId w:val="4"/>
  </w:num>
  <w:num w:numId="8" w16cid:durableId="936210587">
    <w:abstractNumId w:val="0"/>
  </w:num>
  <w:num w:numId="9" w16cid:durableId="1281572520">
    <w:abstractNumId w:val="3"/>
  </w:num>
  <w:num w:numId="10" w16cid:durableId="1898860231">
    <w:abstractNumId w:val="6"/>
  </w:num>
  <w:num w:numId="11" w16cid:durableId="596979974">
    <w:abstractNumId w:val="12"/>
  </w:num>
  <w:num w:numId="12" w16cid:durableId="1034961829">
    <w:abstractNumId w:val="5"/>
  </w:num>
  <w:num w:numId="13" w16cid:durableId="36833394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864"/>
    <w:rsid w:val="00021D99"/>
    <w:rsid w:val="0002301B"/>
    <w:rsid w:val="000230DB"/>
    <w:rsid w:val="00023839"/>
    <w:rsid w:val="00032C48"/>
    <w:rsid w:val="00041FF4"/>
    <w:rsid w:val="00051D4C"/>
    <w:rsid w:val="0006040D"/>
    <w:rsid w:val="00067C1B"/>
    <w:rsid w:val="00070B7A"/>
    <w:rsid w:val="000C1D5B"/>
    <w:rsid w:val="000C763F"/>
    <w:rsid w:val="000E3B54"/>
    <w:rsid w:val="00107FB8"/>
    <w:rsid w:val="001127FA"/>
    <w:rsid w:val="00131188"/>
    <w:rsid w:val="0013353E"/>
    <w:rsid w:val="00134751"/>
    <w:rsid w:val="00136AE1"/>
    <w:rsid w:val="001516F7"/>
    <w:rsid w:val="00154136"/>
    <w:rsid w:val="00156611"/>
    <w:rsid w:val="0017000C"/>
    <w:rsid w:val="00171DA3"/>
    <w:rsid w:val="001A1A1F"/>
    <w:rsid w:val="001A49C6"/>
    <w:rsid w:val="001B280F"/>
    <w:rsid w:val="001C0DB6"/>
    <w:rsid w:val="001D2F5D"/>
    <w:rsid w:val="001D66D1"/>
    <w:rsid w:val="001E63EF"/>
    <w:rsid w:val="001F1864"/>
    <w:rsid w:val="00211352"/>
    <w:rsid w:val="00222525"/>
    <w:rsid w:val="00227D8F"/>
    <w:rsid w:val="00244931"/>
    <w:rsid w:val="00247169"/>
    <w:rsid w:val="002709E3"/>
    <w:rsid w:val="00276FE9"/>
    <w:rsid w:val="00280A3E"/>
    <w:rsid w:val="0028602A"/>
    <w:rsid w:val="00294972"/>
    <w:rsid w:val="002959C5"/>
    <w:rsid w:val="00297A5F"/>
    <w:rsid w:val="002A041C"/>
    <w:rsid w:val="002B11A1"/>
    <w:rsid w:val="002B278D"/>
    <w:rsid w:val="002B27AF"/>
    <w:rsid w:val="002C15F0"/>
    <w:rsid w:val="002C3B41"/>
    <w:rsid w:val="002C46AC"/>
    <w:rsid w:val="002E1034"/>
    <w:rsid w:val="002E5199"/>
    <w:rsid w:val="00300EA2"/>
    <w:rsid w:val="00316055"/>
    <w:rsid w:val="00332BB9"/>
    <w:rsid w:val="00335D47"/>
    <w:rsid w:val="003377F2"/>
    <w:rsid w:val="00341431"/>
    <w:rsid w:val="00355828"/>
    <w:rsid w:val="003611CE"/>
    <w:rsid w:val="00364EB6"/>
    <w:rsid w:val="0038072A"/>
    <w:rsid w:val="00382018"/>
    <w:rsid w:val="00391D5D"/>
    <w:rsid w:val="00393DFA"/>
    <w:rsid w:val="003A14E4"/>
    <w:rsid w:val="003A4848"/>
    <w:rsid w:val="003B6607"/>
    <w:rsid w:val="003C3B08"/>
    <w:rsid w:val="003C4F63"/>
    <w:rsid w:val="003D19A9"/>
    <w:rsid w:val="003D2B19"/>
    <w:rsid w:val="003D2EFF"/>
    <w:rsid w:val="003D60DF"/>
    <w:rsid w:val="003D6C36"/>
    <w:rsid w:val="003E4755"/>
    <w:rsid w:val="003F018C"/>
    <w:rsid w:val="003F7E54"/>
    <w:rsid w:val="00405037"/>
    <w:rsid w:val="004140A1"/>
    <w:rsid w:val="00421D86"/>
    <w:rsid w:val="0043051E"/>
    <w:rsid w:val="004432B7"/>
    <w:rsid w:val="004435CB"/>
    <w:rsid w:val="00445F95"/>
    <w:rsid w:val="00454C1B"/>
    <w:rsid w:val="00454F9B"/>
    <w:rsid w:val="004575FB"/>
    <w:rsid w:val="00465120"/>
    <w:rsid w:val="00465939"/>
    <w:rsid w:val="00470A3D"/>
    <w:rsid w:val="004714D6"/>
    <w:rsid w:val="00484F46"/>
    <w:rsid w:val="00490FC5"/>
    <w:rsid w:val="00494AC3"/>
    <w:rsid w:val="004A35CE"/>
    <w:rsid w:val="004A3856"/>
    <w:rsid w:val="004A5136"/>
    <w:rsid w:val="004B0562"/>
    <w:rsid w:val="004B15E2"/>
    <w:rsid w:val="004C24C0"/>
    <w:rsid w:val="004D1D99"/>
    <w:rsid w:val="004F189B"/>
    <w:rsid w:val="004F5352"/>
    <w:rsid w:val="004F6C5F"/>
    <w:rsid w:val="00512508"/>
    <w:rsid w:val="00512E36"/>
    <w:rsid w:val="0051509A"/>
    <w:rsid w:val="005379D3"/>
    <w:rsid w:val="005406F7"/>
    <w:rsid w:val="0054504B"/>
    <w:rsid w:val="005476DE"/>
    <w:rsid w:val="00553D76"/>
    <w:rsid w:val="00557F2D"/>
    <w:rsid w:val="005631B3"/>
    <w:rsid w:val="00566784"/>
    <w:rsid w:val="005867E7"/>
    <w:rsid w:val="005940DB"/>
    <w:rsid w:val="00596269"/>
    <w:rsid w:val="005C7F0B"/>
    <w:rsid w:val="005D61AB"/>
    <w:rsid w:val="005E7D85"/>
    <w:rsid w:val="005F4481"/>
    <w:rsid w:val="00610FAC"/>
    <w:rsid w:val="00624BD6"/>
    <w:rsid w:val="00630D50"/>
    <w:rsid w:val="00636651"/>
    <w:rsid w:val="00657CA5"/>
    <w:rsid w:val="00662293"/>
    <w:rsid w:val="00663F98"/>
    <w:rsid w:val="0067435E"/>
    <w:rsid w:val="00675ACA"/>
    <w:rsid w:val="0068785A"/>
    <w:rsid w:val="00693B55"/>
    <w:rsid w:val="0069557F"/>
    <w:rsid w:val="006A5E23"/>
    <w:rsid w:val="006B75D9"/>
    <w:rsid w:val="006D0779"/>
    <w:rsid w:val="006F1011"/>
    <w:rsid w:val="00703093"/>
    <w:rsid w:val="007060B7"/>
    <w:rsid w:val="0071556C"/>
    <w:rsid w:val="00741735"/>
    <w:rsid w:val="007453A8"/>
    <w:rsid w:val="0075198A"/>
    <w:rsid w:val="00763468"/>
    <w:rsid w:val="00780CC4"/>
    <w:rsid w:val="007A6EE7"/>
    <w:rsid w:val="007B042D"/>
    <w:rsid w:val="007E05AE"/>
    <w:rsid w:val="007E2B16"/>
    <w:rsid w:val="007E3F4F"/>
    <w:rsid w:val="007E4969"/>
    <w:rsid w:val="007F368C"/>
    <w:rsid w:val="007F381D"/>
    <w:rsid w:val="007F6F30"/>
    <w:rsid w:val="00804ABD"/>
    <w:rsid w:val="00804FC6"/>
    <w:rsid w:val="00807C14"/>
    <w:rsid w:val="0081608E"/>
    <w:rsid w:val="008277D8"/>
    <w:rsid w:val="00846252"/>
    <w:rsid w:val="00847841"/>
    <w:rsid w:val="0085309A"/>
    <w:rsid w:val="00871026"/>
    <w:rsid w:val="00871AC4"/>
    <w:rsid w:val="00875E83"/>
    <w:rsid w:val="00881510"/>
    <w:rsid w:val="008820C4"/>
    <w:rsid w:val="008861CD"/>
    <w:rsid w:val="0089033F"/>
    <w:rsid w:val="008954F2"/>
    <w:rsid w:val="008B477D"/>
    <w:rsid w:val="008C1A09"/>
    <w:rsid w:val="008D15B0"/>
    <w:rsid w:val="008D4C27"/>
    <w:rsid w:val="008E16D0"/>
    <w:rsid w:val="008F2376"/>
    <w:rsid w:val="008F695B"/>
    <w:rsid w:val="00905D4F"/>
    <w:rsid w:val="009060CE"/>
    <w:rsid w:val="0092596F"/>
    <w:rsid w:val="00925D4E"/>
    <w:rsid w:val="00926BE8"/>
    <w:rsid w:val="00932493"/>
    <w:rsid w:val="00932B0E"/>
    <w:rsid w:val="00936184"/>
    <w:rsid w:val="00951072"/>
    <w:rsid w:val="009510EC"/>
    <w:rsid w:val="009553FF"/>
    <w:rsid w:val="00967EDD"/>
    <w:rsid w:val="009700EB"/>
    <w:rsid w:val="00975CE3"/>
    <w:rsid w:val="009811CF"/>
    <w:rsid w:val="009841CE"/>
    <w:rsid w:val="00991113"/>
    <w:rsid w:val="00992F5A"/>
    <w:rsid w:val="00996062"/>
    <w:rsid w:val="00997941"/>
    <w:rsid w:val="00997B23"/>
    <w:rsid w:val="009B0DB4"/>
    <w:rsid w:val="009B1472"/>
    <w:rsid w:val="009B14F4"/>
    <w:rsid w:val="009B17D9"/>
    <w:rsid w:val="009B424F"/>
    <w:rsid w:val="009B69F1"/>
    <w:rsid w:val="009D457F"/>
    <w:rsid w:val="009D7B6E"/>
    <w:rsid w:val="009E4030"/>
    <w:rsid w:val="00A0119D"/>
    <w:rsid w:val="00A0414D"/>
    <w:rsid w:val="00A06EF7"/>
    <w:rsid w:val="00A14FCF"/>
    <w:rsid w:val="00A15664"/>
    <w:rsid w:val="00A32630"/>
    <w:rsid w:val="00A34491"/>
    <w:rsid w:val="00A36281"/>
    <w:rsid w:val="00A41244"/>
    <w:rsid w:val="00A509E6"/>
    <w:rsid w:val="00A61040"/>
    <w:rsid w:val="00A673C9"/>
    <w:rsid w:val="00A910F2"/>
    <w:rsid w:val="00A9484F"/>
    <w:rsid w:val="00AA4D60"/>
    <w:rsid w:val="00AB0938"/>
    <w:rsid w:val="00AB4730"/>
    <w:rsid w:val="00AB4B69"/>
    <w:rsid w:val="00AB7A30"/>
    <w:rsid w:val="00AD49AA"/>
    <w:rsid w:val="00AF69EB"/>
    <w:rsid w:val="00B002C3"/>
    <w:rsid w:val="00B06B01"/>
    <w:rsid w:val="00B410C0"/>
    <w:rsid w:val="00B5315B"/>
    <w:rsid w:val="00B91CF3"/>
    <w:rsid w:val="00BA3033"/>
    <w:rsid w:val="00BB25A7"/>
    <w:rsid w:val="00BB7442"/>
    <w:rsid w:val="00BC3F72"/>
    <w:rsid w:val="00BD1EDF"/>
    <w:rsid w:val="00BE1E44"/>
    <w:rsid w:val="00BF1C15"/>
    <w:rsid w:val="00BF5F01"/>
    <w:rsid w:val="00C135B7"/>
    <w:rsid w:val="00C16250"/>
    <w:rsid w:val="00C25951"/>
    <w:rsid w:val="00C3112C"/>
    <w:rsid w:val="00C4157C"/>
    <w:rsid w:val="00C4203F"/>
    <w:rsid w:val="00C604D4"/>
    <w:rsid w:val="00C732A3"/>
    <w:rsid w:val="00C82287"/>
    <w:rsid w:val="00C84BB9"/>
    <w:rsid w:val="00C9043F"/>
    <w:rsid w:val="00C94D53"/>
    <w:rsid w:val="00CA3323"/>
    <w:rsid w:val="00CC0C8D"/>
    <w:rsid w:val="00CC129B"/>
    <w:rsid w:val="00CF130B"/>
    <w:rsid w:val="00D02160"/>
    <w:rsid w:val="00D166A3"/>
    <w:rsid w:val="00D23799"/>
    <w:rsid w:val="00D302E5"/>
    <w:rsid w:val="00D33F44"/>
    <w:rsid w:val="00D373B9"/>
    <w:rsid w:val="00D41572"/>
    <w:rsid w:val="00D4350E"/>
    <w:rsid w:val="00D70190"/>
    <w:rsid w:val="00D741DF"/>
    <w:rsid w:val="00D77BE7"/>
    <w:rsid w:val="00D84919"/>
    <w:rsid w:val="00D85873"/>
    <w:rsid w:val="00DA7822"/>
    <w:rsid w:val="00DB23CA"/>
    <w:rsid w:val="00DC2BED"/>
    <w:rsid w:val="00DD17D0"/>
    <w:rsid w:val="00DD654F"/>
    <w:rsid w:val="00DF0E9B"/>
    <w:rsid w:val="00E01B8D"/>
    <w:rsid w:val="00E02235"/>
    <w:rsid w:val="00E02807"/>
    <w:rsid w:val="00E2631A"/>
    <w:rsid w:val="00E3198A"/>
    <w:rsid w:val="00E43AB8"/>
    <w:rsid w:val="00E5401A"/>
    <w:rsid w:val="00E60474"/>
    <w:rsid w:val="00E66BBE"/>
    <w:rsid w:val="00E81326"/>
    <w:rsid w:val="00E8246D"/>
    <w:rsid w:val="00E97979"/>
    <w:rsid w:val="00EC4344"/>
    <w:rsid w:val="00EC46C9"/>
    <w:rsid w:val="00ED3AF5"/>
    <w:rsid w:val="00EE3B11"/>
    <w:rsid w:val="00EE60AC"/>
    <w:rsid w:val="00EF1C1E"/>
    <w:rsid w:val="00EF2DAF"/>
    <w:rsid w:val="00F00B9F"/>
    <w:rsid w:val="00F01D59"/>
    <w:rsid w:val="00F0547B"/>
    <w:rsid w:val="00F24D0A"/>
    <w:rsid w:val="00F31103"/>
    <w:rsid w:val="00F34344"/>
    <w:rsid w:val="00F421D6"/>
    <w:rsid w:val="00F63BE9"/>
    <w:rsid w:val="00F73765"/>
    <w:rsid w:val="00F826F5"/>
    <w:rsid w:val="00F91991"/>
    <w:rsid w:val="00F92274"/>
    <w:rsid w:val="00F935A6"/>
    <w:rsid w:val="00F9548C"/>
    <w:rsid w:val="00F9721E"/>
    <w:rsid w:val="00FA04E9"/>
    <w:rsid w:val="00FB2884"/>
    <w:rsid w:val="00FE0717"/>
    <w:rsid w:val="00FE5E56"/>
    <w:rsid w:val="00FF7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B8870"/>
  <w15:docId w15:val="{DCA7FA17-2033-4D3B-B6C7-C2DC6196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autoSpaceDE/>
      <w:autoSpaceDN/>
      <w:spacing w:after="200" w:line="276" w:lineRule="auto"/>
      <w:pPrChange w:id="0" w:author="uzivatel" w:date="2026-09-22T12:49:00Z">
        <w:pPr>
          <w:widowControl w:val="0"/>
          <w:autoSpaceDE w:val="0"/>
          <w:autoSpaceDN w:val="0"/>
        </w:pPr>
      </w:pPrChange>
    </w:pPr>
    <w:rPr>
      <w:lang w:val="cs-CZ"/>
      <w:rPrChange w:id="0" w:author="uzivatel" w:date="2026-09-22T12:49:00Z">
        <w:rPr>
          <w:rFonts w:ascii="Calibri" w:eastAsia="Calibri" w:hAnsi="Calibri" w:cs="Calibri"/>
          <w:sz w:val="22"/>
          <w:szCs w:val="22"/>
          <w:lang w:val="en-US" w:eastAsia="en-US" w:bidi="ar-SA"/>
        </w:rPr>
      </w:rPrChange>
    </w:rPr>
  </w:style>
  <w:style w:type="paragraph" w:styleId="Heading1">
    <w:name w:val="heading 1"/>
    <w:basedOn w:val="Normal"/>
    <w:uiPriority w:val="1"/>
    <w:qFormat/>
    <w:pPr>
      <w:spacing w:before="106"/>
      <w:ind w:left="1834"/>
      <w:outlineLvl w:val="0"/>
    </w:pPr>
    <w:rPr>
      <w:rFonts w:ascii="Arial" w:eastAsia="Arial" w:hAnsi="Arial" w:cs="Arial"/>
      <w:b/>
      <w:bCs/>
      <w:sz w:val="24"/>
      <w:szCs w:val="24"/>
    </w:rPr>
  </w:style>
  <w:style w:type="paragraph" w:styleId="Heading4">
    <w:name w:val="heading 4"/>
    <w:basedOn w:val="Normal"/>
    <w:next w:val="Normal"/>
    <w:link w:val="Heading4Char"/>
    <w:semiHidden/>
    <w:unhideWhenUsed/>
    <w:qFormat/>
    <w:rsid w:val="002E5199"/>
    <w:pPr>
      <w:keepNext/>
      <w:pBdr>
        <w:bottom w:val="double" w:sz="6" w:space="1" w:color="auto"/>
      </w:pBdr>
      <w:spacing w:after="0" w:line="240" w:lineRule="auto"/>
      <w:jc w:val="both"/>
      <w:outlineLvl w:val="3"/>
      <w:pPrChange w:id="1" w:author="uzivatel" w:date="2026-09-22T12:49:00Z">
        <w:pPr>
          <w:keepNext/>
          <w:pBdr>
            <w:bottom w:val="double" w:sz="6" w:space="1" w:color="auto"/>
          </w:pBdr>
          <w:spacing w:after="200" w:line="276" w:lineRule="auto"/>
          <w:jc w:val="both"/>
          <w:outlineLvl w:val="3"/>
        </w:pPr>
      </w:pPrChange>
    </w:pPr>
    <w:rPr>
      <w:rFonts w:ascii="Times New Roman" w:eastAsia="Times New Roman" w:hAnsi="Times New Roman" w:cs="Times New Roman"/>
      <w:b/>
      <w:sz w:val="32"/>
      <w:szCs w:val="20"/>
      <w:lang w:eastAsia="cs-CZ"/>
      <w:rPrChange w:id="1" w:author="uzivatel" w:date="2026-09-22T12:49:00Z">
        <w:rPr>
          <w:b/>
          <w:sz w:val="32"/>
          <w:lang w:val="cs-CZ" w:eastAsia="cs-CZ"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rsid w:val="003377F2"/>
    <w:pPr>
      <w:ind w:left="720"/>
      <w:contextualSpacing/>
      <w:pPrChange w:id="2" w:author="uzivatel" w:date="2026-09-22T12:49:00Z">
        <w:pPr>
          <w:spacing w:before="119" w:after="200" w:line="276" w:lineRule="auto"/>
          <w:ind w:left="860" w:hanging="360"/>
        </w:pPr>
      </w:pPrChange>
    </w:pPr>
    <w:rPr>
      <w:rPrChange w:id="2" w:author="uzivatel" w:date="2026-09-22T12:49:00Z">
        <w:rPr>
          <w:rFonts w:asciiTheme="minorHAnsi" w:eastAsiaTheme="minorHAnsi" w:hAnsiTheme="minorHAnsi" w:cstheme="minorBidi"/>
          <w:sz w:val="22"/>
          <w:szCs w:val="22"/>
          <w:lang w:val="cs-CZ" w:eastAsia="en-US" w:bidi="ar-SA"/>
        </w:rPr>
      </w:rPrChange>
    </w:rPr>
  </w:style>
  <w:style w:type="paragraph" w:customStyle="1" w:styleId="TableParagraph">
    <w:name w:val="Table Paragraph"/>
    <w:basedOn w:val="Normal"/>
    <w:uiPriority w:val="1"/>
    <w:qFormat/>
    <w:pPr>
      <w:spacing w:line="200" w:lineRule="exact"/>
      <w:ind w:left="180"/>
    </w:pPr>
  </w:style>
  <w:style w:type="character" w:styleId="CommentReference">
    <w:name w:val="annotation reference"/>
    <w:basedOn w:val="DefaultParagraphFont"/>
    <w:uiPriority w:val="99"/>
    <w:semiHidden/>
    <w:unhideWhenUsed/>
    <w:rsid w:val="00BC3F72"/>
    <w:rPr>
      <w:sz w:val="16"/>
      <w:szCs w:val="16"/>
    </w:rPr>
  </w:style>
  <w:style w:type="paragraph" w:styleId="CommentText">
    <w:name w:val="annotation text"/>
    <w:basedOn w:val="Normal"/>
    <w:link w:val="CommentTextChar"/>
    <w:uiPriority w:val="99"/>
    <w:unhideWhenUsed/>
    <w:rsid w:val="00BC3F72"/>
    <w:rPr>
      <w:sz w:val="20"/>
      <w:szCs w:val="20"/>
    </w:rPr>
  </w:style>
  <w:style w:type="character" w:customStyle="1" w:styleId="CommentTextChar">
    <w:name w:val="Comment Text Char"/>
    <w:basedOn w:val="DefaultParagraphFont"/>
    <w:link w:val="CommentText"/>
    <w:uiPriority w:val="99"/>
    <w:rsid w:val="00BC3F72"/>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BC3F72"/>
    <w:rPr>
      <w:b/>
      <w:bCs/>
    </w:rPr>
  </w:style>
  <w:style w:type="character" w:customStyle="1" w:styleId="CommentSubjectChar">
    <w:name w:val="Comment Subject Char"/>
    <w:basedOn w:val="CommentTextChar"/>
    <w:link w:val="CommentSubject"/>
    <w:uiPriority w:val="99"/>
    <w:semiHidden/>
    <w:rsid w:val="00BC3F72"/>
    <w:rPr>
      <w:rFonts w:ascii="Calibri" w:eastAsia="Calibri" w:hAnsi="Calibri" w:cs="Calibri"/>
      <w:b/>
      <w:bCs/>
      <w:sz w:val="20"/>
      <w:szCs w:val="20"/>
    </w:rPr>
  </w:style>
  <w:style w:type="paragraph" w:styleId="BalloonText">
    <w:name w:val="Balloon Text"/>
    <w:basedOn w:val="Normal"/>
    <w:link w:val="BalloonTextChar"/>
    <w:uiPriority w:val="99"/>
    <w:semiHidden/>
    <w:unhideWhenUsed/>
    <w:rsid w:val="00BC3F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3F72"/>
    <w:rPr>
      <w:rFonts w:ascii="Segoe UI" w:eastAsia="Calibri" w:hAnsi="Segoe UI" w:cs="Segoe UI"/>
      <w:sz w:val="18"/>
      <w:szCs w:val="18"/>
    </w:rPr>
  </w:style>
  <w:style w:type="table" w:styleId="TableGrid">
    <w:name w:val="Table Grid"/>
    <w:basedOn w:val="TableNormal"/>
    <w:uiPriority w:val="59"/>
    <w:rsid w:val="002A04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71026"/>
    <w:pPr>
      <w:widowControl/>
      <w:autoSpaceDE/>
      <w:autoSpaceDN/>
    </w:pPr>
    <w:rPr>
      <w:rFonts w:ascii="Calibri" w:eastAsia="Calibri" w:hAnsi="Calibri" w:cs="Calibri"/>
    </w:rPr>
  </w:style>
  <w:style w:type="character" w:customStyle="1" w:styleId="fontstyle01">
    <w:name w:val="fontstyle01"/>
    <w:basedOn w:val="DefaultParagraphFont"/>
    <w:rsid w:val="004B0562"/>
    <w:rPr>
      <w:rFonts w:ascii="ArialMT" w:hAnsi="ArialMT" w:hint="default"/>
      <w:b w:val="0"/>
      <w:bCs w:val="0"/>
      <w:i w:val="0"/>
      <w:iCs w:val="0"/>
      <w:color w:val="000000"/>
      <w:sz w:val="20"/>
      <w:szCs w:val="20"/>
    </w:rPr>
  </w:style>
  <w:style w:type="paragraph" w:styleId="Header">
    <w:name w:val="header"/>
    <w:basedOn w:val="Normal"/>
    <w:link w:val="HeaderChar"/>
    <w:uiPriority w:val="99"/>
    <w:unhideWhenUsed/>
    <w:rsid w:val="00D77BE7"/>
    <w:pPr>
      <w:tabs>
        <w:tab w:val="center" w:pos="4680"/>
        <w:tab w:val="right" w:pos="9360"/>
      </w:tabs>
    </w:pPr>
  </w:style>
  <w:style w:type="character" w:customStyle="1" w:styleId="HeaderChar">
    <w:name w:val="Header Char"/>
    <w:basedOn w:val="DefaultParagraphFont"/>
    <w:link w:val="Header"/>
    <w:uiPriority w:val="99"/>
    <w:rsid w:val="00D77BE7"/>
    <w:rPr>
      <w:rFonts w:ascii="Calibri" w:eastAsia="Calibri" w:hAnsi="Calibri" w:cs="Calibri"/>
    </w:rPr>
  </w:style>
  <w:style w:type="paragraph" w:styleId="Footer">
    <w:name w:val="footer"/>
    <w:basedOn w:val="Normal"/>
    <w:link w:val="FooterChar"/>
    <w:uiPriority w:val="99"/>
    <w:unhideWhenUsed/>
    <w:rsid w:val="00D77BE7"/>
    <w:pPr>
      <w:tabs>
        <w:tab w:val="center" w:pos="4680"/>
        <w:tab w:val="right" w:pos="9360"/>
      </w:tabs>
    </w:pPr>
  </w:style>
  <w:style w:type="character" w:customStyle="1" w:styleId="FooterChar">
    <w:name w:val="Footer Char"/>
    <w:basedOn w:val="DefaultParagraphFont"/>
    <w:link w:val="Footer"/>
    <w:uiPriority w:val="99"/>
    <w:rsid w:val="00D77BE7"/>
    <w:rPr>
      <w:rFonts w:ascii="Calibri" w:eastAsia="Calibri" w:hAnsi="Calibri" w:cs="Calibri"/>
    </w:rPr>
  </w:style>
  <w:style w:type="character" w:customStyle="1" w:styleId="Heading4Char">
    <w:name w:val="Heading 4 Char"/>
    <w:basedOn w:val="DefaultParagraphFont"/>
    <w:link w:val="Heading4"/>
    <w:semiHidden/>
    <w:rsid w:val="005476DE"/>
    <w:rPr>
      <w:rFonts w:ascii="Times New Roman" w:eastAsia="Times New Roman" w:hAnsi="Times New Roman" w:cs="Times New Roman"/>
      <w:b/>
      <w:sz w:val="32"/>
      <w:szCs w:val="20"/>
      <w:lang w:val="cs-CZ" w:eastAsia="cs-CZ"/>
    </w:rPr>
  </w:style>
  <w:style w:type="paragraph" w:customStyle="1" w:styleId="Default">
    <w:name w:val="Default"/>
    <w:rsid w:val="009700EB"/>
    <w:pPr>
      <w:widowControl/>
      <w:adjustRightInd w:val="0"/>
      <w:pPrChange w:id="3" w:author="uzivatel" w:date="2026-09-22T12:49:00Z">
        <w:pPr>
          <w:autoSpaceDE w:val="0"/>
          <w:autoSpaceDN w:val="0"/>
          <w:adjustRightInd w:val="0"/>
        </w:pPr>
      </w:pPrChange>
    </w:pPr>
    <w:rPr>
      <w:rFonts w:ascii="Calibri" w:hAnsi="Calibri" w:cs="Calibri"/>
      <w:color w:val="000000"/>
      <w:sz w:val="24"/>
      <w:szCs w:val="24"/>
      <w:lang w:val="cs-CZ"/>
      <w:rPrChange w:id="3" w:author="uzivatel" w:date="2026-09-22T12:49:00Z">
        <w:rPr>
          <w:rFonts w:ascii="Calibri" w:eastAsiaTheme="minorHAnsi" w:hAnsi="Calibri" w:cs="Calibri"/>
          <w:color w:val="000000"/>
          <w:sz w:val="24"/>
          <w:szCs w:val="24"/>
          <w:lang w:val="cs-CZ" w:eastAsia="en-US" w:bidi="ar-SA"/>
        </w:rPr>
      </w:rPrChange>
    </w:rPr>
  </w:style>
  <w:style w:type="character" w:styleId="Hyperlink">
    <w:name w:val="Hyperlink"/>
    <w:basedOn w:val="DefaultParagraphFont"/>
    <w:uiPriority w:val="99"/>
    <w:semiHidden/>
    <w:unhideWhenUsed/>
    <w:rsid w:val="005476DE"/>
    <w:rPr>
      <w:color w:val="03375F"/>
      <w:u w:val="single"/>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22424962">
      <w:bodyDiv w:val="1"/>
      <w:marLeft w:val="0"/>
      <w:marRight w:val="0"/>
      <w:marTop w:val="0"/>
      <w:marBottom w:val="0"/>
      <w:divBdr>
        <w:top w:val="none" w:sz="0" w:space="0" w:color="auto"/>
        <w:left w:val="none" w:sz="0" w:space="0" w:color="auto"/>
        <w:bottom w:val="none" w:sz="0" w:space="0" w:color="auto"/>
        <w:right w:val="none" w:sz="0" w:space="0" w:color="auto"/>
      </w:divBdr>
    </w:div>
    <w:div w:id="741606791">
      <w:bodyDiv w:val="1"/>
      <w:marLeft w:val="0"/>
      <w:marRight w:val="0"/>
      <w:marTop w:val="0"/>
      <w:marBottom w:val="0"/>
      <w:divBdr>
        <w:top w:val="none" w:sz="0" w:space="0" w:color="auto"/>
        <w:left w:val="none" w:sz="0" w:space="0" w:color="auto"/>
        <w:bottom w:val="none" w:sz="0" w:space="0" w:color="auto"/>
        <w:right w:val="none" w:sz="0" w:space="0" w:color="auto"/>
      </w:divBdr>
    </w:div>
    <w:div w:id="1107773996">
      <w:bodyDiv w:val="1"/>
      <w:marLeft w:val="0"/>
      <w:marRight w:val="0"/>
      <w:marTop w:val="0"/>
      <w:marBottom w:val="0"/>
      <w:divBdr>
        <w:top w:val="none" w:sz="0" w:space="0" w:color="auto"/>
        <w:left w:val="none" w:sz="0" w:space="0" w:color="auto"/>
        <w:bottom w:val="none" w:sz="0" w:space="0" w:color="auto"/>
        <w:right w:val="none" w:sz="0" w:space="0" w:color="auto"/>
      </w:divBdr>
    </w:div>
    <w:div w:id="1450901579">
      <w:bodyDiv w:val="1"/>
      <w:marLeft w:val="0"/>
      <w:marRight w:val="0"/>
      <w:marTop w:val="0"/>
      <w:marBottom w:val="0"/>
      <w:divBdr>
        <w:top w:val="none" w:sz="0" w:space="0" w:color="auto"/>
        <w:left w:val="none" w:sz="0" w:space="0" w:color="auto"/>
        <w:bottom w:val="none" w:sz="0" w:space="0" w:color="auto"/>
        <w:right w:val="none" w:sz="0" w:space="0" w:color="auto"/>
      </w:divBdr>
    </w:div>
    <w:div w:id="1560820963">
      <w:bodyDiv w:val="1"/>
      <w:marLeft w:val="0"/>
      <w:marRight w:val="0"/>
      <w:marTop w:val="0"/>
      <w:marBottom w:val="0"/>
      <w:divBdr>
        <w:top w:val="none" w:sz="0" w:space="0" w:color="auto"/>
        <w:left w:val="none" w:sz="0" w:space="0" w:color="auto"/>
        <w:bottom w:val="none" w:sz="0" w:space="0" w:color="auto"/>
        <w:right w:val="none" w:sz="0" w:space="0" w:color="auto"/>
      </w:divBdr>
    </w:div>
    <w:div w:id="1651982174">
      <w:bodyDiv w:val="1"/>
      <w:marLeft w:val="0"/>
      <w:marRight w:val="0"/>
      <w:marTop w:val="0"/>
      <w:marBottom w:val="0"/>
      <w:divBdr>
        <w:top w:val="none" w:sz="0" w:space="0" w:color="auto"/>
        <w:left w:val="none" w:sz="0" w:space="0" w:color="auto"/>
        <w:bottom w:val="none" w:sz="0" w:space="0" w:color="auto"/>
        <w:right w:val="none" w:sz="0" w:space="0" w:color="auto"/>
      </w:divBdr>
    </w:div>
    <w:div w:id="17405882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a2ac5cde-4468-402a-ac20-5b556603971c" xsi:nil="true"/>
    <lcf76f155ced4ddcb4097134ff3c332f xmlns="5c0ed19a-6442-486d-a068-86457d131ec5">
      <Terms xmlns="http://schemas.microsoft.com/office/infopath/2007/PartnerControls"/>
    </lcf76f155ced4ddcb4097134ff3c332f>
    <CurrentVersion xmlns="5c0ed19a-6442-486d-a068-86457d131ec5">true</CurrentVersion>
    <Effectiveon xmlns="5c0ed19a-6442-486d-a068-86457d131ec5"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20948B3CF23A144A486E4E782C08A15" ma:contentTypeVersion="20" ma:contentTypeDescription="Create a new document." ma:contentTypeScope="" ma:versionID="247c188bef81f8dde2c204dfb30e81f8">
  <xsd:schema xmlns:xsd="http://www.w3.org/2001/XMLSchema" xmlns:xs="http://www.w3.org/2001/XMLSchema" xmlns:p="http://schemas.microsoft.com/office/2006/metadata/properties" xmlns:ns1="http://schemas.microsoft.com/sharepoint/v3" xmlns:ns2="5c0ed19a-6442-486d-a068-86457d131ec5" xmlns:ns3="a2ac5cde-4468-402a-ac20-5b556603971c" targetNamespace="http://schemas.microsoft.com/office/2006/metadata/properties" ma:root="true" ma:fieldsID="9584c690942716e74c93cd43a058c058" ns1:_="" ns2:_="" ns3:_="">
    <xsd:import namespace="http://schemas.microsoft.com/sharepoint/v3"/>
    <xsd:import namespace="5c0ed19a-6442-486d-a068-86457d131ec5"/>
    <xsd:import namespace="a2ac5cde-4468-402a-ac20-5b556603971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CurrentVersion" minOccurs="0"/>
                <xsd:element ref="ns2:Effectiveon"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0ed19a-6442-486d-a068-86457d131e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c592f6e-9db9-49f2-9f9e-7d6ee315dc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CurrentVersion" ma:index="22" nillable="true" ma:displayName="Current Version" ma:default="1" ma:format="Dropdown" ma:internalName="CurrentVersion">
      <xsd:simpleType>
        <xsd:restriction base="dms:Boolean"/>
      </xsd:simpleType>
    </xsd:element>
    <xsd:element name="Effectiveon" ma:index="23" nillable="true" ma:displayName="Effective on" ma:format="DateOnly" ma:internalName="Effectiveon">
      <xsd:simpleType>
        <xsd:restriction base="dms:DateTim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ac5cde-4468-402a-ac20-5b556603971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875a8000-916a-4dcb-802f-e3b4d15fce1e}" ma:internalName="TaxCatchAll" ma:showField="CatchAllData" ma:web="a2ac5cde-4468-402a-ac20-5b55660397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EC713A-A748-42C6-A45E-1B0464B420F7}">
  <ds:schemaRefs>
    <ds:schemaRef ds:uri="http://schemas.openxmlformats.org/officeDocument/2006/bibliography"/>
  </ds:schemaRefs>
</ds:datastoreItem>
</file>

<file path=customXml/itemProps2.xml><?xml version="1.0" encoding="utf-8"?>
<ds:datastoreItem xmlns:ds="http://schemas.openxmlformats.org/officeDocument/2006/customXml" ds:itemID="{E4B9FA32-3E44-4A3A-B64E-FA0E6419E0CE}">
  <ds:schemaRefs>
    <ds:schemaRef ds:uri="http://schemas.microsoft.com/office/2006/metadata/properties"/>
    <ds:schemaRef ds:uri="http://schemas.microsoft.com/office/infopath/2007/PartnerControls"/>
    <ds:schemaRef ds:uri="a2ac5cde-4468-402a-ac20-5b556603971c"/>
    <ds:schemaRef ds:uri="5c0ed19a-6442-486d-a068-86457d131ec5"/>
    <ds:schemaRef ds:uri="http://schemas.microsoft.com/sharepoint/v3"/>
  </ds:schemaRefs>
</ds:datastoreItem>
</file>

<file path=customXml/itemProps3.xml><?xml version="1.0" encoding="utf-8"?>
<ds:datastoreItem xmlns:ds="http://schemas.openxmlformats.org/officeDocument/2006/customXml" ds:itemID="{A79FBF63-5B07-4F8C-A6B4-C71603F80D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c0ed19a-6442-486d-a068-86457d131ec5"/>
    <ds:schemaRef ds:uri="a2ac5cde-4468-402a-ac20-5b55660397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3144DD4-A7A2-42BF-B580-11F3BBED526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1356</Words>
  <Characters>7733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UMass Medical School</Company>
  <LinksUpToDate>false</LinksUpToDate>
  <CharactersWithSpaces>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Jasinski, Amy</dc:creator>
  <cp:lastModifiedBy>Arthur Souza Rodrigues</cp:lastModifiedBy>
  <cp:revision>1</cp:revision>
  <cp:lastPrinted>2025-01-23T19:26:00Z</cp:lastPrinted>
  <dcterms:created xsi:type="dcterms:W3CDTF">2025-01-23T19:24:00Z</dcterms:created>
  <dcterms:modified xsi:type="dcterms:W3CDTF">2026-09-22T16:49:00Z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2016-09-20T00:00:00Z</vt:filetime>
  </property>
  <property fmtid="{D5CDD505-2E9C-101B-9397-08002B2CF9AE}" pid="3" name="Creator">
    <vt:lpwstr>Adobe InDesign CC 2015 (Windows)</vt:lpwstr>
  </property>
  <property fmtid="{D5CDD505-2E9C-101B-9397-08002B2CF9AE}" pid="4" name="LastSaved">
    <vt:filetime>2017-09-19T00:00:00Z</vt:filetime>
  </property>
  <property fmtid="{D5CDD505-2E9C-101B-9397-08002B2CF9AE}" pid="5" name="ContentTypeId">
    <vt:lpwstr>0x010100C20948B3CF23A144A486E4E782C08A15</vt:lpwstr>
  </property>
  <property fmtid="{D5CDD505-2E9C-101B-9397-08002B2CF9AE}" pid="6" name="MediaServiceImageTags">
    <vt:lpwstr/>
  </property>
</Properties>
</file>