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2C49D3" w14:textId="77777777" w:rsidR="001B181C" w:rsidRDefault="002F078A">
      <w:r>
        <w:rPr>
          <w:rFonts w:ascii="&quot;Calibri&quot;, Arial, sans-serif" w:hAnsi="&quot;Calibri&quot;, Arial, sans-serif" w:cs="&quot;Calibri&quot;, Arial, sans-serif"/>
        </w:rPr>
        <w:t>Calibri Font Demo</w:t>
      </w:r>
    </w:p>
    <w:p w14:paraId="40191D1D" w14:textId="77777777" w:rsidR="001B181C" w:rsidRDefault="002F078A">
      <w:r>
        <w:rPr>
          <w:rFonts w:ascii="&quot;Calibri&quot;, Arial, sans-serif" w:hAnsi="&quot;Calibri&quot;, Arial, sans-serif" w:cs="&quot;Calibri&quot;, Arial, sans-serif"/>
        </w:rPr>
        <w:t xml:space="preserve">This document </w:t>
      </w:r>
      <w:ins w:id="0" w:author="Comparison" w:date="2026-09-26T14:39:00Z" w16du:dateUtc="2026-09-26T18:39:00Z">
        <w:r>
          <w:rPr>
            <w:rFonts w:ascii="&quot;Calibri&quot;, Arial, sans-serif" w:hAnsi="&quot;Calibri&quot;, Arial, sans-serif" w:cs="&quot;Calibri&quot;, Arial, sans-serif"/>
          </w:rPr>
          <w:t>uses</w:t>
        </w:r>
      </w:ins>
      <w:del w:id="1" w:author="Comparison" w:date="2026-09-26T14:39:00Z" w16du:dateUtc="2026-09-26T18:39:00Z">
        <w:r>
          <w:rPr>
            <w:rFonts w:ascii="&quot;Calibri&quot;, Arial, sans-serif" w:hAnsi="&quot;Calibri&quot;, Arial, sans-serif" w:cs="&quot;Calibri&quot;, Arial, sans-serif"/>
          </w:rPr>
          <w:delText>demonstrates</w:delText>
        </w:r>
      </w:del>
      <w:r>
        <w:rPr>
          <w:rFonts w:ascii="&quot;Calibri&quot;, Arial, sans-serif" w:hAnsi="&quot;Calibri&quot;, Arial, sans-serif" w:cs="&quot;Calibri&quot;, Arial, sans-serif"/>
        </w:rPr>
        <w:t xml:space="preserve"> the Calibri font family.</w:t>
      </w:r>
    </w:p>
    <w:p w14:paraId="1E7EA5DF" w14:textId="77777777" w:rsidR="001B181C" w:rsidRDefault="002F078A">
      <w:r>
        <w:rPr>
          <w:rFonts w:ascii="&quot;Calibri&quot;, Arial, sans-serif" w:hAnsi="&quot;Calibri&quot;, Arial, sans-serif" w:cs="&quot;Calibri&quot;, Arial, sans-serif"/>
        </w:rPr>
        <w:t xml:space="preserve">Calibri is </w:t>
      </w:r>
      <w:ins w:id="2" w:author="Comparison" w:date="2026-09-26T14:39:00Z" w16du:dateUtc="2026-09-26T18:39:00Z">
        <w:r>
          <w:rPr>
            <w:rFonts w:ascii="&quot;Calibri&quot;, Arial, sans-serif" w:hAnsi="&quot;Calibri&quot;, Arial, sans-serif" w:cs="&quot;Calibri&quot;, Arial, sans-serif"/>
          </w:rPr>
          <w:t>the default font</w:t>
        </w:r>
      </w:ins>
      <w:del w:id="3" w:author="Comparison" w:date="2026-09-26T14:39:00Z" w16du:dateUtc="2026-09-26T18:39:00Z">
        <w:r>
          <w:rPr>
            <w:rFonts w:ascii="&quot;Calibri&quot;, Arial, sans-serif" w:hAnsi="&quot;Calibri&quot;, Arial, sans-serif" w:cs="&quot;Calibri&quot;, Arial, sans-serif"/>
          </w:rPr>
          <w:delText>a modern sans-serif typeface used widely</w:delText>
        </w:r>
      </w:del>
      <w:r>
        <w:rPr>
          <w:rFonts w:ascii="&quot;Calibri&quot;, Arial, sans-serif" w:hAnsi="&quot;Calibri&quot;, Arial, sans-serif" w:cs="&quot;Calibri&quot;, Arial, sans-serif"/>
        </w:rPr>
        <w:t xml:space="preserve"> in </w:t>
      </w:r>
      <w:ins w:id="4" w:author="Comparison" w:date="2026-09-26T14:39:00Z" w16du:dateUtc="2026-09-26T18:39:00Z">
        <w:r>
          <w:rPr>
            <w:rFonts w:ascii="&quot;Calibri&quot;, Arial, sans-serif" w:hAnsi="&quot;Calibri&quot;, Arial, sans-serif" w:cs="&quot;Calibri&quot;, Arial, sans-serif"/>
          </w:rPr>
          <w:t>Microsoft Office</w:t>
        </w:r>
      </w:ins>
      <w:del w:id="5" w:author="Comparison" w:date="2026-09-26T14:39:00Z" w16du:dateUtc="2026-09-26T18:39:00Z">
        <w:r>
          <w:rPr>
            <w:rFonts w:ascii="&quot;Calibri&quot;, Arial, sans-serif" w:hAnsi="&quot;Calibri&quot;, Arial, sans-serif" w:cs="&quot;Calibri&quot;, Arial, sans-serif"/>
          </w:rPr>
          <w:delText>documents</w:delText>
        </w:r>
      </w:del>
      <w:r>
        <w:rPr>
          <w:rFonts w:ascii="&quot;Calibri&quot;, Arial, sans-serif" w:hAnsi="&quot;Calibri&quot;, Arial, sans-serif" w:cs="&quot;Calibri&quot;, Arial, sans-serif"/>
        </w:rPr>
        <w:t>.</w:t>
      </w:r>
    </w:p>
    <w:sectPr w:rsidR="001B181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181C"/>
    <w:rsid w:val="001805E7"/>
    <w:rsid w:val="001B181C"/>
    <w:rsid w:val="002F078A"/>
    <w:rsid w:val="005017B3"/>
    <w:rsid w:val="00C173AF"/>
    <w:rsid w:val="00F56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0DE84A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2026-05-14T17:10:00Z</dcterms:created>
  <dcterms:modified xsi:type="dcterms:W3CDTF">2026-09-26T18:39:00Z</dcterms:modified>
</cp:coreProperties>
</file>