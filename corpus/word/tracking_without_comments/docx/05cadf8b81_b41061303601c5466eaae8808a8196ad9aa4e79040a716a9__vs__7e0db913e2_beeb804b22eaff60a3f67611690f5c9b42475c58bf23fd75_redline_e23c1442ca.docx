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147E95" w14:textId="77777777" w:rsidR="00902FCC" w:rsidRPr="00902FCC" w:rsidRDefault="00902FCC" w:rsidP="00902FCC">
      <w:pPr>
        <w:ind w:right="687"/>
        <w:jc w:val="center"/>
        <w:rPr>
          <w:ins w:id="8" w:author="Claire " w:date="2026-09-25T20:04:00Z" w16du:dateUtc="2026-09-26T00:04:00Z"/>
          <w:rFonts w:ascii="Times New Roman" w:hAnsi="Times New Roman" w:cs="Times New Roman"/>
          <w:sz w:val="20"/>
          <w:szCs w:val="20"/>
        </w:rPr>
      </w:pPr>
      <w:ins w:id="9" w:author="Claire " w:date="2026-09-25T20:04:00Z" w16du:dateUtc="2026-09-26T00:04:00Z">
        <w:r w:rsidRPr="00902FCC">
          <w:rPr>
            <w:rFonts w:ascii="Arial" w:hAnsi="Arial" w:cs="Arial"/>
            <w:b/>
            <w:bCs/>
            <w:color w:val="000000"/>
            <w:sz w:val="48"/>
            <w:szCs w:val="48"/>
          </w:rPr>
          <w:t>C</w:t>
        </w:r>
        <w:r w:rsidRPr="00902FCC">
          <w:rPr>
            <w:rFonts w:ascii="Arial" w:hAnsi="Arial" w:cs="Arial"/>
            <w:b/>
            <w:bCs/>
            <w:color w:val="000000"/>
            <w:sz w:val="38"/>
            <w:szCs w:val="38"/>
          </w:rPr>
          <w:t xml:space="preserve">HOLMONDELEY </w:t>
        </w:r>
        <w:r w:rsidRPr="00902FCC">
          <w:rPr>
            <w:rFonts w:ascii="Arial" w:hAnsi="Arial" w:cs="Arial"/>
            <w:color w:val="000000"/>
            <w:sz w:val="40"/>
            <w:szCs w:val="40"/>
          </w:rPr>
          <w:t xml:space="preserve">&amp; </w:t>
        </w:r>
        <w:r w:rsidRPr="00902FCC">
          <w:rPr>
            <w:rFonts w:ascii="Arial" w:hAnsi="Arial" w:cs="Arial"/>
            <w:b/>
            <w:bCs/>
            <w:color w:val="000000"/>
            <w:sz w:val="48"/>
            <w:szCs w:val="48"/>
          </w:rPr>
          <w:t>C</w:t>
        </w:r>
        <w:r w:rsidRPr="00902FCC">
          <w:rPr>
            <w:rFonts w:ascii="Arial" w:hAnsi="Arial" w:cs="Arial"/>
            <w:b/>
            <w:bCs/>
            <w:color w:val="000000"/>
            <w:sz w:val="38"/>
            <w:szCs w:val="38"/>
          </w:rPr>
          <w:t xml:space="preserve">HORLEY </w:t>
        </w:r>
        <w:r w:rsidRPr="00902FCC">
          <w:rPr>
            <w:rFonts w:ascii="Arial" w:hAnsi="Arial" w:cs="Arial"/>
            <w:b/>
            <w:bCs/>
            <w:color w:val="000000"/>
            <w:sz w:val="48"/>
            <w:szCs w:val="48"/>
          </w:rPr>
          <w:t>P</w:t>
        </w:r>
        <w:r w:rsidRPr="00902FCC">
          <w:rPr>
            <w:rFonts w:ascii="Arial" w:hAnsi="Arial" w:cs="Arial"/>
            <w:b/>
            <w:bCs/>
            <w:color w:val="000000"/>
            <w:sz w:val="38"/>
            <w:szCs w:val="38"/>
          </w:rPr>
          <w:t xml:space="preserve">ARISH </w:t>
        </w:r>
        <w:r w:rsidRPr="00902FCC">
          <w:rPr>
            <w:rFonts w:ascii="Arial" w:hAnsi="Arial" w:cs="Arial"/>
            <w:b/>
            <w:bCs/>
            <w:color w:val="000000"/>
            <w:sz w:val="48"/>
            <w:szCs w:val="48"/>
          </w:rPr>
          <w:t>C</w:t>
        </w:r>
        <w:r w:rsidRPr="00902FCC">
          <w:rPr>
            <w:rFonts w:ascii="Arial" w:hAnsi="Arial" w:cs="Arial"/>
            <w:b/>
            <w:bCs/>
            <w:color w:val="000000"/>
            <w:sz w:val="38"/>
            <w:szCs w:val="38"/>
          </w:rPr>
          <w:t xml:space="preserve">OUNCIL </w:t>
        </w:r>
        <w:r w:rsidRPr="00902FCC">
          <w:rPr>
            <w:rFonts w:ascii="Arial" w:hAnsi="Arial" w:cs="Arial"/>
            <w:color w:val="000000"/>
            <w:sz w:val="22"/>
            <w:szCs w:val="22"/>
          </w:rPr>
          <w:t>www.cholmondeley-chorley.co.uk</w:t>
        </w:r>
      </w:ins>
    </w:p>
    <w:p w14:paraId="75490AE5" w14:textId="77777777" w:rsidR="00902FCC" w:rsidRPr="00902FCC" w:rsidRDefault="00902FCC" w:rsidP="00902FCC">
      <w:pPr>
        <w:spacing w:before="185"/>
        <w:ind w:left="1186"/>
        <w:rPr>
          <w:ins w:id="10" w:author="Claire " w:date="2026-09-25T20:04:00Z" w16du:dateUtc="2026-09-26T00:04:00Z"/>
          <w:rFonts w:ascii="Times New Roman" w:hAnsi="Times New Roman" w:cs="Times New Roman"/>
          <w:sz w:val="20"/>
          <w:szCs w:val="20"/>
        </w:rPr>
      </w:pPr>
      <w:ins w:id="11" w:author="Claire " w:date="2026-09-25T20:04:00Z" w16du:dateUtc="2026-09-26T00:04:00Z">
        <w:r>
          <w:rPr>
            <w:rFonts w:ascii="Arial" w:hAnsi="Arial" w:cs="Arial"/>
            <w:b/>
            <w:bCs/>
            <w:color w:val="000000"/>
            <w:sz w:val="32"/>
            <w:szCs w:val="32"/>
          </w:rPr>
          <w:t>NEIGHB</w:t>
        </w:r>
        <w:r w:rsidRPr="00902FCC">
          <w:rPr>
            <w:rFonts w:ascii="Arial" w:hAnsi="Arial" w:cs="Arial"/>
            <w:b/>
            <w:bCs/>
            <w:color w:val="000000"/>
            <w:sz w:val="32"/>
            <w:szCs w:val="32"/>
          </w:rPr>
          <w:t>OURHOOD PLAN STEERING GROUP  </w:t>
        </w:r>
      </w:ins>
    </w:p>
    <w:p w14:paraId="0E33DB32" w14:textId="77777777" w:rsidR="00902FCC" w:rsidRPr="00902FCC" w:rsidRDefault="00902FCC" w:rsidP="00902FCC">
      <w:pPr>
        <w:spacing w:before="969"/>
        <w:ind w:left="1777"/>
        <w:rPr>
          <w:ins w:id="12" w:author="Claire " w:date="2026-09-25T20:04:00Z" w16du:dateUtc="2026-09-26T00:04:00Z"/>
          <w:rFonts w:ascii="Times New Roman" w:hAnsi="Times New Roman" w:cs="Times New Roman"/>
          <w:sz w:val="20"/>
          <w:szCs w:val="20"/>
        </w:rPr>
      </w:pPr>
      <w:ins w:id="13" w:author="Claire " w:date="2026-09-25T20:04:00Z" w16du:dateUtc="2026-09-26T00:04:00Z">
        <w:r w:rsidRPr="00902FCC">
          <w:rPr>
            <w:rFonts w:ascii="Arial" w:hAnsi="Arial" w:cs="Arial"/>
            <w:color w:val="000000"/>
          </w:rPr>
          <w:t xml:space="preserve">A meeting of the </w:t>
        </w:r>
        <w:r w:rsidRPr="00902FCC">
          <w:rPr>
            <w:rFonts w:ascii="Arial" w:hAnsi="Arial" w:cs="Arial"/>
            <w:b/>
            <w:bCs/>
            <w:color w:val="000000"/>
          </w:rPr>
          <w:t>Neighbourhood Plan Steering Group </w:t>
        </w:r>
      </w:ins>
    </w:p>
    <w:p w14:paraId="766CC522" w14:textId="512E2BD6" w:rsidR="00902FCC" w:rsidRPr="00902FCC" w:rsidRDefault="00902FCC" w:rsidP="00902FCC">
      <w:pPr>
        <w:spacing w:before="272"/>
        <w:ind w:left="1725"/>
        <w:rPr>
          <w:ins w:id="14" w:author="Claire " w:date="2026-09-25T20:04:00Z" w16du:dateUtc="2026-09-26T00:04:00Z"/>
          <w:rFonts w:ascii="Times New Roman" w:hAnsi="Times New Roman" w:cs="Times New Roman"/>
          <w:sz w:val="20"/>
          <w:szCs w:val="20"/>
        </w:rPr>
      </w:pPr>
      <w:ins w:id="15" w:author="Claire " w:date="2026-09-25T20:04:00Z" w16du:dateUtc="2026-09-26T00:04:00Z">
        <w:r w:rsidRPr="00902FCC">
          <w:rPr>
            <w:rFonts w:ascii="Arial" w:hAnsi="Arial" w:cs="Arial"/>
            <w:color w:val="000000"/>
          </w:rPr>
          <w:t xml:space="preserve">will be held on </w:t>
        </w:r>
        <w:r w:rsidR="00771927">
          <w:rPr>
            <w:rFonts w:ascii="Arial" w:hAnsi="Arial" w:cs="Arial"/>
            <w:b/>
            <w:bCs/>
            <w:color w:val="000000"/>
          </w:rPr>
          <w:t xml:space="preserve">Tuesday </w:t>
        </w:r>
        <w:r w:rsidR="002F21E7">
          <w:rPr>
            <w:rFonts w:ascii="Arial" w:hAnsi="Arial" w:cs="Arial"/>
            <w:b/>
            <w:bCs/>
            <w:color w:val="000000"/>
          </w:rPr>
          <w:t>8</w:t>
        </w:r>
        <w:r w:rsidR="002F21E7" w:rsidRPr="002F21E7">
          <w:rPr>
            <w:rFonts w:ascii="Arial" w:hAnsi="Arial" w:cs="Arial"/>
            <w:b/>
            <w:bCs/>
            <w:color w:val="000000"/>
            <w:vertAlign w:val="superscript"/>
          </w:rPr>
          <w:t>th</w:t>
        </w:r>
        <w:r w:rsidR="002F21E7">
          <w:rPr>
            <w:rFonts w:ascii="Arial" w:hAnsi="Arial" w:cs="Arial"/>
            <w:b/>
            <w:bCs/>
            <w:color w:val="000000"/>
          </w:rPr>
          <w:t xml:space="preserve"> </w:t>
        </w:r>
        <w:r w:rsidR="0099526C">
          <w:rPr>
            <w:rFonts w:ascii="Arial" w:hAnsi="Arial" w:cs="Arial"/>
            <w:b/>
            <w:bCs/>
            <w:color w:val="000000"/>
          </w:rPr>
          <w:t xml:space="preserve">of </w:t>
        </w:r>
        <w:r w:rsidR="002F21E7">
          <w:rPr>
            <w:rFonts w:ascii="Arial" w:hAnsi="Arial" w:cs="Arial"/>
            <w:b/>
            <w:bCs/>
            <w:color w:val="000000"/>
          </w:rPr>
          <w:t xml:space="preserve">February 2022 </w:t>
        </w:r>
        <w:r w:rsidR="00BD3AF8">
          <w:rPr>
            <w:rFonts w:ascii="Arial" w:hAnsi="Arial" w:cs="Arial"/>
            <w:b/>
            <w:bCs/>
            <w:color w:val="000000"/>
          </w:rPr>
          <w:t>at 7.30pm</w:t>
        </w:r>
        <w:r w:rsidR="0099526C">
          <w:rPr>
            <w:rFonts w:ascii="Arial" w:hAnsi="Arial" w:cs="Arial"/>
            <w:b/>
            <w:bCs/>
            <w:color w:val="000000"/>
          </w:rPr>
          <w:t>, Dowse Green Farm</w:t>
        </w:r>
      </w:ins>
    </w:p>
    <w:p w14:paraId="495735F7" w14:textId="77777777" w:rsidR="00902FCC" w:rsidRDefault="00902FCC" w:rsidP="00902FCC">
      <w:pPr>
        <w:rPr>
          <w:ins w:id="16" w:author="Claire " w:date="2026-09-25T20:04:00Z" w16du:dateUtc="2026-09-26T00:04:00Z"/>
        </w:rPr>
      </w:pPr>
    </w:p>
    <w:p w14:paraId="4820799D" w14:textId="77777777" w:rsidR="0017550E" w:rsidRDefault="0017550E" w:rsidP="00902FCC">
      <w:pPr>
        <w:spacing w:before="466"/>
        <w:ind w:left="14"/>
        <w:rPr>
          <w:ins w:id="17" w:author="Claire " w:date="2026-09-25T20:04:00Z" w16du:dateUtc="2026-09-26T00:04:00Z"/>
          <w:rFonts w:ascii="Arial" w:hAnsi="Arial" w:cs="Arial"/>
          <w:b/>
          <w:bCs/>
          <w:color w:val="000000"/>
          <w:sz w:val="36"/>
          <w:szCs w:val="36"/>
        </w:rPr>
      </w:pPr>
      <w:ins w:id="18" w:author="Claire " w:date="2026-09-25T20:04:00Z" w16du:dateUtc="2026-09-26T00:04:00Z">
        <w:r>
          <w:rPr>
            <w:rFonts w:ascii="Arial" w:hAnsi="Arial" w:cs="Arial"/>
            <w:b/>
            <w:bCs/>
            <w:color w:val="000000"/>
            <w:sz w:val="36"/>
            <w:szCs w:val="36"/>
          </w:rPr>
          <w:t>MINUTES</w:t>
        </w:r>
      </w:ins>
    </w:p>
    <w:p w14:paraId="336999DF" w14:textId="78C74790" w:rsidR="0017550E" w:rsidRDefault="0017550E" w:rsidP="00902FCC">
      <w:pPr>
        <w:spacing w:before="466"/>
        <w:ind w:left="14"/>
        <w:rPr>
          <w:ins w:id="19" w:author="Claire " w:date="2026-09-25T20:04:00Z" w16du:dateUtc="2026-09-26T00:04:00Z"/>
          <w:rFonts w:ascii="Arial" w:hAnsi="Arial" w:cs="Arial"/>
          <w:b/>
          <w:bCs/>
          <w:color w:val="000000"/>
        </w:rPr>
      </w:pPr>
      <w:ins w:id="20" w:author="Claire " w:date="2026-09-25T20:04:00Z" w16du:dateUtc="2026-09-26T00:04:00Z">
        <w:r w:rsidRPr="0017550E">
          <w:rPr>
            <w:rFonts w:ascii="Arial" w:hAnsi="Arial" w:cs="Arial"/>
            <w:b/>
            <w:bCs/>
            <w:color w:val="000000"/>
          </w:rPr>
          <w:t>Present:</w:t>
        </w:r>
        <w:r>
          <w:rPr>
            <w:rFonts w:ascii="Arial" w:hAnsi="Arial" w:cs="Arial"/>
            <w:b/>
            <w:bCs/>
            <w:color w:val="000000"/>
          </w:rPr>
          <w:t xml:space="preserve"> </w:t>
        </w:r>
      </w:ins>
    </w:p>
    <w:p w14:paraId="53121BF4" w14:textId="008C51A3" w:rsidR="0017550E" w:rsidRDefault="0017550E" w:rsidP="00902FCC">
      <w:pPr>
        <w:spacing w:before="466"/>
        <w:ind w:left="14"/>
        <w:rPr>
          <w:ins w:id="21" w:author="Claire " w:date="2026-09-25T20:04:00Z" w16du:dateUtc="2026-09-26T00:04:00Z"/>
          <w:rFonts w:ascii="Arial" w:hAnsi="Arial" w:cs="Arial"/>
          <w:bCs/>
          <w:color w:val="000000"/>
        </w:rPr>
      </w:pPr>
      <w:ins w:id="22" w:author="Claire " w:date="2026-09-25T20:04:00Z" w16du:dateUtc="2026-09-26T00:04:00Z">
        <w:r>
          <w:rPr>
            <w:rFonts w:ascii="Arial" w:hAnsi="Arial" w:cs="Arial"/>
            <w:bCs/>
            <w:color w:val="000000"/>
          </w:rPr>
          <w:t>Councillors:</w:t>
        </w:r>
        <w:r w:rsidR="002F21E7">
          <w:rPr>
            <w:rFonts w:ascii="Arial" w:hAnsi="Arial" w:cs="Arial"/>
            <w:bCs/>
            <w:color w:val="000000"/>
          </w:rPr>
          <w:t>, R Keys, C Hopley, P Probin, S Aspinall</w:t>
        </w:r>
      </w:ins>
    </w:p>
    <w:p w14:paraId="10115D0C" w14:textId="1375E193" w:rsidR="0017550E" w:rsidRPr="0017550E" w:rsidRDefault="0017550E" w:rsidP="00902FCC">
      <w:pPr>
        <w:spacing w:before="466"/>
        <w:ind w:left="14"/>
        <w:rPr>
          <w:ins w:id="23" w:author="Claire " w:date="2026-09-25T20:04:00Z" w16du:dateUtc="2026-09-26T00:04:00Z"/>
          <w:rFonts w:ascii="Arial" w:hAnsi="Arial" w:cs="Arial"/>
          <w:bCs/>
          <w:color w:val="000000"/>
        </w:rPr>
      </w:pPr>
      <w:ins w:id="24" w:author="Claire " w:date="2026-09-25T20:04:00Z" w16du:dateUtc="2026-09-26T00:04:00Z">
        <w:r>
          <w:rPr>
            <w:rFonts w:ascii="Arial" w:hAnsi="Arial" w:cs="Arial"/>
            <w:bCs/>
            <w:color w:val="000000"/>
          </w:rPr>
          <w:t xml:space="preserve">Non- Parish Councillors: C Farquharson, </w:t>
        </w:r>
        <w:r w:rsidR="0099526C">
          <w:rPr>
            <w:rFonts w:ascii="Arial" w:hAnsi="Arial" w:cs="Arial"/>
            <w:bCs/>
            <w:color w:val="000000"/>
          </w:rPr>
          <w:t>S Rutter</w:t>
        </w:r>
      </w:ins>
    </w:p>
    <w:p w14:paraId="66768F66" w14:textId="20E65979" w:rsidR="00902FCC" w:rsidRPr="00902FCC" w:rsidRDefault="00902FCC" w:rsidP="00902FCC">
      <w:pPr>
        <w:spacing w:before="466"/>
        <w:ind w:left="14"/>
        <w:rPr>
          <w:ins w:id="25" w:author="Claire " w:date="2026-09-25T20:04:00Z" w16du:dateUtc="2026-09-26T00:04:00Z"/>
          <w:rFonts w:ascii="Times New Roman" w:hAnsi="Times New Roman" w:cs="Times New Roman"/>
          <w:sz w:val="20"/>
          <w:szCs w:val="20"/>
        </w:rPr>
      </w:pPr>
      <w:ins w:id="26" w:author="Claire " w:date="2026-09-25T20:04:00Z" w16du:dateUtc="2026-09-26T00:04:00Z">
        <w:r w:rsidRPr="00902FCC">
          <w:rPr>
            <w:rFonts w:ascii="Arial" w:hAnsi="Arial" w:cs="Arial"/>
            <w:b/>
            <w:bCs/>
            <w:color w:val="000000"/>
            <w:sz w:val="20"/>
            <w:szCs w:val="20"/>
          </w:rPr>
          <w:t>1 APOLOGIES </w:t>
        </w:r>
      </w:ins>
    </w:p>
    <w:p w14:paraId="40033DD7" w14:textId="160E4935" w:rsidR="0017550E" w:rsidRDefault="0011518D" w:rsidP="00902FCC">
      <w:pPr>
        <w:spacing w:before="228"/>
        <w:ind w:left="713" w:right="928" w:firstLine="11"/>
        <w:rPr>
          <w:ins w:id="27" w:author="Claire " w:date="2026-09-25T20:04:00Z" w16du:dateUtc="2026-09-26T00:04:00Z"/>
          <w:rFonts w:ascii="Arial" w:hAnsi="Arial" w:cs="Arial"/>
          <w:color w:val="000000"/>
          <w:sz w:val="20"/>
          <w:szCs w:val="20"/>
        </w:rPr>
      </w:pPr>
      <w:ins w:id="28" w:author="Claire " w:date="2026-09-25T20:04:00Z" w16du:dateUtc="2026-09-26T00:04:00Z">
        <w:r>
          <w:rPr>
            <w:rFonts w:ascii="Arial" w:hAnsi="Arial" w:cs="Arial"/>
            <w:color w:val="000000"/>
            <w:sz w:val="20"/>
            <w:szCs w:val="20"/>
          </w:rPr>
          <w:t>Apologies</w:t>
        </w:r>
        <w:r w:rsidR="0017550E">
          <w:rPr>
            <w:rFonts w:ascii="Arial" w:hAnsi="Arial" w:cs="Arial"/>
            <w:color w:val="000000"/>
            <w:sz w:val="20"/>
            <w:szCs w:val="20"/>
          </w:rPr>
          <w:t>:</w:t>
        </w:r>
      </w:ins>
    </w:p>
    <w:p w14:paraId="2C5B8451" w14:textId="28CA0CC6" w:rsidR="0099526C" w:rsidRDefault="0011518D" w:rsidP="00902FCC">
      <w:pPr>
        <w:spacing w:before="228"/>
        <w:ind w:left="713" w:right="928" w:firstLine="11"/>
        <w:rPr>
          <w:ins w:id="29" w:author="Claire " w:date="2026-09-25T20:04:00Z" w16du:dateUtc="2026-09-26T00:04:00Z"/>
          <w:rFonts w:ascii="Arial" w:hAnsi="Arial" w:cs="Arial"/>
          <w:color w:val="000000"/>
          <w:sz w:val="20"/>
          <w:szCs w:val="20"/>
        </w:rPr>
      </w:pPr>
      <w:ins w:id="30" w:author="Claire " w:date="2026-09-25T20:04:00Z" w16du:dateUtc="2026-09-26T00:04:00Z">
        <w:r>
          <w:rPr>
            <w:rFonts w:ascii="Arial" w:hAnsi="Arial" w:cs="Arial"/>
            <w:color w:val="000000"/>
            <w:sz w:val="20"/>
            <w:szCs w:val="20"/>
          </w:rPr>
          <w:t>I Cee</w:t>
        </w:r>
        <w:r w:rsidR="002F21E7">
          <w:rPr>
            <w:rFonts w:ascii="Arial" w:hAnsi="Arial" w:cs="Arial"/>
            <w:color w:val="000000"/>
            <w:sz w:val="20"/>
            <w:szCs w:val="20"/>
          </w:rPr>
          <w:t>, M Furze</w:t>
        </w:r>
      </w:ins>
    </w:p>
    <w:p w14:paraId="2B301992" w14:textId="22D86256" w:rsidR="0011518D" w:rsidRDefault="0011518D" w:rsidP="0011518D">
      <w:pPr>
        <w:spacing w:before="228"/>
        <w:ind w:right="928"/>
        <w:rPr>
          <w:ins w:id="31" w:author="Claire " w:date="2026-09-25T20:04:00Z" w16du:dateUtc="2026-09-26T00:04:00Z"/>
          <w:rFonts w:ascii="Arial" w:hAnsi="Arial" w:cs="Arial"/>
          <w:color w:val="000000"/>
          <w:sz w:val="20"/>
          <w:szCs w:val="20"/>
        </w:rPr>
      </w:pPr>
      <w:ins w:id="32" w:author="Claire " w:date="2026-09-25T20:04:00Z" w16du:dateUtc="2026-09-26T00:04:00Z">
        <w:r w:rsidRPr="0011518D">
          <w:rPr>
            <w:rFonts w:ascii="Arial" w:hAnsi="Arial" w:cs="Arial"/>
            <w:b/>
            <w:color w:val="000000"/>
            <w:sz w:val="20"/>
            <w:szCs w:val="20"/>
          </w:rPr>
          <w:t>Absent:</w:t>
        </w:r>
        <w:r w:rsidR="002F21E7">
          <w:rPr>
            <w:rFonts w:ascii="Arial" w:hAnsi="Arial" w:cs="Arial"/>
            <w:color w:val="000000"/>
            <w:sz w:val="20"/>
            <w:szCs w:val="20"/>
          </w:rPr>
          <w:t xml:space="preserve"> </w:t>
        </w:r>
      </w:ins>
    </w:p>
    <w:p w14:paraId="4E92730D" w14:textId="07DB59B1" w:rsidR="00902FCC" w:rsidRPr="00902FCC" w:rsidRDefault="0011518D" w:rsidP="00902FCC">
      <w:pPr>
        <w:spacing w:before="233"/>
        <w:ind w:left="5"/>
        <w:rPr>
          <w:ins w:id="33" w:author="Claire " w:date="2026-09-25T20:04:00Z" w16du:dateUtc="2026-09-26T00:04:00Z"/>
          <w:rFonts w:ascii="Times New Roman" w:hAnsi="Times New Roman" w:cs="Times New Roman"/>
          <w:sz w:val="20"/>
          <w:szCs w:val="20"/>
        </w:rPr>
      </w:pPr>
      <w:ins w:id="34" w:author="Claire " w:date="2026-09-25T20:04:00Z" w16du:dateUtc="2026-09-26T00:04:00Z">
        <w:r>
          <w:rPr>
            <w:rFonts w:ascii="Arial" w:hAnsi="Arial" w:cs="Arial"/>
            <w:b/>
            <w:bCs/>
            <w:color w:val="000000"/>
            <w:sz w:val="20"/>
            <w:szCs w:val="20"/>
          </w:rPr>
          <w:t>2 DECLARATIONS OF INTER</w:t>
        </w:r>
        <w:r w:rsidR="00902FCC" w:rsidRPr="00902FCC">
          <w:rPr>
            <w:rFonts w:ascii="Arial" w:hAnsi="Arial" w:cs="Arial"/>
            <w:b/>
            <w:bCs/>
            <w:color w:val="000000"/>
            <w:sz w:val="20"/>
            <w:szCs w:val="20"/>
          </w:rPr>
          <w:t>EST (PARISH COUNCILLORS) AND  </w:t>
        </w:r>
      </w:ins>
    </w:p>
    <w:p w14:paraId="63549476" w14:textId="77777777" w:rsidR="00902FCC" w:rsidRPr="00902FCC" w:rsidRDefault="00902FCC" w:rsidP="00902FCC">
      <w:pPr>
        <w:ind w:left="717"/>
        <w:rPr>
          <w:ins w:id="35" w:author="Claire " w:date="2026-09-25T20:04:00Z" w16du:dateUtc="2026-09-26T00:04:00Z"/>
          <w:rFonts w:ascii="Times New Roman" w:hAnsi="Times New Roman" w:cs="Times New Roman"/>
          <w:sz w:val="20"/>
          <w:szCs w:val="20"/>
        </w:rPr>
      </w:pPr>
      <w:ins w:id="36" w:author="Claire " w:date="2026-09-25T20:04:00Z" w16du:dateUtc="2026-09-26T00:04:00Z">
        <w:r w:rsidRPr="00902FCC">
          <w:rPr>
            <w:rFonts w:ascii="Arial" w:hAnsi="Arial" w:cs="Arial"/>
            <w:b/>
            <w:bCs/>
            <w:color w:val="000000"/>
            <w:sz w:val="20"/>
            <w:szCs w:val="20"/>
          </w:rPr>
          <w:t>CONFLICTS OF INTEREST (NON-PARISH COUNCILLORS) </w:t>
        </w:r>
      </w:ins>
    </w:p>
    <w:p w14:paraId="3ED04B6F" w14:textId="77777777" w:rsidR="00902FCC" w:rsidRPr="00902FCC" w:rsidRDefault="00902FCC" w:rsidP="00902FCC">
      <w:pPr>
        <w:spacing w:before="183"/>
        <w:ind w:left="711" w:right="928" w:hanging="4"/>
        <w:jc w:val="both"/>
        <w:rPr>
          <w:ins w:id="37" w:author="Claire " w:date="2026-09-25T20:04:00Z" w16du:dateUtc="2026-09-26T00:04:00Z"/>
          <w:rFonts w:ascii="Times New Roman" w:hAnsi="Times New Roman" w:cs="Times New Roman"/>
          <w:sz w:val="20"/>
          <w:szCs w:val="20"/>
        </w:rPr>
      </w:pPr>
      <w:ins w:id="38" w:author="Claire " w:date="2026-09-25T20:04:00Z" w16du:dateUtc="2026-09-26T00:04:00Z">
        <w:r w:rsidRPr="00902FCC">
          <w:rPr>
            <w:rFonts w:ascii="Arial" w:hAnsi="Arial" w:cs="Arial"/>
            <w:color w:val="000000"/>
            <w:sz w:val="20"/>
            <w:szCs w:val="20"/>
          </w:rPr>
          <w:t>As the Minutes of the Steering Group meetings are stand-alone documents, it is important that  declarations, and conflicts of interest, are declared at each meeting and recorded so that  members of the public can be assured that there are no undeclared interests at any meeting. </w:t>
        </w:r>
      </w:ins>
    </w:p>
    <w:p w14:paraId="5D199319" w14:textId="392D035E" w:rsidR="0099526C" w:rsidRDefault="00902FCC" w:rsidP="0099526C">
      <w:pPr>
        <w:spacing w:before="191"/>
        <w:ind w:left="716" w:right="928" w:firstLine="10"/>
        <w:jc w:val="both"/>
        <w:rPr>
          <w:ins w:id="39" w:author="Claire " w:date="2026-09-25T20:04:00Z" w16du:dateUtc="2026-09-26T00:04:00Z"/>
          <w:rFonts w:ascii="Arial" w:hAnsi="Arial" w:cs="Arial"/>
          <w:color w:val="000000"/>
          <w:sz w:val="20"/>
          <w:szCs w:val="20"/>
        </w:rPr>
      </w:pPr>
      <w:ins w:id="40" w:author="Claire " w:date="2026-09-25T20:04:00Z" w16du:dateUtc="2026-09-26T00:04:00Z">
        <w:r w:rsidRPr="00902FCC">
          <w:rPr>
            <w:rFonts w:ascii="Arial" w:hAnsi="Arial" w:cs="Arial"/>
            <w:color w:val="000000"/>
            <w:sz w:val="20"/>
            <w:szCs w:val="20"/>
          </w:rPr>
          <w:t>Parish Councillors are asked to make any declarations of interest (in accordance with the  Parish Council’s Code of Conduct) and non-Parish Councillors are asked to declare any  potential conflict of interest owing to a connection with the business of the Steering Group  and/or any item on the agenda. </w:t>
        </w:r>
      </w:ins>
    </w:p>
    <w:p w14:paraId="460D0E25" w14:textId="7DE47E59" w:rsidR="002F21E7" w:rsidRDefault="002F21E7" w:rsidP="0099526C">
      <w:pPr>
        <w:spacing w:before="191"/>
        <w:ind w:left="716" w:right="928" w:firstLine="10"/>
        <w:jc w:val="both"/>
        <w:rPr>
          <w:ins w:id="41" w:author="Claire " w:date="2026-09-25T20:04:00Z" w16du:dateUtc="2026-09-26T00:04:00Z"/>
          <w:rFonts w:ascii="Arial" w:hAnsi="Arial" w:cs="Arial"/>
          <w:color w:val="000000"/>
          <w:sz w:val="20"/>
          <w:szCs w:val="20"/>
        </w:rPr>
      </w:pPr>
      <w:ins w:id="42" w:author="Claire " w:date="2026-09-25T20:04:00Z" w16du:dateUtc="2026-09-26T00:04:00Z">
        <w:r>
          <w:rPr>
            <w:rFonts w:ascii="Arial" w:hAnsi="Arial" w:cs="Arial"/>
            <w:color w:val="000000"/>
            <w:sz w:val="20"/>
            <w:szCs w:val="20"/>
          </w:rPr>
          <w:t>Confirmation of S Aspinall as new member</w:t>
        </w:r>
      </w:ins>
    </w:p>
    <w:p w14:paraId="61605FD8" w14:textId="494EEFE2" w:rsidR="00902FCC" w:rsidRPr="00902FCC" w:rsidRDefault="00902FCC" w:rsidP="00902FCC">
      <w:pPr>
        <w:spacing w:before="237"/>
        <w:ind w:left="5"/>
        <w:rPr>
          <w:ins w:id="43" w:author="Claire " w:date="2026-09-25T20:04:00Z" w16du:dateUtc="2026-09-26T00:04:00Z"/>
          <w:rFonts w:ascii="Times New Roman" w:hAnsi="Times New Roman" w:cs="Times New Roman"/>
          <w:sz w:val="20"/>
          <w:szCs w:val="20"/>
        </w:rPr>
      </w:pPr>
      <w:ins w:id="44" w:author="Claire " w:date="2026-09-25T20:04:00Z" w16du:dateUtc="2026-09-26T00:04:00Z">
        <w:r w:rsidRPr="00902FCC">
          <w:rPr>
            <w:rFonts w:ascii="Arial" w:hAnsi="Arial" w:cs="Arial"/>
            <w:b/>
            <w:bCs/>
            <w:color w:val="000000"/>
            <w:sz w:val="20"/>
            <w:szCs w:val="20"/>
          </w:rPr>
          <w:t xml:space="preserve">3 MINUTES OF THE MEETING HELD ON </w:t>
        </w:r>
        <w:r w:rsidR="00BD3AF8">
          <w:rPr>
            <w:rFonts w:ascii="Arial" w:hAnsi="Arial" w:cs="Arial"/>
            <w:b/>
            <w:bCs/>
            <w:color w:val="000000"/>
            <w:sz w:val="20"/>
            <w:szCs w:val="20"/>
          </w:rPr>
          <w:t>20</w:t>
        </w:r>
        <w:r w:rsidR="00BD3AF8" w:rsidRPr="00BD3AF8">
          <w:rPr>
            <w:rFonts w:ascii="Arial" w:hAnsi="Arial" w:cs="Arial"/>
            <w:b/>
            <w:bCs/>
            <w:color w:val="000000"/>
            <w:sz w:val="20"/>
            <w:szCs w:val="20"/>
            <w:vertAlign w:val="superscript"/>
          </w:rPr>
          <w:t>th</w:t>
        </w:r>
        <w:r w:rsidR="00BD3AF8">
          <w:rPr>
            <w:rFonts w:ascii="Arial" w:hAnsi="Arial" w:cs="Arial"/>
            <w:b/>
            <w:bCs/>
            <w:color w:val="000000"/>
            <w:sz w:val="20"/>
            <w:szCs w:val="20"/>
          </w:rPr>
          <w:t xml:space="preserve"> of April </w:t>
        </w:r>
      </w:ins>
    </w:p>
    <w:p w14:paraId="08AE7363" w14:textId="77777777" w:rsidR="0099526C" w:rsidRDefault="00902FCC" w:rsidP="00902FCC">
      <w:pPr>
        <w:spacing w:before="183"/>
        <w:ind w:left="714"/>
        <w:rPr>
          <w:ins w:id="45" w:author="Claire " w:date="2026-09-25T20:04:00Z" w16du:dateUtc="2026-09-26T00:04:00Z"/>
          <w:rFonts w:ascii="Arial" w:hAnsi="Arial" w:cs="Arial"/>
          <w:b/>
          <w:bCs/>
          <w:color w:val="000000"/>
          <w:sz w:val="20"/>
          <w:szCs w:val="20"/>
        </w:rPr>
      </w:pPr>
      <w:ins w:id="46" w:author="Claire " w:date="2026-09-25T20:04:00Z" w16du:dateUtc="2026-09-26T00:04:00Z">
        <w:r w:rsidRPr="00902FCC">
          <w:rPr>
            <w:rFonts w:ascii="Arial" w:hAnsi="Arial" w:cs="Arial"/>
            <w:b/>
            <w:bCs/>
            <w:color w:val="000000"/>
            <w:sz w:val="20"/>
            <w:szCs w:val="20"/>
          </w:rPr>
          <w:t>3.1 Approval of the Minutes of the Steering Group </w:t>
        </w:r>
      </w:ins>
    </w:p>
    <w:p w14:paraId="4949CFB0" w14:textId="14B41538" w:rsidR="00902FCC" w:rsidRPr="0099526C" w:rsidRDefault="0099526C" w:rsidP="00902FCC">
      <w:pPr>
        <w:spacing w:before="183"/>
        <w:ind w:left="714"/>
        <w:rPr>
          <w:ins w:id="47" w:author="Claire " w:date="2026-09-25T20:04:00Z" w16du:dateUtc="2026-09-26T00:04:00Z"/>
          <w:rFonts w:ascii="Arial" w:hAnsi="Arial" w:cs="Arial"/>
          <w:b/>
          <w:bCs/>
          <w:color w:val="000000"/>
          <w:sz w:val="20"/>
          <w:szCs w:val="20"/>
        </w:rPr>
      </w:pPr>
      <w:ins w:id="48" w:author="Claire " w:date="2026-09-25T20:04:00Z" w16du:dateUtc="2026-09-26T00:04:00Z">
        <w:r w:rsidRPr="0099526C">
          <w:rPr>
            <w:rFonts w:ascii="Arial" w:hAnsi="Arial" w:cs="Arial"/>
            <w:bCs/>
            <w:color w:val="000000"/>
            <w:sz w:val="20"/>
            <w:szCs w:val="20"/>
          </w:rPr>
          <w:lastRenderedPageBreak/>
          <w:t xml:space="preserve">Minutes approved for </w:t>
        </w:r>
        <w:r w:rsidR="002F21E7">
          <w:rPr>
            <w:rFonts w:ascii="Arial" w:hAnsi="Arial" w:cs="Arial"/>
            <w:bCs/>
            <w:color w:val="000000"/>
            <w:sz w:val="20"/>
            <w:szCs w:val="20"/>
          </w:rPr>
          <w:t>30</w:t>
        </w:r>
        <w:r w:rsidR="002F21E7" w:rsidRPr="002F21E7">
          <w:rPr>
            <w:rFonts w:ascii="Arial" w:hAnsi="Arial" w:cs="Arial"/>
            <w:bCs/>
            <w:color w:val="000000"/>
            <w:sz w:val="20"/>
            <w:szCs w:val="20"/>
            <w:vertAlign w:val="superscript"/>
          </w:rPr>
          <w:t>th</w:t>
        </w:r>
        <w:r w:rsidR="002F21E7">
          <w:rPr>
            <w:rFonts w:ascii="Arial" w:hAnsi="Arial" w:cs="Arial"/>
            <w:bCs/>
            <w:color w:val="000000"/>
            <w:sz w:val="20"/>
            <w:szCs w:val="20"/>
          </w:rPr>
          <w:t xml:space="preserve"> of November 2021</w:t>
        </w:r>
        <w:r w:rsidR="00902FCC" w:rsidRPr="0099526C">
          <w:rPr>
            <w:rFonts w:ascii="Arial" w:hAnsi="Arial" w:cs="Arial"/>
            <w:b/>
            <w:bCs/>
            <w:color w:val="000000"/>
            <w:sz w:val="20"/>
            <w:szCs w:val="20"/>
          </w:rPr>
          <w:br/>
        </w:r>
      </w:ins>
    </w:p>
    <w:p w14:paraId="45C37329" w14:textId="77777777" w:rsidR="00902FCC" w:rsidRPr="00902FCC" w:rsidRDefault="00902FCC" w:rsidP="00902FCC">
      <w:pPr>
        <w:spacing w:before="228"/>
        <w:ind w:left="714"/>
        <w:rPr>
          <w:ins w:id="49" w:author="Claire " w:date="2026-09-25T20:04:00Z" w16du:dateUtc="2026-09-26T00:04:00Z"/>
          <w:rFonts w:ascii="Times New Roman" w:hAnsi="Times New Roman" w:cs="Times New Roman"/>
          <w:sz w:val="20"/>
          <w:szCs w:val="20"/>
        </w:rPr>
      </w:pPr>
      <w:ins w:id="50" w:author="Claire " w:date="2026-09-25T20:04:00Z" w16du:dateUtc="2026-09-26T00:04:00Z">
        <w:r>
          <w:rPr>
            <w:rFonts w:ascii="Arial" w:hAnsi="Arial" w:cs="Arial"/>
            <w:b/>
            <w:bCs/>
            <w:color w:val="000000"/>
            <w:sz w:val="20"/>
            <w:szCs w:val="20"/>
          </w:rPr>
          <w:t>3.1</w:t>
        </w:r>
        <w:r w:rsidRPr="00902FCC">
          <w:rPr>
            <w:rFonts w:ascii="Arial" w:hAnsi="Arial" w:cs="Arial"/>
            <w:b/>
            <w:bCs/>
            <w:color w:val="000000"/>
            <w:sz w:val="20"/>
            <w:szCs w:val="20"/>
          </w:rPr>
          <w:t xml:space="preserve"> Matters Arising from either set of Minutes </w:t>
        </w:r>
      </w:ins>
    </w:p>
    <w:p w14:paraId="7625D34B" w14:textId="6092206A" w:rsidR="00902FCC" w:rsidRDefault="00902FCC" w:rsidP="00902FCC">
      <w:pPr>
        <w:spacing w:before="228"/>
        <w:ind w:left="5"/>
        <w:rPr>
          <w:ins w:id="51" w:author="Claire " w:date="2026-09-25T20:04:00Z" w16du:dateUtc="2026-09-26T00:04:00Z"/>
          <w:rFonts w:ascii="Arial" w:hAnsi="Arial" w:cs="Arial"/>
          <w:b/>
          <w:bCs/>
          <w:color w:val="000000"/>
          <w:sz w:val="20"/>
          <w:szCs w:val="20"/>
        </w:rPr>
      </w:pPr>
      <w:ins w:id="52" w:author="Claire " w:date="2026-09-25T20:04:00Z" w16du:dateUtc="2026-09-26T00:04:00Z">
        <w:r w:rsidRPr="00902FCC">
          <w:rPr>
            <w:rFonts w:ascii="Arial" w:hAnsi="Arial" w:cs="Arial"/>
            <w:b/>
            <w:bCs/>
            <w:color w:val="000000"/>
            <w:sz w:val="20"/>
            <w:szCs w:val="20"/>
          </w:rPr>
          <w:t xml:space="preserve">4 </w:t>
        </w:r>
        <w:r w:rsidR="00771927">
          <w:rPr>
            <w:rFonts w:ascii="Arial" w:hAnsi="Arial" w:cs="Arial"/>
            <w:b/>
            <w:bCs/>
            <w:color w:val="000000"/>
            <w:sz w:val="20"/>
            <w:szCs w:val="20"/>
          </w:rPr>
          <w:t xml:space="preserve">POINTS OF DISCUSSION </w:t>
        </w:r>
      </w:ins>
    </w:p>
    <w:p w14:paraId="4FFDFD61" w14:textId="77777777" w:rsidR="002F21E7" w:rsidRDefault="002F21E7" w:rsidP="00902FCC">
      <w:pPr>
        <w:spacing w:before="228"/>
        <w:ind w:left="5"/>
        <w:rPr>
          <w:ins w:id="53" w:author="Claire " w:date="2026-09-25T20:04:00Z" w16du:dateUtc="2026-09-26T00:04:00Z"/>
          <w:rFonts w:ascii="Arial" w:hAnsi="Arial" w:cs="Arial"/>
          <w:b/>
          <w:bCs/>
          <w:color w:val="000000"/>
          <w:sz w:val="20"/>
          <w:szCs w:val="20"/>
        </w:rPr>
      </w:pPr>
    </w:p>
    <w:tbl>
      <w:tblPr>
        <w:tblStyle w:val="TableGrid"/>
        <w:tblW w:w="0" w:type="auto"/>
        <w:tblInd w:w="5" w:type="dxa"/>
        <w:tblLook w:val="04A0" w:firstRow="1" w:lastRow="0" w:firstColumn="1" w:lastColumn="0" w:noHBand="0" w:noVBand="1"/>
      </w:tblPr>
      <w:tblGrid>
        <w:gridCol w:w="2459"/>
        <w:gridCol w:w="4001"/>
        <w:gridCol w:w="3985"/>
      </w:tblGrid>
      <w:tr w:rsidR="002F21E7" w14:paraId="729FBAB3" w14:textId="77777777" w:rsidTr="002F21E7">
        <w:trPr>
          <w:ins w:id="54" w:author="Claire " w:date="2026-09-25T20:04:00Z" w16du:dateUtc="2026-09-26T00:04:00Z"/>
        </w:trPr>
        <w:tc>
          <w:tcPr>
            <w:tcW w:w="2495" w:type="dxa"/>
          </w:tcPr>
          <w:p w14:paraId="446A58D3" w14:textId="77777777" w:rsidR="002F21E7" w:rsidRDefault="002F21E7" w:rsidP="002F21E7">
            <w:pPr>
              <w:spacing w:before="228"/>
              <w:rPr>
                <w:ins w:id="55" w:author="Claire " w:date="2026-09-25T20:04:00Z" w16du:dateUtc="2026-09-26T00:04:00Z"/>
                <w:rFonts w:ascii="Times New Roman" w:hAnsi="Times New Roman" w:cs="Times New Roman"/>
                <w:sz w:val="20"/>
                <w:szCs w:val="20"/>
              </w:rPr>
            </w:pPr>
            <w:ins w:id="56" w:author="Claire " w:date="2026-09-25T20:04:00Z" w16du:dateUtc="2026-09-26T00:04:00Z">
              <w:r>
                <w:rPr>
                  <w:rFonts w:ascii="Times New Roman" w:hAnsi="Times New Roman" w:cs="Times New Roman"/>
                  <w:sz w:val="20"/>
                  <w:szCs w:val="20"/>
                </w:rPr>
                <w:t>Item</w:t>
              </w:r>
            </w:ins>
          </w:p>
        </w:tc>
        <w:tc>
          <w:tcPr>
            <w:tcW w:w="4088" w:type="dxa"/>
          </w:tcPr>
          <w:p w14:paraId="3EDE7EF4" w14:textId="77777777" w:rsidR="002F21E7" w:rsidRDefault="002F21E7" w:rsidP="002F21E7">
            <w:pPr>
              <w:spacing w:before="228"/>
              <w:rPr>
                <w:ins w:id="57" w:author="Claire " w:date="2026-09-25T20:04:00Z" w16du:dateUtc="2026-09-26T00:04:00Z"/>
                <w:rFonts w:ascii="Times New Roman" w:hAnsi="Times New Roman" w:cs="Times New Roman"/>
                <w:sz w:val="20"/>
                <w:szCs w:val="20"/>
              </w:rPr>
            </w:pPr>
            <w:ins w:id="58" w:author="Claire " w:date="2026-09-25T20:04:00Z" w16du:dateUtc="2026-09-26T00:04:00Z">
              <w:r>
                <w:rPr>
                  <w:rFonts w:ascii="Times New Roman" w:hAnsi="Times New Roman" w:cs="Times New Roman"/>
                  <w:sz w:val="20"/>
                  <w:szCs w:val="20"/>
                </w:rPr>
                <w:t xml:space="preserve">Discussion </w:t>
              </w:r>
            </w:ins>
          </w:p>
        </w:tc>
        <w:tc>
          <w:tcPr>
            <w:tcW w:w="4088" w:type="dxa"/>
          </w:tcPr>
          <w:p w14:paraId="78B92A7B" w14:textId="77777777" w:rsidR="002F21E7" w:rsidRDefault="002F21E7" w:rsidP="002F21E7">
            <w:pPr>
              <w:spacing w:before="228"/>
              <w:rPr>
                <w:ins w:id="59" w:author="Claire " w:date="2026-09-25T20:04:00Z" w16du:dateUtc="2026-09-26T00:04:00Z"/>
                <w:rFonts w:ascii="Times New Roman" w:hAnsi="Times New Roman" w:cs="Times New Roman"/>
                <w:sz w:val="20"/>
                <w:szCs w:val="20"/>
              </w:rPr>
            </w:pPr>
            <w:ins w:id="60" w:author="Claire " w:date="2026-09-25T20:04:00Z" w16du:dateUtc="2026-09-26T00:04:00Z">
              <w:r>
                <w:rPr>
                  <w:rFonts w:ascii="Times New Roman" w:hAnsi="Times New Roman" w:cs="Times New Roman"/>
                  <w:sz w:val="20"/>
                  <w:szCs w:val="20"/>
                </w:rPr>
                <w:t>Action</w:t>
              </w:r>
            </w:ins>
          </w:p>
        </w:tc>
      </w:tr>
      <w:tr w:rsidR="002F21E7" w14:paraId="7D6AC007" w14:textId="77777777" w:rsidTr="002F21E7">
        <w:trPr>
          <w:ins w:id="61" w:author="Claire " w:date="2026-09-25T20:04:00Z" w16du:dateUtc="2026-09-26T00:04:00Z"/>
        </w:trPr>
        <w:tc>
          <w:tcPr>
            <w:tcW w:w="2495" w:type="dxa"/>
          </w:tcPr>
          <w:p w14:paraId="74CA5558" w14:textId="77777777" w:rsidR="002F21E7" w:rsidRDefault="002F21E7" w:rsidP="002F21E7">
            <w:pPr>
              <w:spacing w:before="228"/>
              <w:rPr>
                <w:ins w:id="62" w:author="Claire " w:date="2026-09-25T20:04:00Z" w16du:dateUtc="2026-09-26T00:04:00Z"/>
                <w:rFonts w:ascii="Times New Roman" w:hAnsi="Times New Roman" w:cs="Times New Roman"/>
                <w:sz w:val="20"/>
                <w:szCs w:val="20"/>
              </w:rPr>
            </w:pPr>
            <w:ins w:id="63" w:author="Claire " w:date="2026-09-25T20:04:00Z" w16du:dateUtc="2026-09-26T00:04:00Z">
              <w:r>
                <w:rPr>
                  <w:rFonts w:ascii="Times New Roman" w:hAnsi="Times New Roman" w:cs="Times New Roman"/>
                  <w:sz w:val="20"/>
                  <w:szCs w:val="20"/>
                </w:rPr>
                <w:t>Preparation and information for Cheshire Wildlife Trust</w:t>
              </w:r>
            </w:ins>
          </w:p>
        </w:tc>
        <w:tc>
          <w:tcPr>
            <w:tcW w:w="4088" w:type="dxa"/>
          </w:tcPr>
          <w:p w14:paraId="1138F59A" w14:textId="77777777" w:rsidR="002F21E7" w:rsidRDefault="002F21E7" w:rsidP="002F21E7">
            <w:pPr>
              <w:spacing w:before="228"/>
              <w:ind w:left="5"/>
              <w:rPr>
                <w:ins w:id="64" w:author="Claire " w:date="2026-09-25T20:04:00Z" w16du:dateUtc="2026-09-26T00:04:00Z"/>
                <w:rFonts w:ascii="Arial" w:hAnsi="Arial" w:cs="Arial"/>
                <w:bCs/>
                <w:color w:val="000000"/>
                <w:sz w:val="20"/>
                <w:szCs w:val="20"/>
              </w:rPr>
            </w:pPr>
            <w:ins w:id="65" w:author="Claire " w:date="2026-09-25T20:04:00Z" w16du:dateUtc="2026-09-26T00:04:00Z">
              <w:r>
                <w:rPr>
                  <w:rFonts w:ascii="Arial" w:hAnsi="Arial" w:cs="Arial"/>
                  <w:bCs/>
                  <w:color w:val="000000"/>
                  <w:sz w:val="20"/>
                  <w:szCs w:val="20"/>
                </w:rPr>
                <w:t>Members from group met with Cheshire Wildlife Trust to gain further information, the Trust will start with a landscape character survey and wildlife survey, agricultural soils, distinctiveness map and map further data.  They have requested any birds or butterfiy surveys.</w:t>
              </w:r>
            </w:ins>
          </w:p>
          <w:p w14:paraId="5132C653" w14:textId="77777777" w:rsidR="002F21E7" w:rsidRDefault="002F21E7" w:rsidP="002F21E7">
            <w:pPr>
              <w:spacing w:before="228"/>
              <w:rPr>
                <w:ins w:id="66" w:author="Claire " w:date="2026-09-25T20:04:00Z" w16du:dateUtc="2026-09-26T00:04:00Z"/>
                <w:rFonts w:ascii="Times New Roman" w:hAnsi="Times New Roman" w:cs="Times New Roman"/>
                <w:sz w:val="20"/>
                <w:szCs w:val="20"/>
              </w:rPr>
            </w:pPr>
          </w:p>
        </w:tc>
        <w:tc>
          <w:tcPr>
            <w:tcW w:w="4088" w:type="dxa"/>
          </w:tcPr>
          <w:p w14:paraId="298C10BC" w14:textId="2765A9A0" w:rsidR="002F21E7" w:rsidRDefault="002F21E7" w:rsidP="002F21E7">
            <w:pPr>
              <w:spacing w:before="228"/>
              <w:rPr>
                <w:ins w:id="67" w:author="Claire " w:date="2026-09-25T20:04:00Z" w16du:dateUtc="2026-09-26T00:04:00Z"/>
                <w:rFonts w:ascii="Times New Roman" w:hAnsi="Times New Roman" w:cs="Times New Roman"/>
                <w:sz w:val="20"/>
                <w:szCs w:val="20"/>
              </w:rPr>
            </w:pPr>
            <w:ins w:id="68" w:author="Claire " w:date="2026-09-25T20:04:00Z" w16du:dateUtc="2026-09-26T00:04:00Z">
              <w:r>
                <w:rPr>
                  <w:rFonts w:ascii="Times New Roman" w:hAnsi="Times New Roman" w:cs="Times New Roman"/>
                  <w:sz w:val="20"/>
                  <w:szCs w:val="20"/>
                </w:rPr>
                <w:t>Birdy surveys provided by members where possible.</w:t>
              </w:r>
            </w:ins>
          </w:p>
        </w:tc>
      </w:tr>
      <w:tr w:rsidR="002F21E7" w14:paraId="6983724F" w14:textId="77777777" w:rsidTr="002F21E7">
        <w:trPr>
          <w:ins w:id="69" w:author="Claire " w:date="2026-09-25T20:04:00Z" w16du:dateUtc="2026-09-26T00:04:00Z"/>
        </w:trPr>
        <w:tc>
          <w:tcPr>
            <w:tcW w:w="2495" w:type="dxa"/>
          </w:tcPr>
          <w:p w14:paraId="0355D48B" w14:textId="77777777" w:rsidR="002F21E7" w:rsidRDefault="002F21E7" w:rsidP="002F21E7">
            <w:pPr>
              <w:spacing w:before="228"/>
              <w:rPr>
                <w:ins w:id="70" w:author="Claire " w:date="2026-09-25T20:04:00Z" w16du:dateUtc="2026-09-26T00:04:00Z"/>
                <w:rFonts w:ascii="Times New Roman" w:hAnsi="Times New Roman" w:cs="Times New Roman"/>
                <w:sz w:val="20"/>
                <w:szCs w:val="20"/>
              </w:rPr>
            </w:pPr>
            <w:ins w:id="71" w:author="Claire " w:date="2026-09-25T20:04:00Z" w16du:dateUtc="2026-09-26T00:04:00Z">
              <w:r>
                <w:rPr>
                  <w:rFonts w:ascii="Times New Roman" w:hAnsi="Times New Roman" w:cs="Times New Roman"/>
                  <w:sz w:val="20"/>
                  <w:szCs w:val="20"/>
                </w:rPr>
                <w:t>Event Planning / Photos</w:t>
              </w:r>
            </w:ins>
          </w:p>
        </w:tc>
        <w:tc>
          <w:tcPr>
            <w:tcW w:w="4088" w:type="dxa"/>
          </w:tcPr>
          <w:p w14:paraId="0EC77FB0" w14:textId="77777777" w:rsidR="002F21E7" w:rsidRDefault="002F21E7" w:rsidP="002F21E7">
            <w:pPr>
              <w:spacing w:before="228"/>
              <w:rPr>
                <w:ins w:id="72" w:author="Claire " w:date="2026-09-25T20:04:00Z" w16du:dateUtc="2026-09-26T00:04:00Z"/>
                <w:rFonts w:ascii="Times New Roman" w:hAnsi="Times New Roman" w:cs="Times New Roman"/>
                <w:sz w:val="20"/>
                <w:szCs w:val="20"/>
              </w:rPr>
            </w:pPr>
            <w:ins w:id="73" w:author="Claire " w:date="2026-09-25T20:04:00Z" w16du:dateUtc="2026-09-26T00:04:00Z">
              <w:r>
                <w:rPr>
                  <w:rFonts w:ascii="Times New Roman" w:hAnsi="Times New Roman" w:cs="Times New Roman"/>
                  <w:sz w:val="20"/>
                  <w:szCs w:val="20"/>
                </w:rPr>
                <w:t xml:space="preserve">Discussed format of plan and event, group agreed that photos from the Parish would be useful for the plan but also for wider community images. </w:t>
              </w:r>
            </w:ins>
          </w:p>
        </w:tc>
        <w:tc>
          <w:tcPr>
            <w:tcW w:w="4088" w:type="dxa"/>
          </w:tcPr>
          <w:p w14:paraId="167A3657" w14:textId="77777777" w:rsidR="002F21E7" w:rsidRDefault="002F21E7" w:rsidP="002F21E7">
            <w:pPr>
              <w:spacing w:before="228"/>
              <w:rPr>
                <w:ins w:id="74" w:author="Claire " w:date="2026-09-25T20:04:00Z" w16du:dateUtc="2026-09-26T00:04:00Z"/>
                <w:rFonts w:ascii="Times New Roman" w:hAnsi="Times New Roman" w:cs="Times New Roman"/>
                <w:sz w:val="20"/>
                <w:szCs w:val="20"/>
              </w:rPr>
            </w:pPr>
            <w:ins w:id="75" w:author="Claire " w:date="2026-09-25T20:04:00Z" w16du:dateUtc="2026-09-26T00:04:00Z">
              <w:r>
                <w:rPr>
                  <w:rFonts w:ascii="Times New Roman" w:hAnsi="Times New Roman" w:cs="Times New Roman"/>
                  <w:sz w:val="20"/>
                  <w:szCs w:val="20"/>
                </w:rPr>
                <w:t>Group continue to collate photos</w:t>
              </w:r>
            </w:ins>
          </w:p>
        </w:tc>
      </w:tr>
      <w:tr w:rsidR="002F21E7" w14:paraId="5A3C2255" w14:textId="77777777" w:rsidTr="002F21E7">
        <w:trPr>
          <w:ins w:id="76" w:author="Claire " w:date="2026-09-25T20:04:00Z" w16du:dateUtc="2026-09-26T00:04:00Z"/>
        </w:trPr>
        <w:tc>
          <w:tcPr>
            <w:tcW w:w="2495" w:type="dxa"/>
          </w:tcPr>
          <w:p w14:paraId="72C51E35" w14:textId="77777777" w:rsidR="002F21E7" w:rsidRDefault="002F21E7" w:rsidP="002F21E7">
            <w:pPr>
              <w:spacing w:before="228"/>
              <w:rPr>
                <w:ins w:id="77" w:author="Claire " w:date="2026-09-25T20:04:00Z" w16du:dateUtc="2026-09-26T00:04:00Z"/>
                <w:rFonts w:ascii="Times New Roman" w:hAnsi="Times New Roman" w:cs="Times New Roman"/>
                <w:sz w:val="20"/>
                <w:szCs w:val="20"/>
              </w:rPr>
            </w:pPr>
            <w:ins w:id="78" w:author="Claire " w:date="2026-09-25T20:04:00Z" w16du:dateUtc="2026-09-26T00:04:00Z">
              <w:r>
                <w:rPr>
                  <w:rFonts w:ascii="Times New Roman" w:hAnsi="Times New Roman" w:cs="Times New Roman"/>
                  <w:sz w:val="20"/>
                  <w:szCs w:val="20"/>
                </w:rPr>
                <w:t>Draft Documentation</w:t>
              </w:r>
            </w:ins>
          </w:p>
        </w:tc>
        <w:tc>
          <w:tcPr>
            <w:tcW w:w="4088" w:type="dxa"/>
          </w:tcPr>
          <w:p w14:paraId="0F24CB79" w14:textId="77777777" w:rsidR="002F21E7" w:rsidRDefault="002F21E7" w:rsidP="002F21E7">
            <w:pPr>
              <w:spacing w:before="228"/>
              <w:rPr>
                <w:ins w:id="79" w:author="Claire " w:date="2026-09-25T20:04:00Z" w16du:dateUtc="2026-09-26T00:04:00Z"/>
                <w:rFonts w:ascii="Times New Roman" w:hAnsi="Times New Roman" w:cs="Times New Roman"/>
                <w:sz w:val="20"/>
                <w:szCs w:val="20"/>
              </w:rPr>
            </w:pPr>
            <w:ins w:id="80" w:author="Claire " w:date="2026-09-25T20:04:00Z" w16du:dateUtc="2026-09-26T00:04:00Z">
              <w:r>
                <w:rPr>
                  <w:rFonts w:ascii="Times New Roman" w:hAnsi="Times New Roman" w:cs="Times New Roman"/>
                  <w:sz w:val="20"/>
                  <w:szCs w:val="20"/>
                </w:rPr>
                <w:t>Group discussed that until grant is available, there are parts of the plan that are unable to be completed, but work on draft as able.</w:t>
              </w:r>
            </w:ins>
          </w:p>
        </w:tc>
        <w:tc>
          <w:tcPr>
            <w:tcW w:w="4088" w:type="dxa"/>
          </w:tcPr>
          <w:p w14:paraId="119E89F2" w14:textId="77777777" w:rsidR="002F21E7" w:rsidRDefault="002F21E7" w:rsidP="002F21E7">
            <w:pPr>
              <w:spacing w:before="228"/>
              <w:rPr>
                <w:ins w:id="81" w:author="Claire " w:date="2026-09-25T20:04:00Z" w16du:dateUtc="2026-09-26T00:04:00Z"/>
                <w:rFonts w:ascii="Times New Roman" w:hAnsi="Times New Roman" w:cs="Times New Roman"/>
                <w:sz w:val="20"/>
                <w:szCs w:val="20"/>
              </w:rPr>
            </w:pPr>
            <w:ins w:id="82" w:author="Claire " w:date="2026-09-25T20:04:00Z" w16du:dateUtc="2026-09-26T00:04:00Z">
              <w:r>
                <w:rPr>
                  <w:rFonts w:ascii="Times New Roman" w:hAnsi="Times New Roman" w:cs="Times New Roman"/>
                  <w:sz w:val="20"/>
                  <w:szCs w:val="20"/>
                </w:rPr>
                <w:t>Group to work on draft as able.</w:t>
              </w:r>
            </w:ins>
          </w:p>
          <w:p w14:paraId="02D29F2B" w14:textId="77777777" w:rsidR="002F21E7" w:rsidRDefault="002F21E7" w:rsidP="002F21E7">
            <w:pPr>
              <w:spacing w:before="228"/>
              <w:rPr>
                <w:ins w:id="83" w:author="Claire " w:date="2026-09-25T20:04:00Z" w16du:dateUtc="2026-09-26T00:04:00Z"/>
                <w:rFonts w:ascii="Times New Roman" w:hAnsi="Times New Roman" w:cs="Times New Roman"/>
                <w:sz w:val="20"/>
                <w:szCs w:val="20"/>
              </w:rPr>
            </w:pPr>
            <w:ins w:id="84" w:author="Claire " w:date="2026-09-25T20:04:00Z" w16du:dateUtc="2026-09-26T00:04:00Z">
              <w:r>
                <w:rPr>
                  <w:rFonts w:ascii="Times New Roman" w:hAnsi="Times New Roman" w:cs="Times New Roman"/>
                  <w:sz w:val="20"/>
                  <w:szCs w:val="20"/>
                </w:rPr>
                <w:t>Chair to contact Clerk to determine if any extension with grant due to pandemic</w:t>
              </w:r>
              <w:r w:rsidR="000440F0">
                <w:rPr>
                  <w:rFonts w:ascii="Times New Roman" w:hAnsi="Times New Roman" w:cs="Times New Roman"/>
                  <w:sz w:val="20"/>
                  <w:szCs w:val="20"/>
                </w:rPr>
                <w:t xml:space="preserve">.  </w:t>
              </w:r>
            </w:ins>
          </w:p>
          <w:p w14:paraId="3BF2A4DB" w14:textId="77777777" w:rsidR="000440F0" w:rsidRDefault="000440F0" w:rsidP="002F21E7">
            <w:pPr>
              <w:spacing w:before="228"/>
              <w:rPr>
                <w:ins w:id="85" w:author="Claire " w:date="2026-09-25T20:04:00Z" w16du:dateUtc="2026-09-26T00:04:00Z"/>
                <w:rFonts w:ascii="Times New Roman" w:hAnsi="Times New Roman" w:cs="Times New Roman"/>
                <w:sz w:val="20"/>
                <w:szCs w:val="20"/>
              </w:rPr>
            </w:pPr>
          </w:p>
          <w:p w14:paraId="0A1ECA1B" w14:textId="66AB4384" w:rsidR="000440F0" w:rsidRDefault="000440F0" w:rsidP="002F21E7">
            <w:pPr>
              <w:spacing w:before="228"/>
              <w:rPr>
                <w:ins w:id="86" w:author="Claire " w:date="2026-09-25T20:04:00Z" w16du:dateUtc="2026-09-26T00:04:00Z"/>
                <w:rFonts w:ascii="Times New Roman" w:hAnsi="Times New Roman" w:cs="Times New Roman"/>
                <w:sz w:val="20"/>
                <w:szCs w:val="20"/>
              </w:rPr>
            </w:pPr>
            <w:ins w:id="87" w:author="Claire " w:date="2026-09-25T20:04:00Z" w16du:dateUtc="2026-09-26T00:04:00Z">
              <w:r>
                <w:rPr>
                  <w:rFonts w:ascii="Times New Roman" w:hAnsi="Times New Roman" w:cs="Times New Roman"/>
                  <w:sz w:val="20"/>
                  <w:szCs w:val="20"/>
                </w:rPr>
                <w:t xml:space="preserve">Outcome: Unable to have extension, have to reapply for grant within next financial year. </w:t>
              </w:r>
            </w:ins>
          </w:p>
        </w:tc>
      </w:tr>
    </w:tbl>
    <w:p w14:paraId="0E4DEBD2" w14:textId="637576AB" w:rsidR="0099526C" w:rsidRPr="002F21E7" w:rsidRDefault="002F21E7" w:rsidP="002F21E7">
      <w:pPr>
        <w:spacing w:before="228"/>
        <w:ind w:left="5"/>
        <w:rPr>
          <w:ins w:id="88" w:author="Claire " w:date="2026-09-25T20:04:00Z" w16du:dateUtc="2026-09-26T00:04:00Z"/>
          <w:rFonts w:ascii="Arial" w:hAnsi="Arial" w:cs="Arial"/>
          <w:bCs/>
          <w:color w:val="000000"/>
          <w:sz w:val="20"/>
          <w:szCs w:val="20"/>
        </w:rPr>
      </w:pPr>
      <w:ins w:id="89" w:author="Claire " w:date="2026-09-25T20:04:00Z" w16du:dateUtc="2026-09-26T00:04:00Z">
        <w:r w:rsidRPr="002F21E7">
          <w:rPr>
            <w:rFonts w:ascii="Arial" w:hAnsi="Arial" w:cs="Arial"/>
            <w:bCs/>
            <w:color w:val="000000"/>
            <w:sz w:val="20"/>
            <w:szCs w:val="20"/>
          </w:rPr>
          <w:t xml:space="preserve">Initial draft reviewed, with outstanding gaps to wait for Cheshire Wildlife Trust report, expected to be completed by end of March 2022. </w:t>
        </w:r>
        <w:r w:rsidR="009854BD">
          <w:rPr>
            <w:rFonts w:ascii="Arial" w:hAnsi="Arial" w:cs="Arial"/>
            <w:bCs/>
            <w:color w:val="000000"/>
            <w:sz w:val="20"/>
            <w:szCs w:val="20"/>
          </w:rPr>
          <w:t xml:space="preserve">  Comments and responses from review with Lucy Hughes discussed and draft edited accordingly. </w:t>
        </w:r>
      </w:ins>
    </w:p>
    <w:p w14:paraId="50EBB252" w14:textId="38BE3830" w:rsidR="00902FCC" w:rsidRDefault="00902FCC" w:rsidP="0099526C">
      <w:pPr>
        <w:spacing w:before="221"/>
        <w:ind w:left="5"/>
        <w:rPr>
          <w:ins w:id="90" w:author="Claire " w:date="2026-09-25T20:04:00Z" w16du:dateUtc="2026-09-26T00:04:00Z"/>
          <w:rFonts w:ascii="Arial" w:hAnsi="Arial" w:cs="Arial"/>
          <w:b/>
          <w:bCs/>
          <w:color w:val="000000"/>
          <w:sz w:val="20"/>
          <w:szCs w:val="20"/>
        </w:rPr>
      </w:pPr>
      <w:ins w:id="91" w:author="Claire " w:date="2026-09-25T20:04:00Z" w16du:dateUtc="2026-09-26T00:04:00Z">
        <w:r w:rsidRPr="00902FCC">
          <w:rPr>
            <w:rFonts w:ascii="Arial" w:hAnsi="Arial" w:cs="Arial"/>
            <w:b/>
            <w:bCs/>
            <w:color w:val="000000"/>
            <w:sz w:val="20"/>
            <w:szCs w:val="20"/>
          </w:rPr>
          <w:t>5 ANY OTHER ASSOCIATED MATTERS </w:t>
        </w:r>
      </w:ins>
    </w:p>
    <w:p w14:paraId="12D9C673" w14:textId="7F8261C6" w:rsidR="00321602" w:rsidRPr="000440F0" w:rsidRDefault="000440F0" w:rsidP="00902FCC">
      <w:pPr>
        <w:spacing w:before="236"/>
        <w:ind w:left="6"/>
        <w:rPr>
          <w:ins w:id="92" w:author="Claire " w:date="2026-09-25T20:04:00Z" w16du:dateUtc="2026-09-26T00:04:00Z"/>
          <w:rFonts w:ascii="Times New Roman" w:hAnsi="Times New Roman" w:cs="Times New Roman"/>
          <w:sz w:val="20"/>
          <w:szCs w:val="20"/>
        </w:rPr>
      </w:pPr>
      <w:ins w:id="93" w:author="Claire " w:date="2026-09-25T20:04:00Z" w16du:dateUtc="2026-09-26T00:04:00Z">
        <w:r>
          <w:rPr>
            <w:rFonts w:ascii="Arial" w:hAnsi="Arial" w:cs="Arial"/>
            <w:bCs/>
            <w:color w:val="000000"/>
            <w:sz w:val="20"/>
            <w:szCs w:val="20"/>
          </w:rPr>
          <w:t>Group agreed to await outcome from CWT report prior to arranging further meeting.</w:t>
        </w:r>
      </w:ins>
    </w:p>
    <w:p w14:paraId="19888030" w14:textId="77777777" w:rsidR="00902FCC" w:rsidRDefault="00902FCC" w:rsidP="00902FCC">
      <w:pPr>
        <w:rPr>
          <w:ins w:id="94" w:author="Claire " w:date="2026-09-25T20:04:00Z" w16du:dateUtc="2026-09-26T00:04:00Z"/>
          <w:rFonts w:ascii="Arial" w:hAnsi="Arial" w:cs="Arial"/>
          <w:color w:val="000000"/>
          <w:sz w:val="20"/>
          <w:szCs w:val="20"/>
        </w:rPr>
      </w:pPr>
    </w:p>
    <w:p w14:paraId="24AA80A4" w14:textId="77777777" w:rsidR="00902FCC" w:rsidRPr="00902FCC" w:rsidRDefault="00902FCC" w:rsidP="00902FCC">
      <w:pPr>
        <w:rPr>
          <w:ins w:id="95" w:author="Claire " w:date="2026-09-25T20:04:00Z" w16du:dateUtc="2026-09-26T00:04:00Z"/>
          <w:rFonts w:ascii="Times New Roman" w:eastAsia="Times New Roman" w:hAnsi="Times New Roman" w:cs="Times New Roman"/>
          <w:sz w:val="20"/>
          <w:szCs w:val="20"/>
        </w:rPr>
      </w:pPr>
      <w:ins w:id="96" w:author="Claire " w:date="2026-09-25T20:04:00Z" w16du:dateUtc="2026-09-26T00:04:00Z">
        <w:r w:rsidRPr="00902FCC">
          <w:rPr>
            <w:rFonts w:ascii="Arial" w:eastAsia="Times New Roman" w:hAnsi="Arial" w:cs="Arial"/>
            <w:color w:val="000000"/>
            <w:sz w:val="16"/>
            <w:szCs w:val="16"/>
          </w:rPr>
          <w:t xml:space="preserve">Page No. </w:t>
        </w:r>
        <w:r w:rsidRPr="00902FCC">
          <w:rPr>
            <w:rFonts w:ascii="Arial" w:eastAsia="Times New Roman" w:hAnsi="Arial" w:cs="Arial"/>
            <w:b/>
            <w:bCs/>
            <w:color w:val="000000"/>
            <w:sz w:val="16"/>
            <w:szCs w:val="16"/>
          </w:rPr>
          <w:t xml:space="preserve">2 |  </w:t>
        </w:r>
      </w:ins>
    </w:p>
    <w:p w14:paraId="3C15C6D4" w14:textId="77777777" w:rsidR="00902FCC" w:rsidRDefault="00902FCC" w:rsidP="00902FCC">
      <w:pPr>
        <w:rPr>
          <w:ins w:id="97" w:author="Claire " w:date="2026-09-25T20:04:00Z" w16du:dateUtc="2026-09-26T00:04:00Z"/>
        </w:rPr>
      </w:pPr>
    </w:p>
    <w:p w14:paraId="0B6A2D0B" w14:textId="77777777" w:rsidR="00A81EE0" w:rsidRPr="00A81EE0" w:rsidRDefault="00A831D9" w:rsidP="00A81EE0">
      <w:pPr>
        <w:rPr>
          <w:del w:id="98" w:author="Claire " w:date="2026-09-25T20:04:00Z" w16du:dateUtc="2026-09-26T00:04:00Z"/>
          <w:sz w:val="28"/>
          <w:szCs w:val="28"/>
        </w:rPr>
      </w:pPr>
      <w:del w:id="99" w:author="Claire " w:date="2026-09-25T20:04:00Z" w16du:dateUtc="2026-09-26T00:04:00Z">
        <w:r w:rsidRPr="00FA43FE">
          <w:rPr>
            <w:rFonts w:ascii="Helvetica" w:hAnsi="Helvetica" w:cs="Helvetica"/>
            <w:b/>
            <w:bCs/>
            <w:color w:val="202020"/>
            <w:sz w:val="28"/>
            <w:szCs w:val="28"/>
            <w:shd w:val="clear" w:color="auto" w:fill="FFFFFF"/>
          </w:rPr>
          <w:delText xml:space="preserve">FRIENDS OF BIRDCAGE WALK Committee Meeting </w:delText>
        </w:r>
        <w:r w:rsidR="00966823" w:rsidRPr="00FA43FE">
          <w:rPr>
            <w:rFonts w:ascii="Helvetica" w:hAnsi="Helvetica" w:cs="Helvetica"/>
            <w:b/>
            <w:bCs/>
            <w:color w:val="202020"/>
            <w:sz w:val="28"/>
            <w:szCs w:val="28"/>
            <w:shd w:val="clear" w:color="auto" w:fill="FFFFFF"/>
          </w:rPr>
          <w:delText>Minutes Sunday 18</w:delText>
        </w:r>
        <w:r w:rsidR="00966823" w:rsidRPr="00FA43FE">
          <w:rPr>
            <w:rFonts w:ascii="Helvetica" w:hAnsi="Helvetica" w:cs="Helvetica"/>
            <w:b/>
            <w:bCs/>
            <w:color w:val="202020"/>
            <w:sz w:val="28"/>
            <w:szCs w:val="28"/>
            <w:shd w:val="clear" w:color="auto" w:fill="FFFFFF"/>
            <w:vertAlign w:val="superscript"/>
          </w:rPr>
          <w:delText>th</w:delText>
        </w:r>
        <w:r w:rsidR="00966823" w:rsidRPr="00FA43FE">
          <w:rPr>
            <w:rFonts w:ascii="Helvetica" w:hAnsi="Helvetica" w:cs="Helvetica"/>
            <w:b/>
            <w:bCs/>
            <w:color w:val="202020"/>
            <w:sz w:val="28"/>
            <w:szCs w:val="28"/>
            <w:shd w:val="clear" w:color="auto" w:fill="FFFFFF"/>
          </w:rPr>
          <w:delText xml:space="preserve"> December</w:delText>
        </w:r>
        <w:r w:rsidR="00A81EE0">
          <w:rPr>
            <w:rFonts w:ascii="Helvetica" w:hAnsi="Helvetica" w:cs="Helvetica"/>
            <w:b/>
            <w:bCs/>
            <w:color w:val="202020"/>
            <w:sz w:val="28"/>
            <w:szCs w:val="28"/>
            <w:shd w:val="clear" w:color="auto" w:fill="FFFFFF"/>
          </w:rPr>
          <w:delText xml:space="preserve">. </w:delText>
        </w:r>
        <w:r w:rsidR="00A81EE0" w:rsidRPr="00FA43FE">
          <w:rPr>
            <w:rFonts w:cstheme="minorHAnsi"/>
            <w:b/>
            <w:bCs/>
            <w:color w:val="202020"/>
            <w:sz w:val="28"/>
            <w:szCs w:val="28"/>
            <w:shd w:val="clear" w:color="auto" w:fill="FFFFFF"/>
          </w:rPr>
          <w:delText>Next meeting Sunday January 15</w:delText>
        </w:r>
        <w:r w:rsidR="00A81EE0" w:rsidRPr="00FA43FE">
          <w:rPr>
            <w:rFonts w:cstheme="minorHAnsi"/>
            <w:b/>
            <w:bCs/>
            <w:color w:val="202020"/>
            <w:sz w:val="28"/>
            <w:szCs w:val="28"/>
            <w:shd w:val="clear" w:color="auto" w:fill="FFFFFF"/>
            <w:vertAlign w:val="superscript"/>
          </w:rPr>
          <w:delText>th</w:delText>
        </w:r>
        <w:r w:rsidR="00A81EE0" w:rsidRPr="00FA43FE">
          <w:rPr>
            <w:rFonts w:cstheme="minorHAnsi"/>
            <w:b/>
            <w:bCs/>
            <w:color w:val="202020"/>
            <w:sz w:val="28"/>
            <w:szCs w:val="28"/>
            <w:shd w:val="clear" w:color="auto" w:fill="FFFFFF"/>
          </w:rPr>
          <w:delText xml:space="preserve"> 2023</w:delText>
        </w:r>
      </w:del>
    </w:p>
    <w:p w14:paraId="341D4E92" w14:textId="5B9C4203" w:rsidR="00A831D9" w:rsidRPr="00FA43FE" w:rsidRDefault="00A831D9" w:rsidP="00A831D9">
      <w:pPr>
        <w:rPr>
          <w:del w:id="100" w:author="Claire " w:date="2026-09-25T20:04:00Z" w16du:dateUtc="2026-09-26T00:04:00Z"/>
          <w:b/>
          <w:sz w:val="28"/>
          <w:szCs w:val="28"/>
        </w:rPr>
      </w:pPr>
      <w:del w:id="101" w:author="Claire " w:date="2026-09-25T20:04:00Z" w16du:dateUtc="2026-09-26T00:04:00Z">
        <w:r w:rsidRPr="00FA43FE">
          <w:rPr>
            <w:b/>
            <w:sz w:val="28"/>
            <w:szCs w:val="28"/>
          </w:rPr>
          <w:delText>Present: Paula, James, Trevor, Norman, Caroline, Kath, Bob, Lesley</w:delText>
        </w:r>
      </w:del>
    </w:p>
    <w:p w14:paraId="0BB1F1CE" w14:textId="3D200DE8" w:rsidR="00A831D9" w:rsidRDefault="00A831D9" w:rsidP="00966823">
      <w:pPr>
        <w:rPr>
          <w:del w:id="102" w:author="Claire " w:date="2026-09-25T20:04:00Z" w16du:dateUtc="2026-09-26T00:04:00Z"/>
          <w:b/>
          <w:sz w:val="28"/>
          <w:szCs w:val="28"/>
        </w:rPr>
      </w:pPr>
      <w:del w:id="103" w:author="Claire " w:date="2026-09-25T20:04:00Z" w16du:dateUtc="2026-09-26T00:04:00Z">
        <w:r w:rsidRPr="00FA43FE">
          <w:rPr>
            <w:b/>
            <w:sz w:val="28"/>
            <w:szCs w:val="28"/>
          </w:rPr>
          <w:delText>Apologies; Rosalind</w:delText>
        </w:r>
        <w:r w:rsidR="00FA43FE">
          <w:rPr>
            <w:b/>
            <w:sz w:val="28"/>
            <w:szCs w:val="28"/>
          </w:rPr>
          <w:delText>, (Paul ?)</w:delText>
        </w:r>
      </w:del>
    </w:p>
    <w:p w14:paraId="77E3348B" w14:textId="4076E857" w:rsidR="00FA43FE" w:rsidRPr="009010C5" w:rsidRDefault="00FA43FE" w:rsidP="00966823">
      <w:pPr>
        <w:rPr>
          <w:del w:id="104" w:author="Claire " w:date="2026-09-25T20:04:00Z" w16du:dateUtc="2026-09-26T00:04:00Z"/>
          <w:rFonts w:cstheme="minorHAnsi"/>
          <w:bCs/>
          <w:i/>
          <w:iCs/>
          <w:sz w:val="28"/>
          <w:szCs w:val="28"/>
        </w:rPr>
      </w:pPr>
      <w:del w:id="105" w:author="Claire " w:date="2026-09-25T20:04:00Z" w16du:dateUtc="2026-09-26T00:04:00Z">
        <w:r w:rsidRPr="009010C5">
          <w:rPr>
            <w:rFonts w:cstheme="minorHAnsi"/>
            <w:bCs/>
            <w:i/>
            <w:iCs/>
            <w:sz w:val="28"/>
            <w:szCs w:val="28"/>
          </w:rPr>
          <w:delText>Actions achieved since our November meeting:</w:delText>
        </w:r>
      </w:del>
    </w:p>
    <w:p w14:paraId="4865D6E6" w14:textId="794E103E" w:rsidR="00FA43FE" w:rsidRPr="00FA43FE" w:rsidRDefault="00FA43FE" w:rsidP="00FA43FE">
      <w:pPr>
        <w:rPr>
          <w:del w:id="106" w:author="Claire " w:date="2026-09-25T20:04:00Z" w16du:dateUtc="2026-09-26T00:04:00Z"/>
          <w:rFonts w:cstheme="minorHAnsi"/>
          <w:color w:val="202020"/>
          <w:sz w:val="28"/>
          <w:szCs w:val="28"/>
          <w:shd w:val="clear" w:color="auto" w:fill="FFFFFF"/>
        </w:rPr>
      </w:pPr>
      <w:del w:id="107" w:author="Claire " w:date="2026-09-25T20:04:00Z" w16du:dateUtc="2026-09-26T00:04:00Z">
        <w:r w:rsidRPr="00FA43FE">
          <w:rPr>
            <w:rFonts w:cstheme="minorHAnsi"/>
            <w:color w:val="202020"/>
            <w:sz w:val="28"/>
            <w:szCs w:val="28"/>
            <w:shd w:val="clear" w:color="auto" w:fill="FFFFFF"/>
          </w:rPr>
          <w:delText>Norman- we’re now members of God’s Own Acre and affiliated to Somerset Wildlife</w:delText>
        </w:r>
      </w:del>
    </w:p>
    <w:p w14:paraId="05F20D99" w14:textId="42D2006D" w:rsidR="00FA43FE" w:rsidRPr="00FA43FE" w:rsidRDefault="00FA43FE" w:rsidP="00FA43FE">
      <w:pPr>
        <w:rPr>
          <w:del w:id="108" w:author="Claire " w:date="2026-09-25T20:04:00Z" w16du:dateUtc="2026-09-26T00:04:00Z"/>
          <w:rFonts w:cstheme="minorHAnsi"/>
          <w:color w:val="202020"/>
          <w:sz w:val="28"/>
          <w:szCs w:val="28"/>
          <w:shd w:val="clear" w:color="auto" w:fill="FFFFFF"/>
        </w:rPr>
      </w:pPr>
      <w:del w:id="109" w:author="Claire " w:date="2026-09-25T20:04:00Z" w16du:dateUtc="2026-09-26T00:04:00Z">
        <w:r w:rsidRPr="00FA43FE">
          <w:rPr>
            <w:rFonts w:cstheme="minorHAnsi"/>
            <w:color w:val="202020"/>
            <w:sz w:val="28"/>
            <w:szCs w:val="28"/>
            <w:shd w:val="clear" w:color="auto" w:fill="FFFFFF"/>
          </w:rPr>
          <w:delText>Trevor edited google maps successfully and removed the Clifton Community Garden marker</w:delText>
        </w:r>
      </w:del>
    </w:p>
    <w:p w14:paraId="550146CC" w14:textId="360E1549" w:rsidR="00FA43FE" w:rsidRPr="00FA43FE" w:rsidRDefault="00496EAC" w:rsidP="00FA43FE">
      <w:pPr>
        <w:rPr>
          <w:del w:id="110" w:author="Claire " w:date="2026-09-25T20:04:00Z" w16du:dateUtc="2026-09-26T00:04:00Z"/>
          <w:rFonts w:cstheme="minorHAnsi"/>
          <w:color w:val="202020"/>
          <w:sz w:val="28"/>
          <w:szCs w:val="28"/>
          <w:shd w:val="clear" w:color="auto" w:fill="FFFFFF"/>
        </w:rPr>
      </w:pPr>
      <w:del w:id="111" w:author="Claire " w:date="2026-09-25T20:04:00Z" w16du:dateUtc="2026-09-26T00:04:00Z">
        <w:r>
          <w:rPr>
            <w:rFonts w:cstheme="minorHAnsi"/>
            <w:color w:val="202020"/>
            <w:sz w:val="28"/>
            <w:szCs w:val="28"/>
            <w:shd w:val="clear" w:color="auto" w:fill="FFFFFF"/>
          </w:rPr>
          <w:delText>New b</w:delText>
        </w:r>
        <w:r w:rsidR="00FA43FE" w:rsidRPr="00FA43FE">
          <w:rPr>
            <w:rFonts w:cstheme="minorHAnsi"/>
            <w:color w:val="202020"/>
            <w:sz w:val="28"/>
            <w:szCs w:val="28"/>
            <w:shd w:val="clear" w:color="auto" w:fill="FFFFFF"/>
          </w:rPr>
          <w:delText xml:space="preserve">ench </w:delText>
        </w:r>
        <w:r>
          <w:rPr>
            <w:rFonts w:cstheme="minorHAnsi"/>
            <w:color w:val="202020"/>
            <w:sz w:val="28"/>
            <w:szCs w:val="28"/>
            <w:shd w:val="clear" w:color="auto" w:fill="FFFFFF"/>
          </w:rPr>
          <w:delText>is in hand</w:delText>
        </w:r>
        <w:r w:rsidR="00FA43FE" w:rsidRPr="00FA43FE">
          <w:rPr>
            <w:rFonts w:cstheme="minorHAnsi"/>
            <w:color w:val="202020"/>
            <w:sz w:val="28"/>
            <w:szCs w:val="28"/>
            <w:shd w:val="clear" w:color="auto" w:fill="FFFFFF"/>
          </w:rPr>
          <w:delText xml:space="preserve"> – too cold for concrete setting!</w:delText>
        </w:r>
      </w:del>
    </w:p>
    <w:p w14:paraId="2D05EBB5" w14:textId="35B66FBC" w:rsidR="00FA43FE" w:rsidRPr="00FA43FE" w:rsidRDefault="00FA43FE" w:rsidP="00FA43FE">
      <w:pPr>
        <w:rPr>
          <w:del w:id="112" w:author="Claire " w:date="2026-09-25T20:04:00Z" w16du:dateUtc="2026-09-26T00:04:00Z"/>
          <w:rFonts w:cstheme="minorHAnsi"/>
          <w:color w:val="202020"/>
          <w:sz w:val="28"/>
          <w:szCs w:val="28"/>
          <w:shd w:val="clear" w:color="auto" w:fill="FFFFFF"/>
        </w:rPr>
      </w:pPr>
      <w:del w:id="113" w:author="Claire " w:date="2026-09-25T20:04:00Z" w16du:dateUtc="2026-09-26T00:04:00Z">
        <w:r w:rsidRPr="00FA43FE">
          <w:rPr>
            <w:rFonts w:cstheme="minorHAnsi"/>
            <w:color w:val="202020"/>
            <w:sz w:val="28"/>
            <w:szCs w:val="28"/>
            <w:shd w:val="clear" w:color="auto" w:fill="FFFFFF"/>
          </w:rPr>
          <w:delText xml:space="preserve">Trev </w:delText>
        </w:r>
        <w:r>
          <w:rPr>
            <w:rFonts w:cstheme="minorHAnsi"/>
            <w:color w:val="202020"/>
            <w:sz w:val="28"/>
            <w:szCs w:val="28"/>
            <w:shd w:val="clear" w:color="auto" w:fill="FFFFFF"/>
          </w:rPr>
          <w:delText>suggested</w:delText>
        </w:r>
        <w:r w:rsidRPr="00FA43FE">
          <w:rPr>
            <w:rFonts w:cstheme="minorHAnsi"/>
            <w:color w:val="202020"/>
            <w:sz w:val="28"/>
            <w:szCs w:val="28"/>
            <w:shd w:val="clear" w:color="auto" w:fill="FFFFFF"/>
          </w:rPr>
          <w:delText xml:space="preserve"> wooden </w:delText>
        </w:r>
        <w:r>
          <w:rPr>
            <w:rFonts w:cstheme="minorHAnsi"/>
            <w:color w:val="202020"/>
            <w:sz w:val="28"/>
            <w:szCs w:val="28"/>
            <w:shd w:val="clear" w:color="auto" w:fill="FFFFFF"/>
          </w:rPr>
          <w:delText>FOBW i</w:delText>
        </w:r>
        <w:r w:rsidRPr="00FA43FE">
          <w:rPr>
            <w:rFonts w:cstheme="minorHAnsi"/>
            <w:color w:val="202020"/>
            <w:sz w:val="28"/>
            <w:szCs w:val="28"/>
            <w:shd w:val="clear" w:color="auto" w:fill="FFFFFF"/>
          </w:rPr>
          <w:delText xml:space="preserve">nformation board </w:delText>
        </w:r>
        <w:r>
          <w:rPr>
            <w:rFonts w:cstheme="minorHAnsi"/>
            <w:color w:val="202020"/>
            <w:sz w:val="28"/>
            <w:szCs w:val="28"/>
            <w:shd w:val="clear" w:color="auto" w:fill="FFFFFF"/>
          </w:rPr>
          <w:delText xml:space="preserve">attached to railings opposite rosebushes, all agreed </w:delText>
        </w:r>
        <w:r w:rsidRPr="00FA43FE">
          <w:rPr>
            <w:rFonts w:cstheme="minorHAnsi"/>
            <w:color w:val="202020"/>
            <w:sz w:val="28"/>
            <w:szCs w:val="28"/>
            <w:shd w:val="clear" w:color="auto" w:fill="FFFFFF"/>
          </w:rPr>
          <w:delText xml:space="preserve">– Trevor to </w:delText>
        </w:r>
        <w:r>
          <w:rPr>
            <w:rFonts w:cstheme="minorHAnsi"/>
            <w:color w:val="202020"/>
            <w:sz w:val="28"/>
            <w:szCs w:val="28"/>
            <w:shd w:val="clear" w:color="auto" w:fill="FFFFFF"/>
          </w:rPr>
          <w:delText>organise and f</w:delText>
        </w:r>
        <w:r w:rsidRPr="00FA43FE">
          <w:rPr>
            <w:rFonts w:cstheme="minorHAnsi"/>
            <w:color w:val="202020"/>
            <w:sz w:val="28"/>
            <w:szCs w:val="28"/>
            <w:shd w:val="clear" w:color="auto" w:fill="FFFFFF"/>
          </w:rPr>
          <w:delText xml:space="preserve">und. </w:delText>
        </w:r>
      </w:del>
    </w:p>
    <w:p w14:paraId="5730524C" w14:textId="4C23179F" w:rsidR="00FA43FE" w:rsidRPr="00FA43FE" w:rsidRDefault="00FA43FE" w:rsidP="00FA43FE">
      <w:pPr>
        <w:rPr>
          <w:del w:id="114" w:author="Claire " w:date="2026-09-25T20:04:00Z" w16du:dateUtc="2026-09-26T00:04:00Z"/>
          <w:rFonts w:cstheme="minorHAnsi"/>
          <w:color w:val="202020"/>
          <w:sz w:val="28"/>
          <w:szCs w:val="28"/>
          <w:shd w:val="clear" w:color="auto" w:fill="FFFFFF"/>
        </w:rPr>
      </w:pPr>
      <w:del w:id="115" w:author="Claire " w:date="2026-09-25T20:04:00Z" w16du:dateUtc="2026-09-26T00:04:00Z">
        <w:r w:rsidRPr="00FA43FE">
          <w:rPr>
            <w:rFonts w:cstheme="minorHAnsi"/>
            <w:color w:val="202020"/>
            <w:sz w:val="28"/>
            <w:szCs w:val="28"/>
            <w:shd w:val="clear" w:color="auto" w:fill="FFFFFF"/>
          </w:rPr>
          <w:delText>Caroline – Grave of the month! January</w:delText>
        </w:r>
        <w:r>
          <w:rPr>
            <w:rFonts w:cstheme="minorHAnsi"/>
            <w:color w:val="202020"/>
            <w:sz w:val="28"/>
            <w:szCs w:val="28"/>
            <w:shd w:val="clear" w:color="auto" w:fill="FFFFFF"/>
          </w:rPr>
          <w:delText xml:space="preserve"> </w:delText>
        </w:r>
        <w:r w:rsidRPr="00FA43FE">
          <w:rPr>
            <w:rFonts w:cstheme="minorHAnsi"/>
            <w:color w:val="202020"/>
            <w:sz w:val="28"/>
            <w:szCs w:val="28"/>
            <w:shd w:val="clear" w:color="auto" w:fill="FFFFFF"/>
          </w:rPr>
          <w:delText>- John Benjamin Tolk</w:delText>
        </w:r>
        <w:r w:rsidR="00496EAC">
          <w:rPr>
            <w:rFonts w:cstheme="minorHAnsi"/>
            <w:color w:val="202020"/>
            <w:sz w:val="28"/>
            <w:szCs w:val="28"/>
            <w:shd w:val="clear" w:color="auto" w:fill="FFFFFF"/>
          </w:rPr>
          <w:delText>ien</w:delText>
        </w:r>
        <w:r w:rsidRPr="00FA43FE">
          <w:rPr>
            <w:rFonts w:cstheme="minorHAnsi"/>
            <w:color w:val="202020"/>
            <w:sz w:val="28"/>
            <w:szCs w:val="28"/>
            <w:shd w:val="clear" w:color="auto" w:fill="FFFFFF"/>
          </w:rPr>
          <w:delText xml:space="preserve"> </w:delText>
        </w:r>
        <w:r>
          <w:rPr>
            <w:rFonts w:cstheme="minorHAnsi"/>
            <w:color w:val="202020"/>
            <w:sz w:val="28"/>
            <w:szCs w:val="28"/>
            <w:shd w:val="clear" w:color="auto" w:fill="FFFFFF"/>
          </w:rPr>
          <w:delText>(</w:delText>
        </w:r>
        <w:r w:rsidRPr="00FA43FE">
          <w:rPr>
            <w:rFonts w:cstheme="minorHAnsi"/>
            <w:color w:val="202020"/>
            <w:sz w:val="28"/>
            <w:szCs w:val="28"/>
            <w:shd w:val="clear" w:color="auto" w:fill="FFFFFF"/>
          </w:rPr>
          <w:delText>died 1859) great great uncle of the writer. February – Anne Green</w:delText>
        </w:r>
      </w:del>
    </w:p>
    <w:p w14:paraId="1B1A7F0C" w14:textId="159187B1" w:rsidR="00FA43FE" w:rsidRPr="00FA43FE" w:rsidRDefault="00FA43FE" w:rsidP="00FA43FE">
      <w:pPr>
        <w:rPr>
          <w:del w:id="116" w:author="Claire " w:date="2026-09-25T20:04:00Z" w16du:dateUtc="2026-09-26T00:04:00Z"/>
          <w:rFonts w:cstheme="minorHAnsi"/>
          <w:color w:val="202020"/>
          <w:sz w:val="28"/>
          <w:szCs w:val="28"/>
          <w:shd w:val="clear" w:color="auto" w:fill="FFFFFF"/>
        </w:rPr>
      </w:pPr>
      <w:del w:id="117" w:author="Claire " w:date="2026-09-25T20:04:00Z" w16du:dateUtc="2026-09-26T00:04:00Z">
        <w:r w:rsidRPr="00FA43FE">
          <w:rPr>
            <w:rFonts w:cstheme="minorHAnsi"/>
            <w:color w:val="202020"/>
            <w:sz w:val="28"/>
            <w:szCs w:val="28"/>
            <w:shd w:val="clear" w:color="auto" w:fill="FFFFFF"/>
          </w:rPr>
          <w:delText xml:space="preserve">Kath – </w:delText>
        </w:r>
        <w:r>
          <w:rPr>
            <w:rFonts w:cstheme="minorHAnsi"/>
            <w:color w:val="202020"/>
            <w:sz w:val="28"/>
            <w:szCs w:val="28"/>
            <w:shd w:val="clear" w:color="auto" w:fill="FFFFFF"/>
          </w:rPr>
          <w:delText>met Jane the dog walker who is very experienced in organising Arts&amp;Music Festivals (Backwell for one) and keen to help out</w:delText>
        </w:r>
        <w:r w:rsidR="00496EAC">
          <w:rPr>
            <w:rFonts w:cstheme="minorHAnsi"/>
            <w:color w:val="202020"/>
            <w:sz w:val="28"/>
            <w:szCs w:val="28"/>
            <w:shd w:val="clear" w:color="auto" w:fill="FFFFFF"/>
          </w:rPr>
          <w:delText>. Funding for the performers/musicians could come from volunteers selling refreshments. We</w:delText>
        </w:r>
        <w:r>
          <w:rPr>
            <w:rFonts w:cstheme="minorHAnsi"/>
            <w:color w:val="202020"/>
            <w:sz w:val="28"/>
            <w:szCs w:val="28"/>
            <w:shd w:val="clear" w:color="auto" w:fill="FFFFFF"/>
          </w:rPr>
          <w:delText xml:space="preserve"> </w:delText>
        </w:r>
        <w:r w:rsidR="00496EAC">
          <w:rPr>
            <w:rFonts w:cstheme="minorHAnsi"/>
            <w:color w:val="202020"/>
            <w:sz w:val="28"/>
            <w:szCs w:val="28"/>
            <w:shd w:val="clear" w:color="auto" w:fill="FFFFFF"/>
          </w:rPr>
          <w:delText xml:space="preserve">discussed holding an </w:delText>
        </w:r>
        <w:r w:rsidRPr="00FA43FE">
          <w:rPr>
            <w:rFonts w:cstheme="minorHAnsi"/>
            <w:color w:val="202020"/>
            <w:sz w:val="28"/>
            <w:szCs w:val="28"/>
            <w:shd w:val="clear" w:color="auto" w:fill="FFFFFF"/>
          </w:rPr>
          <w:delText xml:space="preserve">event during </w:delText>
        </w:r>
        <w:r w:rsidR="00496EAC">
          <w:rPr>
            <w:rFonts w:cstheme="minorHAnsi"/>
            <w:color w:val="202020"/>
            <w:sz w:val="28"/>
            <w:szCs w:val="28"/>
            <w:shd w:val="clear" w:color="auto" w:fill="FFFFFF"/>
          </w:rPr>
          <w:delText>Open</w:delText>
        </w:r>
        <w:r w:rsidRPr="00FA43FE">
          <w:rPr>
            <w:rFonts w:cstheme="minorHAnsi"/>
            <w:color w:val="202020"/>
            <w:sz w:val="28"/>
            <w:szCs w:val="28"/>
            <w:shd w:val="clear" w:color="auto" w:fill="FFFFFF"/>
          </w:rPr>
          <w:delText xml:space="preserve"> </w:delText>
        </w:r>
        <w:r w:rsidR="00496EAC">
          <w:rPr>
            <w:rFonts w:cstheme="minorHAnsi"/>
            <w:color w:val="202020"/>
            <w:sz w:val="28"/>
            <w:szCs w:val="28"/>
            <w:shd w:val="clear" w:color="auto" w:fill="FFFFFF"/>
          </w:rPr>
          <w:delText>G</w:delText>
        </w:r>
        <w:r w:rsidRPr="00FA43FE">
          <w:rPr>
            <w:rFonts w:cstheme="minorHAnsi"/>
            <w:color w:val="202020"/>
            <w:sz w:val="28"/>
            <w:szCs w:val="28"/>
            <w:shd w:val="clear" w:color="auto" w:fill="FFFFFF"/>
          </w:rPr>
          <w:delText xml:space="preserve">ardens w/e. Lesley pointed out plenty of refreshments available all over Clifton/Hotwells. Paula suggested we stick with </w:delText>
        </w:r>
        <w:r w:rsidR="00496EAC">
          <w:rPr>
            <w:rFonts w:cstheme="minorHAnsi"/>
            <w:color w:val="202020"/>
            <w:sz w:val="28"/>
            <w:szCs w:val="28"/>
            <w:shd w:val="clear" w:color="auto" w:fill="FFFFFF"/>
          </w:rPr>
          <w:delText xml:space="preserve">St Andrew’s Church </w:delText>
        </w:r>
        <w:r w:rsidRPr="00FA43FE">
          <w:rPr>
            <w:rFonts w:cstheme="minorHAnsi"/>
            <w:color w:val="202020"/>
            <w:sz w:val="28"/>
            <w:szCs w:val="28"/>
            <w:shd w:val="clear" w:color="auto" w:fill="FFFFFF"/>
          </w:rPr>
          <w:delText>C</w:delText>
        </w:r>
        <w:r w:rsidR="00496EAC">
          <w:rPr>
            <w:rFonts w:cstheme="minorHAnsi"/>
            <w:color w:val="202020"/>
            <w:sz w:val="28"/>
            <w:szCs w:val="28"/>
            <w:shd w:val="clear" w:color="auto" w:fill="FFFFFF"/>
          </w:rPr>
          <w:delText>elebration</w:delText>
        </w:r>
        <w:r w:rsidRPr="00FA43FE">
          <w:rPr>
            <w:rFonts w:cstheme="minorHAnsi"/>
            <w:color w:val="202020"/>
            <w:sz w:val="28"/>
            <w:szCs w:val="28"/>
            <w:shd w:val="clear" w:color="auto" w:fill="FFFFFF"/>
          </w:rPr>
          <w:delText xml:space="preserve"> Day as a regular event. So that could be Saturday 12</w:delText>
        </w:r>
        <w:r w:rsidRPr="00FA43FE">
          <w:rPr>
            <w:rFonts w:cstheme="minorHAnsi"/>
            <w:color w:val="202020"/>
            <w:sz w:val="28"/>
            <w:szCs w:val="28"/>
            <w:shd w:val="clear" w:color="auto" w:fill="FFFFFF"/>
            <w:vertAlign w:val="superscript"/>
          </w:rPr>
          <w:delText>th</w:delText>
        </w:r>
        <w:r w:rsidRPr="00FA43FE">
          <w:rPr>
            <w:rFonts w:cstheme="minorHAnsi"/>
            <w:color w:val="202020"/>
            <w:sz w:val="28"/>
            <w:szCs w:val="28"/>
            <w:shd w:val="clear" w:color="auto" w:fill="FFFFFF"/>
          </w:rPr>
          <w:delText xml:space="preserve"> August or Sunday 13</w:delText>
        </w:r>
        <w:r w:rsidRPr="00FA43FE">
          <w:rPr>
            <w:rFonts w:cstheme="minorHAnsi"/>
            <w:color w:val="202020"/>
            <w:sz w:val="28"/>
            <w:szCs w:val="28"/>
            <w:shd w:val="clear" w:color="auto" w:fill="FFFFFF"/>
            <w:vertAlign w:val="superscript"/>
          </w:rPr>
          <w:delText>th</w:delText>
        </w:r>
        <w:r w:rsidRPr="00FA43FE">
          <w:rPr>
            <w:rFonts w:cstheme="minorHAnsi"/>
            <w:color w:val="202020"/>
            <w:sz w:val="28"/>
            <w:szCs w:val="28"/>
            <w:shd w:val="clear" w:color="auto" w:fill="FFFFFF"/>
          </w:rPr>
          <w:delText xml:space="preserve"> August tbc</w:delText>
        </w:r>
      </w:del>
    </w:p>
    <w:p w14:paraId="73D21BC0" w14:textId="6A6409A6" w:rsidR="00FA43FE" w:rsidRPr="009010C5" w:rsidRDefault="009010C5" w:rsidP="00FA43FE">
      <w:pPr>
        <w:rPr>
          <w:del w:id="118" w:author="Claire " w:date="2026-09-25T20:04:00Z" w16du:dateUtc="2026-09-26T00:04:00Z"/>
          <w:rFonts w:cstheme="minorHAnsi"/>
          <w:i/>
          <w:iCs/>
          <w:color w:val="202020"/>
          <w:sz w:val="28"/>
          <w:szCs w:val="28"/>
          <w:shd w:val="clear" w:color="auto" w:fill="FFFFFF"/>
        </w:rPr>
      </w:pPr>
      <w:del w:id="119" w:author="Claire " w:date="2026-09-25T20:04:00Z" w16du:dateUtc="2026-09-26T00:04:00Z">
        <w:r w:rsidRPr="009010C5">
          <w:rPr>
            <w:rFonts w:cstheme="minorHAnsi"/>
            <w:i/>
            <w:iCs/>
            <w:color w:val="202020"/>
            <w:sz w:val="28"/>
            <w:szCs w:val="28"/>
            <w:shd w:val="clear" w:color="auto" w:fill="FFFFFF"/>
          </w:rPr>
          <w:delText>Actions going forward:</w:delText>
        </w:r>
      </w:del>
    </w:p>
    <w:p w14:paraId="30851ECF" w14:textId="77777777" w:rsidR="00A81EE0" w:rsidRDefault="00060372" w:rsidP="00496EAC">
      <w:pPr>
        <w:rPr>
          <w:del w:id="120" w:author="Claire " w:date="2026-09-25T20:04:00Z" w16du:dateUtc="2026-09-26T00:04:00Z"/>
          <w:rFonts w:cstheme="minorHAnsi"/>
          <w:b/>
          <w:bCs/>
          <w:color w:val="202020"/>
          <w:sz w:val="28"/>
          <w:szCs w:val="28"/>
          <w:shd w:val="clear" w:color="auto" w:fill="FFFFFF"/>
        </w:rPr>
      </w:pPr>
      <w:del w:id="121" w:author="Claire " w:date="2026-09-25T20:04:00Z" w16du:dateUtc="2026-09-26T00:04:00Z">
        <w:r w:rsidRPr="00FA43FE">
          <w:rPr>
            <w:rFonts w:cstheme="minorHAnsi"/>
            <w:b/>
            <w:bCs/>
            <w:color w:val="202020"/>
            <w:sz w:val="28"/>
            <w:szCs w:val="28"/>
            <w:shd w:val="clear" w:color="auto" w:fill="FFFFFF"/>
          </w:rPr>
          <w:delText>BCC BUDGET CUTS CONSULTATION</w:delText>
        </w:r>
      </w:del>
    </w:p>
    <w:p w14:paraId="7D7853BD" w14:textId="76B2481B" w:rsidR="00496EAC" w:rsidRPr="00A81EE0" w:rsidRDefault="00496EAC" w:rsidP="00496EAC">
      <w:pPr>
        <w:rPr>
          <w:del w:id="122" w:author="Claire " w:date="2026-09-25T20:04:00Z" w16du:dateUtc="2026-09-26T00:04:00Z"/>
          <w:rFonts w:cstheme="minorHAnsi"/>
          <w:b/>
          <w:bCs/>
          <w:color w:val="202020"/>
          <w:sz w:val="28"/>
          <w:szCs w:val="28"/>
          <w:shd w:val="clear" w:color="auto" w:fill="FFFFFF"/>
        </w:rPr>
      </w:pPr>
      <w:del w:id="123" w:author="Claire " w:date="2026-09-25T20:04:00Z" w16du:dateUtc="2026-09-26T00:04:00Z">
        <w:r w:rsidRPr="00FA43FE">
          <w:rPr>
            <w:rFonts w:cstheme="minorHAnsi"/>
            <w:color w:val="202020"/>
            <w:sz w:val="28"/>
            <w:szCs w:val="28"/>
            <w:shd w:val="clear" w:color="auto" w:fill="FFFFFF"/>
          </w:rPr>
          <w:delText>Paula reported on an informal</w:delText>
        </w:r>
        <w:r w:rsidR="00A81EE0">
          <w:rPr>
            <w:rFonts w:cstheme="minorHAnsi"/>
            <w:color w:val="202020"/>
            <w:sz w:val="28"/>
            <w:szCs w:val="28"/>
            <w:shd w:val="clear" w:color="auto" w:fill="FFFFFF"/>
          </w:rPr>
          <w:delText xml:space="preserve"> conversation </w:delText>
        </w:r>
        <w:r w:rsidRPr="00FA43FE">
          <w:rPr>
            <w:rFonts w:cstheme="minorHAnsi"/>
            <w:color w:val="202020"/>
            <w:sz w:val="28"/>
            <w:szCs w:val="28"/>
            <w:shd w:val="clear" w:color="auto" w:fill="FFFFFF"/>
          </w:rPr>
          <w:delText xml:space="preserve">with Stephen Peacock about cuts </w:delText>
        </w:r>
        <w:r w:rsidR="00A81EE0">
          <w:rPr>
            <w:rFonts w:cstheme="minorHAnsi"/>
            <w:color w:val="202020"/>
            <w:sz w:val="28"/>
            <w:szCs w:val="28"/>
            <w:shd w:val="clear" w:color="auto" w:fill="FFFFFF"/>
          </w:rPr>
          <w:delText>His take was it was “</w:delText>
        </w:r>
        <w:r w:rsidRPr="00FA43FE">
          <w:rPr>
            <w:rFonts w:cstheme="minorHAnsi"/>
            <w:color w:val="202020"/>
            <w:sz w:val="28"/>
            <w:szCs w:val="28"/>
            <w:shd w:val="clear" w:color="auto" w:fill="FFFFFF"/>
          </w:rPr>
          <w:delText>an opportunity to do things differently”</w:delText>
        </w:r>
        <w:r w:rsidR="00A81EE0">
          <w:rPr>
            <w:rFonts w:cstheme="minorHAnsi"/>
            <w:color w:val="202020"/>
            <w:sz w:val="28"/>
            <w:szCs w:val="28"/>
            <w:shd w:val="clear" w:color="auto" w:fill="FFFFFF"/>
          </w:rPr>
          <w:delText>.</w:delText>
        </w:r>
        <w:r w:rsidRPr="00FA43FE">
          <w:rPr>
            <w:rFonts w:cstheme="minorHAnsi"/>
            <w:color w:val="202020"/>
            <w:sz w:val="28"/>
            <w:szCs w:val="28"/>
            <w:shd w:val="clear" w:color="auto" w:fill="FFFFFF"/>
          </w:rPr>
          <w:delText xml:space="preserve"> Trevor pointed out this situation was predicted as far back as 2010.</w:delText>
        </w:r>
      </w:del>
    </w:p>
    <w:p w14:paraId="0C317DC3" w14:textId="7D761B27" w:rsidR="00496EAC" w:rsidRDefault="00496EAC" w:rsidP="00496EAC">
      <w:pPr>
        <w:rPr>
          <w:del w:id="124" w:author="Claire " w:date="2026-09-25T20:04:00Z" w16du:dateUtc="2026-09-26T00:04:00Z"/>
          <w:rFonts w:cstheme="minorHAnsi"/>
          <w:color w:val="202020"/>
          <w:sz w:val="28"/>
          <w:szCs w:val="28"/>
          <w:shd w:val="clear" w:color="auto" w:fill="FFFFFF"/>
        </w:rPr>
      </w:pPr>
      <w:del w:id="125" w:author="Claire " w:date="2026-09-25T20:04:00Z" w16du:dateUtc="2026-09-26T00:04:00Z">
        <w:r w:rsidRPr="00FA43FE">
          <w:rPr>
            <w:rFonts w:cstheme="minorHAnsi"/>
            <w:color w:val="202020"/>
            <w:sz w:val="28"/>
            <w:szCs w:val="28"/>
            <w:shd w:val="clear" w:color="auto" w:fill="FFFFFF"/>
          </w:rPr>
          <w:delText>KR asked what the minimum we could expect from BCC</w:delText>
        </w:r>
        <w:r>
          <w:rPr>
            <w:rFonts w:cstheme="minorHAnsi"/>
            <w:color w:val="202020"/>
            <w:sz w:val="28"/>
            <w:szCs w:val="28"/>
            <w:shd w:val="clear" w:color="auto" w:fill="FFFFFF"/>
          </w:rPr>
          <w:delText xml:space="preserve">. It was thought only </w:delText>
        </w:r>
        <w:r w:rsidRPr="00FA43FE">
          <w:rPr>
            <w:rFonts w:cstheme="minorHAnsi"/>
            <w:color w:val="202020"/>
            <w:sz w:val="28"/>
            <w:szCs w:val="28"/>
            <w:shd w:val="clear" w:color="auto" w:fill="FFFFFF"/>
          </w:rPr>
          <w:delText xml:space="preserve">grass mown (4 times a year </w:delText>
        </w:r>
        <w:r>
          <w:rPr>
            <w:rFonts w:cstheme="minorHAnsi"/>
            <w:color w:val="202020"/>
            <w:sz w:val="28"/>
            <w:szCs w:val="28"/>
            <w:shd w:val="clear" w:color="auto" w:fill="FFFFFF"/>
          </w:rPr>
          <w:delText xml:space="preserve">at present) and </w:delText>
        </w:r>
        <w:r w:rsidRPr="00FA43FE">
          <w:rPr>
            <w:rFonts w:cstheme="minorHAnsi"/>
            <w:color w:val="202020"/>
            <w:sz w:val="28"/>
            <w:szCs w:val="28"/>
            <w:shd w:val="clear" w:color="auto" w:fill="FFFFFF"/>
          </w:rPr>
          <w:delText>bins emptied.</w:delText>
        </w:r>
      </w:del>
    </w:p>
    <w:p w14:paraId="068E22CC" w14:textId="77777777" w:rsidR="00A81EE0" w:rsidRDefault="00D52D5D" w:rsidP="009010C5">
      <w:pPr>
        <w:rPr>
          <w:del w:id="126" w:author="Claire " w:date="2026-09-25T20:04:00Z" w16du:dateUtc="2026-09-26T00:04:00Z"/>
          <w:rFonts w:cstheme="minorHAnsi"/>
          <w:color w:val="202020"/>
          <w:sz w:val="28"/>
          <w:szCs w:val="28"/>
          <w:shd w:val="clear" w:color="auto" w:fill="FFFFFF"/>
        </w:rPr>
      </w:pPr>
      <w:del w:id="127" w:author="Claire " w:date="2026-09-25T20:04:00Z" w16du:dateUtc="2026-09-26T00:04:00Z">
        <w:r>
          <w:rPr>
            <w:rFonts w:cstheme="minorHAnsi"/>
            <w:color w:val="202020"/>
            <w:sz w:val="28"/>
            <w:szCs w:val="28"/>
            <w:shd w:val="clear" w:color="auto" w:fill="FFFFFF"/>
          </w:rPr>
          <w:delText>Rather than rely on BCC collecting white bags we could establish a couple of more ‘permanent’ sites for leaf mulching piles and bramble piles. No construction/cages necessary.</w:delText>
        </w:r>
      </w:del>
    </w:p>
    <w:p w14:paraId="5D678B73" w14:textId="2AE0A106" w:rsidR="009010C5" w:rsidRPr="00A81EE0" w:rsidRDefault="009010C5" w:rsidP="009010C5">
      <w:pPr>
        <w:rPr>
          <w:del w:id="128" w:author="Claire " w:date="2026-09-25T20:04:00Z" w16du:dateUtc="2026-09-26T00:04:00Z"/>
          <w:rFonts w:cstheme="minorHAnsi"/>
          <w:color w:val="202020"/>
          <w:sz w:val="28"/>
          <w:szCs w:val="28"/>
          <w:shd w:val="clear" w:color="auto" w:fill="FFFFFF"/>
        </w:rPr>
      </w:pPr>
      <w:del w:id="129" w:author="Claire " w:date="2026-09-25T20:04:00Z" w16du:dateUtc="2026-09-26T00:04:00Z">
        <w:r w:rsidRPr="00FA43FE">
          <w:rPr>
            <w:rFonts w:cstheme="minorHAnsi"/>
            <w:color w:val="202020"/>
            <w:sz w:val="28"/>
            <w:szCs w:val="28"/>
            <w:shd w:val="clear" w:color="auto" w:fill="FFFFFF"/>
          </w:rPr>
          <w:delText xml:space="preserve">Bob worried BCC might’ve forgotten about the already agreed railings – </w:delText>
        </w:r>
        <w:r w:rsidRPr="005E1D75">
          <w:rPr>
            <w:rFonts w:cstheme="minorHAnsi"/>
            <w:color w:val="FF0000"/>
            <w:sz w:val="28"/>
            <w:szCs w:val="28"/>
            <w:shd w:val="clear" w:color="auto" w:fill="FFFFFF"/>
          </w:rPr>
          <w:delText>Paula to action</w:delText>
        </w:r>
      </w:del>
    </w:p>
    <w:p w14:paraId="5F3AB7AF" w14:textId="466BB18E" w:rsidR="005E1D75" w:rsidRPr="00FA43FE" w:rsidRDefault="005E1D75" w:rsidP="005E1D75">
      <w:pPr>
        <w:rPr>
          <w:del w:id="130" w:author="Claire " w:date="2026-09-25T20:04:00Z" w16du:dateUtc="2026-09-26T00:04:00Z"/>
          <w:rFonts w:cstheme="minorHAnsi"/>
          <w:color w:val="202020"/>
          <w:sz w:val="28"/>
          <w:szCs w:val="28"/>
          <w:shd w:val="clear" w:color="auto" w:fill="FFFFFF"/>
        </w:rPr>
      </w:pPr>
      <w:del w:id="131" w:author="Claire " w:date="2026-09-25T20:04:00Z" w16du:dateUtc="2026-09-26T00:04:00Z">
        <w:r w:rsidRPr="005E1D75">
          <w:rPr>
            <w:rFonts w:cstheme="minorHAnsi"/>
            <w:color w:val="000000" w:themeColor="text1"/>
            <w:sz w:val="28"/>
            <w:szCs w:val="28"/>
            <w:shd w:val="clear" w:color="auto" w:fill="FFFFFF"/>
          </w:rPr>
          <w:delText xml:space="preserve">Ash trees still not attended to </w:delText>
        </w:r>
        <w:r w:rsidRPr="005E1D75">
          <w:rPr>
            <w:rFonts w:cstheme="minorHAnsi"/>
            <w:color w:val="FF0000"/>
            <w:sz w:val="28"/>
            <w:szCs w:val="28"/>
            <w:shd w:val="clear" w:color="auto" w:fill="FFFFFF"/>
          </w:rPr>
          <w:delText>Paula to chase Matthew Bennett Tree Officer</w:delText>
        </w:r>
      </w:del>
    </w:p>
    <w:p w14:paraId="40410430" w14:textId="4F4289CC" w:rsidR="00FA43FE" w:rsidRDefault="00FA43FE" w:rsidP="009010C5">
      <w:pPr>
        <w:rPr>
          <w:del w:id="132" w:author="Claire " w:date="2026-09-25T20:04:00Z" w16du:dateUtc="2026-09-26T00:04:00Z"/>
          <w:rFonts w:cstheme="minorHAnsi"/>
          <w:color w:val="202020"/>
          <w:sz w:val="28"/>
          <w:szCs w:val="28"/>
          <w:shd w:val="clear" w:color="auto" w:fill="FFFFFF"/>
        </w:rPr>
      </w:pPr>
      <w:del w:id="133" w:author="Claire " w:date="2026-09-25T20:04:00Z" w16du:dateUtc="2026-09-26T00:04:00Z">
        <w:r w:rsidRPr="009010C5">
          <w:rPr>
            <w:rFonts w:cstheme="minorHAnsi"/>
            <w:color w:val="202020"/>
            <w:sz w:val="28"/>
            <w:szCs w:val="28"/>
            <w:shd w:val="clear" w:color="auto" w:fill="FFFFFF"/>
          </w:rPr>
          <w:delText xml:space="preserve">Paula suggested individual responses in addition to </w:delText>
        </w:r>
        <w:r w:rsidR="00A81EE0">
          <w:rPr>
            <w:rFonts w:cstheme="minorHAnsi"/>
            <w:color w:val="202020"/>
            <w:sz w:val="28"/>
            <w:szCs w:val="28"/>
            <w:shd w:val="clear" w:color="auto" w:fill="FFFFFF"/>
          </w:rPr>
          <w:delText xml:space="preserve">the </w:delText>
        </w:r>
        <w:r w:rsidRPr="009010C5">
          <w:rPr>
            <w:rFonts w:cstheme="minorHAnsi"/>
            <w:color w:val="202020"/>
            <w:sz w:val="28"/>
            <w:szCs w:val="28"/>
            <w:shd w:val="clear" w:color="auto" w:fill="FFFFFF"/>
          </w:rPr>
          <w:delText xml:space="preserve">group response </w:delText>
        </w:r>
        <w:r w:rsidR="00A81EE0" w:rsidRPr="00A81EE0">
          <w:rPr>
            <w:rFonts w:cstheme="minorHAnsi"/>
            <w:color w:val="FF0000"/>
            <w:sz w:val="28"/>
            <w:szCs w:val="28"/>
            <w:shd w:val="clear" w:color="auto" w:fill="FFFFFF"/>
          </w:rPr>
          <w:delText>(</w:delText>
        </w:r>
        <w:r w:rsidRPr="00A81EE0">
          <w:rPr>
            <w:rFonts w:cstheme="minorHAnsi"/>
            <w:color w:val="FF0000"/>
            <w:sz w:val="28"/>
            <w:szCs w:val="28"/>
            <w:shd w:val="clear" w:color="auto" w:fill="FFFFFF"/>
          </w:rPr>
          <w:delText>Ros</w:delText>
        </w:r>
        <w:r w:rsidR="005E1D75" w:rsidRPr="00A81EE0">
          <w:rPr>
            <w:rFonts w:cstheme="minorHAnsi"/>
            <w:color w:val="FF0000"/>
            <w:sz w:val="28"/>
            <w:szCs w:val="28"/>
            <w:shd w:val="clear" w:color="auto" w:fill="FFFFFF"/>
          </w:rPr>
          <w:delText xml:space="preserve"> already Actioning</w:delText>
        </w:r>
        <w:r w:rsidR="00A81EE0" w:rsidRPr="00A81EE0">
          <w:rPr>
            <w:rFonts w:cstheme="minorHAnsi"/>
            <w:color w:val="FF0000"/>
            <w:sz w:val="28"/>
            <w:szCs w:val="28"/>
            <w:shd w:val="clear" w:color="auto" w:fill="FFFFFF"/>
          </w:rPr>
          <w:delText>)</w:delText>
        </w:r>
        <w:r w:rsidR="005E1D75" w:rsidRPr="00A81EE0">
          <w:rPr>
            <w:rFonts w:cstheme="minorHAnsi"/>
            <w:color w:val="FF0000"/>
            <w:sz w:val="28"/>
            <w:szCs w:val="28"/>
            <w:shd w:val="clear" w:color="auto" w:fill="FFFFFF"/>
          </w:rPr>
          <w:delText>.</w:delText>
        </w:r>
      </w:del>
    </w:p>
    <w:p w14:paraId="499A082D" w14:textId="30C93537" w:rsidR="009010C5" w:rsidRPr="00FA43FE" w:rsidRDefault="009010C5" w:rsidP="009010C5">
      <w:pPr>
        <w:rPr>
          <w:del w:id="134" w:author="Claire " w:date="2026-09-25T20:04:00Z" w16du:dateUtc="2026-09-26T00:04:00Z"/>
          <w:rFonts w:cstheme="minorHAnsi"/>
          <w:color w:val="202020"/>
          <w:sz w:val="28"/>
          <w:szCs w:val="28"/>
          <w:shd w:val="clear" w:color="auto" w:fill="FFFFFF"/>
        </w:rPr>
      </w:pPr>
      <w:del w:id="135" w:author="Claire " w:date="2026-09-25T20:04:00Z" w16du:dateUtc="2026-09-26T00:04:00Z">
        <w:r w:rsidRPr="009010C5">
          <w:rPr>
            <w:rFonts w:cstheme="minorHAnsi"/>
            <w:i/>
            <w:iCs/>
            <w:color w:val="202020"/>
            <w:sz w:val="28"/>
            <w:szCs w:val="28"/>
            <w:shd w:val="clear" w:color="auto" w:fill="FFFFFF"/>
          </w:rPr>
          <w:delText>Things to consider when writing feedback:</w:delText>
        </w:r>
        <w:r w:rsidRPr="009010C5">
          <w:rPr>
            <w:rFonts w:cstheme="minorHAnsi"/>
            <w:color w:val="202020"/>
            <w:sz w:val="28"/>
            <w:szCs w:val="28"/>
            <w:shd w:val="clear" w:color="auto" w:fill="FFFFFF"/>
          </w:rPr>
          <w:delText xml:space="preserve"> </w:delText>
        </w:r>
      </w:del>
    </w:p>
    <w:p w14:paraId="0A5A48D5" w14:textId="0BCA4A2C" w:rsidR="00966823" w:rsidRPr="00FA43FE" w:rsidRDefault="009010C5" w:rsidP="00966823">
      <w:pPr>
        <w:rPr>
          <w:del w:id="136" w:author="Claire " w:date="2026-09-25T20:04:00Z" w16du:dateUtc="2026-09-26T00:04:00Z"/>
          <w:rFonts w:cstheme="minorHAnsi"/>
          <w:b/>
          <w:bCs/>
          <w:color w:val="202020"/>
          <w:sz w:val="28"/>
          <w:szCs w:val="28"/>
          <w:shd w:val="clear" w:color="auto" w:fill="FFFFFF"/>
        </w:rPr>
      </w:pPr>
      <w:del w:id="137" w:author="Claire " w:date="2026-09-25T20:04:00Z" w16du:dateUtc="2026-09-26T00:04:00Z">
        <w:r>
          <w:rPr>
            <w:rFonts w:cstheme="minorHAnsi"/>
            <w:b/>
            <w:bCs/>
            <w:color w:val="202020"/>
            <w:sz w:val="28"/>
            <w:szCs w:val="28"/>
            <w:shd w:val="clear" w:color="auto" w:fill="FFFFFF"/>
          </w:rPr>
          <w:delText>“</w:delText>
        </w:r>
        <w:r w:rsidR="00966823" w:rsidRPr="00FA43FE">
          <w:rPr>
            <w:rFonts w:cstheme="minorHAnsi"/>
            <w:b/>
            <w:bCs/>
            <w:color w:val="202020"/>
            <w:sz w:val="28"/>
            <w:szCs w:val="28"/>
            <w:shd w:val="clear" w:color="auto" w:fill="FFFFFF"/>
          </w:rPr>
          <w:delText>Helping us to help ourselves</w:delText>
        </w:r>
        <w:r>
          <w:rPr>
            <w:rFonts w:cstheme="minorHAnsi"/>
            <w:b/>
            <w:bCs/>
            <w:color w:val="202020"/>
            <w:sz w:val="28"/>
            <w:szCs w:val="28"/>
            <w:shd w:val="clear" w:color="auto" w:fill="FFFFFF"/>
          </w:rPr>
          <w:delText>”</w:delText>
        </w:r>
        <w:r w:rsidR="005E1D75">
          <w:rPr>
            <w:rFonts w:cstheme="minorHAnsi"/>
            <w:b/>
            <w:bCs/>
            <w:color w:val="202020"/>
            <w:sz w:val="28"/>
            <w:szCs w:val="28"/>
            <w:shd w:val="clear" w:color="auto" w:fill="FFFFFF"/>
          </w:rPr>
          <w:delText xml:space="preserve"> – what do we need from BCC?</w:delText>
        </w:r>
      </w:del>
    </w:p>
    <w:p w14:paraId="44A8D9E3" w14:textId="1C6C6BEA" w:rsidR="00966823" w:rsidRPr="00FA43FE" w:rsidRDefault="00966823" w:rsidP="00966823">
      <w:pPr>
        <w:rPr>
          <w:del w:id="138" w:author="Claire " w:date="2026-09-25T20:04:00Z" w16du:dateUtc="2026-09-26T00:04:00Z"/>
          <w:rFonts w:cstheme="minorHAnsi"/>
          <w:color w:val="202020"/>
          <w:sz w:val="28"/>
          <w:szCs w:val="28"/>
          <w:shd w:val="clear" w:color="auto" w:fill="FFFFFF"/>
        </w:rPr>
      </w:pPr>
      <w:del w:id="139" w:author="Claire " w:date="2026-09-25T20:04:00Z" w16du:dateUtc="2026-09-26T00:04:00Z">
        <w:r w:rsidRPr="00FA43FE">
          <w:rPr>
            <w:rFonts w:cstheme="minorHAnsi"/>
            <w:color w:val="202020"/>
            <w:sz w:val="28"/>
            <w:szCs w:val="28"/>
            <w:shd w:val="clear" w:color="auto" w:fill="FFFFFF"/>
          </w:rPr>
          <w:delText>Te</w:delText>
        </w:r>
        <w:r w:rsidR="005E1D75">
          <w:rPr>
            <w:rFonts w:cstheme="minorHAnsi"/>
            <w:color w:val="202020"/>
            <w:sz w:val="28"/>
            <w:szCs w:val="28"/>
            <w:shd w:val="clear" w:color="auto" w:fill="FFFFFF"/>
          </w:rPr>
          <w:delText>i</w:delText>
        </w:r>
        <w:r w:rsidRPr="00FA43FE">
          <w:rPr>
            <w:rFonts w:cstheme="minorHAnsi"/>
            <w:color w:val="202020"/>
            <w:sz w:val="28"/>
            <w:szCs w:val="28"/>
            <w:shd w:val="clear" w:color="auto" w:fill="FFFFFF"/>
          </w:rPr>
          <w:delText>ja</w:delText>
        </w:r>
        <w:r w:rsidR="005E1D75">
          <w:rPr>
            <w:rFonts w:cstheme="minorHAnsi"/>
            <w:color w:val="202020"/>
            <w:sz w:val="28"/>
            <w:szCs w:val="28"/>
            <w:shd w:val="clear" w:color="auto" w:fill="FFFFFF"/>
          </w:rPr>
          <w:delText xml:space="preserve"> </w:delText>
        </w:r>
        <w:r w:rsidRPr="00FA43FE">
          <w:rPr>
            <w:rFonts w:cstheme="minorHAnsi"/>
            <w:color w:val="202020"/>
            <w:sz w:val="28"/>
            <w:szCs w:val="28"/>
            <w:shd w:val="clear" w:color="auto" w:fill="FFFFFF"/>
          </w:rPr>
          <w:delText>(area co-ordinator) is our first point of contact with council and vital. Big up Teja in consultation</w:delText>
        </w:r>
        <w:r w:rsidR="009010C5">
          <w:rPr>
            <w:rFonts w:cstheme="minorHAnsi"/>
            <w:color w:val="202020"/>
            <w:sz w:val="28"/>
            <w:szCs w:val="28"/>
            <w:shd w:val="clear" w:color="auto" w:fill="FFFFFF"/>
          </w:rPr>
          <w:delText xml:space="preserve"> feedback</w:delText>
        </w:r>
        <w:r w:rsidRPr="00FA43FE">
          <w:rPr>
            <w:rFonts w:cstheme="minorHAnsi"/>
            <w:color w:val="202020"/>
            <w:sz w:val="28"/>
            <w:szCs w:val="28"/>
            <w:shd w:val="clear" w:color="auto" w:fill="FFFFFF"/>
          </w:rPr>
          <w:delText xml:space="preserve">. </w:delText>
        </w:r>
      </w:del>
    </w:p>
    <w:p w14:paraId="1CBBB062" w14:textId="109D454D" w:rsidR="00966823" w:rsidRPr="00FA43FE" w:rsidRDefault="00966823" w:rsidP="00966823">
      <w:pPr>
        <w:rPr>
          <w:del w:id="140" w:author="Claire " w:date="2026-09-25T20:04:00Z" w16du:dateUtc="2026-09-26T00:04:00Z"/>
          <w:rFonts w:cstheme="minorHAnsi"/>
          <w:color w:val="202020"/>
          <w:sz w:val="28"/>
          <w:szCs w:val="28"/>
          <w:shd w:val="clear" w:color="auto" w:fill="FFFFFF"/>
        </w:rPr>
      </w:pPr>
      <w:del w:id="141" w:author="Claire " w:date="2026-09-25T20:04:00Z" w16du:dateUtc="2026-09-26T00:04:00Z">
        <w:r w:rsidRPr="00FA43FE">
          <w:rPr>
            <w:rFonts w:cstheme="minorHAnsi"/>
            <w:color w:val="202020"/>
            <w:sz w:val="28"/>
            <w:szCs w:val="28"/>
            <w:shd w:val="clear" w:color="auto" w:fill="FFFFFF"/>
          </w:rPr>
          <w:delText xml:space="preserve">Lesley – discussed with Teja </w:delText>
        </w:r>
        <w:r w:rsidR="005E1D75">
          <w:rPr>
            <w:rFonts w:cstheme="minorHAnsi"/>
            <w:color w:val="202020"/>
            <w:sz w:val="28"/>
            <w:szCs w:val="28"/>
            <w:shd w:val="clear" w:color="auto" w:fill="FFFFFF"/>
          </w:rPr>
          <w:delText xml:space="preserve">1) </w:delText>
        </w:r>
        <w:r w:rsidR="009010C5">
          <w:rPr>
            <w:rFonts w:cstheme="minorHAnsi"/>
            <w:color w:val="202020"/>
            <w:sz w:val="28"/>
            <w:szCs w:val="28"/>
            <w:shd w:val="clear" w:color="auto" w:fill="FFFFFF"/>
          </w:rPr>
          <w:delText xml:space="preserve">re-instating </w:delText>
        </w:r>
        <w:r w:rsidRPr="00FA43FE">
          <w:rPr>
            <w:rFonts w:cstheme="minorHAnsi"/>
            <w:color w:val="202020"/>
            <w:sz w:val="28"/>
            <w:szCs w:val="28"/>
            <w:shd w:val="clear" w:color="auto" w:fill="FFFFFF"/>
          </w:rPr>
          <w:delText xml:space="preserve">green double gates to </w:delText>
        </w:r>
        <w:r w:rsidR="005E1D75">
          <w:rPr>
            <w:rFonts w:cstheme="minorHAnsi"/>
            <w:color w:val="202020"/>
            <w:sz w:val="28"/>
            <w:szCs w:val="28"/>
            <w:shd w:val="clear" w:color="auto" w:fill="FFFFFF"/>
          </w:rPr>
          <w:delText xml:space="preserve">allow access to </w:delText>
        </w:r>
        <w:r w:rsidRPr="00FA43FE">
          <w:rPr>
            <w:rFonts w:cstheme="minorHAnsi"/>
            <w:color w:val="202020"/>
            <w:sz w:val="28"/>
            <w:szCs w:val="28"/>
            <w:shd w:val="clear" w:color="auto" w:fill="FFFFFF"/>
          </w:rPr>
          <w:delText xml:space="preserve">work area We could </w:delText>
        </w:r>
        <w:r w:rsidR="005E1D75">
          <w:rPr>
            <w:rFonts w:cstheme="minorHAnsi"/>
            <w:color w:val="202020"/>
            <w:sz w:val="28"/>
            <w:szCs w:val="28"/>
            <w:shd w:val="clear" w:color="auto" w:fill="FFFFFF"/>
          </w:rPr>
          <w:delText xml:space="preserve">help BCC by </w:delText>
        </w:r>
        <w:r w:rsidRPr="00FA43FE">
          <w:rPr>
            <w:rFonts w:cstheme="minorHAnsi"/>
            <w:color w:val="202020"/>
            <w:sz w:val="28"/>
            <w:szCs w:val="28"/>
            <w:shd w:val="clear" w:color="auto" w:fill="FFFFFF"/>
          </w:rPr>
          <w:delText>clear</w:delText>
        </w:r>
        <w:r w:rsidR="005E1D75">
          <w:rPr>
            <w:rFonts w:cstheme="minorHAnsi"/>
            <w:color w:val="202020"/>
            <w:sz w:val="28"/>
            <w:szCs w:val="28"/>
            <w:shd w:val="clear" w:color="auto" w:fill="FFFFFF"/>
          </w:rPr>
          <w:delText>ing</w:delText>
        </w:r>
        <w:r w:rsidRPr="00FA43FE">
          <w:rPr>
            <w:rFonts w:cstheme="minorHAnsi"/>
            <w:color w:val="202020"/>
            <w:sz w:val="28"/>
            <w:szCs w:val="28"/>
            <w:shd w:val="clear" w:color="auto" w:fill="FFFFFF"/>
          </w:rPr>
          <w:delText xml:space="preserve"> undergrowth </w:delText>
        </w:r>
        <w:r w:rsidR="005E1D75">
          <w:rPr>
            <w:rFonts w:cstheme="minorHAnsi"/>
            <w:color w:val="202020"/>
            <w:sz w:val="28"/>
            <w:szCs w:val="28"/>
            <w:shd w:val="clear" w:color="auto" w:fill="FFFFFF"/>
          </w:rPr>
          <w:delText>blocking gates to allow loading but would need keys</w:delText>
        </w:r>
        <w:r w:rsidRPr="00FA43FE">
          <w:rPr>
            <w:rFonts w:cstheme="minorHAnsi"/>
            <w:color w:val="202020"/>
            <w:sz w:val="28"/>
            <w:szCs w:val="28"/>
            <w:shd w:val="clear" w:color="auto" w:fill="FFFFFF"/>
          </w:rPr>
          <w:delText xml:space="preserve">. </w:delText>
        </w:r>
        <w:r w:rsidR="005E1D75" w:rsidRPr="00FA43FE">
          <w:rPr>
            <w:rFonts w:cstheme="minorHAnsi"/>
            <w:color w:val="202020"/>
            <w:sz w:val="28"/>
            <w:szCs w:val="28"/>
            <w:shd w:val="clear" w:color="auto" w:fill="FFFFFF"/>
          </w:rPr>
          <w:delText xml:space="preserve">NOT Likely cos not </w:delText>
        </w:r>
        <w:r w:rsidR="005E1D75">
          <w:rPr>
            <w:rFonts w:cstheme="minorHAnsi"/>
            <w:color w:val="202020"/>
            <w:sz w:val="28"/>
            <w:szCs w:val="28"/>
            <w:shd w:val="clear" w:color="auto" w:fill="FFFFFF"/>
          </w:rPr>
          <w:delText xml:space="preserve">already </w:delText>
        </w:r>
        <w:r w:rsidR="005E1D75" w:rsidRPr="00FA43FE">
          <w:rPr>
            <w:rFonts w:cstheme="minorHAnsi"/>
            <w:color w:val="202020"/>
            <w:sz w:val="28"/>
            <w:szCs w:val="28"/>
            <w:shd w:val="clear" w:color="auto" w:fill="FFFFFF"/>
          </w:rPr>
          <w:delText>agreed</w:delText>
        </w:r>
        <w:r w:rsidR="005E1D75">
          <w:rPr>
            <w:rFonts w:cstheme="minorHAnsi"/>
            <w:color w:val="202020"/>
            <w:sz w:val="28"/>
            <w:szCs w:val="28"/>
            <w:shd w:val="clear" w:color="auto" w:fill="FFFFFF"/>
          </w:rPr>
          <w:delText xml:space="preserve"> in present budget. 2) M</w:delText>
        </w:r>
        <w:r w:rsidR="005E1D75" w:rsidRPr="00FA43FE">
          <w:rPr>
            <w:rFonts w:cstheme="minorHAnsi"/>
            <w:color w:val="202020"/>
            <w:sz w:val="28"/>
            <w:szCs w:val="28"/>
            <w:shd w:val="clear" w:color="auto" w:fill="FFFFFF"/>
          </w:rPr>
          <w:delText>aking shed secure</w:delText>
        </w:r>
        <w:r w:rsidR="005E1D75">
          <w:rPr>
            <w:rFonts w:cstheme="minorHAnsi"/>
            <w:color w:val="202020"/>
            <w:sz w:val="28"/>
            <w:szCs w:val="28"/>
            <w:shd w:val="clear" w:color="auto" w:fill="FFFFFF"/>
          </w:rPr>
          <w:delText xml:space="preserve"> so we can store tools etc</w:delText>
        </w:r>
        <w:r w:rsidR="005E1D75" w:rsidRPr="00FA43FE">
          <w:rPr>
            <w:rFonts w:cstheme="minorHAnsi"/>
            <w:color w:val="202020"/>
            <w:sz w:val="28"/>
            <w:szCs w:val="28"/>
            <w:shd w:val="clear" w:color="auto" w:fill="FFFFFF"/>
          </w:rPr>
          <w:delText xml:space="preserve"> </w:delText>
        </w:r>
        <w:r w:rsidRPr="00FA43FE">
          <w:rPr>
            <w:rFonts w:cstheme="minorHAnsi"/>
            <w:color w:val="202020"/>
            <w:sz w:val="28"/>
            <w:szCs w:val="28"/>
            <w:shd w:val="clear" w:color="auto" w:fill="FFFFFF"/>
          </w:rPr>
          <w:delText xml:space="preserve">NOT Likely cos not </w:delText>
        </w:r>
        <w:r w:rsidR="009010C5">
          <w:rPr>
            <w:rFonts w:cstheme="minorHAnsi"/>
            <w:color w:val="202020"/>
            <w:sz w:val="28"/>
            <w:szCs w:val="28"/>
            <w:shd w:val="clear" w:color="auto" w:fill="FFFFFF"/>
          </w:rPr>
          <w:delText xml:space="preserve">already </w:delText>
        </w:r>
        <w:r w:rsidRPr="00FA43FE">
          <w:rPr>
            <w:rFonts w:cstheme="minorHAnsi"/>
            <w:color w:val="202020"/>
            <w:sz w:val="28"/>
            <w:szCs w:val="28"/>
            <w:shd w:val="clear" w:color="auto" w:fill="FFFFFF"/>
          </w:rPr>
          <w:delText>agreed</w:delText>
        </w:r>
        <w:r w:rsidR="009010C5">
          <w:rPr>
            <w:rFonts w:cstheme="minorHAnsi"/>
            <w:color w:val="202020"/>
            <w:sz w:val="28"/>
            <w:szCs w:val="28"/>
            <w:shd w:val="clear" w:color="auto" w:fill="FFFFFF"/>
          </w:rPr>
          <w:delText xml:space="preserve"> in present budget</w:delText>
        </w:r>
        <w:r w:rsidR="005E1D75">
          <w:rPr>
            <w:rFonts w:cstheme="minorHAnsi"/>
            <w:color w:val="202020"/>
            <w:sz w:val="28"/>
            <w:szCs w:val="28"/>
            <w:shd w:val="clear" w:color="auto" w:fill="FFFFFF"/>
          </w:rPr>
          <w:delText>.</w:delText>
        </w:r>
      </w:del>
    </w:p>
    <w:p w14:paraId="676A6E0D" w14:textId="46AD409C" w:rsidR="00966823" w:rsidRPr="00FA43FE" w:rsidRDefault="005E1D75" w:rsidP="00966823">
      <w:pPr>
        <w:rPr>
          <w:del w:id="142" w:author="Claire " w:date="2026-09-25T20:04:00Z" w16du:dateUtc="2026-09-26T00:04:00Z"/>
          <w:rFonts w:cstheme="minorHAnsi"/>
          <w:color w:val="202020"/>
          <w:sz w:val="28"/>
          <w:szCs w:val="28"/>
          <w:shd w:val="clear" w:color="auto" w:fill="FFFFFF"/>
        </w:rPr>
      </w:pPr>
      <w:del w:id="143" w:author="Claire " w:date="2026-09-25T20:04:00Z" w16du:dateUtc="2026-09-26T00:04:00Z">
        <w:r>
          <w:rPr>
            <w:rFonts w:cstheme="minorHAnsi"/>
            <w:color w:val="202020"/>
            <w:sz w:val="28"/>
            <w:szCs w:val="28"/>
            <w:shd w:val="clear" w:color="auto" w:fill="FFFFFF"/>
          </w:rPr>
          <w:delText xml:space="preserve">NB </w:delText>
        </w:r>
        <w:r w:rsidR="00966823" w:rsidRPr="00FA43FE">
          <w:rPr>
            <w:rFonts w:cstheme="minorHAnsi"/>
            <w:color w:val="202020"/>
            <w:sz w:val="28"/>
            <w:szCs w:val="28"/>
            <w:shd w:val="clear" w:color="auto" w:fill="FFFFFF"/>
          </w:rPr>
          <w:delText xml:space="preserve">BCC </w:delText>
        </w:r>
        <w:r w:rsidR="009010C5">
          <w:rPr>
            <w:rFonts w:cstheme="minorHAnsi"/>
            <w:color w:val="202020"/>
            <w:sz w:val="28"/>
            <w:szCs w:val="28"/>
            <w:shd w:val="clear" w:color="auto" w:fill="FFFFFF"/>
          </w:rPr>
          <w:delText>would need to</w:delText>
        </w:r>
        <w:r w:rsidR="00966823" w:rsidRPr="00FA43FE">
          <w:rPr>
            <w:rFonts w:cstheme="minorHAnsi"/>
            <w:color w:val="202020"/>
            <w:sz w:val="28"/>
            <w:szCs w:val="28"/>
            <w:shd w:val="clear" w:color="auto" w:fill="FFFFFF"/>
          </w:rPr>
          <w:delText xml:space="preserve"> repaint double yellows (TRO not needed) so council can get access. Gates need replacing</w:delText>
        </w:r>
        <w:r>
          <w:rPr>
            <w:rFonts w:cstheme="minorHAnsi"/>
            <w:color w:val="202020"/>
            <w:sz w:val="28"/>
            <w:szCs w:val="28"/>
            <w:shd w:val="clear" w:color="auto" w:fill="FFFFFF"/>
          </w:rPr>
          <w:delText>. Again</w:delText>
        </w:r>
        <w:r w:rsidR="00A81EE0">
          <w:rPr>
            <w:rFonts w:cstheme="minorHAnsi"/>
            <w:color w:val="202020"/>
            <w:sz w:val="28"/>
            <w:szCs w:val="28"/>
            <w:shd w:val="clear" w:color="auto" w:fill="FFFFFF"/>
          </w:rPr>
          <w:delText>,</w:delText>
        </w:r>
        <w:r>
          <w:rPr>
            <w:rFonts w:cstheme="minorHAnsi"/>
            <w:color w:val="202020"/>
            <w:sz w:val="28"/>
            <w:szCs w:val="28"/>
            <w:shd w:val="clear" w:color="auto" w:fill="FFFFFF"/>
          </w:rPr>
          <w:delText xml:space="preserve"> NOT likely as not already agreed.</w:delText>
        </w:r>
      </w:del>
    </w:p>
    <w:p w14:paraId="52BC46AA" w14:textId="77777777" w:rsidR="009010C5" w:rsidRDefault="009010C5" w:rsidP="00FA43FE">
      <w:pPr>
        <w:rPr>
          <w:del w:id="144" w:author="Claire " w:date="2026-09-25T20:04:00Z" w16du:dateUtc="2026-09-26T00:04:00Z"/>
          <w:rFonts w:cstheme="minorHAnsi"/>
          <w:color w:val="202020"/>
          <w:sz w:val="28"/>
          <w:szCs w:val="28"/>
          <w:shd w:val="clear" w:color="auto" w:fill="FFFFFF"/>
        </w:rPr>
      </w:pPr>
      <w:del w:id="145" w:author="Claire " w:date="2026-09-25T20:04:00Z" w16du:dateUtc="2026-09-26T00:04:00Z">
        <w:r>
          <w:rPr>
            <w:rFonts w:cstheme="minorHAnsi"/>
            <w:color w:val="202020"/>
            <w:sz w:val="28"/>
            <w:szCs w:val="28"/>
            <w:shd w:val="clear" w:color="auto" w:fill="FFFFFF"/>
          </w:rPr>
          <w:delText xml:space="preserve">Citizens </w:delText>
        </w:r>
        <w:r w:rsidR="00FA43FE" w:rsidRPr="00FA43FE">
          <w:rPr>
            <w:rFonts w:cstheme="minorHAnsi"/>
            <w:color w:val="202020"/>
            <w:sz w:val="28"/>
            <w:szCs w:val="28"/>
            <w:shd w:val="clear" w:color="auto" w:fill="FFFFFF"/>
          </w:rPr>
          <w:delText xml:space="preserve">could demand council refuse to accept government budget cuts. </w:delText>
        </w:r>
        <w:r>
          <w:rPr>
            <w:rFonts w:cstheme="minorHAnsi"/>
            <w:color w:val="202020"/>
            <w:sz w:val="28"/>
            <w:szCs w:val="28"/>
            <w:shd w:val="clear" w:color="auto" w:fill="FFFFFF"/>
          </w:rPr>
          <w:delText>(It has been done before pace Derek Hatton and Liverpool Council)</w:delText>
        </w:r>
      </w:del>
    </w:p>
    <w:p w14:paraId="7E350537" w14:textId="2154F15D" w:rsidR="009010C5" w:rsidRDefault="00FA43FE" w:rsidP="00FA43FE">
      <w:pPr>
        <w:rPr>
          <w:del w:id="146" w:author="Claire " w:date="2026-09-25T20:04:00Z" w16du:dateUtc="2026-09-26T00:04:00Z"/>
          <w:rFonts w:cstheme="minorHAnsi"/>
          <w:color w:val="202020"/>
          <w:sz w:val="28"/>
          <w:szCs w:val="28"/>
          <w:shd w:val="clear" w:color="auto" w:fill="FFFFFF"/>
        </w:rPr>
      </w:pPr>
      <w:del w:id="147" w:author="Claire " w:date="2026-09-25T20:04:00Z" w16du:dateUtc="2026-09-26T00:04:00Z">
        <w:r w:rsidRPr="00FA43FE">
          <w:rPr>
            <w:rFonts w:cstheme="minorHAnsi"/>
            <w:color w:val="202020"/>
            <w:sz w:val="28"/>
            <w:szCs w:val="28"/>
            <w:shd w:val="clear" w:color="auto" w:fill="FFFFFF"/>
          </w:rPr>
          <w:delText xml:space="preserve">Petition? Greens? How do we join forces with Nationwide volunteer groups </w:delText>
        </w:r>
        <w:r w:rsidR="009010C5">
          <w:rPr>
            <w:rFonts w:cstheme="minorHAnsi"/>
            <w:color w:val="202020"/>
            <w:sz w:val="28"/>
            <w:szCs w:val="28"/>
            <w:shd w:val="clear" w:color="auto" w:fill="FFFFFF"/>
          </w:rPr>
          <w:delText xml:space="preserve">in order to </w:delText>
        </w:r>
        <w:r w:rsidRPr="00FA43FE">
          <w:rPr>
            <w:rFonts w:cstheme="minorHAnsi"/>
            <w:color w:val="202020"/>
            <w:sz w:val="28"/>
            <w:szCs w:val="28"/>
            <w:shd w:val="clear" w:color="auto" w:fill="FFFFFF"/>
          </w:rPr>
          <w:delText>lobby government</w:delText>
        </w:r>
        <w:r w:rsidR="009010C5">
          <w:rPr>
            <w:rFonts w:cstheme="minorHAnsi"/>
            <w:color w:val="202020"/>
            <w:sz w:val="28"/>
            <w:szCs w:val="28"/>
            <w:shd w:val="clear" w:color="auto" w:fill="FFFFFF"/>
          </w:rPr>
          <w:delText>? Via the Parks Forum or too political for them?</w:delText>
        </w:r>
      </w:del>
    </w:p>
    <w:p w14:paraId="5F93659C" w14:textId="101253A9" w:rsidR="00FA43FE" w:rsidRPr="00FA43FE" w:rsidRDefault="009010C5" w:rsidP="00FA43FE">
      <w:pPr>
        <w:rPr>
          <w:del w:id="148" w:author="Claire " w:date="2026-09-25T20:04:00Z" w16du:dateUtc="2026-09-26T00:04:00Z"/>
          <w:rFonts w:cstheme="minorHAnsi"/>
          <w:color w:val="202020"/>
          <w:sz w:val="28"/>
          <w:szCs w:val="28"/>
          <w:shd w:val="clear" w:color="auto" w:fill="FFFFFF"/>
        </w:rPr>
      </w:pPr>
      <w:del w:id="149" w:author="Claire " w:date="2026-09-25T20:04:00Z" w16du:dateUtc="2026-09-26T00:04:00Z">
        <w:r>
          <w:rPr>
            <w:rFonts w:cstheme="minorHAnsi"/>
            <w:color w:val="202020"/>
            <w:sz w:val="28"/>
            <w:szCs w:val="28"/>
            <w:shd w:val="clear" w:color="auto" w:fill="FFFFFF"/>
          </w:rPr>
          <w:delText>L</w:delText>
        </w:r>
        <w:r w:rsidR="00FA43FE" w:rsidRPr="00FA43FE">
          <w:rPr>
            <w:rFonts w:cstheme="minorHAnsi"/>
            <w:color w:val="202020"/>
            <w:sz w:val="28"/>
            <w:szCs w:val="28"/>
            <w:shd w:val="clear" w:color="auto" w:fill="FFFFFF"/>
          </w:rPr>
          <w:delText>esley encouraged people to go to the Parks Forum lunch do and that we all join up.</w:delText>
        </w:r>
      </w:del>
    </w:p>
    <w:p w14:paraId="2FAACF57" w14:textId="6D0F4BBE" w:rsidR="00FA43FE" w:rsidRDefault="00D52D5D" w:rsidP="00FA43FE">
      <w:pPr>
        <w:rPr>
          <w:del w:id="150" w:author="Claire " w:date="2026-09-25T20:04:00Z" w16du:dateUtc="2026-09-26T00:04:00Z"/>
          <w:rFonts w:cstheme="minorHAnsi"/>
          <w:i/>
          <w:iCs/>
          <w:color w:val="202020"/>
          <w:sz w:val="28"/>
          <w:szCs w:val="28"/>
          <w:shd w:val="clear" w:color="auto" w:fill="FFFFFF"/>
        </w:rPr>
      </w:pPr>
      <w:del w:id="151" w:author="Claire " w:date="2026-09-25T20:04:00Z" w16du:dateUtc="2026-09-26T00:04:00Z">
        <w:r w:rsidRPr="00D52D5D">
          <w:rPr>
            <w:rFonts w:cstheme="minorHAnsi"/>
            <w:i/>
            <w:iCs/>
            <w:color w:val="202020"/>
            <w:sz w:val="28"/>
            <w:szCs w:val="28"/>
            <w:shd w:val="clear" w:color="auto" w:fill="FFFFFF"/>
          </w:rPr>
          <w:delText>Actions</w:delText>
        </w:r>
        <w:r w:rsidR="00A81EE0">
          <w:rPr>
            <w:rFonts w:cstheme="minorHAnsi"/>
            <w:i/>
            <w:iCs/>
            <w:color w:val="202020"/>
            <w:sz w:val="28"/>
            <w:szCs w:val="28"/>
            <w:shd w:val="clear" w:color="auto" w:fill="FFFFFF"/>
          </w:rPr>
          <w:delText xml:space="preserve"> rolled over</w:delText>
        </w:r>
        <w:r w:rsidRPr="00D52D5D">
          <w:rPr>
            <w:rFonts w:cstheme="minorHAnsi"/>
            <w:i/>
            <w:iCs/>
            <w:color w:val="202020"/>
            <w:sz w:val="28"/>
            <w:szCs w:val="28"/>
            <w:shd w:val="clear" w:color="auto" w:fill="FFFFFF"/>
          </w:rPr>
          <w:delText xml:space="preserve"> from last meeting:</w:delText>
        </w:r>
      </w:del>
    </w:p>
    <w:p w14:paraId="1A9D3BDE" w14:textId="4D940A6D" w:rsidR="00D52D5D" w:rsidRDefault="00D52D5D" w:rsidP="00FA43FE">
      <w:pPr>
        <w:rPr>
          <w:del w:id="152" w:author="Claire " w:date="2026-09-25T20:04:00Z" w16du:dateUtc="2026-09-26T00:04:00Z"/>
          <w:b/>
          <w:color w:val="FF0000"/>
          <w:sz w:val="28"/>
          <w:szCs w:val="28"/>
        </w:rPr>
      </w:pPr>
      <w:del w:id="153" w:author="Claire " w:date="2026-09-25T20:04:00Z" w16du:dateUtc="2026-09-26T00:04:00Z">
        <w:r>
          <w:rPr>
            <w:sz w:val="28"/>
            <w:szCs w:val="28"/>
          </w:rPr>
          <w:delText>Clifton in Bloom might raise our profile.  Organised through BID – Paula to speak to Peter Crawford</w:delText>
        </w:r>
        <w:r w:rsidR="00A81EE0">
          <w:rPr>
            <w:sz w:val="28"/>
            <w:szCs w:val="28"/>
          </w:rPr>
          <w:delText xml:space="preserve"> - </w:delText>
        </w:r>
        <w:r>
          <w:rPr>
            <w:b/>
            <w:color w:val="FF0000"/>
            <w:sz w:val="28"/>
            <w:szCs w:val="28"/>
          </w:rPr>
          <w:delText>Action Paula.</w:delText>
        </w:r>
      </w:del>
    </w:p>
    <w:p w14:paraId="7F03AA55" w14:textId="77777777" w:rsidR="00D52D5D" w:rsidRDefault="00D52D5D" w:rsidP="00FA43FE">
      <w:pPr>
        <w:rPr>
          <w:del w:id="154" w:author="Claire " w:date="2026-09-25T20:04:00Z" w16du:dateUtc="2026-09-26T00:04:00Z"/>
          <w:color w:val="FF0000"/>
          <w:sz w:val="28"/>
          <w:szCs w:val="28"/>
        </w:rPr>
      </w:pPr>
      <w:del w:id="155" w:author="Claire " w:date="2026-09-25T20:04:00Z" w16du:dateUtc="2026-09-26T00:04:00Z">
        <w:r>
          <w:rPr>
            <w:sz w:val="28"/>
            <w:szCs w:val="28"/>
          </w:rPr>
          <w:delText xml:space="preserve">Veolia for grants </w:delText>
        </w:r>
        <w:r>
          <w:rPr>
            <w:color w:val="FF0000"/>
            <w:sz w:val="28"/>
            <w:szCs w:val="28"/>
          </w:rPr>
          <w:delText xml:space="preserve">– </w:delText>
        </w:r>
        <w:r w:rsidRPr="000E72E3">
          <w:rPr>
            <w:b/>
            <w:color w:val="FF0000"/>
            <w:sz w:val="28"/>
            <w:szCs w:val="28"/>
          </w:rPr>
          <w:delText>Action Paula</w:delText>
        </w:r>
        <w:r>
          <w:rPr>
            <w:color w:val="FF0000"/>
            <w:sz w:val="28"/>
            <w:szCs w:val="28"/>
          </w:rPr>
          <w:delText xml:space="preserve">.  </w:delText>
        </w:r>
      </w:del>
    </w:p>
    <w:p w14:paraId="35FD0646" w14:textId="77777777" w:rsidR="00D52D5D" w:rsidRDefault="00D52D5D" w:rsidP="00FA43FE">
      <w:pPr>
        <w:rPr>
          <w:del w:id="156" w:author="Claire " w:date="2026-09-25T20:04:00Z" w16du:dateUtc="2026-09-26T00:04:00Z"/>
          <w:sz w:val="28"/>
          <w:szCs w:val="28"/>
        </w:rPr>
      </w:pPr>
      <w:del w:id="157" w:author="Claire " w:date="2026-09-25T20:04:00Z" w16du:dateUtc="2026-09-26T00:04:00Z">
        <w:r>
          <w:rPr>
            <w:sz w:val="28"/>
            <w:szCs w:val="28"/>
          </w:rPr>
          <w:delText xml:space="preserve">Merchant Venturers – Kath to investigate.  Paula to send contact details of Caroline Duckworth from MV to Kath - </w:delText>
        </w:r>
        <w:r w:rsidRPr="000E72E3">
          <w:rPr>
            <w:b/>
            <w:color w:val="FF0000"/>
            <w:sz w:val="28"/>
            <w:szCs w:val="28"/>
          </w:rPr>
          <w:delText>Action Paula</w:delText>
        </w:r>
        <w:r>
          <w:rPr>
            <w:color w:val="FF0000"/>
            <w:sz w:val="28"/>
            <w:szCs w:val="28"/>
          </w:rPr>
          <w:delText>.</w:delText>
        </w:r>
        <w:r>
          <w:rPr>
            <w:sz w:val="28"/>
            <w:szCs w:val="28"/>
          </w:rPr>
          <w:delText xml:space="preserve"> </w:delText>
        </w:r>
      </w:del>
    </w:p>
    <w:p w14:paraId="02658D96" w14:textId="77777777" w:rsidR="00A81EE0" w:rsidRDefault="00D52D5D" w:rsidP="00966823">
      <w:pPr>
        <w:rPr>
          <w:del w:id="158" w:author="Claire " w:date="2026-09-25T20:04:00Z" w16du:dateUtc="2026-09-26T00:04:00Z"/>
          <w:sz w:val="28"/>
          <w:szCs w:val="28"/>
        </w:rPr>
      </w:pPr>
      <w:del w:id="159" w:author="Claire " w:date="2026-09-25T20:04:00Z" w16du:dateUtc="2026-09-26T00:04:00Z">
        <w:r>
          <w:rPr>
            <w:sz w:val="28"/>
            <w:szCs w:val="28"/>
          </w:rPr>
          <w:delText xml:space="preserve">Should we be pursuing a CIL bid (community infrastructure levy)? Need more details - </w:delText>
        </w:r>
        <w:r w:rsidRPr="000E72E3">
          <w:rPr>
            <w:b/>
            <w:color w:val="FF0000"/>
            <w:sz w:val="28"/>
            <w:szCs w:val="28"/>
          </w:rPr>
          <w:delText>Action Paula</w:delText>
        </w:r>
        <w:r>
          <w:rPr>
            <w:color w:val="FF0000"/>
            <w:sz w:val="28"/>
            <w:szCs w:val="28"/>
          </w:rPr>
          <w:delText>.</w:delText>
        </w:r>
        <w:r>
          <w:rPr>
            <w:sz w:val="28"/>
            <w:szCs w:val="28"/>
          </w:rPr>
          <w:delText xml:space="preserve"> </w:delText>
        </w:r>
      </w:del>
    </w:p>
    <w:p w14:paraId="797CEEAC" w14:textId="77777777" w:rsidR="00966823" w:rsidRDefault="00966823" w:rsidP="00966823">
      <w:pPr>
        <w:rPr>
          <w:rPrChange w:id="160" w:author="Claire " w:date="2026-09-25T20:04:00Z" w16du:dateUtc="2026-09-26T00:04:00Z">
            <w:rPr>
              <w:rFonts w:cstheme="minorHAnsi"/>
              <w:color w:val="202020"/>
              <w:sz w:val="28"/>
              <w:szCs w:val="28"/>
              <w:shd w:val="clear" w:color="auto" w:fill="FFFFFF"/>
            </w:rPr>
          </w:rPrChange>
        </w:rPr>
      </w:pPr>
    </w:p>
    <w:p w14:paraId="48DD36D8" w14:textId="77777777" w:rsidR="00966823" w:rsidRDefault="00966823" w:rsidP="00966823">
      <w:pPr>
        <w:rPr>
          <w:rPrChange w:id="161" w:author="Claire " w:date="2026-09-25T20:04:00Z" w16du:dateUtc="2026-09-26T00:04:00Z">
            <w:rPr>
              <w:rFonts w:cstheme="minorHAnsi"/>
              <w:color w:val="202020"/>
              <w:sz w:val="28"/>
              <w:szCs w:val="28"/>
              <w:shd w:val="clear" w:color="auto" w:fill="FFFFFF"/>
            </w:rPr>
          </w:rPrChange>
        </w:rPr>
      </w:pPr>
    </w:p>
    <w:p w14:paraId="698DC7C5" w14:textId="77777777" w:rsidR="00966823" w:rsidRDefault="00966823" w:rsidP="00966823">
      <w:pPr>
        <w:rPr>
          <w:rPrChange w:id="162" w:author="Claire " w:date="2026-09-25T20:04:00Z" w16du:dateUtc="2026-09-26T00:04:00Z">
            <w:rPr>
              <w:rFonts w:cstheme="minorHAnsi"/>
              <w:sz w:val="28"/>
              <w:szCs w:val="28"/>
              <w:u w:val="single"/>
            </w:rPr>
          </w:rPrChange>
        </w:rPr>
      </w:pPr>
    </w:p>
    <w:p w14:paraId="4AB57E24" w14:textId="77777777" w:rsidR="00F53A3D" w:rsidRDefault="00F53A3D">
      <w:pPr>
        <w:rPr>
          <w:rPrChange w:id="163" w:author="Claire " w:date="2026-09-25T20:04:00Z" w16du:dateUtc="2026-09-26T00:04:00Z">
            <w:rPr>
              <w:rFonts w:cstheme="minorHAnsi"/>
              <w:sz w:val="28"/>
              <w:szCs w:val="28"/>
            </w:rPr>
          </w:rPrChange>
        </w:rPr>
      </w:pPr>
    </w:p>
    <w:sectPr w:rsidR="00F53A3D" w:rsidSect="00902FCC">
      <w:headerReference w:type="even" r:id="rId8"/>
      <w:headerReference w:type="default" r:id="rId9"/>
      <w:footerReference w:type="default" r:id="rId10"/>
      <w:pgSz w:w="11900" w:h="16840"/>
      <w:pgMar w:top="720" w:right="720" w:bottom="720" w:left="720" w:header="708" w:footer="708" w:gutter="0"/>
      <w:cols w:space="708"/>
      <w:docGrid w:linePitch="360"/>
      <w:sectPrChange w:id="168" w:author="Claire " w:date="2026-09-25T20:04:00Z" w16du:dateUtc="2026-09-26T00:04:00Z">
        <w:sectPr w:rsidR="00F53A3D" w:rsidSect="00902FCC">
          <w:pgSz w:w="11906" w:h="16838"/>
          <w:pgMar w:top="1440" w:right="1440" w:bottom="1440" w:left="1440" w:header="708" w:footer="708"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52478D" w14:textId="77777777" w:rsidR="00711DAC" w:rsidRDefault="00711DAC" w:rsidP="00902FCC">
      <w:pPr>
        <w:pPrChange w:id="6" w:author="Claire " w:date="2026-09-25T20:04:00Z" w16du:dateUtc="2026-09-26T00:04:00Z">
          <w:pPr>
            <w:spacing w:after="0" w:line="240" w:lineRule="auto"/>
          </w:pPr>
        </w:pPrChange>
      </w:pPr>
      <w:r>
        <w:separator/>
      </w:r>
    </w:p>
  </w:endnote>
  <w:endnote w:type="continuationSeparator" w:id="0">
    <w:p w14:paraId="5B4CC0E6" w14:textId="77777777" w:rsidR="00711DAC" w:rsidRDefault="00711DAC" w:rsidP="00902FCC">
      <w:pPr>
        <w:pPrChange w:id="7" w:author="Claire " w:date="2026-09-25T20:04:00Z" w16du:dateUtc="2026-09-26T00:04: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2C1846" w14:textId="77777777" w:rsidR="003F02D6" w:rsidRDefault="003F02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59EEF3" w14:textId="77777777" w:rsidR="00711DAC" w:rsidRDefault="00711DAC" w:rsidP="00902FCC">
      <w:pPr>
        <w:pPrChange w:id="4" w:author="Claire " w:date="2026-09-25T20:04:00Z" w16du:dateUtc="2026-09-26T00:04:00Z">
          <w:pPr>
            <w:spacing w:after="0" w:line="240" w:lineRule="auto"/>
          </w:pPr>
        </w:pPrChange>
      </w:pPr>
      <w:r>
        <w:separator/>
      </w:r>
    </w:p>
  </w:footnote>
  <w:footnote w:type="continuationSeparator" w:id="0">
    <w:p w14:paraId="23EC3872" w14:textId="77777777" w:rsidR="00711DAC" w:rsidRDefault="00711DAC" w:rsidP="00902FCC">
      <w:pPr>
        <w:pPrChange w:id="5" w:author="Claire " w:date="2026-09-25T20:04:00Z" w16du:dateUtc="2026-09-26T00:04: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C42661" w14:textId="77777777" w:rsidR="002F21E7" w:rsidRDefault="002F21E7">
    <w:pPr>
      <w:pStyle w:val="Header"/>
      <w:rPr>
        <w:ins w:id="164" w:author="Claire " w:date="2026-09-25T20:04:00Z" w16du:dateUtc="2026-09-26T00:04:00Z"/>
      </w:rPr>
    </w:pPr>
    <w:ins w:id="165" w:author="Claire " w:date="2026-09-25T20:04:00Z" w16du:dateUtc="2026-09-26T00:04:00Z">
      <w:r>
        <w:t>[Type text]</w:t>
      </w:r>
      <w:r>
        <w:ptab w:relativeTo="margin" w:alignment="center" w:leader="none"/>
      </w:r>
      <w:r>
        <w:t>[Type text]</w:t>
      </w:r>
      <w:r>
        <w:ptab w:relativeTo="margin" w:alignment="right" w:leader="none"/>
      </w:r>
      <w:r>
        <w:t>[Type text]</w:t>
      </w:r>
    </w:ins>
  </w:p>
  <w:p w14:paraId="419E7744" w14:textId="77777777" w:rsidR="003F02D6" w:rsidRDefault="003F02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34966E" w14:textId="77777777" w:rsidR="002F21E7" w:rsidRDefault="002F21E7" w:rsidP="00902FCC">
    <w:pPr>
      <w:spacing w:before="1321"/>
      <w:ind w:left="3" w:right="1215" w:hanging="727"/>
      <w:rPr>
        <w:ins w:id="166" w:author="Claire " w:date="2026-09-25T20:04:00Z" w16du:dateUtc="2026-09-26T00:04:00Z"/>
      </w:rPr>
    </w:pPr>
    <w:ins w:id="167" w:author="Claire " w:date="2026-09-25T20:04:00Z" w16du:dateUtc="2026-09-26T00:04:00Z">
      <w:r>
        <w:rPr>
          <w:rFonts w:ascii="Arial" w:hAnsi="Arial" w:cs="Arial"/>
          <w:color w:val="000000"/>
          <w:sz w:val="20"/>
          <w:szCs w:val="20"/>
        </w:rPr>
        <w:t xml:space="preserve">       </w:t>
      </w:r>
    </w:ins>
  </w:p>
  <w:p w14:paraId="2C3E1DEA" w14:textId="77777777" w:rsidR="003F02D6" w:rsidRDefault="003F02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9E436A"/>
    <w:multiLevelType w:val="hybridMultilevel"/>
    <w:tmpl w:val="F33CC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8355223"/>
    <w:multiLevelType w:val="hybridMultilevel"/>
    <w:tmpl w:val="05BC41B2"/>
    <w:lvl w:ilvl="0" w:tplc="04090001">
      <w:start w:val="1"/>
      <w:numFmt w:val="bullet"/>
      <w:lvlText w:val=""/>
      <w:lvlJc w:val="left"/>
      <w:pPr>
        <w:ind w:left="1799" w:hanging="360"/>
      </w:pPr>
      <w:rPr>
        <w:rFonts w:ascii="Symbol" w:hAnsi="Symbol" w:hint="default"/>
      </w:rPr>
    </w:lvl>
    <w:lvl w:ilvl="1" w:tplc="04090003" w:tentative="1">
      <w:start w:val="1"/>
      <w:numFmt w:val="bullet"/>
      <w:lvlText w:val="o"/>
      <w:lvlJc w:val="left"/>
      <w:pPr>
        <w:ind w:left="2519" w:hanging="360"/>
      </w:pPr>
      <w:rPr>
        <w:rFonts w:ascii="Courier New" w:hAnsi="Courier New" w:hint="default"/>
      </w:rPr>
    </w:lvl>
    <w:lvl w:ilvl="2" w:tplc="04090005" w:tentative="1">
      <w:start w:val="1"/>
      <w:numFmt w:val="bullet"/>
      <w:lvlText w:val=""/>
      <w:lvlJc w:val="left"/>
      <w:pPr>
        <w:ind w:left="3239" w:hanging="360"/>
      </w:pPr>
      <w:rPr>
        <w:rFonts w:ascii="Wingdings" w:hAnsi="Wingdings" w:hint="default"/>
      </w:rPr>
    </w:lvl>
    <w:lvl w:ilvl="3" w:tplc="04090001" w:tentative="1">
      <w:start w:val="1"/>
      <w:numFmt w:val="bullet"/>
      <w:lvlText w:val=""/>
      <w:lvlJc w:val="left"/>
      <w:pPr>
        <w:ind w:left="3959" w:hanging="360"/>
      </w:pPr>
      <w:rPr>
        <w:rFonts w:ascii="Symbol" w:hAnsi="Symbol" w:hint="default"/>
      </w:rPr>
    </w:lvl>
    <w:lvl w:ilvl="4" w:tplc="04090003" w:tentative="1">
      <w:start w:val="1"/>
      <w:numFmt w:val="bullet"/>
      <w:lvlText w:val="o"/>
      <w:lvlJc w:val="left"/>
      <w:pPr>
        <w:ind w:left="4679" w:hanging="360"/>
      </w:pPr>
      <w:rPr>
        <w:rFonts w:ascii="Courier New" w:hAnsi="Courier New" w:hint="default"/>
      </w:rPr>
    </w:lvl>
    <w:lvl w:ilvl="5" w:tplc="04090005" w:tentative="1">
      <w:start w:val="1"/>
      <w:numFmt w:val="bullet"/>
      <w:lvlText w:val=""/>
      <w:lvlJc w:val="left"/>
      <w:pPr>
        <w:ind w:left="5399" w:hanging="360"/>
      </w:pPr>
      <w:rPr>
        <w:rFonts w:ascii="Wingdings" w:hAnsi="Wingdings" w:hint="default"/>
      </w:rPr>
    </w:lvl>
    <w:lvl w:ilvl="6" w:tplc="04090001" w:tentative="1">
      <w:start w:val="1"/>
      <w:numFmt w:val="bullet"/>
      <w:lvlText w:val=""/>
      <w:lvlJc w:val="left"/>
      <w:pPr>
        <w:ind w:left="6119" w:hanging="360"/>
      </w:pPr>
      <w:rPr>
        <w:rFonts w:ascii="Symbol" w:hAnsi="Symbol" w:hint="default"/>
      </w:rPr>
    </w:lvl>
    <w:lvl w:ilvl="7" w:tplc="04090003" w:tentative="1">
      <w:start w:val="1"/>
      <w:numFmt w:val="bullet"/>
      <w:lvlText w:val="o"/>
      <w:lvlJc w:val="left"/>
      <w:pPr>
        <w:ind w:left="6839" w:hanging="360"/>
      </w:pPr>
      <w:rPr>
        <w:rFonts w:ascii="Courier New" w:hAnsi="Courier New" w:hint="default"/>
      </w:rPr>
    </w:lvl>
    <w:lvl w:ilvl="8" w:tplc="04090005" w:tentative="1">
      <w:start w:val="1"/>
      <w:numFmt w:val="bullet"/>
      <w:lvlText w:val=""/>
      <w:lvlJc w:val="left"/>
      <w:pPr>
        <w:ind w:left="7559" w:hanging="360"/>
      </w:pPr>
      <w:rPr>
        <w:rFonts w:ascii="Wingdings" w:hAnsi="Wingdings" w:hint="default"/>
      </w:rPr>
    </w:lvl>
  </w:abstractNum>
  <w:num w:numId="1" w16cid:durableId="476915343">
    <w:abstractNumId w:val="0"/>
  </w:num>
  <w:num w:numId="2" w16cid:durableId="31052014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823"/>
    <w:rsid w:val="00035FFB"/>
    <w:rsid w:val="000440F0"/>
    <w:rsid w:val="00045797"/>
    <w:rsid w:val="00060372"/>
    <w:rsid w:val="0011518D"/>
    <w:rsid w:val="0017550E"/>
    <w:rsid w:val="002B51B9"/>
    <w:rsid w:val="002C16FE"/>
    <w:rsid w:val="002F21E7"/>
    <w:rsid w:val="00321602"/>
    <w:rsid w:val="003F02D6"/>
    <w:rsid w:val="004729B3"/>
    <w:rsid w:val="00496EAC"/>
    <w:rsid w:val="005E1D75"/>
    <w:rsid w:val="005E33BB"/>
    <w:rsid w:val="00711DAC"/>
    <w:rsid w:val="00771927"/>
    <w:rsid w:val="009010C5"/>
    <w:rsid w:val="00902FCC"/>
    <w:rsid w:val="0091309B"/>
    <w:rsid w:val="00966823"/>
    <w:rsid w:val="009854BD"/>
    <w:rsid w:val="0099526C"/>
    <w:rsid w:val="00A81EE0"/>
    <w:rsid w:val="00A831D9"/>
    <w:rsid w:val="00B23514"/>
    <w:rsid w:val="00BC67A7"/>
    <w:rsid w:val="00BD3AF8"/>
    <w:rsid w:val="00D52D5D"/>
    <w:rsid w:val="00D8672C"/>
    <w:rsid w:val="00F53A3D"/>
    <w:rsid w:val="00F9492A"/>
    <w:rsid w:val="00FA43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F0E1D"/>
  <w15:chartTrackingRefBased/>
  <w15:docId w15:val="{73FDDBE3-3F01-2140-AB89-FE9DA9EAC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PrChange w:id="0" w:author="Claire " w:date="2026-09-25T20:04:00Z">
        <w:pPr>
          <w:spacing w:after="160" w:line="259" w:lineRule="auto"/>
        </w:pPr>
      </w:pPrChange>
    </w:pPr>
    <w:rPr>
      <w:rFonts w:eastAsiaTheme="minorEastAsia"/>
      <w:rPrChange w:id="0" w:author="Claire " w:date="2026-09-25T20:04:00Z">
        <w:rPr>
          <w:rFonts w:asciiTheme="minorHAnsi" w:eastAsiaTheme="minorHAnsi" w:hAnsiTheme="minorHAnsi" w:cstheme="minorBidi"/>
          <w:sz w:val="22"/>
          <w:szCs w:val="22"/>
          <w:lang w:val="en-GB"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66823"/>
    <w:rPr>
      <w:b/>
      <w:bCs/>
    </w:rPr>
  </w:style>
  <w:style w:type="paragraph" w:styleId="ListParagraph">
    <w:name w:val="List Paragraph"/>
    <w:basedOn w:val="Normal"/>
    <w:uiPriority w:val="34"/>
    <w:qFormat/>
    <w:rsid w:val="00FA43FE"/>
    <w:pPr>
      <w:ind w:left="720"/>
      <w:contextualSpacing/>
    </w:pPr>
  </w:style>
  <w:style w:type="paragraph" w:styleId="NormalWeb">
    <w:name w:val="Normal (Web)"/>
    <w:basedOn w:val="Normal"/>
    <w:uiPriority w:val="99"/>
    <w:semiHidden/>
    <w:unhideWhenUsed/>
    <w:rsid w:val="00902FCC"/>
    <w:pPr>
      <w:spacing w:before="100" w:beforeAutospacing="1" w:after="100" w:afterAutospacing="1"/>
      <w:pPrChange w:id="1" w:author="Claire " w:date="2026-09-25T20:04:00Z">
        <w:pPr>
          <w:spacing w:before="100" w:beforeAutospacing="1" w:after="100" w:afterAutospacing="1"/>
        </w:pPr>
      </w:pPrChange>
    </w:pPr>
    <w:rPr>
      <w:rFonts w:ascii="Times New Roman" w:hAnsi="Times New Roman" w:cs="Times New Roman"/>
      <w:sz w:val="20"/>
      <w:szCs w:val="20"/>
      <w:rPrChange w:id="1" w:author="Claire " w:date="2026-09-25T20:04:00Z">
        <w:rPr>
          <w:rFonts w:eastAsiaTheme="minorEastAsia"/>
          <w:lang w:val="en-GB" w:eastAsia="en-US" w:bidi="ar-SA"/>
        </w:rPr>
      </w:rPrChange>
    </w:rPr>
  </w:style>
  <w:style w:type="character" w:styleId="Hyperlink">
    <w:name w:val="Hyperlink"/>
    <w:basedOn w:val="DefaultParagraphFont"/>
    <w:uiPriority w:val="99"/>
    <w:unhideWhenUsed/>
    <w:rsid w:val="003F02D6"/>
    <w:rPr>
      <w:color w:val="0563C1" w:themeColor="hyperlink"/>
      <w:u w:val="single"/>
    </w:rPr>
  </w:style>
  <w:style w:type="paragraph" w:styleId="Header">
    <w:name w:val="header"/>
    <w:basedOn w:val="Normal"/>
    <w:link w:val="HeaderChar"/>
    <w:uiPriority w:val="99"/>
    <w:unhideWhenUsed/>
    <w:rsid w:val="00902FCC"/>
    <w:pPr>
      <w:tabs>
        <w:tab w:val="center" w:pos="4320"/>
        <w:tab w:val="right" w:pos="8640"/>
      </w:tabs>
      <w:pPrChange w:id="2" w:author="Claire " w:date="2026-09-25T20:04:00Z">
        <w:pPr>
          <w:tabs>
            <w:tab w:val="center" w:pos="4320"/>
            <w:tab w:val="right" w:pos="8640"/>
          </w:tabs>
        </w:pPr>
      </w:pPrChange>
    </w:pPr>
    <w:rPr>
      <w:rPrChange w:id="2" w:author="Claire " w:date="2026-09-25T20:04:00Z">
        <w:rPr>
          <w:rFonts w:asciiTheme="minorHAnsi" w:eastAsiaTheme="minorEastAsia" w:hAnsiTheme="minorHAnsi" w:cstheme="minorBidi"/>
          <w:sz w:val="24"/>
          <w:szCs w:val="24"/>
          <w:lang w:val="en-GB" w:eastAsia="en-US" w:bidi="ar-SA"/>
        </w:rPr>
      </w:rPrChange>
    </w:rPr>
  </w:style>
  <w:style w:type="character" w:customStyle="1" w:styleId="HeaderChar">
    <w:name w:val="Header Char"/>
    <w:basedOn w:val="DefaultParagraphFont"/>
    <w:link w:val="Header"/>
    <w:uiPriority w:val="99"/>
    <w:rsid w:val="003F02D6"/>
    <w:rPr>
      <w:rFonts w:eastAsiaTheme="minorEastAsia"/>
    </w:rPr>
  </w:style>
  <w:style w:type="paragraph" w:styleId="Footer">
    <w:name w:val="footer"/>
    <w:basedOn w:val="Normal"/>
    <w:link w:val="FooterChar"/>
    <w:uiPriority w:val="99"/>
    <w:unhideWhenUsed/>
    <w:rsid w:val="00902FCC"/>
    <w:pPr>
      <w:tabs>
        <w:tab w:val="center" w:pos="4320"/>
        <w:tab w:val="right" w:pos="8640"/>
      </w:tabs>
      <w:pPrChange w:id="3" w:author="Claire " w:date="2026-09-25T20:04:00Z">
        <w:pPr>
          <w:tabs>
            <w:tab w:val="center" w:pos="4320"/>
            <w:tab w:val="right" w:pos="8640"/>
          </w:tabs>
        </w:pPr>
      </w:pPrChange>
    </w:pPr>
    <w:rPr>
      <w:rPrChange w:id="3" w:author="Claire " w:date="2026-09-25T20:04:00Z">
        <w:rPr>
          <w:rFonts w:asciiTheme="minorHAnsi" w:eastAsiaTheme="minorEastAsia" w:hAnsiTheme="minorHAnsi" w:cstheme="minorBidi"/>
          <w:sz w:val="24"/>
          <w:szCs w:val="24"/>
          <w:lang w:val="en-GB" w:eastAsia="en-US" w:bidi="ar-SA"/>
        </w:rPr>
      </w:rPrChange>
    </w:rPr>
  </w:style>
  <w:style w:type="character" w:customStyle="1" w:styleId="FooterChar">
    <w:name w:val="Footer Char"/>
    <w:basedOn w:val="DefaultParagraphFont"/>
    <w:link w:val="Footer"/>
    <w:uiPriority w:val="99"/>
    <w:rsid w:val="003F02D6"/>
    <w:rPr>
      <w:rFonts w:eastAsiaTheme="minorEastAsia"/>
    </w:rPr>
  </w:style>
  <w:style w:type="table" w:styleId="TableGrid">
    <w:name w:val="Table Grid"/>
    <w:basedOn w:val="TableNormal"/>
    <w:uiPriority w:val="59"/>
    <w:rsid w:val="003F02D6"/>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78386546">
      <w:bodyDiv w:val="1"/>
      <w:marLeft w:val="0"/>
      <w:marRight w:val="0"/>
      <w:marTop w:val="0"/>
      <w:marBottom w:val="0"/>
      <w:divBdr>
        <w:top w:val="none" w:sz="0" w:space="0" w:color="auto"/>
        <w:left w:val="none" w:sz="0" w:space="0" w:color="auto"/>
        <w:bottom w:val="none" w:sz="0" w:space="0" w:color="auto"/>
        <w:right w:val="none" w:sz="0" w:space="0" w:color="auto"/>
      </w:divBdr>
    </w:div>
    <w:div w:id="1798059956">
      <w:bodyDiv w:val="1"/>
      <w:marLeft w:val="0"/>
      <w:marRight w:val="0"/>
      <w:marTop w:val="0"/>
      <w:marBottom w:val="0"/>
      <w:divBdr>
        <w:top w:val="none" w:sz="0" w:space="0" w:color="auto"/>
        <w:left w:val="none" w:sz="0" w:space="0" w:color="auto"/>
        <w:bottom w:val="none" w:sz="0" w:space="0" w:color="auto"/>
        <w:right w:val="none" w:sz="0" w:space="0" w:color="auto"/>
      </w:divBdr>
    </w:div>
    <w:div w:id="1839882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79D843-D21B-3447-B181-96BBC9CAC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931</Words>
  <Characters>5308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kathrogers@mac.com</dc:creator>
  <cp:keywords/>
  <dc:description/>
  <cp:lastModifiedBy>Arthur Souza Rodrigues</cp:lastModifiedBy>
  <cp:revision>1</cp:revision>
  <dcterms:created xsi:type="dcterms:W3CDTF">2022-12-19T23:31:00Z</dcterms:created>
  <dcterms:modified xsi:type="dcterms:W3CDTF">2026-09-26T00:04:00Z</dcterms:modified>
</cp:coreProperties>
</file>