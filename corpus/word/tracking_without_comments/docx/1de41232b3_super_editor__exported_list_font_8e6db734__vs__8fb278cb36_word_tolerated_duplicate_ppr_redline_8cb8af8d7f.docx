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A0003" w14:textId="77777777" w:rsidR="00F159F6" w:rsidRDefault="00C3219F">
      <w:pPr>
        <w:numPr>
          <w:ilvl w:val="0"/>
          <w:numId w:val="4"/>
        </w:numPr>
        <w:spacing w:line="240" w:lineRule="auto"/>
        <w:rPr>
          <w:ins w:id="14" w:author="Nick Bernal" w:date="2026-09-26T15:10:00Z" w16du:dateUtc="2026-09-26T19:10:00Z"/>
        </w:rPr>
      </w:pPr>
      <w:ins w:id="15" w:author="Nick Bernal" w:date="2026-09-26T15:10:00Z" w16du:dateUtc="2026-09-26T19:10:00Z">
        <w:r>
          <w:t>a</w:t>
        </w:r>
      </w:ins>
    </w:p>
    <w:p w14:paraId="577F4EA7" w14:textId="77777777" w:rsidR="00F159F6" w:rsidRDefault="00C3219F">
      <w:pPr>
        <w:rPr>
          <w:ins w:id="16" w:author="Nick Bernal" w:date="2026-09-26T15:10:00Z" w16du:dateUtc="2026-09-26T19:10:00Z"/>
        </w:rPr>
      </w:pPr>
      <w:ins w:id="17" w:author="Nick Bernal" w:date="2026-09-26T15:10:00Z" w16du:dateUtc="2026-09-26T19:10:00Z">
        <w:r>
          <w:t>x</w:t>
        </w:r>
      </w:ins>
    </w:p>
    <w:p w14:paraId="49F93528" w14:textId="77777777" w:rsidR="00F159F6" w:rsidRDefault="00F159F6">
      <w:pPr>
        <w:rPr>
          <w:ins w:id="18" w:author="Nick Bernal" w:date="2026-09-26T15:10:00Z" w16du:dateUtc="2026-09-26T19:10:00Z"/>
        </w:rPr>
      </w:pPr>
    </w:p>
    <w:p w14:paraId="78792D39" w14:textId="77777777" w:rsidR="00F159F6" w:rsidRDefault="00C3219F">
      <w:pPr>
        <w:numPr>
          <w:ilvl w:val="0"/>
          <w:numId w:val="5"/>
        </w:numPr>
        <w:spacing w:line="240" w:lineRule="auto"/>
        <w:rPr>
          <w:ins w:id="19" w:author="Nick Bernal" w:date="2026-09-26T15:10:00Z" w16du:dateUtc="2026-09-26T19:10:00Z"/>
        </w:rPr>
      </w:pPr>
      <w:ins w:id="20" w:author="Nick Bernal" w:date="2026-09-26T15:10:00Z" w16du:dateUtc="2026-09-26T19:10:00Z">
        <w:r>
          <w:t>x</w:t>
        </w:r>
      </w:ins>
    </w:p>
    <w:p w14:paraId="5BC8E0E9" w14:textId="77777777" w:rsidR="00F159F6" w:rsidRDefault="00F159F6">
      <w:pPr>
        <w:rPr>
          <w:ins w:id="21" w:author="Nick Bernal" w:date="2026-09-26T15:10:00Z" w16du:dateUtc="2026-09-26T19:10:00Z"/>
        </w:rPr>
      </w:pPr>
    </w:p>
    <w:p w14:paraId="12C38209" w14:textId="7629E17A" w:rsidR="00350201" w:rsidRDefault="00C3219F">
      <w:pPr>
        <w:numPr>
          <w:ilvl w:val="0"/>
          <w:numId w:val="4"/>
        </w:numPr>
        <w:rPr>
          <w:rPrChange w:id="22" w:author="Nick Bernal" w:date="2026-09-26T15:10:00Z" w16du:dateUtc="2026-09-26T19:10:00Z">
            <w:rPr>
              <w:rFonts w:ascii="Times New Roman" w:eastAsia="Times New Roman" w:hAnsi="Times New Roman" w:cs="Times New Roman"/>
              <w:sz w:val="16"/>
              <w:szCs w:val="16"/>
            </w:rPr>
          </w:rPrChange>
        </w:rPr>
        <w:pPrChange w:id="23" w:author="Nick Bernal" w:date="2026-09-26T15:10:00Z" w16du:dateUtc="2026-09-26T19:10:00Z">
          <w:pPr>
            <w:numPr>
              <w:numId w:val="1"/>
            </w:numPr>
            <w:ind w:left="720" w:hanging="360"/>
          </w:pPr>
        </w:pPrChange>
      </w:pPr>
      <w:ins w:id="24" w:author="Nick Bernal" w:date="2026-09-26T15:10:00Z" w16du:dateUtc="2026-09-26T19:10:00Z">
        <w:r>
          <w:t>b</w:t>
        </w:r>
      </w:ins>
      <w:del w:id="25" w:author="Nick Bernal" w:date="2026-09-26T15:10:00Z" w16du:dateUtc="2026-09-26T19:10:00Z">
        <w:r w:rsidRPr="00D84A6F">
          <w:rPr>
            <w:rFonts w:ascii="Times New Roman" w:eastAsia="Times New Roman" w:hAnsi="Times New Roman" w:cs="Times New Roman"/>
            <w:b/>
            <w:sz w:val="16"/>
            <w:szCs w:val="16"/>
          </w:rPr>
          <w:delText>APPOINTMENT</w:delText>
        </w:r>
      </w:del>
    </w:p>
    <w:sectPr w:rsidR="00350201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26" w:author="Nick Bernal" w:date="2026-09-26T15:10:00Z" w16du:dateUtc="2026-09-26T19:10:00Z">
        <w:sectPr w:rsidR="00350201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A64FB"/>
    <w:multiLevelType w:val="multilevel"/>
    <w:tmpl w:val="72583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B334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46A2132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EFAAEF8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67481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6E60F34">
      <w:start w:val="1"/>
      <w:numFmt w:val="lowerRoman"/>
      <w:lvlText w:val="%9."/>
      <w:lvlJc w:val="right"/>
      <w:pPr>
        <w:ind w:left="6480" w:hanging="180"/>
      </w:pPr>
    </w:lvl>
  </w:abstractNum>
  <w:num w:numId="1" w16cid:durableId="450710284">
    <w:abstractNumId w:val="0"/>
  </w:num>
  <w:num w:numId="2" w16cid:durableId="100147962">
    <w:abstractNumId w:val="1"/>
  </w:num>
  <w:num w:numId="3" w16cid:durableId="847839647">
    <w:abstractNumId w:val="3"/>
  </w:num>
  <w:num w:numId="4" w16cid:durableId="1849442886">
    <w:abstractNumId w:val="2"/>
  </w:num>
  <w:num w:numId="5" w16cid:durableId="106733984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01"/>
    <w:rsid w:val="00233D7B"/>
    <w:rsid w:val="003104CE"/>
    <w:rsid w:val="00350201"/>
    <w:rsid w:val="00360F1B"/>
    <w:rsid w:val="003A4303"/>
    <w:rsid w:val="003B443F"/>
    <w:rsid w:val="003C1D14"/>
    <w:rsid w:val="003C58BC"/>
    <w:rsid w:val="0049461A"/>
    <w:rsid w:val="00652E45"/>
    <w:rsid w:val="00AA1D5D"/>
    <w:rsid w:val="00AB2838"/>
    <w:rsid w:val="00AF4127"/>
    <w:rsid w:val="00BB1758"/>
    <w:rsid w:val="00C2353B"/>
    <w:rsid w:val="00C3219F"/>
    <w:rsid w:val="00C92744"/>
    <w:rsid w:val="00CC3C3F"/>
    <w:rsid w:val="00CE0D03"/>
    <w:rsid w:val="00D325BA"/>
    <w:rsid w:val="00D84A6F"/>
    <w:rsid w:val="00E22003"/>
    <w:rsid w:val="00EC277A"/>
    <w:rsid w:val="00F159F6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2D67A"/>
  <w15:docId w15:val="{DF849B8E-C112-0843-9E63-71B21834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9-26T15:10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Nick Bernal" w:date="2026-09-26T15:10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9-26T15:10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Nick Bernal" w:date="2026-09-26T15:10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9-26T15:10:00Z">
        <w:pPr>
          <w:keepNext/>
          <w:keepLines/>
          <w:spacing w:before="320" w:after="8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Nick Bernal" w:date="2026-09-26T15:10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9-26T15:10:00Z">
        <w:pPr>
          <w:keepNext/>
          <w:keepLines/>
          <w:spacing w:before="280" w:after="8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Nick Bernal" w:date="2026-09-26T15:10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9-26T15:10:00Z">
        <w:pPr>
          <w:keepNext/>
          <w:keepLines/>
          <w:spacing w:before="240" w:after="8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Nick Bernal" w:date="2026-09-26T15:10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line="240" w:lineRule="auto"/>
      <w:outlineLvl w:val="5"/>
      <w:pPrChange w:id="5" w:author="Nick Bernal" w:date="2026-09-26T15:10:00Z">
        <w:pPr>
          <w:keepNext/>
          <w:keepLines/>
          <w:spacing w:before="240" w:after="8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Nick Bernal" w:date="2026-09-26T15:10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line="240" w:lineRule="auto"/>
      <w:outlineLvl w:val="6"/>
      <w:pPrChange w:id="6" w:author="Nick Bernal" w:date="2026-09-26T15:10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Nick Bernal" w:date="2026-09-26T15:10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line="240" w:lineRule="auto"/>
      <w:outlineLvl w:val="7"/>
      <w:pPrChange w:id="7" w:author="Nick Bernal" w:date="2026-09-26T15:10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Nick Bernal" w:date="2026-09-26T15:10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line="240" w:lineRule="auto"/>
      <w:outlineLvl w:val="8"/>
      <w:pPrChange w:id="8" w:author="Nick Bernal" w:date="2026-09-26T15:10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Nick Bernal" w:date="2026-09-26T15:10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Nick Bernal" w:date="2026-09-26T15:10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Nick Bernal" w:date="2026-09-26T15:10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Nick Bernal" w:date="2026-09-26T15:10:00Z">
        <w:pPr>
          <w:keepNext/>
          <w:keepLines/>
          <w:spacing w:after="32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Nick Bernal" w:date="2026-09-26T15:10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D325BA"/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5BA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5BA"/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D325BA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5B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5BA"/>
    <w:rPr>
      <w:rFonts w:eastAsiaTheme="majorEastAsia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5BA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5BA"/>
    <w:rPr>
      <w:rFonts w:eastAsiaTheme="majorEastAsia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5BA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25B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25BA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Nick Bernal" w:date="2026-09-26T15:10:00Z">
        <w:pPr>
          <w:spacing w:before="160" w:after="160"/>
          <w:jc w:val="center"/>
        </w:pPr>
      </w:pPrChange>
    </w:pPr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Nick Bernal" w:date="2026-09-26T15:10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D325BA"/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spacing w:line="240" w:lineRule="auto"/>
      <w:ind w:left="720"/>
      <w:contextualSpacing/>
      <w:pPrChange w:id="12" w:author="Nick Bernal" w:date="2026-09-26T15:10:00Z">
        <w:pPr>
          <w:ind w:left="720"/>
          <w:contextualSpacing/>
        </w:pPr>
      </w:pPrChange>
    </w:pPr>
    <w:rPr>
      <w:rFonts w:eastAsiaTheme="minorHAnsi" w:cs="Times New Roman (Body CS)"/>
      <w:kern w:val="2"/>
      <w:sz w:val="24"/>
      <w:szCs w:val="24"/>
      <w:lang w:val="en-US"/>
      <w14:ligatures w14:val="standardContextual"/>
      <w:rPrChange w:id="12" w:author="Nick Bernal" w:date="2026-09-26T15:10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D325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3" w:author="Nick Bernal" w:date="2026-09-26T15:10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Nick Bernal" w:date="2026-09-26T15:10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5BA"/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D325B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2025-04-15T19:22:00Z</dcterms:created>
  <dcterms:modified xsi:type="dcterms:W3CDTF">2026-09-26T19:10:00Z</dcterms:modified>
</cp:coreProperties>
</file>