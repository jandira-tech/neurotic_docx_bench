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9017" w14:textId="77777777" w:rsidR="002B15BB" w:rsidRDefault="00737F4A">
      <w:pPr>
        <w:pStyle w:val="Body"/>
        <w:rPr>
          <w:ins w:id="5" w:author="Nick Bernal" w:date="2026-08-04T06:07:00Z" w16du:dateUtc="2026-08-04T10:07:00Z"/>
        </w:rPr>
      </w:pPr>
      <w:ins w:id="6" w:author="Nick Bernal" w:date="2026-08-04T06:07:00Z" w16du:dateUtc="2026-08-04T10:07:00Z">
        <w:r>
          <w:rPr>
            <w:rFonts w:ascii="Roboto Light" w:eastAsia="Roboto Light" w:hAnsi="Roboto Light" w:cs="Roboto Light"/>
            <w:color w:val="999999"/>
            <w:sz w:val="32"/>
          </w:rPr>
          <w:t>Press release</w:t>
        </w:r>
      </w:ins>
    </w:p>
    <w:p w14:paraId="3844B06D" w14:textId="09C11E6E" w:rsidR="002B15BB" w:rsidRDefault="00737F4A">
      <w:pPr>
        <w:pStyle w:val="Body"/>
        <w:rPr>
          <w:ins w:id="7" w:author="Nick Bernal" w:date="2026-08-04T06:07:00Z" w16du:dateUtc="2026-08-04T10:07:00Z"/>
        </w:rPr>
      </w:pPr>
      <w:ins w:id="8" w:author="Nick Bernal" w:date="2026-08-04T06:07:00Z" w16du:dateUtc="2026-08-04T10:07:00Z">
        <w:r>
          <w:rPr>
            <w:rFonts w:ascii="Roboto" w:eastAsia="Roboto" w:hAnsi="Roboto" w:cs="Roboto"/>
            <w:b/>
            <w:sz w:val="44"/>
          </w:rPr>
          <w:t>Harbour</w:t>
        </w:r>
      </w:ins>
    </w:p>
    <w:p w14:paraId="670B0FD4" w14:textId="02E56ABC" w:rsidR="00C80F43" w:rsidRDefault="00737F4A">
      <w:pPr>
        <w:rPr>
          <w:del w:id="9" w:author="Nick Bernal" w:date="2026-08-04T06:07:00Z" w16du:dateUtc="2026-08-04T10:07:00Z"/>
        </w:rPr>
      </w:pPr>
      <w:ins w:id="10" w:author="Nick Bernal" w:date="2026-08-04T06:07:00Z" w16du:dateUtc="2026-08-04T10:07:00Z">
        <w:r>
          <w:rPr>
            <w:rFonts w:eastAsia="Arial" w:cs="Arial"/>
          </w:rPr>
          <w:t>For all the capabilities</w:t>
        </w:r>
      </w:ins>
      <w:del w:id="11" w:author="Nick Bernal" w:date="2026-08-04T06:07:00Z" w16du:dateUtc="2026-08-04T10:07:00Z">
        <w:r w:rsidR="00C80F43">
          <w:delText>Page 1</w:delText>
        </w:r>
      </w:del>
    </w:p>
    <w:p w14:paraId="363C6EBC" w14:textId="77777777" w:rsidR="00C80F43" w:rsidRDefault="00C80F43">
      <w:pPr>
        <w:rPr>
          <w:del w:id="12" w:author="Nick Bernal" w:date="2026-08-04T06:07:00Z" w16du:dateUtc="2026-08-04T10:07:00Z"/>
        </w:rPr>
      </w:pPr>
      <w:del w:id="13" w:author="Nick Bernal" w:date="2026-08-04T06:07:00Z" w16du:dateUtc="2026-08-04T10:07:00Z">
        <w:r>
          <w:br w:type="page"/>
        </w:r>
      </w:del>
    </w:p>
    <w:p w14:paraId="57EEE574" w14:textId="05030C65" w:rsidR="003C58BC" w:rsidRDefault="00C80F43" w:rsidP="00A9593C">
      <w:pPr>
        <w:pStyle w:val="Body"/>
        <w:pPrChange w:id="14" w:author="Nick Bernal" w:date="2026-08-04T06:07:00Z" w16du:dateUtc="2026-08-04T10:07:00Z">
          <w:pPr/>
        </w:pPrChange>
      </w:pPr>
      <w:del w:id="15" w:author="Nick Bernal" w:date="2026-08-04T06:07:00Z" w16du:dateUtc="2026-08-04T10:07:00Z">
        <w:r>
          <w:delText>Page 2</w:delText>
        </w:r>
      </w:del>
    </w:p>
    <w:sectPr w:rsidR="003C58BC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Nick Bernal" w:date="2026-08-04T06:07:00Z" w16du:dateUtc="2026-08-04T10:07:00Z">
        <w:sectPr w:rsidR="003C58BC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F8B6" w14:textId="77777777" w:rsidR="00737F4A" w:rsidRDefault="00737F4A" w:rsidP="00C80F43">
      <w:r>
        <w:separator/>
      </w:r>
    </w:p>
  </w:endnote>
  <w:endnote w:type="continuationSeparator" w:id="0">
    <w:p w14:paraId="74A22FA5" w14:textId="77777777" w:rsidR="00737F4A" w:rsidRDefault="00737F4A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17" w:author="Nick Bernal" w:date="2026-08-04T06:07:00Z" w16du:dateUtc="2026-08-04T10:0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Subtitle"/>
      <w:pPrChange w:id="18" w:author="Nick Bernal" w:date="2026-08-04T06:07:00Z" w16du:dateUtc="2026-08-04T10:07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19" w:author="Nick Bernal" w:date="2026-08-04T06:07:00Z" w16du:dateUtc="2026-08-04T10:07:00Z"/>
            <w:rStyle w:val="PageNumber"/>
          </w:rPr>
        </w:pPr>
        <w:del w:id="20" w:author="Nick Bernal" w:date="2026-08-04T06:07:00Z" w16du:dateUtc="2026-08-04T10:0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PrChange w:id="21" w:author="Nick Bernal" w:date="2026-08-04T06:07:00Z" w16du:dateUtc="2026-08-04T10:07:00Z">
        <w:pPr>
          <w:pStyle w:val="Footer"/>
          <w:ind w:right="360"/>
        </w:pPr>
      </w:pPrChange>
    </w:pPr>
    <w:del w:id="22" w:author="Nick Bernal" w:date="2026-08-04T06:07:00Z" w16du:dateUtc="2026-08-04T10:07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FC7F" w14:textId="77777777" w:rsidR="00737F4A" w:rsidRDefault="00737F4A" w:rsidP="00C80F43">
      <w:r>
        <w:separator/>
      </w:r>
    </w:p>
  </w:footnote>
  <w:footnote w:type="continuationSeparator" w:id="0">
    <w:p w14:paraId="504D05B4" w14:textId="77777777" w:rsidR="00737F4A" w:rsidRDefault="00737F4A" w:rsidP="00C8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C64" w14:textId="77777777" w:rsidR="000C47E8" w:rsidRDefault="000C47E8">
    <w:pPr>
      <w:pPrChange w:id="16" w:author="Nick Bernal" w:date="2026-08-04T06:07:00Z" w16du:dateUtc="2026-08-04T10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C47E8"/>
    <w:rsid w:val="001B1011"/>
    <w:rsid w:val="002B15BB"/>
    <w:rsid w:val="00360F1B"/>
    <w:rsid w:val="003C1D14"/>
    <w:rsid w:val="003C58BC"/>
    <w:rsid w:val="00516434"/>
    <w:rsid w:val="00737F4A"/>
    <w:rsid w:val="007E0713"/>
    <w:rsid w:val="00931F1A"/>
    <w:rsid w:val="00984485"/>
    <w:rsid w:val="00A16521"/>
    <w:rsid w:val="00A9593C"/>
    <w:rsid w:val="00B103FF"/>
    <w:rsid w:val="00B33473"/>
    <w:rsid w:val="00C80F43"/>
    <w:rsid w:val="00D33CA6"/>
    <w:rsid w:val="00E2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pPrChange w:id="0" w:author="Nick Bernal" w:date="2026-08-04T06:07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0" w:author="Nick Bernal" w:date="2026-08-04T06:0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1" w:author="Nick Bernal" w:date="2026-08-04T06:07:00Z">
        <w:pPr>
          <w:keepNext/>
          <w:keepLines/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bdr w:val="ni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  <w:style w:type="character" w:styleId="Hyperlink">
    <w:name w:val="Hyperlink"/>
    <w:rsid w:val="000C47E8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pPrChange w:id="2" w:author="Nick Bernal" w:date="2026-08-04T06:07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tabs>
            <w:tab w:val="right" w:pos="9020"/>
          </w:tabs>
        </w:pPr>
      </w:pPrChange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2" w:author="Nick Bernal" w:date="2026-08-04T06:07:00Z">
        <w:rPr>
          <w:rFonts w:ascii="Helvetica Neue" w:eastAsia="Arial Unicode MS" w:hAnsi="Helvetica Neue" w:cs="Arial Unicode MS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  <w:pPrChange w:id="3" w:author="Nick Bernal" w:date="2026-08-04T06:07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line="276" w:lineRule="auto"/>
        </w:pPr>
      </w:pPrChange>
    </w:pPr>
    <w:rPr>
      <w:rFonts w:eastAsia="Arial Unicode MS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3" w:author="Nick Bernal" w:date="2026-08-04T06:07:00Z">
        <w:rPr>
          <w:rFonts w:ascii="Arial" w:eastAsia="Arial Unicode MS" w:hAnsi="Arial" w:cs="Arial Unicode MS"/>
          <w:color w:val="000000"/>
          <w:sz w:val="22"/>
          <w:szCs w:val="22"/>
          <w:u w:color="000000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character" w:customStyle="1" w:styleId="None">
    <w:name w:val="None"/>
    <w:rsid w:val="000C47E8"/>
  </w:style>
  <w:style w:type="character" w:customStyle="1" w:styleId="Hyperlink0">
    <w:name w:val="Hyperlink.0"/>
    <w:basedOn w:val="None"/>
    <w:rsid w:val="000C47E8"/>
    <w:rPr>
      <w:u w:val="single"/>
    </w:rPr>
  </w:style>
  <w:style w:type="character" w:customStyle="1" w:styleId="Hyperlink1">
    <w:name w:val="Hyperlink.1"/>
    <w:basedOn w:val="None"/>
    <w:rsid w:val="000C47E8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0C47E8"/>
    <w:pPr>
      <w:numPr>
        <w:numId w:val="1"/>
      </w:numPr>
    </w:pPr>
  </w:style>
  <w:style w:type="character" w:customStyle="1" w:styleId="Hyperlink2">
    <w:name w:val="Hyperlink.2"/>
    <w:basedOn w:val="None"/>
    <w:rsid w:val="000C47E8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pPr>
      <w:pPrChange w:id="4" w:author="Nick Bernal" w:date="2026-08-04T06:07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4" w:author="Nick Bernal" w:date="2026-08-04T06:07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2026-08-04T10:07:00Z</dcterms:modified>
</cp:coreProperties>
</file>