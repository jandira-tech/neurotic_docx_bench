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57BFC" w14:textId="77777777" w:rsidR="00912427" w:rsidRDefault="0004219D">
      <w:pPr>
        <w:spacing w:before="62"/>
        <w:ind w:left="380"/>
        <w:rPr>
          <w:del w:id="7" w:author="Cindy Hobbs" w:date="2026-09-25T20:04:00Z" w16du:dateUtc="2026-09-26T00:04:00Z"/>
          <w:b/>
          <w:sz w:val="29"/>
        </w:rPr>
      </w:pPr>
      <w:del w:id="8" w:author="Cindy Hobbs" w:date="2026-09-25T20:04:00Z" w16du:dateUtc="2026-09-26T00:04:00Z">
        <w:r>
          <w:rPr>
            <w:b/>
            <w:noProof/>
            <w:sz w:val="29"/>
          </w:rPr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4591050</wp:posOffset>
              </wp:positionH>
              <wp:positionV relativeFrom="paragraph">
                <wp:posOffset>-469900</wp:posOffset>
              </wp:positionV>
              <wp:extent cx="2371725" cy="1362874"/>
              <wp:effectExtent l="0" t="0" r="0" b="0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REVISED LOGO (2).png"/>
                      <pic:cNvPicPr/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7337" cy="13718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b/>
            <w:color w:val="232323"/>
            <w:sz w:val="29"/>
          </w:rPr>
          <w:delText>TOWN OF CENTURY</w:delText>
        </w:r>
      </w:del>
    </w:p>
    <w:p w14:paraId="79F2706C" w14:textId="77777777" w:rsidR="00912427" w:rsidRDefault="0004219D">
      <w:pPr>
        <w:pStyle w:val="Heading1"/>
        <w:ind w:left="379"/>
        <w:rPr>
          <w:del w:id="9" w:author="Cindy Hobbs" w:date="2026-09-25T20:04:00Z" w16du:dateUtc="2026-09-26T00:04:00Z"/>
        </w:rPr>
      </w:pPr>
      <w:del w:id="10" w:author="Cindy Hobbs" w:date="2026-09-25T20:04:00Z" w16du:dateUtc="2026-09-26T00:04:00Z">
        <w:r>
          <w:rPr>
            <w:color w:val="232323"/>
            <w:w w:val="95"/>
          </w:rPr>
          <w:delText>Employment Application</w:delText>
        </w:r>
      </w:del>
    </w:p>
    <w:p w14:paraId="64CFE56E" w14:textId="77777777" w:rsidR="00912427" w:rsidRDefault="00912427">
      <w:pPr>
        <w:pStyle w:val="BodyText"/>
        <w:spacing w:before="10"/>
        <w:rPr>
          <w:del w:id="11" w:author="Cindy Hobbs" w:date="2026-09-25T20:04:00Z" w16du:dateUtc="2026-09-26T00:04:00Z"/>
          <w:b/>
          <w:sz w:val="28"/>
        </w:rPr>
      </w:pPr>
    </w:p>
    <w:p w14:paraId="16A19317" w14:textId="77777777" w:rsidR="00912427" w:rsidRDefault="0004219D">
      <w:pPr>
        <w:pStyle w:val="BodyText"/>
        <w:spacing w:line="237" w:lineRule="auto"/>
        <w:ind w:left="356" w:right="4179" w:firstLine="18"/>
        <w:rPr>
          <w:del w:id="12" w:author="Cindy Hobbs" w:date="2026-09-25T20:04:00Z" w16du:dateUtc="2026-09-26T00:04:00Z"/>
        </w:rPr>
      </w:pPr>
      <w:del w:id="13" w:author="Cindy Hobbs" w:date="2026-09-25T20:04:00Z" w16du:dateUtc="2026-09-26T00:04:00Z">
        <w:r>
          <w:rPr>
            <w:color w:val="232323"/>
          </w:rPr>
          <w:delText>We</w:delText>
        </w:r>
        <w:r>
          <w:rPr>
            <w:color w:val="232323"/>
            <w:spacing w:val="-24"/>
          </w:rPr>
          <w:delText xml:space="preserve"> </w:delText>
        </w:r>
        <w:r>
          <w:rPr>
            <w:color w:val="232323"/>
          </w:rPr>
          <w:delText>do</w:delText>
        </w:r>
        <w:r>
          <w:rPr>
            <w:color w:val="232323"/>
            <w:spacing w:val="-24"/>
          </w:rPr>
          <w:delText xml:space="preserve"> </w:delText>
        </w:r>
        <w:r>
          <w:rPr>
            <w:color w:val="232323"/>
          </w:rPr>
          <w:delText>not</w:delText>
        </w:r>
        <w:r>
          <w:rPr>
            <w:color w:val="232323"/>
            <w:spacing w:val="-31"/>
          </w:rPr>
          <w:delText xml:space="preserve"> </w:delText>
        </w:r>
        <w:r>
          <w:rPr>
            <w:color w:val="232323"/>
          </w:rPr>
          <w:delText>discriminate</w:delText>
        </w:r>
        <w:r>
          <w:rPr>
            <w:color w:val="232323"/>
            <w:spacing w:val="-19"/>
          </w:rPr>
          <w:delText xml:space="preserve"> </w:delText>
        </w:r>
        <w:r>
          <w:rPr>
            <w:color w:val="232323"/>
          </w:rPr>
          <w:delText>on</w:delText>
        </w:r>
        <w:r>
          <w:rPr>
            <w:color w:val="232323"/>
            <w:spacing w:val="-23"/>
          </w:rPr>
          <w:delText xml:space="preserve"> </w:delText>
        </w:r>
        <w:r>
          <w:rPr>
            <w:color w:val="232323"/>
          </w:rPr>
          <w:delText>the</w:delText>
        </w:r>
        <w:r>
          <w:rPr>
            <w:color w:val="232323"/>
            <w:spacing w:val="-26"/>
          </w:rPr>
          <w:delText xml:space="preserve"> </w:delText>
        </w:r>
        <w:r>
          <w:rPr>
            <w:color w:val="232323"/>
          </w:rPr>
          <w:delText>basis</w:delText>
        </w:r>
        <w:r>
          <w:rPr>
            <w:color w:val="232323"/>
            <w:spacing w:val="-23"/>
          </w:rPr>
          <w:delText xml:space="preserve"> </w:delText>
        </w:r>
        <w:r>
          <w:rPr>
            <w:color w:val="232323"/>
          </w:rPr>
          <w:delText xml:space="preserve">of </w:delText>
        </w:r>
        <w:r>
          <w:rPr>
            <w:color w:val="232323"/>
            <w:spacing w:val="-30"/>
          </w:rPr>
          <w:delText xml:space="preserve"> </w:delText>
        </w:r>
        <w:r>
          <w:rPr>
            <w:color w:val="232323"/>
          </w:rPr>
          <w:delText>race,</w:delText>
        </w:r>
        <w:r>
          <w:rPr>
            <w:color w:val="232323"/>
            <w:spacing w:val="-25"/>
          </w:rPr>
          <w:delText xml:space="preserve"> </w:delText>
        </w:r>
        <w:r>
          <w:rPr>
            <w:color w:val="232323"/>
          </w:rPr>
          <w:delText>color,</w:delText>
        </w:r>
        <w:r>
          <w:rPr>
            <w:color w:val="232323"/>
            <w:spacing w:val="-25"/>
          </w:rPr>
          <w:delText xml:space="preserve"> </w:delText>
        </w:r>
        <w:r>
          <w:rPr>
            <w:color w:val="232323"/>
          </w:rPr>
          <w:delText>religion,</w:delText>
        </w:r>
        <w:r>
          <w:rPr>
            <w:color w:val="232323"/>
            <w:spacing w:val="-25"/>
          </w:rPr>
          <w:delText xml:space="preserve"> </w:delText>
        </w:r>
        <w:r>
          <w:rPr>
            <w:color w:val="232323"/>
          </w:rPr>
          <w:delText>national</w:delText>
        </w:r>
        <w:r>
          <w:rPr>
            <w:color w:val="232323"/>
            <w:spacing w:val="-19"/>
          </w:rPr>
          <w:delText xml:space="preserve"> </w:delText>
        </w:r>
        <w:r>
          <w:rPr>
            <w:color w:val="232323"/>
          </w:rPr>
          <w:delText>origin,</w:delText>
        </w:r>
        <w:r>
          <w:rPr>
            <w:color w:val="232323"/>
            <w:spacing w:val="-26"/>
          </w:rPr>
          <w:delText xml:space="preserve"> </w:delText>
        </w:r>
        <w:r>
          <w:rPr>
            <w:color w:val="232323"/>
          </w:rPr>
          <w:delText>sex,</w:delText>
        </w:r>
        <w:r>
          <w:rPr>
            <w:color w:val="232323"/>
            <w:spacing w:val="-25"/>
          </w:rPr>
          <w:delText xml:space="preserve"> </w:delText>
        </w:r>
        <w:r>
          <w:rPr>
            <w:color w:val="232323"/>
          </w:rPr>
          <w:delText xml:space="preserve">age, </w:delText>
        </w:r>
        <w:r>
          <w:rPr>
            <w:color w:val="383838"/>
          </w:rPr>
          <w:delText>disability,</w:delText>
        </w:r>
        <w:r>
          <w:rPr>
            <w:color w:val="383838"/>
            <w:spacing w:val="-10"/>
          </w:rPr>
          <w:delText xml:space="preserve"> </w:delText>
        </w:r>
        <w:r>
          <w:rPr>
            <w:color w:val="232323"/>
          </w:rPr>
          <w:delText>or</w:delText>
        </w:r>
        <w:r>
          <w:rPr>
            <w:color w:val="232323"/>
            <w:spacing w:val="-19"/>
          </w:rPr>
          <w:delText xml:space="preserve"> </w:delText>
        </w:r>
        <w:r>
          <w:rPr>
            <w:color w:val="232323"/>
          </w:rPr>
          <w:delText>any</w:delText>
        </w:r>
        <w:r>
          <w:rPr>
            <w:color w:val="232323"/>
            <w:spacing w:val="-13"/>
          </w:rPr>
          <w:delText xml:space="preserve"> </w:delText>
        </w:r>
        <w:r>
          <w:rPr>
            <w:color w:val="232323"/>
          </w:rPr>
          <w:delText>other</w:delText>
        </w:r>
        <w:r>
          <w:rPr>
            <w:color w:val="232323"/>
            <w:spacing w:val="-18"/>
          </w:rPr>
          <w:delText xml:space="preserve"> </w:delText>
        </w:r>
        <w:r>
          <w:rPr>
            <w:color w:val="232323"/>
          </w:rPr>
          <w:delText>status</w:delText>
        </w:r>
        <w:r>
          <w:rPr>
            <w:color w:val="232323"/>
            <w:spacing w:val="-16"/>
          </w:rPr>
          <w:delText xml:space="preserve"> </w:delText>
        </w:r>
        <w:r>
          <w:rPr>
            <w:color w:val="232323"/>
          </w:rPr>
          <w:delText>protected</w:delText>
        </w:r>
        <w:r>
          <w:rPr>
            <w:color w:val="232323"/>
            <w:spacing w:val="-18"/>
          </w:rPr>
          <w:delText xml:space="preserve"> </w:delText>
        </w:r>
        <w:r>
          <w:rPr>
            <w:color w:val="232323"/>
          </w:rPr>
          <w:delText>by</w:delText>
        </w:r>
        <w:r>
          <w:rPr>
            <w:color w:val="232323"/>
            <w:spacing w:val="-19"/>
          </w:rPr>
          <w:delText xml:space="preserve"> </w:delText>
        </w:r>
        <w:r>
          <w:rPr>
            <w:color w:val="232323"/>
          </w:rPr>
          <w:delText>law</w:delText>
        </w:r>
        <w:r>
          <w:rPr>
            <w:color w:val="232323"/>
            <w:spacing w:val="-13"/>
          </w:rPr>
          <w:delText xml:space="preserve"> </w:delText>
        </w:r>
        <w:r>
          <w:rPr>
            <w:color w:val="232323"/>
          </w:rPr>
          <w:delText>or</w:delText>
        </w:r>
        <w:r>
          <w:rPr>
            <w:color w:val="232323"/>
            <w:spacing w:val="-20"/>
          </w:rPr>
          <w:delText xml:space="preserve"> </w:delText>
        </w:r>
        <w:r>
          <w:rPr>
            <w:color w:val="232323"/>
          </w:rPr>
          <w:delText>regulation.</w:delText>
        </w:r>
        <w:r>
          <w:rPr>
            <w:color w:val="232323"/>
            <w:spacing w:val="21"/>
          </w:rPr>
          <w:delText xml:space="preserve"> </w:delText>
        </w:r>
        <w:r>
          <w:rPr>
            <w:color w:val="232323"/>
          </w:rPr>
          <w:delText>It</w:delText>
        </w:r>
        <w:r>
          <w:rPr>
            <w:color w:val="232323"/>
            <w:spacing w:val="5"/>
          </w:rPr>
          <w:delText xml:space="preserve"> </w:delText>
        </w:r>
        <w:r>
          <w:rPr>
            <w:color w:val="232323"/>
          </w:rPr>
          <w:delText>is</w:delText>
        </w:r>
        <w:r>
          <w:rPr>
            <w:color w:val="232323"/>
            <w:spacing w:val="-23"/>
          </w:rPr>
          <w:delText xml:space="preserve"> </w:delText>
        </w:r>
        <w:r>
          <w:rPr>
            <w:color w:val="232323"/>
          </w:rPr>
          <w:delText>our</w:delText>
        </w:r>
        <w:r>
          <w:rPr>
            <w:color w:val="232323"/>
            <w:spacing w:val="-18"/>
          </w:rPr>
          <w:delText xml:space="preserve"> </w:delText>
        </w:r>
        <w:r>
          <w:rPr>
            <w:color w:val="232323"/>
          </w:rPr>
          <w:delText>intention</w:delText>
        </w:r>
        <w:r>
          <w:rPr>
            <w:color w:val="232323"/>
            <w:spacing w:val="-9"/>
          </w:rPr>
          <w:delText xml:space="preserve"> </w:delText>
        </w:r>
        <w:r>
          <w:rPr>
            <w:color w:val="232323"/>
          </w:rPr>
          <w:delText>that all</w:delText>
        </w:r>
        <w:r>
          <w:rPr>
            <w:color w:val="232323"/>
            <w:spacing w:val="-23"/>
          </w:rPr>
          <w:delText xml:space="preserve"> </w:delText>
        </w:r>
        <w:r>
          <w:rPr>
            <w:color w:val="232323"/>
          </w:rPr>
          <w:delText>qualified</w:delText>
        </w:r>
        <w:r>
          <w:rPr>
            <w:color w:val="232323"/>
            <w:spacing w:val="-23"/>
          </w:rPr>
          <w:delText xml:space="preserve"> </w:delText>
        </w:r>
        <w:r>
          <w:rPr>
            <w:color w:val="232323"/>
          </w:rPr>
          <w:delText>applicants</w:delText>
        </w:r>
        <w:r>
          <w:rPr>
            <w:color w:val="232323"/>
            <w:spacing w:val="-15"/>
          </w:rPr>
          <w:delText xml:space="preserve"> </w:delText>
        </w:r>
        <w:r>
          <w:rPr>
            <w:color w:val="232323"/>
            <w:sz w:val="18"/>
          </w:rPr>
          <w:delText>be</w:delText>
        </w:r>
        <w:r>
          <w:rPr>
            <w:color w:val="232323"/>
            <w:spacing w:val="-23"/>
            <w:sz w:val="18"/>
          </w:rPr>
          <w:delText xml:space="preserve"> </w:delText>
        </w:r>
        <w:r>
          <w:rPr>
            <w:color w:val="232323"/>
          </w:rPr>
          <w:delText>given</w:delText>
        </w:r>
        <w:r>
          <w:rPr>
            <w:color w:val="232323"/>
            <w:spacing w:val="-19"/>
          </w:rPr>
          <w:delText xml:space="preserve"> </w:delText>
        </w:r>
        <w:r>
          <w:rPr>
            <w:color w:val="232323"/>
          </w:rPr>
          <w:delText>equal</w:delText>
        </w:r>
        <w:r>
          <w:rPr>
            <w:color w:val="232323"/>
            <w:spacing w:val="-24"/>
          </w:rPr>
          <w:delText xml:space="preserve"> </w:delText>
        </w:r>
        <w:r>
          <w:rPr>
            <w:color w:val="232323"/>
          </w:rPr>
          <w:delText>opportunity</w:delText>
        </w:r>
        <w:r>
          <w:rPr>
            <w:color w:val="232323"/>
            <w:spacing w:val="-16"/>
          </w:rPr>
          <w:delText xml:space="preserve"> </w:delText>
        </w:r>
        <w:r>
          <w:rPr>
            <w:color w:val="232323"/>
          </w:rPr>
          <w:delText>and</w:delText>
        </w:r>
        <w:r>
          <w:rPr>
            <w:color w:val="232323"/>
            <w:spacing w:val="-26"/>
          </w:rPr>
          <w:delText xml:space="preserve"> </w:delText>
        </w:r>
        <w:r>
          <w:rPr>
            <w:color w:val="232323"/>
          </w:rPr>
          <w:delText>that</w:delText>
        </w:r>
        <w:r>
          <w:rPr>
            <w:color w:val="232323"/>
            <w:spacing w:val="-27"/>
          </w:rPr>
          <w:delText xml:space="preserve"> </w:delText>
        </w:r>
        <w:r>
          <w:rPr>
            <w:color w:val="232323"/>
          </w:rPr>
          <w:delText>selection</w:delText>
        </w:r>
        <w:r>
          <w:rPr>
            <w:color w:val="232323"/>
            <w:spacing w:val="-17"/>
          </w:rPr>
          <w:delText xml:space="preserve"> </w:delText>
        </w:r>
        <w:r>
          <w:rPr>
            <w:color w:val="232323"/>
          </w:rPr>
          <w:delText>decisions</w:delText>
        </w:r>
        <w:r>
          <w:rPr>
            <w:color w:val="232323"/>
            <w:spacing w:val="-18"/>
          </w:rPr>
          <w:delText xml:space="preserve"> </w:delText>
        </w:r>
        <w:r>
          <w:rPr>
            <w:color w:val="232323"/>
          </w:rPr>
          <w:delText>be based on job-related</w:delText>
        </w:r>
        <w:r>
          <w:rPr>
            <w:color w:val="232323"/>
            <w:spacing w:val="17"/>
          </w:rPr>
          <w:delText xml:space="preserve"> </w:delText>
        </w:r>
        <w:r>
          <w:rPr>
            <w:color w:val="232323"/>
          </w:rPr>
          <w:delText>factors.</w:delText>
        </w:r>
      </w:del>
    </w:p>
    <w:p w14:paraId="4F94A2EF" w14:textId="77777777" w:rsidR="00912427" w:rsidRDefault="00912427">
      <w:pPr>
        <w:pStyle w:val="BodyText"/>
        <w:spacing w:before="7"/>
        <w:rPr>
          <w:del w:id="14" w:author="Cindy Hobbs" w:date="2026-09-25T20:04:00Z" w16du:dateUtc="2026-09-26T00:04:00Z"/>
          <w:sz w:val="28"/>
        </w:rPr>
      </w:pPr>
    </w:p>
    <w:p w14:paraId="143B92E7" w14:textId="77777777" w:rsidR="00912427" w:rsidRDefault="00912427">
      <w:pPr>
        <w:rPr>
          <w:del w:id="15" w:author="Cindy Hobbs" w:date="2026-09-25T20:04:00Z" w16du:dateUtc="2026-09-26T00:04:00Z"/>
          <w:sz w:val="28"/>
        </w:rPr>
        <w:sectPr w:rsidR="00912427">
          <w:headerReference w:type="default" r:id="rId8"/>
          <w:footerReference w:type="default" r:id="rId9"/>
          <w:type w:val="continuous"/>
          <w:pgSz w:w="12240" w:h="15840"/>
          <w:pgMar w:top="800" w:right="420" w:bottom="280" w:left="1200" w:header="720" w:footer="720" w:gutter="0"/>
          <w:cols w:space="720"/>
        </w:sectPr>
      </w:pPr>
    </w:p>
    <w:p w14:paraId="4C7F66DB" w14:textId="77777777" w:rsidR="00912427" w:rsidRDefault="0004219D">
      <w:pPr>
        <w:pStyle w:val="Heading2"/>
        <w:spacing w:before="92"/>
        <w:ind w:left="327"/>
        <w:rPr>
          <w:del w:id="18" w:author="Cindy Hobbs" w:date="2026-09-25T20:04:00Z" w16du:dateUtc="2026-09-26T00:04:00Z"/>
        </w:rPr>
      </w:pPr>
      <w:del w:id="19" w:author="Cindy Hobbs" w:date="2026-09-25T20:04:00Z" w16du:dateUtc="2026-09-26T00:04:00Z">
        <w:r>
          <w:rPr>
            <w:color w:val="232323"/>
            <w:w w:val="90"/>
          </w:rPr>
          <w:delText>APPLICANT INFORMATION</w:delText>
        </w:r>
      </w:del>
    </w:p>
    <w:p w14:paraId="4E99CF93" w14:textId="77777777" w:rsidR="00912427" w:rsidRDefault="0004219D">
      <w:pPr>
        <w:pStyle w:val="BodyText"/>
        <w:spacing w:before="56" w:line="230" w:lineRule="auto"/>
        <w:ind w:left="320" w:right="2059"/>
        <w:rPr>
          <w:del w:id="20" w:author="Cindy Hobbs" w:date="2026-09-25T20:04:00Z" w16du:dateUtc="2026-09-26T00:04:00Z"/>
        </w:rPr>
      </w:pPr>
      <w:del w:id="21" w:author="Cindy Hobbs" w:date="2026-09-25T20:04:00Z" w16du:dateUtc="2026-09-26T00:04:00Z">
        <w:r>
          <w:rPr>
            <w:color w:val="232323"/>
          </w:rPr>
          <w:delText xml:space="preserve">Last </w:delText>
        </w:r>
        <w:r>
          <w:rPr>
            <w:color w:val="232323"/>
            <w:w w:val="90"/>
          </w:rPr>
          <w:delText>Name</w:delText>
        </w:r>
      </w:del>
    </w:p>
    <w:p w14:paraId="7DBD2971" w14:textId="77777777" w:rsidR="00912427" w:rsidRDefault="0004219D">
      <w:pPr>
        <w:pStyle w:val="BodyText"/>
        <w:spacing w:before="137" w:line="518" w:lineRule="auto"/>
        <w:ind w:left="301" w:right="1465" w:firstLine="10"/>
        <w:rPr>
          <w:del w:id="22" w:author="Cindy Hobbs" w:date="2026-09-25T20:04:00Z" w16du:dateUtc="2026-09-26T00:04:00Z"/>
        </w:rPr>
      </w:pPr>
      <w:del w:id="23" w:author="Cindy Hobbs" w:date="2026-09-25T20:04:00Z" w16du:dateUtc="2026-09-26T00:04:00Z">
        <w:r>
          <w:rPr>
            <w:color w:val="232323"/>
            <w:w w:val="90"/>
          </w:rPr>
          <w:delText xml:space="preserve">Street Address </w:delText>
        </w:r>
        <w:r>
          <w:rPr>
            <w:color w:val="232323"/>
          </w:rPr>
          <w:delText>City</w:delText>
        </w:r>
      </w:del>
    </w:p>
    <w:p w14:paraId="31D13B2A" w14:textId="5A92B50D" w:rsidR="00DA19A5" w:rsidRPr="00A01875" w:rsidRDefault="0004219D" w:rsidP="001D0DB5">
      <w:pPr>
        <w:jc w:val="center"/>
        <w:rPr>
          <w:ins w:id="24" w:author="Cindy Hobbs" w:date="2026-09-25T20:04:00Z" w16du:dateUtc="2026-09-26T00:04:00Z"/>
          <w:rFonts w:ascii="Arial" w:eastAsia="Arial" w:hAnsi="Arial" w:cs="Arial"/>
          <w:b/>
          <w:spacing w:val="28"/>
          <w:sz w:val="20"/>
          <w:szCs w:val="20"/>
        </w:rPr>
      </w:pPr>
      <w:del w:id="25" w:author="Cindy Hobbs" w:date="2026-09-25T20:04:00Z" w16du:dateUtc="2026-09-26T00:04:00Z">
        <w:r w:rsidRPr="00C73EB4">
          <w:rPr>
            <w:sz w:val="18"/>
            <w:rPrChange w:id="26" w:author="Cindy Hobbs" w:date="2026-09-25T20:04:00Z" w16du:dateUtc="2026-09-26T00:04:00Z">
              <w:rPr>
                <w:color w:val="232323"/>
              </w:rPr>
            </w:rPrChange>
          </w:rPr>
          <w:delText>Phone</w:delText>
        </w:r>
      </w:del>
      <w:ins w:id="27" w:author="Cindy Hobbs" w:date="2026-09-25T20:04:00Z" w16du:dateUtc="2026-09-26T00:04:00Z">
        <w:r w:rsidR="00392514" w:rsidRPr="00A01875">
          <w:rPr>
            <w:b/>
            <w:spacing w:val="28"/>
            <w:sz w:val="20"/>
            <w:szCs w:val="20"/>
          </w:rPr>
          <w:t>NC</w:t>
        </w:r>
        <w:r w:rsidR="00F90F76" w:rsidRPr="00A01875">
          <w:rPr>
            <w:b/>
            <w:spacing w:val="28"/>
            <w:sz w:val="20"/>
            <w:szCs w:val="20"/>
          </w:rPr>
          <w:t>PA</w:t>
        </w:r>
        <w:r w:rsidR="00BB1CEA" w:rsidRPr="00A01875">
          <w:rPr>
            <w:b/>
            <w:spacing w:val="28"/>
            <w:sz w:val="20"/>
            <w:szCs w:val="20"/>
          </w:rPr>
          <w:t xml:space="preserve"> </w:t>
        </w:r>
        <w:r w:rsidR="0034484D" w:rsidRPr="00A01875">
          <w:rPr>
            <w:b/>
            <w:spacing w:val="28"/>
            <w:sz w:val="20"/>
            <w:szCs w:val="20"/>
          </w:rPr>
          <w:t>REQUEST</w:t>
        </w:r>
        <w:r w:rsidR="00384FF6" w:rsidRPr="00A01875">
          <w:rPr>
            <w:b/>
            <w:spacing w:val="28"/>
            <w:sz w:val="20"/>
            <w:szCs w:val="20"/>
          </w:rPr>
          <w:t xml:space="preserve"> for APPROV</w:t>
        </w:r>
        <w:r w:rsidR="001D0DB5" w:rsidRPr="00A01875">
          <w:rPr>
            <w:b/>
            <w:spacing w:val="28"/>
            <w:sz w:val="20"/>
            <w:szCs w:val="20"/>
          </w:rPr>
          <w:t>A</w:t>
        </w:r>
        <w:r w:rsidR="00384FF6" w:rsidRPr="00A01875">
          <w:rPr>
            <w:b/>
            <w:spacing w:val="28"/>
            <w:sz w:val="20"/>
            <w:szCs w:val="20"/>
          </w:rPr>
          <w:t>L</w:t>
        </w:r>
        <w:r w:rsidR="00B33A58" w:rsidRPr="00A01875">
          <w:rPr>
            <w:b/>
            <w:spacing w:val="28"/>
            <w:sz w:val="20"/>
            <w:szCs w:val="20"/>
          </w:rPr>
          <w:t xml:space="preserve"> </w:t>
        </w:r>
        <w:r w:rsidR="00930BFA" w:rsidRPr="00A01875">
          <w:rPr>
            <w:b/>
            <w:spacing w:val="28"/>
            <w:sz w:val="20"/>
            <w:szCs w:val="20"/>
          </w:rPr>
          <w:t xml:space="preserve">OF </w:t>
        </w:r>
        <w:r w:rsidR="0069154E" w:rsidRPr="00A01875">
          <w:rPr>
            <w:b/>
            <w:spacing w:val="28"/>
            <w:sz w:val="20"/>
            <w:szCs w:val="20"/>
          </w:rPr>
          <w:t>NEW FOO</w:t>
        </w:r>
        <w:r w:rsidR="003346B8" w:rsidRPr="00A01875">
          <w:rPr>
            <w:b/>
            <w:spacing w:val="28"/>
            <w:sz w:val="20"/>
            <w:szCs w:val="20"/>
          </w:rPr>
          <w:t>D</w:t>
        </w:r>
        <w:r w:rsidR="00D1776B">
          <w:rPr>
            <w:b/>
            <w:spacing w:val="28"/>
            <w:sz w:val="20"/>
            <w:szCs w:val="20"/>
          </w:rPr>
          <w:t xml:space="preserve"> </w:t>
        </w:r>
        <w:r w:rsidR="003346B8" w:rsidRPr="00A01875">
          <w:rPr>
            <w:b/>
            <w:spacing w:val="28"/>
            <w:sz w:val="20"/>
            <w:szCs w:val="20"/>
          </w:rPr>
          <w:t>PRODUCTS</w:t>
        </w:r>
      </w:ins>
    </w:p>
    <w:p w14:paraId="3E4FE3A9" w14:textId="6D8BBA1F" w:rsidR="007A4B7B" w:rsidRDefault="008F17FF" w:rsidP="00AB5245">
      <w:pPr>
        <w:spacing w:line="276" w:lineRule="auto"/>
        <w:ind w:left="-120" w:firstLine="840"/>
        <w:rPr>
          <w:ins w:id="28" w:author="Cindy Hobbs" w:date="2026-09-25T20:04:00Z" w16du:dateUtc="2026-09-26T00:04:00Z"/>
          <w:b/>
          <w:color w:val="FF0000"/>
          <w:sz w:val="20"/>
          <w:szCs w:val="20"/>
          <w:vertAlign w:val="superscript"/>
        </w:rPr>
      </w:pPr>
      <w:ins w:id="29" w:author="Cindy Hobbs" w:date="2026-09-25T20:04:00Z" w16du:dateUtc="2026-09-26T00:04:00Z">
        <w:r w:rsidRPr="00A01875">
          <w:rPr>
            <w:b/>
            <w:color w:val="FF0000"/>
            <w:sz w:val="20"/>
            <w:szCs w:val="20"/>
          </w:rPr>
          <w:t xml:space="preserve">The deadline for </w:t>
        </w:r>
        <w:r w:rsidR="00AB5245" w:rsidRPr="00A01875">
          <w:rPr>
            <w:b/>
            <w:color w:val="FF0000"/>
            <w:sz w:val="20"/>
            <w:szCs w:val="20"/>
          </w:rPr>
          <w:t xml:space="preserve">submitting </w:t>
        </w:r>
        <w:r w:rsidRPr="00A01875">
          <w:rPr>
            <w:b/>
            <w:color w:val="FF0000"/>
            <w:sz w:val="20"/>
            <w:szCs w:val="20"/>
          </w:rPr>
          <w:t xml:space="preserve">NEW </w:t>
        </w:r>
        <w:r w:rsidR="007A4B7B" w:rsidRPr="00A01875">
          <w:rPr>
            <w:b/>
            <w:color w:val="FF0000"/>
            <w:sz w:val="20"/>
            <w:szCs w:val="20"/>
          </w:rPr>
          <w:t xml:space="preserve">Food </w:t>
        </w:r>
        <w:r w:rsidRPr="00A01875">
          <w:rPr>
            <w:b/>
            <w:color w:val="FF0000"/>
            <w:sz w:val="20"/>
            <w:szCs w:val="20"/>
          </w:rPr>
          <w:t xml:space="preserve">Product Approval requests </w:t>
        </w:r>
        <w:r w:rsidR="00AB5245" w:rsidRPr="00A01875">
          <w:rPr>
            <w:b/>
            <w:color w:val="FF0000"/>
            <w:sz w:val="20"/>
            <w:szCs w:val="20"/>
          </w:rPr>
          <w:t xml:space="preserve">for the </w:t>
        </w:r>
        <w:r w:rsidR="00C10594" w:rsidRPr="00A01875">
          <w:rPr>
            <w:b/>
            <w:color w:val="FF0000"/>
            <w:sz w:val="20"/>
            <w:szCs w:val="20"/>
          </w:rPr>
          <w:t>next bid period</w:t>
        </w:r>
        <w:r w:rsidR="00AB5245" w:rsidRPr="00A01875">
          <w:rPr>
            <w:b/>
            <w:color w:val="FF0000"/>
            <w:sz w:val="20"/>
            <w:szCs w:val="20"/>
          </w:rPr>
          <w:t xml:space="preserve"> </w:t>
        </w:r>
        <w:r w:rsidRPr="00A01875">
          <w:rPr>
            <w:b/>
            <w:color w:val="FF0000"/>
            <w:sz w:val="20"/>
            <w:szCs w:val="20"/>
          </w:rPr>
          <w:t xml:space="preserve">is </w:t>
        </w:r>
        <w:r w:rsidR="00D5085E" w:rsidRPr="005A729F">
          <w:rPr>
            <w:b/>
            <w:color w:val="FF0000"/>
            <w:sz w:val="20"/>
            <w:szCs w:val="20"/>
            <w:highlight w:val="yellow"/>
          </w:rPr>
          <w:t>June 30</w:t>
        </w:r>
        <w:r w:rsidR="00D5085E" w:rsidRPr="005A729F">
          <w:rPr>
            <w:b/>
            <w:color w:val="FF0000"/>
            <w:sz w:val="20"/>
            <w:szCs w:val="20"/>
            <w:highlight w:val="yellow"/>
            <w:vertAlign w:val="superscript"/>
          </w:rPr>
          <w:t>th</w:t>
        </w:r>
      </w:ins>
    </w:p>
    <w:p w14:paraId="5F8240FB" w14:textId="36CB2294" w:rsidR="00384FF6" w:rsidRPr="00B70103" w:rsidRDefault="00B70103" w:rsidP="00B70103">
      <w:pPr>
        <w:spacing w:after="200" w:line="276" w:lineRule="auto"/>
        <w:jc w:val="center"/>
        <w:rPr>
          <w:ins w:id="30" w:author="Cindy Hobbs" w:date="2026-09-25T20:04:00Z" w16du:dateUtc="2026-09-26T00:04:00Z"/>
          <w:rFonts w:cstheme="minorHAnsi"/>
          <w:strike/>
          <w:sz w:val="20"/>
          <w:szCs w:val="20"/>
        </w:rPr>
      </w:pPr>
      <w:ins w:id="31" w:author="Cindy Hobbs" w:date="2026-09-25T20:04:00Z" w16du:dateUtc="2026-09-26T00:04:00Z">
        <w:r w:rsidRPr="00B70103">
          <w:rPr>
            <w:rFonts w:cstheme="minorHAnsi"/>
            <w:sz w:val="20"/>
            <w:szCs w:val="20"/>
          </w:rPr>
          <w:t>Samples for New product Sponsor testing must be delivered to the Sponsor by April 30 and testing completed by May 31.</w:t>
        </w:r>
      </w:ins>
    </w:p>
    <w:p w14:paraId="5CEBDB98" w14:textId="77777777" w:rsidR="00912427" w:rsidRDefault="00912427">
      <w:pPr>
        <w:pStyle w:val="BodyText"/>
        <w:spacing w:line="187" w:lineRule="exact"/>
        <w:ind w:left="291"/>
        <w:rPr>
          <w:del w:id="32" w:author="Cindy Hobbs" w:date="2026-09-25T20:04:00Z" w16du:dateUtc="2026-09-26T00:04:00Z"/>
        </w:rPr>
      </w:pPr>
    </w:p>
    <w:p w14:paraId="5F5446AF" w14:textId="77777777" w:rsidR="00912427" w:rsidRDefault="00912427">
      <w:pPr>
        <w:pStyle w:val="BodyText"/>
        <w:spacing w:before="4"/>
        <w:rPr>
          <w:del w:id="33" w:author="Cindy Hobbs" w:date="2026-09-25T20:04:00Z" w16du:dateUtc="2026-09-26T00:04:00Z"/>
          <w:sz w:val="19"/>
        </w:rPr>
      </w:pPr>
    </w:p>
    <w:p w14:paraId="3F289A11" w14:textId="77777777" w:rsidR="00912427" w:rsidRDefault="0004219D">
      <w:pPr>
        <w:pStyle w:val="BodyText"/>
        <w:spacing w:before="1"/>
        <w:ind w:left="286"/>
        <w:rPr>
          <w:del w:id="34" w:author="Cindy Hobbs" w:date="2026-09-25T20:04:00Z" w16du:dateUtc="2026-09-26T00:04:00Z"/>
        </w:rPr>
      </w:pPr>
      <w:del w:id="35" w:author="Cindy Hobbs" w:date="2026-09-25T20:04:00Z" w16du:dateUtc="2026-09-26T00:04:00Z">
        <w:r>
          <w:rPr>
            <w:color w:val="232323"/>
          </w:rPr>
          <w:delText>Date Available</w:delText>
        </w:r>
      </w:del>
    </w:p>
    <w:p w14:paraId="13AB46A2" w14:textId="77777777" w:rsidR="00912427" w:rsidRDefault="0004219D">
      <w:pPr>
        <w:pStyle w:val="BodyText"/>
        <w:rPr>
          <w:del w:id="36" w:author="Cindy Hobbs" w:date="2026-09-25T20:04:00Z" w16du:dateUtc="2026-09-26T00:04:00Z"/>
          <w:sz w:val="18"/>
        </w:rPr>
      </w:pPr>
      <w:del w:id="37" w:author="Cindy Hobbs" w:date="2026-09-25T20:04:00Z" w16du:dateUtc="2026-09-26T00:04:00Z">
        <w:r>
          <w:br w:type="column"/>
        </w:r>
      </w:del>
    </w:p>
    <w:p w14:paraId="2CC18121" w14:textId="77777777" w:rsidR="00912427" w:rsidRDefault="00912427">
      <w:pPr>
        <w:pStyle w:val="BodyText"/>
        <w:spacing w:before="1"/>
        <w:rPr>
          <w:del w:id="38" w:author="Cindy Hobbs" w:date="2026-09-25T20:04:00Z" w16du:dateUtc="2026-09-26T00:04:00Z"/>
          <w:sz w:val="24"/>
        </w:rPr>
      </w:pPr>
    </w:p>
    <w:p w14:paraId="1683A562" w14:textId="77777777" w:rsidR="0004219D" w:rsidRDefault="0004219D">
      <w:pPr>
        <w:ind w:left="292"/>
        <w:rPr>
          <w:del w:id="39" w:author="Cindy Hobbs" w:date="2026-09-25T20:04:00Z" w16du:dateUtc="2026-09-26T00:04:00Z"/>
          <w:color w:val="232323"/>
          <w:w w:val="110"/>
          <w:sz w:val="16"/>
        </w:rPr>
      </w:pPr>
    </w:p>
    <w:p w14:paraId="536C64A3" w14:textId="77777777" w:rsidR="00912427" w:rsidRDefault="0004219D">
      <w:pPr>
        <w:ind w:left="292"/>
        <w:rPr>
          <w:del w:id="40" w:author="Cindy Hobbs" w:date="2026-09-25T20:04:00Z" w16du:dateUtc="2026-09-26T00:04:00Z"/>
          <w:sz w:val="16"/>
        </w:rPr>
      </w:pPr>
      <w:del w:id="41" w:author="Cindy Hobbs" w:date="2026-09-25T20:04:00Z" w16du:dateUtc="2026-09-26T00:04:00Z">
        <w:r>
          <w:rPr>
            <w:color w:val="232323"/>
            <w:w w:val="110"/>
            <w:sz w:val="16"/>
          </w:rPr>
          <w:delText>First</w:delText>
        </w:r>
      </w:del>
    </w:p>
    <w:p w14:paraId="005D985C" w14:textId="77777777" w:rsidR="00912427" w:rsidRDefault="00912427">
      <w:pPr>
        <w:pStyle w:val="BodyText"/>
        <w:rPr>
          <w:del w:id="42" w:author="Cindy Hobbs" w:date="2026-09-25T20:04:00Z" w16du:dateUtc="2026-09-26T00:04:00Z"/>
          <w:sz w:val="18"/>
        </w:rPr>
      </w:pPr>
    </w:p>
    <w:p w14:paraId="21AABE6A" w14:textId="77777777" w:rsidR="00912427" w:rsidRDefault="00912427">
      <w:pPr>
        <w:pStyle w:val="BodyText"/>
        <w:rPr>
          <w:del w:id="43" w:author="Cindy Hobbs" w:date="2026-09-25T20:04:00Z" w16du:dateUtc="2026-09-26T00:04:00Z"/>
          <w:sz w:val="18"/>
        </w:rPr>
      </w:pPr>
    </w:p>
    <w:p w14:paraId="2E57BCCE" w14:textId="77777777" w:rsidR="00912427" w:rsidRDefault="00912427">
      <w:pPr>
        <w:pStyle w:val="BodyText"/>
        <w:rPr>
          <w:del w:id="44" w:author="Cindy Hobbs" w:date="2026-09-25T20:04:00Z" w16du:dateUtc="2026-09-26T00:04:00Z"/>
          <w:sz w:val="22"/>
        </w:rPr>
      </w:pPr>
    </w:p>
    <w:p w14:paraId="76F2F9F5" w14:textId="77777777" w:rsidR="00912427" w:rsidRDefault="0004219D">
      <w:pPr>
        <w:pStyle w:val="BodyText"/>
        <w:ind w:left="292"/>
        <w:rPr>
          <w:del w:id="45" w:author="Cindy Hobbs" w:date="2026-09-25T20:04:00Z" w16du:dateUtc="2026-09-26T00:04:00Z"/>
        </w:rPr>
      </w:pPr>
      <w:del w:id="46" w:author="Cindy Hobbs" w:date="2026-09-25T20:04:00Z" w16du:dateUtc="2026-09-26T00:04:00Z">
        <w:r>
          <w:rPr>
            <w:color w:val="232323"/>
          </w:rPr>
          <w:delText>State</w:delText>
        </w:r>
      </w:del>
    </w:p>
    <w:p w14:paraId="626C2503" w14:textId="77777777" w:rsidR="00912427" w:rsidRDefault="00912427">
      <w:pPr>
        <w:pStyle w:val="BodyText"/>
        <w:spacing w:before="11"/>
        <w:rPr>
          <w:del w:id="47" w:author="Cindy Hobbs" w:date="2026-09-25T20:04:00Z" w16du:dateUtc="2026-09-26T00:04:00Z"/>
          <w:sz w:val="18"/>
        </w:rPr>
      </w:pPr>
    </w:p>
    <w:p w14:paraId="69D4CB6A" w14:textId="77777777" w:rsidR="00912427" w:rsidRDefault="0004219D">
      <w:pPr>
        <w:pStyle w:val="BodyText"/>
        <w:ind w:left="286"/>
        <w:rPr>
          <w:del w:id="48" w:author="Cindy Hobbs" w:date="2026-09-25T20:04:00Z" w16du:dateUtc="2026-09-26T00:04:00Z"/>
        </w:rPr>
      </w:pPr>
      <w:del w:id="49" w:author="Cindy Hobbs" w:date="2026-09-25T20:04:00Z" w16du:dateUtc="2026-09-26T00:04:00Z">
        <w:r>
          <w:rPr>
            <w:color w:val="232323"/>
            <w:w w:val="95"/>
          </w:rPr>
          <w:delText xml:space="preserve">E-mail Address </w:delText>
        </w:r>
      </w:del>
    </w:p>
    <w:p w14:paraId="238C8DDB" w14:textId="77777777" w:rsidR="00912427" w:rsidRDefault="0004219D">
      <w:pPr>
        <w:pStyle w:val="BodyText"/>
        <w:rPr>
          <w:del w:id="50" w:author="Cindy Hobbs" w:date="2026-09-25T20:04:00Z" w16du:dateUtc="2026-09-26T00:04:00Z"/>
          <w:sz w:val="20"/>
        </w:rPr>
      </w:pPr>
      <w:del w:id="51" w:author="Cindy Hobbs" w:date="2026-09-25T20:04:00Z" w16du:dateUtc="2026-09-26T00:04:00Z">
        <w:r>
          <w:br w:type="column"/>
        </w:r>
      </w:del>
    </w:p>
    <w:p w14:paraId="622AD70F" w14:textId="77777777" w:rsidR="00912427" w:rsidRDefault="00912427">
      <w:pPr>
        <w:pStyle w:val="BodyText"/>
        <w:spacing w:before="3"/>
        <w:rPr>
          <w:del w:id="52" w:author="Cindy Hobbs" w:date="2026-09-25T20:04:00Z" w16du:dateUtc="2026-09-26T00:04:00Z"/>
          <w:sz w:val="21"/>
        </w:rPr>
      </w:pPr>
    </w:p>
    <w:p w14:paraId="208945C0" w14:textId="77777777" w:rsidR="0004219D" w:rsidRDefault="0004219D">
      <w:pPr>
        <w:pStyle w:val="BodyText"/>
        <w:tabs>
          <w:tab w:val="left" w:pos="1478"/>
        </w:tabs>
        <w:ind w:left="286"/>
        <w:rPr>
          <w:del w:id="53" w:author="Cindy Hobbs" w:date="2026-09-25T20:04:00Z" w16du:dateUtc="2026-09-26T00:04:00Z"/>
          <w:color w:val="232323"/>
          <w:w w:val="105"/>
          <w:position w:val="1"/>
        </w:rPr>
      </w:pPr>
    </w:p>
    <w:p w14:paraId="4D458E6C" w14:textId="77777777" w:rsidR="00912427" w:rsidRPr="0004219D" w:rsidRDefault="0004219D">
      <w:pPr>
        <w:pStyle w:val="BodyText"/>
        <w:tabs>
          <w:tab w:val="left" w:pos="1478"/>
        </w:tabs>
        <w:ind w:left="286"/>
        <w:rPr>
          <w:del w:id="54" w:author="Cindy Hobbs" w:date="2026-09-25T20:04:00Z" w16du:dateUtc="2026-09-26T00:04:00Z"/>
          <w:color w:val="232323"/>
          <w:w w:val="105"/>
          <w:position w:val="1"/>
        </w:rPr>
      </w:pPr>
      <w:del w:id="55" w:author="Cindy Hobbs" w:date="2026-09-25T20:04:00Z" w16du:dateUtc="2026-09-26T00:04:00Z">
        <w:r>
          <w:rPr>
            <w:color w:val="232323"/>
            <w:w w:val="105"/>
            <w:position w:val="1"/>
          </w:rPr>
          <w:delText>M.I.</w:delText>
        </w:r>
        <w:r>
          <w:rPr>
            <w:color w:val="232323"/>
            <w:w w:val="105"/>
            <w:position w:val="1"/>
          </w:rPr>
          <w:tab/>
        </w:r>
        <w:r>
          <w:rPr>
            <w:color w:val="232323"/>
            <w:w w:val="105"/>
          </w:rPr>
          <w:delText>Date</w:delText>
        </w:r>
      </w:del>
    </w:p>
    <w:p w14:paraId="00759D81" w14:textId="77777777" w:rsidR="00912427" w:rsidRDefault="00912427">
      <w:pPr>
        <w:pStyle w:val="BodyText"/>
        <w:spacing w:before="4"/>
        <w:rPr>
          <w:del w:id="56" w:author="Cindy Hobbs" w:date="2026-09-25T20:04:00Z" w16du:dateUtc="2026-09-26T00:04:00Z"/>
          <w:sz w:val="19"/>
        </w:rPr>
      </w:pPr>
    </w:p>
    <w:p w14:paraId="3B28104A" w14:textId="77777777" w:rsidR="00912427" w:rsidRDefault="0004219D">
      <w:pPr>
        <w:pStyle w:val="BodyText"/>
        <w:ind w:left="295"/>
        <w:rPr>
          <w:del w:id="57" w:author="Cindy Hobbs" w:date="2026-09-25T20:04:00Z" w16du:dateUtc="2026-09-26T00:04:00Z"/>
          <w:sz w:val="15"/>
        </w:rPr>
      </w:pPr>
      <w:del w:id="58" w:author="Cindy Hobbs" w:date="2026-09-25T20:04:00Z" w16du:dateUtc="2026-09-26T00:04:00Z">
        <w:r>
          <w:rPr>
            <w:color w:val="232323"/>
          </w:rPr>
          <w:delText>Apartmen</w:delText>
        </w:r>
        <w:r>
          <w:rPr>
            <w:color w:val="4B4B4B"/>
          </w:rPr>
          <w:delText xml:space="preserve">t/Unit </w:delText>
        </w:r>
        <w:r>
          <w:rPr>
            <w:color w:val="4B4B4B"/>
            <w:sz w:val="15"/>
          </w:rPr>
          <w:delText>#</w:delText>
        </w:r>
      </w:del>
    </w:p>
    <w:p w14:paraId="0B05CA18" w14:textId="77777777" w:rsidR="00912427" w:rsidRDefault="00912427">
      <w:pPr>
        <w:pStyle w:val="BodyText"/>
        <w:rPr>
          <w:del w:id="59" w:author="Cindy Hobbs" w:date="2026-09-25T20:04:00Z" w16du:dateUtc="2026-09-26T00:04:00Z"/>
          <w:sz w:val="19"/>
        </w:rPr>
      </w:pPr>
    </w:p>
    <w:p w14:paraId="7826A62D" w14:textId="77777777" w:rsidR="00912427" w:rsidRDefault="0004219D">
      <w:pPr>
        <w:ind w:left="297"/>
        <w:rPr>
          <w:del w:id="60" w:author="Cindy Hobbs" w:date="2026-09-25T20:04:00Z" w16du:dateUtc="2026-09-26T00:04:00Z"/>
          <w:sz w:val="18"/>
        </w:rPr>
      </w:pPr>
      <w:del w:id="61" w:author="Cindy Hobbs" w:date="2026-09-25T20:04:00Z" w16du:dateUtc="2026-09-26T00:04:00Z">
        <w:r>
          <w:rPr>
            <w:color w:val="383838"/>
            <w:sz w:val="18"/>
          </w:rPr>
          <w:delText>ZIP</w:delText>
        </w:r>
      </w:del>
    </w:p>
    <w:p w14:paraId="7DC1F3AC" w14:textId="77777777" w:rsidR="00912427" w:rsidRDefault="00912427">
      <w:pPr>
        <w:rPr>
          <w:del w:id="62" w:author="Cindy Hobbs" w:date="2026-09-25T20:04:00Z" w16du:dateUtc="2026-09-26T00:04:00Z"/>
          <w:sz w:val="18"/>
        </w:rPr>
        <w:sectPr w:rsidR="00912427">
          <w:type w:val="continuous"/>
          <w:pgSz w:w="12240" w:h="15840"/>
          <w:pgMar w:top="800" w:right="420" w:bottom="280" w:left="1200" w:header="720" w:footer="720" w:gutter="0"/>
          <w:cols w:num="3" w:space="720" w:equalWidth="0">
            <w:col w:w="2808" w:space="1355"/>
            <w:col w:w="1394" w:space="1674"/>
            <w:col w:w="3389"/>
          </w:cols>
        </w:sectPr>
      </w:pPr>
    </w:p>
    <w:p w14:paraId="14ADF9E9" w14:textId="77777777" w:rsidR="00912427" w:rsidRDefault="00912427">
      <w:pPr>
        <w:pStyle w:val="BodyText"/>
        <w:spacing w:before="3"/>
        <w:rPr>
          <w:del w:id="63" w:author="Cindy Hobbs" w:date="2026-09-25T20:04:00Z" w16du:dateUtc="2026-09-26T00:04:00Z"/>
          <w:sz w:val="10"/>
        </w:rPr>
      </w:pPr>
    </w:p>
    <w:p w14:paraId="71590CD3" w14:textId="77777777" w:rsidR="00912427" w:rsidRDefault="00912427">
      <w:pPr>
        <w:rPr>
          <w:del w:id="64" w:author="Cindy Hobbs" w:date="2026-09-25T20:04:00Z" w16du:dateUtc="2026-09-26T00:04:00Z"/>
          <w:sz w:val="10"/>
        </w:rPr>
        <w:sectPr w:rsidR="00912427">
          <w:type w:val="continuous"/>
          <w:pgSz w:w="12240" w:h="15840"/>
          <w:pgMar w:top="800" w:right="420" w:bottom="280" w:left="1200" w:header="720" w:footer="720" w:gutter="0"/>
          <w:cols w:space="720"/>
        </w:sectPr>
      </w:pPr>
    </w:p>
    <w:p w14:paraId="004DE8CD" w14:textId="77777777" w:rsidR="00912427" w:rsidRDefault="0004219D">
      <w:pPr>
        <w:pStyle w:val="BodyText"/>
        <w:spacing w:before="95"/>
        <w:ind w:left="282"/>
        <w:rPr>
          <w:del w:id="65" w:author="Cindy Hobbs" w:date="2026-09-25T20:04:00Z" w16du:dateUtc="2026-09-26T00:04:00Z"/>
        </w:rPr>
      </w:pPr>
      <w:del w:id="66" w:author="Cindy Hobbs" w:date="2026-09-25T20:04:00Z" w16du:dateUtc="2026-09-26T00:04:00Z">
        <w:r>
          <w:rPr>
            <w:color w:val="232323"/>
          </w:rPr>
          <w:delText>Position Applied for</w:delText>
        </w:r>
      </w:del>
    </w:p>
    <w:p w14:paraId="47E8B466" w14:textId="77777777" w:rsidR="00912427" w:rsidRDefault="00912427">
      <w:pPr>
        <w:pStyle w:val="BodyText"/>
        <w:spacing w:before="8"/>
        <w:rPr>
          <w:del w:id="67" w:author="Cindy Hobbs" w:date="2026-09-25T20:04:00Z" w16du:dateUtc="2026-09-26T00:04:00Z"/>
          <w:sz w:val="19"/>
        </w:rPr>
      </w:pPr>
    </w:p>
    <w:p w14:paraId="455D822D" w14:textId="77777777" w:rsidR="00912427" w:rsidRDefault="0004219D">
      <w:pPr>
        <w:pStyle w:val="BodyText"/>
        <w:spacing w:before="1"/>
        <w:ind w:left="280"/>
        <w:rPr>
          <w:del w:id="68" w:author="Cindy Hobbs" w:date="2026-09-25T20:04:00Z" w16du:dateUtc="2026-09-26T00:04:00Z"/>
        </w:rPr>
      </w:pPr>
      <w:del w:id="69" w:author="Cindy Hobbs" w:date="2026-09-25T20:04:00Z" w16du:dateUtc="2026-09-26T00:04:00Z">
        <w:r>
          <w:rPr>
            <w:color w:val="232323"/>
          </w:rPr>
          <w:delText>Are you a citizen of the United States?</w:delText>
        </w:r>
      </w:del>
    </w:p>
    <w:p w14:paraId="2F57C766" w14:textId="77777777" w:rsidR="00912427" w:rsidRDefault="00912427">
      <w:pPr>
        <w:pStyle w:val="BodyText"/>
        <w:spacing w:before="10"/>
        <w:rPr>
          <w:del w:id="70" w:author="Cindy Hobbs" w:date="2026-09-25T20:04:00Z" w16du:dateUtc="2026-09-26T00:04:00Z"/>
          <w:sz w:val="18"/>
        </w:rPr>
      </w:pPr>
    </w:p>
    <w:p w14:paraId="55895FBB" w14:textId="77777777" w:rsidR="00912427" w:rsidRDefault="0004219D">
      <w:pPr>
        <w:pStyle w:val="BodyText"/>
        <w:ind w:left="262"/>
        <w:rPr>
          <w:del w:id="71" w:author="Cindy Hobbs" w:date="2026-09-25T20:04:00Z" w16du:dateUtc="2026-09-26T00:04:00Z"/>
        </w:rPr>
      </w:pPr>
      <w:del w:id="72" w:author="Cindy Hobbs" w:date="2026-09-25T20:04:00Z" w16du:dateUtc="2026-09-26T00:04:00Z">
        <w:r>
          <w:rPr>
            <w:color w:val="232323"/>
          </w:rPr>
          <w:delText>Have</w:delText>
        </w:r>
        <w:r>
          <w:rPr>
            <w:color w:val="232323"/>
            <w:spacing w:val="-25"/>
          </w:rPr>
          <w:delText xml:space="preserve"> </w:delText>
        </w:r>
        <w:r>
          <w:rPr>
            <w:color w:val="232323"/>
          </w:rPr>
          <w:delText>you</w:delText>
        </w:r>
        <w:r>
          <w:rPr>
            <w:color w:val="232323"/>
            <w:spacing w:val="-27"/>
          </w:rPr>
          <w:delText xml:space="preserve"> </w:delText>
        </w:r>
        <w:r>
          <w:rPr>
            <w:color w:val="232323"/>
          </w:rPr>
          <w:delText>ever</w:delText>
        </w:r>
        <w:r>
          <w:rPr>
            <w:color w:val="232323"/>
            <w:spacing w:val="-25"/>
          </w:rPr>
          <w:delText xml:space="preserve"> </w:delText>
        </w:r>
        <w:r>
          <w:rPr>
            <w:color w:val="232323"/>
          </w:rPr>
          <w:delText>worked</w:delText>
        </w:r>
        <w:r>
          <w:rPr>
            <w:color w:val="232323"/>
            <w:spacing w:val="-25"/>
          </w:rPr>
          <w:delText xml:space="preserve"> </w:delText>
        </w:r>
        <w:r>
          <w:rPr>
            <w:color w:val="232323"/>
          </w:rPr>
          <w:delText>for</w:delText>
        </w:r>
        <w:r>
          <w:rPr>
            <w:color w:val="232323"/>
            <w:spacing w:val="-27"/>
          </w:rPr>
          <w:delText xml:space="preserve"> </w:delText>
        </w:r>
        <w:r>
          <w:rPr>
            <w:color w:val="232323"/>
          </w:rPr>
          <w:delText>this</w:delText>
        </w:r>
        <w:r>
          <w:rPr>
            <w:color w:val="232323"/>
            <w:spacing w:val="-32"/>
          </w:rPr>
          <w:delText xml:space="preserve"> </w:delText>
        </w:r>
        <w:r>
          <w:rPr>
            <w:color w:val="232323"/>
          </w:rPr>
          <w:delText>company?</w:delText>
        </w:r>
      </w:del>
    </w:p>
    <w:p w14:paraId="122A744F" w14:textId="77777777" w:rsidR="00912427" w:rsidRDefault="0004219D">
      <w:pPr>
        <w:pStyle w:val="BodyText"/>
        <w:spacing w:before="143" w:line="223" w:lineRule="auto"/>
        <w:ind w:left="259" w:right="428" w:hanging="3"/>
        <w:rPr>
          <w:del w:id="73" w:author="Cindy Hobbs" w:date="2026-09-25T20:04:00Z" w16du:dateUtc="2026-09-26T00:04:00Z"/>
        </w:rPr>
      </w:pPr>
      <w:del w:id="74" w:author="Cindy Hobbs" w:date="2026-09-25T20:04:00Z" w16du:dateUtc="2026-09-26T00:04:00Z">
        <w:r>
          <w:rPr>
            <w:color w:val="232323"/>
          </w:rPr>
          <w:delText>Have</w:delText>
        </w:r>
        <w:r>
          <w:rPr>
            <w:color w:val="232323"/>
            <w:spacing w:val="-17"/>
          </w:rPr>
          <w:delText xml:space="preserve"> </w:delText>
        </w:r>
        <w:r>
          <w:rPr>
            <w:color w:val="232323"/>
          </w:rPr>
          <w:delText>you</w:delText>
        </w:r>
        <w:r>
          <w:rPr>
            <w:color w:val="232323"/>
            <w:spacing w:val="-24"/>
          </w:rPr>
          <w:delText xml:space="preserve"> </w:delText>
        </w:r>
        <w:r>
          <w:rPr>
            <w:color w:val="232323"/>
          </w:rPr>
          <w:delText>ever</w:delText>
        </w:r>
        <w:r>
          <w:rPr>
            <w:color w:val="232323"/>
            <w:spacing w:val="-24"/>
          </w:rPr>
          <w:delText xml:space="preserve"> </w:delText>
        </w:r>
        <w:r>
          <w:rPr>
            <w:color w:val="232323"/>
          </w:rPr>
          <w:delText>been</w:delText>
        </w:r>
        <w:r>
          <w:rPr>
            <w:color w:val="232323"/>
            <w:spacing w:val="-23"/>
          </w:rPr>
          <w:delText xml:space="preserve"> </w:delText>
        </w:r>
        <w:r>
          <w:rPr>
            <w:color w:val="232323"/>
          </w:rPr>
          <w:delText>convicted</w:delText>
        </w:r>
        <w:r>
          <w:rPr>
            <w:color w:val="232323"/>
            <w:spacing w:val="-20"/>
          </w:rPr>
          <w:delText xml:space="preserve"> </w:delText>
        </w:r>
        <w:r>
          <w:rPr>
            <w:color w:val="232323"/>
          </w:rPr>
          <w:delText>of</w:delText>
        </w:r>
        <w:r>
          <w:rPr>
            <w:color w:val="232323"/>
            <w:spacing w:val="-25"/>
          </w:rPr>
          <w:delText xml:space="preserve"> </w:delText>
        </w:r>
        <w:r>
          <w:rPr>
            <w:color w:val="232323"/>
          </w:rPr>
          <w:delText>a felony?</w:delText>
        </w:r>
      </w:del>
    </w:p>
    <w:p w14:paraId="01BCB958" w14:textId="77777777" w:rsidR="00912427" w:rsidRDefault="0004219D">
      <w:pPr>
        <w:pStyle w:val="BodyText"/>
        <w:rPr>
          <w:del w:id="75" w:author="Cindy Hobbs" w:date="2026-09-25T20:04:00Z" w16du:dateUtc="2026-09-26T00:04:00Z"/>
          <w:sz w:val="22"/>
        </w:rPr>
      </w:pPr>
      <w:del w:id="76" w:author="Cindy Hobbs" w:date="2026-09-25T20:04:00Z" w16du:dateUtc="2026-09-26T00:04:00Z">
        <w:r>
          <w:br w:type="column"/>
        </w:r>
      </w:del>
    </w:p>
    <w:p w14:paraId="401F12C0" w14:textId="77777777" w:rsidR="00912427" w:rsidRDefault="00912427">
      <w:pPr>
        <w:pStyle w:val="BodyText"/>
        <w:spacing w:before="9"/>
        <w:rPr>
          <w:del w:id="77" w:author="Cindy Hobbs" w:date="2026-09-25T20:04:00Z" w16du:dateUtc="2026-09-26T00:04:00Z"/>
          <w:sz w:val="23"/>
        </w:rPr>
      </w:pPr>
    </w:p>
    <w:p w14:paraId="031F28EC" w14:textId="77777777" w:rsidR="00912427" w:rsidRDefault="0004219D">
      <w:pPr>
        <w:tabs>
          <w:tab w:val="left" w:pos="1062"/>
        </w:tabs>
        <w:spacing w:before="1"/>
        <w:ind w:left="243"/>
        <w:rPr>
          <w:del w:id="78" w:author="Cindy Hobbs" w:date="2026-09-25T20:04:00Z" w16du:dateUtc="2026-09-26T00:04:00Z"/>
          <w:rFonts w:ascii="Courier New"/>
          <w:sz w:val="19"/>
        </w:rPr>
      </w:pPr>
      <w:del w:id="79" w:author="Cindy Hobbs" w:date="2026-09-25T20:04:00Z" w16du:dateUtc="2026-09-26T00:04:00Z">
        <w:r>
          <w:rPr>
            <w:color w:val="383838"/>
            <w:sz w:val="17"/>
          </w:rPr>
          <w:delText>YES</w:delText>
        </w:r>
        <w:r>
          <w:rPr>
            <w:color w:val="383838"/>
            <w:sz w:val="17"/>
          </w:rPr>
          <w:tab/>
        </w:r>
        <w:r>
          <w:rPr>
            <w:rFonts w:ascii="Courier New"/>
            <w:color w:val="383838"/>
            <w:sz w:val="19"/>
          </w:rPr>
          <w:delText>NO</w:delText>
        </w:r>
      </w:del>
    </w:p>
    <w:p w14:paraId="5D718FB1" w14:textId="77777777" w:rsidR="00912427" w:rsidRDefault="0004219D">
      <w:pPr>
        <w:tabs>
          <w:tab w:val="left" w:pos="1057"/>
        </w:tabs>
        <w:spacing w:before="196"/>
        <w:ind w:left="238"/>
        <w:rPr>
          <w:del w:id="80" w:author="Cindy Hobbs" w:date="2026-09-25T20:04:00Z" w16du:dateUtc="2026-09-26T00:04:00Z"/>
          <w:rFonts w:ascii="Courier New"/>
          <w:sz w:val="19"/>
        </w:rPr>
      </w:pPr>
      <w:del w:id="81" w:author="Cindy Hobbs" w:date="2026-09-25T20:04:00Z" w16du:dateUtc="2026-09-26T00:04:00Z">
        <w:r>
          <w:rPr>
            <w:color w:val="232323"/>
            <w:sz w:val="17"/>
          </w:rPr>
          <w:delText>YES</w:delText>
        </w:r>
        <w:r>
          <w:rPr>
            <w:color w:val="232323"/>
            <w:sz w:val="17"/>
          </w:rPr>
          <w:tab/>
        </w:r>
        <w:r>
          <w:rPr>
            <w:rFonts w:ascii="Courier New"/>
            <w:color w:val="232323"/>
            <w:sz w:val="19"/>
          </w:rPr>
          <w:delText>NO</w:delText>
        </w:r>
      </w:del>
    </w:p>
    <w:p w14:paraId="68A26EB7" w14:textId="77777777" w:rsidR="00912427" w:rsidRDefault="00912427">
      <w:pPr>
        <w:pStyle w:val="BodyText"/>
        <w:spacing w:before="9"/>
        <w:rPr>
          <w:del w:id="82" w:author="Cindy Hobbs" w:date="2026-09-25T20:04:00Z" w16du:dateUtc="2026-09-26T00:04:00Z"/>
          <w:rFonts w:ascii="Courier New"/>
        </w:rPr>
      </w:pPr>
    </w:p>
    <w:p w14:paraId="3A7E4529" w14:textId="77777777" w:rsidR="00912427" w:rsidRDefault="0004219D">
      <w:pPr>
        <w:tabs>
          <w:tab w:val="left" w:pos="1052"/>
        </w:tabs>
        <w:ind w:left="238"/>
        <w:rPr>
          <w:del w:id="83" w:author="Cindy Hobbs" w:date="2026-09-25T20:04:00Z" w16du:dateUtc="2026-09-26T00:04:00Z"/>
          <w:rFonts w:ascii="Courier New"/>
          <w:sz w:val="19"/>
        </w:rPr>
      </w:pPr>
      <w:del w:id="84" w:author="Cindy Hobbs" w:date="2026-09-25T20:04:00Z" w16du:dateUtc="2026-09-26T00:04:00Z">
        <w:r>
          <w:rPr>
            <w:color w:val="383838"/>
            <w:sz w:val="17"/>
          </w:rPr>
          <w:delText>YES</w:delText>
        </w:r>
        <w:r>
          <w:rPr>
            <w:color w:val="383838"/>
            <w:sz w:val="17"/>
          </w:rPr>
          <w:tab/>
        </w:r>
        <w:r>
          <w:rPr>
            <w:rFonts w:ascii="Courier New"/>
            <w:color w:val="383838"/>
            <w:sz w:val="19"/>
          </w:rPr>
          <w:delText>NO</w:delText>
        </w:r>
      </w:del>
    </w:p>
    <w:p w14:paraId="19301834" w14:textId="77777777" w:rsidR="00912427" w:rsidRDefault="0004219D">
      <w:pPr>
        <w:pStyle w:val="BodyText"/>
        <w:rPr>
          <w:del w:id="85" w:author="Cindy Hobbs" w:date="2026-09-25T20:04:00Z" w16du:dateUtc="2026-09-26T00:04:00Z"/>
          <w:rFonts w:ascii="Courier New"/>
          <w:sz w:val="20"/>
        </w:rPr>
      </w:pPr>
      <w:del w:id="86" w:author="Cindy Hobbs" w:date="2026-09-25T20:04:00Z" w16du:dateUtc="2026-09-26T00:04:00Z">
        <w:r>
          <w:br w:type="column"/>
        </w:r>
      </w:del>
    </w:p>
    <w:p w14:paraId="651D425A" w14:textId="77777777" w:rsidR="00912427" w:rsidRDefault="00912427">
      <w:pPr>
        <w:pStyle w:val="BodyText"/>
        <w:spacing w:before="10"/>
        <w:rPr>
          <w:del w:id="87" w:author="Cindy Hobbs" w:date="2026-09-25T20:04:00Z" w16du:dateUtc="2026-09-26T00:04:00Z"/>
          <w:rFonts w:ascii="Courier New"/>
          <w:sz w:val="24"/>
        </w:rPr>
      </w:pPr>
    </w:p>
    <w:p w14:paraId="2E877121" w14:textId="77777777" w:rsidR="00912427" w:rsidRDefault="0004219D">
      <w:pPr>
        <w:pStyle w:val="BodyText"/>
        <w:spacing w:before="1"/>
        <w:ind w:left="262"/>
        <w:rPr>
          <w:del w:id="88" w:author="Cindy Hobbs" w:date="2026-09-25T20:04:00Z" w16du:dateUtc="2026-09-26T00:04:00Z"/>
        </w:rPr>
      </w:pPr>
      <w:del w:id="89" w:author="Cindy Hobbs" w:date="2026-09-25T20:04:00Z" w16du:dateUtc="2026-09-26T00:04:00Z">
        <w:r>
          <w:rPr>
            <w:color w:val="232323"/>
            <w:sz w:val="18"/>
          </w:rPr>
          <w:delText>If</w:delText>
        </w:r>
        <w:r>
          <w:rPr>
            <w:color w:val="232323"/>
            <w:spacing w:val="-10"/>
            <w:sz w:val="18"/>
          </w:rPr>
          <w:delText xml:space="preserve"> </w:delText>
        </w:r>
        <w:r>
          <w:rPr>
            <w:color w:val="232323"/>
          </w:rPr>
          <w:delText>no,</w:delText>
        </w:r>
        <w:r>
          <w:rPr>
            <w:color w:val="232323"/>
            <w:spacing w:val="-18"/>
          </w:rPr>
          <w:delText xml:space="preserve"> </w:delText>
        </w:r>
        <w:r>
          <w:rPr>
            <w:color w:val="232323"/>
          </w:rPr>
          <w:delText>are</w:delText>
        </w:r>
        <w:r>
          <w:rPr>
            <w:color w:val="232323"/>
            <w:spacing w:val="-11"/>
          </w:rPr>
          <w:delText xml:space="preserve"> </w:delText>
        </w:r>
        <w:r>
          <w:rPr>
            <w:color w:val="232323"/>
          </w:rPr>
          <w:delText>you</w:delText>
        </w:r>
        <w:r>
          <w:rPr>
            <w:color w:val="232323"/>
            <w:spacing w:val="-18"/>
          </w:rPr>
          <w:delText xml:space="preserve"> </w:delText>
        </w:r>
        <w:r>
          <w:rPr>
            <w:color w:val="232323"/>
          </w:rPr>
          <w:delText>authorized</w:delText>
        </w:r>
        <w:r>
          <w:rPr>
            <w:color w:val="232323"/>
            <w:spacing w:val="-1"/>
          </w:rPr>
          <w:delText xml:space="preserve"> </w:delText>
        </w:r>
        <w:r>
          <w:rPr>
            <w:color w:val="232323"/>
            <w:sz w:val="18"/>
          </w:rPr>
          <w:delText>to</w:delText>
        </w:r>
        <w:r>
          <w:rPr>
            <w:color w:val="232323"/>
            <w:spacing w:val="-4"/>
            <w:sz w:val="18"/>
          </w:rPr>
          <w:delText xml:space="preserve"> </w:delText>
        </w:r>
        <w:r>
          <w:rPr>
            <w:color w:val="232323"/>
          </w:rPr>
          <w:delText>work</w:delText>
        </w:r>
        <w:r>
          <w:rPr>
            <w:color w:val="232323"/>
            <w:spacing w:val="-14"/>
          </w:rPr>
          <w:delText xml:space="preserve"> </w:delText>
        </w:r>
        <w:r>
          <w:rPr>
            <w:color w:val="232323"/>
          </w:rPr>
          <w:delText>in</w:delText>
        </w:r>
        <w:r>
          <w:rPr>
            <w:color w:val="232323"/>
            <w:spacing w:val="-1"/>
          </w:rPr>
          <w:delText xml:space="preserve"> </w:delText>
        </w:r>
        <w:r>
          <w:rPr>
            <w:color w:val="232323"/>
          </w:rPr>
          <w:delText>the</w:delText>
        </w:r>
        <w:r>
          <w:rPr>
            <w:color w:val="232323"/>
            <w:spacing w:val="-16"/>
          </w:rPr>
          <w:delText xml:space="preserve"> </w:delText>
        </w:r>
        <w:r>
          <w:rPr>
            <w:color w:val="232323"/>
          </w:rPr>
          <w:delText>U.S.?</w:delText>
        </w:r>
      </w:del>
    </w:p>
    <w:p w14:paraId="1D0BD130" w14:textId="77777777" w:rsidR="00912427" w:rsidRDefault="00912427">
      <w:pPr>
        <w:pStyle w:val="BodyText"/>
        <w:spacing w:before="6"/>
        <w:rPr>
          <w:del w:id="90" w:author="Cindy Hobbs" w:date="2026-09-25T20:04:00Z" w16du:dateUtc="2026-09-26T00:04:00Z"/>
        </w:rPr>
      </w:pPr>
    </w:p>
    <w:p w14:paraId="6964DBE0" w14:textId="77777777" w:rsidR="00912427" w:rsidRDefault="0004219D">
      <w:pPr>
        <w:ind w:left="262"/>
        <w:rPr>
          <w:del w:id="91" w:author="Cindy Hobbs" w:date="2026-09-25T20:04:00Z" w16du:dateUtc="2026-09-26T00:04:00Z"/>
          <w:sz w:val="17"/>
        </w:rPr>
      </w:pPr>
      <w:del w:id="92" w:author="Cindy Hobbs" w:date="2026-09-25T20:04:00Z" w16du:dateUtc="2026-09-26T00:04:00Z">
        <w:r>
          <w:rPr>
            <w:color w:val="232323"/>
            <w:sz w:val="18"/>
          </w:rPr>
          <w:delText xml:space="preserve">If </w:delText>
        </w:r>
        <w:r>
          <w:rPr>
            <w:color w:val="232323"/>
            <w:sz w:val="19"/>
          </w:rPr>
          <w:delText xml:space="preserve">so, </w:delText>
        </w:r>
        <w:r>
          <w:rPr>
            <w:color w:val="232323"/>
            <w:sz w:val="17"/>
          </w:rPr>
          <w:delText>when? _________________________</w:delText>
        </w:r>
      </w:del>
    </w:p>
    <w:p w14:paraId="5D541E7A" w14:textId="77777777" w:rsidR="00912427" w:rsidRDefault="00912427">
      <w:pPr>
        <w:pStyle w:val="BodyText"/>
        <w:spacing w:before="2"/>
        <w:rPr>
          <w:del w:id="93" w:author="Cindy Hobbs" w:date="2026-09-25T20:04:00Z" w16du:dateUtc="2026-09-26T00:04:00Z"/>
          <w:sz w:val="18"/>
        </w:rPr>
      </w:pPr>
    </w:p>
    <w:p w14:paraId="7F22230E" w14:textId="77777777" w:rsidR="00912427" w:rsidRDefault="0004219D">
      <w:pPr>
        <w:pStyle w:val="BodyText"/>
        <w:ind w:left="257"/>
        <w:rPr>
          <w:del w:id="94" w:author="Cindy Hobbs" w:date="2026-09-25T20:04:00Z" w16du:dateUtc="2026-09-26T00:04:00Z"/>
        </w:rPr>
      </w:pPr>
      <w:del w:id="95" w:author="Cindy Hobbs" w:date="2026-09-25T20:04:00Z" w16du:dateUtc="2026-09-26T00:04:00Z">
        <w:r>
          <w:rPr>
            <w:color w:val="232323"/>
            <w:sz w:val="18"/>
          </w:rPr>
          <w:delText xml:space="preserve">If </w:delText>
        </w:r>
        <w:r>
          <w:rPr>
            <w:color w:val="232323"/>
          </w:rPr>
          <w:delText>yes, explain ___________________________________</w:delText>
        </w:r>
      </w:del>
    </w:p>
    <w:p w14:paraId="5BA7D023" w14:textId="77777777" w:rsidR="00912427" w:rsidRDefault="0004219D">
      <w:pPr>
        <w:pStyle w:val="BodyText"/>
        <w:rPr>
          <w:del w:id="96" w:author="Cindy Hobbs" w:date="2026-09-25T20:04:00Z" w16du:dateUtc="2026-09-26T00:04:00Z"/>
          <w:sz w:val="22"/>
        </w:rPr>
      </w:pPr>
      <w:del w:id="97" w:author="Cindy Hobbs" w:date="2026-09-25T20:04:00Z" w16du:dateUtc="2026-09-26T00:04:00Z">
        <w:r>
          <w:br w:type="column"/>
        </w:r>
      </w:del>
    </w:p>
    <w:p w14:paraId="4FE8B8E3" w14:textId="77777777" w:rsidR="00912427" w:rsidRDefault="00912427">
      <w:pPr>
        <w:pStyle w:val="BodyText"/>
        <w:spacing w:before="2"/>
        <w:rPr>
          <w:del w:id="98" w:author="Cindy Hobbs" w:date="2026-09-25T20:04:00Z" w16du:dateUtc="2026-09-26T00:04:00Z"/>
          <w:sz w:val="24"/>
        </w:rPr>
      </w:pPr>
    </w:p>
    <w:p w14:paraId="2E09C511" w14:textId="77777777" w:rsidR="00912427" w:rsidRDefault="0004219D">
      <w:pPr>
        <w:tabs>
          <w:tab w:val="left" w:pos="1061"/>
        </w:tabs>
        <w:spacing w:before="1"/>
        <w:ind w:left="257"/>
        <w:rPr>
          <w:del w:id="99" w:author="Cindy Hobbs" w:date="2026-09-25T20:04:00Z" w16du:dateUtc="2026-09-26T00:04:00Z"/>
          <w:rFonts w:ascii="Courier New"/>
          <w:sz w:val="19"/>
        </w:rPr>
      </w:pPr>
      <w:del w:id="100" w:author="Cindy Hobbs" w:date="2026-09-25T20:04:00Z" w16du:dateUtc="2026-09-26T00:04:00Z">
        <w:r>
          <w:rPr>
            <w:color w:val="383838"/>
            <w:position w:val="1"/>
            <w:sz w:val="17"/>
          </w:rPr>
          <w:delText>YES</w:delText>
        </w:r>
        <w:r>
          <w:rPr>
            <w:color w:val="383838"/>
            <w:position w:val="1"/>
            <w:sz w:val="17"/>
          </w:rPr>
          <w:tab/>
        </w:r>
        <w:r>
          <w:rPr>
            <w:rFonts w:ascii="Courier New"/>
            <w:color w:val="383838"/>
            <w:sz w:val="19"/>
          </w:rPr>
          <w:delText>NO</w:delText>
        </w:r>
      </w:del>
    </w:p>
    <w:p w14:paraId="47D9E688" w14:textId="77777777" w:rsidR="00912427" w:rsidRDefault="00912427">
      <w:pPr>
        <w:rPr>
          <w:del w:id="101" w:author="Cindy Hobbs" w:date="2026-09-25T20:04:00Z" w16du:dateUtc="2026-09-26T00:04:00Z"/>
          <w:rFonts w:ascii="Courier New"/>
          <w:sz w:val="19"/>
        </w:rPr>
        <w:sectPr w:rsidR="00912427">
          <w:type w:val="continuous"/>
          <w:pgSz w:w="12240" w:h="15840"/>
          <w:pgMar w:top="800" w:right="420" w:bottom="280" w:left="1200" w:header="720" w:footer="720" w:gutter="0"/>
          <w:cols w:num="4" w:space="720" w:equalWidth="0">
            <w:col w:w="3189" w:space="40"/>
            <w:col w:w="1333" w:space="355"/>
            <w:col w:w="3604" w:space="290"/>
            <w:col w:w="1809"/>
          </w:cols>
        </w:sectPr>
      </w:pPr>
    </w:p>
    <w:p w14:paraId="0D6DC294" w14:textId="77777777" w:rsidR="00912427" w:rsidRDefault="00912427">
      <w:pPr>
        <w:pStyle w:val="BodyText"/>
        <w:spacing w:before="3"/>
        <w:rPr>
          <w:del w:id="102" w:author="Cindy Hobbs" w:date="2026-09-25T20:04:00Z" w16du:dateUtc="2026-09-26T00:04:00Z"/>
          <w:rFonts w:ascii="Courier New"/>
          <w:sz w:val="16"/>
        </w:rPr>
      </w:pPr>
    </w:p>
    <w:p w14:paraId="46CE7312" w14:textId="77777777" w:rsidR="00912427" w:rsidRDefault="00912427">
      <w:pPr>
        <w:rPr>
          <w:del w:id="103" w:author="Cindy Hobbs" w:date="2026-09-25T20:04:00Z" w16du:dateUtc="2026-09-26T00:04:00Z"/>
          <w:rFonts w:ascii="Courier New"/>
          <w:sz w:val="16"/>
        </w:rPr>
        <w:sectPr w:rsidR="00912427">
          <w:type w:val="continuous"/>
          <w:pgSz w:w="12240" w:h="15840"/>
          <w:pgMar w:top="800" w:right="420" w:bottom="280" w:left="1200" w:header="720" w:footer="720" w:gutter="0"/>
          <w:cols w:space="720"/>
        </w:sectPr>
      </w:pPr>
    </w:p>
    <w:p w14:paraId="79214211" w14:textId="77777777" w:rsidR="00912427" w:rsidRDefault="0004219D">
      <w:pPr>
        <w:pStyle w:val="Heading2"/>
        <w:rPr>
          <w:del w:id="104" w:author="Cindy Hobbs" w:date="2026-09-25T20:04:00Z" w16du:dateUtc="2026-09-26T00:04:00Z"/>
        </w:rPr>
      </w:pPr>
      <w:del w:id="105" w:author="Cindy Hobbs" w:date="2026-09-25T20:04:00Z" w16du:dateUtc="2026-09-26T00:04:00Z">
        <w:r>
          <w:rPr>
            <w:color w:val="232323"/>
          </w:rPr>
          <w:delText>EDUCATION</w:delText>
        </w:r>
      </w:del>
    </w:p>
    <w:p w14:paraId="0BF07FCA" w14:textId="77777777" w:rsidR="00912427" w:rsidRDefault="0004219D">
      <w:pPr>
        <w:pStyle w:val="BodyText"/>
        <w:spacing w:before="146"/>
        <w:ind w:left="238"/>
        <w:rPr>
          <w:del w:id="106" w:author="Cindy Hobbs" w:date="2026-09-25T20:04:00Z" w16du:dateUtc="2026-09-26T00:04:00Z"/>
        </w:rPr>
      </w:pPr>
      <w:del w:id="107" w:author="Cindy Hobbs" w:date="2026-09-25T20:04:00Z" w16du:dateUtc="2026-09-26T00:04:00Z">
        <w:r>
          <w:rPr>
            <w:color w:val="232323"/>
          </w:rPr>
          <w:delText>High School</w:delText>
        </w:r>
      </w:del>
    </w:p>
    <w:p w14:paraId="2463145E" w14:textId="77777777" w:rsidR="00912427" w:rsidRDefault="00912427">
      <w:pPr>
        <w:pStyle w:val="BodyText"/>
        <w:spacing w:before="2"/>
        <w:rPr>
          <w:del w:id="108" w:author="Cindy Hobbs" w:date="2026-09-25T20:04:00Z" w16du:dateUtc="2026-09-26T00:04:00Z"/>
          <w:sz w:val="20"/>
        </w:rPr>
      </w:pPr>
    </w:p>
    <w:p w14:paraId="08112588" w14:textId="77777777" w:rsidR="00912427" w:rsidRDefault="0004219D">
      <w:pPr>
        <w:tabs>
          <w:tab w:val="left" w:pos="1829"/>
        </w:tabs>
        <w:ind w:left="233"/>
        <w:rPr>
          <w:del w:id="109" w:author="Cindy Hobbs" w:date="2026-09-25T20:04:00Z" w16du:dateUtc="2026-09-26T00:04:00Z"/>
          <w:sz w:val="16"/>
        </w:rPr>
      </w:pPr>
      <w:del w:id="110" w:author="Cindy Hobbs" w:date="2026-09-25T20:04:00Z" w16du:dateUtc="2026-09-26T00:04:00Z">
        <w:r>
          <w:rPr>
            <w:color w:val="232323"/>
            <w:position w:val="1"/>
            <w:sz w:val="17"/>
          </w:rPr>
          <w:delText>From</w:delText>
        </w:r>
        <w:r>
          <w:rPr>
            <w:color w:val="232323"/>
            <w:position w:val="1"/>
            <w:sz w:val="17"/>
          </w:rPr>
          <w:tab/>
        </w:r>
        <w:r>
          <w:rPr>
            <w:color w:val="232323"/>
            <w:sz w:val="16"/>
          </w:rPr>
          <w:delText>To</w:delText>
        </w:r>
      </w:del>
    </w:p>
    <w:p w14:paraId="14D97B8B" w14:textId="77777777" w:rsidR="00912427" w:rsidRDefault="00912427">
      <w:pPr>
        <w:pStyle w:val="BodyText"/>
        <w:rPr>
          <w:del w:id="111" w:author="Cindy Hobbs" w:date="2026-09-25T20:04:00Z" w16du:dateUtc="2026-09-26T00:04:00Z"/>
          <w:sz w:val="20"/>
        </w:rPr>
      </w:pPr>
    </w:p>
    <w:p w14:paraId="7665529E" w14:textId="77777777" w:rsidR="00912427" w:rsidRDefault="0004219D">
      <w:pPr>
        <w:pStyle w:val="BodyText"/>
        <w:ind w:left="224"/>
        <w:rPr>
          <w:del w:id="112" w:author="Cindy Hobbs" w:date="2026-09-25T20:04:00Z" w16du:dateUtc="2026-09-26T00:04:00Z"/>
        </w:rPr>
      </w:pPr>
      <w:del w:id="113" w:author="Cindy Hobbs" w:date="2026-09-25T20:04:00Z" w16du:dateUtc="2026-09-26T00:04:00Z">
        <w:r>
          <w:rPr>
            <w:color w:val="232323"/>
          </w:rPr>
          <w:delText>College</w:delText>
        </w:r>
      </w:del>
    </w:p>
    <w:p w14:paraId="281F7069" w14:textId="77777777" w:rsidR="00912427" w:rsidRDefault="00912427">
      <w:pPr>
        <w:pStyle w:val="BodyText"/>
        <w:spacing w:before="8"/>
        <w:rPr>
          <w:del w:id="114" w:author="Cindy Hobbs" w:date="2026-09-25T20:04:00Z" w16du:dateUtc="2026-09-26T00:04:00Z"/>
          <w:sz w:val="19"/>
        </w:rPr>
      </w:pPr>
    </w:p>
    <w:p w14:paraId="59282D1B" w14:textId="77777777" w:rsidR="00912427" w:rsidRDefault="0004219D">
      <w:pPr>
        <w:tabs>
          <w:tab w:val="left" w:pos="1824"/>
        </w:tabs>
        <w:ind w:left="218"/>
        <w:rPr>
          <w:del w:id="115" w:author="Cindy Hobbs" w:date="2026-09-25T20:04:00Z" w16du:dateUtc="2026-09-26T00:04:00Z"/>
          <w:sz w:val="16"/>
        </w:rPr>
      </w:pPr>
      <w:del w:id="116" w:author="Cindy Hobbs" w:date="2026-09-25T20:04:00Z" w16du:dateUtc="2026-09-26T00:04:00Z">
        <w:r>
          <w:rPr>
            <w:color w:val="232323"/>
            <w:position w:val="1"/>
            <w:sz w:val="17"/>
          </w:rPr>
          <w:delText>From</w:delText>
        </w:r>
        <w:r>
          <w:rPr>
            <w:color w:val="232323"/>
            <w:position w:val="1"/>
            <w:sz w:val="17"/>
          </w:rPr>
          <w:tab/>
        </w:r>
        <w:r>
          <w:rPr>
            <w:color w:val="232323"/>
            <w:sz w:val="16"/>
          </w:rPr>
          <w:delText>To</w:delText>
        </w:r>
      </w:del>
    </w:p>
    <w:p w14:paraId="75575127" w14:textId="77777777" w:rsidR="00912427" w:rsidRDefault="00912427">
      <w:pPr>
        <w:pStyle w:val="BodyText"/>
        <w:spacing w:before="4"/>
        <w:rPr>
          <w:del w:id="117" w:author="Cindy Hobbs" w:date="2026-09-25T20:04:00Z" w16du:dateUtc="2026-09-26T00:04:00Z"/>
          <w:sz w:val="18"/>
        </w:rPr>
      </w:pPr>
    </w:p>
    <w:p w14:paraId="31D13809" w14:textId="77777777" w:rsidR="00912427" w:rsidRDefault="0004219D">
      <w:pPr>
        <w:pStyle w:val="BodyText"/>
        <w:ind w:left="214"/>
        <w:rPr>
          <w:del w:id="118" w:author="Cindy Hobbs" w:date="2026-09-25T20:04:00Z" w16du:dateUtc="2026-09-26T00:04:00Z"/>
        </w:rPr>
      </w:pPr>
      <w:del w:id="119" w:author="Cindy Hobbs" w:date="2026-09-25T20:04:00Z" w16du:dateUtc="2026-09-26T00:04:00Z">
        <w:r>
          <w:rPr>
            <w:color w:val="232323"/>
          </w:rPr>
          <w:delText>Other</w:delText>
        </w:r>
      </w:del>
    </w:p>
    <w:p w14:paraId="425F7647" w14:textId="77777777" w:rsidR="00912427" w:rsidRDefault="00912427">
      <w:pPr>
        <w:pStyle w:val="BodyText"/>
        <w:spacing w:before="3"/>
        <w:rPr>
          <w:del w:id="120" w:author="Cindy Hobbs" w:date="2026-09-25T20:04:00Z" w16du:dateUtc="2026-09-26T00:04:00Z"/>
          <w:sz w:val="19"/>
        </w:rPr>
      </w:pPr>
    </w:p>
    <w:p w14:paraId="634966CB" w14:textId="77777777" w:rsidR="00912427" w:rsidRDefault="0004219D">
      <w:pPr>
        <w:tabs>
          <w:tab w:val="left" w:pos="1820"/>
        </w:tabs>
        <w:spacing w:before="1"/>
        <w:ind w:left="209"/>
        <w:rPr>
          <w:del w:id="121" w:author="Cindy Hobbs" w:date="2026-09-25T20:04:00Z" w16du:dateUtc="2026-09-26T00:04:00Z"/>
          <w:sz w:val="16"/>
        </w:rPr>
      </w:pPr>
      <w:del w:id="122" w:author="Cindy Hobbs" w:date="2026-09-25T20:04:00Z" w16du:dateUtc="2026-09-26T00:04:00Z">
        <w:r>
          <w:rPr>
            <w:color w:val="232323"/>
            <w:position w:val="1"/>
            <w:sz w:val="17"/>
          </w:rPr>
          <w:delText>From</w:delText>
        </w:r>
        <w:r>
          <w:rPr>
            <w:color w:val="232323"/>
            <w:position w:val="1"/>
            <w:sz w:val="17"/>
          </w:rPr>
          <w:tab/>
        </w:r>
        <w:r>
          <w:rPr>
            <w:color w:val="232323"/>
            <w:sz w:val="16"/>
          </w:rPr>
          <w:delText>To</w:delText>
        </w:r>
      </w:del>
    </w:p>
    <w:p w14:paraId="11F97442" w14:textId="77777777" w:rsidR="00912427" w:rsidRDefault="00912427">
      <w:pPr>
        <w:pStyle w:val="BodyText"/>
        <w:rPr>
          <w:del w:id="123" w:author="Cindy Hobbs" w:date="2026-09-25T20:04:00Z" w16du:dateUtc="2026-09-26T00:04:00Z"/>
          <w:sz w:val="20"/>
        </w:rPr>
      </w:pPr>
    </w:p>
    <w:p w14:paraId="29EDBAC8" w14:textId="77777777" w:rsidR="00912427" w:rsidRDefault="0004219D">
      <w:pPr>
        <w:pStyle w:val="Heading1"/>
        <w:spacing w:before="130"/>
        <w:rPr>
          <w:del w:id="124" w:author="Cindy Hobbs" w:date="2026-09-25T20:04:00Z" w16du:dateUtc="2026-09-26T00:04:00Z"/>
          <w:rFonts w:ascii="Courier New"/>
        </w:rPr>
      </w:pPr>
      <w:del w:id="125" w:author="Cindy Hobbs" w:date="2026-09-25T20:04:00Z" w16du:dateUtc="2026-09-26T00:04:00Z">
        <w:r>
          <w:rPr>
            <w:rFonts w:ascii="Courier New"/>
            <w:color w:val="232323"/>
            <w:w w:val="95"/>
          </w:rPr>
          <w:delText>REFERENCES</w:delText>
        </w:r>
      </w:del>
    </w:p>
    <w:p w14:paraId="202343FB" w14:textId="77777777" w:rsidR="00912427" w:rsidRDefault="0004219D">
      <w:pPr>
        <w:pStyle w:val="BodyText"/>
        <w:rPr>
          <w:del w:id="126" w:author="Cindy Hobbs" w:date="2026-09-25T20:04:00Z" w16du:dateUtc="2026-09-26T00:04:00Z"/>
          <w:rFonts w:ascii="Courier New"/>
          <w:b/>
          <w:sz w:val="18"/>
        </w:rPr>
      </w:pPr>
      <w:del w:id="127" w:author="Cindy Hobbs" w:date="2026-09-25T20:04:00Z" w16du:dateUtc="2026-09-26T00:04:00Z">
        <w:r>
          <w:br w:type="column"/>
        </w:r>
      </w:del>
    </w:p>
    <w:p w14:paraId="03F3A5F1" w14:textId="77777777" w:rsidR="00912427" w:rsidRDefault="00912427">
      <w:pPr>
        <w:pStyle w:val="BodyText"/>
        <w:rPr>
          <w:del w:id="128" w:author="Cindy Hobbs" w:date="2026-09-25T20:04:00Z" w16du:dateUtc="2026-09-26T00:04:00Z"/>
          <w:rFonts w:ascii="Courier New"/>
          <w:b/>
          <w:sz w:val="26"/>
        </w:rPr>
      </w:pPr>
    </w:p>
    <w:p w14:paraId="3531B30B" w14:textId="77777777" w:rsidR="00912427" w:rsidRDefault="0004219D">
      <w:pPr>
        <w:pStyle w:val="BodyText"/>
        <w:ind w:left="1570"/>
        <w:rPr>
          <w:del w:id="129" w:author="Cindy Hobbs" w:date="2026-09-25T20:04:00Z" w16du:dateUtc="2026-09-26T00:04:00Z"/>
        </w:rPr>
      </w:pPr>
      <w:del w:id="130" w:author="Cindy Hobbs" w:date="2026-09-25T20:04:00Z" w16du:dateUtc="2026-09-26T00:04:00Z">
        <w:r>
          <w:rPr>
            <w:color w:val="232323"/>
          </w:rPr>
          <w:delText>Address</w:delText>
        </w:r>
      </w:del>
    </w:p>
    <w:p w14:paraId="4EAE7214" w14:textId="77777777" w:rsidR="00912427" w:rsidRDefault="00C21F0E">
      <w:pPr>
        <w:pStyle w:val="BodyText"/>
        <w:spacing w:before="139" w:line="235" w:lineRule="auto"/>
        <w:ind w:left="218" w:right="1248" w:firstLine="1"/>
        <w:rPr>
          <w:del w:id="131" w:author="Cindy Hobbs" w:date="2026-09-25T20:04:00Z" w16du:dateUtc="2026-09-26T00:04:00Z"/>
        </w:rPr>
      </w:pPr>
      <w:del w:id="132" w:author="Cindy Hobbs" w:date="2026-09-25T20:04:00Z" w16du:dateUtc="2026-09-26T00:04:00Z">
        <w:r>
          <w:pict w14:anchorId="6F100C2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alt="" style="position:absolute;left:0;text-align:left;margin-left:273.5pt;margin-top:-3pt;width:14.3pt;height:29.65pt;z-index:-251660288;mso-wrap-style:square;mso-wrap-edited:f;mso-width-percent:0;mso-height-percent:0;mso-position-horizontal-relative:page;mso-width-percent:0;mso-height-percent:0;v-text-anchor:top" filled="f" stroked="f">
              <v:textbox style="mso-next-textbox:#_x0000_s1036" inset="0,0,0,0">
                <w:txbxContent>
                  <w:p w14:paraId="7CE52791" w14:textId="77777777" w:rsidR="00912427" w:rsidRDefault="0004219D">
                    <w:pPr>
                      <w:spacing w:line="593" w:lineRule="exact"/>
                      <w:rPr>
                        <w:del w:id="133" w:author="Cindy Hobbs" w:date="2026-09-25T20:04:00Z" w16du:dateUtc="2026-09-26T00:04:00Z"/>
                        <w:sz w:val="53"/>
                      </w:rPr>
                    </w:pPr>
                    <w:del w:id="134" w:author="Cindy Hobbs" w:date="2026-09-25T20:04:00Z" w16du:dateUtc="2026-09-26T00:04:00Z">
                      <w:r>
                        <w:rPr>
                          <w:color w:val="232323"/>
                          <w:spacing w:val="-1"/>
                          <w:w w:val="84"/>
                          <w:sz w:val="17"/>
                        </w:rPr>
                        <w:delText>YE</w:delText>
                      </w:r>
                      <w:r>
                        <w:rPr>
                          <w:color w:val="232323"/>
                          <w:spacing w:val="-152"/>
                          <w:w w:val="84"/>
                          <w:sz w:val="17"/>
                        </w:rPr>
                        <w:delText>S</w:delText>
                      </w:r>
                    </w:del>
                  </w:p>
                </w:txbxContent>
              </v:textbox>
              <w10:wrap anchorx="page"/>
            </v:shape>
          </w:pict>
        </w:r>
        <w:r>
          <w:pict w14:anchorId="1CB492F6">
            <v:shape id="_x0000_s1035" type="#_x0000_t202" alt="" style="position:absolute;left:0;text-align:left;margin-left:319pt;margin-top:11.65pt;width:11.55pt;height:10.8pt;z-index:251653120;mso-wrap-style:square;mso-wrap-edited:f;mso-width-percent:0;mso-height-percent:0;mso-position-horizontal-relative:page;mso-width-percent:0;mso-height-percent:0;v-text-anchor:top" filled="f" stroked="f">
              <v:textbox style="mso-next-textbox:#_x0000_s1035" inset="0,0,0,0">
                <w:txbxContent>
                  <w:p w14:paraId="71A96251" w14:textId="77777777" w:rsidR="00912427" w:rsidRDefault="0004219D">
                    <w:pPr>
                      <w:rPr>
                        <w:del w:id="135" w:author="Cindy Hobbs" w:date="2026-09-25T20:04:00Z" w16du:dateUtc="2026-09-26T00:04:00Z"/>
                        <w:rFonts w:ascii="Courier New"/>
                        <w:sz w:val="19"/>
                      </w:rPr>
                    </w:pPr>
                    <w:del w:id="136" w:author="Cindy Hobbs" w:date="2026-09-25T20:04:00Z" w16du:dateUtc="2026-09-26T00:04:00Z">
                      <w:r>
                        <w:rPr>
                          <w:rFonts w:ascii="Courier New"/>
                          <w:color w:val="232323"/>
                          <w:sz w:val="19"/>
                        </w:rPr>
                        <w:delText>NO</w:delText>
                      </w:r>
                    </w:del>
                  </w:p>
                </w:txbxContent>
              </v:textbox>
              <w10:wrap anchorx="page"/>
            </v:shape>
          </w:pict>
        </w:r>
        <w:r w:rsidR="0004219D">
          <w:rPr>
            <w:color w:val="232323"/>
          </w:rPr>
          <w:delText xml:space="preserve">Did you </w:delText>
        </w:r>
        <w:r w:rsidR="0004219D">
          <w:rPr>
            <w:color w:val="232323"/>
            <w:w w:val="95"/>
          </w:rPr>
          <w:delText>graduate?</w:delText>
        </w:r>
      </w:del>
    </w:p>
    <w:p w14:paraId="155B553D" w14:textId="77777777" w:rsidR="00912427" w:rsidRDefault="00C21F0E">
      <w:pPr>
        <w:pStyle w:val="BodyText"/>
        <w:spacing w:before="142"/>
        <w:ind w:left="1570"/>
        <w:rPr>
          <w:del w:id="137" w:author="Cindy Hobbs" w:date="2026-09-25T20:04:00Z" w16du:dateUtc="2026-09-26T00:04:00Z"/>
        </w:rPr>
      </w:pPr>
      <w:del w:id="138" w:author="Cindy Hobbs" w:date="2026-09-25T20:04:00Z" w16du:dateUtc="2026-09-26T00:04:00Z">
        <w:r>
          <w:pict w14:anchorId="53F3CE6C">
            <v:shape id="_x0000_s1034" type="#_x0000_t202" alt="" style="position:absolute;left:0;text-align:left;margin-left:273.5pt;margin-top:13.4pt;width:14.3pt;height:29.65pt;z-index:-251659264;mso-wrap-style:square;mso-wrap-edited:f;mso-width-percent:0;mso-height-percent:0;mso-position-horizontal-relative:page;mso-width-percent:0;mso-height-percent:0;v-text-anchor:top" filled="f" stroked="f">
              <v:textbox style="mso-next-textbox:#_x0000_s1034" inset="0,0,0,0">
                <w:txbxContent>
                  <w:p w14:paraId="138C4C62" w14:textId="77777777" w:rsidR="00912427" w:rsidRDefault="0004219D">
                    <w:pPr>
                      <w:spacing w:line="593" w:lineRule="exact"/>
                      <w:rPr>
                        <w:del w:id="139" w:author="Cindy Hobbs" w:date="2026-09-25T20:04:00Z" w16du:dateUtc="2026-09-26T00:04:00Z"/>
                        <w:sz w:val="53"/>
                      </w:rPr>
                    </w:pPr>
                    <w:del w:id="140" w:author="Cindy Hobbs" w:date="2026-09-25T20:04:00Z" w16du:dateUtc="2026-09-26T00:04:00Z">
                      <w:r>
                        <w:rPr>
                          <w:color w:val="232323"/>
                          <w:spacing w:val="-1"/>
                          <w:w w:val="84"/>
                          <w:sz w:val="17"/>
                        </w:rPr>
                        <w:delText>YE</w:delText>
                      </w:r>
                      <w:r>
                        <w:rPr>
                          <w:color w:val="232323"/>
                          <w:spacing w:val="-152"/>
                          <w:w w:val="84"/>
                          <w:sz w:val="17"/>
                        </w:rPr>
                        <w:delText>S</w:delText>
                      </w:r>
                    </w:del>
                  </w:p>
                </w:txbxContent>
              </v:textbox>
              <w10:wrap anchorx="page"/>
            </v:shape>
          </w:pict>
        </w:r>
        <w:r w:rsidR="0004219D">
          <w:rPr>
            <w:color w:val="232323"/>
          </w:rPr>
          <w:delText>Address</w:delText>
        </w:r>
      </w:del>
    </w:p>
    <w:p w14:paraId="6BE1D52E" w14:textId="77777777" w:rsidR="00912427" w:rsidRDefault="00C21F0E">
      <w:pPr>
        <w:pStyle w:val="BodyText"/>
        <w:spacing w:before="127"/>
        <w:ind w:left="213" w:right="1248" w:firstLine="1"/>
        <w:rPr>
          <w:del w:id="141" w:author="Cindy Hobbs" w:date="2026-09-25T20:04:00Z" w16du:dateUtc="2026-09-26T00:04:00Z"/>
        </w:rPr>
      </w:pPr>
      <w:del w:id="142" w:author="Cindy Hobbs" w:date="2026-09-25T20:04:00Z" w16du:dateUtc="2026-09-26T00:04:00Z">
        <w:r>
          <w:pict w14:anchorId="2B67E0A5">
            <v:shape id="_x0000_s1033" type="#_x0000_t202" alt="" style="position:absolute;left:0;text-align:left;margin-left:319pt;margin-top:11.2pt;width:11.35pt;height:10.8pt;z-index:251654144;mso-wrap-style:square;mso-wrap-edited:f;mso-width-percent:0;mso-height-percent:0;mso-position-horizontal-relative:page;mso-width-percent:0;mso-height-percent:0;v-text-anchor:top" filled="f" stroked="f">
              <v:textbox style="mso-next-textbox:#_x0000_s1033" inset="0,0,0,0">
                <w:txbxContent>
                  <w:p w14:paraId="25EA1496" w14:textId="77777777" w:rsidR="00912427" w:rsidRDefault="0004219D">
                    <w:pPr>
                      <w:rPr>
                        <w:del w:id="143" w:author="Cindy Hobbs" w:date="2026-09-25T20:04:00Z" w16du:dateUtc="2026-09-26T00:04:00Z"/>
                        <w:rFonts w:ascii="Courier New"/>
                        <w:sz w:val="19"/>
                      </w:rPr>
                    </w:pPr>
                    <w:del w:id="144" w:author="Cindy Hobbs" w:date="2026-09-25T20:04:00Z" w16du:dateUtc="2026-09-26T00:04:00Z">
                      <w:r>
                        <w:rPr>
                          <w:rFonts w:ascii="Courier New"/>
                          <w:color w:val="232323"/>
                          <w:w w:val="95"/>
                          <w:sz w:val="19"/>
                        </w:rPr>
                        <w:delText>NO</w:delText>
                      </w:r>
                    </w:del>
                  </w:p>
                </w:txbxContent>
              </v:textbox>
              <w10:wrap anchorx="page"/>
            </v:shape>
          </w:pict>
        </w:r>
        <w:r w:rsidR="0004219D">
          <w:rPr>
            <w:color w:val="232323"/>
          </w:rPr>
          <w:delText xml:space="preserve">Did you </w:delText>
        </w:r>
        <w:r w:rsidR="0004219D">
          <w:rPr>
            <w:color w:val="232323"/>
            <w:w w:val="95"/>
          </w:rPr>
          <w:delText>graduate?</w:delText>
        </w:r>
      </w:del>
    </w:p>
    <w:p w14:paraId="51BC459D" w14:textId="77777777" w:rsidR="00912427" w:rsidRDefault="0004219D">
      <w:pPr>
        <w:pStyle w:val="BodyText"/>
        <w:spacing w:before="123"/>
        <w:ind w:left="1565"/>
        <w:rPr>
          <w:del w:id="145" w:author="Cindy Hobbs" w:date="2026-09-25T20:04:00Z" w16du:dateUtc="2026-09-26T00:04:00Z"/>
        </w:rPr>
      </w:pPr>
      <w:del w:id="146" w:author="Cindy Hobbs" w:date="2026-09-25T20:04:00Z" w16du:dateUtc="2026-09-26T00:04:00Z">
        <w:r>
          <w:rPr>
            <w:color w:val="232323"/>
          </w:rPr>
          <w:delText>Address</w:delText>
        </w:r>
      </w:del>
    </w:p>
    <w:p w14:paraId="3EC77446" w14:textId="77777777" w:rsidR="00912427" w:rsidRDefault="00C21F0E">
      <w:pPr>
        <w:pStyle w:val="BodyText"/>
        <w:tabs>
          <w:tab w:val="left" w:pos="1574"/>
        </w:tabs>
        <w:spacing w:before="150" w:line="160" w:lineRule="auto"/>
        <w:ind w:left="209" w:right="893" w:firstLine="1"/>
        <w:rPr>
          <w:del w:id="147" w:author="Cindy Hobbs" w:date="2026-09-25T20:04:00Z" w16du:dateUtc="2026-09-26T00:04:00Z"/>
        </w:rPr>
      </w:pPr>
      <w:del w:id="148" w:author="Cindy Hobbs" w:date="2026-09-25T20:04:00Z" w16du:dateUtc="2026-09-26T00:04:00Z">
        <w:r>
          <w:pict w14:anchorId="15E73B0F">
            <v:shape id="_x0000_s1032" type="#_x0000_t202" alt="" style="position:absolute;left:0;text-align:left;margin-left:319pt;margin-top:10.95pt;width:11.55pt;height:10.8pt;z-index:251655168;mso-wrap-style:square;mso-wrap-edited:f;mso-width-percent:0;mso-height-percent:0;mso-position-horizontal-relative:page;mso-width-percent:0;mso-height-percent:0;v-text-anchor:top" filled="f" stroked="f">
              <v:textbox style="mso-next-textbox:#_x0000_s1032" inset="0,0,0,0">
                <w:txbxContent>
                  <w:p w14:paraId="343A45FA" w14:textId="77777777" w:rsidR="00912427" w:rsidRDefault="0004219D">
                    <w:pPr>
                      <w:rPr>
                        <w:del w:id="149" w:author="Cindy Hobbs" w:date="2026-09-25T20:04:00Z" w16du:dateUtc="2026-09-26T00:04:00Z"/>
                        <w:rFonts w:ascii="Courier New"/>
                        <w:sz w:val="19"/>
                      </w:rPr>
                    </w:pPr>
                    <w:del w:id="150" w:author="Cindy Hobbs" w:date="2026-09-25T20:04:00Z" w16du:dateUtc="2026-09-26T00:04:00Z">
                      <w:r>
                        <w:rPr>
                          <w:rFonts w:ascii="Courier New"/>
                          <w:color w:val="232323"/>
                          <w:sz w:val="19"/>
                        </w:rPr>
                        <w:delText>NO</w:delText>
                      </w:r>
                    </w:del>
                  </w:p>
                </w:txbxContent>
              </v:textbox>
              <w10:wrap anchorx="page"/>
            </v:shape>
          </w:pict>
        </w:r>
        <w:r w:rsidR="0004219D">
          <w:rPr>
            <w:color w:val="232323"/>
          </w:rPr>
          <w:delText>Did</w:delText>
        </w:r>
        <w:r w:rsidR="0004219D">
          <w:rPr>
            <w:color w:val="232323"/>
            <w:spacing w:val="-5"/>
          </w:rPr>
          <w:delText xml:space="preserve"> </w:delText>
        </w:r>
        <w:r w:rsidR="0004219D">
          <w:rPr>
            <w:color w:val="232323"/>
          </w:rPr>
          <w:delText>you</w:delText>
        </w:r>
        <w:r w:rsidR="0004219D">
          <w:rPr>
            <w:color w:val="232323"/>
          </w:rPr>
          <w:tab/>
        </w:r>
        <w:r w:rsidR="0004219D">
          <w:rPr>
            <w:color w:val="232323"/>
            <w:spacing w:val="-6"/>
            <w:w w:val="85"/>
            <w:position w:val="-8"/>
          </w:rPr>
          <w:delText xml:space="preserve">YES </w:delText>
        </w:r>
        <w:r w:rsidR="0004219D">
          <w:rPr>
            <w:color w:val="232323"/>
          </w:rPr>
          <w:delText>graduate?</w:delText>
        </w:r>
      </w:del>
    </w:p>
    <w:p w14:paraId="04C46BEA" w14:textId="77777777" w:rsidR="00912427" w:rsidRDefault="0004219D">
      <w:pPr>
        <w:pStyle w:val="BodyText"/>
        <w:rPr>
          <w:del w:id="151" w:author="Cindy Hobbs" w:date="2026-09-25T20:04:00Z" w16du:dateUtc="2026-09-26T00:04:00Z"/>
          <w:sz w:val="18"/>
        </w:rPr>
      </w:pPr>
      <w:del w:id="152" w:author="Cindy Hobbs" w:date="2026-09-25T20:04:00Z" w16du:dateUtc="2026-09-26T00:04:00Z">
        <w:r>
          <w:br w:type="column"/>
        </w:r>
      </w:del>
    </w:p>
    <w:p w14:paraId="7E6C923F" w14:textId="77777777" w:rsidR="00912427" w:rsidRDefault="00912427">
      <w:pPr>
        <w:pStyle w:val="BodyText"/>
        <w:rPr>
          <w:del w:id="153" w:author="Cindy Hobbs" w:date="2026-09-25T20:04:00Z" w16du:dateUtc="2026-09-26T00:04:00Z"/>
          <w:sz w:val="18"/>
        </w:rPr>
      </w:pPr>
    </w:p>
    <w:p w14:paraId="26337B77" w14:textId="77777777" w:rsidR="00912427" w:rsidRDefault="00912427">
      <w:pPr>
        <w:pStyle w:val="BodyText"/>
        <w:rPr>
          <w:del w:id="154" w:author="Cindy Hobbs" w:date="2026-09-25T20:04:00Z" w16du:dateUtc="2026-09-26T00:04:00Z"/>
          <w:sz w:val="18"/>
        </w:rPr>
      </w:pPr>
    </w:p>
    <w:p w14:paraId="20145262" w14:textId="77777777" w:rsidR="00912427" w:rsidRDefault="00912427">
      <w:pPr>
        <w:pStyle w:val="BodyText"/>
        <w:spacing w:before="8"/>
        <w:rPr>
          <w:del w:id="155" w:author="Cindy Hobbs" w:date="2026-09-25T20:04:00Z" w16du:dateUtc="2026-09-26T00:04:00Z"/>
          <w:sz w:val="25"/>
        </w:rPr>
      </w:pPr>
    </w:p>
    <w:p w14:paraId="46A93E63" w14:textId="77777777" w:rsidR="0004219D" w:rsidRPr="0004219D" w:rsidRDefault="0004219D">
      <w:pPr>
        <w:pStyle w:val="BodyText"/>
        <w:ind w:left="209"/>
        <w:rPr>
          <w:del w:id="156" w:author="Cindy Hobbs" w:date="2026-09-25T20:04:00Z" w16du:dateUtc="2026-09-26T00:04:00Z"/>
          <w:color w:val="232323"/>
        </w:rPr>
      </w:pPr>
      <w:del w:id="157" w:author="Cindy Hobbs" w:date="2026-09-25T20:04:00Z" w16du:dateUtc="2026-09-26T00:04:00Z">
        <w:r>
          <w:rPr>
            <w:color w:val="232323"/>
          </w:rPr>
          <w:delText>Degree</w:delText>
        </w:r>
      </w:del>
    </w:p>
    <w:p w14:paraId="65CB2C10" w14:textId="77777777" w:rsidR="00912427" w:rsidRDefault="00912427">
      <w:pPr>
        <w:pStyle w:val="BodyText"/>
        <w:rPr>
          <w:del w:id="158" w:author="Cindy Hobbs" w:date="2026-09-25T20:04:00Z" w16du:dateUtc="2026-09-26T00:04:00Z"/>
          <w:sz w:val="18"/>
        </w:rPr>
      </w:pPr>
    </w:p>
    <w:p w14:paraId="3E664252" w14:textId="77777777" w:rsidR="00912427" w:rsidRDefault="00912427">
      <w:pPr>
        <w:pStyle w:val="BodyText"/>
        <w:rPr>
          <w:del w:id="159" w:author="Cindy Hobbs" w:date="2026-09-25T20:04:00Z" w16du:dateUtc="2026-09-26T00:04:00Z"/>
          <w:sz w:val="18"/>
        </w:rPr>
      </w:pPr>
    </w:p>
    <w:p w14:paraId="740B1BD4" w14:textId="77777777" w:rsidR="00912427" w:rsidRDefault="00912427">
      <w:pPr>
        <w:pStyle w:val="BodyText"/>
        <w:spacing w:before="11"/>
        <w:rPr>
          <w:del w:id="160" w:author="Cindy Hobbs" w:date="2026-09-25T20:04:00Z" w16du:dateUtc="2026-09-26T00:04:00Z"/>
          <w:sz w:val="20"/>
        </w:rPr>
      </w:pPr>
    </w:p>
    <w:p w14:paraId="69377E43" w14:textId="77777777" w:rsidR="00912427" w:rsidRDefault="0004219D">
      <w:pPr>
        <w:pStyle w:val="BodyText"/>
        <w:ind w:left="209"/>
        <w:rPr>
          <w:del w:id="161" w:author="Cindy Hobbs" w:date="2026-09-25T20:04:00Z" w16du:dateUtc="2026-09-26T00:04:00Z"/>
        </w:rPr>
      </w:pPr>
      <w:del w:id="162" w:author="Cindy Hobbs" w:date="2026-09-25T20:04:00Z" w16du:dateUtc="2026-09-26T00:04:00Z">
        <w:r>
          <w:rPr>
            <w:color w:val="232323"/>
          </w:rPr>
          <w:delText>Degree</w:delText>
        </w:r>
      </w:del>
    </w:p>
    <w:p w14:paraId="10F3BFE9" w14:textId="77777777" w:rsidR="00912427" w:rsidRDefault="00912427">
      <w:pPr>
        <w:pStyle w:val="BodyText"/>
        <w:rPr>
          <w:del w:id="163" w:author="Cindy Hobbs" w:date="2026-09-25T20:04:00Z" w16du:dateUtc="2026-09-26T00:04:00Z"/>
          <w:sz w:val="18"/>
        </w:rPr>
      </w:pPr>
    </w:p>
    <w:p w14:paraId="721612E0" w14:textId="77777777" w:rsidR="00912427" w:rsidRDefault="00912427">
      <w:pPr>
        <w:pStyle w:val="BodyText"/>
        <w:rPr>
          <w:del w:id="164" w:author="Cindy Hobbs" w:date="2026-09-25T20:04:00Z" w16du:dateUtc="2026-09-26T00:04:00Z"/>
          <w:sz w:val="18"/>
        </w:rPr>
      </w:pPr>
    </w:p>
    <w:p w14:paraId="53DF1548" w14:textId="77777777" w:rsidR="00912427" w:rsidRDefault="00912427">
      <w:pPr>
        <w:pStyle w:val="BodyText"/>
        <w:spacing w:before="3"/>
        <w:rPr>
          <w:del w:id="165" w:author="Cindy Hobbs" w:date="2026-09-25T20:04:00Z" w16du:dateUtc="2026-09-26T00:04:00Z"/>
          <w:sz w:val="19"/>
        </w:rPr>
      </w:pPr>
    </w:p>
    <w:p w14:paraId="30405961" w14:textId="77777777" w:rsidR="00912427" w:rsidRDefault="0004219D">
      <w:pPr>
        <w:pStyle w:val="BodyText"/>
        <w:spacing w:before="1"/>
        <w:ind w:left="213"/>
        <w:rPr>
          <w:del w:id="166" w:author="Cindy Hobbs" w:date="2026-09-25T20:04:00Z" w16du:dateUtc="2026-09-26T00:04:00Z"/>
        </w:rPr>
      </w:pPr>
      <w:del w:id="167" w:author="Cindy Hobbs" w:date="2026-09-25T20:04:00Z" w16du:dateUtc="2026-09-26T00:04:00Z">
        <w:r>
          <w:rPr>
            <w:color w:val="232323"/>
          </w:rPr>
          <w:delText>Degree</w:delText>
        </w:r>
      </w:del>
    </w:p>
    <w:p w14:paraId="2FB19922" w14:textId="77777777" w:rsidR="00912427" w:rsidRDefault="00912427">
      <w:pPr>
        <w:rPr>
          <w:del w:id="168" w:author="Cindy Hobbs" w:date="2026-09-25T20:04:00Z" w16du:dateUtc="2026-09-26T00:04:00Z"/>
        </w:rPr>
        <w:sectPr w:rsidR="00912427">
          <w:type w:val="continuous"/>
          <w:pgSz w:w="12240" w:h="15840"/>
          <w:pgMar w:top="800" w:right="420" w:bottom="280" w:left="1200" w:header="720" w:footer="720" w:gutter="0"/>
          <w:cols w:num="3" w:space="720" w:equalWidth="0">
            <w:col w:w="2068" w:space="637"/>
            <w:col w:w="2746" w:space="362"/>
            <w:col w:w="4807"/>
          </w:cols>
        </w:sectPr>
      </w:pPr>
    </w:p>
    <w:p w14:paraId="4B4C7E59" w14:textId="77777777" w:rsidR="00912427" w:rsidRDefault="0004219D">
      <w:pPr>
        <w:spacing w:before="70"/>
        <w:ind w:left="206"/>
        <w:rPr>
          <w:del w:id="169" w:author="Cindy Hobbs" w:date="2026-09-25T20:04:00Z" w16du:dateUtc="2026-09-26T00:04:00Z"/>
          <w:i/>
          <w:sz w:val="17"/>
        </w:rPr>
      </w:pPr>
      <w:del w:id="170" w:author="Cindy Hobbs" w:date="2026-09-25T20:04:00Z" w16du:dateUtc="2026-09-26T00:04:00Z">
        <w:r>
          <w:rPr>
            <w:i/>
            <w:color w:val="232323"/>
            <w:sz w:val="17"/>
          </w:rPr>
          <w:delText>Please</w:delText>
        </w:r>
        <w:r>
          <w:rPr>
            <w:i/>
            <w:color w:val="232323"/>
            <w:spacing w:val="-30"/>
            <w:sz w:val="17"/>
          </w:rPr>
          <w:delText xml:space="preserve"> </w:delText>
        </w:r>
        <w:r>
          <w:rPr>
            <w:i/>
            <w:color w:val="232323"/>
            <w:sz w:val="17"/>
          </w:rPr>
          <w:delText>list three</w:delText>
        </w:r>
        <w:r>
          <w:rPr>
            <w:i/>
            <w:color w:val="232323"/>
            <w:spacing w:val="-34"/>
            <w:sz w:val="17"/>
          </w:rPr>
          <w:delText xml:space="preserve"> </w:delText>
        </w:r>
        <w:r>
          <w:rPr>
            <w:i/>
            <w:color w:val="383838"/>
            <w:sz w:val="17"/>
          </w:rPr>
          <w:delText>professional</w:delText>
        </w:r>
        <w:r>
          <w:rPr>
            <w:i/>
            <w:color w:val="383838"/>
            <w:spacing w:val="-28"/>
            <w:sz w:val="17"/>
          </w:rPr>
          <w:delText xml:space="preserve"> </w:delText>
        </w:r>
        <w:r>
          <w:rPr>
            <w:i/>
            <w:color w:val="383838"/>
            <w:sz w:val="17"/>
          </w:rPr>
          <w:delText>references.</w:delText>
        </w:r>
      </w:del>
    </w:p>
    <w:p w14:paraId="509803BB" w14:textId="77777777" w:rsidR="00912427" w:rsidRDefault="0004219D" w:rsidP="0004219D">
      <w:pPr>
        <w:pStyle w:val="BodyText"/>
        <w:spacing w:before="155" w:line="516" w:lineRule="auto"/>
        <w:ind w:left="142" w:right="2148" w:firstLine="47"/>
        <w:jc w:val="center"/>
        <w:rPr>
          <w:del w:id="171" w:author="Cindy Hobbs" w:date="2026-09-25T20:04:00Z" w16du:dateUtc="2026-09-26T00:04:00Z"/>
        </w:rPr>
      </w:pPr>
      <w:del w:id="172" w:author="Cindy Hobbs" w:date="2026-09-25T20:04:00Z" w16du:dateUtc="2026-09-26T00:04:00Z">
        <w:r>
          <w:rPr>
            <w:color w:val="232323"/>
            <w:w w:val="95"/>
          </w:rPr>
          <w:lastRenderedPageBreak/>
          <w:delText xml:space="preserve">Full Name </w:delText>
        </w:r>
        <w:r>
          <w:rPr>
            <w:color w:val="232323"/>
          </w:rPr>
          <w:delText>Company Address Full Name Company Address Full Name Company Address</w:delText>
        </w:r>
      </w:del>
    </w:p>
    <w:p w14:paraId="72D4103F" w14:textId="77777777" w:rsidR="00912427" w:rsidRDefault="0004219D">
      <w:pPr>
        <w:pStyle w:val="BodyText"/>
        <w:rPr>
          <w:del w:id="173" w:author="Cindy Hobbs" w:date="2026-09-25T20:04:00Z" w16du:dateUtc="2026-09-26T00:04:00Z"/>
          <w:sz w:val="18"/>
        </w:rPr>
      </w:pPr>
      <w:del w:id="174" w:author="Cindy Hobbs" w:date="2026-09-25T20:04:00Z" w16du:dateUtc="2026-09-26T00:04:00Z">
        <w:r>
          <w:br w:type="column"/>
        </w:r>
      </w:del>
    </w:p>
    <w:p w14:paraId="4C802FA1" w14:textId="77777777" w:rsidR="00912427" w:rsidRDefault="00912427">
      <w:pPr>
        <w:pStyle w:val="BodyText"/>
        <w:spacing w:before="5"/>
        <w:rPr>
          <w:del w:id="175" w:author="Cindy Hobbs" w:date="2026-09-25T20:04:00Z" w16du:dateUtc="2026-09-26T00:04:00Z"/>
          <w:sz w:val="19"/>
        </w:rPr>
      </w:pPr>
    </w:p>
    <w:p w14:paraId="6CB01F28" w14:textId="77777777" w:rsidR="0004219D" w:rsidRDefault="0004219D">
      <w:pPr>
        <w:pStyle w:val="BodyText"/>
        <w:spacing w:line="506" w:lineRule="auto"/>
        <w:ind w:left="142" w:right="3628" w:firstLine="4"/>
        <w:rPr>
          <w:del w:id="176" w:author="Cindy Hobbs" w:date="2026-09-25T20:04:00Z" w16du:dateUtc="2026-09-26T00:04:00Z"/>
          <w:color w:val="232323"/>
          <w:spacing w:val="-1"/>
          <w:w w:val="90"/>
        </w:rPr>
      </w:pPr>
    </w:p>
    <w:p w14:paraId="3BA84269" w14:textId="77777777" w:rsidR="00912427" w:rsidRDefault="0004219D">
      <w:pPr>
        <w:pStyle w:val="BodyText"/>
        <w:spacing w:line="506" w:lineRule="auto"/>
        <w:ind w:left="142" w:right="3628" w:firstLine="4"/>
        <w:rPr>
          <w:del w:id="177" w:author="Cindy Hobbs" w:date="2026-09-25T20:04:00Z" w16du:dateUtc="2026-09-26T00:04:00Z"/>
        </w:rPr>
      </w:pPr>
      <w:del w:id="178" w:author="Cindy Hobbs" w:date="2026-09-25T20:04:00Z" w16du:dateUtc="2026-09-26T00:04:00Z">
        <w:r>
          <w:rPr>
            <w:color w:val="232323"/>
            <w:spacing w:val="-1"/>
            <w:w w:val="90"/>
          </w:rPr>
          <w:delText xml:space="preserve">Relationship </w:delText>
        </w:r>
        <w:r>
          <w:rPr>
            <w:color w:val="232323"/>
          </w:rPr>
          <w:delText>Phone</w:delText>
        </w:r>
      </w:del>
    </w:p>
    <w:p w14:paraId="410879CE" w14:textId="77777777" w:rsidR="00912427" w:rsidRDefault="00912427">
      <w:pPr>
        <w:pStyle w:val="BodyText"/>
        <w:rPr>
          <w:del w:id="179" w:author="Cindy Hobbs" w:date="2026-09-25T20:04:00Z" w16du:dateUtc="2026-09-26T00:04:00Z"/>
          <w:sz w:val="18"/>
        </w:rPr>
      </w:pPr>
    </w:p>
    <w:p w14:paraId="7D35AE7F" w14:textId="77777777" w:rsidR="00912427" w:rsidRDefault="00912427">
      <w:pPr>
        <w:pStyle w:val="BodyText"/>
        <w:spacing w:before="5"/>
        <w:rPr>
          <w:del w:id="180" w:author="Cindy Hobbs" w:date="2026-09-25T20:04:00Z" w16du:dateUtc="2026-09-26T00:04:00Z"/>
          <w:sz w:val="18"/>
        </w:rPr>
      </w:pPr>
    </w:p>
    <w:p w14:paraId="0F74361A" w14:textId="77777777" w:rsidR="00912427" w:rsidRDefault="0004219D">
      <w:pPr>
        <w:pStyle w:val="BodyText"/>
        <w:spacing w:before="1" w:line="513" w:lineRule="auto"/>
        <w:ind w:left="147" w:right="3628" w:hanging="1"/>
        <w:rPr>
          <w:del w:id="181" w:author="Cindy Hobbs" w:date="2026-09-25T20:04:00Z" w16du:dateUtc="2026-09-26T00:04:00Z"/>
        </w:rPr>
      </w:pPr>
      <w:del w:id="182" w:author="Cindy Hobbs" w:date="2026-09-25T20:04:00Z" w16du:dateUtc="2026-09-26T00:04:00Z">
        <w:r>
          <w:rPr>
            <w:color w:val="232323"/>
            <w:spacing w:val="-1"/>
            <w:w w:val="90"/>
          </w:rPr>
          <w:delText xml:space="preserve">Relationship </w:delText>
        </w:r>
        <w:r>
          <w:rPr>
            <w:color w:val="232323"/>
          </w:rPr>
          <w:delText>Phone</w:delText>
        </w:r>
      </w:del>
    </w:p>
    <w:p w14:paraId="784C2F93" w14:textId="77777777" w:rsidR="00912427" w:rsidRDefault="00912427">
      <w:pPr>
        <w:pStyle w:val="BodyText"/>
        <w:rPr>
          <w:del w:id="183" w:author="Cindy Hobbs" w:date="2026-09-25T20:04:00Z" w16du:dateUtc="2026-09-26T00:04:00Z"/>
          <w:sz w:val="18"/>
        </w:rPr>
      </w:pPr>
    </w:p>
    <w:p w14:paraId="1DCA1A15" w14:textId="77777777" w:rsidR="00912427" w:rsidRDefault="00912427">
      <w:pPr>
        <w:pStyle w:val="BodyText"/>
        <w:spacing w:before="8"/>
        <w:rPr>
          <w:del w:id="184" w:author="Cindy Hobbs" w:date="2026-09-25T20:04:00Z" w16du:dateUtc="2026-09-26T00:04:00Z"/>
          <w:sz w:val="18"/>
        </w:rPr>
      </w:pPr>
    </w:p>
    <w:p w14:paraId="6D575EE2" w14:textId="77777777" w:rsidR="00912427" w:rsidRDefault="0004219D">
      <w:pPr>
        <w:pStyle w:val="BodyText"/>
        <w:spacing w:line="530" w:lineRule="auto"/>
        <w:ind w:left="152" w:right="3628" w:hanging="6"/>
        <w:rPr>
          <w:del w:id="185" w:author="Cindy Hobbs" w:date="2026-09-25T20:04:00Z" w16du:dateUtc="2026-09-26T00:04:00Z"/>
        </w:rPr>
      </w:pPr>
      <w:del w:id="186" w:author="Cindy Hobbs" w:date="2026-09-25T20:04:00Z" w16du:dateUtc="2026-09-26T00:04:00Z">
        <w:r>
          <w:rPr>
            <w:color w:val="232323"/>
            <w:spacing w:val="-1"/>
            <w:w w:val="90"/>
          </w:rPr>
          <w:delText xml:space="preserve">Relationship </w:delText>
        </w:r>
        <w:r>
          <w:rPr>
            <w:color w:val="232323"/>
          </w:rPr>
          <w:delText>Phone</w:delText>
        </w:r>
      </w:del>
    </w:p>
    <w:p w14:paraId="4BDFFA57" w14:textId="77777777" w:rsidR="00912427" w:rsidRDefault="00912427">
      <w:pPr>
        <w:spacing w:line="530" w:lineRule="auto"/>
        <w:rPr>
          <w:del w:id="187" w:author="Cindy Hobbs" w:date="2026-09-25T20:04:00Z" w16du:dateUtc="2026-09-26T00:04:00Z"/>
        </w:rPr>
        <w:sectPr w:rsidR="00912427">
          <w:type w:val="continuous"/>
          <w:pgSz w:w="12240" w:h="15840"/>
          <w:pgMar w:top="800" w:right="420" w:bottom="280" w:left="1200" w:header="720" w:footer="720" w:gutter="0"/>
          <w:cols w:num="2" w:space="720" w:equalWidth="0">
            <w:col w:w="3168" w:space="2376"/>
            <w:col w:w="5076"/>
          </w:cols>
        </w:sect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8"/>
        <w:gridCol w:w="1065"/>
        <w:gridCol w:w="1957"/>
        <w:gridCol w:w="248"/>
      </w:tblGrid>
      <w:tr w:rsidR="00912427" w14:paraId="4323504D" w14:textId="77777777" w:rsidTr="0004219D">
        <w:trPr>
          <w:trHeight w:val="317"/>
          <w:del w:id="188" w:author="Cindy Hobbs" w:date="2026-09-25T20:04:00Z" w16du:dateUtc="2026-09-26T00:04:00Z"/>
        </w:trPr>
        <w:tc>
          <w:tcPr>
            <w:tcW w:w="5338" w:type="dxa"/>
          </w:tcPr>
          <w:p w14:paraId="6A93A735" w14:textId="77777777" w:rsidR="00912427" w:rsidRDefault="0004219D">
            <w:pPr>
              <w:pStyle w:val="TableParagraph"/>
              <w:spacing w:line="215" w:lineRule="exact"/>
              <w:ind w:left="208"/>
              <w:rPr>
                <w:del w:id="189" w:author="Cindy Hobbs" w:date="2026-09-25T20:04:00Z" w16du:dateUtc="2026-09-26T00:04:00Z"/>
                <w:b/>
                <w:sz w:val="20"/>
              </w:rPr>
            </w:pPr>
            <w:del w:id="190" w:author="Cindy Hobbs" w:date="2026-09-25T20:04:00Z" w16du:dateUtc="2026-09-26T00:04:00Z">
              <w:r>
                <w:rPr>
                  <w:b/>
                  <w:color w:val="1C1C1C"/>
                  <w:sz w:val="20"/>
                </w:rPr>
                <w:delText>PREVIOUS EMPLOYMENT</w:delText>
              </w:r>
            </w:del>
          </w:p>
        </w:tc>
        <w:tc>
          <w:tcPr>
            <w:tcW w:w="1065" w:type="dxa"/>
          </w:tcPr>
          <w:p w14:paraId="3D8280A9" w14:textId="77777777" w:rsidR="00912427" w:rsidRDefault="00912427">
            <w:pPr>
              <w:pStyle w:val="TableParagraph"/>
              <w:rPr>
                <w:del w:id="191" w:author="Cindy Hobbs" w:date="2026-09-25T20:04:00Z" w16du:dateUtc="2026-09-26T00:04:00Z"/>
                <w:sz w:val="16"/>
              </w:rPr>
            </w:pPr>
          </w:p>
        </w:tc>
        <w:tc>
          <w:tcPr>
            <w:tcW w:w="2205" w:type="dxa"/>
            <w:gridSpan w:val="2"/>
            <w:vMerge w:val="restart"/>
          </w:tcPr>
          <w:p w14:paraId="528E9628" w14:textId="77777777" w:rsidR="00912427" w:rsidRDefault="00912427">
            <w:pPr>
              <w:pStyle w:val="TableParagraph"/>
              <w:rPr>
                <w:del w:id="192" w:author="Cindy Hobbs" w:date="2026-09-25T20:04:00Z" w16du:dateUtc="2026-09-26T00:04:00Z"/>
                <w:sz w:val="16"/>
              </w:rPr>
            </w:pPr>
          </w:p>
        </w:tc>
      </w:tr>
      <w:tr w:rsidR="00912427" w14:paraId="7269E65D" w14:textId="77777777" w:rsidTr="0004219D">
        <w:trPr>
          <w:trHeight w:val="411"/>
          <w:del w:id="193" w:author="Cindy Hobbs" w:date="2026-09-25T20:04:00Z" w16du:dateUtc="2026-09-26T00:04:00Z"/>
        </w:trPr>
        <w:tc>
          <w:tcPr>
            <w:tcW w:w="5338" w:type="dxa"/>
          </w:tcPr>
          <w:p w14:paraId="3CCC76A9" w14:textId="77777777" w:rsidR="00912427" w:rsidRDefault="0004219D">
            <w:pPr>
              <w:pStyle w:val="TableParagraph"/>
              <w:spacing w:before="84"/>
              <w:ind w:left="205"/>
              <w:rPr>
                <w:del w:id="194" w:author="Cindy Hobbs" w:date="2026-09-25T20:04:00Z" w16du:dateUtc="2026-09-26T00:04:00Z"/>
                <w:sz w:val="16"/>
              </w:rPr>
            </w:pPr>
            <w:del w:id="195" w:author="Cindy Hobbs" w:date="2026-09-25T20:04:00Z" w16du:dateUtc="2026-09-26T00:04:00Z">
              <w:r>
                <w:rPr>
                  <w:color w:val="1C1C1C"/>
                  <w:sz w:val="16"/>
                </w:rPr>
                <w:delText>Company</w:delText>
              </w:r>
            </w:del>
          </w:p>
        </w:tc>
        <w:tc>
          <w:tcPr>
            <w:tcW w:w="1065" w:type="dxa"/>
          </w:tcPr>
          <w:p w14:paraId="0AF0FF53" w14:textId="77777777" w:rsidR="00912427" w:rsidRDefault="0004219D">
            <w:pPr>
              <w:pStyle w:val="TableParagraph"/>
              <w:spacing w:before="80"/>
              <w:ind w:left="127"/>
              <w:rPr>
                <w:del w:id="196" w:author="Cindy Hobbs" w:date="2026-09-25T20:04:00Z" w16du:dateUtc="2026-09-26T00:04:00Z"/>
                <w:sz w:val="16"/>
              </w:rPr>
            </w:pPr>
            <w:del w:id="197" w:author="Cindy Hobbs" w:date="2026-09-25T20:04:00Z" w16du:dateUtc="2026-09-26T00:04:00Z">
              <w:r>
                <w:rPr>
                  <w:color w:val="1C1C1C"/>
                  <w:sz w:val="16"/>
                </w:rPr>
                <w:delText>Phone</w:delText>
              </w:r>
            </w:del>
          </w:p>
        </w:tc>
        <w:tc>
          <w:tcPr>
            <w:tcW w:w="2205" w:type="dxa"/>
            <w:gridSpan w:val="2"/>
            <w:vMerge/>
            <w:tcBorders>
              <w:top w:val="nil"/>
            </w:tcBorders>
          </w:tcPr>
          <w:p w14:paraId="5A7FC308" w14:textId="77777777" w:rsidR="00912427" w:rsidRDefault="00912427">
            <w:pPr>
              <w:rPr>
                <w:del w:id="198" w:author="Cindy Hobbs" w:date="2026-09-25T20:04:00Z" w16du:dateUtc="2026-09-26T00:04:00Z"/>
                <w:sz w:val="2"/>
                <w:szCs w:val="2"/>
              </w:rPr>
            </w:pPr>
          </w:p>
        </w:tc>
      </w:tr>
      <w:tr w:rsidR="00912427" w14:paraId="390CF270" w14:textId="77777777" w:rsidTr="0004219D">
        <w:trPr>
          <w:trHeight w:val="449"/>
          <w:del w:id="199" w:author="Cindy Hobbs" w:date="2026-09-25T20:04:00Z" w16du:dateUtc="2026-09-26T00:04:00Z"/>
        </w:trPr>
        <w:tc>
          <w:tcPr>
            <w:tcW w:w="5338" w:type="dxa"/>
          </w:tcPr>
          <w:p w14:paraId="63B78388" w14:textId="77777777" w:rsidR="00912427" w:rsidRDefault="0004219D">
            <w:pPr>
              <w:pStyle w:val="TableParagraph"/>
              <w:spacing w:before="125"/>
              <w:ind w:left="204"/>
              <w:rPr>
                <w:del w:id="200" w:author="Cindy Hobbs" w:date="2026-09-25T20:04:00Z" w16du:dateUtc="2026-09-26T00:04:00Z"/>
                <w:sz w:val="16"/>
              </w:rPr>
            </w:pPr>
            <w:del w:id="201" w:author="Cindy Hobbs" w:date="2026-09-25T20:04:00Z" w16du:dateUtc="2026-09-26T00:04:00Z">
              <w:r>
                <w:rPr>
                  <w:color w:val="1C1C1C"/>
                  <w:sz w:val="16"/>
                </w:rPr>
                <w:delText>Address</w:delText>
              </w:r>
            </w:del>
          </w:p>
        </w:tc>
        <w:tc>
          <w:tcPr>
            <w:tcW w:w="1065" w:type="dxa"/>
          </w:tcPr>
          <w:p w14:paraId="123DDB17" w14:textId="77777777" w:rsidR="00912427" w:rsidRDefault="0004219D">
            <w:pPr>
              <w:pStyle w:val="TableParagraph"/>
              <w:spacing w:before="120"/>
              <w:ind w:left="132"/>
              <w:rPr>
                <w:del w:id="202" w:author="Cindy Hobbs" w:date="2026-09-25T20:04:00Z" w16du:dateUtc="2026-09-26T00:04:00Z"/>
                <w:sz w:val="16"/>
              </w:rPr>
            </w:pPr>
            <w:del w:id="203" w:author="Cindy Hobbs" w:date="2026-09-25T20:04:00Z" w16du:dateUtc="2026-09-26T00:04:00Z">
              <w:r>
                <w:rPr>
                  <w:color w:val="1C1C1C"/>
                  <w:sz w:val="16"/>
                </w:rPr>
                <w:delText>Supervisor</w:delText>
              </w:r>
            </w:del>
          </w:p>
        </w:tc>
        <w:tc>
          <w:tcPr>
            <w:tcW w:w="2205" w:type="dxa"/>
            <w:gridSpan w:val="2"/>
            <w:vMerge/>
            <w:tcBorders>
              <w:top w:val="nil"/>
            </w:tcBorders>
          </w:tcPr>
          <w:p w14:paraId="6A0ABD4C" w14:textId="77777777" w:rsidR="00912427" w:rsidRDefault="00912427">
            <w:pPr>
              <w:rPr>
                <w:del w:id="204" w:author="Cindy Hobbs" w:date="2026-09-25T20:04:00Z" w16du:dateUtc="2026-09-26T00:04:00Z"/>
                <w:sz w:val="2"/>
                <w:szCs w:val="2"/>
              </w:rPr>
            </w:pPr>
          </w:p>
        </w:tc>
      </w:tr>
      <w:tr w:rsidR="00912427" w14:paraId="3C9D9293" w14:textId="77777777" w:rsidTr="0004219D">
        <w:trPr>
          <w:trHeight w:val="454"/>
          <w:del w:id="205" w:author="Cindy Hobbs" w:date="2026-09-25T20:04:00Z" w16du:dateUtc="2026-09-26T00:04:00Z"/>
        </w:trPr>
        <w:tc>
          <w:tcPr>
            <w:tcW w:w="5338" w:type="dxa"/>
          </w:tcPr>
          <w:p w14:paraId="40BD86C2" w14:textId="77777777" w:rsidR="00912427" w:rsidRDefault="0004219D">
            <w:pPr>
              <w:pStyle w:val="TableParagraph"/>
              <w:tabs>
                <w:tab w:val="left" w:pos="3996"/>
              </w:tabs>
              <w:spacing w:before="127"/>
              <w:ind w:right="116"/>
              <w:jc w:val="right"/>
              <w:rPr>
                <w:del w:id="206" w:author="Cindy Hobbs" w:date="2026-09-25T20:04:00Z" w16du:dateUtc="2026-09-26T00:04:00Z"/>
                <w:sz w:val="16"/>
              </w:rPr>
            </w:pPr>
            <w:del w:id="207" w:author="Cindy Hobbs" w:date="2026-09-25T20:04:00Z" w16du:dateUtc="2026-09-26T00:04:00Z">
              <w:r>
                <w:rPr>
                  <w:color w:val="1C1C1C"/>
                  <w:w w:val="105"/>
                  <w:sz w:val="16"/>
                </w:rPr>
                <w:delText>Job Title</w:delText>
              </w:r>
              <w:r>
                <w:rPr>
                  <w:color w:val="1C1C1C"/>
                  <w:w w:val="105"/>
                  <w:sz w:val="16"/>
                </w:rPr>
                <w:tab/>
              </w:r>
              <w:r>
                <w:rPr>
                  <w:color w:val="1C1C1C"/>
                  <w:w w:val="95"/>
                  <w:sz w:val="16"/>
                </w:rPr>
                <w:delText>Starting</w:delText>
              </w:r>
              <w:r>
                <w:rPr>
                  <w:color w:val="1C1C1C"/>
                  <w:spacing w:val="22"/>
                  <w:w w:val="95"/>
                  <w:sz w:val="16"/>
                </w:rPr>
                <w:delText xml:space="preserve"> </w:delText>
              </w:r>
              <w:r>
                <w:rPr>
                  <w:color w:val="1C1C1C"/>
                  <w:w w:val="95"/>
                  <w:sz w:val="16"/>
                </w:rPr>
                <w:delText>Salary</w:delText>
              </w:r>
            </w:del>
          </w:p>
        </w:tc>
        <w:tc>
          <w:tcPr>
            <w:tcW w:w="1065" w:type="dxa"/>
          </w:tcPr>
          <w:p w14:paraId="41E792AC" w14:textId="77777777" w:rsidR="00912427" w:rsidRDefault="0004219D">
            <w:pPr>
              <w:pStyle w:val="TableParagraph"/>
              <w:spacing w:before="117"/>
              <w:ind w:left="134"/>
              <w:rPr>
                <w:del w:id="208" w:author="Cindy Hobbs" w:date="2026-09-25T20:04:00Z" w16du:dateUtc="2026-09-26T00:04:00Z"/>
                <w:sz w:val="17"/>
              </w:rPr>
            </w:pPr>
            <w:del w:id="209" w:author="Cindy Hobbs" w:date="2026-09-25T20:04:00Z" w16du:dateUtc="2026-09-26T00:04:00Z">
              <w:r>
                <w:rPr>
                  <w:color w:val="1C1C1C"/>
                  <w:w w:val="105"/>
                  <w:sz w:val="17"/>
                </w:rPr>
                <w:delText>$</w:delText>
              </w:r>
            </w:del>
          </w:p>
        </w:tc>
        <w:tc>
          <w:tcPr>
            <w:tcW w:w="1957" w:type="dxa"/>
          </w:tcPr>
          <w:p w14:paraId="6BF2B449" w14:textId="77777777" w:rsidR="00912427" w:rsidRDefault="0004219D">
            <w:pPr>
              <w:pStyle w:val="TableParagraph"/>
              <w:spacing w:before="127"/>
              <w:ind w:right="159"/>
              <w:jc w:val="right"/>
              <w:rPr>
                <w:del w:id="210" w:author="Cindy Hobbs" w:date="2026-09-25T20:04:00Z" w16du:dateUtc="2026-09-26T00:04:00Z"/>
                <w:sz w:val="16"/>
              </w:rPr>
            </w:pPr>
            <w:del w:id="211" w:author="Cindy Hobbs" w:date="2026-09-25T20:04:00Z" w16du:dateUtc="2026-09-26T00:04:00Z">
              <w:r>
                <w:rPr>
                  <w:color w:val="1C1C1C"/>
                  <w:sz w:val="16"/>
                </w:rPr>
                <w:delText>Ending Salary</w:delText>
              </w:r>
            </w:del>
          </w:p>
        </w:tc>
        <w:tc>
          <w:tcPr>
            <w:tcW w:w="248" w:type="dxa"/>
          </w:tcPr>
          <w:p w14:paraId="58FB529F" w14:textId="77777777" w:rsidR="00912427" w:rsidRDefault="0004219D">
            <w:pPr>
              <w:pStyle w:val="TableParagraph"/>
              <w:spacing w:before="127"/>
              <w:ind w:right="48"/>
              <w:jc w:val="right"/>
              <w:rPr>
                <w:del w:id="212" w:author="Cindy Hobbs" w:date="2026-09-25T20:04:00Z" w16du:dateUtc="2026-09-26T00:04:00Z"/>
                <w:sz w:val="16"/>
              </w:rPr>
            </w:pPr>
            <w:del w:id="213" w:author="Cindy Hobbs" w:date="2026-09-25T20:04:00Z" w16du:dateUtc="2026-09-26T00:04:00Z">
              <w:r>
                <w:rPr>
                  <w:color w:val="1C1C1C"/>
                  <w:w w:val="106"/>
                  <w:sz w:val="16"/>
                </w:rPr>
                <w:delText>$</w:delText>
              </w:r>
            </w:del>
          </w:p>
        </w:tc>
      </w:tr>
      <w:tr w:rsidR="00912427" w14:paraId="5372DCF8" w14:textId="77777777" w:rsidTr="0004219D">
        <w:trPr>
          <w:trHeight w:val="441"/>
          <w:del w:id="214" w:author="Cindy Hobbs" w:date="2026-09-25T20:04:00Z" w16du:dateUtc="2026-09-26T00:04:00Z"/>
        </w:trPr>
        <w:tc>
          <w:tcPr>
            <w:tcW w:w="5338" w:type="dxa"/>
          </w:tcPr>
          <w:p w14:paraId="040CF210" w14:textId="77777777" w:rsidR="00912427" w:rsidRDefault="0004219D">
            <w:pPr>
              <w:pStyle w:val="TableParagraph"/>
              <w:spacing w:before="119"/>
              <w:ind w:left="182"/>
              <w:rPr>
                <w:del w:id="215" w:author="Cindy Hobbs" w:date="2026-09-25T20:04:00Z" w16du:dateUtc="2026-09-26T00:04:00Z"/>
                <w:sz w:val="16"/>
              </w:rPr>
            </w:pPr>
            <w:del w:id="216" w:author="Cindy Hobbs" w:date="2026-09-25T20:04:00Z" w16du:dateUtc="2026-09-26T00:04:00Z">
              <w:r>
                <w:rPr>
                  <w:color w:val="1C1C1C"/>
                  <w:sz w:val="16"/>
                </w:rPr>
                <w:delText>Responsibilities</w:delText>
              </w:r>
            </w:del>
          </w:p>
        </w:tc>
        <w:tc>
          <w:tcPr>
            <w:tcW w:w="1065" w:type="dxa"/>
          </w:tcPr>
          <w:p w14:paraId="7FAF0F6C" w14:textId="77777777" w:rsidR="00912427" w:rsidRDefault="00912427">
            <w:pPr>
              <w:pStyle w:val="TableParagraph"/>
              <w:rPr>
                <w:del w:id="217" w:author="Cindy Hobbs" w:date="2026-09-25T20:04:00Z" w16du:dateUtc="2026-09-26T00:04:00Z"/>
                <w:sz w:val="16"/>
              </w:rPr>
            </w:pPr>
          </w:p>
        </w:tc>
        <w:tc>
          <w:tcPr>
            <w:tcW w:w="1957" w:type="dxa"/>
          </w:tcPr>
          <w:p w14:paraId="79EFAA9A" w14:textId="77777777" w:rsidR="00912427" w:rsidRDefault="00912427">
            <w:pPr>
              <w:pStyle w:val="TableParagraph"/>
              <w:rPr>
                <w:del w:id="218" w:author="Cindy Hobbs" w:date="2026-09-25T20:04:00Z" w16du:dateUtc="2026-09-26T00:04:00Z"/>
                <w:sz w:val="16"/>
              </w:rPr>
            </w:pPr>
          </w:p>
        </w:tc>
        <w:tc>
          <w:tcPr>
            <w:tcW w:w="248" w:type="dxa"/>
          </w:tcPr>
          <w:p w14:paraId="7A70C642" w14:textId="77777777" w:rsidR="00912427" w:rsidRDefault="00912427">
            <w:pPr>
              <w:pStyle w:val="TableParagraph"/>
              <w:rPr>
                <w:del w:id="219" w:author="Cindy Hobbs" w:date="2026-09-25T20:04:00Z" w16du:dateUtc="2026-09-26T00:04:00Z"/>
                <w:sz w:val="16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PrChange w:id="220" w:author="Cindy Hobbs" w:date="2026-09-25T20:04:00Z" w16du:dateUtc="2026-09-26T00:04:00Z">
          <w:tblPr>
            <w:tblW w:w="0" w:type="auto"/>
            <w:tblInd w:w="122" w:type="dxa"/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</w:tblPrChange>
      </w:tblPr>
      <w:tblGrid>
        <w:gridCol w:w="2669"/>
        <w:gridCol w:w="2669"/>
        <w:gridCol w:w="1065"/>
        <w:gridCol w:w="1957"/>
        <w:gridCol w:w="248"/>
        <w:tblGridChange w:id="221">
          <w:tblGrid>
            <w:gridCol w:w="2669"/>
            <w:gridCol w:w="2669"/>
            <w:gridCol w:w="1065"/>
            <w:gridCol w:w="1957"/>
            <w:gridCol w:w="248"/>
          </w:tblGrid>
        </w:tblGridChange>
      </w:tblGrid>
      <w:tr w:rsidR="00912427" w14:paraId="3A6CCB7D" w14:textId="77777777" w:rsidTr="00B70103">
        <w:trPr>
          <w:trHeight w:val="539"/>
          <w:trPrChange w:id="222" w:author="Cindy Hobbs" w:date="2026-09-25T20:04:00Z" w16du:dateUtc="2026-09-26T00:04:00Z">
            <w:trPr>
              <w:trHeight w:val="434"/>
            </w:trPr>
          </w:trPrChange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23" w:author="Cindy Hobbs" w:date="2026-09-25T20:04:00Z" w16du:dateUtc="2026-09-26T00:04:00Z">
              <w:tcPr>
                <w:tcW w:w="539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2303D2E6" w14:textId="77777777" w:rsidR="00E06DDB" w:rsidRPr="00C73EB4" w:rsidRDefault="00DA19A5">
            <w:pPr>
              <w:spacing w:line="276" w:lineRule="auto"/>
              <w:rPr>
                <w:ins w:id="224" w:author="Cindy Hobbs" w:date="2026-09-25T20:04:00Z" w16du:dateUtc="2026-09-26T00:04:00Z"/>
                <w:sz w:val="18"/>
                <w:szCs w:val="18"/>
              </w:rPr>
            </w:pPr>
            <w:ins w:id="225" w:author="Cindy Hobbs" w:date="2026-09-25T20:04:00Z" w16du:dateUtc="2026-09-26T00:04:00Z">
              <w:r w:rsidRPr="00C73EB4">
                <w:rPr>
                  <w:sz w:val="18"/>
                  <w:szCs w:val="18"/>
                </w:rPr>
                <w:t>Manufacturer</w:t>
              </w:r>
              <w:r w:rsidR="000C4B18" w:rsidRPr="00C73EB4">
                <w:rPr>
                  <w:sz w:val="18"/>
                  <w:szCs w:val="18"/>
                </w:rPr>
                <w:t xml:space="preserve"> Name</w:t>
              </w:r>
              <w:r w:rsidR="00623D07">
                <w:rPr>
                  <w:sz w:val="18"/>
                  <w:szCs w:val="18"/>
                </w:rPr>
                <w:t>:</w:t>
              </w:r>
              <w:r w:rsidRPr="00C73EB4">
                <w:rPr>
                  <w:sz w:val="18"/>
                  <w:szCs w:val="18"/>
                </w:rPr>
                <w:t xml:space="preserve">  </w:t>
              </w:r>
              <w:r w:rsidR="002E4FC8" w:rsidRPr="00C73EB4">
                <w:rPr>
                  <w:sz w:val="18"/>
                  <w:szCs w:val="18"/>
                </w:rPr>
                <w:t xml:space="preserve">               </w:t>
              </w:r>
              <w:r w:rsidR="004B29A0" w:rsidRPr="00C73EB4">
                <w:rPr>
                  <w:sz w:val="18"/>
                  <w:szCs w:val="18"/>
                </w:rPr>
                <w:t xml:space="preserve">  </w:t>
              </w:r>
            </w:ins>
          </w:p>
          <w:p w14:paraId="64BE82BE" w14:textId="77777777" w:rsidR="00DA19A5" w:rsidRPr="00C73EB4" w:rsidRDefault="00DA19A5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26" w:author="Cindy Hobbs" w:date="2026-09-25T20:04:00Z" w16du:dateUtc="2026-09-26T00:04:00Z">
              <w:tcPr>
                <w:tcW w:w="5338" w:type="dxa"/>
                <w:hideMark/>
              </w:tcPr>
            </w:tcPrChange>
          </w:tcPr>
          <w:p w14:paraId="7BAA8DE8" w14:textId="006A5FDE" w:rsidR="004B29A0" w:rsidRDefault="0069154E" w:rsidP="004B29A0">
            <w:pPr>
              <w:rPr>
                <w:ins w:id="227" w:author="Cindy Hobbs" w:date="2026-09-25T20:04:00Z" w16du:dateUtc="2026-09-26T00:04:00Z"/>
                <w:rFonts w:eastAsia="Arial"/>
                <w:sz w:val="18"/>
                <w:szCs w:val="18"/>
              </w:rPr>
            </w:pPr>
            <w:ins w:id="228" w:author="Cindy Hobbs" w:date="2026-09-25T20:04:00Z" w16du:dateUtc="2026-09-26T00:04:00Z">
              <w:r>
                <w:rPr>
                  <w:rFonts w:eastAsia="Arial"/>
                  <w:sz w:val="18"/>
                  <w:szCs w:val="18"/>
                </w:rPr>
                <w:t>Contact Name</w:t>
              </w:r>
              <w:r w:rsidR="004B29A0" w:rsidRPr="00C73EB4">
                <w:rPr>
                  <w:rFonts w:eastAsia="Arial"/>
                  <w:sz w:val="18"/>
                  <w:szCs w:val="18"/>
                </w:rPr>
                <w:t xml:space="preserve"> for </w:t>
              </w:r>
              <w:r>
                <w:rPr>
                  <w:rFonts w:eastAsia="Arial"/>
                  <w:sz w:val="18"/>
                  <w:szCs w:val="18"/>
                </w:rPr>
                <w:t>Inquiries concerning this submitta</w:t>
              </w:r>
              <w:r w:rsidR="00A01875">
                <w:rPr>
                  <w:rFonts w:eastAsia="Arial"/>
                  <w:sz w:val="18"/>
                  <w:szCs w:val="18"/>
                </w:rPr>
                <w:t>l:</w:t>
              </w:r>
            </w:ins>
          </w:p>
          <w:p w14:paraId="7893EDD5" w14:textId="63271114" w:rsidR="00912427" w:rsidRPr="00C73EB4" w:rsidRDefault="0004219D">
            <w:pPr>
              <w:spacing w:line="276" w:lineRule="auto"/>
              <w:rPr>
                <w:sz w:val="18"/>
                <w:rPrChange w:id="229" w:author="Cindy Hobbs" w:date="2026-09-25T20:04:00Z" w16du:dateUtc="2026-09-26T00:04:00Z">
                  <w:rPr>
                    <w:sz w:val="16"/>
                  </w:rPr>
                </w:rPrChange>
              </w:rPr>
              <w:pPrChange w:id="230" w:author="Cindy Hobbs" w:date="2026-09-25T20:04:00Z" w16du:dateUtc="2026-09-26T00:04:00Z">
                <w:pPr>
                  <w:pStyle w:val="TableParagraph"/>
                  <w:tabs>
                    <w:tab w:val="left" w:pos="1710"/>
                    <w:tab w:val="left" w:pos="2960"/>
                  </w:tabs>
                  <w:spacing w:before="115"/>
                  <w:ind w:left="176"/>
                </w:pPr>
              </w:pPrChange>
            </w:pPr>
            <w:del w:id="231" w:author="Cindy Hobbs" w:date="2026-09-25T20:04:00Z" w16du:dateUtc="2026-09-26T00:04:00Z">
              <w:r>
                <w:rPr>
                  <w:color w:val="1C1C1C"/>
                  <w:position w:val="1"/>
                  <w:sz w:val="16"/>
                </w:rPr>
                <w:delText>From</w:delText>
              </w:r>
              <w:r>
                <w:rPr>
                  <w:color w:val="1C1C1C"/>
                  <w:position w:val="1"/>
                  <w:sz w:val="16"/>
                </w:rPr>
                <w:tab/>
              </w:r>
              <w:r>
                <w:rPr>
                  <w:color w:val="1C1C1C"/>
                  <w:sz w:val="16"/>
                </w:rPr>
                <w:delText>To</w:delText>
              </w:r>
              <w:r>
                <w:rPr>
                  <w:color w:val="1C1C1C"/>
                  <w:sz w:val="16"/>
                </w:rPr>
                <w:tab/>
                <w:delText>Reason for</w:delText>
              </w:r>
              <w:r>
                <w:rPr>
                  <w:color w:val="1C1C1C"/>
                  <w:spacing w:val="4"/>
                  <w:sz w:val="16"/>
                </w:rPr>
                <w:delText xml:space="preserve"> </w:delText>
              </w:r>
              <w:r>
                <w:rPr>
                  <w:color w:val="1C1C1C"/>
                  <w:sz w:val="16"/>
                </w:rPr>
                <w:delText>Leaving</w:delText>
              </w:r>
            </w:del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32" w:author="Cindy Hobbs" w:date="2026-09-25T20:04:00Z" w16du:dateUtc="2026-09-26T00:04:00Z">
              <w:tcPr>
                <w:tcW w:w="1065" w:type="dxa"/>
                <w:hideMark/>
              </w:tcPr>
            </w:tcPrChange>
          </w:tcPr>
          <w:p w14:paraId="5E17F91E" w14:textId="77777777" w:rsidR="00912427" w:rsidRDefault="00912427">
            <w:pPr>
              <w:pStyle w:val="TableParagraph"/>
              <w:rPr>
                <w:sz w:val="16"/>
              </w:rPr>
            </w:pP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33" w:author="Cindy Hobbs" w:date="2026-09-25T20:04:00Z" w16du:dateUtc="2026-09-26T00:04:00Z">
              <w:tcPr>
                <w:tcW w:w="1957" w:type="dxa"/>
                <w:hideMark/>
              </w:tcPr>
            </w:tcPrChange>
          </w:tcPr>
          <w:p w14:paraId="58BCCD96" w14:textId="77777777" w:rsidR="00912427" w:rsidRDefault="00912427">
            <w:pPr>
              <w:pStyle w:val="TableParagraph"/>
              <w:rPr>
                <w:sz w:val="16"/>
              </w:rPr>
            </w:pP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34" w:author="Cindy Hobbs" w:date="2026-09-25T20:04:00Z" w16du:dateUtc="2026-09-26T00:04:00Z">
              <w:tcPr>
                <w:tcW w:w="248" w:type="dxa"/>
                <w:hideMark/>
              </w:tcPr>
            </w:tcPrChange>
          </w:tcPr>
          <w:p w14:paraId="5E27DD97" w14:textId="77777777" w:rsidR="00912427" w:rsidRDefault="00912427">
            <w:pPr>
              <w:pStyle w:val="TableParagraph"/>
              <w:rPr>
                <w:sz w:val="16"/>
              </w:rPr>
            </w:pPr>
          </w:p>
        </w:tc>
      </w:tr>
      <w:tr w:rsidR="00912427" w14:paraId="609170F4" w14:textId="77777777" w:rsidTr="00623D07">
        <w:trPr>
          <w:trHeight w:val="413"/>
          <w:trPrChange w:id="235" w:author="Cindy Hobbs" w:date="2026-09-25T20:04:00Z" w16du:dateUtc="2026-09-26T00:04:00Z">
            <w:trPr>
              <w:trHeight w:val="449"/>
            </w:trPr>
          </w:trPrChange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36" w:author="Cindy Hobbs" w:date="2026-09-25T20:04:00Z" w16du:dateUtc="2026-09-26T00:04:00Z">
              <w:tcPr>
                <w:tcW w:w="539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542A014A" w14:textId="60990C4F" w:rsidR="004E56A4" w:rsidRDefault="004E56A4">
            <w:pPr>
              <w:spacing w:line="276" w:lineRule="auto"/>
              <w:rPr>
                <w:sz w:val="18"/>
                <w:szCs w:val="18"/>
              </w:rPr>
            </w:pPr>
            <w:ins w:id="237" w:author="Cindy Hobbs" w:date="2026-09-25T20:04:00Z" w16du:dateUtc="2026-09-26T00:04:00Z">
              <w:r>
                <w:rPr>
                  <w:sz w:val="18"/>
                  <w:szCs w:val="18"/>
                </w:rPr>
                <w:t>Brokerage Name:</w:t>
              </w:r>
            </w:ins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38" w:author="Cindy Hobbs" w:date="2026-09-25T20:04:00Z" w16du:dateUtc="2026-09-26T00:04:00Z">
              <w:tcPr>
                <w:tcW w:w="5338" w:type="dxa"/>
                <w:hideMark/>
              </w:tcPr>
            </w:tcPrChange>
          </w:tcPr>
          <w:p w14:paraId="2B6D83D5" w14:textId="52BFE83E" w:rsidR="008F17FF" w:rsidRDefault="008F17FF" w:rsidP="008F17FF">
            <w:pPr>
              <w:spacing w:line="276" w:lineRule="auto"/>
              <w:rPr>
                <w:ins w:id="239" w:author="Cindy Hobbs" w:date="2026-09-25T20:04:00Z" w16du:dateUtc="2026-09-26T00:04:00Z"/>
                <w:sz w:val="18"/>
                <w:szCs w:val="18"/>
              </w:rPr>
            </w:pPr>
            <w:ins w:id="240" w:author="Cindy Hobbs" w:date="2026-09-25T20:04:00Z" w16du:dateUtc="2026-09-26T00:04:00Z">
              <w:r w:rsidRPr="00C73EB4">
                <w:rPr>
                  <w:sz w:val="18"/>
                  <w:szCs w:val="18"/>
                </w:rPr>
                <w:t>Contact Name/E-Mail/Phone for Obtaining Product Samples</w:t>
              </w:r>
              <w:r>
                <w:rPr>
                  <w:sz w:val="18"/>
                  <w:szCs w:val="18"/>
                </w:rPr>
                <w:t>:</w:t>
              </w:r>
            </w:ins>
          </w:p>
          <w:p w14:paraId="7AC747E2" w14:textId="627A6B2E" w:rsidR="00912427" w:rsidRPr="00C73EB4" w:rsidRDefault="0004219D">
            <w:pPr>
              <w:spacing w:line="276" w:lineRule="auto"/>
              <w:rPr>
                <w:sz w:val="18"/>
                <w:rPrChange w:id="241" w:author="Cindy Hobbs" w:date="2026-09-25T20:04:00Z" w16du:dateUtc="2026-09-26T00:04:00Z">
                  <w:rPr>
                    <w:sz w:val="16"/>
                  </w:rPr>
                </w:rPrChange>
              </w:rPr>
              <w:pPrChange w:id="242" w:author="Cindy Hobbs" w:date="2026-09-25T20:04:00Z" w16du:dateUtc="2026-09-26T00:04:00Z">
                <w:pPr>
                  <w:pStyle w:val="TableParagraph"/>
                  <w:tabs>
                    <w:tab w:val="left" w:pos="4559"/>
                  </w:tabs>
                  <w:spacing w:before="132"/>
                  <w:ind w:left="168"/>
                </w:pPr>
              </w:pPrChange>
            </w:pPr>
            <w:del w:id="243" w:author="Cindy Hobbs" w:date="2026-09-25T20:04:00Z" w16du:dateUtc="2026-09-26T00:04:00Z">
              <w:r>
                <w:rPr>
                  <w:color w:val="1C1C1C"/>
                  <w:sz w:val="16"/>
                </w:rPr>
                <w:delText>May we contact your previous supervisor for</w:delText>
              </w:r>
              <w:r>
                <w:rPr>
                  <w:color w:val="1C1C1C"/>
                  <w:spacing w:val="-2"/>
                  <w:sz w:val="16"/>
                </w:rPr>
                <w:delText xml:space="preserve"> </w:delText>
              </w:r>
              <w:r>
                <w:rPr>
                  <w:color w:val="1C1C1C"/>
                  <w:sz w:val="16"/>
                </w:rPr>
                <w:delText>a</w:delText>
              </w:r>
              <w:r>
                <w:rPr>
                  <w:color w:val="1C1C1C"/>
                  <w:spacing w:val="-6"/>
                  <w:sz w:val="16"/>
                </w:rPr>
                <w:delText xml:space="preserve"> </w:delText>
              </w:r>
              <w:r>
                <w:rPr>
                  <w:color w:val="1C1C1C"/>
                  <w:sz w:val="16"/>
                </w:rPr>
                <w:delText>reference?</w:delText>
              </w:r>
              <w:r>
                <w:rPr>
                  <w:color w:val="1C1C1C"/>
                  <w:sz w:val="16"/>
                </w:rPr>
                <w:tab/>
                <w:delText xml:space="preserve">YES </w:delText>
              </w:r>
              <w:r>
                <w:rPr>
                  <w:color w:val="3B3B3B"/>
                  <w:w w:val="90"/>
                  <w:sz w:val="16"/>
                </w:rPr>
                <w:delText>;</w:delText>
              </w:r>
              <w:r>
                <w:rPr>
                  <w:color w:val="3B3B3B"/>
                  <w:spacing w:val="7"/>
                  <w:w w:val="90"/>
                  <w:sz w:val="16"/>
                  <w:u w:val="single" w:color="3A3A3A"/>
                </w:rPr>
                <w:delText xml:space="preserve"> </w:delText>
              </w:r>
              <w:r>
                <w:rPr>
                  <w:color w:val="3B3B3B"/>
                  <w:w w:val="90"/>
                  <w:sz w:val="16"/>
                </w:rPr>
                <w:delText>,</w:delText>
              </w:r>
            </w:del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44" w:author="Cindy Hobbs" w:date="2026-09-25T20:04:00Z" w16du:dateUtc="2026-09-26T00:04:00Z">
              <w:tcPr>
                <w:tcW w:w="1065" w:type="dxa"/>
                <w:hideMark/>
              </w:tcPr>
            </w:tcPrChange>
          </w:tcPr>
          <w:p w14:paraId="4A1DA243" w14:textId="77777777" w:rsidR="00912427" w:rsidRDefault="0004219D">
            <w:pPr>
              <w:pStyle w:val="TableParagraph"/>
              <w:spacing w:before="100"/>
              <w:ind w:left="123"/>
              <w:rPr>
                <w:sz w:val="18"/>
              </w:rPr>
            </w:pPr>
            <w:del w:id="245" w:author="Cindy Hobbs" w:date="2026-09-25T20:04:00Z" w16du:dateUtc="2026-09-26T00:04:00Z">
              <w:r>
                <w:rPr>
                  <w:color w:val="1C1C1C"/>
                  <w:sz w:val="16"/>
                </w:rPr>
                <w:delText xml:space="preserve">NO </w:delText>
              </w:r>
              <w:r>
                <w:rPr>
                  <w:color w:val="1C1C1C"/>
                  <w:sz w:val="18"/>
                </w:rPr>
                <w:delText>[J</w:delText>
              </w:r>
            </w:del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46" w:author="Cindy Hobbs" w:date="2026-09-25T20:04:00Z" w16du:dateUtc="2026-09-26T00:04:00Z">
              <w:tcPr>
                <w:tcW w:w="1957" w:type="dxa"/>
                <w:hideMark/>
              </w:tcPr>
            </w:tcPrChange>
          </w:tcPr>
          <w:p w14:paraId="6DE6B33D" w14:textId="77777777" w:rsidR="00912427" w:rsidRDefault="00912427">
            <w:pPr>
              <w:pStyle w:val="TableParagraph"/>
              <w:rPr>
                <w:sz w:val="16"/>
              </w:rPr>
            </w:pP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47" w:author="Cindy Hobbs" w:date="2026-09-25T20:04:00Z" w16du:dateUtc="2026-09-26T00:04:00Z">
              <w:tcPr>
                <w:tcW w:w="248" w:type="dxa"/>
                <w:hideMark/>
              </w:tcPr>
            </w:tcPrChange>
          </w:tcPr>
          <w:p w14:paraId="46770F44" w14:textId="77777777" w:rsidR="00912427" w:rsidRDefault="00912427">
            <w:pPr>
              <w:pStyle w:val="TableParagraph"/>
              <w:rPr>
                <w:sz w:val="16"/>
              </w:rPr>
            </w:pPr>
          </w:p>
        </w:tc>
      </w:tr>
      <w:tr w:rsidR="00912427" w14:paraId="389D5A68" w14:textId="77777777" w:rsidTr="00623D07">
        <w:trPr>
          <w:trHeight w:val="431"/>
          <w:trPrChange w:id="248" w:author="Cindy Hobbs" w:date="2026-09-25T20:04:00Z" w16du:dateUtc="2026-09-26T00:04:00Z">
            <w:trPr>
              <w:trHeight w:val="434"/>
            </w:trPr>
          </w:trPrChange>
        </w:trPr>
        <w:tc>
          <w:tcPr>
            <w:tcW w:w="5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49" w:author="Cindy Hobbs" w:date="2026-09-25T20:04:00Z" w16du:dateUtc="2026-09-26T00:04:00Z">
              <w:tcPr>
                <w:tcW w:w="5338" w:type="dxa"/>
                <w:gridSpan w:val="2"/>
                <w:hideMark/>
              </w:tcPr>
            </w:tcPrChange>
          </w:tcPr>
          <w:p w14:paraId="46A724E5" w14:textId="77777777" w:rsidR="00912427" w:rsidRPr="00C73EB4" w:rsidRDefault="00DA19A5">
            <w:pPr>
              <w:spacing w:line="276" w:lineRule="auto"/>
              <w:rPr>
                <w:sz w:val="18"/>
                <w:rPrChange w:id="250" w:author="Cindy Hobbs" w:date="2026-09-25T20:04:00Z" w16du:dateUtc="2026-09-26T00:04:00Z">
                  <w:rPr>
                    <w:sz w:val="16"/>
                  </w:rPr>
                </w:rPrChange>
              </w:rPr>
              <w:pPrChange w:id="251" w:author="Cindy Hobbs" w:date="2026-09-25T20:04:00Z" w16du:dateUtc="2026-09-26T00:04:00Z">
                <w:pPr>
                  <w:pStyle w:val="TableParagraph"/>
                  <w:spacing w:before="110"/>
                  <w:ind w:left="162"/>
                </w:pPr>
              </w:pPrChange>
            </w:pPr>
            <w:ins w:id="252" w:author="Cindy Hobbs" w:date="2026-09-25T20:04:00Z" w16du:dateUtc="2026-09-26T00:04:00Z">
              <w:r w:rsidRPr="00C73EB4">
                <w:rPr>
                  <w:sz w:val="18"/>
                  <w:szCs w:val="18"/>
                </w:rPr>
                <w:t>Date Submitted:</w:t>
              </w:r>
              <w:r w:rsidR="002E4FC8" w:rsidRPr="00C73EB4">
                <w:rPr>
                  <w:sz w:val="18"/>
                  <w:szCs w:val="18"/>
                </w:rPr>
                <w:t xml:space="preserve"> </w:t>
              </w:r>
              <w:r w:rsidR="000C4B18" w:rsidRPr="00C73EB4">
                <w:rPr>
                  <w:sz w:val="18"/>
                  <w:szCs w:val="18"/>
                </w:rPr>
                <w:t xml:space="preserve">        </w:t>
              </w:r>
              <w:r w:rsidR="002E4FC8" w:rsidRPr="00C73EB4">
                <w:rPr>
                  <w:sz w:val="18"/>
                  <w:szCs w:val="18"/>
                </w:rPr>
                <w:t xml:space="preserve"> </w:t>
              </w:r>
            </w:ins>
            <w:del w:id="253" w:author="Cindy Hobbs" w:date="2026-09-25T20:04:00Z" w16du:dateUtc="2026-09-26T00:04:00Z">
              <w:r w:rsidR="0004219D">
                <w:rPr>
                  <w:color w:val="1C1C1C"/>
                  <w:sz w:val="16"/>
                </w:rPr>
                <w:delText>Company</w:delText>
              </w:r>
            </w:del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54" w:author="Cindy Hobbs" w:date="2026-09-25T20:04:00Z" w16du:dateUtc="2026-09-26T00:04:00Z">
              <w:tcPr>
                <w:tcW w:w="1065" w:type="dxa"/>
                <w:hideMark/>
              </w:tcPr>
            </w:tcPrChange>
          </w:tcPr>
          <w:p w14:paraId="2BF30842" w14:textId="1CF87ECB" w:rsidR="003346B8" w:rsidRDefault="008F17FF">
            <w:pPr>
              <w:spacing w:line="276" w:lineRule="auto"/>
              <w:rPr>
                <w:ins w:id="255" w:author="Cindy Hobbs" w:date="2026-09-25T20:04:00Z" w16du:dateUtc="2026-09-26T00:04:00Z"/>
                <w:sz w:val="18"/>
                <w:szCs w:val="18"/>
              </w:rPr>
            </w:pPr>
            <w:ins w:id="256" w:author="Cindy Hobbs" w:date="2026-09-25T20:04:00Z" w16du:dateUtc="2026-09-26T00:04:00Z">
              <w:r>
                <w:rPr>
                  <w:sz w:val="18"/>
                  <w:szCs w:val="18"/>
                </w:rPr>
                <w:t xml:space="preserve">“Sponsor” </w:t>
              </w:r>
              <w:r w:rsidR="007A4B7B">
                <w:rPr>
                  <w:sz w:val="18"/>
                  <w:szCs w:val="18"/>
                </w:rPr>
                <w:t>Information</w:t>
              </w:r>
              <w:r w:rsidR="00C95938">
                <w:rPr>
                  <w:sz w:val="18"/>
                  <w:szCs w:val="18"/>
                </w:rPr>
                <w:t xml:space="preserve"> </w:t>
              </w:r>
              <w:r w:rsidR="007A4B7B">
                <w:rPr>
                  <w:sz w:val="18"/>
                  <w:szCs w:val="18"/>
                </w:rPr>
                <w:t>(Contact</w:t>
              </w:r>
              <w:r w:rsidR="00C95938">
                <w:rPr>
                  <w:sz w:val="18"/>
                  <w:szCs w:val="18"/>
                </w:rPr>
                <w:t xml:space="preserve"> Name</w:t>
              </w:r>
              <w:r w:rsidR="007A4B7B">
                <w:rPr>
                  <w:sz w:val="18"/>
                  <w:szCs w:val="18"/>
                </w:rPr>
                <w:t>/School District</w:t>
              </w:r>
              <w:r w:rsidR="00C95938">
                <w:rPr>
                  <w:sz w:val="18"/>
                  <w:szCs w:val="18"/>
                </w:rPr>
                <w:t xml:space="preserve"> </w:t>
              </w:r>
              <w:r w:rsidR="007A4B7B">
                <w:rPr>
                  <w:sz w:val="18"/>
                  <w:szCs w:val="18"/>
                </w:rPr>
                <w:t>Name):</w:t>
              </w:r>
              <w:r w:rsidR="0069154E">
                <w:rPr>
                  <w:sz w:val="18"/>
                  <w:szCs w:val="18"/>
                </w:rPr>
                <w:t xml:space="preserve"> </w:t>
              </w:r>
            </w:ins>
          </w:p>
          <w:p w14:paraId="153F4062" w14:textId="77777777" w:rsidR="00912427" w:rsidRPr="00C73EB4" w:rsidRDefault="0004219D">
            <w:pPr>
              <w:spacing w:line="276" w:lineRule="auto"/>
              <w:rPr>
                <w:sz w:val="18"/>
                <w:rPrChange w:id="257" w:author="Cindy Hobbs" w:date="2026-09-25T20:04:00Z" w16du:dateUtc="2026-09-26T00:04:00Z">
                  <w:rPr>
                    <w:sz w:val="16"/>
                  </w:rPr>
                </w:rPrChange>
              </w:rPr>
              <w:pPrChange w:id="258" w:author="Cindy Hobbs" w:date="2026-09-25T20:04:00Z" w16du:dateUtc="2026-09-26T00:04:00Z">
                <w:pPr>
                  <w:pStyle w:val="TableParagraph"/>
                  <w:spacing w:before="115"/>
                  <w:ind w:left="127"/>
                </w:pPr>
              </w:pPrChange>
            </w:pPr>
            <w:del w:id="259" w:author="Cindy Hobbs" w:date="2026-09-25T20:04:00Z" w16du:dateUtc="2026-09-26T00:04:00Z">
              <w:r>
                <w:rPr>
                  <w:color w:val="1C1C1C"/>
                  <w:sz w:val="16"/>
                </w:rPr>
                <w:delText>Phone</w:delText>
              </w:r>
            </w:del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60" w:author="Cindy Hobbs" w:date="2026-09-25T20:04:00Z" w16du:dateUtc="2026-09-26T00:04:00Z">
              <w:tcPr>
                <w:tcW w:w="1957" w:type="dxa"/>
                <w:hideMark/>
              </w:tcPr>
            </w:tcPrChange>
          </w:tcPr>
          <w:p w14:paraId="3695A540" w14:textId="77777777" w:rsidR="00912427" w:rsidRDefault="00912427">
            <w:pPr>
              <w:pStyle w:val="TableParagraph"/>
              <w:rPr>
                <w:sz w:val="16"/>
              </w:rPr>
            </w:pP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261" w:author="Cindy Hobbs" w:date="2026-09-25T20:04:00Z" w16du:dateUtc="2026-09-26T00:04:00Z">
              <w:tcPr>
                <w:tcW w:w="248" w:type="dxa"/>
                <w:hideMark/>
              </w:tcPr>
            </w:tcPrChange>
          </w:tcPr>
          <w:p w14:paraId="25F16430" w14:textId="77777777" w:rsidR="00912427" w:rsidRDefault="00912427">
            <w:pPr>
              <w:pStyle w:val="TableParagraph"/>
              <w:rPr>
                <w:sz w:val="16"/>
              </w:rPr>
            </w:pPr>
          </w:p>
        </w:tc>
      </w:tr>
    </w:tbl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8"/>
        <w:gridCol w:w="1065"/>
        <w:gridCol w:w="1957"/>
        <w:gridCol w:w="248"/>
      </w:tblGrid>
      <w:tr w:rsidR="00912427" w14:paraId="405330B0" w14:textId="77777777" w:rsidTr="0004219D">
        <w:trPr>
          <w:trHeight w:val="437"/>
          <w:del w:id="262" w:author="Cindy Hobbs" w:date="2026-09-25T20:04:00Z" w16du:dateUtc="2026-09-26T00:04:00Z"/>
        </w:trPr>
        <w:tc>
          <w:tcPr>
            <w:tcW w:w="5338" w:type="dxa"/>
          </w:tcPr>
          <w:p w14:paraId="07A220E0" w14:textId="77777777" w:rsidR="00912427" w:rsidRDefault="0004219D">
            <w:pPr>
              <w:pStyle w:val="TableParagraph"/>
              <w:spacing w:before="113"/>
              <w:ind w:left="156"/>
              <w:rPr>
                <w:del w:id="263" w:author="Cindy Hobbs" w:date="2026-09-25T20:04:00Z" w16du:dateUtc="2026-09-26T00:04:00Z"/>
                <w:sz w:val="16"/>
              </w:rPr>
            </w:pPr>
            <w:del w:id="264" w:author="Cindy Hobbs" w:date="2026-09-25T20:04:00Z" w16du:dateUtc="2026-09-26T00:04:00Z">
              <w:r>
                <w:rPr>
                  <w:color w:val="1C1C1C"/>
                  <w:sz w:val="16"/>
                </w:rPr>
                <w:delText>Address</w:delText>
              </w:r>
            </w:del>
          </w:p>
        </w:tc>
        <w:tc>
          <w:tcPr>
            <w:tcW w:w="1065" w:type="dxa"/>
          </w:tcPr>
          <w:p w14:paraId="71D3E3B9" w14:textId="77777777" w:rsidR="00912427" w:rsidRDefault="0004219D">
            <w:pPr>
              <w:pStyle w:val="TableParagraph"/>
              <w:spacing w:before="117"/>
              <w:ind w:left="123"/>
              <w:rPr>
                <w:del w:id="265" w:author="Cindy Hobbs" w:date="2026-09-25T20:04:00Z" w16du:dateUtc="2026-09-26T00:04:00Z"/>
                <w:sz w:val="16"/>
              </w:rPr>
            </w:pPr>
            <w:del w:id="266" w:author="Cindy Hobbs" w:date="2026-09-25T20:04:00Z" w16du:dateUtc="2026-09-26T00:04:00Z">
              <w:r>
                <w:rPr>
                  <w:color w:val="1C1C1C"/>
                  <w:sz w:val="16"/>
                </w:rPr>
                <w:delText>Supervisor</w:delText>
              </w:r>
            </w:del>
          </w:p>
        </w:tc>
        <w:tc>
          <w:tcPr>
            <w:tcW w:w="1957" w:type="dxa"/>
          </w:tcPr>
          <w:p w14:paraId="68D432CE" w14:textId="77777777" w:rsidR="00912427" w:rsidRDefault="00912427">
            <w:pPr>
              <w:pStyle w:val="TableParagraph"/>
              <w:rPr>
                <w:del w:id="267" w:author="Cindy Hobbs" w:date="2026-09-25T20:04:00Z" w16du:dateUtc="2026-09-26T00:04:00Z"/>
                <w:sz w:val="16"/>
              </w:rPr>
            </w:pPr>
          </w:p>
        </w:tc>
        <w:tc>
          <w:tcPr>
            <w:tcW w:w="248" w:type="dxa"/>
          </w:tcPr>
          <w:p w14:paraId="2FADF9C1" w14:textId="77777777" w:rsidR="00912427" w:rsidRDefault="00912427">
            <w:pPr>
              <w:pStyle w:val="TableParagraph"/>
              <w:rPr>
                <w:del w:id="268" w:author="Cindy Hobbs" w:date="2026-09-25T20:04:00Z" w16du:dateUtc="2026-09-26T00:04:00Z"/>
                <w:sz w:val="16"/>
              </w:rPr>
            </w:pPr>
          </w:p>
        </w:tc>
      </w:tr>
      <w:tr w:rsidR="00912427" w14:paraId="50D2EAB6" w14:textId="77777777" w:rsidTr="0004219D">
        <w:trPr>
          <w:trHeight w:val="444"/>
          <w:del w:id="269" w:author="Cindy Hobbs" w:date="2026-09-25T20:04:00Z" w16du:dateUtc="2026-09-26T00:04:00Z"/>
        </w:trPr>
        <w:tc>
          <w:tcPr>
            <w:tcW w:w="5338" w:type="dxa"/>
          </w:tcPr>
          <w:p w14:paraId="527FA608" w14:textId="77777777" w:rsidR="00912427" w:rsidRDefault="0004219D">
            <w:pPr>
              <w:pStyle w:val="TableParagraph"/>
              <w:tabs>
                <w:tab w:val="left" w:pos="4025"/>
              </w:tabs>
              <w:spacing w:before="117"/>
              <w:ind w:right="122"/>
              <w:jc w:val="right"/>
              <w:rPr>
                <w:del w:id="270" w:author="Cindy Hobbs" w:date="2026-09-25T20:04:00Z" w16du:dateUtc="2026-09-26T00:04:00Z"/>
                <w:sz w:val="16"/>
              </w:rPr>
            </w:pPr>
            <w:del w:id="271" w:author="Cindy Hobbs" w:date="2026-09-25T20:04:00Z" w16du:dateUtc="2026-09-26T00:04:00Z">
              <w:r>
                <w:rPr>
                  <w:color w:val="1C1C1C"/>
                  <w:position w:val="1"/>
                  <w:sz w:val="16"/>
                </w:rPr>
                <w:delText>Job</w:delText>
              </w:r>
              <w:r>
                <w:rPr>
                  <w:color w:val="1C1C1C"/>
                  <w:spacing w:val="1"/>
                  <w:position w:val="1"/>
                  <w:sz w:val="16"/>
                </w:rPr>
                <w:delText xml:space="preserve"> </w:delText>
              </w:r>
              <w:r>
                <w:rPr>
                  <w:color w:val="1C1C1C"/>
                  <w:position w:val="1"/>
                  <w:sz w:val="16"/>
                </w:rPr>
                <w:delText>Title</w:delText>
              </w:r>
              <w:r>
                <w:rPr>
                  <w:color w:val="1C1C1C"/>
                  <w:position w:val="1"/>
                  <w:sz w:val="16"/>
                </w:rPr>
                <w:tab/>
              </w:r>
              <w:r>
                <w:rPr>
                  <w:color w:val="1C1C1C"/>
                  <w:sz w:val="16"/>
                </w:rPr>
                <w:delText>Starting</w:delText>
              </w:r>
              <w:r>
                <w:rPr>
                  <w:color w:val="1C1C1C"/>
                  <w:spacing w:val="-16"/>
                  <w:sz w:val="16"/>
                </w:rPr>
                <w:delText xml:space="preserve"> </w:delText>
              </w:r>
              <w:r>
                <w:rPr>
                  <w:color w:val="1C1C1C"/>
                  <w:sz w:val="16"/>
                </w:rPr>
                <w:delText>Salary</w:delText>
              </w:r>
            </w:del>
          </w:p>
        </w:tc>
        <w:tc>
          <w:tcPr>
            <w:tcW w:w="1065" w:type="dxa"/>
          </w:tcPr>
          <w:p w14:paraId="06114F6F" w14:textId="77777777" w:rsidR="00912427" w:rsidRDefault="0004219D">
            <w:pPr>
              <w:pStyle w:val="TableParagraph"/>
              <w:spacing w:before="127"/>
              <w:ind w:left="129"/>
              <w:rPr>
                <w:del w:id="272" w:author="Cindy Hobbs" w:date="2026-09-25T20:04:00Z" w16du:dateUtc="2026-09-26T00:04:00Z"/>
                <w:sz w:val="16"/>
              </w:rPr>
            </w:pPr>
            <w:del w:id="273" w:author="Cindy Hobbs" w:date="2026-09-25T20:04:00Z" w16du:dateUtc="2026-09-26T00:04:00Z">
              <w:r>
                <w:rPr>
                  <w:color w:val="1C1C1C"/>
                  <w:w w:val="106"/>
                  <w:sz w:val="16"/>
                </w:rPr>
                <w:delText>$</w:delText>
              </w:r>
            </w:del>
          </w:p>
        </w:tc>
        <w:tc>
          <w:tcPr>
            <w:tcW w:w="1957" w:type="dxa"/>
          </w:tcPr>
          <w:p w14:paraId="61211696" w14:textId="77777777" w:rsidR="00912427" w:rsidRDefault="0004219D">
            <w:pPr>
              <w:pStyle w:val="TableParagraph"/>
              <w:spacing w:before="117"/>
              <w:ind w:right="154"/>
              <w:jc w:val="right"/>
              <w:rPr>
                <w:del w:id="274" w:author="Cindy Hobbs" w:date="2026-09-25T20:04:00Z" w16du:dateUtc="2026-09-26T00:04:00Z"/>
                <w:sz w:val="16"/>
              </w:rPr>
            </w:pPr>
            <w:del w:id="275" w:author="Cindy Hobbs" w:date="2026-09-25T20:04:00Z" w16du:dateUtc="2026-09-26T00:04:00Z">
              <w:r>
                <w:rPr>
                  <w:color w:val="1C1C1C"/>
                  <w:sz w:val="16"/>
                </w:rPr>
                <w:delText>Ending Salary</w:delText>
              </w:r>
            </w:del>
          </w:p>
        </w:tc>
        <w:tc>
          <w:tcPr>
            <w:tcW w:w="248" w:type="dxa"/>
          </w:tcPr>
          <w:p w14:paraId="4D6C5A59" w14:textId="77777777" w:rsidR="00912427" w:rsidRDefault="0004219D">
            <w:pPr>
              <w:pStyle w:val="TableParagraph"/>
              <w:spacing w:before="127"/>
              <w:ind w:right="61"/>
              <w:jc w:val="right"/>
              <w:rPr>
                <w:del w:id="276" w:author="Cindy Hobbs" w:date="2026-09-25T20:04:00Z" w16du:dateUtc="2026-09-26T00:04:00Z"/>
                <w:sz w:val="15"/>
              </w:rPr>
            </w:pPr>
            <w:del w:id="277" w:author="Cindy Hobbs" w:date="2026-09-25T20:04:00Z" w16du:dateUtc="2026-09-26T00:04:00Z">
              <w:r>
                <w:rPr>
                  <w:color w:val="1C1C1C"/>
                  <w:w w:val="98"/>
                  <w:sz w:val="15"/>
                </w:rPr>
                <w:delText>$</w:delText>
              </w:r>
            </w:del>
          </w:p>
        </w:tc>
      </w:tr>
      <w:tr w:rsidR="00912427" w14:paraId="32217313" w14:textId="77777777" w:rsidTr="0004219D">
        <w:trPr>
          <w:trHeight w:val="430"/>
          <w:del w:id="278" w:author="Cindy Hobbs" w:date="2026-09-25T20:04:00Z" w16du:dateUtc="2026-09-26T00:04:00Z"/>
        </w:trPr>
        <w:tc>
          <w:tcPr>
            <w:tcW w:w="5338" w:type="dxa"/>
          </w:tcPr>
          <w:p w14:paraId="468334EA" w14:textId="77777777" w:rsidR="00912427" w:rsidRDefault="0004219D">
            <w:pPr>
              <w:pStyle w:val="TableParagraph"/>
              <w:spacing w:before="110"/>
              <w:ind w:left="133"/>
              <w:rPr>
                <w:del w:id="279" w:author="Cindy Hobbs" w:date="2026-09-25T20:04:00Z" w16du:dateUtc="2026-09-26T00:04:00Z"/>
                <w:sz w:val="16"/>
              </w:rPr>
            </w:pPr>
            <w:del w:id="280" w:author="Cindy Hobbs" w:date="2026-09-25T20:04:00Z" w16du:dateUtc="2026-09-26T00:04:00Z">
              <w:r>
                <w:rPr>
                  <w:color w:val="1C1C1C"/>
                  <w:sz w:val="16"/>
                </w:rPr>
                <w:delText>Responsibilities</w:delText>
              </w:r>
            </w:del>
          </w:p>
        </w:tc>
        <w:tc>
          <w:tcPr>
            <w:tcW w:w="1065" w:type="dxa"/>
          </w:tcPr>
          <w:p w14:paraId="3291C4F5" w14:textId="77777777" w:rsidR="00912427" w:rsidRDefault="00912427">
            <w:pPr>
              <w:pStyle w:val="TableParagraph"/>
              <w:rPr>
                <w:del w:id="281" w:author="Cindy Hobbs" w:date="2026-09-25T20:04:00Z" w16du:dateUtc="2026-09-26T00:04:00Z"/>
                <w:sz w:val="16"/>
              </w:rPr>
            </w:pPr>
          </w:p>
        </w:tc>
        <w:tc>
          <w:tcPr>
            <w:tcW w:w="1957" w:type="dxa"/>
          </w:tcPr>
          <w:p w14:paraId="1D3DBD94" w14:textId="77777777" w:rsidR="00912427" w:rsidRDefault="00912427">
            <w:pPr>
              <w:pStyle w:val="TableParagraph"/>
              <w:rPr>
                <w:del w:id="282" w:author="Cindy Hobbs" w:date="2026-09-25T20:04:00Z" w16du:dateUtc="2026-09-26T00:04:00Z"/>
                <w:sz w:val="16"/>
              </w:rPr>
            </w:pPr>
          </w:p>
        </w:tc>
        <w:tc>
          <w:tcPr>
            <w:tcW w:w="248" w:type="dxa"/>
          </w:tcPr>
          <w:p w14:paraId="649E90AF" w14:textId="77777777" w:rsidR="00912427" w:rsidRDefault="00912427">
            <w:pPr>
              <w:pStyle w:val="TableParagraph"/>
              <w:rPr>
                <w:del w:id="283" w:author="Cindy Hobbs" w:date="2026-09-25T20:04:00Z" w16du:dateUtc="2026-09-26T00:04:00Z"/>
                <w:sz w:val="16"/>
              </w:rPr>
            </w:pPr>
          </w:p>
        </w:tc>
      </w:tr>
      <w:tr w:rsidR="00912427" w14:paraId="62CF7595" w14:textId="77777777" w:rsidTr="0004219D">
        <w:trPr>
          <w:trHeight w:val="438"/>
          <w:del w:id="284" w:author="Cindy Hobbs" w:date="2026-09-25T20:04:00Z" w16du:dateUtc="2026-09-26T00:04:00Z"/>
        </w:trPr>
        <w:tc>
          <w:tcPr>
            <w:tcW w:w="5338" w:type="dxa"/>
          </w:tcPr>
          <w:p w14:paraId="48487026" w14:textId="77777777" w:rsidR="00912427" w:rsidRDefault="0004219D">
            <w:pPr>
              <w:pStyle w:val="TableParagraph"/>
              <w:tabs>
                <w:tab w:val="left" w:pos="1676"/>
                <w:tab w:val="left" w:pos="2936"/>
              </w:tabs>
              <w:spacing w:before="112"/>
              <w:ind w:left="123"/>
              <w:rPr>
                <w:del w:id="285" w:author="Cindy Hobbs" w:date="2026-09-25T20:04:00Z" w16du:dateUtc="2026-09-26T00:04:00Z"/>
                <w:sz w:val="16"/>
              </w:rPr>
            </w:pPr>
            <w:del w:id="286" w:author="Cindy Hobbs" w:date="2026-09-25T20:04:00Z" w16du:dateUtc="2026-09-26T00:04:00Z">
              <w:r>
                <w:rPr>
                  <w:color w:val="1C1C1C"/>
                  <w:position w:val="2"/>
                  <w:sz w:val="16"/>
                </w:rPr>
                <w:delText>From</w:delText>
              </w:r>
              <w:r>
                <w:rPr>
                  <w:color w:val="1C1C1C"/>
                  <w:position w:val="2"/>
                  <w:sz w:val="16"/>
                </w:rPr>
                <w:tab/>
              </w:r>
              <w:r>
                <w:rPr>
                  <w:color w:val="1C1C1C"/>
                  <w:sz w:val="16"/>
                </w:rPr>
                <w:delText>To</w:delText>
              </w:r>
              <w:r>
                <w:rPr>
                  <w:color w:val="1C1C1C"/>
                  <w:sz w:val="16"/>
                </w:rPr>
                <w:tab/>
                <w:delText>Reason for</w:delText>
              </w:r>
              <w:r>
                <w:rPr>
                  <w:color w:val="1C1C1C"/>
                  <w:spacing w:val="9"/>
                  <w:sz w:val="16"/>
                </w:rPr>
                <w:delText xml:space="preserve"> </w:delText>
              </w:r>
              <w:r>
                <w:rPr>
                  <w:color w:val="1C1C1C"/>
                  <w:sz w:val="16"/>
                </w:rPr>
                <w:delText>Leaving</w:delText>
              </w:r>
            </w:del>
          </w:p>
        </w:tc>
        <w:tc>
          <w:tcPr>
            <w:tcW w:w="1065" w:type="dxa"/>
          </w:tcPr>
          <w:p w14:paraId="1E035040" w14:textId="77777777" w:rsidR="00912427" w:rsidRDefault="00912427">
            <w:pPr>
              <w:pStyle w:val="TableParagraph"/>
              <w:rPr>
                <w:del w:id="287" w:author="Cindy Hobbs" w:date="2026-09-25T20:04:00Z" w16du:dateUtc="2026-09-26T00:04:00Z"/>
                <w:sz w:val="16"/>
              </w:rPr>
            </w:pPr>
          </w:p>
        </w:tc>
        <w:tc>
          <w:tcPr>
            <w:tcW w:w="1957" w:type="dxa"/>
          </w:tcPr>
          <w:p w14:paraId="002A770E" w14:textId="77777777" w:rsidR="00912427" w:rsidRDefault="00912427">
            <w:pPr>
              <w:pStyle w:val="TableParagraph"/>
              <w:rPr>
                <w:del w:id="288" w:author="Cindy Hobbs" w:date="2026-09-25T20:04:00Z" w16du:dateUtc="2026-09-26T00:04:00Z"/>
                <w:sz w:val="16"/>
              </w:rPr>
            </w:pPr>
          </w:p>
        </w:tc>
        <w:tc>
          <w:tcPr>
            <w:tcW w:w="248" w:type="dxa"/>
          </w:tcPr>
          <w:p w14:paraId="7825F25B" w14:textId="77777777" w:rsidR="00912427" w:rsidRDefault="00912427">
            <w:pPr>
              <w:pStyle w:val="TableParagraph"/>
              <w:rPr>
                <w:del w:id="289" w:author="Cindy Hobbs" w:date="2026-09-25T20:04:00Z" w16du:dateUtc="2026-09-26T00:04:00Z"/>
                <w:sz w:val="16"/>
              </w:rPr>
            </w:pPr>
          </w:p>
        </w:tc>
      </w:tr>
      <w:tr w:rsidR="00912427" w14:paraId="5D8F0913" w14:textId="77777777" w:rsidTr="0004219D">
        <w:trPr>
          <w:trHeight w:val="446"/>
          <w:del w:id="290" w:author="Cindy Hobbs" w:date="2026-09-25T20:04:00Z" w16du:dateUtc="2026-09-26T00:04:00Z"/>
        </w:trPr>
        <w:tc>
          <w:tcPr>
            <w:tcW w:w="5338" w:type="dxa"/>
          </w:tcPr>
          <w:p w14:paraId="4BDECC31" w14:textId="77777777" w:rsidR="00912427" w:rsidRDefault="0004219D">
            <w:pPr>
              <w:pStyle w:val="TableParagraph"/>
              <w:tabs>
                <w:tab w:val="left" w:pos="4544"/>
              </w:tabs>
              <w:spacing w:before="98"/>
              <w:ind w:left="120"/>
              <w:rPr>
                <w:del w:id="291" w:author="Cindy Hobbs" w:date="2026-09-25T20:04:00Z" w16du:dateUtc="2026-09-26T00:04:00Z"/>
                <w:sz w:val="19"/>
              </w:rPr>
            </w:pPr>
            <w:del w:id="292" w:author="Cindy Hobbs" w:date="2026-09-25T20:04:00Z" w16du:dateUtc="2026-09-26T00:04:00Z">
              <w:r>
                <w:rPr>
                  <w:color w:val="1C1C1C"/>
                  <w:sz w:val="16"/>
                </w:rPr>
                <w:delText>May we contact your previous supervisor for</w:delText>
              </w:r>
              <w:r>
                <w:rPr>
                  <w:color w:val="1C1C1C"/>
                  <w:spacing w:val="30"/>
                  <w:sz w:val="16"/>
                </w:rPr>
                <w:delText xml:space="preserve"> </w:delText>
              </w:r>
              <w:r>
                <w:rPr>
                  <w:color w:val="1C1C1C"/>
                  <w:sz w:val="16"/>
                </w:rPr>
                <w:delText>a</w:delText>
              </w:r>
              <w:r>
                <w:rPr>
                  <w:color w:val="1C1C1C"/>
                  <w:spacing w:val="-6"/>
                  <w:sz w:val="16"/>
                </w:rPr>
                <w:delText xml:space="preserve"> </w:delText>
              </w:r>
              <w:r>
                <w:rPr>
                  <w:color w:val="1C1C1C"/>
                  <w:sz w:val="16"/>
                </w:rPr>
                <w:delText>reference?</w:delText>
              </w:r>
              <w:r>
                <w:rPr>
                  <w:color w:val="1C1C1C"/>
                  <w:sz w:val="16"/>
                </w:rPr>
                <w:tab/>
                <w:delText>YES</w:delText>
              </w:r>
              <w:r>
                <w:rPr>
                  <w:color w:val="1C1C1C"/>
                  <w:spacing w:val="7"/>
                  <w:sz w:val="16"/>
                </w:rPr>
                <w:delText xml:space="preserve"> </w:delText>
              </w:r>
              <w:r>
                <w:rPr>
                  <w:color w:val="3B3B3B"/>
                  <w:w w:val="85"/>
                  <w:sz w:val="19"/>
                </w:rPr>
                <w:delText>'.:::J</w:delText>
              </w:r>
            </w:del>
          </w:p>
        </w:tc>
        <w:tc>
          <w:tcPr>
            <w:tcW w:w="1065" w:type="dxa"/>
          </w:tcPr>
          <w:p w14:paraId="3D4C3F54" w14:textId="77777777" w:rsidR="00912427" w:rsidRDefault="0004219D">
            <w:pPr>
              <w:pStyle w:val="TableParagraph"/>
              <w:spacing w:before="102"/>
              <w:ind w:left="119"/>
              <w:rPr>
                <w:del w:id="293" w:author="Cindy Hobbs" w:date="2026-09-25T20:04:00Z" w16du:dateUtc="2026-09-26T00:04:00Z"/>
                <w:sz w:val="17"/>
              </w:rPr>
            </w:pPr>
            <w:del w:id="294" w:author="Cindy Hobbs" w:date="2026-09-25T20:04:00Z" w16du:dateUtc="2026-09-26T00:04:00Z">
              <w:r>
                <w:rPr>
                  <w:b/>
                  <w:color w:val="1C1C1C"/>
                  <w:w w:val="105"/>
                  <w:sz w:val="15"/>
                </w:rPr>
                <w:delText xml:space="preserve">NO </w:delText>
              </w:r>
              <w:r>
                <w:rPr>
                  <w:color w:val="1C1C1C"/>
                  <w:w w:val="105"/>
                  <w:sz w:val="17"/>
                </w:rPr>
                <w:delText>7</w:delText>
              </w:r>
              <w:r>
                <w:rPr>
                  <w:color w:val="3B3B3B"/>
                  <w:w w:val="105"/>
                  <w:sz w:val="17"/>
                  <w:u w:val="thick" w:color="1C1C1C"/>
                </w:rPr>
                <w:delText>;</w:delText>
              </w:r>
              <w:r>
                <w:rPr>
                  <w:color w:val="3B3B3B"/>
                  <w:sz w:val="17"/>
                  <w:u w:val="thick" w:color="1C1C1C"/>
                </w:rPr>
                <w:delText xml:space="preserve"> </w:delText>
              </w:r>
            </w:del>
          </w:p>
        </w:tc>
        <w:tc>
          <w:tcPr>
            <w:tcW w:w="1957" w:type="dxa"/>
          </w:tcPr>
          <w:p w14:paraId="312656F4" w14:textId="77777777" w:rsidR="00912427" w:rsidRDefault="00912427">
            <w:pPr>
              <w:pStyle w:val="TableParagraph"/>
              <w:rPr>
                <w:del w:id="295" w:author="Cindy Hobbs" w:date="2026-09-25T20:04:00Z" w16du:dateUtc="2026-09-26T00:04:00Z"/>
                <w:sz w:val="16"/>
              </w:rPr>
            </w:pPr>
          </w:p>
        </w:tc>
        <w:tc>
          <w:tcPr>
            <w:tcW w:w="248" w:type="dxa"/>
          </w:tcPr>
          <w:p w14:paraId="26E29586" w14:textId="77777777" w:rsidR="00912427" w:rsidRDefault="00912427">
            <w:pPr>
              <w:pStyle w:val="TableParagraph"/>
              <w:rPr>
                <w:del w:id="296" w:author="Cindy Hobbs" w:date="2026-09-25T20:04:00Z" w16du:dateUtc="2026-09-26T00:04:00Z"/>
                <w:sz w:val="16"/>
              </w:rPr>
            </w:pPr>
          </w:p>
        </w:tc>
      </w:tr>
      <w:tr w:rsidR="00912427" w14:paraId="093E852F" w14:textId="77777777" w:rsidTr="0004219D">
        <w:trPr>
          <w:trHeight w:val="438"/>
          <w:del w:id="297" w:author="Cindy Hobbs" w:date="2026-09-25T20:04:00Z" w16du:dateUtc="2026-09-26T00:04:00Z"/>
        </w:trPr>
        <w:tc>
          <w:tcPr>
            <w:tcW w:w="5338" w:type="dxa"/>
          </w:tcPr>
          <w:p w14:paraId="535BFE1C" w14:textId="77777777" w:rsidR="00912427" w:rsidRDefault="0004219D">
            <w:pPr>
              <w:pStyle w:val="TableParagraph"/>
              <w:spacing w:before="107"/>
              <w:ind w:left="114"/>
              <w:rPr>
                <w:del w:id="298" w:author="Cindy Hobbs" w:date="2026-09-25T20:04:00Z" w16du:dateUtc="2026-09-26T00:04:00Z"/>
                <w:sz w:val="16"/>
              </w:rPr>
            </w:pPr>
            <w:del w:id="299" w:author="Cindy Hobbs" w:date="2026-09-25T20:04:00Z" w16du:dateUtc="2026-09-26T00:04:00Z">
              <w:r>
                <w:rPr>
                  <w:color w:val="1C1C1C"/>
                  <w:sz w:val="16"/>
                </w:rPr>
                <w:delText>Company</w:delText>
              </w:r>
            </w:del>
          </w:p>
        </w:tc>
        <w:tc>
          <w:tcPr>
            <w:tcW w:w="1065" w:type="dxa"/>
          </w:tcPr>
          <w:p w14:paraId="0B305AB5" w14:textId="77777777" w:rsidR="00912427" w:rsidRDefault="0004219D">
            <w:pPr>
              <w:pStyle w:val="TableParagraph"/>
              <w:spacing w:before="121"/>
              <w:ind w:left="118"/>
              <w:rPr>
                <w:del w:id="300" w:author="Cindy Hobbs" w:date="2026-09-25T20:04:00Z" w16du:dateUtc="2026-09-26T00:04:00Z"/>
                <w:sz w:val="16"/>
              </w:rPr>
            </w:pPr>
            <w:del w:id="301" w:author="Cindy Hobbs" w:date="2026-09-25T20:04:00Z" w16du:dateUtc="2026-09-26T00:04:00Z">
              <w:r>
                <w:rPr>
                  <w:color w:val="1C1C1C"/>
                  <w:sz w:val="16"/>
                </w:rPr>
                <w:delText>Phone</w:delText>
              </w:r>
            </w:del>
          </w:p>
        </w:tc>
        <w:tc>
          <w:tcPr>
            <w:tcW w:w="1957" w:type="dxa"/>
          </w:tcPr>
          <w:p w14:paraId="59147FC2" w14:textId="77777777" w:rsidR="00912427" w:rsidRDefault="00912427">
            <w:pPr>
              <w:pStyle w:val="TableParagraph"/>
              <w:rPr>
                <w:del w:id="302" w:author="Cindy Hobbs" w:date="2026-09-25T20:04:00Z" w16du:dateUtc="2026-09-26T00:04:00Z"/>
                <w:sz w:val="16"/>
              </w:rPr>
            </w:pPr>
          </w:p>
        </w:tc>
        <w:tc>
          <w:tcPr>
            <w:tcW w:w="248" w:type="dxa"/>
          </w:tcPr>
          <w:p w14:paraId="0276238D" w14:textId="77777777" w:rsidR="00912427" w:rsidRDefault="00912427">
            <w:pPr>
              <w:pStyle w:val="TableParagraph"/>
              <w:rPr>
                <w:del w:id="303" w:author="Cindy Hobbs" w:date="2026-09-25T20:04:00Z" w16du:dateUtc="2026-09-26T00:04:00Z"/>
                <w:sz w:val="16"/>
              </w:rPr>
            </w:pPr>
          </w:p>
        </w:tc>
      </w:tr>
      <w:tr w:rsidR="00912427" w14:paraId="21843D60" w14:textId="77777777" w:rsidTr="0004219D">
        <w:trPr>
          <w:trHeight w:val="442"/>
          <w:del w:id="304" w:author="Cindy Hobbs" w:date="2026-09-25T20:04:00Z" w16du:dateUtc="2026-09-26T00:04:00Z"/>
        </w:trPr>
        <w:tc>
          <w:tcPr>
            <w:tcW w:w="5338" w:type="dxa"/>
          </w:tcPr>
          <w:p w14:paraId="3E880EF4" w14:textId="77777777" w:rsidR="00912427" w:rsidRDefault="0004219D">
            <w:pPr>
              <w:pStyle w:val="TableParagraph"/>
              <w:spacing w:before="110"/>
              <w:ind w:left="108"/>
              <w:rPr>
                <w:del w:id="305" w:author="Cindy Hobbs" w:date="2026-09-25T20:04:00Z" w16du:dateUtc="2026-09-26T00:04:00Z"/>
                <w:sz w:val="16"/>
              </w:rPr>
            </w:pPr>
            <w:del w:id="306" w:author="Cindy Hobbs" w:date="2026-09-25T20:04:00Z" w16du:dateUtc="2026-09-26T00:04:00Z">
              <w:r>
                <w:rPr>
                  <w:color w:val="1C1C1C"/>
                  <w:sz w:val="16"/>
                </w:rPr>
                <w:delText>Address</w:delText>
              </w:r>
            </w:del>
          </w:p>
        </w:tc>
        <w:tc>
          <w:tcPr>
            <w:tcW w:w="1065" w:type="dxa"/>
          </w:tcPr>
          <w:p w14:paraId="04B27DED" w14:textId="77777777" w:rsidR="00912427" w:rsidRDefault="0004219D">
            <w:pPr>
              <w:pStyle w:val="TableParagraph"/>
              <w:spacing w:before="125"/>
              <w:ind w:left="118"/>
              <w:rPr>
                <w:del w:id="307" w:author="Cindy Hobbs" w:date="2026-09-25T20:04:00Z" w16du:dateUtc="2026-09-26T00:04:00Z"/>
                <w:sz w:val="16"/>
              </w:rPr>
            </w:pPr>
            <w:del w:id="308" w:author="Cindy Hobbs" w:date="2026-09-25T20:04:00Z" w16du:dateUtc="2026-09-26T00:04:00Z">
              <w:r>
                <w:rPr>
                  <w:color w:val="1C1C1C"/>
                  <w:sz w:val="16"/>
                </w:rPr>
                <w:delText>Supervisor</w:delText>
              </w:r>
            </w:del>
          </w:p>
        </w:tc>
        <w:tc>
          <w:tcPr>
            <w:tcW w:w="1957" w:type="dxa"/>
          </w:tcPr>
          <w:p w14:paraId="4E95A8BD" w14:textId="77777777" w:rsidR="00912427" w:rsidRDefault="00912427">
            <w:pPr>
              <w:pStyle w:val="TableParagraph"/>
              <w:rPr>
                <w:del w:id="309" w:author="Cindy Hobbs" w:date="2026-09-25T20:04:00Z" w16du:dateUtc="2026-09-26T00:04:00Z"/>
                <w:sz w:val="16"/>
              </w:rPr>
            </w:pPr>
          </w:p>
        </w:tc>
        <w:tc>
          <w:tcPr>
            <w:tcW w:w="248" w:type="dxa"/>
          </w:tcPr>
          <w:p w14:paraId="5E774AFA" w14:textId="77777777" w:rsidR="00912427" w:rsidRDefault="00912427">
            <w:pPr>
              <w:pStyle w:val="TableParagraph"/>
              <w:rPr>
                <w:del w:id="310" w:author="Cindy Hobbs" w:date="2026-09-25T20:04:00Z" w16du:dateUtc="2026-09-26T00:04:00Z"/>
                <w:sz w:val="16"/>
              </w:rPr>
            </w:pPr>
          </w:p>
        </w:tc>
      </w:tr>
      <w:tr w:rsidR="00912427" w14:paraId="42F336F4" w14:textId="77777777" w:rsidTr="0004219D">
        <w:trPr>
          <w:trHeight w:val="445"/>
          <w:del w:id="311" w:author="Cindy Hobbs" w:date="2026-09-25T20:04:00Z" w16du:dateUtc="2026-09-26T00:04:00Z"/>
        </w:trPr>
        <w:tc>
          <w:tcPr>
            <w:tcW w:w="5338" w:type="dxa"/>
          </w:tcPr>
          <w:p w14:paraId="69335C92" w14:textId="77777777" w:rsidR="00912427" w:rsidRDefault="0004219D">
            <w:pPr>
              <w:pStyle w:val="TableParagraph"/>
              <w:tabs>
                <w:tab w:val="left" w:pos="4054"/>
              </w:tabs>
              <w:spacing w:before="109"/>
              <w:ind w:right="136"/>
              <w:jc w:val="right"/>
              <w:rPr>
                <w:del w:id="312" w:author="Cindy Hobbs" w:date="2026-09-25T20:04:00Z" w16du:dateUtc="2026-09-26T00:04:00Z"/>
                <w:sz w:val="16"/>
              </w:rPr>
            </w:pPr>
            <w:del w:id="313" w:author="Cindy Hobbs" w:date="2026-09-25T20:04:00Z" w16du:dateUtc="2026-09-26T00:04:00Z">
              <w:r>
                <w:rPr>
                  <w:color w:val="1C1C1C"/>
                  <w:position w:val="2"/>
                  <w:sz w:val="16"/>
                </w:rPr>
                <w:delText>Job</w:delText>
              </w:r>
              <w:r>
                <w:rPr>
                  <w:color w:val="1C1C1C"/>
                  <w:spacing w:val="1"/>
                  <w:position w:val="2"/>
                  <w:sz w:val="16"/>
                </w:rPr>
                <w:delText xml:space="preserve"> </w:delText>
              </w:r>
              <w:r>
                <w:rPr>
                  <w:color w:val="1C1C1C"/>
                  <w:position w:val="2"/>
                  <w:sz w:val="16"/>
                </w:rPr>
                <w:delText>Title</w:delText>
              </w:r>
              <w:r>
                <w:rPr>
                  <w:color w:val="1C1C1C"/>
                  <w:position w:val="2"/>
                  <w:sz w:val="16"/>
                </w:rPr>
                <w:tab/>
              </w:r>
              <w:r>
                <w:rPr>
                  <w:color w:val="1C1C1C"/>
                  <w:sz w:val="16"/>
                </w:rPr>
                <w:delText>Starting</w:delText>
              </w:r>
              <w:r>
                <w:rPr>
                  <w:color w:val="1C1C1C"/>
                  <w:spacing w:val="-16"/>
                  <w:sz w:val="16"/>
                </w:rPr>
                <w:delText xml:space="preserve"> </w:delText>
              </w:r>
              <w:r>
                <w:rPr>
                  <w:color w:val="1C1C1C"/>
                  <w:sz w:val="16"/>
                </w:rPr>
                <w:delText>Salary</w:delText>
              </w:r>
            </w:del>
          </w:p>
        </w:tc>
        <w:tc>
          <w:tcPr>
            <w:tcW w:w="1065" w:type="dxa"/>
          </w:tcPr>
          <w:p w14:paraId="72733EED" w14:textId="77777777" w:rsidR="00912427" w:rsidRDefault="0004219D">
            <w:pPr>
              <w:pStyle w:val="TableParagraph"/>
              <w:spacing w:before="120"/>
              <w:ind w:left="119"/>
              <w:rPr>
                <w:del w:id="314" w:author="Cindy Hobbs" w:date="2026-09-25T20:04:00Z" w16du:dateUtc="2026-09-26T00:04:00Z"/>
                <w:sz w:val="17"/>
              </w:rPr>
            </w:pPr>
            <w:del w:id="315" w:author="Cindy Hobbs" w:date="2026-09-25T20:04:00Z" w16du:dateUtc="2026-09-26T00:04:00Z">
              <w:r>
                <w:rPr>
                  <w:color w:val="1C1C1C"/>
                  <w:w w:val="105"/>
                  <w:sz w:val="17"/>
                </w:rPr>
                <w:delText>$</w:delText>
              </w:r>
            </w:del>
          </w:p>
        </w:tc>
        <w:tc>
          <w:tcPr>
            <w:tcW w:w="1957" w:type="dxa"/>
          </w:tcPr>
          <w:p w14:paraId="4A420DE5" w14:textId="77777777" w:rsidR="00912427" w:rsidRDefault="0004219D">
            <w:pPr>
              <w:pStyle w:val="TableParagraph"/>
              <w:spacing w:before="125"/>
              <w:ind w:right="154"/>
              <w:jc w:val="right"/>
              <w:rPr>
                <w:del w:id="316" w:author="Cindy Hobbs" w:date="2026-09-25T20:04:00Z" w16du:dateUtc="2026-09-26T00:04:00Z"/>
                <w:sz w:val="16"/>
              </w:rPr>
            </w:pPr>
            <w:del w:id="317" w:author="Cindy Hobbs" w:date="2026-09-25T20:04:00Z" w16du:dateUtc="2026-09-26T00:04:00Z">
              <w:r>
                <w:rPr>
                  <w:color w:val="1C1C1C"/>
                  <w:sz w:val="16"/>
                </w:rPr>
                <w:delText>Ending Salary</w:delText>
              </w:r>
            </w:del>
          </w:p>
        </w:tc>
        <w:tc>
          <w:tcPr>
            <w:tcW w:w="248" w:type="dxa"/>
          </w:tcPr>
          <w:p w14:paraId="631BF783" w14:textId="77777777" w:rsidR="00912427" w:rsidRDefault="0004219D">
            <w:pPr>
              <w:pStyle w:val="TableParagraph"/>
              <w:spacing w:before="125"/>
              <w:ind w:right="48"/>
              <w:jc w:val="right"/>
              <w:rPr>
                <w:del w:id="318" w:author="Cindy Hobbs" w:date="2026-09-25T20:04:00Z" w16du:dateUtc="2026-09-26T00:04:00Z"/>
                <w:sz w:val="16"/>
              </w:rPr>
            </w:pPr>
            <w:del w:id="319" w:author="Cindy Hobbs" w:date="2026-09-25T20:04:00Z" w16du:dateUtc="2026-09-26T00:04:00Z">
              <w:r>
                <w:rPr>
                  <w:color w:val="1C1C1C"/>
                  <w:w w:val="106"/>
                  <w:sz w:val="16"/>
                </w:rPr>
                <w:delText>$</w:delText>
              </w:r>
            </w:del>
          </w:p>
        </w:tc>
      </w:tr>
      <w:tr w:rsidR="00912427" w14:paraId="5C0DF52F" w14:textId="77777777" w:rsidTr="0004219D">
        <w:trPr>
          <w:trHeight w:val="431"/>
          <w:del w:id="320" w:author="Cindy Hobbs" w:date="2026-09-25T20:04:00Z" w16du:dateUtc="2026-09-26T00:04:00Z"/>
        </w:trPr>
        <w:tc>
          <w:tcPr>
            <w:tcW w:w="5338" w:type="dxa"/>
          </w:tcPr>
          <w:p w14:paraId="07900ABB" w14:textId="77777777" w:rsidR="00912427" w:rsidRDefault="0004219D">
            <w:pPr>
              <w:pStyle w:val="TableParagraph"/>
              <w:spacing w:before="107"/>
              <w:ind w:left="95"/>
              <w:rPr>
                <w:del w:id="321" w:author="Cindy Hobbs" w:date="2026-09-25T20:04:00Z" w16du:dateUtc="2026-09-26T00:04:00Z"/>
                <w:sz w:val="16"/>
              </w:rPr>
            </w:pPr>
            <w:del w:id="322" w:author="Cindy Hobbs" w:date="2026-09-25T20:04:00Z" w16du:dateUtc="2026-09-26T00:04:00Z">
              <w:r>
                <w:rPr>
                  <w:color w:val="1C1C1C"/>
                  <w:sz w:val="16"/>
                </w:rPr>
                <w:delText>Responsibilities</w:delText>
              </w:r>
            </w:del>
          </w:p>
        </w:tc>
        <w:tc>
          <w:tcPr>
            <w:tcW w:w="1065" w:type="dxa"/>
          </w:tcPr>
          <w:p w14:paraId="3BF8647A" w14:textId="77777777" w:rsidR="00912427" w:rsidRDefault="00912427">
            <w:pPr>
              <w:pStyle w:val="TableParagraph"/>
              <w:rPr>
                <w:del w:id="323" w:author="Cindy Hobbs" w:date="2026-09-25T20:04:00Z" w16du:dateUtc="2026-09-26T00:04:00Z"/>
                <w:sz w:val="16"/>
              </w:rPr>
            </w:pPr>
          </w:p>
        </w:tc>
        <w:tc>
          <w:tcPr>
            <w:tcW w:w="1957" w:type="dxa"/>
          </w:tcPr>
          <w:p w14:paraId="43336D2B" w14:textId="77777777" w:rsidR="00912427" w:rsidRDefault="00912427">
            <w:pPr>
              <w:pStyle w:val="TableParagraph"/>
              <w:rPr>
                <w:del w:id="324" w:author="Cindy Hobbs" w:date="2026-09-25T20:04:00Z" w16du:dateUtc="2026-09-26T00:04:00Z"/>
                <w:sz w:val="16"/>
              </w:rPr>
            </w:pPr>
          </w:p>
        </w:tc>
        <w:tc>
          <w:tcPr>
            <w:tcW w:w="248" w:type="dxa"/>
          </w:tcPr>
          <w:p w14:paraId="26EFE416" w14:textId="77777777" w:rsidR="00912427" w:rsidRDefault="00912427">
            <w:pPr>
              <w:pStyle w:val="TableParagraph"/>
              <w:rPr>
                <w:del w:id="325" w:author="Cindy Hobbs" w:date="2026-09-25T20:04:00Z" w16du:dateUtc="2026-09-26T00:04:00Z"/>
                <w:sz w:val="16"/>
              </w:rPr>
            </w:pPr>
          </w:p>
        </w:tc>
      </w:tr>
      <w:tr w:rsidR="00912427" w14:paraId="34C676FF" w14:textId="77777777" w:rsidTr="0004219D">
        <w:trPr>
          <w:trHeight w:val="454"/>
          <w:del w:id="326" w:author="Cindy Hobbs" w:date="2026-09-25T20:04:00Z" w16du:dateUtc="2026-09-26T00:04:00Z"/>
        </w:trPr>
        <w:tc>
          <w:tcPr>
            <w:tcW w:w="5338" w:type="dxa"/>
          </w:tcPr>
          <w:p w14:paraId="1E83FA12" w14:textId="77777777" w:rsidR="00912427" w:rsidRDefault="0004219D">
            <w:pPr>
              <w:pStyle w:val="TableParagraph"/>
              <w:tabs>
                <w:tab w:val="left" w:pos="1647"/>
                <w:tab w:val="left" w:pos="2917"/>
              </w:tabs>
              <w:spacing w:before="117"/>
              <w:ind w:left="85"/>
              <w:rPr>
                <w:del w:id="327" w:author="Cindy Hobbs" w:date="2026-09-25T20:04:00Z" w16du:dateUtc="2026-09-26T00:04:00Z"/>
                <w:sz w:val="16"/>
              </w:rPr>
            </w:pPr>
            <w:del w:id="328" w:author="Cindy Hobbs" w:date="2026-09-25T20:04:00Z" w16du:dateUtc="2026-09-26T00:04:00Z">
              <w:r>
                <w:rPr>
                  <w:color w:val="1C1C1C"/>
                  <w:position w:val="2"/>
                  <w:sz w:val="16"/>
                </w:rPr>
                <w:delText>From</w:delText>
              </w:r>
              <w:r>
                <w:rPr>
                  <w:color w:val="1C1C1C"/>
                  <w:position w:val="2"/>
                  <w:sz w:val="16"/>
                </w:rPr>
                <w:tab/>
              </w:r>
              <w:r>
                <w:rPr>
                  <w:color w:val="1C1C1C"/>
                  <w:sz w:val="16"/>
                </w:rPr>
                <w:delText>To</w:delText>
              </w:r>
              <w:r>
                <w:rPr>
                  <w:color w:val="1C1C1C"/>
                  <w:sz w:val="16"/>
                </w:rPr>
                <w:tab/>
                <w:delText>Reason for</w:delText>
              </w:r>
              <w:r>
                <w:rPr>
                  <w:color w:val="1C1C1C"/>
                  <w:spacing w:val="-28"/>
                  <w:sz w:val="16"/>
                </w:rPr>
                <w:delText xml:space="preserve"> </w:delText>
              </w:r>
              <w:r>
                <w:rPr>
                  <w:color w:val="1C1C1C"/>
                  <w:sz w:val="16"/>
                </w:rPr>
                <w:delText>Leaving</w:delText>
              </w:r>
            </w:del>
          </w:p>
        </w:tc>
        <w:tc>
          <w:tcPr>
            <w:tcW w:w="1065" w:type="dxa"/>
          </w:tcPr>
          <w:p w14:paraId="481D50E4" w14:textId="77777777" w:rsidR="00912427" w:rsidRDefault="00912427">
            <w:pPr>
              <w:pStyle w:val="TableParagraph"/>
              <w:rPr>
                <w:del w:id="329" w:author="Cindy Hobbs" w:date="2026-09-25T20:04:00Z" w16du:dateUtc="2026-09-26T00:04:00Z"/>
                <w:sz w:val="16"/>
              </w:rPr>
            </w:pPr>
          </w:p>
        </w:tc>
        <w:tc>
          <w:tcPr>
            <w:tcW w:w="1957" w:type="dxa"/>
          </w:tcPr>
          <w:p w14:paraId="27B51831" w14:textId="77777777" w:rsidR="00912427" w:rsidRDefault="00912427">
            <w:pPr>
              <w:pStyle w:val="TableParagraph"/>
              <w:rPr>
                <w:del w:id="330" w:author="Cindy Hobbs" w:date="2026-09-25T20:04:00Z" w16du:dateUtc="2026-09-26T00:04:00Z"/>
                <w:sz w:val="16"/>
              </w:rPr>
            </w:pPr>
          </w:p>
        </w:tc>
        <w:tc>
          <w:tcPr>
            <w:tcW w:w="248" w:type="dxa"/>
          </w:tcPr>
          <w:p w14:paraId="696DCFB6" w14:textId="77777777" w:rsidR="00912427" w:rsidRDefault="00912427">
            <w:pPr>
              <w:pStyle w:val="TableParagraph"/>
              <w:rPr>
                <w:del w:id="331" w:author="Cindy Hobbs" w:date="2026-09-25T20:04:00Z" w16du:dateUtc="2026-09-26T00:04:00Z"/>
                <w:sz w:val="16"/>
              </w:rPr>
            </w:pPr>
          </w:p>
        </w:tc>
      </w:tr>
      <w:tr w:rsidR="00912427" w14:paraId="7D8C63D1" w14:textId="77777777" w:rsidTr="0004219D">
        <w:trPr>
          <w:trHeight w:val="572"/>
          <w:del w:id="332" w:author="Cindy Hobbs" w:date="2026-09-25T20:04:00Z" w16du:dateUtc="2026-09-26T00:04:00Z"/>
        </w:trPr>
        <w:tc>
          <w:tcPr>
            <w:tcW w:w="5338" w:type="dxa"/>
          </w:tcPr>
          <w:p w14:paraId="3CCFF478" w14:textId="77777777" w:rsidR="00912427" w:rsidRDefault="0004219D">
            <w:pPr>
              <w:pStyle w:val="TableParagraph"/>
              <w:tabs>
                <w:tab w:val="left" w:pos="4530"/>
              </w:tabs>
              <w:spacing w:before="110"/>
              <w:ind w:left="81"/>
              <w:rPr>
                <w:del w:id="333" w:author="Cindy Hobbs" w:date="2026-09-25T20:04:00Z" w16du:dateUtc="2026-09-26T00:04:00Z"/>
                <w:sz w:val="13"/>
              </w:rPr>
            </w:pPr>
            <w:del w:id="334" w:author="Cindy Hobbs" w:date="2026-09-25T20:04:00Z" w16du:dateUtc="2026-09-26T00:04:00Z">
              <w:r>
                <w:rPr>
                  <w:color w:val="1C1C1C"/>
                  <w:sz w:val="16"/>
                </w:rPr>
                <w:delText>May we contact your previous supervisor for</w:delText>
              </w:r>
              <w:r>
                <w:rPr>
                  <w:color w:val="1C1C1C"/>
                  <w:spacing w:val="-2"/>
                  <w:sz w:val="16"/>
                </w:rPr>
                <w:delText xml:space="preserve"> </w:delText>
              </w:r>
              <w:r>
                <w:rPr>
                  <w:b/>
                  <w:color w:val="1C1C1C"/>
                  <w:sz w:val="17"/>
                </w:rPr>
                <w:delText>a</w:delText>
              </w:r>
              <w:r>
                <w:rPr>
                  <w:b/>
                  <w:color w:val="1C1C1C"/>
                  <w:spacing w:val="3"/>
                  <w:sz w:val="17"/>
                </w:rPr>
                <w:delText xml:space="preserve"> </w:delText>
              </w:r>
              <w:r>
                <w:rPr>
                  <w:color w:val="1C1C1C"/>
                  <w:sz w:val="16"/>
                </w:rPr>
                <w:delText>reference?</w:delText>
              </w:r>
              <w:r>
                <w:rPr>
                  <w:color w:val="1C1C1C"/>
                  <w:sz w:val="16"/>
                </w:rPr>
                <w:tab/>
                <w:delText>YES</w:delText>
              </w:r>
              <w:r>
                <w:rPr>
                  <w:color w:val="1C1C1C"/>
                  <w:spacing w:val="3"/>
                  <w:sz w:val="16"/>
                </w:rPr>
                <w:delText xml:space="preserve"> </w:delText>
              </w:r>
              <w:r>
                <w:rPr>
                  <w:color w:val="3B3B3B"/>
                  <w:sz w:val="13"/>
                </w:rPr>
                <w:delText>L.;</w:delText>
              </w:r>
            </w:del>
          </w:p>
        </w:tc>
        <w:tc>
          <w:tcPr>
            <w:tcW w:w="1065" w:type="dxa"/>
          </w:tcPr>
          <w:p w14:paraId="10E285A6" w14:textId="77777777" w:rsidR="00912427" w:rsidRDefault="0004219D">
            <w:pPr>
              <w:pStyle w:val="TableParagraph"/>
              <w:spacing w:before="9"/>
              <w:ind w:left="118"/>
              <w:rPr>
                <w:del w:id="335" w:author="Cindy Hobbs" w:date="2026-09-25T20:04:00Z" w16du:dateUtc="2026-09-26T00:04:00Z"/>
                <w:sz w:val="29"/>
              </w:rPr>
            </w:pPr>
            <w:del w:id="336" w:author="Cindy Hobbs" w:date="2026-09-25T20:04:00Z" w16du:dateUtc="2026-09-26T00:04:00Z">
              <w:r>
                <w:rPr>
                  <w:color w:val="1C1C1C"/>
                  <w:sz w:val="16"/>
                </w:rPr>
                <w:delText xml:space="preserve">NO </w:delText>
              </w:r>
              <w:r>
                <w:rPr>
                  <w:color w:val="3B3B3B"/>
                  <w:sz w:val="29"/>
                  <w:u w:val="thick" w:color="3B3B3B"/>
                </w:rPr>
                <w:delText>u</w:delText>
              </w:r>
            </w:del>
          </w:p>
        </w:tc>
        <w:tc>
          <w:tcPr>
            <w:tcW w:w="1957" w:type="dxa"/>
          </w:tcPr>
          <w:p w14:paraId="5D2DF3EA" w14:textId="77777777" w:rsidR="00912427" w:rsidRDefault="00912427">
            <w:pPr>
              <w:pStyle w:val="TableParagraph"/>
              <w:rPr>
                <w:del w:id="337" w:author="Cindy Hobbs" w:date="2026-09-25T20:04:00Z" w16du:dateUtc="2026-09-26T00:04:00Z"/>
                <w:sz w:val="16"/>
              </w:rPr>
            </w:pPr>
          </w:p>
        </w:tc>
        <w:tc>
          <w:tcPr>
            <w:tcW w:w="248" w:type="dxa"/>
          </w:tcPr>
          <w:p w14:paraId="46F34434" w14:textId="77777777" w:rsidR="00912427" w:rsidRDefault="00912427">
            <w:pPr>
              <w:pStyle w:val="TableParagraph"/>
              <w:rPr>
                <w:del w:id="338" w:author="Cindy Hobbs" w:date="2026-09-25T20:04:00Z" w16du:dateUtc="2026-09-26T00:04:00Z"/>
                <w:sz w:val="16"/>
              </w:rPr>
            </w:pPr>
          </w:p>
        </w:tc>
      </w:tr>
      <w:tr w:rsidR="00912427" w14:paraId="0AAFE659" w14:textId="77777777" w:rsidTr="0004219D">
        <w:trPr>
          <w:trHeight w:val="957"/>
          <w:del w:id="339" w:author="Cindy Hobbs" w:date="2026-09-25T20:04:00Z" w16du:dateUtc="2026-09-26T00:04:00Z"/>
        </w:trPr>
        <w:tc>
          <w:tcPr>
            <w:tcW w:w="5338" w:type="dxa"/>
          </w:tcPr>
          <w:p w14:paraId="0DDE3C78" w14:textId="77777777" w:rsidR="00912427" w:rsidRDefault="0004219D">
            <w:pPr>
              <w:pStyle w:val="TableParagraph"/>
              <w:ind w:left="70"/>
              <w:rPr>
                <w:del w:id="340" w:author="Cindy Hobbs" w:date="2026-09-25T20:04:00Z" w16du:dateUtc="2026-09-26T00:04:00Z"/>
                <w:b/>
                <w:sz w:val="19"/>
              </w:rPr>
            </w:pPr>
            <w:del w:id="341" w:author="Cindy Hobbs" w:date="2026-09-25T20:04:00Z" w16du:dateUtc="2026-09-26T00:04:00Z">
              <w:r>
                <w:rPr>
                  <w:sz w:val="20"/>
                </w:rPr>
                <w:delText>MILITARY SERVICE</w:delText>
              </w:r>
            </w:del>
          </w:p>
          <w:p w14:paraId="21C27E85" w14:textId="77777777" w:rsidR="00912427" w:rsidRDefault="0004219D">
            <w:pPr>
              <w:pStyle w:val="TableParagraph"/>
              <w:spacing w:before="170"/>
              <w:ind w:left="67"/>
              <w:rPr>
                <w:del w:id="342" w:author="Cindy Hobbs" w:date="2026-09-25T20:04:00Z" w16du:dateUtc="2026-09-26T00:04:00Z"/>
                <w:sz w:val="16"/>
              </w:rPr>
            </w:pPr>
            <w:del w:id="343" w:author="Cindy Hobbs" w:date="2026-09-25T20:04:00Z" w16du:dateUtc="2026-09-26T00:04:00Z">
              <w:r>
                <w:rPr>
                  <w:color w:val="1C1C1C"/>
                  <w:sz w:val="16"/>
                </w:rPr>
                <w:delText>Branch</w:delText>
              </w:r>
            </w:del>
          </w:p>
        </w:tc>
        <w:tc>
          <w:tcPr>
            <w:tcW w:w="1065" w:type="dxa"/>
          </w:tcPr>
          <w:p w14:paraId="3D7C6D43" w14:textId="77777777" w:rsidR="00912427" w:rsidRDefault="00912427">
            <w:pPr>
              <w:pStyle w:val="TableParagraph"/>
              <w:rPr>
                <w:del w:id="344" w:author="Cindy Hobbs" w:date="2026-09-25T20:04:00Z" w16du:dateUtc="2026-09-26T00:04:00Z"/>
                <w:sz w:val="16"/>
              </w:rPr>
            </w:pPr>
          </w:p>
        </w:tc>
        <w:tc>
          <w:tcPr>
            <w:tcW w:w="1957" w:type="dxa"/>
          </w:tcPr>
          <w:p w14:paraId="69787EFA" w14:textId="77777777" w:rsidR="00912427" w:rsidRDefault="00912427">
            <w:pPr>
              <w:pStyle w:val="TableParagraph"/>
              <w:rPr>
                <w:del w:id="345" w:author="Cindy Hobbs" w:date="2026-09-25T20:04:00Z" w16du:dateUtc="2026-09-26T00:04:00Z"/>
                <w:sz w:val="18"/>
              </w:rPr>
            </w:pPr>
          </w:p>
          <w:p w14:paraId="4EAC1C47" w14:textId="77777777" w:rsidR="00912427" w:rsidRDefault="00912427">
            <w:pPr>
              <w:pStyle w:val="TableParagraph"/>
              <w:rPr>
                <w:del w:id="346" w:author="Cindy Hobbs" w:date="2026-09-25T20:04:00Z" w16du:dateUtc="2026-09-26T00:04:00Z"/>
                <w:sz w:val="18"/>
              </w:rPr>
            </w:pPr>
          </w:p>
          <w:p w14:paraId="3BC5B95E" w14:textId="77777777" w:rsidR="00912427" w:rsidRDefault="00912427">
            <w:pPr>
              <w:pStyle w:val="TableParagraph"/>
              <w:spacing w:before="5"/>
              <w:rPr>
                <w:del w:id="347" w:author="Cindy Hobbs" w:date="2026-09-25T20:04:00Z" w16du:dateUtc="2026-09-26T00:04:00Z"/>
                <w:sz w:val="19"/>
              </w:rPr>
            </w:pPr>
          </w:p>
          <w:p w14:paraId="2B65225E" w14:textId="77777777" w:rsidR="00912427" w:rsidRDefault="0004219D">
            <w:pPr>
              <w:pStyle w:val="TableParagraph"/>
              <w:tabs>
                <w:tab w:val="left" w:pos="1384"/>
              </w:tabs>
              <w:spacing w:before="1"/>
              <w:ind w:right="190"/>
              <w:jc w:val="right"/>
              <w:rPr>
                <w:del w:id="348" w:author="Cindy Hobbs" w:date="2026-09-25T20:04:00Z" w16du:dateUtc="2026-09-26T00:04:00Z"/>
                <w:sz w:val="16"/>
              </w:rPr>
            </w:pPr>
            <w:del w:id="349" w:author="Cindy Hobbs" w:date="2026-09-25T20:04:00Z" w16du:dateUtc="2026-09-26T00:04:00Z">
              <w:r>
                <w:rPr>
                  <w:color w:val="1C1C1C"/>
                  <w:w w:val="105"/>
                  <w:sz w:val="16"/>
                </w:rPr>
                <w:delText>From</w:delText>
              </w:r>
              <w:r>
                <w:rPr>
                  <w:color w:val="1C1C1C"/>
                  <w:w w:val="105"/>
                  <w:sz w:val="16"/>
                </w:rPr>
                <w:tab/>
              </w:r>
              <w:r>
                <w:rPr>
                  <w:color w:val="1C1C1C"/>
                  <w:spacing w:val="-1"/>
                  <w:w w:val="105"/>
                  <w:sz w:val="16"/>
                </w:rPr>
                <w:delText>To</w:delText>
              </w:r>
            </w:del>
          </w:p>
        </w:tc>
        <w:tc>
          <w:tcPr>
            <w:tcW w:w="248" w:type="dxa"/>
          </w:tcPr>
          <w:p w14:paraId="61E4341B" w14:textId="77777777" w:rsidR="00912427" w:rsidRDefault="00912427">
            <w:pPr>
              <w:pStyle w:val="TableParagraph"/>
              <w:rPr>
                <w:del w:id="350" w:author="Cindy Hobbs" w:date="2026-09-25T20:04:00Z" w16du:dateUtc="2026-09-26T00:04:00Z"/>
                <w:sz w:val="16"/>
              </w:rPr>
            </w:pPr>
          </w:p>
        </w:tc>
      </w:tr>
      <w:tr w:rsidR="00912427" w14:paraId="6001A4D9" w14:textId="77777777" w:rsidTr="0004219D">
        <w:trPr>
          <w:trHeight w:val="442"/>
          <w:del w:id="351" w:author="Cindy Hobbs" w:date="2026-09-25T20:04:00Z" w16du:dateUtc="2026-09-26T00:04:00Z"/>
        </w:trPr>
        <w:tc>
          <w:tcPr>
            <w:tcW w:w="5338" w:type="dxa"/>
          </w:tcPr>
          <w:p w14:paraId="1924A573" w14:textId="77777777" w:rsidR="00912427" w:rsidRDefault="0004219D">
            <w:pPr>
              <w:pStyle w:val="TableParagraph"/>
              <w:spacing w:before="113"/>
              <w:ind w:left="61"/>
              <w:rPr>
                <w:del w:id="352" w:author="Cindy Hobbs" w:date="2026-09-25T20:04:00Z" w16du:dateUtc="2026-09-26T00:04:00Z"/>
                <w:sz w:val="16"/>
              </w:rPr>
            </w:pPr>
            <w:del w:id="353" w:author="Cindy Hobbs" w:date="2026-09-25T20:04:00Z" w16du:dateUtc="2026-09-26T00:04:00Z">
              <w:r>
                <w:rPr>
                  <w:color w:val="1C1C1C"/>
                  <w:sz w:val="16"/>
                </w:rPr>
                <w:delText>Rank at Discharge</w:delText>
              </w:r>
            </w:del>
          </w:p>
        </w:tc>
        <w:tc>
          <w:tcPr>
            <w:tcW w:w="1065" w:type="dxa"/>
          </w:tcPr>
          <w:p w14:paraId="2DEBDA56" w14:textId="77777777" w:rsidR="00912427" w:rsidRDefault="00912427">
            <w:pPr>
              <w:pStyle w:val="TableParagraph"/>
              <w:rPr>
                <w:del w:id="354" w:author="Cindy Hobbs" w:date="2026-09-25T20:04:00Z" w16du:dateUtc="2026-09-26T00:04:00Z"/>
                <w:sz w:val="16"/>
              </w:rPr>
            </w:pPr>
          </w:p>
        </w:tc>
        <w:tc>
          <w:tcPr>
            <w:tcW w:w="1957" w:type="dxa"/>
          </w:tcPr>
          <w:p w14:paraId="4C23D980" w14:textId="77777777" w:rsidR="00912427" w:rsidRDefault="0004219D">
            <w:pPr>
              <w:pStyle w:val="TableParagraph"/>
              <w:spacing w:before="117"/>
              <w:ind w:left="182"/>
              <w:rPr>
                <w:del w:id="355" w:author="Cindy Hobbs" w:date="2026-09-25T20:04:00Z" w16du:dateUtc="2026-09-26T00:04:00Z"/>
                <w:sz w:val="16"/>
              </w:rPr>
            </w:pPr>
            <w:del w:id="356" w:author="Cindy Hobbs" w:date="2026-09-25T20:04:00Z" w16du:dateUtc="2026-09-26T00:04:00Z">
              <w:r>
                <w:rPr>
                  <w:color w:val="1C1C1C"/>
                  <w:sz w:val="16"/>
                </w:rPr>
                <w:delText>Type of Discharge</w:delText>
              </w:r>
            </w:del>
          </w:p>
        </w:tc>
        <w:tc>
          <w:tcPr>
            <w:tcW w:w="248" w:type="dxa"/>
          </w:tcPr>
          <w:p w14:paraId="165BEF8D" w14:textId="77777777" w:rsidR="00912427" w:rsidRDefault="00912427">
            <w:pPr>
              <w:pStyle w:val="TableParagraph"/>
              <w:rPr>
                <w:del w:id="357" w:author="Cindy Hobbs" w:date="2026-09-25T20:04:00Z" w16du:dateUtc="2026-09-26T00:04:00Z"/>
                <w:sz w:val="16"/>
              </w:rPr>
            </w:pPr>
          </w:p>
        </w:tc>
      </w:tr>
      <w:tr w:rsidR="00912427" w14:paraId="2587BB47" w14:textId="77777777" w:rsidTr="0004219D">
        <w:trPr>
          <w:trHeight w:val="310"/>
          <w:del w:id="358" w:author="Cindy Hobbs" w:date="2026-09-25T20:04:00Z" w16du:dateUtc="2026-09-26T00:04:00Z"/>
        </w:trPr>
        <w:tc>
          <w:tcPr>
            <w:tcW w:w="5338" w:type="dxa"/>
          </w:tcPr>
          <w:p w14:paraId="3A1E149D" w14:textId="77777777" w:rsidR="00912427" w:rsidRDefault="0004219D">
            <w:pPr>
              <w:pStyle w:val="TableParagraph"/>
              <w:spacing w:before="117" w:line="173" w:lineRule="exact"/>
              <w:ind w:left="50"/>
              <w:rPr>
                <w:del w:id="359" w:author="Cindy Hobbs" w:date="2026-09-25T20:04:00Z" w16du:dateUtc="2026-09-26T00:04:00Z"/>
                <w:sz w:val="16"/>
              </w:rPr>
            </w:pPr>
            <w:del w:id="360" w:author="Cindy Hobbs" w:date="2026-09-25T20:04:00Z" w16du:dateUtc="2026-09-26T00:04:00Z">
              <w:r>
                <w:rPr>
                  <w:color w:val="1C1C1C"/>
                  <w:sz w:val="16"/>
                </w:rPr>
                <w:delText>If other than honorable, explain</w:delText>
              </w:r>
            </w:del>
          </w:p>
        </w:tc>
        <w:tc>
          <w:tcPr>
            <w:tcW w:w="1065" w:type="dxa"/>
          </w:tcPr>
          <w:p w14:paraId="2F09A793" w14:textId="77777777" w:rsidR="00912427" w:rsidRDefault="00912427">
            <w:pPr>
              <w:pStyle w:val="TableParagraph"/>
              <w:rPr>
                <w:del w:id="361" w:author="Cindy Hobbs" w:date="2026-09-25T20:04:00Z" w16du:dateUtc="2026-09-26T00:04:00Z"/>
                <w:sz w:val="16"/>
              </w:rPr>
            </w:pPr>
          </w:p>
        </w:tc>
        <w:tc>
          <w:tcPr>
            <w:tcW w:w="1957" w:type="dxa"/>
          </w:tcPr>
          <w:p w14:paraId="206E7265" w14:textId="77777777" w:rsidR="00912427" w:rsidRDefault="00912427">
            <w:pPr>
              <w:pStyle w:val="TableParagraph"/>
              <w:rPr>
                <w:del w:id="362" w:author="Cindy Hobbs" w:date="2026-09-25T20:04:00Z" w16du:dateUtc="2026-09-26T00:04:00Z"/>
                <w:sz w:val="16"/>
              </w:rPr>
            </w:pPr>
          </w:p>
        </w:tc>
        <w:tc>
          <w:tcPr>
            <w:tcW w:w="248" w:type="dxa"/>
          </w:tcPr>
          <w:p w14:paraId="482744D0" w14:textId="77777777" w:rsidR="00912427" w:rsidRDefault="00912427">
            <w:pPr>
              <w:pStyle w:val="TableParagraph"/>
              <w:rPr>
                <w:del w:id="363" w:author="Cindy Hobbs" w:date="2026-09-25T20:04:00Z" w16du:dateUtc="2026-09-26T00:04:00Z"/>
                <w:sz w:val="16"/>
              </w:rPr>
            </w:pPr>
          </w:p>
        </w:tc>
      </w:tr>
    </w:tbl>
    <w:p w14:paraId="3C53B691" w14:textId="77777777" w:rsidR="00C73EB4" w:rsidRDefault="00C73EB4" w:rsidP="00C73EB4">
      <w:pPr>
        <w:spacing w:line="276" w:lineRule="auto"/>
        <w:ind w:left="240"/>
        <w:jc w:val="center"/>
        <w:rPr>
          <w:ins w:id="364" w:author="Cindy Hobbs" w:date="2026-09-25T20:04:00Z" w16du:dateUtc="2026-09-26T00:04:00Z"/>
          <w:b/>
          <w:i/>
          <w:color w:val="FF0000"/>
          <w:sz w:val="20"/>
          <w:szCs w:val="20"/>
        </w:rPr>
      </w:pPr>
    </w:p>
    <w:p w14:paraId="728FB8BB" w14:textId="761089CA" w:rsidR="007A0818" w:rsidRDefault="00C10594" w:rsidP="00415DAE">
      <w:pPr>
        <w:rPr>
          <w:ins w:id="365" w:author="Cindy Hobbs" w:date="2026-09-25T20:04:00Z" w16du:dateUtc="2026-09-26T00:04:00Z"/>
          <w:b/>
          <w:caps/>
          <w:sz w:val="18"/>
          <w:szCs w:val="18"/>
        </w:rPr>
      </w:pPr>
      <w:ins w:id="366" w:author="Cindy Hobbs" w:date="2026-09-25T20:04:00Z" w16du:dateUtc="2026-09-26T00:04:00Z">
        <w:r>
          <w:rPr>
            <w:b/>
            <w:sz w:val="18"/>
            <w:szCs w:val="18"/>
            <w:highlight w:val="yellow"/>
          </w:rPr>
          <w:t>Submit o</w:t>
        </w:r>
        <w:r w:rsidR="0069154E">
          <w:rPr>
            <w:b/>
            <w:sz w:val="18"/>
            <w:szCs w:val="18"/>
            <w:highlight w:val="yellow"/>
          </w:rPr>
          <w:t xml:space="preserve">ne (1) new </w:t>
        </w:r>
        <w:r w:rsidR="004D6B8D" w:rsidRPr="00B33A58">
          <w:rPr>
            <w:b/>
            <w:sz w:val="18"/>
            <w:szCs w:val="18"/>
            <w:highlight w:val="yellow"/>
          </w:rPr>
          <w:t>product</w:t>
        </w:r>
        <w:r w:rsidR="0069154E">
          <w:rPr>
            <w:b/>
            <w:sz w:val="18"/>
            <w:szCs w:val="18"/>
            <w:highlight w:val="yellow"/>
          </w:rPr>
          <w:t xml:space="preserve"> </w:t>
        </w:r>
        <w:r w:rsidR="003D3A59">
          <w:rPr>
            <w:b/>
            <w:sz w:val="18"/>
            <w:szCs w:val="18"/>
            <w:highlight w:val="yellow"/>
          </w:rPr>
          <w:t>per form</w:t>
        </w:r>
        <w:r w:rsidR="005447C2">
          <w:rPr>
            <w:b/>
            <w:sz w:val="18"/>
            <w:szCs w:val="18"/>
            <w:highlight w:val="yellow"/>
          </w:rPr>
          <w:t>.</w:t>
        </w:r>
        <w:r w:rsidR="001920F7">
          <w:rPr>
            <w:b/>
            <w:sz w:val="18"/>
            <w:szCs w:val="18"/>
            <w:highlight w:val="yellow"/>
          </w:rPr>
          <w:t xml:space="preserve"> If</w:t>
        </w:r>
        <w:r>
          <w:rPr>
            <w:b/>
            <w:sz w:val="18"/>
            <w:szCs w:val="18"/>
            <w:highlight w:val="yellow"/>
          </w:rPr>
          <w:t xml:space="preserve"> product normally has </w:t>
        </w:r>
        <w:r w:rsidR="001920F7">
          <w:rPr>
            <w:b/>
            <w:sz w:val="18"/>
            <w:szCs w:val="18"/>
            <w:highlight w:val="yellow"/>
          </w:rPr>
          <w:t>multiple flavors</w:t>
        </w:r>
        <w:r>
          <w:rPr>
            <w:b/>
            <w:sz w:val="18"/>
            <w:szCs w:val="18"/>
            <w:highlight w:val="yellow"/>
          </w:rPr>
          <w:t xml:space="preserve"> (muffins, cookies, juice etc.)</w:t>
        </w:r>
        <w:r w:rsidR="001920F7">
          <w:rPr>
            <w:b/>
            <w:sz w:val="18"/>
            <w:szCs w:val="18"/>
            <w:highlight w:val="yellow"/>
          </w:rPr>
          <w:t>, include all codes and flavors</w:t>
        </w:r>
        <w:r w:rsidR="009A5004">
          <w:rPr>
            <w:b/>
            <w:sz w:val="18"/>
            <w:szCs w:val="18"/>
            <w:highlight w:val="yellow"/>
          </w:rPr>
          <w:t xml:space="preserve"> on the same form</w:t>
        </w:r>
        <w:r w:rsidR="001920F7">
          <w:rPr>
            <w:b/>
            <w:sz w:val="18"/>
            <w:szCs w:val="18"/>
            <w:highlight w:val="yellow"/>
          </w:rPr>
          <w:t>.</w:t>
        </w:r>
        <w:r>
          <w:rPr>
            <w:b/>
            <w:sz w:val="18"/>
            <w:szCs w:val="18"/>
            <w:highlight w:val="yellow"/>
          </w:rPr>
          <w:t xml:space="preserve"> </w:t>
        </w:r>
        <w:r w:rsidR="004E56A4">
          <w:rPr>
            <w:b/>
            <w:sz w:val="18"/>
            <w:szCs w:val="18"/>
            <w:highlight w:val="yellow"/>
          </w:rPr>
          <w:t xml:space="preserve"> Manufacturer agree</w:t>
        </w:r>
        <w:r w:rsidR="00A31D78">
          <w:rPr>
            <w:b/>
            <w:sz w:val="18"/>
            <w:szCs w:val="18"/>
            <w:highlight w:val="yellow"/>
          </w:rPr>
          <w:t>s</w:t>
        </w:r>
        <w:r w:rsidR="004E56A4">
          <w:rPr>
            <w:b/>
            <w:sz w:val="18"/>
            <w:szCs w:val="18"/>
            <w:highlight w:val="yellow"/>
          </w:rPr>
          <w:t xml:space="preserve"> that if product</w:t>
        </w:r>
        <w:r w:rsidR="00A31D78">
          <w:rPr>
            <w:b/>
            <w:sz w:val="18"/>
            <w:szCs w:val="18"/>
            <w:highlight w:val="yellow"/>
          </w:rPr>
          <w:t xml:space="preserve"> listed below</w:t>
        </w:r>
        <w:r w:rsidR="004E56A4">
          <w:rPr>
            <w:b/>
            <w:sz w:val="18"/>
            <w:szCs w:val="18"/>
            <w:highlight w:val="yellow"/>
          </w:rPr>
          <w:t xml:space="preserve"> is approved for inclusion </w:t>
        </w:r>
        <w:r w:rsidR="008F17FF">
          <w:rPr>
            <w:b/>
            <w:sz w:val="18"/>
            <w:szCs w:val="18"/>
            <w:highlight w:val="yellow"/>
          </w:rPr>
          <w:t>in</w:t>
        </w:r>
        <w:r w:rsidR="004E56A4">
          <w:rPr>
            <w:b/>
            <w:sz w:val="18"/>
            <w:szCs w:val="18"/>
            <w:highlight w:val="yellow"/>
          </w:rPr>
          <w:t xml:space="preserve"> the </w:t>
        </w:r>
        <w:r w:rsidR="008F17FF">
          <w:rPr>
            <w:b/>
            <w:sz w:val="18"/>
            <w:szCs w:val="18"/>
            <w:highlight w:val="yellow"/>
          </w:rPr>
          <w:t>upcoming NCPA</w:t>
        </w:r>
        <w:r w:rsidR="00F90F76">
          <w:rPr>
            <w:b/>
            <w:sz w:val="18"/>
            <w:szCs w:val="18"/>
            <w:highlight w:val="yellow"/>
          </w:rPr>
          <w:t xml:space="preserve"> </w:t>
        </w:r>
        <w:r w:rsidR="004E56A4">
          <w:rPr>
            <w:b/>
            <w:sz w:val="18"/>
            <w:szCs w:val="18"/>
            <w:highlight w:val="yellow"/>
          </w:rPr>
          <w:t xml:space="preserve">bid </w:t>
        </w:r>
        <w:r w:rsidR="008F17FF">
          <w:rPr>
            <w:b/>
            <w:sz w:val="18"/>
            <w:szCs w:val="18"/>
            <w:highlight w:val="yellow"/>
          </w:rPr>
          <w:t xml:space="preserve">period, </w:t>
        </w:r>
        <w:r w:rsidR="004E56A4">
          <w:rPr>
            <w:b/>
            <w:sz w:val="18"/>
            <w:szCs w:val="18"/>
            <w:highlight w:val="yellow"/>
          </w:rPr>
          <w:t xml:space="preserve">that </w:t>
        </w:r>
        <w:r w:rsidR="004E56A4" w:rsidRPr="00A31D78">
          <w:rPr>
            <w:b/>
            <w:sz w:val="18"/>
            <w:szCs w:val="18"/>
            <w:highlight w:val="yellow"/>
          </w:rPr>
          <w:t xml:space="preserve">the product </w:t>
        </w:r>
        <w:r w:rsidR="001920F7">
          <w:rPr>
            <w:b/>
            <w:sz w:val="18"/>
            <w:szCs w:val="18"/>
            <w:highlight w:val="yellow"/>
          </w:rPr>
          <w:t>may</w:t>
        </w:r>
        <w:r w:rsidR="004E56A4" w:rsidRPr="00A31D78">
          <w:rPr>
            <w:b/>
            <w:sz w:val="18"/>
            <w:szCs w:val="18"/>
            <w:highlight w:val="yellow"/>
          </w:rPr>
          <w:t xml:space="preserve"> be </w:t>
        </w:r>
        <w:r w:rsidR="00A31D78" w:rsidRPr="00A31D78">
          <w:rPr>
            <w:b/>
            <w:sz w:val="18"/>
            <w:szCs w:val="18"/>
            <w:highlight w:val="yellow"/>
          </w:rPr>
          <w:t xml:space="preserve">bid direct to the NCPA on the Direct to Manufacturer Bid and will be </w:t>
        </w:r>
        <w:r w:rsidR="004E56A4" w:rsidRPr="00A31D78">
          <w:rPr>
            <w:b/>
            <w:sz w:val="18"/>
            <w:szCs w:val="18"/>
            <w:highlight w:val="yellow"/>
          </w:rPr>
          <w:t>made available to all NCPA distributors</w:t>
        </w:r>
        <w:r w:rsidR="00A31D78" w:rsidRPr="00A31D78">
          <w:rPr>
            <w:b/>
            <w:sz w:val="18"/>
            <w:szCs w:val="18"/>
            <w:highlight w:val="yellow"/>
          </w:rPr>
          <w:t xml:space="preserve"> </w:t>
        </w:r>
        <w:r w:rsidR="008F17FF">
          <w:rPr>
            <w:b/>
            <w:sz w:val="18"/>
            <w:szCs w:val="18"/>
            <w:highlight w:val="yellow"/>
          </w:rPr>
          <w:t>during the upcoming bid period</w:t>
        </w:r>
        <w:r w:rsidR="00A31D78" w:rsidRPr="00A31D78">
          <w:rPr>
            <w:b/>
            <w:sz w:val="18"/>
            <w:szCs w:val="18"/>
            <w:highlight w:val="yellow"/>
          </w:rPr>
          <w:t>.</w:t>
        </w:r>
        <w:r>
          <w:rPr>
            <w:b/>
            <w:sz w:val="18"/>
            <w:szCs w:val="18"/>
            <w:highlight w:val="yellow"/>
          </w:rPr>
          <w:t xml:space="preserve"> </w:t>
        </w:r>
        <w:r w:rsidR="00A909E8">
          <w:rPr>
            <w:b/>
            <w:sz w:val="18"/>
            <w:szCs w:val="18"/>
            <w:highlight w:val="yellow"/>
          </w:rPr>
          <w:t xml:space="preserve">Manufacturer also agrees to </w:t>
        </w:r>
        <w:r w:rsidR="00AF7F69">
          <w:rPr>
            <w:b/>
            <w:sz w:val="18"/>
            <w:szCs w:val="18"/>
            <w:highlight w:val="yellow"/>
          </w:rPr>
          <w:t xml:space="preserve">publish product information to the GDSN and to 1FS </w:t>
        </w:r>
        <w:r w:rsidR="007E54CF">
          <w:rPr>
            <w:b/>
            <w:sz w:val="18"/>
            <w:szCs w:val="18"/>
            <w:highlight w:val="yellow"/>
          </w:rPr>
          <w:t xml:space="preserve">database. </w:t>
        </w:r>
        <w:r w:rsidRPr="00C10594">
          <w:rPr>
            <w:b/>
            <w:sz w:val="18"/>
            <w:szCs w:val="18"/>
            <w:highlight w:val="yellow"/>
          </w:rPr>
          <w:t xml:space="preserve">There is not a limit to the number of products that may be submitted during a year. Food products must be sponsored by a member district and tested prior to submitting request form. </w:t>
        </w:r>
        <w:r w:rsidRPr="00A918A0">
          <w:rPr>
            <w:b/>
            <w:sz w:val="18"/>
            <w:szCs w:val="18"/>
            <w:highlight w:val="yellow"/>
          </w:rPr>
          <w:t>Product must pass testing with a score of 85% or better.</w:t>
        </w:r>
        <w:r>
          <w:rPr>
            <w:b/>
            <w:sz w:val="18"/>
            <w:szCs w:val="18"/>
          </w:rPr>
          <w:t xml:space="preserve"> 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4"/>
        <w:gridCol w:w="1201"/>
        <w:gridCol w:w="1776"/>
        <w:gridCol w:w="997"/>
        <w:gridCol w:w="1137"/>
        <w:gridCol w:w="1526"/>
        <w:gridCol w:w="1299"/>
      </w:tblGrid>
      <w:tr w:rsidR="007A4B7B" w14:paraId="54E437A8" w14:textId="2B39F66D" w:rsidTr="007A4B7B">
        <w:trPr>
          <w:ins w:id="367" w:author="Cindy Hobbs" w:date="2026-09-25T20:04:00Z" w16du:dateUtc="2026-09-26T00:04:00Z"/>
        </w:trPr>
        <w:tc>
          <w:tcPr>
            <w:tcW w:w="2854" w:type="dxa"/>
          </w:tcPr>
          <w:p w14:paraId="0EAED8E5" w14:textId="7A83F895" w:rsidR="007A4B7B" w:rsidRDefault="00C10594" w:rsidP="00AB7570">
            <w:pPr>
              <w:jc w:val="center"/>
              <w:rPr>
                <w:ins w:id="368" w:author="Cindy Hobbs" w:date="2026-09-25T20:04:00Z" w16du:dateUtc="2026-09-26T00:04:00Z"/>
                <w:b/>
                <w:caps/>
                <w:sz w:val="18"/>
                <w:szCs w:val="18"/>
              </w:rPr>
            </w:pPr>
            <w:ins w:id="369" w:author="Cindy Hobbs" w:date="2026-09-25T20:04:00Z" w16du:dateUtc="2026-09-26T00:04:00Z">
              <w:r>
                <w:rPr>
                  <w:b/>
                  <w:caps/>
                  <w:sz w:val="18"/>
                  <w:szCs w:val="18"/>
                </w:rPr>
                <w:t xml:space="preserve">pRODUCT dESCRIPTION </w:t>
              </w:r>
            </w:ins>
          </w:p>
        </w:tc>
        <w:tc>
          <w:tcPr>
            <w:tcW w:w="1201" w:type="dxa"/>
          </w:tcPr>
          <w:p w14:paraId="64C37F83" w14:textId="77777777" w:rsidR="007A4B7B" w:rsidRDefault="007A4B7B" w:rsidP="00AB7570">
            <w:pPr>
              <w:jc w:val="center"/>
              <w:rPr>
                <w:ins w:id="370" w:author="Cindy Hobbs" w:date="2026-09-25T20:04:00Z" w16du:dateUtc="2026-09-26T00:04:00Z"/>
                <w:b/>
                <w:caps/>
                <w:sz w:val="18"/>
                <w:szCs w:val="18"/>
              </w:rPr>
            </w:pPr>
            <w:ins w:id="371" w:author="Cindy Hobbs" w:date="2026-09-25T20:04:00Z" w16du:dateUtc="2026-09-26T00:04:00Z">
              <w:r>
                <w:rPr>
                  <w:b/>
                  <w:caps/>
                  <w:sz w:val="18"/>
                  <w:szCs w:val="18"/>
                </w:rPr>
                <w:t>Brand Name</w:t>
              </w:r>
            </w:ins>
          </w:p>
        </w:tc>
        <w:tc>
          <w:tcPr>
            <w:tcW w:w="1776" w:type="dxa"/>
          </w:tcPr>
          <w:p w14:paraId="3AFFB8E1" w14:textId="4FBB3788" w:rsidR="007A4B7B" w:rsidRDefault="007A4B7B" w:rsidP="00AB7570">
            <w:pPr>
              <w:jc w:val="center"/>
              <w:rPr>
                <w:ins w:id="372" w:author="Cindy Hobbs" w:date="2026-09-25T20:04:00Z" w16du:dateUtc="2026-09-26T00:04:00Z"/>
                <w:b/>
                <w:caps/>
                <w:sz w:val="18"/>
                <w:szCs w:val="18"/>
              </w:rPr>
            </w:pPr>
            <w:ins w:id="373" w:author="Cindy Hobbs" w:date="2026-09-25T20:04:00Z" w16du:dateUtc="2026-09-26T00:04:00Z">
              <w:r>
                <w:rPr>
                  <w:b/>
                  <w:caps/>
                  <w:sz w:val="18"/>
                  <w:szCs w:val="18"/>
                </w:rPr>
                <w:t xml:space="preserve">manufacturer COMMERCIAL </w:t>
              </w:r>
              <w:r w:rsidR="00AF7F69">
                <w:rPr>
                  <w:b/>
                  <w:caps/>
                  <w:sz w:val="18"/>
                  <w:szCs w:val="18"/>
                </w:rPr>
                <w:t xml:space="preserve">Product </w:t>
              </w:r>
              <w:r>
                <w:rPr>
                  <w:b/>
                  <w:caps/>
                  <w:sz w:val="18"/>
                  <w:szCs w:val="18"/>
                </w:rPr>
                <w:t>code#</w:t>
              </w:r>
              <w:r w:rsidR="00AF7F69">
                <w:rPr>
                  <w:b/>
                  <w:caps/>
                  <w:sz w:val="18"/>
                  <w:szCs w:val="18"/>
                </w:rPr>
                <w:t xml:space="preserve"> And GTIN#</w:t>
              </w:r>
            </w:ins>
          </w:p>
          <w:p w14:paraId="49A92AA5" w14:textId="625F03C2" w:rsidR="007A4B7B" w:rsidRPr="001920F7" w:rsidRDefault="007A4B7B" w:rsidP="00AF7F69">
            <w:pPr>
              <w:rPr>
                <w:ins w:id="374" w:author="Cindy Hobbs" w:date="2026-09-25T20:04:00Z" w16du:dateUtc="2026-09-26T00:04:00Z"/>
                <w:caps/>
                <w:sz w:val="16"/>
                <w:szCs w:val="16"/>
              </w:rPr>
            </w:pPr>
          </w:p>
        </w:tc>
        <w:tc>
          <w:tcPr>
            <w:tcW w:w="997" w:type="dxa"/>
          </w:tcPr>
          <w:p w14:paraId="79D5DB79" w14:textId="7DF5039E" w:rsidR="007A4B7B" w:rsidRDefault="007A4B7B" w:rsidP="00AB7570">
            <w:pPr>
              <w:jc w:val="center"/>
              <w:rPr>
                <w:ins w:id="375" w:author="Cindy Hobbs" w:date="2026-09-25T20:04:00Z" w16du:dateUtc="2026-09-26T00:04:00Z"/>
                <w:b/>
                <w:caps/>
                <w:sz w:val="18"/>
                <w:szCs w:val="18"/>
              </w:rPr>
            </w:pPr>
            <w:ins w:id="376" w:author="Cindy Hobbs" w:date="2026-09-25T20:04:00Z" w16du:dateUtc="2026-09-26T00:04:00Z">
              <w:r>
                <w:rPr>
                  <w:b/>
                  <w:caps/>
                  <w:sz w:val="18"/>
                  <w:szCs w:val="18"/>
                </w:rPr>
                <w:t>Pack SIZE</w:t>
              </w:r>
            </w:ins>
          </w:p>
        </w:tc>
        <w:tc>
          <w:tcPr>
            <w:tcW w:w="1137" w:type="dxa"/>
          </w:tcPr>
          <w:p w14:paraId="1C51A180" w14:textId="77777777" w:rsidR="007A4B7B" w:rsidRDefault="007A4B7B" w:rsidP="00AB7570">
            <w:pPr>
              <w:jc w:val="center"/>
              <w:rPr>
                <w:ins w:id="377" w:author="Cindy Hobbs" w:date="2026-09-25T20:04:00Z" w16du:dateUtc="2026-09-26T00:04:00Z"/>
                <w:b/>
                <w:caps/>
                <w:sz w:val="18"/>
                <w:szCs w:val="18"/>
              </w:rPr>
            </w:pPr>
            <w:ins w:id="378" w:author="Cindy Hobbs" w:date="2026-09-25T20:04:00Z" w16du:dateUtc="2026-09-26T00:04:00Z">
              <w:r>
                <w:rPr>
                  <w:b/>
                  <w:caps/>
                  <w:sz w:val="18"/>
                  <w:szCs w:val="18"/>
                </w:rPr>
                <w:t>servings per case</w:t>
              </w:r>
            </w:ins>
          </w:p>
        </w:tc>
        <w:tc>
          <w:tcPr>
            <w:tcW w:w="1526" w:type="dxa"/>
          </w:tcPr>
          <w:p w14:paraId="02AD7EC0" w14:textId="77777777" w:rsidR="007A4B7B" w:rsidRDefault="007A4B7B" w:rsidP="00AB7570">
            <w:pPr>
              <w:jc w:val="center"/>
              <w:rPr>
                <w:ins w:id="379" w:author="Cindy Hobbs" w:date="2026-09-25T20:04:00Z" w16du:dateUtc="2026-09-26T00:04:00Z"/>
                <w:b/>
                <w:caps/>
                <w:sz w:val="18"/>
                <w:szCs w:val="18"/>
              </w:rPr>
            </w:pPr>
            <w:ins w:id="380" w:author="Cindy Hobbs" w:date="2026-09-25T20:04:00Z" w16du:dateUtc="2026-09-26T00:04:00Z">
              <w:r>
                <w:rPr>
                  <w:b/>
                  <w:caps/>
                  <w:sz w:val="18"/>
                  <w:szCs w:val="18"/>
                </w:rPr>
                <w:t>approx. commercial cost per serving</w:t>
              </w:r>
            </w:ins>
          </w:p>
        </w:tc>
        <w:tc>
          <w:tcPr>
            <w:tcW w:w="1299" w:type="dxa"/>
          </w:tcPr>
          <w:p w14:paraId="69AF7A54" w14:textId="60218F02" w:rsidR="007A4B7B" w:rsidRDefault="007A4B7B" w:rsidP="00AB7570">
            <w:pPr>
              <w:jc w:val="center"/>
              <w:rPr>
                <w:ins w:id="381" w:author="Cindy Hobbs" w:date="2026-09-25T20:04:00Z" w16du:dateUtc="2026-09-26T00:04:00Z"/>
                <w:b/>
                <w:caps/>
                <w:sz w:val="18"/>
                <w:szCs w:val="18"/>
              </w:rPr>
            </w:pPr>
            <w:ins w:id="382" w:author="Cindy Hobbs" w:date="2026-09-25T20:04:00Z" w16du:dateUtc="2026-09-26T00:04:00Z">
              <w:r>
                <w:rPr>
                  <w:b/>
                  <w:caps/>
                  <w:sz w:val="18"/>
                  <w:szCs w:val="18"/>
                </w:rPr>
                <w:t xml:space="preserve">Test SCore </w:t>
              </w:r>
            </w:ins>
          </w:p>
        </w:tc>
      </w:tr>
      <w:tr w:rsidR="007A4B7B" w:rsidRPr="000202B4" w14:paraId="16DABDF1" w14:textId="0BF4D457" w:rsidTr="007A4B7B">
        <w:trPr>
          <w:trHeight w:val="530"/>
          <w:ins w:id="383" w:author="Cindy Hobbs" w:date="2026-09-25T20:04:00Z" w16du:dateUtc="2026-09-26T00:04:00Z"/>
        </w:trPr>
        <w:tc>
          <w:tcPr>
            <w:tcW w:w="2854" w:type="dxa"/>
          </w:tcPr>
          <w:p w14:paraId="523812CE" w14:textId="77777777" w:rsidR="007A4B7B" w:rsidRDefault="007A4B7B" w:rsidP="00415DAE">
            <w:pPr>
              <w:rPr>
                <w:ins w:id="384" w:author="Cindy Hobbs" w:date="2026-09-25T20:04:00Z" w16du:dateUtc="2026-09-26T00:04:00Z"/>
                <w:caps/>
                <w:sz w:val="18"/>
                <w:szCs w:val="18"/>
              </w:rPr>
            </w:pPr>
          </w:p>
          <w:p w14:paraId="4C365375" w14:textId="77777777" w:rsidR="007A4B7B" w:rsidRDefault="007A4B7B" w:rsidP="00415DAE">
            <w:pPr>
              <w:rPr>
                <w:ins w:id="385" w:author="Cindy Hobbs" w:date="2026-09-25T20:04:00Z" w16du:dateUtc="2026-09-26T00:04:00Z"/>
                <w:caps/>
                <w:sz w:val="18"/>
                <w:szCs w:val="18"/>
              </w:rPr>
            </w:pPr>
          </w:p>
          <w:p w14:paraId="5B2C9B8D" w14:textId="77777777" w:rsidR="007A4B7B" w:rsidRDefault="007A4B7B" w:rsidP="00415DAE">
            <w:pPr>
              <w:rPr>
                <w:ins w:id="386" w:author="Cindy Hobbs" w:date="2026-09-25T20:04:00Z" w16du:dateUtc="2026-09-26T00:04:00Z"/>
                <w:caps/>
                <w:sz w:val="18"/>
                <w:szCs w:val="18"/>
              </w:rPr>
            </w:pPr>
          </w:p>
          <w:p w14:paraId="59584737" w14:textId="77777777" w:rsidR="007A4B7B" w:rsidRPr="000202B4" w:rsidRDefault="007A4B7B" w:rsidP="00415DAE">
            <w:pPr>
              <w:rPr>
                <w:ins w:id="387" w:author="Cindy Hobbs" w:date="2026-09-25T20:04:00Z" w16du:dateUtc="2026-09-26T00:04:00Z"/>
                <w:caps/>
                <w:sz w:val="18"/>
                <w:szCs w:val="18"/>
              </w:rPr>
            </w:pPr>
          </w:p>
        </w:tc>
        <w:tc>
          <w:tcPr>
            <w:tcW w:w="1201" w:type="dxa"/>
          </w:tcPr>
          <w:p w14:paraId="2AB0DE66" w14:textId="77777777" w:rsidR="007A4B7B" w:rsidRPr="000202B4" w:rsidRDefault="007A4B7B" w:rsidP="00415DAE">
            <w:pPr>
              <w:rPr>
                <w:ins w:id="388" w:author="Cindy Hobbs" w:date="2026-09-25T20:04:00Z" w16du:dateUtc="2026-09-26T00:04:00Z"/>
                <w:caps/>
                <w:sz w:val="18"/>
                <w:szCs w:val="18"/>
              </w:rPr>
            </w:pPr>
          </w:p>
        </w:tc>
        <w:tc>
          <w:tcPr>
            <w:tcW w:w="1776" w:type="dxa"/>
          </w:tcPr>
          <w:p w14:paraId="5E50CB97" w14:textId="77777777" w:rsidR="007A4B7B" w:rsidRPr="000202B4" w:rsidRDefault="007A4B7B" w:rsidP="00415DAE">
            <w:pPr>
              <w:rPr>
                <w:ins w:id="389" w:author="Cindy Hobbs" w:date="2026-09-25T20:04:00Z" w16du:dateUtc="2026-09-26T00:04:00Z"/>
                <w:caps/>
                <w:sz w:val="18"/>
                <w:szCs w:val="18"/>
              </w:rPr>
            </w:pPr>
          </w:p>
        </w:tc>
        <w:tc>
          <w:tcPr>
            <w:tcW w:w="997" w:type="dxa"/>
          </w:tcPr>
          <w:p w14:paraId="5C9F4635" w14:textId="0C31E20F" w:rsidR="007A4B7B" w:rsidRPr="000202B4" w:rsidRDefault="007A4B7B" w:rsidP="00415DAE">
            <w:pPr>
              <w:rPr>
                <w:ins w:id="390" w:author="Cindy Hobbs" w:date="2026-09-25T20:04:00Z" w16du:dateUtc="2026-09-26T00:04:00Z"/>
                <w:caps/>
                <w:sz w:val="18"/>
                <w:szCs w:val="18"/>
              </w:rPr>
            </w:pPr>
          </w:p>
        </w:tc>
        <w:tc>
          <w:tcPr>
            <w:tcW w:w="1137" w:type="dxa"/>
          </w:tcPr>
          <w:p w14:paraId="65553DBD" w14:textId="77777777" w:rsidR="007A4B7B" w:rsidRPr="000202B4" w:rsidRDefault="007A4B7B" w:rsidP="00415DAE">
            <w:pPr>
              <w:rPr>
                <w:ins w:id="391" w:author="Cindy Hobbs" w:date="2026-09-25T20:04:00Z" w16du:dateUtc="2026-09-26T00:04:00Z"/>
                <w:caps/>
                <w:sz w:val="18"/>
                <w:szCs w:val="18"/>
              </w:rPr>
            </w:pPr>
          </w:p>
        </w:tc>
        <w:tc>
          <w:tcPr>
            <w:tcW w:w="1526" w:type="dxa"/>
          </w:tcPr>
          <w:p w14:paraId="122E5760" w14:textId="77777777" w:rsidR="007A4B7B" w:rsidRPr="000202B4" w:rsidRDefault="007A4B7B" w:rsidP="00415DAE">
            <w:pPr>
              <w:rPr>
                <w:ins w:id="392" w:author="Cindy Hobbs" w:date="2026-09-25T20:04:00Z" w16du:dateUtc="2026-09-26T00:04:00Z"/>
                <w:caps/>
                <w:sz w:val="18"/>
                <w:szCs w:val="18"/>
              </w:rPr>
            </w:pPr>
          </w:p>
        </w:tc>
        <w:tc>
          <w:tcPr>
            <w:tcW w:w="1299" w:type="dxa"/>
          </w:tcPr>
          <w:p w14:paraId="4A82CFB1" w14:textId="77777777" w:rsidR="007A4B7B" w:rsidRPr="000202B4" w:rsidRDefault="007A4B7B" w:rsidP="00415DAE">
            <w:pPr>
              <w:rPr>
                <w:ins w:id="393" w:author="Cindy Hobbs" w:date="2026-09-25T20:04:00Z" w16du:dateUtc="2026-09-26T00:04:00Z"/>
                <w:caps/>
                <w:sz w:val="18"/>
                <w:szCs w:val="18"/>
              </w:rPr>
            </w:pPr>
          </w:p>
        </w:tc>
      </w:tr>
    </w:tbl>
    <w:p w14:paraId="2ED4BC2C" w14:textId="77777777" w:rsidR="007A0818" w:rsidRDefault="007A0818" w:rsidP="00415DAE">
      <w:pPr>
        <w:rPr>
          <w:ins w:id="394" w:author="Cindy Hobbs" w:date="2026-09-25T20:04:00Z" w16du:dateUtc="2026-09-26T00:04:00Z"/>
          <w:b/>
          <w:caps/>
          <w:sz w:val="18"/>
          <w:szCs w:val="18"/>
        </w:rPr>
      </w:pPr>
    </w:p>
    <w:p w14:paraId="3243A46D" w14:textId="25E2D6C7" w:rsidR="000202B4" w:rsidRDefault="000202B4" w:rsidP="008F17FF">
      <w:pPr>
        <w:jc w:val="center"/>
        <w:rPr>
          <w:ins w:id="395" w:author="Cindy Hobbs" w:date="2026-09-25T20:04:00Z" w16du:dateUtc="2026-09-26T00:04:00Z"/>
          <w:b/>
          <w:caps/>
          <w:sz w:val="18"/>
          <w:szCs w:val="18"/>
        </w:rPr>
      </w:pPr>
      <w:ins w:id="396" w:author="Cindy Hobbs" w:date="2026-09-25T20:04:00Z" w16du:dateUtc="2026-09-26T00:04:00Z">
        <w:r>
          <w:rPr>
            <w:b/>
            <w:caps/>
            <w:sz w:val="18"/>
            <w:szCs w:val="18"/>
          </w:rPr>
          <w:t>REquired Product Documentation CheckList</w:t>
        </w:r>
      </w:ins>
    </w:p>
    <w:p w14:paraId="6807A52A" w14:textId="7F3F2914" w:rsidR="003F4219" w:rsidRPr="003F4219" w:rsidRDefault="003F4219" w:rsidP="00415DAE">
      <w:pPr>
        <w:rPr>
          <w:ins w:id="397" w:author="Cindy Hobbs" w:date="2026-09-25T20:04:00Z" w16du:dateUtc="2026-09-26T00:04:00Z"/>
          <w:b/>
          <w:caps/>
          <w:color w:val="FF0000"/>
          <w:sz w:val="18"/>
          <w:szCs w:val="18"/>
        </w:rPr>
      </w:pPr>
      <w:ins w:id="398" w:author="Cindy Hobbs" w:date="2026-09-25T20:04:00Z" w16du:dateUtc="2026-09-26T00:04:00Z">
        <w:r w:rsidRPr="003F4219">
          <w:rPr>
            <w:b/>
            <w:color w:val="FF0000"/>
            <w:sz w:val="18"/>
            <w:szCs w:val="18"/>
          </w:rPr>
          <w:t xml:space="preserve">This request form </w:t>
        </w:r>
        <w:r w:rsidR="001E759B">
          <w:rPr>
            <w:b/>
            <w:color w:val="FF0000"/>
            <w:sz w:val="18"/>
            <w:szCs w:val="18"/>
          </w:rPr>
          <w:t xml:space="preserve">should be the first page of a </w:t>
        </w:r>
        <w:r w:rsidRPr="003F4219">
          <w:rPr>
            <w:b/>
            <w:color w:val="FF0000"/>
            <w:sz w:val="18"/>
            <w:szCs w:val="18"/>
          </w:rPr>
          <w:t>PDF with product documentation organized as closely as pos</w:t>
        </w:r>
        <w:r>
          <w:rPr>
            <w:b/>
            <w:color w:val="FF0000"/>
            <w:sz w:val="18"/>
            <w:szCs w:val="18"/>
          </w:rPr>
          <w:t>sible in the order below.</w:t>
        </w:r>
      </w:ins>
    </w:p>
    <w:p w14:paraId="1561D70F" w14:textId="3046994B" w:rsidR="00120AA9" w:rsidRDefault="003F4219" w:rsidP="00120AA9">
      <w:pPr>
        <w:rPr>
          <w:ins w:id="399" w:author="Cindy Hobbs" w:date="2026-09-25T20:04:00Z" w16du:dateUtc="2026-09-26T00:04:00Z"/>
          <w:b/>
          <w:color w:val="FF0000"/>
          <w:sz w:val="18"/>
          <w:szCs w:val="18"/>
        </w:rPr>
      </w:pPr>
      <w:ins w:id="400" w:author="Cindy Hobbs" w:date="2026-09-25T20:04:00Z" w16du:dateUtc="2026-09-26T00:04:00Z">
        <w:r>
          <w:rPr>
            <w:b/>
            <w:color w:val="FF0000"/>
            <w:sz w:val="18"/>
            <w:szCs w:val="18"/>
          </w:rPr>
          <w:t xml:space="preserve">Enter Yes/No for each document </w:t>
        </w:r>
        <w:r w:rsidR="0027205B">
          <w:rPr>
            <w:b/>
            <w:color w:val="FF0000"/>
            <w:sz w:val="18"/>
            <w:szCs w:val="18"/>
          </w:rPr>
          <w:t>included with your submittal</w:t>
        </w:r>
        <w:r>
          <w:rPr>
            <w:b/>
            <w:color w:val="FF0000"/>
            <w:sz w:val="18"/>
            <w:szCs w:val="18"/>
          </w:rPr>
          <w:t>.</w:t>
        </w:r>
        <w:r w:rsidR="00120AA9">
          <w:rPr>
            <w:b/>
            <w:color w:val="FF0000"/>
            <w:sz w:val="18"/>
            <w:szCs w:val="18"/>
          </w:rPr>
          <w:t xml:space="preserve">  </w:t>
        </w:r>
      </w:ins>
    </w:p>
    <w:p w14:paraId="12E8AC26" w14:textId="77777777" w:rsidR="00120AA9" w:rsidRDefault="00120AA9" w:rsidP="00415DAE">
      <w:pPr>
        <w:rPr>
          <w:ins w:id="401" w:author="Cindy Hobbs" w:date="2026-09-25T20:04:00Z" w16du:dateUtc="2026-09-26T00:04:00Z"/>
          <w:b/>
          <w:color w:val="FF0000"/>
          <w:sz w:val="18"/>
          <w:szCs w:val="18"/>
        </w:rPr>
      </w:pPr>
    </w:p>
    <w:p w14:paraId="24446EA7" w14:textId="7ED79A47" w:rsidR="00843CCC" w:rsidRDefault="00843CCC" w:rsidP="00843CCC">
      <w:pPr>
        <w:rPr>
          <w:ins w:id="402" w:author="Cindy Hobbs" w:date="2026-09-25T20:04:00Z" w16du:dateUtc="2026-09-26T00:04:00Z"/>
          <w:b/>
          <w:caps/>
          <w:sz w:val="18"/>
          <w:szCs w:val="18"/>
        </w:rPr>
      </w:pPr>
      <w:ins w:id="403" w:author="Cindy Hobbs" w:date="2026-09-25T20:04:00Z" w16du:dateUtc="2026-09-26T00:04:00Z">
        <w:r>
          <w:rPr>
            <w:b/>
            <w:caps/>
            <w:sz w:val="18"/>
            <w:szCs w:val="18"/>
          </w:rPr>
          <w:t xml:space="preserve">Yes/NO   </w:t>
        </w:r>
        <w:r>
          <w:rPr>
            <w:b/>
            <w:caps/>
            <w:sz w:val="18"/>
            <w:szCs w:val="18"/>
          </w:rPr>
          <w:tab/>
        </w:r>
        <w:r w:rsidR="00A909E8">
          <w:rPr>
            <w:b/>
            <w:caps/>
            <w:sz w:val="18"/>
            <w:szCs w:val="18"/>
          </w:rPr>
          <w:t xml:space="preserve">                                     </w:t>
        </w:r>
        <w:r>
          <w:rPr>
            <w:b/>
            <w:caps/>
            <w:sz w:val="18"/>
            <w:szCs w:val="18"/>
          </w:rPr>
          <w:t xml:space="preserve">FOOD AND GROCERY PRODUCTS                           </w:t>
        </w:r>
        <w:r>
          <w:rPr>
            <w:b/>
            <w:caps/>
            <w:sz w:val="18"/>
            <w:szCs w:val="18"/>
          </w:rPr>
          <w:tab/>
        </w:r>
      </w:ins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05"/>
        <w:gridCol w:w="9000"/>
      </w:tblGrid>
      <w:tr w:rsidR="00A909E8" w:rsidRPr="00AD72EA" w14:paraId="4070B014" w14:textId="77777777" w:rsidTr="00A909E8">
        <w:trPr>
          <w:trHeight w:val="314"/>
          <w:ins w:id="404" w:author="Cindy Hobbs" w:date="2026-09-25T20:04:00Z" w16du:dateUtc="2026-09-26T00:04:00Z"/>
        </w:trPr>
        <w:tc>
          <w:tcPr>
            <w:tcW w:w="805" w:type="dxa"/>
          </w:tcPr>
          <w:p w14:paraId="7055C725" w14:textId="77777777" w:rsidR="00A909E8" w:rsidRPr="00AD72EA" w:rsidRDefault="00A909E8" w:rsidP="004C28E5">
            <w:pPr>
              <w:rPr>
                <w:ins w:id="405" w:author="Cindy Hobbs" w:date="2026-09-25T20:04:00Z" w16du:dateUtc="2026-09-26T00:04:00Z"/>
                <w:caps/>
                <w:sz w:val="18"/>
                <w:szCs w:val="18"/>
              </w:rPr>
            </w:pPr>
          </w:p>
        </w:tc>
        <w:tc>
          <w:tcPr>
            <w:tcW w:w="9000" w:type="dxa"/>
          </w:tcPr>
          <w:p w14:paraId="25C5C56A" w14:textId="77777777" w:rsidR="00A909E8" w:rsidRPr="00B632C5" w:rsidRDefault="00A909E8" w:rsidP="004C28E5">
            <w:pPr>
              <w:rPr>
                <w:ins w:id="406" w:author="Cindy Hobbs" w:date="2026-09-25T20:04:00Z" w16du:dateUtc="2026-09-26T00:04:00Z"/>
                <w:sz w:val="18"/>
                <w:szCs w:val="18"/>
              </w:rPr>
            </w:pPr>
            <w:ins w:id="407" w:author="Cindy Hobbs" w:date="2026-09-25T20:04:00Z" w16du:dateUtc="2026-09-26T00:04:00Z">
              <w:r w:rsidRPr="00B632C5">
                <w:rPr>
                  <w:sz w:val="18"/>
                  <w:szCs w:val="18"/>
                </w:rPr>
                <w:t>Completed Request for Approval Form</w:t>
              </w:r>
            </w:ins>
          </w:p>
        </w:tc>
      </w:tr>
      <w:tr w:rsidR="00A909E8" w:rsidRPr="00AD72EA" w14:paraId="1E88319E" w14:textId="77777777" w:rsidTr="00A909E8">
        <w:trPr>
          <w:ins w:id="408" w:author="Cindy Hobbs" w:date="2026-09-25T20:04:00Z" w16du:dateUtc="2026-09-26T00:04:00Z"/>
        </w:trPr>
        <w:tc>
          <w:tcPr>
            <w:tcW w:w="805" w:type="dxa"/>
          </w:tcPr>
          <w:p w14:paraId="3E1FBFBD" w14:textId="77777777" w:rsidR="00A909E8" w:rsidRPr="00AD72EA" w:rsidRDefault="00A909E8" w:rsidP="004C28E5">
            <w:pPr>
              <w:rPr>
                <w:ins w:id="409" w:author="Cindy Hobbs" w:date="2026-09-25T20:04:00Z" w16du:dateUtc="2026-09-26T00:04:00Z"/>
                <w:caps/>
                <w:sz w:val="18"/>
                <w:szCs w:val="18"/>
              </w:rPr>
            </w:pPr>
          </w:p>
        </w:tc>
        <w:tc>
          <w:tcPr>
            <w:tcW w:w="9000" w:type="dxa"/>
            <w:vAlign w:val="center"/>
          </w:tcPr>
          <w:p w14:paraId="630B92A5" w14:textId="77777777" w:rsidR="00A909E8" w:rsidRPr="00B632C5" w:rsidRDefault="00A909E8" w:rsidP="004C28E5">
            <w:pPr>
              <w:rPr>
                <w:ins w:id="410" w:author="Cindy Hobbs" w:date="2026-09-25T20:04:00Z" w16du:dateUtc="2026-09-26T00:04:00Z"/>
                <w:caps/>
                <w:sz w:val="18"/>
                <w:szCs w:val="18"/>
              </w:rPr>
            </w:pPr>
            <w:bookmarkStart w:id="411" w:name="_Hlk18070300"/>
            <w:ins w:id="412" w:author="Cindy Hobbs" w:date="2026-09-25T20:04:00Z" w16du:dateUtc="2026-09-26T00:04:00Z">
              <w:r w:rsidRPr="00B632C5">
                <w:rPr>
                  <w:bCs/>
                  <w:sz w:val="18"/>
                  <w:szCs w:val="18"/>
                </w:rPr>
                <w:t xml:space="preserve">Product Specification Sheet(s). </w:t>
              </w:r>
              <w:bookmarkEnd w:id="411"/>
              <w:r w:rsidRPr="00B632C5">
                <w:rPr>
                  <w:bCs/>
                  <w:sz w:val="18"/>
                  <w:szCs w:val="18"/>
                </w:rPr>
                <w:t xml:space="preserve">*To assure that each specification sheet is the most current and accurate, it should be reviewed, </w:t>
              </w:r>
              <w:r w:rsidRPr="00D5085E">
                <w:rPr>
                  <w:b/>
                  <w:sz w:val="18"/>
                  <w:szCs w:val="18"/>
                </w:rPr>
                <w:t>signed and dated by an authorized representative no earlier than one month prior to the submittal date</w:t>
              </w:r>
              <w:r w:rsidRPr="00B632C5">
                <w:rPr>
                  <w:bCs/>
                  <w:sz w:val="18"/>
                  <w:szCs w:val="18"/>
                </w:rPr>
                <w:t xml:space="preserve"> of this request.  Product Specification Sheets should include:</w:t>
              </w:r>
            </w:ins>
          </w:p>
        </w:tc>
      </w:tr>
      <w:tr w:rsidR="00A909E8" w:rsidRPr="00AD72EA" w14:paraId="5C249761" w14:textId="77777777" w:rsidTr="00A909E8">
        <w:trPr>
          <w:ins w:id="413" w:author="Cindy Hobbs" w:date="2026-09-25T20:04:00Z" w16du:dateUtc="2026-09-26T00:04:00Z"/>
        </w:trPr>
        <w:tc>
          <w:tcPr>
            <w:tcW w:w="805" w:type="dxa"/>
          </w:tcPr>
          <w:p w14:paraId="69E44BB2" w14:textId="77777777" w:rsidR="00A909E8" w:rsidRPr="00AD72EA" w:rsidRDefault="00A909E8" w:rsidP="004C28E5">
            <w:pPr>
              <w:rPr>
                <w:ins w:id="414" w:author="Cindy Hobbs" w:date="2026-09-25T20:04:00Z" w16du:dateUtc="2026-09-26T00:04:00Z"/>
              </w:rPr>
            </w:pPr>
          </w:p>
        </w:tc>
        <w:tc>
          <w:tcPr>
            <w:tcW w:w="9000" w:type="dxa"/>
          </w:tcPr>
          <w:p w14:paraId="7638C892" w14:textId="64244290" w:rsidR="00A909E8" w:rsidRPr="00B632C5" w:rsidRDefault="00A909E8" w:rsidP="004C28E5">
            <w:pPr>
              <w:rPr>
                <w:ins w:id="415" w:author="Cindy Hobbs" w:date="2026-09-25T20:04:00Z" w16du:dateUtc="2026-09-26T00:04:00Z"/>
                <w:sz w:val="18"/>
                <w:szCs w:val="18"/>
              </w:rPr>
            </w:pPr>
            <w:ins w:id="416" w:author="Cindy Hobbs" w:date="2026-09-25T20:04:00Z" w16du:dateUtc="2026-09-26T00:04:00Z">
              <w:r>
                <w:rPr>
                  <w:sz w:val="18"/>
                  <w:szCs w:val="18"/>
                </w:rPr>
                <w:t xml:space="preserve">     </w:t>
              </w:r>
              <w:r w:rsidRPr="00B632C5">
                <w:rPr>
                  <w:sz w:val="18"/>
                  <w:szCs w:val="18"/>
                </w:rPr>
                <w:t>Manufacturer’s name and product code #</w:t>
              </w:r>
              <w:r w:rsidR="007518EB">
                <w:rPr>
                  <w:sz w:val="18"/>
                  <w:szCs w:val="18"/>
                </w:rPr>
                <w:t xml:space="preserve"> and GTIN</w:t>
              </w:r>
            </w:ins>
          </w:p>
        </w:tc>
      </w:tr>
      <w:tr w:rsidR="00A909E8" w:rsidRPr="00AD72EA" w14:paraId="250ABFA4" w14:textId="77777777" w:rsidTr="00A909E8">
        <w:trPr>
          <w:ins w:id="417" w:author="Cindy Hobbs" w:date="2026-09-25T20:04:00Z" w16du:dateUtc="2026-09-26T00:04:00Z"/>
        </w:trPr>
        <w:tc>
          <w:tcPr>
            <w:tcW w:w="805" w:type="dxa"/>
          </w:tcPr>
          <w:p w14:paraId="02D03BE9" w14:textId="77777777" w:rsidR="00A909E8" w:rsidRPr="00AD72EA" w:rsidRDefault="00A909E8" w:rsidP="004C28E5">
            <w:pPr>
              <w:rPr>
                <w:ins w:id="418" w:author="Cindy Hobbs" w:date="2026-09-25T20:04:00Z" w16du:dateUtc="2026-09-26T00:04:00Z"/>
              </w:rPr>
            </w:pPr>
          </w:p>
        </w:tc>
        <w:tc>
          <w:tcPr>
            <w:tcW w:w="9000" w:type="dxa"/>
          </w:tcPr>
          <w:p w14:paraId="0996FAB1" w14:textId="592FADA1" w:rsidR="00A909E8" w:rsidRPr="00B632C5" w:rsidRDefault="00A909E8" w:rsidP="004C28E5">
            <w:pPr>
              <w:rPr>
                <w:ins w:id="419" w:author="Cindy Hobbs" w:date="2026-09-25T20:04:00Z" w16du:dateUtc="2026-09-26T00:04:00Z"/>
                <w:sz w:val="18"/>
                <w:szCs w:val="18"/>
              </w:rPr>
            </w:pPr>
            <w:ins w:id="420" w:author="Cindy Hobbs" w:date="2026-09-25T20:04:00Z" w16du:dateUtc="2026-09-26T00:04:00Z">
              <w:r>
                <w:rPr>
                  <w:sz w:val="18"/>
                  <w:szCs w:val="18"/>
                </w:rPr>
                <w:t xml:space="preserve">     </w:t>
              </w:r>
              <w:r w:rsidRPr="00B632C5">
                <w:rPr>
                  <w:sz w:val="18"/>
                  <w:szCs w:val="18"/>
                </w:rPr>
                <w:t xml:space="preserve">Weight </w:t>
              </w:r>
              <w:r>
                <w:rPr>
                  <w:sz w:val="18"/>
                  <w:szCs w:val="18"/>
                </w:rPr>
                <w:t xml:space="preserve">of serving </w:t>
              </w:r>
              <w:r w:rsidRPr="00B632C5">
                <w:rPr>
                  <w:sz w:val="18"/>
                  <w:szCs w:val="18"/>
                </w:rPr>
                <w:t>and number of pieces per serving</w:t>
              </w:r>
            </w:ins>
          </w:p>
        </w:tc>
      </w:tr>
      <w:tr w:rsidR="00A909E8" w:rsidRPr="00AD72EA" w14:paraId="7493D3D2" w14:textId="77777777" w:rsidTr="00A909E8">
        <w:trPr>
          <w:ins w:id="421" w:author="Cindy Hobbs" w:date="2026-09-25T20:04:00Z" w16du:dateUtc="2026-09-26T00:04:00Z"/>
        </w:trPr>
        <w:tc>
          <w:tcPr>
            <w:tcW w:w="805" w:type="dxa"/>
          </w:tcPr>
          <w:p w14:paraId="2866C6D4" w14:textId="77777777" w:rsidR="00A909E8" w:rsidRPr="00AD72EA" w:rsidRDefault="00A909E8" w:rsidP="004C28E5">
            <w:pPr>
              <w:rPr>
                <w:ins w:id="422" w:author="Cindy Hobbs" w:date="2026-09-25T20:04:00Z" w16du:dateUtc="2026-09-26T00:04:00Z"/>
              </w:rPr>
            </w:pPr>
          </w:p>
        </w:tc>
        <w:tc>
          <w:tcPr>
            <w:tcW w:w="9000" w:type="dxa"/>
          </w:tcPr>
          <w:p w14:paraId="09E67B1A" w14:textId="450E386A" w:rsidR="00A909E8" w:rsidRPr="00B632C5" w:rsidRDefault="00A909E8" w:rsidP="004C28E5">
            <w:pPr>
              <w:rPr>
                <w:ins w:id="423" w:author="Cindy Hobbs" w:date="2026-09-25T20:04:00Z" w16du:dateUtc="2026-09-26T00:04:00Z"/>
                <w:sz w:val="18"/>
                <w:szCs w:val="18"/>
              </w:rPr>
            </w:pPr>
            <w:ins w:id="424" w:author="Cindy Hobbs" w:date="2026-09-25T20:04:00Z" w16du:dateUtc="2026-09-26T00:04:00Z">
              <w:r>
                <w:rPr>
                  <w:sz w:val="18"/>
                  <w:szCs w:val="18"/>
                </w:rPr>
                <w:t xml:space="preserve">     </w:t>
              </w:r>
              <w:r w:rsidRPr="00B632C5">
                <w:rPr>
                  <w:sz w:val="18"/>
                  <w:szCs w:val="18"/>
                </w:rPr>
                <w:t>Product weight and number of servings per case/unit</w:t>
              </w:r>
            </w:ins>
          </w:p>
        </w:tc>
      </w:tr>
      <w:tr w:rsidR="007518EB" w:rsidRPr="00AD72EA" w14:paraId="62D75D75" w14:textId="77777777" w:rsidTr="00A909E8">
        <w:trPr>
          <w:ins w:id="425" w:author="Cindy Hobbs" w:date="2026-09-25T20:04:00Z" w16du:dateUtc="2026-09-26T00:04:00Z"/>
        </w:trPr>
        <w:tc>
          <w:tcPr>
            <w:tcW w:w="805" w:type="dxa"/>
          </w:tcPr>
          <w:p w14:paraId="5205277A" w14:textId="77777777" w:rsidR="007518EB" w:rsidRPr="00AD72EA" w:rsidRDefault="007518EB" w:rsidP="004C28E5">
            <w:pPr>
              <w:rPr>
                <w:ins w:id="426" w:author="Cindy Hobbs" w:date="2026-09-25T20:04:00Z" w16du:dateUtc="2026-09-26T00:04:00Z"/>
              </w:rPr>
            </w:pPr>
          </w:p>
        </w:tc>
        <w:tc>
          <w:tcPr>
            <w:tcW w:w="9000" w:type="dxa"/>
          </w:tcPr>
          <w:p w14:paraId="2AC857A7" w14:textId="169D1103" w:rsidR="007518EB" w:rsidRDefault="007518EB" w:rsidP="004C28E5">
            <w:pPr>
              <w:rPr>
                <w:ins w:id="427" w:author="Cindy Hobbs" w:date="2026-09-25T20:04:00Z" w16du:dateUtc="2026-09-26T00:04:00Z"/>
                <w:sz w:val="18"/>
                <w:szCs w:val="18"/>
              </w:rPr>
            </w:pPr>
            <w:ins w:id="428" w:author="Cindy Hobbs" w:date="2026-09-25T20:04:00Z" w16du:dateUtc="2026-09-26T00:04:00Z">
              <w:r>
                <w:rPr>
                  <w:sz w:val="18"/>
                  <w:szCs w:val="18"/>
                </w:rPr>
                <w:t xml:space="preserve">     How product is stored and length of time</w:t>
              </w:r>
            </w:ins>
          </w:p>
        </w:tc>
      </w:tr>
      <w:tr w:rsidR="00A909E8" w:rsidRPr="00AD72EA" w14:paraId="36C185AD" w14:textId="77777777" w:rsidTr="00A909E8">
        <w:trPr>
          <w:ins w:id="429" w:author="Cindy Hobbs" w:date="2026-09-25T20:04:00Z" w16du:dateUtc="2026-09-26T00:04:00Z"/>
        </w:trPr>
        <w:tc>
          <w:tcPr>
            <w:tcW w:w="805" w:type="dxa"/>
          </w:tcPr>
          <w:p w14:paraId="66320809" w14:textId="77777777" w:rsidR="00A909E8" w:rsidRPr="00AD72EA" w:rsidRDefault="00A909E8" w:rsidP="004C28E5">
            <w:pPr>
              <w:rPr>
                <w:ins w:id="430" w:author="Cindy Hobbs" w:date="2026-09-25T20:04:00Z" w16du:dateUtc="2026-09-26T00:04:00Z"/>
              </w:rPr>
            </w:pPr>
          </w:p>
        </w:tc>
        <w:tc>
          <w:tcPr>
            <w:tcW w:w="9000" w:type="dxa"/>
          </w:tcPr>
          <w:p w14:paraId="286B3F13" w14:textId="34E858E5" w:rsidR="00A909E8" w:rsidRPr="00B632C5" w:rsidRDefault="00A909E8" w:rsidP="004C28E5">
            <w:pPr>
              <w:rPr>
                <w:ins w:id="431" w:author="Cindy Hobbs" w:date="2026-09-25T20:04:00Z" w16du:dateUtc="2026-09-26T00:04:00Z"/>
                <w:sz w:val="18"/>
                <w:szCs w:val="18"/>
              </w:rPr>
            </w:pPr>
            <w:ins w:id="432" w:author="Cindy Hobbs" w:date="2026-09-25T20:04:00Z" w16du:dateUtc="2026-09-26T00:04:00Z">
              <w:r>
                <w:rPr>
                  <w:sz w:val="18"/>
                  <w:szCs w:val="18"/>
                </w:rPr>
                <w:t xml:space="preserve">     </w:t>
              </w:r>
              <w:r w:rsidRPr="00B632C5">
                <w:rPr>
                  <w:sz w:val="18"/>
                  <w:szCs w:val="18"/>
                </w:rPr>
                <w:t>Complete Ingredient Listing</w:t>
              </w:r>
            </w:ins>
          </w:p>
          <w:p w14:paraId="355F94C5" w14:textId="77777777" w:rsidR="00A909E8" w:rsidRPr="00B632C5" w:rsidRDefault="00A909E8" w:rsidP="004C28E5">
            <w:pPr>
              <w:rPr>
                <w:ins w:id="433" w:author="Cindy Hobbs" w:date="2026-09-25T20:04:00Z" w16du:dateUtc="2026-09-26T00:04:00Z"/>
                <w:sz w:val="18"/>
                <w:szCs w:val="18"/>
              </w:rPr>
            </w:pPr>
          </w:p>
        </w:tc>
      </w:tr>
      <w:tr w:rsidR="00A909E8" w:rsidRPr="00AD72EA" w14:paraId="79D6959E" w14:textId="77777777" w:rsidTr="00A909E8">
        <w:trPr>
          <w:ins w:id="434" w:author="Cindy Hobbs" w:date="2026-09-25T20:04:00Z" w16du:dateUtc="2026-09-26T00:04:00Z"/>
        </w:trPr>
        <w:tc>
          <w:tcPr>
            <w:tcW w:w="805" w:type="dxa"/>
          </w:tcPr>
          <w:p w14:paraId="39321105" w14:textId="77777777" w:rsidR="00A909E8" w:rsidRPr="00AD72EA" w:rsidRDefault="00A909E8" w:rsidP="004C28E5">
            <w:pPr>
              <w:rPr>
                <w:ins w:id="435" w:author="Cindy Hobbs" w:date="2026-09-25T20:04:00Z" w16du:dateUtc="2026-09-26T00:04:00Z"/>
              </w:rPr>
            </w:pPr>
          </w:p>
        </w:tc>
        <w:tc>
          <w:tcPr>
            <w:tcW w:w="9000" w:type="dxa"/>
          </w:tcPr>
          <w:p w14:paraId="50C3B81E" w14:textId="526C1743" w:rsidR="00A909E8" w:rsidRPr="00B632C5" w:rsidRDefault="00A909E8" w:rsidP="004C28E5">
            <w:pPr>
              <w:rPr>
                <w:ins w:id="436" w:author="Cindy Hobbs" w:date="2026-09-25T20:04:00Z" w16du:dateUtc="2026-09-26T00:04:00Z"/>
                <w:color w:val="000000"/>
                <w:sz w:val="18"/>
                <w:szCs w:val="18"/>
              </w:rPr>
            </w:pPr>
            <w:ins w:id="437" w:author="Cindy Hobbs" w:date="2026-09-25T20:04:00Z" w16du:dateUtc="2026-09-26T00:04:00Z">
              <w:r>
                <w:rPr>
                  <w:sz w:val="18"/>
                  <w:szCs w:val="18"/>
                </w:rPr>
                <w:t xml:space="preserve">     </w:t>
              </w:r>
              <w:r w:rsidRPr="00B632C5">
                <w:rPr>
                  <w:sz w:val="18"/>
                  <w:szCs w:val="18"/>
                </w:rPr>
                <w:t>Allergen Information</w:t>
              </w:r>
            </w:ins>
          </w:p>
        </w:tc>
      </w:tr>
      <w:tr w:rsidR="00A909E8" w:rsidRPr="00AD72EA" w14:paraId="26AA6F3E" w14:textId="77777777" w:rsidTr="00A909E8">
        <w:trPr>
          <w:ins w:id="438" w:author="Cindy Hobbs" w:date="2026-09-25T20:04:00Z" w16du:dateUtc="2026-09-26T00:04:00Z"/>
        </w:trPr>
        <w:tc>
          <w:tcPr>
            <w:tcW w:w="805" w:type="dxa"/>
          </w:tcPr>
          <w:p w14:paraId="3836C024" w14:textId="77777777" w:rsidR="00A909E8" w:rsidRPr="00AD72EA" w:rsidRDefault="00A909E8" w:rsidP="004C28E5">
            <w:pPr>
              <w:rPr>
                <w:ins w:id="439" w:author="Cindy Hobbs" w:date="2026-09-25T20:04:00Z" w16du:dateUtc="2026-09-26T00:04:00Z"/>
              </w:rPr>
            </w:pPr>
          </w:p>
        </w:tc>
        <w:tc>
          <w:tcPr>
            <w:tcW w:w="9000" w:type="dxa"/>
          </w:tcPr>
          <w:p w14:paraId="2775F4BB" w14:textId="027C21A4" w:rsidR="00A909E8" w:rsidRPr="00B632C5" w:rsidRDefault="00A909E8" w:rsidP="004C28E5">
            <w:pPr>
              <w:rPr>
                <w:ins w:id="440" w:author="Cindy Hobbs" w:date="2026-09-25T20:04:00Z" w16du:dateUtc="2026-09-26T00:04:00Z"/>
                <w:color w:val="000000"/>
                <w:sz w:val="18"/>
                <w:szCs w:val="18"/>
              </w:rPr>
            </w:pPr>
            <w:ins w:id="441" w:author="Cindy Hobbs" w:date="2026-09-25T20:04:00Z" w16du:dateUtc="2026-09-26T00:04:00Z">
              <w:r>
                <w:rPr>
                  <w:color w:val="000000"/>
                  <w:sz w:val="18"/>
                  <w:szCs w:val="18"/>
                </w:rPr>
                <w:t xml:space="preserve">     </w:t>
              </w:r>
              <w:r w:rsidRPr="00B632C5">
                <w:rPr>
                  <w:color w:val="000000"/>
                  <w:sz w:val="18"/>
                  <w:szCs w:val="18"/>
                </w:rPr>
                <w:t>Nutrition Facts or Nutrition Analysis for one portion</w:t>
              </w:r>
            </w:ins>
          </w:p>
          <w:p w14:paraId="733A60A1" w14:textId="77777777" w:rsidR="00A909E8" w:rsidRPr="00B632C5" w:rsidRDefault="00A909E8" w:rsidP="004C28E5">
            <w:pPr>
              <w:rPr>
                <w:ins w:id="442" w:author="Cindy Hobbs" w:date="2026-09-25T20:04:00Z" w16du:dateUtc="2026-09-26T00:04:00Z"/>
                <w:color w:val="000000"/>
                <w:sz w:val="18"/>
                <w:szCs w:val="18"/>
              </w:rPr>
            </w:pPr>
          </w:p>
        </w:tc>
      </w:tr>
      <w:tr w:rsidR="00A909E8" w:rsidRPr="00AD72EA" w14:paraId="444D48B4" w14:textId="77777777" w:rsidTr="00A909E8">
        <w:trPr>
          <w:ins w:id="443" w:author="Cindy Hobbs" w:date="2026-09-25T20:04:00Z" w16du:dateUtc="2026-09-26T00:04:00Z"/>
        </w:trPr>
        <w:tc>
          <w:tcPr>
            <w:tcW w:w="805" w:type="dxa"/>
          </w:tcPr>
          <w:p w14:paraId="737A672D" w14:textId="77777777" w:rsidR="00A909E8" w:rsidRPr="00AD72EA" w:rsidRDefault="00A909E8" w:rsidP="004C28E5">
            <w:pPr>
              <w:rPr>
                <w:ins w:id="444" w:author="Cindy Hobbs" w:date="2026-09-25T20:04:00Z" w16du:dateUtc="2026-09-26T00:04:00Z"/>
              </w:rPr>
            </w:pPr>
          </w:p>
        </w:tc>
        <w:tc>
          <w:tcPr>
            <w:tcW w:w="9000" w:type="dxa"/>
          </w:tcPr>
          <w:p w14:paraId="39D51864" w14:textId="62FA063D" w:rsidR="00A909E8" w:rsidRPr="00B632C5" w:rsidRDefault="00A909E8" w:rsidP="004C28E5">
            <w:pPr>
              <w:rPr>
                <w:ins w:id="445" w:author="Cindy Hobbs" w:date="2026-09-25T20:04:00Z" w16du:dateUtc="2026-09-26T00:04:00Z"/>
                <w:sz w:val="18"/>
                <w:szCs w:val="18"/>
              </w:rPr>
            </w:pPr>
            <w:ins w:id="446" w:author="Cindy Hobbs" w:date="2026-09-25T20:04:00Z" w16du:dateUtc="2026-09-26T00:04:00Z">
              <w:r>
                <w:rPr>
                  <w:sz w:val="18"/>
                  <w:szCs w:val="18"/>
                </w:rPr>
                <w:t xml:space="preserve">    </w:t>
              </w:r>
              <w:r w:rsidRPr="00B632C5">
                <w:rPr>
                  <w:sz w:val="18"/>
                  <w:szCs w:val="18"/>
                </w:rPr>
                <w:t>CN label or Product Formulation Statement (if applicable)</w:t>
              </w:r>
            </w:ins>
          </w:p>
        </w:tc>
      </w:tr>
      <w:tr w:rsidR="00A909E8" w:rsidRPr="00AD72EA" w14:paraId="7833A851" w14:textId="77777777" w:rsidTr="00A909E8">
        <w:trPr>
          <w:ins w:id="447" w:author="Cindy Hobbs" w:date="2026-09-25T20:04:00Z" w16du:dateUtc="2026-09-26T00:04:00Z"/>
        </w:trPr>
        <w:tc>
          <w:tcPr>
            <w:tcW w:w="805" w:type="dxa"/>
          </w:tcPr>
          <w:p w14:paraId="63EAEEB7" w14:textId="77777777" w:rsidR="00A909E8" w:rsidRPr="00AD72EA" w:rsidRDefault="00A909E8" w:rsidP="004C28E5">
            <w:pPr>
              <w:rPr>
                <w:ins w:id="448" w:author="Cindy Hobbs" w:date="2026-09-25T20:04:00Z" w16du:dateUtc="2026-09-26T00:04:00Z"/>
              </w:rPr>
            </w:pPr>
          </w:p>
        </w:tc>
        <w:tc>
          <w:tcPr>
            <w:tcW w:w="9000" w:type="dxa"/>
          </w:tcPr>
          <w:p w14:paraId="0D0710A0" w14:textId="77777777" w:rsidR="00A909E8" w:rsidRDefault="00A909E8" w:rsidP="004C28E5">
            <w:pPr>
              <w:rPr>
                <w:ins w:id="449" w:author="Cindy Hobbs" w:date="2026-09-25T20:04:00Z" w16du:dateUtc="2026-09-26T00:04:00Z"/>
                <w:sz w:val="18"/>
                <w:szCs w:val="18"/>
              </w:rPr>
            </w:pPr>
            <w:ins w:id="450" w:author="Cindy Hobbs" w:date="2026-09-25T20:04:00Z" w16du:dateUtc="2026-09-26T00:04:00Z">
              <w:r>
                <w:rPr>
                  <w:sz w:val="18"/>
                  <w:szCs w:val="18"/>
                </w:rPr>
                <w:t xml:space="preserve">    </w:t>
              </w:r>
              <w:r w:rsidRPr="00B632C5">
                <w:rPr>
                  <w:sz w:val="18"/>
                  <w:szCs w:val="18"/>
                </w:rPr>
                <w:t>Photo of prepared product and/or individual package if IW</w:t>
              </w:r>
              <w:r>
                <w:rPr>
                  <w:sz w:val="18"/>
                  <w:szCs w:val="18"/>
                </w:rPr>
                <w:t>. If photo in PDF is not clear, include photo that can be used</w:t>
              </w:r>
            </w:ins>
          </w:p>
          <w:p w14:paraId="46D4CDB4" w14:textId="63158444" w:rsidR="00A909E8" w:rsidRPr="00B632C5" w:rsidRDefault="00A909E8" w:rsidP="004C28E5">
            <w:pPr>
              <w:rPr>
                <w:ins w:id="451" w:author="Cindy Hobbs" w:date="2026-09-25T20:04:00Z" w16du:dateUtc="2026-09-26T00:04:00Z"/>
                <w:sz w:val="18"/>
                <w:szCs w:val="18"/>
              </w:rPr>
            </w:pPr>
            <w:ins w:id="452" w:author="Cindy Hobbs" w:date="2026-09-25T20:04:00Z" w16du:dateUtc="2026-09-26T00:04:00Z">
              <w:r>
                <w:rPr>
                  <w:sz w:val="18"/>
                  <w:szCs w:val="18"/>
                </w:rPr>
                <w:t xml:space="preserve">    in a PowerPoint presentation as a separate attachment.</w:t>
              </w:r>
            </w:ins>
          </w:p>
        </w:tc>
      </w:tr>
      <w:tr w:rsidR="00A909E8" w:rsidRPr="00AD72EA" w14:paraId="2A1951E4" w14:textId="77777777" w:rsidTr="00A909E8">
        <w:trPr>
          <w:ins w:id="453" w:author="Cindy Hobbs" w:date="2026-09-25T20:04:00Z" w16du:dateUtc="2026-09-26T00:04:00Z"/>
        </w:trPr>
        <w:tc>
          <w:tcPr>
            <w:tcW w:w="805" w:type="dxa"/>
          </w:tcPr>
          <w:p w14:paraId="70CD191E" w14:textId="77777777" w:rsidR="00A909E8" w:rsidRPr="00AD72EA" w:rsidRDefault="00A909E8" w:rsidP="004C28E5">
            <w:pPr>
              <w:rPr>
                <w:ins w:id="454" w:author="Cindy Hobbs" w:date="2026-09-25T20:04:00Z" w16du:dateUtc="2026-09-26T00:04:00Z"/>
              </w:rPr>
            </w:pPr>
          </w:p>
        </w:tc>
        <w:tc>
          <w:tcPr>
            <w:tcW w:w="9000" w:type="dxa"/>
          </w:tcPr>
          <w:p w14:paraId="0749911B" w14:textId="5F1FD34C" w:rsidR="00A909E8" w:rsidRPr="00B632C5" w:rsidRDefault="00A909E8" w:rsidP="004C28E5">
            <w:pPr>
              <w:rPr>
                <w:ins w:id="455" w:author="Cindy Hobbs" w:date="2026-09-25T20:04:00Z" w16du:dateUtc="2026-09-26T00:04:00Z"/>
                <w:sz w:val="18"/>
                <w:szCs w:val="18"/>
              </w:rPr>
            </w:pPr>
            <w:ins w:id="456" w:author="Cindy Hobbs" w:date="2026-09-25T20:04:00Z" w16du:dateUtc="2026-09-26T00:04:00Z">
              <w:r>
                <w:rPr>
                  <w:sz w:val="18"/>
                  <w:szCs w:val="18"/>
                </w:rPr>
                <w:t xml:space="preserve">    </w:t>
              </w:r>
              <w:r w:rsidRPr="00B632C5">
                <w:rPr>
                  <w:sz w:val="18"/>
                  <w:szCs w:val="18"/>
                </w:rPr>
                <w:t>Copy of SEPDS (if product can be processed)</w:t>
              </w:r>
            </w:ins>
          </w:p>
        </w:tc>
      </w:tr>
    </w:tbl>
    <w:p w14:paraId="58BEA172" w14:textId="77777777" w:rsidR="00843CCC" w:rsidRPr="003F4219" w:rsidRDefault="00843CCC" w:rsidP="00415DAE">
      <w:pPr>
        <w:rPr>
          <w:ins w:id="457" w:author="Cindy Hobbs" w:date="2026-09-25T20:04:00Z" w16du:dateUtc="2026-09-26T00:04:00Z"/>
          <w:b/>
          <w:caps/>
          <w:color w:val="FF0000"/>
          <w:sz w:val="18"/>
          <w:szCs w:val="18"/>
        </w:rPr>
      </w:pPr>
    </w:p>
    <w:p w14:paraId="194DAB52" w14:textId="77777777" w:rsidR="00A31D78" w:rsidRDefault="00A31D78" w:rsidP="00BE0934">
      <w:pPr>
        <w:rPr>
          <w:ins w:id="458" w:author="Cindy Hobbs" w:date="2026-09-25T20:04:00Z" w16du:dateUtc="2026-09-26T00:04:00Z"/>
          <w:b/>
          <w:sz w:val="18"/>
          <w:szCs w:val="18"/>
        </w:rPr>
      </w:pPr>
      <w:ins w:id="459" w:author="Cindy Hobbs" w:date="2026-09-25T20:04:00Z" w16du:dateUtc="2026-09-26T00:04:00Z">
        <w:r w:rsidRPr="00A31D78">
          <w:rPr>
            <w:rFonts w:ascii="Cambria" w:hAnsi="Cambria"/>
            <w:b/>
            <w:color w:val="C00000"/>
            <w:sz w:val="18"/>
            <w:szCs w:val="18"/>
          </w:rPr>
          <w:t>DIRECTIONS</w:t>
        </w:r>
        <w:r>
          <w:rPr>
            <w:rFonts w:ascii="Cambria" w:hAnsi="Cambria"/>
            <w:b/>
            <w:color w:val="C00000"/>
            <w:sz w:val="18"/>
            <w:szCs w:val="18"/>
          </w:rPr>
          <w:t xml:space="preserve"> FOR COMPLETING SUBMITTAL</w:t>
        </w:r>
        <w:r w:rsidRPr="00A31D78">
          <w:rPr>
            <w:rFonts w:ascii="Cambria" w:hAnsi="Cambria"/>
            <w:b/>
            <w:color w:val="C00000"/>
            <w:sz w:val="18"/>
            <w:szCs w:val="18"/>
          </w:rPr>
          <w:t xml:space="preserve">:  </w:t>
        </w:r>
      </w:ins>
    </w:p>
    <w:p w14:paraId="4B57287A" w14:textId="1C0B30F4" w:rsidR="00997298" w:rsidRPr="002A3F15" w:rsidRDefault="00997298" w:rsidP="00997298">
      <w:pPr>
        <w:pStyle w:val="ListParagraph"/>
        <w:numPr>
          <w:ilvl w:val="0"/>
          <w:numId w:val="1"/>
        </w:numPr>
        <w:spacing w:line="276" w:lineRule="auto"/>
        <w:rPr>
          <w:ins w:id="460" w:author="Cindy Hobbs" w:date="2026-09-25T20:04:00Z" w16du:dateUtc="2026-09-26T00:04:00Z"/>
          <w:b/>
          <w:sz w:val="18"/>
          <w:szCs w:val="18"/>
        </w:rPr>
      </w:pPr>
      <w:ins w:id="461" w:author="Cindy Hobbs" w:date="2026-09-25T20:04:00Z" w16du:dateUtc="2026-09-26T00:04:00Z">
        <w:r>
          <w:rPr>
            <w:b/>
            <w:sz w:val="18"/>
            <w:szCs w:val="18"/>
          </w:rPr>
          <w:t>Create a</w:t>
        </w:r>
        <w:r w:rsidRPr="004B29A0">
          <w:rPr>
            <w:b/>
            <w:sz w:val="18"/>
            <w:szCs w:val="18"/>
          </w:rPr>
          <w:t xml:space="preserve"> </w:t>
        </w:r>
        <w:r w:rsidRPr="004B29A0">
          <w:rPr>
            <w:b/>
            <w:sz w:val="18"/>
            <w:szCs w:val="18"/>
            <w:u w:val="single"/>
          </w:rPr>
          <w:t>SINGLE</w:t>
        </w:r>
        <w:r w:rsidRPr="004B29A0">
          <w:rPr>
            <w:b/>
            <w:sz w:val="18"/>
            <w:szCs w:val="18"/>
          </w:rPr>
          <w:t xml:space="preserve"> </w:t>
        </w:r>
        <w:r>
          <w:rPr>
            <w:b/>
            <w:sz w:val="18"/>
            <w:szCs w:val="18"/>
          </w:rPr>
          <w:t>PDF</w:t>
        </w:r>
        <w:r w:rsidRPr="004B29A0">
          <w:rPr>
            <w:b/>
            <w:sz w:val="18"/>
            <w:szCs w:val="18"/>
          </w:rPr>
          <w:t xml:space="preserve"> file </w:t>
        </w:r>
        <w:r>
          <w:rPr>
            <w:b/>
            <w:sz w:val="18"/>
            <w:szCs w:val="18"/>
          </w:rPr>
          <w:t>of Required Documentation listed above.  N</w:t>
        </w:r>
        <w:r w:rsidRPr="004B29A0">
          <w:rPr>
            <w:b/>
            <w:sz w:val="18"/>
            <w:szCs w:val="18"/>
          </w:rPr>
          <w:t>ame</w:t>
        </w:r>
        <w:r>
          <w:rPr>
            <w:b/>
            <w:sz w:val="18"/>
            <w:szCs w:val="18"/>
          </w:rPr>
          <w:t xml:space="preserve"> the PDF file as follows</w:t>
        </w:r>
        <w:r w:rsidRPr="004B29A0">
          <w:rPr>
            <w:b/>
            <w:sz w:val="18"/>
            <w:szCs w:val="18"/>
          </w:rPr>
          <w:t xml:space="preserve">:  Brand, Product Code and Brief Description:  Example: </w:t>
        </w:r>
        <w:r w:rsidRPr="004B29A0">
          <w:rPr>
            <w:b/>
            <w:i/>
            <w:color w:val="0070C0"/>
            <w:sz w:val="18"/>
            <w:szCs w:val="18"/>
          </w:rPr>
          <w:t>SPAM 7007 LF Pork Loaf</w:t>
        </w:r>
      </w:ins>
    </w:p>
    <w:p w14:paraId="2EFACFD9" w14:textId="4B83A700" w:rsidR="00120AA9" w:rsidRPr="00120AA9" w:rsidRDefault="00997298" w:rsidP="00120AA9">
      <w:pPr>
        <w:pStyle w:val="ListParagraph"/>
        <w:numPr>
          <w:ilvl w:val="0"/>
          <w:numId w:val="1"/>
        </w:numPr>
        <w:spacing w:line="276" w:lineRule="auto"/>
        <w:rPr>
          <w:ins w:id="462" w:author="Cindy Hobbs" w:date="2026-09-25T20:04:00Z" w16du:dateUtc="2026-09-26T00:04:00Z"/>
          <w:b/>
          <w:sz w:val="18"/>
          <w:szCs w:val="18"/>
        </w:rPr>
      </w:pPr>
      <w:ins w:id="463" w:author="Cindy Hobbs" w:date="2026-09-25T20:04:00Z" w16du:dateUtc="2026-09-26T00:04:00Z">
        <w:r>
          <w:rPr>
            <w:b/>
            <w:sz w:val="18"/>
            <w:szCs w:val="18"/>
          </w:rPr>
          <w:t xml:space="preserve"> DO NOT include unnecessary pages or graphics. </w:t>
        </w:r>
      </w:ins>
    </w:p>
    <w:p w14:paraId="19BC7316" w14:textId="5CA351E6" w:rsidR="00843CCC" w:rsidRPr="00A01875" w:rsidRDefault="00843CCC" w:rsidP="00843CCC">
      <w:pPr>
        <w:pStyle w:val="NoSpacing"/>
        <w:numPr>
          <w:ilvl w:val="0"/>
          <w:numId w:val="1"/>
        </w:numPr>
        <w:rPr>
          <w:ins w:id="464" w:author="Cindy Hobbs" w:date="2026-09-25T20:04:00Z" w16du:dateUtc="2026-09-26T00:04:00Z"/>
          <w:b/>
          <w:sz w:val="18"/>
          <w:szCs w:val="18"/>
          <w:highlight w:val="yellow"/>
        </w:rPr>
      </w:pPr>
      <w:ins w:id="465" w:author="Cindy Hobbs" w:date="2026-09-25T20:04:00Z" w16du:dateUtc="2026-09-26T00:04:00Z">
        <w:r w:rsidRPr="00A01875">
          <w:rPr>
            <w:sz w:val="18"/>
            <w:szCs w:val="18"/>
            <w:highlight w:val="yellow"/>
          </w:rPr>
          <w:t xml:space="preserve">Scan and e-mail to </w:t>
        </w:r>
        <w:r>
          <w:fldChar w:fldCharType="begin"/>
        </w:r>
        <w:r>
          <w:instrText>HYPERLINK "mailto:cindy.hobbs@dpi.nc.gov"</w:instrText>
        </w:r>
        <w:r>
          <w:fldChar w:fldCharType="separate"/>
        </w:r>
        <w:r w:rsidRPr="00A01875">
          <w:rPr>
            <w:rStyle w:val="Hyperlink"/>
            <w:b/>
            <w:color w:val="auto"/>
            <w:kern w:val="144"/>
            <w:sz w:val="18"/>
            <w:szCs w:val="18"/>
            <w:highlight w:val="yellow"/>
          </w:rPr>
          <w:t>cindy.hobbs@dpi.nc.gov</w:t>
        </w:r>
        <w:r>
          <w:fldChar w:fldCharType="end"/>
        </w:r>
        <w:r w:rsidRPr="00A01875">
          <w:rPr>
            <w:b/>
            <w:kern w:val="144"/>
            <w:sz w:val="18"/>
            <w:szCs w:val="18"/>
            <w:highlight w:val="yellow"/>
          </w:rPr>
          <w:t>.</w:t>
        </w:r>
        <w:r w:rsidRPr="00A01875">
          <w:rPr>
            <w:b/>
            <w:sz w:val="18"/>
            <w:szCs w:val="18"/>
            <w:highlight w:val="yellow"/>
          </w:rPr>
          <w:t xml:space="preserve"> </w:t>
        </w:r>
        <w:r w:rsidRPr="00A01875">
          <w:rPr>
            <w:b/>
            <w:i/>
            <w:sz w:val="18"/>
            <w:szCs w:val="18"/>
            <w:highlight w:val="yellow"/>
          </w:rPr>
          <w:t>Use the Following Subject Line format for sending one E-Mail per manufacturer:  Manufacturer Name- NCPA NEW PRODUCT APPROVAL REQUEST</w:t>
        </w:r>
      </w:ins>
    </w:p>
    <w:p w14:paraId="599926C8" w14:textId="77777777" w:rsidR="00843CCC" w:rsidRPr="00843CCC" w:rsidRDefault="00843CCC" w:rsidP="00843CCC">
      <w:pPr>
        <w:pStyle w:val="NoSpacing"/>
        <w:ind w:left="360"/>
        <w:rPr>
          <w:ins w:id="466" w:author="Cindy Hobbs" w:date="2026-09-25T20:04:00Z" w16du:dateUtc="2026-09-26T00:04:00Z"/>
          <w:sz w:val="18"/>
          <w:szCs w:val="18"/>
        </w:rPr>
      </w:pPr>
    </w:p>
    <w:p w14:paraId="1F9745EA" w14:textId="078F487E" w:rsidR="00A31D78" w:rsidRDefault="00A31D78">
      <w:pPr>
        <w:rPr>
          <w:ins w:id="467" w:author="Cindy Hobbs" w:date="2026-09-25T20:04:00Z" w16du:dateUtc="2026-09-26T00:04:00Z"/>
          <w:b/>
          <w:sz w:val="18"/>
          <w:szCs w:val="18"/>
        </w:rPr>
      </w:pPr>
      <w:ins w:id="468" w:author="Cindy Hobbs" w:date="2026-09-25T20:04:00Z" w16du:dateUtc="2026-09-26T00:04:00Z">
        <w:r>
          <w:rPr>
            <w:b/>
            <w:sz w:val="18"/>
            <w:szCs w:val="18"/>
          </w:rPr>
          <w:t>N</w:t>
        </w:r>
        <w:r w:rsidRPr="00E06DDB">
          <w:rPr>
            <w:b/>
            <w:sz w:val="18"/>
            <w:szCs w:val="18"/>
          </w:rPr>
          <w:t>CPA Procedure</w:t>
        </w:r>
        <w:r w:rsidR="007E54CF">
          <w:rPr>
            <w:b/>
            <w:sz w:val="18"/>
            <w:szCs w:val="18"/>
          </w:rPr>
          <w:t>:</w:t>
        </w:r>
        <w:r>
          <w:rPr>
            <w:sz w:val="18"/>
            <w:szCs w:val="18"/>
          </w:rPr>
          <w:t xml:space="preserve"> </w:t>
        </w:r>
        <w:r w:rsidR="006219A5" w:rsidRPr="004A5C95">
          <w:rPr>
            <w:sz w:val="18"/>
            <w:szCs w:val="18"/>
          </w:rPr>
          <w:t>Manufacturer agrees to provide</w:t>
        </w:r>
        <w:r w:rsidR="007A4B7B">
          <w:rPr>
            <w:sz w:val="18"/>
            <w:szCs w:val="18"/>
          </w:rPr>
          <w:t xml:space="preserve"> sponsoring district</w:t>
        </w:r>
        <w:r w:rsidR="006219A5" w:rsidRPr="004A5C95">
          <w:rPr>
            <w:sz w:val="18"/>
            <w:szCs w:val="18"/>
          </w:rPr>
          <w:t xml:space="preserve"> samples for student testing in school districts at no charge. </w:t>
        </w:r>
        <w:r w:rsidR="006219A5" w:rsidRPr="004A5C95">
          <w:rPr>
            <w:b/>
            <w:sz w:val="18"/>
            <w:szCs w:val="18"/>
          </w:rPr>
          <w:t xml:space="preserve">Sample cases for student testing must be off the production line in original sealed and labeled case. If frozen, product must be received in a solid frozen state.  </w:t>
        </w:r>
        <w:r w:rsidR="006219A5" w:rsidRPr="004A5C95">
          <w:rPr>
            <w:sz w:val="18"/>
            <w:szCs w:val="18"/>
          </w:rPr>
          <w:t>Following student testing, manufacturer</w:t>
        </w:r>
        <w:r w:rsidR="007E54CF">
          <w:rPr>
            <w:sz w:val="18"/>
            <w:szCs w:val="18"/>
          </w:rPr>
          <w:t xml:space="preserve"> and NCPA consultant</w:t>
        </w:r>
        <w:r w:rsidR="006219A5" w:rsidRPr="004A5C95">
          <w:rPr>
            <w:sz w:val="18"/>
            <w:szCs w:val="18"/>
          </w:rPr>
          <w:t xml:space="preserve"> will be notified of results </w:t>
        </w:r>
        <w:r w:rsidR="007A4B7B">
          <w:rPr>
            <w:sz w:val="18"/>
            <w:szCs w:val="18"/>
          </w:rPr>
          <w:t>by the sponsoring district.</w:t>
        </w:r>
        <w:r w:rsidR="007E54CF">
          <w:rPr>
            <w:sz w:val="18"/>
            <w:szCs w:val="18"/>
          </w:rPr>
          <w:t xml:space="preserve"> Manufacturer may submit this request form and supporting documentation for products that pass student testing. </w:t>
        </w:r>
        <w:r w:rsidR="007A4B7B">
          <w:rPr>
            <w:sz w:val="18"/>
            <w:szCs w:val="18"/>
          </w:rPr>
          <w:t xml:space="preserve"> </w:t>
        </w:r>
        <w:r w:rsidR="007E54CF">
          <w:rPr>
            <w:sz w:val="18"/>
            <w:szCs w:val="18"/>
          </w:rPr>
          <w:t>The NCPA Board of Directors will review product information and reserves the right to reject any product that they do not feel will have wide appeal to member districts.</w:t>
        </w:r>
      </w:ins>
    </w:p>
    <w:p w14:paraId="4135ED08" w14:textId="77777777" w:rsidR="00AF7F69" w:rsidRPr="00AF7F69" w:rsidRDefault="00AF7F69" w:rsidP="00AF7F69">
      <w:pPr>
        <w:rPr>
          <w:ins w:id="469" w:author="Cindy Hobbs" w:date="2026-09-25T20:04:00Z" w16du:dateUtc="2026-09-26T00:04:00Z"/>
          <w:sz w:val="18"/>
          <w:szCs w:val="18"/>
        </w:rPr>
      </w:pPr>
    </w:p>
    <w:p w14:paraId="5A05D172" w14:textId="77777777" w:rsidR="00AF7F69" w:rsidRPr="00AF7F69" w:rsidRDefault="00AF7F69" w:rsidP="00AF7F69">
      <w:pPr>
        <w:rPr>
          <w:ins w:id="470" w:author="Cindy Hobbs" w:date="2026-09-25T20:04:00Z" w16du:dateUtc="2026-09-26T00:04:00Z"/>
          <w:sz w:val="18"/>
          <w:szCs w:val="18"/>
        </w:rPr>
      </w:pPr>
    </w:p>
    <w:p w14:paraId="632852DB" w14:textId="77777777" w:rsidR="00912427" w:rsidRDefault="0004219D">
      <w:pPr>
        <w:pStyle w:val="Heading3"/>
        <w:spacing w:before="144"/>
        <w:ind w:left="172"/>
        <w:rPr>
          <w:del w:id="471" w:author="Cindy Hobbs" w:date="2026-09-25T20:04:00Z" w16du:dateUtc="2026-09-26T00:04:00Z"/>
        </w:rPr>
      </w:pPr>
      <w:del w:id="472" w:author="Cindy Hobbs" w:date="2026-09-25T20:04:00Z" w16du:dateUtc="2026-09-26T00:04:00Z">
        <w:r>
          <w:rPr>
            <w:color w:val="1C1C1C"/>
            <w:w w:val="105"/>
          </w:rPr>
          <w:delText>What skills or additional training do you have that relate to the job for which you are applying</w:delText>
        </w:r>
      </w:del>
    </w:p>
    <w:p w14:paraId="1CFF8104" w14:textId="77777777" w:rsidR="00912427" w:rsidRDefault="00C21F0E">
      <w:pPr>
        <w:pStyle w:val="BodyText"/>
        <w:rPr>
          <w:del w:id="473" w:author="Cindy Hobbs" w:date="2026-09-25T20:04:00Z" w16du:dateUtc="2026-09-26T00:04:00Z"/>
          <w:sz w:val="13"/>
        </w:rPr>
      </w:pPr>
      <w:del w:id="474" w:author="Cindy Hobbs" w:date="2026-09-25T20:04:00Z" w16du:dateUtc="2026-09-26T00:04:00Z">
        <w:r>
          <w:pict w14:anchorId="493A10BC">
            <v:line id="_x0000_s1031" alt="" style="position:absolute;z-index:-251658240;mso-wrap-edited:f;mso-width-percent:0;mso-height-percent:0;mso-wrap-distance-left:0;mso-wrap-distance-right:0;mso-position-horizontal-relative:page;mso-width-percent:0;mso-height-percent:0" from="67.3pt,9.85pt" to="575pt,9.85pt" strokeweight=".25431mm">
              <w10:wrap type="topAndBottom" anchorx="page"/>
            </v:line>
          </w:pict>
        </w:r>
        <w:r>
          <w:pict w14:anchorId="33A744B5">
            <v:line id="_x0000_s1030" alt="" style="position:absolute;z-index:-251657216;mso-wrap-edited:f;mso-width-percent:0;mso-height-percent:0;mso-wrap-distance-left:0;mso-wrap-distance-right:0;mso-position-horizontal-relative:page;mso-width-percent:0;mso-height-percent:0" from="67.3pt,20.7pt" to="575pt,20.7pt" strokeweight=".25431mm">
              <w10:wrap type="topAndBottom" anchorx="page"/>
            </v:line>
          </w:pict>
        </w:r>
      </w:del>
    </w:p>
    <w:p w14:paraId="110527AF" w14:textId="77777777" w:rsidR="00912427" w:rsidRDefault="00912427">
      <w:pPr>
        <w:pStyle w:val="BodyText"/>
        <w:spacing w:before="5"/>
        <w:rPr>
          <w:del w:id="475" w:author="Cindy Hobbs" w:date="2026-09-25T20:04:00Z" w16du:dateUtc="2026-09-26T00:04:00Z"/>
          <w:sz w:val="11"/>
        </w:rPr>
      </w:pPr>
    </w:p>
    <w:p w14:paraId="0DD02504" w14:textId="77777777" w:rsidR="00912427" w:rsidRDefault="0004219D">
      <w:pPr>
        <w:spacing w:line="256" w:lineRule="auto"/>
        <w:ind w:left="158" w:right="361" w:firstLine="4"/>
        <w:rPr>
          <w:del w:id="476" w:author="Cindy Hobbs" w:date="2026-09-25T20:04:00Z" w16du:dateUtc="2026-09-26T00:04:00Z"/>
          <w:sz w:val="18"/>
        </w:rPr>
      </w:pPr>
      <w:del w:id="477" w:author="Cindy Hobbs" w:date="2026-09-25T20:04:00Z" w16du:dateUtc="2026-09-26T00:04:00Z">
        <w:r>
          <w:rPr>
            <w:color w:val="1C1C1C"/>
            <w:sz w:val="17"/>
          </w:rPr>
          <w:delText xml:space="preserve">List </w:delText>
        </w:r>
        <w:r>
          <w:rPr>
            <w:color w:val="1C1C1C"/>
            <w:sz w:val="18"/>
          </w:rPr>
          <w:delText>professional, trade, business or civic activities and offices held. (Exclude labor organizations and memberships which reveal race, color, religion, national origin, sex, age, disability or other protected status.)</w:delText>
        </w:r>
      </w:del>
    </w:p>
    <w:p w14:paraId="0528C606" w14:textId="77777777" w:rsidR="00912427" w:rsidRDefault="00C21F0E">
      <w:pPr>
        <w:pStyle w:val="BodyText"/>
        <w:spacing w:before="4"/>
        <w:rPr>
          <w:del w:id="478" w:author="Cindy Hobbs" w:date="2026-09-25T20:04:00Z" w16du:dateUtc="2026-09-26T00:04:00Z"/>
          <w:sz w:val="11"/>
        </w:rPr>
      </w:pPr>
      <w:del w:id="479" w:author="Cindy Hobbs" w:date="2026-09-25T20:04:00Z" w16du:dateUtc="2026-09-26T00:04:00Z">
        <w:r>
          <w:pict w14:anchorId="1F6851DA">
            <v:line id="_x0000_s1029" alt="" style="position:absolute;z-index:-251656192;mso-wrap-edited:f;mso-width-percent:0;mso-height-percent:0;mso-wrap-distance-left:0;mso-wrap-distance-right:0;mso-position-horizontal-relative:page;mso-width-percent:0;mso-height-percent:0" from="67.3pt,8.9pt" to="574.75pt,8.9pt" strokeweight=".25431mm">
              <w10:wrap type="topAndBottom" anchorx="page"/>
            </v:line>
          </w:pict>
        </w:r>
        <w:r>
          <w:pict w14:anchorId="01CC2C1C">
            <v:line id="_x0000_s1028" alt="" style="position:absolute;z-index:-251655168;mso-wrap-edited:f;mso-width-percent:0;mso-height-percent:0;mso-wrap-distance-left:0;mso-wrap-distance-right:0;mso-position-horizontal-relative:page;mso-width-percent:0;mso-height-percent:0" from="67.3pt,19.7pt" to="574.75pt,19.7pt" strokeweight=".25431mm">
              <w10:wrap type="topAndBottom" anchorx="page"/>
            </v:line>
          </w:pict>
        </w:r>
        <w:r>
          <w:pict w14:anchorId="6DCAA2DD">
            <v:line id="_x0000_s1027" alt="" style="position:absolute;z-index:-251654144;mso-wrap-edited:f;mso-width-percent:0;mso-height-percent:0;mso-wrap-distance-left:0;mso-wrap-distance-right:0;mso-position-horizontal-relative:page;mso-width-percent:0;mso-height-percent:0" from="67.3pt,30.5pt" to="574.75pt,30.5pt" strokeweight=".25431mm">
              <w10:wrap type="topAndBottom" anchorx="page"/>
            </v:line>
          </w:pict>
        </w:r>
        <w:r>
          <w:pict w14:anchorId="52D7FAFF">
            <v:line id="_x0000_s1026" alt="" style="position:absolute;z-index:-251653120;mso-wrap-edited:f;mso-width-percent:0;mso-height-percent:0;mso-wrap-distance-left:0;mso-wrap-distance-right:0;mso-position-horizontal-relative:page;mso-width-percent:0;mso-height-percent:0" from="66.35pt,41.55pt" to="574.75pt,41.55pt" strokeweight=".25431mm">
              <w10:wrap type="topAndBottom" anchorx="page"/>
            </v:line>
          </w:pict>
        </w:r>
      </w:del>
    </w:p>
    <w:p w14:paraId="0841972B" w14:textId="77777777" w:rsidR="00912427" w:rsidRDefault="00912427">
      <w:pPr>
        <w:pStyle w:val="BodyText"/>
        <w:spacing w:before="5"/>
        <w:rPr>
          <w:del w:id="480" w:author="Cindy Hobbs" w:date="2026-09-25T20:04:00Z" w16du:dateUtc="2026-09-26T00:04:00Z"/>
          <w:sz w:val="11"/>
        </w:rPr>
      </w:pPr>
    </w:p>
    <w:p w14:paraId="57510EEE" w14:textId="77777777" w:rsidR="00912427" w:rsidRDefault="00912427">
      <w:pPr>
        <w:pStyle w:val="BodyText"/>
        <w:spacing w:before="5"/>
        <w:rPr>
          <w:del w:id="481" w:author="Cindy Hobbs" w:date="2026-09-25T20:04:00Z" w16du:dateUtc="2026-09-26T00:04:00Z"/>
          <w:sz w:val="11"/>
        </w:rPr>
      </w:pPr>
    </w:p>
    <w:p w14:paraId="5BB6B725" w14:textId="77777777" w:rsidR="00912427" w:rsidRDefault="00912427">
      <w:pPr>
        <w:pStyle w:val="BodyText"/>
        <w:spacing w:before="10"/>
        <w:rPr>
          <w:del w:id="482" w:author="Cindy Hobbs" w:date="2026-09-25T20:04:00Z" w16du:dateUtc="2026-09-26T00:04:00Z"/>
          <w:sz w:val="11"/>
        </w:rPr>
      </w:pPr>
    </w:p>
    <w:p w14:paraId="0B9CFBDC" w14:textId="77777777" w:rsidR="00912427" w:rsidRDefault="00912427">
      <w:pPr>
        <w:pStyle w:val="BodyText"/>
        <w:spacing w:before="5"/>
        <w:rPr>
          <w:del w:id="483" w:author="Cindy Hobbs" w:date="2026-09-25T20:04:00Z" w16du:dateUtc="2026-09-26T00:04:00Z"/>
          <w:sz w:val="29"/>
        </w:rPr>
      </w:pPr>
    </w:p>
    <w:p w14:paraId="2076CC3D" w14:textId="77777777" w:rsidR="00912427" w:rsidRDefault="0004219D">
      <w:pPr>
        <w:ind w:left="143"/>
        <w:rPr>
          <w:del w:id="484" w:author="Cindy Hobbs" w:date="2026-09-25T20:04:00Z" w16du:dateUtc="2026-09-26T00:04:00Z"/>
          <w:b/>
          <w:sz w:val="20"/>
        </w:rPr>
      </w:pPr>
      <w:del w:id="485" w:author="Cindy Hobbs" w:date="2026-09-25T20:04:00Z" w16du:dateUtc="2026-09-26T00:04:00Z">
        <w:r>
          <w:rPr>
            <w:b/>
            <w:color w:val="1C1C1C"/>
            <w:sz w:val="20"/>
          </w:rPr>
          <w:delText>DISCLAIMER AND SIGNATURE</w:delText>
        </w:r>
      </w:del>
    </w:p>
    <w:p w14:paraId="0886052C" w14:textId="77777777" w:rsidR="00912427" w:rsidRDefault="0004219D">
      <w:pPr>
        <w:spacing w:before="95" w:line="307" w:lineRule="auto"/>
        <w:ind w:left="135" w:right="361" w:hanging="9"/>
        <w:rPr>
          <w:del w:id="486" w:author="Cindy Hobbs" w:date="2026-09-25T20:04:00Z" w16du:dateUtc="2026-09-26T00:04:00Z"/>
          <w:sz w:val="16"/>
        </w:rPr>
      </w:pPr>
      <w:del w:id="487" w:author="Cindy Hobbs" w:date="2026-09-25T20:04:00Z" w16du:dateUtc="2026-09-26T00:04:00Z">
        <w:r>
          <w:rPr>
            <w:color w:val="1C1C1C"/>
            <w:w w:val="105"/>
            <w:sz w:val="16"/>
          </w:rPr>
          <w:delText xml:space="preserve">I certify that my answers are true and complete to the best of my knowledge. If this application leads to employment, I understand that false or misleading information </w:delText>
        </w:r>
        <w:r>
          <w:rPr>
            <w:color w:val="3B3B3B"/>
            <w:w w:val="105"/>
            <w:sz w:val="16"/>
          </w:rPr>
          <w:delText>i</w:delText>
        </w:r>
        <w:r>
          <w:rPr>
            <w:color w:val="1C1C1C"/>
            <w:w w:val="105"/>
            <w:sz w:val="16"/>
          </w:rPr>
          <w:delText>n my application or interview may result in my release.</w:delText>
        </w:r>
      </w:del>
    </w:p>
    <w:p w14:paraId="188127A1" w14:textId="77777777" w:rsidR="00912427" w:rsidRDefault="00912427">
      <w:pPr>
        <w:pStyle w:val="BodyText"/>
        <w:spacing w:before="3"/>
        <w:rPr>
          <w:del w:id="488" w:author="Cindy Hobbs" w:date="2026-09-25T20:04:00Z" w16du:dateUtc="2026-09-26T00:04:00Z"/>
          <w:sz w:val="21"/>
        </w:rPr>
      </w:pPr>
    </w:p>
    <w:p w14:paraId="2DD9F945" w14:textId="77777777" w:rsidR="00912427" w:rsidRPr="00AF7F69" w:rsidRDefault="0004219D" w:rsidP="00AF7F69">
      <w:pPr>
        <w:ind w:firstLine="720"/>
        <w:rPr>
          <w:sz w:val="18"/>
          <w:rPrChange w:id="489" w:author="Cindy Hobbs" w:date="2026-09-25T20:04:00Z" w16du:dateUtc="2026-09-26T00:04:00Z">
            <w:rPr>
              <w:sz w:val="16"/>
            </w:rPr>
          </w:rPrChange>
        </w:rPr>
        <w:pPrChange w:id="490" w:author="Cindy Hobbs" w:date="2026-09-25T20:04:00Z" w16du:dateUtc="2026-09-26T00:04:00Z">
          <w:pPr>
            <w:tabs>
              <w:tab w:val="left" w:pos="7407"/>
            </w:tabs>
            <w:ind w:left="119"/>
          </w:pPr>
        </w:pPrChange>
      </w:pPr>
      <w:del w:id="491" w:author="Cindy Hobbs" w:date="2026-09-25T20:04:00Z" w16du:dateUtc="2026-09-26T00:04:00Z">
        <w:r>
          <w:rPr>
            <w:color w:val="1C1C1C"/>
            <w:position w:val="1"/>
            <w:sz w:val="16"/>
          </w:rPr>
          <w:delText>Signature _______________________________________________________</w:delText>
        </w:r>
        <w:r>
          <w:rPr>
            <w:color w:val="1C1C1C"/>
            <w:position w:val="1"/>
            <w:sz w:val="16"/>
          </w:rPr>
          <w:tab/>
        </w:r>
        <w:r>
          <w:rPr>
            <w:color w:val="1C1C1C"/>
            <w:sz w:val="16"/>
          </w:rPr>
          <w:delText>Date ___________________________</w:delText>
        </w:r>
      </w:del>
    </w:p>
    <w:sectPr w:rsidR="00912427" w:rsidRPr="00AF7F69" w:rsidSect="00D5085E">
      <w:pgSz w:w="12240" w:h="15840"/>
      <w:pgMar w:top="432" w:right="720" w:bottom="288" w:left="720" w:header="720" w:footer="0" w:gutter="0"/>
      <w:cols w:space="720"/>
      <w:docGrid w:linePitch="360"/>
      <w:sectPrChange w:id="492" w:author="Cindy Hobbs" w:date="2026-09-25T20:04:00Z" w16du:dateUtc="2026-09-26T00:04:00Z">
        <w:sectPr w:rsidR="00912427" w:rsidRPr="00AF7F69" w:rsidSect="00D5085E">
          <w:pgMar w:top="880" w:right="420" w:bottom="280" w:left="120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7A662E" w14:textId="77777777" w:rsidR="00C21F0E" w:rsidRDefault="00C21F0E" w:rsidP="00530904">
      <w:r>
        <w:separator/>
      </w:r>
    </w:p>
  </w:endnote>
  <w:endnote w:type="continuationSeparator" w:id="0">
    <w:p w14:paraId="5FA46408" w14:textId="77777777" w:rsidR="00C21F0E" w:rsidRDefault="00C21F0E" w:rsidP="00530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E0B2A" w14:textId="035FDC8E" w:rsidR="00531D8E" w:rsidRPr="00531D8E" w:rsidRDefault="00BE0934">
    <w:pPr>
      <w:pStyle w:val="Footer"/>
      <w:rPr>
        <w:ins w:id="16" w:author="Cindy Hobbs" w:date="2026-09-25T20:04:00Z" w16du:dateUtc="2026-09-26T00:04:00Z"/>
        <w:sz w:val="16"/>
      </w:rPr>
    </w:pPr>
    <w:ins w:id="17" w:author="Cindy Hobbs" w:date="2026-09-25T20:04:00Z" w16du:dateUtc="2026-09-26T00:04:00Z">
      <w:r>
        <w:rPr>
          <w:sz w:val="16"/>
        </w:rPr>
        <w:t>Rev.</w:t>
      </w:r>
      <w:r w:rsidR="00A918A0">
        <w:rPr>
          <w:sz w:val="16"/>
        </w:rPr>
        <w:t>8</w:t>
      </w:r>
      <w:r w:rsidR="00C10594">
        <w:rPr>
          <w:sz w:val="16"/>
        </w:rPr>
        <w:t>-1-2</w:t>
      </w:r>
      <w:r w:rsidR="00AF7F69">
        <w:rPr>
          <w:sz w:val="16"/>
        </w:rPr>
        <w:t>3</w:t>
      </w:r>
    </w:ins>
  </w:p>
  <w:p w14:paraId="62E215CC" w14:textId="77777777" w:rsidR="00530904" w:rsidRDefault="00530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4C9E3D" w14:textId="77777777" w:rsidR="00C21F0E" w:rsidRDefault="00C21F0E" w:rsidP="00530904">
      <w:r>
        <w:separator/>
      </w:r>
    </w:p>
  </w:footnote>
  <w:footnote w:type="continuationSeparator" w:id="0">
    <w:p w14:paraId="3B05B9CB" w14:textId="77777777" w:rsidR="00C21F0E" w:rsidRDefault="00C21F0E" w:rsidP="00530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3B4AEE" w14:textId="77777777" w:rsidR="00530904" w:rsidRDefault="005309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8C23C9"/>
    <w:multiLevelType w:val="hybridMultilevel"/>
    <w:tmpl w:val="647EB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E2A7227"/>
    <w:multiLevelType w:val="hybridMultilevel"/>
    <w:tmpl w:val="318C3F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4345943">
    <w:abstractNumId w:val="1"/>
  </w:num>
  <w:num w:numId="2" w16cid:durableId="7003224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2427"/>
    <w:rsid w:val="00013150"/>
    <w:rsid w:val="00015709"/>
    <w:rsid w:val="000202B4"/>
    <w:rsid w:val="0004219D"/>
    <w:rsid w:val="00043FF6"/>
    <w:rsid w:val="000632F3"/>
    <w:rsid w:val="00065BF8"/>
    <w:rsid w:val="00071944"/>
    <w:rsid w:val="000973AE"/>
    <w:rsid w:val="000B27F7"/>
    <w:rsid w:val="000C4B18"/>
    <w:rsid w:val="000E6197"/>
    <w:rsid w:val="00120AA9"/>
    <w:rsid w:val="001231A6"/>
    <w:rsid w:val="001251DB"/>
    <w:rsid w:val="0014509A"/>
    <w:rsid w:val="001542C0"/>
    <w:rsid w:val="00173C88"/>
    <w:rsid w:val="00174761"/>
    <w:rsid w:val="00181630"/>
    <w:rsid w:val="001830B5"/>
    <w:rsid w:val="001920F7"/>
    <w:rsid w:val="001A1A8F"/>
    <w:rsid w:val="001C5998"/>
    <w:rsid w:val="001D022B"/>
    <w:rsid w:val="001D0DB5"/>
    <w:rsid w:val="001D7CF9"/>
    <w:rsid w:val="001E05FC"/>
    <w:rsid w:val="001E759B"/>
    <w:rsid w:val="00212ABB"/>
    <w:rsid w:val="002154F3"/>
    <w:rsid w:val="002318A9"/>
    <w:rsid w:val="00233E26"/>
    <w:rsid w:val="00261BD4"/>
    <w:rsid w:val="0027205B"/>
    <w:rsid w:val="00273B32"/>
    <w:rsid w:val="002A115C"/>
    <w:rsid w:val="002A3F15"/>
    <w:rsid w:val="002B749E"/>
    <w:rsid w:val="002C7086"/>
    <w:rsid w:val="002E2918"/>
    <w:rsid w:val="002E4FC8"/>
    <w:rsid w:val="002F432D"/>
    <w:rsid w:val="00331C1D"/>
    <w:rsid w:val="003346B8"/>
    <w:rsid w:val="00341FA5"/>
    <w:rsid w:val="0034484D"/>
    <w:rsid w:val="00375D52"/>
    <w:rsid w:val="003775C1"/>
    <w:rsid w:val="00384FF6"/>
    <w:rsid w:val="00391597"/>
    <w:rsid w:val="00392514"/>
    <w:rsid w:val="003B67AC"/>
    <w:rsid w:val="003B6F1D"/>
    <w:rsid w:val="003C55FF"/>
    <w:rsid w:val="003D3A59"/>
    <w:rsid w:val="003F13D5"/>
    <w:rsid w:val="003F4219"/>
    <w:rsid w:val="00404D6E"/>
    <w:rsid w:val="004123D1"/>
    <w:rsid w:val="00413DC2"/>
    <w:rsid w:val="00415DAE"/>
    <w:rsid w:val="00446B2C"/>
    <w:rsid w:val="00472472"/>
    <w:rsid w:val="0049291B"/>
    <w:rsid w:val="004A0F9A"/>
    <w:rsid w:val="004B29A0"/>
    <w:rsid w:val="004D214F"/>
    <w:rsid w:val="004D25D7"/>
    <w:rsid w:val="004D6B8D"/>
    <w:rsid w:val="004E366F"/>
    <w:rsid w:val="004E56A4"/>
    <w:rsid w:val="004E7E37"/>
    <w:rsid w:val="00502BC8"/>
    <w:rsid w:val="00521D1E"/>
    <w:rsid w:val="00530904"/>
    <w:rsid w:val="00531D8E"/>
    <w:rsid w:val="005447C2"/>
    <w:rsid w:val="00560F40"/>
    <w:rsid w:val="00590952"/>
    <w:rsid w:val="005A52AD"/>
    <w:rsid w:val="005A729F"/>
    <w:rsid w:val="005E33BB"/>
    <w:rsid w:val="005E5263"/>
    <w:rsid w:val="005F1EAC"/>
    <w:rsid w:val="006219A5"/>
    <w:rsid w:val="00623D07"/>
    <w:rsid w:val="00631399"/>
    <w:rsid w:val="00663D66"/>
    <w:rsid w:val="0069154E"/>
    <w:rsid w:val="00696AA0"/>
    <w:rsid w:val="006F2C0D"/>
    <w:rsid w:val="006F72B6"/>
    <w:rsid w:val="00702695"/>
    <w:rsid w:val="00704A1C"/>
    <w:rsid w:val="00721207"/>
    <w:rsid w:val="007300ED"/>
    <w:rsid w:val="00735766"/>
    <w:rsid w:val="007518EB"/>
    <w:rsid w:val="007627FB"/>
    <w:rsid w:val="0077341D"/>
    <w:rsid w:val="00777684"/>
    <w:rsid w:val="0078047C"/>
    <w:rsid w:val="007848BE"/>
    <w:rsid w:val="0079101E"/>
    <w:rsid w:val="00791CA1"/>
    <w:rsid w:val="00797C9E"/>
    <w:rsid w:val="007A0818"/>
    <w:rsid w:val="007A4B7B"/>
    <w:rsid w:val="007A7B6F"/>
    <w:rsid w:val="007B4989"/>
    <w:rsid w:val="007B73FB"/>
    <w:rsid w:val="007E54CF"/>
    <w:rsid w:val="007E7025"/>
    <w:rsid w:val="00843CCC"/>
    <w:rsid w:val="008467DC"/>
    <w:rsid w:val="00886AFB"/>
    <w:rsid w:val="008907DF"/>
    <w:rsid w:val="008B7D25"/>
    <w:rsid w:val="008C3ABB"/>
    <w:rsid w:val="008E4C44"/>
    <w:rsid w:val="008F08DF"/>
    <w:rsid w:val="008F17FF"/>
    <w:rsid w:val="00903E9C"/>
    <w:rsid w:val="0091024F"/>
    <w:rsid w:val="00912427"/>
    <w:rsid w:val="00914DFD"/>
    <w:rsid w:val="0092602C"/>
    <w:rsid w:val="00930BFA"/>
    <w:rsid w:val="00935603"/>
    <w:rsid w:val="00963628"/>
    <w:rsid w:val="00964A98"/>
    <w:rsid w:val="00970992"/>
    <w:rsid w:val="00971A39"/>
    <w:rsid w:val="00973FC7"/>
    <w:rsid w:val="0097763E"/>
    <w:rsid w:val="00986A36"/>
    <w:rsid w:val="00987BE6"/>
    <w:rsid w:val="00997298"/>
    <w:rsid w:val="009A1552"/>
    <w:rsid w:val="009A5004"/>
    <w:rsid w:val="009B0F72"/>
    <w:rsid w:val="009B0FF3"/>
    <w:rsid w:val="009C39AA"/>
    <w:rsid w:val="009D316B"/>
    <w:rsid w:val="009E093A"/>
    <w:rsid w:val="009E3EBB"/>
    <w:rsid w:val="00A016B6"/>
    <w:rsid w:val="00A01875"/>
    <w:rsid w:val="00A02511"/>
    <w:rsid w:val="00A03259"/>
    <w:rsid w:val="00A0587E"/>
    <w:rsid w:val="00A071A3"/>
    <w:rsid w:val="00A10E96"/>
    <w:rsid w:val="00A12AF0"/>
    <w:rsid w:val="00A14E7A"/>
    <w:rsid w:val="00A31D78"/>
    <w:rsid w:val="00A452E9"/>
    <w:rsid w:val="00A60055"/>
    <w:rsid w:val="00A71EFE"/>
    <w:rsid w:val="00A822D5"/>
    <w:rsid w:val="00A86486"/>
    <w:rsid w:val="00A87EE9"/>
    <w:rsid w:val="00A909E8"/>
    <w:rsid w:val="00A918A0"/>
    <w:rsid w:val="00AB513B"/>
    <w:rsid w:val="00AB5245"/>
    <w:rsid w:val="00AB56C2"/>
    <w:rsid w:val="00AB7570"/>
    <w:rsid w:val="00AC0818"/>
    <w:rsid w:val="00AC612E"/>
    <w:rsid w:val="00AC7367"/>
    <w:rsid w:val="00AD1778"/>
    <w:rsid w:val="00AD321F"/>
    <w:rsid w:val="00AF4908"/>
    <w:rsid w:val="00AF7F69"/>
    <w:rsid w:val="00B04E28"/>
    <w:rsid w:val="00B33A58"/>
    <w:rsid w:val="00B421DD"/>
    <w:rsid w:val="00B44821"/>
    <w:rsid w:val="00B65849"/>
    <w:rsid w:val="00B70103"/>
    <w:rsid w:val="00B90660"/>
    <w:rsid w:val="00B96900"/>
    <w:rsid w:val="00BA194F"/>
    <w:rsid w:val="00BB1CEA"/>
    <w:rsid w:val="00BD44A1"/>
    <w:rsid w:val="00BE0934"/>
    <w:rsid w:val="00BE3C3E"/>
    <w:rsid w:val="00BF0390"/>
    <w:rsid w:val="00C10594"/>
    <w:rsid w:val="00C15EBA"/>
    <w:rsid w:val="00C206F6"/>
    <w:rsid w:val="00C21F0E"/>
    <w:rsid w:val="00C36633"/>
    <w:rsid w:val="00C55D20"/>
    <w:rsid w:val="00C7333C"/>
    <w:rsid w:val="00C735EF"/>
    <w:rsid w:val="00C73EB4"/>
    <w:rsid w:val="00C767FF"/>
    <w:rsid w:val="00C93C2D"/>
    <w:rsid w:val="00C95938"/>
    <w:rsid w:val="00CA638F"/>
    <w:rsid w:val="00CB4924"/>
    <w:rsid w:val="00CB5988"/>
    <w:rsid w:val="00CC3635"/>
    <w:rsid w:val="00CD1109"/>
    <w:rsid w:val="00CD67FD"/>
    <w:rsid w:val="00D11905"/>
    <w:rsid w:val="00D16A7C"/>
    <w:rsid w:val="00D1776B"/>
    <w:rsid w:val="00D43DD0"/>
    <w:rsid w:val="00D5085E"/>
    <w:rsid w:val="00D652F6"/>
    <w:rsid w:val="00D7037C"/>
    <w:rsid w:val="00D87E20"/>
    <w:rsid w:val="00DA19A5"/>
    <w:rsid w:val="00DC6D79"/>
    <w:rsid w:val="00DE6E11"/>
    <w:rsid w:val="00E012F0"/>
    <w:rsid w:val="00E05AA6"/>
    <w:rsid w:val="00E06DDB"/>
    <w:rsid w:val="00E40E88"/>
    <w:rsid w:val="00E543BB"/>
    <w:rsid w:val="00E62A07"/>
    <w:rsid w:val="00E64F33"/>
    <w:rsid w:val="00E72B82"/>
    <w:rsid w:val="00E80F59"/>
    <w:rsid w:val="00E81ECD"/>
    <w:rsid w:val="00E827CC"/>
    <w:rsid w:val="00EA10A4"/>
    <w:rsid w:val="00EA37FB"/>
    <w:rsid w:val="00EA423F"/>
    <w:rsid w:val="00EC6A8A"/>
    <w:rsid w:val="00EC752F"/>
    <w:rsid w:val="00EE61E6"/>
    <w:rsid w:val="00EF6227"/>
    <w:rsid w:val="00F11C11"/>
    <w:rsid w:val="00F53974"/>
    <w:rsid w:val="00F90F76"/>
    <w:rsid w:val="00F95039"/>
    <w:rsid w:val="00FB27B6"/>
    <w:rsid w:val="00FB4CCB"/>
    <w:rsid w:val="00FB6378"/>
    <w:rsid w:val="00FD1EE1"/>
    <w:rsid w:val="00FE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5:docId w15:val="{B6B229CB-DB52-456D-89C5-3DC65388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9A5"/>
    <w:pPr>
      <w:widowControl/>
      <w:autoSpaceDE/>
      <w:autoSpaceDN/>
      <w:pPrChange w:id="0" w:author="Cindy Hobbs" w:date="2026-09-25T20:04:00Z">
        <w:pPr>
          <w:widowControl w:val="0"/>
          <w:autoSpaceDE w:val="0"/>
          <w:autoSpaceDN w:val="0"/>
        </w:pPr>
      </w:pPrChange>
    </w:pPr>
    <w:rPr>
      <w:rFonts w:ascii="Times New Roman" w:eastAsia="Times New Roman" w:hAnsi="Times New Roman" w:cs="Times New Roman"/>
      <w:sz w:val="24"/>
      <w:szCs w:val="24"/>
      <w:rPrChange w:id="0" w:author="Cindy Hobbs" w:date="2026-09-25T20:04:00Z">
        <w:rPr>
          <w:rFonts w:ascii="Arial" w:eastAsia="Arial" w:hAnsi="Arial" w:cs="Arial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uiPriority w:val="1"/>
    <w:qFormat/>
    <w:pPr>
      <w:spacing w:before="6"/>
      <w:ind w:left="215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91"/>
      <w:ind w:left="257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1"/>
    <w:qFormat/>
    <w:pPr>
      <w:ind w:left="158"/>
      <w:outlineLvl w:val="2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34"/>
    <w:qFormat/>
    <w:rsid w:val="00DA19A5"/>
    <w:pPr>
      <w:ind w:left="720"/>
      <w:contextualSpacing/>
      <w:pPrChange w:id="1" w:author="Cindy Hobbs" w:date="2026-09-25T20:04:00Z">
        <w:pPr/>
      </w:pPrChange>
    </w:pPr>
    <w:rPr>
      <w:rPrChange w:id="1" w:author="Cindy Hobbs" w:date="2026-09-25T20:04:00Z">
        <w:rPr>
          <w:sz w:val="24"/>
          <w:szCs w:val="24"/>
          <w:lang w:val="en-US" w:eastAsia="en-US" w:bidi="ar-SA"/>
        </w:rPr>
      </w:rPrChange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3090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27B6"/>
    <w:pPr>
      <w:tabs>
        <w:tab w:val="center" w:pos="4680"/>
        <w:tab w:val="right" w:pos="9360"/>
      </w:tabs>
      <w:pPrChange w:id="2" w:author="Cindy Hobbs" w:date="2026-09-25T20:04:00Z">
        <w:pPr>
          <w:tabs>
            <w:tab w:val="center" w:pos="4680"/>
            <w:tab w:val="right" w:pos="9360"/>
          </w:tabs>
        </w:pPr>
      </w:pPrChange>
    </w:pPr>
    <w:rPr>
      <w:rPrChange w:id="2" w:author="Cindy Hobbs" w:date="2026-09-25T20:04:00Z">
        <w:rPr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53090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27B6"/>
    <w:pPr>
      <w:tabs>
        <w:tab w:val="center" w:pos="4680"/>
        <w:tab w:val="right" w:pos="9360"/>
      </w:tabs>
      <w:pPrChange w:id="3" w:author="Cindy Hobbs" w:date="2026-09-25T20:04:00Z">
        <w:pPr>
          <w:tabs>
            <w:tab w:val="center" w:pos="4680"/>
            <w:tab w:val="right" w:pos="9360"/>
          </w:tabs>
        </w:pPr>
      </w:pPrChange>
    </w:pPr>
    <w:rPr>
      <w:rPrChange w:id="3" w:author="Cindy Hobbs" w:date="2026-09-25T20:04:00Z">
        <w:rPr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53090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3090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30904"/>
    <w:pPr>
      <w:widowControl/>
      <w:autoSpaceDE/>
      <w:autoSpaceDN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41D"/>
    <w:pPr>
      <w:pPrChange w:id="4" w:author="Cindy Hobbs" w:date="2026-09-25T20:04:00Z">
        <w:pPr/>
      </w:pPrChange>
    </w:pPr>
    <w:rPr>
      <w:rFonts w:ascii="Segoe UI" w:hAnsi="Segoe UI" w:cs="Segoe UI"/>
      <w:sz w:val="18"/>
      <w:szCs w:val="18"/>
      <w:rPrChange w:id="4" w:author="Cindy Hobbs" w:date="2026-09-25T20:04:00Z">
        <w:rPr>
          <w:rFonts w:ascii="Segoe UI" w:hAnsi="Segoe UI" w:cs="Segoe UI"/>
          <w:sz w:val="18"/>
          <w:szCs w:val="18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904"/>
    <w:rPr>
      <w:rFonts w:ascii="Segoe UI" w:eastAsia="Times New Roman" w:hAnsi="Segoe UI" w:cs="Segoe UI"/>
      <w:sz w:val="18"/>
      <w:szCs w:val="18"/>
    </w:rPr>
  </w:style>
  <w:style w:type="paragraph" w:styleId="NoSpacing">
    <w:name w:val="No Spacing"/>
    <w:uiPriority w:val="1"/>
    <w:qFormat/>
    <w:rsid w:val="005F1EAC"/>
    <w:pPr>
      <w:widowControl/>
      <w:autoSpaceDE/>
      <w:autoSpaceDN/>
      <w:pPrChange w:id="5" w:author="Cindy Hobbs" w:date="2026-09-25T20:04:00Z">
        <w:pPr/>
      </w:pPrChange>
    </w:pPr>
    <w:rPr>
      <w:rFonts w:ascii="Times New Roman" w:eastAsia="Times New Roman" w:hAnsi="Times New Roman" w:cs="Times New Roman"/>
      <w:sz w:val="24"/>
      <w:szCs w:val="24"/>
      <w:rPrChange w:id="5" w:author="Cindy Hobbs" w:date="2026-09-25T20:04:00Z">
        <w:rPr>
          <w:sz w:val="24"/>
          <w:szCs w:val="24"/>
          <w:lang w:val="en-US" w:eastAsia="en-US" w:bidi="ar-SA"/>
        </w:rPr>
      </w:rPrChange>
    </w:rPr>
  </w:style>
  <w:style w:type="character" w:styleId="UnresolvedMention">
    <w:name w:val="Unresolved Mention"/>
    <w:basedOn w:val="DefaultParagraphFont"/>
    <w:uiPriority w:val="99"/>
    <w:semiHidden/>
    <w:unhideWhenUsed/>
    <w:rsid w:val="0053090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309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729F"/>
    <w:pPr>
      <w:pPrChange w:id="6" w:author="Cindy Hobbs" w:date="2026-09-25T20:04:00Z">
        <w:pPr/>
      </w:pPrChange>
    </w:pPr>
    <w:rPr>
      <w:sz w:val="20"/>
      <w:szCs w:val="20"/>
      <w:rPrChange w:id="6" w:author="Cindy Hobbs" w:date="2026-09-25T20:04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090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0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090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73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983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2019-09-16T19:33:00Z</dcterms:created>
  <dcterms:modified xsi:type="dcterms:W3CDTF">2026-09-26T00:04:00Z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2019-09-16T00:00:00Z</vt:filetime>
  </property>
  <property fmtid="{D5CDD505-2E9C-101B-9397-08002B2CF9AE}" pid="3" name="Creator">
    <vt:lpwstr>Canon iR-ADV C5035  PDF</vt:lpwstr>
  </property>
  <property fmtid="{D5CDD505-2E9C-101B-9397-08002B2CF9AE}" pid="4" name="LastSaved">
    <vt:filetime>2019-09-16T00:00:00Z</vt:filetime>
  </property>
</Properties>
</file>