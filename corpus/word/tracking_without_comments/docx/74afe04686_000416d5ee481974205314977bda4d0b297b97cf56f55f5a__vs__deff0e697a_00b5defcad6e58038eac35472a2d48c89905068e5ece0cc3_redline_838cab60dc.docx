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2" w:author="NAZ, Mamoona (OLDHAM MEDICAL SERVICES)" w:date="2026-09-22T12:13:00Z" w16du:dateUtc="2026-09-22T16:13:00Z"/>
          <w:rFonts w:ascii="Californian FB" w:hAnsi="Californian FB"/>
        </w:rPr>
      </w:pPr>
      <w:ins w:id="3" w:author="NAZ, Mamoona (OLDHAM MEDICAL SERVICES)" w:date="2026-09-22T12:13:00Z" w16du:dateUtc="2026-09-22T16:13: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4" w:author="NAZ, Mamoona (OLDHAM MEDICAL SERVICES)" w:date="2026-09-22T12:13:00Z" w16du:dateUtc="2026-09-22T16:13:00Z"/>
          <w:rFonts w:ascii="Californian FB" w:hAnsi="Californian FB"/>
          <w:b/>
          <w:bCs/>
        </w:rPr>
      </w:pPr>
    </w:p>
    <w:p w14:paraId="43260A16" w14:textId="77777777" w:rsidR="006F1C2D" w:rsidRDefault="006F1C2D" w:rsidP="006F1C2D">
      <w:pPr>
        <w:jc w:val="center"/>
        <w:rPr>
          <w:ins w:id="5" w:author="NAZ, Mamoona (OLDHAM MEDICAL SERVICES)" w:date="2026-09-22T12:13:00Z" w16du:dateUtc="2026-09-22T16:13:00Z"/>
          <w:rFonts w:cstheme="minorHAnsi"/>
          <w:b/>
          <w:bCs/>
          <w:sz w:val="28"/>
          <w:szCs w:val="28"/>
          <w:u w:val="single"/>
        </w:rPr>
      </w:pPr>
      <w:ins w:id="6" w:author="NAZ, Mamoona (OLDHAM MEDICAL SERVICES)" w:date="2026-09-22T12:13:00Z" w16du:dateUtc="2026-09-22T16:13:00Z">
        <w:r w:rsidRPr="00FA0E32">
          <w:rPr>
            <w:rFonts w:cstheme="minorHAnsi"/>
            <w:b/>
            <w:bCs/>
            <w:sz w:val="28"/>
            <w:szCs w:val="28"/>
            <w:u w:val="single"/>
          </w:rPr>
          <w:t>PPG Meeting</w:t>
        </w:r>
      </w:ins>
    </w:p>
    <w:p w14:paraId="255DC642" w14:textId="487ECD42" w:rsidR="006F1C2D" w:rsidRDefault="00677B90" w:rsidP="006F1C2D">
      <w:pPr>
        <w:jc w:val="center"/>
        <w:rPr>
          <w:ins w:id="7" w:author="NAZ, Mamoona (OLDHAM MEDICAL SERVICES)" w:date="2026-09-22T12:13:00Z" w16du:dateUtc="2026-09-22T16:13:00Z"/>
          <w:rFonts w:cstheme="minorHAnsi"/>
          <w:b/>
          <w:bCs/>
          <w:sz w:val="28"/>
          <w:szCs w:val="28"/>
          <w:u w:val="single"/>
        </w:rPr>
      </w:pPr>
      <w:ins w:id="8" w:author="NAZ, Mamoona (OLDHAM MEDICAL SERVICES)" w:date="2026-09-22T12:13:00Z" w16du:dateUtc="2026-09-22T16:13: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9" w:author="NAZ, Mamoona (OLDHAM MEDICAL SERVICES)" w:date="2026-09-22T12:13:00Z" w16du:dateUtc="2026-09-22T16:13:00Z"/>
          <w:rFonts w:cstheme="minorHAnsi"/>
          <w:b/>
          <w:bCs/>
          <w:sz w:val="28"/>
          <w:szCs w:val="28"/>
          <w:u w:val="single"/>
        </w:rPr>
      </w:pPr>
    </w:p>
    <w:p w14:paraId="1E230469" w14:textId="77777777" w:rsidR="006F1C2D" w:rsidRDefault="006F1C2D" w:rsidP="006F1C2D">
      <w:pPr>
        <w:rPr>
          <w:ins w:id="10" w:author="NAZ, Mamoona (OLDHAM MEDICAL SERVICES)" w:date="2026-09-22T12:13:00Z" w16du:dateUtc="2026-09-22T16:13:00Z"/>
          <w:rFonts w:cstheme="minorHAnsi"/>
          <w:b/>
          <w:bCs/>
        </w:rPr>
      </w:pPr>
      <w:ins w:id="11" w:author="NAZ, Mamoona (OLDHAM MEDICAL SERVICES)" w:date="2026-09-22T12:13:00Z" w16du:dateUtc="2026-09-22T16:13:00Z">
        <w:r w:rsidRPr="00FA0E32">
          <w:rPr>
            <w:rFonts w:cstheme="minorHAnsi"/>
            <w:b/>
            <w:bCs/>
          </w:rPr>
          <w:t>Attendees:</w:t>
        </w:r>
      </w:ins>
    </w:p>
    <w:p w14:paraId="406CF681" w14:textId="77777777" w:rsidR="006F1C2D" w:rsidRDefault="006F1C2D" w:rsidP="006F1C2D">
      <w:pPr>
        <w:rPr>
          <w:ins w:id="12" w:author="NAZ, Mamoona (OLDHAM MEDICAL SERVICES)" w:date="2026-09-22T12:13:00Z" w16du:dateUtc="2026-09-22T16:13:00Z"/>
          <w:rFonts w:cstheme="minorHAnsi"/>
        </w:rPr>
      </w:pPr>
      <w:ins w:id="13" w:author="NAZ, Mamoona (OLDHAM MEDICAL SERVICES)" w:date="2026-09-22T12:13:00Z" w16du:dateUtc="2026-09-22T16:13:00Z">
        <w:r w:rsidRPr="00FA0E32">
          <w:rPr>
            <w:rFonts w:cstheme="minorHAnsi"/>
          </w:rPr>
          <w:t>MN – Deputy Manager</w:t>
        </w:r>
      </w:ins>
    </w:p>
    <w:p w14:paraId="160FF56E" w14:textId="7F229838" w:rsidR="0008331C" w:rsidRPr="00FA0E32" w:rsidRDefault="0008331C" w:rsidP="006F1C2D">
      <w:pPr>
        <w:rPr>
          <w:ins w:id="14" w:author="NAZ, Mamoona (OLDHAM MEDICAL SERVICES)" w:date="2026-09-22T12:13:00Z" w16du:dateUtc="2026-09-22T16:13:00Z"/>
          <w:rFonts w:cstheme="minorHAnsi"/>
        </w:rPr>
      </w:pPr>
      <w:ins w:id="15" w:author="NAZ, Mamoona (OLDHAM MEDICAL SERVICES)" w:date="2026-09-22T12:13:00Z" w16du:dateUtc="2026-09-22T16:13:00Z">
        <w:r>
          <w:rPr>
            <w:rFonts w:cstheme="minorHAnsi"/>
          </w:rPr>
          <w:t xml:space="preserve">SA – Practice Manager </w:t>
        </w:r>
      </w:ins>
    </w:p>
    <w:p w14:paraId="4B50E429" w14:textId="77777777" w:rsidR="006F1C2D" w:rsidRDefault="006F1C2D" w:rsidP="006F1C2D">
      <w:pPr>
        <w:rPr>
          <w:ins w:id="16" w:author="NAZ, Mamoona (OLDHAM MEDICAL SERVICES)" w:date="2026-09-22T12:13:00Z" w16du:dateUtc="2026-09-22T16:13:00Z"/>
          <w:rFonts w:cstheme="minorHAnsi"/>
        </w:rPr>
      </w:pPr>
    </w:p>
    <w:p w14:paraId="5F6386BB" w14:textId="77777777" w:rsidR="0008331C" w:rsidRDefault="006F1C2D" w:rsidP="0008331C">
      <w:pPr>
        <w:rPr>
          <w:ins w:id="17" w:author="NAZ, Mamoona (OLDHAM MEDICAL SERVICES)" w:date="2026-09-22T12:13:00Z" w16du:dateUtc="2026-09-22T16:13:00Z"/>
        </w:rPr>
      </w:pPr>
      <w:ins w:id="18" w:author="NAZ, Mamoona (OLDHAM MEDICAL SERVICES)" w:date="2026-09-22T12:13:00Z" w16du:dateUtc="2026-09-22T16:13:00Z">
        <w:r>
          <w:rPr>
            <w:rFonts w:cstheme="minorHAnsi"/>
          </w:rPr>
          <w:t>MC, GM</w:t>
        </w:r>
        <w:r w:rsidR="0008331C">
          <w:rPr>
            <w:rFonts w:cstheme="minorHAnsi"/>
          </w:rPr>
          <w:t>,</w:t>
        </w:r>
      </w:ins>
    </w:p>
    <w:p w14:paraId="0834AD2C" w14:textId="13228619" w:rsidR="0008331C" w:rsidRDefault="0008331C" w:rsidP="0008331C">
      <w:pPr>
        <w:rPr>
          <w:ins w:id="19" w:author="NAZ, Mamoona (OLDHAM MEDICAL SERVICES)" w:date="2026-09-22T12:13:00Z" w16du:dateUtc="2026-09-22T16:13:00Z"/>
        </w:rPr>
      </w:pPr>
      <w:ins w:id="20" w:author="NAZ, Mamoona (OLDHAM MEDICAL SERVICES)" w:date="2026-09-22T12:13:00Z" w16du:dateUtc="2026-09-22T16:13:00Z">
        <w:r>
          <w:t>JB, BB, ZF</w:t>
        </w:r>
        <w:r>
          <w:rPr>
            <w:rFonts w:cstheme="minorHAnsi"/>
          </w:rPr>
          <w:t>, JS, SN</w:t>
        </w:r>
        <w:r w:rsidR="00FF174A">
          <w:rPr>
            <w:rFonts w:cstheme="minorHAnsi"/>
          </w:rPr>
          <w:t>, AW</w:t>
        </w:r>
      </w:ins>
    </w:p>
    <w:p w14:paraId="1D3A4916" w14:textId="67E42069" w:rsidR="006F1C2D" w:rsidRDefault="006F1C2D" w:rsidP="006F1C2D">
      <w:pPr>
        <w:rPr>
          <w:ins w:id="21" w:author="NAZ, Mamoona (OLDHAM MEDICAL SERVICES)" w:date="2026-09-22T12:13:00Z" w16du:dateUtc="2026-09-22T16:13:00Z"/>
          <w:rFonts w:cstheme="minorHAnsi"/>
        </w:rPr>
      </w:pPr>
    </w:p>
    <w:p w14:paraId="2302B3A6" w14:textId="77777777" w:rsidR="006F1C2D" w:rsidRPr="00FA0E32" w:rsidRDefault="006F1C2D" w:rsidP="006F1C2D">
      <w:pPr>
        <w:rPr>
          <w:ins w:id="22" w:author="NAZ, Mamoona (OLDHAM MEDICAL SERVICES)" w:date="2026-09-22T12:13:00Z" w16du:dateUtc="2026-09-22T16:13:00Z"/>
          <w:rFonts w:cstheme="minorHAnsi"/>
        </w:rPr>
      </w:pPr>
    </w:p>
    <w:p w14:paraId="794DD8CD" w14:textId="77777777" w:rsidR="006F1C2D" w:rsidRDefault="006F1C2D" w:rsidP="006F1C2D">
      <w:pPr>
        <w:rPr>
          <w:ins w:id="23" w:author="NAZ, Mamoona (OLDHAM MEDICAL SERVICES)" w:date="2026-09-22T12:13:00Z" w16du:dateUtc="2026-09-22T16:13:00Z"/>
          <w:rFonts w:cstheme="minorHAnsi"/>
          <w:b/>
          <w:bCs/>
        </w:rPr>
      </w:pPr>
      <w:ins w:id="24" w:author="NAZ, Mamoona (OLDHAM MEDICAL SERVICES)" w:date="2026-09-22T12:13:00Z" w16du:dateUtc="2026-09-22T16:13:00Z">
        <w:r w:rsidRPr="00FA0E32">
          <w:rPr>
            <w:rFonts w:cstheme="minorHAnsi"/>
            <w:b/>
            <w:bCs/>
          </w:rPr>
          <w:t>Apologies:</w:t>
        </w:r>
      </w:ins>
    </w:p>
    <w:p w14:paraId="50FA62A7" w14:textId="77777777" w:rsidR="00677B90" w:rsidRDefault="00677B90" w:rsidP="006F1C2D">
      <w:pPr>
        <w:rPr>
          <w:ins w:id="25" w:author="NAZ, Mamoona (OLDHAM MEDICAL SERVICES)" w:date="2026-09-22T12:13:00Z" w16du:dateUtc="2026-09-22T16:13:00Z"/>
          <w:rFonts w:cstheme="minorHAnsi"/>
          <w:b/>
          <w:bCs/>
        </w:rPr>
      </w:pPr>
    </w:p>
    <w:p w14:paraId="27E4F2EE" w14:textId="6226EC7C" w:rsidR="00677B90" w:rsidRPr="00677B90" w:rsidRDefault="00677B90" w:rsidP="006F1C2D">
      <w:pPr>
        <w:rPr>
          <w:ins w:id="26" w:author="NAZ, Mamoona (OLDHAM MEDICAL SERVICES)" w:date="2026-09-22T12:13:00Z" w16du:dateUtc="2026-09-22T16:13:00Z"/>
          <w:rFonts w:cstheme="minorHAnsi"/>
        </w:rPr>
      </w:pPr>
      <w:ins w:id="27" w:author="NAZ, Mamoona (OLDHAM MEDICAL SERVICES)" w:date="2026-09-22T12:13:00Z" w16du:dateUtc="2026-09-22T16:13:00Z">
        <w:r>
          <w:rPr>
            <w:rFonts w:cstheme="minorHAnsi"/>
          </w:rPr>
          <w:t>CC, AK, LU, MAS, DR</w:t>
        </w:r>
      </w:ins>
    </w:p>
    <w:p w14:paraId="1282E9CD" w14:textId="77777777" w:rsidR="00A8494F" w:rsidRDefault="00A8494F">
      <w:pPr>
        <w:rPr>
          <w:ins w:id="28" w:author="NAZ, Mamoona (OLDHAM MEDICAL SERVICES)" w:date="2026-09-22T12:13:00Z" w16du:dateUtc="2026-09-22T16:13:00Z"/>
        </w:rPr>
      </w:pPr>
    </w:p>
    <w:p w14:paraId="09A61C5A" w14:textId="77777777" w:rsidR="006F1C2D" w:rsidRDefault="006F1C2D">
      <w:pPr>
        <w:rPr>
          <w:ins w:id="29" w:author="NAZ, Mamoona (OLDHAM MEDICAL SERVICES)" w:date="2026-09-22T12:13:00Z" w16du:dateUtc="2026-09-22T16:13:00Z"/>
        </w:rPr>
      </w:pPr>
    </w:p>
    <w:p w14:paraId="71B1EB70" w14:textId="6B3B9867" w:rsidR="006F1C2D" w:rsidRDefault="00FD25EC" w:rsidP="006F1C2D">
      <w:pPr>
        <w:pStyle w:val="ListParagraph"/>
        <w:numPr>
          <w:ilvl w:val="0"/>
          <w:numId w:val="1"/>
        </w:numPr>
        <w:rPr>
          <w:ins w:id="30" w:author="NAZ, Mamoona (OLDHAM MEDICAL SERVICES)" w:date="2026-09-22T12:13:00Z" w16du:dateUtc="2026-09-22T16:13:00Z"/>
        </w:rPr>
      </w:pPr>
      <w:ins w:id="31" w:author="NAZ, Mamoona (OLDHAM MEDICAL SERVICES)" w:date="2026-09-22T12:13:00Z" w16du:dateUtc="2026-09-22T16:13:00Z">
        <w:r>
          <w:t>Review of last minutes of meeting – everyone agreed no changes were needed.</w:t>
        </w:r>
      </w:ins>
    </w:p>
    <w:p w14:paraId="2F83712F" w14:textId="53312079" w:rsidR="00FF174A" w:rsidRDefault="00FF174A" w:rsidP="00FF174A">
      <w:pPr>
        <w:pStyle w:val="ListParagraph"/>
        <w:numPr>
          <w:ilvl w:val="0"/>
          <w:numId w:val="1"/>
        </w:numPr>
        <w:rPr>
          <w:ins w:id="32" w:author="NAZ, Mamoona (OLDHAM MEDICAL SERVICES)" w:date="2026-09-22T12:13:00Z" w16du:dateUtc="2026-09-22T16:13:00Z"/>
        </w:rPr>
      </w:pPr>
      <w:ins w:id="33" w:author="NAZ, Mamoona (OLDHAM MEDICAL SERVICES)" w:date="2026-09-22T12:13:00Z" w16du:dateUtc="2026-09-22T16:13:00Z">
        <w:r>
          <w:t>Meeting started at 13:</w:t>
        </w:r>
        <w:r w:rsidR="00677B90">
          <w:t>13</w:t>
        </w:r>
      </w:ins>
    </w:p>
    <w:p w14:paraId="04EF1223" w14:textId="0C5D5E3B" w:rsidR="00677B90" w:rsidRDefault="00677B90" w:rsidP="00FF174A">
      <w:pPr>
        <w:pStyle w:val="ListParagraph"/>
        <w:numPr>
          <w:ilvl w:val="0"/>
          <w:numId w:val="1"/>
        </w:numPr>
        <w:rPr>
          <w:ins w:id="34" w:author="NAZ, Mamoona (OLDHAM MEDICAL SERVICES)" w:date="2026-09-22T12:13:00Z" w16du:dateUtc="2026-09-22T16:13:00Z"/>
        </w:rPr>
      </w:pPr>
      <w:ins w:id="35" w:author="NAZ, Mamoona (OLDHAM MEDICAL SERVICES)" w:date="2026-09-22T12:13:00Z" w16du:dateUtc="2026-09-22T16:13: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1"/>
        </w:numPr>
        <w:rPr>
          <w:ins w:id="36" w:author="NAZ, Mamoona (OLDHAM MEDICAL SERVICES)" w:date="2026-09-22T12:13:00Z" w16du:dateUtc="2026-09-22T16:13:00Z"/>
        </w:rPr>
      </w:pPr>
      <w:ins w:id="37" w:author="NAZ, Mamoona (OLDHAM MEDICAL SERVICES)" w:date="2026-09-22T12:13:00Z" w16du:dateUtc="2026-09-22T16:13: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1"/>
        </w:numPr>
        <w:rPr>
          <w:ins w:id="38" w:author="NAZ, Mamoona (OLDHAM MEDICAL SERVICES)" w:date="2026-09-22T12:13:00Z" w16du:dateUtc="2026-09-22T16:13:00Z"/>
        </w:rPr>
      </w:pPr>
      <w:ins w:id="39" w:author="NAZ, Mamoona (OLDHAM MEDICAL SERVICES)" w:date="2026-09-22T12:13:00Z" w16du:dateUtc="2026-09-22T16:13: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1"/>
        </w:numPr>
        <w:rPr>
          <w:ins w:id="40" w:author="NAZ, Mamoona (OLDHAM MEDICAL SERVICES)" w:date="2026-09-22T12:13:00Z" w16du:dateUtc="2026-09-22T16:13:00Z"/>
        </w:rPr>
      </w:pPr>
      <w:ins w:id="41" w:author="NAZ, Mamoona (OLDHAM MEDICAL SERVICES)" w:date="2026-09-22T12:13:00Z" w16du:dateUtc="2026-09-22T16:13: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1"/>
        </w:numPr>
        <w:rPr>
          <w:ins w:id="42" w:author="NAZ, Mamoona (OLDHAM MEDICAL SERVICES)" w:date="2026-09-22T12:13:00Z" w16du:dateUtc="2026-09-22T16:13:00Z"/>
        </w:rPr>
      </w:pPr>
      <w:ins w:id="43" w:author="NAZ, Mamoona (OLDHAM MEDICAL SERVICES)" w:date="2026-09-22T12:13:00Z" w16du:dateUtc="2026-09-22T16:13: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1"/>
        </w:numPr>
        <w:rPr>
          <w:ins w:id="44" w:author="NAZ, Mamoona (OLDHAM MEDICAL SERVICES)" w:date="2026-09-22T12:13:00Z" w16du:dateUtc="2026-09-22T16:13:00Z"/>
        </w:rPr>
      </w:pPr>
      <w:ins w:id="45" w:author="NAZ, Mamoona (OLDHAM MEDICAL SERVICES)" w:date="2026-09-22T12:13:00Z" w16du:dateUtc="2026-09-22T16:13: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1"/>
        </w:numPr>
        <w:rPr>
          <w:ins w:id="46" w:author="NAZ, Mamoona (OLDHAM MEDICAL SERVICES)" w:date="2026-09-22T12:13:00Z" w16du:dateUtc="2026-09-22T16:13:00Z"/>
        </w:rPr>
      </w:pPr>
      <w:ins w:id="47" w:author="NAZ, Mamoona (OLDHAM MEDICAL SERVICES)" w:date="2026-09-22T12:13:00Z" w16du:dateUtc="2026-09-22T16:13: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1"/>
        </w:numPr>
        <w:rPr>
          <w:ins w:id="48" w:author="NAZ, Mamoona (OLDHAM MEDICAL SERVICES)" w:date="2026-09-22T12:13:00Z" w16du:dateUtc="2026-09-22T16:13:00Z"/>
        </w:rPr>
      </w:pPr>
      <w:ins w:id="49" w:author="NAZ, Mamoona (OLDHAM MEDICAL SERVICES)" w:date="2026-09-22T12:13:00Z" w16du:dateUtc="2026-09-22T16:13: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1"/>
        </w:numPr>
        <w:rPr>
          <w:ins w:id="50" w:author="NAZ, Mamoona (OLDHAM MEDICAL SERVICES)" w:date="2026-09-22T12:13:00Z" w16du:dateUtc="2026-09-22T16:13:00Z"/>
        </w:rPr>
      </w:pPr>
      <w:ins w:id="51" w:author="NAZ, Mamoona (OLDHAM MEDICAL SERVICES)" w:date="2026-09-22T12:13:00Z" w16du:dateUtc="2026-09-22T16:13: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1"/>
        </w:numPr>
        <w:rPr>
          <w:ins w:id="52" w:author="NAZ, Mamoona (OLDHAM MEDICAL SERVICES)" w:date="2026-09-22T12:13:00Z" w16du:dateUtc="2026-09-22T16:13:00Z"/>
        </w:rPr>
      </w:pPr>
      <w:ins w:id="53" w:author="NAZ, Mamoona (OLDHAM MEDICAL SERVICES)" w:date="2026-09-22T12:13:00Z" w16du:dateUtc="2026-09-22T16:13: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1"/>
        </w:numPr>
        <w:rPr>
          <w:ins w:id="54" w:author="NAZ, Mamoona (OLDHAM MEDICAL SERVICES)" w:date="2026-09-22T12:13:00Z" w16du:dateUtc="2026-09-22T16:13:00Z"/>
        </w:rPr>
      </w:pPr>
      <w:ins w:id="55" w:author="NAZ, Mamoona (OLDHAM MEDICAL SERVICES)" w:date="2026-09-22T12:13:00Z" w16du:dateUtc="2026-09-22T16:13:00Z">
        <w:r>
          <w:t xml:space="preserve">Also decided to display notices before they get sent out. </w:t>
        </w:r>
      </w:ins>
    </w:p>
    <w:p w14:paraId="0AD56979" w14:textId="7FA4E76F" w:rsidR="00677B90" w:rsidRDefault="00677B90" w:rsidP="00FF174A">
      <w:pPr>
        <w:pStyle w:val="ListParagraph"/>
        <w:numPr>
          <w:ilvl w:val="0"/>
          <w:numId w:val="1"/>
        </w:numPr>
        <w:rPr>
          <w:ins w:id="56" w:author="NAZ, Mamoona (OLDHAM MEDICAL SERVICES)" w:date="2026-09-22T12:13:00Z" w16du:dateUtc="2026-09-22T16:13:00Z"/>
        </w:rPr>
      </w:pPr>
      <w:ins w:id="57" w:author="NAZ, Mamoona (OLDHAM MEDICAL SERVICES)" w:date="2026-09-22T12:13:00Z" w16du:dateUtc="2026-09-22T16:13: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1"/>
        </w:numPr>
        <w:rPr>
          <w:ins w:id="58" w:author="NAZ, Mamoona (OLDHAM MEDICAL SERVICES)" w:date="2026-09-22T12:13:00Z" w16du:dateUtc="2026-09-22T16:13:00Z"/>
        </w:rPr>
      </w:pPr>
      <w:ins w:id="59" w:author="NAZ, Mamoona (OLDHAM MEDICAL SERVICES)" w:date="2026-09-22T12:13:00Z" w16du:dateUtc="2026-09-22T16:13: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1"/>
        </w:numPr>
        <w:rPr>
          <w:ins w:id="60" w:author="NAZ, Mamoona (OLDHAM MEDICAL SERVICES)" w:date="2026-09-22T12:13:00Z" w16du:dateUtc="2026-09-22T16:13:00Z"/>
        </w:rPr>
      </w:pPr>
      <w:ins w:id="61" w:author="NAZ, Mamoona (OLDHAM MEDICAL SERVICES)" w:date="2026-09-22T12:13:00Z" w16du:dateUtc="2026-09-22T16:13:00Z">
        <w:r>
          <w:t xml:space="preserve">The Practice has not yet received a confirmation date of delivery for flu jabs. </w:t>
        </w:r>
      </w:ins>
    </w:p>
    <w:p w14:paraId="0CEABE06" w14:textId="159751B6" w:rsidR="00677B90" w:rsidRDefault="00677B90" w:rsidP="00FF174A">
      <w:pPr>
        <w:pStyle w:val="ListParagraph"/>
        <w:numPr>
          <w:ilvl w:val="0"/>
          <w:numId w:val="1"/>
        </w:numPr>
        <w:rPr>
          <w:ins w:id="62" w:author="NAZ, Mamoona (OLDHAM MEDICAL SERVICES)" w:date="2026-09-22T12:13:00Z" w16du:dateUtc="2026-09-22T16:13:00Z"/>
        </w:rPr>
      </w:pPr>
      <w:ins w:id="63" w:author="NAZ, Mamoona (OLDHAM MEDICAL SERVICES)" w:date="2026-09-22T12:13:00Z" w16du:dateUtc="2026-09-22T16:13:00Z">
        <w:r>
          <w:t xml:space="preserve">Updates around the PCN clinics were shared. </w:t>
        </w:r>
      </w:ins>
    </w:p>
    <w:p w14:paraId="02B8F5B2" w14:textId="001EA95A" w:rsidR="00677B90" w:rsidRDefault="00677B90" w:rsidP="00FF174A">
      <w:pPr>
        <w:pStyle w:val="ListParagraph"/>
        <w:numPr>
          <w:ilvl w:val="0"/>
          <w:numId w:val="1"/>
        </w:numPr>
        <w:rPr>
          <w:ins w:id="64" w:author="NAZ, Mamoona (OLDHAM MEDICAL SERVICES)" w:date="2026-09-22T12:13:00Z" w16du:dateUtc="2026-09-22T16:13:00Z"/>
        </w:rPr>
      </w:pPr>
      <w:ins w:id="65" w:author="NAZ, Mamoona (OLDHAM MEDICAL SERVICES)" w:date="2026-09-22T12:13:00Z" w16du:dateUtc="2026-09-22T16:13:00Z">
        <w:r>
          <w:t xml:space="preserve">Meeting was kept brief due to summer holidays and many apologies. </w:t>
        </w:r>
      </w:ins>
    </w:p>
    <w:p w14:paraId="447CCA8D" w14:textId="3472B07F" w:rsidR="006F1C2D" w:rsidRPr="006F1C2D" w:rsidRDefault="006F1C2D" w:rsidP="006F1C2D">
      <w:pPr>
        <w:rPr>
          <w:ins w:id="66" w:author="NAZ, Mamoona (OLDHAM MEDICAL SERVICES)" w:date="2026-09-22T12:13:00Z" w16du:dateUtc="2026-09-22T16:13:00Z"/>
          <w:b/>
          <w:bCs/>
        </w:rPr>
      </w:pPr>
      <w:ins w:id="67" w:author="NAZ, Mamoona (OLDHAM MEDICAL SERVICES)" w:date="2026-09-22T12:13:00Z" w16du:dateUtc="2026-09-22T16:13: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8" w:author="NAZ, Mamoona (OLDHAM MEDICAL SERVICES)" w:date="2026-09-22T12:13:00Z" w16du:dateUtc="2026-09-22T16:13:00Z"/>
          <w:b/>
          <w:bCs/>
        </w:rPr>
      </w:pPr>
    </w:p>
    <w:p w14:paraId="29CD10A1" w14:textId="77777777" w:rsidR="00E926F2" w:rsidRPr="00E926F2" w:rsidRDefault="006F1C2D" w:rsidP="00E926F2">
      <w:pPr>
        <w:rPr>
          <w:del w:id="69" w:author="NAZ, Mamoona (OLDHAM MEDICAL SERVICES)" w:date="2026-09-22T12:13:00Z" w16du:dateUtc="2026-09-22T16:13:00Z"/>
          <w:b/>
          <w:sz w:val="36"/>
          <w:szCs w:val="36"/>
          <w:u w:val="single"/>
        </w:rPr>
      </w:pPr>
      <w:ins w:id="70" w:author="NAZ, Mamoona (OLDHAM MEDICAL SERVICES)" w:date="2026-09-22T12:13:00Z" w16du:dateUtc="2026-09-22T16:13: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1" w:author="NAZ, Mamoona (OLDHAM MEDICAL SERVICES)" w:date="2026-09-22T12:13:00Z" w16du:dateUtc="2026-09-22T16:13:00Z">
        <w:r w:rsidR="00E926F2" w:rsidRPr="00E926F2">
          <w:rPr>
            <w:b/>
            <w:sz w:val="36"/>
            <w:szCs w:val="36"/>
            <w:u w:val="single"/>
          </w:rPr>
          <w:delText>Oznámení nájemcům hrobových míst v Mysločovicích…</w:delText>
        </w:r>
      </w:del>
    </w:p>
    <w:p w14:paraId="3B03B3A0" w14:textId="77777777" w:rsidR="00E926F2" w:rsidRPr="00E926F2" w:rsidRDefault="00E926F2" w:rsidP="00E926F2">
      <w:pPr>
        <w:rPr>
          <w:del w:id="72" w:author="NAZ, Mamoona (OLDHAM MEDICAL SERVICES)" w:date="2026-09-22T12:13:00Z" w16du:dateUtc="2026-09-22T16:13:00Z"/>
          <w:b/>
          <w:sz w:val="36"/>
          <w:szCs w:val="36"/>
          <w:u w:val="single"/>
        </w:rPr>
      </w:pPr>
    </w:p>
    <w:p w14:paraId="180ED160" w14:textId="77777777" w:rsidR="00E926F2" w:rsidRPr="00E926F2" w:rsidRDefault="00E926F2" w:rsidP="00E926F2">
      <w:pPr>
        <w:jc w:val="both"/>
        <w:rPr>
          <w:del w:id="73" w:author="NAZ, Mamoona (OLDHAM MEDICAL SERVICES)" w:date="2026-09-22T12:13:00Z" w16du:dateUtc="2026-09-22T16:13:00Z"/>
          <w:sz w:val="36"/>
          <w:szCs w:val="36"/>
        </w:rPr>
      </w:pPr>
      <w:del w:id="74" w:author="NAZ, Mamoona (OLDHAM MEDICAL SERVICES)" w:date="2026-09-22T12:13:00Z" w16du:dateUtc="2026-09-22T16:13:00Z">
        <w:r w:rsidRPr="00E926F2">
          <w:rPr>
            <w:sz w:val="36"/>
            <w:szCs w:val="36"/>
          </w:rPr>
          <w:delText xml:space="preserve">Nájemci, kterým letos, k 31. 12. 2021, končí smlouva o nájmu hrobového místa v Mysločovicích, již mohou přijít uzavřít smlouvu na další pětileté období (2022-2026), ale prosím pouze v úředních hodinách v pondělí a ve středu (sledujte aktuální úřední hodiny např. na stránkách obce). V případě, že dojde ke změně nájemce na další období, je třeba, aby se dostavil dosavadní i nový nájemce. Aktuální cena za nájem a služby je 60 Kč/m2/rok. Úhrada se provádí hotově při podpisu smlouvy. Je potřeba se dopředu seznámit s aktuálním zněním smlouvy a se zněním řádu pohřebiště. </w:delText>
        </w:r>
        <w:r>
          <w:fldChar w:fldCharType="begin"/>
        </w:r>
        <w:r>
          <w:delInstrText>HYPERLINK "https://www.myslocovice.cz/pronajem-hrobovych-mist"</w:delInstrText>
        </w:r>
        <w:r>
          <w:fldChar w:fldCharType="separate"/>
        </w:r>
        <w:r w:rsidRPr="00E926F2">
          <w:rPr>
            <w:rStyle w:val="Hyperlink"/>
            <w:color w:val="auto"/>
            <w:sz w:val="36"/>
            <w:szCs w:val="36"/>
            <w:u w:val="none"/>
          </w:rPr>
          <w:delText>Oba dokumenty najdete na stránkách obce</w:delText>
        </w:r>
        <w:r>
          <w:fldChar w:fldCharType="end"/>
        </w:r>
        <w:r w:rsidRPr="00E926F2">
          <w:rPr>
            <w:sz w:val="36"/>
            <w:szCs w:val="36"/>
          </w:rPr>
          <w:delText xml:space="preserve"> Mysločovice nebo se s nimi můžete seznámit dopředu na obecním úřadě. Řád pohřebiště je zveřejněn i ve vývěsce u hřbitova. Upozorňujeme nájemce, že v letošním roce budou hrobová místa pronajímatelem - obcí Mysločovice očíslována (nájemce je povinen strpět umístění číselného označení viz odst. 2 čl. V. smlouvy o nájmu). </w:delText>
        </w:r>
      </w:del>
    </w:p>
    <w:p w14:paraId="0B8317F6" w14:textId="77777777" w:rsidR="006818E8" w:rsidRPr="006F1C2D" w:rsidRDefault="006818E8">
      <w:pPr>
        <w:rPr>
          <w:b/>
          <w:rPrChange w:id="75" w:author="NAZ, Mamoona (OLDHAM MEDICAL SERVICES)" w:date="2026-09-22T12:13:00Z" w16du:dateUtc="2026-09-22T16:13:00Z">
            <w:rPr>
              <w:sz w:val="36"/>
              <w:szCs w:val="36"/>
            </w:rPr>
          </w:rPrChange>
        </w:rPr>
      </w:pPr>
    </w:p>
    <w:sectPr w:rsidR="006818E8" w:rsidRPr="006F1C2D">
      <w:pgSz w:w="11906" w:h="16838"/>
      <w:pgMar w:top="1440" w:right="1440" w:bottom="1440" w:left="1440" w:header="708" w:footer="708" w:gutter="0"/>
      <w:cols w:space="708"/>
      <w:docGrid w:linePitch="360"/>
      <w:sectPrChange w:id="76" w:author="NAZ, Mamoona (OLDHAM MEDICAL SERVICES)" w:date="2026-09-22T12:13:00Z" w16du:dateUtc="2026-09-22T16:13:00Z">
        <w:sectPr w:rsidR="006818E8" w:rsidRPr="006F1C2D">
          <w:pgMar w:top="1417" w:right="1417" w:bottom="1417" w:left="1417"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6F2"/>
    <w:rsid w:val="0008331C"/>
    <w:rsid w:val="00254AB7"/>
    <w:rsid w:val="002A6CFD"/>
    <w:rsid w:val="00677B90"/>
    <w:rsid w:val="006818E8"/>
    <w:rsid w:val="006F1C2D"/>
    <w:rsid w:val="00796251"/>
    <w:rsid w:val="00875E83"/>
    <w:rsid w:val="009337CB"/>
    <w:rsid w:val="00A10E4D"/>
    <w:rsid w:val="00A8494F"/>
    <w:rsid w:val="00E926F2"/>
    <w:rsid w:val="00EB76BC"/>
    <w:rsid w:val="00F26689"/>
    <w:rsid w:val="00F41C3B"/>
    <w:rsid w:val="00F977F1"/>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3E682"/>
  <w15:chartTrackingRefBased/>
  <w15:docId w15:val="{940142DD-4AA2-4687-8539-3E04803B2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2:13:00Z">
        <w:pPr/>
      </w:pPrChange>
    </w:pPr>
    <w:rPr>
      <w:rFonts w:cs="Times New Roman"/>
      <w:sz w:val="24"/>
      <w:szCs w:val="24"/>
      <w:lang w:val="en-GB"/>
      <w:rPrChange w:id="0" w:author="NAZ, Mamoona (OLDHAM MEDICAL SERVICES)" w:date="2026-09-22T12:13:00Z">
        <w:rPr>
          <w:rFonts w:ascii="Calibri" w:eastAsiaTheme="minorHAnsi" w:hAnsi="Calibri" w:cs="Calibri"/>
          <w:sz w:val="22"/>
          <w:szCs w:val="22"/>
          <w:lang w:val="cs-CZ"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926F2"/>
    <w:rPr>
      <w:color w:val="0563C1"/>
      <w:u w:val="single"/>
    </w:rPr>
  </w:style>
  <w:style w:type="paragraph" w:styleId="BalloonText">
    <w:name w:val="Balloon Text"/>
    <w:basedOn w:val="Normal"/>
    <w:link w:val="BalloonTextChar"/>
    <w:uiPriority w:val="99"/>
    <w:semiHidden/>
    <w:unhideWhenUsed/>
    <w:rsid w:val="00E926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26F2"/>
    <w:rPr>
      <w:rFonts w:ascii="Segoe UI" w:hAnsi="Segoe UI" w:cs="Segoe UI"/>
      <w:sz w:val="18"/>
      <w:szCs w:val="18"/>
    </w:rPr>
  </w:style>
  <w:style w:type="paragraph" w:styleId="ListParagraph">
    <w:name w:val="List Paragraph"/>
    <w:basedOn w:val="Normal"/>
    <w:uiPriority w:val="34"/>
    <w:qFormat/>
    <w:rsid w:val="006F1C2D"/>
    <w:pPr>
      <w:ind w:left="720"/>
      <w:contextualSpacing/>
      <w:pPrChange w:id="1" w:author="NAZ, Mamoona (OLDHAM MEDICAL SERVICES)" w:date="2026-09-22T12:13:00Z">
        <w:pPr>
          <w:ind w:left="720"/>
          <w:contextualSpacing/>
        </w:pPr>
      </w:pPrChange>
    </w:pPr>
    <w:rPr>
      <w:rPrChange w:id="1" w:author="NAZ, Mamoona (OLDHAM MEDICAL SERVICES)" w:date="2026-09-22T12:13:00Z">
        <w:rPr>
          <w:rFonts w:asciiTheme="minorHAnsi" w:eastAsiaTheme="minorHAnsi" w:hAnsiTheme="minorHAnsi"/>
          <w:sz w:val="24"/>
          <w:szCs w:val="24"/>
          <w:lang w:val="en-GB"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90392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596</Words>
  <Characters>3402</Characters>
  <Application>Microsoft Office Word</Application>
  <DocSecurity>0</DocSecurity>
  <Lines>28</Lines>
  <Paragraphs>7</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Sazovice</dc:creator>
  <cp:keywords/>
  <dc:description/>
  <cp:lastModifiedBy>Arthur Souza Rodrigues</cp:lastModifiedBy>
  <cp:revision>1</cp:revision>
  <cp:lastPrinted>2021-04-19T12:56:00Z</cp:lastPrinted>
  <dcterms:created xsi:type="dcterms:W3CDTF">2021-04-19T12:54:00Z</dcterms:created>
  <dcterms:modified xsi:type="dcterms:W3CDTF">2026-09-22T16:13:00Z</dcterms:modified>
</cp:coreProperties>
</file>