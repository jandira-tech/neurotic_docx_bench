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022CA7" w14:textId="77777777" w:rsidR="00297D62" w:rsidRDefault="00D23959">
      <w:pPr>
        <w:rPr>
          <w:ins w:id="0" w:author="Author" w:date="2026-06-29T11:16:00Z" w16du:dateUtc="2026-06-29T15:16:00Z"/>
        </w:rPr>
      </w:pPr>
      <w:ins w:id="1" w:author="Author" w:date="2026-06-29T11:16:00Z" w16du:dateUtc="2026-06-29T15:16:00Z">
        <w:r>
          <w:t>Quarterly Performance Report</w:t>
        </w:r>
      </w:ins>
    </w:p>
    <w:p w14:paraId="01D47CBF" w14:textId="77777777" w:rsidR="005E1951" w:rsidRDefault="00D23959">
      <w:pPr>
        <w:rPr>
          <w:del w:id="2" w:author="Author" w:date="2026-06-29T11:16:00Z" w16du:dateUtc="2026-06-29T15:16:00Z"/>
        </w:rPr>
      </w:pPr>
      <w:del w:id="3" w:author="Author" w:date="2026-06-29T11:16:00Z" w16du:dateUtc="2026-06-29T15:16:00Z">
        <w:r>
          <w:delText>Q1 Sales Summary</w:delText>
        </w:r>
      </w:del>
    </w:p>
    <w:p w14:paraId="4FC25918" w14:textId="77777777" w:rsidR="005E1951" w:rsidRDefault="005E1951"/>
    <w:p w14:paraId="6DE0BFEA" w14:textId="77777777" w:rsidR="005E1951" w:rsidRDefault="005E1951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4" w:author="Author" w:date="2026-06-29T11:16:00Z" w16du:dateUtc="2026-06-29T15:16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340"/>
        <w:gridCol w:w="2340"/>
        <w:gridCol w:w="2340"/>
        <w:gridCol w:w="2340"/>
        <w:tblGridChange w:id="5">
          <w:tblGrid>
            <w:gridCol w:w="2340"/>
            <w:gridCol w:w="780"/>
            <w:gridCol w:w="1560"/>
            <w:gridCol w:w="1560"/>
            <w:gridCol w:w="780"/>
            <w:gridCol w:w="2340"/>
          </w:tblGrid>
        </w:tblGridChange>
      </w:tblGrid>
      <w:tr w:rsidR="005E1951" w14:paraId="25368BF3" w14:textId="7D04EAE9">
        <w:tblPrEx>
          <w:tblCellMar>
            <w:top w:w="0" w:type="dxa"/>
            <w:bottom w:w="0" w:type="dxa"/>
          </w:tblCellMar>
          <w:tblPrExChange w:id="6" w:author="Author" w:date="2026-06-29T11:16:00Z" w16du:dateUtc="2026-06-29T15:16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7" w:author="Author" w:date="2026-06-29T11:16:00Z" w16du:dateUtc="2026-06-29T15:16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" w:author="Author" w:date="2026-06-29T11:16:00Z" w16du:dateUtc="2026-06-29T15:16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22F6ED0" w14:textId="77777777" w:rsidR="005E1951" w:rsidRDefault="00D23959">
            <w:ins w:id="9" w:author="Author" w:date="2026-06-29T11:16:00Z" w16du:dateUtc="2026-06-29T15:16:00Z">
              <w:r>
                <w:t>Metric</w:t>
              </w:r>
            </w:ins>
            <w:del w:id="10" w:author="Author" w:date="2026-06-29T11:16:00Z" w16du:dateUtc="2026-06-29T15:16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1" w:author="Author" w:date="2026-06-29T11:16:00Z" w16du:dateUtc="2026-06-29T15:16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0BB16AD" w14:textId="77777777" w:rsidR="005E1951" w:rsidRDefault="00D23959">
            <w:moveFromRangeStart w:id="12" w:author="Author" w:date="2026-06-29T11:16:00Z" w:name="move233624233"/>
            <w:moveFrom w:id="13" w:author="Author" w:date="2026-06-29T11:16:00Z" w16du:dateUtc="2026-06-29T15:16:00Z">
              <w:r>
                <w:rPr>
                  <w:rPrChange w:id="14" w:author="Author" w:date="2026-06-29T11:16:00Z" w16du:dateUtc="2026-06-29T15:16:00Z">
                    <w:rPr>
                      <w:b/>
                      <w:bCs/>
                    </w:rPr>
                  </w:rPrChange>
                </w:rPr>
                <w:t>Revenue</w:t>
              </w:r>
            </w:moveFrom>
            <w:moveFromRangeEnd w:id="12"/>
            <w:ins w:id="15" w:author="Author" w:date="2026-06-29T11:16:00Z" w16du:dateUtc="2026-06-29T15:16:00Z">
              <w:r>
                <w:t>Q1</w:t>
              </w:r>
            </w:ins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Author" w:date="2026-06-29T11:16:00Z" w16du:dateUtc="2026-06-29T15:16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461C104" w14:textId="77777777" w:rsidR="005E1951" w:rsidRDefault="00D23959">
            <w:ins w:id="17" w:author="Author" w:date="2026-06-29T11:16:00Z" w16du:dateUtc="2026-06-29T15:16:00Z">
              <w:r>
                <w:t>Q2</w:t>
              </w:r>
            </w:ins>
            <w:del w:id="18" w:author="Author" w:date="2026-06-29T11:16:00Z" w16du:dateUtc="2026-06-29T15:16:00Z">
              <w:r>
                <w:rPr>
                  <w:b/>
                  <w:bCs/>
                </w:rPr>
                <w:delText>Target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Author" w:date="2026-06-29T11:16:00Z" w16du:dateUtc="2026-06-29T15:16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FD40C61" w14:textId="77777777" w:rsidR="00D23959" w:rsidRDefault="00D23959">
            <w:ins w:id="20" w:author="Author" w:date="2026-06-29T11:16:00Z" w16du:dateUtc="2026-06-29T15:16:00Z">
              <w:r>
                <w:t>Q3</w:t>
              </w:r>
            </w:ins>
          </w:p>
        </w:tc>
      </w:tr>
      <w:tr w:rsidR="005E1951" w14:paraId="2C5D7D87" w14:textId="350ACBD6">
        <w:tblPrEx>
          <w:tblCellMar>
            <w:top w:w="0" w:type="dxa"/>
            <w:bottom w:w="0" w:type="dxa"/>
          </w:tblCellMar>
          <w:tblPrExChange w:id="21" w:author="Author" w:date="2026-06-29T11:16:00Z" w16du:dateUtc="2026-06-29T15:16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22" w:author="Author" w:date="2026-06-29T11:16:00Z" w16du:dateUtc="2026-06-29T15:16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3" w:author="Author" w:date="2026-06-29T11:16:00Z" w16du:dateUtc="2026-06-29T15:16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A3A66B" w14:textId="77777777" w:rsidR="005E1951" w:rsidRDefault="00D23959">
            <w:del w:id="24" w:author="Author" w:date="2026-06-29T11:16:00Z" w16du:dateUtc="2026-06-29T15:16:00Z">
              <w:r>
                <w:delText>North</w:delText>
              </w:r>
            </w:del>
            <w:moveToRangeStart w:id="25" w:author="Author" w:date="2026-06-29T11:16:00Z" w:name="move233624233"/>
            <w:moveTo w:id="26" w:author="Author" w:date="2026-06-29T11:16:00Z" w16du:dateUtc="2026-06-29T15:16:00Z">
              <w:r>
                <w:rPr>
                  <w:rPrChange w:id="27" w:author="Author" w:date="2026-06-29T11:16:00Z" w16du:dateUtc="2026-06-29T15:16:00Z">
                    <w:rPr>
                      <w:b/>
                      <w:bCs/>
                    </w:rPr>
                  </w:rPrChange>
                </w:rPr>
                <w:t>Revenue</w:t>
              </w:r>
            </w:moveTo>
            <w:moveToRangeEnd w:id="2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8" w:author="Author" w:date="2026-06-29T11:16:00Z" w16du:dateUtc="2026-06-29T15:16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9343919" w14:textId="77777777" w:rsidR="005E1951" w:rsidRDefault="00D23959">
            <w:r>
              <w:t>$</w:t>
            </w:r>
            <w:ins w:id="29" w:author="Author" w:date="2026-06-29T11:16:00Z" w16du:dateUtc="2026-06-29T15:16:00Z">
              <w:r>
                <w:t>1.2M</w:t>
              </w:r>
            </w:ins>
            <w:del w:id="30" w:author="Author" w:date="2026-06-29T11:16:00Z" w16du:dateUtc="2026-06-29T15:16:00Z">
              <w:r>
                <w:delText>450,000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1" w:author="Author" w:date="2026-06-29T11:16:00Z" w16du:dateUtc="2026-06-29T15:16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37F794D" w14:textId="77777777" w:rsidR="005E1951" w:rsidRDefault="00D23959">
            <w:r>
              <w:t>$</w:t>
            </w:r>
            <w:ins w:id="32" w:author="Author" w:date="2026-06-29T11:16:00Z" w16du:dateUtc="2026-06-29T15:16:00Z">
              <w:r>
                <w:t>1.5M</w:t>
              </w:r>
            </w:ins>
            <w:del w:id="33" w:author="Author" w:date="2026-06-29T11:16:00Z" w16du:dateUtc="2026-06-29T15:16:00Z">
              <w:r>
                <w:delText>400,000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4" w:author="Author" w:date="2026-06-29T11:16:00Z" w16du:dateUtc="2026-06-29T15:16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9F59336" w14:textId="77777777" w:rsidR="00D23959" w:rsidRDefault="00D23959">
            <w:ins w:id="35" w:author="Author" w:date="2026-06-29T11:16:00Z" w16du:dateUtc="2026-06-29T15:16:00Z">
              <w:r>
                <w:t>$1.8M</w:t>
              </w:r>
            </w:ins>
          </w:p>
        </w:tc>
      </w:tr>
      <w:tr w:rsidR="005E1951" w14:paraId="1921BB52" w14:textId="5BD1524B">
        <w:tblPrEx>
          <w:tblCellMar>
            <w:top w:w="0" w:type="dxa"/>
            <w:bottom w:w="0" w:type="dxa"/>
          </w:tblCellMar>
          <w:tblPrExChange w:id="36" w:author="Author" w:date="2026-06-29T11:16:00Z" w16du:dateUtc="2026-06-29T15:16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37" w:author="Author" w:date="2026-06-29T11:16:00Z" w16du:dateUtc="2026-06-29T15:16:00Z">
            <w:trPr>
              <w:trHeight w:val="360"/>
            </w:trPr>
          </w:trPrChange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38" w:author="Author" w:date="2026-06-29T11:16:00Z" w16du:dateUtc="2026-06-29T15:16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9A575DE" w14:textId="77777777" w:rsidR="005E1951" w:rsidRDefault="00D23959">
            <w:ins w:id="39" w:author="Author" w:date="2026-06-29T11:16:00Z" w16du:dateUtc="2026-06-29T15:16:00Z">
              <w:r>
                <w:t>NPS</w:t>
              </w:r>
            </w:ins>
            <w:del w:id="40" w:author="Author" w:date="2026-06-29T11:16:00Z" w16du:dateUtc="2026-06-29T15:16:00Z">
              <w:r>
                <w:delText>South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1" w:author="Author" w:date="2026-06-29T11:16:00Z" w16du:dateUtc="2026-06-29T15:16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A7869C" w14:textId="77777777" w:rsidR="005E1951" w:rsidRDefault="00D23959">
            <w:ins w:id="42" w:author="Author" w:date="2026-06-29T11:16:00Z" w16du:dateUtc="2026-06-29T15:16:00Z">
              <w:r>
                <w:t>65</w:t>
              </w:r>
            </w:ins>
            <w:del w:id="43" w:author="Author" w:date="2026-06-29T11:16:00Z" w16du:dateUtc="2026-06-29T15:16:00Z">
              <w:r>
                <w:delText>$380,000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4" w:author="Author" w:date="2026-06-29T11:16:00Z" w16du:dateUtc="2026-06-29T15:16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4E3FB04" w14:textId="77777777" w:rsidR="005E1951" w:rsidRDefault="00D23959">
            <w:ins w:id="45" w:author="Author" w:date="2026-06-29T11:16:00Z" w16du:dateUtc="2026-06-29T15:16:00Z">
              <w:r>
                <w:t>70</w:t>
              </w:r>
            </w:ins>
            <w:del w:id="46" w:author="Author" w:date="2026-06-29T11:16:00Z" w16du:dateUtc="2026-06-29T15:16:00Z">
              <w:r>
                <w:delText>$350,000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47" w:author="Author" w:date="2026-06-29T11:16:00Z" w16du:dateUtc="2026-06-29T15:16:00Z">
              <w:tcPr>
                <w:tcW w:w="23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06A4B1" w14:textId="77777777" w:rsidR="00D23959" w:rsidRDefault="00D23959">
            <w:ins w:id="48" w:author="Author" w:date="2026-06-29T11:16:00Z" w16du:dateUtc="2026-06-29T15:16:00Z">
              <w:r>
                <w:t>72</w:t>
              </w:r>
            </w:ins>
          </w:p>
        </w:tc>
      </w:tr>
    </w:tbl>
    <w:p w14:paraId="3E1BFDB9" w14:textId="77777777" w:rsidR="005E1951" w:rsidRDefault="005E1951"/>
    <w:sectPr w:rsidR="005E19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951"/>
    <w:rsid w:val="00297D62"/>
    <w:rsid w:val="00325BC5"/>
    <w:rsid w:val="003F14DE"/>
    <w:rsid w:val="005E1951"/>
    <w:rsid w:val="00D2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8E4C6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2026-06-29T15:16:00Z</dcterms:modified>
</cp:coreProperties>
</file>