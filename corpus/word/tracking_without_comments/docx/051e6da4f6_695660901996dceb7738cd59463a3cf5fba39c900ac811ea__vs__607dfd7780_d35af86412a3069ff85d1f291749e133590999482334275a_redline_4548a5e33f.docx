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B19F84" w14:textId="77777777" w:rsidR="00C72326" w:rsidRDefault="002238A4" w:rsidP="00C53BD5">
      <w:pPr>
        <w:jc w:val="center"/>
        <w:rPr>
          <w:ins w:id="7" w:author="Frank Demers" w:date="2026-09-25T21:14:00Z" w16du:dateUtc="2026-09-26T01:14:00Z"/>
          <w:sz w:val="20"/>
          <w:szCs w:val="20"/>
        </w:rPr>
      </w:pPr>
      <w:ins w:id="8" w:author="Frank Demers" w:date="2026-09-25T21:14:00Z" w16du:dateUtc="2026-09-26T01:14:00Z">
        <w:r>
          <w:rPr>
            <w:noProof/>
          </w:rPr>
          <mc:AlternateContent>
            <mc:Choice Requires="wps">
              <w:drawing>
                <wp:anchor distT="0" distB="0" distL="114300" distR="114300" simplePos="0" relativeHeight="251659264" behindDoc="0" locked="0" layoutInCell="1" allowOverlap="1" wp14:anchorId="4DBCC85E" wp14:editId="5E5FAC37">
                  <wp:simplePos x="0" y="0"/>
                  <wp:positionH relativeFrom="column">
                    <wp:posOffset>2133600</wp:posOffset>
                  </wp:positionH>
                  <wp:positionV relativeFrom="paragraph">
                    <wp:posOffset>-487680</wp:posOffset>
                  </wp:positionV>
                  <wp:extent cx="1752600" cy="163830"/>
                  <wp:effectExtent l="0" t="0" r="0" b="0"/>
                  <wp:wrapNone/>
                  <wp:docPr id="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2600" cy="1638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0C3BBE" id="Rectangle 3" o:spid="_x0000_s1026" style="position:absolute;margin-left:168pt;margin-top:-38.4pt;width:138pt;height:12.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" stroked="f"/>
              </w:pict>
            </mc:Fallback>
          </mc:AlternateContent>
        </w:r>
        <w:r w:rsidR="00C53BD5" w:rsidRPr="00C53BD5">
          <w:rPr>
            <w:sz w:val="20"/>
            <w:szCs w:val="20"/>
          </w:rPr>
          <w:t xml:space="preserve"> </w:t>
        </w:r>
      </w:ins>
    </w:p>
    <w:p w14:paraId="72413E0D" w14:textId="77777777" w:rsidR="005E4448" w:rsidRPr="003701C1" w:rsidRDefault="00387912" w:rsidP="003701C1">
      <w:pPr>
        <w:pBdr>
          <w:top w:val="single" w:sz="4" w:space="1" w:color="auto"/>
          <w:left w:val="single" w:sz="4" w:space="4" w:color="auto"/>
          <w:bottom w:val="single" w:sz="4" w:space="1" w:color="auto"/>
          <w:right w:val="single" w:sz="4" w:space="4" w:color="auto"/>
        </w:pBdr>
        <w:jc w:val="center"/>
        <w:rPr>
          <w:ins w:id="9" w:author="Frank Demers" w:date="2026-09-25T21:14:00Z" w16du:dateUtc="2026-09-26T01:14:00Z"/>
          <w:rFonts w:cs="Arial"/>
          <w:b/>
          <w:sz w:val="36"/>
          <w:szCs w:val="36"/>
        </w:rPr>
      </w:pPr>
      <w:ins w:id="10" w:author="Frank Demers" w:date="2026-09-25T21:14:00Z" w16du:dateUtc="2026-09-26T01:14:00Z">
        <w:r>
          <w:rPr>
            <w:rFonts w:cs="Arial"/>
            <w:b/>
            <w:sz w:val="36"/>
            <w:szCs w:val="36"/>
          </w:rPr>
          <w:t>WEEKLY RECAP</w:t>
        </w:r>
      </w:ins>
    </w:p>
    <w:p w14:paraId="4BF67447" w14:textId="77777777" w:rsidR="00DF2CC9" w:rsidRDefault="00DF2CC9" w:rsidP="00387912">
      <w:pPr>
        <w:pStyle w:val="NoSpacing"/>
        <w:rPr>
          <w:ins w:id="11" w:author="Frank Demers" w:date="2026-09-25T21:14:00Z" w16du:dateUtc="2026-09-26T01:14:00Z"/>
        </w:rPr>
      </w:pPr>
    </w:p>
    <w:p w14:paraId="48D7B5DD" w14:textId="77777777" w:rsidR="005E4448" w:rsidRPr="00905428" w:rsidRDefault="000B2257" w:rsidP="00905428">
      <w:pPr>
        <w:pStyle w:val="NoSpacing"/>
        <w:jc w:val="center"/>
        <w:rPr>
          <w:ins w:id="12" w:author="Frank Demers" w:date="2026-09-25T21:14:00Z" w16du:dateUtc="2026-09-26T01:14:00Z"/>
          <w:rFonts w:cs="Arial"/>
          <w:b/>
          <w:sz w:val="32"/>
          <w:szCs w:val="32"/>
        </w:rPr>
      </w:pPr>
      <w:ins w:id="13" w:author="Frank Demers" w:date="2026-09-25T21:14:00Z" w16du:dateUtc="2026-09-26T01:14:00Z">
        <w:r>
          <w:rPr>
            <w:rFonts w:cs="Arial"/>
            <w:b/>
            <w:sz w:val="32"/>
            <w:szCs w:val="32"/>
          </w:rPr>
          <w:t>November 06, 2017 through November 12</w:t>
        </w:r>
        <w:r w:rsidR="00384035">
          <w:rPr>
            <w:rFonts w:cs="Arial"/>
            <w:b/>
            <w:sz w:val="32"/>
            <w:szCs w:val="32"/>
          </w:rPr>
          <w:t>, 2017</w:t>
        </w:r>
      </w:ins>
    </w:p>
    <w:p w14:paraId="1668B29C" w14:textId="77777777" w:rsidR="00B77B48" w:rsidRDefault="00B77B48" w:rsidP="00A17904">
      <w:pPr>
        <w:rPr>
          <w:ins w:id="14" w:author="Frank Demers" w:date="2026-09-25T21:14:00Z" w16du:dateUtc="2026-09-26T01:14:00Z"/>
          <w:b/>
        </w:rPr>
      </w:pPr>
    </w:p>
    <w:p w14:paraId="4998BD8C" w14:textId="77777777" w:rsidR="00905428" w:rsidRDefault="00213E46" w:rsidP="00A17904">
      <w:pPr>
        <w:rPr>
          <w:ins w:id="15" w:author="Frank Demers" w:date="2026-09-25T21:14:00Z" w16du:dateUtc="2026-09-26T01:14:00Z"/>
          <w:b/>
        </w:rPr>
      </w:pPr>
      <w:ins w:id="16" w:author="Frank Demers" w:date="2026-09-25T21:14:00Z" w16du:dateUtc="2026-09-26T01:14:00Z">
        <w:r>
          <w:rPr>
            <w:b/>
          </w:rPr>
          <w:t xml:space="preserve">DWLS, </w:t>
        </w:r>
        <w:r w:rsidR="00DC2C69">
          <w:rPr>
            <w:b/>
          </w:rPr>
          <w:t xml:space="preserve">Warrant </w:t>
        </w:r>
        <w:r>
          <w:rPr>
            <w:b/>
          </w:rPr>
          <w:t xml:space="preserve">and OWI </w:t>
        </w:r>
        <w:r w:rsidR="002B50CC">
          <w:rPr>
            <w:b/>
          </w:rPr>
          <w:t>Arrests</w:t>
        </w:r>
      </w:ins>
    </w:p>
    <w:p w14:paraId="03AC8A84" w14:textId="77777777" w:rsidR="002D5A5D" w:rsidRPr="009B64A8" w:rsidRDefault="006A3857" w:rsidP="00363D78">
      <w:pPr>
        <w:pStyle w:val="Heading1"/>
        <w:rPr>
          <w:ins w:id="17" w:author="Frank Demers" w:date="2026-09-25T21:14:00Z" w16du:dateUtc="2026-09-26T01:14:00Z"/>
          <w:rFonts w:ascii="Arial" w:hAnsi="Arial" w:cs="Arial"/>
          <w:color w:val="auto"/>
          <w:sz w:val="24"/>
          <w:szCs w:val="24"/>
        </w:rPr>
      </w:pPr>
      <w:ins w:id="18" w:author="Frank Demers" w:date="2026-09-25T21:14:00Z" w16du:dateUtc="2026-09-26T01:14:00Z">
        <w:r w:rsidRPr="009B64A8">
          <w:rPr>
            <w:rFonts w:ascii="Arial" w:hAnsi="Arial" w:cs="Arial"/>
            <w:color w:val="auto"/>
            <w:sz w:val="24"/>
            <w:szCs w:val="24"/>
          </w:rPr>
          <w:t xml:space="preserve">Between </w:t>
        </w:r>
        <w:r w:rsidR="00847D68">
          <w:rPr>
            <w:rFonts w:ascii="Arial" w:hAnsi="Arial" w:cs="Arial"/>
            <w:color w:val="auto"/>
            <w:sz w:val="24"/>
            <w:szCs w:val="24"/>
          </w:rPr>
          <w:t>November 6th and November 12</w:t>
        </w:r>
        <w:r w:rsidR="00F01094" w:rsidRPr="009B64A8">
          <w:rPr>
            <w:rFonts w:ascii="Arial" w:hAnsi="Arial" w:cs="Arial"/>
            <w:color w:val="auto"/>
            <w:sz w:val="24"/>
            <w:szCs w:val="24"/>
          </w:rPr>
          <w:t>th</w:t>
        </w:r>
        <w:r w:rsidR="004E5644" w:rsidRPr="009B64A8">
          <w:rPr>
            <w:rFonts w:ascii="Arial" w:hAnsi="Arial" w:cs="Arial"/>
            <w:color w:val="auto"/>
            <w:sz w:val="24"/>
            <w:szCs w:val="24"/>
          </w:rPr>
          <w:t>,</w:t>
        </w:r>
        <w:r w:rsidR="008C3F6A" w:rsidRPr="009B64A8">
          <w:rPr>
            <w:rFonts w:ascii="Arial" w:hAnsi="Arial" w:cs="Arial"/>
            <w:color w:val="auto"/>
            <w:sz w:val="24"/>
            <w:szCs w:val="24"/>
          </w:rPr>
          <w:t xml:space="preserve"> FD</w:t>
        </w:r>
        <w:r w:rsidR="00F01094" w:rsidRPr="009B64A8">
          <w:rPr>
            <w:rFonts w:ascii="Arial" w:hAnsi="Arial" w:cs="Arial"/>
            <w:color w:val="auto"/>
            <w:sz w:val="24"/>
            <w:szCs w:val="24"/>
          </w:rPr>
          <w:t>PS personnel made</w:t>
        </w:r>
        <w:r w:rsidR="00DA3A22">
          <w:rPr>
            <w:rFonts w:ascii="Arial" w:hAnsi="Arial" w:cs="Arial"/>
            <w:color w:val="auto"/>
            <w:sz w:val="24"/>
            <w:szCs w:val="24"/>
          </w:rPr>
          <w:t xml:space="preserve"> nine</w:t>
        </w:r>
        <w:r w:rsidR="00DC2C69" w:rsidRPr="009B64A8">
          <w:rPr>
            <w:rFonts w:ascii="Arial" w:hAnsi="Arial" w:cs="Arial"/>
            <w:color w:val="auto"/>
            <w:sz w:val="24"/>
            <w:szCs w:val="24"/>
          </w:rPr>
          <w:t xml:space="preserve"> </w:t>
        </w:r>
        <w:r w:rsidR="002813A9" w:rsidRPr="009B64A8">
          <w:rPr>
            <w:rFonts w:ascii="Arial" w:hAnsi="Arial" w:cs="Arial"/>
            <w:color w:val="auto"/>
            <w:sz w:val="24"/>
            <w:szCs w:val="24"/>
          </w:rPr>
          <w:t>misdemeanor</w:t>
        </w:r>
        <w:r w:rsidRPr="009B64A8">
          <w:rPr>
            <w:rFonts w:ascii="Arial" w:hAnsi="Arial" w:cs="Arial"/>
            <w:color w:val="auto"/>
            <w:sz w:val="24"/>
            <w:szCs w:val="24"/>
          </w:rPr>
          <w:t xml:space="preserve"> </w:t>
        </w:r>
        <w:r w:rsidR="00316B91" w:rsidRPr="009B64A8">
          <w:rPr>
            <w:rFonts w:ascii="Arial" w:hAnsi="Arial" w:cs="Arial"/>
            <w:color w:val="auto"/>
            <w:sz w:val="24"/>
            <w:szCs w:val="24"/>
          </w:rPr>
          <w:t>driver</w:t>
        </w:r>
        <w:r w:rsidR="00DC2C69" w:rsidRPr="009B64A8">
          <w:rPr>
            <w:rFonts w:ascii="Arial" w:hAnsi="Arial" w:cs="Arial"/>
            <w:color w:val="auto"/>
            <w:sz w:val="24"/>
            <w:szCs w:val="24"/>
          </w:rPr>
          <w:t xml:space="preserve"> license </w:t>
        </w:r>
        <w:r w:rsidR="008C3F6A" w:rsidRPr="009B64A8">
          <w:rPr>
            <w:rFonts w:ascii="Arial" w:hAnsi="Arial" w:cs="Arial"/>
            <w:color w:val="auto"/>
            <w:sz w:val="24"/>
            <w:szCs w:val="24"/>
          </w:rPr>
          <w:t xml:space="preserve">related </w:t>
        </w:r>
        <w:r w:rsidR="00DC2C69" w:rsidRPr="009B64A8">
          <w:rPr>
            <w:rFonts w:ascii="Arial" w:hAnsi="Arial" w:cs="Arial"/>
            <w:color w:val="auto"/>
            <w:sz w:val="24"/>
            <w:szCs w:val="24"/>
          </w:rPr>
          <w:t xml:space="preserve">and warrant </w:t>
        </w:r>
        <w:r w:rsidR="008C3F6A" w:rsidRPr="009B64A8">
          <w:rPr>
            <w:rFonts w:ascii="Arial" w:hAnsi="Arial" w:cs="Arial"/>
            <w:color w:val="auto"/>
            <w:sz w:val="24"/>
            <w:szCs w:val="24"/>
          </w:rPr>
          <w:t>arrests</w:t>
        </w:r>
        <w:r w:rsidR="00D32C92" w:rsidRPr="009B64A8">
          <w:rPr>
            <w:rFonts w:ascii="Arial" w:hAnsi="Arial" w:cs="Arial"/>
            <w:color w:val="auto"/>
            <w:sz w:val="24"/>
            <w:szCs w:val="24"/>
          </w:rPr>
          <w:t>,</w:t>
        </w:r>
        <w:r w:rsidR="008C3F6A" w:rsidRPr="009B64A8">
          <w:rPr>
            <w:rFonts w:ascii="Arial" w:hAnsi="Arial" w:cs="Arial"/>
            <w:color w:val="auto"/>
            <w:sz w:val="24"/>
            <w:szCs w:val="24"/>
          </w:rPr>
          <w:t xml:space="preserve"> </w:t>
        </w:r>
        <w:r w:rsidR="00847D68">
          <w:rPr>
            <w:rFonts w:ascii="Arial" w:hAnsi="Arial" w:cs="Arial"/>
            <w:color w:val="auto"/>
            <w:sz w:val="24"/>
            <w:szCs w:val="24"/>
          </w:rPr>
          <w:t>and</w:t>
        </w:r>
        <w:r w:rsidR="00DA3A22">
          <w:rPr>
            <w:rFonts w:ascii="Arial" w:hAnsi="Arial" w:cs="Arial"/>
            <w:color w:val="auto"/>
            <w:sz w:val="24"/>
            <w:szCs w:val="24"/>
          </w:rPr>
          <w:t xml:space="preserve"> two</w:t>
        </w:r>
        <w:r w:rsidR="001E27D1">
          <w:rPr>
            <w:rFonts w:ascii="Arial" w:hAnsi="Arial" w:cs="Arial"/>
            <w:color w:val="auto"/>
            <w:sz w:val="24"/>
            <w:szCs w:val="24"/>
          </w:rPr>
          <w:t xml:space="preserve"> </w:t>
        </w:r>
        <w:r w:rsidR="002813A9" w:rsidRPr="009B64A8">
          <w:rPr>
            <w:rFonts w:ascii="Arial" w:hAnsi="Arial" w:cs="Arial"/>
            <w:color w:val="auto"/>
            <w:sz w:val="24"/>
            <w:szCs w:val="24"/>
          </w:rPr>
          <w:t>ope</w:t>
        </w:r>
        <w:r w:rsidR="00D32C92" w:rsidRPr="009B64A8">
          <w:rPr>
            <w:rFonts w:ascii="Arial" w:hAnsi="Arial" w:cs="Arial"/>
            <w:color w:val="auto"/>
            <w:sz w:val="24"/>
            <w:szCs w:val="24"/>
          </w:rPr>
          <w:t>rating while intoxicated arrest</w:t>
        </w:r>
        <w:r w:rsidR="001E27D1">
          <w:rPr>
            <w:rFonts w:ascii="Arial" w:hAnsi="Arial" w:cs="Arial"/>
            <w:color w:val="auto"/>
            <w:sz w:val="24"/>
            <w:szCs w:val="24"/>
          </w:rPr>
          <w:t>s</w:t>
        </w:r>
        <w:r w:rsidR="002813A9" w:rsidRPr="009B64A8">
          <w:rPr>
            <w:rFonts w:ascii="Arial" w:hAnsi="Arial" w:cs="Arial"/>
            <w:color w:val="auto"/>
            <w:sz w:val="24"/>
            <w:szCs w:val="24"/>
          </w:rPr>
          <w:t xml:space="preserve"> </w:t>
        </w:r>
        <w:r w:rsidR="008C3F6A" w:rsidRPr="009B64A8">
          <w:rPr>
            <w:rFonts w:ascii="Arial" w:hAnsi="Arial" w:cs="Arial"/>
            <w:color w:val="auto"/>
            <w:sz w:val="24"/>
            <w:szCs w:val="24"/>
          </w:rPr>
          <w:t>as a result of</w:t>
        </w:r>
        <w:r w:rsidR="002B50CC" w:rsidRPr="009B64A8">
          <w:rPr>
            <w:rFonts w:ascii="Arial" w:hAnsi="Arial" w:cs="Arial"/>
            <w:color w:val="auto"/>
            <w:sz w:val="24"/>
            <w:szCs w:val="24"/>
          </w:rPr>
          <w:t xml:space="preserve"> conducting </w:t>
        </w:r>
        <w:r w:rsidR="008C3F6A" w:rsidRPr="009B64A8">
          <w:rPr>
            <w:rFonts w:ascii="Arial" w:hAnsi="Arial" w:cs="Arial"/>
            <w:color w:val="auto"/>
            <w:sz w:val="24"/>
            <w:szCs w:val="24"/>
          </w:rPr>
          <w:t xml:space="preserve">proactive </w:t>
        </w:r>
        <w:r w:rsidR="002B50CC" w:rsidRPr="009B64A8">
          <w:rPr>
            <w:rFonts w:ascii="Arial" w:hAnsi="Arial" w:cs="Arial"/>
            <w:color w:val="auto"/>
            <w:sz w:val="24"/>
            <w:szCs w:val="24"/>
          </w:rPr>
          <w:t>traffic</w:t>
        </w:r>
        <w:r w:rsidR="002813A9" w:rsidRPr="009B64A8">
          <w:rPr>
            <w:rFonts w:ascii="Arial" w:hAnsi="Arial" w:cs="Arial"/>
            <w:color w:val="auto"/>
            <w:sz w:val="24"/>
            <w:szCs w:val="24"/>
          </w:rPr>
          <w:t xml:space="preserve"> </w:t>
        </w:r>
        <w:r w:rsidR="008C3F6A" w:rsidRPr="009B64A8">
          <w:rPr>
            <w:rFonts w:ascii="Arial" w:hAnsi="Arial" w:cs="Arial"/>
            <w:color w:val="auto"/>
            <w:sz w:val="24"/>
            <w:szCs w:val="24"/>
          </w:rPr>
          <w:t xml:space="preserve">enforcement. </w:t>
        </w:r>
      </w:ins>
    </w:p>
    <w:p w14:paraId="0D4A9796" w14:textId="77777777" w:rsidR="002D5A5D" w:rsidRDefault="002D5A5D" w:rsidP="00CD6B18">
      <w:pPr>
        <w:jc w:val="both"/>
        <w:rPr>
          <w:ins w:id="19" w:author="Frank Demers" w:date="2026-09-25T21:14:00Z" w16du:dateUtc="2026-09-26T01:14:00Z"/>
          <w:b/>
        </w:rPr>
      </w:pPr>
    </w:p>
    <w:p w14:paraId="01A620B9" w14:textId="77777777" w:rsidR="00CD6B18" w:rsidRPr="00B91B58" w:rsidRDefault="00526E8F" w:rsidP="00CD6B18">
      <w:pPr>
        <w:jc w:val="both"/>
        <w:rPr>
          <w:ins w:id="20" w:author="Frank Demers" w:date="2026-09-25T21:14:00Z" w16du:dateUtc="2026-09-26T01:14:00Z"/>
          <w:b/>
        </w:rPr>
      </w:pPr>
      <w:ins w:id="21" w:author="Frank Demers" w:date="2026-09-25T21:14:00Z" w16du:dateUtc="2026-09-26T01:14:00Z">
        <w:r>
          <w:rPr>
            <w:b/>
          </w:rPr>
          <w:t>Felony Warrant O/Jurisdiction</w:t>
        </w:r>
      </w:ins>
    </w:p>
    <w:p w14:paraId="5D421AC5" w14:textId="77777777" w:rsidR="000006D7" w:rsidRDefault="00485831" w:rsidP="00BC64CA">
      <w:pPr>
        <w:jc w:val="both"/>
        <w:rPr>
          <w:ins w:id="22" w:author="Frank Demers" w:date="2026-09-25T21:14:00Z" w16du:dateUtc="2026-09-26T01:14:00Z"/>
        </w:rPr>
      </w:pPr>
      <w:ins w:id="23" w:author="Frank Demers" w:date="2026-09-25T21:14:00Z" w16du:dateUtc="2026-09-26T01:14:00Z">
        <w:r>
          <w:t>On 11/06/2017 at 2:30 AM</w:t>
        </w:r>
        <w:r w:rsidR="002C4CE1">
          <w:t>, an officer stopped a vehicle on M-5 and Halsted for speeding 97 mph in a 70 mph zone.  The 37 year old</w:t>
        </w:r>
        <w:r w:rsidR="0014486E">
          <w:t xml:space="preserve"> male</w:t>
        </w:r>
        <w:r w:rsidR="002C4CE1">
          <w:t xml:space="preserve"> driver had an outstanding felony warrant</w:t>
        </w:r>
        <w:r w:rsidR="00E903D5">
          <w:t xml:space="preserve"> for his arrest</w:t>
        </w:r>
        <w:r w:rsidR="002C4CE1">
          <w:t xml:space="preserve"> out of Bradley County Tennessee</w:t>
        </w:r>
        <w:r w:rsidR="009758A4">
          <w:t xml:space="preserve"> for narcotics</w:t>
        </w:r>
        <w:r w:rsidR="002C4CE1">
          <w:t>.  The Sheriff’s office confirmed the warrant as valid and placed a hold on the driver.  The driver was arrested on the warrant and housed at FAPD awaiting pickup by Bradley County Sheriff’s Office.</w:t>
        </w:r>
      </w:ins>
    </w:p>
    <w:p w14:paraId="4C09CEEF" w14:textId="77777777" w:rsidR="003B66E4" w:rsidRDefault="003B66E4" w:rsidP="00BC64CA">
      <w:pPr>
        <w:jc w:val="both"/>
        <w:rPr>
          <w:ins w:id="24" w:author="Frank Demers" w:date="2026-09-25T21:14:00Z" w16du:dateUtc="2026-09-26T01:14:00Z"/>
        </w:rPr>
      </w:pPr>
    </w:p>
    <w:p w14:paraId="2F548430" w14:textId="77777777" w:rsidR="00FF776E" w:rsidRDefault="005E30AF" w:rsidP="002D5A5D">
      <w:pPr>
        <w:jc w:val="both"/>
        <w:rPr>
          <w:ins w:id="25" w:author="Frank Demers" w:date="2026-09-25T21:14:00Z" w16du:dateUtc="2026-09-26T01:14:00Z"/>
          <w:b/>
        </w:rPr>
      </w:pPr>
      <w:ins w:id="26" w:author="Frank Demers" w:date="2026-09-25T21:14:00Z" w16du:dateUtc="2026-09-26T01:14:00Z">
        <w:r>
          <w:rPr>
            <w:b/>
          </w:rPr>
          <w:t>Larceny of Auto Parts</w:t>
        </w:r>
      </w:ins>
    </w:p>
    <w:p w14:paraId="585FE55A" w14:textId="77777777" w:rsidR="00FF776E" w:rsidRDefault="009174A5" w:rsidP="002D5A5D">
      <w:pPr>
        <w:jc w:val="both"/>
        <w:rPr>
          <w:ins w:id="27" w:author="Frank Demers" w:date="2026-09-25T21:14:00Z" w16du:dateUtc="2026-09-26T01:14:00Z"/>
        </w:rPr>
      </w:pPr>
      <w:ins w:id="28" w:author="Frank Demers" w:date="2026-09-25T21:14:00Z" w16du:dateUtc="2026-09-26T01:14:00Z">
        <w:r>
          <w:t>On 11/07/2017 a vehicle owner</w:t>
        </w:r>
        <w:r w:rsidR="005E30AF">
          <w:t xml:space="preserve"> discovered her Michigan license plate on the</w:t>
        </w:r>
        <w:r>
          <w:t xml:space="preserve"> rear of her vehicle to be missing.  The vehicle was parked in front of Fitness 19 on Farmington Road. The owner did not recall the last time she observed the plate on the rear of her vehicle. The plate was entered into LEIN as stolen.</w:t>
        </w:r>
        <w:r w:rsidR="00D84B3D">
          <w:t xml:space="preserve"> There is no suspect information.</w:t>
        </w:r>
      </w:ins>
    </w:p>
    <w:p w14:paraId="71EE8535" w14:textId="77777777" w:rsidR="005E30AF" w:rsidRPr="00FF776E" w:rsidRDefault="005E30AF" w:rsidP="002D5A5D">
      <w:pPr>
        <w:jc w:val="both"/>
        <w:rPr>
          <w:ins w:id="29" w:author="Frank Demers" w:date="2026-09-25T21:14:00Z" w16du:dateUtc="2026-09-26T01:14:00Z"/>
        </w:rPr>
      </w:pPr>
    </w:p>
    <w:p w14:paraId="66794873" w14:textId="77777777" w:rsidR="002D5A5D" w:rsidRDefault="00485831" w:rsidP="002D5A5D">
      <w:pPr>
        <w:jc w:val="both"/>
        <w:rPr>
          <w:ins w:id="30" w:author="Frank Demers" w:date="2026-09-25T21:14:00Z" w16du:dateUtc="2026-09-26T01:14:00Z"/>
          <w:b/>
        </w:rPr>
      </w:pPr>
      <w:ins w:id="31" w:author="Frank Demers" w:date="2026-09-25T21:14:00Z" w16du:dateUtc="2026-09-26T01:14:00Z">
        <w:r>
          <w:rPr>
            <w:b/>
          </w:rPr>
          <w:t>Assist Other Law Enforcement A</w:t>
        </w:r>
        <w:r w:rsidR="002F68A6">
          <w:rPr>
            <w:b/>
          </w:rPr>
          <w:t>gency</w:t>
        </w:r>
      </w:ins>
    </w:p>
    <w:p w14:paraId="55DD49E7" w14:textId="77777777" w:rsidR="002F68A6" w:rsidRPr="002F68A6" w:rsidRDefault="00485831" w:rsidP="002D5A5D">
      <w:pPr>
        <w:jc w:val="both"/>
        <w:rPr>
          <w:ins w:id="32" w:author="Frank Demers" w:date="2026-09-25T21:14:00Z" w16du:dateUtc="2026-09-26T01:14:00Z"/>
        </w:rPr>
      </w:pPr>
      <w:ins w:id="33" w:author="Frank Demers" w:date="2026-09-25T21:14:00Z" w16du:dateUtc="2026-09-26T01:14:00Z">
        <w:r>
          <w:t>On 11/07/2017 at 11:40 PM</w:t>
        </w:r>
        <w:r w:rsidR="002F68A6">
          <w:t xml:space="preserve"> City of Farmington officers assisted Farmington Hills PD on an armed robbery at </w:t>
        </w:r>
        <w:r>
          <w:t xml:space="preserve">the </w:t>
        </w:r>
        <w:r w:rsidR="002F68A6">
          <w:t>McDonald’s restaurant located on Orchard Lake and 10 Mile.  The unknown</w:t>
        </w:r>
        <w:r w:rsidR="00866BDE">
          <w:t xml:space="preserve"> male</w:t>
        </w:r>
        <w:r w:rsidR="002F68A6">
          <w:t xml:space="preserve"> suspect climbed through the open drive thru window and brandished a gun forcing the employees to place cash in a bag.  The suspect exited the rear door on </w:t>
        </w:r>
        <w:r w:rsidR="002F68A6">
          <w:lastRenderedPageBreak/>
          <w:t>foot. A canine track produced negative results.  The suspect’s jacket and sweatpants were recovered by a Farmington Officer just south of the</w:t>
        </w:r>
        <w:r>
          <w:t xml:space="preserve"> restaurant.  The items were released to</w:t>
        </w:r>
        <w:r w:rsidR="002F68A6">
          <w:t xml:space="preserve"> FHPD.</w:t>
        </w:r>
      </w:ins>
    </w:p>
    <w:p w14:paraId="256912DD" w14:textId="77777777" w:rsidR="002F68A6" w:rsidRDefault="002F68A6" w:rsidP="002D5A5D">
      <w:pPr>
        <w:jc w:val="both"/>
        <w:rPr>
          <w:ins w:id="34" w:author="Frank Demers" w:date="2026-09-25T21:14:00Z" w16du:dateUtc="2026-09-26T01:14:00Z"/>
          <w:b/>
        </w:rPr>
      </w:pPr>
    </w:p>
    <w:p w14:paraId="4B0569FF" w14:textId="77777777" w:rsidR="0006419A" w:rsidRPr="0006419A" w:rsidRDefault="00FD589C" w:rsidP="00BC64CA">
      <w:pPr>
        <w:jc w:val="both"/>
        <w:rPr>
          <w:ins w:id="35" w:author="Frank Demers" w:date="2026-09-25T21:14:00Z" w16du:dateUtc="2026-09-26T01:14:00Z"/>
          <w:b/>
        </w:rPr>
      </w:pPr>
      <w:ins w:id="36" w:author="Frank Demers" w:date="2026-09-25T21:14:00Z" w16du:dateUtc="2026-09-26T01:14:00Z">
        <w:r>
          <w:rPr>
            <w:b/>
          </w:rPr>
          <w:t>Larceny from a Motor Vehicle</w:t>
        </w:r>
      </w:ins>
    </w:p>
    <w:p w14:paraId="29C040F1" w14:textId="77777777" w:rsidR="005C6769" w:rsidRDefault="00485831" w:rsidP="00EC65C2">
      <w:pPr>
        <w:jc w:val="both"/>
        <w:rPr>
          <w:ins w:id="37" w:author="Frank Demers" w:date="2026-09-25T21:14:00Z" w16du:dateUtc="2026-09-26T01:14:00Z"/>
        </w:rPr>
      </w:pPr>
      <w:ins w:id="38" w:author="Frank Demers" w:date="2026-09-25T21:14:00Z" w16du:dateUtc="2026-09-26T01:14:00Z">
        <w:r>
          <w:t>On 11/08/2017 at 7:30 AM</w:t>
        </w:r>
        <w:r w:rsidR="003A112B">
          <w:t xml:space="preserve"> an employee of Sunny Day Care</w:t>
        </w:r>
        <w:r>
          <w:t>,</w:t>
        </w:r>
        <w:r w:rsidR="003A112B">
          <w:t xml:space="preserve"> located on Slocum</w:t>
        </w:r>
        <w:r>
          <w:t>,</w:t>
        </w:r>
        <w:r w:rsidR="003A112B">
          <w:t xml:space="preserve"> reported her purse to be stolen from her vehicle by unknown suspect(s). </w:t>
        </w:r>
        <w:r w:rsidR="00FF6DF6">
          <w:t xml:space="preserve">The employee parked her vehicle in the </w:t>
        </w:r>
        <w:r>
          <w:t>parking lot at around 7:00 AM. At 7:20</w:t>
        </w:r>
        <w:r w:rsidR="00FF6DF6">
          <w:t>, t</w:t>
        </w:r>
        <w:r w:rsidR="003A112B">
          <w:t>he employee observed the rear window of her vehicle to be broken and her purse stolen from the rear of the vehicle. Photographs were taken. There is no suspect information.</w:t>
        </w:r>
      </w:ins>
    </w:p>
    <w:p w14:paraId="4F882734" w14:textId="77777777" w:rsidR="00CB24C7" w:rsidRDefault="00CB24C7" w:rsidP="00EC65C2">
      <w:pPr>
        <w:jc w:val="both"/>
        <w:rPr>
          <w:ins w:id="39" w:author="Frank Demers" w:date="2026-09-25T21:14:00Z" w16du:dateUtc="2026-09-26T01:14:00Z"/>
        </w:rPr>
      </w:pPr>
    </w:p>
    <w:p w14:paraId="3554E4EF" w14:textId="77777777" w:rsidR="00CB24C7" w:rsidRDefault="00CB24C7" w:rsidP="00EC65C2">
      <w:pPr>
        <w:jc w:val="both"/>
        <w:rPr>
          <w:ins w:id="40" w:author="Frank Demers" w:date="2026-09-25T21:14:00Z" w16du:dateUtc="2026-09-26T01:14:00Z"/>
        </w:rPr>
      </w:pPr>
    </w:p>
    <w:p w14:paraId="14DF8602" w14:textId="77777777" w:rsidR="00CB24C7" w:rsidRDefault="00CB24C7" w:rsidP="00EC65C2">
      <w:pPr>
        <w:jc w:val="both"/>
        <w:rPr>
          <w:ins w:id="41" w:author="Frank Demers" w:date="2026-09-25T21:14:00Z" w16du:dateUtc="2026-09-26T01:14:00Z"/>
          <w:b/>
        </w:rPr>
      </w:pPr>
      <w:ins w:id="42" w:author="Frank Demers" w:date="2026-09-25T21:14:00Z" w16du:dateUtc="2026-09-26T01:14:00Z">
        <w:r w:rsidRPr="00CB24C7">
          <w:rPr>
            <w:b/>
          </w:rPr>
          <w:t>Marijuana Possession</w:t>
        </w:r>
      </w:ins>
    </w:p>
    <w:p w14:paraId="5E24C4C1" w14:textId="77777777" w:rsidR="00CB24C7" w:rsidRPr="00CB24C7" w:rsidRDefault="00CB24C7" w:rsidP="00EC65C2">
      <w:pPr>
        <w:jc w:val="both"/>
        <w:rPr>
          <w:ins w:id="43" w:author="Frank Demers" w:date="2026-09-25T21:14:00Z" w16du:dateUtc="2026-09-26T01:14:00Z"/>
        </w:rPr>
      </w:pPr>
      <w:ins w:id="44" w:author="Frank Demers" w:date="2026-09-25T21:14:00Z" w16du:dateUtc="2026-09-26T01:14:00Z">
        <w:r>
          <w:t>O</w:t>
        </w:r>
        <w:r w:rsidR="00485831">
          <w:t>n 11/12/17 at approximately 1:00 AM</w:t>
        </w:r>
        <w:r>
          <w:t xml:space="preserve"> an officer observed a sus</w:t>
        </w:r>
        <w:r w:rsidR="00485831">
          <w:t>picious occupied vehicle in a business parking lot near Grand River and Orchard Lake Rd. An</w:t>
        </w:r>
        <w:r w:rsidR="004405FE">
          <w:t xml:space="preserve"> inquiry of the license plate revealed the registered owner to have a warrant out of Hazel Park.  The officer made contact with the 21 year old male driver who identified himself as the registered owner.  The officer detected a strong odor of marijuana coming from the driver and vehicle.  </w:t>
        </w:r>
        <w:r w:rsidR="00C21E4D">
          <w:t>The officer searched the vehicle and located a baggie of marijuana behind the driver’s seat.  The driver was arrested and cited for marijuana possession.</w:t>
        </w:r>
        <w:r w:rsidR="004405FE">
          <w:t xml:space="preserve"> </w:t>
        </w:r>
      </w:ins>
    </w:p>
    <w:p w14:paraId="439D0BA3" w14:textId="77777777" w:rsidR="00FF6DF6" w:rsidRDefault="00FF6DF6" w:rsidP="00EC65C2">
      <w:pPr>
        <w:jc w:val="both"/>
        <w:rPr>
          <w:ins w:id="45" w:author="Frank Demers" w:date="2026-09-25T21:14:00Z" w16du:dateUtc="2026-09-26T01:14:00Z"/>
        </w:rPr>
      </w:pPr>
    </w:p>
    <w:p w14:paraId="7AD438CA" w14:textId="77777777" w:rsidR="00E47561" w:rsidRDefault="00E47561" w:rsidP="00A17904">
      <w:pPr>
        <w:rPr>
          <w:ins w:id="46" w:author="Frank Demers" w:date="2026-09-25T21:14:00Z" w16du:dateUtc="2026-09-26T01:14:00Z"/>
        </w:rPr>
      </w:pPr>
    </w:p>
    <w:p w14:paraId="11FA0304" w14:textId="40FD14F9" w:rsidR="00D90551" w:rsidRPr="00D90551" w:rsidRDefault="00D90551" w:rsidP="00D90551">
      <w:pPr>
        <w:jc w:val="center"/>
        <w:rPr>
          <w:del w:id="47" w:author="Frank Demers" w:date="2026-09-25T21:14:00Z" w16du:dateUtc="2026-09-26T01:14:00Z"/>
          <w:rFonts w:ascii="Ebrima" w:hAnsi="Ebrima" w:cs="Calibri"/>
          <w:b/>
          <w:bCs/>
          <w:color w:val="000000"/>
        </w:rPr>
      </w:pPr>
      <w:del w:id="48" w:author="Frank Demers" w:date="2026-09-25T21:14:00Z" w16du:dateUtc="2026-09-26T01:14:00Z">
        <w:r w:rsidRPr="00D90551">
          <w:rPr>
            <w:rFonts w:ascii="Ebrima" w:hAnsi="Ebrima" w:cs="Calibri"/>
            <w:b/>
            <w:bCs/>
            <w:color w:val="000000"/>
          </w:rPr>
          <w:delText>Supplementary file -Joret 2</w:delText>
        </w:r>
        <w:r>
          <w:rPr>
            <w:rFonts w:ascii="Ebrima" w:hAnsi="Ebrima" w:cs="Calibri"/>
            <w:b/>
            <w:bCs/>
            <w:color w:val="000000"/>
          </w:rPr>
          <w:delText>13</w:delText>
        </w:r>
      </w:del>
    </w:p>
    <w:p w14:paraId="3F525CE3" w14:textId="77777777" w:rsidR="00D90551" w:rsidRPr="00D90551" w:rsidRDefault="00D90551" w:rsidP="00D90551">
      <w:pPr>
        <w:jc w:val="center"/>
        <w:rPr>
          <w:del w:id="49" w:author="Frank Demers" w:date="2026-09-25T21:14:00Z" w16du:dateUtc="2026-09-26T01:14:00Z"/>
          <w:rFonts w:ascii="Ebrima" w:hAnsi="Ebrima" w:cs="Calibri"/>
          <w:color w:val="000000"/>
        </w:rPr>
      </w:pPr>
    </w:p>
    <w:p w14:paraId="0E921929" w14:textId="55C23F4A" w:rsidR="00D90551" w:rsidRPr="00D90551" w:rsidRDefault="00D90551" w:rsidP="00D90551">
      <w:pPr>
        <w:snapToGrid w:val="0"/>
        <w:rPr>
          <w:del w:id="50" w:author="Frank Demers" w:date="2026-09-25T21:14:00Z" w16du:dateUtc="2026-09-26T01:14:00Z"/>
          <w:rFonts w:ascii="Calibri Light" w:hAnsi="Calibri Light" w:cs="Calibri Light"/>
          <w:color w:val="000000"/>
          <w:lang w:val="en-GB"/>
        </w:rPr>
      </w:pPr>
      <w:del w:id="51" w:author="Frank Demers" w:date="2026-09-25T21:14:00Z" w16du:dateUtc="2026-09-26T01:14:00Z">
        <w:r w:rsidRPr="00D90551">
          <w:rPr>
            <w:rFonts w:ascii="Ebrima" w:hAnsi="Ebrima" w:cs="Calibri"/>
            <w:b/>
            <w:bCs/>
            <w:color w:val="000000"/>
          </w:rPr>
          <w:delText>Article Title:</w:delText>
        </w:r>
        <w:r w:rsidRPr="00D90551">
          <w:rPr>
            <w:rFonts w:ascii="Ebrima" w:hAnsi="Ebrima" w:cs="Calibri"/>
            <w:color w:val="000000"/>
          </w:rPr>
          <w:delText xml:space="preserve"> </w:delText>
        </w:r>
        <w:r w:rsidRPr="00D90551">
          <w:rPr>
            <w:rFonts w:ascii="Ebrima" w:hAnsi="Ebrima" w:cs="Calibri Light"/>
            <w:color w:val="000000"/>
            <w:lang w:val="en-GB"/>
          </w:rPr>
          <w:delText>Towards Implementing Advanced Media Resources in Early Childhood and Primary Education Schools in Kenya: A Focus on Influence of Teacher Knowledge in Ainabkoi Sub-County</w:delText>
        </w:r>
        <w:r w:rsidRPr="00D90551">
          <w:rPr>
            <w:rFonts w:ascii="Calibri Light" w:hAnsi="Calibri Light" w:cs="Calibri Light"/>
            <w:color w:val="000000"/>
            <w:lang w:val="en-GB"/>
          </w:rPr>
          <w:delText xml:space="preserve"> </w:delText>
        </w:r>
      </w:del>
    </w:p>
    <w:p w14:paraId="3133E6ED" w14:textId="77777777" w:rsidR="00D90551" w:rsidRDefault="00D90551" w:rsidP="00D90551">
      <w:pPr>
        <w:snapToGrid w:val="0"/>
        <w:rPr>
          <w:del w:id="52" w:author="Frank Demers" w:date="2026-09-25T21:14:00Z" w16du:dateUtc="2026-09-26T01:14:00Z"/>
          <w:rFonts w:ascii="Calibri Light" w:hAnsi="Calibri Light" w:cs="Calibri Light"/>
          <w:b/>
          <w:bCs/>
          <w:color w:val="000000"/>
          <w:lang w:val="en-GB"/>
        </w:rPr>
      </w:pPr>
    </w:p>
    <w:p w14:paraId="78441603" w14:textId="15DBED86" w:rsidR="00D90551" w:rsidRPr="00494390" w:rsidRDefault="00D90551" w:rsidP="00D90551">
      <w:pPr>
        <w:snapToGrid w:val="0"/>
        <w:rPr>
          <w:del w:id="53" w:author="Frank Demers" w:date="2026-09-25T21:14:00Z" w16du:dateUtc="2026-09-26T01:14:00Z"/>
          <w:rFonts w:ascii="Calibri Light" w:hAnsi="Calibri Light" w:cs="Calibri Light"/>
          <w:color w:val="000000"/>
          <w:lang w:val="en-GB"/>
        </w:rPr>
      </w:pPr>
      <w:del w:id="54" w:author="Frank Demers" w:date="2026-09-25T21:14:00Z" w16du:dateUtc="2026-09-26T01:14:00Z">
        <w:r w:rsidRPr="00DD0D54">
          <w:rPr>
            <w:rFonts w:ascii="Calibri Light" w:hAnsi="Calibri Light" w:cs="Calibri Light"/>
            <w:b/>
            <w:bCs/>
            <w:color w:val="000000"/>
            <w:lang w:val="en-GB"/>
          </w:rPr>
          <w:delText>Table 1:</w:delText>
        </w:r>
        <w:r w:rsidRPr="00494390">
          <w:rPr>
            <w:rFonts w:ascii="Calibri Light" w:hAnsi="Calibri Light" w:cs="Calibri Light"/>
            <w:color w:val="000000"/>
            <w:lang w:val="en-GB"/>
          </w:rPr>
          <w:delText xml:space="preserve"> Background Characteristics</w:delText>
        </w:r>
      </w:del>
    </w:p>
    <w:tbl>
      <w:tblPr>
        <w:tblStyle w:val="TableGrid"/>
        <w:tblW w:w="0" w:type="auto"/>
        <w:tblLook w:val="04A0" w:firstRow="1" w:lastRow="0" w:firstColumn="1" w:lastColumn="0" w:noHBand="0" w:noVBand="1"/>
        <w:tblPrChange w:id="55" w:author="Frank Demers" w:date="2026-09-25T21:14:00Z" w16du:dateUtc="2026-09-26T01:14:00Z">
          <w:tblPr>
            <w:tblW w:w="5000" w:type="pct"/>
            <w:jc w:val="center"/>
            <w:tblCellMar>
              <w:left w:w="0" w:type="dxa"/>
              <w:right w:w="0" w:type="dxa"/>
            </w:tblCellMar>
            <w:tblLook w:val="0000" w:firstRow="0" w:lastRow="0" w:firstColumn="0" w:lastColumn="0" w:noHBand="0" w:noVBand="0"/>
          </w:tblPr>
        </w:tblPrChange>
      </w:tblPr>
      <w:tblGrid>
        <w:gridCol w:w="1870"/>
        <w:gridCol w:w="1870"/>
        <w:gridCol w:w="1870"/>
        <w:gridCol w:w="1870"/>
        <w:gridCol w:w="1870"/>
        <w:tblGridChange w:id="56">
          <w:tblGrid>
            <w:gridCol w:w="5"/>
            <w:gridCol w:w="1870"/>
            <w:gridCol w:w="1870"/>
            <w:gridCol w:w="108"/>
            <w:gridCol w:w="1762"/>
            <w:gridCol w:w="1870"/>
            <w:gridCol w:w="174"/>
            <w:gridCol w:w="1696"/>
            <w:gridCol w:w="137"/>
            <w:gridCol w:w="1454"/>
            <w:gridCol w:w="1870"/>
          </w:tblGrid>
        </w:tblGridChange>
      </w:tblGrid>
      <w:tr w:rsidR="00D90551" w:rsidRPr="00494390" w14:paraId="13328FC0" w14:textId="688486F3" w:rsidTr="007D06EB">
        <w:trPr>
          <w:trHeight w:val="314"/>
          <w:trPrChange w:id="57" w:author="Frank Demers" w:date="2026-09-25T21:14:00Z" w16du:dateUtc="2026-09-26T01:14:00Z">
            <w:trPr>
              <w:cantSplit/>
              <w:jc w:val="center"/>
            </w:trPr>
          </w:trPrChange>
        </w:trPr>
        <w:tc>
          <w:tcPr>
            <w:tcW w:w="1870" w:type="dxa"/>
            <w:tcPrChange w:id="58" w:author="Frank Demers" w:date="2026-09-25T21:14:00Z" w16du:dateUtc="2026-09-26T01:14:00Z">
              <w:tcPr>
                <w:tcW w:w="1503" w:type="pct"/>
                <w:gridSpan w:val="4"/>
                <w:tcBorders>
                  <w:top w:val="single" w:sz="4" w:space="0" w:color="auto"/>
                  <w:bottom w:val="single" w:sz="4" w:space="0" w:color="auto"/>
                </w:tcBorders>
                <w:shd w:val="clear" w:color="auto" w:fill="FFFFFF"/>
                <w:vAlign w:val="bottom"/>
              </w:tcPr>
            </w:tcPrChange>
          </w:tcPr>
          <w:p w14:paraId="670D7A22" w14:textId="77777777" w:rsidR="00D90551" w:rsidRPr="00C23543" w:rsidRDefault="00C23543" w:rsidP="00A17904">
            <w:pPr>
              <w:rPr>
                <w:b/>
                <w:rPrChange w:id="59" w:author="Frank Demers" w:date="2026-09-25T21:14:00Z" w16du:dateUtc="2026-09-26T01:14:00Z">
                  <w:rPr>
                    <w:rFonts w:ascii="Calibri Light" w:hAnsi="Calibri Light" w:cs="Calibri Light"/>
                    <w:b/>
                    <w:bCs/>
                    <w:color w:val="000000"/>
                    <w:lang w:val="en-GB"/>
                  </w:rPr>
                </w:rPrChange>
              </w:rPr>
              <w:pPrChange w:id="60" w:author="Frank Demers" w:date="2026-09-25T21:14:00Z" w16du:dateUtc="2026-09-26T01:14:00Z">
                <w:pPr>
                  <w:snapToGrid w:val="0"/>
                </w:pPr>
              </w:pPrChange>
            </w:pPr>
            <w:ins w:id="61" w:author="Frank Demers" w:date="2026-09-25T21:14:00Z" w16du:dateUtc="2026-09-26T01:14:00Z">
              <w:r w:rsidRPr="00C23543">
                <w:rPr>
                  <w:b/>
                </w:rPr>
                <w:t>Total Calls</w:t>
              </w:r>
            </w:ins>
            <w:del w:id="62" w:author="Frank Demers" w:date="2026-09-25T21:14:00Z" w16du:dateUtc="2026-09-26T01:14:00Z">
              <w:r w:rsidR="00D90551" w:rsidRPr="00494390">
                <w:rPr>
                  <w:rFonts w:ascii="Calibri Light" w:hAnsi="Calibri Light" w:cs="Calibri Light"/>
                  <w:b/>
                  <w:bCs/>
                  <w:color w:val="000000"/>
                  <w:lang w:val="en-GB"/>
                </w:rPr>
                <w:delText>Variable</w:delText>
              </w:r>
            </w:del>
          </w:p>
        </w:tc>
        <w:tc>
          <w:tcPr>
            <w:tcW w:w="1870" w:type="dxa"/>
            <w:tcPrChange w:id="63" w:author="Frank Demers" w:date="2026-09-25T21:14:00Z" w16du:dateUtc="2026-09-26T01:14:00Z">
              <w:tcPr>
                <w:tcW w:w="1485" w:type="pct"/>
                <w:gridSpan w:val="3"/>
                <w:tcBorders>
                  <w:top w:val="single" w:sz="4" w:space="0" w:color="auto"/>
                  <w:bottom w:val="single" w:sz="4" w:space="0" w:color="auto"/>
                </w:tcBorders>
                <w:shd w:val="clear" w:color="auto" w:fill="FFFFFF"/>
                <w:vAlign w:val="bottom"/>
              </w:tcPr>
            </w:tcPrChange>
          </w:tcPr>
          <w:p w14:paraId="0B134CBC" w14:textId="77777777" w:rsidR="00D90551" w:rsidRPr="00C23543" w:rsidRDefault="00C23543" w:rsidP="00A17904">
            <w:pPr>
              <w:rPr>
                <w:b/>
                <w:rPrChange w:id="64" w:author="Frank Demers" w:date="2026-09-25T21:14:00Z" w16du:dateUtc="2026-09-26T01:14:00Z">
                  <w:rPr>
                    <w:rFonts w:ascii="Calibri Light" w:hAnsi="Calibri Light" w:cs="Calibri Light"/>
                    <w:b/>
                    <w:bCs/>
                    <w:color w:val="000000"/>
                    <w:lang w:val="en-GB"/>
                  </w:rPr>
                </w:rPrChange>
              </w:rPr>
              <w:pPrChange w:id="65" w:author="Frank Demers" w:date="2026-09-25T21:14:00Z" w16du:dateUtc="2026-09-26T01:14:00Z">
                <w:pPr>
                  <w:snapToGrid w:val="0"/>
                </w:pPr>
              </w:pPrChange>
            </w:pPr>
            <w:ins w:id="66" w:author="Frank Demers" w:date="2026-09-25T21:14:00Z" w16du:dateUtc="2026-09-26T01:14:00Z">
              <w:r w:rsidRPr="00C23543">
                <w:rPr>
                  <w:b/>
                </w:rPr>
                <w:t>Medical Calls</w:t>
              </w:r>
            </w:ins>
            <w:del w:id="67" w:author="Frank Demers" w:date="2026-09-25T21:14:00Z" w16du:dateUtc="2026-09-26T01:14:00Z">
              <w:r w:rsidR="00D90551" w:rsidRPr="00494390">
                <w:rPr>
                  <w:rFonts w:ascii="Calibri Light" w:hAnsi="Calibri Light" w:cs="Calibri Light"/>
                  <w:b/>
                  <w:bCs/>
                  <w:color w:val="000000"/>
                  <w:lang w:val="en-GB"/>
                </w:rPr>
                <w:delText>Measure</w:delText>
              </w:r>
            </w:del>
          </w:p>
        </w:tc>
        <w:tc>
          <w:tcPr>
            <w:tcW w:w="1870" w:type="dxa"/>
            <w:tcPrChange w:id="68" w:author="Frank Demers" w:date="2026-09-25T21:14:00Z" w16du:dateUtc="2026-09-26T01:14:00Z">
              <w:tcPr>
                <w:tcW w:w="715" w:type="pct"/>
                <w:gridSpan w:val="2"/>
                <w:tcBorders>
                  <w:top w:val="single" w:sz="4" w:space="0" w:color="auto"/>
                  <w:bottom w:val="single" w:sz="4" w:space="0" w:color="auto"/>
                </w:tcBorders>
                <w:shd w:val="clear" w:color="auto" w:fill="FFFFFF"/>
                <w:vAlign w:val="bottom"/>
              </w:tcPr>
            </w:tcPrChange>
          </w:tcPr>
          <w:p w14:paraId="7E738EBA" w14:textId="77777777" w:rsidR="00D90551" w:rsidRPr="00C23543" w:rsidRDefault="00C23543" w:rsidP="00A17904">
            <w:pPr>
              <w:rPr>
                <w:b/>
                <w:rPrChange w:id="69" w:author="Frank Demers" w:date="2026-09-25T21:14:00Z" w16du:dateUtc="2026-09-26T01:14:00Z">
                  <w:rPr>
                    <w:rFonts w:ascii="Calibri Light" w:hAnsi="Calibri Light" w:cs="Calibri Light"/>
                    <w:b/>
                    <w:bCs/>
                    <w:color w:val="000000"/>
                    <w:lang w:val="en-GB"/>
                  </w:rPr>
                </w:rPrChange>
              </w:rPr>
              <w:pPrChange w:id="70" w:author="Frank Demers" w:date="2026-09-25T21:14:00Z" w16du:dateUtc="2026-09-26T01:14:00Z">
                <w:pPr>
                  <w:snapToGrid w:val="0"/>
                  <w:ind w:right="60"/>
                </w:pPr>
              </w:pPrChange>
            </w:pPr>
            <w:ins w:id="71" w:author="Frank Demers" w:date="2026-09-25T21:14:00Z" w16du:dateUtc="2026-09-26T01:14:00Z">
              <w:r w:rsidRPr="00C23543">
                <w:rPr>
                  <w:b/>
                </w:rPr>
                <w:t>Fire Calls</w:t>
              </w:r>
            </w:ins>
            <w:del w:id="72" w:author="Frank Demers" w:date="2026-09-25T21:14:00Z" w16du:dateUtc="2026-09-26T01:14:00Z">
              <w:r w:rsidR="00D90551" w:rsidRPr="00494390">
                <w:rPr>
                  <w:rFonts w:ascii="Calibri Light" w:hAnsi="Calibri Light" w:cs="Calibri Light"/>
                  <w:b/>
                  <w:bCs/>
                  <w:color w:val="000000"/>
                  <w:lang w:val="en-GB"/>
                </w:rPr>
                <w:delText>Frequency</w:delText>
              </w:r>
            </w:del>
          </w:p>
        </w:tc>
        <w:tc>
          <w:tcPr>
            <w:tcW w:w="1870" w:type="dxa"/>
            <w:tcPrChange w:id="73" w:author="Frank Demers" w:date="2026-09-25T21:14:00Z" w16du:dateUtc="2026-09-26T01:14:00Z">
              <w:tcPr>
                <w:tcW w:w="1297" w:type="pct"/>
                <w:tcBorders>
                  <w:top w:val="single" w:sz="4" w:space="0" w:color="auto"/>
                  <w:bottom w:val="single" w:sz="4" w:space="0" w:color="auto"/>
                </w:tcBorders>
                <w:shd w:val="clear" w:color="auto" w:fill="FFFFFF"/>
                <w:vAlign w:val="bottom"/>
              </w:tcPr>
            </w:tcPrChange>
          </w:tcPr>
          <w:p w14:paraId="32376BE2" w14:textId="77777777" w:rsidR="00D90551" w:rsidRPr="00C23543" w:rsidRDefault="00C23543" w:rsidP="00A17904">
            <w:pPr>
              <w:rPr>
                <w:b/>
                <w:rPrChange w:id="74" w:author="Frank Demers" w:date="2026-09-25T21:14:00Z" w16du:dateUtc="2026-09-26T01:14:00Z">
                  <w:rPr>
                    <w:rFonts w:ascii="Calibri Light" w:hAnsi="Calibri Light" w:cs="Calibri Light"/>
                    <w:b/>
                    <w:bCs/>
                    <w:color w:val="000000"/>
                    <w:lang w:val="en-GB"/>
                  </w:rPr>
                </w:rPrChange>
              </w:rPr>
              <w:pPrChange w:id="75" w:author="Frank Demers" w:date="2026-09-25T21:14:00Z" w16du:dateUtc="2026-09-26T01:14:00Z">
                <w:pPr>
                  <w:snapToGrid w:val="0"/>
                  <w:ind w:right="60"/>
                </w:pPr>
              </w:pPrChange>
            </w:pPr>
            <w:ins w:id="76" w:author="Frank Demers" w:date="2026-09-25T21:14:00Z" w16du:dateUtc="2026-09-26T01:14:00Z">
              <w:r w:rsidRPr="00C23543">
                <w:rPr>
                  <w:b/>
                </w:rPr>
                <w:t>Traffic Stops</w:t>
              </w:r>
            </w:ins>
            <w:del w:id="77" w:author="Frank Demers" w:date="2026-09-25T21:14:00Z" w16du:dateUtc="2026-09-26T01:14:00Z">
              <w:r w:rsidR="00D90551" w:rsidRPr="00494390">
                <w:rPr>
                  <w:rFonts w:ascii="Calibri Light" w:hAnsi="Calibri Light" w:cs="Calibri Light"/>
                  <w:b/>
                  <w:bCs/>
                  <w:color w:val="000000"/>
                  <w:lang w:val="en-GB"/>
                </w:rPr>
                <w:delText>%</w:delText>
              </w:r>
            </w:del>
          </w:p>
        </w:tc>
        <w:tc>
          <w:tcPr>
            <w:tcW w:w="1870" w:type="dxa"/>
            <w:tcPrChange w:id="78" w:author="Frank Demers" w:date="2026-09-25T21:14:00Z" w16du:dateUtc="2026-09-26T01:14:00Z">
              <w:tcPr>
                <w:tcW w:w="1870" w:type="dxa"/>
              </w:tcPr>
            </w:tcPrChange>
          </w:tcPr>
          <w:p w14:paraId="176F25BB" w14:textId="77777777" w:rsidR="00C23543" w:rsidRPr="00C23543" w:rsidRDefault="00C23543" w:rsidP="00A17904">
            <w:pPr>
              <w:rPr>
                <w:b/>
              </w:rPr>
            </w:pPr>
            <w:ins w:id="79" w:author="Frank Demers" w:date="2026-09-25T21:14:00Z" w16du:dateUtc="2026-09-26T01:14:00Z">
              <w:r w:rsidRPr="00C23543">
                <w:rPr>
                  <w:b/>
                </w:rPr>
                <w:t>Crash Reports</w:t>
              </w:r>
            </w:ins>
          </w:p>
        </w:tc>
      </w:tr>
    </w:tbl>
    <w:tbl>
      <w:tblPr>
        <w:tblW w:w="5000" w:type="pct"/>
        <w:jc w:val="center"/>
        <w:tblCellMar>
          <w:left w:w="0" w:type="dxa"/>
          <w:right w:w="0" w:type="dxa"/>
        </w:tblCellMar>
        <w:tblLook w:val="0000" w:firstRow="0" w:lastRow="0" w:firstColumn="0" w:lastColumn="0" w:noHBand="0" w:noVBand="0"/>
      </w:tblPr>
      <w:tblGrid>
        <w:gridCol w:w="3853"/>
        <w:gridCol w:w="3806"/>
        <w:gridCol w:w="1833"/>
        <w:gridCol w:w="3324"/>
      </w:tblGrid>
      <w:tr w:rsidR="00D90551" w:rsidRPr="00494390" w14:paraId="6C7F9719" w14:textId="77777777" w:rsidTr="00A87069">
        <w:trPr>
          <w:cantSplit/>
          <w:jc w:val="center"/>
          <w:del w:id="80" w:author="Frank Demers" w:date="2026-09-25T21:14:00Z" w16du:dateUtc="2026-09-26T01:14:00Z"/>
        </w:trPr>
        <w:tc>
          <w:tcPr>
            <w:tcW w:w="1503" w:type="pct"/>
            <w:vMerge w:val="restart"/>
            <w:tcBorders>
              <w:top w:val="single" w:sz="4" w:space="0" w:color="auto"/>
            </w:tcBorders>
            <w:shd w:val="clear" w:color="auto" w:fill="FFFFFF"/>
          </w:tcPr>
          <w:p w14:paraId="15C179A4" w14:textId="77777777" w:rsidR="00D90551" w:rsidRPr="00494390" w:rsidRDefault="00D90551" w:rsidP="00A87069">
            <w:pPr>
              <w:snapToGrid w:val="0"/>
              <w:ind w:right="60"/>
              <w:rPr>
                <w:del w:id="81" w:author="Frank Demers" w:date="2026-09-25T21:14:00Z" w16du:dateUtc="2026-09-26T01:14:00Z"/>
                <w:rFonts w:ascii="Calibri Light" w:hAnsi="Calibri Light" w:cs="Calibri Light"/>
                <w:color w:val="000000"/>
                <w:lang w:val="en-GB"/>
              </w:rPr>
            </w:pPr>
            <w:del w:id="82" w:author="Frank Demers" w:date="2026-09-25T21:14:00Z" w16du:dateUtc="2026-09-26T01:14:00Z">
              <w:r w:rsidRPr="00494390">
                <w:rPr>
                  <w:rFonts w:ascii="Calibri Light" w:hAnsi="Calibri Light" w:cs="Calibri Light"/>
                  <w:color w:val="000000"/>
                  <w:lang w:val="en-GB"/>
                </w:rPr>
                <w:delText>Age</w:delText>
              </w:r>
            </w:del>
          </w:p>
        </w:tc>
        <w:tc>
          <w:tcPr>
            <w:tcW w:w="1485" w:type="pct"/>
            <w:tcBorders>
              <w:top w:val="single" w:sz="4" w:space="0" w:color="auto"/>
            </w:tcBorders>
            <w:shd w:val="clear" w:color="auto" w:fill="FFFFFF"/>
          </w:tcPr>
          <w:p w14:paraId="3A644798" w14:textId="77777777" w:rsidR="00D90551" w:rsidRPr="00494390" w:rsidRDefault="00D90551" w:rsidP="00A87069">
            <w:pPr>
              <w:snapToGrid w:val="0"/>
              <w:ind w:right="60"/>
              <w:rPr>
                <w:del w:id="83" w:author="Frank Demers" w:date="2026-09-25T21:14:00Z" w16du:dateUtc="2026-09-26T01:14:00Z"/>
                <w:rFonts w:ascii="Calibri Light" w:hAnsi="Calibri Light" w:cs="Calibri Light"/>
                <w:color w:val="000000"/>
                <w:lang w:val="en-GB"/>
              </w:rPr>
            </w:pPr>
            <w:del w:id="84" w:author="Frank Demers" w:date="2026-09-25T21:14:00Z" w16du:dateUtc="2026-09-26T01:14:00Z">
              <w:r w:rsidRPr="00494390">
                <w:rPr>
                  <w:rFonts w:ascii="Calibri Light" w:hAnsi="Calibri Light" w:cs="Calibri Light"/>
                  <w:color w:val="000000"/>
                  <w:lang w:val="en-GB"/>
                </w:rPr>
                <w:delText>20-29</w:delText>
              </w:r>
            </w:del>
          </w:p>
        </w:tc>
        <w:tc>
          <w:tcPr>
            <w:tcW w:w="715" w:type="pct"/>
            <w:tcBorders>
              <w:top w:val="single" w:sz="4" w:space="0" w:color="auto"/>
            </w:tcBorders>
            <w:shd w:val="clear" w:color="auto" w:fill="FFFFFF"/>
            <w:vAlign w:val="center"/>
          </w:tcPr>
          <w:p w14:paraId="341B62D8" w14:textId="77777777" w:rsidR="00D90551" w:rsidRPr="00494390" w:rsidRDefault="00D90551" w:rsidP="00A87069">
            <w:pPr>
              <w:snapToGrid w:val="0"/>
              <w:ind w:right="60"/>
              <w:rPr>
                <w:del w:id="85" w:author="Frank Demers" w:date="2026-09-25T21:14:00Z" w16du:dateUtc="2026-09-26T01:14:00Z"/>
                <w:rFonts w:ascii="Calibri Light" w:hAnsi="Calibri Light" w:cs="Calibri Light"/>
                <w:color w:val="000000"/>
                <w:lang w:val="en-GB"/>
              </w:rPr>
            </w:pPr>
            <w:del w:id="86" w:author="Frank Demers" w:date="2026-09-25T21:14:00Z" w16du:dateUtc="2026-09-26T01:14:00Z">
              <w:r w:rsidRPr="00494390">
                <w:rPr>
                  <w:rFonts w:ascii="Calibri Light" w:hAnsi="Calibri Light" w:cs="Calibri Light"/>
                  <w:color w:val="000000"/>
                  <w:lang w:val="en-GB"/>
                </w:rPr>
                <w:delText>19</w:delText>
              </w:r>
            </w:del>
          </w:p>
        </w:tc>
        <w:tc>
          <w:tcPr>
            <w:tcW w:w="1297" w:type="pct"/>
            <w:tcBorders>
              <w:top w:val="single" w:sz="4" w:space="0" w:color="auto"/>
            </w:tcBorders>
            <w:shd w:val="clear" w:color="auto" w:fill="FFFFFF"/>
            <w:vAlign w:val="center"/>
          </w:tcPr>
          <w:p w14:paraId="19ABBD08" w14:textId="77777777" w:rsidR="00D90551" w:rsidRPr="00494390" w:rsidRDefault="00D90551" w:rsidP="00A87069">
            <w:pPr>
              <w:snapToGrid w:val="0"/>
              <w:ind w:right="60"/>
              <w:rPr>
                <w:del w:id="87" w:author="Frank Demers" w:date="2026-09-25T21:14:00Z" w16du:dateUtc="2026-09-26T01:14:00Z"/>
                <w:rFonts w:ascii="Calibri Light" w:hAnsi="Calibri Light" w:cs="Calibri Light"/>
                <w:color w:val="000000"/>
                <w:lang w:val="en-GB"/>
              </w:rPr>
            </w:pPr>
            <w:del w:id="88" w:author="Frank Demers" w:date="2026-09-25T21:14:00Z" w16du:dateUtc="2026-09-26T01:14:00Z">
              <w:r w:rsidRPr="00494390">
                <w:rPr>
                  <w:rFonts w:ascii="Calibri Light" w:hAnsi="Calibri Light" w:cs="Calibri Light"/>
                  <w:color w:val="000000"/>
                  <w:lang w:val="en-GB"/>
                </w:rPr>
                <w:delText>8.1</w:delText>
              </w:r>
            </w:del>
          </w:p>
        </w:tc>
      </w:tr>
      <w:tr w:rsidR="00D90551" w:rsidRPr="00494390" w14:paraId="6616300F" w14:textId="77777777" w:rsidTr="00A87069">
        <w:trPr>
          <w:cantSplit/>
          <w:jc w:val="center"/>
          <w:del w:id="89" w:author="Frank Demers" w:date="2026-09-25T21:14:00Z" w16du:dateUtc="2026-09-26T01:14:00Z"/>
        </w:trPr>
        <w:tc>
          <w:tcPr>
            <w:tcW w:w="1503" w:type="pct"/>
            <w:vMerge/>
            <w:shd w:val="clear" w:color="auto" w:fill="FFFFFF"/>
          </w:tcPr>
          <w:p w14:paraId="75D486F3" w14:textId="77777777" w:rsidR="00D90551" w:rsidRPr="00494390" w:rsidRDefault="00D90551" w:rsidP="00A87069">
            <w:pPr>
              <w:snapToGrid w:val="0"/>
              <w:rPr>
                <w:del w:id="90" w:author="Frank Demers" w:date="2026-09-25T21:14:00Z" w16du:dateUtc="2026-09-26T01:14:00Z"/>
                <w:rFonts w:ascii="Calibri Light" w:hAnsi="Calibri Light" w:cs="Calibri Light"/>
                <w:color w:val="000000"/>
                <w:lang w:val="en-GB"/>
              </w:rPr>
            </w:pPr>
          </w:p>
        </w:tc>
        <w:tc>
          <w:tcPr>
            <w:tcW w:w="1485" w:type="pct"/>
            <w:shd w:val="clear" w:color="auto" w:fill="FFFFFF"/>
          </w:tcPr>
          <w:p w14:paraId="754A15A1" w14:textId="77777777" w:rsidR="00D90551" w:rsidRPr="00494390" w:rsidRDefault="00D90551" w:rsidP="00A87069">
            <w:pPr>
              <w:snapToGrid w:val="0"/>
              <w:ind w:right="60"/>
              <w:rPr>
                <w:del w:id="91" w:author="Frank Demers" w:date="2026-09-25T21:14:00Z" w16du:dateUtc="2026-09-26T01:14:00Z"/>
                <w:rFonts w:ascii="Calibri Light" w:hAnsi="Calibri Light" w:cs="Calibri Light"/>
                <w:color w:val="000000"/>
                <w:lang w:val="en-GB"/>
              </w:rPr>
            </w:pPr>
            <w:del w:id="92" w:author="Frank Demers" w:date="2026-09-25T21:14:00Z" w16du:dateUtc="2026-09-26T01:14:00Z">
              <w:r w:rsidRPr="00494390">
                <w:rPr>
                  <w:rFonts w:ascii="Calibri Light" w:hAnsi="Calibri Light" w:cs="Calibri Light"/>
                  <w:color w:val="000000"/>
                  <w:lang w:val="en-GB"/>
                </w:rPr>
                <w:delText>30-39</w:delText>
              </w:r>
            </w:del>
          </w:p>
        </w:tc>
        <w:tc>
          <w:tcPr>
            <w:tcW w:w="715" w:type="pct"/>
            <w:shd w:val="clear" w:color="auto" w:fill="FFFFFF"/>
            <w:vAlign w:val="center"/>
          </w:tcPr>
          <w:p w14:paraId="362CBD58" w14:textId="77777777" w:rsidR="00D90551" w:rsidRPr="00494390" w:rsidRDefault="00D90551" w:rsidP="00A87069">
            <w:pPr>
              <w:snapToGrid w:val="0"/>
              <w:ind w:right="60"/>
              <w:rPr>
                <w:del w:id="93" w:author="Frank Demers" w:date="2026-09-25T21:14:00Z" w16du:dateUtc="2026-09-26T01:14:00Z"/>
                <w:rFonts w:ascii="Calibri Light" w:hAnsi="Calibri Light" w:cs="Calibri Light"/>
                <w:color w:val="000000"/>
                <w:lang w:val="en-GB"/>
              </w:rPr>
            </w:pPr>
            <w:del w:id="94" w:author="Frank Demers" w:date="2026-09-25T21:14:00Z" w16du:dateUtc="2026-09-26T01:14:00Z">
              <w:r w:rsidRPr="00494390">
                <w:rPr>
                  <w:rFonts w:ascii="Calibri Light" w:hAnsi="Calibri Light" w:cs="Calibri Light"/>
                  <w:color w:val="000000"/>
                  <w:lang w:val="en-GB"/>
                </w:rPr>
                <w:delText>85</w:delText>
              </w:r>
            </w:del>
          </w:p>
        </w:tc>
        <w:tc>
          <w:tcPr>
            <w:tcW w:w="1297" w:type="pct"/>
            <w:shd w:val="clear" w:color="auto" w:fill="FFFFFF"/>
            <w:vAlign w:val="center"/>
          </w:tcPr>
          <w:p w14:paraId="6D68BC8C" w14:textId="77777777" w:rsidR="00D90551" w:rsidRPr="00494390" w:rsidRDefault="00D90551" w:rsidP="00A87069">
            <w:pPr>
              <w:snapToGrid w:val="0"/>
              <w:ind w:right="60"/>
              <w:rPr>
                <w:del w:id="95" w:author="Frank Demers" w:date="2026-09-25T21:14:00Z" w16du:dateUtc="2026-09-26T01:14:00Z"/>
                <w:rFonts w:ascii="Calibri Light" w:hAnsi="Calibri Light" w:cs="Calibri Light"/>
                <w:color w:val="000000"/>
                <w:lang w:val="en-GB"/>
              </w:rPr>
            </w:pPr>
            <w:del w:id="96" w:author="Frank Demers" w:date="2026-09-25T21:14:00Z" w16du:dateUtc="2026-09-26T01:14:00Z">
              <w:r w:rsidRPr="00494390">
                <w:rPr>
                  <w:rFonts w:ascii="Calibri Light" w:hAnsi="Calibri Light" w:cs="Calibri Light"/>
                  <w:color w:val="000000"/>
                  <w:lang w:val="en-GB"/>
                </w:rPr>
                <w:delText>36.0</w:delText>
              </w:r>
            </w:del>
          </w:p>
        </w:tc>
      </w:tr>
    </w:tbl>
    <w:tbl>
      <w:tblPr>
        <w:tblStyle w:val="TableGrid"/>
        <w:tblW w:w="0" w:type="auto"/>
        <w:tblLook w:val="04A0" w:firstRow="1" w:lastRow="0" w:firstColumn="1" w:lastColumn="0" w:noHBand="0" w:noVBand="1"/>
        <w:tblPrChange w:id="97" w:author="Frank Demers" w:date="2026-09-25T21:14:00Z" w16du:dateUtc="2026-09-26T01:14:00Z">
          <w:tblPr>
            <w:tblW w:w="5000" w:type="pct"/>
            <w:jc w:val="center"/>
            <w:tblCellMar>
              <w:left w:w="0" w:type="dxa"/>
              <w:right w:w="0" w:type="dxa"/>
            </w:tblCellMar>
            <w:tblLook w:val="0000" w:firstRow="0" w:lastRow="0" w:firstColumn="0" w:lastColumn="0" w:noHBand="0" w:noVBand="0"/>
          </w:tblPr>
        </w:tblPrChange>
      </w:tblPr>
      <w:tblGrid>
        <w:gridCol w:w="3853"/>
        <w:gridCol w:w="3806"/>
        <w:gridCol w:w="916"/>
        <w:gridCol w:w="917"/>
        <w:gridCol w:w="3324"/>
        <w:tblGridChange w:id="98">
          <w:tblGrid>
            <w:gridCol w:w="3853"/>
            <w:gridCol w:w="3806"/>
            <w:gridCol w:w="916"/>
            <w:gridCol w:w="917"/>
            <w:gridCol w:w="3324"/>
          </w:tblGrid>
        </w:tblGridChange>
      </w:tblGrid>
      <w:tr w:rsidR="00D90551" w:rsidRPr="00494390" w14:paraId="22F61653" w14:textId="77777777" w:rsidTr="00C23543">
        <w:trPr>
          <w:trPrChange w:id="99" w:author="Frank Demers" w:date="2026-09-25T21:14:00Z" w16du:dateUtc="2026-09-26T01:14:00Z">
            <w:trPr>
              <w:cantSplit/>
              <w:jc w:val="center"/>
            </w:trPr>
          </w:trPrChange>
        </w:trPr>
        <w:tc>
          <w:tcPr>
            <w:tcW w:w="1870" w:type="dxa"/>
            <w:tcPrChange w:id="100" w:author="Frank Demers" w:date="2026-09-25T21:14:00Z" w16du:dateUtc="2026-09-26T01:14:00Z">
              <w:tcPr>
                <w:tcW w:w="1503" w:type="pct"/>
                <w:shd w:val="clear" w:color="auto" w:fill="FFFFFF"/>
              </w:tcPr>
            </w:tcPrChange>
          </w:tcPr>
          <w:p w14:paraId="7C3E8A2F" w14:textId="77777777" w:rsidR="00D90551" w:rsidRDefault="00DE6098" w:rsidP="00EB5C30">
            <w:pPr>
              <w:rPr>
                <w:rPrChange w:id="101" w:author="Frank Demers" w:date="2026-09-25T21:14:00Z" w16du:dateUtc="2026-09-26T01:14:00Z">
                  <w:rPr>
                    <w:rFonts w:ascii="Calibri Light" w:hAnsi="Calibri Light" w:cs="Calibri Light"/>
                    <w:color w:val="000000"/>
                    <w:lang w:val="en-GB"/>
                  </w:rPr>
                </w:rPrChange>
              </w:rPr>
              <w:pPrChange w:id="102" w:author="Frank Demers" w:date="2026-09-25T21:14:00Z" w16du:dateUtc="2026-09-26T01:14:00Z">
                <w:pPr>
                  <w:snapToGrid w:val="0"/>
                </w:pPr>
              </w:pPrChange>
            </w:pPr>
            <w:ins w:id="103" w:author="Frank Demers" w:date="2026-09-25T21:14:00Z" w16du:dateUtc="2026-09-26T01:14:00Z">
              <w:r>
                <w:t>260</w:t>
              </w:r>
            </w:ins>
          </w:p>
        </w:tc>
        <w:tc>
          <w:tcPr>
            <w:tcW w:w="1870" w:type="dxa"/>
            <w:tcPrChange w:id="104" w:author="Frank Demers" w:date="2026-09-25T21:14:00Z" w16du:dateUtc="2026-09-26T01:14:00Z">
              <w:tcPr>
                <w:tcW w:w="1485" w:type="pct"/>
                <w:shd w:val="clear" w:color="auto" w:fill="FFFFFF"/>
              </w:tcPr>
            </w:tcPrChange>
          </w:tcPr>
          <w:p w14:paraId="06482C02" w14:textId="77777777" w:rsidR="00D90551" w:rsidRDefault="0069103B" w:rsidP="00A17904">
            <w:pPr>
              <w:rPr>
                <w:rPrChange w:id="105" w:author="Frank Demers" w:date="2026-09-25T21:14:00Z" w16du:dateUtc="2026-09-26T01:14:00Z">
                  <w:rPr>
                    <w:rFonts w:ascii="Calibri Light" w:hAnsi="Calibri Light" w:cs="Calibri Light"/>
                    <w:color w:val="000000"/>
                    <w:lang w:val="en-GB"/>
                  </w:rPr>
                </w:rPrChange>
              </w:rPr>
              <w:pPrChange w:id="106" w:author="Frank Demers" w:date="2026-09-25T21:14:00Z" w16du:dateUtc="2026-09-26T01:14:00Z">
                <w:pPr>
                  <w:snapToGrid w:val="0"/>
                  <w:ind w:right="60"/>
                </w:pPr>
              </w:pPrChange>
            </w:pPr>
            <w:ins w:id="107" w:author="Frank Demers" w:date="2026-09-25T21:14:00Z" w16du:dateUtc="2026-09-26T01:14:00Z">
              <w:r>
                <w:t>18</w:t>
              </w:r>
            </w:ins>
            <w:del w:id="108" w:author="Frank Demers" w:date="2026-09-25T21:14:00Z" w16du:dateUtc="2026-09-26T01:14:00Z">
              <w:r w:rsidR="00D90551" w:rsidRPr="00494390">
                <w:rPr>
                  <w:rFonts w:ascii="Calibri Light" w:hAnsi="Calibri Light" w:cs="Calibri Light"/>
                  <w:color w:val="000000"/>
                  <w:lang w:val="en-GB"/>
                </w:rPr>
                <w:delText>40-49</w:delText>
              </w:r>
            </w:del>
          </w:p>
        </w:tc>
        <w:tc>
          <w:tcPr>
            <w:tcW w:w="1870" w:type="dxa"/>
            <w:tcPrChange w:id="109" w:author="Frank Demers" w:date="2026-09-25T21:14:00Z" w16du:dateUtc="2026-09-26T01:14:00Z">
              <w:tcPr>
                <w:tcW w:w="715" w:type="pct"/>
                <w:shd w:val="clear" w:color="auto" w:fill="FFFFFF"/>
                <w:vAlign w:val="center"/>
              </w:tcPr>
            </w:tcPrChange>
          </w:tcPr>
          <w:p w14:paraId="19CCF0D1" w14:textId="77777777" w:rsidR="00D90551" w:rsidRDefault="0069103B" w:rsidP="00A17904">
            <w:pPr>
              <w:rPr>
                <w:rPrChange w:id="110" w:author="Frank Demers" w:date="2026-09-25T21:14:00Z" w16du:dateUtc="2026-09-26T01:14:00Z">
                  <w:rPr>
                    <w:rFonts w:ascii="Calibri Light" w:hAnsi="Calibri Light" w:cs="Calibri Light"/>
                    <w:color w:val="000000"/>
                    <w:lang w:val="en-GB"/>
                  </w:rPr>
                </w:rPrChange>
              </w:rPr>
              <w:pPrChange w:id="111" w:author="Frank Demers" w:date="2026-09-25T21:14:00Z" w16du:dateUtc="2026-09-26T01:14:00Z">
                <w:pPr>
                  <w:snapToGrid w:val="0"/>
                  <w:ind w:right="60"/>
                </w:pPr>
              </w:pPrChange>
            </w:pPr>
            <w:ins w:id="112" w:author="Frank Demers" w:date="2026-09-25T21:14:00Z" w16du:dateUtc="2026-09-26T01:14:00Z">
              <w:r>
                <w:t>4</w:t>
              </w:r>
            </w:ins>
            <w:del w:id="113" w:author="Frank Demers" w:date="2026-09-25T21:14:00Z" w16du:dateUtc="2026-09-26T01:14:00Z">
              <w:r w:rsidR="00D90551" w:rsidRPr="00494390">
                <w:rPr>
                  <w:rFonts w:ascii="Calibri Light" w:hAnsi="Calibri Light" w:cs="Calibri Light"/>
                  <w:color w:val="000000"/>
                  <w:lang w:val="en-GB"/>
                </w:rPr>
                <w:delText>79</w:delText>
              </w:r>
            </w:del>
          </w:p>
        </w:tc>
        <w:tc>
          <w:tcPr>
            <w:tcW w:w="1870" w:type="dxa"/>
            <w:tcPrChange w:id="114" w:author="Frank Demers" w:date="2026-09-25T21:14:00Z" w16du:dateUtc="2026-09-26T01:14:00Z">
              <w:tcPr>
                <w:tcW w:w="1870" w:type="dxa"/>
              </w:tcPr>
            </w:tcPrChange>
          </w:tcPr>
          <w:p w14:paraId="545FAC4A" w14:textId="77777777" w:rsidR="0069103B" w:rsidRDefault="0069103B" w:rsidP="00367F91">
            <w:ins w:id="115" w:author="Frank Demers" w:date="2026-09-25T21:14:00Z" w16du:dateUtc="2026-09-26T01:14:00Z">
              <w:r>
                <w:t>131</w:t>
              </w:r>
            </w:ins>
          </w:p>
        </w:tc>
        <w:tc>
          <w:tcPr>
            <w:tcW w:w="1870" w:type="dxa"/>
            <w:tcPrChange w:id="116" w:author="Frank Demers" w:date="2026-09-25T21:14:00Z" w16du:dateUtc="2026-09-26T01:14:00Z">
              <w:tcPr>
                <w:tcW w:w="1297" w:type="pct"/>
                <w:shd w:val="clear" w:color="auto" w:fill="FFFFFF"/>
                <w:vAlign w:val="center"/>
              </w:tcPr>
            </w:tcPrChange>
          </w:tcPr>
          <w:p w14:paraId="663F3C38" w14:textId="044E909D" w:rsidR="00D90551" w:rsidRDefault="00D90551" w:rsidP="00A17904">
            <w:pPr>
              <w:rPr>
                <w:rPrChange w:id="117" w:author="Frank Demers" w:date="2026-09-25T21:14:00Z" w16du:dateUtc="2026-09-26T01:14:00Z">
                  <w:rPr>
                    <w:rFonts w:ascii="Calibri Light" w:hAnsi="Calibri Light" w:cs="Calibri Light"/>
                    <w:color w:val="000000"/>
                    <w:lang w:val="en-GB"/>
                  </w:rPr>
                </w:rPrChange>
              </w:rPr>
              <w:pPrChange w:id="118" w:author="Frank Demers" w:date="2026-09-25T21:14:00Z" w16du:dateUtc="2026-09-26T01:14:00Z">
                <w:pPr>
                  <w:snapToGrid w:val="0"/>
                  <w:ind w:right="60"/>
                </w:pPr>
              </w:pPrChange>
            </w:pPr>
            <w:del w:id="119" w:author="Frank Demers" w:date="2026-09-25T21:14:00Z" w16du:dateUtc="2026-09-26T01:14:00Z">
              <w:r w:rsidRPr="00494390">
                <w:rPr>
                  <w:rFonts w:ascii="Calibri Light" w:hAnsi="Calibri Light" w:cs="Calibri Light"/>
                  <w:color w:val="000000"/>
                  <w:lang w:val="en-GB"/>
                </w:rPr>
                <w:delText>33.</w:delText>
              </w:r>
            </w:del>
            <w:r>
              <w:rPr>
                <w:rPrChange w:id="120" w:author="Frank Demers" w:date="2026-09-25T21:14:00Z" w16du:dateUtc="2026-09-26T01:14:00Z">
                  <w:rPr>
                    <w:rFonts w:ascii="Calibri Light" w:hAnsi="Calibri Light" w:cs="Calibri Light"/>
                    <w:color w:val="000000"/>
                    <w:lang w:val="en-GB"/>
                  </w:rPr>
                </w:rPrChange>
              </w:rPr>
              <w:t>5</w:t>
            </w:r>
          </w:p>
        </w:tc>
      </w:tr>
    </w:tbl>
    <w:tbl>
      <w:tblPr>
        <w:tblW w:w="5000" w:type="pct"/>
        <w:jc w:val="center"/>
        <w:tblCellMar>
          <w:left w:w="0" w:type="dxa"/>
          <w:right w:w="0" w:type="dxa"/>
        </w:tblCellMar>
        <w:tblLook w:val="0000" w:firstRow="0" w:lastRow="0" w:firstColumn="0" w:lastColumn="0" w:noHBand="0" w:noVBand="0"/>
      </w:tblPr>
      <w:tblGrid>
        <w:gridCol w:w="3853"/>
        <w:gridCol w:w="3806"/>
        <w:gridCol w:w="1833"/>
        <w:gridCol w:w="3324"/>
      </w:tblGrid>
      <w:tr w:rsidR="00D90551" w:rsidRPr="00494390" w14:paraId="16463D70" w14:textId="77777777" w:rsidTr="00A87069">
        <w:trPr>
          <w:cantSplit/>
          <w:jc w:val="center"/>
          <w:del w:id="121" w:author="Frank Demers" w:date="2026-09-25T21:14:00Z" w16du:dateUtc="2026-09-26T01:14:00Z"/>
        </w:trPr>
        <w:tc>
          <w:tcPr>
            <w:tcW w:w="1503" w:type="pct"/>
            <w:shd w:val="clear" w:color="auto" w:fill="FFFFFF"/>
          </w:tcPr>
          <w:p w14:paraId="55C329CB" w14:textId="77777777" w:rsidR="00D90551" w:rsidRPr="00494390" w:rsidRDefault="00D90551" w:rsidP="00A87069">
            <w:pPr>
              <w:snapToGrid w:val="0"/>
              <w:rPr>
                <w:del w:id="122" w:author="Frank Demers" w:date="2026-09-25T21:14:00Z" w16du:dateUtc="2026-09-26T01:14:00Z"/>
                <w:rFonts w:ascii="Calibri Light" w:hAnsi="Calibri Light" w:cs="Calibri Light"/>
                <w:color w:val="000000"/>
                <w:lang w:val="en-GB"/>
              </w:rPr>
            </w:pPr>
          </w:p>
        </w:tc>
        <w:tc>
          <w:tcPr>
            <w:tcW w:w="1485" w:type="pct"/>
            <w:shd w:val="clear" w:color="auto" w:fill="FFFFFF"/>
          </w:tcPr>
          <w:p w14:paraId="3B274110" w14:textId="77777777" w:rsidR="00D90551" w:rsidRPr="00494390" w:rsidRDefault="00D90551" w:rsidP="00A87069">
            <w:pPr>
              <w:snapToGrid w:val="0"/>
              <w:ind w:right="60"/>
              <w:rPr>
                <w:del w:id="123" w:author="Frank Demers" w:date="2026-09-25T21:14:00Z" w16du:dateUtc="2026-09-26T01:14:00Z"/>
                <w:rFonts w:ascii="Calibri Light" w:hAnsi="Calibri Light" w:cs="Calibri Light"/>
                <w:color w:val="000000"/>
                <w:lang w:val="en-GB"/>
              </w:rPr>
            </w:pPr>
            <w:del w:id="124" w:author="Frank Demers" w:date="2026-09-25T21:14:00Z" w16du:dateUtc="2026-09-26T01:14:00Z">
              <w:r w:rsidRPr="00494390">
                <w:rPr>
                  <w:rFonts w:ascii="Calibri Light" w:hAnsi="Calibri Light" w:cs="Calibri Light"/>
                  <w:color w:val="000000"/>
                  <w:lang w:val="en-GB"/>
                </w:rPr>
                <w:delText>50+</w:delText>
              </w:r>
            </w:del>
          </w:p>
        </w:tc>
        <w:tc>
          <w:tcPr>
            <w:tcW w:w="715" w:type="pct"/>
            <w:shd w:val="clear" w:color="auto" w:fill="FFFFFF"/>
            <w:vAlign w:val="center"/>
          </w:tcPr>
          <w:p w14:paraId="6BF7E75D" w14:textId="77777777" w:rsidR="00D90551" w:rsidRPr="00494390" w:rsidRDefault="00D90551" w:rsidP="00A87069">
            <w:pPr>
              <w:snapToGrid w:val="0"/>
              <w:ind w:right="60"/>
              <w:rPr>
                <w:del w:id="125" w:author="Frank Demers" w:date="2026-09-25T21:14:00Z" w16du:dateUtc="2026-09-26T01:14:00Z"/>
                <w:rFonts w:ascii="Calibri Light" w:hAnsi="Calibri Light" w:cs="Calibri Light"/>
                <w:color w:val="000000"/>
                <w:lang w:val="en-GB"/>
              </w:rPr>
            </w:pPr>
            <w:del w:id="126" w:author="Frank Demers" w:date="2026-09-25T21:14:00Z" w16du:dateUtc="2026-09-26T01:14:00Z">
              <w:r w:rsidRPr="00494390">
                <w:rPr>
                  <w:rFonts w:ascii="Calibri Light" w:hAnsi="Calibri Light" w:cs="Calibri Light"/>
                  <w:color w:val="000000"/>
                  <w:lang w:val="en-GB"/>
                </w:rPr>
                <w:delText>53</w:delText>
              </w:r>
            </w:del>
          </w:p>
        </w:tc>
        <w:tc>
          <w:tcPr>
            <w:tcW w:w="1297" w:type="pct"/>
            <w:shd w:val="clear" w:color="auto" w:fill="FFFFFF"/>
            <w:vAlign w:val="center"/>
          </w:tcPr>
          <w:p w14:paraId="2073D1D9" w14:textId="77777777" w:rsidR="00D90551" w:rsidRPr="00494390" w:rsidRDefault="00D90551" w:rsidP="00A87069">
            <w:pPr>
              <w:snapToGrid w:val="0"/>
              <w:ind w:right="60"/>
              <w:rPr>
                <w:del w:id="127" w:author="Frank Demers" w:date="2026-09-25T21:14:00Z" w16du:dateUtc="2026-09-26T01:14:00Z"/>
                <w:rFonts w:ascii="Calibri Light" w:hAnsi="Calibri Light" w:cs="Calibri Light"/>
                <w:color w:val="000000"/>
                <w:lang w:val="en-GB"/>
              </w:rPr>
            </w:pPr>
            <w:del w:id="128" w:author="Frank Demers" w:date="2026-09-25T21:14:00Z" w16du:dateUtc="2026-09-26T01:14:00Z">
              <w:r w:rsidRPr="00494390">
                <w:rPr>
                  <w:rFonts w:ascii="Calibri Light" w:hAnsi="Calibri Light" w:cs="Calibri Light"/>
                  <w:color w:val="000000"/>
                  <w:lang w:val="en-GB"/>
                </w:rPr>
                <w:delText>22.5</w:delText>
              </w:r>
            </w:del>
          </w:p>
        </w:tc>
      </w:tr>
      <w:tr w:rsidR="00D90551" w:rsidRPr="00494390" w14:paraId="7B04AB03" w14:textId="77777777" w:rsidTr="00A87069">
        <w:trPr>
          <w:cantSplit/>
          <w:jc w:val="center"/>
          <w:del w:id="129" w:author="Frank Demers" w:date="2026-09-25T21:14:00Z" w16du:dateUtc="2026-09-26T01:14:00Z"/>
        </w:trPr>
        <w:tc>
          <w:tcPr>
            <w:tcW w:w="1503" w:type="pct"/>
            <w:vMerge w:val="restart"/>
            <w:shd w:val="clear" w:color="auto" w:fill="FFFFFF"/>
          </w:tcPr>
          <w:p w14:paraId="1FAFAFBB" w14:textId="77777777" w:rsidR="00D90551" w:rsidRPr="00494390" w:rsidRDefault="00D90551" w:rsidP="00A87069">
            <w:pPr>
              <w:snapToGrid w:val="0"/>
              <w:ind w:right="60"/>
              <w:rPr>
                <w:del w:id="130" w:author="Frank Demers" w:date="2026-09-25T21:14:00Z" w16du:dateUtc="2026-09-26T01:14:00Z"/>
                <w:rFonts w:ascii="Calibri Light" w:hAnsi="Calibri Light" w:cs="Calibri Light"/>
                <w:color w:val="000000"/>
                <w:lang w:val="en-GB"/>
              </w:rPr>
            </w:pPr>
            <w:del w:id="131" w:author="Frank Demers" w:date="2026-09-25T21:14:00Z" w16du:dateUtc="2026-09-26T01:14:00Z">
              <w:r w:rsidRPr="00494390">
                <w:rPr>
                  <w:rFonts w:ascii="Calibri Light" w:hAnsi="Calibri Light" w:cs="Calibri Light"/>
                  <w:color w:val="000000"/>
                  <w:lang w:val="en-GB"/>
                </w:rPr>
                <w:delText>Gender</w:delText>
              </w:r>
            </w:del>
          </w:p>
        </w:tc>
        <w:tc>
          <w:tcPr>
            <w:tcW w:w="1485" w:type="pct"/>
            <w:shd w:val="clear" w:color="auto" w:fill="FFFFFF"/>
          </w:tcPr>
          <w:p w14:paraId="31F55BB2" w14:textId="77777777" w:rsidR="00D90551" w:rsidRPr="00494390" w:rsidRDefault="00D90551" w:rsidP="00A87069">
            <w:pPr>
              <w:snapToGrid w:val="0"/>
              <w:ind w:right="60"/>
              <w:rPr>
                <w:del w:id="132" w:author="Frank Demers" w:date="2026-09-25T21:14:00Z" w16du:dateUtc="2026-09-26T01:14:00Z"/>
                <w:rFonts w:ascii="Calibri Light" w:hAnsi="Calibri Light" w:cs="Calibri Light"/>
                <w:color w:val="000000"/>
                <w:lang w:val="en-GB"/>
              </w:rPr>
            </w:pPr>
            <w:del w:id="133" w:author="Frank Demers" w:date="2026-09-25T21:14:00Z" w16du:dateUtc="2026-09-26T01:14:00Z">
              <w:r w:rsidRPr="00494390">
                <w:rPr>
                  <w:rFonts w:ascii="Calibri Light" w:hAnsi="Calibri Light" w:cs="Calibri Light"/>
                  <w:color w:val="000000"/>
                  <w:lang w:val="en-GB"/>
                </w:rPr>
                <w:delText>Male</w:delText>
              </w:r>
            </w:del>
          </w:p>
        </w:tc>
        <w:tc>
          <w:tcPr>
            <w:tcW w:w="715" w:type="pct"/>
            <w:shd w:val="clear" w:color="auto" w:fill="FFFFFF"/>
            <w:vAlign w:val="center"/>
          </w:tcPr>
          <w:p w14:paraId="2CCB8F6F" w14:textId="77777777" w:rsidR="00D90551" w:rsidRPr="00494390" w:rsidRDefault="00D90551" w:rsidP="00A87069">
            <w:pPr>
              <w:snapToGrid w:val="0"/>
              <w:ind w:right="60"/>
              <w:rPr>
                <w:del w:id="134" w:author="Frank Demers" w:date="2026-09-25T21:14:00Z" w16du:dateUtc="2026-09-26T01:14:00Z"/>
                <w:rFonts w:ascii="Calibri Light" w:hAnsi="Calibri Light" w:cs="Calibri Light"/>
                <w:color w:val="000000"/>
                <w:lang w:val="en-GB"/>
              </w:rPr>
            </w:pPr>
            <w:del w:id="135" w:author="Frank Demers" w:date="2026-09-25T21:14:00Z" w16du:dateUtc="2026-09-26T01:14:00Z">
              <w:r w:rsidRPr="00494390">
                <w:rPr>
                  <w:rFonts w:ascii="Calibri Light" w:hAnsi="Calibri Light" w:cs="Calibri Light"/>
                  <w:color w:val="000000"/>
                  <w:lang w:val="en-GB"/>
                </w:rPr>
                <w:delText>79</w:delText>
              </w:r>
            </w:del>
          </w:p>
        </w:tc>
        <w:tc>
          <w:tcPr>
            <w:tcW w:w="1297" w:type="pct"/>
            <w:shd w:val="clear" w:color="auto" w:fill="FFFFFF"/>
            <w:vAlign w:val="center"/>
          </w:tcPr>
          <w:p w14:paraId="184A7203" w14:textId="77777777" w:rsidR="00D90551" w:rsidRPr="00494390" w:rsidRDefault="00D90551" w:rsidP="00A87069">
            <w:pPr>
              <w:snapToGrid w:val="0"/>
              <w:ind w:right="60"/>
              <w:rPr>
                <w:del w:id="136" w:author="Frank Demers" w:date="2026-09-25T21:14:00Z" w16du:dateUtc="2026-09-26T01:14:00Z"/>
                <w:rFonts w:ascii="Calibri Light" w:hAnsi="Calibri Light" w:cs="Calibri Light"/>
                <w:color w:val="000000"/>
                <w:lang w:val="en-GB"/>
              </w:rPr>
            </w:pPr>
            <w:del w:id="137" w:author="Frank Demers" w:date="2026-09-25T21:14:00Z" w16du:dateUtc="2026-09-26T01:14:00Z">
              <w:r w:rsidRPr="00494390">
                <w:rPr>
                  <w:rFonts w:ascii="Calibri Light" w:hAnsi="Calibri Light" w:cs="Calibri Light"/>
                  <w:color w:val="000000"/>
                  <w:lang w:val="en-GB"/>
                </w:rPr>
                <w:delText>33.5</w:delText>
              </w:r>
            </w:del>
          </w:p>
        </w:tc>
      </w:tr>
      <w:tr w:rsidR="00D90551" w:rsidRPr="00494390" w14:paraId="74E3434F" w14:textId="77777777" w:rsidTr="00A87069">
        <w:trPr>
          <w:cantSplit/>
          <w:jc w:val="center"/>
          <w:del w:id="138" w:author="Frank Demers" w:date="2026-09-25T21:14:00Z" w16du:dateUtc="2026-09-26T01:14:00Z"/>
        </w:trPr>
        <w:tc>
          <w:tcPr>
            <w:tcW w:w="1503" w:type="pct"/>
            <w:vMerge/>
            <w:shd w:val="clear" w:color="auto" w:fill="FFFFFF"/>
          </w:tcPr>
          <w:p w14:paraId="7D218EB1" w14:textId="77777777" w:rsidR="00D90551" w:rsidRPr="00494390" w:rsidRDefault="00D90551" w:rsidP="00A87069">
            <w:pPr>
              <w:snapToGrid w:val="0"/>
              <w:rPr>
                <w:del w:id="139" w:author="Frank Demers" w:date="2026-09-25T21:14:00Z" w16du:dateUtc="2026-09-26T01:14:00Z"/>
                <w:rFonts w:ascii="Calibri Light" w:hAnsi="Calibri Light" w:cs="Calibri Light"/>
                <w:color w:val="000000"/>
                <w:lang w:val="en-GB"/>
              </w:rPr>
            </w:pPr>
          </w:p>
        </w:tc>
        <w:tc>
          <w:tcPr>
            <w:tcW w:w="1485" w:type="pct"/>
            <w:shd w:val="clear" w:color="auto" w:fill="FFFFFF"/>
          </w:tcPr>
          <w:p w14:paraId="0B6C1F34" w14:textId="77777777" w:rsidR="00D90551" w:rsidRPr="00494390" w:rsidRDefault="00D90551" w:rsidP="00A87069">
            <w:pPr>
              <w:snapToGrid w:val="0"/>
              <w:ind w:right="60"/>
              <w:rPr>
                <w:del w:id="140" w:author="Frank Demers" w:date="2026-09-25T21:14:00Z" w16du:dateUtc="2026-09-26T01:14:00Z"/>
                <w:rFonts w:ascii="Calibri Light" w:hAnsi="Calibri Light" w:cs="Calibri Light"/>
                <w:color w:val="000000"/>
                <w:lang w:val="en-GB"/>
              </w:rPr>
            </w:pPr>
            <w:del w:id="141" w:author="Frank Demers" w:date="2026-09-25T21:14:00Z" w16du:dateUtc="2026-09-26T01:14:00Z">
              <w:r w:rsidRPr="00494390">
                <w:rPr>
                  <w:rFonts w:ascii="Calibri Light" w:hAnsi="Calibri Light" w:cs="Calibri Light"/>
                  <w:color w:val="000000"/>
                  <w:lang w:val="en-GB"/>
                </w:rPr>
                <w:delText>Female</w:delText>
              </w:r>
            </w:del>
          </w:p>
        </w:tc>
        <w:tc>
          <w:tcPr>
            <w:tcW w:w="715" w:type="pct"/>
            <w:shd w:val="clear" w:color="auto" w:fill="FFFFFF"/>
            <w:vAlign w:val="center"/>
          </w:tcPr>
          <w:p w14:paraId="4DF5CDF4" w14:textId="77777777" w:rsidR="00D90551" w:rsidRPr="00494390" w:rsidRDefault="00D90551" w:rsidP="00A87069">
            <w:pPr>
              <w:snapToGrid w:val="0"/>
              <w:ind w:right="60"/>
              <w:rPr>
                <w:del w:id="142" w:author="Frank Demers" w:date="2026-09-25T21:14:00Z" w16du:dateUtc="2026-09-26T01:14:00Z"/>
                <w:rFonts w:ascii="Calibri Light" w:hAnsi="Calibri Light" w:cs="Calibri Light"/>
                <w:color w:val="000000"/>
                <w:lang w:val="en-GB"/>
              </w:rPr>
            </w:pPr>
            <w:del w:id="143" w:author="Frank Demers" w:date="2026-09-25T21:14:00Z" w16du:dateUtc="2026-09-26T01:14:00Z">
              <w:r w:rsidRPr="00494390">
                <w:rPr>
                  <w:rFonts w:ascii="Calibri Light" w:hAnsi="Calibri Light" w:cs="Calibri Light"/>
                  <w:color w:val="000000"/>
                  <w:lang w:val="en-GB"/>
                </w:rPr>
                <w:delText>157</w:delText>
              </w:r>
            </w:del>
          </w:p>
        </w:tc>
        <w:tc>
          <w:tcPr>
            <w:tcW w:w="1297" w:type="pct"/>
            <w:shd w:val="clear" w:color="auto" w:fill="FFFFFF"/>
            <w:vAlign w:val="center"/>
          </w:tcPr>
          <w:p w14:paraId="69EAEF17" w14:textId="77777777" w:rsidR="00D90551" w:rsidRPr="00494390" w:rsidRDefault="00D90551" w:rsidP="00A87069">
            <w:pPr>
              <w:snapToGrid w:val="0"/>
              <w:ind w:right="60"/>
              <w:rPr>
                <w:del w:id="144" w:author="Frank Demers" w:date="2026-09-25T21:14:00Z" w16du:dateUtc="2026-09-26T01:14:00Z"/>
                <w:rFonts w:ascii="Calibri Light" w:hAnsi="Calibri Light" w:cs="Calibri Light"/>
                <w:color w:val="000000"/>
                <w:lang w:val="en-GB"/>
              </w:rPr>
            </w:pPr>
            <w:del w:id="145" w:author="Frank Demers" w:date="2026-09-25T21:14:00Z" w16du:dateUtc="2026-09-26T01:14:00Z">
              <w:r w:rsidRPr="00494390">
                <w:rPr>
                  <w:rFonts w:ascii="Calibri Light" w:hAnsi="Calibri Light" w:cs="Calibri Light"/>
                  <w:color w:val="000000"/>
                  <w:lang w:val="en-GB"/>
                </w:rPr>
                <w:delText>66.5</w:delText>
              </w:r>
            </w:del>
          </w:p>
        </w:tc>
      </w:tr>
      <w:tr w:rsidR="00D90551" w:rsidRPr="00494390" w14:paraId="150E8733" w14:textId="77777777" w:rsidTr="00A87069">
        <w:trPr>
          <w:cantSplit/>
          <w:jc w:val="center"/>
          <w:del w:id="146" w:author="Frank Demers" w:date="2026-09-25T21:14:00Z" w16du:dateUtc="2026-09-26T01:14:00Z"/>
        </w:trPr>
        <w:tc>
          <w:tcPr>
            <w:tcW w:w="1503" w:type="pct"/>
            <w:vMerge w:val="restart"/>
            <w:shd w:val="clear" w:color="auto" w:fill="FFFFFF"/>
          </w:tcPr>
          <w:p w14:paraId="4D9A1480" w14:textId="77777777" w:rsidR="00D90551" w:rsidRPr="00494390" w:rsidRDefault="00D90551" w:rsidP="00A87069">
            <w:pPr>
              <w:snapToGrid w:val="0"/>
              <w:ind w:right="60"/>
              <w:rPr>
                <w:del w:id="147" w:author="Frank Demers" w:date="2026-09-25T21:14:00Z" w16du:dateUtc="2026-09-26T01:14:00Z"/>
                <w:rFonts w:ascii="Calibri Light" w:hAnsi="Calibri Light" w:cs="Calibri Light"/>
                <w:color w:val="000000"/>
                <w:lang w:val="en-GB"/>
              </w:rPr>
            </w:pPr>
            <w:del w:id="148" w:author="Frank Demers" w:date="2026-09-25T21:14:00Z" w16du:dateUtc="2026-09-26T01:14:00Z">
              <w:r w:rsidRPr="00494390">
                <w:rPr>
                  <w:rFonts w:ascii="Calibri Light" w:hAnsi="Calibri Light" w:cs="Calibri Light"/>
                  <w:color w:val="000000"/>
                  <w:lang w:val="en-GB"/>
                </w:rPr>
                <w:delText>Experience</w:delText>
              </w:r>
            </w:del>
          </w:p>
        </w:tc>
        <w:tc>
          <w:tcPr>
            <w:tcW w:w="1485" w:type="pct"/>
            <w:shd w:val="clear" w:color="auto" w:fill="FFFFFF"/>
          </w:tcPr>
          <w:p w14:paraId="2B11546F" w14:textId="77777777" w:rsidR="00D90551" w:rsidRPr="00494390" w:rsidRDefault="00D90551" w:rsidP="00A87069">
            <w:pPr>
              <w:snapToGrid w:val="0"/>
              <w:ind w:right="60"/>
              <w:rPr>
                <w:del w:id="149" w:author="Frank Demers" w:date="2026-09-25T21:14:00Z" w16du:dateUtc="2026-09-26T01:14:00Z"/>
                <w:rFonts w:ascii="Calibri Light" w:hAnsi="Calibri Light" w:cs="Calibri Light"/>
                <w:color w:val="000000"/>
                <w:lang w:val="en-GB"/>
              </w:rPr>
            </w:pPr>
            <w:del w:id="150" w:author="Frank Demers" w:date="2026-09-25T21:14:00Z" w16du:dateUtc="2026-09-26T01:14:00Z">
              <w:r w:rsidRPr="00494390">
                <w:rPr>
                  <w:rFonts w:ascii="Calibri Light" w:hAnsi="Calibri Light" w:cs="Calibri Light"/>
                  <w:color w:val="000000"/>
                  <w:lang w:val="en-GB"/>
                </w:rPr>
                <w:delText>less than 2 years</w:delText>
              </w:r>
            </w:del>
          </w:p>
        </w:tc>
        <w:tc>
          <w:tcPr>
            <w:tcW w:w="715" w:type="pct"/>
            <w:shd w:val="clear" w:color="auto" w:fill="FFFFFF"/>
            <w:vAlign w:val="center"/>
          </w:tcPr>
          <w:p w14:paraId="52E0E94F" w14:textId="77777777" w:rsidR="00D90551" w:rsidRPr="00494390" w:rsidRDefault="00D90551" w:rsidP="00A87069">
            <w:pPr>
              <w:snapToGrid w:val="0"/>
              <w:ind w:right="60"/>
              <w:rPr>
                <w:del w:id="151" w:author="Frank Demers" w:date="2026-09-25T21:14:00Z" w16du:dateUtc="2026-09-26T01:14:00Z"/>
                <w:rFonts w:ascii="Calibri Light" w:hAnsi="Calibri Light" w:cs="Calibri Light"/>
                <w:color w:val="000000"/>
                <w:lang w:val="en-GB"/>
              </w:rPr>
            </w:pPr>
            <w:del w:id="152" w:author="Frank Demers" w:date="2026-09-25T21:14:00Z" w16du:dateUtc="2026-09-26T01:14:00Z">
              <w:r w:rsidRPr="00494390">
                <w:rPr>
                  <w:rFonts w:ascii="Calibri Light" w:hAnsi="Calibri Light" w:cs="Calibri Light"/>
                  <w:color w:val="000000"/>
                  <w:lang w:val="en-GB"/>
                </w:rPr>
                <w:delText>9</w:delText>
              </w:r>
            </w:del>
          </w:p>
        </w:tc>
        <w:tc>
          <w:tcPr>
            <w:tcW w:w="1297" w:type="pct"/>
            <w:shd w:val="clear" w:color="auto" w:fill="FFFFFF"/>
            <w:vAlign w:val="center"/>
          </w:tcPr>
          <w:p w14:paraId="19636460" w14:textId="77777777" w:rsidR="00D90551" w:rsidRPr="00494390" w:rsidRDefault="00D90551" w:rsidP="00A87069">
            <w:pPr>
              <w:snapToGrid w:val="0"/>
              <w:ind w:right="60"/>
              <w:rPr>
                <w:del w:id="153" w:author="Frank Demers" w:date="2026-09-25T21:14:00Z" w16du:dateUtc="2026-09-26T01:14:00Z"/>
                <w:rFonts w:ascii="Calibri Light" w:hAnsi="Calibri Light" w:cs="Calibri Light"/>
                <w:color w:val="000000"/>
                <w:lang w:val="en-GB"/>
              </w:rPr>
            </w:pPr>
            <w:del w:id="154" w:author="Frank Demers" w:date="2026-09-25T21:14:00Z" w16du:dateUtc="2026-09-26T01:14:00Z">
              <w:r w:rsidRPr="00494390">
                <w:rPr>
                  <w:rFonts w:ascii="Calibri Light" w:hAnsi="Calibri Light" w:cs="Calibri Light"/>
                  <w:color w:val="000000"/>
                  <w:lang w:val="en-GB"/>
                </w:rPr>
                <w:delText>3.8</w:delText>
              </w:r>
            </w:del>
          </w:p>
        </w:tc>
      </w:tr>
      <w:tr w:rsidR="00D90551" w:rsidRPr="00494390" w14:paraId="76C8012C" w14:textId="77777777" w:rsidTr="00A87069">
        <w:trPr>
          <w:cantSplit/>
          <w:jc w:val="center"/>
          <w:del w:id="155" w:author="Frank Demers" w:date="2026-09-25T21:14:00Z" w16du:dateUtc="2026-09-26T01:14:00Z"/>
        </w:trPr>
        <w:tc>
          <w:tcPr>
            <w:tcW w:w="1503" w:type="pct"/>
            <w:vMerge/>
            <w:shd w:val="clear" w:color="auto" w:fill="FFFFFF"/>
          </w:tcPr>
          <w:p w14:paraId="69657E93" w14:textId="77777777" w:rsidR="00D90551" w:rsidRPr="00494390" w:rsidRDefault="00D90551" w:rsidP="00A87069">
            <w:pPr>
              <w:snapToGrid w:val="0"/>
              <w:rPr>
                <w:del w:id="156" w:author="Frank Demers" w:date="2026-09-25T21:14:00Z" w16du:dateUtc="2026-09-26T01:14:00Z"/>
                <w:rFonts w:ascii="Calibri Light" w:hAnsi="Calibri Light" w:cs="Calibri Light"/>
                <w:color w:val="000000"/>
                <w:lang w:val="en-GB"/>
              </w:rPr>
            </w:pPr>
          </w:p>
        </w:tc>
        <w:tc>
          <w:tcPr>
            <w:tcW w:w="1485" w:type="pct"/>
            <w:shd w:val="clear" w:color="auto" w:fill="FFFFFF"/>
          </w:tcPr>
          <w:p w14:paraId="75B5BF71" w14:textId="77777777" w:rsidR="00D90551" w:rsidRPr="00494390" w:rsidRDefault="00D90551" w:rsidP="00A87069">
            <w:pPr>
              <w:snapToGrid w:val="0"/>
              <w:ind w:right="60"/>
              <w:rPr>
                <w:del w:id="157" w:author="Frank Demers" w:date="2026-09-25T21:14:00Z" w16du:dateUtc="2026-09-26T01:14:00Z"/>
                <w:rFonts w:ascii="Calibri Light" w:hAnsi="Calibri Light" w:cs="Calibri Light"/>
                <w:color w:val="000000"/>
                <w:lang w:val="en-GB"/>
              </w:rPr>
            </w:pPr>
            <w:del w:id="158" w:author="Frank Demers" w:date="2026-09-25T21:14:00Z" w16du:dateUtc="2026-09-26T01:14:00Z">
              <w:r w:rsidRPr="00494390">
                <w:rPr>
                  <w:rFonts w:ascii="Calibri Light" w:hAnsi="Calibri Light" w:cs="Calibri Light"/>
                  <w:color w:val="000000"/>
                  <w:lang w:val="en-GB"/>
                </w:rPr>
                <w:delText>2-5 years</w:delText>
              </w:r>
            </w:del>
          </w:p>
        </w:tc>
        <w:tc>
          <w:tcPr>
            <w:tcW w:w="715" w:type="pct"/>
            <w:shd w:val="clear" w:color="auto" w:fill="FFFFFF"/>
            <w:vAlign w:val="center"/>
          </w:tcPr>
          <w:p w14:paraId="587E3D6C" w14:textId="77777777" w:rsidR="00D90551" w:rsidRPr="00494390" w:rsidRDefault="00D90551" w:rsidP="00A87069">
            <w:pPr>
              <w:snapToGrid w:val="0"/>
              <w:ind w:right="60"/>
              <w:rPr>
                <w:del w:id="159" w:author="Frank Demers" w:date="2026-09-25T21:14:00Z" w16du:dateUtc="2026-09-26T01:14:00Z"/>
                <w:rFonts w:ascii="Calibri Light" w:hAnsi="Calibri Light" w:cs="Calibri Light"/>
                <w:color w:val="000000"/>
                <w:lang w:val="en-GB"/>
              </w:rPr>
            </w:pPr>
            <w:del w:id="160" w:author="Frank Demers" w:date="2026-09-25T21:14:00Z" w16du:dateUtc="2026-09-26T01:14:00Z">
              <w:r w:rsidRPr="00494390">
                <w:rPr>
                  <w:rFonts w:ascii="Calibri Light" w:hAnsi="Calibri Light" w:cs="Calibri Light"/>
                  <w:color w:val="000000"/>
                  <w:lang w:val="en-GB"/>
                </w:rPr>
                <w:delText>35</w:delText>
              </w:r>
            </w:del>
          </w:p>
        </w:tc>
        <w:tc>
          <w:tcPr>
            <w:tcW w:w="1297" w:type="pct"/>
            <w:shd w:val="clear" w:color="auto" w:fill="FFFFFF"/>
            <w:vAlign w:val="center"/>
          </w:tcPr>
          <w:p w14:paraId="7E073D4F" w14:textId="77777777" w:rsidR="00D90551" w:rsidRPr="00494390" w:rsidRDefault="00D90551" w:rsidP="00A87069">
            <w:pPr>
              <w:snapToGrid w:val="0"/>
              <w:ind w:right="60"/>
              <w:rPr>
                <w:del w:id="161" w:author="Frank Demers" w:date="2026-09-25T21:14:00Z" w16du:dateUtc="2026-09-26T01:14:00Z"/>
                <w:rFonts w:ascii="Calibri Light" w:hAnsi="Calibri Light" w:cs="Calibri Light"/>
                <w:color w:val="000000"/>
                <w:lang w:val="en-GB"/>
              </w:rPr>
            </w:pPr>
            <w:del w:id="162" w:author="Frank Demers" w:date="2026-09-25T21:14:00Z" w16du:dateUtc="2026-09-26T01:14:00Z">
              <w:r w:rsidRPr="00494390">
                <w:rPr>
                  <w:rFonts w:ascii="Calibri Light" w:hAnsi="Calibri Light" w:cs="Calibri Light"/>
                  <w:color w:val="000000"/>
                  <w:lang w:val="en-GB"/>
                </w:rPr>
                <w:delText>14.8</w:delText>
              </w:r>
            </w:del>
          </w:p>
        </w:tc>
      </w:tr>
      <w:tr w:rsidR="00D90551" w:rsidRPr="00494390" w14:paraId="0AD0AD5E" w14:textId="77777777" w:rsidTr="00A87069">
        <w:trPr>
          <w:cantSplit/>
          <w:jc w:val="center"/>
          <w:del w:id="163" w:author="Frank Demers" w:date="2026-09-25T21:14:00Z" w16du:dateUtc="2026-09-26T01:14:00Z"/>
        </w:trPr>
        <w:tc>
          <w:tcPr>
            <w:tcW w:w="1503" w:type="pct"/>
            <w:vMerge/>
            <w:shd w:val="clear" w:color="auto" w:fill="FFFFFF"/>
          </w:tcPr>
          <w:p w14:paraId="71E1F063" w14:textId="77777777" w:rsidR="00D90551" w:rsidRPr="00494390" w:rsidRDefault="00D90551" w:rsidP="00A87069">
            <w:pPr>
              <w:snapToGrid w:val="0"/>
              <w:rPr>
                <w:del w:id="164" w:author="Frank Demers" w:date="2026-09-25T21:14:00Z" w16du:dateUtc="2026-09-26T01:14:00Z"/>
                <w:rFonts w:ascii="Calibri Light" w:hAnsi="Calibri Light" w:cs="Calibri Light"/>
                <w:color w:val="000000"/>
                <w:lang w:val="en-GB"/>
              </w:rPr>
            </w:pPr>
          </w:p>
        </w:tc>
        <w:tc>
          <w:tcPr>
            <w:tcW w:w="1485" w:type="pct"/>
            <w:shd w:val="clear" w:color="auto" w:fill="FFFFFF"/>
          </w:tcPr>
          <w:p w14:paraId="03D00C77" w14:textId="77777777" w:rsidR="00D90551" w:rsidRPr="00494390" w:rsidRDefault="00D90551" w:rsidP="00A87069">
            <w:pPr>
              <w:snapToGrid w:val="0"/>
              <w:ind w:right="60"/>
              <w:rPr>
                <w:del w:id="165" w:author="Frank Demers" w:date="2026-09-25T21:14:00Z" w16du:dateUtc="2026-09-26T01:14:00Z"/>
                <w:rFonts w:ascii="Calibri Light" w:hAnsi="Calibri Light" w:cs="Calibri Light"/>
                <w:color w:val="000000"/>
                <w:lang w:val="en-GB"/>
              </w:rPr>
            </w:pPr>
            <w:del w:id="166" w:author="Frank Demers" w:date="2026-09-25T21:14:00Z" w16du:dateUtc="2026-09-26T01:14:00Z">
              <w:r w:rsidRPr="00494390">
                <w:rPr>
                  <w:rFonts w:ascii="Calibri Light" w:hAnsi="Calibri Light" w:cs="Calibri Light"/>
                  <w:color w:val="000000"/>
                  <w:lang w:val="en-GB"/>
                </w:rPr>
                <w:delText>6-9 years</w:delText>
              </w:r>
            </w:del>
          </w:p>
        </w:tc>
        <w:tc>
          <w:tcPr>
            <w:tcW w:w="715" w:type="pct"/>
            <w:shd w:val="clear" w:color="auto" w:fill="FFFFFF"/>
            <w:vAlign w:val="center"/>
          </w:tcPr>
          <w:p w14:paraId="5F7AE681" w14:textId="77777777" w:rsidR="00D90551" w:rsidRPr="00494390" w:rsidRDefault="00D90551" w:rsidP="00A87069">
            <w:pPr>
              <w:snapToGrid w:val="0"/>
              <w:ind w:right="60"/>
              <w:rPr>
                <w:del w:id="167" w:author="Frank Demers" w:date="2026-09-25T21:14:00Z" w16du:dateUtc="2026-09-26T01:14:00Z"/>
                <w:rFonts w:ascii="Calibri Light" w:hAnsi="Calibri Light" w:cs="Calibri Light"/>
                <w:color w:val="000000"/>
                <w:lang w:val="en-GB"/>
              </w:rPr>
            </w:pPr>
            <w:del w:id="168" w:author="Frank Demers" w:date="2026-09-25T21:14:00Z" w16du:dateUtc="2026-09-26T01:14:00Z">
              <w:r w:rsidRPr="00494390">
                <w:rPr>
                  <w:rFonts w:ascii="Calibri Light" w:hAnsi="Calibri Light" w:cs="Calibri Light"/>
                  <w:color w:val="000000"/>
                  <w:lang w:val="en-GB"/>
                </w:rPr>
                <w:delText>65</w:delText>
              </w:r>
            </w:del>
          </w:p>
        </w:tc>
        <w:tc>
          <w:tcPr>
            <w:tcW w:w="1297" w:type="pct"/>
            <w:shd w:val="clear" w:color="auto" w:fill="FFFFFF"/>
            <w:vAlign w:val="center"/>
          </w:tcPr>
          <w:p w14:paraId="08E9C253" w14:textId="77777777" w:rsidR="00D90551" w:rsidRPr="00494390" w:rsidRDefault="00D90551" w:rsidP="00A87069">
            <w:pPr>
              <w:snapToGrid w:val="0"/>
              <w:ind w:right="60"/>
              <w:rPr>
                <w:del w:id="169" w:author="Frank Demers" w:date="2026-09-25T21:14:00Z" w16du:dateUtc="2026-09-26T01:14:00Z"/>
                <w:rFonts w:ascii="Calibri Light" w:hAnsi="Calibri Light" w:cs="Calibri Light"/>
                <w:color w:val="000000"/>
                <w:lang w:val="en-GB"/>
              </w:rPr>
            </w:pPr>
            <w:del w:id="170" w:author="Frank Demers" w:date="2026-09-25T21:14:00Z" w16du:dateUtc="2026-09-26T01:14:00Z">
              <w:r w:rsidRPr="00494390">
                <w:rPr>
                  <w:rFonts w:ascii="Calibri Light" w:hAnsi="Calibri Light" w:cs="Calibri Light"/>
                  <w:color w:val="000000"/>
                  <w:lang w:val="en-GB"/>
                </w:rPr>
                <w:delText>27.5</w:delText>
              </w:r>
            </w:del>
          </w:p>
        </w:tc>
      </w:tr>
      <w:tr w:rsidR="00D90551" w:rsidRPr="00494390" w14:paraId="000379B6" w14:textId="77777777" w:rsidTr="00A87069">
        <w:trPr>
          <w:cantSplit/>
          <w:jc w:val="center"/>
          <w:del w:id="171" w:author="Frank Demers" w:date="2026-09-25T21:14:00Z" w16du:dateUtc="2026-09-26T01:14:00Z"/>
        </w:trPr>
        <w:tc>
          <w:tcPr>
            <w:tcW w:w="1503" w:type="pct"/>
            <w:vMerge/>
            <w:shd w:val="clear" w:color="auto" w:fill="FFFFFF"/>
          </w:tcPr>
          <w:p w14:paraId="0297A001" w14:textId="77777777" w:rsidR="00D90551" w:rsidRPr="00494390" w:rsidRDefault="00D90551" w:rsidP="00A87069">
            <w:pPr>
              <w:snapToGrid w:val="0"/>
              <w:rPr>
                <w:del w:id="172" w:author="Frank Demers" w:date="2026-09-25T21:14:00Z" w16du:dateUtc="2026-09-26T01:14:00Z"/>
                <w:rFonts w:ascii="Calibri Light" w:hAnsi="Calibri Light" w:cs="Calibri Light"/>
                <w:color w:val="000000"/>
                <w:lang w:val="en-GB"/>
              </w:rPr>
            </w:pPr>
          </w:p>
        </w:tc>
        <w:tc>
          <w:tcPr>
            <w:tcW w:w="1485" w:type="pct"/>
            <w:shd w:val="clear" w:color="auto" w:fill="FFFFFF"/>
          </w:tcPr>
          <w:p w14:paraId="0DE20A54" w14:textId="77777777" w:rsidR="00D90551" w:rsidRPr="00494390" w:rsidRDefault="00D90551" w:rsidP="00A87069">
            <w:pPr>
              <w:snapToGrid w:val="0"/>
              <w:ind w:right="60"/>
              <w:rPr>
                <w:del w:id="173" w:author="Frank Demers" w:date="2026-09-25T21:14:00Z" w16du:dateUtc="2026-09-26T01:14:00Z"/>
                <w:rFonts w:ascii="Calibri Light" w:hAnsi="Calibri Light" w:cs="Calibri Light"/>
                <w:color w:val="000000"/>
                <w:lang w:val="en-GB"/>
              </w:rPr>
            </w:pPr>
            <w:del w:id="174" w:author="Frank Demers" w:date="2026-09-25T21:14:00Z" w16du:dateUtc="2026-09-26T01:14:00Z">
              <w:r w:rsidRPr="00494390">
                <w:rPr>
                  <w:rFonts w:ascii="Calibri Light" w:hAnsi="Calibri Light" w:cs="Calibri Light"/>
                  <w:color w:val="000000"/>
                  <w:lang w:val="en-GB"/>
                </w:rPr>
                <w:delText>10-15 years</w:delText>
              </w:r>
            </w:del>
          </w:p>
        </w:tc>
        <w:tc>
          <w:tcPr>
            <w:tcW w:w="715" w:type="pct"/>
            <w:shd w:val="clear" w:color="auto" w:fill="FFFFFF"/>
            <w:vAlign w:val="center"/>
          </w:tcPr>
          <w:p w14:paraId="33B2E254" w14:textId="77777777" w:rsidR="00D90551" w:rsidRPr="00494390" w:rsidRDefault="00D90551" w:rsidP="00A87069">
            <w:pPr>
              <w:snapToGrid w:val="0"/>
              <w:ind w:right="60"/>
              <w:rPr>
                <w:del w:id="175" w:author="Frank Demers" w:date="2026-09-25T21:14:00Z" w16du:dateUtc="2026-09-26T01:14:00Z"/>
                <w:rFonts w:ascii="Calibri Light" w:hAnsi="Calibri Light" w:cs="Calibri Light"/>
                <w:color w:val="000000"/>
                <w:lang w:val="en-GB"/>
              </w:rPr>
            </w:pPr>
            <w:del w:id="176" w:author="Frank Demers" w:date="2026-09-25T21:14:00Z" w16du:dateUtc="2026-09-26T01:14:00Z">
              <w:r w:rsidRPr="00494390">
                <w:rPr>
                  <w:rFonts w:ascii="Calibri Light" w:hAnsi="Calibri Light" w:cs="Calibri Light"/>
                  <w:color w:val="000000"/>
                  <w:lang w:val="en-GB"/>
                </w:rPr>
                <w:delText>27</w:delText>
              </w:r>
            </w:del>
          </w:p>
        </w:tc>
        <w:tc>
          <w:tcPr>
            <w:tcW w:w="1297" w:type="pct"/>
            <w:shd w:val="clear" w:color="auto" w:fill="FFFFFF"/>
            <w:vAlign w:val="center"/>
          </w:tcPr>
          <w:p w14:paraId="70A188A1" w14:textId="77777777" w:rsidR="00D90551" w:rsidRPr="00494390" w:rsidRDefault="00D90551" w:rsidP="00A87069">
            <w:pPr>
              <w:snapToGrid w:val="0"/>
              <w:ind w:right="60"/>
              <w:rPr>
                <w:del w:id="177" w:author="Frank Demers" w:date="2026-09-25T21:14:00Z" w16du:dateUtc="2026-09-26T01:14:00Z"/>
                <w:rFonts w:ascii="Calibri Light" w:hAnsi="Calibri Light" w:cs="Calibri Light"/>
                <w:color w:val="000000"/>
                <w:lang w:val="en-GB"/>
              </w:rPr>
            </w:pPr>
            <w:del w:id="178" w:author="Frank Demers" w:date="2026-09-25T21:14:00Z" w16du:dateUtc="2026-09-26T01:14:00Z">
              <w:r w:rsidRPr="00494390">
                <w:rPr>
                  <w:rFonts w:ascii="Calibri Light" w:hAnsi="Calibri Light" w:cs="Calibri Light"/>
                  <w:color w:val="000000"/>
                  <w:lang w:val="en-GB"/>
                </w:rPr>
                <w:delText>11.4</w:delText>
              </w:r>
            </w:del>
          </w:p>
        </w:tc>
      </w:tr>
      <w:tr w:rsidR="00D90551" w:rsidRPr="00494390" w14:paraId="42CBEFD7" w14:textId="77777777" w:rsidTr="00A87069">
        <w:trPr>
          <w:cantSplit/>
          <w:jc w:val="center"/>
          <w:del w:id="179" w:author="Frank Demers" w:date="2026-09-25T21:14:00Z" w16du:dateUtc="2026-09-26T01:14:00Z"/>
        </w:trPr>
        <w:tc>
          <w:tcPr>
            <w:tcW w:w="1503" w:type="pct"/>
            <w:vMerge/>
            <w:tcBorders>
              <w:bottom w:val="single" w:sz="4" w:space="0" w:color="auto"/>
            </w:tcBorders>
            <w:shd w:val="clear" w:color="auto" w:fill="FFFFFF"/>
          </w:tcPr>
          <w:p w14:paraId="2060D9EA" w14:textId="77777777" w:rsidR="00D90551" w:rsidRPr="00494390" w:rsidRDefault="00D90551" w:rsidP="00A87069">
            <w:pPr>
              <w:snapToGrid w:val="0"/>
              <w:rPr>
                <w:del w:id="180" w:author="Frank Demers" w:date="2026-09-25T21:14:00Z" w16du:dateUtc="2026-09-26T01:14:00Z"/>
                <w:rFonts w:ascii="Calibri Light" w:hAnsi="Calibri Light" w:cs="Calibri Light"/>
                <w:color w:val="000000"/>
                <w:lang w:val="en-GB"/>
              </w:rPr>
            </w:pPr>
          </w:p>
        </w:tc>
        <w:tc>
          <w:tcPr>
            <w:tcW w:w="1485" w:type="pct"/>
            <w:tcBorders>
              <w:bottom w:val="single" w:sz="4" w:space="0" w:color="auto"/>
            </w:tcBorders>
            <w:shd w:val="clear" w:color="auto" w:fill="FFFFFF"/>
          </w:tcPr>
          <w:p w14:paraId="3E94B296" w14:textId="77777777" w:rsidR="00D90551" w:rsidRPr="00494390" w:rsidRDefault="00D90551" w:rsidP="00A87069">
            <w:pPr>
              <w:snapToGrid w:val="0"/>
              <w:ind w:right="60"/>
              <w:rPr>
                <w:del w:id="181" w:author="Frank Demers" w:date="2026-09-25T21:14:00Z" w16du:dateUtc="2026-09-26T01:14:00Z"/>
                <w:rFonts w:ascii="Calibri Light" w:hAnsi="Calibri Light" w:cs="Calibri Light"/>
                <w:color w:val="000000"/>
                <w:lang w:val="en-GB"/>
              </w:rPr>
            </w:pPr>
            <w:del w:id="182" w:author="Frank Demers" w:date="2026-09-25T21:14:00Z" w16du:dateUtc="2026-09-26T01:14:00Z">
              <w:r w:rsidRPr="00494390">
                <w:rPr>
                  <w:rFonts w:ascii="Calibri Light" w:hAnsi="Calibri Light" w:cs="Calibri Light"/>
                  <w:color w:val="000000"/>
                  <w:lang w:val="en-GB"/>
                </w:rPr>
                <w:delText>over 15 years</w:delText>
              </w:r>
            </w:del>
          </w:p>
        </w:tc>
        <w:tc>
          <w:tcPr>
            <w:tcW w:w="715" w:type="pct"/>
            <w:tcBorders>
              <w:bottom w:val="single" w:sz="4" w:space="0" w:color="auto"/>
            </w:tcBorders>
            <w:shd w:val="clear" w:color="auto" w:fill="FFFFFF"/>
            <w:vAlign w:val="center"/>
          </w:tcPr>
          <w:p w14:paraId="6993FE37" w14:textId="77777777" w:rsidR="00D90551" w:rsidRPr="00494390" w:rsidRDefault="00D90551" w:rsidP="00A87069">
            <w:pPr>
              <w:snapToGrid w:val="0"/>
              <w:ind w:right="60"/>
              <w:rPr>
                <w:del w:id="183" w:author="Frank Demers" w:date="2026-09-25T21:14:00Z" w16du:dateUtc="2026-09-26T01:14:00Z"/>
                <w:rFonts w:ascii="Calibri Light" w:hAnsi="Calibri Light" w:cs="Calibri Light"/>
                <w:color w:val="000000"/>
                <w:lang w:val="en-GB"/>
              </w:rPr>
            </w:pPr>
            <w:del w:id="184" w:author="Frank Demers" w:date="2026-09-25T21:14:00Z" w16du:dateUtc="2026-09-26T01:14:00Z">
              <w:r w:rsidRPr="00494390">
                <w:rPr>
                  <w:rFonts w:ascii="Calibri Light" w:hAnsi="Calibri Light" w:cs="Calibri Light"/>
                  <w:color w:val="000000"/>
                  <w:lang w:val="en-GB"/>
                </w:rPr>
                <w:delText>100</w:delText>
              </w:r>
            </w:del>
          </w:p>
        </w:tc>
        <w:tc>
          <w:tcPr>
            <w:tcW w:w="1297" w:type="pct"/>
            <w:tcBorders>
              <w:bottom w:val="single" w:sz="4" w:space="0" w:color="auto"/>
            </w:tcBorders>
            <w:shd w:val="clear" w:color="auto" w:fill="FFFFFF"/>
            <w:vAlign w:val="center"/>
          </w:tcPr>
          <w:p w14:paraId="6D8C84B4" w14:textId="77777777" w:rsidR="00D90551" w:rsidRPr="00494390" w:rsidRDefault="00D90551" w:rsidP="00A87069">
            <w:pPr>
              <w:snapToGrid w:val="0"/>
              <w:ind w:right="60"/>
              <w:rPr>
                <w:del w:id="185" w:author="Frank Demers" w:date="2026-09-25T21:14:00Z" w16du:dateUtc="2026-09-26T01:14:00Z"/>
                <w:rFonts w:ascii="Calibri Light" w:hAnsi="Calibri Light" w:cs="Calibri Light"/>
                <w:color w:val="000000"/>
                <w:lang w:val="en-GB"/>
              </w:rPr>
            </w:pPr>
            <w:del w:id="186" w:author="Frank Demers" w:date="2026-09-25T21:14:00Z" w16du:dateUtc="2026-09-26T01:14:00Z">
              <w:r w:rsidRPr="00494390">
                <w:rPr>
                  <w:rFonts w:ascii="Calibri Light" w:hAnsi="Calibri Light" w:cs="Calibri Light"/>
                  <w:color w:val="000000"/>
                  <w:lang w:val="en-GB"/>
                </w:rPr>
                <w:delText>42.4</w:delText>
              </w:r>
            </w:del>
          </w:p>
        </w:tc>
      </w:tr>
    </w:tbl>
    <w:p w14:paraId="0D8D13FA" w14:textId="77777777" w:rsidR="00D90551" w:rsidRDefault="00D90551">
      <w:pPr>
        <w:rPr>
          <w:del w:id="187" w:author="Frank Demers" w:date="2026-09-25T21:14:00Z" w16du:dateUtc="2026-09-26T01:14:00Z"/>
        </w:rPr>
      </w:pPr>
    </w:p>
    <w:p w14:paraId="41A09D88" w14:textId="77777777" w:rsidR="00D90551" w:rsidRDefault="00D90551">
      <w:pPr>
        <w:rPr>
          <w:del w:id="188" w:author="Frank Demers" w:date="2026-09-25T21:14:00Z" w16du:dateUtc="2026-09-26T01:14:00Z"/>
        </w:rPr>
      </w:pPr>
    </w:p>
    <w:p w14:paraId="380C1689" w14:textId="77777777" w:rsidR="00D90551" w:rsidRDefault="00D90551">
      <w:pPr>
        <w:rPr>
          <w:del w:id="189" w:author="Frank Demers" w:date="2026-09-25T21:14:00Z" w16du:dateUtc="2026-09-26T01:14:00Z"/>
          <w:rFonts w:ascii="Calibri Light" w:hAnsi="Calibri Light" w:cs="Calibri Light"/>
          <w:b/>
          <w:bCs/>
          <w:color w:val="000000"/>
          <w:lang w:val="en-GB"/>
        </w:rPr>
      </w:pPr>
      <w:del w:id="190" w:author="Frank Demers" w:date="2026-09-25T21:14:00Z" w16du:dateUtc="2026-09-26T01:14:00Z">
        <w:r>
          <w:rPr>
            <w:rFonts w:ascii="Calibri Light" w:hAnsi="Calibri Light" w:cs="Calibri Light"/>
            <w:color w:val="000000"/>
          </w:rPr>
          <w:br w:type="page"/>
        </w:r>
      </w:del>
    </w:p>
    <w:p w14:paraId="648F307F" w14:textId="481A67C7" w:rsidR="00D90551" w:rsidRPr="00494390" w:rsidRDefault="00D90551" w:rsidP="00D90551">
      <w:pPr>
        <w:pStyle w:val="Caption"/>
        <w:keepNext/>
        <w:snapToGrid w:val="0"/>
        <w:spacing w:after="0" w:line="240" w:lineRule="auto"/>
        <w:jc w:val="both"/>
        <w:outlineLvl w:val="0"/>
        <w:rPr>
          <w:del w:id="191" w:author="Frank Demers" w:date="2026-09-25T21:14:00Z" w16du:dateUtc="2026-09-26T01:14:00Z"/>
          <w:rFonts w:ascii="Calibri Light" w:hAnsi="Calibri Light" w:cs="Calibri Light"/>
          <w:color w:val="000000"/>
          <w:sz w:val="22"/>
          <w:szCs w:val="22"/>
        </w:rPr>
      </w:pPr>
      <w:del w:id="192" w:author="Frank Demers" w:date="2026-09-25T21:14:00Z" w16du:dateUtc="2026-09-26T01:14:00Z">
        <w:r w:rsidRPr="00494390">
          <w:rPr>
            <w:rFonts w:ascii="Calibri Light" w:hAnsi="Calibri Light" w:cs="Calibri Light"/>
            <w:color w:val="000000"/>
            <w:sz w:val="22"/>
            <w:szCs w:val="22"/>
          </w:rPr>
          <w:delText xml:space="preserve">Table 2: </w:delText>
        </w:r>
        <w:r>
          <w:rPr>
            <w:rFonts w:ascii="Calibri Light" w:hAnsi="Calibri Light" w:cs="Calibri Light"/>
            <w:b w:val="0"/>
            <w:bCs w:val="0"/>
            <w:color w:val="000000"/>
            <w:sz w:val="22"/>
            <w:szCs w:val="22"/>
          </w:rPr>
          <w:delText>T</w:delText>
        </w:r>
        <w:r w:rsidRPr="006E2184">
          <w:rPr>
            <w:rFonts w:ascii="Calibri Light" w:hAnsi="Calibri Light" w:cs="Calibri Light"/>
            <w:b w:val="0"/>
            <w:bCs w:val="0"/>
            <w:color w:val="000000"/>
            <w:sz w:val="22"/>
            <w:szCs w:val="22"/>
          </w:rPr>
          <w:delText>eacher knowledge of advanced media in instruction</w:delText>
        </w:r>
      </w:del>
    </w:p>
    <w:tbl>
      <w:tblPr>
        <w:tblW w:w="5000" w:type="pct"/>
        <w:jc w:val="center"/>
        <w:tblBorders>
          <w:top w:val="single" w:sz="12" w:space="0" w:color="auto"/>
          <w:bottom w:val="single" w:sz="12" w:space="0" w:color="auto"/>
        </w:tblBorders>
        <w:tblCellMar>
          <w:left w:w="0" w:type="dxa"/>
          <w:right w:w="0" w:type="dxa"/>
        </w:tblCellMar>
        <w:tblLook w:val="0000" w:firstRow="0" w:lastRow="0" w:firstColumn="0" w:lastColumn="0" w:noHBand="0" w:noVBand="0"/>
      </w:tblPr>
      <w:tblGrid>
        <w:gridCol w:w="5517"/>
        <w:gridCol w:w="828"/>
        <w:gridCol w:w="692"/>
        <w:gridCol w:w="828"/>
        <w:gridCol w:w="830"/>
        <w:gridCol w:w="654"/>
        <w:gridCol w:w="756"/>
        <w:gridCol w:w="602"/>
        <w:gridCol w:w="687"/>
        <w:gridCol w:w="666"/>
        <w:gridCol w:w="756"/>
      </w:tblGrid>
      <w:tr w:rsidR="00D90551" w:rsidRPr="00494390" w14:paraId="66E55CF0" w14:textId="77777777" w:rsidTr="00A87069">
        <w:trPr>
          <w:cantSplit/>
          <w:jc w:val="center"/>
          <w:del w:id="193" w:author="Frank Demers" w:date="2026-09-25T21:14:00Z" w16du:dateUtc="2026-09-26T01:14:00Z"/>
        </w:trPr>
        <w:tc>
          <w:tcPr>
            <w:tcW w:w="2152" w:type="pct"/>
            <w:vMerge w:val="restart"/>
            <w:tcBorders>
              <w:top w:val="single" w:sz="4" w:space="0" w:color="auto"/>
              <w:bottom w:val="single" w:sz="4" w:space="0" w:color="auto"/>
              <w:right w:val="nil"/>
            </w:tcBorders>
            <w:shd w:val="clear" w:color="auto" w:fill="FFFFFF"/>
            <w:vAlign w:val="bottom"/>
          </w:tcPr>
          <w:p w14:paraId="64446ADA" w14:textId="77777777" w:rsidR="00D90551" w:rsidRPr="00494390" w:rsidRDefault="00D90551" w:rsidP="00A87069">
            <w:pPr>
              <w:snapToGrid w:val="0"/>
              <w:rPr>
                <w:del w:id="194" w:author="Frank Demers" w:date="2026-09-25T21:14:00Z" w16du:dateUtc="2026-09-26T01:14:00Z"/>
                <w:rFonts w:ascii="Calibri Light" w:hAnsi="Calibri Light" w:cs="Calibri Light"/>
                <w:color w:val="000000"/>
                <w:lang w:val="en-GB"/>
              </w:rPr>
            </w:pPr>
          </w:p>
        </w:tc>
        <w:tc>
          <w:tcPr>
            <w:tcW w:w="593" w:type="pct"/>
            <w:gridSpan w:val="2"/>
            <w:tcBorders>
              <w:top w:val="single" w:sz="4" w:space="0" w:color="auto"/>
              <w:left w:val="nil"/>
              <w:bottom w:val="single" w:sz="4" w:space="0" w:color="auto"/>
              <w:right w:val="nil"/>
            </w:tcBorders>
            <w:shd w:val="clear" w:color="auto" w:fill="FFFFFF"/>
            <w:vAlign w:val="bottom"/>
          </w:tcPr>
          <w:p w14:paraId="2FC40A8F" w14:textId="77777777" w:rsidR="00D90551" w:rsidRPr="006E2184" w:rsidRDefault="00D90551" w:rsidP="00A87069">
            <w:pPr>
              <w:snapToGrid w:val="0"/>
              <w:ind w:right="60"/>
              <w:rPr>
                <w:del w:id="195" w:author="Frank Demers" w:date="2026-09-25T21:14:00Z" w16du:dateUtc="2026-09-26T01:14:00Z"/>
                <w:rFonts w:ascii="Calibri Light" w:hAnsi="Calibri Light" w:cs="Calibri Light"/>
                <w:b/>
                <w:bCs/>
                <w:color w:val="000000"/>
                <w:lang w:val="en-GB"/>
              </w:rPr>
            </w:pPr>
            <w:del w:id="196" w:author="Frank Demers" w:date="2026-09-25T21:14:00Z" w16du:dateUtc="2026-09-26T01:14:00Z">
              <w:r w:rsidRPr="006E2184">
                <w:rPr>
                  <w:rFonts w:ascii="Calibri Light" w:hAnsi="Calibri Light" w:cs="Calibri Light"/>
                  <w:b/>
                  <w:bCs/>
                  <w:color w:val="000000"/>
                  <w:lang w:val="en-GB"/>
                </w:rPr>
                <w:delText>SD</w:delText>
              </w:r>
            </w:del>
          </w:p>
        </w:tc>
        <w:tc>
          <w:tcPr>
            <w:tcW w:w="647" w:type="pct"/>
            <w:gridSpan w:val="2"/>
            <w:tcBorders>
              <w:top w:val="single" w:sz="4" w:space="0" w:color="auto"/>
              <w:left w:val="nil"/>
              <w:bottom w:val="single" w:sz="4" w:space="0" w:color="auto"/>
              <w:right w:val="nil"/>
            </w:tcBorders>
            <w:shd w:val="clear" w:color="auto" w:fill="FFFFFF"/>
            <w:vAlign w:val="bottom"/>
          </w:tcPr>
          <w:p w14:paraId="0ED5CFDE" w14:textId="77777777" w:rsidR="00D90551" w:rsidRPr="006E2184" w:rsidRDefault="00D90551" w:rsidP="00A87069">
            <w:pPr>
              <w:snapToGrid w:val="0"/>
              <w:ind w:right="60"/>
              <w:rPr>
                <w:del w:id="197" w:author="Frank Demers" w:date="2026-09-25T21:14:00Z" w16du:dateUtc="2026-09-26T01:14:00Z"/>
                <w:rFonts w:ascii="Calibri Light" w:hAnsi="Calibri Light" w:cs="Calibri Light"/>
                <w:b/>
                <w:bCs/>
                <w:color w:val="000000"/>
                <w:lang w:val="en-GB"/>
              </w:rPr>
            </w:pPr>
            <w:del w:id="198" w:author="Frank Demers" w:date="2026-09-25T21:14:00Z" w16du:dateUtc="2026-09-26T01:14:00Z">
              <w:r w:rsidRPr="006E2184">
                <w:rPr>
                  <w:rFonts w:ascii="Calibri Light" w:hAnsi="Calibri Light" w:cs="Calibri Light"/>
                  <w:b/>
                  <w:bCs/>
                  <w:color w:val="000000"/>
                  <w:lang w:val="en-GB"/>
                </w:rPr>
                <w:delText>D</w:delText>
              </w:r>
            </w:del>
          </w:p>
        </w:tc>
        <w:tc>
          <w:tcPr>
            <w:tcW w:w="549" w:type="pct"/>
            <w:gridSpan w:val="2"/>
            <w:tcBorders>
              <w:top w:val="single" w:sz="4" w:space="0" w:color="auto"/>
              <w:left w:val="nil"/>
              <w:bottom w:val="single" w:sz="4" w:space="0" w:color="auto"/>
              <w:right w:val="nil"/>
            </w:tcBorders>
            <w:shd w:val="clear" w:color="auto" w:fill="FFFFFF"/>
            <w:vAlign w:val="bottom"/>
          </w:tcPr>
          <w:p w14:paraId="3B9428CD" w14:textId="77777777" w:rsidR="00D90551" w:rsidRPr="006E2184" w:rsidRDefault="00D90551" w:rsidP="00A87069">
            <w:pPr>
              <w:snapToGrid w:val="0"/>
              <w:ind w:right="60"/>
              <w:rPr>
                <w:del w:id="199" w:author="Frank Demers" w:date="2026-09-25T21:14:00Z" w16du:dateUtc="2026-09-26T01:14:00Z"/>
                <w:rFonts w:ascii="Calibri Light" w:hAnsi="Calibri Light" w:cs="Calibri Light"/>
                <w:b/>
                <w:bCs/>
                <w:color w:val="000000"/>
                <w:lang w:val="en-GB"/>
              </w:rPr>
            </w:pPr>
            <w:del w:id="200" w:author="Frank Demers" w:date="2026-09-25T21:14:00Z" w16du:dateUtc="2026-09-26T01:14:00Z">
              <w:r w:rsidRPr="006E2184">
                <w:rPr>
                  <w:rFonts w:ascii="Calibri Light" w:hAnsi="Calibri Light" w:cs="Calibri Light"/>
                  <w:b/>
                  <w:bCs/>
                  <w:color w:val="000000"/>
                  <w:lang w:val="en-GB"/>
                </w:rPr>
                <w:delText>MA</w:delText>
              </w:r>
            </w:del>
          </w:p>
        </w:tc>
        <w:tc>
          <w:tcPr>
            <w:tcW w:w="502" w:type="pct"/>
            <w:gridSpan w:val="2"/>
            <w:tcBorders>
              <w:top w:val="single" w:sz="4" w:space="0" w:color="auto"/>
              <w:left w:val="nil"/>
              <w:bottom w:val="single" w:sz="4" w:space="0" w:color="auto"/>
              <w:right w:val="nil"/>
            </w:tcBorders>
            <w:shd w:val="clear" w:color="auto" w:fill="FFFFFF"/>
            <w:vAlign w:val="bottom"/>
          </w:tcPr>
          <w:p w14:paraId="3DEE204E" w14:textId="77777777" w:rsidR="00D90551" w:rsidRPr="006E2184" w:rsidRDefault="00D90551" w:rsidP="00A87069">
            <w:pPr>
              <w:snapToGrid w:val="0"/>
              <w:ind w:right="60"/>
              <w:rPr>
                <w:del w:id="201" w:author="Frank Demers" w:date="2026-09-25T21:14:00Z" w16du:dateUtc="2026-09-26T01:14:00Z"/>
                <w:rFonts w:ascii="Calibri Light" w:hAnsi="Calibri Light" w:cs="Calibri Light"/>
                <w:b/>
                <w:bCs/>
                <w:color w:val="000000"/>
                <w:lang w:val="en-GB"/>
              </w:rPr>
            </w:pPr>
            <w:del w:id="202" w:author="Frank Demers" w:date="2026-09-25T21:14:00Z" w16du:dateUtc="2026-09-26T01:14:00Z">
              <w:r w:rsidRPr="006E2184">
                <w:rPr>
                  <w:rFonts w:ascii="Calibri Light" w:hAnsi="Calibri Light" w:cs="Calibri Light"/>
                  <w:b/>
                  <w:bCs/>
                  <w:color w:val="000000"/>
                  <w:lang w:val="en-GB"/>
                </w:rPr>
                <w:delText>A</w:delText>
              </w:r>
            </w:del>
          </w:p>
        </w:tc>
        <w:tc>
          <w:tcPr>
            <w:tcW w:w="555" w:type="pct"/>
            <w:gridSpan w:val="2"/>
            <w:tcBorders>
              <w:top w:val="single" w:sz="4" w:space="0" w:color="auto"/>
              <w:left w:val="nil"/>
              <w:bottom w:val="single" w:sz="4" w:space="0" w:color="auto"/>
              <w:right w:val="nil"/>
            </w:tcBorders>
            <w:shd w:val="clear" w:color="auto" w:fill="FFFFFF"/>
            <w:vAlign w:val="bottom"/>
          </w:tcPr>
          <w:p w14:paraId="735A3663" w14:textId="77777777" w:rsidR="00D90551" w:rsidRPr="006E2184" w:rsidRDefault="00D90551" w:rsidP="00A87069">
            <w:pPr>
              <w:snapToGrid w:val="0"/>
              <w:ind w:right="60"/>
              <w:rPr>
                <w:del w:id="203" w:author="Frank Demers" w:date="2026-09-25T21:14:00Z" w16du:dateUtc="2026-09-26T01:14:00Z"/>
                <w:rFonts w:ascii="Calibri Light" w:hAnsi="Calibri Light" w:cs="Calibri Light"/>
                <w:b/>
                <w:bCs/>
                <w:color w:val="000000"/>
                <w:lang w:val="en-GB"/>
              </w:rPr>
            </w:pPr>
            <w:del w:id="204" w:author="Frank Demers" w:date="2026-09-25T21:14:00Z" w16du:dateUtc="2026-09-26T01:14:00Z">
              <w:r w:rsidRPr="006E2184">
                <w:rPr>
                  <w:rFonts w:ascii="Calibri Light" w:hAnsi="Calibri Light" w:cs="Calibri Light"/>
                  <w:b/>
                  <w:bCs/>
                  <w:color w:val="000000"/>
                  <w:lang w:val="en-GB"/>
                </w:rPr>
                <w:delText>SA</w:delText>
              </w:r>
            </w:del>
          </w:p>
        </w:tc>
      </w:tr>
      <w:tr w:rsidR="00D90551" w:rsidRPr="00494390" w14:paraId="019A9785" w14:textId="77777777" w:rsidTr="00A87069">
        <w:trPr>
          <w:cantSplit/>
          <w:jc w:val="center"/>
          <w:del w:id="205" w:author="Frank Demers" w:date="2026-09-25T21:14:00Z" w16du:dateUtc="2026-09-26T01:14:00Z"/>
        </w:trPr>
        <w:tc>
          <w:tcPr>
            <w:tcW w:w="2152" w:type="pct"/>
            <w:vMerge/>
            <w:tcBorders>
              <w:top w:val="single" w:sz="4" w:space="0" w:color="auto"/>
              <w:bottom w:val="single" w:sz="4" w:space="0" w:color="auto"/>
              <w:right w:val="nil"/>
            </w:tcBorders>
            <w:shd w:val="clear" w:color="auto" w:fill="FFFFFF"/>
            <w:vAlign w:val="bottom"/>
          </w:tcPr>
          <w:p w14:paraId="082B4F76" w14:textId="77777777" w:rsidR="00D90551" w:rsidRPr="00494390" w:rsidRDefault="00D90551" w:rsidP="00A87069">
            <w:pPr>
              <w:snapToGrid w:val="0"/>
              <w:rPr>
                <w:del w:id="206" w:author="Frank Demers" w:date="2026-09-25T21:14:00Z" w16du:dateUtc="2026-09-26T01:14:00Z"/>
                <w:rFonts w:ascii="Calibri Light" w:hAnsi="Calibri Light" w:cs="Calibri Light"/>
                <w:color w:val="000000"/>
                <w:lang w:val="en-GB"/>
              </w:rPr>
            </w:pPr>
          </w:p>
        </w:tc>
        <w:tc>
          <w:tcPr>
            <w:tcW w:w="323" w:type="pct"/>
            <w:tcBorders>
              <w:top w:val="single" w:sz="4" w:space="0" w:color="auto"/>
              <w:left w:val="nil"/>
              <w:bottom w:val="single" w:sz="4" w:space="0" w:color="auto"/>
              <w:right w:val="nil"/>
            </w:tcBorders>
            <w:shd w:val="clear" w:color="auto" w:fill="FFFFFF"/>
            <w:vAlign w:val="bottom"/>
          </w:tcPr>
          <w:p w14:paraId="00942768" w14:textId="77777777" w:rsidR="00D90551" w:rsidRPr="006E2184" w:rsidRDefault="00D90551" w:rsidP="00A87069">
            <w:pPr>
              <w:snapToGrid w:val="0"/>
              <w:ind w:right="60"/>
              <w:rPr>
                <w:del w:id="207" w:author="Frank Demers" w:date="2026-09-25T21:14:00Z" w16du:dateUtc="2026-09-26T01:14:00Z"/>
                <w:rFonts w:ascii="Calibri Light" w:hAnsi="Calibri Light" w:cs="Calibri Light"/>
                <w:b/>
                <w:bCs/>
                <w:color w:val="000000"/>
                <w:lang w:val="en-GB"/>
              </w:rPr>
            </w:pPr>
            <w:del w:id="208" w:author="Frank Demers" w:date="2026-09-25T21:14:00Z" w16du:dateUtc="2026-09-26T01:14:00Z">
              <w:r w:rsidRPr="006E2184">
                <w:rPr>
                  <w:rFonts w:ascii="Calibri Light" w:hAnsi="Calibri Light" w:cs="Calibri Light"/>
                  <w:b/>
                  <w:bCs/>
                  <w:color w:val="000000"/>
                  <w:lang w:val="en-GB"/>
                </w:rPr>
                <w:delText>n</w:delText>
              </w:r>
            </w:del>
          </w:p>
        </w:tc>
        <w:tc>
          <w:tcPr>
            <w:tcW w:w="270" w:type="pct"/>
            <w:tcBorders>
              <w:top w:val="single" w:sz="4" w:space="0" w:color="auto"/>
              <w:left w:val="nil"/>
              <w:bottom w:val="single" w:sz="4" w:space="0" w:color="auto"/>
              <w:right w:val="nil"/>
            </w:tcBorders>
            <w:shd w:val="clear" w:color="auto" w:fill="FFFFFF"/>
            <w:vAlign w:val="bottom"/>
          </w:tcPr>
          <w:p w14:paraId="4EB86379" w14:textId="77777777" w:rsidR="00D90551" w:rsidRPr="006E2184" w:rsidRDefault="00D90551" w:rsidP="00A87069">
            <w:pPr>
              <w:snapToGrid w:val="0"/>
              <w:ind w:right="60"/>
              <w:rPr>
                <w:del w:id="209" w:author="Frank Demers" w:date="2026-09-25T21:14:00Z" w16du:dateUtc="2026-09-26T01:14:00Z"/>
                <w:rFonts w:ascii="Calibri Light" w:hAnsi="Calibri Light" w:cs="Calibri Light"/>
                <w:b/>
                <w:bCs/>
                <w:color w:val="000000"/>
                <w:lang w:val="en-GB"/>
              </w:rPr>
            </w:pPr>
            <w:del w:id="210" w:author="Frank Demers" w:date="2026-09-25T21:14:00Z" w16du:dateUtc="2026-09-26T01:14:00Z">
              <w:r w:rsidRPr="006E2184">
                <w:rPr>
                  <w:rFonts w:ascii="Calibri Light" w:hAnsi="Calibri Light" w:cs="Calibri Light"/>
                  <w:b/>
                  <w:bCs/>
                  <w:color w:val="000000"/>
                  <w:lang w:val="en-GB"/>
                </w:rPr>
                <w:delText>%</w:delText>
              </w:r>
            </w:del>
          </w:p>
        </w:tc>
        <w:tc>
          <w:tcPr>
            <w:tcW w:w="323" w:type="pct"/>
            <w:tcBorders>
              <w:top w:val="single" w:sz="4" w:space="0" w:color="auto"/>
              <w:left w:val="nil"/>
              <w:bottom w:val="single" w:sz="4" w:space="0" w:color="auto"/>
              <w:right w:val="nil"/>
            </w:tcBorders>
            <w:shd w:val="clear" w:color="auto" w:fill="FFFFFF"/>
            <w:vAlign w:val="bottom"/>
          </w:tcPr>
          <w:p w14:paraId="12CCF69F" w14:textId="77777777" w:rsidR="00D90551" w:rsidRPr="006E2184" w:rsidRDefault="00D90551" w:rsidP="00A87069">
            <w:pPr>
              <w:snapToGrid w:val="0"/>
              <w:ind w:right="60"/>
              <w:rPr>
                <w:del w:id="211" w:author="Frank Demers" w:date="2026-09-25T21:14:00Z" w16du:dateUtc="2026-09-26T01:14:00Z"/>
                <w:rFonts w:ascii="Calibri Light" w:hAnsi="Calibri Light" w:cs="Calibri Light"/>
                <w:b/>
                <w:bCs/>
                <w:color w:val="000000"/>
                <w:lang w:val="en-GB"/>
              </w:rPr>
            </w:pPr>
            <w:del w:id="212" w:author="Frank Demers" w:date="2026-09-25T21:14:00Z" w16du:dateUtc="2026-09-26T01:14:00Z">
              <w:r w:rsidRPr="006E2184">
                <w:rPr>
                  <w:rFonts w:ascii="Calibri Light" w:hAnsi="Calibri Light" w:cs="Calibri Light"/>
                  <w:b/>
                  <w:bCs/>
                  <w:color w:val="000000"/>
                  <w:lang w:val="en-GB"/>
                </w:rPr>
                <w:delText>n</w:delText>
              </w:r>
            </w:del>
          </w:p>
        </w:tc>
        <w:tc>
          <w:tcPr>
            <w:tcW w:w="324" w:type="pct"/>
            <w:tcBorders>
              <w:top w:val="single" w:sz="4" w:space="0" w:color="auto"/>
              <w:left w:val="nil"/>
              <w:bottom w:val="single" w:sz="4" w:space="0" w:color="auto"/>
              <w:right w:val="nil"/>
            </w:tcBorders>
            <w:shd w:val="clear" w:color="auto" w:fill="FFFFFF"/>
            <w:vAlign w:val="bottom"/>
          </w:tcPr>
          <w:p w14:paraId="5C1DF2A6" w14:textId="77777777" w:rsidR="00D90551" w:rsidRPr="006E2184" w:rsidRDefault="00D90551" w:rsidP="00A87069">
            <w:pPr>
              <w:snapToGrid w:val="0"/>
              <w:ind w:right="60"/>
              <w:rPr>
                <w:del w:id="213" w:author="Frank Demers" w:date="2026-09-25T21:14:00Z" w16du:dateUtc="2026-09-26T01:14:00Z"/>
                <w:rFonts w:ascii="Calibri Light" w:hAnsi="Calibri Light" w:cs="Calibri Light"/>
                <w:b/>
                <w:bCs/>
                <w:color w:val="000000"/>
                <w:lang w:val="en-GB"/>
              </w:rPr>
            </w:pPr>
            <w:del w:id="214" w:author="Frank Demers" w:date="2026-09-25T21:14:00Z" w16du:dateUtc="2026-09-26T01:14:00Z">
              <w:r w:rsidRPr="006E2184">
                <w:rPr>
                  <w:rFonts w:ascii="Calibri Light" w:hAnsi="Calibri Light" w:cs="Calibri Light"/>
                  <w:b/>
                  <w:bCs/>
                  <w:color w:val="000000"/>
                  <w:lang w:val="en-GB"/>
                </w:rPr>
                <w:delText>%</w:delText>
              </w:r>
            </w:del>
          </w:p>
        </w:tc>
        <w:tc>
          <w:tcPr>
            <w:tcW w:w="255" w:type="pct"/>
            <w:tcBorders>
              <w:top w:val="single" w:sz="4" w:space="0" w:color="auto"/>
              <w:left w:val="nil"/>
              <w:bottom w:val="single" w:sz="4" w:space="0" w:color="auto"/>
              <w:right w:val="nil"/>
            </w:tcBorders>
            <w:shd w:val="clear" w:color="auto" w:fill="FFFFFF"/>
            <w:vAlign w:val="bottom"/>
          </w:tcPr>
          <w:p w14:paraId="03F2AFB0" w14:textId="77777777" w:rsidR="00D90551" w:rsidRPr="006E2184" w:rsidRDefault="00D90551" w:rsidP="00A87069">
            <w:pPr>
              <w:snapToGrid w:val="0"/>
              <w:ind w:right="60"/>
              <w:rPr>
                <w:del w:id="215" w:author="Frank Demers" w:date="2026-09-25T21:14:00Z" w16du:dateUtc="2026-09-26T01:14:00Z"/>
                <w:rFonts w:ascii="Calibri Light" w:hAnsi="Calibri Light" w:cs="Calibri Light"/>
                <w:b/>
                <w:bCs/>
                <w:color w:val="000000"/>
                <w:lang w:val="en-GB"/>
              </w:rPr>
            </w:pPr>
            <w:del w:id="216" w:author="Frank Demers" w:date="2026-09-25T21:14:00Z" w16du:dateUtc="2026-09-26T01:14:00Z">
              <w:r w:rsidRPr="006E2184">
                <w:rPr>
                  <w:rFonts w:ascii="Calibri Light" w:hAnsi="Calibri Light" w:cs="Calibri Light"/>
                  <w:b/>
                  <w:bCs/>
                  <w:color w:val="000000"/>
                  <w:lang w:val="en-GB"/>
                </w:rPr>
                <w:delText>n</w:delText>
              </w:r>
            </w:del>
          </w:p>
        </w:tc>
        <w:tc>
          <w:tcPr>
            <w:tcW w:w="295" w:type="pct"/>
            <w:tcBorders>
              <w:top w:val="single" w:sz="4" w:space="0" w:color="auto"/>
              <w:left w:val="nil"/>
              <w:bottom w:val="single" w:sz="4" w:space="0" w:color="auto"/>
              <w:right w:val="nil"/>
            </w:tcBorders>
            <w:shd w:val="clear" w:color="auto" w:fill="FFFFFF"/>
            <w:vAlign w:val="bottom"/>
          </w:tcPr>
          <w:p w14:paraId="104A9D33" w14:textId="77777777" w:rsidR="00D90551" w:rsidRPr="006E2184" w:rsidRDefault="00D90551" w:rsidP="00A87069">
            <w:pPr>
              <w:snapToGrid w:val="0"/>
              <w:ind w:right="60"/>
              <w:rPr>
                <w:del w:id="217" w:author="Frank Demers" w:date="2026-09-25T21:14:00Z" w16du:dateUtc="2026-09-26T01:14:00Z"/>
                <w:rFonts w:ascii="Calibri Light" w:hAnsi="Calibri Light" w:cs="Calibri Light"/>
                <w:b/>
                <w:bCs/>
                <w:color w:val="000000"/>
                <w:lang w:val="en-GB"/>
              </w:rPr>
            </w:pPr>
            <w:del w:id="218" w:author="Frank Demers" w:date="2026-09-25T21:14:00Z" w16du:dateUtc="2026-09-26T01:14:00Z">
              <w:r w:rsidRPr="006E2184">
                <w:rPr>
                  <w:rFonts w:ascii="Calibri Light" w:hAnsi="Calibri Light" w:cs="Calibri Light"/>
                  <w:b/>
                  <w:bCs/>
                  <w:color w:val="000000"/>
                  <w:lang w:val="en-GB"/>
                </w:rPr>
                <w:delText>%</w:delText>
              </w:r>
            </w:del>
          </w:p>
        </w:tc>
        <w:tc>
          <w:tcPr>
            <w:tcW w:w="235" w:type="pct"/>
            <w:tcBorders>
              <w:top w:val="single" w:sz="4" w:space="0" w:color="auto"/>
              <w:left w:val="nil"/>
              <w:bottom w:val="single" w:sz="4" w:space="0" w:color="auto"/>
              <w:right w:val="nil"/>
            </w:tcBorders>
            <w:shd w:val="clear" w:color="auto" w:fill="FFFFFF"/>
            <w:vAlign w:val="bottom"/>
          </w:tcPr>
          <w:p w14:paraId="197D7217" w14:textId="77777777" w:rsidR="00D90551" w:rsidRPr="006E2184" w:rsidRDefault="00D90551" w:rsidP="00A87069">
            <w:pPr>
              <w:snapToGrid w:val="0"/>
              <w:ind w:right="60"/>
              <w:rPr>
                <w:del w:id="219" w:author="Frank Demers" w:date="2026-09-25T21:14:00Z" w16du:dateUtc="2026-09-26T01:14:00Z"/>
                <w:rFonts w:ascii="Calibri Light" w:hAnsi="Calibri Light" w:cs="Calibri Light"/>
                <w:b/>
                <w:bCs/>
                <w:color w:val="000000"/>
                <w:lang w:val="en-GB"/>
              </w:rPr>
            </w:pPr>
            <w:del w:id="220" w:author="Frank Demers" w:date="2026-09-25T21:14:00Z" w16du:dateUtc="2026-09-26T01:14:00Z">
              <w:r w:rsidRPr="006E2184">
                <w:rPr>
                  <w:rFonts w:ascii="Calibri Light" w:hAnsi="Calibri Light" w:cs="Calibri Light"/>
                  <w:b/>
                  <w:bCs/>
                  <w:color w:val="000000"/>
                  <w:lang w:val="en-GB"/>
                </w:rPr>
                <w:delText>N</w:delText>
              </w:r>
            </w:del>
          </w:p>
        </w:tc>
        <w:tc>
          <w:tcPr>
            <w:tcW w:w="268" w:type="pct"/>
            <w:tcBorders>
              <w:top w:val="single" w:sz="4" w:space="0" w:color="auto"/>
              <w:left w:val="nil"/>
              <w:bottom w:val="single" w:sz="4" w:space="0" w:color="auto"/>
              <w:right w:val="nil"/>
            </w:tcBorders>
            <w:shd w:val="clear" w:color="auto" w:fill="FFFFFF"/>
            <w:vAlign w:val="bottom"/>
          </w:tcPr>
          <w:p w14:paraId="7C8E978C" w14:textId="77777777" w:rsidR="00D90551" w:rsidRPr="006E2184" w:rsidRDefault="00D90551" w:rsidP="00A87069">
            <w:pPr>
              <w:snapToGrid w:val="0"/>
              <w:ind w:right="60"/>
              <w:rPr>
                <w:del w:id="221" w:author="Frank Demers" w:date="2026-09-25T21:14:00Z" w16du:dateUtc="2026-09-26T01:14:00Z"/>
                <w:rFonts w:ascii="Calibri Light" w:hAnsi="Calibri Light" w:cs="Calibri Light"/>
                <w:b/>
                <w:bCs/>
                <w:color w:val="000000"/>
                <w:lang w:val="en-GB"/>
              </w:rPr>
            </w:pPr>
            <w:del w:id="222" w:author="Frank Demers" w:date="2026-09-25T21:14:00Z" w16du:dateUtc="2026-09-26T01:14:00Z">
              <w:r w:rsidRPr="006E2184">
                <w:rPr>
                  <w:rFonts w:ascii="Calibri Light" w:hAnsi="Calibri Light" w:cs="Calibri Light"/>
                  <w:b/>
                  <w:bCs/>
                  <w:color w:val="000000"/>
                  <w:lang w:val="en-GB"/>
                </w:rPr>
                <w:delText>%</w:delText>
              </w:r>
            </w:del>
          </w:p>
        </w:tc>
        <w:tc>
          <w:tcPr>
            <w:tcW w:w="260" w:type="pct"/>
            <w:tcBorders>
              <w:top w:val="single" w:sz="4" w:space="0" w:color="auto"/>
              <w:left w:val="nil"/>
              <w:bottom w:val="single" w:sz="4" w:space="0" w:color="auto"/>
              <w:right w:val="nil"/>
            </w:tcBorders>
            <w:shd w:val="clear" w:color="auto" w:fill="FFFFFF"/>
            <w:vAlign w:val="bottom"/>
          </w:tcPr>
          <w:p w14:paraId="0558C2BC" w14:textId="77777777" w:rsidR="00D90551" w:rsidRPr="006E2184" w:rsidRDefault="00D90551" w:rsidP="00A87069">
            <w:pPr>
              <w:snapToGrid w:val="0"/>
              <w:ind w:right="60"/>
              <w:rPr>
                <w:del w:id="223" w:author="Frank Demers" w:date="2026-09-25T21:14:00Z" w16du:dateUtc="2026-09-26T01:14:00Z"/>
                <w:rFonts w:ascii="Calibri Light" w:hAnsi="Calibri Light" w:cs="Calibri Light"/>
                <w:b/>
                <w:bCs/>
                <w:color w:val="000000"/>
                <w:lang w:val="en-GB"/>
              </w:rPr>
            </w:pPr>
            <w:del w:id="224" w:author="Frank Demers" w:date="2026-09-25T21:14:00Z" w16du:dateUtc="2026-09-26T01:14:00Z">
              <w:r w:rsidRPr="006E2184">
                <w:rPr>
                  <w:rFonts w:ascii="Calibri Light" w:hAnsi="Calibri Light" w:cs="Calibri Light"/>
                  <w:b/>
                  <w:bCs/>
                  <w:color w:val="000000"/>
                  <w:lang w:val="en-GB"/>
                </w:rPr>
                <w:delText>n</w:delText>
              </w:r>
            </w:del>
          </w:p>
        </w:tc>
        <w:tc>
          <w:tcPr>
            <w:tcW w:w="295" w:type="pct"/>
            <w:tcBorders>
              <w:top w:val="single" w:sz="4" w:space="0" w:color="auto"/>
              <w:left w:val="nil"/>
              <w:bottom w:val="single" w:sz="4" w:space="0" w:color="auto"/>
              <w:right w:val="nil"/>
            </w:tcBorders>
            <w:shd w:val="clear" w:color="auto" w:fill="FFFFFF"/>
            <w:vAlign w:val="bottom"/>
          </w:tcPr>
          <w:p w14:paraId="393356ED" w14:textId="77777777" w:rsidR="00D90551" w:rsidRPr="006E2184" w:rsidRDefault="00D90551" w:rsidP="00A87069">
            <w:pPr>
              <w:snapToGrid w:val="0"/>
              <w:ind w:right="60"/>
              <w:rPr>
                <w:del w:id="225" w:author="Frank Demers" w:date="2026-09-25T21:14:00Z" w16du:dateUtc="2026-09-26T01:14:00Z"/>
                <w:rFonts w:ascii="Calibri Light" w:hAnsi="Calibri Light" w:cs="Calibri Light"/>
                <w:b/>
                <w:bCs/>
                <w:color w:val="000000"/>
                <w:lang w:val="en-GB"/>
              </w:rPr>
            </w:pPr>
            <w:del w:id="226" w:author="Frank Demers" w:date="2026-09-25T21:14:00Z" w16du:dateUtc="2026-09-26T01:14:00Z">
              <w:r w:rsidRPr="006E2184">
                <w:rPr>
                  <w:rFonts w:ascii="Calibri Light" w:hAnsi="Calibri Light" w:cs="Calibri Light"/>
                  <w:b/>
                  <w:bCs/>
                  <w:color w:val="000000"/>
                  <w:lang w:val="en-GB"/>
                </w:rPr>
                <w:delText>%</w:delText>
              </w:r>
            </w:del>
          </w:p>
        </w:tc>
      </w:tr>
      <w:tr w:rsidR="00D90551" w:rsidRPr="00494390" w14:paraId="0EF0A4E1" w14:textId="77777777" w:rsidTr="00A87069">
        <w:trPr>
          <w:cantSplit/>
          <w:jc w:val="center"/>
          <w:del w:id="227" w:author="Frank Demers" w:date="2026-09-25T21:14:00Z" w16du:dateUtc="2026-09-26T01:14:00Z"/>
        </w:trPr>
        <w:tc>
          <w:tcPr>
            <w:tcW w:w="2152" w:type="pct"/>
            <w:tcBorders>
              <w:top w:val="single" w:sz="4" w:space="0" w:color="auto"/>
              <w:right w:val="nil"/>
            </w:tcBorders>
            <w:shd w:val="clear" w:color="auto" w:fill="FFFFFF"/>
          </w:tcPr>
          <w:p w14:paraId="22B37F7E" w14:textId="77777777" w:rsidR="00D90551" w:rsidRPr="00494390" w:rsidRDefault="00D90551" w:rsidP="00A87069">
            <w:pPr>
              <w:snapToGrid w:val="0"/>
              <w:ind w:right="60"/>
              <w:rPr>
                <w:del w:id="228" w:author="Frank Demers" w:date="2026-09-25T21:14:00Z" w16du:dateUtc="2026-09-26T01:14:00Z"/>
                <w:rFonts w:ascii="Calibri Light" w:hAnsi="Calibri Light" w:cs="Calibri Light"/>
                <w:color w:val="000000"/>
                <w:lang w:val="en-GB"/>
              </w:rPr>
            </w:pPr>
            <w:del w:id="229" w:author="Frank Demers" w:date="2026-09-25T21:14:00Z" w16du:dateUtc="2026-09-26T01:14:00Z">
              <w:r w:rsidRPr="00494390">
                <w:rPr>
                  <w:rFonts w:ascii="Calibri Light" w:hAnsi="Calibri Light" w:cs="Calibri Light"/>
                  <w:color w:val="000000"/>
                  <w:lang w:val="en-GB"/>
                </w:rPr>
                <w:delText>Knowledge of classroom management in advanced media lessons</w:delText>
              </w:r>
            </w:del>
          </w:p>
        </w:tc>
        <w:tc>
          <w:tcPr>
            <w:tcW w:w="323" w:type="pct"/>
            <w:tcBorders>
              <w:top w:val="single" w:sz="4" w:space="0" w:color="auto"/>
              <w:left w:val="nil"/>
              <w:bottom w:val="nil"/>
              <w:right w:val="nil"/>
            </w:tcBorders>
            <w:shd w:val="clear" w:color="auto" w:fill="FFFFFF"/>
            <w:vAlign w:val="center"/>
          </w:tcPr>
          <w:p w14:paraId="5B2EC4C3" w14:textId="77777777" w:rsidR="00D90551" w:rsidRPr="00494390" w:rsidRDefault="00D90551" w:rsidP="00A87069">
            <w:pPr>
              <w:snapToGrid w:val="0"/>
              <w:ind w:right="60"/>
              <w:rPr>
                <w:del w:id="230" w:author="Frank Demers" w:date="2026-09-25T21:14:00Z" w16du:dateUtc="2026-09-26T01:14:00Z"/>
                <w:rFonts w:ascii="Calibri Light" w:hAnsi="Calibri Light" w:cs="Calibri Light"/>
                <w:color w:val="000000"/>
                <w:lang w:val="en-GB"/>
              </w:rPr>
            </w:pPr>
            <w:del w:id="231" w:author="Frank Demers" w:date="2026-09-25T21:14:00Z" w16du:dateUtc="2026-09-26T01:14:00Z">
              <w:r w:rsidRPr="00494390">
                <w:rPr>
                  <w:rFonts w:ascii="Calibri Light" w:hAnsi="Calibri Light" w:cs="Calibri Light"/>
                  <w:color w:val="000000"/>
                  <w:lang w:val="en-GB"/>
                </w:rPr>
                <w:delText>6</w:delText>
              </w:r>
            </w:del>
          </w:p>
        </w:tc>
        <w:tc>
          <w:tcPr>
            <w:tcW w:w="270" w:type="pct"/>
            <w:tcBorders>
              <w:top w:val="single" w:sz="4" w:space="0" w:color="auto"/>
              <w:left w:val="nil"/>
              <w:bottom w:val="nil"/>
              <w:right w:val="nil"/>
            </w:tcBorders>
            <w:shd w:val="clear" w:color="auto" w:fill="FFFFFF"/>
            <w:vAlign w:val="center"/>
          </w:tcPr>
          <w:p w14:paraId="2C3F56D4" w14:textId="77777777" w:rsidR="00D90551" w:rsidRPr="00494390" w:rsidRDefault="00D90551" w:rsidP="00A87069">
            <w:pPr>
              <w:snapToGrid w:val="0"/>
              <w:ind w:right="60"/>
              <w:rPr>
                <w:del w:id="232" w:author="Frank Demers" w:date="2026-09-25T21:14:00Z" w16du:dateUtc="2026-09-26T01:14:00Z"/>
                <w:rFonts w:ascii="Calibri Light" w:hAnsi="Calibri Light" w:cs="Calibri Light"/>
                <w:color w:val="000000"/>
                <w:lang w:val="en-GB"/>
              </w:rPr>
            </w:pPr>
            <w:del w:id="233" w:author="Frank Demers" w:date="2026-09-25T21:14:00Z" w16du:dateUtc="2026-09-26T01:14:00Z">
              <w:r w:rsidRPr="00494390">
                <w:rPr>
                  <w:rFonts w:ascii="Calibri Light" w:hAnsi="Calibri Light" w:cs="Calibri Light"/>
                  <w:color w:val="000000"/>
                  <w:lang w:val="en-GB"/>
                </w:rPr>
                <w:delText>2.5</w:delText>
              </w:r>
            </w:del>
          </w:p>
        </w:tc>
        <w:tc>
          <w:tcPr>
            <w:tcW w:w="323" w:type="pct"/>
            <w:tcBorders>
              <w:top w:val="single" w:sz="4" w:space="0" w:color="auto"/>
              <w:left w:val="nil"/>
              <w:bottom w:val="nil"/>
              <w:right w:val="nil"/>
            </w:tcBorders>
            <w:shd w:val="clear" w:color="auto" w:fill="FFFFFF"/>
            <w:vAlign w:val="center"/>
          </w:tcPr>
          <w:p w14:paraId="14F2C70E" w14:textId="77777777" w:rsidR="00D90551" w:rsidRPr="00494390" w:rsidRDefault="00D90551" w:rsidP="00A87069">
            <w:pPr>
              <w:snapToGrid w:val="0"/>
              <w:ind w:right="60"/>
              <w:rPr>
                <w:del w:id="234" w:author="Frank Demers" w:date="2026-09-25T21:14:00Z" w16du:dateUtc="2026-09-26T01:14:00Z"/>
                <w:rFonts w:ascii="Calibri Light" w:hAnsi="Calibri Light" w:cs="Calibri Light"/>
                <w:color w:val="000000"/>
                <w:lang w:val="en-GB"/>
              </w:rPr>
            </w:pPr>
            <w:del w:id="235" w:author="Frank Demers" w:date="2026-09-25T21:14:00Z" w16du:dateUtc="2026-09-26T01:14:00Z">
              <w:r w:rsidRPr="00494390">
                <w:rPr>
                  <w:rFonts w:ascii="Calibri Light" w:hAnsi="Calibri Light" w:cs="Calibri Light"/>
                  <w:color w:val="000000"/>
                  <w:lang w:val="en-GB"/>
                </w:rPr>
                <w:delText>20</w:delText>
              </w:r>
            </w:del>
          </w:p>
        </w:tc>
        <w:tc>
          <w:tcPr>
            <w:tcW w:w="324" w:type="pct"/>
            <w:tcBorders>
              <w:top w:val="single" w:sz="4" w:space="0" w:color="auto"/>
              <w:left w:val="nil"/>
              <w:bottom w:val="nil"/>
              <w:right w:val="nil"/>
            </w:tcBorders>
            <w:shd w:val="clear" w:color="auto" w:fill="FFFFFF"/>
            <w:vAlign w:val="center"/>
          </w:tcPr>
          <w:p w14:paraId="40CB14DD" w14:textId="77777777" w:rsidR="00D90551" w:rsidRPr="00494390" w:rsidRDefault="00D90551" w:rsidP="00A87069">
            <w:pPr>
              <w:snapToGrid w:val="0"/>
              <w:ind w:right="60"/>
              <w:rPr>
                <w:del w:id="236" w:author="Frank Demers" w:date="2026-09-25T21:14:00Z" w16du:dateUtc="2026-09-26T01:14:00Z"/>
                <w:rFonts w:ascii="Calibri Light" w:hAnsi="Calibri Light" w:cs="Calibri Light"/>
                <w:color w:val="000000"/>
                <w:lang w:val="en-GB"/>
              </w:rPr>
            </w:pPr>
            <w:del w:id="237" w:author="Frank Demers" w:date="2026-09-25T21:14:00Z" w16du:dateUtc="2026-09-26T01:14:00Z">
              <w:r w:rsidRPr="00494390">
                <w:rPr>
                  <w:rFonts w:ascii="Calibri Light" w:hAnsi="Calibri Light" w:cs="Calibri Light"/>
                  <w:color w:val="000000"/>
                  <w:lang w:val="en-GB"/>
                </w:rPr>
                <w:delText>8.5</w:delText>
              </w:r>
            </w:del>
          </w:p>
        </w:tc>
        <w:tc>
          <w:tcPr>
            <w:tcW w:w="255" w:type="pct"/>
            <w:tcBorders>
              <w:top w:val="single" w:sz="4" w:space="0" w:color="auto"/>
              <w:left w:val="nil"/>
              <w:bottom w:val="nil"/>
              <w:right w:val="nil"/>
            </w:tcBorders>
            <w:shd w:val="clear" w:color="auto" w:fill="FFFFFF"/>
            <w:vAlign w:val="center"/>
          </w:tcPr>
          <w:p w14:paraId="49EC45A4" w14:textId="77777777" w:rsidR="00D90551" w:rsidRPr="00494390" w:rsidRDefault="00D90551" w:rsidP="00A87069">
            <w:pPr>
              <w:snapToGrid w:val="0"/>
              <w:ind w:right="60"/>
              <w:rPr>
                <w:del w:id="238" w:author="Frank Demers" w:date="2026-09-25T21:14:00Z" w16du:dateUtc="2026-09-26T01:14:00Z"/>
                <w:rFonts w:ascii="Calibri Light" w:hAnsi="Calibri Light" w:cs="Calibri Light"/>
                <w:color w:val="000000"/>
                <w:lang w:val="en-GB"/>
              </w:rPr>
            </w:pPr>
            <w:del w:id="239" w:author="Frank Demers" w:date="2026-09-25T21:14:00Z" w16du:dateUtc="2026-09-26T01:14:00Z">
              <w:r w:rsidRPr="00494390">
                <w:rPr>
                  <w:rFonts w:ascii="Calibri Light" w:hAnsi="Calibri Light" w:cs="Calibri Light"/>
                  <w:color w:val="000000"/>
                  <w:lang w:val="en-GB"/>
                </w:rPr>
                <w:delText>80</w:delText>
              </w:r>
            </w:del>
          </w:p>
        </w:tc>
        <w:tc>
          <w:tcPr>
            <w:tcW w:w="295" w:type="pct"/>
            <w:tcBorders>
              <w:top w:val="single" w:sz="4" w:space="0" w:color="auto"/>
              <w:left w:val="nil"/>
              <w:bottom w:val="nil"/>
              <w:right w:val="nil"/>
            </w:tcBorders>
            <w:shd w:val="clear" w:color="auto" w:fill="FFFFFF"/>
            <w:vAlign w:val="center"/>
          </w:tcPr>
          <w:p w14:paraId="083878E0" w14:textId="77777777" w:rsidR="00D90551" w:rsidRPr="00494390" w:rsidRDefault="00D90551" w:rsidP="00A87069">
            <w:pPr>
              <w:snapToGrid w:val="0"/>
              <w:ind w:right="60"/>
              <w:rPr>
                <w:del w:id="240" w:author="Frank Demers" w:date="2026-09-25T21:14:00Z" w16du:dateUtc="2026-09-26T01:14:00Z"/>
                <w:rFonts w:ascii="Calibri Light" w:hAnsi="Calibri Light" w:cs="Calibri Light"/>
                <w:color w:val="000000"/>
                <w:lang w:val="en-GB"/>
              </w:rPr>
            </w:pPr>
            <w:del w:id="241" w:author="Frank Demers" w:date="2026-09-25T21:14:00Z" w16du:dateUtc="2026-09-26T01:14:00Z">
              <w:r w:rsidRPr="00494390">
                <w:rPr>
                  <w:rFonts w:ascii="Calibri Light" w:hAnsi="Calibri Light" w:cs="Calibri Light"/>
                  <w:color w:val="000000"/>
                  <w:lang w:val="en-GB"/>
                </w:rPr>
                <w:delText>33.9</w:delText>
              </w:r>
            </w:del>
          </w:p>
        </w:tc>
        <w:tc>
          <w:tcPr>
            <w:tcW w:w="235" w:type="pct"/>
            <w:tcBorders>
              <w:top w:val="single" w:sz="4" w:space="0" w:color="auto"/>
              <w:left w:val="nil"/>
              <w:bottom w:val="nil"/>
              <w:right w:val="nil"/>
            </w:tcBorders>
            <w:shd w:val="clear" w:color="auto" w:fill="FFFFFF"/>
            <w:vAlign w:val="center"/>
          </w:tcPr>
          <w:p w14:paraId="7981EA1C" w14:textId="77777777" w:rsidR="00D90551" w:rsidRPr="00494390" w:rsidRDefault="00D90551" w:rsidP="00A87069">
            <w:pPr>
              <w:snapToGrid w:val="0"/>
              <w:ind w:right="60"/>
              <w:rPr>
                <w:del w:id="242" w:author="Frank Demers" w:date="2026-09-25T21:14:00Z" w16du:dateUtc="2026-09-26T01:14:00Z"/>
                <w:rFonts w:ascii="Calibri Light" w:hAnsi="Calibri Light" w:cs="Calibri Light"/>
                <w:color w:val="000000"/>
                <w:lang w:val="en-GB"/>
              </w:rPr>
            </w:pPr>
            <w:del w:id="243" w:author="Frank Demers" w:date="2026-09-25T21:14:00Z" w16du:dateUtc="2026-09-26T01:14:00Z">
              <w:r w:rsidRPr="00494390">
                <w:rPr>
                  <w:rFonts w:ascii="Calibri Light" w:hAnsi="Calibri Light" w:cs="Calibri Light"/>
                  <w:color w:val="000000"/>
                  <w:lang w:val="en-GB"/>
                </w:rPr>
                <w:delText>103</w:delText>
              </w:r>
            </w:del>
          </w:p>
        </w:tc>
        <w:tc>
          <w:tcPr>
            <w:tcW w:w="268" w:type="pct"/>
            <w:tcBorders>
              <w:top w:val="single" w:sz="4" w:space="0" w:color="auto"/>
              <w:left w:val="nil"/>
              <w:bottom w:val="nil"/>
              <w:right w:val="nil"/>
            </w:tcBorders>
            <w:shd w:val="clear" w:color="auto" w:fill="FFFFFF"/>
            <w:vAlign w:val="center"/>
          </w:tcPr>
          <w:p w14:paraId="07FF31FB" w14:textId="77777777" w:rsidR="00D90551" w:rsidRPr="00494390" w:rsidRDefault="00D90551" w:rsidP="00A87069">
            <w:pPr>
              <w:snapToGrid w:val="0"/>
              <w:ind w:right="60"/>
              <w:rPr>
                <w:del w:id="244" w:author="Frank Demers" w:date="2026-09-25T21:14:00Z" w16du:dateUtc="2026-09-26T01:14:00Z"/>
                <w:rFonts w:ascii="Calibri Light" w:hAnsi="Calibri Light" w:cs="Calibri Light"/>
                <w:color w:val="000000"/>
                <w:lang w:val="en-GB"/>
              </w:rPr>
            </w:pPr>
            <w:del w:id="245" w:author="Frank Demers" w:date="2026-09-25T21:14:00Z" w16du:dateUtc="2026-09-26T01:14:00Z">
              <w:r w:rsidRPr="00494390">
                <w:rPr>
                  <w:rFonts w:ascii="Calibri Light" w:hAnsi="Calibri Light" w:cs="Calibri Light"/>
                  <w:color w:val="000000"/>
                  <w:lang w:val="en-GB"/>
                </w:rPr>
                <w:delText>43.6</w:delText>
              </w:r>
            </w:del>
          </w:p>
        </w:tc>
        <w:tc>
          <w:tcPr>
            <w:tcW w:w="260" w:type="pct"/>
            <w:tcBorders>
              <w:top w:val="single" w:sz="4" w:space="0" w:color="auto"/>
              <w:left w:val="nil"/>
              <w:bottom w:val="nil"/>
              <w:right w:val="nil"/>
            </w:tcBorders>
            <w:shd w:val="clear" w:color="auto" w:fill="FFFFFF"/>
            <w:vAlign w:val="center"/>
          </w:tcPr>
          <w:p w14:paraId="642D1CC2" w14:textId="77777777" w:rsidR="00D90551" w:rsidRPr="00494390" w:rsidRDefault="00D90551" w:rsidP="00A87069">
            <w:pPr>
              <w:snapToGrid w:val="0"/>
              <w:ind w:right="60"/>
              <w:rPr>
                <w:del w:id="246" w:author="Frank Demers" w:date="2026-09-25T21:14:00Z" w16du:dateUtc="2026-09-26T01:14:00Z"/>
                <w:rFonts w:ascii="Calibri Light" w:hAnsi="Calibri Light" w:cs="Calibri Light"/>
                <w:color w:val="000000"/>
                <w:lang w:val="en-GB"/>
              </w:rPr>
            </w:pPr>
            <w:del w:id="247" w:author="Frank Demers" w:date="2026-09-25T21:14:00Z" w16du:dateUtc="2026-09-26T01:14:00Z">
              <w:r w:rsidRPr="00494390">
                <w:rPr>
                  <w:rFonts w:ascii="Calibri Light" w:hAnsi="Calibri Light" w:cs="Calibri Light"/>
                  <w:color w:val="000000"/>
                  <w:lang w:val="en-GB"/>
                </w:rPr>
                <w:delText>27</w:delText>
              </w:r>
            </w:del>
          </w:p>
        </w:tc>
        <w:tc>
          <w:tcPr>
            <w:tcW w:w="295" w:type="pct"/>
            <w:tcBorders>
              <w:top w:val="single" w:sz="4" w:space="0" w:color="auto"/>
              <w:left w:val="nil"/>
              <w:bottom w:val="nil"/>
              <w:right w:val="nil"/>
            </w:tcBorders>
            <w:shd w:val="clear" w:color="auto" w:fill="FFFFFF"/>
            <w:vAlign w:val="center"/>
          </w:tcPr>
          <w:p w14:paraId="31B52F9F" w14:textId="77777777" w:rsidR="00D90551" w:rsidRPr="00494390" w:rsidRDefault="00D90551" w:rsidP="00A87069">
            <w:pPr>
              <w:snapToGrid w:val="0"/>
              <w:ind w:right="60"/>
              <w:rPr>
                <w:del w:id="248" w:author="Frank Demers" w:date="2026-09-25T21:14:00Z" w16du:dateUtc="2026-09-26T01:14:00Z"/>
                <w:rFonts w:ascii="Calibri Light" w:hAnsi="Calibri Light" w:cs="Calibri Light"/>
                <w:color w:val="000000"/>
                <w:lang w:val="en-GB"/>
              </w:rPr>
            </w:pPr>
            <w:del w:id="249" w:author="Frank Demers" w:date="2026-09-25T21:14:00Z" w16du:dateUtc="2026-09-26T01:14:00Z">
              <w:r w:rsidRPr="00494390">
                <w:rPr>
                  <w:rFonts w:ascii="Calibri Light" w:hAnsi="Calibri Light" w:cs="Calibri Light"/>
                  <w:color w:val="000000"/>
                  <w:lang w:val="en-GB"/>
                </w:rPr>
                <w:delText>11.4</w:delText>
              </w:r>
            </w:del>
          </w:p>
        </w:tc>
      </w:tr>
      <w:tr w:rsidR="00D90551" w:rsidRPr="00494390" w14:paraId="53BDF287" w14:textId="77777777" w:rsidTr="00A87069">
        <w:trPr>
          <w:cantSplit/>
          <w:jc w:val="center"/>
          <w:del w:id="250" w:author="Frank Demers" w:date="2026-09-25T21:14:00Z" w16du:dateUtc="2026-09-26T01:14:00Z"/>
        </w:trPr>
        <w:tc>
          <w:tcPr>
            <w:tcW w:w="2152" w:type="pct"/>
            <w:tcBorders>
              <w:right w:val="nil"/>
            </w:tcBorders>
            <w:shd w:val="clear" w:color="auto" w:fill="FFFFFF"/>
          </w:tcPr>
          <w:p w14:paraId="40F21578" w14:textId="77777777" w:rsidR="00D90551" w:rsidRPr="00494390" w:rsidRDefault="00D90551" w:rsidP="00A87069">
            <w:pPr>
              <w:snapToGrid w:val="0"/>
              <w:ind w:right="60"/>
              <w:rPr>
                <w:del w:id="251" w:author="Frank Demers" w:date="2026-09-25T21:14:00Z" w16du:dateUtc="2026-09-26T01:14:00Z"/>
                <w:rFonts w:ascii="Calibri Light" w:hAnsi="Calibri Light" w:cs="Calibri Light"/>
                <w:color w:val="000000"/>
                <w:lang w:val="en-GB"/>
              </w:rPr>
            </w:pPr>
            <w:del w:id="252" w:author="Frank Demers" w:date="2026-09-25T21:14:00Z" w16du:dateUtc="2026-09-26T01:14:00Z">
              <w:r w:rsidRPr="00494390">
                <w:rPr>
                  <w:rFonts w:ascii="Calibri Light" w:hAnsi="Calibri Light" w:cs="Calibri Light"/>
                  <w:color w:val="000000"/>
                  <w:lang w:val="en-GB"/>
                </w:rPr>
                <w:delText>Knowledge of teaching methods suited for advanced media lessons</w:delText>
              </w:r>
            </w:del>
          </w:p>
        </w:tc>
        <w:tc>
          <w:tcPr>
            <w:tcW w:w="323" w:type="pct"/>
            <w:tcBorders>
              <w:top w:val="nil"/>
              <w:left w:val="nil"/>
              <w:bottom w:val="nil"/>
              <w:right w:val="nil"/>
            </w:tcBorders>
            <w:shd w:val="clear" w:color="auto" w:fill="FFFFFF"/>
            <w:vAlign w:val="center"/>
          </w:tcPr>
          <w:p w14:paraId="222E6C3F" w14:textId="77777777" w:rsidR="00D90551" w:rsidRPr="00494390" w:rsidRDefault="00D90551" w:rsidP="00A87069">
            <w:pPr>
              <w:snapToGrid w:val="0"/>
              <w:ind w:right="60"/>
              <w:rPr>
                <w:del w:id="253" w:author="Frank Demers" w:date="2026-09-25T21:14:00Z" w16du:dateUtc="2026-09-26T01:14:00Z"/>
                <w:rFonts w:ascii="Calibri Light" w:hAnsi="Calibri Light" w:cs="Calibri Light"/>
                <w:color w:val="000000"/>
                <w:lang w:val="en-GB"/>
              </w:rPr>
            </w:pPr>
            <w:del w:id="254" w:author="Frank Demers" w:date="2026-09-25T21:14:00Z" w16du:dateUtc="2026-09-26T01:14:00Z">
              <w:r w:rsidRPr="00494390">
                <w:rPr>
                  <w:rFonts w:ascii="Calibri Light" w:hAnsi="Calibri Light" w:cs="Calibri Light"/>
                  <w:color w:val="000000"/>
                  <w:lang w:val="en-GB"/>
                </w:rPr>
                <w:delText>4</w:delText>
              </w:r>
            </w:del>
          </w:p>
        </w:tc>
        <w:tc>
          <w:tcPr>
            <w:tcW w:w="270" w:type="pct"/>
            <w:tcBorders>
              <w:top w:val="nil"/>
              <w:left w:val="nil"/>
              <w:bottom w:val="nil"/>
              <w:right w:val="nil"/>
            </w:tcBorders>
            <w:shd w:val="clear" w:color="auto" w:fill="FFFFFF"/>
            <w:vAlign w:val="center"/>
          </w:tcPr>
          <w:p w14:paraId="69FB6395" w14:textId="77777777" w:rsidR="00D90551" w:rsidRPr="00494390" w:rsidRDefault="00D90551" w:rsidP="00A87069">
            <w:pPr>
              <w:snapToGrid w:val="0"/>
              <w:ind w:right="60"/>
              <w:rPr>
                <w:del w:id="255" w:author="Frank Demers" w:date="2026-09-25T21:14:00Z" w16du:dateUtc="2026-09-26T01:14:00Z"/>
                <w:rFonts w:ascii="Calibri Light" w:hAnsi="Calibri Light" w:cs="Calibri Light"/>
                <w:color w:val="000000"/>
                <w:lang w:val="en-GB"/>
              </w:rPr>
            </w:pPr>
            <w:del w:id="256" w:author="Frank Demers" w:date="2026-09-25T21:14:00Z" w16du:dateUtc="2026-09-26T01:14:00Z">
              <w:r w:rsidRPr="00494390">
                <w:rPr>
                  <w:rFonts w:ascii="Calibri Light" w:hAnsi="Calibri Light" w:cs="Calibri Light"/>
                  <w:color w:val="000000"/>
                  <w:lang w:val="en-GB"/>
                </w:rPr>
                <w:delText>1.7</w:delText>
              </w:r>
            </w:del>
          </w:p>
        </w:tc>
        <w:tc>
          <w:tcPr>
            <w:tcW w:w="323" w:type="pct"/>
            <w:tcBorders>
              <w:top w:val="nil"/>
              <w:left w:val="nil"/>
              <w:bottom w:val="nil"/>
              <w:right w:val="nil"/>
            </w:tcBorders>
            <w:shd w:val="clear" w:color="auto" w:fill="FFFFFF"/>
            <w:vAlign w:val="center"/>
          </w:tcPr>
          <w:p w14:paraId="6C283BE5" w14:textId="77777777" w:rsidR="00D90551" w:rsidRPr="00494390" w:rsidRDefault="00D90551" w:rsidP="00A87069">
            <w:pPr>
              <w:snapToGrid w:val="0"/>
              <w:ind w:right="60"/>
              <w:rPr>
                <w:del w:id="257" w:author="Frank Demers" w:date="2026-09-25T21:14:00Z" w16du:dateUtc="2026-09-26T01:14:00Z"/>
                <w:rFonts w:ascii="Calibri Light" w:hAnsi="Calibri Light" w:cs="Calibri Light"/>
                <w:color w:val="000000"/>
                <w:lang w:val="en-GB"/>
              </w:rPr>
            </w:pPr>
            <w:del w:id="258" w:author="Frank Demers" w:date="2026-09-25T21:14:00Z" w16du:dateUtc="2026-09-26T01:14:00Z">
              <w:r w:rsidRPr="00494390">
                <w:rPr>
                  <w:rFonts w:ascii="Calibri Light" w:hAnsi="Calibri Light" w:cs="Calibri Light"/>
                  <w:color w:val="000000"/>
                  <w:lang w:val="en-GB"/>
                </w:rPr>
                <w:delText>27</w:delText>
              </w:r>
            </w:del>
          </w:p>
        </w:tc>
        <w:tc>
          <w:tcPr>
            <w:tcW w:w="324" w:type="pct"/>
            <w:tcBorders>
              <w:top w:val="nil"/>
              <w:left w:val="nil"/>
              <w:bottom w:val="nil"/>
              <w:right w:val="nil"/>
            </w:tcBorders>
            <w:shd w:val="clear" w:color="auto" w:fill="FFFFFF"/>
            <w:vAlign w:val="center"/>
          </w:tcPr>
          <w:p w14:paraId="5E8EA831" w14:textId="77777777" w:rsidR="00D90551" w:rsidRPr="00494390" w:rsidRDefault="00D90551" w:rsidP="00A87069">
            <w:pPr>
              <w:snapToGrid w:val="0"/>
              <w:ind w:right="60"/>
              <w:rPr>
                <w:del w:id="259" w:author="Frank Demers" w:date="2026-09-25T21:14:00Z" w16du:dateUtc="2026-09-26T01:14:00Z"/>
                <w:rFonts w:ascii="Calibri Light" w:hAnsi="Calibri Light" w:cs="Calibri Light"/>
                <w:color w:val="000000"/>
                <w:lang w:val="en-GB"/>
              </w:rPr>
            </w:pPr>
            <w:del w:id="260" w:author="Frank Demers" w:date="2026-09-25T21:14:00Z" w16du:dateUtc="2026-09-26T01:14:00Z">
              <w:r w:rsidRPr="00494390">
                <w:rPr>
                  <w:rFonts w:ascii="Calibri Light" w:hAnsi="Calibri Light" w:cs="Calibri Light"/>
                  <w:color w:val="000000"/>
                  <w:lang w:val="en-GB"/>
                </w:rPr>
                <w:delText>11.4</w:delText>
              </w:r>
            </w:del>
          </w:p>
        </w:tc>
        <w:tc>
          <w:tcPr>
            <w:tcW w:w="255" w:type="pct"/>
            <w:tcBorders>
              <w:top w:val="nil"/>
              <w:left w:val="nil"/>
              <w:bottom w:val="nil"/>
              <w:right w:val="nil"/>
            </w:tcBorders>
            <w:shd w:val="clear" w:color="auto" w:fill="FFFFFF"/>
            <w:vAlign w:val="center"/>
          </w:tcPr>
          <w:p w14:paraId="21D73E23" w14:textId="77777777" w:rsidR="00D90551" w:rsidRPr="00494390" w:rsidRDefault="00D90551" w:rsidP="00A87069">
            <w:pPr>
              <w:snapToGrid w:val="0"/>
              <w:ind w:right="60"/>
              <w:rPr>
                <w:del w:id="261" w:author="Frank Demers" w:date="2026-09-25T21:14:00Z" w16du:dateUtc="2026-09-26T01:14:00Z"/>
                <w:rFonts w:ascii="Calibri Light" w:hAnsi="Calibri Light" w:cs="Calibri Light"/>
                <w:color w:val="000000"/>
                <w:lang w:val="en-GB"/>
              </w:rPr>
            </w:pPr>
            <w:del w:id="262" w:author="Frank Demers" w:date="2026-09-25T21:14:00Z" w16du:dateUtc="2026-09-26T01:14:00Z">
              <w:r w:rsidRPr="00494390">
                <w:rPr>
                  <w:rFonts w:ascii="Calibri Light" w:hAnsi="Calibri Light" w:cs="Calibri Light"/>
                  <w:color w:val="000000"/>
                  <w:lang w:val="en-GB"/>
                </w:rPr>
                <w:delText>85</w:delText>
              </w:r>
            </w:del>
          </w:p>
        </w:tc>
        <w:tc>
          <w:tcPr>
            <w:tcW w:w="295" w:type="pct"/>
            <w:tcBorders>
              <w:top w:val="nil"/>
              <w:left w:val="nil"/>
              <w:bottom w:val="nil"/>
              <w:right w:val="nil"/>
            </w:tcBorders>
            <w:shd w:val="clear" w:color="auto" w:fill="FFFFFF"/>
            <w:vAlign w:val="center"/>
          </w:tcPr>
          <w:p w14:paraId="5977927D" w14:textId="77777777" w:rsidR="00D90551" w:rsidRPr="00494390" w:rsidRDefault="00D90551" w:rsidP="00A87069">
            <w:pPr>
              <w:snapToGrid w:val="0"/>
              <w:ind w:right="60"/>
              <w:rPr>
                <w:del w:id="263" w:author="Frank Demers" w:date="2026-09-25T21:14:00Z" w16du:dateUtc="2026-09-26T01:14:00Z"/>
                <w:rFonts w:ascii="Calibri Light" w:hAnsi="Calibri Light" w:cs="Calibri Light"/>
                <w:color w:val="000000"/>
                <w:lang w:val="en-GB"/>
              </w:rPr>
            </w:pPr>
            <w:del w:id="264" w:author="Frank Demers" w:date="2026-09-25T21:14:00Z" w16du:dateUtc="2026-09-26T01:14:00Z">
              <w:r w:rsidRPr="00494390">
                <w:rPr>
                  <w:rFonts w:ascii="Calibri Light" w:hAnsi="Calibri Light" w:cs="Calibri Light"/>
                  <w:color w:val="000000"/>
                  <w:lang w:val="en-GB"/>
                </w:rPr>
                <w:delText>36.0</w:delText>
              </w:r>
            </w:del>
          </w:p>
        </w:tc>
        <w:tc>
          <w:tcPr>
            <w:tcW w:w="235" w:type="pct"/>
            <w:tcBorders>
              <w:top w:val="nil"/>
              <w:left w:val="nil"/>
              <w:bottom w:val="nil"/>
              <w:right w:val="nil"/>
            </w:tcBorders>
            <w:shd w:val="clear" w:color="auto" w:fill="FFFFFF"/>
            <w:vAlign w:val="center"/>
          </w:tcPr>
          <w:p w14:paraId="5B3BB414" w14:textId="77777777" w:rsidR="00D90551" w:rsidRPr="00494390" w:rsidRDefault="00D90551" w:rsidP="00A87069">
            <w:pPr>
              <w:snapToGrid w:val="0"/>
              <w:ind w:right="60"/>
              <w:rPr>
                <w:del w:id="265" w:author="Frank Demers" w:date="2026-09-25T21:14:00Z" w16du:dateUtc="2026-09-26T01:14:00Z"/>
                <w:rFonts w:ascii="Calibri Light" w:hAnsi="Calibri Light" w:cs="Calibri Light"/>
                <w:color w:val="000000"/>
                <w:lang w:val="en-GB"/>
              </w:rPr>
            </w:pPr>
            <w:del w:id="266" w:author="Frank Demers" w:date="2026-09-25T21:14:00Z" w16du:dateUtc="2026-09-26T01:14:00Z">
              <w:r w:rsidRPr="00494390">
                <w:rPr>
                  <w:rFonts w:ascii="Calibri Light" w:hAnsi="Calibri Light" w:cs="Calibri Light"/>
                  <w:color w:val="000000"/>
                  <w:lang w:val="en-GB"/>
                </w:rPr>
                <w:delText>79</w:delText>
              </w:r>
            </w:del>
          </w:p>
        </w:tc>
        <w:tc>
          <w:tcPr>
            <w:tcW w:w="268" w:type="pct"/>
            <w:tcBorders>
              <w:top w:val="nil"/>
              <w:left w:val="nil"/>
              <w:bottom w:val="nil"/>
              <w:right w:val="nil"/>
            </w:tcBorders>
            <w:shd w:val="clear" w:color="auto" w:fill="FFFFFF"/>
            <w:vAlign w:val="center"/>
          </w:tcPr>
          <w:p w14:paraId="1C7847F9" w14:textId="77777777" w:rsidR="00D90551" w:rsidRPr="00494390" w:rsidRDefault="00D90551" w:rsidP="00A87069">
            <w:pPr>
              <w:snapToGrid w:val="0"/>
              <w:ind w:right="60"/>
              <w:rPr>
                <w:del w:id="267" w:author="Frank Demers" w:date="2026-09-25T21:14:00Z" w16du:dateUtc="2026-09-26T01:14:00Z"/>
                <w:rFonts w:ascii="Calibri Light" w:hAnsi="Calibri Light" w:cs="Calibri Light"/>
                <w:color w:val="000000"/>
                <w:lang w:val="en-GB"/>
              </w:rPr>
            </w:pPr>
            <w:del w:id="268" w:author="Frank Demers" w:date="2026-09-25T21:14:00Z" w16du:dateUtc="2026-09-26T01:14:00Z">
              <w:r w:rsidRPr="00494390">
                <w:rPr>
                  <w:rFonts w:ascii="Calibri Light" w:hAnsi="Calibri Light" w:cs="Calibri Light"/>
                  <w:color w:val="000000"/>
                  <w:lang w:val="en-GB"/>
                </w:rPr>
                <w:delText>33.5</w:delText>
              </w:r>
            </w:del>
          </w:p>
        </w:tc>
        <w:tc>
          <w:tcPr>
            <w:tcW w:w="260" w:type="pct"/>
            <w:tcBorders>
              <w:top w:val="nil"/>
              <w:left w:val="nil"/>
              <w:bottom w:val="nil"/>
              <w:right w:val="nil"/>
            </w:tcBorders>
            <w:shd w:val="clear" w:color="auto" w:fill="FFFFFF"/>
            <w:vAlign w:val="center"/>
          </w:tcPr>
          <w:p w14:paraId="4D6DD3BA" w14:textId="77777777" w:rsidR="00D90551" w:rsidRPr="00494390" w:rsidRDefault="00D90551" w:rsidP="00A87069">
            <w:pPr>
              <w:snapToGrid w:val="0"/>
              <w:ind w:right="60"/>
              <w:rPr>
                <w:del w:id="269" w:author="Frank Demers" w:date="2026-09-25T21:14:00Z" w16du:dateUtc="2026-09-26T01:14:00Z"/>
                <w:rFonts w:ascii="Calibri Light" w:hAnsi="Calibri Light" w:cs="Calibri Light"/>
                <w:color w:val="000000"/>
                <w:lang w:val="en-GB"/>
              </w:rPr>
            </w:pPr>
            <w:del w:id="270" w:author="Frank Demers" w:date="2026-09-25T21:14:00Z" w16du:dateUtc="2026-09-26T01:14:00Z">
              <w:r w:rsidRPr="00494390">
                <w:rPr>
                  <w:rFonts w:ascii="Calibri Light" w:hAnsi="Calibri Light" w:cs="Calibri Light"/>
                  <w:color w:val="000000"/>
                  <w:lang w:val="en-GB"/>
                </w:rPr>
                <w:delText>41</w:delText>
              </w:r>
            </w:del>
          </w:p>
        </w:tc>
        <w:tc>
          <w:tcPr>
            <w:tcW w:w="295" w:type="pct"/>
            <w:tcBorders>
              <w:top w:val="nil"/>
              <w:left w:val="nil"/>
              <w:bottom w:val="nil"/>
              <w:right w:val="nil"/>
            </w:tcBorders>
            <w:shd w:val="clear" w:color="auto" w:fill="FFFFFF"/>
            <w:vAlign w:val="center"/>
          </w:tcPr>
          <w:p w14:paraId="09607039" w14:textId="77777777" w:rsidR="00D90551" w:rsidRPr="00494390" w:rsidRDefault="00D90551" w:rsidP="00A87069">
            <w:pPr>
              <w:snapToGrid w:val="0"/>
              <w:ind w:right="60"/>
              <w:rPr>
                <w:del w:id="271" w:author="Frank Demers" w:date="2026-09-25T21:14:00Z" w16du:dateUtc="2026-09-26T01:14:00Z"/>
                <w:rFonts w:ascii="Calibri Light" w:hAnsi="Calibri Light" w:cs="Calibri Light"/>
                <w:color w:val="000000"/>
                <w:lang w:val="en-GB"/>
              </w:rPr>
            </w:pPr>
            <w:del w:id="272" w:author="Frank Demers" w:date="2026-09-25T21:14:00Z" w16du:dateUtc="2026-09-26T01:14:00Z">
              <w:r w:rsidRPr="00494390">
                <w:rPr>
                  <w:rFonts w:ascii="Calibri Light" w:hAnsi="Calibri Light" w:cs="Calibri Light"/>
                  <w:color w:val="000000"/>
                  <w:lang w:val="en-GB"/>
                </w:rPr>
                <w:delText>17.4</w:delText>
              </w:r>
            </w:del>
          </w:p>
        </w:tc>
      </w:tr>
      <w:tr w:rsidR="00D90551" w:rsidRPr="00494390" w14:paraId="2ABC7F0E" w14:textId="77777777" w:rsidTr="00A87069">
        <w:trPr>
          <w:cantSplit/>
          <w:jc w:val="center"/>
          <w:del w:id="273" w:author="Frank Demers" w:date="2026-09-25T21:14:00Z" w16du:dateUtc="2026-09-26T01:14:00Z"/>
        </w:trPr>
        <w:tc>
          <w:tcPr>
            <w:tcW w:w="2152" w:type="pct"/>
            <w:tcBorders>
              <w:right w:val="nil"/>
            </w:tcBorders>
            <w:shd w:val="clear" w:color="auto" w:fill="FFFFFF"/>
          </w:tcPr>
          <w:p w14:paraId="390E0B3F" w14:textId="77777777" w:rsidR="00D90551" w:rsidRPr="00494390" w:rsidRDefault="00D90551" w:rsidP="00A87069">
            <w:pPr>
              <w:snapToGrid w:val="0"/>
              <w:ind w:right="60"/>
              <w:rPr>
                <w:del w:id="274" w:author="Frank Demers" w:date="2026-09-25T21:14:00Z" w16du:dateUtc="2026-09-26T01:14:00Z"/>
                <w:rFonts w:ascii="Calibri Light" w:hAnsi="Calibri Light" w:cs="Calibri Light"/>
                <w:color w:val="000000"/>
                <w:lang w:val="en-GB"/>
              </w:rPr>
            </w:pPr>
            <w:del w:id="275" w:author="Frank Demers" w:date="2026-09-25T21:14:00Z" w16du:dateUtc="2026-09-26T01:14:00Z">
              <w:r w:rsidRPr="00494390">
                <w:rPr>
                  <w:rFonts w:ascii="Calibri Light" w:hAnsi="Calibri Light" w:cs="Calibri Light"/>
                  <w:color w:val="000000"/>
                  <w:lang w:val="en-GB"/>
                </w:rPr>
                <w:delText>Knowledge of classroom assessment suited for advanced media lessons</w:delText>
              </w:r>
            </w:del>
          </w:p>
        </w:tc>
        <w:tc>
          <w:tcPr>
            <w:tcW w:w="323" w:type="pct"/>
            <w:tcBorders>
              <w:top w:val="nil"/>
              <w:left w:val="nil"/>
              <w:bottom w:val="nil"/>
              <w:right w:val="nil"/>
            </w:tcBorders>
            <w:shd w:val="clear" w:color="auto" w:fill="FFFFFF"/>
            <w:vAlign w:val="center"/>
          </w:tcPr>
          <w:p w14:paraId="6AD2406F" w14:textId="77777777" w:rsidR="00D90551" w:rsidRPr="00494390" w:rsidRDefault="00D90551" w:rsidP="00A87069">
            <w:pPr>
              <w:snapToGrid w:val="0"/>
              <w:ind w:right="60"/>
              <w:rPr>
                <w:del w:id="276" w:author="Frank Demers" w:date="2026-09-25T21:14:00Z" w16du:dateUtc="2026-09-26T01:14:00Z"/>
                <w:rFonts w:ascii="Calibri Light" w:hAnsi="Calibri Light" w:cs="Calibri Light"/>
                <w:color w:val="000000"/>
                <w:lang w:val="en-GB"/>
              </w:rPr>
            </w:pPr>
            <w:del w:id="277" w:author="Frank Demers" w:date="2026-09-25T21:14:00Z" w16du:dateUtc="2026-09-26T01:14:00Z">
              <w:r w:rsidRPr="00494390">
                <w:rPr>
                  <w:rFonts w:ascii="Calibri Light" w:hAnsi="Calibri Light" w:cs="Calibri Light"/>
                  <w:color w:val="000000"/>
                  <w:lang w:val="en-GB"/>
                </w:rPr>
                <w:delText>5</w:delText>
              </w:r>
            </w:del>
          </w:p>
        </w:tc>
        <w:tc>
          <w:tcPr>
            <w:tcW w:w="270" w:type="pct"/>
            <w:tcBorders>
              <w:top w:val="nil"/>
              <w:left w:val="nil"/>
              <w:bottom w:val="nil"/>
              <w:right w:val="nil"/>
            </w:tcBorders>
            <w:shd w:val="clear" w:color="auto" w:fill="FFFFFF"/>
            <w:vAlign w:val="center"/>
          </w:tcPr>
          <w:p w14:paraId="1EFEC648" w14:textId="77777777" w:rsidR="00D90551" w:rsidRPr="00494390" w:rsidRDefault="00D90551" w:rsidP="00A87069">
            <w:pPr>
              <w:snapToGrid w:val="0"/>
              <w:ind w:right="60"/>
              <w:rPr>
                <w:del w:id="278" w:author="Frank Demers" w:date="2026-09-25T21:14:00Z" w16du:dateUtc="2026-09-26T01:14:00Z"/>
                <w:rFonts w:ascii="Calibri Light" w:hAnsi="Calibri Light" w:cs="Calibri Light"/>
                <w:color w:val="000000"/>
                <w:lang w:val="en-GB"/>
              </w:rPr>
            </w:pPr>
            <w:del w:id="279" w:author="Frank Demers" w:date="2026-09-25T21:14:00Z" w16du:dateUtc="2026-09-26T01:14:00Z">
              <w:r w:rsidRPr="00494390">
                <w:rPr>
                  <w:rFonts w:ascii="Calibri Light" w:hAnsi="Calibri Light" w:cs="Calibri Light"/>
                  <w:color w:val="000000"/>
                  <w:lang w:val="en-GB"/>
                </w:rPr>
                <w:delText>2.1</w:delText>
              </w:r>
            </w:del>
          </w:p>
        </w:tc>
        <w:tc>
          <w:tcPr>
            <w:tcW w:w="323" w:type="pct"/>
            <w:tcBorders>
              <w:top w:val="nil"/>
              <w:left w:val="nil"/>
              <w:bottom w:val="nil"/>
              <w:right w:val="nil"/>
            </w:tcBorders>
            <w:shd w:val="clear" w:color="auto" w:fill="FFFFFF"/>
            <w:vAlign w:val="center"/>
          </w:tcPr>
          <w:p w14:paraId="2F09779F" w14:textId="77777777" w:rsidR="00D90551" w:rsidRPr="00494390" w:rsidRDefault="00D90551" w:rsidP="00A87069">
            <w:pPr>
              <w:snapToGrid w:val="0"/>
              <w:ind w:right="60"/>
              <w:rPr>
                <w:del w:id="280" w:author="Frank Demers" w:date="2026-09-25T21:14:00Z" w16du:dateUtc="2026-09-26T01:14:00Z"/>
                <w:rFonts w:ascii="Calibri Light" w:hAnsi="Calibri Light" w:cs="Calibri Light"/>
                <w:color w:val="000000"/>
                <w:lang w:val="en-GB"/>
              </w:rPr>
            </w:pPr>
            <w:del w:id="281" w:author="Frank Demers" w:date="2026-09-25T21:14:00Z" w16du:dateUtc="2026-09-26T01:14:00Z">
              <w:r w:rsidRPr="00494390">
                <w:rPr>
                  <w:rFonts w:ascii="Calibri Light" w:hAnsi="Calibri Light" w:cs="Calibri Light"/>
                  <w:color w:val="000000"/>
                  <w:lang w:val="en-GB"/>
                </w:rPr>
                <w:delText>42</w:delText>
              </w:r>
            </w:del>
          </w:p>
        </w:tc>
        <w:tc>
          <w:tcPr>
            <w:tcW w:w="324" w:type="pct"/>
            <w:tcBorders>
              <w:top w:val="nil"/>
              <w:left w:val="nil"/>
              <w:bottom w:val="nil"/>
              <w:right w:val="nil"/>
            </w:tcBorders>
            <w:shd w:val="clear" w:color="auto" w:fill="FFFFFF"/>
            <w:vAlign w:val="center"/>
          </w:tcPr>
          <w:p w14:paraId="193EE2D5" w14:textId="77777777" w:rsidR="00D90551" w:rsidRPr="00494390" w:rsidRDefault="00D90551" w:rsidP="00A87069">
            <w:pPr>
              <w:snapToGrid w:val="0"/>
              <w:ind w:right="60"/>
              <w:rPr>
                <w:del w:id="282" w:author="Frank Demers" w:date="2026-09-25T21:14:00Z" w16du:dateUtc="2026-09-26T01:14:00Z"/>
                <w:rFonts w:ascii="Calibri Light" w:hAnsi="Calibri Light" w:cs="Calibri Light"/>
                <w:color w:val="000000"/>
                <w:lang w:val="en-GB"/>
              </w:rPr>
            </w:pPr>
            <w:del w:id="283" w:author="Frank Demers" w:date="2026-09-25T21:14:00Z" w16du:dateUtc="2026-09-26T01:14:00Z">
              <w:r w:rsidRPr="00494390">
                <w:rPr>
                  <w:rFonts w:ascii="Calibri Light" w:hAnsi="Calibri Light" w:cs="Calibri Light"/>
                  <w:color w:val="000000"/>
                  <w:lang w:val="en-GB"/>
                </w:rPr>
                <w:delText>17.8</w:delText>
              </w:r>
            </w:del>
          </w:p>
        </w:tc>
        <w:tc>
          <w:tcPr>
            <w:tcW w:w="255" w:type="pct"/>
            <w:tcBorders>
              <w:top w:val="nil"/>
              <w:left w:val="nil"/>
              <w:bottom w:val="nil"/>
              <w:right w:val="nil"/>
            </w:tcBorders>
            <w:shd w:val="clear" w:color="auto" w:fill="FFFFFF"/>
            <w:vAlign w:val="center"/>
          </w:tcPr>
          <w:p w14:paraId="1C90D794" w14:textId="77777777" w:rsidR="00D90551" w:rsidRPr="00494390" w:rsidRDefault="00D90551" w:rsidP="00A87069">
            <w:pPr>
              <w:snapToGrid w:val="0"/>
              <w:ind w:right="60"/>
              <w:rPr>
                <w:del w:id="284" w:author="Frank Demers" w:date="2026-09-25T21:14:00Z" w16du:dateUtc="2026-09-26T01:14:00Z"/>
                <w:rFonts w:ascii="Calibri Light" w:hAnsi="Calibri Light" w:cs="Calibri Light"/>
                <w:color w:val="000000"/>
                <w:lang w:val="en-GB"/>
              </w:rPr>
            </w:pPr>
            <w:del w:id="285" w:author="Frank Demers" w:date="2026-09-25T21:14:00Z" w16du:dateUtc="2026-09-26T01:14:00Z">
              <w:r w:rsidRPr="00494390">
                <w:rPr>
                  <w:rFonts w:ascii="Calibri Light" w:hAnsi="Calibri Light" w:cs="Calibri Light"/>
                  <w:color w:val="000000"/>
                  <w:lang w:val="en-GB"/>
                </w:rPr>
                <w:delText>68</w:delText>
              </w:r>
            </w:del>
          </w:p>
        </w:tc>
        <w:tc>
          <w:tcPr>
            <w:tcW w:w="295" w:type="pct"/>
            <w:tcBorders>
              <w:top w:val="nil"/>
              <w:left w:val="nil"/>
              <w:bottom w:val="nil"/>
              <w:right w:val="nil"/>
            </w:tcBorders>
            <w:shd w:val="clear" w:color="auto" w:fill="FFFFFF"/>
            <w:vAlign w:val="center"/>
          </w:tcPr>
          <w:p w14:paraId="7BAB0634" w14:textId="77777777" w:rsidR="00D90551" w:rsidRPr="00494390" w:rsidRDefault="00D90551" w:rsidP="00A87069">
            <w:pPr>
              <w:snapToGrid w:val="0"/>
              <w:ind w:right="60"/>
              <w:rPr>
                <w:del w:id="286" w:author="Frank Demers" w:date="2026-09-25T21:14:00Z" w16du:dateUtc="2026-09-26T01:14:00Z"/>
                <w:rFonts w:ascii="Calibri Light" w:hAnsi="Calibri Light" w:cs="Calibri Light"/>
                <w:color w:val="000000"/>
                <w:lang w:val="en-GB"/>
              </w:rPr>
            </w:pPr>
            <w:del w:id="287" w:author="Frank Demers" w:date="2026-09-25T21:14:00Z" w16du:dateUtc="2026-09-26T01:14:00Z">
              <w:r w:rsidRPr="00494390">
                <w:rPr>
                  <w:rFonts w:ascii="Calibri Light" w:hAnsi="Calibri Light" w:cs="Calibri Light"/>
                  <w:color w:val="000000"/>
                  <w:lang w:val="en-GB"/>
                </w:rPr>
                <w:delText>28.8</w:delText>
              </w:r>
            </w:del>
          </w:p>
        </w:tc>
        <w:tc>
          <w:tcPr>
            <w:tcW w:w="235" w:type="pct"/>
            <w:tcBorders>
              <w:top w:val="nil"/>
              <w:left w:val="nil"/>
              <w:bottom w:val="nil"/>
              <w:right w:val="nil"/>
            </w:tcBorders>
            <w:shd w:val="clear" w:color="auto" w:fill="FFFFFF"/>
            <w:vAlign w:val="center"/>
          </w:tcPr>
          <w:p w14:paraId="6B19F6FE" w14:textId="77777777" w:rsidR="00D90551" w:rsidRPr="00494390" w:rsidRDefault="00D90551" w:rsidP="00A87069">
            <w:pPr>
              <w:snapToGrid w:val="0"/>
              <w:ind w:right="60"/>
              <w:rPr>
                <w:del w:id="288" w:author="Frank Demers" w:date="2026-09-25T21:14:00Z" w16du:dateUtc="2026-09-26T01:14:00Z"/>
                <w:rFonts w:ascii="Calibri Light" w:hAnsi="Calibri Light" w:cs="Calibri Light"/>
                <w:color w:val="000000"/>
                <w:lang w:val="en-GB"/>
              </w:rPr>
            </w:pPr>
            <w:del w:id="289" w:author="Frank Demers" w:date="2026-09-25T21:14:00Z" w16du:dateUtc="2026-09-26T01:14:00Z">
              <w:r w:rsidRPr="00494390">
                <w:rPr>
                  <w:rFonts w:ascii="Calibri Light" w:hAnsi="Calibri Light" w:cs="Calibri Light"/>
                  <w:color w:val="000000"/>
                  <w:lang w:val="en-GB"/>
                </w:rPr>
                <w:delText>78</w:delText>
              </w:r>
            </w:del>
          </w:p>
        </w:tc>
        <w:tc>
          <w:tcPr>
            <w:tcW w:w="268" w:type="pct"/>
            <w:tcBorders>
              <w:top w:val="nil"/>
              <w:left w:val="nil"/>
              <w:bottom w:val="nil"/>
              <w:right w:val="nil"/>
            </w:tcBorders>
            <w:shd w:val="clear" w:color="auto" w:fill="FFFFFF"/>
            <w:vAlign w:val="center"/>
          </w:tcPr>
          <w:p w14:paraId="5E256316" w14:textId="77777777" w:rsidR="00D90551" w:rsidRPr="00494390" w:rsidRDefault="00D90551" w:rsidP="00A87069">
            <w:pPr>
              <w:snapToGrid w:val="0"/>
              <w:ind w:right="60"/>
              <w:rPr>
                <w:del w:id="290" w:author="Frank Demers" w:date="2026-09-25T21:14:00Z" w16du:dateUtc="2026-09-26T01:14:00Z"/>
                <w:rFonts w:ascii="Calibri Light" w:hAnsi="Calibri Light" w:cs="Calibri Light"/>
                <w:color w:val="000000"/>
                <w:lang w:val="en-GB"/>
              </w:rPr>
            </w:pPr>
            <w:del w:id="291" w:author="Frank Demers" w:date="2026-09-25T21:14:00Z" w16du:dateUtc="2026-09-26T01:14:00Z">
              <w:r w:rsidRPr="00494390">
                <w:rPr>
                  <w:rFonts w:ascii="Calibri Light" w:hAnsi="Calibri Light" w:cs="Calibri Light"/>
                  <w:color w:val="000000"/>
                  <w:lang w:val="en-GB"/>
                </w:rPr>
                <w:delText>33.1</w:delText>
              </w:r>
            </w:del>
          </w:p>
        </w:tc>
        <w:tc>
          <w:tcPr>
            <w:tcW w:w="260" w:type="pct"/>
            <w:tcBorders>
              <w:top w:val="nil"/>
              <w:left w:val="nil"/>
              <w:bottom w:val="nil"/>
              <w:right w:val="nil"/>
            </w:tcBorders>
            <w:shd w:val="clear" w:color="auto" w:fill="FFFFFF"/>
            <w:vAlign w:val="center"/>
          </w:tcPr>
          <w:p w14:paraId="5B5723B9" w14:textId="77777777" w:rsidR="00D90551" w:rsidRPr="00494390" w:rsidRDefault="00D90551" w:rsidP="00A87069">
            <w:pPr>
              <w:snapToGrid w:val="0"/>
              <w:ind w:right="60"/>
              <w:rPr>
                <w:del w:id="292" w:author="Frank Demers" w:date="2026-09-25T21:14:00Z" w16du:dateUtc="2026-09-26T01:14:00Z"/>
                <w:rFonts w:ascii="Calibri Light" w:hAnsi="Calibri Light" w:cs="Calibri Light"/>
                <w:color w:val="000000"/>
                <w:lang w:val="en-GB"/>
              </w:rPr>
            </w:pPr>
            <w:del w:id="293" w:author="Frank Demers" w:date="2026-09-25T21:14:00Z" w16du:dateUtc="2026-09-26T01:14:00Z">
              <w:r w:rsidRPr="00494390">
                <w:rPr>
                  <w:rFonts w:ascii="Calibri Light" w:hAnsi="Calibri Light" w:cs="Calibri Light"/>
                  <w:color w:val="000000"/>
                  <w:lang w:val="en-GB"/>
                </w:rPr>
                <w:delText>43</w:delText>
              </w:r>
            </w:del>
          </w:p>
        </w:tc>
        <w:tc>
          <w:tcPr>
            <w:tcW w:w="295" w:type="pct"/>
            <w:tcBorders>
              <w:top w:val="nil"/>
              <w:left w:val="nil"/>
              <w:bottom w:val="nil"/>
              <w:right w:val="nil"/>
            </w:tcBorders>
            <w:shd w:val="clear" w:color="auto" w:fill="FFFFFF"/>
            <w:vAlign w:val="center"/>
          </w:tcPr>
          <w:p w14:paraId="39025D27" w14:textId="77777777" w:rsidR="00D90551" w:rsidRPr="00494390" w:rsidRDefault="00D90551" w:rsidP="00A87069">
            <w:pPr>
              <w:snapToGrid w:val="0"/>
              <w:ind w:right="60"/>
              <w:rPr>
                <w:del w:id="294" w:author="Frank Demers" w:date="2026-09-25T21:14:00Z" w16du:dateUtc="2026-09-26T01:14:00Z"/>
                <w:rFonts w:ascii="Calibri Light" w:hAnsi="Calibri Light" w:cs="Calibri Light"/>
                <w:color w:val="000000"/>
                <w:lang w:val="en-GB"/>
              </w:rPr>
            </w:pPr>
            <w:del w:id="295" w:author="Frank Demers" w:date="2026-09-25T21:14:00Z" w16du:dateUtc="2026-09-26T01:14:00Z">
              <w:r w:rsidRPr="00494390">
                <w:rPr>
                  <w:rFonts w:ascii="Calibri Light" w:hAnsi="Calibri Light" w:cs="Calibri Light"/>
                  <w:color w:val="000000"/>
                  <w:lang w:val="en-GB"/>
                </w:rPr>
                <w:delText>18.2</w:delText>
              </w:r>
            </w:del>
          </w:p>
        </w:tc>
      </w:tr>
      <w:tr w:rsidR="00D90551" w:rsidRPr="00494390" w14:paraId="427EDE74" w14:textId="77777777" w:rsidTr="00A87069">
        <w:trPr>
          <w:cantSplit/>
          <w:jc w:val="center"/>
          <w:del w:id="296" w:author="Frank Demers" w:date="2026-09-25T21:14:00Z" w16du:dateUtc="2026-09-26T01:14:00Z"/>
        </w:trPr>
        <w:tc>
          <w:tcPr>
            <w:tcW w:w="2152" w:type="pct"/>
            <w:tcBorders>
              <w:right w:val="nil"/>
            </w:tcBorders>
            <w:shd w:val="clear" w:color="auto" w:fill="FFFFFF"/>
          </w:tcPr>
          <w:p w14:paraId="1C63066B" w14:textId="77777777" w:rsidR="00D90551" w:rsidRPr="00494390" w:rsidRDefault="00D90551" w:rsidP="00A87069">
            <w:pPr>
              <w:snapToGrid w:val="0"/>
              <w:ind w:right="60"/>
              <w:rPr>
                <w:del w:id="297" w:author="Frank Demers" w:date="2026-09-25T21:14:00Z" w16du:dateUtc="2026-09-26T01:14:00Z"/>
                <w:rFonts w:ascii="Calibri Light" w:hAnsi="Calibri Light" w:cs="Calibri Light"/>
                <w:color w:val="000000"/>
                <w:lang w:val="en-GB"/>
              </w:rPr>
            </w:pPr>
            <w:del w:id="298" w:author="Frank Demers" w:date="2026-09-25T21:14:00Z" w16du:dateUtc="2026-09-26T01:14:00Z">
              <w:r w:rsidRPr="00494390">
                <w:rPr>
                  <w:rFonts w:ascii="Calibri Light" w:hAnsi="Calibri Light" w:cs="Calibri Light"/>
                  <w:color w:val="000000"/>
                  <w:lang w:val="en-GB"/>
                </w:rPr>
                <w:delText>Structure of learning objectives for advanced media lessons</w:delText>
              </w:r>
            </w:del>
          </w:p>
        </w:tc>
        <w:tc>
          <w:tcPr>
            <w:tcW w:w="323" w:type="pct"/>
            <w:tcBorders>
              <w:top w:val="nil"/>
              <w:left w:val="nil"/>
              <w:bottom w:val="nil"/>
              <w:right w:val="nil"/>
            </w:tcBorders>
            <w:shd w:val="clear" w:color="auto" w:fill="FFFFFF"/>
            <w:vAlign w:val="center"/>
          </w:tcPr>
          <w:p w14:paraId="1DF9F18B" w14:textId="77777777" w:rsidR="00D90551" w:rsidRPr="00494390" w:rsidRDefault="00D90551" w:rsidP="00A87069">
            <w:pPr>
              <w:snapToGrid w:val="0"/>
              <w:ind w:right="60"/>
              <w:rPr>
                <w:del w:id="299" w:author="Frank Demers" w:date="2026-09-25T21:14:00Z" w16du:dateUtc="2026-09-26T01:14:00Z"/>
                <w:rFonts w:ascii="Calibri Light" w:hAnsi="Calibri Light" w:cs="Calibri Light"/>
                <w:color w:val="000000"/>
                <w:lang w:val="en-GB"/>
              </w:rPr>
            </w:pPr>
            <w:del w:id="300" w:author="Frank Demers" w:date="2026-09-25T21:14:00Z" w16du:dateUtc="2026-09-26T01:14:00Z">
              <w:r w:rsidRPr="00494390">
                <w:rPr>
                  <w:rFonts w:ascii="Calibri Light" w:hAnsi="Calibri Light" w:cs="Calibri Light"/>
                  <w:color w:val="000000"/>
                  <w:lang w:val="en-GB"/>
                </w:rPr>
                <w:delText>12</w:delText>
              </w:r>
            </w:del>
          </w:p>
        </w:tc>
        <w:tc>
          <w:tcPr>
            <w:tcW w:w="270" w:type="pct"/>
            <w:tcBorders>
              <w:top w:val="nil"/>
              <w:left w:val="nil"/>
              <w:bottom w:val="nil"/>
              <w:right w:val="nil"/>
            </w:tcBorders>
            <w:shd w:val="clear" w:color="auto" w:fill="FFFFFF"/>
            <w:vAlign w:val="center"/>
          </w:tcPr>
          <w:p w14:paraId="18B41D97" w14:textId="77777777" w:rsidR="00D90551" w:rsidRPr="00494390" w:rsidRDefault="00D90551" w:rsidP="00A87069">
            <w:pPr>
              <w:snapToGrid w:val="0"/>
              <w:ind w:right="60"/>
              <w:rPr>
                <w:del w:id="301" w:author="Frank Demers" w:date="2026-09-25T21:14:00Z" w16du:dateUtc="2026-09-26T01:14:00Z"/>
                <w:rFonts w:ascii="Calibri Light" w:hAnsi="Calibri Light" w:cs="Calibri Light"/>
                <w:color w:val="000000"/>
                <w:lang w:val="en-GB"/>
              </w:rPr>
            </w:pPr>
            <w:del w:id="302" w:author="Frank Demers" w:date="2026-09-25T21:14:00Z" w16du:dateUtc="2026-09-26T01:14:00Z">
              <w:r w:rsidRPr="00494390">
                <w:rPr>
                  <w:rFonts w:ascii="Calibri Light" w:hAnsi="Calibri Light" w:cs="Calibri Light"/>
                  <w:color w:val="000000"/>
                  <w:lang w:val="en-GB"/>
                </w:rPr>
                <w:delText>5.1</w:delText>
              </w:r>
            </w:del>
          </w:p>
        </w:tc>
        <w:tc>
          <w:tcPr>
            <w:tcW w:w="323" w:type="pct"/>
            <w:tcBorders>
              <w:top w:val="nil"/>
              <w:left w:val="nil"/>
              <w:bottom w:val="nil"/>
              <w:right w:val="nil"/>
            </w:tcBorders>
            <w:shd w:val="clear" w:color="auto" w:fill="FFFFFF"/>
            <w:vAlign w:val="center"/>
          </w:tcPr>
          <w:p w14:paraId="50DFF741" w14:textId="77777777" w:rsidR="00D90551" w:rsidRPr="00494390" w:rsidRDefault="00D90551" w:rsidP="00A87069">
            <w:pPr>
              <w:snapToGrid w:val="0"/>
              <w:ind w:right="60"/>
              <w:rPr>
                <w:del w:id="303" w:author="Frank Demers" w:date="2026-09-25T21:14:00Z" w16du:dateUtc="2026-09-26T01:14:00Z"/>
                <w:rFonts w:ascii="Calibri Light" w:hAnsi="Calibri Light" w:cs="Calibri Light"/>
                <w:color w:val="000000"/>
                <w:lang w:val="en-GB"/>
              </w:rPr>
            </w:pPr>
            <w:del w:id="304" w:author="Frank Demers" w:date="2026-09-25T21:14:00Z" w16du:dateUtc="2026-09-26T01:14:00Z">
              <w:r w:rsidRPr="00494390">
                <w:rPr>
                  <w:rFonts w:ascii="Calibri Light" w:hAnsi="Calibri Light" w:cs="Calibri Light"/>
                  <w:color w:val="000000"/>
                  <w:lang w:val="en-GB"/>
                </w:rPr>
                <w:delText>38</w:delText>
              </w:r>
            </w:del>
          </w:p>
        </w:tc>
        <w:tc>
          <w:tcPr>
            <w:tcW w:w="324" w:type="pct"/>
            <w:tcBorders>
              <w:top w:val="nil"/>
              <w:left w:val="nil"/>
              <w:bottom w:val="nil"/>
              <w:right w:val="nil"/>
            </w:tcBorders>
            <w:shd w:val="clear" w:color="auto" w:fill="FFFFFF"/>
            <w:vAlign w:val="center"/>
          </w:tcPr>
          <w:p w14:paraId="3B1D6ACE" w14:textId="77777777" w:rsidR="00D90551" w:rsidRPr="00494390" w:rsidRDefault="00D90551" w:rsidP="00A87069">
            <w:pPr>
              <w:snapToGrid w:val="0"/>
              <w:ind w:right="60"/>
              <w:rPr>
                <w:del w:id="305" w:author="Frank Demers" w:date="2026-09-25T21:14:00Z" w16du:dateUtc="2026-09-26T01:14:00Z"/>
                <w:rFonts w:ascii="Calibri Light" w:hAnsi="Calibri Light" w:cs="Calibri Light"/>
                <w:color w:val="000000"/>
                <w:lang w:val="en-GB"/>
              </w:rPr>
            </w:pPr>
            <w:del w:id="306" w:author="Frank Demers" w:date="2026-09-25T21:14:00Z" w16du:dateUtc="2026-09-26T01:14:00Z">
              <w:r w:rsidRPr="00494390">
                <w:rPr>
                  <w:rFonts w:ascii="Calibri Light" w:hAnsi="Calibri Light" w:cs="Calibri Light"/>
                  <w:color w:val="000000"/>
                  <w:lang w:val="en-GB"/>
                </w:rPr>
                <w:delText>16.1</w:delText>
              </w:r>
            </w:del>
          </w:p>
        </w:tc>
        <w:tc>
          <w:tcPr>
            <w:tcW w:w="255" w:type="pct"/>
            <w:tcBorders>
              <w:top w:val="nil"/>
              <w:left w:val="nil"/>
              <w:bottom w:val="nil"/>
              <w:right w:val="nil"/>
            </w:tcBorders>
            <w:shd w:val="clear" w:color="auto" w:fill="FFFFFF"/>
            <w:vAlign w:val="center"/>
          </w:tcPr>
          <w:p w14:paraId="729733C7" w14:textId="77777777" w:rsidR="00D90551" w:rsidRPr="00494390" w:rsidRDefault="00D90551" w:rsidP="00A87069">
            <w:pPr>
              <w:snapToGrid w:val="0"/>
              <w:ind w:right="60"/>
              <w:rPr>
                <w:del w:id="307" w:author="Frank Demers" w:date="2026-09-25T21:14:00Z" w16du:dateUtc="2026-09-26T01:14:00Z"/>
                <w:rFonts w:ascii="Calibri Light" w:hAnsi="Calibri Light" w:cs="Calibri Light"/>
                <w:color w:val="000000"/>
                <w:lang w:val="en-GB"/>
              </w:rPr>
            </w:pPr>
            <w:del w:id="308" w:author="Frank Demers" w:date="2026-09-25T21:14:00Z" w16du:dateUtc="2026-09-26T01:14:00Z">
              <w:r w:rsidRPr="00494390">
                <w:rPr>
                  <w:rFonts w:ascii="Calibri Light" w:hAnsi="Calibri Light" w:cs="Calibri Light"/>
                  <w:color w:val="000000"/>
                  <w:lang w:val="en-GB"/>
                </w:rPr>
                <w:delText>81</w:delText>
              </w:r>
            </w:del>
          </w:p>
        </w:tc>
        <w:tc>
          <w:tcPr>
            <w:tcW w:w="295" w:type="pct"/>
            <w:tcBorders>
              <w:top w:val="nil"/>
              <w:left w:val="nil"/>
              <w:bottom w:val="nil"/>
              <w:right w:val="nil"/>
            </w:tcBorders>
            <w:shd w:val="clear" w:color="auto" w:fill="FFFFFF"/>
            <w:vAlign w:val="center"/>
          </w:tcPr>
          <w:p w14:paraId="2DAA5C6B" w14:textId="77777777" w:rsidR="00D90551" w:rsidRPr="00494390" w:rsidRDefault="00D90551" w:rsidP="00A87069">
            <w:pPr>
              <w:snapToGrid w:val="0"/>
              <w:ind w:right="60"/>
              <w:rPr>
                <w:del w:id="309" w:author="Frank Demers" w:date="2026-09-25T21:14:00Z" w16du:dateUtc="2026-09-26T01:14:00Z"/>
                <w:rFonts w:ascii="Calibri Light" w:hAnsi="Calibri Light" w:cs="Calibri Light"/>
                <w:color w:val="000000"/>
                <w:lang w:val="en-GB"/>
              </w:rPr>
            </w:pPr>
            <w:del w:id="310" w:author="Frank Demers" w:date="2026-09-25T21:14:00Z" w16du:dateUtc="2026-09-26T01:14:00Z">
              <w:r w:rsidRPr="00494390">
                <w:rPr>
                  <w:rFonts w:ascii="Calibri Light" w:hAnsi="Calibri Light" w:cs="Calibri Light"/>
                  <w:color w:val="000000"/>
                  <w:lang w:val="en-GB"/>
                </w:rPr>
                <w:delText>34.3</w:delText>
              </w:r>
            </w:del>
          </w:p>
        </w:tc>
        <w:tc>
          <w:tcPr>
            <w:tcW w:w="235" w:type="pct"/>
            <w:tcBorders>
              <w:top w:val="nil"/>
              <w:left w:val="nil"/>
              <w:bottom w:val="nil"/>
              <w:right w:val="nil"/>
            </w:tcBorders>
            <w:shd w:val="clear" w:color="auto" w:fill="FFFFFF"/>
            <w:vAlign w:val="center"/>
          </w:tcPr>
          <w:p w14:paraId="7BA849E9" w14:textId="77777777" w:rsidR="00D90551" w:rsidRPr="00494390" w:rsidRDefault="00D90551" w:rsidP="00A87069">
            <w:pPr>
              <w:snapToGrid w:val="0"/>
              <w:ind w:right="60"/>
              <w:rPr>
                <w:del w:id="311" w:author="Frank Demers" w:date="2026-09-25T21:14:00Z" w16du:dateUtc="2026-09-26T01:14:00Z"/>
                <w:rFonts w:ascii="Calibri Light" w:hAnsi="Calibri Light" w:cs="Calibri Light"/>
                <w:color w:val="000000"/>
                <w:lang w:val="en-GB"/>
              </w:rPr>
            </w:pPr>
            <w:del w:id="312" w:author="Frank Demers" w:date="2026-09-25T21:14:00Z" w16du:dateUtc="2026-09-26T01:14:00Z">
              <w:r w:rsidRPr="00494390">
                <w:rPr>
                  <w:rFonts w:ascii="Calibri Light" w:hAnsi="Calibri Light" w:cs="Calibri Light"/>
                  <w:color w:val="000000"/>
                  <w:lang w:val="en-GB"/>
                </w:rPr>
                <w:delText>72</w:delText>
              </w:r>
            </w:del>
          </w:p>
        </w:tc>
        <w:tc>
          <w:tcPr>
            <w:tcW w:w="268" w:type="pct"/>
            <w:tcBorders>
              <w:top w:val="nil"/>
              <w:left w:val="nil"/>
              <w:bottom w:val="nil"/>
              <w:right w:val="nil"/>
            </w:tcBorders>
            <w:shd w:val="clear" w:color="auto" w:fill="FFFFFF"/>
            <w:vAlign w:val="center"/>
          </w:tcPr>
          <w:p w14:paraId="02287612" w14:textId="77777777" w:rsidR="00D90551" w:rsidRPr="00494390" w:rsidRDefault="00D90551" w:rsidP="00A87069">
            <w:pPr>
              <w:snapToGrid w:val="0"/>
              <w:ind w:right="60"/>
              <w:rPr>
                <w:del w:id="313" w:author="Frank Demers" w:date="2026-09-25T21:14:00Z" w16du:dateUtc="2026-09-26T01:14:00Z"/>
                <w:rFonts w:ascii="Calibri Light" w:hAnsi="Calibri Light" w:cs="Calibri Light"/>
                <w:color w:val="000000"/>
                <w:lang w:val="en-GB"/>
              </w:rPr>
            </w:pPr>
            <w:del w:id="314" w:author="Frank Demers" w:date="2026-09-25T21:14:00Z" w16du:dateUtc="2026-09-26T01:14:00Z">
              <w:r w:rsidRPr="00494390">
                <w:rPr>
                  <w:rFonts w:ascii="Calibri Light" w:hAnsi="Calibri Light" w:cs="Calibri Light"/>
                  <w:color w:val="000000"/>
                  <w:lang w:val="en-GB"/>
                </w:rPr>
                <w:delText>30.5</w:delText>
              </w:r>
            </w:del>
          </w:p>
        </w:tc>
        <w:tc>
          <w:tcPr>
            <w:tcW w:w="260" w:type="pct"/>
            <w:tcBorders>
              <w:top w:val="nil"/>
              <w:left w:val="nil"/>
              <w:bottom w:val="nil"/>
              <w:right w:val="nil"/>
            </w:tcBorders>
            <w:shd w:val="clear" w:color="auto" w:fill="FFFFFF"/>
            <w:vAlign w:val="center"/>
          </w:tcPr>
          <w:p w14:paraId="65463EEB" w14:textId="77777777" w:rsidR="00D90551" w:rsidRPr="00494390" w:rsidRDefault="00D90551" w:rsidP="00A87069">
            <w:pPr>
              <w:snapToGrid w:val="0"/>
              <w:ind w:right="60"/>
              <w:rPr>
                <w:del w:id="315" w:author="Frank Demers" w:date="2026-09-25T21:14:00Z" w16du:dateUtc="2026-09-26T01:14:00Z"/>
                <w:rFonts w:ascii="Calibri Light" w:hAnsi="Calibri Light" w:cs="Calibri Light"/>
                <w:color w:val="000000"/>
                <w:lang w:val="en-GB"/>
              </w:rPr>
            </w:pPr>
            <w:del w:id="316" w:author="Frank Demers" w:date="2026-09-25T21:14:00Z" w16du:dateUtc="2026-09-26T01:14:00Z">
              <w:r w:rsidRPr="00494390">
                <w:rPr>
                  <w:rFonts w:ascii="Calibri Light" w:hAnsi="Calibri Light" w:cs="Calibri Light"/>
                  <w:color w:val="000000"/>
                  <w:lang w:val="en-GB"/>
                </w:rPr>
                <w:delText>33</w:delText>
              </w:r>
            </w:del>
          </w:p>
        </w:tc>
        <w:tc>
          <w:tcPr>
            <w:tcW w:w="295" w:type="pct"/>
            <w:tcBorders>
              <w:top w:val="nil"/>
              <w:left w:val="nil"/>
              <w:bottom w:val="nil"/>
              <w:right w:val="nil"/>
            </w:tcBorders>
            <w:shd w:val="clear" w:color="auto" w:fill="FFFFFF"/>
            <w:vAlign w:val="center"/>
          </w:tcPr>
          <w:p w14:paraId="52E8A7EC" w14:textId="77777777" w:rsidR="00D90551" w:rsidRPr="00494390" w:rsidRDefault="00D90551" w:rsidP="00A87069">
            <w:pPr>
              <w:snapToGrid w:val="0"/>
              <w:ind w:right="60"/>
              <w:rPr>
                <w:del w:id="317" w:author="Frank Demers" w:date="2026-09-25T21:14:00Z" w16du:dateUtc="2026-09-26T01:14:00Z"/>
                <w:rFonts w:ascii="Calibri Light" w:hAnsi="Calibri Light" w:cs="Calibri Light"/>
                <w:color w:val="000000"/>
                <w:lang w:val="en-GB"/>
              </w:rPr>
            </w:pPr>
            <w:del w:id="318" w:author="Frank Demers" w:date="2026-09-25T21:14:00Z" w16du:dateUtc="2026-09-26T01:14:00Z">
              <w:r w:rsidRPr="00494390">
                <w:rPr>
                  <w:rFonts w:ascii="Calibri Light" w:hAnsi="Calibri Light" w:cs="Calibri Light"/>
                  <w:color w:val="000000"/>
                  <w:lang w:val="en-GB"/>
                </w:rPr>
                <w:delText>14.0</w:delText>
              </w:r>
            </w:del>
          </w:p>
        </w:tc>
      </w:tr>
      <w:tr w:rsidR="00D90551" w:rsidRPr="00494390" w14:paraId="78EC2A4C" w14:textId="77777777" w:rsidTr="00A87069">
        <w:trPr>
          <w:cantSplit/>
          <w:jc w:val="center"/>
          <w:del w:id="319" w:author="Frank Demers" w:date="2026-09-25T21:14:00Z" w16du:dateUtc="2026-09-26T01:14:00Z"/>
        </w:trPr>
        <w:tc>
          <w:tcPr>
            <w:tcW w:w="2152" w:type="pct"/>
            <w:tcBorders>
              <w:right w:val="nil"/>
            </w:tcBorders>
            <w:shd w:val="clear" w:color="auto" w:fill="FFFFFF"/>
          </w:tcPr>
          <w:p w14:paraId="1828DA31" w14:textId="77777777" w:rsidR="00D90551" w:rsidRPr="00494390" w:rsidRDefault="00D90551" w:rsidP="00A87069">
            <w:pPr>
              <w:snapToGrid w:val="0"/>
              <w:ind w:right="60"/>
              <w:rPr>
                <w:del w:id="320" w:author="Frank Demers" w:date="2026-09-25T21:14:00Z" w16du:dateUtc="2026-09-26T01:14:00Z"/>
                <w:rFonts w:ascii="Calibri Light" w:hAnsi="Calibri Light" w:cs="Calibri Light"/>
                <w:color w:val="000000"/>
                <w:lang w:val="en-GB"/>
              </w:rPr>
            </w:pPr>
            <w:del w:id="321" w:author="Frank Demers" w:date="2026-09-25T21:14:00Z" w16du:dateUtc="2026-09-26T01:14:00Z">
              <w:r w:rsidRPr="00494390">
                <w:rPr>
                  <w:rFonts w:ascii="Calibri Light" w:hAnsi="Calibri Light" w:cs="Calibri Light"/>
                  <w:color w:val="000000"/>
                  <w:lang w:val="en-GB"/>
                </w:rPr>
                <w:delText>Dealing with heterogeneous learning groups during advanced media lessons</w:delText>
              </w:r>
            </w:del>
          </w:p>
        </w:tc>
        <w:tc>
          <w:tcPr>
            <w:tcW w:w="323" w:type="pct"/>
            <w:tcBorders>
              <w:top w:val="nil"/>
              <w:left w:val="nil"/>
              <w:bottom w:val="nil"/>
              <w:right w:val="nil"/>
            </w:tcBorders>
            <w:shd w:val="clear" w:color="auto" w:fill="FFFFFF"/>
            <w:vAlign w:val="center"/>
          </w:tcPr>
          <w:p w14:paraId="7247394D" w14:textId="77777777" w:rsidR="00D90551" w:rsidRPr="00494390" w:rsidRDefault="00D90551" w:rsidP="00A87069">
            <w:pPr>
              <w:snapToGrid w:val="0"/>
              <w:ind w:right="60"/>
              <w:rPr>
                <w:del w:id="322" w:author="Frank Demers" w:date="2026-09-25T21:14:00Z" w16du:dateUtc="2026-09-26T01:14:00Z"/>
                <w:rFonts w:ascii="Calibri Light" w:hAnsi="Calibri Light" w:cs="Calibri Light"/>
                <w:color w:val="000000"/>
                <w:lang w:val="en-GB"/>
              </w:rPr>
            </w:pPr>
            <w:del w:id="323" w:author="Frank Demers" w:date="2026-09-25T21:14:00Z" w16du:dateUtc="2026-09-26T01:14:00Z">
              <w:r w:rsidRPr="00494390">
                <w:rPr>
                  <w:rFonts w:ascii="Calibri Light" w:hAnsi="Calibri Light" w:cs="Calibri Light"/>
                  <w:color w:val="000000"/>
                  <w:lang w:val="en-GB"/>
                </w:rPr>
                <w:delText>12</w:delText>
              </w:r>
            </w:del>
          </w:p>
        </w:tc>
        <w:tc>
          <w:tcPr>
            <w:tcW w:w="270" w:type="pct"/>
            <w:tcBorders>
              <w:top w:val="nil"/>
              <w:left w:val="nil"/>
              <w:bottom w:val="nil"/>
              <w:right w:val="nil"/>
            </w:tcBorders>
            <w:shd w:val="clear" w:color="auto" w:fill="FFFFFF"/>
            <w:vAlign w:val="center"/>
          </w:tcPr>
          <w:p w14:paraId="316E4552" w14:textId="77777777" w:rsidR="00D90551" w:rsidRPr="00494390" w:rsidRDefault="00D90551" w:rsidP="00A87069">
            <w:pPr>
              <w:snapToGrid w:val="0"/>
              <w:ind w:right="60"/>
              <w:rPr>
                <w:del w:id="324" w:author="Frank Demers" w:date="2026-09-25T21:14:00Z" w16du:dateUtc="2026-09-26T01:14:00Z"/>
                <w:rFonts w:ascii="Calibri Light" w:hAnsi="Calibri Light" w:cs="Calibri Light"/>
                <w:color w:val="000000"/>
                <w:lang w:val="en-GB"/>
              </w:rPr>
            </w:pPr>
            <w:del w:id="325" w:author="Frank Demers" w:date="2026-09-25T21:14:00Z" w16du:dateUtc="2026-09-26T01:14:00Z">
              <w:r w:rsidRPr="00494390">
                <w:rPr>
                  <w:rFonts w:ascii="Calibri Light" w:hAnsi="Calibri Light" w:cs="Calibri Light"/>
                  <w:color w:val="000000"/>
                  <w:lang w:val="en-GB"/>
                </w:rPr>
                <w:delText>5.1</w:delText>
              </w:r>
            </w:del>
          </w:p>
        </w:tc>
        <w:tc>
          <w:tcPr>
            <w:tcW w:w="323" w:type="pct"/>
            <w:tcBorders>
              <w:top w:val="nil"/>
              <w:left w:val="nil"/>
              <w:bottom w:val="nil"/>
              <w:right w:val="nil"/>
            </w:tcBorders>
            <w:shd w:val="clear" w:color="auto" w:fill="FFFFFF"/>
            <w:vAlign w:val="center"/>
          </w:tcPr>
          <w:p w14:paraId="6E66287D" w14:textId="77777777" w:rsidR="00D90551" w:rsidRPr="00494390" w:rsidRDefault="00D90551" w:rsidP="00A87069">
            <w:pPr>
              <w:snapToGrid w:val="0"/>
              <w:ind w:right="60"/>
              <w:rPr>
                <w:del w:id="326" w:author="Frank Demers" w:date="2026-09-25T21:14:00Z" w16du:dateUtc="2026-09-26T01:14:00Z"/>
                <w:rFonts w:ascii="Calibri Light" w:hAnsi="Calibri Light" w:cs="Calibri Light"/>
                <w:color w:val="000000"/>
                <w:lang w:val="en-GB"/>
              </w:rPr>
            </w:pPr>
            <w:del w:id="327" w:author="Frank Demers" w:date="2026-09-25T21:14:00Z" w16du:dateUtc="2026-09-26T01:14:00Z">
              <w:r w:rsidRPr="00494390">
                <w:rPr>
                  <w:rFonts w:ascii="Calibri Light" w:hAnsi="Calibri Light" w:cs="Calibri Light"/>
                  <w:color w:val="000000"/>
                  <w:lang w:val="en-GB"/>
                </w:rPr>
                <w:delText>52</w:delText>
              </w:r>
            </w:del>
          </w:p>
        </w:tc>
        <w:tc>
          <w:tcPr>
            <w:tcW w:w="324" w:type="pct"/>
            <w:tcBorders>
              <w:top w:val="nil"/>
              <w:left w:val="nil"/>
              <w:bottom w:val="nil"/>
              <w:right w:val="nil"/>
            </w:tcBorders>
            <w:shd w:val="clear" w:color="auto" w:fill="FFFFFF"/>
            <w:vAlign w:val="center"/>
          </w:tcPr>
          <w:p w14:paraId="602C2B1C" w14:textId="77777777" w:rsidR="00D90551" w:rsidRPr="00494390" w:rsidRDefault="00D90551" w:rsidP="00A87069">
            <w:pPr>
              <w:snapToGrid w:val="0"/>
              <w:ind w:right="60"/>
              <w:rPr>
                <w:del w:id="328" w:author="Frank Demers" w:date="2026-09-25T21:14:00Z" w16du:dateUtc="2026-09-26T01:14:00Z"/>
                <w:rFonts w:ascii="Calibri Light" w:hAnsi="Calibri Light" w:cs="Calibri Light"/>
                <w:color w:val="000000"/>
                <w:lang w:val="en-GB"/>
              </w:rPr>
            </w:pPr>
            <w:del w:id="329" w:author="Frank Demers" w:date="2026-09-25T21:14:00Z" w16du:dateUtc="2026-09-26T01:14:00Z">
              <w:r w:rsidRPr="00494390">
                <w:rPr>
                  <w:rFonts w:ascii="Calibri Light" w:hAnsi="Calibri Light" w:cs="Calibri Light"/>
                  <w:color w:val="000000"/>
                  <w:lang w:val="en-GB"/>
                </w:rPr>
                <w:delText>22.0</w:delText>
              </w:r>
            </w:del>
          </w:p>
        </w:tc>
        <w:tc>
          <w:tcPr>
            <w:tcW w:w="255" w:type="pct"/>
            <w:tcBorders>
              <w:top w:val="nil"/>
              <w:left w:val="nil"/>
              <w:bottom w:val="nil"/>
              <w:right w:val="nil"/>
            </w:tcBorders>
            <w:shd w:val="clear" w:color="auto" w:fill="FFFFFF"/>
            <w:vAlign w:val="center"/>
          </w:tcPr>
          <w:p w14:paraId="197EBA00" w14:textId="77777777" w:rsidR="00D90551" w:rsidRPr="00494390" w:rsidRDefault="00D90551" w:rsidP="00A87069">
            <w:pPr>
              <w:snapToGrid w:val="0"/>
              <w:ind w:right="60"/>
              <w:rPr>
                <w:del w:id="330" w:author="Frank Demers" w:date="2026-09-25T21:14:00Z" w16du:dateUtc="2026-09-26T01:14:00Z"/>
                <w:rFonts w:ascii="Calibri Light" w:hAnsi="Calibri Light" w:cs="Calibri Light"/>
                <w:color w:val="000000"/>
                <w:lang w:val="en-GB"/>
              </w:rPr>
            </w:pPr>
            <w:del w:id="331" w:author="Frank Demers" w:date="2026-09-25T21:14:00Z" w16du:dateUtc="2026-09-26T01:14:00Z">
              <w:r w:rsidRPr="00494390">
                <w:rPr>
                  <w:rFonts w:ascii="Calibri Light" w:hAnsi="Calibri Light" w:cs="Calibri Light"/>
                  <w:color w:val="000000"/>
                  <w:lang w:val="en-GB"/>
                </w:rPr>
                <w:delText>74</w:delText>
              </w:r>
            </w:del>
          </w:p>
        </w:tc>
        <w:tc>
          <w:tcPr>
            <w:tcW w:w="295" w:type="pct"/>
            <w:tcBorders>
              <w:top w:val="nil"/>
              <w:left w:val="nil"/>
              <w:bottom w:val="nil"/>
              <w:right w:val="nil"/>
            </w:tcBorders>
            <w:shd w:val="clear" w:color="auto" w:fill="FFFFFF"/>
            <w:vAlign w:val="center"/>
          </w:tcPr>
          <w:p w14:paraId="2DB249E6" w14:textId="77777777" w:rsidR="00D90551" w:rsidRPr="00494390" w:rsidRDefault="00D90551" w:rsidP="00A87069">
            <w:pPr>
              <w:snapToGrid w:val="0"/>
              <w:ind w:right="60"/>
              <w:rPr>
                <w:del w:id="332" w:author="Frank Demers" w:date="2026-09-25T21:14:00Z" w16du:dateUtc="2026-09-26T01:14:00Z"/>
                <w:rFonts w:ascii="Calibri Light" w:hAnsi="Calibri Light" w:cs="Calibri Light"/>
                <w:color w:val="000000"/>
                <w:lang w:val="en-GB"/>
              </w:rPr>
            </w:pPr>
            <w:del w:id="333" w:author="Frank Demers" w:date="2026-09-25T21:14:00Z" w16du:dateUtc="2026-09-26T01:14:00Z">
              <w:r w:rsidRPr="00494390">
                <w:rPr>
                  <w:rFonts w:ascii="Calibri Light" w:hAnsi="Calibri Light" w:cs="Calibri Light"/>
                  <w:color w:val="000000"/>
                  <w:lang w:val="en-GB"/>
                </w:rPr>
                <w:delText>31.4</w:delText>
              </w:r>
            </w:del>
          </w:p>
        </w:tc>
        <w:tc>
          <w:tcPr>
            <w:tcW w:w="235" w:type="pct"/>
            <w:tcBorders>
              <w:top w:val="nil"/>
              <w:left w:val="nil"/>
              <w:bottom w:val="nil"/>
              <w:right w:val="nil"/>
            </w:tcBorders>
            <w:shd w:val="clear" w:color="auto" w:fill="FFFFFF"/>
            <w:vAlign w:val="center"/>
          </w:tcPr>
          <w:p w14:paraId="2BC9C35D" w14:textId="77777777" w:rsidR="00D90551" w:rsidRPr="00494390" w:rsidRDefault="00D90551" w:rsidP="00A87069">
            <w:pPr>
              <w:snapToGrid w:val="0"/>
              <w:ind w:right="60"/>
              <w:rPr>
                <w:del w:id="334" w:author="Frank Demers" w:date="2026-09-25T21:14:00Z" w16du:dateUtc="2026-09-26T01:14:00Z"/>
                <w:rFonts w:ascii="Calibri Light" w:hAnsi="Calibri Light" w:cs="Calibri Light"/>
                <w:color w:val="000000"/>
                <w:lang w:val="en-GB"/>
              </w:rPr>
            </w:pPr>
            <w:del w:id="335" w:author="Frank Demers" w:date="2026-09-25T21:14:00Z" w16du:dateUtc="2026-09-26T01:14:00Z">
              <w:r w:rsidRPr="00494390">
                <w:rPr>
                  <w:rFonts w:ascii="Calibri Light" w:hAnsi="Calibri Light" w:cs="Calibri Light"/>
                  <w:color w:val="000000"/>
                  <w:lang w:val="en-GB"/>
                </w:rPr>
                <w:delText>72</w:delText>
              </w:r>
            </w:del>
          </w:p>
        </w:tc>
        <w:tc>
          <w:tcPr>
            <w:tcW w:w="268" w:type="pct"/>
            <w:tcBorders>
              <w:top w:val="nil"/>
              <w:left w:val="nil"/>
              <w:bottom w:val="nil"/>
              <w:right w:val="nil"/>
            </w:tcBorders>
            <w:shd w:val="clear" w:color="auto" w:fill="FFFFFF"/>
            <w:vAlign w:val="center"/>
          </w:tcPr>
          <w:p w14:paraId="76589336" w14:textId="77777777" w:rsidR="00D90551" w:rsidRPr="00494390" w:rsidRDefault="00D90551" w:rsidP="00A87069">
            <w:pPr>
              <w:snapToGrid w:val="0"/>
              <w:ind w:right="60"/>
              <w:rPr>
                <w:del w:id="336" w:author="Frank Demers" w:date="2026-09-25T21:14:00Z" w16du:dateUtc="2026-09-26T01:14:00Z"/>
                <w:rFonts w:ascii="Calibri Light" w:hAnsi="Calibri Light" w:cs="Calibri Light"/>
                <w:color w:val="000000"/>
                <w:lang w:val="en-GB"/>
              </w:rPr>
            </w:pPr>
            <w:del w:id="337" w:author="Frank Demers" w:date="2026-09-25T21:14:00Z" w16du:dateUtc="2026-09-26T01:14:00Z">
              <w:r w:rsidRPr="00494390">
                <w:rPr>
                  <w:rFonts w:ascii="Calibri Light" w:hAnsi="Calibri Light" w:cs="Calibri Light"/>
                  <w:color w:val="000000"/>
                  <w:lang w:val="en-GB"/>
                </w:rPr>
                <w:delText>30.5</w:delText>
              </w:r>
            </w:del>
          </w:p>
        </w:tc>
        <w:tc>
          <w:tcPr>
            <w:tcW w:w="260" w:type="pct"/>
            <w:tcBorders>
              <w:top w:val="nil"/>
              <w:left w:val="nil"/>
              <w:bottom w:val="nil"/>
              <w:right w:val="nil"/>
            </w:tcBorders>
            <w:shd w:val="clear" w:color="auto" w:fill="FFFFFF"/>
            <w:vAlign w:val="center"/>
          </w:tcPr>
          <w:p w14:paraId="3F1462F2" w14:textId="77777777" w:rsidR="00D90551" w:rsidRPr="00494390" w:rsidRDefault="00D90551" w:rsidP="00A87069">
            <w:pPr>
              <w:snapToGrid w:val="0"/>
              <w:ind w:right="60"/>
              <w:rPr>
                <w:del w:id="338" w:author="Frank Demers" w:date="2026-09-25T21:14:00Z" w16du:dateUtc="2026-09-26T01:14:00Z"/>
                <w:rFonts w:ascii="Calibri Light" w:hAnsi="Calibri Light" w:cs="Calibri Light"/>
                <w:color w:val="000000"/>
                <w:lang w:val="en-GB"/>
              </w:rPr>
            </w:pPr>
            <w:del w:id="339" w:author="Frank Demers" w:date="2026-09-25T21:14:00Z" w16du:dateUtc="2026-09-26T01:14:00Z">
              <w:r w:rsidRPr="00494390">
                <w:rPr>
                  <w:rFonts w:ascii="Calibri Light" w:hAnsi="Calibri Light" w:cs="Calibri Light"/>
                  <w:color w:val="000000"/>
                  <w:lang w:val="en-GB"/>
                </w:rPr>
                <w:delText>26</w:delText>
              </w:r>
            </w:del>
          </w:p>
        </w:tc>
        <w:tc>
          <w:tcPr>
            <w:tcW w:w="295" w:type="pct"/>
            <w:tcBorders>
              <w:top w:val="nil"/>
              <w:left w:val="nil"/>
              <w:bottom w:val="nil"/>
              <w:right w:val="nil"/>
            </w:tcBorders>
            <w:shd w:val="clear" w:color="auto" w:fill="FFFFFF"/>
            <w:vAlign w:val="center"/>
          </w:tcPr>
          <w:p w14:paraId="0C24C026" w14:textId="77777777" w:rsidR="00D90551" w:rsidRPr="00494390" w:rsidRDefault="00D90551" w:rsidP="00A87069">
            <w:pPr>
              <w:snapToGrid w:val="0"/>
              <w:ind w:right="60"/>
              <w:rPr>
                <w:del w:id="340" w:author="Frank Demers" w:date="2026-09-25T21:14:00Z" w16du:dateUtc="2026-09-26T01:14:00Z"/>
                <w:rFonts w:ascii="Calibri Light" w:hAnsi="Calibri Light" w:cs="Calibri Light"/>
                <w:color w:val="000000"/>
                <w:lang w:val="en-GB"/>
              </w:rPr>
            </w:pPr>
            <w:del w:id="341" w:author="Frank Demers" w:date="2026-09-25T21:14:00Z" w16du:dateUtc="2026-09-26T01:14:00Z">
              <w:r w:rsidRPr="00494390">
                <w:rPr>
                  <w:rFonts w:ascii="Calibri Light" w:hAnsi="Calibri Light" w:cs="Calibri Light"/>
                  <w:color w:val="000000"/>
                  <w:lang w:val="en-GB"/>
                </w:rPr>
                <w:delText>11.0</w:delText>
              </w:r>
            </w:del>
          </w:p>
        </w:tc>
      </w:tr>
      <w:tr w:rsidR="00D90551" w:rsidRPr="00494390" w14:paraId="0CC81671" w14:textId="77777777" w:rsidTr="00A87069">
        <w:trPr>
          <w:cantSplit/>
          <w:jc w:val="center"/>
          <w:del w:id="342" w:author="Frank Demers" w:date="2026-09-25T21:14:00Z" w16du:dateUtc="2026-09-26T01:14:00Z"/>
        </w:trPr>
        <w:tc>
          <w:tcPr>
            <w:tcW w:w="2152" w:type="pct"/>
            <w:tcBorders>
              <w:bottom w:val="nil"/>
              <w:right w:val="nil"/>
            </w:tcBorders>
            <w:shd w:val="clear" w:color="auto" w:fill="FFFFFF"/>
          </w:tcPr>
          <w:p w14:paraId="171FA42B" w14:textId="77777777" w:rsidR="00D90551" w:rsidRPr="00494390" w:rsidRDefault="00D90551" w:rsidP="00A87069">
            <w:pPr>
              <w:snapToGrid w:val="0"/>
              <w:ind w:right="60"/>
              <w:rPr>
                <w:del w:id="343" w:author="Frank Demers" w:date="2026-09-25T21:14:00Z" w16du:dateUtc="2026-09-26T01:14:00Z"/>
                <w:rFonts w:ascii="Calibri Light" w:hAnsi="Calibri Light" w:cs="Calibri Light"/>
                <w:color w:val="000000"/>
                <w:lang w:val="en-GB"/>
              </w:rPr>
            </w:pPr>
            <w:del w:id="344" w:author="Frank Demers" w:date="2026-09-25T21:14:00Z" w16du:dateUtc="2026-09-26T01:14:00Z">
              <w:r w:rsidRPr="00494390">
                <w:rPr>
                  <w:rFonts w:ascii="Calibri Light" w:hAnsi="Calibri Light" w:cs="Calibri Light"/>
                  <w:color w:val="000000"/>
                  <w:lang w:val="en-GB"/>
                </w:rPr>
                <w:delText>Knowledge of individual students' needs for media lessons</w:delText>
              </w:r>
            </w:del>
          </w:p>
        </w:tc>
        <w:tc>
          <w:tcPr>
            <w:tcW w:w="323" w:type="pct"/>
            <w:tcBorders>
              <w:top w:val="nil"/>
              <w:left w:val="nil"/>
              <w:bottom w:val="nil"/>
              <w:right w:val="nil"/>
            </w:tcBorders>
            <w:shd w:val="clear" w:color="auto" w:fill="FFFFFF"/>
            <w:vAlign w:val="center"/>
          </w:tcPr>
          <w:p w14:paraId="33E9B128" w14:textId="77777777" w:rsidR="00D90551" w:rsidRPr="00494390" w:rsidRDefault="00D90551" w:rsidP="00A87069">
            <w:pPr>
              <w:snapToGrid w:val="0"/>
              <w:ind w:right="60"/>
              <w:rPr>
                <w:del w:id="345" w:author="Frank Demers" w:date="2026-09-25T21:14:00Z" w16du:dateUtc="2026-09-26T01:14:00Z"/>
                <w:rFonts w:ascii="Calibri Light" w:hAnsi="Calibri Light" w:cs="Calibri Light"/>
                <w:color w:val="000000"/>
                <w:lang w:val="en-GB"/>
              </w:rPr>
            </w:pPr>
            <w:del w:id="346" w:author="Frank Demers" w:date="2026-09-25T21:14:00Z" w16du:dateUtc="2026-09-26T01:14:00Z">
              <w:r w:rsidRPr="00494390">
                <w:rPr>
                  <w:rFonts w:ascii="Calibri Light" w:hAnsi="Calibri Light" w:cs="Calibri Light"/>
                  <w:color w:val="000000"/>
                  <w:lang w:val="en-GB"/>
                </w:rPr>
                <w:delText>6</w:delText>
              </w:r>
            </w:del>
          </w:p>
        </w:tc>
        <w:tc>
          <w:tcPr>
            <w:tcW w:w="270" w:type="pct"/>
            <w:tcBorders>
              <w:top w:val="nil"/>
              <w:left w:val="nil"/>
              <w:bottom w:val="nil"/>
              <w:right w:val="nil"/>
            </w:tcBorders>
            <w:shd w:val="clear" w:color="auto" w:fill="FFFFFF"/>
            <w:vAlign w:val="center"/>
          </w:tcPr>
          <w:p w14:paraId="273E1377" w14:textId="77777777" w:rsidR="00D90551" w:rsidRPr="00494390" w:rsidRDefault="00D90551" w:rsidP="00A87069">
            <w:pPr>
              <w:snapToGrid w:val="0"/>
              <w:ind w:right="60"/>
              <w:rPr>
                <w:del w:id="347" w:author="Frank Demers" w:date="2026-09-25T21:14:00Z" w16du:dateUtc="2026-09-26T01:14:00Z"/>
                <w:rFonts w:ascii="Calibri Light" w:hAnsi="Calibri Light" w:cs="Calibri Light"/>
                <w:color w:val="000000"/>
                <w:lang w:val="en-GB"/>
              </w:rPr>
            </w:pPr>
            <w:del w:id="348" w:author="Frank Demers" w:date="2026-09-25T21:14:00Z" w16du:dateUtc="2026-09-26T01:14:00Z">
              <w:r w:rsidRPr="00494390">
                <w:rPr>
                  <w:rFonts w:ascii="Calibri Light" w:hAnsi="Calibri Light" w:cs="Calibri Light"/>
                  <w:color w:val="000000"/>
                  <w:lang w:val="en-GB"/>
                </w:rPr>
                <w:delText>2.5</w:delText>
              </w:r>
            </w:del>
          </w:p>
        </w:tc>
        <w:tc>
          <w:tcPr>
            <w:tcW w:w="323" w:type="pct"/>
            <w:tcBorders>
              <w:top w:val="nil"/>
              <w:left w:val="nil"/>
              <w:bottom w:val="nil"/>
              <w:right w:val="nil"/>
            </w:tcBorders>
            <w:shd w:val="clear" w:color="auto" w:fill="FFFFFF"/>
            <w:vAlign w:val="center"/>
          </w:tcPr>
          <w:p w14:paraId="137D7E18" w14:textId="77777777" w:rsidR="00D90551" w:rsidRPr="00494390" w:rsidRDefault="00D90551" w:rsidP="00A87069">
            <w:pPr>
              <w:snapToGrid w:val="0"/>
              <w:ind w:right="60"/>
              <w:rPr>
                <w:del w:id="349" w:author="Frank Demers" w:date="2026-09-25T21:14:00Z" w16du:dateUtc="2026-09-26T01:14:00Z"/>
                <w:rFonts w:ascii="Calibri Light" w:hAnsi="Calibri Light" w:cs="Calibri Light"/>
                <w:color w:val="000000"/>
                <w:lang w:val="en-GB"/>
              </w:rPr>
            </w:pPr>
            <w:del w:id="350" w:author="Frank Demers" w:date="2026-09-25T21:14:00Z" w16du:dateUtc="2026-09-26T01:14:00Z">
              <w:r w:rsidRPr="00494390">
                <w:rPr>
                  <w:rFonts w:ascii="Calibri Light" w:hAnsi="Calibri Light" w:cs="Calibri Light"/>
                  <w:color w:val="000000"/>
                  <w:lang w:val="en-GB"/>
                </w:rPr>
                <w:delText>32</w:delText>
              </w:r>
            </w:del>
          </w:p>
        </w:tc>
        <w:tc>
          <w:tcPr>
            <w:tcW w:w="324" w:type="pct"/>
            <w:tcBorders>
              <w:top w:val="nil"/>
              <w:left w:val="nil"/>
              <w:bottom w:val="nil"/>
              <w:right w:val="nil"/>
            </w:tcBorders>
            <w:shd w:val="clear" w:color="auto" w:fill="FFFFFF"/>
            <w:vAlign w:val="center"/>
          </w:tcPr>
          <w:p w14:paraId="505B2B98" w14:textId="77777777" w:rsidR="00D90551" w:rsidRPr="00494390" w:rsidRDefault="00D90551" w:rsidP="00A87069">
            <w:pPr>
              <w:snapToGrid w:val="0"/>
              <w:ind w:right="60"/>
              <w:rPr>
                <w:del w:id="351" w:author="Frank Demers" w:date="2026-09-25T21:14:00Z" w16du:dateUtc="2026-09-26T01:14:00Z"/>
                <w:rFonts w:ascii="Calibri Light" w:hAnsi="Calibri Light" w:cs="Calibri Light"/>
                <w:color w:val="000000"/>
                <w:lang w:val="en-GB"/>
              </w:rPr>
            </w:pPr>
            <w:del w:id="352" w:author="Frank Demers" w:date="2026-09-25T21:14:00Z" w16du:dateUtc="2026-09-26T01:14:00Z">
              <w:r w:rsidRPr="00494390">
                <w:rPr>
                  <w:rFonts w:ascii="Calibri Light" w:hAnsi="Calibri Light" w:cs="Calibri Light"/>
                  <w:color w:val="000000"/>
                  <w:lang w:val="en-GB"/>
                </w:rPr>
                <w:delText>13.6</w:delText>
              </w:r>
            </w:del>
          </w:p>
        </w:tc>
        <w:tc>
          <w:tcPr>
            <w:tcW w:w="255" w:type="pct"/>
            <w:tcBorders>
              <w:top w:val="nil"/>
              <w:left w:val="nil"/>
              <w:bottom w:val="nil"/>
              <w:right w:val="nil"/>
            </w:tcBorders>
            <w:shd w:val="clear" w:color="auto" w:fill="FFFFFF"/>
            <w:vAlign w:val="center"/>
          </w:tcPr>
          <w:p w14:paraId="54A44DFE" w14:textId="77777777" w:rsidR="00D90551" w:rsidRPr="00494390" w:rsidRDefault="00D90551" w:rsidP="00A87069">
            <w:pPr>
              <w:snapToGrid w:val="0"/>
              <w:ind w:right="60"/>
              <w:rPr>
                <w:del w:id="353" w:author="Frank Demers" w:date="2026-09-25T21:14:00Z" w16du:dateUtc="2026-09-26T01:14:00Z"/>
                <w:rFonts w:ascii="Calibri Light" w:hAnsi="Calibri Light" w:cs="Calibri Light"/>
                <w:color w:val="000000"/>
                <w:lang w:val="en-GB"/>
              </w:rPr>
            </w:pPr>
            <w:del w:id="354" w:author="Frank Demers" w:date="2026-09-25T21:14:00Z" w16du:dateUtc="2026-09-26T01:14:00Z">
              <w:r w:rsidRPr="00494390">
                <w:rPr>
                  <w:rFonts w:ascii="Calibri Light" w:hAnsi="Calibri Light" w:cs="Calibri Light"/>
                  <w:color w:val="000000"/>
                  <w:lang w:val="en-GB"/>
                </w:rPr>
                <w:delText>76</w:delText>
              </w:r>
            </w:del>
          </w:p>
        </w:tc>
        <w:tc>
          <w:tcPr>
            <w:tcW w:w="295" w:type="pct"/>
            <w:tcBorders>
              <w:top w:val="nil"/>
              <w:left w:val="nil"/>
              <w:bottom w:val="nil"/>
              <w:right w:val="nil"/>
            </w:tcBorders>
            <w:shd w:val="clear" w:color="auto" w:fill="FFFFFF"/>
            <w:vAlign w:val="center"/>
          </w:tcPr>
          <w:p w14:paraId="3E50F911" w14:textId="77777777" w:rsidR="00D90551" w:rsidRPr="00494390" w:rsidRDefault="00D90551" w:rsidP="00A87069">
            <w:pPr>
              <w:snapToGrid w:val="0"/>
              <w:ind w:right="60"/>
              <w:rPr>
                <w:del w:id="355" w:author="Frank Demers" w:date="2026-09-25T21:14:00Z" w16du:dateUtc="2026-09-26T01:14:00Z"/>
                <w:rFonts w:ascii="Calibri Light" w:hAnsi="Calibri Light" w:cs="Calibri Light"/>
                <w:color w:val="000000"/>
                <w:lang w:val="en-GB"/>
              </w:rPr>
            </w:pPr>
            <w:del w:id="356" w:author="Frank Demers" w:date="2026-09-25T21:14:00Z" w16du:dateUtc="2026-09-26T01:14:00Z">
              <w:r w:rsidRPr="00494390">
                <w:rPr>
                  <w:rFonts w:ascii="Calibri Light" w:hAnsi="Calibri Light" w:cs="Calibri Light"/>
                  <w:color w:val="000000"/>
                  <w:lang w:val="en-GB"/>
                </w:rPr>
                <w:delText>32.2</w:delText>
              </w:r>
            </w:del>
          </w:p>
        </w:tc>
        <w:tc>
          <w:tcPr>
            <w:tcW w:w="235" w:type="pct"/>
            <w:tcBorders>
              <w:top w:val="nil"/>
              <w:left w:val="nil"/>
              <w:bottom w:val="nil"/>
              <w:right w:val="nil"/>
            </w:tcBorders>
            <w:shd w:val="clear" w:color="auto" w:fill="FFFFFF"/>
            <w:vAlign w:val="center"/>
          </w:tcPr>
          <w:p w14:paraId="436FDB51" w14:textId="77777777" w:rsidR="00D90551" w:rsidRPr="00494390" w:rsidRDefault="00D90551" w:rsidP="00A87069">
            <w:pPr>
              <w:snapToGrid w:val="0"/>
              <w:ind w:right="60"/>
              <w:rPr>
                <w:del w:id="357" w:author="Frank Demers" w:date="2026-09-25T21:14:00Z" w16du:dateUtc="2026-09-26T01:14:00Z"/>
                <w:rFonts w:ascii="Calibri Light" w:hAnsi="Calibri Light" w:cs="Calibri Light"/>
                <w:color w:val="000000"/>
                <w:lang w:val="en-GB"/>
              </w:rPr>
            </w:pPr>
            <w:del w:id="358" w:author="Frank Demers" w:date="2026-09-25T21:14:00Z" w16du:dateUtc="2026-09-26T01:14:00Z">
              <w:r w:rsidRPr="00494390">
                <w:rPr>
                  <w:rFonts w:ascii="Calibri Light" w:hAnsi="Calibri Light" w:cs="Calibri Light"/>
                  <w:color w:val="000000"/>
                  <w:lang w:val="en-GB"/>
                </w:rPr>
                <w:delText>91</w:delText>
              </w:r>
            </w:del>
          </w:p>
        </w:tc>
        <w:tc>
          <w:tcPr>
            <w:tcW w:w="268" w:type="pct"/>
            <w:tcBorders>
              <w:top w:val="nil"/>
              <w:left w:val="nil"/>
              <w:bottom w:val="nil"/>
              <w:right w:val="nil"/>
            </w:tcBorders>
            <w:shd w:val="clear" w:color="auto" w:fill="FFFFFF"/>
            <w:vAlign w:val="center"/>
          </w:tcPr>
          <w:p w14:paraId="353D799C" w14:textId="77777777" w:rsidR="00D90551" w:rsidRPr="00494390" w:rsidRDefault="00D90551" w:rsidP="00A87069">
            <w:pPr>
              <w:snapToGrid w:val="0"/>
              <w:ind w:right="60"/>
              <w:rPr>
                <w:del w:id="359" w:author="Frank Demers" w:date="2026-09-25T21:14:00Z" w16du:dateUtc="2026-09-26T01:14:00Z"/>
                <w:rFonts w:ascii="Calibri Light" w:hAnsi="Calibri Light" w:cs="Calibri Light"/>
                <w:color w:val="000000"/>
                <w:lang w:val="en-GB"/>
              </w:rPr>
            </w:pPr>
            <w:del w:id="360" w:author="Frank Demers" w:date="2026-09-25T21:14:00Z" w16du:dateUtc="2026-09-26T01:14:00Z">
              <w:r w:rsidRPr="00494390">
                <w:rPr>
                  <w:rFonts w:ascii="Calibri Light" w:hAnsi="Calibri Light" w:cs="Calibri Light"/>
                  <w:color w:val="000000"/>
                  <w:lang w:val="en-GB"/>
                </w:rPr>
                <w:delText>38.6</w:delText>
              </w:r>
            </w:del>
          </w:p>
        </w:tc>
        <w:tc>
          <w:tcPr>
            <w:tcW w:w="260" w:type="pct"/>
            <w:tcBorders>
              <w:top w:val="nil"/>
              <w:left w:val="nil"/>
              <w:bottom w:val="nil"/>
              <w:right w:val="nil"/>
            </w:tcBorders>
            <w:shd w:val="clear" w:color="auto" w:fill="FFFFFF"/>
            <w:vAlign w:val="center"/>
          </w:tcPr>
          <w:p w14:paraId="126F1E95" w14:textId="77777777" w:rsidR="00D90551" w:rsidRPr="00494390" w:rsidRDefault="00D90551" w:rsidP="00A87069">
            <w:pPr>
              <w:snapToGrid w:val="0"/>
              <w:ind w:right="60"/>
              <w:rPr>
                <w:del w:id="361" w:author="Frank Demers" w:date="2026-09-25T21:14:00Z" w16du:dateUtc="2026-09-26T01:14:00Z"/>
                <w:rFonts w:ascii="Calibri Light" w:hAnsi="Calibri Light" w:cs="Calibri Light"/>
                <w:color w:val="000000"/>
                <w:lang w:val="en-GB"/>
              </w:rPr>
            </w:pPr>
            <w:del w:id="362" w:author="Frank Demers" w:date="2026-09-25T21:14:00Z" w16du:dateUtc="2026-09-26T01:14:00Z">
              <w:r w:rsidRPr="00494390">
                <w:rPr>
                  <w:rFonts w:ascii="Calibri Light" w:hAnsi="Calibri Light" w:cs="Calibri Light"/>
                  <w:color w:val="000000"/>
                  <w:lang w:val="en-GB"/>
                </w:rPr>
                <w:delText>31</w:delText>
              </w:r>
            </w:del>
          </w:p>
        </w:tc>
        <w:tc>
          <w:tcPr>
            <w:tcW w:w="295" w:type="pct"/>
            <w:tcBorders>
              <w:top w:val="nil"/>
              <w:left w:val="nil"/>
              <w:bottom w:val="nil"/>
              <w:right w:val="nil"/>
            </w:tcBorders>
            <w:shd w:val="clear" w:color="auto" w:fill="FFFFFF"/>
            <w:vAlign w:val="center"/>
          </w:tcPr>
          <w:p w14:paraId="4BF4E37D" w14:textId="77777777" w:rsidR="00D90551" w:rsidRPr="00494390" w:rsidRDefault="00D90551" w:rsidP="00A87069">
            <w:pPr>
              <w:snapToGrid w:val="0"/>
              <w:ind w:right="60"/>
              <w:rPr>
                <w:del w:id="363" w:author="Frank Demers" w:date="2026-09-25T21:14:00Z" w16du:dateUtc="2026-09-26T01:14:00Z"/>
                <w:rFonts w:ascii="Calibri Light" w:hAnsi="Calibri Light" w:cs="Calibri Light"/>
                <w:color w:val="000000"/>
                <w:lang w:val="en-GB"/>
              </w:rPr>
            </w:pPr>
            <w:del w:id="364" w:author="Frank Demers" w:date="2026-09-25T21:14:00Z" w16du:dateUtc="2026-09-26T01:14:00Z">
              <w:r w:rsidRPr="00494390">
                <w:rPr>
                  <w:rFonts w:ascii="Calibri Light" w:hAnsi="Calibri Light" w:cs="Calibri Light"/>
                  <w:color w:val="000000"/>
                  <w:lang w:val="en-GB"/>
                </w:rPr>
                <w:delText>13.1</w:delText>
              </w:r>
            </w:del>
          </w:p>
        </w:tc>
      </w:tr>
      <w:tr w:rsidR="00D90551" w:rsidRPr="00494390" w14:paraId="5D264CDD" w14:textId="77777777" w:rsidTr="00A87069">
        <w:trPr>
          <w:cantSplit/>
          <w:jc w:val="center"/>
          <w:del w:id="365" w:author="Frank Demers" w:date="2026-09-25T21:14:00Z" w16du:dateUtc="2026-09-26T01:14:00Z"/>
        </w:trPr>
        <w:tc>
          <w:tcPr>
            <w:tcW w:w="2152" w:type="pct"/>
            <w:tcBorders>
              <w:top w:val="nil"/>
              <w:bottom w:val="single" w:sz="4" w:space="0" w:color="auto"/>
              <w:right w:val="nil"/>
            </w:tcBorders>
            <w:shd w:val="clear" w:color="auto" w:fill="FFFFFF"/>
          </w:tcPr>
          <w:p w14:paraId="7311B355" w14:textId="77777777" w:rsidR="00D90551" w:rsidRPr="00494390" w:rsidRDefault="00D90551" w:rsidP="00A87069">
            <w:pPr>
              <w:snapToGrid w:val="0"/>
              <w:ind w:right="60"/>
              <w:rPr>
                <w:del w:id="366" w:author="Frank Demers" w:date="2026-09-25T21:14:00Z" w16du:dateUtc="2026-09-26T01:14:00Z"/>
                <w:rFonts w:ascii="Calibri Light" w:hAnsi="Calibri Light" w:cs="Calibri Light"/>
                <w:color w:val="000000"/>
                <w:lang w:val="en-GB"/>
              </w:rPr>
            </w:pPr>
            <w:del w:id="367" w:author="Frank Demers" w:date="2026-09-25T21:14:00Z" w16du:dateUtc="2026-09-26T01:14:00Z">
              <w:r w:rsidRPr="00494390">
                <w:rPr>
                  <w:rFonts w:ascii="Calibri Light" w:hAnsi="Calibri Light" w:cs="Calibri Light"/>
                  <w:color w:val="000000"/>
                  <w:lang w:val="en-GB"/>
                </w:rPr>
                <w:delText>Knowledge of cognitive and motivational learning processes required in advanced media use</w:delText>
              </w:r>
            </w:del>
          </w:p>
        </w:tc>
        <w:tc>
          <w:tcPr>
            <w:tcW w:w="323" w:type="pct"/>
            <w:tcBorders>
              <w:top w:val="nil"/>
              <w:left w:val="nil"/>
              <w:bottom w:val="single" w:sz="4" w:space="0" w:color="auto"/>
              <w:right w:val="nil"/>
            </w:tcBorders>
            <w:shd w:val="clear" w:color="auto" w:fill="FFFFFF"/>
            <w:vAlign w:val="center"/>
          </w:tcPr>
          <w:p w14:paraId="0919AC42" w14:textId="77777777" w:rsidR="00D90551" w:rsidRPr="00494390" w:rsidRDefault="00D90551" w:rsidP="00A87069">
            <w:pPr>
              <w:snapToGrid w:val="0"/>
              <w:ind w:right="60"/>
              <w:rPr>
                <w:del w:id="368" w:author="Frank Demers" w:date="2026-09-25T21:14:00Z" w16du:dateUtc="2026-09-26T01:14:00Z"/>
                <w:rFonts w:ascii="Calibri Light" w:hAnsi="Calibri Light" w:cs="Calibri Light"/>
                <w:color w:val="000000"/>
                <w:lang w:val="en-GB"/>
              </w:rPr>
            </w:pPr>
            <w:del w:id="369" w:author="Frank Demers" w:date="2026-09-25T21:14:00Z" w16du:dateUtc="2026-09-26T01:14:00Z">
              <w:r w:rsidRPr="00494390">
                <w:rPr>
                  <w:rFonts w:ascii="Calibri Light" w:hAnsi="Calibri Light" w:cs="Calibri Light"/>
                  <w:color w:val="000000"/>
                  <w:lang w:val="en-GB"/>
                </w:rPr>
                <w:delText>12</w:delText>
              </w:r>
            </w:del>
          </w:p>
        </w:tc>
        <w:tc>
          <w:tcPr>
            <w:tcW w:w="270" w:type="pct"/>
            <w:tcBorders>
              <w:top w:val="nil"/>
              <w:left w:val="nil"/>
              <w:bottom w:val="single" w:sz="4" w:space="0" w:color="auto"/>
              <w:right w:val="nil"/>
            </w:tcBorders>
            <w:shd w:val="clear" w:color="auto" w:fill="FFFFFF"/>
            <w:vAlign w:val="center"/>
          </w:tcPr>
          <w:p w14:paraId="38F21481" w14:textId="77777777" w:rsidR="00D90551" w:rsidRPr="00494390" w:rsidRDefault="00D90551" w:rsidP="00A87069">
            <w:pPr>
              <w:snapToGrid w:val="0"/>
              <w:ind w:right="60"/>
              <w:rPr>
                <w:del w:id="370" w:author="Frank Demers" w:date="2026-09-25T21:14:00Z" w16du:dateUtc="2026-09-26T01:14:00Z"/>
                <w:rFonts w:ascii="Calibri Light" w:hAnsi="Calibri Light" w:cs="Calibri Light"/>
                <w:color w:val="000000"/>
                <w:lang w:val="en-GB"/>
              </w:rPr>
            </w:pPr>
            <w:del w:id="371" w:author="Frank Demers" w:date="2026-09-25T21:14:00Z" w16du:dateUtc="2026-09-26T01:14:00Z">
              <w:r w:rsidRPr="00494390">
                <w:rPr>
                  <w:rFonts w:ascii="Calibri Light" w:hAnsi="Calibri Light" w:cs="Calibri Light"/>
                  <w:color w:val="000000"/>
                  <w:lang w:val="en-GB"/>
                </w:rPr>
                <w:delText>5.1</w:delText>
              </w:r>
            </w:del>
          </w:p>
        </w:tc>
        <w:tc>
          <w:tcPr>
            <w:tcW w:w="323" w:type="pct"/>
            <w:tcBorders>
              <w:top w:val="nil"/>
              <w:left w:val="nil"/>
              <w:bottom w:val="single" w:sz="4" w:space="0" w:color="auto"/>
              <w:right w:val="nil"/>
            </w:tcBorders>
            <w:shd w:val="clear" w:color="auto" w:fill="FFFFFF"/>
            <w:vAlign w:val="center"/>
          </w:tcPr>
          <w:p w14:paraId="3A095901" w14:textId="77777777" w:rsidR="00D90551" w:rsidRPr="00494390" w:rsidRDefault="00D90551" w:rsidP="00A87069">
            <w:pPr>
              <w:snapToGrid w:val="0"/>
              <w:ind w:right="60"/>
              <w:rPr>
                <w:del w:id="372" w:author="Frank Demers" w:date="2026-09-25T21:14:00Z" w16du:dateUtc="2026-09-26T01:14:00Z"/>
                <w:rFonts w:ascii="Calibri Light" w:hAnsi="Calibri Light" w:cs="Calibri Light"/>
                <w:color w:val="000000"/>
                <w:lang w:val="en-GB"/>
              </w:rPr>
            </w:pPr>
            <w:del w:id="373" w:author="Frank Demers" w:date="2026-09-25T21:14:00Z" w16du:dateUtc="2026-09-26T01:14:00Z">
              <w:r w:rsidRPr="00494390">
                <w:rPr>
                  <w:rFonts w:ascii="Calibri Light" w:hAnsi="Calibri Light" w:cs="Calibri Light"/>
                  <w:color w:val="000000"/>
                  <w:lang w:val="en-GB"/>
                </w:rPr>
                <w:delText>40</w:delText>
              </w:r>
            </w:del>
          </w:p>
        </w:tc>
        <w:tc>
          <w:tcPr>
            <w:tcW w:w="324" w:type="pct"/>
            <w:tcBorders>
              <w:top w:val="nil"/>
              <w:left w:val="nil"/>
              <w:bottom w:val="single" w:sz="4" w:space="0" w:color="auto"/>
              <w:right w:val="nil"/>
            </w:tcBorders>
            <w:shd w:val="clear" w:color="auto" w:fill="FFFFFF"/>
            <w:vAlign w:val="center"/>
          </w:tcPr>
          <w:p w14:paraId="13A8416D" w14:textId="77777777" w:rsidR="00D90551" w:rsidRPr="00494390" w:rsidRDefault="00D90551" w:rsidP="00A87069">
            <w:pPr>
              <w:snapToGrid w:val="0"/>
              <w:ind w:right="60"/>
              <w:rPr>
                <w:del w:id="374" w:author="Frank Demers" w:date="2026-09-25T21:14:00Z" w16du:dateUtc="2026-09-26T01:14:00Z"/>
                <w:rFonts w:ascii="Calibri Light" w:hAnsi="Calibri Light" w:cs="Calibri Light"/>
                <w:color w:val="000000"/>
                <w:lang w:val="en-GB"/>
              </w:rPr>
            </w:pPr>
            <w:del w:id="375" w:author="Frank Demers" w:date="2026-09-25T21:14:00Z" w16du:dateUtc="2026-09-26T01:14:00Z">
              <w:r w:rsidRPr="00494390">
                <w:rPr>
                  <w:rFonts w:ascii="Calibri Light" w:hAnsi="Calibri Light" w:cs="Calibri Light"/>
                  <w:color w:val="000000"/>
                  <w:lang w:val="en-GB"/>
                </w:rPr>
                <w:delText>16.9</w:delText>
              </w:r>
            </w:del>
          </w:p>
        </w:tc>
        <w:tc>
          <w:tcPr>
            <w:tcW w:w="255" w:type="pct"/>
            <w:tcBorders>
              <w:top w:val="nil"/>
              <w:left w:val="nil"/>
              <w:bottom w:val="single" w:sz="4" w:space="0" w:color="auto"/>
              <w:right w:val="nil"/>
            </w:tcBorders>
            <w:shd w:val="clear" w:color="auto" w:fill="FFFFFF"/>
            <w:vAlign w:val="center"/>
          </w:tcPr>
          <w:p w14:paraId="38E29FB5" w14:textId="77777777" w:rsidR="00D90551" w:rsidRPr="00494390" w:rsidRDefault="00D90551" w:rsidP="00A87069">
            <w:pPr>
              <w:snapToGrid w:val="0"/>
              <w:ind w:right="60"/>
              <w:rPr>
                <w:del w:id="376" w:author="Frank Demers" w:date="2026-09-25T21:14:00Z" w16du:dateUtc="2026-09-26T01:14:00Z"/>
                <w:rFonts w:ascii="Calibri Light" w:hAnsi="Calibri Light" w:cs="Calibri Light"/>
                <w:color w:val="000000"/>
                <w:lang w:val="en-GB"/>
              </w:rPr>
            </w:pPr>
            <w:del w:id="377" w:author="Frank Demers" w:date="2026-09-25T21:14:00Z" w16du:dateUtc="2026-09-26T01:14:00Z">
              <w:r w:rsidRPr="00494390">
                <w:rPr>
                  <w:rFonts w:ascii="Calibri Light" w:hAnsi="Calibri Light" w:cs="Calibri Light"/>
                  <w:color w:val="000000"/>
                  <w:lang w:val="en-GB"/>
                </w:rPr>
                <w:delText>57</w:delText>
              </w:r>
            </w:del>
          </w:p>
        </w:tc>
        <w:tc>
          <w:tcPr>
            <w:tcW w:w="295" w:type="pct"/>
            <w:tcBorders>
              <w:top w:val="nil"/>
              <w:left w:val="nil"/>
              <w:bottom w:val="single" w:sz="4" w:space="0" w:color="auto"/>
              <w:right w:val="nil"/>
            </w:tcBorders>
            <w:shd w:val="clear" w:color="auto" w:fill="FFFFFF"/>
            <w:vAlign w:val="center"/>
          </w:tcPr>
          <w:p w14:paraId="6915A391" w14:textId="77777777" w:rsidR="00D90551" w:rsidRPr="00494390" w:rsidRDefault="00D90551" w:rsidP="00A87069">
            <w:pPr>
              <w:snapToGrid w:val="0"/>
              <w:ind w:right="60"/>
              <w:rPr>
                <w:del w:id="378" w:author="Frank Demers" w:date="2026-09-25T21:14:00Z" w16du:dateUtc="2026-09-26T01:14:00Z"/>
                <w:rFonts w:ascii="Calibri Light" w:hAnsi="Calibri Light" w:cs="Calibri Light"/>
                <w:color w:val="000000"/>
                <w:lang w:val="en-GB"/>
              </w:rPr>
            </w:pPr>
            <w:del w:id="379" w:author="Frank Demers" w:date="2026-09-25T21:14:00Z" w16du:dateUtc="2026-09-26T01:14:00Z">
              <w:r w:rsidRPr="00494390">
                <w:rPr>
                  <w:rFonts w:ascii="Calibri Light" w:hAnsi="Calibri Light" w:cs="Calibri Light"/>
                  <w:color w:val="000000"/>
                  <w:lang w:val="en-GB"/>
                </w:rPr>
                <w:delText>24.2</w:delText>
              </w:r>
            </w:del>
          </w:p>
        </w:tc>
        <w:tc>
          <w:tcPr>
            <w:tcW w:w="235" w:type="pct"/>
            <w:tcBorders>
              <w:top w:val="nil"/>
              <w:left w:val="nil"/>
              <w:bottom w:val="single" w:sz="4" w:space="0" w:color="auto"/>
              <w:right w:val="nil"/>
            </w:tcBorders>
            <w:shd w:val="clear" w:color="auto" w:fill="FFFFFF"/>
            <w:vAlign w:val="center"/>
          </w:tcPr>
          <w:p w14:paraId="7E30D015" w14:textId="77777777" w:rsidR="00D90551" w:rsidRPr="00494390" w:rsidRDefault="00D90551" w:rsidP="00A87069">
            <w:pPr>
              <w:snapToGrid w:val="0"/>
              <w:ind w:right="60"/>
              <w:rPr>
                <w:del w:id="380" w:author="Frank Demers" w:date="2026-09-25T21:14:00Z" w16du:dateUtc="2026-09-26T01:14:00Z"/>
                <w:rFonts w:ascii="Calibri Light" w:hAnsi="Calibri Light" w:cs="Calibri Light"/>
                <w:color w:val="000000"/>
                <w:lang w:val="en-GB"/>
              </w:rPr>
            </w:pPr>
            <w:del w:id="381" w:author="Frank Demers" w:date="2026-09-25T21:14:00Z" w16du:dateUtc="2026-09-26T01:14:00Z">
              <w:r w:rsidRPr="00494390">
                <w:rPr>
                  <w:rFonts w:ascii="Calibri Light" w:hAnsi="Calibri Light" w:cs="Calibri Light"/>
                  <w:color w:val="000000"/>
                  <w:lang w:val="en-GB"/>
                </w:rPr>
                <w:delText>81</w:delText>
              </w:r>
            </w:del>
          </w:p>
        </w:tc>
        <w:tc>
          <w:tcPr>
            <w:tcW w:w="268" w:type="pct"/>
            <w:tcBorders>
              <w:top w:val="nil"/>
              <w:left w:val="nil"/>
              <w:bottom w:val="single" w:sz="4" w:space="0" w:color="auto"/>
              <w:right w:val="nil"/>
            </w:tcBorders>
            <w:shd w:val="clear" w:color="auto" w:fill="FFFFFF"/>
            <w:vAlign w:val="center"/>
          </w:tcPr>
          <w:p w14:paraId="31ABB0BD" w14:textId="77777777" w:rsidR="00D90551" w:rsidRPr="00494390" w:rsidRDefault="00D90551" w:rsidP="00A87069">
            <w:pPr>
              <w:snapToGrid w:val="0"/>
              <w:ind w:right="60"/>
              <w:rPr>
                <w:del w:id="382" w:author="Frank Demers" w:date="2026-09-25T21:14:00Z" w16du:dateUtc="2026-09-26T01:14:00Z"/>
                <w:rFonts w:ascii="Calibri Light" w:hAnsi="Calibri Light" w:cs="Calibri Light"/>
                <w:color w:val="000000"/>
                <w:lang w:val="en-GB"/>
              </w:rPr>
            </w:pPr>
            <w:del w:id="383" w:author="Frank Demers" w:date="2026-09-25T21:14:00Z" w16du:dateUtc="2026-09-26T01:14:00Z">
              <w:r w:rsidRPr="00494390">
                <w:rPr>
                  <w:rFonts w:ascii="Calibri Light" w:hAnsi="Calibri Light" w:cs="Calibri Light"/>
                  <w:color w:val="000000"/>
                  <w:lang w:val="en-GB"/>
                </w:rPr>
                <w:delText>34.3</w:delText>
              </w:r>
            </w:del>
          </w:p>
        </w:tc>
        <w:tc>
          <w:tcPr>
            <w:tcW w:w="260" w:type="pct"/>
            <w:tcBorders>
              <w:top w:val="nil"/>
              <w:left w:val="nil"/>
              <w:bottom w:val="single" w:sz="4" w:space="0" w:color="auto"/>
              <w:right w:val="nil"/>
            </w:tcBorders>
            <w:shd w:val="clear" w:color="auto" w:fill="FFFFFF"/>
            <w:vAlign w:val="center"/>
          </w:tcPr>
          <w:p w14:paraId="22A806EC" w14:textId="77777777" w:rsidR="00D90551" w:rsidRPr="00494390" w:rsidRDefault="00D90551" w:rsidP="00A87069">
            <w:pPr>
              <w:snapToGrid w:val="0"/>
              <w:ind w:right="60"/>
              <w:rPr>
                <w:del w:id="384" w:author="Frank Demers" w:date="2026-09-25T21:14:00Z" w16du:dateUtc="2026-09-26T01:14:00Z"/>
                <w:rFonts w:ascii="Calibri Light" w:hAnsi="Calibri Light" w:cs="Calibri Light"/>
                <w:color w:val="000000"/>
                <w:lang w:val="en-GB"/>
              </w:rPr>
            </w:pPr>
            <w:del w:id="385" w:author="Frank Demers" w:date="2026-09-25T21:14:00Z" w16du:dateUtc="2026-09-26T01:14:00Z">
              <w:r w:rsidRPr="00494390">
                <w:rPr>
                  <w:rFonts w:ascii="Calibri Light" w:hAnsi="Calibri Light" w:cs="Calibri Light"/>
                  <w:color w:val="000000"/>
                  <w:lang w:val="en-GB"/>
                </w:rPr>
                <w:delText>46</w:delText>
              </w:r>
            </w:del>
          </w:p>
        </w:tc>
        <w:tc>
          <w:tcPr>
            <w:tcW w:w="295" w:type="pct"/>
            <w:tcBorders>
              <w:top w:val="nil"/>
              <w:left w:val="nil"/>
              <w:bottom w:val="single" w:sz="4" w:space="0" w:color="auto"/>
              <w:right w:val="nil"/>
            </w:tcBorders>
            <w:shd w:val="clear" w:color="auto" w:fill="FFFFFF"/>
            <w:vAlign w:val="center"/>
          </w:tcPr>
          <w:p w14:paraId="231E516B" w14:textId="77777777" w:rsidR="00D90551" w:rsidRPr="00494390" w:rsidRDefault="00D90551" w:rsidP="00A87069">
            <w:pPr>
              <w:snapToGrid w:val="0"/>
              <w:ind w:right="60"/>
              <w:rPr>
                <w:del w:id="386" w:author="Frank Demers" w:date="2026-09-25T21:14:00Z" w16du:dateUtc="2026-09-26T01:14:00Z"/>
                <w:rFonts w:ascii="Calibri Light" w:hAnsi="Calibri Light" w:cs="Calibri Light"/>
                <w:color w:val="000000"/>
                <w:lang w:val="en-GB"/>
              </w:rPr>
            </w:pPr>
            <w:del w:id="387" w:author="Frank Demers" w:date="2026-09-25T21:14:00Z" w16du:dateUtc="2026-09-26T01:14:00Z">
              <w:r w:rsidRPr="00494390">
                <w:rPr>
                  <w:rFonts w:ascii="Calibri Light" w:hAnsi="Calibri Light" w:cs="Calibri Light"/>
                  <w:color w:val="000000"/>
                  <w:lang w:val="en-GB"/>
                </w:rPr>
                <w:delText>19.5</w:delText>
              </w:r>
            </w:del>
          </w:p>
        </w:tc>
      </w:tr>
    </w:tbl>
    <w:p w14:paraId="215F8FB5" w14:textId="77777777" w:rsidR="00D90551" w:rsidRDefault="00D90551" w:rsidP="00D90551">
      <w:pPr>
        <w:snapToGrid w:val="0"/>
        <w:ind w:firstLine="720"/>
        <w:rPr>
          <w:del w:id="388" w:author="Frank Demers" w:date="2026-09-25T21:14:00Z" w16du:dateUtc="2026-09-26T01:14:00Z"/>
          <w:rFonts w:ascii="Calibri Light" w:hAnsi="Calibri Light" w:cs="Calibri Light"/>
          <w:color w:val="000000"/>
        </w:rPr>
        <w:sectPr w:rsidR="00D90551" w:rsidSect="00D90551">
          <w:headerReference w:type="default" r:id="rId8"/>
          <w:footerReference w:type="default" r:id="rId9"/>
          <w:pgSz w:w="15120" w:h="10440" w:orient="landscape" w:code="7"/>
          <w:pgMar w:top="1080" w:right="1152" w:bottom="1080" w:left="1152" w:header="720" w:footer="720" w:gutter="0"/>
          <w:cols w:space="720"/>
          <w:docGrid w:linePitch="360"/>
        </w:sectPr>
      </w:pPr>
    </w:p>
    <w:p w14:paraId="6A18C8ED" w14:textId="77777777" w:rsidR="00D90551" w:rsidRDefault="00D90551" w:rsidP="00D90551">
      <w:pPr>
        <w:snapToGrid w:val="0"/>
        <w:rPr>
          <w:del w:id="400" w:author="Frank Demers" w:date="2026-09-25T21:14:00Z" w16du:dateUtc="2026-09-26T01:14:00Z"/>
          <w:rFonts w:ascii="Calibri Light" w:hAnsi="Calibri Light" w:cs="Calibri Light"/>
          <w:color w:val="000000"/>
        </w:rPr>
        <w:sectPr w:rsidR="00D90551" w:rsidSect="00D90551">
          <w:type w:val="continuous"/>
          <w:pgSz w:w="15120" w:h="10440" w:orient="landscape" w:code="7"/>
          <w:pgMar w:top="1080" w:right="1152" w:bottom="1080" w:left="1152" w:header="720" w:footer="720" w:gutter="0"/>
          <w:cols w:num="2" w:space="720"/>
          <w:docGrid w:linePitch="360"/>
        </w:sectPr>
      </w:pPr>
    </w:p>
    <w:p w14:paraId="756AFD35" w14:textId="77777777" w:rsidR="00D90551" w:rsidRPr="00494390" w:rsidRDefault="00D90551" w:rsidP="00D90551">
      <w:pPr>
        <w:pStyle w:val="Heading2"/>
        <w:snapToGrid w:val="0"/>
        <w:spacing w:before="0" w:line="240" w:lineRule="auto"/>
        <w:jc w:val="both"/>
        <w:rPr>
          <w:del w:id="401" w:author="Frank Demers" w:date="2026-09-25T21:14:00Z" w16du:dateUtc="2026-09-26T01:14:00Z"/>
          <w:rFonts w:ascii="Calibri Light" w:hAnsi="Calibri Light" w:cs="Calibri Light"/>
          <w:i/>
          <w:iCs/>
          <w:color w:val="000000"/>
          <w:sz w:val="22"/>
          <w:szCs w:val="22"/>
        </w:rPr>
      </w:pPr>
      <w:del w:id="402" w:author="Frank Demers" w:date="2026-09-25T21:14:00Z" w16du:dateUtc="2026-09-26T01:14:00Z">
        <w:r w:rsidRPr="00494390">
          <w:rPr>
            <w:rFonts w:ascii="Calibri Light" w:hAnsi="Calibri Light" w:cs="Calibri Light"/>
            <w:color w:val="000000"/>
            <w:sz w:val="22"/>
            <w:szCs w:val="22"/>
          </w:rPr>
          <w:delText xml:space="preserve">Table 3: </w:delText>
        </w:r>
        <w:r w:rsidRPr="006E2184">
          <w:rPr>
            <w:rFonts w:ascii="Calibri Light" w:hAnsi="Calibri Light" w:cs="Calibri Light"/>
            <w:b w:val="0"/>
            <w:bCs w:val="0"/>
            <w:color w:val="000000"/>
            <w:sz w:val="22"/>
            <w:szCs w:val="22"/>
          </w:rPr>
          <w:delText>Rotated Component Matrix</w:delText>
        </w:r>
        <w:r w:rsidRPr="006E2184">
          <w:rPr>
            <w:rFonts w:ascii="Calibri Light" w:hAnsi="Calibri Light" w:cs="Calibri Light"/>
            <w:b w:val="0"/>
            <w:bCs w:val="0"/>
            <w:color w:val="000000"/>
            <w:sz w:val="22"/>
            <w:szCs w:val="22"/>
            <w:vertAlign w:val="superscript"/>
          </w:rPr>
          <w:delText>a</w:delText>
        </w:r>
      </w:del>
    </w:p>
    <w:tbl>
      <w:tblPr>
        <w:tblW w:w="5000" w:type="pct"/>
        <w:jc w:val="center"/>
        <w:tblBorders>
          <w:top w:val="single" w:sz="4" w:space="0" w:color="auto"/>
          <w:bottom w:val="single" w:sz="4" w:space="0" w:color="auto"/>
        </w:tblBorders>
        <w:tblCellMar>
          <w:left w:w="0" w:type="dxa"/>
          <w:right w:w="0" w:type="dxa"/>
        </w:tblCellMar>
        <w:tblLook w:val="0000" w:firstRow="0" w:lastRow="0" w:firstColumn="0" w:lastColumn="0" w:noHBand="0" w:noVBand="0"/>
      </w:tblPr>
      <w:tblGrid>
        <w:gridCol w:w="406"/>
        <w:gridCol w:w="3486"/>
        <w:gridCol w:w="1808"/>
        <w:gridCol w:w="2151"/>
        <w:gridCol w:w="1509"/>
      </w:tblGrid>
      <w:tr w:rsidR="00D90551" w:rsidRPr="00494390" w14:paraId="524DE3C5" w14:textId="77777777" w:rsidTr="00A87069">
        <w:trPr>
          <w:cantSplit/>
          <w:jc w:val="center"/>
          <w:del w:id="403" w:author="Frank Demers" w:date="2026-09-25T21:14:00Z" w16du:dateUtc="2026-09-26T01:14:00Z"/>
        </w:trPr>
        <w:tc>
          <w:tcPr>
            <w:tcW w:w="217" w:type="pct"/>
            <w:tcBorders>
              <w:top w:val="single" w:sz="4" w:space="0" w:color="auto"/>
              <w:bottom w:val="single" w:sz="4" w:space="0" w:color="auto"/>
            </w:tcBorders>
            <w:shd w:val="clear" w:color="auto" w:fill="FFFFFF"/>
          </w:tcPr>
          <w:p w14:paraId="2480E10D" w14:textId="77777777" w:rsidR="00D90551" w:rsidRPr="00494390" w:rsidRDefault="00D90551" w:rsidP="00A87069">
            <w:pPr>
              <w:snapToGrid w:val="0"/>
              <w:rPr>
                <w:del w:id="404" w:author="Frank Demers" w:date="2026-09-25T21:14:00Z" w16du:dateUtc="2026-09-26T01:14:00Z"/>
                <w:rFonts w:ascii="Calibri Light" w:hAnsi="Calibri Light" w:cs="Calibri Light"/>
                <w:b/>
                <w:bCs/>
                <w:color w:val="000000"/>
                <w:lang w:val="en-GB"/>
              </w:rPr>
            </w:pPr>
          </w:p>
        </w:tc>
        <w:tc>
          <w:tcPr>
            <w:tcW w:w="1862" w:type="pct"/>
            <w:tcBorders>
              <w:top w:val="single" w:sz="4" w:space="0" w:color="auto"/>
              <w:bottom w:val="single" w:sz="4" w:space="0" w:color="auto"/>
            </w:tcBorders>
            <w:shd w:val="clear" w:color="auto" w:fill="FFFFFF"/>
            <w:vAlign w:val="bottom"/>
          </w:tcPr>
          <w:p w14:paraId="7F4680DE" w14:textId="77777777" w:rsidR="00D90551" w:rsidRPr="00494390" w:rsidRDefault="00D90551" w:rsidP="00A87069">
            <w:pPr>
              <w:snapToGrid w:val="0"/>
              <w:rPr>
                <w:del w:id="405" w:author="Frank Demers" w:date="2026-09-25T21:14:00Z" w16du:dateUtc="2026-09-26T01:14:00Z"/>
                <w:rFonts w:ascii="Calibri Light" w:hAnsi="Calibri Light" w:cs="Calibri Light"/>
                <w:b/>
                <w:bCs/>
                <w:color w:val="000000"/>
                <w:lang w:val="en-GB"/>
              </w:rPr>
            </w:pPr>
            <w:del w:id="406" w:author="Frank Demers" w:date="2026-09-25T21:14:00Z" w16du:dateUtc="2026-09-26T01:14:00Z">
              <w:r w:rsidRPr="00494390">
                <w:rPr>
                  <w:rFonts w:ascii="Calibri Light" w:hAnsi="Calibri Light" w:cs="Calibri Light"/>
                  <w:b/>
                  <w:bCs/>
                  <w:color w:val="000000"/>
                  <w:lang w:val="en-GB"/>
                </w:rPr>
                <w:delText>Variables</w:delText>
              </w:r>
            </w:del>
          </w:p>
        </w:tc>
        <w:tc>
          <w:tcPr>
            <w:tcW w:w="2920" w:type="pct"/>
            <w:gridSpan w:val="3"/>
            <w:tcBorders>
              <w:top w:val="single" w:sz="4" w:space="0" w:color="auto"/>
              <w:bottom w:val="single" w:sz="4" w:space="0" w:color="auto"/>
            </w:tcBorders>
            <w:shd w:val="clear" w:color="auto" w:fill="FFFFFF"/>
            <w:vAlign w:val="bottom"/>
          </w:tcPr>
          <w:p w14:paraId="4ECAB9FC" w14:textId="77777777" w:rsidR="00D90551" w:rsidRPr="00494390" w:rsidRDefault="00D90551" w:rsidP="00A87069">
            <w:pPr>
              <w:snapToGrid w:val="0"/>
              <w:ind w:right="60"/>
              <w:rPr>
                <w:del w:id="407" w:author="Frank Demers" w:date="2026-09-25T21:14:00Z" w16du:dateUtc="2026-09-26T01:14:00Z"/>
                <w:rFonts w:ascii="Calibri Light" w:hAnsi="Calibri Light" w:cs="Calibri Light"/>
                <w:b/>
                <w:bCs/>
                <w:color w:val="000000"/>
                <w:lang w:val="en-GB"/>
              </w:rPr>
            </w:pPr>
            <w:del w:id="408" w:author="Frank Demers" w:date="2026-09-25T21:14:00Z" w16du:dateUtc="2026-09-26T01:14:00Z">
              <w:r w:rsidRPr="00494390">
                <w:rPr>
                  <w:rFonts w:ascii="Calibri Light" w:hAnsi="Calibri Light" w:cs="Calibri Light"/>
                  <w:b/>
                  <w:bCs/>
                  <w:color w:val="000000"/>
                  <w:lang w:val="en-GB"/>
                </w:rPr>
                <w:delText>Component</w:delText>
              </w:r>
            </w:del>
          </w:p>
        </w:tc>
      </w:tr>
      <w:tr w:rsidR="00D90551" w:rsidRPr="00494390" w14:paraId="2C9A27C0" w14:textId="77777777" w:rsidTr="00A87069">
        <w:trPr>
          <w:cantSplit/>
          <w:jc w:val="center"/>
          <w:del w:id="409" w:author="Frank Demers" w:date="2026-09-25T21:14:00Z" w16du:dateUtc="2026-09-26T01:14:00Z"/>
        </w:trPr>
        <w:tc>
          <w:tcPr>
            <w:tcW w:w="217" w:type="pct"/>
            <w:tcBorders>
              <w:top w:val="single" w:sz="4" w:space="0" w:color="auto"/>
              <w:bottom w:val="single" w:sz="4" w:space="0" w:color="auto"/>
            </w:tcBorders>
            <w:shd w:val="clear" w:color="auto" w:fill="FFFFFF"/>
          </w:tcPr>
          <w:p w14:paraId="1127D3A3" w14:textId="77777777" w:rsidR="00D90551" w:rsidRPr="00494390" w:rsidRDefault="00D90551" w:rsidP="00A87069">
            <w:pPr>
              <w:snapToGrid w:val="0"/>
              <w:rPr>
                <w:del w:id="410" w:author="Frank Demers" w:date="2026-09-25T21:14:00Z" w16du:dateUtc="2026-09-26T01:14:00Z"/>
                <w:rFonts w:ascii="Calibri Light" w:hAnsi="Calibri Light" w:cs="Calibri Light"/>
                <w:color w:val="000000"/>
                <w:lang w:val="en-GB"/>
              </w:rPr>
            </w:pPr>
          </w:p>
        </w:tc>
        <w:tc>
          <w:tcPr>
            <w:tcW w:w="1862" w:type="pct"/>
            <w:tcBorders>
              <w:top w:val="single" w:sz="4" w:space="0" w:color="auto"/>
              <w:bottom w:val="single" w:sz="4" w:space="0" w:color="auto"/>
            </w:tcBorders>
            <w:shd w:val="clear" w:color="auto" w:fill="FFFFFF"/>
            <w:vAlign w:val="bottom"/>
          </w:tcPr>
          <w:p w14:paraId="3FEECA3D" w14:textId="77777777" w:rsidR="00D90551" w:rsidRPr="00494390" w:rsidRDefault="00D90551" w:rsidP="00A87069">
            <w:pPr>
              <w:snapToGrid w:val="0"/>
              <w:rPr>
                <w:del w:id="411" w:author="Frank Demers" w:date="2026-09-25T21:14:00Z" w16du:dateUtc="2026-09-26T01:14:00Z"/>
                <w:rFonts w:ascii="Calibri Light" w:hAnsi="Calibri Light" w:cs="Calibri Light"/>
                <w:b/>
                <w:bCs/>
                <w:color w:val="000000"/>
                <w:lang w:val="en-GB"/>
              </w:rPr>
            </w:pPr>
          </w:p>
        </w:tc>
        <w:tc>
          <w:tcPr>
            <w:tcW w:w="966" w:type="pct"/>
            <w:tcBorders>
              <w:top w:val="single" w:sz="4" w:space="0" w:color="auto"/>
              <w:bottom w:val="single" w:sz="4" w:space="0" w:color="auto"/>
            </w:tcBorders>
            <w:shd w:val="clear" w:color="auto" w:fill="FFFFFF"/>
            <w:vAlign w:val="bottom"/>
          </w:tcPr>
          <w:p w14:paraId="46D15E93" w14:textId="77777777" w:rsidR="00D90551" w:rsidRPr="00494390" w:rsidRDefault="00D90551" w:rsidP="00D90551">
            <w:pPr>
              <w:snapToGrid w:val="0"/>
              <w:ind w:right="60"/>
              <w:rPr>
                <w:del w:id="412" w:author="Frank Demers" w:date="2026-09-25T21:14:00Z" w16du:dateUtc="2026-09-26T01:14:00Z"/>
                <w:rFonts w:ascii="Calibri Light" w:hAnsi="Calibri Light" w:cs="Calibri Light"/>
                <w:b/>
                <w:bCs/>
                <w:color w:val="000000"/>
                <w:lang w:val="en-GB"/>
              </w:rPr>
            </w:pPr>
            <w:del w:id="413" w:author="Frank Demers" w:date="2026-09-25T21:14:00Z" w16du:dateUtc="2026-09-26T01:14:00Z">
              <w:r w:rsidRPr="00494390">
                <w:rPr>
                  <w:rFonts w:ascii="Calibri Light" w:hAnsi="Calibri Light" w:cs="Calibri Light"/>
                  <w:b/>
                  <w:bCs/>
                  <w:color w:val="000000"/>
                  <w:lang w:val="en-GB"/>
                </w:rPr>
                <w:delText>Curriculum knowledge (CK)</w:delText>
              </w:r>
            </w:del>
          </w:p>
        </w:tc>
        <w:tc>
          <w:tcPr>
            <w:tcW w:w="1149" w:type="pct"/>
            <w:tcBorders>
              <w:top w:val="single" w:sz="4" w:space="0" w:color="auto"/>
              <w:bottom w:val="single" w:sz="4" w:space="0" w:color="auto"/>
            </w:tcBorders>
            <w:shd w:val="clear" w:color="auto" w:fill="FFFFFF"/>
            <w:vAlign w:val="bottom"/>
          </w:tcPr>
          <w:p w14:paraId="69261420" w14:textId="77777777" w:rsidR="00D90551" w:rsidRPr="00494390" w:rsidRDefault="00D90551" w:rsidP="00D90551">
            <w:pPr>
              <w:snapToGrid w:val="0"/>
              <w:ind w:right="60"/>
              <w:rPr>
                <w:del w:id="414" w:author="Frank Demers" w:date="2026-09-25T21:14:00Z" w16du:dateUtc="2026-09-26T01:14:00Z"/>
                <w:rFonts w:ascii="Calibri Light" w:hAnsi="Calibri Light" w:cs="Calibri Light"/>
                <w:b/>
                <w:bCs/>
                <w:color w:val="000000"/>
                <w:lang w:val="en-GB"/>
              </w:rPr>
            </w:pPr>
            <w:del w:id="415" w:author="Frank Demers" w:date="2026-09-25T21:14:00Z" w16du:dateUtc="2026-09-26T01:14:00Z">
              <w:r w:rsidRPr="00494390">
                <w:rPr>
                  <w:rFonts w:ascii="Calibri Light" w:hAnsi="Calibri Light" w:cs="Calibri Light"/>
                  <w:b/>
                  <w:bCs/>
                  <w:color w:val="000000"/>
                  <w:lang w:val="en-GB"/>
                </w:rPr>
                <w:delText>Pedagogical content Knowledge (PCK)</w:delText>
              </w:r>
            </w:del>
          </w:p>
        </w:tc>
        <w:tc>
          <w:tcPr>
            <w:tcW w:w="806" w:type="pct"/>
            <w:tcBorders>
              <w:top w:val="single" w:sz="4" w:space="0" w:color="auto"/>
              <w:bottom w:val="single" w:sz="4" w:space="0" w:color="auto"/>
            </w:tcBorders>
            <w:shd w:val="clear" w:color="auto" w:fill="FFFFFF"/>
            <w:vAlign w:val="bottom"/>
          </w:tcPr>
          <w:p w14:paraId="74DF10F3" w14:textId="77777777" w:rsidR="00D90551" w:rsidRPr="00494390" w:rsidRDefault="00D90551" w:rsidP="00D90551">
            <w:pPr>
              <w:snapToGrid w:val="0"/>
              <w:ind w:right="60"/>
              <w:rPr>
                <w:del w:id="416" w:author="Frank Demers" w:date="2026-09-25T21:14:00Z" w16du:dateUtc="2026-09-26T01:14:00Z"/>
                <w:rFonts w:ascii="Calibri Light" w:hAnsi="Calibri Light" w:cs="Calibri Light"/>
                <w:b/>
                <w:bCs/>
                <w:color w:val="000000"/>
                <w:lang w:val="en-GB"/>
              </w:rPr>
            </w:pPr>
            <w:del w:id="417" w:author="Frank Demers" w:date="2026-09-25T21:14:00Z" w16du:dateUtc="2026-09-26T01:14:00Z">
              <w:r w:rsidRPr="00494390">
                <w:rPr>
                  <w:rFonts w:ascii="Calibri Light" w:hAnsi="Calibri Light" w:cs="Calibri Light"/>
                  <w:b/>
                  <w:bCs/>
                  <w:color w:val="000000"/>
                  <w:lang w:val="en-GB"/>
                </w:rPr>
                <w:delText>Content Knowledge (CKG)</w:delText>
              </w:r>
            </w:del>
          </w:p>
        </w:tc>
      </w:tr>
      <w:tr w:rsidR="00D90551" w:rsidRPr="00494390" w14:paraId="52704A8C" w14:textId="77777777" w:rsidTr="00A87069">
        <w:trPr>
          <w:cantSplit/>
          <w:jc w:val="center"/>
          <w:del w:id="418" w:author="Frank Demers" w:date="2026-09-25T21:14:00Z" w16du:dateUtc="2026-09-26T01:14:00Z"/>
        </w:trPr>
        <w:tc>
          <w:tcPr>
            <w:tcW w:w="217" w:type="pct"/>
            <w:tcBorders>
              <w:top w:val="single" w:sz="4" w:space="0" w:color="auto"/>
            </w:tcBorders>
            <w:shd w:val="clear" w:color="auto" w:fill="FFFFFF"/>
          </w:tcPr>
          <w:p w14:paraId="30F3B2C3" w14:textId="77777777" w:rsidR="00D90551" w:rsidRPr="00494390" w:rsidRDefault="00D90551" w:rsidP="00A87069">
            <w:pPr>
              <w:snapToGrid w:val="0"/>
              <w:rPr>
                <w:del w:id="419" w:author="Frank Demers" w:date="2026-09-25T21:14:00Z" w16du:dateUtc="2026-09-26T01:14:00Z"/>
                <w:rFonts w:ascii="Calibri Light" w:hAnsi="Calibri Light" w:cs="Calibri Light"/>
                <w:color w:val="000000"/>
                <w:lang w:val="en-GB"/>
              </w:rPr>
            </w:pPr>
            <w:del w:id="420" w:author="Frank Demers" w:date="2026-09-25T21:14:00Z" w16du:dateUtc="2026-09-26T01:14:00Z">
              <w:r w:rsidRPr="00494390">
                <w:rPr>
                  <w:rFonts w:ascii="Calibri Light" w:hAnsi="Calibri Light" w:cs="Calibri Light"/>
                  <w:color w:val="000000"/>
                  <w:lang w:val="en-GB"/>
                </w:rPr>
                <w:delText>1</w:delText>
              </w:r>
            </w:del>
          </w:p>
        </w:tc>
        <w:tc>
          <w:tcPr>
            <w:tcW w:w="1862" w:type="pct"/>
            <w:tcBorders>
              <w:top w:val="single" w:sz="4" w:space="0" w:color="auto"/>
            </w:tcBorders>
            <w:shd w:val="clear" w:color="auto" w:fill="FFFFFF"/>
          </w:tcPr>
          <w:p w14:paraId="101DBDA8" w14:textId="77777777" w:rsidR="00D90551" w:rsidRPr="00494390" w:rsidRDefault="00D90551" w:rsidP="00A87069">
            <w:pPr>
              <w:snapToGrid w:val="0"/>
              <w:rPr>
                <w:del w:id="421" w:author="Frank Demers" w:date="2026-09-25T21:14:00Z" w16du:dateUtc="2026-09-26T01:14:00Z"/>
                <w:rFonts w:ascii="Calibri Light" w:hAnsi="Calibri Light" w:cs="Calibri Light"/>
                <w:color w:val="000000"/>
                <w:lang w:val="en-GB"/>
              </w:rPr>
            </w:pPr>
            <w:del w:id="422" w:author="Frank Demers" w:date="2026-09-25T21:14:00Z" w16du:dateUtc="2026-09-26T01:14:00Z">
              <w:r w:rsidRPr="00494390">
                <w:rPr>
                  <w:rFonts w:ascii="Calibri Light" w:hAnsi="Calibri Light" w:cs="Calibri Light"/>
                  <w:color w:val="000000"/>
                  <w:lang w:val="en-GB"/>
                </w:rPr>
                <w:delText>Identifying appropriate media for the concept to teach</w:delText>
              </w:r>
            </w:del>
          </w:p>
        </w:tc>
        <w:tc>
          <w:tcPr>
            <w:tcW w:w="966" w:type="pct"/>
            <w:tcBorders>
              <w:top w:val="single" w:sz="4" w:space="0" w:color="auto"/>
            </w:tcBorders>
            <w:shd w:val="clear" w:color="auto" w:fill="FFFFFF"/>
          </w:tcPr>
          <w:p w14:paraId="60018F33" w14:textId="77777777" w:rsidR="00D90551" w:rsidRPr="00494390" w:rsidRDefault="00D90551" w:rsidP="00A87069">
            <w:pPr>
              <w:snapToGrid w:val="0"/>
              <w:rPr>
                <w:del w:id="423" w:author="Frank Demers" w:date="2026-09-25T21:14:00Z" w16du:dateUtc="2026-09-26T01:14:00Z"/>
                <w:rFonts w:ascii="Calibri Light" w:hAnsi="Calibri Light" w:cs="Calibri Light"/>
                <w:color w:val="000000"/>
                <w:lang w:val="en-GB"/>
              </w:rPr>
            </w:pPr>
            <w:del w:id="424" w:author="Frank Demers" w:date="2026-09-25T21:14:00Z" w16du:dateUtc="2026-09-26T01:14:00Z">
              <w:r w:rsidRPr="00494390">
                <w:rPr>
                  <w:rFonts w:ascii="Calibri Light" w:hAnsi="Calibri Light" w:cs="Calibri Light"/>
                  <w:color w:val="000000"/>
                  <w:lang w:val="en-GB"/>
                </w:rPr>
                <w:delText>.831</w:delText>
              </w:r>
            </w:del>
          </w:p>
        </w:tc>
        <w:tc>
          <w:tcPr>
            <w:tcW w:w="1149" w:type="pct"/>
            <w:tcBorders>
              <w:top w:val="single" w:sz="4" w:space="0" w:color="auto"/>
            </w:tcBorders>
            <w:shd w:val="clear" w:color="auto" w:fill="FFFFFF"/>
            <w:vAlign w:val="center"/>
          </w:tcPr>
          <w:p w14:paraId="36DF8812" w14:textId="77777777" w:rsidR="00D90551" w:rsidRPr="00494390" w:rsidRDefault="00D90551" w:rsidP="00A87069">
            <w:pPr>
              <w:snapToGrid w:val="0"/>
              <w:rPr>
                <w:del w:id="425" w:author="Frank Demers" w:date="2026-09-25T21:14:00Z" w16du:dateUtc="2026-09-26T01:14:00Z"/>
                <w:rFonts w:ascii="Calibri Light" w:hAnsi="Calibri Light" w:cs="Calibri Light"/>
                <w:color w:val="000000"/>
                <w:lang w:val="en-GB"/>
              </w:rPr>
            </w:pPr>
          </w:p>
        </w:tc>
        <w:tc>
          <w:tcPr>
            <w:tcW w:w="806" w:type="pct"/>
            <w:tcBorders>
              <w:top w:val="single" w:sz="4" w:space="0" w:color="auto"/>
            </w:tcBorders>
            <w:shd w:val="clear" w:color="auto" w:fill="FFFFFF"/>
            <w:vAlign w:val="center"/>
          </w:tcPr>
          <w:p w14:paraId="3873EDA3" w14:textId="77777777" w:rsidR="00D90551" w:rsidRPr="00494390" w:rsidRDefault="00D90551" w:rsidP="00A87069">
            <w:pPr>
              <w:snapToGrid w:val="0"/>
              <w:ind w:right="60"/>
              <w:rPr>
                <w:del w:id="426" w:author="Frank Demers" w:date="2026-09-25T21:14:00Z" w16du:dateUtc="2026-09-26T01:14:00Z"/>
                <w:rFonts w:ascii="Calibri Light" w:hAnsi="Calibri Light" w:cs="Calibri Light"/>
                <w:color w:val="000000"/>
                <w:lang w:val="en-GB"/>
              </w:rPr>
            </w:pPr>
          </w:p>
        </w:tc>
      </w:tr>
      <w:tr w:rsidR="00D90551" w:rsidRPr="00494390" w14:paraId="19DA5D49" w14:textId="77777777" w:rsidTr="00A87069">
        <w:trPr>
          <w:cantSplit/>
          <w:jc w:val="center"/>
          <w:del w:id="427" w:author="Frank Demers" w:date="2026-09-25T21:14:00Z" w16du:dateUtc="2026-09-26T01:14:00Z"/>
        </w:trPr>
        <w:tc>
          <w:tcPr>
            <w:tcW w:w="217" w:type="pct"/>
            <w:shd w:val="clear" w:color="auto" w:fill="FFFFFF"/>
          </w:tcPr>
          <w:p w14:paraId="38E8CFE0" w14:textId="77777777" w:rsidR="00D90551" w:rsidRPr="00494390" w:rsidRDefault="00D90551" w:rsidP="00A87069">
            <w:pPr>
              <w:snapToGrid w:val="0"/>
              <w:rPr>
                <w:del w:id="428" w:author="Frank Demers" w:date="2026-09-25T21:14:00Z" w16du:dateUtc="2026-09-26T01:14:00Z"/>
                <w:rFonts w:ascii="Calibri Light" w:hAnsi="Calibri Light" w:cs="Calibri Light"/>
                <w:color w:val="000000"/>
                <w:lang w:val="en-GB"/>
              </w:rPr>
            </w:pPr>
            <w:del w:id="429" w:author="Frank Demers" w:date="2026-09-25T21:14:00Z" w16du:dateUtc="2026-09-26T01:14:00Z">
              <w:r w:rsidRPr="00494390">
                <w:rPr>
                  <w:rFonts w:ascii="Calibri Light" w:hAnsi="Calibri Light" w:cs="Calibri Light"/>
                  <w:color w:val="000000"/>
                  <w:lang w:val="en-GB"/>
                </w:rPr>
                <w:delText>2</w:delText>
              </w:r>
            </w:del>
          </w:p>
        </w:tc>
        <w:tc>
          <w:tcPr>
            <w:tcW w:w="1862" w:type="pct"/>
            <w:shd w:val="clear" w:color="auto" w:fill="FFFFFF"/>
          </w:tcPr>
          <w:p w14:paraId="567B973F" w14:textId="77777777" w:rsidR="00D90551" w:rsidRPr="00494390" w:rsidRDefault="00D90551" w:rsidP="00A87069">
            <w:pPr>
              <w:snapToGrid w:val="0"/>
              <w:rPr>
                <w:del w:id="430" w:author="Frank Demers" w:date="2026-09-25T21:14:00Z" w16du:dateUtc="2026-09-26T01:14:00Z"/>
                <w:rFonts w:ascii="Calibri Light" w:hAnsi="Calibri Light" w:cs="Calibri Light"/>
                <w:color w:val="000000"/>
                <w:lang w:val="en-GB"/>
              </w:rPr>
            </w:pPr>
            <w:del w:id="431" w:author="Frank Demers" w:date="2026-09-25T21:14:00Z" w16du:dateUtc="2026-09-26T01:14:00Z">
              <w:r w:rsidRPr="00494390">
                <w:rPr>
                  <w:rFonts w:ascii="Calibri Light" w:hAnsi="Calibri Light" w:cs="Calibri Light"/>
                  <w:color w:val="000000"/>
                  <w:lang w:val="en-GB"/>
                </w:rPr>
                <w:delText>Illustrating and demonstrating concepts using advanced media</w:delText>
              </w:r>
            </w:del>
          </w:p>
        </w:tc>
        <w:tc>
          <w:tcPr>
            <w:tcW w:w="966" w:type="pct"/>
            <w:shd w:val="clear" w:color="auto" w:fill="FFFFFF"/>
          </w:tcPr>
          <w:p w14:paraId="5E6621AE" w14:textId="77777777" w:rsidR="00D90551" w:rsidRPr="00494390" w:rsidRDefault="00D90551" w:rsidP="00A87069">
            <w:pPr>
              <w:snapToGrid w:val="0"/>
              <w:rPr>
                <w:del w:id="432" w:author="Frank Demers" w:date="2026-09-25T21:14:00Z" w16du:dateUtc="2026-09-26T01:14:00Z"/>
                <w:rFonts w:ascii="Calibri Light" w:hAnsi="Calibri Light" w:cs="Calibri Light"/>
                <w:color w:val="000000"/>
                <w:lang w:val="en-GB"/>
              </w:rPr>
            </w:pPr>
            <w:del w:id="433" w:author="Frank Demers" w:date="2026-09-25T21:14:00Z" w16du:dateUtc="2026-09-26T01:14:00Z">
              <w:r w:rsidRPr="00494390">
                <w:rPr>
                  <w:rFonts w:ascii="Calibri Light" w:hAnsi="Calibri Light" w:cs="Calibri Light"/>
                  <w:color w:val="000000"/>
                  <w:lang w:val="en-GB"/>
                </w:rPr>
                <w:delText>.728</w:delText>
              </w:r>
            </w:del>
          </w:p>
        </w:tc>
        <w:tc>
          <w:tcPr>
            <w:tcW w:w="1149" w:type="pct"/>
            <w:shd w:val="clear" w:color="auto" w:fill="FFFFFF"/>
            <w:vAlign w:val="center"/>
          </w:tcPr>
          <w:p w14:paraId="0F26E93B" w14:textId="77777777" w:rsidR="00D90551" w:rsidRPr="00494390" w:rsidRDefault="00D90551" w:rsidP="00A87069">
            <w:pPr>
              <w:snapToGrid w:val="0"/>
              <w:rPr>
                <w:del w:id="434" w:author="Frank Demers" w:date="2026-09-25T21:14:00Z" w16du:dateUtc="2026-09-26T01:14:00Z"/>
                <w:rFonts w:ascii="Calibri Light" w:hAnsi="Calibri Light" w:cs="Calibri Light"/>
                <w:color w:val="000000"/>
                <w:lang w:val="en-GB"/>
              </w:rPr>
            </w:pPr>
          </w:p>
        </w:tc>
        <w:tc>
          <w:tcPr>
            <w:tcW w:w="806" w:type="pct"/>
            <w:shd w:val="clear" w:color="auto" w:fill="FFFFFF"/>
            <w:vAlign w:val="center"/>
          </w:tcPr>
          <w:p w14:paraId="62CE27D1" w14:textId="77777777" w:rsidR="00D90551" w:rsidRPr="00494390" w:rsidRDefault="00D90551" w:rsidP="00A87069">
            <w:pPr>
              <w:snapToGrid w:val="0"/>
              <w:rPr>
                <w:del w:id="435" w:author="Frank Demers" w:date="2026-09-25T21:14:00Z" w16du:dateUtc="2026-09-26T01:14:00Z"/>
                <w:rFonts w:ascii="Calibri Light" w:hAnsi="Calibri Light" w:cs="Calibri Light"/>
                <w:color w:val="000000"/>
                <w:lang w:val="en-GB"/>
              </w:rPr>
            </w:pPr>
          </w:p>
        </w:tc>
      </w:tr>
      <w:tr w:rsidR="00D90551" w:rsidRPr="00494390" w14:paraId="30860EE6" w14:textId="77777777" w:rsidTr="00A87069">
        <w:trPr>
          <w:cantSplit/>
          <w:jc w:val="center"/>
          <w:del w:id="436" w:author="Frank Demers" w:date="2026-09-25T21:14:00Z" w16du:dateUtc="2026-09-26T01:14:00Z"/>
        </w:trPr>
        <w:tc>
          <w:tcPr>
            <w:tcW w:w="217" w:type="pct"/>
            <w:shd w:val="clear" w:color="auto" w:fill="FFFFFF"/>
          </w:tcPr>
          <w:p w14:paraId="6939839F" w14:textId="77777777" w:rsidR="00D90551" w:rsidRPr="00494390" w:rsidRDefault="00D90551" w:rsidP="00A87069">
            <w:pPr>
              <w:snapToGrid w:val="0"/>
              <w:rPr>
                <w:del w:id="437" w:author="Frank Demers" w:date="2026-09-25T21:14:00Z" w16du:dateUtc="2026-09-26T01:14:00Z"/>
                <w:rFonts w:ascii="Calibri Light" w:hAnsi="Calibri Light" w:cs="Calibri Light"/>
                <w:color w:val="000000"/>
                <w:lang w:val="en-GB"/>
              </w:rPr>
            </w:pPr>
            <w:del w:id="438" w:author="Frank Demers" w:date="2026-09-25T21:14:00Z" w16du:dateUtc="2026-09-26T01:14:00Z">
              <w:r w:rsidRPr="00494390">
                <w:rPr>
                  <w:rFonts w:ascii="Calibri Light" w:hAnsi="Calibri Light" w:cs="Calibri Light"/>
                  <w:color w:val="000000"/>
                  <w:lang w:val="en-GB"/>
                </w:rPr>
                <w:delText>3</w:delText>
              </w:r>
            </w:del>
          </w:p>
        </w:tc>
        <w:tc>
          <w:tcPr>
            <w:tcW w:w="1862" w:type="pct"/>
            <w:shd w:val="clear" w:color="auto" w:fill="FFFFFF"/>
          </w:tcPr>
          <w:p w14:paraId="5E7B5D40" w14:textId="77777777" w:rsidR="00D90551" w:rsidRPr="00494390" w:rsidRDefault="00D90551" w:rsidP="00A87069">
            <w:pPr>
              <w:snapToGrid w:val="0"/>
              <w:rPr>
                <w:del w:id="439" w:author="Frank Demers" w:date="2026-09-25T21:14:00Z" w16du:dateUtc="2026-09-26T01:14:00Z"/>
                <w:rFonts w:ascii="Calibri Light" w:hAnsi="Calibri Light" w:cs="Calibri Light"/>
                <w:color w:val="000000"/>
                <w:lang w:val="en-GB"/>
              </w:rPr>
            </w:pPr>
            <w:del w:id="440" w:author="Frank Demers" w:date="2026-09-25T21:14:00Z" w16du:dateUtc="2026-09-26T01:14:00Z">
              <w:r w:rsidRPr="00494390">
                <w:rPr>
                  <w:rFonts w:ascii="Calibri Light" w:hAnsi="Calibri Light" w:cs="Calibri Light"/>
                  <w:color w:val="000000"/>
                  <w:lang w:val="en-GB"/>
                </w:rPr>
                <w:delText>Understanding the developmental appropriateness of media selected</w:delText>
              </w:r>
            </w:del>
          </w:p>
        </w:tc>
        <w:tc>
          <w:tcPr>
            <w:tcW w:w="966" w:type="pct"/>
            <w:shd w:val="clear" w:color="auto" w:fill="FFFFFF"/>
          </w:tcPr>
          <w:p w14:paraId="3DB54F12" w14:textId="77777777" w:rsidR="00D90551" w:rsidRPr="00494390" w:rsidRDefault="00D90551" w:rsidP="00A87069">
            <w:pPr>
              <w:snapToGrid w:val="0"/>
              <w:rPr>
                <w:del w:id="441" w:author="Frank Demers" w:date="2026-09-25T21:14:00Z" w16du:dateUtc="2026-09-26T01:14:00Z"/>
                <w:rFonts w:ascii="Calibri Light" w:hAnsi="Calibri Light" w:cs="Calibri Light"/>
                <w:color w:val="000000"/>
                <w:lang w:val="en-GB"/>
              </w:rPr>
            </w:pPr>
            <w:del w:id="442" w:author="Frank Demers" w:date="2026-09-25T21:14:00Z" w16du:dateUtc="2026-09-26T01:14:00Z">
              <w:r w:rsidRPr="00494390">
                <w:rPr>
                  <w:rFonts w:ascii="Calibri Light" w:hAnsi="Calibri Light" w:cs="Calibri Light"/>
                  <w:color w:val="000000"/>
                  <w:lang w:val="en-GB"/>
                </w:rPr>
                <w:delText>.620</w:delText>
              </w:r>
            </w:del>
          </w:p>
        </w:tc>
        <w:tc>
          <w:tcPr>
            <w:tcW w:w="1149" w:type="pct"/>
            <w:shd w:val="clear" w:color="auto" w:fill="FFFFFF"/>
            <w:vAlign w:val="center"/>
          </w:tcPr>
          <w:p w14:paraId="6FA731D0" w14:textId="77777777" w:rsidR="00D90551" w:rsidRPr="00494390" w:rsidRDefault="00D90551" w:rsidP="00A87069">
            <w:pPr>
              <w:snapToGrid w:val="0"/>
              <w:rPr>
                <w:del w:id="443" w:author="Frank Demers" w:date="2026-09-25T21:14:00Z" w16du:dateUtc="2026-09-26T01:14:00Z"/>
                <w:rFonts w:ascii="Calibri Light" w:hAnsi="Calibri Light" w:cs="Calibri Light"/>
                <w:color w:val="000000"/>
                <w:lang w:val="en-GB"/>
              </w:rPr>
            </w:pPr>
          </w:p>
        </w:tc>
        <w:tc>
          <w:tcPr>
            <w:tcW w:w="806" w:type="pct"/>
            <w:shd w:val="clear" w:color="auto" w:fill="FFFFFF"/>
            <w:vAlign w:val="center"/>
          </w:tcPr>
          <w:p w14:paraId="7C2EF551" w14:textId="77777777" w:rsidR="00D90551" w:rsidRPr="00494390" w:rsidRDefault="00D90551" w:rsidP="00A87069">
            <w:pPr>
              <w:snapToGrid w:val="0"/>
              <w:ind w:right="60"/>
              <w:rPr>
                <w:del w:id="444" w:author="Frank Demers" w:date="2026-09-25T21:14:00Z" w16du:dateUtc="2026-09-26T01:14:00Z"/>
                <w:rFonts w:ascii="Calibri Light" w:hAnsi="Calibri Light" w:cs="Calibri Light"/>
                <w:color w:val="000000"/>
                <w:lang w:val="en-GB"/>
              </w:rPr>
            </w:pPr>
          </w:p>
        </w:tc>
      </w:tr>
      <w:tr w:rsidR="00D90551" w:rsidRPr="00494390" w14:paraId="15390216" w14:textId="77777777" w:rsidTr="00A87069">
        <w:trPr>
          <w:cantSplit/>
          <w:jc w:val="center"/>
          <w:del w:id="445" w:author="Frank Demers" w:date="2026-09-25T21:14:00Z" w16du:dateUtc="2026-09-26T01:14:00Z"/>
        </w:trPr>
        <w:tc>
          <w:tcPr>
            <w:tcW w:w="217" w:type="pct"/>
            <w:shd w:val="clear" w:color="auto" w:fill="FFFFFF"/>
          </w:tcPr>
          <w:p w14:paraId="21F66BBE" w14:textId="77777777" w:rsidR="00D90551" w:rsidRPr="00494390" w:rsidRDefault="00D90551" w:rsidP="00A87069">
            <w:pPr>
              <w:snapToGrid w:val="0"/>
              <w:ind w:right="60"/>
              <w:rPr>
                <w:del w:id="446" w:author="Frank Demers" w:date="2026-09-25T21:14:00Z" w16du:dateUtc="2026-09-26T01:14:00Z"/>
                <w:rFonts w:ascii="Calibri Light" w:hAnsi="Calibri Light" w:cs="Calibri Light"/>
                <w:color w:val="000000"/>
                <w:lang w:val="en-GB"/>
              </w:rPr>
            </w:pPr>
            <w:del w:id="447" w:author="Frank Demers" w:date="2026-09-25T21:14:00Z" w16du:dateUtc="2026-09-26T01:14:00Z">
              <w:r w:rsidRPr="00494390">
                <w:rPr>
                  <w:rFonts w:ascii="Calibri Light" w:hAnsi="Calibri Light" w:cs="Calibri Light"/>
                  <w:color w:val="000000"/>
                  <w:lang w:val="en-GB"/>
                </w:rPr>
                <w:delText>4</w:delText>
              </w:r>
            </w:del>
          </w:p>
        </w:tc>
        <w:tc>
          <w:tcPr>
            <w:tcW w:w="1862" w:type="pct"/>
            <w:shd w:val="clear" w:color="auto" w:fill="FFFFFF"/>
          </w:tcPr>
          <w:p w14:paraId="059017DE" w14:textId="77777777" w:rsidR="00D90551" w:rsidRPr="00494390" w:rsidRDefault="00D90551" w:rsidP="00A87069">
            <w:pPr>
              <w:snapToGrid w:val="0"/>
              <w:ind w:right="60"/>
              <w:rPr>
                <w:del w:id="448" w:author="Frank Demers" w:date="2026-09-25T21:14:00Z" w16du:dateUtc="2026-09-26T01:14:00Z"/>
                <w:rFonts w:ascii="Calibri Light" w:hAnsi="Calibri Light" w:cs="Calibri Light"/>
                <w:color w:val="000000"/>
                <w:lang w:val="en-GB"/>
              </w:rPr>
            </w:pPr>
            <w:del w:id="449" w:author="Frank Demers" w:date="2026-09-25T21:14:00Z" w16du:dateUtc="2026-09-26T01:14:00Z">
              <w:r w:rsidRPr="00494390">
                <w:rPr>
                  <w:rFonts w:ascii="Calibri Light" w:hAnsi="Calibri Light" w:cs="Calibri Light"/>
                  <w:color w:val="000000"/>
                  <w:lang w:val="en-GB"/>
                </w:rPr>
                <w:delText>Describing the range of advanced media suggests teaching a particular topic.</w:delText>
              </w:r>
            </w:del>
          </w:p>
        </w:tc>
        <w:tc>
          <w:tcPr>
            <w:tcW w:w="966" w:type="pct"/>
            <w:shd w:val="clear" w:color="auto" w:fill="FFFFFF"/>
            <w:vAlign w:val="center"/>
          </w:tcPr>
          <w:p w14:paraId="03F049D6" w14:textId="77777777" w:rsidR="00D90551" w:rsidRPr="00494390" w:rsidRDefault="00D90551" w:rsidP="00A87069">
            <w:pPr>
              <w:snapToGrid w:val="0"/>
              <w:rPr>
                <w:del w:id="450" w:author="Frank Demers" w:date="2026-09-25T21:14:00Z" w16du:dateUtc="2026-09-26T01:14:00Z"/>
                <w:rFonts w:ascii="Calibri Light" w:hAnsi="Calibri Light" w:cs="Calibri Light"/>
                <w:color w:val="000000"/>
                <w:lang w:val="en-GB"/>
              </w:rPr>
            </w:pPr>
          </w:p>
        </w:tc>
        <w:tc>
          <w:tcPr>
            <w:tcW w:w="1149" w:type="pct"/>
            <w:shd w:val="clear" w:color="auto" w:fill="FFFFFF"/>
            <w:vAlign w:val="center"/>
          </w:tcPr>
          <w:p w14:paraId="344D5456" w14:textId="77777777" w:rsidR="00D90551" w:rsidRPr="00494390" w:rsidRDefault="00D90551" w:rsidP="00A87069">
            <w:pPr>
              <w:snapToGrid w:val="0"/>
              <w:ind w:right="60"/>
              <w:rPr>
                <w:del w:id="451" w:author="Frank Demers" w:date="2026-09-25T21:14:00Z" w16du:dateUtc="2026-09-26T01:14:00Z"/>
                <w:rFonts w:ascii="Calibri Light" w:hAnsi="Calibri Light" w:cs="Calibri Light"/>
                <w:color w:val="000000"/>
                <w:lang w:val="en-GB"/>
              </w:rPr>
            </w:pPr>
            <w:del w:id="452" w:author="Frank Demers" w:date="2026-09-25T21:14:00Z" w16du:dateUtc="2026-09-26T01:14:00Z">
              <w:r w:rsidRPr="00494390">
                <w:rPr>
                  <w:rFonts w:ascii="Calibri Light" w:hAnsi="Calibri Light" w:cs="Calibri Light"/>
                  <w:color w:val="000000"/>
                  <w:lang w:val="en-GB"/>
                </w:rPr>
                <w:delText>.801</w:delText>
              </w:r>
            </w:del>
          </w:p>
        </w:tc>
        <w:tc>
          <w:tcPr>
            <w:tcW w:w="806" w:type="pct"/>
            <w:shd w:val="clear" w:color="auto" w:fill="FFFFFF"/>
            <w:vAlign w:val="center"/>
          </w:tcPr>
          <w:p w14:paraId="15A9268F" w14:textId="77777777" w:rsidR="00D90551" w:rsidRPr="00494390" w:rsidRDefault="00D90551" w:rsidP="00A87069">
            <w:pPr>
              <w:snapToGrid w:val="0"/>
              <w:rPr>
                <w:del w:id="453" w:author="Frank Demers" w:date="2026-09-25T21:14:00Z" w16du:dateUtc="2026-09-26T01:14:00Z"/>
                <w:rFonts w:ascii="Calibri Light" w:hAnsi="Calibri Light" w:cs="Calibri Light"/>
                <w:color w:val="000000"/>
                <w:lang w:val="en-GB"/>
              </w:rPr>
            </w:pPr>
          </w:p>
        </w:tc>
      </w:tr>
      <w:tr w:rsidR="00D90551" w:rsidRPr="00494390" w14:paraId="77BAE059" w14:textId="77777777" w:rsidTr="00A87069">
        <w:trPr>
          <w:cantSplit/>
          <w:jc w:val="center"/>
          <w:del w:id="454" w:author="Frank Demers" w:date="2026-09-25T21:14:00Z" w16du:dateUtc="2026-09-26T01:14:00Z"/>
        </w:trPr>
        <w:tc>
          <w:tcPr>
            <w:tcW w:w="217" w:type="pct"/>
            <w:shd w:val="clear" w:color="auto" w:fill="FFFFFF"/>
          </w:tcPr>
          <w:p w14:paraId="4711BA11" w14:textId="77777777" w:rsidR="00D90551" w:rsidRPr="00494390" w:rsidRDefault="00D90551" w:rsidP="00A87069">
            <w:pPr>
              <w:snapToGrid w:val="0"/>
              <w:ind w:right="60"/>
              <w:rPr>
                <w:del w:id="455" w:author="Frank Demers" w:date="2026-09-25T21:14:00Z" w16du:dateUtc="2026-09-26T01:14:00Z"/>
                <w:rFonts w:ascii="Calibri Light" w:hAnsi="Calibri Light" w:cs="Calibri Light"/>
                <w:color w:val="000000"/>
                <w:lang w:val="en-GB"/>
              </w:rPr>
            </w:pPr>
            <w:del w:id="456" w:author="Frank Demers" w:date="2026-09-25T21:14:00Z" w16du:dateUtc="2026-09-26T01:14:00Z">
              <w:r w:rsidRPr="00494390">
                <w:rPr>
                  <w:rFonts w:ascii="Calibri Light" w:hAnsi="Calibri Light" w:cs="Calibri Light"/>
                  <w:color w:val="000000"/>
                  <w:lang w:val="en-GB"/>
                </w:rPr>
                <w:delText>5</w:delText>
              </w:r>
            </w:del>
          </w:p>
        </w:tc>
        <w:tc>
          <w:tcPr>
            <w:tcW w:w="1862" w:type="pct"/>
            <w:shd w:val="clear" w:color="auto" w:fill="FFFFFF"/>
          </w:tcPr>
          <w:p w14:paraId="0E1C013C" w14:textId="77777777" w:rsidR="00D90551" w:rsidRPr="00494390" w:rsidRDefault="00D90551" w:rsidP="00A87069">
            <w:pPr>
              <w:snapToGrid w:val="0"/>
              <w:ind w:right="60"/>
              <w:rPr>
                <w:del w:id="457" w:author="Frank Demers" w:date="2026-09-25T21:14:00Z" w16du:dateUtc="2026-09-26T01:14:00Z"/>
                <w:rFonts w:ascii="Calibri Light" w:hAnsi="Calibri Light" w:cs="Calibri Light"/>
                <w:color w:val="000000"/>
                <w:lang w:val="en-GB"/>
              </w:rPr>
            </w:pPr>
            <w:del w:id="458" w:author="Frank Demers" w:date="2026-09-25T21:14:00Z" w16du:dateUtc="2026-09-26T01:14:00Z">
              <w:r w:rsidRPr="00494390">
                <w:rPr>
                  <w:rFonts w:ascii="Calibri Light" w:hAnsi="Calibri Light" w:cs="Calibri Light"/>
                  <w:color w:val="000000"/>
                  <w:lang w:val="en-GB"/>
                </w:rPr>
                <w:delText>Understanding strengths and weaknesses of specific advanced media resources</w:delText>
              </w:r>
            </w:del>
          </w:p>
        </w:tc>
        <w:tc>
          <w:tcPr>
            <w:tcW w:w="966" w:type="pct"/>
            <w:shd w:val="clear" w:color="auto" w:fill="FFFFFF"/>
            <w:vAlign w:val="center"/>
          </w:tcPr>
          <w:p w14:paraId="63681337" w14:textId="77777777" w:rsidR="00D90551" w:rsidRPr="00494390" w:rsidRDefault="00D90551" w:rsidP="00A87069">
            <w:pPr>
              <w:snapToGrid w:val="0"/>
              <w:rPr>
                <w:del w:id="459" w:author="Frank Demers" w:date="2026-09-25T21:14:00Z" w16du:dateUtc="2026-09-26T01:14:00Z"/>
                <w:rFonts w:ascii="Calibri Light" w:hAnsi="Calibri Light" w:cs="Calibri Light"/>
                <w:color w:val="000000"/>
                <w:lang w:val="en-GB"/>
              </w:rPr>
            </w:pPr>
          </w:p>
        </w:tc>
        <w:tc>
          <w:tcPr>
            <w:tcW w:w="1149" w:type="pct"/>
            <w:shd w:val="clear" w:color="auto" w:fill="FFFFFF"/>
            <w:vAlign w:val="center"/>
          </w:tcPr>
          <w:p w14:paraId="2AB61C91" w14:textId="77777777" w:rsidR="00D90551" w:rsidRPr="00494390" w:rsidRDefault="00D90551" w:rsidP="00A87069">
            <w:pPr>
              <w:snapToGrid w:val="0"/>
              <w:ind w:right="60"/>
              <w:rPr>
                <w:del w:id="460" w:author="Frank Demers" w:date="2026-09-25T21:14:00Z" w16du:dateUtc="2026-09-26T01:14:00Z"/>
                <w:rFonts w:ascii="Calibri Light" w:hAnsi="Calibri Light" w:cs="Calibri Light"/>
                <w:color w:val="000000"/>
                <w:lang w:val="en-GB"/>
              </w:rPr>
            </w:pPr>
            <w:del w:id="461" w:author="Frank Demers" w:date="2026-09-25T21:14:00Z" w16du:dateUtc="2026-09-26T01:14:00Z">
              <w:r w:rsidRPr="00494390">
                <w:rPr>
                  <w:rFonts w:ascii="Calibri Light" w:hAnsi="Calibri Light" w:cs="Calibri Light"/>
                  <w:color w:val="000000"/>
                  <w:lang w:val="en-GB"/>
                </w:rPr>
                <w:delText>.694</w:delText>
              </w:r>
            </w:del>
          </w:p>
        </w:tc>
        <w:tc>
          <w:tcPr>
            <w:tcW w:w="806" w:type="pct"/>
            <w:shd w:val="clear" w:color="auto" w:fill="FFFFFF"/>
            <w:vAlign w:val="center"/>
          </w:tcPr>
          <w:p w14:paraId="2772BC9F" w14:textId="77777777" w:rsidR="00D90551" w:rsidRPr="00494390" w:rsidRDefault="00D90551" w:rsidP="00A87069">
            <w:pPr>
              <w:snapToGrid w:val="0"/>
              <w:ind w:right="60"/>
              <w:rPr>
                <w:del w:id="462" w:author="Frank Demers" w:date="2026-09-25T21:14:00Z" w16du:dateUtc="2026-09-26T01:14:00Z"/>
                <w:rFonts w:ascii="Calibri Light" w:hAnsi="Calibri Light" w:cs="Calibri Light"/>
                <w:color w:val="000000"/>
                <w:lang w:val="en-GB"/>
              </w:rPr>
            </w:pPr>
          </w:p>
        </w:tc>
      </w:tr>
      <w:tr w:rsidR="00D90551" w:rsidRPr="00494390" w14:paraId="2D346B9A" w14:textId="77777777" w:rsidTr="00A87069">
        <w:trPr>
          <w:cantSplit/>
          <w:jc w:val="center"/>
          <w:del w:id="463" w:author="Frank Demers" w:date="2026-09-25T21:14:00Z" w16du:dateUtc="2026-09-26T01:14:00Z"/>
        </w:trPr>
        <w:tc>
          <w:tcPr>
            <w:tcW w:w="217" w:type="pct"/>
            <w:shd w:val="clear" w:color="auto" w:fill="FFFFFF"/>
          </w:tcPr>
          <w:p w14:paraId="573DA633" w14:textId="77777777" w:rsidR="00D90551" w:rsidRPr="00494390" w:rsidRDefault="00D90551" w:rsidP="00A87069">
            <w:pPr>
              <w:snapToGrid w:val="0"/>
              <w:ind w:right="60"/>
              <w:rPr>
                <w:del w:id="464" w:author="Frank Demers" w:date="2026-09-25T21:14:00Z" w16du:dateUtc="2026-09-26T01:14:00Z"/>
                <w:rFonts w:ascii="Calibri Light" w:hAnsi="Calibri Light" w:cs="Calibri Light"/>
                <w:color w:val="000000"/>
                <w:lang w:val="en-GB"/>
              </w:rPr>
            </w:pPr>
            <w:del w:id="465" w:author="Frank Demers" w:date="2026-09-25T21:14:00Z" w16du:dateUtc="2026-09-26T01:14:00Z">
              <w:r w:rsidRPr="00494390">
                <w:rPr>
                  <w:rFonts w:ascii="Calibri Light" w:hAnsi="Calibri Light" w:cs="Calibri Light"/>
                  <w:color w:val="000000"/>
                  <w:lang w:val="en-GB"/>
                </w:rPr>
                <w:delText>6</w:delText>
              </w:r>
            </w:del>
          </w:p>
        </w:tc>
        <w:tc>
          <w:tcPr>
            <w:tcW w:w="1862" w:type="pct"/>
            <w:shd w:val="clear" w:color="auto" w:fill="FFFFFF"/>
          </w:tcPr>
          <w:p w14:paraId="731DD3B5" w14:textId="77777777" w:rsidR="00D90551" w:rsidRPr="00494390" w:rsidRDefault="00D90551" w:rsidP="00A87069">
            <w:pPr>
              <w:snapToGrid w:val="0"/>
              <w:ind w:right="60"/>
              <w:rPr>
                <w:del w:id="466" w:author="Frank Demers" w:date="2026-09-25T21:14:00Z" w16du:dateUtc="2026-09-26T01:14:00Z"/>
                <w:rFonts w:ascii="Calibri Light" w:hAnsi="Calibri Light" w:cs="Calibri Light"/>
                <w:color w:val="000000"/>
                <w:lang w:val="en-GB"/>
              </w:rPr>
            </w:pPr>
            <w:del w:id="467" w:author="Frank Demers" w:date="2026-09-25T21:14:00Z" w16du:dateUtc="2026-09-26T01:14:00Z">
              <w:r w:rsidRPr="00494390">
                <w:rPr>
                  <w:rFonts w:ascii="Calibri Light" w:hAnsi="Calibri Light" w:cs="Calibri Light"/>
                  <w:color w:val="000000"/>
                  <w:lang w:val="en-GB"/>
                </w:rPr>
                <w:delText>Understanding the capability and suitability of selected media</w:delText>
              </w:r>
            </w:del>
          </w:p>
        </w:tc>
        <w:tc>
          <w:tcPr>
            <w:tcW w:w="966" w:type="pct"/>
            <w:shd w:val="clear" w:color="auto" w:fill="FFFFFF"/>
            <w:vAlign w:val="center"/>
          </w:tcPr>
          <w:p w14:paraId="5A4FB725" w14:textId="77777777" w:rsidR="00D90551" w:rsidRPr="00494390" w:rsidRDefault="00D90551" w:rsidP="00A87069">
            <w:pPr>
              <w:snapToGrid w:val="0"/>
              <w:rPr>
                <w:del w:id="468" w:author="Frank Demers" w:date="2026-09-25T21:14:00Z" w16du:dateUtc="2026-09-26T01:14:00Z"/>
                <w:rFonts w:ascii="Calibri Light" w:hAnsi="Calibri Light" w:cs="Calibri Light"/>
                <w:color w:val="000000"/>
                <w:lang w:val="en-GB"/>
              </w:rPr>
            </w:pPr>
          </w:p>
        </w:tc>
        <w:tc>
          <w:tcPr>
            <w:tcW w:w="1149" w:type="pct"/>
            <w:shd w:val="clear" w:color="auto" w:fill="FFFFFF"/>
            <w:vAlign w:val="center"/>
          </w:tcPr>
          <w:p w14:paraId="3F31F1F7" w14:textId="77777777" w:rsidR="00D90551" w:rsidRPr="00494390" w:rsidRDefault="00D90551" w:rsidP="00A87069">
            <w:pPr>
              <w:snapToGrid w:val="0"/>
              <w:ind w:right="60"/>
              <w:rPr>
                <w:del w:id="469" w:author="Frank Demers" w:date="2026-09-25T21:14:00Z" w16du:dateUtc="2026-09-26T01:14:00Z"/>
                <w:rFonts w:ascii="Calibri Light" w:hAnsi="Calibri Light" w:cs="Calibri Light"/>
                <w:color w:val="000000"/>
                <w:lang w:val="en-GB"/>
              </w:rPr>
            </w:pPr>
          </w:p>
        </w:tc>
        <w:tc>
          <w:tcPr>
            <w:tcW w:w="806" w:type="pct"/>
            <w:shd w:val="clear" w:color="auto" w:fill="FFFFFF"/>
            <w:vAlign w:val="center"/>
          </w:tcPr>
          <w:p w14:paraId="7A1C5D4E" w14:textId="77777777" w:rsidR="00D90551" w:rsidRPr="00494390" w:rsidRDefault="00D90551" w:rsidP="00A87069">
            <w:pPr>
              <w:snapToGrid w:val="0"/>
              <w:ind w:right="60"/>
              <w:rPr>
                <w:del w:id="470" w:author="Frank Demers" w:date="2026-09-25T21:14:00Z" w16du:dateUtc="2026-09-26T01:14:00Z"/>
                <w:rFonts w:ascii="Calibri Light" w:hAnsi="Calibri Light" w:cs="Calibri Light"/>
                <w:color w:val="000000"/>
                <w:lang w:val="en-GB"/>
              </w:rPr>
            </w:pPr>
            <w:del w:id="471" w:author="Frank Demers" w:date="2026-09-25T21:14:00Z" w16du:dateUtc="2026-09-26T01:14:00Z">
              <w:r w:rsidRPr="00494390">
                <w:rPr>
                  <w:rFonts w:ascii="Calibri Light" w:hAnsi="Calibri Light" w:cs="Calibri Light"/>
                  <w:color w:val="000000"/>
                  <w:lang w:val="en-GB"/>
                </w:rPr>
                <w:delText>.854</w:delText>
              </w:r>
            </w:del>
          </w:p>
        </w:tc>
      </w:tr>
      <w:tr w:rsidR="00D90551" w:rsidRPr="00494390" w14:paraId="30B7ACE7" w14:textId="77777777" w:rsidTr="00A87069">
        <w:trPr>
          <w:cantSplit/>
          <w:jc w:val="center"/>
          <w:del w:id="472" w:author="Frank Demers" w:date="2026-09-25T21:14:00Z" w16du:dateUtc="2026-09-26T01:14:00Z"/>
        </w:trPr>
        <w:tc>
          <w:tcPr>
            <w:tcW w:w="217" w:type="pct"/>
            <w:shd w:val="clear" w:color="auto" w:fill="FFFFFF"/>
          </w:tcPr>
          <w:p w14:paraId="4F10CCEF" w14:textId="77777777" w:rsidR="00D90551" w:rsidRPr="00494390" w:rsidRDefault="00D90551" w:rsidP="00A87069">
            <w:pPr>
              <w:snapToGrid w:val="0"/>
              <w:ind w:right="60"/>
              <w:rPr>
                <w:del w:id="473" w:author="Frank Demers" w:date="2026-09-25T21:14:00Z" w16du:dateUtc="2026-09-26T01:14:00Z"/>
                <w:rFonts w:ascii="Calibri Light" w:hAnsi="Calibri Light" w:cs="Calibri Light"/>
                <w:color w:val="000000"/>
                <w:lang w:val="en-GB"/>
              </w:rPr>
            </w:pPr>
            <w:del w:id="474" w:author="Frank Demers" w:date="2026-09-25T21:14:00Z" w16du:dateUtc="2026-09-26T01:14:00Z">
              <w:r w:rsidRPr="00494390">
                <w:rPr>
                  <w:rFonts w:ascii="Calibri Light" w:hAnsi="Calibri Light" w:cs="Calibri Light"/>
                  <w:color w:val="000000"/>
                  <w:lang w:val="en-GB"/>
                </w:rPr>
                <w:delText>7</w:delText>
              </w:r>
            </w:del>
          </w:p>
        </w:tc>
        <w:tc>
          <w:tcPr>
            <w:tcW w:w="1862" w:type="pct"/>
            <w:shd w:val="clear" w:color="auto" w:fill="FFFFFF"/>
          </w:tcPr>
          <w:p w14:paraId="5292CC6F" w14:textId="77777777" w:rsidR="00D90551" w:rsidRPr="00494390" w:rsidRDefault="00D90551" w:rsidP="00A87069">
            <w:pPr>
              <w:snapToGrid w:val="0"/>
              <w:ind w:right="60"/>
              <w:rPr>
                <w:del w:id="475" w:author="Frank Demers" w:date="2026-09-25T21:14:00Z" w16du:dateUtc="2026-09-26T01:14:00Z"/>
                <w:rFonts w:ascii="Calibri Light" w:hAnsi="Calibri Light" w:cs="Calibri Light"/>
                <w:color w:val="000000"/>
                <w:lang w:val="en-GB"/>
              </w:rPr>
            </w:pPr>
            <w:del w:id="476" w:author="Frank Demers" w:date="2026-09-25T21:14:00Z" w16du:dateUtc="2026-09-26T01:14:00Z">
              <w:r w:rsidRPr="00494390">
                <w:rPr>
                  <w:rFonts w:ascii="Calibri Light" w:hAnsi="Calibri Light" w:cs="Calibri Light"/>
                  <w:color w:val="000000"/>
                  <w:lang w:val="en-GB"/>
                </w:rPr>
                <w:delText>Explaining why the media chosen was necessary for the given content</w:delText>
              </w:r>
            </w:del>
          </w:p>
        </w:tc>
        <w:tc>
          <w:tcPr>
            <w:tcW w:w="966" w:type="pct"/>
            <w:shd w:val="clear" w:color="auto" w:fill="FFFFFF"/>
            <w:vAlign w:val="center"/>
          </w:tcPr>
          <w:p w14:paraId="64B98F78" w14:textId="77777777" w:rsidR="00D90551" w:rsidRPr="00494390" w:rsidRDefault="00D90551" w:rsidP="00A87069">
            <w:pPr>
              <w:snapToGrid w:val="0"/>
              <w:rPr>
                <w:del w:id="477" w:author="Frank Demers" w:date="2026-09-25T21:14:00Z" w16du:dateUtc="2026-09-26T01:14:00Z"/>
                <w:rFonts w:ascii="Calibri Light" w:hAnsi="Calibri Light" w:cs="Calibri Light"/>
                <w:color w:val="000000"/>
                <w:lang w:val="en-GB"/>
              </w:rPr>
            </w:pPr>
          </w:p>
        </w:tc>
        <w:tc>
          <w:tcPr>
            <w:tcW w:w="1149" w:type="pct"/>
            <w:shd w:val="clear" w:color="auto" w:fill="FFFFFF"/>
            <w:vAlign w:val="center"/>
          </w:tcPr>
          <w:p w14:paraId="3DC1E3EF" w14:textId="77777777" w:rsidR="00D90551" w:rsidRPr="00494390" w:rsidRDefault="00D90551" w:rsidP="00A87069">
            <w:pPr>
              <w:snapToGrid w:val="0"/>
              <w:rPr>
                <w:del w:id="478" w:author="Frank Demers" w:date="2026-09-25T21:14:00Z" w16du:dateUtc="2026-09-26T01:14:00Z"/>
                <w:rFonts w:ascii="Calibri Light" w:hAnsi="Calibri Light" w:cs="Calibri Light"/>
                <w:color w:val="000000"/>
                <w:lang w:val="en-GB"/>
              </w:rPr>
            </w:pPr>
          </w:p>
        </w:tc>
        <w:tc>
          <w:tcPr>
            <w:tcW w:w="806" w:type="pct"/>
            <w:shd w:val="clear" w:color="auto" w:fill="FFFFFF"/>
            <w:vAlign w:val="center"/>
          </w:tcPr>
          <w:p w14:paraId="52520C88" w14:textId="77777777" w:rsidR="00D90551" w:rsidRPr="00494390" w:rsidRDefault="00D90551" w:rsidP="00A87069">
            <w:pPr>
              <w:snapToGrid w:val="0"/>
              <w:ind w:right="60"/>
              <w:rPr>
                <w:del w:id="479" w:author="Frank Demers" w:date="2026-09-25T21:14:00Z" w16du:dateUtc="2026-09-26T01:14:00Z"/>
                <w:rFonts w:ascii="Calibri Light" w:hAnsi="Calibri Light" w:cs="Calibri Light"/>
                <w:color w:val="000000"/>
                <w:lang w:val="en-GB"/>
              </w:rPr>
            </w:pPr>
            <w:del w:id="480" w:author="Frank Demers" w:date="2026-09-25T21:14:00Z" w16du:dateUtc="2026-09-26T01:14:00Z">
              <w:r w:rsidRPr="00494390">
                <w:rPr>
                  <w:rFonts w:ascii="Calibri Light" w:hAnsi="Calibri Light" w:cs="Calibri Light"/>
                  <w:color w:val="000000"/>
                  <w:lang w:val="en-GB"/>
                </w:rPr>
                <w:delText>.923</w:delText>
              </w:r>
            </w:del>
          </w:p>
        </w:tc>
      </w:tr>
      <w:tr w:rsidR="00D90551" w:rsidRPr="00494390" w14:paraId="52CBEA09" w14:textId="77777777" w:rsidTr="00A87069">
        <w:trPr>
          <w:cantSplit/>
          <w:jc w:val="center"/>
          <w:del w:id="481" w:author="Frank Demers" w:date="2026-09-25T21:14:00Z" w16du:dateUtc="2026-09-26T01:14:00Z"/>
        </w:trPr>
        <w:tc>
          <w:tcPr>
            <w:tcW w:w="217" w:type="pct"/>
            <w:shd w:val="clear" w:color="auto" w:fill="FFFFFF"/>
          </w:tcPr>
          <w:p w14:paraId="1170D830" w14:textId="77777777" w:rsidR="00D90551" w:rsidRPr="00494390" w:rsidRDefault="00D90551" w:rsidP="00A87069">
            <w:pPr>
              <w:snapToGrid w:val="0"/>
              <w:ind w:right="60"/>
              <w:rPr>
                <w:del w:id="482" w:author="Frank Demers" w:date="2026-09-25T21:14:00Z" w16du:dateUtc="2026-09-26T01:14:00Z"/>
                <w:rFonts w:ascii="Calibri Light" w:hAnsi="Calibri Light" w:cs="Calibri Light"/>
                <w:color w:val="000000"/>
                <w:lang w:val="en-GB"/>
              </w:rPr>
            </w:pPr>
            <w:del w:id="483" w:author="Frank Demers" w:date="2026-09-25T21:14:00Z" w16du:dateUtc="2026-09-26T01:14:00Z">
              <w:r w:rsidRPr="00494390">
                <w:rPr>
                  <w:rFonts w:ascii="Calibri Light" w:hAnsi="Calibri Light" w:cs="Calibri Light"/>
                  <w:color w:val="000000"/>
                  <w:lang w:val="en-GB"/>
                </w:rPr>
                <w:delText>8</w:delText>
              </w:r>
            </w:del>
          </w:p>
        </w:tc>
        <w:tc>
          <w:tcPr>
            <w:tcW w:w="1862" w:type="pct"/>
            <w:shd w:val="clear" w:color="auto" w:fill="FFFFFF"/>
          </w:tcPr>
          <w:p w14:paraId="31225ABE" w14:textId="77777777" w:rsidR="00D90551" w:rsidRPr="00494390" w:rsidRDefault="00D90551" w:rsidP="00A87069">
            <w:pPr>
              <w:snapToGrid w:val="0"/>
              <w:ind w:right="60"/>
              <w:rPr>
                <w:del w:id="484" w:author="Frank Demers" w:date="2026-09-25T21:14:00Z" w16du:dateUtc="2026-09-26T01:14:00Z"/>
                <w:rFonts w:ascii="Calibri Light" w:hAnsi="Calibri Light" w:cs="Calibri Light"/>
                <w:color w:val="000000"/>
                <w:lang w:val="en-GB"/>
              </w:rPr>
            </w:pPr>
            <w:del w:id="485" w:author="Frank Demers" w:date="2026-09-25T21:14:00Z" w16du:dateUtc="2026-09-26T01:14:00Z">
              <w:r w:rsidRPr="00494390">
                <w:rPr>
                  <w:rFonts w:ascii="Calibri Light" w:hAnsi="Calibri Light" w:cs="Calibri Light"/>
                  <w:color w:val="000000"/>
                  <w:lang w:val="en-GB"/>
                </w:rPr>
                <w:delText>Rotated sums of squared loadings (% of variance)</w:delText>
              </w:r>
            </w:del>
          </w:p>
        </w:tc>
        <w:tc>
          <w:tcPr>
            <w:tcW w:w="966" w:type="pct"/>
            <w:shd w:val="clear" w:color="auto" w:fill="FFFFFF"/>
            <w:vAlign w:val="center"/>
          </w:tcPr>
          <w:p w14:paraId="0DFFF26F" w14:textId="77777777" w:rsidR="00D90551" w:rsidRPr="00494390" w:rsidRDefault="00D90551" w:rsidP="00A87069">
            <w:pPr>
              <w:snapToGrid w:val="0"/>
              <w:rPr>
                <w:del w:id="486" w:author="Frank Demers" w:date="2026-09-25T21:14:00Z" w16du:dateUtc="2026-09-26T01:14:00Z"/>
                <w:rFonts w:ascii="Calibri Light" w:hAnsi="Calibri Light" w:cs="Calibri Light"/>
                <w:color w:val="000000"/>
                <w:lang w:val="en-GB"/>
              </w:rPr>
            </w:pPr>
            <w:del w:id="487" w:author="Frank Demers" w:date="2026-09-25T21:14:00Z" w16du:dateUtc="2026-09-26T01:14:00Z">
              <w:r w:rsidRPr="00494390">
                <w:rPr>
                  <w:rFonts w:ascii="Calibri Light" w:hAnsi="Calibri Light" w:cs="Calibri Light"/>
                  <w:color w:val="000000"/>
                  <w:lang w:val="en-GB"/>
                </w:rPr>
                <w:delText>28.2</w:delText>
              </w:r>
            </w:del>
          </w:p>
        </w:tc>
        <w:tc>
          <w:tcPr>
            <w:tcW w:w="1149" w:type="pct"/>
            <w:shd w:val="clear" w:color="auto" w:fill="FFFFFF"/>
            <w:vAlign w:val="center"/>
          </w:tcPr>
          <w:p w14:paraId="2F0443C6" w14:textId="77777777" w:rsidR="00D90551" w:rsidRPr="00494390" w:rsidRDefault="00D90551" w:rsidP="00A87069">
            <w:pPr>
              <w:snapToGrid w:val="0"/>
              <w:rPr>
                <w:del w:id="488" w:author="Frank Demers" w:date="2026-09-25T21:14:00Z" w16du:dateUtc="2026-09-26T01:14:00Z"/>
                <w:rFonts w:ascii="Calibri Light" w:hAnsi="Calibri Light" w:cs="Calibri Light"/>
                <w:color w:val="000000"/>
                <w:lang w:val="en-GB"/>
              </w:rPr>
            </w:pPr>
            <w:del w:id="489" w:author="Frank Demers" w:date="2026-09-25T21:14:00Z" w16du:dateUtc="2026-09-26T01:14:00Z">
              <w:r w:rsidRPr="00494390">
                <w:rPr>
                  <w:rFonts w:ascii="Calibri Light" w:hAnsi="Calibri Light" w:cs="Calibri Light"/>
                  <w:color w:val="000000"/>
                  <w:lang w:val="en-GB"/>
                </w:rPr>
                <w:delText>25.1</w:delText>
              </w:r>
            </w:del>
          </w:p>
        </w:tc>
        <w:tc>
          <w:tcPr>
            <w:tcW w:w="806" w:type="pct"/>
            <w:shd w:val="clear" w:color="auto" w:fill="FFFFFF"/>
            <w:vAlign w:val="center"/>
          </w:tcPr>
          <w:p w14:paraId="51A8C64A" w14:textId="77777777" w:rsidR="00D90551" w:rsidRPr="00494390" w:rsidRDefault="00D90551" w:rsidP="00A87069">
            <w:pPr>
              <w:snapToGrid w:val="0"/>
              <w:ind w:right="60"/>
              <w:rPr>
                <w:del w:id="490" w:author="Frank Demers" w:date="2026-09-25T21:14:00Z" w16du:dateUtc="2026-09-26T01:14:00Z"/>
                <w:rFonts w:ascii="Calibri Light" w:hAnsi="Calibri Light" w:cs="Calibri Light"/>
                <w:color w:val="000000"/>
                <w:lang w:val="en-GB"/>
              </w:rPr>
            </w:pPr>
            <w:del w:id="491" w:author="Frank Demers" w:date="2026-09-25T21:14:00Z" w16du:dateUtc="2026-09-26T01:14:00Z">
              <w:r w:rsidRPr="00494390">
                <w:rPr>
                  <w:rFonts w:ascii="Calibri Light" w:hAnsi="Calibri Light" w:cs="Calibri Light"/>
                  <w:color w:val="000000"/>
                  <w:lang w:val="en-GB"/>
                </w:rPr>
                <w:delText>23.8</w:delText>
              </w:r>
            </w:del>
          </w:p>
        </w:tc>
      </w:tr>
      <w:tr w:rsidR="00D90551" w:rsidRPr="00494390" w14:paraId="220C6FA3" w14:textId="77777777" w:rsidTr="00A87069">
        <w:trPr>
          <w:cantSplit/>
          <w:jc w:val="center"/>
          <w:del w:id="492" w:author="Frank Demers" w:date="2026-09-25T21:14:00Z" w16du:dateUtc="2026-09-26T01:14:00Z"/>
        </w:trPr>
        <w:tc>
          <w:tcPr>
            <w:tcW w:w="217" w:type="pct"/>
            <w:tcBorders>
              <w:bottom w:val="single" w:sz="4" w:space="0" w:color="auto"/>
            </w:tcBorders>
            <w:shd w:val="clear" w:color="auto" w:fill="FFFFFF"/>
          </w:tcPr>
          <w:p w14:paraId="73DE3D59" w14:textId="77777777" w:rsidR="00D90551" w:rsidRPr="00494390" w:rsidRDefault="00D90551" w:rsidP="00A87069">
            <w:pPr>
              <w:snapToGrid w:val="0"/>
              <w:ind w:right="60"/>
              <w:rPr>
                <w:del w:id="493" w:author="Frank Demers" w:date="2026-09-25T21:14:00Z" w16du:dateUtc="2026-09-26T01:14:00Z"/>
                <w:rFonts w:ascii="Calibri Light" w:hAnsi="Calibri Light" w:cs="Calibri Light"/>
                <w:color w:val="000000"/>
                <w:lang w:val="en-GB"/>
              </w:rPr>
            </w:pPr>
            <w:del w:id="494" w:author="Frank Demers" w:date="2026-09-25T21:14:00Z" w16du:dateUtc="2026-09-26T01:14:00Z">
              <w:r w:rsidRPr="00494390">
                <w:rPr>
                  <w:rFonts w:ascii="Calibri Light" w:hAnsi="Calibri Light" w:cs="Calibri Light"/>
                  <w:color w:val="000000"/>
                  <w:lang w:val="en-GB"/>
                </w:rPr>
                <w:delText>9</w:delText>
              </w:r>
            </w:del>
          </w:p>
        </w:tc>
        <w:tc>
          <w:tcPr>
            <w:tcW w:w="1862" w:type="pct"/>
            <w:tcBorders>
              <w:bottom w:val="single" w:sz="4" w:space="0" w:color="auto"/>
            </w:tcBorders>
            <w:shd w:val="clear" w:color="auto" w:fill="FFFFFF"/>
          </w:tcPr>
          <w:p w14:paraId="2FE4769F" w14:textId="77777777" w:rsidR="00D90551" w:rsidRPr="00494390" w:rsidRDefault="00D90551" w:rsidP="00A87069">
            <w:pPr>
              <w:snapToGrid w:val="0"/>
              <w:ind w:right="60"/>
              <w:rPr>
                <w:del w:id="495" w:author="Frank Demers" w:date="2026-09-25T21:14:00Z" w16du:dateUtc="2026-09-26T01:14:00Z"/>
                <w:rFonts w:ascii="Calibri Light" w:hAnsi="Calibri Light" w:cs="Calibri Light"/>
                <w:color w:val="000000"/>
                <w:lang w:val="en-GB"/>
              </w:rPr>
            </w:pPr>
            <w:del w:id="496" w:author="Frank Demers" w:date="2026-09-25T21:14:00Z" w16du:dateUtc="2026-09-26T01:14:00Z">
              <w:r w:rsidRPr="00494390">
                <w:rPr>
                  <w:rFonts w:ascii="Calibri Light" w:hAnsi="Calibri Light" w:cs="Calibri Light"/>
                  <w:color w:val="000000"/>
                  <w:lang w:val="en-GB"/>
                </w:rPr>
                <w:delText>Rotated sums of squared loadings (cumulative %)</w:delText>
              </w:r>
            </w:del>
          </w:p>
        </w:tc>
        <w:tc>
          <w:tcPr>
            <w:tcW w:w="966" w:type="pct"/>
            <w:tcBorders>
              <w:bottom w:val="single" w:sz="4" w:space="0" w:color="auto"/>
            </w:tcBorders>
            <w:shd w:val="clear" w:color="auto" w:fill="FFFFFF"/>
            <w:vAlign w:val="center"/>
          </w:tcPr>
          <w:p w14:paraId="6AA76BD4" w14:textId="77777777" w:rsidR="00D90551" w:rsidRPr="00494390" w:rsidRDefault="00D90551" w:rsidP="00A87069">
            <w:pPr>
              <w:snapToGrid w:val="0"/>
              <w:rPr>
                <w:del w:id="497" w:author="Frank Demers" w:date="2026-09-25T21:14:00Z" w16du:dateUtc="2026-09-26T01:14:00Z"/>
                <w:rFonts w:ascii="Calibri Light" w:hAnsi="Calibri Light" w:cs="Calibri Light"/>
                <w:color w:val="000000"/>
                <w:lang w:val="en-GB"/>
              </w:rPr>
            </w:pPr>
            <w:del w:id="498" w:author="Frank Demers" w:date="2026-09-25T21:14:00Z" w16du:dateUtc="2026-09-26T01:14:00Z">
              <w:r w:rsidRPr="00494390">
                <w:rPr>
                  <w:rFonts w:ascii="Calibri Light" w:hAnsi="Calibri Light" w:cs="Calibri Light"/>
                  <w:color w:val="000000"/>
                  <w:lang w:val="en-GB"/>
                </w:rPr>
                <w:delText>28.2</w:delText>
              </w:r>
            </w:del>
          </w:p>
        </w:tc>
        <w:tc>
          <w:tcPr>
            <w:tcW w:w="1149" w:type="pct"/>
            <w:tcBorders>
              <w:bottom w:val="single" w:sz="4" w:space="0" w:color="auto"/>
            </w:tcBorders>
            <w:shd w:val="clear" w:color="auto" w:fill="FFFFFF"/>
            <w:vAlign w:val="center"/>
          </w:tcPr>
          <w:p w14:paraId="33E09B74" w14:textId="77777777" w:rsidR="00D90551" w:rsidRPr="00494390" w:rsidRDefault="00D90551" w:rsidP="00A87069">
            <w:pPr>
              <w:snapToGrid w:val="0"/>
              <w:rPr>
                <w:del w:id="499" w:author="Frank Demers" w:date="2026-09-25T21:14:00Z" w16du:dateUtc="2026-09-26T01:14:00Z"/>
                <w:rFonts w:ascii="Calibri Light" w:hAnsi="Calibri Light" w:cs="Calibri Light"/>
                <w:color w:val="000000"/>
                <w:lang w:val="en-GB"/>
              </w:rPr>
            </w:pPr>
            <w:del w:id="500" w:author="Frank Demers" w:date="2026-09-25T21:14:00Z" w16du:dateUtc="2026-09-26T01:14:00Z">
              <w:r w:rsidRPr="00494390">
                <w:rPr>
                  <w:rFonts w:ascii="Calibri Light" w:hAnsi="Calibri Light" w:cs="Calibri Light"/>
                  <w:color w:val="000000"/>
                  <w:lang w:val="en-GB"/>
                </w:rPr>
                <w:delText>53.3</w:delText>
              </w:r>
            </w:del>
          </w:p>
        </w:tc>
        <w:tc>
          <w:tcPr>
            <w:tcW w:w="806" w:type="pct"/>
            <w:tcBorders>
              <w:bottom w:val="single" w:sz="4" w:space="0" w:color="auto"/>
            </w:tcBorders>
            <w:shd w:val="clear" w:color="auto" w:fill="FFFFFF"/>
            <w:vAlign w:val="center"/>
          </w:tcPr>
          <w:p w14:paraId="4AB87925" w14:textId="77777777" w:rsidR="00D90551" w:rsidRPr="00494390" w:rsidRDefault="00D90551" w:rsidP="00A87069">
            <w:pPr>
              <w:snapToGrid w:val="0"/>
              <w:ind w:right="60"/>
              <w:rPr>
                <w:del w:id="501" w:author="Frank Demers" w:date="2026-09-25T21:14:00Z" w16du:dateUtc="2026-09-26T01:14:00Z"/>
                <w:rFonts w:ascii="Calibri Light" w:hAnsi="Calibri Light" w:cs="Calibri Light"/>
                <w:color w:val="000000"/>
                <w:lang w:val="en-GB"/>
              </w:rPr>
            </w:pPr>
            <w:del w:id="502" w:author="Frank Demers" w:date="2026-09-25T21:14:00Z" w16du:dateUtc="2026-09-26T01:14:00Z">
              <w:r w:rsidRPr="00494390">
                <w:rPr>
                  <w:rFonts w:ascii="Calibri Light" w:hAnsi="Calibri Light" w:cs="Calibri Light"/>
                  <w:color w:val="000000"/>
                  <w:lang w:val="en-GB"/>
                </w:rPr>
                <w:delText>77.1</w:delText>
              </w:r>
            </w:del>
          </w:p>
        </w:tc>
      </w:tr>
    </w:tbl>
    <w:p w14:paraId="21960614" w14:textId="77777777" w:rsidR="00D90551" w:rsidRDefault="00D90551"/>
    <w:sectPr w:rsidR="00D90551" w:rsidSect="00DB4E05">
      <w:headerReference w:type="even" r:id="rId10"/>
      <w:footerReference w:type="even" r:id="rId11"/>
      <w:headerReference w:type="first" r:id="rId12"/>
      <w:footerReference w:type="first" r:id="rId13"/>
      <w:pgSz w:w="12240" w:h="15840" w:orient="portrait" w:code="0"/>
      <w:pgMar w:top="1152" w:right="1440" w:bottom="1440" w:left="1440" w:header="720" w:footer="720" w:gutter="0"/>
      <w:cols w:space="720"/>
      <w:titlePg/>
      <w:docGrid w:linePitch="360"/>
      <w:sectPrChange w:id="510" w:author="Frank Demers" w:date="2026-09-25T21:14:00Z" w16du:dateUtc="2026-09-26T01:14:00Z">
        <w:sectPr w:rsidR="00D90551" w:rsidSect="00DB4E05">
          <w:pgSz w:w="14570" w:h="10318" w:orient="landscape" w:code="13"/>
          <w:pgMar w:top="1440" w:right="1440" w:bottom="1440" w:left="1008" w:header="720" w:footer="720" w:gutter="0"/>
          <w:titlePg w:val="0"/>
          <w:docGrid w:linePitch="299"/>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F54E694" w14:textId="77777777" w:rsidR="00646629" w:rsidRDefault="00646629" w:rsidP="00D90551">
      <w:r>
        <w:separator/>
      </w:r>
    </w:p>
  </w:endnote>
  <w:endnote w:type="continuationSeparator" w:id="0">
    <w:p w14:paraId="2D9A333F" w14:textId="77777777" w:rsidR="00646629" w:rsidRDefault="00646629" w:rsidP="00D905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Ebrima">
    <w:panose1 w:val="02000000000000000000"/>
    <w:charset w:val="00"/>
    <w:family w:val="auto"/>
    <w:pitch w:val="variable"/>
    <w:sig w:usb0="A000005F" w:usb1="02000041" w:usb2="000008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216087543"/>
      <w:docPartObj>
        <w:docPartGallery w:val="Page Numbers (Bottom of Page)"/>
        <w:docPartUnique/>
      </w:docPartObj>
    </w:sdtPr>
    <w:sdtEndPr>
      <w:rPr>
        <w:noProof/>
      </w:rPr>
    </w:sdtEndPr>
    <w:sdtContent>
      <w:p w14:paraId="00EDE05A" w14:textId="4D32784F" w:rsidR="00D90551" w:rsidRDefault="00D90551">
        <w:pPr>
          <w:pStyle w:val="Footer"/>
          <w:jc w:val="center"/>
        </w:pPr>
        <w:del w:id="397" w:author="Frank Demers" w:date="2026-09-25T21:14:00Z" w16du:dateUtc="2026-09-26T01:14:00Z">
          <w:r>
            <w:fldChar w:fldCharType="begin"/>
          </w:r>
          <w:r>
            <w:delInstrText xml:space="preserve"> PAGE   \* MERGEFORMAT </w:delInstrText>
          </w:r>
          <w:r>
            <w:fldChar w:fldCharType="separate"/>
          </w:r>
          <w:r>
            <w:rPr>
              <w:noProof/>
            </w:rPr>
            <w:delText>2</w:delText>
          </w:r>
          <w:r>
            <w:rPr>
              <w:noProof/>
            </w:rPr>
            <w:fldChar w:fldCharType="end"/>
          </w:r>
        </w:del>
      </w:p>
    </w:sdtContent>
  </w:sdt>
  <w:p w14:paraId="0571906D" w14:textId="77777777" w:rsidR="00D90551" w:rsidRPr="00A17904" w:rsidRDefault="00D90551" w:rsidP="0005732E">
    <w:pPr>
      <w:pStyle w:val="Footer"/>
      <w:jc w:val="center"/>
      <w:rPr>
        <w:color w:val="000080"/>
        <w:rPrChange w:id="398" w:author="Frank Demers" w:date="2026-09-25T21:14:00Z" w16du:dateUtc="2026-09-26T01:14:00Z">
          <w:rPr/>
        </w:rPrChange>
      </w:rPr>
      <w:pPrChange w:id="399" w:author="Frank Demers" w:date="2026-09-25T21:14:00Z" w16du:dateUtc="2026-09-26T01:14:00Z">
        <w:pPr>
          <w:pStyle w:val="Footer"/>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611E8C" w14:textId="77777777" w:rsidR="00C91537" w:rsidRDefault="00C9153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C760D2" w14:textId="77777777" w:rsidR="00C91537" w:rsidRDefault="00C915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890BFF6" w14:textId="77777777" w:rsidR="00646629" w:rsidRDefault="00646629" w:rsidP="00D90551">
      <w:r>
        <w:separator/>
      </w:r>
    </w:p>
  </w:footnote>
  <w:footnote w:type="continuationSeparator" w:id="0">
    <w:p w14:paraId="724DF393" w14:textId="77777777" w:rsidR="00646629" w:rsidRDefault="00646629" w:rsidP="00D905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9BA284" w14:textId="77777777" w:rsidR="00DB4E05" w:rsidRDefault="00DB4E05">
    <w:pPr>
      <w:pStyle w:val="Header"/>
      <w:rPr>
        <w:ins w:id="389" w:author="Frank Demers" w:date="2026-09-25T21:14:00Z" w16du:dateUtc="2026-09-26T01:14:00Z"/>
      </w:rPr>
    </w:pPr>
    <w:ins w:id="390" w:author="Frank Demers" w:date="2026-09-25T21:14:00Z" w16du:dateUtc="2026-09-26T01:14:00Z">
      <w:r>
        <w:t>Weekly Report</w:t>
      </w:r>
    </w:ins>
  </w:p>
  <w:p w14:paraId="34B695DE" w14:textId="77777777" w:rsidR="00DB4E05" w:rsidRDefault="00486A5F">
    <w:pPr>
      <w:pStyle w:val="Header"/>
      <w:rPr>
        <w:ins w:id="391" w:author="Frank Demers" w:date="2026-09-25T21:14:00Z" w16du:dateUtc="2026-09-26T01:14:00Z"/>
      </w:rPr>
    </w:pPr>
    <w:ins w:id="392" w:author="Frank Demers" w:date="2026-09-25T21:14:00Z" w16du:dateUtc="2026-09-26T01:14:00Z">
      <w:r>
        <w:t>November 6th</w:t>
      </w:r>
      <w:r w:rsidR="0008532F">
        <w:t>, 2017</w:t>
      </w:r>
      <w:r>
        <w:t xml:space="preserve"> through November 12</w:t>
      </w:r>
      <w:r w:rsidR="00384035">
        <w:t>, 2017</w:t>
      </w:r>
      <w:r w:rsidR="0008532F">
        <w:t xml:space="preserve"> </w:t>
      </w:r>
    </w:ins>
  </w:p>
  <w:p w14:paraId="5BA03F7C" w14:textId="77777777" w:rsidR="00DB4E05" w:rsidRDefault="00DB4E05">
    <w:pPr>
      <w:pStyle w:val="Header"/>
      <w:rPr>
        <w:ins w:id="393" w:author="Frank Demers" w:date="2026-09-25T21:14:00Z" w16du:dateUtc="2026-09-26T01:14:00Z"/>
      </w:rPr>
    </w:pPr>
    <w:ins w:id="394" w:author="Frank Demers" w:date="2026-09-25T21:14:00Z" w16du:dateUtc="2026-09-26T01:14:00Z">
      <w:r>
        <w:t xml:space="preserve">Page </w:t>
      </w:r>
      <w:r>
        <w:rPr>
          <w:b/>
          <w:bCs/>
        </w:rPr>
        <w:fldChar w:fldCharType="begin"/>
      </w:r>
      <w:r>
        <w:rPr>
          <w:b/>
          <w:bCs/>
        </w:rPr>
        <w:instrText xml:space="preserve"> PAGE </w:instrText>
      </w:r>
      <w:r>
        <w:rPr>
          <w:b/>
          <w:bCs/>
        </w:rPr>
        <w:fldChar w:fldCharType="separate"/>
      </w:r>
      <w:r w:rsidR="00485831">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sidR="00485831">
        <w:rPr>
          <w:b/>
          <w:bCs/>
          <w:noProof/>
        </w:rPr>
        <w:t>2</w:t>
      </w:r>
      <w:r>
        <w:rPr>
          <w:b/>
          <w:bCs/>
        </w:rPr>
        <w:fldChar w:fldCharType="end"/>
      </w:r>
    </w:ins>
  </w:p>
  <w:p w14:paraId="215B666D" w14:textId="77777777" w:rsidR="00C91537" w:rsidRPr="003701C1" w:rsidRDefault="00C91537" w:rsidP="003701C1">
    <w:pPr>
      <w:pStyle w:val="Header"/>
      <w:jc w:val="center"/>
      <w:rPr>
        <w:color w:val="000080"/>
        <w:sz w:val="20"/>
        <w:rPrChange w:id="395" w:author="Frank Demers" w:date="2026-09-25T21:14:00Z" w16du:dateUtc="2026-09-26T01:14:00Z">
          <w:rPr/>
        </w:rPrChange>
      </w:rPr>
      <w:pPrChange w:id="396" w:author="Frank Demers" w:date="2026-09-25T21:14:00Z" w16du:dateUtc="2026-09-26T01:14:00Z">
        <w:pPr>
          <w:pStyle w:val="Header"/>
        </w:pPr>
      </w:pPrChang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F9B7ED" w14:textId="77777777" w:rsidR="00C91537" w:rsidRDefault="00C9153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9F6DF6" w14:textId="77777777" w:rsidR="00DB4E05" w:rsidRDefault="00DB4E05" w:rsidP="00DB4E05">
    <w:pPr>
      <w:jc w:val="center"/>
      <w:rPr>
        <w:ins w:id="503" w:author="Frank Demers" w:date="2026-09-25T21:14:00Z" w16du:dateUtc="2026-09-26T01:14:00Z"/>
      </w:rPr>
    </w:pPr>
    <w:ins w:id="504" w:author="Frank Demers" w:date="2026-09-25T21:14:00Z" w16du:dateUtc="2026-09-26T01:14:00Z">
      <w:r>
        <w:rPr>
          <w:noProof/>
        </w:rPr>
        <w:drawing>
          <wp:inline distT="0" distB="0" distL="0" distR="0" wp14:anchorId="3D4D1756" wp14:editId="5185227F">
            <wp:extent cx="4362450" cy="895350"/>
            <wp:effectExtent l="0" t="0" r="0" b="0"/>
            <wp:docPr id="4" name="Picture 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62450" cy="895350"/>
                    </a:xfrm>
                    <a:prstGeom prst="rect">
                      <a:avLst/>
                    </a:prstGeom>
                    <a:noFill/>
                    <a:ln>
                      <a:noFill/>
                    </a:ln>
                  </pic:spPr>
                </pic:pic>
              </a:graphicData>
            </a:graphic>
          </wp:inline>
        </w:drawing>
      </w:r>
    </w:ins>
  </w:p>
  <w:p w14:paraId="374A2679" w14:textId="77777777" w:rsidR="00DB4E05" w:rsidRPr="00C53BD5" w:rsidRDefault="00DB4E05" w:rsidP="00DB4E05">
    <w:pPr>
      <w:jc w:val="center"/>
      <w:rPr>
        <w:ins w:id="505" w:author="Frank Demers" w:date="2026-09-25T21:14:00Z" w16du:dateUtc="2026-09-26T01:14:00Z"/>
        <w:b/>
        <w:color w:val="000080"/>
        <w:sz w:val="22"/>
        <w:szCs w:val="22"/>
      </w:rPr>
    </w:pPr>
    <w:ins w:id="506" w:author="Frank Demers" w:date="2026-09-25T21:14:00Z" w16du:dateUtc="2026-09-26T01:14:00Z">
      <w:r w:rsidRPr="00C53BD5">
        <w:rPr>
          <w:b/>
          <w:color w:val="000080"/>
          <w:sz w:val="22"/>
          <w:szCs w:val="22"/>
        </w:rPr>
        <w:t>FARMINGTON PUBLIC SAFETY DEPARTMENT</w:t>
      </w:r>
    </w:ins>
  </w:p>
  <w:p w14:paraId="1FA08792" w14:textId="77777777" w:rsidR="00C91537" w:rsidRPr="00DB4E05" w:rsidRDefault="00DB4E05" w:rsidP="00DB4E05">
    <w:pPr>
      <w:pStyle w:val="Header"/>
      <w:jc w:val="center"/>
      <w:rPr>
        <w:color w:val="000080"/>
        <w:sz w:val="20"/>
        <w:rPrChange w:id="507" w:author="Frank Demers" w:date="2026-09-25T21:14:00Z" w16du:dateUtc="2026-09-26T01:14:00Z">
          <w:rPr/>
        </w:rPrChange>
      </w:rPr>
      <w:pPrChange w:id="508" w:author="Frank Demers" w:date="2026-09-25T21:14:00Z" w16du:dateUtc="2026-09-26T01:14:00Z">
        <w:pPr>
          <w:pStyle w:val="Header"/>
        </w:pPr>
      </w:pPrChange>
    </w:pPr>
    <w:ins w:id="509" w:author="Frank Demers" w:date="2026-09-25T21:14:00Z" w16du:dateUtc="2026-09-26T01:14:00Z">
      <w:r w:rsidRPr="00C53BD5">
        <w:rPr>
          <w:color w:val="000080"/>
          <w:sz w:val="20"/>
          <w:szCs w:val="20"/>
        </w:rPr>
        <w:t>23600 Liberty Street, Farmington, MI  48335</w:t>
      </w:r>
      <w:r>
        <w:rPr>
          <w:color w:val="000080"/>
          <w:sz w:val="20"/>
          <w:szCs w:val="20"/>
        </w:rPr>
        <w:t xml:space="preserve"> / Tel: (248) </w:t>
      </w:r>
      <w:r w:rsidRPr="00C53BD5">
        <w:rPr>
          <w:color w:val="000080"/>
          <w:sz w:val="20"/>
          <w:szCs w:val="20"/>
        </w:rPr>
        <w:t>474-4</w:t>
      </w:r>
      <w:r>
        <w:rPr>
          <w:color w:val="000080"/>
          <w:sz w:val="20"/>
          <w:szCs w:val="20"/>
        </w:rPr>
        <w:t>7</w:t>
      </w:r>
      <w:r w:rsidRPr="00C53BD5">
        <w:rPr>
          <w:color w:val="000080"/>
          <w:sz w:val="20"/>
          <w:szCs w:val="20"/>
        </w:rPr>
        <w:t>00</w:t>
      </w:r>
      <w:r>
        <w:rPr>
          <w:color w:val="000080"/>
          <w:sz w:val="20"/>
          <w:szCs w:val="20"/>
        </w:rPr>
        <w:t xml:space="preserve"> / </w:t>
      </w:r>
      <w:r w:rsidRPr="00C53BD5">
        <w:rPr>
          <w:color w:val="000080"/>
          <w:sz w:val="20"/>
          <w:szCs w:val="20"/>
        </w:rPr>
        <w:t>Fax</w:t>
      </w:r>
      <w:r>
        <w:rPr>
          <w:color w:val="000080"/>
          <w:sz w:val="20"/>
          <w:szCs w:val="20"/>
        </w:rPr>
        <w:t>:</w:t>
      </w:r>
      <w:r w:rsidRPr="00C53BD5">
        <w:rPr>
          <w:color w:val="000080"/>
          <w:sz w:val="20"/>
          <w:szCs w:val="20"/>
        </w:rPr>
        <w:t xml:space="preserve"> </w:t>
      </w:r>
      <w:r>
        <w:rPr>
          <w:color w:val="000080"/>
          <w:sz w:val="20"/>
          <w:szCs w:val="20"/>
        </w:rPr>
        <w:t xml:space="preserve">(248) </w:t>
      </w:r>
      <w:r w:rsidRPr="00C53BD5">
        <w:rPr>
          <w:color w:val="000080"/>
          <w:sz w:val="20"/>
          <w:szCs w:val="20"/>
        </w:rPr>
        <w:t>442-9815</w:t>
      </w:r>
    </w:ins>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16E0EF6"/>
    <w:multiLevelType w:val="hybridMultilevel"/>
    <w:tmpl w:val="57F612E8"/>
    <w:lvl w:ilvl="0" w:tplc="46103C6C">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5CBA21B2"/>
    <w:multiLevelType w:val="hybridMultilevel"/>
    <w:tmpl w:val="E6BE9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6110017">
    <w:abstractNumId w:val="0"/>
  </w:num>
  <w:num w:numId="2" w16cid:durableId="159917050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551"/>
    <w:rsid w:val="00000026"/>
    <w:rsid w:val="000006D7"/>
    <w:rsid w:val="00001E5E"/>
    <w:rsid w:val="00007D67"/>
    <w:rsid w:val="00021A77"/>
    <w:rsid w:val="0002229F"/>
    <w:rsid w:val="00031957"/>
    <w:rsid w:val="00032E7B"/>
    <w:rsid w:val="00035DD2"/>
    <w:rsid w:val="000417A9"/>
    <w:rsid w:val="00050266"/>
    <w:rsid w:val="00056E73"/>
    <w:rsid w:val="00056F28"/>
    <w:rsid w:val="0005732E"/>
    <w:rsid w:val="0006419A"/>
    <w:rsid w:val="00070411"/>
    <w:rsid w:val="00071CD6"/>
    <w:rsid w:val="0007434D"/>
    <w:rsid w:val="000756EC"/>
    <w:rsid w:val="00077C1A"/>
    <w:rsid w:val="00082B72"/>
    <w:rsid w:val="00082F7E"/>
    <w:rsid w:val="0008336A"/>
    <w:rsid w:val="0008532F"/>
    <w:rsid w:val="00092742"/>
    <w:rsid w:val="0009419D"/>
    <w:rsid w:val="000A0239"/>
    <w:rsid w:val="000A1A07"/>
    <w:rsid w:val="000A5A8B"/>
    <w:rsid w:val="000B1977"/>
    <w:rsid w:val="000B2257"/>
    <w:rsid w:val="000B30C0"/>
    <w:rsid w:val="000B4E3C"/>
    <w:rsid w:val="000C00B3"/>
    <w:rsid w:val="000C1E75"/>
    <w:rsid w:val="000D010A"/>
    <w:rsid w:val="000D0A18"/>
    <w:rsid w:val="000D14CC"/>
    <w:rsid w:val="000D3157"/>
    <w:rsid w:val="000D376C"/>
    <w:rsid w:val="000D5143"/>
    <w:rsid w:val="000D677D"/>
    <w:rsid w:val="000D67D2"/>
    <w:rsid w:val="000D7520"/>
    <w:rsid w:val="000E29A1"/>
    <w:rsid w:val="000E2D1B"/>
    <w:rsid w:val="000E53D4"/>
    <w:rsid w:val="000E700A"/>
    <w:rsid w:val="000F233E"/>
    <w:rsid w:val="000F2739"/>
    <w:rsid w:val="000F6089"/>
    <w:rsid w:val="000F7816"/>
    <w:rsid w:val="001013FE"/>
    <w:rsid w:val="00101D48"/>
    <w:rsid w:val="001024DC"/>
    <w:rsid w:val="001027A0"/>
    <w:rsid w:val="0011048B"/>
    <w:rsid w:val="00111C19"/>
    <w:rsid w:val="001202BD"/>
    <w:rsid w:val="00120AC2"/>
    <w:rsid w:val="001263E6"/>
    <w:rsid w:val="001322BA"/>
    <w:rsid w:val="00133BD0"/>
    <w:rsid w:val="00133E6D"/>
    <w:rsid w:val="001432B4"/>
    <w:rsid w:val="0014486E"/>
    <w:rsid w:val="001457AB"/>
    <w:rsid w:val="001546A7"/>
    <w:rsid w:val="00157A39"/>
    <w:rsid w:val="00160374"/>
    <w:rsid w:val="00160495"/>
    <w:rsid w:val="00163DE2"/>
    <w:rsid w:val="00164B81"/>
    <w:rsid w:val="00166A92"/>
    <w:rsid w:val="00166BA2"/>
    <w:rsid w:val="00171E23"/>
    <w:rsid w:val="00172E28"/>
    <w:rsid w:val="00173C0A"/>
    <w:rsid w:val="001852FA"/>
    <w:rsid w:val="00190338"/>
    <w:rsid w:val="0019634C"/>
    <w:rsid w:val="00196F02"/>
    <w:rsid w:val="001970F5"/>
    <w:rsid w:val="001A0D48"/>
    <w:rsid w:val="001A1E0B"/>
    <w:rsid w:val="001A648E"/>
    <w:rsid w:val="001A7092"/>
    <w:rsid w:val="001B23BF"/>
    <w:rsid w:val="001B2C99"/>
    <w:rsid w:val="001B5BBD"/>
    <w:rsid w:val="001B671C"/>
    <w:rsid w:val="001B786C"/>
    <w:rsid w:val="001C0CE2"/>
    <w:rsid w:val="001C0E3D"/>
    <w:rsid w:val="001C19EF"/>
    <w:rsid w:val="001C22BE"/>
    <w:rsid w:val="001C3FA8"/>
    <w:rsid w:val="001C5619"/>
    <w:rsid w:val="001C6763"/>
    <w:rsid w:val="001D0B33"/>
    <w:rsid w:val="001D29B5"/>
    <w:rsid w:val="001D3F34"/>
    <w:rsid w:val="001D49B1"/>
    <w:rsid w:val="001E27D1"/>
    <w:rsid w:val="001E3171"/>
    <w:rsid w:val="001E6209"/>
    <w:rsid w:val="001F0794"/>
    <w:rsid w:val="001F6D9C"/>
    <w:rsid w:val="001F72F3"/>
    <w:rsid w:val="002011AE"/>
    <w:rsid w:val="002020BD"/>
    <w:rsid w:val="002023A9"/>
    <w:rsid w:val="00204D42"/>
    <w:rsid w:val="00205C3B"/>
    <w:rsid w:val="00210822"/>
    <w:rsid w:val="00213E46"/>
    <w:rsid w:val="00213FBF"/>
    <w:rsid w:val="00214CF6"/>
    <w:rsid w:val="00216E7D"/>
    <w:rsid w:val="002218C6"/>
    <w:rsid w:val="002238A4"/>
    <w:rsid w:val="002239BD"/>
    <w:rsid w:val="00223A06"/>
    <w:rsid w:val="00224754"/>
    <w:rsid w:val="0023018D"/>
    <w:rsid w:val="00232EBB"/>
    <w:rsid w:val="0023316C"/>
    <w:rsid w:val="00237CA3"/>
    <w:rsid w:val="0024050B"/>
    <w:rsid w:val="00241522"/>
    <w:rsid w:val="002438D3"/>
    <w:rsid w:val="00244F62"/>
    <w:rsid w:val="002507D4"/>
    <w:rsid w:val="00255711"/>
    <w:rsid w:val="00255F44"/>
    <w:rsid w:val="00262A3E"/>
    <w:rsid w:val="00262FA7"/>
    <w:rsid w:val="00264679"/>
    <w:rsid w:val="00264975"/>
    <w:rsid w:val="002756CE"/>
    <w:rsid w:val="002770A0"/>
    <w:rsid w:val="00277688"/>
    <w:rsid w:val="00277C4D"/>
    <w:rsid w:val="00280D6B"/>
    <w:rsid w:val="002813A9"/>
    <w:rsid w:val="00281A41"/>
    <w:rsid w:val="00282429"/>
    <w:rsid w:val="00284703"/>
    <w:rsid w:val="0029737A"/>
    <w:rsid w:val="002A1B31"/>
    <w:rsid w:val="002B14A3"/>
    <w:rsid w:val="002B50CC"/>
    <w:rsid w:val="002C1663"/>
    <w:rsid w:val="002C3132"/>
    <w:rsid w:val="002C4CE1"/>
    <w:rsid w:val="002D0CED"/>
    <w:rsid w:val="002D5A5D"/>
    <w:rsid w:val="002E0B0E"/>
    <w:rsid w:val="002E3082"/>
    <w:rsid w:val="002E3354"/>
    <w:rsid w:val="002E7F9A"/>
    <w:rsid w:val="002F00D2"/>
    <w:rsid w:val="002F08F4"/>
    <w:rsid w:val="002F68A6"/>
    <w:rsid w:val="00300CF2"/>
    <w:rsid w:val="00301693"/>
    <w:rsid w:val="00304741"/>
    <w:rsid w:val="0030503E"/>
    <w:rsid w:val="0030597E"/>
    <w:rsid w:val="003155CE"/>
    <w:rsid w:val="0031572E"/>
    <w:rsid w:val="00316B91"/>
    <w:rsid w:val="00322289"/>
    <w:rsid w:val="0032778A"/>
    <w:rsid w:val="00327EB5"/>
    <w:rsid w:val="0033199B"/>
    <w:rsid w:val="00332530"/>
    <w:rsid w:val="00332F63"/>
    <w:rsid w:val="0034055C"/>
    <w:rsid w:val="00341C77"/>
    <w:rsid w:val="00342E00"/>
    <w:rsid w:val="003579D5"/>
    <w:rsid w:val="00360B0D"/>
    <w:rsid w:val="003613F7"/>
    <w:rsid w:val="003624D0"/>
    <w:rsid w:val="003626E9"/>
    <w:rsid w:val="00363316"/>
    <w:rsid w:val="00363D78"/>
    <w:rsid w:val="00364AF9"/>
    <w:rsid w:val="003652D6"/>
    <w:rsid w:val="00365567"/>
    <w:rsid w:val="003672D6"/>
    <w:rsid w:val="00367F91"/>
    <w:rsid w:val="003701C1"/>
    <w:rsid w:val="003711F9"/>
    <w:rsid w:val="003719F4"/>
    <w:rsid w:val="003741ED"/>
    <w:rsid w:val="003749A7"/>
    <w:rsid w:val="0037594E"/>
    <w:rsid w:val="0037634C"/>
    <w:rsid w:val="00381E64"/>
    <w:rsid w:val="003826A1"/>
    <w:rsid w:val="00384035"/>
    <w:rsid w:val="00384480"/>
    <w:rsid w:val="00385C25"/>
    <w:rsid w:val="00386E2D"/>
    <w:rsid w:val="00387912"/>
    <w:rsid w:val="00387CF8"/>
    <w:rsid w:val="003914D7"/>
    <w:rsid w:val="00392E35"/>
    <w:rsid w:val="00393C92"/>
    <w:rsid w:val="00394C9E"/>
    <w:rsid w:val="0039651D"/>
    <w:rsid w:val="00396C6D"/>
    <w:rsid w:val="003A112B"/>
    <w:rsid w:val="003A3647"/>
    <w:rsid w:val="003A3BF1"/>
    <w:rsid w:val="003A4D7C"/>
    <w:rsid w:val="003A54FE"/>
    <w:rsid w:val="003B2398"/>
    <w:rsid w:val="003B3D50"/>
    <w:rsid w:val="003B4035"/>
    <w:rsid w:val="003B66E4"/>
    <w:rsid w:val="003C1BDC"/>
    <w:rsid w:val="003C7EDB"/>
    <w:rsid w:val="003D0A1F"/>
    <w:rsid w:val="003D180E"/>
    <w:rsid w:val="003E0B42"/>
    <w:rsid w:val="003E2A77"/>
    <w:rsid w:val="003E5683"/>
    <w:rsid w:val="003E58C4"/>
    <w:rsid w:val="003E7F8F"/>
    <w:rsid w:val="003F05CC"/>
    <w:rsid w:val="003F3403"/>
    <w:rsid w:val="003F41BE"/>
    <w:rsid w:val="003F6168"/>
    <w:rsid w:val="003F7728"/>
    <w:rsid w:val="00401E25"/>
    <w:rsid w:val="00403E9B"/>
    <w:rsid w:val="00406849"/>
    <w:rsid w:val="00412C92"/>
    <w:rsid w:val="00413925"/>
    <w:rsid w:val="004146FA"/>
    <w:rsid w:val="00415610"/>
    <w:rsid w:val="00416739"/>
    <w:rsid w:val="00430675"/>
    <w:rsid w:val="004311B8"/>
    <w:rsid w:val="00436ECB"/>
    <w:rsid w:val="004405FE"/>
    <w:rsid w:val="00443F59"/>
    <w:rsid w:val="004453F9"/>
    <w:rsid w:val="00445B39"/>
    <w:rsid w:val="0044615F"/>
    <w:rsid w:val="004461AF"/>
    <w:rsid w:val="00446F06"/>
    <w:rsid w:val="00447414"/>
    <w:rsid w:val="00451475"/>
    <w:rsid w:val="004516FA"/>
    <w:rsid w:val="004565E9"/>
    <w:rsid w:val="00456856"/>
    <w:rsid w:val="00457A35"/>
    <w:rsid w:val="004608FB"/>
    <w:rsid w:val="00462ED4"/>
    <w:rsid w:val="004639CF"/>
    <w:rsid w:val="00472110"/>
    <w:rsid w:val="00472935"/>
    <w:rsid w:val="00477E91"/>
    <w:rsid w:val="0048290E"/>
    <w:rsid w:val="00482BCE"/>
    <w:rsid w:val="00485831"/>
    <w:rsid w:val="00486A5F"/>
    <w:rsid w:val="0049236F"/>
    <w:rsid w:val="00492D59"/>
    <w:rsid w:val="00496913"/>
    <w:rsid w:val="00497BA9"/>
    <w:rsid w:val="004B0DFA"/>
    <w:rsid w:val="004B17BD"/>
    <w:rsid w:val="004B1BC9"/>
    <w:rsid w:val="004B37DB"/>
    <w:rsid w:val="004C10B4"/>
    <w:rsid w:val="004C1B74"/>
    <w:rsid w:val="004D5718"/>
    <w:rsid w:val="004E08F8"/>
    <w:rsid w:val="004E1B09"/>
    <w:rsid w:val="004E5644"/>
    <w:rsid w:val="004E7704"/>
    <w:rsid w:val="004F0AF1"/>
    <w:rsid w:val="004F17C7"/>
    <w:rsid w:val="004F4097"/>
    <w:rsid w:val="004F4807"/>
    <w:rsid w:val="004F4BBC"/>
    <w:rsid w:val="004F51CC"/>
    <w:rsid w:val="004F73AB"/>
    <w:rsid w:val="004F7833"/>
    <w:rsid w:val="00500B0B"/>
    <w:rsid w:val="00501B17"/>
    <w:rsid w:val="00503087"/>
    <w:rsid w:val="00506B22"/>
    <w:rsid w:val="00507B94"/>
    <w:rsid w:val="005157B6"/>
    <w:rsid w:val="00516AB7"/>
    <w:rsid w:val="00516D66"/>
    <w:rsid w:val="005201DE"/>
    <w:rsid w:val="005267F2"/>
    <w:rsid w:val="00526E8F"/>
    <w:rsid w:val="005278A2"/>
    <w:rsid w:val="0053770A"/>
    <w:rsid w:val="00540875"/>
    <w:rsid w:val="00543637"/>
    <w:rsid w:val="00544313"/>
    <w:rsid w:val="005454C7"/>
    <w:rsid w:val="0054564D"/>
    <w:rsid w:val="005523D5"/>
    <w:rsid w:val="0055668F"/>
    <w:rsid w:val="00557CE9"/>
    <w:rsid w:val="00561D0F"/>
    <w:rsid w:val="0056235B"/>
    <w:rsid w:val="00562E0C"/>
    <w:rsid w:val="00565B74"/>
    <w:rsid w:val="005665CD"/>
    <w:rsid w:val="00566666"/>
    <w:rsid w:val="00567F56"/>
    <w:rsid w:val="005718E3"/>
    <w:rsid w:val="005743C9"/>
    <w:rsid w:val="00575DCF"/>
    <w:rsid w:val="00576555"/>
    <w:rsid w:val="00581C91"/>
    <w:rsid w:val="00582B60"/>
    <w:rsid w:val="0058701F"/>
    <w:rsid w:val="00593EB3"/>
    <w:rsid w:val="005A79D2"/>
    <w:rsid w:val="005B1304"/>
    <w:rsid w:val="005B3C8E"/>
    <w:rsid w:val="005B586F"/>
    <w:rsid w:val="005B683E"/>
    <w:rsid w:val="005C602E"/>
    <w:rsid w:val="005C6769"/>
    <w:rsid w:val="005C7F8A"/>
    <w:rsid w:val="005E0AC9"/>
    <w:rsid w:val="005E2796"/>
    <w:rsid w:val="005E2818"/>
    <w:rsid w:val="005E30AF"/>
    <w:rsid w:val="005E4448"/>
    <w:rsid w:val="005E7F2C"/>
    <w:rsid w:val="005F2376"/>
    <w:rsid w:val="005F3325"/>
    <w:rsid w:val="005F5797"/>
    <w:rsid w:val="005F69BB"/>
    <w:rsid w:val="005F6A6A"/>
    <w:rsid w:val="005F6D0F"/>
    <w:rsid w:val="005F7638"/>
    <w:rsid w:val="0060042B"/>
    <w:rsid w:val="00605247"/>
    <w:rsid w:val="00605D78"/>
    <w:rsid w:val="00610829"/>
    <w:rsid w:val="006202B7"/>
    <w:rsid w:val="0062148E"/>
    <w:rsid w:val="00621DBF"/>
    <w:rsid w:val="006228FC"/>
    <w:rsid w:val="0062496F"/>
    <w:rsid w:val="0063269C"/>
    <w:rsid w:val="006329AD"/>
    <w:rsid w:val="006339CF"/>
    <w:rsid w:val="006345AF"/>
    <w:rsid w:val="00637ACD"/>
    <w:rsid w:val="00645695"/>
    <w:rsid w:val="00645BD3"/>
    <w:rsid w:val="0064605C"/>
    <w:rsid w:val="006461E6"/>
    <w:rsid w:val="00646629"/>
    <w:rsid w:val="006474D2"/>
    <w:rsid w:val="006477E3"/>
    <w:rsid w:val="00650DCA"/>
    <w:rsid w:val="00654A95"/>
    <w:rsid w:val="00655F68"/>
    <w:rsid w:val="006574CC"/>
    <w:rsid w:val="00657EC8"/>
    <w:rsid w:val="00660E32"/>
    <w:rsid w:val="0066195C"/>
    <w:rsid w:val="006670F1"/>
    <w:rsid w:val="00667DD0"/>
    <w:rsid w:val="00672A87"/>
    <w:rsid w:val="00682124"/>
    <w:rsid w:val="00690514"/>
    <w:rsid w:val="0069103B"/>
    <w:rsid w:val="006916A9"/>
    <w:rsid w:val="00691B5D"/>
    <w:rsid w:val="00691FE2"/>
    <w:rsid w:val="00693D07"/>
    <w:rsid w:val="00694AF8"/>
    <w:rsid w:val="00694C01"/>
    <w:rsid w:val="006A1E96"/>
    <w:rsid w:val="006A3857"/>
    <w:rsid w:val="006A42B5"/>
    <w:rsid w:val="006A4584"/>
    <w:rsid w:val="006A7231"/>
    <w:rsid w:val="006B0C38"/>
    <w:rsid w:val="006C316B"/>
    <w:rsid w:val="006C31C4"/>
    <w:rsid w:val="006C3557"/>
    <w:rsid w:val="006C42CB"/>
    <w:rsid w:val="006D22BC"/>
    <w:rsid w:val="006D6B0E"/>
    <w:rsid w:val="006D7AEE"/>
    <w:rsid w:val="006E53D4"/>
    <w:rsid w:val="006F1D4B"/>
    <w:rsid w:val="006F21F2"/>
    <w:rsid w:val="006F255E"/>
    <w:rsid w:val="006F2B93"/>
    <w:rsid w:val="006F2FA7"/>
    <w:rsid w:val="006F3839"/>
    <w:rsid w:val="006F4B0B"/>
    <w:rsid w:val="006F522E"/>
    <w:rsid w:val="006F5287"/>
    <w:rsid w:val="00700346"/>
    <w:rsid w:val="00700DD3"/>
    <w:rsid w:val="00705ADC"/>
    <w:rsid w:val="00705F7C"/>
    <w:rsid w:val="00711366"/>
    <w:rsid w:val="0071561C"/>
    <w:rsid w:val="00717C01"/>
    <w:rsid w:val="0072257E"/>
    <w:rsid w:val="00723F1A"/>
    <w:rsid w:val="00726EAC"/>
    <w:rsid w:val="00733BD3"/>
    <w:rsid w:val="007354EF"/>
    <w:rsid w:val="00737C82"/>
    <w:rsid w:val="007422EE"/>
    <w:rsid w:val="007432B2"/>
    <w:rsid w:val="00743BCA"/>
    <w:rsid w:val="0074620C"/>
    <w:rsid w:val="0075687B"/>
    <w:rsid w:val="0076186F"/>
    <w:rsid w:val="007708DB"/>
    <w:rsid w:val="0077099C"/>
    <w:rsid w:val="007716DE"/>
    <w:rsid w:val="00772C2A"/>
    <w:rsid w:val="00774A2B"/>
    <w:rsid w:val="007752BE"/>
    <w:rsid w:val="0077721A"/>
    <w:rsid w:val="0077722B"/>
    <w:rsid w:val="00782B61"/>
    <w:rsid w:val="00787530"/>
    <w:rsid w:val="00790950"/>
    <w:rsid w:val="00795037"/>
    <w:rsid w:val="00796A1E"/>
    <w:rsid w:val="00797B74"/>
    <w:rsid w:val="007A3880"/>
    <w:rsid w:val="007A49CE"/>
    <w:rsid w:val="007A6574"/>
    <w:rsid w:val="007A7340"/>
    <w:rsid w:val="007B13A6"/>
    <w:rsid w:val="007B2939"/>
    <w:rsid w:val="007B2CE8"/>
    <w:rsid w:val="007B3E35"/>
    <w:rsid w:val="007B6D2A"/>
    <w:rsid w:val="007B6E4A"/>
    <w:rsid w:val="007C1609"/>
    <w:rsid w:val="007C63F6"/>
    <w:rsid w:val="007C7A2E"/>
    <w:rsid w:val="007D06EB"/>
    <w:rsid w:val="007D08F8"/>
    <w:rsid w:val="007D1B91"/>
    <w:rsid w:val="007D45B0"/>
    <w:rsid w:val="007E492A"/>
    <w:rsid w:val="007F1875"/>
    <w:rsid w:val="007F2C1C"/>
    <w:rsid w:val="007F2CE3"/>
    <w:rsid w:val="007F6844"/>
    <w:rsid w:val="007F7B55"/>
    <w:rsid w:val="00800FC7"/>
    <w:rsid w:val="00802CD8"/>
    <w:rsid w:val="00804846"/>
    <w:rsid w:val="00804EF2"/>
    <w:rsid w:val="0081173C"/>
    <w:rsid w:val="0081191D"/>
    <w:rsid w:val="008139F1"/>
    <w:rsid w:val="00817E49"/>
    <w:rsid w:val="00822E44"/>
    <w:rsid w:val="00823DF4"/>
    <w:rsid w:val="008250A4"/>
    <w:rsid w:val="00825E5F"/>
    <w:rsid w:val="0083134A"/>
    <w:rsid w:val="0084104C"/>
    <w:rsid w:val="00841309"/>
    <w:rsid w:val="00842E33"/>
    <w:rsid w:val="008435BA"/>
    <w:rsid w:val="008455D5"/>
    <w:rsid w:val="008466B5"/>
    <w:rsid w:val="00847D68"/>
    <w:rsid w:val="00850DD8"/>
    <w:rsid w:val="00850EB6"/>
    <w:rsid w:val="008512D9"/>
    <w:rsid w:val="008530E5"/>
    <w:rsid w:val="00853E46"/>
    <w:rsid w:val="00853F2D"/>
    <w:rsid w:val="00857112"/>
    <w:rsid w:val="00857498"/>
    <w:rsid w:val="00861754"/>
    <w:rsid w:val="00861D2C"/>
    <w:rsid w:val="008655C5"/>
    <w:rsid w:val="00865F28"/>
    <w:rsid w:val="00866BDE"/>
    <w:rsid w:val="00867ACD"/>
    <w:rsid w:val="00870E56"/>
    <w:rsid w:val="0087480D"/>
    <w:rsid w:val="0087694B"/>
    <w:rsid w:val="008828AC"/>
    <w:rsid w:val="00883732"/>
    <w:rsid w:val="00884554"/>
    <w:rsid w:val="00885B42"/>
    <w:rsid w:val="008909C0"/>
    <w:rsid w:val="00896718"/>
    <w:rsid w:val="0089695D"/>
    <w:rsid w:val="0089710B"/>
    <w:rsid w:val="008A1000"/>
    <w:rsid w:val="008A2116"/>
    <w:rsid w:val="008A2336"/>
    <w:rsid w:val="008B1456"/>
    <w:rsid w:val="008B2187"/>
    <w:rsid w:val="008B2F44"/>
    <w:rsid w:val="008B4460"/>
    <w:rsid w:val="008B67D3"/>
    <w:rsid w:val="008C059C"/>
    <w:rsid w:val="008C0CA6"/>
    <w:rsid w:val="008C16FD"/>
    <w:rsid w:val="008C3F6A"/>
    <w:rsid w:val="008C60E5"/>
    <w:rsid w:val="008C7790"/>
    <w:rsid w:val="008D0933"/>
    <w:rsid w:val="008D0FA9"/>
    <w:rsid w:val="008D2BD5"/>
    <w:rsid w:val="008D6AE9"/>
    <w:rsid w:val="008D6DF9"/>
    <w:rsid w:val="008E69A2"/>
    <w:rsid w:val="008E7A38"/>
    <w:rsid w:val="008F20BD"/>
    <w:rsid w:val="008F3141"/>
    <w:rsid w:val="0090043F"/>
    <w:rsid w:val="009052DE"/>
    <w:rsid w:val="00905428"/>
    <w:rsid w:val="009136B8"/>
    <w:rsid w:val="00914000"/>
    <w:rsid w:val="009166F1"/>
    <w:rsid w:val="00917204"/>
    <w:rsid w:val="009174A5"/>
    <w:rsid w:val="00920D14"/>
    <w:rsid w:val="009214B2"/>
    <w:rsid w:val="009229D3"/>
    <w:rsid w:val="00923827"/>
    <w:rsid w:val="00923B1D"/>
    <w:rsid w:val="00924BE0"/>
    <w:rsid w:val="00927A5B"/>
    <w:rsid w:val="009302F8"/>
    <w:rsid w:val="00930CA9"/>
    <w:rsid w:val="00933595"/>
    <w:rsid w:val="0093387E"/>
    <w:rsid w:val="00934E9F"/>
    <w:rsid w:val="00935CE0"/>
    <w:rsid w:val="00935E40"/>
    <w:rsid w:val="009403F0"/>
    <w:rsid w:val="00941241"/>
    <w:rsid w:val="00944893"/>
    <w:rsid w:val="0094505F"/>
    <w:rsid w:val="0095580B"/>
    <w:rsid w:val="00955A1A"/>
    <w:rsid w:val="00957B8C"/>
    <w:rsid w:val="0096097D"/>
    <w:rsid w:val="00964F51"/>
    <w:rsid w:val="0096775B"/>
    <w:rsid w:val="009678EE"/>
    <w:rsid w:val="009708F2"/>
    <w:rsid w:val="009720DB"/>
    <w:rsid w:val="00972C4C"/>
    <w:rsid w:val="00975579"/>
    <w:rsid w:val="009758A4"/>
    <w:rsid w:val="009815C9"/>
    <w:rsid w:val="00981731"/>
    <w:rsid w:val="00982C66"/>
    <w:rsid w:val="009876EB"/>
    <w:rsid w:val="00992502"/>
    <w:rsid w:val="0099307E"/>
    <w:rsid w:val="009938A8"/>
    <w:rsid w:val="00993B5C"/>
    <w:rsid w:val="009A3C41"/>
    <w:rsid w:val="009B00AD"/>
    <w:rsid w:val="009B0A4A"/>
    <w:rsid w:val="009B64A8"/>
    <w:rsid w:val="009C0009"/>
    <w:rsid w:val="009C1B3B"/>
    <w:rsid w:val="009C3E93"/>
    <w:rsid w:val="009C758D"/>
    <w:rsid w:val="009D02AF"/>
    <w:rsid w:val="009D1909"/>
    <w:rsid w:val="009D414C"/>
    <w:rsid w:val="009D42CA"/>
    <w:rsid w:val="009D6601"/>
    <w:rsid w:val="009D7D27"/>
    <w:rsid w:val="009E21EC"/>
    <w:rsid w:val="009E51F7"/>
    <w:rsid w:val="009F0FB8"/>
    <w:rsid w:val="009F240C"/>
    <w:rsid w:val="009F65DB"/>
    <w:rsid w:val="00A034DB"/>
    <w:rsid w:val="00A06DF7"/>
    <w:rsid w:val="00A07AF0"/>
    <w:rsid w:val="00A16E2A"/>
    <w:rsid w:val="00A17904"/>
    <w:rsid w:val="00A21615"/>
    <w:rsid w:val="00A22262"/>
    <w:rsid w:val="00A2297E"/>
    <w:rsid w:val="00A23E4A"/>
    <w:rsid w:val="00A2564B"/>
    <w:rsid w:val="00A30F37"/>
    <w:rsid w:val="00A31C1E"/>
    <w:rsid w:val="00A31EE9"/>
    <w:rsid w:val="00A4070A"/>
    <w:rsid w:val="00A40863"/>
    <w:rsid w:val="00A40F9F"/>
    <w:rsid w:val="00A470BD"/>
    <w:rsid w:val="00A52939"/>
    <w:rsid w:val="00A529FA"/>
    <w:rsid w:val="00A55B55"/>
    <w:rsid w:val="00A561C7"/>
    <w:rsid w:val="00A56818"/>
    <w:rsid w:val="00A57172"/>
    <w:rsid w:val="00A6193F"/>
    <w:rsid w:val="00A63F99"/>
    <w:rsid w:val="00A65608"/>
    <w:rsid w:val="00A6601E"/>
    <w:rsid w:val="00A67E74"/>
    <w:rsid w:val="00A74B1A"/>
    <w:rsid w:val="00A7587B"/>
    <w:rsid w:val="00A75B77"/>
    <w:rsid w:val="00A77417"/>
    <w:rsid w:val="00A81990"/>
    <w:rsid w:val="00A81DEA"/>
    <w:rsid w:val="00A91E40"/>
    <w:rsid w:val="00A929FD"/>
    <w:rsid w:val="00A96F94"/>
    <w:rsid w:val="00A97596"/>
    <w:rsid w:val="00AA1CDD"/>
    <w:rsid w:val="00AA3FA7"/>
    <w:rsid w:val="00AA6753"/>
    <w:rsid w:val="00AA71D4"/>
    <w:rsid w:val="00AA7DD7"/>
    <w:rsid w:val="00AB198B"/>
    <w:rsid w:val="00AB2A69"/>
    <w:rsid w:val="00AC00E8"/>
    <w:rsid w:val="00AC4E36"/>
    <w:rsid w:val="00AC6B5B"/>
    <w:rsid w:val="00AC747E"/>
    <w:rsid w:val="00AD0BFA"/>
    <w:rsid w:val="00AD48C1"/>
    <w:rsid w:val="00AE416B"/>
    <w:rsid w:val="00AE4785"/>
    <w:rsid w:val="00AF03C2"/>
    <w:rsid w:val="00AF1358"/>
    <w:rsid w:val="00AF20FC"/>
    <w:rsid w:val="00AF7EF9"/>
    <w:rsid w:val="00B02AC8"/>
    <w:rsid w:val="00B070AA"/>
    <w:rsid w:val="00B14F79"/>
    <w:rsid w:val="00B151AA"/>
    <w:rsid w:val="00B276E1"/>
    <w:rsid w:val="00B27B59"/>
    <w:rsid w:val="00B34C25"/>
    <w:rsid w:val="00B352CE"/>
    <w:rsid w:val="00B40B27"/>
    <w:rsid w:val="00B411D2"/>
    <w:rsid w:val="00B444E6"/>
    <w:rsid w:val="00B46AE9"/>
    <w:rsid w:val="00B4736F"/>
    <w:rsid w:val="00B502BF"/>
    <w:rsid w:val="00B54561"/>
    <w:rsid w:val="00B617C0"/>
    <w:rsid w:val="00B63BB9"/>
    <w:rsid w:val="00B66B51"/>
    <w:rsid w:val="00B70554"/>
    <w:rsid w:val="00B711A0"/>
    <w:rsid w:val="00B711AE"/>
    <w:rsid w:val="00B71284"/>
    <w:rsid w:val="00B717F0"/>
    <w:rsid w:val="00B77B48"/>
    <w:rsid w:val="00B8081F"/>
    <w:rsid w:val="00B82588"/>
    <w:rsid w:val="00B834C5"/>
    <w:rsid w:val="00B852F3"/>
    <w:rsid w:val="00B86A04"/>
    <w:rsid w:val="00B91B58"/>
    <w:rsid w:val="00B91C78"/>
    <w:rsid w:val="00B92FC1"/>
    <w:rsid w:val="00B956B4"/>
    <w:rsid w:val="00B95E0B"/>
    <w:rsid w:val="00BA55F5"/>
    <w:rsid w:val="00BA7AD0"/>
    <w:rsid w:val="00BB425C"/>
    <w:rsid w:val="00BB4841"/>
    <w:rsid w:val="00BC0946"/>
    <w:rsid w:val="00BC1354"/>
    <w:rsid w:val="00BC64CA"/>
    <w:rsid w:val="00BC7BD8"/>
    <w:rsid w:val="00BE01DC"/>
    <w:rsid w:val="00BE0571"/>
    <w:rsid w:val="00BE527A"/>
    <w:rsid w:val="00BF148A"/>
    <w:rsid w:val="00BF3C51"/>
    <w:rsid w:val="00BF68C9"/>
    <w:rsid w:val="00C00982"/>
    <w:rsid w:val="00C009B1"/>
    <w:rsid w:val="00C07415"/>
    <w:rsid w:val="00C137B4"/>
    <w:rsid w:val="00C21E4D"/>
    <w:rsid w:val="00C23543"/>
    <w:rsid w:val="00C2510A"/>
    <w:rsid w:val="00C27C35"/>
    <w:rsid w:val="00C334A4"/>
    <w:rsid w:val="00C3395F"/>
    <w:rsid w:val="00C33D6A"/>
    <w:rsid w:val="00C3595E"/>
    <w:rsid w:val="00C36435"/>
    <w:rsid w:val="00C36A8F"/>
    <w:rsid w:val="00C4143A"/>
    <w:rsid w:val="00C45F23"/>
    <w:rsid w:val="00C511B1"/>
    <w:rsid w:val="00C528D4"/>
    <w:rsid w:val="00C53BD5"/>
    <w:rsid w:val="00C55AD4"/>
    <w:rsid w:val="00C6023C"/>
    <w:rsid w:val="00C60F74"/>
    <w:rsid w:val="00C61D0F"/>
    <w:rsid w:val="00C6206D"/>
    <w:rsid w:val="00C67DB0"/>
    <w:rsid w:val="00C705BB"/>
    <w:rsid w:val="00C716D7"/>
    <w:rsid w:val="00C72326"/>
    <w:rsid w:val="00C72E55"/>
    <w:rsid w:val="00C73757"/>
    <w:rsid w:val="00C73765"/>
    <w:rsid w:val="00C74A2B"/>
    <w:rsid w:val="00C82AF9"/>
    <w:rsid w:val="00C83D6B"/>
    <w:rsid w:val="00C8603E"/>
    <w:rsid w:val="00C91537"/>
    <w:rsid w:val="00C91C24"/>
    <w:rsid w:val="00C93EE3"/>
    <w:rsid w:val="00C94FD4"/>
    <w:rsid w:val="00C97322"/>
    <w:rsid w:val="00C979E4"/>
    <w:rsid w:val="00CA2B42"/>
    <w:rsid w:val="00CA310D"/>
    <w:rsid w:val="00CA62DB"/>
    <w:rsid w:val="00CA7BA8"/>
    <w:rsid w:val="00CB1680"/>
    <w:rsid w:val="00CB2274"/>
    <w:rsid w:val="00CB24C7"/>
    <w:rsid w:val="00CB2571"/>
    <w:rsid w:val="00CB3301"/>
    <w:rsid w:val="00CB58F9"/>
    <w:rsid w:val="00CC059F"/>
    <w:rsid w:val="00CC0C18"/>
    <w:rsid w:val="00CC0E5E"/>
    <w:rsid w:val="00CC3064"/>
    <w:rsid w:val="00CC6C95"/>
    <w:rsid w:val="00CD16A3"/>
    <w:rsid w:val="00CD6405"/>
    <w:rsid w:val="00CD6B18"/>
    <w:rsid w:val="00CE1F77"/>
    <w:rsid w:val="00CE2038"/>
    <w:rsid w:val="00CE3EB7"/>
    <w:rsid w:val="00CE4752"/>
    <w:rsid w:val="00CE6543"/>
    <w:rsid w:val="00CF0BBE"/>
    <w:rsid w:val="00CF0DFB"/>
    <w:rsid w:val="00CF54F1"/>
    <w:rsid w:val="00CF573B"/>
    <w:rsid w:val="00CF5D8D"/>
    <w:rsid w:val="00D03ED6"/>
    <w:rsid w:val="00D0411D"/>
    <w:rsid w:val="00D04A62"/>
    <w:rsid w:val="00D1078E"/>
    <w:rsid w:val="00D1174B"/>
    <w:rsid w:val="00D13B73"/>
    <w:rsid w:val="00D13DB1"/>
    <w:rsid w:val="00D143AC"/>
    <w:rsid w:val="00D14574"/>
    <w:rsid w:val="00D14641"/>
    <w:rsid w:val="00D1719D"/>
    <w:rsid w:val="00D17B02"/>
    <w:rsid w:val="00D20ACC"/>
    <w:rsid w:val="00D27678"/>
    <w:rsid w:val="00D3275B"/>
    <w:rsid w:val="00D32C92"/>
    <w:rsid w:val="00D35755"/>
    <w:rsid w:val="00D41063"/>
    <w:rsid w:val="00D419BB"/>
    <w:rsid w:val="00D44026"/>
    <w:rsid w:val="00D465E9"/>
    <w:rsid w:val="00D52DB8"/>
    <w:rsid w:val="00D5536C"/>
    <w:rsid w:val="00D61EE3"/>
    <w:rsid w:val="00D70393"/>
    <w:rsid w:val="00D70725"/>
    <w:rsid w:val="00D712E2"/>
    <w:rsid w:val="00D71941"/>
    <w:rsid w:val="00D84B3D"/>
    <w:rsid w:val="00D84DE5"/>
    <w:rsid w:val="00D90551"/>
    <w:rsid w:val="00D90981"/>
    <w:rsid w:val="00D96DA3"/>
    <w:rsid w:val="00DA1DBB"/>
    <w:rsid w:val="00DA279D"/>
    <w:rsid w:val="00DA3A22"/>
    <w:rsid w:val="00DA3BD9"/>
    <w:rsid w:val="00DA618F"/>
    <w:rsid w:val="00DB0AB9"/>
    <w:rsid w:val="00DB17CB"/>
    <w:rsid w:val="00DB1EBD"/>
    <w:rsid w:val="00DB42A4"/>
    <w:rsid w:val="00DB4E05"/>
    <w:rsid w:val="00DC1181"/>
    <w:rsid w:val="00DC2C69"/>
    <w:rsid w:val="00DC6A62"/>
    <w:rsid w:val="00DD2781"/>
    <w:rsid w:val="00DD64E5"/>
    <w:rsid w:val="00DE6098"/>
    <w:rsid w:val="00DE6A4C"/>
    <w:rsid w:val="00DE7B90"/>
    <w:rsid w:val="00DF1638"/>
    <w:rsid w:val="00DF173C"/>
    <w:rsid w:val="00DF1B0C"/>
    <w:rsid w:val="00DF2709"/>
    <w:rsid w:val="00DF2CC9"/>
    <w:rsid w:val="00DF300E"/>
    <w:rsid w:val="00DF3177"/>
    <w:rsid w:val="00DF41D0"/>
    <w:rsid w:val="00DF467C"/>
    <w:rsid w:val="00DF6EB7"/>
    <w:rsid w:val="00E018E3"/>
    <w:rsid w:val="00E024B4"/>
    <w:rsid w:val="00E02944"/>
    <w:rsid w:val="00E0567F"/>
    <w:rsid w:val="00E05F62"/>
    <w:rsid w:val="00E075BE"/>
    <w:rsid w:val="00E13183"/>
    <w:rsid w:val="00E21883"/>
    <w:rsid w:val="00E23880"/>
    <w:rsid w:val="00E23AC5"/>
    <w:rsid w:val="00E32EB2"/>
    <w:rsid w:val="00E331CC"/>
    <w:rsid w:val="00E36614"/>
    <w:rsid w:val="00E444B3"/>
    <w:rsid w:val="00E47561"/>
    <w:rsid w:val="00E47F17"/>
    <w:rsid w:val="00E50305"/>
    <w:rsid w:val="00E5066A"/>
    <w:rsid w:val="00E52469"/>
    <w:rsid w:val="00E531EE"/>
    <w:rsid w:val="00E54151"/>
    <w:rsid w:val="00E6066F"/>
    <w:rsid w:val="00E62021"/>
    <w:rsid w:val="00E6241B"/>
    <w:rsid w:val="00E62C17"/>
    <w:rsid w:val="00E63593"/>
    <w:rsid w:val="00E63BE9"/>
    <w:rsid w:val="00E64E9C"/>
    <w:rsid w:val="00E650E1"/>
    <w:rsid w:val="00E65A77"/>
    <w:rsid w:val="00E71638"/>
    <w:rsid w:val="00E80997"/>
    <w:rsid w:val="00E81193"/>
    <w:rsid w:val="00E83D9B"/>
    <w:rsid w:val="00E86094"/>
    <w:rsid w:val="00E903D5"/>
    <w:rsid w:val="00E9057A"/>
    <w:rsid w:val="00E91565"/>
    <w:rsid w:val="00E93C4B"/>
    <w:rsid w:val="00E93F61"/>
    <w:rsid w:val="00E94C6B"/>
    <w:rsid w:val="00E94DFD"/>
    <w:rsid w:val="00E950BB"/>
    <w:rsid w:val="00E97E74"/>
    <w:rsid w:val="00E97F38"/>
    <w:rsid w:val="00EB29D5"/>
    <w:rsid w:val="00EB3948"/>
    <w:rsid w:val="00EB4B6C"/>
    <w:rsid w:val="00EB51CD"/>
    <w:rsid w:val="00EB5C30"/>
    <w:rsid w:val="00EB7B62"/>
    <w:rsid w:val="00EC0E4A"/>
    <w:rsid w:val="00EC205A"/>
    <w:rsid w:val="00EC50C5"/>
    <w:rsid w:val="00EC65C2"/>
    <w:rsid w:val="00ED0BED"/>
    <w:rsid w:val="00ED0D16"/>
    <w:rsid w:val="00ED5440"/>
    <w:rsid w:val="00ED7FEF"/>
    <w:rsid w:val="00EE07E6"/>
    <w:rsid w:val="00EE0EC7"/>
    <w:rsid w:val="00EE227C"/>
    <w:rsid w:val="00EE2F88"/>
    <w:rsid w:val="00EE38F6"/>
    <w:rsid w:val="00EE5508"/>
    <w:rsid w:val="00EE6D26"/>
    <w:rsid w:val="00EE73D2"/>
    <w:rsid w:val="00EE7440"/>
    <w:rsid w:val="00EE7E31"/>
    <w:rsid w:val="00EF3F04"/>
    <w:rsid w:val="00EF423E"/>
    <w:rsid w:val="00EF5495"/>
    <w:rsid w:val="00EF7222"/>
    <w:rsid w:val="00F01094"/>
    <w:rsid w:val="00F01DA6"/>
    <w:rsid w:val="00F038FB"/>
    <w:rsid w:val="00F04C0D"/>
    <w:rsid w:val="00F05FB9"/>
    <w:rsid w:val="00F0719A"/>
    <w:rsid w:val="00F248EE"/>
    <w:rsid w:val="00F254D4"/>
    <w:rsid w:val="00F27652"/>
    <w:rsid w:val="00F371B0"/>
    <w:rsid w:val="00F448C3"/>
    <w:rsid w:val="00F45507"/>
    <w:rsid w:val="00F4631C"/>
    <w:rsid w:val="00F46EDD"/>
    <w:rsid w:val="00F504A7"/>
    <w:rsid w:val="00F509AA"/>
    <w:rsid w:val="00F50C6F"/>
    <w:rsid w:val="00F515E8"/>
    <w:rsid w:val="00F521CB"/>
    <w:rsid w:val="00F54F79"/>
    <w:rsid w:val="00F56E75"/>
    <w:rsid w:val="00F607FD"/>
    <w:rsid w:val="00F63509"/>
    <w:rsid w:val="00F63905"/>
    <w:rsid w:val="00F6395F"/>
    <w:rsid w:val="00F63A06"/>
    <w:rsid w:val="00F65008"/>
    <w:rsid w:val="00F7028B"/>
    <w:rsid w:val="00F71FC4"/>
    <w:rsid w:val="00F7422E"/>
    <w:rsid w:val="00F76646"/>
    <w:rsid w:val="00F8221F"/>
    <w:rsid w:val="00F85055"/>
    <w:rsid w:val="00F86CAA"/>
    <w:rsid w:val="00F9053E"/>
    <w:rsid w:val="00F939AA"/>
    <w:rsid w:val="00F9655E"/>
    <w:rsid w:val="00F97860"/>
    <w:rsid w:val="00FA3E9B"/>
    <w:rsid w:val="00FA5648"/>
    <w:rsid w:val="00FB00A1"/>
    <w:rsid w:val="00FC54D3"/>
    <w:rsid w:val="00FD589C"/>
    <w:rsid w:val="00FE70DA"/>
    <w:rsid w:val="00FF09F3"/>
    <w:rsid w:val="00FF0A06"/>
    <w:rsid w:val="00FF276C"/>
    <w:rsid w:val="00FF3334"/>
    <w:rsid w:val="00FF3470"/>
    <w:rsid w:val="00FF49F0"/>
    <w:rsid w:val="00FF51FD"/>
    <w:rsid w:val="00FF5BB7"/>
    <w:rsid w:val="00FF600D"/>
    <w:rsid w:val="00FF6548"/>
    <w:rsid w:val="00FF6DF6"/>
    <w:rsid w:val="00FF77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80599"/>
  <w15:chartTrackingRefBased/>
  <w15:docId w15:val="{7EF352D6-6962-4A2A-AE8C-99BDF222C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DF4"/>
    <w:pPr>
      <w:jc w:val="left"/>
      <w:pPrChange w:id="0" w:author="Frank Demers" w:date="2026-09-25T21:14:00Z">
        <w:pPr>
          <w:jc w:val="both"/>
        </w:pPr>
      </w:pPrChange>
    </w:pPr>
    <w:rPr>
      <w:rFonts w:ascii="Arial" w:eastAsia="Times New Roman" w:hAnsi="Arial" w:cs="Times New Roman"/>
      <w:sz w:val="24"/>
      <w:szCs w:val="24"/>
      <w:rPrChange w:id="0" w:author="Frank Demers" w:date="2026-09-25T21:14:00Z">
        <w:rPr>
          <w:rFonts w:asciiTheme="minorHAnsi" w:eastAsiaTheme="minorHAnsi" w:hAnsiTheme="minorHAnsi" w:cstheme="minorBidi"/>
          <w:sz w:val="22"/>
          <w:szCs w:val="22"/>
          <w:lang w:val="en-US" w:eastAsia="en-US" w:bidi="ar-SA"/>
        </w:rPr>
      </w:rPrChange>
    </w:rPr>
  </w:style>
  <w:style w:type="paragraph" w:styleId="Heading1">
    <w:name w:val="heading 1"/>
    <w:basedOn w:val="Normal"/>
    <w:next w:val="Normal"/>
    <w:link w:val="Heading1Char"/>
    <w:qFormat/>
    <w:rsid w:val="00363D78"/>
    <w:pPr>
      <w:keepNext/>
      <w:keepLines/>
      <w:spacing w:before="240"/>
      <w:outlineLvl w:val="0"/>
      <w:pPrChange w:id="1" w:author="Frank Demers" w:date="2026-09-25T21:14:00Z">
        <w:pPr>
          <w:keepNext/>
          <w:keepLines/>
          <w:spacing w:before="240"/>
          <w:outlineLvl w:val="0"/>
        </w:pPr>
      </w:pPrChange>
    </w:pPr>
    <w:rPr>
      <w:rFonts w:asciiTheme="majorHAnsi" w:eastAsiaTheme="majorEastAsia" w:hAnsiTheme="majorHAnsi" w:cstheme="majorBidi"/>
      <w:color w:val="2F5496" w:themeColor="accent1" w:themeShade="BF"/>
      <w:sz w:val="32"/>
      <w:szCs w:val="32"/>
      <w:rPrChange w:id="1" w:author="Frank Demers" w:date="2026-09-25T21:14:00Z">
        <w:rPr>
          <w:rFonts w:asciiTheme="majorHAnsi" w:eastAsiaTheme="majorEastAsia" w:hAnsiTheme="majorHAnsi" w:cstheme="majorBidi"/>
          <w:color w:val="2F5496" w:themeColor="accent1" w:themeShade="BF"/>
          <w:sz w:val="32"/>
          <w:szCs w:val="32"/>
          <w:lang w:val="en-US" w:eastAsia="en-US" w:bidi="ar-SA"/>
        </w:rPr>
      </w:rPrChange>
    </w:rPr>
  </w:style>
  <w:style w:type="paragraph" w:styleId="Heading2">
    <w:name w:val="heading 2"/>
    <w:basedOn w:val="Normal"/>
    <w:next w:val="Normal"/>
    <w:link w:val="Heading2Char"/>
    <w:uiPriority w:val="9"/>
    <w:unhideWhenUsed/>
    <w:qFormat/>
    <w:rsid w:val="00D90551"/>
    <w:pPr>
      <w:keepNext/>
      <w:keepLines/>
      <w:spacing w:before="200" w:line="276" w:lineRule="auto"/>
      <w:outlineLvl w:val="1"/>
    </w:pPr>
    <w:rPr>
      <w:rFonts w:asciiTheme="majorHAnsi" w:eastAsiaTheme="majorEastAsia" w:hAnsiTheme="majorHAnsi"/>
      <w:b/>
      <w:bCs/>
      <w:color w:val="4472C4" w:themeColor="accent1"/>
      <w:sz w:val="26"/>
      <w:szCs w:val="26"/>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99"/>
    <w:unhideWhenUsed/>
    <w:qFormat/>
    <w:rsid w:val="00D90551"/>
    <w:pPr>
      <w:spacing w:after="200" w:line="276" w:lineRule="auto"/>
    </w:pPr>
    <w:rPr>
      <w:rFonts w:ascii="Calibri" w:hAnsi="Calibri"/>
      <w:b/>
      <w:bCs/>
      <w:sz w:val="20"/>
      <w:szCs w:val="20"/>
      <w:lang w:val="en-GB"/>
    </w:rPr>
  </w:style>
  <w:style w:type="character" w:customStyle="1" w:styleId="Heading2Char">
    <w:name w:val="Heading 2 Char"/>
    <w:basedOn w:val="DefaultParagraphFont"/>
    <w:link w:val="Heading2"/>
    <w:uiPriority w:val="9"/>
    <w:rsid w:val="00D90551"/>
    <w:rPr>
      <w:rFonts w:asciiTheme="majorHAnsi" w:eastAsiaTheme="majorEastAsia" w:hAnsiTheme="majorHAnsi" w:cs="Times New Roman"/>
      <w:b/>
      <w:bCs/>
      <w:color w:val="4472C4" w:themeColor="accent1"/>
      <w:sz w:val="26"/>
      <w:szCs w:val="26"/>
      <w:lang w:val="en-GB"/>
    </w:rPr>
  </w:style>
  <w:style w:type="paragraph" w:styleId="Header">
    <w:name w:val="header"/>
    <w:basedOn w:val="Normal"/>
    <w:link w:val="HeaderChar"/>
    <w:uiPriority w:val="99"/>
    <w:rsid w:val="0005732E"/>
    <w:pPr>
      <w:tabs>
        <w:tab w:val="center" w:pos="4320"/>
        <w:tab w:val="right" w:pos="8640"/>
      </w:tabs>
      <w:pPrChange w:id="2" w:author="Frank Demers" w:date="2026-09-25T21:14:00Z">
        <w:pPr>
          <w:tabs>
            <w:tab w:val="center" w:pos="4680"/>
            <w:tab w:val="right" w:pos="9360"/>
          </w:tabs>
        </w:pPr>
      </w:pPrChange>
    </w:pPr>
    <w:rPr>
      <w:rPrChange w:id="2" w:author="Frank Demers" w:date="2026-09-25T21:14:00Z">
        <w:rPr>
          <w:rFonts w:ascii="Arial" w:hAnsi="Arial"/>
          <w:sz w:val="24"/>
          <w:szCs w:val="24"/>
          <w:lang w:val="en-US" w:eastAsia="en-US" w:bidi="ar-SA"/>
        </w:rPr>
      </w:rPrChange>
    </w:rPr>
  </w:style>
  <w:style w:type="character" w:customStyle="1" w:styleId="HeaderChar">
    <w:name w:val="Header Char"/>
    <w:basedOn w:val="DefaultParagraphFont"/>
    <w:link w:val="Header"/>
    <w:uiPriority w:val="99"/>
    <w:rsid w:val="00D90551"/>
    <w:rPr>
      <w:rFonts w:ascii="Arial" w:eastAsia="Times New Roman" w:hAnsi="Arial" w:cs="Times New Roman"/>
      <w:sz w:val="24"/>
      <w:szCs w:val="24"/>
    </w:rPr>
  </w:style>
  <w:style w:type="paragraph" w:styleId="Footer">
    <w:name w:val="footer"/>
    <w:basedOn w:val="Normal"/>
    <w:link w:val="FooterChar"/>
    <w:uiPriority w:val="99"/>
    <w:rsid w:val="0005732E"/>
    <w:pPr>
      <w:tabs>
        <w:tab w:val="center" w:pos="4320"/>
        <w:tab w:val="right" w:pos="8640"/>
      </w:tabs>
      <w:pPrChange w:id="3" w:author="Frank Demers" w:date="2026-09-25T21:14:00Z">
        <w:pPr>
          <w:tabs>
            <w:tab w:val="center" w:pos="4680"/>
            <w:tab w:val="right" w:pos="9360"/>
          </w:tabs>
        </w:pPr>
      </w:pPrChange>
    </w:pPr>
    <w:rPr>
      <w:rPrChange w:id="3" w:author="Frank Demers" w:date="2026-09-25T21:14:00Z">
        <w:rPr>
          <w:rFonts w:ascii="Arial" w:hAnsi="Arial"/>
          <w:sz w:val="24"/>
          <w:szCs w:val="24"/>
          <w:lang w:val="en-US" w:eastAsia="en-US" w:bidi="ar-SA"/>
        </w:rPr>
      </w:rPrChange>
    </w:rPr>
  </w:style>
  <w:style w:type="character" w:customStyle="1" w:styleId="FooterChar">
    <w:name w:val="Footer Char"/>
    <w:basedOn w:val="DefaultParagraphFont"/>
    <w:link w:val="Footer"/>
    <w:uiPriority w:val="99"/>
    <w:rsid w:val="00D90551"/>
    <w:rPr>
      <w:rFonts w:ascii="Arial" w:eastAsia="Times New Roman" w:hAnsi="Arial" w:cs="Times New Roman"/>
      <w:sz w:val="24"/>
      <w:szCs w:val="24"/>
    </w:rPr>
  </w:style>
  <w:style w:type="character" w:customStyle="1" w:styleId="Heading1Char">
    <w:name w:val="Heading 1 Char"/>
    <w:basedOn w:val="DefaultParagraphFont"/>
    <w:link w:val="Heading1"/>
    <w:rsid w:val="00C91537"/>
    <w:rPr>
      <w:rFonts w:asciiTheme="majorHAnsi" w:eastAsiaTheme="majorEastAsia" w:hAnsiTheme="majorHAnsi" w:cstheme="majorBidi"/>
      <w:color w:val="2F5496" w:themeColor="accent1" w:themeShade="BF"/>
      <w:sz w:val="32"/>
      <w:szCs w:val="32"/>
    </w:rPr>
  </w:style>
  <w:style w:type="paragraph" w:styleId="BalloonText">
    <w:name w:val="Balloon Text"/>
    <w:basedOn w:val="Normal"/>
    <w:link w:val="BalloonTextChar"/>
    <w:semiHidden/>
    <w:rsid w:val="00C53BD5"/>
    <w:pPr>
      <w:pPrChange w:id="4" w:author="Frank Demers" w:date="2026-09-25T21:14:00Z">
        <w:pPr/>
      </w:pPrChange>
    </w:pPr>
    <w:rPr>
      <w:rFonts w:ascii="Tahoma" w:hAnsi="Tahoma" w:cs="Tahoma"/>
      <w:sz w:val="16"/>
      <w:szCs w:val="16"/>
      <w:rPrChange w:id="4" w:author="Frank Demers" w:date="2026-09-25T21:14:00Z">
        <w:rPr>
          <w:rFonts w:ascii="Tahoma" w:hAnsi="Tahoma" w:cs="Tahoma"/>
          <w:sz w:val="16"/>
          <w:szCs w:val="16"/>
          <w:lang w:val="en-US" w:eastAsia="en-US" w:bidi="ar-SA"/>
        </w:rPr>
      </w:rPrChange>
    </w:rPr>
  </w:style>
  <w:style w:type="character" w:customStyle="1" w:styleId="BalloonTextChar">
    <w:name w:val="Balloon Text Char"/>
    <w:basedOn w:val="DefaultParagraphFont"/>
    <w:link w:val="BalloonText"/>
    <w:semiHidden/>
    <w:rsid w:val="00C91537"/>
    <w:rPr>
      <w:rFonts w:ascii="Tahoma" w:eastAsia="Times New Roman" w:hAnsi="Tahoma" w:cs="Tahoma"/>
      <w:sz w:val="16"/>
      <w:szCs w:val="16"/>
    </w:rPr>
  </w:style>
  <w:style w:type="paragraph" w:styleId="ListParagraph">
    <w:name w:val="List Paragraph"/>
    <w:basedOn w:val="Normal"/>
    <w:uiPriority w:val="34"/>
    <w:qFormat/>
    <w:rsid w:val="009876EB"/>
    <w:pPr>
      <w:ind w:left="720"/>
      <w:contextualSpacing/>
      <w:pPrChange w:id="5" w:author="Frank Demers" w:date="2026-09-25T21:14:00Z">
        <w:pPr>
          <w:ind w:left="720"/>
          <w:contextualSpacing/>
        </w:pPr>
      </w:pPrChange>
    </w:pPr>
    <w:rPr>
      <w:rPrChange w:id="5" w:author="Frank Demers" w:date="2026-09-25T21:14:00Z">
        <w:rPr>
          <w:rFonts w:ascii="Arial" w:hAnsi="Arial"/>
          <w:sz w:val="24"/>
          <w:szCs w:val="24"/>
          <w:lang w:val="en-US" w:eastAsia="en-US" w:bidi="ar-SA"/>
        </w:rPr>
      </w:rPrChange>
    </w:rPr>
  </w:style>
  <w:style w:type="paragraph" w:styleId="NoSpacing">
    <w:name w:val="No Spacing"/>
    <w:uiPriority w:val="1"/>
    <w:qFormat/>
    <w:rsid w:val="00387912"/>
    <w:pPr>
      <w:jc w:val="left"/>
      <w:pPrChange w:id="6" w:author="Frank Demers" w:date="2026-09-25T21:14:00Z">
        <w:pPr/>
      </w:pPrChange>
    </w:pPr>
    <w:rPr>
      <w:rFonts w:ascii="Arial" w:eastAsia="Times New Roman" w:hAnsi="Arial" w:cs="Times New Roman"/>
      <w:sz w:val="24"/>
      <w:szCs w:val="24"/>
      <w:rPrChange w:id="6" w:author="Frank Demers" w:date="2026-09-25T21:14:00Z">
        <w:rPr>
          <w:rFonts w:ascii="Arial" w:hAnsi="Arial"/>
          <w:sz w:val="24"/>
          <w:szCs w:val="24"/>
          <w:lang w:val="en-US" w:eastAsia="en-US" w:bidi="ar-SA"/>
        </w:rPr>
      </w:rPrChange>
    </w:rPr>
  </w:style>
  <w:style w:type="table" w:styleId="TableGrid">
    <w:name w:val="Table Grid"/>
    <w:basedOn w:val="TableNormal"/>
    <w:rsid w:val="00C91537"/>
    <w:pPr>
      <w:jc w:val="left"/>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9153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41378B-E657-8C4D-86F6-B2510D9B1B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748</Words>
  <Characters>4267</Characters>
  <Application>Microsoft Office Word</Application>
  <DocSecurity>0</DocSecurity>
  <Lines>35</Lines>
  <Paragraphs>10</Paragraphs>
  <ScaleCrop>false</ScaleCrop>
  <Company/>
  <LinksUpToDate>false</LinksUpToDate>
  <CharactersWithSpaces>5005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Arthur Souza Rodrigues</cp:lastModifiedBy>
  <cp:revision>1</cp:revision>
  <dcterms:created xsi:type="dcterms:W3CDTF">2024-04-18T16:56:00Z</dcterms:created>
  <dcterms:modified xsi:type="dcterms:W3CDTF">2026-09-26T01:14:00Z</dcterms:modified>
</cp:coreProperties>
</file>