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57EA5" w14:textId="77777777" w:rsidR="001E08FA" w:rsidRDefault="001E08FA" w:rsidP="001E08FA">
      <w:pPr>
        <w:rPr>
          <w:ins w:id="10" w:author="1" w:date="2026-09-22T12:17:00Z" w16du:dateUtc="2026-09-22T16:17:00Z"/>
          <w:szCs w:val="24"/>
        </w:rPr>
      </w:pPr>
    </w:p>
    <w:p w14:paraId="69E82D92" w14:textId="77777777" w:rsidR="001E08FA" w:rsidRDefault="00C40747" w:rsidP="001E08FA">
      <w:pPr>
        <w:rPr>
          <w:ins w:id="11" w:author="1" w:date="2026-09-22T12:17:00Z" w16du:dateUtc="2026-09-22T16:17:00Z"/>
          <w:b/>
          <w:szCs w:val="24"/>
        </w:rPr>
      </w:pPr>
      <w:ins w:id="12" w:author="1" w:date="2026-09-22T12:17:00Z" w16du:dateUtc="2026-09-22T16:17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B292BA2" w14:textId="77777777" w:rsidR="001E08FA" w:rsidRDefault="001E08FA" w:rsidP="001E08FA">
      <w:pPr>
        <w:jc w:val="center"/>
        <w:rPr>
          <w:ins w:id="13" w:author="1" w:date="2026-09-22T12:17:00Z" w16du:dateUtc="2026-09-22T16:17:00Z"/>
          <w:b/>
          <w:szCs w:val="24"/>
        </w:rPr>
      </w:pPr>
    </w:p>
    <w:p w14:paraId="457BA76A" w14:textId="77777777" w:rsidR="001E08FA" w:rsidRDefault="001E08FA" w:rsidP="001E08FA">
      <w:pPr>
        <w:jc w:val="center"/>
        <w:rPr>
          <w:ins w:id="14" w:author="1" w:date="2026-09-22T12:17:00Z" w16du:dateUtc="2026-09-22T16:17:00Z"/>
          <w:b/>
          <w:szCs w:val="24"/>
        </w:rPr>
      </w:pPr>
    </w:p>
    <w:p w14:paraId="33D264E0" w14:textId="77777777" w:rsidR="001E08FA" w:rsidRPr="001E08FA" w:rsidRDefault="001E08FA" w:rsidP="001E08FA">
      <w:pPr>
        <w:rPr>
          <w:ins w:id="15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</w:p>
    <w:p w14:paraId="2974B746" w14:textId="77777777" w:rsidR="001E08FA" w:rsidRDefault="001E08FA" w:rsidP="001E08FA">
      <w:pPr>
        <w:jc w:val="center"/>
        <w:rPr>
          <w:ins w:id="16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</w:p>
    <w:p w14:paraId="7DA7C05B" w14:textId="77777777" w:rsidR="00F37F73" w:rsidRDefault="001E08FA" w:rsidP="001E08FA">
      <w:pPr>
        <w:jc w:val="center"/>
        <w:rPr>
          <w:ins w:id="17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18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278B71A6" w14:textId="77777777" w:rsidR="001E08FA" w:rsidRPr="001E08FA" w:rsidRDefault="001E08FA" w:rsidP="001E08FA">
      <w:pPr>
        <w:jc w:val="center"/>
        <w:rPr>
          <w:ins w:id="19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20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2B93BA42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22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D5D3E5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7:00Z" w16du:dateUtc="2026-09-22T16:17:00Z"/>
          <w:b/>
          <w:sz w:val="24"/>
          <w:szCs w:val="24"/>
        </w:rPr>
      </w:pPr>
    </w:p>
    <w:p w14:paraId="5D2E14B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7:00Z" w16du:dateUtc="2026-09-22T16:17:00Z"/>
          <w:b/>
          <w:sz w:val="24"/>
          <w:szCs w:val="24"/>
        </w:rPr>
      </w:pPr>
      <w:ins w:id="25" w:author="1" w:date="2026-09-22T12:17:00Z" w16du:dateUtc="2026-09-22T16:17:00Z">
        <w:r w:rsidRPr="001E08FA">
          <w:rPr>
            <w:b/>
            <w:sz w:val="24"/>
            <w:szCs w:val="24"/>
          </w:rPr>
          <w:t>РЕШЕНИЕ (проект)</w:t>
        </w:r>
      </w:ins>
    </w:p>
    <w:p w14:paraId="4BDE2472" w14:textId="77777777" w:rsidR="001E08FA" w:rsidRPr="001E08FA" w:rsidRDefault="001E08FA" w:rsidP="001E08FA">
      <w:pPr>
        <w:rPr>
          <w:ins w:id="26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24291371" w14:textId="77777777" w:rsidR="001E08FA" w:rsidRPr="001E08FA" w:rsidRDefault="001E08FA" w:rsidP="001E08FA">
      <w:pPr>
        <w:rPr>
          <w:ins w:id="2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28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6DB8A5A" w14:textId="77777777" w:rsidR="001E08FA" w:rsidRPr="001E08FA" w:rsidRDefault="001E08FA" w:rsidP="001E08FA">
      <w:pPr>
        <w:rPr>
          <w:ins w:id="29" w:author="1" w:date="2026-09-22T12:17:00Z" w16du:dateUtc="2026-09-22T16:17:00Z"/>
          <w:rFonts w:ascii="Times New Roman" w:hAnsi="Times New Roman" w:cs="Times New Roman"/>
          <w:b/>
          <w:bCs/>
          <w:sz w:val="24"/>
          <w:szCs w:val="24"/>
        </w:rPr>
      </w:pPr>
    </w:p>
    <w:p w14:paraId="3F57704B" w14:textId="77777777" w:rsidR="001E08FA" w:rsidRPr="001E08FA" w:rsidRDefault="001E08FA" w:rsidP="001E08FA">
      <w:pPr>
        <w:rPr>
          <w:ins w:id="30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187BBFAC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7:00Z" w16du:dateUtc="2026-09-22T16:17:00Z"/>
          <w:b/>
          <w:spacing w:val="-2"/>
        </w:rPr>
      </w:pPr>
    </w:p>
    <w:p w14:paraId="5E74D57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7:00Z" w16du:dateUtc="2026-09-22T16:17:00Z"/>
          <w:b/>
          <w:spacing w:val="-2"/>
        </w:rPr>
      </w:pPr>
      <w:ins w:id="33" w:author="1" w:date="2026-09-22T12:17:00Z" w16du:dateUtc="2026-09-22T16:17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432E27F9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7:00Z" w16du:dateUtc="2026-09-22T16:17:00Z"/>
          <w:b/>
          <w:spacing w:val="-2"/>
        </w:rPr>
      </w:pPr>
    </w:p>
    <w:p w14:paraId="5CC04AF4" w14:textId="77777777" w:rsidR="001E08FA" w:rsidRDefault="001E08FA" w:rsidP="001E08FA">
      <w:pPr>
        <w:pStyle w:val="21"/>
        <w:jc w:val="center"/>
        <w:rPr>
          <w:ins w:id="35" w:author="1" w:date="2026-09-22T12:17:00Z" w16du:dateUtc="2026-09-22T16:17:00Z"/>
          <w:sz w:val="24"/>
          <w:szCs w:val="24"/>
        </w:rPr>
      </w:pPr>
    </w:p>
    <w:p w14:paraId="58086821" w14:textId="77777777" w:rsidR="001E08FA" w:rsidRDefault="001E08FA" w:rsidP="009C61C2">
      <w:pPr>
        <w:pStyle w:val="21"/>
        <w:jc w:val="both"/>
        <w:rPr>
          <w:ins w:id="36" w:author="1" w:date="2026-09-22T12:17:00Z" w16du:dateUtc="2026-09-22T16:17:00Z"/>
          <w:sz w:val="24"/>
          <w:szCs w:val="24"/>
        </w:rPr>
      </w:pPr>
      <w:ins w:id="37" w:author="1" w:date="2026-09-22T12:17:00Z" w16du:dateUtc="2026-09-22T16:17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558F8CA2" w14:textId="77777777" w:rsidR="001E08FA" w:rsidRDefault="001E08FA" w:rsidP="001E08FA">
      <w:pPr>
        <w:pStyle w:val="21"/>
        <w:jc w:val="center"/>
        <w:rPr>
          <w:ins w:id="38" w:author="1" w:date="2026-09-22T12:17:00Z" w16du:dateUtc="2026-09-22T16:17:00Z"/>
          <w:sz w:val="24"/>
          <w:szCs w:val="24"/>
        </w:rPr>
      </w:pPr>
    </w:p>
    <w:p w14:paraId="7F130A19" w14:textId="77777777" w:rsidR="001E08FA" w:rsidRPr="001E08FA" w:rsidRDefault="001E08FA" w:rsidP="001E08FA">
      <w:pPr>
        <w:pStyle w:val="21"/>
        <w:jc w:val="center"/>
        <w:rPr>
          <w:ins w:id="39" w:author="1" w:date="2026-09-22T12:17:00Z" w16du:dateUtc="2026-09-22T16:17:00Z"/>
          <w:b/>
          <w:sz w:val="24"/>
          <w:szCs w:val="24"/>
        </w:rPr>
      </w:pPr>
      <w:ins w:id="40" w:author="1" w:date="2026-09-22T12:17:00Z" w16du:dateUtc="2026-09-22T16:17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8776CD3" w14:textId="77777777" w:rsidR="001E08FA" w:rsidRPr="001E08FA" w:rsidRDefault="001E08FA" w:rsidP="001E08FA">
      <w:pPr>
        <w:pStyle w:val="21"/>
        <w:jc w:val="center"/>
        <w:rPr>
          <w:ins w:id="41" w:author="1" w:date="2026-09-22T12:17:00Z" w16du:dateUtc="2026-09-22T16:17:00Z"/>
          <w:b/>
          <w:sz w:val="24"/>
          <w:szCs w:val="24"/>
        </w:rPr>
      </w:pPr>
      <w:ins w:id="42" w:author="1" w:date="2026-09-22T12:17:00Z" w16du:dateUtc="2026-09-22T16:17:00Z">
        <w:r w:rsidRPr="001E08FA">
          <w:rPr>
            <w:b/>
            <w:sz w:val="24"/>
            <w:szCs w:val="24"/>
          </w:rPr>
          <w:t>РЕШИЛ:</w:t>
        </w:r>
      </w:ins>
    </w:p>
    <w:p w14:paraId="3896AB5A" w14:textId="77777777" w:rsidR="001E08FA" w:rsidRPr="001E08FA" w:rsidRDefault="001E08FA" w:rsidP="001E08FA">
      <w:pPr>
        <w:pStyle w:val="21"/>
        <w:jc w:val="center"/>
        <w:rPr>
          <w:ins w:id="43" w:author="1" w:date="2026-09-22T12:17:00Z" w16du:dateUtc="2026-09-22T16:17:00Z"/>
          <w:b/>
          <w:sz w:val="24"/>
          <w:szCs w:val="24"/>
        </w:rPr>
      </w:pPr>
    </w:p>
    <w:p w14:paraId="0738673A" w14:textId="77777777" w:rsidR="00F37F73" w:rsidRDefault="00F37F73" w:rsidP="00F37F73">
      <w:pPr>
        <w:numPr>
          <w:ilvl w:val="0"/>
          <w:numId w:val="27"/>
        </w:numPr>
        <w:ind w:left="0" w:firstLine="709"/>
        <w:jc w:val="both"/>
        <w:rPr>
          <w:ins w:id="44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45" w:author="1" w:date="2026-09-22T12:17:00Z" w16du:dateUtc="2026-09-22T16:17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9DCD325" w14:textId="77777777" w:rsidR="00F37F73" w:rsidRDefault="000B0709" w:rsidP="00FF542C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ins w:id="46" w:author="1" w:date="2026-09-22T12:17:00Z" w16du:dateUtc="2026-09-22T16:17:00Z"/>
          <w:rFonts w:ascii="Times New Roman" w:hAnsi="Times New Roman"/>
          <w:sz w:val="24"/>
          <w:szCs w:val="24"/>
        </w:rPr>
      </w:pPr>
      <w:ins w:id="47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479CF953" w14:textId="77777777" w:rsidR="00F37F73" w:rsidRDefault="00FF542C" w:rsidP="00FF542C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ins w:id="48" w:author="1" w:date="2026-09-22T12:17:00Z" w16du:dateUtc="2026-09-22T16:17:00Z"/>
          <w:rFonts w:ascii="Times New Roman" w:hAnsi="Times New Roman"/>
          <w:sz w:val="24"/>
          <w:szCs w:val="24"/>
        </w:rPr>
      </w:pPr>
      <w:ins w:id="49" w:author="1" w:date="2026-09-22T12:17:00Z" w16du:dateUtc="2026-09-22T16:17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C15B88C" w14:textId="77777777" w:rsidR="00FF542C" w:rsidRDefault="00FF542C" w:rsidP="00FF542C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ins w:id="50" w:author="1" w:date="2026-09-22T12:17:00Z" w16du:dateUtc="2026-09-22T16:17:00Z"/>
          <w:rFonts w:ascii="Times New Roman" w:hAnsi="Times New Roman"/>
          <w:sz w:val="24"/>
          <w:szCs w:val="24"/>
        </w:rPr>
      </w:pPr>
      <w:ins w:id="51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855B312" w14:textId="77777777" w:rsidR="00FF542C" w:rsidRDefault="00FF542C" w:rsidP="00FF542C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ins w:id="52" w:author="1" w:date="2026-09-22T12:17:00Z" w16du:dateUtc="2026-09-22T16:17:00Z"/>
          <w:rFonts w:ascii="Times New Roman" w:hAnsi="Times New Roman"/>
          <w:sz w:val="24"/>
          <w:szCs w:val="24"/>
        </w:rPr>
      </w:pPr>
      <w:ins w:id="53" w:author="1" w:date="2026-09-22T12:17:00Z" w16du:dateUtc="2026-09-22T16:17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AC375B5" w14:textId="77777777" w:rsidR="00F37F73" w:rsidRDefault="00FF542C" w:rsidP="00FF542C">
      <w:pPr>
        <w:pStyle w:val="ListParagraph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ins w:id="54" w:author="1" w:date="2026-09-22T12:17:00Z" w16du:dateUtc="2026-09-22T16:17:00Z"/>
          <w:rFonts w:ascii="Times New Roman" w:hAnsi="Times New Roman"/>
          <w:sz w:val="24"/>
          <w:szCs w:val="24"/>
        </w:rPr>
      </w:pPr>
      <w:ins w:id="55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27877520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7:00Z" w16du:dateUtc="2026-09-22T16:17:00Z"/>
          <w:rFonts w:ascii="Times New Roman" w:hAnsi="Times New Roman"/>
          <w:sz w:val="24"/>
          <w:szCs w:val="24"/>
        </w:rPr>
      </w:pPr>
    </w:p>
    <w:p w14:paraId="12A51456" w14:textId="77777777" w:rsidR="009C61C2" w:rsidRPr="00637047" w:rsidRDefault="001E08FA" w:rsidP="009C61C2">
      <w:pPr>
        <w:numPr>
          <w:ilvl w:val="0"/>
          <w:numId w:val="27"/>
        </w:numPr>
        <w:spacing w:after="240"/>
        <w:ind w:left="0" w:firstLine="709"/>
        <w:jc w:val="both"/>
        <w:rPr>
          <w:ins w:id="5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58" w:author="1" w:date="2026-09-22T12:17:00Z" w16du:dateUtc="2026-09-22T16:17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209D433" w14:textId="77777777" w:rsidR="001E08FA" w:rsidRPr="009C61C2" w:rsidRDefault="001E08FA" w:rsidP="009C61C2">
      <w:pPr>
        <w:numPr>
          <w:ilvl w:val="0"/>
          <w:numId w:val="27"/>
        </w:numPr>
        <w:spacing w:after="240"/>
        <w:ind w:left="0" w:firstLine="709"/>
        <w:jc w:val="both"/>
        <w:rPr>
          <w:ins w:id="59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0" w:author="1" w:date="2026-09-22T12:17:00Z" w16du:dateUtc="2026-09-22T16:17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E1E81C5" w14:textId="77777777" w:rsidR="001E08FA" w:rsidRPr="001E08FA" w:rsidRDefault="001E08FA" w:rsidP="001E08FA">
      <w:pPr>
        <w:rPr>
          <w:ins w:id="61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636522DA" w14:textId="77777777" w:rsidR="001E08FA" w:rsidRPr="001E08FA" w:rsidRDefault="001E08FA" w:rsidP="001E08FA">
      <w:pPr>
        <w:rPr>
          <w:ins w:id="62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39F6FF8E" w14:textId="77777777" w:rsidR="001E08FA" w:rsidRPr="001E08FA" w:rsidRDefault="001E08FA" w:rsidP="001E08FA">
      <w:pPr>
        <w:rPr>
          <w:ins w:id="63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4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3B6B5D0" w14:textId="77777777" w:rsidR="001E08FA" w:rsidRPr="001E08FA" w:rsidRDefault="001E08FA" w:rsidP="001E08FA">
      <w:pPr>
        <w:rPr>
          <w:ins w:id="65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6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2369D47D" w14:textId="77777777" w:rsidR="001E08FA" w:rsidRPr="001E08FA" w:rsidRDefault="001E08FA" w:rsidP="001E08FA">
      <w:pPr>
        <w:rPr>
          <w:ins w:id="6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8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2E0996C7" w14:textId="77777777" w:rsidR="001E08FA" w:rsidRPr="001E08FA" w:rsidRDefault="001E08FA" w:rsidP="001E08FA">
      <w:pPr>
        <w:rPr>
          <w:ins w:id="69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4687A18D" w14:textId="77777777" w:rsidR="00A53FFA" w:rsidRDefault="00102150">
      <w:pPr>
        <w:rPr>
          <w:del w:id="70" w:author="1" w:date="2026-09-22T12:17:00Z" w16du:dateUtc="2026-09-22T16:17:00Z"/>
        </w:rPr>
      </w:pPr>
      <w:del w:id="71" w:author="1" w:date="2026-09-22T12:17:00Z" w16du:dateUtc="2026-09-22T16:17:00Z">
        <w:r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72" w:author="1" w:date="2026-09-22T12:17:00Z" w16du:dateUtc="2026-09-22T16:17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3392"/>
      </w:tblGrid>
      <w:tr w:rsidR="0043659F" w:rsidRPr="00A26E38" w14:paraId="4276EDCD" w14:textId="77777777" w:rsidTr="00485254">
        <w:trPr>
          <w:del w:id="73" w:author="1" w:date="2026-09-22T12:17:00Z" w16du:dateUtc="2026-09-22T16:17:00Z"/>
        </w:trPr>
        <w:tc>
          <w:tcPr>
            <w:tcW w:w="5670" w:type="dxa"/>
          </w:tcPr>
          <w:p w14:paraId="2096EB6C" w14:textId="77777777" w:rsidR="0043659F" w:rsidRDefault="0043659F" w:rsidP="00FD397A">
            <w:pPr>
              <w:rPr>
                <w:del w:id="74" w:author="1" w:date="2026-09-22T12:17:00Z" w16du:dateUtc="2026-09-22T16:17:00Z"/>
                <w:lang w:val="en-US"/>
              </w:rPr>
            </w:pPr>
            <w:del w:id="75" w:author="1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DEPARTMENT_INFO</w:delText>
              </w:r>
              <w:r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76" w:author="1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77" w:author="1" w:date="2026-09-22T12:17:00Z" w16du:dateUtc="2026-09-22T16:17:00Z"/>
                <w:lang w:val="en-US"/>
              </w:rPr>
            </w:pPr>
            <w:del w:id="78" w:author="1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Pr="00E11311" w:rsidRDefault="0043659F" w:rsidP="00FD397A">
            <w:pPr>
              <w:rPr>
                <w:del w:id="79" w:author="1" w:date="2026-09-22T12:17:00Z" w16du:dateUtc="2026-09-22T16:17:00Z"/>
                <w:lang w:val="en-US"/>
              </w:rPr>
            </w:pPr>
          </w:p>
        </w:tc>
        <w:tc>
          <w:tcPr>
            <w:tcW w:w="3392" w:type="dxa"/>
          </w:tcPr>
          <w:p w14:paraId="49D76807" w14:textId="77777777" w:rsidR="0043659F" w:rsidRPr="00102150" w:rsidRDefault="0043659F" w:rsidP="00FD397A">
            <w:pPr>
              <w:rPr>
                <w:del w:id="80" w:author="1" w:date="2026-09-22T12:17:00Z" w16du:dateUtc="2026-09-22T16:17:00Z"/>
                <w:lang w:val="fr-FR"/>
              </w:rPr>
            </w:pPr>
            <w:del w:id="81" w:author="1" w:date="2026-09-22T12:17:00Z" w16du:dateUtc="2026-09-22T16:17:00Z">
              <w:r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82" w:author="1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83" w:author="1" w:date="2026-09-22T12:17:00Z" w16du:dateUtc="2026-09-22T16:17:00Z"/>
                <w:lang w:val="fr-FR"/>
              </w:rPr>
            </w:pPr>
            <w:del w:id="84" w:author="1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Pr="00102150" w:rsidRDefault="0043659F" w:rsidP="00FD397A">
            <w:pPr>
              <w:rPr>
                <w:del w:id="85" w:author="1" w:date="2026-09-22T12:17:00Z" w16du:dateUtc="2026-09-22T16:17:00Z"/>
                <w:lang w:val="fr-FR"/>
              </w:rPr>
            </w:pPr>
          </w:p>
        </w:tc>
      </w:tr>
    </w:tbl>
    <w:p w14:paraId="678DA038" w14:textId="77777777" w:rsidR="0043659F" w:rsidRPr="00102150" w:rsidRDefault="0043659F" w:rsidP="0043659F">
      <w:pPr>
        <w:rPr>
          <w:del w:id="86" w:author="1" w:date="2026-09-22T12:17:00Z" w16du:dateUtc="2026-09-22T16:17:00Z"/>
          <w:lang w:val="fr-FR"/>
        </w:rPr>
      </w:pPr>
    </w:p>
    <w:p w14:paraId="3F4880E0" w14:textId="77777777" w:rsidR="0043659F" w:rsidRPr="00B34A41" w:rsidRDefault="0043659F" w:rsidP="0043659F">
      <w:pPr>
        <w:rPr>
          <w:del w:id="87" w:author="1" w:date="2026-09-22T12:17:00Z" w16du:dateUtc="2026-09-22T16:17:00Z"/>
          <w:b/>
          <w:sz w:val="28"/>
          <w:szCs w:val="28"/>
          <w:lang w:val="en-US"/>
        </w:rPr>
      </w:pPr>
      <w:del w:id="88" w:author="1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89" w:author="1" w:date="2026-09-22T12:17:00Z" w16du:dateUtc="2026-09-22T16:17:00Z"/>
          <w:lang w:val="en-US"/>
        </w:rPr>
      </w:pPr>
      <w:del w:id="90" w:author="1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91" w:author="1" w:date="2026-09-22T12:17:00Z" w16du:dateUtc="2026-09-22T16:17:00Z"/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  <w:gridCol w:w="2925"/>
      </w:tblGrid>
      <w:tr w:rsidR="00503712" w14:paraId="7C6AAC32" w14:textId="77777777" w:rsidTr="00503712">
        <w:trPr>
          <w:trHeight w:val="284"/>
          <w:del w:id="92" w:author="1" w:date="2026-09-22T12:17:00Z" w16du:dateUtc="2026-09-22T16:17:00Z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del w:id="93" w:author="1" w:date="2026-09-22T12:17:00Z" w16du:dateUtc="2026-09-22T16:17:00Z"/>
                <w:sz w:val="20"/>
                <w:szCs w:val="20"/>
                <w:lang w:val="en-US"/>
              </w:rPr>
            </w:pPr>
            <w:del w:id="94" w:author="1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del w:id="95" w:author="1" w:date="2026-09-22T12:17:00Z" w16du:dateUtc="2026-09-22T16:17:00Z"/>
                <w:sz w:val="20"/>
                <w:szCs w:val="20"/>
                <w:lang w:val="en-US"/>
              </w:rPr>
            </w:pPr>
            <w:del w:id="96" w:author="1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503712">
        <w:trPr>
          <w:del w:id="97" w:author="1" w:date="2026-09-22T12:17:00Z" w16du:dateUtc="2026-09-22T16:17:00Z"/>
        </w:trPr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del w:id="98" w:author="1" w:date="2026-09-22T12:17:00Z" w16du:dateUtc="2026-09-22T16:17:00Z"/>
                <w:sz w:val="20"/>
                <w:szCs w:val="20"/>
                <w:lang w:val="en-US"/>
              </w:rPr>
            </w:pPr>
            <w:del w:id="99" w:author="1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del w:id="100" w:author="1" w:date="2026-09-22T12:17:00Z" w16du:dateUtc="2026-09-22T16:17:00Z"/>
                <w:sz w:val="20"/>
                <w:szCs w:val="20"/>
                <w:lang w:val="en-US"/>
              </w:rPr>
            </w:pPr>
            <w:del w:id="101" w:author="1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>
            <w:pPr>
              <w:rPr>
                <w:del w:id="102" w:author="1" w:date="2026-09-22T12:17:00Z" w16du:dateUtc="2026-09-22T16:17:00Z"/>
                <w:sz w:val="20"/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line="0" w:lineRule="auto"/>
        <w:rPr>
          <w:del w:id="103" w:author="1" w:date="2026-09-22T12:17:00Z" w16du:dateUtc="2026-09-22T16:17:00Z"/>
        </w:rPr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4275"/>
        <w:gridCol w:w="1335"/>
        <w:gridCol w:w="1739"/>
        <w:gridCol w:w="2267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  <w:del w:id="104" w:author="1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del w:id="105" w:author="1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6" w:author="1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$DESCRIPTION_HEADER$</w:delText>
              </w:r>
            </w:del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7" w:author="1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08" w:author="1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$AMOUNT_HEADER$</w:delText>
              </w:r>
            </w:del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9" w:author="1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10" w:author="1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$PRICE_PER_UNIT_HEADER$</w:delText>
              </w:r>
            </w:del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11" w:author="1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112" w:author="1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$LINE_TOTAL_HEADER$</w:delText>
              </w:r>
            </w:del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  <w:del w:id="113" w:author="1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del w:id="114" w:author="1" w:date="2026-09-22T12:17:00Z" w16du:dateUtc="2026-09-22T16:17:00Z"/>
                <w:b w:val="0"/>
                <w:color w:val="262626" w:themeColor="text1" w:themeTint="D9"/>
                <w:lang w:val="nl-BE"/>
              </w:rPr>
            </w:pPr>
            <w:del w:id="115" w:author="1" w:date="2026-09-22T12:17:00Z" w16du:dateUtc="2026-09-22T16:17:00Z">
              <w:r>
                <w:rPr>
                  <w:b w:val="0"/>
                  <w:color w:val="262626" w:themeColor="text1" w:themeTint="D9"/>
                  <w:lang w:val="nl-BE"/>
                </w:rPr>
                <w:delText>$DESCRIPTION$</w:delText>
              </w:r>
              <w:r w:rsidR="00102150">
                <w:rPr>
                  <w:b w:val="0"/>
                  <w:color w:val="262626" w:themeColor="text1" w:themeTint="D9"/>
                  <w:lang w:val="nl-BE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del w:id="116" w:author="1" w:date="2026-09-22T12:17:00Z" w16du:dateUtc="2026-09-22T16:17:00Z"/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del w:id="117" w:author="1" w:date="2026-09-22T12:17:00Z" w16du:dateUtc="2026-09-22T16:17:00Z">
              <w:r>
                <w:rPr>
                  <w:b w:val="0"/>
                  <w:color w:val="262626" w:themeColor="text1" w:themeTint="D9"/>
                  <w:sz w:val="16"/>
                  <w:szCs w:val="16"/>
                  <w:lang w:val="nl-BE"/>
                </w:rPr>
                <w:delText>$LONG_DESCRIPTION$</w:delText>
              </w:r>
            </w:del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8" w:author="1" w:date="2026-09-22T12:17:00Z" w16du:dateUtc="2026-09-22T16:17:00Z"/>
                <w:color w:val="262626" w:themeColor="text1" w:themeTint="D9"/>
                <w:lang w:val="nl-BE"/>
              </w:rPr>
            </w:pPr>
            <w:del w:id="119" w:author="1" w:date="2026-09-22T12:17:00Z" w16du:dateUtc="2026-09-22T16:17:00Z">
              <w:r>
                <w:rPr>
                  <w:color w:val="262626" w:themeColor="text1" w:themeTint="D9"/>
                  <w:lang w:val="nl-BE"/>
                </w:rPr>
                <w:delText>$AMOUNT$</w:delText>
              </w:r>
            </w:del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0" w:author="1" w:date="2026-09-22T12:17:00Z" w16du:dateUtc="2026-09-22T16:17:00Z"/>
                <w:color w:val="262626" w:themeColor="text1" w:themeTint="D9"/>
                <w:lang w:val="nl-BE"/>
              </w:rPr>
            </w:pPr>
            <w:del w:id="121" w:author="1" w:date="2026-09-22T12:17:00Z" w16du:dateUtc="2026-09-22T16:17:00Z">
              <w:r>
                <w:rPr>
                  <w:color w:val="262626" w:themeColor="text1" w:themeTint="D9"/>
                  <w:lang w:val="nl-BE"/>
                </w:rPr>
                <w:delText>$PRICE_PER_UNIT$</w:delText>
              </w:r>
            </w:del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" w:author="1" w:date="2026-09-22T12:17:00Z" w16du:dateUtc="2026-09-22T16:17:00Z"/>
                <w:color w:val="262626" w:themeColor="text1" w:themeTint="D9"/>
                <w:lang w:val="nl-BE"/>
              </w:rPr>
            </w:pPr>
            <w:del w:id="123" w:author="1" w:date="2026-09-22T12:17:00Z" w16du:dateUtc="2026-09-22T16:17:00Z">
              <w:r>
                <w:rPr>
                  <w:color w:val="262626" w:themeColor="text1" w:themeTint="D9"/>
                  <w:lang w:val="nl-BE"/>
                </w:rPr>
                <w:delText>$LINE_TOTAL$</w:delText>
              </w:r>
            </w:del>
          </w:p>
        </w:tc>
      </w:tr>
    </w:tbl>
    <w:p w14:paraId="674DCF7E" w14:textId="77777777" w:rsidR="00A53FFA" w:rsidRDefault="00A53FFA">
      <w:pPr>
        <w:spacing w:line="0" w:lineRule="auto"/>
        <w:rPr>
          <w:del w:id="124" w:author="1" w:date="2026-09-22T12:17:00Z" w16du:dateUtc="2026-09-22T16:17:00Z"/>
        </w:rPr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5"/>
        <w:gridCol w:w="1743"/>
        <w:gridCol w:w="2268"/>
      </w:tblGrid>
      <w:tr w:rsidR="00DA7625" w14:paraId="1F0383C4" w14:textId="77777777" w:rsidTr="00102150">
        <w:trPr>
          <w:trHeight w:val="323"/>
          <w:del w:id="125" w:author="1" w:date="2026-09-22T12:17:00Z" w16du:dateUtc="2026-09-22T16:17:00Z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del w:id="126" w:author="1" w:date="2026-09-22T12:17:00Z" w16du:dateUtc="2026-09-22T16:17:00Z"/>
                <w:color w:val="262626" w:themeColor="text1" w:themeTint="D9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del w:id="127" w:author="1" w:date="2026-09-22T12:17:00Z" w16du:dateUtc="2026-09-22T16:17:00Z"/>
                <w:b/>
                <w:color w:val="262626" w:themeColor="text1" w:themeTint="D9"/>
              </w:rPr>
            </w:pPr>
            <w:del w:id="128" w:author="1" w:date="2026-09-22T12:17:00Z" w16du:dateUtc="2026-09-22T16:17:00Z">
              <w:r w:rsidRPr="000761E4">
                <w:rPr>
                  <w:b/>
                  <w:color w:val="262626" w:themeColor="text1" w:themeTint="D9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</w:rPr>
                <w:delText>$</w:delText>
              </w:r>
            </w:del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del w:id="129" w:author="1" w:date="2026-09-22T12:17:00Z" w16du:dateUtc="2026-09-22T16:17:00Z"/>
                <w:b/>
                <w:color w:val="262626" w:themeColor="text1" w:themeTint="D9"/>
              </w:rPr>
            </w:pPr>
            <w:del w:id="130" w:author="1" w:date="2026-09-22T12:17:00Z" w16du:dateUtc="2026-09-22T16:17:00Z">
              <w:r w:rsidRPr="000761E4">
                <w:rPr>
                  <w:b/>
                  <w:color w:val="262626" w:themeColor="text1" w:themeTint="D9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</w:rPr>
                <w:delText>_VAT$</w:delText>
              </w:r>
            </w:del>
          </w:p>
        </w:tc>
      </w:tr>
    </w:tbl>
    <w:p w14:paraId="64E2B9C9" w14:textId="77777777" w:rsidR="00DA7625" w:rsidRPr="0043659F" w:rsidRDefault="00DA7625" w:rsidP="0043659F">
      <w:pPr>
        <w:rPr>
          <w:del w:id="131" w:author="1" w:date="2026-09-22T12:17:00Z" w16du:dateUtc="2026-09-22T16:17:00Z"/>
        </w:rPr>
      </w:pPr>
    </w:p>
    <w:p w14:paraId="68FE4E13" w14:textId="77777777" w:rsidR="00E11311" w:rsidRPr="001E08FA" w:rsidRDefault="0043659F" w:rsidP="00FF542C">
      <w:pPr>
        <w:autoSpaceDE w:val="0"/>
        <w:rPr>
          <w:rFonts w:ascii="Times New Roman" w:hAnsi="Times New Roman"/>
          <w:sz w:val="24"/>
          <w:rPrChange w:id="132" w:author="1" w:date="2026-09-22T12:17:00Z" w16du:dateUtc="2026-09-22T16:17:00Z">
            <w:rPr>
              <w:lang w:val="en-US"/>
            </w:rPr>
          </w:rPrChange>
        </w:rPr>
        <w:pPrChange w:id="133" w:author="1" w:date="2026-09-22T12:17:00Z" w16du:dateUtc="2026-09-22T16:17:00Z">
          <w:pPr/>
        </w:pPrChange>
      </w:pPr>
      <w:del w:id="134" w:author="1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35" w:author="1" w:date="2026-09-22T12:17:00Z" w16du:dateUtc="2026-09-22T16:17:00Z">
        <w:sectPr w:rsidR="00E11311" w:rsidRPr="001E08FA" w:rsidSect="006E54AE">
          <w:pgMar w:top="1418" w:right="851" w:bottom="851" w:left="851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6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637149752">
    <w:abstractNumId w:val="21"/>
  </w:num>
  <w:num w:numId="2" w16cid:durableId="762381820">
    <w:abstractNumId w:val="23"/>
  </w:num>
  <w:num w:numId="3" w16cid:durableId="1893418096">
    <w:abstractNumId w:val="24"/>
  </w:num>
  <w:num w:numId="4" w16cid:durableId="1735010888">
    <w:abstractNumId w:val="22"/>
  </w:num>
  <w:num w:numId="5" w16cid:durableId="638924569">
    <w:abstractNumId w:val="11"/>
  </w:num>
  <w:num w:numId="6" w16cid:durableId="1853956105">
    <w:abstractNumId w:val="8"/>
  </w:num>
  <w:num w:numId="7" w16cid:durableId="345447513">
    <w:abstractNumId w:val="20"/>
  </w:num>
  <w:num w:numId="8" w16cid:durableId="1378747615">
    <w:abstractNumId w:val="15"/>
  </w:num>
  <w:num w:numId="9" w16cid:durableId="1184590142">
    <w:abstractNumId w:val="6"/>
  </w:num>
  <w:num w:numId="10" w16cid:durableId="1106081298">
    <w:abstractNumId w:val="19"/>
  </w:num>
  <w:num w:numId="11" w16cid:durableId="497690369">
    <w:abstractNumId w:val="18"/>
  </w:num>
  <w:num w:numId="12" w16cid:durableId="1854030856">
    <w:abstractNumId w:val="25"/>
  </w:num>
  <w:num w:numId="13" w16cid:durableId="255480456">
    <w:abstractNumId w:val="17"/>
  </w:num>
  <w:num w:numId="14" w16cid:durableId="487668603">
    <w:abstractNumId w:val="7"/>
  </w:num>
  <w:num w:numId="15" w16cid:durableId="177157884">
    <w:abstractNumId w:val="27"/>
  </w:num>
  <w:num w:numId="16" w16cid:durableId="1662585936">
    <w:abstractNumId w:val="9"/>
  </w:num>
  <w:num w:numId="17" w16cid:durableId="174419986">
    <w:abstractNumId w:val="14"/>
  </w:num>
  <w:num w:numId="18" w16cid:durableId="1188759181">
    <w:abstractNumId w:val="4"/>
  </w:num>
  <w:num w:numId="19" w16cid:durableId="636452397">
    <w:abstractNumId w:val="13"/>
  </w:num>
  <w:num w:numId="20" w16cid:durableId="1818497115">
    <w:abstractNumId w:val="3"/>
  </w:num>
  <w:num w:numId="21" w16cid:durableId="1580557819">
    <w:abstractNumId w:val="1"/>
  </w:num>
  <w:num w:numId="22" w16cid:durableId="297805996">
    <w:abstractNumId w:val="2"/>
  </w:num>
  <w:num w:numId="23" w16cid:durableId="1888955264">
    <w:abstractNumId w:val="5"/>
  </w:num>
  <w:num w:numId="24" w16cid:durableId="145899667">
    <w:abstractNumId w:val="10"/>
  </w:num>
  <w:num w:numId="25" w16cid:durableId="468787477">
    <w:abstractNumId w:val="26"/>
  </w:num>
  <w:num w:numId="26" w16cid:durableId="862981250">
    <w:abstractNumId w:val="16"/>
  </w:num>
  <w:num w:numId="27" w16cid:durableId="681665669">
    <w:abstractNumId w:val="0"/>
  </w:num>
  <w:num w:numId="28" w16cid:durableId="9421079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408676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761E4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B7B5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2150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3404"/>
    <w:rsid w:val="0013625A"/>
    <w:rsid w:val="001473B9"/>
    <w:rsid w:val="00147CBB"/>
    <w:rsid w:val="0015568D"/>
    <w:rsid w:val="00156BA3"/>
    <w:rsid w:val="00160B41"/>
    <w:rsid w:val="0016591D"/>
    <w:rsid w:val="00166B44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97B9F"/>
    <w:rsid w:val="002A07A9"/>
    <w:rsid w:val="002A62DA"/>
    <w:rsid w:val="002A74BD"/>
    <w:rsid w:val="002B2AF1"/>
    <w:rsid w:val="002B2CB2"/>
    <w:rsid w:val="002B35B4"/>
    <w:rsid w:val="002B5CB8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828BA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1EE9"/>
    <w:rsid w:val="00426403"/>
    <w:rsid w:val="00430045"/>
    <w:rsid w:val="0043659F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5254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03712"/>
    <w:rsid w:val="00511ECB"/>
    <w:rsid w:val="00512D95"/>
    <w:rsid w:val="005207D7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94E9C"/>
    <w:rsid w:val="005A0ADA"/>
    <w:rsid w:val="005A0C9E"/>
    <w:rsid w:val="005A0CCA"/>
    <w:rsid w:val="005A3F1D"/>
    <w:rsid w:val="005A72CB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D39E8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1E05"/>
    <w:rsid w:val="0062204A"/>
    <w:rsid w:val="00622A5A"/>
    <w:rsid w:val="00624C13"/>
    <w:rsid w:val="00624DF3"/>
    <w:rsid w:val="006258ED"/>
    <w:rsid w:val="00630270"/>
    <w:rsid w:val="00635D0B"/>
    <w:rsid w:val="00637047"/>
    <w:rsid w:val="00643ADD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2039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3339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27729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D7156"/>
    <w:rsid w:val="008E1C5E"/>
    <w:rsid w:val="008E2298"/>
    <w:rsid w:val="008E64A0"/>
    <w:rsid w:val="008E791D"/>
    <w:rsid w:val="008E7C45"/>
    <w:rsid w:val="008F28E3"/>
    <w:rsid w:val="008F2A06"/>
    <w:rsid w:val="008F4F99"/>
    <w:rsid w:val="0090051E"/>
    <w:rsid w:val="00900A56"/>
    <w:rsid w:val="00901678"/>
    <w:rsid w:val="00901B73"/>
    <w:rsid w:val="00907ABD"/>
    <w:rsid w:val="009113AC"/>
    <w:rsid w:val="0091493C"/>
    <w:rsid w:val="00921512"/>
    <w:rsid w:val="00922796"/>
    <w:rsid w:val="00922AB7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75CC2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3A54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0F2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26E38"/>
    <w:rsid w:val="00A33AA9"/>
    <w:rsid w:val="00A36331"/>
    <w:rsid w:val="00A4155E"/>
    <w:rsid w:val="00A50A51"/>
    <w:rsid w:val="00A515CB"/>
    <w:rsid w:val="00A534B6"/>
    <w:rsid w:val="00A53FFA"/>
    <w:rsid w:val="00A55CBA"/>
    <w:rsid w:val="00A73B17"/>
    <w:rsid w:val="00A75F22"/>
    <w:rsid w:val="00A90570"/>
    <w:rsid w:val="00A90C22"/>
    <w:rsid w:val="00A93D2D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555D6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B41B8"/>
    <w:rsid w:val="00BC05AD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276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076A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40EE"/>
    <w:rsid w:val="00CF5BE4"/>
    <w:rsid w:val="00D0034D"/>
    <w:rsid w:val="00D04B49"/>
    <w:rsid w:val="00D06A93"/>
    <w:rsid w:val="00D15EDC"/>
    <w:rsid w:val="00D23514"/>
    <w:rsid w:val="00D3153B"/>
    <w:rsid w:val="00D3401C"/>
    <w:rsid w:val="00D35F9E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A7625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E3980"/>
    <w:rsid w:val="00DF069E"/>
    <w:rsid w:val="00DF0959"/>
    <w:rsid w:val="00DF1BFF"/>
    <w:rsid w:val="00DF4ADF"/>
    <w:rsid w:val="00DF5EA0"/>
    <w:rsid w:val="00E00355"/>
    <w:rsid w:val="00E00F3A"/>
    <w:rsid w:val="00E10B99"/>
    <w:rsid w:val="00E11311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3683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277D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3855"/>
    <w:rsid w:val="00F259CC"/>
    <w:rsid w:val="00F2691D"/>
    <w:rsid w:val="00F26961"/>
    <w:rsid w:val="00F275E5"/>
    <w:rsid w:val="00F31C12"/>
    <w:rsid w:val="00F32B8A"/>
    <w:rsid w:val="00F37F73"/>
    <w:rsid w:val="00F46238"/>
    <w:rsid w:val="00F4682B"/>
    <w:rsid w:val="00F46CEF"/>
    <w:rsid w:val="00F47F86"/>
    <w:rsid w:val="00F57A84"/>
    <w:rsid w:val="00F60B2B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7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7:00Z">
        <w:rPr>
          <w:rFonts w:asciiTheme="minorHAnsi" w:eastAsiaTheme="minorHAnsi" w:hAnsiTheme="minorHAnsi" w:cstheme="minorBidi"/>
          <w:sz w:val="22"/>
          <w:szCs w:val="22"/>
          <w:lang w:val="nl-BE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7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7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rsid w:val="001E08FA"/>
    <w:pPr>
      <w:pPrChange w:id="2" w:author="1" w:date="2026-09-22T12:17:00Z">
        <w:pPr/>
      </w:pPrChange>
    </w:pPr>
    <w:rPr>
      <w:rFonts w:ascii="Tahoma" w:hAnsi="Tahoma" w:cs="Tahoma"/>
      <w:sz w:val="16"/>
      <w:szCs w:val="16"/>
      <w:rPrChange w:id="2" w:author="1" w:date="2026-09-22T12:17:00Z">
        <w:rPr>
          <w:rFonts w:ascii="Segoe UI" w:hAnsi="Segoe UI" w:cs="Segoe U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102150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BB41B8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7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7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7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7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7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7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BB41B8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BB41B8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17:00Z">
        <w:pPr>
          <w:ind w:left="708"/>
        </w:pPr>
      </w:pPrChange>
    </w:pPr>
    <w:rPr>
      <w:rFonts w:cs="Times New Roman"/>
      <w:rPrChange w:id="6" w:author="1" w:date="2026-09-22T12:17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BB41B8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7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7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7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B41B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7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1FDE96-981B-C647-A0B3-0632930B9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