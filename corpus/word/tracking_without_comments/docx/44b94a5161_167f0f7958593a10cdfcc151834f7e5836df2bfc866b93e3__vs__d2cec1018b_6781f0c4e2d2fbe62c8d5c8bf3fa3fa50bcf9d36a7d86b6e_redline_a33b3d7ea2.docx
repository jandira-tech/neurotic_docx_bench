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B28D9A" w14:textId="77777777" w:rsidR="00996A9B" w:rsidRPr="00996A9B" w:rsidRDefault="00996A9B" w:rsidP="00996A9B">
      <w:pPr>
        <w:shd w:val="clear" w:color="auto" w:fill="FFFFFF"/>
        <w:tabs>
          <w:tab w:val="num" w:pos="720"/>
        </w:tabs>
        <w:spacing w:after="60" w:line="240" w:lineRule="auto"/>
        <w:ind w:left="360" w:hanging="360"/>
        <w:rPr>
          <w:ins w:id="9" w:author="Katy Morson" w:date="2026-09-25T21:07:00Z" w16du:dateUtc="2026-09-26T01:07:00Z"/>
          <w:rFonts w:cstheme="minorHAnsi"/>
        </w:rPr>
      </w:pPr>
    </w:p>
    <w:p w14:paraId="4AE133A4" w14:textId="2A467E94" w:rsidR="00996A9B" w:rsidRPr="00FF5CCC" w:rsidRDefault="00996A9B" w:rsidP="00996A9B">
      <w:pPr>
        <w:shd w:val="clear" w:color="auto" w:fill="FFFFFF"/>
        <w:spacing w:after="60" w:line="240" w:lineRule="auto"/>
        <w:rPr>
          <w:ins w:id="10" w:author="Katy Morson" w:date="2026-09-25T21:07:00Z" w16du:dateUtc="2026-09-26T01:07:00Z"/>
          <w:rFonts w:eastAsia="Times New Roman" w:cstheme="minorHAnsi"/>
          <w:color w:val="333333"/>
          <w:sz w:val="28"/>
          <w:szCs w:val="28"/>
          <w:lang w:eastAsia="en-GB"/>
        </w:rPr>
      </w:pPr>
      <w:ins w:id="11" w:author="Katy Morson" w:date="2026-09-25T21:07:00Z" w16du:dateUtc="2026-09-26T01:07:00Z">
        <w:r w:rsidRPr="00FF5CCC">
          <w:rPr>
            <w:rFonts w:eastAsia="Times New Roman" w:cstheme="minorHAnsi"/>
            <w:color w:val="333333"/>
            <w:sz w:val="28"/>
            <w:szCs w:val="28"/>
            <w:lang w:eastAsia="en-GB"/>
          </w:rPr>
          <w:t>The low down on Prostrate Cancer</w:t>
        </w:r>
      </w:ins>
    </w:p>
    <w:p w14:paraId="6D72B16E" w14:textId="77777777" w:rsidR="00996A9B" w:rsidRPr="00996A9B" w:rsidRDefault="00996A9B" w:rsidP="00996A9B">
      <w:pPr>
        <w:shd w:val="clear" w:color="auto" w:fill="FFFFFF"/>
        <w:spacing w:after="60" w:line="240" w:lineRule="auto"/>
        <w:rPr>
          <w:ins w:id="12" w:author="Katy Morson" w:date="2026-09-25T21:07:00Z" w16du:dateUtc="2026-09-26T01:07:00Z"/>
          <w:rFonts w:eastAsia="Times New Roman" w:cstheme="minorHAnsi"/>
          <w:color w:val="333333"/>
          <w:lang w:eastAsia="en-GB"/>
        </w:rPr>
      </w:pPr>
    </w:p>
    <w:p w14:paraId="237B938C" w14:textId="38E9DECA" w:rsidR="00FF5CCC" w:rsidRPr="00FF5CCC" w:rsidRDefault="00996A9B" w:rsidP="00FF5CCC">
      <w:pPr>
        <w:pStyle w:val="NormalWeb"/>
        <w:shd w:val="clear" w:color="auto" w:fill="FFFFFF"/>
        <w:spacing w:before="0" w:beforeAutospacing="0" w:after="240" w:afterAutospacing="0"/>
        <w:rPr>
          <w:ins w:id="13" w:author="Katy Morson" w:date="2026-09-25T21:07:00Z" w16du:dateUtc="2026-09-26T01:07:00Z"/>
          <w:rFonts w:asciiTheme="minorHAnsi" w:hAnsiTheme="minorHAnsi" w:cstheme="minorHAnsi"/>
          <w:b/>
          <w:bCs/>
          <w:color w:val="333333"/>
          <w:sz w:val="22"/>
          <w:szCs w:val="22"/>
        </w:rPr>
      </w:pPr>
      <w:ins w:id="14" w:author="Katy Morson" w:date="2026-09-25T21:07:00Z" w16du:dateUtc="2026-09-26T01:07:00Z">
        <w:r w:rsidRPr="00996A9B">
          <w:rPr>
            <w:rFonts w:asciiTheme="minorHAnsi" w:hAnsiTheme="minorHAnsi" w:cstheme="minorHAnsi"/>
            <w:color w:val="333333"/>
            <w:sz w:val="22"/>
            <w:szCs w:val="22"/>
          </w:rPr>
          <w:t>Prostate cancer survival is improving and has tripled in the last 40 years in the UK, probably because of PSA</w:t>
        </w:r>
        <w:r w:rsidR="00FF5CCC">
          <w:rPr>
            <w:rFonts w:asciiTheme="minorHAnsi" w:hAnsiTheme="minorHAnsi" w:cstheme="minorHAnsi"/>
            <w:color w:val="333333"/>
            <w:sz w:val="22"/>
            <w:szCs w:val="22"/>
          </w:rPr>
          <w:t>*</w:t>
        </w:r>
        <w:r w:rsidRPr="00996A9B">
          <w:rPr>
            <w:rFonts w:asciiTheme="minorHAnsi" w:hAnsiTheme="minorHAnsi" w:cstheme="minorHAnsi"/>
            <w:color w:val="333333"/>
            <w:sz w:val="22"/>
            <w:szCs w:val="22"/>
          </w:rPr>
          <w:t xml:space="preserve"> </w:t>
        </w:r>
        <w:r w:rsidR="00FF5CCC" w:rsidRPr="00996A9B">
          <w:rPr>
            <w:rFonts w:asciiTheme="minorHAnsi" w:hAnsiTheme="minorHAnsi" w:cstheme="minorHAnsi"/>
            <w:color w:val="333333"/>
            <w:sz w:val="22"/>
            <w:szCs w:val="22"/>
          </w:rPr>
          <w:t>testing.</w:t>
        </w:r>
        <w:r w:rsidR="00FF5CCC">
          <w:rPr>
            <w:rFonts w:asciiTheme="minorHAnsi" w:hAnsiTheme="minorHAnsi" w:cstheme="minorHAnsi"/>
            <w:color w:val="333333"/>
            <w:sz w:val="22"/>
            <w:szCs w:val="22"/>
          </w:rPr>
          <w:t xml:space="preserve"> </w:t>
        </w:r>
        <w:r w:rsidR="00FF5CCC" w:rsidRPr="00FF5CCC">
          <w:rPr>
            <w:rFonts w:asciiTheme="minorHAnsi" w:hAnsiTheme="minorHAnsi" w:cstheme="minorHAnsi"/>
            <w:b/>
            <w:bCs/>
            <w:color w:val="333333"/>
            <w:sz w:val="22"/>
            <w:szCs w:val="22"/>
          </w:rPr>
          <w:t>When diagnosed at its earliest stage</w:t>
        </w:r>
        <w:r w:rsidR="00FF5CCC" w:rsidRPr="00996A9B">
          <w:rPr>
            <w:rFonts w:asciiTheme="minorHAnsi" w:hAnsiTheme="minorHAnsi" w:cstheme="minorHAnsi"/>
            <w:color w:val="333333"/>
            <w:sz w:val="22"/>
            <w:szCs w:val="22"/>
          </w:rPr>
          <w:t>, all (100%) people with prostate cancer will survive their disease for five years or more</w:t>
        </w:r>
        <w:r w:rsidR="00FF5CCC">
          <w:rPr>
            <w:rFonts w:asciiTheme="minorHAnsi" w:hAnsiTheme="minorHAnsi" w:cstheme="minorHAnsi"/>
            <w:color w:val="333333"/>
            <w:sz w:val="22"/>
            <w:szCs w:val="22"/>
          </w:rPr>
          <w:t xml:space="preserve">. </w:t>
        </w:r>
        <w:r w:rsidR="00FF5CCC" w:rsidRPr="00996A9B">
          <w:rPr>
            <w:rFonts w:asciiTheme="minorHAnsi" w:hAnsiTheme="minorHAnsi" w:cstheme="minorHAnsi"/>
            <w:color w:val="333333"/>
            <w:sz w:val="22"/>
            <w:szCs w:val="22"/>
            <w:shd w:val="clear" w:color="auto" w:fill="FFFFFF"/>
          </w:rPr>
          <w:t>Prostate cancer is more common in older men aged 75 to 79 years.</w:t>
        </w:r>
        <w:r w:rsidR="00FF5CCC" w:rsidRPr="00996A9B">
          <w:rPr>
            <w:rFonts w:asciiTheme="minorHAnsi" w:hAnsiTheme="minorHAnsi" w:cstheme="minorHAnsi"/>
            <w:color w:val="333333"/>
            <w:sz w:val="22"/>
            <w:szCs w:val="22"/>
          </w:rPr>
          <w:t xml:space="preserve"> </w:t>
        </w:r>
        <w:r w:rsidR="00FF5CCC">
          <w:rPr>
            <w:rFonts w:cstheme="minorHAnsi"/>
            <w:color w:val="333333"/>
          </w:rPr>
          <w:t>Although it</w:t>
        </w:r>
        <w:r w:rsidR="00FF5CCC" w:rsidRPr="00996A9B">
          <w:rPr>
            <w:rFonts w:asciiTheme="minorHAnsi" w:hAnsiTheme="minorHAnsi" w:cstheme="minorHAnsi"/>
            <w:color w:val="333333"/>
            <w:sz w:val="22"/>
            <w:szCs w:val="22"/>
          </w:rPr>
          <w:t xml:space="preserve"> is not clearly linked to any preventable risk factors</w:t>
        </w:r>
        <w:r w:rsidR="00FF5CCC">
          <w:rPr>
            <w:rFonts w:cstheme="minorHAnsi"/>
            <w:color w:val="333333"/>
          </w:rPr>
          <w:t xml:space="preserve">, </w:t>
        </w:r>
        <w:r w:rsidR="00FF5CCC">
          <w:rPr>
            <w:rFonts w:asciiTheme="minorHAnsi" w:hAnsiTheme="minorHAnsi" w:cstheme="minorHAnsi"/>
            <w:color w:val="333333"/>
            <w:sz w:val="22"/>
            <w:szCs w:val="22"/>
          </w:rPr>
          <w:t>t</w:t>
        </w:r>
        <w:r w:rsidR="00FF5CCC" w:rsidRPr="00996A9B">
          <w:rPr>
            <w:rFonts w:asciiTheme="minorHAnsi" w:hAnsiTheme="minorHAnsi" w:cstheme="minorHAnsi"/>
            <w:color w:val="333333"/>
            <w:sz w:val="22"/>
            <w:szCs w:val="22"/>
          </w:rPr>
          <w:t xml:space="preserve">here is some evidence that being active might help to lower your risk of developing prostate cancer. </w:t>
        </w:r>
        <w:r w:rsidR="00FF5CCC" w:rsidRPr="00FF5CCC">
          <w:rPr>
            <w:rFonts w:asciiTheme="minorHAnsi" w:hAnsiTheme="minorHAnsi" w:cstheme="minorHAnsi"/>
            <w:b/>
            <w:bCs/>
            <w:color w:val="333333"/>
            <w:sz w:val="22"/>
            <w:szCs w:val="22"/>
          </w:rPr>
          <w:t>Try to keep a healthy weight by being physically active and eating a healthy, balanced diet.</w:t>
        </w:r>
      </w:ins>
    </w:p>
    <w:p w14:paraId="20F13D7E" w14:textId="5A108B06" w:rsidR="00996A9B" w:rsidRPr="00996A9B" w:rsidRDefault="00996A9B" w:rsidP="00FF5CCC">
      <w:pPr>
        <w:shd w:val="clear" w:color="auto" w:fill="FFFFFF"/>
        <w:spacing w:after="60" w:line="240" w:lineRule="auto"/>
        <w:rPr>
          <w:ins w:id="15" w:author="Katy Morson" w:date="2026-09-25T21:07:00Z" w16du:dateUtc="2026-09-26T01:07:00Z"/>
          <w:rFonts w:eastAsia="Times New Roman" w:cstheme="minorHAnsi"/>
          <w:color w:val="333333"/>
          <w:lang w:eastAsia="en-GB"/>
        </w:rPr>
      </w:pPr>
    </w:p>
    <w:p w14:paraId="0695C681" w14:textId="2A6BB052" w:rsidR="00492319" w:rsidRPr="00996A9B" w:rsidRDefault="00492319" w:rsidP="00492319">
      <w:pPr>
        <w:shd w:val="clear" w:color="auto" w:fill="FFFFFF"/>
        <w:spacing w:after="100" w:afterAutospacing="1" w:line="240" w:lineRule="auto"/>
        <w:rPr>
          <w:ins w:id="16" w:author="Katy Morson" w:date="2026-09-25T21:07:00Z" w16du:dateUtc="2026-09-26T01:07:00Z"/>
          <w:rFonts w:eastAsia="Times New Roman" w:cstheme="minorHAnsi"/>
          <w:color w:val="4C4F4C"/>
          <w:lang w:eastAsia="en-GB"/>
        </w:rPr>
      </w:pPr>
      <w:ins w:id="17" w:author="Katy Morson" w:date="2026-09-25T21:07:00Z" w16du:dateUtc="2026-09-26T01:07:00Z">
        <w:r w:rsidRPr="00996A9B">
          <w:rPr>
            <w:rFonts w:eastAsia="Times New Roman" w:cstheme="minorHAnsi"/>
            <w:color w:val="4C4F4C"/>
            <w:lang w:eastAsia="en-GB"/>
          </w:rPr>
          <w:t xml:space="preserve">If you notice changes in the way you urinate, this is more likely to be a sign of a very common problem called </w:t>
        </w:r>
        <w:r w:rsidR="00996A9B" w:rsidRPr="00996A9B">
          <w:rPr>
            <w:rFonts w:eastAsia="Times New Roman" w:cstheme="minorHAnsi"/>
            <w:color w:val="4C4F4C"/>
            <w:lang w:eastAsia="en-GB"/>
          </w:rPr>
          <w:t xml:space="preserve">an </w:t>
        </w:r>
        <w:r w:rsidR="00996A9B" w:rsidRPr="00FF5CCC">
          <w:rPr>
            <w:rFonts w:eastAsia="Times New Roman" w:cstheme="minorHAnsi"/>
            <w:b/>
            <w:bCs/>
            <w:color w:val="4C4F4C"/>
            <w:lang w:eastAsia="en-GB"/>
          </w:rPr>
          <w:t>enlarged prostrate</w:t>
        </w:r>
        <w:r w:rsidRPr="00996A9B">
          <w:rPr>
            <w:rFonts w:eastAsia="Times New Roman" w:cstheme="minorHAnsi"/>
            <w:color w:val="4C4F4C"/>
            <w:lang w:eastAsia="en-GB"/>
          </w:rPr>
          <w:t xml:space="preserve">, or another health problem. </w:t>
        </w:r>
        <w:r w:rsidR="00996A9B" w:rsidRPr="00996A9B">
          <w:rPr>
            <w:rFonts w:eastAsia="Times New Roman" w:cstheme="minorHAnsi"/>
            <w:color w:val="4C4F4C"/>
            <w:lang w:eastAsia="en-GB"/>
          </w:rPr>
          <w:t>And if you do have symptoms they can be caused by other things.</w:t>
        </w:r>
        <w:r w:rsidR="00FF5CCC">
          <w:rPr>
            <w:rFonts w:eastAsia="Times New Roman" w:cstheme="minorHAnsi"/>
            <w:color w:val="4C4F4C"/>
            <w:lang w:eastAsia="en-GB"/>
          </w:rPr>
          <w:t xml:space="preserve"> </w:t>
        </w:r>
        <w:r w:rsidRPr="00996A9B">
          <w:rPr>
            <w:rFonts w:eastAsia="Times New Roman" w:cstheme="minorHAnsi"/>
            <w:color w:val="4C4F4C"/>
            <w:lang w:eastAsia="en-GB"/>
          </w:rPr>
          <w:t>But it’s still a good idea to get it checked out. Possible changes include:</w:t>
        </w:r>
      </w:ins>
    </w:p>
    <w:p w14:paraId="3AECF511" w14:textId="77777777" w:rsidR="00492319" w:rsidRPr="00996A9B" w:rsidRDefault="00492319" w:rsidP="00492319">
      <w:pPr>
        <w:numPr>
          <w:ilvl w:val="0"/>
          <w:numId w:val="17"/>
        </w:numPr>
        <w:shd w:val="clear" w:color="auto" w:fill="FFFFFF"/>
        <w:spacing w:before="100" w:beforeAutospacing="1" w:after="100" w:afterAutospacing="1" w:line="240" w:lineRule="auto"/>
        <w:rPr>
          <w:ins w:id="18" w:author="Katy Morson" w:date="2026-09-25T21:07:00Z" w16du:dateUtc="2026-09-26T01:07:00Z"/>
          <w:rFonts w:eastAsia="Times New Roman" w:cstheme="minorHAnsi"/>
          <w:color w:val="4C4F4C"/>
          <w:lang w:eastAsia="en-GB"/>
        </w:rPr>
      </w:pPr>
      <w:ins w:id="19" w:author="Katy Morson" w:date="2026-09-25T21:07:00Z" w16du:dateUtc="2026-09-26T01:07:00Z">
        <w:r w:rsidRPr="00996A9B">
          <w:rPr>
            <w:rFonts w:eastAsia="Times New Roman" w:cstheme="minorHAnsi"/>
            <w:color w:val="4C4F4C"/>
            <w:lang w:eastAsia="en-GB"/>
          </w:rPr>
          <w:t>difficulty starting to urinate or emptying your bladder</w:t>
        </w:r>
      </w:ins>
    </w:p>
    <w:p w14:paraId="2F825B7A" w14:textId="77777777" w:rsidR="00492319" w:rsidRPr="00996A9B" w:rsidRDefault="00492319" w:rsidP="00492319">
      <w:pPr>
        <w:numPr>
          <w:ilvl w:val="0"/>
          <w:numId w:val="17"/>
        </w:numPr>
        <w:shd w:val="clear" w:color="auto" w:fill="FFFFFF"/>
        <w:spacing w:before="100" w:beforeAutospacing="1" w:after="100" w:afterAutospacing="1" w:line="240" w:lineRule="auto"/>
        <w:rPr>
          <w:ins w:id="20" w:author="Katy Morson" w:date="2026-09-25T21:07:00Z" w16du:dateUtc="2026-09-26T01:07:00Z"/>
          <w:rFonts w:eastAsia="Times New Roman" w:cstheme="minorHAnsi"/>
          <w:color w:val="4C4F4C"/>
          <w:lang w:eastAsia="en-GB"/>
        </w:rPr>
      </w:pPr>
      <w:ins w:id="21" w:author="Katy Morson" w:date="2026-09-25T21:07:00Z" w16du:dateUtc="2026-09-26T01:07:00Z">
        <w:r w:rsidRPr="00996A9B">
          <w:rPr>
            <w:rFonts w:eastAsia="Times New Roman" w:cstheme="minorHAnsi"/>
            <w:color w:val="4C4F4C"/>
            <w:lang w:eastAsia="en-GB"/>
          </w:rPr>
          <w:t>a weak flow when you urinate</w:t>
        </w:r>
      </w:ins>
    </w:p>
    <w:p w14:paraId="36FC2A0B" w14:textId="77777777" w:rsidR="00492319" w:rsidRPr="00996A9B" w:rsidRDefault="00492319" w:rsidP="00492319">
      <w:pPr>
        <w:numPr>
          <w:ilvl w:val="0"/>
          <w:numId w:val="17"/>
        </w:numPr>
        <w:shd w:val="clear" w:color="auto" w:fill="FFFFFF"/>
        <w:spacing w:before="100" w:beforeAutospacing="1" w:after="100" w:afterAutospacing="1" w:line="240" w:lineRule="auto"/>
        <w:rPr>
          <w:ins w:id="22" w:author="Katy Morson" w:date="2026-09-25T21:07:00Z" w16du:dateUtc="2026-09-26T01:07:00Z"/>
          <w:rFonts w:eastAsia="Times New Roman" w:cstheme="minorHAnsi"/>
          <w:color w:val="4C4F4C"/>
          <w:lang w:eastAsia="en-GB"/>
        </w:rPr>
      </w:pPr>
      <w:ins w:id="23" w:author="Katy Morson" w:date="2026-09-25T21:07:00Z" w16du:dateUtc="2026-09-26T01:07:00Z">
        <w:r w:rsidRPr="00996A9B">
          <w:rPr>
            <w:rFonts w:eastAsia="Times New Roman" w:cstheme="minorHAnsi"/>
            <w:color w:val="4C4F4C"/>
            <w:lang w:eastAsia="en-GB"/>
          </w:rPr>
          <w:t>a feeling that your bladder hasn’t emptied properly</w:t>
        </w:r>
      </w:ins>
    </w:p>
    <w:p w14:paraId="02E5AFDB" w14:textId="77777777" w:rsidR="00492319" w:rsidRPr="00996A9B" w:rsidRDefault="00492319" w:rsidP="00492319">
      <w:pPr>
        <w:numPr>
          <w:ilvl w:val="0"/>
          <w:numId w:val="17"/>
        </w:numPr>
        <w:shd w:val="clear" w:color="auto" w:fill="FFFFFF"/>
        <w:spacing w:before="100" w:beforeAutospacing="1" w:after="100" w:afterAutospacing="1" w:line="240" w:lineRule="auto"/>
        <w:rPr>
          <w:ins w:id="24" w:author="Katy Morson" w:date="2026-09-25T21:07:00Z" w16du:dateUtc="2026-09-26T01:07:00Z"/>
          <w:rFonts w:eastAsia="Times New Roman" w:cstheme="minorHAnsi"/>
          <w:color w:val="4C4F4C"/>
          <w:lang w:eastAsia="en-GB"/>
        </w:rPr>
      </w:pPr>
      <w:ins w:id="25" w:author="Katy Morson" w:date="2026-09-25T21:07:00Z" w16du:dateUtc="2026-09-26T01:07:00Z">
        <w:r w:rsidRPr="00996A9B">
          <w:rPr>
            <w:rFonts w:eastAsia="Times New Roman" w:cstheme="minorHAnsi"/>
            <w:color w:val="4C4F4C"/>
            <w:lang w:eastAsia="en-GB"/>
          </w:rPr>
          <w:t>dribbling urine after you finish urinating</w:t>
        </w:r>
      </w:ins>
    </w:p>
    <w:p w14:paraId="40981F74" w14:textId="77777777" w:rsidR="00492319" w:rsidRPr="00996A9B" w:rsidRDefault="00492319" w:rsidP="00492319">
      <w:pPr>
        <w:numPr>
          <w:ilvl w:val="0"/>
          <w:numId w:val="17"/>
        </w:numPr>
        <w:shd w:val="clear" w:color="auto" w:fill="FFFFFF"/>
        <w:spacing w:before="100" w:beforeAutospacing="1" w:after="100" w:afterAutospacing="1" w:line="240" w:lineRule="auto"/>
        <w:rPr>
          <w:ins w:id="26" w:author="Katy Morson" w:date="2026-09-25T21:07:00Z" w16du:dateUtc="2026-09-26T01:07:00Z"/>
          <w:rFonts w:eastAsia="Times New Roman" w:cstheme="minorHAnsi"/>
          <w:color w:val="4C4F4C"/>
          <w:lang w:eastAsia="en-GB"/>
        </w:rPr>
      </w:pPr>
      <w:ins w:id="27" w:author="Katy Morson" w:date="2026-09-25T21:07:00Z" w16du:dateUtc="2026-09-26T01:07:00Z">
        <w:r w:rsidRPr="00996A9B">
          <w:rPr>
            <w:rFonts w:eastAsia="Times New Roman" w:cstheme="minorHAnsi"/>
            <w:color w:val="4C4F4C"/>
            <w:lang w:eastAsia="en-GB"/>
          </w:rPr>
          <w:t>needing to urinate more often than usual, especially at night</w:t>
        </w:r>
      </w:ins>
    </w:p>
    <w:p w14:paraId="17F01B1F" w14:textId="0F1F1FFA" w:rsidR="00492319" w:rsidRPr="00FF5CCC" w:rsidRDefault="00492319" w:rsidP="00492319">
      <w:pPr>
        <w:numPr>
          <w:ilvl w:val="0"/>
          <w:numId w:val="17"/>
        </w:numPr>
        <w:shd w:val="clear" w:color="auto" w:fill="FFFFFF"/>
        <w:spacing w:before="100" w:beforeAutospacing="1" w:after="100" w:afterAutospacing="1" w:line="240" w:lineRule="auto"/>
        <w:rPr>
          <w:ins w:id="28" w:author="Katy Morson" w:date="2026-09-25T21:07:00Z" w16du:dateUtc="2026-09-26T01:07:00Z"/>
          <w:rFonts w:eastAsia="Times New Roman" w:cstheme="minorHAnsi"/>
          <w:color w:val="4C4F4C"/>
          <w:lang w:eastAsia="en-GB"/>
        </w:rPr>
      </w:pPr>
      <w:ins w:id="29" w:author="Katy Morson" w:date="2026-09-25T21:07:00Z" w16du:dateUtc="2026-09-26T01:07:00Z">
        <w:r w:rsidRPr="00996A9B">
          <w:rPr>
            <w:rFonts w:eastAsia="Times New Roman" w:cstheme="minorHAnsi"/>
            <w:color w:val="4C4F4C"/>
            <w:lang w:eastAsia="en-GB"/>
          </w:rPr>
          <w:t>a sudden need to urinate – you may sometimes leak urine before you get to the toilet.</w:t>
        </w:r>
        <w:r w:rsidRPr="00FF5CCC">
          <w:rPr>
            <w:rFonts w:eastAsia="Times New Roman" w:cstheme="minorHAnsi"/>
            <w:color w:val="4C4F4C"/>
            <w:lang w:eastAsia="en-GB"/>
          </w:rPr>
          <w:t> </w:t>
        </w:r>
      </w:ins>
    </w:p>
    <w:p w14:paraId="714D3825" w14:textId="040551F2" w:rsidR="00492319" w:rsidRPr="00996A9B" w:rsidRDefault="00FF5CCC" w:rsidP="00492319">
      <w:pPr>
        <w:shd w:val="clear" w:color="auto" w:fill="FFFFFF"/>
        <w:spacing w:after="100" w:afterAutospacing="1" w:line="240" w:lineRule="auto"/>
        <w:rPr>
          <w:ins w:id="30" w:author="Katy Morson" w:date="2026-09-25T21:07:00Z" w16du:dateUtc="2026-09-26T01:07:00Z"/>
          <w:rFonts w:eastAsia="Times New Roman" w:cstheme="minorHAnsi"/>
          <w:color w:val="4C4F4C"/>
          <w:lang w:eastAsia="en-GB"/>
        </w:rPr>
      </w:pPr>
      <w:ins w:id="31" w:author="Katy Morson" w:date="2026-09-25T21:07:00Z" w16du:dateUtc="2026-09-26T01:07:00Z">
        <w:r>
          <w:rPr>
            <w:rFonts w:eastAsia="Times New Roman" w:cstheme="minorHAnsi"/>
            <w:color w:val="4C4F4C"/>
            <w:lang w:eastAsia="en-GB"/>
          </w:rPr>
          <w:t xml:space="preserve">Some </w:t>
        </w:r>
        <w:r w:rsidR="00492319" w:rsidRPr="00996A9B">
          <w:rPr>
            <w:rFonts w:eastAsia="Times New Roman" w:cstheme="minorHAnsi"/>
            <w:color w:val="4C4F4C"/>
            <w:lang w:eastAsia="en-GB"/>
          </w:rPr>
          <w:t>other symptoms, includ</w:t>
        </w:r>
        <w:r>
          <w:rPr>
            <w:rFonts w:eastAsia="Times New Roman" w:cstheme="minorHAnsi"/>
            <w:color w:val="4C4F4C"/>
            <w:lang w:eastAsia="en-GB"/>
          </w:rPr>
          <w:t>e</w:t>
        </w:r>
        <w:r w:rsidR="00492319" w:rsidRPr="00996A9B">
          <w:rPr>
            <w:rFonts w:eastAsia="Times New Roman" w:cstheme="minorHAnsi"/>
            <w:color w:val="4C4F4C"/>
            <w:lang w:eastAsia="en-GB"/>
          </w:rPr>
          <w:t>:</w:t>
        </w:r>
      </w:ins>
    </w:p>
    <w:p w14:paraId="3A6FD303" w14:textId="2B470D76" w:rsidR="00492319" w:rsidRPr="00996A9B" w:rsidRDefault="00492319" w:rsidP="00492319">
      <w:pPr>
        <w:numPr>
          <w:ilvl w:val="0"/>
          <w:numId w:val="18"/>
        </w:numPr>
        <w:shd w:val="clear" w:color="auto" w:fill="FFFFFF"/>
        <w:spacing w:before="100" w:beforeAutospacing="1" w:after="100" w:afterAutospacing="1" w:line="240" w:lineRule="auto"/>
        <w:rPr>
          <w:ins w:id="32" w:author="Katy Morson" w:date="2026-09-25T21:07:00Z" w16du:dateUtc="2026-09-26T01:07:00Z"/>
          <w:rFonts w:eastAsia="Times New Roman" w:cstheme="minorHAnsi"/>
          <w:color w:val="4C4F4C"/>
          <w:lang w:eastAsia="en-GB"/>
        </w:rPr>
      </w:pPr>
      <w:ins w:id="33" w:author="Katy Morson" w:date="2026-09-25T21:07:00Z" w16du:dateUtc="2026-09-26T01:07:00Z">
        <w:r w:rsidRPr="00996A9B">
          <w:rPr>
            <w:rFonts w:eastAsia="Times New Roman" w:cstheme="minorHAnsi"/>
            <w:color w:val="4C4F4C"/>
            <w:lang w:eastAsia="en-GB"/>
          </w:rPr>
          <w:t xml:space="preserve">back pain, hip </w:t>
        </w:r>
        <w:r w:rsidR="00FF5CCC" w:rsidRPr="00996A9B">
          <w:rPr>
            <w:rFonts w:eastAsia="Times New Roman" w:cstheme="minorHAnsi"/>
            <w:color w:val="4C4F4C"/>
            <w:lang w:eastAsia="en-GB"/>
          </w:rPr>
          <w:t>pain</w:t>
        </w:r>
        <w:r w:rsidRPr="00996A9B">
          <w:rPr>
            <w:rFonts w:eastAsia="Times New Roman" w:cstheme="minorHAnsi"/>
            <w:color w:val="4C4F4C"/>
            <w:lang w:eastAsia="en-GB"/>
          </w:rPr>
          <w:t xml:space="preserve"> or pelvis pain</w:t>
        </w:r>
      </w:ins>
    </w:p>
    <w:p w14:paraId="6EFEDF65" w14:textId="77777777" w:rsidR="00492319" w:rsidRPr="00996A9B" w:rsidRDefault="00492319" w:rsidP="00492319">
      <w:pPr>
        <w:numPr>
          <w:ilvl w:val="0"/>
          <w:numId w:val="18"/>
        </w:numPr>
        <w:shd w:val="clear" w:color="auto" w:fill="FFFFFF"/>
        <w:spacing w:before="100" w:beforeAutospacing="1" w:after="100" w:afterAutospacing="1" w:line="240" w:lineRule="auto"/>
        <w:rPr>
          <w:ins w:id="34" w:author="Katy Morson" w:date="2026-09-25T21:07:00Z" w16du:dateUtc="2026-09-26T01:07:00Z"/>
          <w:rFonts w:eastAsia="Times New Roman" w:cstheme="minorHAnsi"/>
          <w:color w:val="4C4F4C"/>
          <w:lang w:eastAsia="en-GB"/>
        </w:rPr>
      </w:pPr>
      <w:ins w:id="35" w:author="Katy Morson" w:date="2026-09-25T21:07:00Z" w16du:dateUtc="2026-09-26T01:07:00Z">
        <w:r w:rsidRPr="00996A9B">
          <w:rPr>
            <w:rFonts w:eastAsia="Times New Roman" w:cstheme="minorHAnsi"/>
            <w:color w:val="4C4F4C"/>
            <w:lang w:eastAsia="en-GB"/>
          </w:rPr>
          <w:t>problems getting or keeping an erection</w:t>
        </w:r>
      </w:ins>
    </w:p>
    <w:p w14:paraId="42CD2691" w14:textId="77777777" w:rsidR="00492319" w:rsidRPr="00996A9B" w:rsidRDefault="00492319" w:rsidP="00492319">
      <w:pPr>
        <w:numPr>
          <w:ilvl w:val="0"/>
          <w:numId w:val="18"/>
        </w:numPr>
        <w:shd w:val="clear" w:color="auto" w:fill="FFFFFF"/>
        <w:spacing w:before="100" w:beforeAutospacing="1" w:after="100" w:afterAutospacing="1" w:line="240" w:lineRule="auto"/>
        <w:rPr>
          <w:ins w:id="36" w:author="Katy Morson" w:date="2026-09-25T21:07:00Z" w16du:dateUtc="2026-09-26T01:07:00Z"/>
          <w:rFonts w:eastAsia="Times New Roman" w:cstheme="minorHAnsi"/>
          <w:color w:val="4C4F4C"/>
          <w:lang w:eastAsia="en-GB"/>
        </w:rPr>
      </w:pPr>
      <w:ins w:id="37" w:author="Katy Morson" w:date="2026-09-25T21:07:00Z" w16du:dateUtc="2026-09-26T01:07:00Z">
        <w:r w:rsidRPr="00996A9B">
          <w:rPr>
            <w:rFonts w:eastAsia="Times New Roman" w:cstheme="minorHAnsi"/>
            <w:color w:val="4C4F4C"/>
            <w:lang w:eastAsia="en-GB"/>
          </w:rPr>
          <w:t>blood in the urine or semen</w:t>
        </w:r>
      </w:ins>
    </w:p>
    <w:p w14:paraId="534D72B3" w14:textId="77777777" w:rsidR="00492319" w:rsidRPr="00996A9B" w:rsidRDefault="00492319" w:rsidP="00492319">
      <w:pPr>
        <w:numPr>
          <w:ilvl w:val="0"/>
          <w:numId w:val="18"/>
        </w:numPr>
        <w:shd w:val="clear" w:color="auto" w:fill="FFFFFF"/>
        <w:spacing w:before="100" w:beforeAutospacing="1" w:after="100" w:afterAutospacing="1" w:line="240" w:lineRule="auto"/>
        <w:rPr>
          <w:ins w:id="38" w:author="Katy Morson" w:date="2026-09-25T21:07:00Z" w16du:dateUtc="2026-09-26T01:07:00Z"/>
          <w:rFonts w:eastAsia="Times New Roman" w:cstheme="minorHAnsi"/>
          <w:color w:val="4C4F4C"/>
          <w:lang w:eastAsia="en-GB"/>
        </w:rPr>
      </w:pPr>
      <w:ins w:id="39" w:author="Katy Morson" w:date="2026-09-25T21:07:00Z" w16du:dateUtc="2026-09-26T01:07:00Z">
        <w:r w:rsidRPr="00996A9B">
          <w:rPr>
            <w:rFonts w:eastAsia="Times New Roman" w:cstheme="minorHAnsi"/>
            <w:color w:val="4C4F4C"/>
            <w:lang w:eastAsia="en-GB"/>
          </w:rPr>
          <w:t>unexplained weight loss.</w:t>
        </w:r>
      </w:ins>
    </w:p>
    <w:p w14:paraId="5D3617B0" w14:textId="6CD528D2" w:rsidR="00492319" w:rsidRPr="00FF5CCC" w:rsidRDefault="00492319" w:rsidP="00492319">
      <w:pPr>
        <w:shd w:val="clear" w:color="auto" w:fill="FFFFFF"/>
        <w:spacing w:after="0" w:line="240" w:lineRule="auto"/>
        <w:rPr>
          <w:ins w:id="40" w:author="Katy Morson" w:date="2026-09-25T21:07:00Z" w16du:dateUtc="2026-09-26T01:07:00Z"/>
          <w:rFonts w:eastAsia="Times New Roman" w:cstheme="minorHAnsi"/>
          <w:color w:val="4C4F4C"/>
          <w:sz w:val="24"/>
          <w:szCs w:val="24"/>
          <w:lang w:eastAsia="en-GB"/>
        </w:rPr>
      </w:pPr>
      <w:ins w:id="41" w:author="Katy Morson" w:date="2026-09-25T21:07:00Z" w16du:dateUtc="2026-09-26T01:07:00Z">
        <w:r w:rsidRPr="00FF5CCC">
          <w:rPr>
            <w:rFonts w:eastAsia="Times New Roman" w:cstheme="minorHAnsi"/>
            <w:color w:val="4C4F4C"/>
            <w:sz w:val="24"/>
            <w:szCs w:val="24"/>
            <w:lang w:eastAsia="en-GB"/>
          </w:rPr>
          <w:t xml:space="preserve">These symptoms can all be caused by other health problems. But it’s still </w:t>
        </w:r>
        <w:r w:rsidRPr="00FF5CCC">
          <w:rPr>
            <w:rFonts w:eastAsia="Times New Roman" w:cstheme="minorHAnsi"/>
            <w:b/>
            <w:bCs/>
            <w:color w:val="4C4F4C"/>
            <w:sz w:val="24"/>
            <w:szCs w:val="24"/>
            <w:lang w:eastAsia="en-GB"/>
          </w:rPr>
          <w:t>a good idea to tell your GP</w:t>
        </w:r>
        <w:r w:rsidRPr="00FF5CCC">
          <w:rPr>
            <w:rFonts w:eastAsia="Times New Roman" w:cstheme="minorHAnsi"/>
            <w:color w:val="4C4F4C"/>
            <w:sz w:val="24"/>
            <w:szCs w:val="24"/>
            <w:lang w:eastAsia="en-GB"/>
          </w:rPr>
          <w:t xml:space="preserve"> about any symptoms so they can find out what’s causing them and make sure you get the right treatment, if you need it.</w:t>
        </w:r>
      </w:ins>
    </w:p>
    <w:p w14:paraId="488BF9F9" w14:textId="3D019EB2" w:rsidR="00996A9B" w:rsidRPr="00FF5CCC" w:rsidRDefault="00996A9B" w:rsidP="00492319">
      <w:pPr>
        <w:shd w:val="clear" w:color="auto" w:fill="FFFFFF"/>
        <w:spacing w:after="0" w:line="240" w:lineRule="auto"/>
        <w:rPr>
          <w:ins w:id="42" w:author="Katy Morson" w:date="2026-09-25T21:07:00Z" w16du:dateUtc="2026-09-26T01:07:00Z"/>
          <w:rFonts w:eastAsia="Times New Roman" w:cstheme="minorHAnsi"/>
          <w:color w:val="4C4F4C"/>
          <w:sz w:val="24"/>
          <w:szCs w:val="24"/>
          <w:lang w:eastAsia="en-GB"/>
        </w:rPr>
      </w:pPr>
    </w:p>
    <w:p w14:paraId="10384BCD" w14:textId="405B523F" w:rsidR="00996A9B" w:rsidRPr="00E67273" w:rsidRDefault="00E67273" w:rsidP="00996A9B">
      <w:pPr>
        <w:shd w:val="clear" w:color="auto" w:fill="FFFFFF"/>
        <w:spacing w:after="0" w:line="240" w:lineRule="auto"/>
        <w:rPr>
          <w:ins w:id="43" w:author="Katy Morson" w:date="2026-09-25T21:07:00Z" w16du:dateUtc="2026-09-26T01:07:00Z"/>
          <w:rFonts w:eastAsia="Times New Roman" w:cstheme="minorHAnsi"/>
          <w:color w:val="4C4F4C"/>
          <w:sz w:val="24"/>
          <w:szCs w:val="24"/>
          <w:lang w:eastAsia="en-GB"/>
        </w:rPr>
      </w:pPr>
      <w:ins w:id="44" w:author="Katy Morson" w:date="2026-09-25T21:07:00Z" w16du:dateUtc="2026-09-26T01:07:00Z">
        <w:r w:rsidRPr="00751E52">
          <w:rPr>
            <w:rFonts w:eastAsia="Times New Roman" w:cstheme="minorHAnsi"/>
            <w:color w:val="333333"/>
            <w:sz w:val="24"/>
            <w:szCs w:val="24"/>
            <w:lang w:eastAsia="en-GB"/>
          </w:rPr>
          <w:t xml:space="preserve">Try not to be embarrassed. </w:t>
        </w:r>
        <w:r w:rsidRPr="00751E52">
          <w:rPr>
            <w:rFonts w:eastAsia="Times New Roman" w:cstheme="minorHAnsi"/>
            <w:b/>
            <w:bCs/>
            <w:color w:val="333333"/>
            <w:sz w:val="24"/>
            <w:szCs w:val="24"/>
            <w:lang w:eastAsia="en-GB"/>
          </w:rPr>
          <w:t>Doctors are used to discussing intimate problems and will try to put you at ease</w:t>
        </w:r>
        <w:r w:rsidRPr="00751E52">
          <w:rPr>
            <w:rFonts w:eastAsia="Times New Roman" w:cstheme="minorHAnsi"/>
            <w:color w:val="333333"/>
            <w:sz w:val="24"/>
            <w:szCs w:val="24"/>
            <w:lang w:eastAsia="en-GB"/>
          </w:rPr>
          <w:t>.</w:t>
        </w:r>
        <w:r w:rsidRPr="00E67273">
          <w:rPr>
            <w:rFonts w:eastAsia="Times New Roman" w:cstheme="minorHAnsi"/>
            <w:color w:val="333333"/>
            <w:sz w:val="24"/>
            <w:szCs w:val="24"/>
            <w:lang w:eastAsia="en-GB"/>
          </w:rPr>
          <w:t xml:space="preserve"> </w:t>
        </w:r>
        <w:r w:rsidR="00996A9B" w:rsidRPr="00E67273">
          <w:rPr>
            <w:rFonts w:eastAsia="Times New Roman" w:cstheme="minorHAnsi"/>
            <w:color w:val="4C4F4C"/>
            <w:sz w:val="24"/>
            <w:szCs w:val="24"/>
            <w:lang w:eastAsia="en-GB"/>
          </w:rPr>
          <w:t xml:space="preserve">If you’re not sure about what to say to your GP, </w:t>
        </w:r>
        <w:r w:rsidR="00996A9B" w:rsidRPr="00E67273">
          <w:rPr>
            <w:rFonts w:eastAsia="Times New Roman" w:cstheme="minorHAnsi"/>
            <w:b/>
            <w:bCs/>
            <w:color w:val="4C4F4C"/>
            <w:sz w:val="24"/>
            <w:szCs w:val="24"/>
            <w:lang w:eastAsia="en-GB"/>
          </w:rPr>
          <w:t>print and fill out this form</w:t>
        </w:r>
        <w:r w:rsidR="00996A9B" w:rsidRPr="00E67273">
          <w:rPr>
            <w:rFonts w:eastAsia="Times New Roman" w:cstheme="minorHAnsi"/>
            <w:color w:val="4C4F4C"/>
            <w:sz w:val="24"/>
            <w:szCs w:val="24"/>
            <w:lang w:eastAsia="en-GB"/>
          </w:rPr>
          <w:t> and show it to them. This will help you have the conversation.</w:t>
        </w:r>
      </w:ins>
    </w:p>
    <w:p w14:paraId="62D034F2" w14:textId="77777777" w:rsidR="00FF5CCC" w:rsidRPr="00E67273" w:rsidRDefault="00FF5CCC" w:rsidP="00996A9B">
      <w:pPr>
        <w:shd w:val="clear" w:color="auto" w:fill="FFFFFF"/>
        <w:spacing w:after="0" w:line="240" w:lineRule="auto"/>
        <w:rPr>
          <w:ins w:id="45" w:author="Katy Morson" w:date="2026-09-25T21:07:00Z" w16du:dateUtc="2026-09-26T01:07:00Z"/>
          <w:rFonts w:eastAsia="Times New Roman" w:cstheme="minorHAnsi"/>
          <w:color w:val="4C4F4C"/>
          <w:sz w:val="24"/>
          <w:szCs w:val="24"/>
          <w:lang w:eastAsia="en-GB"/>
        </w:rPr>
      </w:pPr>
    </w:p>
    <w:p w14:paraId="0231F952" w14:textId="73E03ACF" w:rsidR="00996A9B" w:rsidRDefault="00996A9B" w:rsidP="00492319">
      <w:pPr>
        <w:shd w:val="clear" w:color="auto" w:fill="FFFFFF"/>
        <w:spacing w:after="0" w:line="240" w:lineRule="auto"/>
        <w:rPr>
          <w:ins w:id="46" w:author="Katy Morson" w:date="2026-09-25T21:07:00Z" w16du:dateUtc="2026-09-26T01:07:00Z"/>
          <w:rFonts w:eastAsia="Times New Roman" w:cstheme="minorHAnsi"/>
          <w:color w:val="4C4F4C"/>
          <w:lang w:eastAsia="en-GB"/>
        </w:rPr>
      </w:pPr>
    </w:p>
    <w:p w14:paraId="4BCC3DCA" w14:textId="4845CBAF" w:rsidR="00FF5CCC" w:rsidRPr="00FF5CCC" w:rsidRDefault="00FF5CCC" w:rsidP="00FF5CCC">
      <w:pPr>
        <w:pStyle w:val="NormalWeb"/>
        <w:shd w:val="clear" w:color="auto" w:fill="FFFFFF"/>
        <w:spacing w:before="0" w:beforeAutospacing="0" w:after="240" w:afterAutospacing="0"/>
        <w:rPr>
          <w:ins w:id="47" w:author="Katy Morson" w:date="2026-09-25T21:07:00Z" w16du:dateUtc="2026-09-26T01:07:00Z"/>
          <w:rFonts w:asciiTheme="minorHAnsi" w:hAnsiTheme="minorHAnsi" w:cstheme="minorHAnsi"/>
          <w:i/>
          <w:iCs/>
          <w:color w:val="333333"/>
          <w:sz w:val="22"/>
          <w:szCs w:val="22"/>
        </w:rPr>
      </w:pPr>
      <w:ins w:id="48" w:author="Katy Morson" w:date="2026-09-25T21:07:00Z" w16du:dateUtc="2026-09-26T01:07:00Z">
        <w:r w:rsidRPr="00FF5CCC">
          <w:rPr>
            <w:rFonts w:asciiTheme="minorHAnsi" w:hAnsiTheme="minorHAnsi" w:cstheme="minorHAnsi"/>
            <w:i/>
            <w:iCs/>
            <w:color w:val="333333"/>
            <w:sz w:val="22"/>
            <w:szCs w:val="22"/>
          </w:rPr>
          <w:t>* The PSA test is a blood test that measures the amount of prostate specific antigen (PSA) in your blood. Your PSA levels can also be raised in prostate conditions that are not cancer (are benign) such as a urine infection.</w:t>
        </w:r>
      </w:ins>
    </w:p>
    <w:p w14:paraId="4FA79ADE" w14:textId="77777777" w:rsidR="00CE1FA0" w:rsidRDefault="00CE1FA0" w:rsidP="003D3205">
      <w:pPr>
        <w:jc w:val="both"/>
        <w:rPr>
          <w:del w:id="49" w:author="Katy Morson" w:date="2026-09-25T21:07:00Z" w16du:dateUtc="2026-09-26T01:07:00Z"/>
          <w:rFonts w:ascii="Lucida Sans Unicode" w:hAnsi="Lucida Sans Unicode" w:cs="Lucida Sans Unicode"/>
          <w:b/>
          <w:sz w:val="24"/>
          <w:lang w:val="en-US"/>
        </w:rPr>
      </w:pPr>
      <w:del w:id="50" w:author="Katy Morson" w:date="2026-09-25T21:07:00Z" w16du:dateUtc="2026-09-26T01:07:00Z">
        <w:r>
          <w:rPr>
            <w:rFonts w:ascii="Lucida Sans Unicode" w:hAnsi="Lucida Sans Unicode" w:cs="Lucida Sans Unicode"/>
            <w:b/>
            <w:noProof/>
            <w:sz w:val="24"/>
            <w:lang w:val="en-US"/>
          </w:rPr>
          <w:drawing>
            <wp:anchor distT="0" distB="0" distL="114300" distR="114300" simplePos="0" relativeHeight="251658752" behindDoc="0" locked="0" layoutInCell="1" allowOverlap="1" wp14:anchorId="4CE5F5A1" wp14:editId="2D0D121B">
              <wp:simplePos x="0" y="0"/>
              <wp:positionH relativeFrom="page">
                <wp:align>right</wp:align>
              </wp:positionH>
              <wp:positionV relativeFrom="page">
                <wp:align>top</wp:align>
              </wp:positionV>
              <wp:extent cx="6903720" cy="1453896"/>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sRelease_Header_2016-10-19_rgb150dpi_ForHTML.gif"/>
                      <pic:cNvPicPr/>
                    </pic:nvPicPr>
                    <pic:blipFill>
                      <a:blip r:embed="rId8">
                        <a:extLst>
                          <a:ext uri="{28A0092B-C50C-407E-A947-70E740481C1C}">
                            <a14:useLocalDpi xmlns:a14="http://schemas.microsoft.com/office/drawing/2010/main" val="0"/>
                          </a:ext>
                        </a:extLst>
                      </a:blip>
                      <a:stretch>
                        <a:fillRect/>
                      </a:stretch>
                    </pic:blipFill>
                    <pic:spPr>
                      <a:xfrm>
                        <a:off x="0" y="0"/>
                        <a:ext cx="6903720" cy="1453896"/>
                      </a:xfrm>
                      <a:prstGeom prst="rect">
                        <a:avLst/>
                      </a:prstGeom>
                    </pic:spPr>
                  </pic:pic>
                </a:graphicData>
              </a:graphic>
              <wp14:sizeRelH relativeFrom="margin">
                <wp14:pctWidth>0</wp14:pctWidth>
              </wp14:sizeRelH>
              <wp14:sizeRelV relativeFrom="margin">
                <wp14:pctHeight>0</wp14:pctHeight>
              </wp14:sizeRelV>
            </wp:anchor>
          </w:drawing>
        </w:r>
      </w:del>
    </w:p>
    <w:p w14:paraId="6BED229E" w14:textId="77777777" w:rsidR="00BF3F4D" w:rsidRDefault="00BF3F4D" w:rsidP="008A1D80">
      <w:pPr>
        <w:rPr>
          <w:del w:id="51" w:author="Katy Morson" w:date="2026-09-25T21:07:00Z" w16du:dateUtc="2026-09-26T01:07:00Z"/>
          <w:rFonts w:ascii="Lucida Sans Unicode" w:hAnsi="Lucida Sans Unicode" w:cs="Lucida Sans Unicode"/>
          <w:b/>
          <w:sz w:val="24"/>
          <w:lang w:val="en-US"/>
        </w:rPr>
      </w:pPr>
    </w:p>
    <w:p w14:paraId="0355FDCA" w14:textId="37F59839" w:rsidR="00484601" w:rsidRPr="00484601" w:rsidRDefault="00484601" w:rsidP="00484601">
      <w:pPr>
        <w:rPr>
          <w:del w:id="52" w:author="Katy Morson" w:date="2026-09-25T21:07:00Z" w16du:dateUtc="2026-09-26T01:07:00Z"/>
          <w:rFonts w:ascii="Lucida Sans Unicode" w:hAnsi="Lucida Sans Unicode" w:cs="Lucida Sans Unicode"/>
          <w:b/>
          <w:bCs/>
          <w:sz w:val="24"/>
          <w:lang w:val="en-US"/>
        </w:rPr>
      </w:pPr>
      <w:del w:id="53" w:author="Katy Morson" w:date="2026-09-25T21:07:00Z" w16du:dateUtc="2026-09-26T01:07:00Z">
        <w:r w:rsidRPr="00484601">
          <w:rPr>
            <w:rFonts w:ascii="Lucida Sans Unicode" w:hAnsi="Lucida Sans Unicode" w:cs="Lucida Sans Unicode"/>
            <w:b/>
            <w:bCs/>
            <w:sz w:val="24"/>
            <w:lang w:val="en-US"/>
          </w:rPr>
          <w:delText>Evonik appoints EMCO-INORTECH ULC as distribution partner for pol</w:delText>
        </w:r>
        <w:r w:rsidR="003445C2">
          <w:rPr>
            <w:rFonts w:ascii="Lucida Sans Unicode" w:hAnsi="Lucida Sans Unicode" w:cs="Lucida Sans Unicode"/>
            <w:b/>
            <w:bCs/>
            <w:sz w:val="24"/>
            <w:lang w:val="en-US"/>
          </w:rPr>
          <w:delText>yurethane CASE market in Canada</w:delText>
        </w:r>
      </w:del>
    </w:p>
    <w:p w14:paraId="14F5E190" w14:textId="77777777" w:rsidR="008A1D80" w:rsidRPr="003445C2" w:rsidRDefault="008A1D80" w:rsidP="008A1D80">
      <w:pPr>
        <w:rPr>
          <w:del w:id="54" w:author="Katy Morson" w:date="2026-09-25T21:07:00Z" w16du:dateUtc="2026-09-26T01:07:00Z"/>
          <w:rFonts w:ascii="Lucida Sans Unicode" w:hAnsi="Lucida Sans Unicode" w:cs="Lucida Sans Unicode"/>
          <w:lang w:val="en-US"/>
        </w:rPr>
      </w:pPr>
    </w:p>
    <w:p w14:paraId="37DB071D" w14:textId="3762A638" w:rsidR="00484601" w:rsidRPr="00484601" w:rsidRDefault="009209A1" w:rsidP="00484601">
      <w:pPr>
        <w:autoSpaceDE w:val="0"/>
        <w:autoSpaceDN w:val="0"/>
        <w:adjustRightInd w:val="0"/>
        <w:spacing w:line="240" w:lineRule="auto"/>
        <w:rPr>
          <w:del w:id="55" w:author="Katy Morson" w:date="2026-09-25T21:07:00Z" w16du:dateUtc="2026-09-26T01:07:00Z"/>
          <w:rFonts w:ascii="Lucida Sans Unicode" w:hAnsi="Lucida Sans Unicode" w:cs="Lucida Sans Unicode"/>
          <w:color w:val="000000"/>
        </w:rPr>
      </w:pPr>
      <w:del w:id="56" w:author="Katy Morson" w:date="2026-09-25T21:07:00Z" w16du:dateUtc="2026-09-26T01:07:00Z">
        <w:r>
          <w:rPr>
            <w:rFonts w:ascii="Lucida Sans Unicode" w:hAnsi="Lucida Sans Unicode" w:cs="Lucida Sans Unicode"/>
            <w:color w:val="000000"/>
            <w:lang w:val="en-US"/>
          </w:rPr>
          <w:delText xml:space="preserve">PARSIPPANY, N.J., </w:delText>
        </w:r>
        <w:r w:rsidR="00484601">
          <w:rPr>
            <w:rFonts w:ascii="Lucida Sans Unicode" w:hAnsi="Lucida Sans Unicode" w:cs="Lucida Sans Unicode"/>
            <w:color w:val="000000"/>
            <w:lang w:val="en-US"/>
          </w:rPr>
          <w:delText xml:space="preserve">October </w:delText>
        </w:r>
        <w:r w:rsidR="003445C2">
          <w:rPr>
            <w:rFonts w:ascii="Lucida Sans Unicode" w:hAnsi="Lucida Sans Unicode" w:cs="Lucida Sans Unicode"/>
            <w:color w:val="000000"/>
            <w:lang w:val="en-US"/>
          </w:rPr>
          <w:delText>11</w:delText>
        </w:r>
        <w:r w:rsidRPr="00515CE2">
          <w:rPr>
            <w:rFonts w:ascii="Lucida Sans Unicode" w:hAnsi="Lucida Sans Unicode" w:cs="Lucida Sans Unicode"/>
            <w:color w:val="000000"/>
            <w:lang w:val="en-US"/>
          </w:rPr>
          <w:delText>, 2</w:delText>
        </w:r>
        <w:r>
          <w:rPr>
            <w:rFonts w:ascii="Lucida Sans Unicode" w:hAnsi="Lucida Sans Unicode" w:cs="Lucida Sans Unicode"/>
            <w:color w:val="000000"/>
            <w:lang w:val="en-US"/>
          </w:rPr>
          <w:delText>01</w:delText>
        </w:r>
        <w:r w:rsidR="008045B1">
          <w:rPr>
            <w:rFonts w:ascii="Lucida Sans Unicode" w:hAnsi="Lucida Sans Unicode" w:cs="Lucida Sans Unicode"/>
            <w:color w:val="000000"/>
            <w:lang w:val="en-US"/>
          </w:rPr>
          <w:delText>8</w:delText>
        </w:r>
        <w:r>
          <w:rPr>
            <w:rFonts w:ascii="Lucida Sans Unicode" w:hAnsi="Lucida Sans Unicode" w:cs="Lucida Sans Unicode"/>
            <w:color w:val="000000"/>
            <w:lang w:val="en-US"/>
          </w:rPr>
          <w:delText xml:space="preserve"> – </w:delText>
        </w:r>
        <w:r w:rsidR="00484601" w:rsidRPr="00484601">
          <w:rPr>
            <w:rFonts w:ascii="Lucida Sans Unicode" w:hAnsi="Lucida Sans Unicode" w:cs="Lucida Sans Unicode"/>
            <w:color w:val="000000"/>
          </w:rPr>
          <w:delText xml:space="preserve">Evonik </w:delText>
        </w:r>
        <w:r w:rsidR="00484601">
          <w:rPr>
            <w:rFonts w:ascii="Lucida Sans Unicode" w:hAnsi="Lucida Sans Unicode" w:cs="Lucida Sans Unicode"/>
            <w:color w:val="000000"/>
          </w:rPr>
          <w:delText xml:space="preserve">Corporation </w:delText>
        </w:r>
        <w:r w:rsidR="00484601" w:rsidRPr="00484601">
          <w:rPr>
            <w:rFonts w:ascii="Lucida Sans Unicode" w:hAnsi="Lucida Sans Unicode" w:cs="Lucida Sans Unicode"/>
            <w:color w:val="000000"/>
          </w:rPr>
          <w:delText>has recently appointed Canadian chemical distributor of specialty raw materials, EMCO-INORTECH ULC, to act as its national distributor for the polyurethane Coatings, Adhesives &amp; Sealants and Elas</w:delText>
        </w:r>
        <w:r w:rsidR="003445C2">
          <w:rPr>
            <w:rFonts w:ascii="Lucida Sans Unicode" w:hAnsi="Lucida Sans Unicode" w:cs="Lucida Sans Unicode"/>
            <w:color w:val="000000"/>
          </w:rPr>
          <w:delText>tomers (CASE) market in Canada.</w:delText>
        </w:r>
      </w:del>
    </w:p>
    <w:p w14:paraId="68ACA70B" w14:textId="77777777" w:rsidR="00484601" w:rsidRPr="00484601" w:rsidRDefault="00484601" w:rsidP="00484601">
      <w:pPr>
        <w:autoSpaceDE w:val="0"/>
        <w:autoSpaceDN w:val="0"/>
        <w:adjustRightInd w:val="0"/>
        <w:spacing w:line="240" w:lineRule="auto"/>
        <w:rPr>
          <w:del w:id="57" w:author="Katy Morson" w:date="2026-09-25T21:07:00Z" w16du:dateUtc="2026-09-26T01:07:00Z"/>
          <w:rFonts w:ascii="Lucida Sans Unicode" w:hAnsi="Lucida Sans Unicode" w:cs="Lucida Sans Unicode"/>
          <w:color w:val="000000"/>
        </w:rPr>
      </w:pPr>
    </w:p>
    <w:p w14:paraId="42914416" w14:textId="43F07986" w:rsidR="00484601" w:rsidRPr="00484601" w:rsidRDefault="00484601" w:rsidP="00484601">
      <w:pPr>
        <w:autoSpaceDE w:val="0"/>
        <w:autoSpaceDN w:val="0"/>
        <w:adjustRightInd w:val="0"/>
        <w:spacing w:line="240" w:lineRule="auto"/>
        <w:rPr>
          <w:del w:id="58" w:author="Katy Morson" w:date="2026-09-25T21:07:00Z" w16du:dateUtc="2026-09-26T01:07:00Z"/>
          <w:rFonts w:ascii="Lucida Sans Unicode" w:hAnsi="Lucida Sans Unicode" w:cs="Lucida Sans Unicode"/>
          <w:color w:val="000000"/>
        </w:rPr>
      </w:pPr>
      <w:del w:id="59" w:author="Katy Morson" w:date="2026-09-25T21:07:00Z" w16du:dateUtc="2026-09-26T01:07:00Z">
        <w:r w:rsidRPr="00484601">
          <w:rPr>
            <w:rFonts w:ascii="Lucida Sans Unicode" w:hAnsi="Lucida Sans Unicode" w:cs="Lucida Sans Unicode"/>
            <w:color w:val="000000"/>
          </w:rPr>
          <w:delText>As the leading supplier of additives to the polyurethane industry with world-class production facilities around the world, Evonik has a deep understanding of polyurethane chemistry and a strong product portfolio fo</w:delText>
        </w:r>
        <w:r w:rsidR="003445C2">
          <w:rPr>
            <w:rFonts w:ascii="Lucida Sans Unicode" w:hAnsi="Lucida Sans Unicode" w:cs="Lucida Sans Unicode"/>
            <w:color w:val="000000"/>
          </w:rPr>
          <w:delText>r the polyurethane CASE market.</w:delText>
        </w:r>
      </w:del>
    </w:p>
    <w:p w14:paraId="59EDD9D4" w14:textId="77777777" w:rsidR="00484601" w:rsidRPr="00484601" w:rsidRDefault="00484601" w:rsidP="00484601">
      <w:pPr>
        <w:autoSpaceDE w:val="0"/>
        <w:autoSpaceDN w:val="0"/>
        <w:adjustRightInd w:val="0"/>
        <w:spacing w:line="240" w:lineRule="auto"/>
        <w:rPr>
          <w:del w:id="60" w:author="Katy Morson" w:date="2026-09-25T21:07:00Z" w16du:dateUtc="2026-09-26T01:07:00Z"/>
          <w:rFonts w:ascii="Lucida Sans Unicode" w:hAnsi="Lucida Sans Unicode" w:cs="Lucida Sans Unicode"/>
          <w:color w:val="000000"/>
        </w:rPr>
      </w:pPr>
    </w:p>
    <w:p w14:paraId="14CA920E" w14:textId="7F72CF4C" w:rsidR="00484601" w:rsidRPr="00484601" w:rsidRDefault="00484601" w:rsidP="00484601">
      <w:pPr>
        <w:autoSpaceDE w:val="0"/>
        <w:autoSpaceDN w:val="0"/>
        <w:adjustRightInd w:val="0"/>
        <w:spacing w:line="240" w:lineRule="auto"/>
        <w:rPr>
          <w:del w:id="61" w:author="Katy Morson" w:date="2026-09-25T21:07:00Z" w16du:dateUtc="2026-09-26T01:07:00Z"/>
          <w:rFonts w:ascii="Lucida Sans Unicode" w:hAnsi="Lucida Sans Unicode" w:cs="Lucida Sans Unicode"/>
          <w:color w:val="000000"/>
        </w:rPr>
      </w:pPr>
      <w:del w:id="62" w:author="Katy Morson" w:date="2026-09-25T21:07:00Z" w16du:dateUtc="2026-09-26T01:07:00Z">
        <w:r w:rsidRPr="00484601">
          <w:rPr>
            <w:rFonts w:ascii="Lucida Sans Unicode" w:hAnsi="Lucida Sans Unicode" w:cs="Lucida Sans Unicode"/>
            <w:color w:val="000000"/>
          </w:rPr>
          <w:delText>Based in Terrebonne, Quebec</w:delText>
        </w:r>
        <w:r w:rsidR="00545652">
          <w:rPr>
            <w:rFonts w:ascii="Lucida Sans Unicode" w:hAnsi="Lucida Sans Unicode" w:cs="Lucida Sans Unicode"/>
            <w:color w:val="000000"/>
          </w:rPr>
          <w:delText>,</w:delText>
        </w:r>
        <w:r w:rsidRPr="00484601">
          <w:rPr>
            <w:rFonts w:ascii="Lucida Sans Unicode" w:hAnsi="Lucida Sans Unicode" w:cs="Lucida Sans Unicode"/>
            <w:color w:val="000000"/>
          </w:rPr>
          <w:delText xml:space="preserve"> with regional public warehousing throughout Canada, EMCO-INORTECH is dedicated to the CASE market. With outstanding technical capabilities and a history of strong relationships with formulators developed over 25</w:delText>
        </w:r>
        <w:r>
          <w:rPr>
            <w:rFonts w:ascii="Lucida Sans Unicode" w:hAnsi="Lucida Sans Unicode" w:cs="Lucida Sans Unicode"/>
            <w:color w:val="000000"/>
          </w:rPr>
          <w:delText xml:space="preserve"> </w:delText>
        </w:r>
        <w:r w:rsidRPr="00484601">
          <w:rPr>
            <w:rFonts w:ascii="Lucida Sans Unicode" w:hAnsi="Lucida Sans Unicode" w:cs="Lucida Sans Unicode"/>
            <w:color w:val="000000"/>
          </w:rPr>
          <w:delText>years, this new partnership between Evonik and EMCO-INORTECH ULC will give Canadian formulators access to the highest l</w:delText>
        </w:r>
        <w:r w:rsidR="003445C2">
          <w:rPr>
            <w:rFonts w:ascii="Lucida Sans Unicode" w:hAnsi="Lucida Sans Unicode" w:cs="Lucida Sans Unicode"/>
            <w:color w:val="000000"/>
          </w:rPr>
          <w:delText>evel of products and services.</w:delText>
        </w:r>
      </w:del>
    </w:p>
    <w:p w14:paraId="3A51D61D" w14:textId="77777777" w:rsidR="00484601" w:rsidRPr="00484601" w:rsidRDefault="00484601" w:rsidP="00484601">
      <w:pPr>
        <w:autoSpaceDE w:val="0"/>
        <w:autoSpaceDN w:val="0"/>
        <w:adjustRightInd w:val="0"/>
        <w:spacing w:line="240" w:lineRule="auto"/>
        <w:rPr>
          <w:del w:id="63" w:author="Katy Morson" w:date="2026-09-25T21:07:00Z" w16du:dateUtc="2026-09-26T01:07:00Z"/>
          <w:rFonts w:ascii="Lucida Sans Unicode" w:hAnsi="Lucida Sans Unicode" w:cs="Lucida Sans Unicode"/>
          <w:color w:val="000000"/>
        </w:rPr>
      </w:pPr>
    </w:p>
    <w:p w14:paraId="708FE4C2" w14:textId="72879E01" w:rsidR="00484601" w:rsidRPr="00484601" w:rsidRDefault="00484601" w:rsidP="00484601">
      <w:pPr>
        <w:autoSpaceDE w:val="0"/>
        <w:autoSpaceDN w:val="0"/>
        <w:adjustRightInd w:val="0"/>
        <w:spacing w:line="240" w:lineRule="auto"/>
        <w:rPr>
          <w:del w:id="64" w:author="Katy Morson" w:date="2026-09-25T21:07:00Z" w16du:dateUtc="2026-09-26T01:07:00Z"/>
          <w:rFonts w:ascii="Lucida Sans Unicode" w:hAnsi="Lucida Sans Unicode" w:cs="Lucida Sans Unicode"/>
          <w:color w:val="000000"/>
        </w:rPr>
      </w:pPr>
      <w:del w:id="65" w:author="Katy Morson" w:date="2026-09-25T21:07:00Z" w16du:dateUtc="2026-09-26T01:07:00Z">
        <w:r w:rsidRPr="00484601">
          <w:rPr>
            <w:rFonts w:ascii="Lucida Sans Unicode" w:hAnsi="Lucida Sans Unicode" w:cs="Lucida Sans Unicode"/>
            <w:color w:val="000000"/>
          </w:rPr>
          <w:delText>“Polyurethane is a versatile material ideally suited for a wide range of CASE applications and with EMCO-INORTECH’s knowledge of the local CASE markets, we hope to further develop our Canadian business,” said Pete</w:delText>
        </w:r>
        <w:r w:rsidR="003445C2">
          <w:rPr>
            <w:rFonts w:ascii="Lucida Sans Unicode" w:hAnsi="Lucida Sans Unicode" w:cs="Lucida Sans Unicode"/>
            <w:color w:val="000000"/>
          </w:rPr>
          <w:delText>r</w:delText>
        </w:r>
        <w:r w:rsidRPr="00484601">
          <w:rPr>
            <w:rFonts w:ascii="Lucida Sans Unicode" w:hAnsi="Lucida Sans Unicode" w:cs="Lucida Sans Unicode"/>
            <w:color w:val="000000"/>
          </w:rPr>
          <w:delText xml:space="preserve"> Hohl, Vice President Americas, Comfort &amp; Insulation, Evonik. “By developing better distribution channels we are well positioned to meet the current and future needs of the polyurethane CASE market.”</w:delText>
        </w:r>
      </w:del>
    </w:p>
    <w:p w14:paraId="5B47D897" w14:textId="77777777" w:rsidR="00484601" w:rsidRPr="00484601" w:rsidRDefault="00484601" w:rsidP="00484601">
      <w:pPr>
        <w:autoSpaceDE w:val="0"/>
        <w:autoSpaceDN w:val="0"/>
        <w:adjustRightInd w:val="0"/>
        <w:spacing w:line="240" w:lineRule="auto"/>
        <w:rPr>
          <w:del w:id="66" w:author="Katy Morson" w:date="2026-09-25T21:07:00Z" w16du:dateUtc="2026-09-26T01:07:00Z"/>
          <w:rFonts w:ascii="Lucida Sans Unicode" w:hAnsi="Lucida Sans Unicode" w:cs="Lucida Sans Unicode"/>
          <w:color w:val="000000"/>
        </w:rPr>
      </w:pPr>
    </w:p>
    <w:p w14:paraId="6E4D0B45" w14:textId="77777777" w:rsidR="00484601" w:rsidRPr="00484601" w:rsidRDefault="00484601" w:rsidP="00484601">
      <w:pPr>
        <w:autoSpaceDE w:val="0"/>
        <w:autoSpaceDN w:val="0"/>
        <w:adjustRightInd w:val="0"/>
        <w:spacing w:line="240" w:lineRule="auto"/>
        <w:rPr>
          <w:del w:id="67" w:author="Katy Morson" w:date="2026-09-25T21:07:00Z" w16du:dateUtc="2026-09-26T01:07:00Z"/>
          <w:rFonts w:ascii="Lucida Sans Unicode" w:hAnsi="Lucida Sans Unicode" w:cs="Lucida Sans Unicode"/>
          <w:color w:val="000000"/>
        </w:rPr>
      </w:pPr>
      <w:del w:id="68" w:author="Katy Morson" w:date="2026-09-25T21:07:00Z" w16du:dateUtc="2026-09-26T01:07:00Z">
        <w:r w:rsidRPr="00484601">
          <w:rPr>
            <w:rFonts w:ascii="Lucida Sans Unicode" w:hAnsi="Lucida Sans Unicode" w:cs="Lucida Sans Unicode"/>
            <w:color w:val="000000"/>
          </w:rPr>
          <w:delText xml:space="preserve">“We are proud to welcome Evonik Comfort &amp; Insulation’s polyurethane catalysts into our product offerings. It will complete our extensive portfolio and will help to ensure growth and future innovation in the Canadian market. EMCO-INORTECH laboratory and dedicated technical sales force will work together to implement Evonik catalysts throughout Canada, and be part of the next generation of Polyurethane applications, which supports our legacy commitment </w:delText>
        </w:r>
        <w:r>
          <w:rPr>
            <w:rFonts w:ascii="Lucida Sans Unicode" w:hAnsi="Lucida Sans Unicode" w:cs="Lucida Sans Unicode"/>
            <w:color w:val="000000"/>
          </w:rPr>
          <w:delText>“Beyond Chemistry,</w:delText>
        </w:r>
        <w:r w:rsidRPr="00484601">
          <w:rPr>
            <w:rFonts w:ascii="Lucida Sans Unicode" w:hAnsi="Lucida Sans Unicode" w:cs="Lucida Sans Unicode"/>
            <w:color w:val="000000"/>
          </w:rPr>
          <w:delText xml:space="preserve">” said Jean-Baptiste Moranta, Vice President </w:delText>
        </w:r>
        <w:r>
          <w:rPr>
            <w:rFonts w:ascii="Lucida Sans Unicode" w:hAnsi="Lucida Sans Unicode" w:cs="Lucida Sans Unicode"/>
            <w:color w:val="000000"/>
          </w:rPr>
          <w:delText xml:space="preserve">of </w:delText>
        </w:r>
        <w:r w:rsidRPr="00484601">
          <w:rPr>
            <w:rFonts w:ascii="Lucida Sans Unicode" w:hAnsi="Lucida Sans Unicode" w:cs="Lucida Sans Unicode"/>
            <w:color w:val="000000"/>
          </w:rPr>
          <w:delText xml:space="preserve">Sales, Marketing &amp; Operations </w:delText>
        </w:r>
        <w:r>
          <w:rPr>
            <w:rFonts w:ascii="Lucida Sans Unicode" w:hAnsi="Lucida Sans Unicode" w:cs="Lucida Sans Unicode"/>
            <w:color w:val="000000"/>
          </w:rPr>
          <w:delText xml:space="preserve">for </w:delText>
        </w:r>
        <w:r w:rsidRPr="00484601">
          <w:rPr>
            <w:rFonts w:ascii="Lucida Sans Unicode" w:hAnsi="Lucida Sans Unicode" w:cs="Lucida Sans Unicode"/>
            <w:color w:val="000000"/>
          </w:rPr>
          <w:delText>EMCO-INORTECH ULC.</w:delText>
        </w:r>
      </w:del>
    </w:p>
    <w:p w14:paraId="1CB63DEB" w14:textId="4C3C1BA3" w:rsidR="00484601" w:rsidRPr="00484601" w:rsidRDefault="00484601" w:rsidP="00484601">
      <w:pPr>
        <w:autoSpaceDE w:val="0"/>
        <w:autoSpaceDN w:val="0"/>
        <w:adjustRightInd w:val="0"/>
        <w:spacing w:line="240" w:lineRule="auto"/>
        <w:rPr>
          <w:del w:id="69" w:author="Katy Morson" w:date="2026-09-25T21:07:00Z" w16du:dateUtc="2026-09-26T01:07:00Z"/>
          <w:rFonts w:ascii="Lucida Sans Unicode" w:hAnsi="Lucida Sans Unicode" w:cs="Lucida Sans Unicode"/>
          <w:color w:val="000000"/>
        </w:rPr>
      </w:pPr>
      <w:del w:id="70" w:author="Katy Morson" w:date="2026-09-25T21:07:00Z" w16du:dateUtc="2026-09-26T01:07:00Z">
        <w:r w:rsidRPr="00484601">
          <w:rPr>
            <w:rFonts w:ascii="Lucida Sans Unicode" w:hAnsi="Lucida Sans Unicode" w:cs="Lucida Sans Unicode"/>
            <w:color w:val="000000"/>
          </w:rPr>
          <w:delText>Evonik is a market leader of polyurethanes additives and provides formulators with a wide array of advanced technologies and a broad toolbox that includes; catalysts (DABCO® and POLYCAT®), surfactants (TEGOSTAB® and DABCO®), curatives (VERSALINKS®), performance additives (DABCO® and ORTEGOL®), and release agents (GORAPUR®). With this comprehensive portfolio of additives, formulators in the CASE industries can optimize performance, enhance process efficiency, and improve product quality and the physical pr</w:delText>
        </w:r>
        <w:r w:rsidR="003445C2">
          <w:rPr>
            <w:rFonts w:ascii="Lucida Sans Unicode" w:hAnsi="Lucida Sans Unicode" w:cs="Lucida Sans Unicode"/>
            <w:color w:val="000000"/>
          </w:rPr>
          <w:delText>operties of the final product.</w:delText>
        </w:r>
      </w:del>
    </w:p>
    <w:p w14:paraId="167230EC" w14:textId="77777777" w:rsidR="00484601" w:rsidRPr="00484601" w:rsidRDefault="00484601" w:rsidP="00484601">
      <w:pPr>
        <w:autoSpaceDE w:val="0"/>
        <w:autoSpaceDN w:val="0"/>
        <w:adjustRightInd w:val="0"/>
        <w:spacing w:line="240" w:lineRule="auto"/>
        <w:rPr>
          <w:del w:id="71" w:author="Katy Morson" w:date="2026-09-25T21:07:00Z" w16du:dateUtc="2026-09-26T01:07:00Z"/>
          <w:rFonts w:ascii="Lucida Sans Unicode" w:hAnsi="Lucida Sans Unicode" w:cs="Lucida Sans Unicode"/>
          <w:color w:val="000000"/>
        </w:rPr>
      </w:pPr>
    </w:p>
    <w:p w14:paraId="35CB8B54" w14:textId="38FD0AE4" w:rsidR="00484601" w:rsidRPr="00484601" w:rsidRDefault="00484601" w:rsidP="00484601">
      <w:pPr>
        <w:autoSpaceDE w:val="0"/>
        <w:autoSpaceDN w:val="0"/>
        <w:adjustRightInd w:val="0"/>
        <w:spacing w:line="240" w:lineRule="auto"/>
        <w:rPr>
          <w:del w:id="72" w:author="Katy Morson" w:date="2026-09-25T21:07:00Z" w16du:dateUtc="2026-09-26T01:07:00Z"/>
          <w:rFonts w:ascii="Lucida Sans Unicode" w:hAnsi="Lucida Sans Unicode" w:cs="Lucida Sans Unicode"/>
          <w:color w:val="000000"/>
        </w:rPr>
      </w:pPr>
      <w:del w:id="73" w:author="Katy Morson" w:date="2026-09-25T21:07:00Z" w16du:dateUtc="2026-09-26T01:07:00Z">
        <w:r w:rsidRPr="00484601">
          <w:rPr>
            <w:rFonts w:ascii="Lucida Sans Unicode" w:hAnsi="Lucida Sans Unicode" w:cs="Lucida Sans Unicode"/>
            <w:color w:val="000000"/>
          </w:rPr>
          <w:delText xml:space="preserve">To learn more about the Evonik CASE additives for </w:delText>
        </w:r>
        <w:r w:rsidR="00E228C5">
          <w:rPr>
            <w:rFonts w:ascii="Lucida Sans Unicode" w:hAnsi="Lucida Sans Unicode" w:cs="Lucida Sans Unicode"/>
            <w:color w:val="000000"/>
          </w:rPr>
          <w:delText>polyurethane</w:delText>
        </w:r>
        <w:r w:rsidRPr="00484601">
          <w:rPr>
            <w:rFonts w:ascii="Lucida Sans Unicode" w:hAnsi="Lucida Sans Unicode" w:cs="Lucida Sans Unicode"/>
            <w:color w:val="000000"/>
          </w:rPr>
          <w:delText xml:space="preserve"> formulation please visit the </w:delText>
        </w:r>
        <w:r>
          <w:fldChar w:fldCharType="begin"/>
        </w:r>
        <w:r>
          <w:delInstrText>HYPERLINK "https://www.pu-additives.com/product/pu-additives/en/applications-solutions/case/"</w:delInstrText>
        </w:r>
        <w:r>
          <w:fldChar w:fldCharType="separate"/>
        </w:r>
        <w:r w:rsidRPr="00484601">
          <w:rPr>
            <w:rStyle w:val="Hyperlink"/>
            <w:rFonts w:ascii="Lucida Sans Unicode" w:hAnsi="Lucida Sans Unicode" w:cs="Lucida Sans Unicode"/>
          </w:rPr>
          <w:delText>CASE pages</w:delText>
        </w:r>
        <w:r>
          <w:fldChar w:fldCharType="end"/>
        </w:r>
        <w:r w:rsidRPr="00484601">
          <w:rPr>
            <w:rFonts w:ascii="Lucida Sans Unicode" w:hAnsi="Lucida Sans Unicode" w:cs="Lucida Sans Unicode"/>
            <w:color w:val="000000"/>
          </w:rPr>
          <w:delText xml:space="preserve"> and download our new Americas brochure</w:delText>
        </w:r>
        <w:r w:rsidR="00750BC5">
          <w:rPr>
            <w:rFonts w:ascii="Lucida Sans Unicode" w:hAnsi="Lucida Sans Unicode" w:cs="Lucida Sans Unicode"/>
            <w:color w:val="000000"/>
          </w:rPr>
          <w:delText xml:space="preserve"> at</w:delText>
        </w:r>
        <w:r w:rsidR="00E228C5">
          <w:rPr>
            <w:rFonts w:ascii="Lucida Sans Unicode" w:hAnsi="Lucida Sans Unicode" w:cs="Lucida Sans Unicode"/>
            <w:color w:val="000000"/>
          </w:rPr>
          <w:delText>:</w:delText>
        </w:r>
        <w:r w:rsidR="00750BC5">
          <w:rPr>
            <w:rFonts w:ascii="Lucida Sans Unicode" w:hAnsi="Lucida Sans Unicode" w:cs="Lucida Sans Unicode"/>
            <w:color w:val="000000"/>
          </w:rPr>
          <w:delText xml:space="preserve"> </w:delText>
        </w:r>
        <w:r w:rsidR="00750BC5">
          <w:fldChar w:fldCharType="begin"/>
        </w:r>
        <w:r w:rsidR="00750BC5">
          <w:delInstrText>HYPERLINK "http://www.evonik.com/polyurethane-additives"</w:delInstrText>
        </w:r>
        <w:r w:rsidR="00750BC5">
          <w:fldChar w:fldCharType="separate"/>
        </w:r>
        <w:r w:rsidR="00750BC5" w:rsidRPr="00750BC5">
          <w:rPr>
            <w:rStyle w:val="Hyperlink"/>
            <w:rFonts w:ascii="Lucida Sans Unicode" w:hAnsi="Lucida Sans Unicode" w:cs="Lucida Sans Unicode"/>
          </w:rPr>
          <w:delText>www.evonik.com/polyurethane-additives</w:delText>
        </w:r>
        <w:r w:rsidR="00750BC5">
          <w:fldChar w:fldCharType="end"/>
        </w:r>
        <w:r w:rsidR="00750BC5">
          <w:rPr>
            <w:rFonts w:ascii="Lucida Sans Unicode" w:hAnsi="Lucida Sans Unicode" w:cs="Lucida Sans Unicode"/>
            <w:color w:val="000000"/>
          </w:rPr>
          <w:delText>.</w:delText>
        </w:r>
      </w:del>
    </w:p>
    <w:p w14:paraId="5CACD4D4" w14:textId="77777777" w:rsidR="00484601" w:rsidRPr="00484601" w:rsidRDefault="00484601" w:rsidP="00484601">
      <w:pPr>
        <w:autoSpaceDE w:val="0"/>
        <w:autoSpaceDN w:val="0"/>
        <w:adjustRightInd w:val="0"/>
        <w:spacing w:line="240" w:lineRule="auto"/>
        <w:rPr>
          <w:del w:id="74" w:author="Katy Morson" w:date="2026-09-25T21:07:00Z" w16du:dateUtc="2026-09-26T01:07:00Z"/>
          <w:rFonts w:ascii="Lucida Sans Unicode" w:hAnsi="Lucida Sans Unicode" w:cs="Lucida Sans Unicode"/>
          <w:color w:val="000000"/>
        </w:rPr>
      </w:pPr>
    </w:p>
    <w:p w14:paraId="6D6DB582" w14:textId="77777777" w:rsidR="009209A1" w:rsidRPr="003445C2" w:rsidRDefault="00484601" w:rsidP="009209A1">
      <w:pPr>
        <w:autoSpaceDE w:val="0"/>
        <w:autoSpaceDN w:val="0"/>
        <w:adjustRightInd w:val="0"/>
        <w:spacing w:line="240" w:lineRule="auto"/>
        <w:rPr>
          <w:del w:id="75" w:author="Katy Morson" w:date="2026-09-25T21:07:00Z" w16du:dateUtc="2026-09-26T01:07:00Z"/>
          <w:rFonts w:ascii="Lucida Sans Unicode" w:hAnsi="Lucida Sans Unicode" w:cs="Lucida Sans Unicode"/>
          <w:color w:val="000000"/>
          <w:lang w:val="en-US"/>
        </w:rPr>
      </w:pPr>
      <w:del w:id="76" w:author="Katy Morson" w:date="2026-09-25T21:07:00Z" w16du:dateUtc="2026-09-26T01:07:00Z">
        <w:r w:rsidRPr="00484601">
          <w:rPr>
            <w:rFonts w:ascii="Lucida Sans Unicode" w:hAnsi="Lucida Sans Unicode" w:cs="Lucida Sans Unicode"/>
            <w:color w:val="000000"/>
          </w:rPr>
          <w:delText xml:space="preserve">For more information on EMCO-INORTECH ULC please visit </w:delText>
        </w:r>
        <w:r>
          <w:fldChar w:fldCharType="begin"/>
        </w:r>
        <w:r>
          <w:delInstrText>HYPERLINK "http://www.inortech.com"</w:delInstrText>
        </w:r>
        <w:r>
          <w:fldChar w:fldCharType="separate"/>
        </w:r>
        <w:r w:rsidRPr="00484601">
          <w:rPr>
            <w:rStyle w:val="Hyperlink"/>
            <w:rFonts w:ascii="Lucida Sans Unicode" w:hAnsi="Lucida Sans Unicode" w:cs="Lucida Sans Unicode"/>
          </w:rPr>
          <w:delText>www.inortech.com</w:delText>
        </w:r>
        <w:r>
          <w:fldChar w:fldCharType="end"/>
        </w:r>
        <w:r w:rsidRPr="00484601">
          <w:rPr>
            <w:rFonts w:ascii="Lucida Sans Unicode" w:hAnsi="Lucida Sans Unicode" w:cs="Lucida Sans Unicode"/>
            <w:color w:val="000000"/>
          </w:rPr>
          <w:delText xml:space="preserve">.   </w:delText>
        </w:r>
      </w:del>
    </w:p>
    <w:p w14:paraId="24D93D08" w14:textId="77777777" w:rsidR="009209A1" w:rsidRPr="003445C2" w:rsidRDefault="009209A1" w:rsidP="009209A1">
      <w:pPr>
        <w:autoSpaceDE w:val="0"/>
        <w:autoSpaceDN w:val="0"/>
        <w:adjustRightInd w:val="0"/>
        <w:spacing w:line="240" w:lineRule="auto"/>
        <w:rPr>
          <w:del w:id="77" w:author="Katy Morson" w:date="2026-09-25T21:07:00Z" w16du:dateUtc="2026-09-26T01:07:00Z"/>
          <w:rFonts w:ascii="Lucida Sans Unicode" w:hAnsi="Lucida Sans Unicode" w:cs="Lucida Sans Unicode"/>
          <w:color w:val="000000"/>
          <w:lang w:val="en-US"/>
        </w:rPr>
      </w:pPr>
    </w:p>
    <w:p w14:paraId="3D0718AC" w14:textId="77777777" w:rsidR="0078184E" w:rsidRPr="00C85EA2" w:rsidRDefault="009209A1" w:rsidP="009209A1">
      <w:pPr>
        <w:spacing w:line="240" w:lineRule="auto"/>
        <w:rPr>
          <w:del w:id="78" w:author="Katy Morson" w:date="2026-09-25T21:07:00Z" w16du:dateUtc="2026-09-26T01:07:00Z"/>
          <w:rFonts w:ascii="Lucida Sans Unicode" w:hAnsi="Lucida Sans Unicode" w:cs="Lucida Sans Unicode"/>
          <w:lang w:val="en-US"/>
        </w:rPr>
      </w:pPr>
      <w:del w:id="79" w:author="Katy Morson" w:date="2026-09-25T21:07:00Z" w16du:dateUtc="2026-09-26T01:07:00Z">
        <w:r w:rsidRPr="00042FE5">
          <w:rPr>
            <w:rFonts w:ascii="Lucida Sans Unicode" w:hAnsi="Lucida Sans Unicode" w:cs="Lucida Sans Unicode"/>
            <w:lang w:val="en-US"/>
          </w:rPr>
          <w:delText xml:space="preserve">For additional information about Evonik in North America, please visit our website: </w:delText>
        </w:r>
        <w:r w:rsidR="0078184E">
          <w:fldChar w:fldCharType="begin"/>
        </w:r>
        <w:r w:rsidR="0078184E">
          <w:delInstrText>HYPERLINK "http://corporate.evonik.us/region/north_america"</w:delInstrText>
        </w:r>
        <w:r w:rsidR="0078184E">
          <w:fldChar w:fldCharType="separate"/>
        </w:r>
        <w:r w:rsidR="0078184E" w:rsidRPr="001F5AF3">
          <w:rPr>
            <w:lang w:val="en-US"/>
          </w:rPr>
          <w:delText>http://corporate.evonik.us/region/north_america</w:delText>
        </w:r>
        <w:r w:rsidR="0078184E">
          <w:fldChar w:fldCharType="end"/>
        </w:r>
        <w:r w:rsidR="0078184E" w:rsidRPr="0078184E">
          <w:rPr>
            <w:rFonts w:ascii="Lucida Sans Unicode" w:hAnsi="Lucida Sans Unicode" w:cs="Lucida Sans Unicode"/>
            <w:lang w:val="en-US"/>
          </w:rPr>
          <w:delText>.</w:delText>
        </w:r>
      </w:del>
    </w:p>
    <w:p w14:paraId="544A643C" w14:textId="77777777" w:rsidR="00635FD5" w:rsidRPr="00CD4A0B" w:rsidRDefault="00635FD5" w:rsidP="007B6605">
      <w:pPr>
        <w:autoSpaceDE w:val="0"/>
        <w:autoSpaceDN w:val="0"/>
        <w:adjustRightInd w:val="0"/>
        <w:spacing w:line="240" w:lineRule="auto"/>
        <w:rPr>
          <w:del w:id="80" w:author="Katy Morson" w:date="2026-09-25T21:07:00Z" w16du:dateUtc="2026-09-26T01:07:00Z"/>
          <w:rFonts w:ascii="Lucida Sans Unicode" w:hAnsi="Lucida Sans Unicode" w:cs="Lucida Sans Unicode"/>
          <w:b/>
          <w:bCs/>
          <w:color w:val="000000"/>
          <w:sz w:val="18"/>
          <w:szCs w:val="18"/>
          <w:lang w:val="en-US"/>
        </w:rPr>
      </w:pPr>
    </w:p>
    <w:p w14:paraId="44F44543" w14:textId="77777777" w:rsidR="00CD4A0B" w:rsidRPr="00CD4A0B" w:rsidRDefault="00CD4A0B" w:rsidP="00CD4A0B">
      <w:pPr>
        <w:autoSpaceDE w:val="0"/>
        <w:autoSpaceDN w:val="0"/>
        <w:adjustRightInd w:val="0"/>
        <w:spacing w:line="240" w:lineRule="auto"/>
        <w:rPr>
          <w:del w:id="81" w:author="Katy Morson" w:date="2026-09-25T21:07:00Z" w16du:dateUtc="2026-09-26T01:07:00Z"/>
          <w:rFonts w:ascii="Lucida Sans Unicode" w:hAnsi="Lucida Sans Unicode" w:cs="Lucida Sans Unicode"/>
          <w:b/>
          <w:bCs/>
          <w:sz w:val="18"/>
          <w:szCs w:val="18"/>
          <w:lang w:val="en-US"/>
        </w:rPr>
      </w:pPr>
      <w:del w:id="82" w:author="Katy Morson" w:date="2026-09-25T21:07:00Z" w16du:dateUtc="2026-09-26T01:07:00Z">
        <w:r w:rsidRPr="00CD4A0B">
          <w:rPr>
            <w:rFonts w:ascii="Lucida Sans Unicode" w:hAnsi="Lucida Sans Unicode" w:cs="Lucida Sans Unicode"/>
            <w:b/>
            <w:bCs/>
            <w:sz w:val="18"/>
            <w:szCs w:val="18"/>
            <w:lang w:val="en-US"/>
          </w:rPr>
          <w:delText xml:space="preserve">Company information </w:delText>
        </w:r>
      </w:del>
    </w:p>
    <w:p w14:paraId="6A11F1A8" w14:textId="77777777" w:rsidR="006D5835" w:rsidRPr="006D5835" w:rsidRDefault="006D5835" w:rsidP="006D5835">
      <w:pPr>
        <w:pStyle w:val="Default"/>
        <w:spacing w:after="0"/>
        <w:rPr>
          <w:del w:id="83" w:author="Katy Morson" w:date="2026-09-25T21:07:00Z" w16du:dateUtc="2026-09-26T01:07:00Z"/>
          <w:rFonts w:ascii="Lucida Sans Unicode" w:hAnsi="Lucida Sans Unicode" w:cs="Lucida Sans Unicode"/>
          <w:color w:val="000000"/>
          <w:sz w:val="18"/>
          <w:szCs w:val="18"/>
        </w:rPr>
      </w:pPr>
      <w:del w:id="84" w:author="Katy Morson" w:date="2026-09-25T21:07:00Z" w16du:dateUtc="2026-09-26T01:07:00Z">
        <w:r w:rsidRPr="006D5835">
          <w:rPr>
            <w:rFonts w:ascii="Lucida Sans Unicode" w:hAnsi="Lucida Sans Unicode" w:cs="Lucida Sans Unicode"/>
            <w:color w:val="000000"/>
            <w:sz w:val="18"/>
            <w:szCs w:val="18"/>
          </w:rPr>
          <w:delText>Evonik is one of the world leaders in specialty chemicals. The focus on more specialty businesses, customer-orientated innovative prowess and a trustful and performance-oriented corporate culture form the heart of Evonik’s corporate strategy. They are the lever for profitable growth and a sustained increase in the value of the company. Evonik benefits specifically from its customer proximity and leading market positions. Evonik is active in over 100 countries around the world with more than 36,000 employees. In fiscal 2017, the enterprise generated sales of €14.4 billion and an operating profit (adjusted EBITDA) of €2.36 billion.</w:delText>
        </w:r>
      </w:del>
    </w:p>
    <w:p w14:paraId="4D709D76" w14:textId="77777777" w:rsidR="006D5835" w:rsidRPr="00045B09" w:rsidRDefault="006D5835" w:rsidP="00045B09">
      <w:pPr>
        <w:pStyle w:val="Default"/>
        <w:spacing w:after="0"/>
        <w:rPr>
          <w:del w:id="85" w:author="Katy Morson" w:date="2026-09-25T21:07:00Z" w16du:dateUtc="2026-09-26T01:07:00Z"/>
          <w:rFonts w:ascii="Lucida Sans Unicode" w:hAnsi="Lucida Sans Unicode" w:cs="Lucida Sans Unicode"/>
          <w:color w:val="000000"/>
          <w:sz w:val="18"/>
          <w:szCs w:val="18"/>
        </w:rPr>
      </w:pPr>
    </w:p>
    <w:p w14:paraId="74559321" w14:textId="77777777" w:rsidR="001449A5" w:rsidRPr="00CD4A0B" w:rsidRDefault="001449A5" w:rsidP="00CD4A0B">
      <w:pPr>
        <w:autoSpaceDE w:val="0"/>
        <w:autoSpaceDN w:val="0"/>
        <w:adjustRightInd w:val="0"/>
        <w:spacing w:line="240" w:lineRule="auto"/>
        <w:rPr>
          <w:del w:id="86" w:author="Katy Morson" w:date="2026-09-25T21:07:00Z" w16du:dateUtc="2026-09-26T01:07:00Z"/>
          <w:rFonts w:ascii="Lucida Sans Unicode" w:hAnsi="Lucida Sans Unicode" w:cs="Lucida Sans Unicode"/>
          <w:color w:val="000000"/>
          <w:sz w:val="18"/>
          <w:szCs w:val="18"/>
          <w:lang w:val="en-US"/>
        </w:rPr>
      </w:pPr>
    </w:p>
    <w:p w14:paraId="11FA3BF9" w14:textId="77777777" w:rsidR="001449A5" w:rsidRPr="00CD4A0B" w:rsidRDefault="001449A5" w:rsidP="00CD4A0B">
      <w:pPr>
        <w:autoSpaceDE w:val="0"/>
        <w:autoSpaceDN w:val="0"/>
        <w:adjustRightInd w:val="0"/>
        <w:spacing w:line="240" w:lineRule="auto"/>
        <w:rPr>
          <w:del w:id="87" w:author="Katy Morson" w:date="2026-09-25T21:07:00Z" w16du:dateUtc="2026-09-26T01:07:00Z"/>
          <w:rFonts w:ascii="Lucida Sans Unicode" w:hAnsi="Lucida Sans Unicode" w:cs="Lucida Sans Unicode"/>
          <w:b/>
          <w:bCs/>
          <w:color w:val="000000"/>
          <w:sz w:val="18"/>
          <w:szCs w:val="18"/>
          <w:lang w:val="en-US"/>
        </w:rPr>
      </w:pPr>
      <w:del w:id="88" w:author="Katy Morson" w:date="2026-09-25T21:07:00Z" w16du:dateUtc="2026-09-26T01:07:00Z">
        <w:r w:rsidRPr="00CD4A0B">
          <w:rPr>
            <w:rFonts w:ascii="Lucida Sans Unicode" w:hAnsi="Lucida Sans Unicode" w:cs="Lucida Sans Unicode"/>
            <w:b/>
            <w:bCs/>
            <w:color w:val="000000"/>
            <w:sz w:val="18"/>
            <w:szCs w:val="18"/>
            <w:lang w:val="en-US"/>
          </w:rPr>
          <w:delText>Disclaimer</w:delText>
        </w:r>
      </w:del>
    </w:p>
    <w:p w14:paraId="47DB70FC" w14:textId="77777777" w:rsidR="006D5835" w:rsidRPr="006D5835" w:rsidRDefault="006D5835" w:rsidP="006D5835">
      <w:pPr>
        <w:spacing w:line="240" w:lineRule="auto"/>
        <w:rPr>
          <w:del w:id="89" w:author="Katy Morson" w:date="2026-09-25T21:07:00Z" w16du:dateUtc="2026-09-26T01:07:00Z"/>
          <w:rFonts w:ascii="Lucida Sans Unicode" w:hAnsi="Lucida Sans Unicode" w:cs="Lucida Sans Unicode"/>
          <w:color w:val="000000"/>
          <w:sz w:val="18"/>
          <w:szCs w:val="18"/>
          <w:lang w:val="en-US"/>
        </w:rPr>
      </w:pPr>
      <w:del w:id="90" w:author="Katy Morson" w:date="2026-09-25T21:07:00Z" w16du:dateUtc="2026-09-26T01:07:00Z">
        <w:r w:rsidRPr="006D5835">
          <w:rPr>
            <w:rFonts w:ascii="Lucida Sans Unicode" w:hAnsi="Lucida Sans Unicode" w:cs="Lucida Sans Unicode"/>
            <w:color w:val="000000"/>
            <w:sz w:val="18"/>
            <w:szCs w:val="18"/>
            <w:lang w:val="en-US"/>
          </w:rPr>
          <w:delText>In so far as forecasts or expectations are expressed in this press release or where our statements concern the future, these forecasts, expectations or statements may involve known or unknown risks and uncertainties. Actual results or developments may vary, depending on changes in the operating environment. Neither Evonik Industries AG nor its group companies assume an obligation to update the forecasts, expectations or statements contained in this release.</w:delText>
        </w:r>
      </w:del>
    </w:p>
    <w:p w14:paraId="7D267C5E" w14:textId="77777777" w:rsidR="00F020B9" w:rsidRPr="001615B0" w:rsidRDefault="00F020B9" w:rsidP="00CD4A0B">
      <w:pPr>
        <w:spacing w:line="240" w:lineRule="auto"/>
        <w:rPr>
          <w:del w:id="91" w:author="Katy Morson" w:date="2026-09-25T21:07:00Z" w16du:dateUtc="2026-09-26T01:07:00Z"/>
          <w:rFonts w:ascii="Lucida Sans Unicode" w:hAnsi="Lucida Sans Unicode" w:cs="Lucida Sans Unicode"/>
          <w:color w:val="000000"/>
          <w:sz w:val="18"/>
          <w:szCs w:val="18"/>
          <w:lang w:val="en-US"/>
        </w:rPr>
      </w:pPr>
    </w:p>
    <w:p w14:paraId="487E0CFF" w14:textId="77777777" w:rsidR="001F5AF3" w:rsidRDefault="001F5AF3" w:rsidP="00164337">
      <w:pPr>
        <w:pStyle w:val="Marginalie"/>
        <w:framePr w:w="0" w:hSpace="0" w:wrap="auto" w:vAnchor="margin" w:hAnchor="text" w:xAlign="left" w:yAlign="inline"/>
        <w:spacing w:line="240" w:lineRule="auto"/>
        <w:rPr>
          <w:del w:id="92" w:author="Katy Morson" w:date="2026-09-25T21:07:00Z" w16du:dateUtc="2026-09-26T01:07:00Z"/>
          <w:rFonts w:ascii="Lucida Sans Unicode" w:hAnsi="Lucida Sans Unicode" w:cs="Lucida Sans Unicode"/>
          <w:sz w:val="22"/>
          <w:lang w:val="fr-FR"/>
        </w:rPr>
      </w:pPr>
    </w:p>
    <w:p w14:paraId="26C56D60" w14:textId="77777777" w:rsidR="001F5AF3" w:rsidRPr="00E3719C" w:rsidRDefault="001F5AF3" w:rsidP="001F5AF3">
      <w:pPr>
        <w:spacing w:line="240" w:lineRule="auto"/>
        <w:rPr>
          <w:del w:id="93" w:author="Katy Morson" w:date="2026-09-25T21:07:00Z" w16du:dateUtc="2026-09-26T01:07:00Z"/>
          <w:rFonts w:ascii="Lucida Sans Unicode" w:hAnsi="Lucida Sans Unicode" w:cs="Lucida Sans Unicode"/>
          <w:b/>
          <w:lang w:val="en-US"/>
        </w:rPr>
      </w:pPr>
      <w:del w:id="94" w:author="Katy Morson" w:date="2026-09-25T21:07:00Z" w16du:dateUtc="2026-09-26T01:07:00Z">
        <w:r w:rsidRPr="00E3719C">
          <w:rPr>
            <w:rFonts w:ascii="Lucida Sans Unicode" w:hAnsi="Lucida Sans Unicode" w:cs="Lucida Sans Unicode"/>
            <w:b/>
            <w:lang w:val="en-US"/>
          </w:rPr>
          <w:delText>For more information, contact:</w:delText>
        </w:r>
      </w:del>
    </w:p>
    <w:p w14:paraId="7F01D470" w14:textId="77777777" w:rsidR="001F5AF3" w:rsidRPr="009333F1" w:rsidRDefault="001F5AF3" w:rsidP="001F5AF3">
      <w:pPr>
        <w:pStyle w:val="Marginalie"/>
        <w:framePr w:w="0" w:hSpace="0" w:wrap="auto" w:vAnchor="margin" w:hAnchor="text" w:xAlign="left" w:yAlign="inline"/>
        <w:spacing w:line="240" w:lineRule="auto"/>
        <w:rPr>
          <w:del w:id="95" w:author="Katy Morson" w:date="2026-09-25T21:07:00Z" w16du:dateUtc="2026-09-26T01:07:00Z"/>
          <w:rFonts w:ascii="Lucida Sans Unicode" w:hAnsi="Lucida Sans Unicode" w:cs="Lucida Sans Unicode"/>
          <w:sz w:val="22"/>
        </w:rPr>
      </w:pPr>
      <w:del w:id="96" w:author="Katy Morson" w:date="2026-09-25T21:07:00Z" w16du:dateUtc="2026-09-26T01:07:00Z">
        <w:r>
          <w:rPr>
            <w:rFonts w:ascii="Lucida Sans Unicode" w:hAnsi="Lucida Sans Unicode" w:cs="Lucida Sans Unicode"/>
            <w:sz w:val="22"/>
          </w:rPr>
          <w:delText>Robert Brown</w:delText>
        </w:r>
      </w:del>
    </w:p>
    <w:p w14:paraId="043FC15B" w14:textId="77777777" w:rsidR="001F5AF3" w:rsidRPr="00164337" w:rsidRDefault="001F5AF3" w:rsidP="001F5AF3">
      <w:pPr>
        <w:pStyle w:val="Marginalie"/>
        <w:framePr w:w="0" w:hSpace="0" w:wrap="auto" w:vAnchor="margin" w:hAnchor="text" w:xAlign="left" w:yAlign="inline"/>
        <w:spacing w:line="240" w:lineRule="auto"/>
        <w:rPr>
          <w:del w:id="97" w:author="Katy Morson" w:date="2026-09-25T21:07:00Z" w16du:dateUtc="2026-09-26T01:07:00Z"/>
          <w:rFonts w:ascii="Lucida Sans Unicode" w:hAnsi="Lucida Sans Unicode" w:cs="Lucida Sans Unicode"/>
          <w:sz w:val="22"/>
          <w:lang w:val="it-IT"/>
        </w:rPr>
      </w:pPr>
      <w:del w:id="98" w:author="Katy Morson" w:date="2026-09-25T21:07:00Z" w16du:dateUtc="2026-09-26T01:07:00Z">
        <w:r w:rsidRPr="00164337">
          <w:rPr>
            <w:rFonts w:ascii="Lucida Sans Unicode" w:hAnsi="Lucida Sans Unicode" w:cs="Lucida Sans Unicode"/>
            <w:sz w:val="22"/>
            <w:lang w:val="it-IT"/>
          </w:rPr>
          <w:delText>Evonik Corporation</w:delText>
        </w:r>
      </w:del>
    </w:p>
    <w:p w14:paraId="1CE96C7E" w14:textId="77777777" w:rsidR="001F5AF3" w:rsidRPr="00164337" w:rsidRDefault="001F5AF3" w:rsidP="001F5AF3">
      <w:pPr>
        <w:pStyle w:val="Marginalie"/>
        <w:framePr w:w="0" w:hSpace="0" w:wrap="auto" w:vAnchor="margin" w:hAnchor="text" w:xAlign="left" w:yAlign="inline"/>
        <w:spacing w:line="240" w:lineRule="auto"/>
        <w:rPr>
          <w:del w:id="99" w:author="Katy Morson" w:date="2026-09-25T21:07:00Z" w16du:dateUtc="2026-09-26T01:07:00Z"/>
          <w:rFonts w:ascii="Lucida Sans Unicode" w:hAnsi="Lucida Sans Unicode" w:cs="Lucida Sans Unicode"/>
          <w:sz w:val="22"/>
          <w:lang w:val="it-IT"/>
        </w:rPr>
      </w:pPr>
      <w:del w:id="100" w:author="Katy Morson" w:date="2026-09-25T21:07:00Z" w16du:dateUtc="2026-09-26T01:07:00Z">
        <w:r w:rsidRPr="00164337">
          <w:rPr>
            <w:rFonts w:ascii="Lucida Sans Unicode" w:hAnsi="Lucida Sans Unicode" w:cs="Lucida Sans Unicode"/>
            <w:sz w:val="22"/>
            <w:lang w:val="it-IT"/>
          </w:rPr>
          <w:delText xml:space="preserve">Tel: </w:delText>
        </w:r>
        <w:r>
          <w:rPr>
            <w:rFonts w:ascii="Lucida Sans Unicode" w:hAnsi="Lucida Sans Unicode" w:cs="Lucida Sans Unicode"/>
            <w:sz w:val="22"/>
            <w:lang w:val="it-IT"/>
          </w:rPr>
          <w:delText xml:space="preserve">+1 </w:delText>
        </w:r>
        <w:r w:rsidRPr="00164337">
          <w:rPr>
            <w:rFonts w:ascii="Lucida Sans Unicode" w:hAnsi="Lucida Sans Unicode" w:cs="Lucida Sans Unicode"/>
            <w:sz w:val="22"/>
            <w:lang w:val="it-IT"/>
          </w:rPr>
          <w:delText>973</w:delText>
        </w:r>
        <w:r>
          <w:rPr>
            <w:rFonts w:ascii="Lucida Sans Unicode" w:hAnsi="Lucida Sans Unicode" w:cs="Lucida Sans Unicode"/>
            <w:sz w:val="22"/>
            <w:lang w:val="it-IT"/>
          </w:rPr>
          <w:delText xml:space="preserve"> </w:delText>
        </w:r>
        <w:r w:rsidR="00143D8A">
          <w:rPr>
            <w:rFonts w:ascii="Lucida Sans Unicode" w:hAnsi="Lucida Sans Unicode" w:cs="Lucida Sans Unicode"/>
            <w:sz w:val="22"/>
            <w:lang w:val="it-IT"/>
          </w:rPr>
          <w:delText>929-8812</w:delText>
        </w:r>
      </w:del>
    </w:p>
    <w:p w14:paraId="41F3EC99" w14:textId="77777777" w:rsidR="001F5AF3" w:rsidRPr="00164337" w:rsidRDefault="001F5AF3" w:rsidP="001F5AF3">
      <w:pPr>
        <w:pStyle w:val="Marginalie"/>
        <w:framePr w:w="0" w:hSpace="0" w:wrap="auto" w:vAnchor="margin" w:hAnchor="text" w:xAlign="left" w:yAlign="inline"/>
        <w:spacing w:line="240" w:lineRule="auto"/>
        <w:rPr>
          <w:del w:id="101" w:author="Katy Morson" w:date="2026-09-25T21:07:00Z" w16du:dateUtc="2026-09-26T01:07:00Z"/>
          <w:rFonts w:ascii="Lucida Sans Unicode" w:hAnsi="Lucida Sans Unicode" w:cs="Lucida Sans Unicode"/>
          <w:sz w:val="22"/>
          <w:lang w:val="it-IT"/>
        </w:rPr>
      </w:pPr>
      <w:del w:id="102" w:author="Katy Morson" w:date="2026-09-25T21:07:00Z" w16du:dateUtc="2026-09-26T01:07:00Z">
        <w:r w:rsidRPr="00164337">
          <w:rPr>
            <w:rFonts w:ascii="Lucida Sans Unicode" w:hAnsi="Lucida Sans Unicode" w:cs="Lucida Sans Unicode"/>
            <w:sz w:val="22"/>
            <w:lang w:val="it-IT"/>
          </w:rPr>
          <w:delText>Cell:</w:delText>
        </w:r>
        <w:r>
          <w:rPr>
            <w:rFonts w:ascii="Lucida Sans Unicode" w:hAnsi="Lucida Sans Unicode" w:cs="Lucida Sans Unicode"/>
            <w:sz w:val="22"/>
            <w:lang w:val="it-IT"/>
          </w:rPr>
          <w:delText xml:space="preserve"> </w:delText>
        </w:r>
        <w:r w:rsidR="00730B83" w:rsidRPr="005853EB">
          <w:rPr>
            <w:rFonts w:ascii="Lucida Sans Unicode" w:hAnsi="Lucida Sans Unicode" w:cs="Lucida Sans Unicode"/>
            <w:sz w:val="22"/>
            <w:lang w:val="pt-PT"/>
          </w:rPr>
          <w:delText>+1 973 906-4635</w:delText>
        </w:r>
      </w:del>
    </w:p>
    <w:p w14:paraId="45C886B8" w14:textId="77777777" w:rsidR="00B55767" w:rsidRPr="00750D68" w:rsidRDefault="001F5AF3" w:rsidP="00164337">
      <w:pPr>
        <w:pStyle w:val="Marginalie"/>
        <w:framePr w:w="0" w:hSpace="0" w:wrap="auto" w:vAnchor="margin" w:hAnchor="text" w:xAlign="left" w:yAlign="inline"/>
        <w:spacing w:line="240" w:lineRule="auto"/>
        <w:rPr>
          <w:del w:id="103" w:author="Katy Morson" w:date="2026-09-25T21:07:00Z" w16du:dateUtc="2026-09-26T01:07:00Z"/>
          <w:rFonts w:ascii="Lucida Sans Unicode" w:hAnsi="Lucida Sans Unicode" w:cs="Lucida Sans Unicode"/>
          <w:sz w:val="22"/>
          <w:lang w:val="fr-FR"/>
        </w:rPr>
      </w:pPr>
      <w:del w:id="104" w:author="Katy Morson" w:date="2026-09-25T21:07:00Z" w16du:dateUtc="2026-09-26T01:07:00Z">
        <w:r w:rsidRPr="00750D68">
          <w:rPr>
            <w:rFonts w:ascii="Lucida Sans Unicode" w:hAnsi="Lucida Sans Unicode" w:cs="Lucida Sans Unicode"/>
            <w:sz w:val="22"/>
            <w:lang w:val="fr-FR"/>
          </w:rPr>
          <w:delText xml:space="preserve">Email: </w:delText>
        </w:r>
        <w:r>
          <w:rPr>
            <w:rFonts w:ascii="Lucida Sans Unicode" w:hAnsi="Lucida Sans Unicode" w:cs="Lucida Sans Unicode"/>
            <w:sz w:val="22"/>
            <w:lang w:val="fr-FR"/>
          </w:rPr>
          <w:delText>robert.brown</w:delText>
        </w:r>
        <w:r w:rsidRPr="00C85EA2">
          <w:rPr>
            <w:rFonts w:ascii="Lucida Sans Unicode" w:hAnsi="Lucida Sans Unicode" w:cs="Lucida Sans Unicode"/>
            <w:sz w:val="22"/>
            <w:lang w:val="fr-FR"/>
          </w:rPr>
          <w:delText>@evonik.com</w:delText>
        </w:r>
      </w:del>
    </w:p>
    <w:p w14:paraId="38E51237" w14:textId="77777777" w:rsidR="00CD2BB8" w:rsidRDefault="00CD2BB8" w:rsidP="00164337">
      <w:pPr>
        <w:pStyle w:val="Marginalie"/>
        <w:framePr w:w="0" w:hSpace="0" w:wrap="auto" w:vAnchor="margin" w:hAnchor="text" w:xAlign="left" w:yAlign="inline"/>
        <w:spacing w:line="240" w:lineRule="auto"/>
        <w:rPr>
          <w:del w:id="105" w:author="Katy Morson" w:date="2026-09-25T21:07:00Z" w16du:dateUtc="2026-09-26T01:07:00Z"/>
          <w:rFonts w:ascii="Lucida Sans Unicode" w:hAnsi="Lucida Sans Unicode" w:cs="Lucida Sans Unicode"/>
          <w:sz w:val="22"/>
          <w:lang w:val="fr-FR"/>
        </w:rPr>
      </w:pPr>
    </w:p>
    <w:p w14:paraId="46F8ABDC" w14:textId="77777777" w:rsidR="00463474" w:rsidRPr="00996A9B" w:rsidRDefault="009C0286" w:rsidP="00492319">
      <w:pPr>
        <w:shd w:val="clear" w:color="auto" w:fill="FFFFFF"/>
        <w:spacing w:after="0" w:line="240" w:lineRule="auto"/>
        <w:rPr>
          <w:color w:val="4C4F4C"/>
          <w:rPrChange w:id="106" w:author="Katy Morson" w:date="2026-09-25T21:07:00Z" w16du:dateUtc="2026-09-26T01:07:00Z">
            <w:rPr>
              <w:rFonts w:ascii="Lucida Sans Unicode" w:hAnsi="Lucida Sans Unicode" w:cs="Lucida Sans Unicode"/>
              <w:sz w:val="22"/>
              <w:lang w:val="fr-FR"/>
            </w:rPr>
          </w:rPrChange>
        </w:rPr>
        <w:pPrChange w:id="107" w:author="Katy Morson" w:date="2026-09-25T21:07:00Z" w16du:dateUtc="2026-09-26T01:07:00Z">
          <w:pPr>
            <w:pStyle w:val="Marginalie"/>
            <w:framePr w:w="0" w:hSpace="0" w:wrap="auto" w:vAnchor="margin" w:hAnchor="text" w:xAlign="left" w:yAlign="inline"/>
            <w:spacing w:line="240" w:lineRule="auto"/>
          </w:pPr>
        </w:pPrChange>
      </w:pPr>
      <w:del w:id="108" w:author="Katy Morson" w:date="2026-09-25T21:07:00Z" w16du:dateUtc="2026-09-26T01:07:00Z">
        <w:r>
          <w:rPr>
            <w:rFonts w:ascii="Lucida Sans Unicode" w:hAnsi="Lucida Sans Unicode" w:cs="Lucida Sans Unicode"/>
            <w:noProof/>
            <w:lang w:val="en-US"/>
          </w:rPr>
          <w:drawing>
            <wp:inline distT="0" distB="0" distL="0" distR="0" wp14:anchorId="697C6FDF" wp14:editId="65DCA496">
              <wp:extent cx="381000" cy="381000"/>
              <wp:effectExtent l="0" t="0" r="0" b="0"/>
              <wp:docPr id="4" name="Picture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ebookF_rgb72dpi_40px.gif"/>
                      <pic:cNvPicPr/>
                    </pic:nvPicPr>
                    <pic:blipFill>
                      <a:blip r:embed="rId10">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inline>
          </w:drawing>
        </w:r>
        <w:r>
          <w:rPr>
            <w:rFonts w:ascii="Lucida Sans Unicode" w:hAnsi="Lucida Sans Unicode" w:cs="Lucida Sans Unicode"/>
            <w:lang w:val="fr-FR"/>
          </w:rPr>
          <w:tab/>
        </w:r>
        <w:r>
          <w:rPr>
            <w:rFonts w:ascii="Lucida Sans Unicode" w:hAnsi="Lucida Sans Unicode" w:cs="Lucida Sans Unicode"/>
            <w:noProof/>
            <w:lang w:val="en-US"/>
          </w:rPr>
          <w:drawing>
            <wp:inline distT="0" distB="0" distL="0" distR="0" wp14:anchorId="5CA301E1" wp14:editId="748C0A73">
              <wp:extent cx="381000" cy="381000"/>
              <wp:effectExtent l="0" t="0" r="0" b="0"/>
              <wp:docPr id="5" name="Picture 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witterT_rgb72dpi_40px.gif"/>
                      <pic:cNvPicPr/>
                    </pic:nvPicPr>
                    <pic:blipFill>
                      <a:blip r:embed="rId12">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inline>
          </w:drawing>
        </w:r>
      </w:del>
    </w:p>
    <w:sectPr w:rsidR="00463474" w:rsidRPr="00996A9B" w:rsidSect="00996A9B">
      <w:headerReference w:type="default" r:id="rId13"/>
      <w:footerReference w:type="default" r:id="rId14"/>
      <w:pgSz w:w="11906" w:h="16838" w:code="0"/>
      <w:pgMar w:top="720" w:right="720" w:bottom="720" w:left="720" w:header="708" w:footer="708" w:gutter="0"/>
      <w:cols w:space="708"/>
      <w:titlePg w:val="0"/>
      <w:docGrid w:linePitch="360"/>
      <w:sectPrChange w:id="111" w:author="Katy Morson" w:date="2026-09-25T21:07:00Z" w16du:dateUtc="2026-09-26T01:07:00Z">
        <w:sectPr w:rsidR="00463474" w:rsidRPr="00996A9B" w:rsidSect="00996A9B">
          <w:pgSz w:w="12240" w:h="15840" w:code="1"/>
          <w:pgMar w:top="1440" w:right="1440" w:bottom="821" w:left="1368" w:header="1022" w:footer="792" w:gutter="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7BC126" w14:textId="77777777" w:rsidR="00E82611" w:rsidRDefault="00E82611" w:rsidP="00F12C65">
      <w:pPr>
        <w:spacing w:after="0" w:line="240" w:lineRule="auto"/>
        <w:pPrChange w:id="7" w:author="Katy Morson" w:date="2026-09-25T21:07:00Z" w16du:dateUtc="2026-09-26T01:07:00Z">
          <w:pPr/>
        </w:pPrChange>
      </w:pPr>
      <w:r>
        <w:separator/>
      </w:r>
    </w:p>
  </w:endnote>
  <w:endnote w:type="continuationSeparator" w:id="0">
    <w:p w14:paraId="63956C4C" w14:textId="77777777" w:rsidR="00E82611" w:rsidRDefault="00E82611" w:rsidP="00F12C65">
      <w:pPr>
        <w:spacing w:after="0" w:line="240" w:lineRule="auto"/>
        <w:pPrChange w:id="8" w:author="Katy Morson" w:date="2026-09-25T21:07:00Z" w16du:dateUtc="2026-09-26T01:07: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Typewriter">
    <w:panose1 w:val="020B0509030504030204"/>
    <w:charset w:val="4D"/>
    <w:family w:val="modern"/>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B1CFB0" w14:textId="77777777" w:rsidR="00A941C3" w:rsidRDefault="00A941C3">
    <w:pPr>
      <w:pStyle w:val="Salutation"/>
      <w:pPrChange w:id="110" w:author="Katy Morson" w:date="2026-09-25T21:07:00Z" w16du:dateUtc="2026-09-26T01:07: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93F60F" w14:textId="77777777" w:rsidR="00E82611" w:rsidRDefault="00E82611" w:rsidP="00F12C65">
      <w:pPr>
        <w:spacing w:after="0" w:line="240" w:lineRule="auto"/>
        <w:pPrChange w:id="5" w:author="Katy Morson" w:date="2026-09-25T21:07:00Z" w16du:dateUtc="2026-09-26T01:07:00Z">
          <w:pPr/>
        </w:pPrChange>
      </w:pPr>
      <w:r>
        <w:separator/>
      </w:r>
    </w:p>
  </w:footnote>
  <w:footnote w:type="continuationSeparator" w:id="0">
    <w:p w14:paraId="61D2E014" w14:textId="77777777" w:rsidR="00E82611" w:rsidRDefault="00E82611" w:rsidP="00F12C65">
      <w:pPr>
        <w:spacing w:after="0" w:line="240" w:lineRule="auto"/>
        <w:pPrChange w:id="6" w:author="Katy Morson" w:date="2026-09-25T21:07:00Z" w16du:dateUtc="2026-09-26T01:07: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7AE9F" w14:textId="77777777" w:rsidR="00A941C3" w:rsidRDefault="00A941C3">
    <w:pPr>
      <w:pStyle w:val="111111"/>
      <w:pPrChange w:id="109" w:author="Katy Morson" w:date="2026-09-25T21:07:00Z" w16du:dateUtc="2026-09-26T01:07: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2E4693F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3E632B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EA4105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2F21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4E6020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C07D3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8D0625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51618E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E8320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AFC81D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F7C55"/>
    <w:multiLevelType w:val="hybridMultilevel"/>
    <w:tmpl w:val="831E7B4E"/>
    <w:lvl w:ilvl="0" w:tplc="4E3EFB9E">
      <w:start w:val="1"/>
      <w:numFmt w:val="bullet"/>
      <w:pStyle w:val="Heading1"/>
      <w:lvlText w:val=""/>
      <w:lvlJc w:val="left"/>
      <w:pPr>
        <w:tabs>
          <w:tab w:val="num" w:pos="227"/>
        </w:tabs>
        <w:ind w:left="227" w:hanging="22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B37120"/>
    <w:multiLevelType w:val="multilevel"/>
    <w:tmpl w:val="6042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B5F74"/>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0EB149BE"/>
    <w:multiLevelType w:val="multilevel"/>
    <w:tmpl w:val="90E4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078B5"/>
    <w:multiLevelType w:val="multilevel"/>
    <w:tmpl w:val="0ECC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A18CE"/>
    <w:multiLevelType w:val="multilevel"/>
    <w:tmpl w:val="04070023"/>
    <w:styleLink w:val="ArticleSection"/>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38816050"/>
    <w:multiLevelType w:val="multilevel"/>
    <w:tmpl w:val="506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74C4F"/>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165111B"/>
    <w:multiLevelType w:val="multilevel"/>
    <w:tmpl w:val="E398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20509"/>
    <w:multiLevelType w:val="multilevel"/>
    <w:tmpl w:val="B5FC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35BAD"/>
    <w:multiLevelType w:val="multilevel"/>
    <w:tmpl w:val="86D4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22708"/>
    <w:multiLevelType w:val="multilevel"/>
    <w:tmpl w:val="CE4E2C70"/>
    <w:lvl w:ilvl="0">
      <w:start w:val="1"/>
      <w:numFmt w:val="bullet"/>
      <w:lvlText w:val=""/>
      <w:lvlJc w:val="left"/>
      <w:pPr>
        <w:tabs>
          <w:tab w:val="num" w:pos="284"/>
        </w:tabs>
        <w:ind w:left="284" w:hanging="284"/>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B95865"/>
    <w:multiLevelType w:val="multilevel"/>
    <w:tmpl w:val="2C20382C"/>
    <w:lvl w:ilvl="0">
      <w:start w:val="1"/>
      <w:numFmt w:val="bullet"/>
      <w:lvlText w:val=""/>
      <w:lvlJc w:val="left"/>
      <w:pPr>
        <w:tabs>
          <w:tab w:val="num" w:pos="397"/>
        </w:tabs>
        <w:ind w:left="397" w:hanging="397"/>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245843187">
    <w:abstractNumId w:val="9"/>
  </w:num>
  <w:num w:numId="2" w16cid:durableId="1486897346">
    <w:abstractNumId w:val="7"/>
  </w:num>
  <w:num w:numId="3" w16cid:durableId="1535002209">
    <w:abstractNumId w:val="6"/>
  </w:num>
  <w:num w:numId="4" w16cid:durableId="994643737">
    <w:abstractNumId w:val="5"/>
  </w:num>
  <w:num w:numId="5" w16cid:durableId="1525510749">
    <w:abstractNumId w:val="4"/>
  </w:num>
  <w:num w:numId="6" w16cid:durableId="1566643695">
    <w:abstractNumId w:val="8"/>
  </w:num>
  <w:num w:numId="7" w16cid:durableId="1158158680">
    <w:abstractNumId w:val="3"/>
  </w:num>
  <w:num w:numId="8" w16cid:durableId="891577951">
    <w:abstractNumId w:val="2"/>
  </w:num>
  <w:num w:numId="9" w16cid:durableId="1957370085">
    <w:abstractNumId w:val="1"/>
  </w:num>
  <w:num w:numId="10" w16cid:durableId="769394510">
    <w:abstractNumId w:val="0"/>
  </w:num>
  <w:num w:numId="11" w16cid:durableId="1312825917">
    <w:abstractNumId w:val="12"/>
  </w:num>
  <w:num w:numId="12" w16cid:durableId="987974230">
    <w:abstractNumId w:val="17"/>
  </w:num>
  <w:num w:numId="13" w16cid:durableId="1978292111">
    <w:abstractNumId w:val="15"/>
  </w:num>
  <w:num w:numId="14" w16cid:durableId="2061782815">
    <w:abstractNumId w:val="10"/>
  </w:num>
  <w:num w:numId="15" w16cid:durableId="1822043933">
    <w:abstractNumId w:val="22"/>
  </w:num>
  <w:num w:numId="16" w16cid:durableId="739910103">
    <w:abstractNumId w:val="21"/>
  </w:num>
  <w:num w:numId="17" w16cid:durableId="1421173069">
    <w:abstractNumId w:val="16"/>
  </w:num>
  <w:num w:numId="18" w16cid:durableId="853153237">
    <w:abstractNumId w:val="20"/>
  </w:num>
  <w:num w:numId="19" w16cid:durableId="1133451358">
    <w:abstractNumId w:val="13"/>
  </w:num>
  <w:num w:numId="20" w16cid:durableId="558982987">
    <w:abstractNumId w:val="18"/>
  </w:num>
  <w:num w:numId="21" w16cid:durableId="1193956542">
    <w:abstractNumId w:val="11"/>
  </w:num>
  <w:num w:numId="22" w16cid:durableId="1266378618">
    <w:abstractNumId w:val="19"/>
  </w:num>
  <w:num w:numId="23" w16cid:durableId="1352338469">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ctiveWritingStyle w:appName="MSWord" w:lang="it-IT" w:vendorID="64" w:dllVersion="6" w:nlCheck="1" w:checkStyle="0"/>
  <w:activeWritingStyle w:appName="MSWord" w:lang="fr-FR" w:vendorID="64" w:dllVersion="6" w:nlCheck="1" w:checkStyle="1"/>
  <w:activeWritingStyle w:appName="MSWord" w:lang="en-GB" w:vendorID="64" w:dllVersion="6" w:nlCheck="1" w:checkStyle="1"/>
  <w:activeWritingStyle w:appName="MSWord" w:lang="en-US" w:vendorID="64" w:dllVersion="6" w:nlCheck="1" w:checkStyle="1"/>
  <w:activeWritingStyle w:appName="MSWord" w:lang="es-CR" w:vendorID="64" w:dllVersion="6" w:nlCheck="1" w:checkStyle="1"/>
  <w:activeWritingStyle w:appName="MSWord" w:lang="de-DE" w:vendorID="64" w:dllVersion="6" w:nlCheck="1" w:checkStyle="1"/>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DAB"/>
    <w:rsid w:val="00004F91"/>
    <w:rsid w:val="00007459"/>
    <w:rsid w:val="00045B09"/>
    <w:rsid w:val="00055106"/>
    <w:rsid w:val="00060A07"/>
    <w:rsid w:val="0007210F"/>
    <w:rsid w:val="00072A22"/>
    <w:rsid w:val="00072D5E"/>
    <w:rsid w:val="0007747B"/>
    <w:rsid w:val="00092F83"/>
    <w:rsid w:val="000974AC"/>
    <w:rsid w:val="000B5571"/>
    <w:rsid w:val="000B7611"/>
    <w:rsid w:val="000C4523"/>
    <w:rsid w:val="000C7CBE"/>
    <w:rsid w:val="000D1DD8"/>
    <w:rsid w:val="000D2449"/>
    <w:rsid w:val="000F1771"/>
    <w:rsid w:val="000F2C53"/>
    <w:rsid w:val="00101997"/>
    <w:rsid w:val="00107F77"/>
    <w:rsid w:val="001406C9"/>
    <w:rsid w:val="00143D8A"/>
    <w:rsid w:val="001449A5"/>
    <w:rsid w:val="00156FBC"/>
    <w:rsid w:val="001615B0"/>
    <w:rsid w:val="001631E8"/>
    <w:rsid w:val="00164337"/>
    <w:rsid w:val="00165932"/>
    <w:rsid w:val="001A6E5F"/>
    <w:rsid w:val="001B7A4A"/>
    <w:rsid w:val="001C07DB"/>
    <w:rsid w:val="001D25DA"/>
    <w:rsid w:val="001D64AF"/>
    <w:rsid w:val="001F5AF3"/>
    <w:rsid w:val="001F6DC6"/>
    <w:rsid w:val="00212277"/>
    <w:rsid w:val="00217C18"/>
    <w:rsid w:val="00240E74"/>
    <w:rsid w:val="002429BF"/>
    <w:rsid w:val="00255830"/>
    <w:rsid w:val="0026200E"/>
    <w:rsid w:val="00280311"/>
    <w:rsid w:val="00280C64"/>
    <w:rsid w:val="00285FC7"/>
    <w:rsid w:val="002913B0"/>
    <w:rsid w:val="002A386D"/>
    <w:rsid w:val="002A6EDD"/>
    <w:rsid w:val="002B4F35"/>
    <w:rsid w:val="002C10C6"/>
    <w:rsid w:val="002C3C5D"/>
    <w:rsid w:val="002D2996"/>
    <w:rsid w:val="002D49E1"/>
    <w:rsid w:val="002F0441"/>
    <w:rsid w:val="00322A9E"/>
    <w:rsid w:val="0032611E"/>
    <w:rsid w:val="00335794"/>
    <w:rsid w:val="003445C2"/>
    <w:rsid w:val="003469C2"/>
    <w:rsid w:val="003508E4"/>
    <w:rsid w:val="00360C1F"/>
    <w:rsid w:val="00361C10"/>
    <w:rsid w:val="003661BB"/>
    <w:rsid w:val="0037186A"/>
    <w:rsid w:val="00374E86"/>
    <w:rsid w:val="00380845"/>
    <w:rsid w:val="00385A00"/>
    <w:rsid w:val="003B13FB"/>
    <w:rsid w:val="003B67DE"/>
    <w:rsid w:val="003D16E2"/>
    <w:rsid w:val="003D3205"/>
    <w:rsid w:val="003D61D3"/>
    <w:rsid w:val="003E064D"/>
    <w:rsid w:val="003F7A7A"/>
    <w:rsid w:val="00410058"/>
    <w:rsid w:val="004146D3"/>
    <w:rsid w:val="004235BD"/>
    <w:rsid w:val="00423893"/>
    <w:rsid w:val="00442EDE"/>
    <w:rsid w:val="00453658"/>
    <w:rsid w:val="00457520"/>
    <w:rsid w:val="00463474"/>
    <w:rsid w:val="00471DD3"/>
    <w:rsid w:val="0047371B"/>
    <w:rsid w:val="004820F9"/>
    <w:rsid w:val="00482172"/>
    <w:rsid w:val="004825B1"/>
    <w:rsid w:val="00484601"/>
    <w:rsid w:val="00487F70"/>
    <w:rsid w:val="00492319"/>
    <w:rsid w:val="004A032B"/>
    <w:rsid w:val="004A17FB"/>
    <w:rsid w:val="004C0374"/>
    <w:rsid w:val="004E1DCE"/>
    <w:rsid w:val="004E3ACC"/>
    <w:rsid w:val="004F0B24"/>
    <w:rsid w:val="004F45F2"/>
    <w:rsid w:val="005015A2"/>
    <w:rsid w:val="00522204"/>
    <w:rsid w:val="00530585"/>
    <w:rsid w:val="00531DA5"/>
    <w:rsid w:val="005341DC"/>
    <w:rsid w:val="00535347"/>
    <w:rsid w:val="00536744"/>
    <w:rsid w:val="005449A3"/>
    <w:rsid w:val="00545652"/>
    <w:rsid w:val="00561A39"/>
    <w:rsid w:val="00574486"/>
    <w:rsid w:val="005869B9"/>
    <w:rsid w:val="005903F9"/>
    <w:rsid w:val="00594782"/>
    <w:rsid w:val="00594E5C"/>
    <w:rsid w:val="005A73EC"/>
    <w:rsid w:val="005C1B57"/>
    <w:rsid w:val="005C4A1E"/>
    <w:rsid w:val="005C6D6F"/>
    <w:rsid w:val="005D4853"/>
    <w:rsid w:val="005D792D"/>
    <w:rsid w:val="005E0430"/>
    <w:rsid w:val="005F1DE1"/>
    <w:rsid w:val="005F53A6"/>
    <w:rsid w:val="005F5F1B"/>
    <w:rsid w:val="00606A38"/>
    <w:rsid w:val="006160F5"/>
    <w:rsid w:val="0062090C"/>
    <w:rsid w:val="00635FD5"/>
    <w:rsid w:val="006361FF"/>
    <w:rsid w:val="00642BCE"/>
    <w:rsid w:val="0064457E"/>
    <w:rsid w:val="006455A7"/>
    <w:rsid w:val="00647DEF"/>
    <w:rsid w:val="00651A61"/>
    <w:rsid w:val="00655CC7"/>
    <w:rsid w:val="00671D2E"/>
    <w:rsid w:val="00681A56"/>
    <w:rsid w:val="006830D8"/>
    <w:rsid w:val="006845BC"/>
    <w:rsid w:val="0068746B"/>
    <w:rsid w:val="006956FF"/>
    <w:rsid w:val="006A581A"/>
    <w:rsid w:val="006B4956"/>
    <w:rsid w:val="006B4D3B"/>
    <w:rsid w:val="006D5835"/>
    <w:rsid w:val="006F2FA7"/>
    <w:rsid w:val="006F6B06"/>
    <w:rsid w:val="00705FF3"/>
    <w:rsid w:val="007077CA"/>
    <w:rsid w:val="00730B83"/>
    <w:rsid w:val="007344FF"/>
    <w:rsid w:val="00746373"/>
    <w:rsid w:val="00750BC5"/>
    <w:rsid w:val="00750D68"/>
    <w:rsid w:val="007547B7"/>
    <w:rsid w:val="00762991"/>
    <w:rsid w:val="00764018"/>
    <w:rsid w:val="00766FAF"/>
    <w:rsid w:val="00775D2E"/>
    <w:rsid w:val="0078184E"/>
    <w:rsid w:val="00783C23"/>
    <w:rsid w:val="007A2C47"/>
    <w:rsid w:val="007A5CC3"/>
    <w:rsid w:val="007B427B"/>
    <w:rsid w:val="007B5AFB"/>
    <w:rsid w:val="007B5F39"/>
    <w:rsid w:val="007B6605"/>
    <w:rsid w:val="007F7DF9"/>
    <w:rsid w:val="008045B1"/>
    <w:rsid w:val="0082049D"/>
    <w:rsid w:val="00824F38"/>
    <w:rsid w:val="00827819"/>
    <w:rsid w:val="00845394"/>
    <w:rsid w:val="008464AA"/>
    <w:rsid w:val="008620C3"/>
    <w:rsid w:val="00875886"/>
    <w:rsid w:val="00875ABD"/>
    <w:rsid w:val="00875D49"/>
    <w:rsid w:val="00880E66"/>
    <w:rsid w:val="00885442"/>
    <w:rsid w:val="008955E8"/>
    <w:rsid w:val="0089591C"/>
    <w:rsid w:val="008A0D35"/>
    <w:rsid w:val="008A1902"/>
    <w:rsid w:val="008A1D80"/>
    <w:rsid w:val="008B03E0"/>
    <w:rsid w:val="008B13BF"/>
    <w:rsid w:val="008B4DE0"/>
    <w:rsid w:val="008B738A"/>
    <w:rsid w:val="008B7AFE"/>
    <w:rsid w:val="008C00D3"/>
    <w:rsid w:val="008D5D86"/>
    <w:rsid w:val="008D6DFD"/>
    <w:rsid w:val="008E6A1B"/>
    <w:rsid w:val="008E7EE7"/>
    <w:rsid w:val="008F72E1"/>
    <w:rsid w:val="009061F7"/>
    <w:rsid w:val="0090621C"/>
    <w:rsid w:val="0091044F"/>
    <w:rsid w:val="009209A1"/>
    <w:rsid w:val="00922736"/>
    <w:rsid w:val="00923A9C"/>
    <w:rsid w:val="0092547F"/>
    <w:rsid w:val="00943AD9"/>
    <w:rsid w:val="009512D9"/>
    <w:rsid w:val="009622C2"/>
    <w:rsid w:val="00966953"/>
    <w:rsid w:val="00971975"/>
    <w:rsid w:val="00972E2B"/>
    <w:rsid w:val="009779EE"/>
    <w:rsid w:val="009833F8"/>
    <w:rsid w:val="009960BD"/>
    <w:rsid w:val="00996A9B"/>
    <w:rsid w:val="00996B7F"/>
    <w:rsid w:val="009A3B7D"/>
    <w:rsid w:val="009B78E2"/>
    <w:rsid w:val="009C0286"/>
    <w:rsid w:val="009C186E"/>
    <w:rsid w:val="009D2217"/>
    <w:rsid w:val="009D29F3"/>
    <w:rsid w:val="009E618D"/>
    <w:rsid w:val="00A0729F"/>
    <w:rsid w:val="00A16154"/>
    <w:rsid w:val="00A3196D"/>
    <w:rsid w:val="00A3776E"/>
    <w:rsid w:val="00A63BA3"/>
    <w:rsid w:val="00A741B3"/>
    <w:rsid w:val="00A86586"/>
    <w:rsid w:val="00A86C63"/>
    <w:rsid w:val="00A92989"/>
    <w:rsid w:val="00A941C3"/>
    <w:rsid w:val="00AA4E35"/>
    <w:rsid w:val="00AB1B29"/>
    <w:rsid w:val="00AB4272"/>
    <w:rsid w:val="00AC4C3C"/>
    <w:rsid w:val="00AE1DFF"/>
    <w:rsid w:val="00AE4919"/>
    <w:rsid w:val="00AF7E60"/>
    <w:rsid w:val="00B02F09"/>
    <w:rsid w:val="00B07B18"/>
    <w:rsid w:val="00B11872"/>
    <w:rsid w:val="00B12118"/>
    <w:rsid w:val="00B16EA4"/>
    <w:rsid w:val="00B3007F"/>
    <w:rsid w:val="00B30E12"/>
    <w:rsid w:val="00B45A0A"/>
    <w:rsid w:val="00B55767"/>
    <w:rsid w:val="00B56D2A"/>
    <w:rsid w:val="00B6080D"/>
    <w:rsid w:val="00B70922"/>
    <w:rsid w:val="00B71EC8"/>
    <w:rsid w:val="00B752A5"/>
    <w:rsid w:val="00B75C24"/>
    <w:rsid w:val="00B8565D"/>
    <w:rsid w:val="00B8732F"/>
    <w:rsid w:val="00B914A0"/>
    <w:rsid w:val="00BC04FA"/>
    <w:rsid w:val="00BD4695"/>
    <w:rsid w:val="00BE1FFC"/>
    <w:rsid w:val="00BF04B8"/>
    <w:rsid w:val="00BF2897"/>
    <w:rsid w:val="00BF3F4D"/>
    <w:rsid w:val="00C0259F"/>
    <w:rsid w:val="00C116FB"/>
    <w:rsid w:val="00C1691E"/>
    <w:rsid w:val="00C233C9"/>
    <w:rsid w:val="00C3656A"/>
    <w:rsid w:val="00C45CF6"/>
    <w:rsid w:val="00C462A9"/>
    <w:rsid w:val="00C47A01"/>
    <w:rsid w:val="00C56D7E"/>
    <w:rsid w:val="00C70EEB"/>
    <w:rsid w:val="00C85EA2"/>
    <w:rsid w:val="00CC2050"/>
    <w:rsid w:val="00CD2BB8"/>
    <w:rsid w:val="00CD4A0B"/>
    <w:rsid w:val="00CD7311"/>
    <w:rsid w:val="00CE1FA0"/>
    <w:rsid w:val="00CE4ADB"/>
    <w:rsid w:val="00CE5B46"/>
    <w:rsid w:val="00CE7EB7"/>
    <w:rsid w:val="00D0348D"/>
    <w:rsid w:val="00D14F0E"/>
    <w:rsid w:val="00D15CAF"/>
    <w:rsid w:val="00D465D8"/>
    <w:rsid w:val="00D46DAB"/>
    <w:rsid w:val="00D50B3E"/>
    <w:rsid w:val="00D51365"/>
    <w:rsid w:val="00D65D0C"/>
    <w:rsid w:val="00D71CD6"/>
    <w:rsid w:val="00D74865"/>
    <w:rsid w:val="00D84239"/>
    <w:rsid w:val="00D84DBC"/>
    <w:rsid w:val="00D9769A"/>
    <w:rsid w:val="00DA1BF9"/>
    <w:rsid w:val="00DA7735"/>
    <w:rsid w:val="00DB3E3C"/>
    <w:rsid w:val="00DC6C48"/>
    <w:rsid w:val="00DC70C1"/>
    <w:rsid w:val="00DE534A"/>
    <w:rsid w:val="00E03E0C"/>
    <w:rsid w:val="00E22375"/>
    <w:rsid w:val="00E228C5"/>
    <w:rsid w:val="00E241B0"/>
    <w:rsid w:val="00E27505"/>
    <w:rsid w:val="00E325CB"/>
    <w:rsid w:val="00E363F0"/>
    <w:rsid w:val="00E369AE"/>
    <w:rsid w:val="00E430EA"/>
    <w:rsid w:val="00E476B1"/>
    <w:rsid w:val="00E51EBB"/>
    <w:rsid w:val="00E644AF"/>
    <w:rsid w:val="00E67273"/>
    <w:rsid w:val="00E82611"/>
    <w:rsid w:val="00E90058"/>
    <w:rsid w:val="00E909E3"/>
    <w:rsid w:val="00E96EF8"/>
    <w:rsid w:val="00EA1609"/>
    <w:rsid w:val="00EA5555"/>
    <w:rsid w:val="00EB0A9C"/>
    <w:rsid w:val="00EB4AB4"/>
    <w:rsid w:val="00EC0FB8"/>
    <w:rsid w:val="00EC2924"/>
    <w:rsid w:val="00EC2C4D"/>
    <w:rsid w:val="00EE0757"/>
    <w:rsid w:val="00EE6D06"/>
    <w:rsid w:val="00EF7405"/>
    <w:rsid w:val="00F020B9"/>
    <w:rsid w:val="00F12C65"/>
    <w:rsid w:val="00F17BAA"/>
    <w:rsid w:val="00F232FD"/>
    <w:rsid w:val="00F465DE"/>
    <w:rsid w:val="00F6360A"/>
    <w:rsid w:val="00F66FEE"/>
    <w:rsid w:val="00F70C57"/>
    <w:rsid w:val="00F73F5A"/>
    <w:rsid w:val="00F978E5"/>
    <w:rsid w:val="00FA0000"/>
    <w:rsid w:val="00FA5F5C"/>
    <w:rsid w:val="00FC3400"/>
    <w:rsid w:val="00FC7C16"/>
    <w:rsid w:val="00FD1184"/>
    <w:rsid w:val="00FD5EEE"/>
    <w:rsid w:val="00FF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E5F38"/>
  <w15:docId w15:val="{FC86888E-3DB7-4198-9599-A56934A1F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Change w:id="0" w:author="Katy Morson" w:date="2026-09-25T21:07:00Z">
        <w:pPr>
          <w:spacing w:line="300" w:lineRule="atLeast"/>
        </w:pPr>
      </w:pPrChange>
    </w:pPr>
    <w:rPr>
      <w:rFonts w:asciiTheme="minorHAnsi" w:eastAsiaTheme="minorHAnsi" w:hAnsiTheme="minorHAnsi" w:cstheme="minorBidi"/>
      <w:sz w:val="22"/>
      <w:szCs w:val="22"/>
      <w:lang w:val="en-GB"/>
      <w:rPrChange w:id="0" w:author="Katy Morson" w:date="2026-09-25T21:07:00Z">
        <w:rPr>
          <w:rFonts w:ascii="Lucida Sans" w:hAnsi="Lucida Sans"/>
          <w:sz w:val="21"/>
          <w:szCs w:val="24"/>
          <w:lang w:val="de-DE" w:eastAsia="de-DE" w:bidi="ar-SA"/>
        </w:rPr>
      </w:rPrChange>
    </w:rPr>
  </w:style>
  <w:style w:type="paragraph" w:styleId="Heading1">
    <w:name w:val="heading 1"/>
    <w:basedOn w:val="Normal"/>
    <w:link w:val="Heading1Char"/>
    <w:uiPriority w:val="9"/>
    <w:qFormat/>
    <w:rsid w:val="003469C2"/>
    <w:pPr>
      <w:spacing w:before="100" w:beforeAutospacing="1" w:after="100" w:afterAutospacing="1" w:line="240" w:lineRule="auto"/>
      <w:outlineLvl w:val="0"/>
      <w:pPrChange w:id="1" w:author="Katy Morson" w:date="2026-09-25T21:07:00Z">
        <w:pPr>
          <w:keepNext/>
          <w:numPr>
            <w:numId w:val="14"/>
          </w:numPr>
          <w:tabs>
            <w:tab w:val="num" w:pos="227"/>
          </w:tabs>
          <w:spacing w:before="300" w:after="160" w:line="259" w:lineRule="auto"/>
          <w:ind w:left="227" w:hanging="227"/>
          <w:outlineLvl w:val="0"/>
        </w:pPr>
      </w:pPrChange>
    </w:pPr>
    <w:rPr>
      <w:rFonts w:ascii="Times New Roman" w:eastAsia="Times New Roman" w:hAnsi="Times New Roman" w:cs="Times New Roman"/>
      <w:b/>
      <w:bCs/>
      <w:kern w:val="36"/>
      <w:sz w:val="48"/>
      <w:szCs w:val="48"/>
      <w:lang w:eastAsia="en-GB"/>
      <w:rPrChange w:id="1" w:author="Katy Morson" w:date="2026-09-25T21:07:00Z">
        <w:rPr>
          <w:rFonts w:asciiTheme="minorHAnsi" w:eastAsiaTheme="minorHAnsi" w:hAnsiTheme="minorHAnsi" w:cs="Arial"/>
          <w:bCs/>
          <w:kern w:val="32"/>
          <w:sz w:val="24"/>
          <w:szCs w:val="32"/>
          <w:lang w:val="en-GB" w:eastAsia="en-US" w:bidi="ar-SA"/>
        </w:rPr>
      </w:rPrChange>
    </w:rPr>
  </w:style>
  <w:style w:type="paragraph" w:styleId="Heading2">
    <w:name w:val="heading 2"/>
    <w:basedOn w:val="Normal"/>
    <w:next w:val="Normal"/>
    <w:link w:val="Heading2Char"/>
    <w:uiPriority w:val="9"/>
    <w:semiHidden/>
    <w:unhideWhenUsed/>
    <w:qFormat/>
    <w:rsid w:val="003469C2"/>
    <w:pPr>
      <w:keepNext/>
      <w:keepLines/>
      <w:spacing w:before="40" w:after="0"/>
      <w:outlineLvl w:val="1"/>
      <w:pPrChange w:id="2" w:author="Katy Morson" w:date="2026-09-25T21:07:00Z">
        <w:pPr>
          <w:keepNext/>
          <w:spacing w:before="300" w:after="160" w:line="259" w:lineRule="auto"/>
          <w:outlineLvl w:val="1"/>
        </w:pPr>
      </w:pPrChange>
    </w:pPr>
    <w:rPr>
      <w:rFonts w:asciiTheme="majorHAnsi" w:eastAsiaTheme="majorEastAsia" w:hAnsiTheme="majorHAnsi" w:cstheme="majorBidi"/>
      <w:color w:val="365F91" w:themeColor="accent1" w:themeShade="BF"/>
      <w:sz w:val="26"/>
      <w:szCs w:val="26"/>
      <w:rPrChange w:id="2" w:author="Katy Morson" w:date="2026-09-25T21:07:00Z">
        <w:rPr>
          <w:rFonts w:asciiTheme="minorHAnsi" w:eastAsiaTheme="minorHAnsi" w:hAnsiTheme="minorHAnsi" w:cs="Arial"/>
          <w:b/>
          <w:bCs/>
          <w:iCs/>
          <w:sz w:val="22"/>
          <w:szCs w:val="28"/>
          <w:lang w:val="en-GB" w:eastAsia="en-US" w:bidi="ar-SA"/>
        </w:rPr>
      </w:rPrChange>
    </w:rPr>
  </w:style>
  <w:style w:type="paragraph" w:styleId="Heading3">
    <w:name w:val="heading 3"/>
    <w:basedOn w:val="Title"/>
    <w:next w:val="Title"/>
    <w:qFormat/>
    <w:rsid w:val="00D50B3E"/>
    <w:pPr>
      <w:keepNext/>
      <w:spacing w:after="600"/>
      <w:outlineLvl w:val="2"/>
    </w:pPr>
    <w:rPr>
      <w:bCs w:val="0"/>
      <w:szCs w:val="26"/>
    </w:rPr>
  </w:style>
  <w:style w:type="paragraph" w:styleId="Heading4">
    <w:name w:val="heading 4"/>
    <w:basedOn w:val="Boilerplate"/>
    <w:next w:val="Boilerplate"/>
    <w:qFormat/>
    <w:rsid w:val="006A581A"/>
    <w:pPr>
      <w:keepNext/>
      <w:spacing w:before="240"/>
      <w:outlineLvl w:val="3"/>
    </w:pPr>
    <w:rPr>
      <w:b/>
      <w:bCs/>
      <w:szCs w:val="28"/>
    </w:rPr>
  </w:style>
  <w:style w:type="paragraph" w:styleId="Heading5">
    <w:name w:val="heading 5"/>
    <w:basedOn w:val="Normal"/>
    <w:next w:val="Normal"/>
    <w:qFormat/>
    <w:rsid w:val="002D2996"/>
    <w:pPr>
      <w:spacing w:before="240" w:after="60"/>
      <w:outlineLvl w:val="4"/>
    </w:pPr>
    <w:rPr>
      <w:b/>
      <w:bCs/>
      <w:i/>
      <w:iCs/>
      <w:sz w:val="26"/>
      <w:szCs w:val="26"/>
    </w:rPr>
  </w:style>
  <w:style w:type="paragraph" w:styleId="Heading6">
    <w:name w:val="heading 6"/>
    <w:basedOn w:val="Normal"/>
    <w:next w:val="Normal"/>
    <w:qFormat/>
    <w:rsid w:val="002D2996"/>
    <w:pPr>
      <w:spacing w:before="240" w:after="60"/>
      <w:outlineLvl w:val="5"/>
    </w:pPr>
    <w:rPr>
      <w:b/>
      <w:bCs/>
    </w:rPr>
  </w:style>
  <w:style w:type="paragraph" w:styleId="Heading7">
    <w:name w:val="heading 7"/>
    <w:basedOn w:val="Normal"/>
    <w:next w:val="Normal"/>
    <w:qFormat/>
    <w:rsid w:val="002D2996"/>
    <w:pPr>
      <w:spacing w:before="240" w:after="60"/>
      <w:outlineLvl w:val="6"/>
    </w:pPr>
  </w:style>
  <w:style w:type="paragraph" w:styleId="Heading8">
    <w:name w:val="heading 8"/>
    <w:basedOn w:val="Normal"/>
    <w:next w:val="Normal"/>
    <w:qFormat/>
    <w:rsid w:val="002D2996"/>
    <w:pPr>
      <w:spacing w:before="240" w:after="60"/>
      <w:outlineLvl w:val="7"/>
    </w:pPr>
    <w:rPr>
      <w:i/>
      <w:iCs/>
    </w:rPr>
  </w:style>
  <w:style w:type="paragraph" w:styleId="Heading9">
    <w:name w:val="heading 9"/>
    <w:basedOn w:val="Normal"/>
    <w:next w:val="Normal"/>
    <w:qFormat/>
    <w:rsid w:val="002D2996"/>
    <w:p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Zahl">
    <w:name w:val="Zahl"/>
    <w:basedOn w:val="Normal"/>
    <w:semiHidden/>
    <w:rsid w:val="004146D3"/>
    <w:pPr>
      <w:spacing w:line="240" w:lineRule="exact"/>
      <w:ind w:left="74" w:right="-170"/>
    </w:pPr>
    <w:rPr>
      <w:rFonts w:ascii="Lucida Sans Typewriter" w:hAnsi="Lucida Sans Typewriter"/>
      <w:spacing w:val="146"/>
      <w:position w:val="-2"/>
      <w:sz w:val="18"/>
    </w:rPr>
  </w:style>
  <w:style w:type="paragraph" w:styleId="Header">
    <w:name w:val="header"/>
    <w:basedOn w:val="Normal"/>
    <w:rsid w:val="002D2996"/>
    <w:pPr>
      <w:tabs>
        <w:tab w:val="center" w:pos="4536"/>
        <w:tab w:val="right" w:pos="9072"/>
      </w:tabs>
    </w:pPr>
  </w:style>
  <w:style w:type="paragraph" w:styleId="Footer">
    <w:name w:val="footer"/>
    <w:basedOn w:val="Normal"/>
    <w:rsid w:val="002D2996"/>
    <w:pPr>
      <w:tabs>
        <w:tab w:val="center" w:pos="4536"/>
        <w:tab w:val="right" w:pos="9072"/>
      </w:tabs>
    </w:pPr>
  </w:style>
  <w:style w:type="character" w:styleId="PageNumber">
    <w:name w:val="page number"/>
    <w:basedOn w:val="DefaultParagraphFont"/>
    <w:semiHidden/>
    <w:rsid w:val="002D2996"/>
  </w:style>
  <w:style w:type="numbering" w:styleId="111111">
    <w:name w:val="Outline List 2"/>
    <w:basedOn w:val="NoList"/>
    <w:semiHidden/>
    <w:rsid w:val="002D2996"/>
    <w:pPr>
      <w:numPr>
        <w:numId w:val="11"/>
      </w:numPr>
    </w:pPr>
  </w:style>
  <w:style w:type="numbering" w:styleId="1ai">
    <w:name w:val="Outline List 1"/>
    <w:basedOn w:val="NoList"/>
    <w:semiHidden/>
    <w:rsid w:val="002D2996"/>
    <w:pPr>
      <w:numPr>
        <w:numId w:val="12"/>
      </w:numPr>
    </w:pPr>
  </w:style>
  <w:style w:type="paragraph" w:styleId="Salutation">
    <w:name w:val="Salutation"/>
    <w:basedOn w:val="Normal"/>
    <w:next w:val="Normal"/>
    <w:semiHidden/>
    <w:rsid w:val="002D2996"/>
  </w:style>
  <w:style w:type="numbering" w:styleId="ArticleSection">
    <w:name w:val="Outline List 3"/>
    <w:basedOn w:val="NoList"/>
    <w:semiHidden/>
    <w:rsid w:val="002D2996"/>
    <w:pPr>
      <w:numPr>
        <w:numId w:val="13"/>
      </w:numPr>
    </w:pPr>
  </w:style>
  <w:style w:type="paragraph" w:styleId="ListBullet">
    <w:name w:val="List Bullet"/>
    <w:basedOn w:val="Normal"/>
    <w:rsid w:val="002D2996"/>
    <w:pPr>
      <w:numPr>
        <w:numId w:val="1"/>
      </w:numPr>
    </w:pPr>
  </w:style>
  <w:style w:type="paragraph" w:styleId="ListBullet2">
    <w:name w:val="List Bullet 2"/>
    <w:basedOn w:val="Normal"/>
    <w:semiHidden/>
    <w:rsid w:val="002D2996"/>
    <w:pPr>
      <w:numPr>
        <w:numId w:val="2"/>
      </w:numPr>
    </w:pPr>
  </w:style>
  <w:style w:type="paragraph" w:styleId="ListBullet3">
    <w:name w:val="List Bullet 3"/>
    <w:basedOn w:val="Normal"/>
    <w:semiHidden/>
    <w:rsid w:val="002D2996"/>
    <w:pPr>
      <w:numPr>
        <w:numId w:val="3"/>
      </w:numPr>
    </w:pPr>
  </w:style>
  <w:style w:type="paragraph" w:styleId="ListBullet4">
    <w:name w:val="List Bullet 4"/>
    <w:basedOn w:val="Normal"/>
    <w:semiHidden/>
    <w:rsid w:val="002D2996"/>
    <w:pPr>
      <w:numPr>
        <w:numId w:val="4"/>
      </w:numPr>
    </w:pPr>
  </w:style>
  <w:style w:type="paragraph" w:styleId="ListBullet5">
    <w:name w:val="List Bullet 5"/>
    <w:basedOn w:val="Normal"/>
    <w:semiHidden/>
    <w:rsid w:val="002D2996"/>
    <w:pPr>
      <w:numPr>
        <w:numId w:val="5"/>
      </w:numPr>
    </w:pPr>
  </w:style>
  <w:style w:type="character" w:styleId="FollowedHyperlink">
    <w:name w:val="FollowedHyperlink"/>
    <w:semiHidden/>
    <w:rsid w:val="002D2996"/>
    <w:rPr>
      <w:color w:val="800080"/>
      <w:u w:val="single"/>
    </w:rPr>
  </w:style>
  <w:style w:type="paragraph" w:styleId="BlockText">
    <w:name w:val="Block Text"/>
    <w:basedOn w:val="Normal"/>
    <w:semiHidden/>
    <w:rsid w:val="002D2996"/>
    <w:pPr>
      <w:spacing w:after="120"/>
      <w:ind w:left="1440" w:right="1440"/>
    </w:pPr>
  </w:style>
  <w:style w:type="paragraph" w:styleId="Date">
    <w:name w:val="Date"/>
    <w:basedOn w:val="Normal"/>
    <w:next w:val="Normal"/>
    <w:semiHidden/>
    <w:rsid w:val="002D2996"/>
  </w:style>
  <w:style w:type="paragraph" w:styleId="E-mailSignature">
    <w:name w:val="E-mail Signature"/>
    <w:basedOn w:val="Normal"/>
    <w:semiHidden/>
    <w:rsid w:val="002D2996"/>
  </w:style>
  <w:style w:type="character" w:styleId="Strong">
    <w:name w:val="Strong"/>
    <w:qFormat/>
    <w:rsid w:val="002D2996"/>
    <w:rPr>
      <w:b/>
      <w:bCs/>
    </w:rPr>
  </w:style>
  <w:style w:type="paragraph" w:styleId="NoteHeading">
    <w:name w:val="Note Heading"/>
    <w:basedOn w:val="Normal"/>
    <w:next w:val="Normal"/>
    <w:semiHidden/>
    <w:rsid w:val="002D2996"/>
  </w:style>
  <w:style w:type="paragraph" w:styleId="Closing">
    <w:name w:val="Closing"/>
    <w:basedOn w:val="Normal"/>
    <w:semiHidden/>
    <w:rsid w:val="002D2996"/>
    <w:pPr>
      <w:ind w:left="4252"/>
    </w:pPr>
  </w:style>
  <w:style w:type="character" w:styleId="Emphasis">
    <w:name w:val="Emphasis"/>
    <w:qFormat/>
    <w:rsid w:val="002D2996"/>
    <w:rPr>
      <w:i/>
      <w:iCs/>
    </w:rPr>
  </w:style>
  <w:style w:type="paragraph" w:styleId="HTMLAddress">
    <w:name w:val="HTML Address"/>
    <w:basedOn w:val="Normal"/>
    <w:semiHidden/>
    <w:rsid w:val="002D2996"/>
    <w:rPr>
      <w:i/>
      <w:iCs/>
    </w:rPr>
  </w:style>
  <w:style w:type="character" w:styleId="HTMLAcronym">
    <w:name w:val="HTML Acronym"/>
    <w:basedOn w:val="DefaultParagraphFont"/>
    <w:semiHidden/>
    <w:rsid w:val="002D2996"/>
  </w:style>
  <w:style w:type="character" w:styleId="HTMLSample">
    <w:name w:val="HTML Sample"/>
    <w:semiHidden/>
    <w:rsid w:val="002D2996"/>
    <w:rPr>
      <w:rFonts w:ascii="Courier New" w:hAnsi="Courier New" w:cs="Courier New"/>
    </w:rPr>
  </w:style>
  <w:style w:type="character" w:styleId="HTMLCode">
    <w:name w:val="HTML Code"/>
    <w:semiHidden/>
    <w:rsid w:val="002D2996"/>
    <w:rPr>
      <w:rFonts w:ascii="Courier New" w:hAnsi="Courier New" w:cs="Courier New"/>
      <w:sz w:val="20"/>
      <w:szCs w:val="20"/>
    </w:rPr>
  </w:style>
  <w:style w:type="character" w:styleId="HTMLDefinition">
    <w:name w:val="HTML Definition"/>
    <w:semiHidden/>
    <w:rsid w:val="002D2996"/>
    <w:rPr>
      <w:i/>
      <w:iCs/>
    </w:rPr>
  </w:style>
  <w:style w:type="character" w:styleId="HTMLTypewriter">
    <w:name w:val="HTML Typewriter"/>
    <w:semiHidden/>
    <w:rsid w:val="002D2996"/>
    <w:rPr>
      <w:rFonts w:ascii="Courier New" w:hAnsi="Courier New" w:cs="Courier New"/>
      <w:sz w:val="20"/>
      <w:szCs w:val="20"/>
    </w:rPr>
  </w:style>
  <w:style w:type="character" w:styleId="HTMLKeyboard">
    <w:name w:val="HTML Keyboard"/>
    <w:semiHidden/>
    <w:rsid w:val="002D2996"/>
    <w:rPr>
      <w:rFonts w:ascii="Courier New" w:hAnsi="Courier New" w:cs="Courier New"/>
      <w:sz w:val="20"/>
      <w:szCs w:val="20"/>
    </w:rPr>
  </w:style>
  <w:style w:type="character" w:styleId="HTMLVariable">
    <w:name w:val="HTML Variable"/>
    <w:semiHidden/>
    <w:rsid w:val="002D2996"/>
    <w:rPr>
      <w:i/>
      <w:iCs/>
    </w:rPr>
  </w:style>
  <w:style w:type="paragraph" w:styleId="HTMLPreformatted">
    <w:name w:val="HTML Preformatted"/>
    <w:basedOn w:val="Normal"/>
    <w:semiHidden/>
    <w:rsid w:val="002D2996"/>
    <w:rPr>
      <w:rFonts w:ascii="Courier New" w:hAnsi="Courier New" w:cs="Courier New"/>
      <w:sz w:val="20"/>
      <w:szCs w:val="20"/>
    </w:rPr>
  </w:style>
  <w:style w:type="character" w:styleId="HTMLCite">
    <w:name w:val="HTML Cite"/>
    <w:semiHidden/>
    <w:rsid w:val="002D2996"/>
    <w:rPr>
      <w:i/>
      <w:iCs/>
    </w:rPr>
  </w:style>
  <w:style w:type="character" w:styleId="Hyperlink">
    <w:name w:val="Hyperlink"/>
    <w:rsid w:val="002C10C6"/>
    <w:rPr>
      <w:color w:val="auto"/>
      <w:u w:val="none"/>
    </w:rPr>
  </w:style>
  <w:style w:type="paragraph" w:styleId="List">
    <w:name w:val="List"/>
    <w:basedOn w:val="Normal"/>
    <w:semiHidden/>
    <w:rsid w:val="002D2996"/>
    <w:pPr>
      <w:ind w:left="283" w:hanging="283"/>
    </w:pPr>
  </w:style>
  <w:style w:type="paragraph" w:styleId="List2">
    <w:name w:val="List 2"/>
    <w:basedOn w:val="Normal"/>
    <w:semiHidden/>
    <w:rsid w:val="002D2996"/>
    <w:pPr>
      <w:ind w:left="566" w:hanging="283"/>
    </w:pPr>
  </w:style>
  <w:style w:type="paragraph" w:styleId="List3">
    <w:name w:val="List 3"/>
    <w:basedOn w:val="Normal"/>
    <w:semiHidden/>
    <w:rsid w:val="002D2996"/>
    <w:pPr>
      <w:ind w:left="849" w:hanging="283"/>
    </w:pPr>
  </w:style>
  <w:style w:type="paragraph" w:styleId="List4">
    <w:name w:val="List 4"/>
    <w:basedOn w:val="Normal"/>
    <w:semiHidden/>
    <w:rsid w:val="002D2996"/>
    <w:pPr>
      <w:ind w:left="1132" w:hanging="283"/>
    </w:pPr>
  </w:style>
  <w:style w:type="paragraph" w:styleId="List5">
    <w:name w:val="List 5"/>
    <w:basedOn w:val="Normal"/>
    <w:semiHidden/>
    <w:rsid w:val="002D2996"/>
    <w:pPr>
      <w:ind w:left="1415" w:hanging="283"/>
    </w:pPr>
  </w:style>
  <w:style w:type="paragraph" w:styleId="ListContinue">
    <w:name w:val="List Continue"/>
    <w:basedOn w:val="Normal"/>
    <w:semiHidden/>
    <w:rsid w:val="002D2996"/>
    <w:pPr>
      <w:spacing w:after="120"/>
      <w:ind w:left="283"/>
    </w:pPr>
  </w:style>
  <w:style w:type="paragraph" w:styleId="ListContinue2">
    <w:name w:val="List Continue 2"/>
    <w:basedOn w:val="Normal"/>
    <w:semiHidden/>
    <w:rsid w:val="002D2996"/>
    <w:pPr>
      <w:spacing w:after="120"/>
      <w:ind w:left="566"/>
    </w:pPr>
  </w:style>
  <w:style w:type="paragraph" w:styleId="ListContinue3">
    <w:name w:val="List Continue 3"/>
    <w:basedOn w:val="Normal"/>
    <w:semiHidden/>
    <w:rsid w:val="002D2996"/>
    <w:pPr>
      <w:spacing w:after="120"/>
      <w:ind w:left="849"/>
    </w:pPr>
  </w:style>
  <w:style w:type="paragraph" w:styleId="ListContinue4">
    <w:name w:val="List Continue 4"/>
    <w:basedOn w:val="Normal"/>
    <w:semiHidden/>
    <w:rsid w:val="002D2996"/>
    <w:pPr>
      <w:spacing w:after="120"/>
      <w:ind w:left="1132"/>
    </w:pPr>
  </w:style>
  <w:style w:type="paragraph" w:styleId="ListContinue5">
    <w:name w:val="List Continue 5"/>
    <w:basedOn w:val="Normal"/>
    <w:semiHidden/>
    <w:rsid w:val="002D2996"/>
    <w:pPr>
      <w:spacing w:after="120"/>
      <w:ind w:left="1415"/>
    </w:pPr>
  </w:style>
  <w:style w:type="paragraph" w:styleId="ListNumber">
    <w:name w:val="List Number"/>
    <w:basedOn w:val="Normal"/>
    <w:semiHidden/>
    <w:rsid w:val="002D2996"/>
    <w:pPr>
      <w:numPr>
        <w:numId w:val="6"/>
      </w:numPr>
    </w:pPr>
  </w:style>
  <w:style w:type="paragraph" w:styleId="ListNumber2">
    <w:name w:val="List Number 2"/>
    <w:basedOn w:val="Normal"/>
    <w:semiHidden/>
    <w:rsid w:val="002D2996"/>
    <w:pPr>
      <w:numPr>
        <w:numId w:val="7"/>
      </w:numPr>
    </w:pPr>
  </w:style>
  <w:style w:type="paragraph" w:styleId="ListNumber3">
    <w:name w:val="List Number 3"/>
    <w:basedOn w:val="Normal"/>
    <w:semiHidden/>
    <w:rsid w:val="002D2996"/>
    <w:pPr>
      <w:numPr>
        <w:numId w:val="8"/>
      </w:numPr>
    </w:pPr>
  </w:style>
  <w:style w:type="paragraph" w:styleId="ListNumber4">
    <w:name w:val="List Number 4"/>
    <w:basedOn w:val="Normal"/>
    <w:semiHidden/>
    <w:rsid w:val="002D2996"/>
    <w:pPr>
      <w:numPr>
        <w:numId w:val="9"/>
      </w:numPr>
    </w:pPr>
  </w:style>
  <w:style w:type="paragraph" w:styleId="ListNumber5">
    <w:name w:val="List Number 5"/>
    <w:basedOn w:val="Normal"/>
    <w:semiHidden/>
    <w:rsid w:val="002D2996"/>
    <w:pPr>
      <w:numPr>
        <w:numId w:val="10"/>
      </w:numPr>
    </w:pPr>
  </w:style>
  <w:style w:type="paragraph" w:styleId="MessageHeader">
    <w:name w:val="Message Header"/>
    <w:basedOn w:val="Normal"/>
    <w:semiHidden/>
    <w:rsid w:val="002D299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PlainText">
    <w:name w:val="Plain Text"/>
    <w:basedOn w:val="Normal"/>
    <w:semiHidden/>
    <w:rsid w:val="002D2996"/>
    <w:rPr>
      <w:rFonts w:ascii="Courier New" w:hAnsi="Courier New" w:cs="Courier New"/>
      <w:sz w:val="20"/>
      <w:szCs w:val="20"/>
    </w:rPr>
  </w:style>
  <w:style w:type="paragraph" w:styleId="NormalWeb">
    <w:name w:val="Normal (Web)"/>
    <w:basedOn w:val="Normal"/>
    <w:uiPriority w:val="99"/>
    <w:semiHidden/>
    <w:unhideWhenUsed/>
    <w:rsid w:val="00492319"/>
    <w:pPr>
      <w:spacing w:before="100" w:beforeAutospacing="1" w:after="100" w:afterAutospacing="1" w:line="240" w:lineRule="auto"/>
      <w:pPrChange w:id="3" w:author="Katy Morson" w:date="2026-09-25T21:07:00Z">
        <w:pPr>
          <w:spacing w:after="160" w:line="259" w:lineRule="auto"/>
        </w:pPr>
      </w:pPrChange>
    </w:pPr>
    <w:rPr>
      <w:rFonts w:ascii="Times New Roman" w:eastAsia="Times New Roman" w:hAnsi="Times New Roman" w:cs="Times New Roman"/>
      <w:sz w:val="24"/>
      <w:szCs w:val="24"/>
      <w:lang w:eastAsia="en-GB"/>
      <w:rPrChange w:id="3" w:author="Katy Morson" w:date="2026-09-25T21:07:00Z">
        <w:rPr>
          <w:rFonts w:asciiTheme="minorHAnsi" w:eastAsiaTheme="minorHAnsi" w:hAnsiTheme="minorHAnsi" w:cstheme="minorBidi"/>
          <w:sz w:val="22"/>
          <w:szCs w:val="22"/>
          <w:lang w:val="en-GB" w:eastAsia="en-US" w:bidi="ar-SA"/>
        </w:rPr>
      </w:rPrChange>
    </w:rPr>
  </w:style>
  <w:style w:type="paragraph" w:styleId="NormalIndent">
    <w:name w:val="Normal Indent"/>
    <w:basedOn w:val="Normal"/>
    <w:semiHidden/>
    <w:rsid w:val="002D2996"/>
    <w:pPr>
      <w:ind w:left="708"/>
    </w:pPr>
  </w:style>
  <w:style w:type="table" w:styleId="Table3Deffects1">
    <w:name w:val="Table 3D effects 1"/>
    <w:basedOn w:val="TableNormal"/>
    <w:semiHidden/>
    <w:rsid w:val="002D299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D299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D299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rsid w:val="002D299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semiHidden/>
    <w:rsid w:val="002D299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D299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D299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semiHidden/>
    <w:rsid w:val="002D299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semiHidden/>
    <w:rsid w:val="002D299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2D299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2D299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2D299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D299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D299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D299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semiHidden/>
    <w:rsid w:val="002D299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D299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D299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D299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D299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D299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D299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D299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2D299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semiHidden/>
    <w:rsid w:val="002D299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D299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2D299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D299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D299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D299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D299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D299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semiHidden/>
    <w:rsid w:val="002D299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D299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D299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D299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D299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semiHidden/>
    <w:rsid w:val="002D299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D299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2D299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D299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D29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
    <w:name w:val="Table Grid"/>
    <w:basedOn w:val="TableNormal"/>
    <w:semiHidden/>
    <w:rsid w:val="002D29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semiHidden/>
    <w:rsid w:val="002D29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rsid w:val="002D2996"/>
    <w:pPr>
      <w:spacing w:after="120"/>
    </w:pPr>
  </w:style>
  <w:style w:type="paragraph" w:styleId="BodyText2">
    <w:name w:val="Body Text 2"/>
    <w:basedOn w:val="Normal"/>
    <w:semiHidden/>
    <w:rsid w:val="002D2996"/>
    <w:pPr>
      <w:spacing w:after="120" w:line="480" w:lineRule="auto"/>
    </w:pPr>
  </w:style>
  <w:style w:type="paragraph" w:styleId="BodyText3">
    <w:name w:val="Body Text 3"/>
    <w:basedOn w:val="Normal"/>
    <w:semiHidden/>
    <w:rsid w:val="002D2996"/>
    <w:pPr>
      <w:spacing w:after="120"/>
    </w:pPr>
    <w:rPr>
      <w:sz w:val="16"/>
      <w:szCs w:val="16"/>
    </w:rPr>
  </w:style>
  <w:style w:type="paragraph" w:styleId="BodyTextIndent2">
    <w:name w:val="Body Text Indent 2"/>
    <w:basedOn w:val="Normal"/>
    <w:semiHidden/>
    <w:rsid w:val="002D2996"/>
    <w:pPr>
      <w:spacing w:after="120" w:line="480" w:lineRule="auto"/>
      <w:ind w:left="283"/>
    </w:pPr>
  </w:style>
  <w:style w:type="paragraph" w:styleId="BodyTextIndent3">
    <w:name w:val="Body Text Indent 3"/>
    <w:basedOn w:val="Normal"/>
    <w:semiHidden/>
    <w:rsid w:val="002D2996"/>
    <w:pPr>
      <w:spacing w:after="120"/>
      <w:ind w:left="283"/>
    </w:pPr>
    <w:rPr>
      <w:sz w:val="16"/>
      <w:szCs w:val="16"/>
    </w:rPr>
  </w:style>
  <w:style w:type="paragraph" w:styleId="BodyTextFirstIndent">
    <w:name w:val="Body Text First Indent"/>
    <w:basedOn w:val="BodyText"/>
    <w:semiHidden/>
    <w:rsid w:val="002D2996"/>
    <w:pPr>
      <w:ind w:firstLine="210"/>
    </w:pPr>
  </w:style>
  <w:style w:type="paragraph" w:styleId="BodyTextIndent">
    <w:name w:val="Body Text Indent"/>
    <w:basedOn w:val="Normal"/>
    <w:semiHidden/>
    <w:rsid w:val="002D2996"/>
    <w:pPr>
      <w:spacing w:after="120"/>
      <w:ind w:left="283"/>
    </w:pPr>
  </w:style>
  <w:style w:type="paragraph" w:styleId="BodyTextFirstIndent2">
    <w:name w:val="Body Text First Indent 2"/>
    <w:basedOn w:val="BodyTextIndent"/>
    <w:semiHidden/>
    <w:rsid w:val="002D2996"/>
    <w:pPr>
      <w:ind w:firstLine="210"/>
    </w:pPr>
  </w:style>
  <w:style w:type="paragraph" w:styleId="Title">
    <w:name w:val="Title"/>
    <w:basedOn w:val="Normal"/>
    <w:qFormat/>
    <w:rsid w:val="00D65D0C"/>
    <w:pPr>
      <w:spacing w:line="360" w:lineRule="atLeast"/>
      <w:outlineLvl w:val="0"/>
    </w:pPr>
    <w:rPr>
      <w:rFonts w:cs="Arial"/>
      <w:b/>
      <w:bCs/>
      <w:kern w:val="28"/>
      <w:sz w:val="30"/>
      <w:szCs w:val="32"/>
    </w:rPr>
  </w:style>
  <w:style w:type="paragraph" w:styleId="EnvelopeReturn">
    <w:name w:val="envelope return"/>
    <w:basedOn w:val="Normal"/>
    <w:semiHidden/>
    <w:rsid w:val="002D2996"/>
    <w:rPr>
      <w:rFonts w:ascii="Arial" w:hAnsi="Arial" w:cs="Arial"/>
      <w:sz w:val="20"/>
      <w:szCs w:val="20"/>
    </w:rPr>
  </w:style>
  <w:style w:type="paragraph" w:styleId="EnvelopeAddress">
    <w:name w:val="envelope address"/>
    <w:basedOn w:val="Normal"/>
    <w:semiHidden/>
    <w:rsid w:val="002D2996"/>
    <w:pPr>
      <w:framePr w:w="4320" w:h="2160" w:hRule="exact" w:hSpace="141" w:wrap="auto" w:hAnchor="page" w:xAlign="center" w:yAlign="bottom"/>
      <w:ind w:left="1"/>
    </w:pPr>
    <w:rPr>
      <w:rFonts w:ascii="Arial" w:hAnsi="Arial" w:cs="Arial"/>
    </w:rPr>
  </w:style>
  <w:style w:type="paragraph" w:styleId="Signature">
    <w:name w:val="Signature"/>
    <w:basedOn w:val="Normal"/>
    <w:semiHidden/>
    <w:rsid w:val="002D2996"/>
    <w:pPr>
      <w:ind w:left="4252"/>
    </w:pPr>
  </w:style>
  <w:style w:type="paragraph" w:styleId="Subtitle">
    <w:name w:val="Subtitle"/>
    <w:basedOn w:val="Normal"/>
    <w:qFormat/>
    <w:rsid w:val="002D2996"/>
    <w:pPr>
      <w:spacing w:after="60"/>
      <w:jc w:val="center"/>
      <w:outlineLvl w:val="1"/>
    </w:pPr>
    <w:rPr>
      <w:rFonts w:ascii="Arial" w:hAnsi="Arial" w:cs="Arial"/>
    </w:rPr>
  </w:style>
  <w:style w:type="character" w:styleId="LineNumber">
    <w:name w:val="line number"/>
    <w:basedOn w:val="DefaultParagraphFont"/>
    <w:semiHidden/>
    <w:rsid w:val="002D2996"/>
  </w:style>
  <w:style w:type="paragraph" w:customStyle="1" w:styleId="Marginalie">
    <w:name w:val="Marginalie"/>
    <w:basedOn w:val="Normal"/>
    <w:rsid w:val="004E1DCE"/>
    <w:pPr>
      <w:framePr w:w="2279" w:hSpace="181" w:wrap="around" w:vAnchor="page" w:hAnchor="page" w:x="9016" w:y="3176"/>
      <w:tabs>
        <w:tab w:val="left" w:pos="518"/>
      </w:tabs>
      <w:spacing w:line="180" w:lineRule="atLeast"/>
    </w:pPr>
    <w:rPr>
      <w:sz w:val="13"/>
    </w:rPr>
  </w:style>
  <w:style w:type="paragraph" w:customStyle="1" w:styleId="Boilerplate">
    <w:name w:val="Boilerplate"/>
    <w:basedOn w:val="Normal"/>
    <w:rsid w:val="00922736"/>
    <w:pPr>
      <w:spacing w:line="240" w:lineRule="atLeast"/>
    </w:pPr>
    <w:rPr>
      <w:sz w:val="18"/>
    </w:rPr>
  </w:style>
  <w:style w:type="paragraph" w:customStyle="1" w:styleId="Default">
    <w:name w:val="Default"/>
    <w:uiPriority w:val="99"/>
    <w:rsid w:val="0007747B"/>
    <w:pPr>
      <w:widowControl w:val="0"/>
      <w:autoSpaceDE w:val="0"/>
      <w:autoSpaceDN w:val="0"/>
      <w:adjustRightInd w:val="0"/>
      <w:spacing w:after="120"/>
    </w:pPr>
    <w:rPr>
      <w:sz w:val="24"/>
      <w:szCs w:val="24"/>
    </w:rPr>
  </w:style>
  <w:style w:type="character" w:customStyle="1" w:styleId="text1">
    <w:name w:val="text1"/>
    <w:rsid w:val="0007747B"/>
    <w:rPr>
      <w:rFonts w:ascii="Verdana" w:hAnsi="Verdana" w:hint="default"/>
      <w:strike w:val="0"/>
      <w:dstrike w:val="0"/>
      <w:color w:val="333333"/>
      <w:sz w:val="21"/>
      <w:szCs w:val="21"/>
      <w:u w:val="none"/>
      <w:effect w:val="none"/>
    </w:rPr>
  </w:style>
  <w:style w:type="paragraph" w:styleId="BalloonText">
    <w:name w:val="Balloon Text"/>
    <w:basedOn w:val="Normal"/>
    <w:semiHidden/>
    <w:rsid w:val="00AA4E35"/>
    <w:rPr>
      <w:rFonts w:ascii="Tahoma" w:hAnsi="Tahoma" w:cs="Tahoma"/>
      <w:sz w:val="16"/>
      <w:szCs w:val="16"/>
    </w:rPr>
  </w:style>
  <w:style w:type="character" w:styleId="CommentReference">
    <w:name w:val="annotation reference"/>
    <w:basedOn w:val="DefaultParagraphFont"/>
    <w:semiHidden/>
    <w:unhideWhenUsed/>
    <w:rsid w:val="00D51365"/>
    <w:rPr>
      <w:sz w:val="16"/>
      <w:szCs w:val="16"/>
    </w:rPr>
  </w:style>
  <w:style w:type="paragraph" w:styleId="CommentText">
    <w:name w:val="annotation text"/>
    <w:basedOn w:val="Normal"/>
    <w:link w:val="CommentTextChar"/>
    <w:semiHidden/>
    <w:unhideWhenUsed/>
    <w:rsid w:val="00D51365"/>
    <w:pPr>
      <w:spacing w:line="240" w:lineRule="auto"/>
    </w:pPr>
    <w:rPr>
      <w:sz w:val="20"/>
      <w:szCs w:val="20"/>
    </w:rPr>
  </w:style>
  <w:style w:type="character" w:customStyle="1" w:styleId="CommentTextChar">
    <w:name w:val="Comment Text Char"/>
    <w:basedOn w:val="DefaultParagraphFont"/>
    <w:link w:val="CommentText"/>
    <w:semiHidden/>
    <w:rsid w:val="00D51365"/>
    <w:rPr>
      <w:rFonts w:ascii="Lucida Sans" w:hAnsi="Lucida Sans"/>
      <w:lang w:val="de-DE" w:eastAsia="de-DE"/>
    </w:rPr>
  </w:style>
  <w:style w:type="paragraph" w:styleId="CommentSubject">
    <w:name w:val="annotation subject"/>
    <w:basedOn w:val="CommentText"/>
    <w:next w:val="CommentText"/>
    <w:link w:val="CommentSubjectChar"/>
    <w:semiHidden/>
    <w:unhideWhenUsed/>
    <w:rsid w:val="00D51365"/>
    <w:rPr>
      <w:b/>
      <w:bCs/>
    </w:rPr>
  </w:style>
  <w:style w:type="character" w:customStyle="1" w:styleId="CommentSubjectChar">
    <w:name w:val="Comment Subject Char"/>
    <w:basedOn w:val="CommentTextChar"/>
    <w:link w:val="CommentSubject"/>
    <w:semiHidden/>
    <w:rsid w:val="00D51365"/>
    <w:rPr>
      <w:rFonts w:ascii="Lucida Sans" w:hAnsi="Lucida Sans"/>
      <w:b/>
      <w:bCs/>
      <w:lang w:val="de-DE" w:eastAsia="de-DE"/>
    </w:rPr>
  </w:style>
  <w:style w:type="character" w:customStyle="1" w:styleId="Heading1Char">
    <w:name w:val="Heading 1 Char"/>
    <w:basedOn w:val="DefaultParagraphFont"/>
    <w:link w:val="Heading1"/>
    <w:uiPriority w:val="9"/>
    <w:rsid w:val="00A941C3"/>
    <w:rPr>
      <w:b/>
      <w:bCs/>
      <w:kern w:val="36"/>
      <w:sz w:val="48"/>
      <w:szCs w:val="48"/>
      <w:lang w:val="en-GB" w:eastAsia="en-GB"/>
    </w:rPr>
  </w:style>
  <w:style w:type="paragraph" w:styleId="ListParagraph">
    <w:name w:val="List Paragraph"/>
    <w:basedOn w:val="Normal"/>
    <w:uiPriority w:val="34"/>
    <w:qFormat/>
    <w:rsid w:val="003469C2"/>
    <w:pPr>
      <w:ind w:left="720"/>
      <w:contextualSpacing/>
      <w:pPrChange w:id="4" w:author="Katy Morson" w:date="2026-09-25T21:07:00Z">
        <w:pPr>
          <w:spacing w:after="160" w:line="259" w:lineRule="auto"/>
          <w:ind w:left="720"/>
          <w:contextualSpacing/>
        </w:pPr>
      </w:pPrChange>
    </w:pPr>
    <w:rPr>
      <w:rPrChange w:id="4" w:author="Katy Morson" w:date="2026-09-25T21:07:00Z">
        <w:rPr>
          <w:rFonts w:asciiTheme="minorHAnsi" w:eastAsiaTheme="minorHAnsi" w:hAnsiTheme="minorHAnsi" w:cstheme="minorBidi"/>
          <w:sz w:val="22"/>
          <w:szCs w:val="22"/>
          <w:lang w:val="en-GB" w:eastAsia="en-US" w:bidi="ar-SA"/>
        </w:rPr>
      </w:rPrChange>
    </w:rPr>
  </w:style>
  <w:style w:type="character" w:customStyle="1" w:styleId="Heading2Char">
    <w:name w:val="Heading 2 Char"/>
    <w:basedOn w:val="DefaultParagraphFont"/>
    <w:link w:val="Heading2"/>
    <w:uiPriority w:val="9"/>
    <w:rsid w:val="00A941C3"/>
    <w:rPr>
      <w:rFonts w:asciiTheme="majorHAnsi" w:eastAsiaTheme="majorEastAsia" w:hAnsiTheme="majorHAnsi" w:cstheme="majorBidi"/>
      <w:color w:val="365F91"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0407658">
      <w:bodyDiv w:val="1"/>
      <w:marLeft w:val="0"/>
      <w:marRight w:val="0"/>
      <w:marTop w:val="0"/>
      <w:marBottom w:val="0"/>
      <w:divBdr>
        <w:top w:val="none" w:sz="0" w:space="0" w:color="auto"/>
        <w:left w:val="none" w:sz="0" w:space="0" w:color="auto"/>
        <w:bottom w:val="none" w:sz="0" w:space="0" w:color="auto"/>
        <w:right w:val="none" w:sz="0" w:space="0" w:color="auto"/>
      </w:divBdr>
    </w:div>
    <w:div w:id="373697994">
      <w:bodyDiv w:val="1"/>
      <w:marLeft w:val="0"/>
      <w:marRight w:val="0"/>
      <w:marTop w:val="0"/>
      <w:marBottom w:val="0"/>
      <w:divBdr>
        <w:top w:val="none" w:sz="0" w:space="0" w:color="auto"/>
        <w:left w:val="none" w:sz="0" w:space="0" w:color="auto"/>
        <w:bottom w:val="none" w:sz="0" w:space="0" w:color="auto"/>
        <w:right w:val="none" w:sz="0" w:space="0" w:color="auto"/>
      </w:divBdr>
    </w:div>
    <w:div w:id="485247064">
      <w:bodyDiv w:val="1"/>
      <w:marLeft w:val="0"/>
      <w:marRight w:val="0"/>
      <w:marTop w:val="0"/>
      <w:marBottom w:val="0"/>
      <w:divBdr>
        <w:top w:val="none" w:sz="0" w:space="0" w:color="auto"/>
        <w:left w:val="none" w:sz="0" w:space="0" w:color="auto"/>
        <w:bottom w:val="none" w:sz="0" w:space="0" w:color="auto"/>
        <w:right w:val="none" w:sz="0" w:space="0" w:color="auto"/>
      </w:divBdr>
    </w:div>
    <w:div w:id="911543721">
      <w:bodyDiv w:val="1"/>
      <w:marLeft w:val="0"/>
      <w:marRight w:val="0"/>
      <w:marTop w:val="0"/>
      <w:marBottom w:val="0"/>
      <w:divBdr>
        <w:top w:val="none" w:sz="0" w:space="0" w:color="auto"/>
        <w:left w:val="none" w:sz="0" w:space="0" w:color="auto"/>
        <w:bottom w:val="none" w:sz="0" w:space="0" w:color="auto"/>
        <w:right w:val="none" w:sz="0" w:space="0" w:color="auto"/>
      </w:divBdr>
    </w:div>
    <w:div w:id="1055006980">
      <w:bodyDiv w:val="1"/>
      <w:marLeft w:val="0"/>
      <w:marRight w:val="0"/>
      <w:marTop w:val="0"/>
      <w:marBottom w:val="0"/>
      <w:divBdr>
        <w:top w:val="none" w:sz="0" w:space="0" w:color="auto"/>
        <w:left w:val="none" w:sz="0" w:space="0" w:color="auto"/>
        <w:bottom w:val="none" w:sz="0" w:space="0" w:color="auto"/>
        <w:right w:val="none" w:sz="0" w:space="0" w:color="auto"/>
      </w:divBdr>
    </w:div>
    <w:div w:id="1087967186">
      <w:bodyDiv w:val="1"/>
      <w:marLeft w:val="0"/>
      <w:marRight w:val="0"/>
      <w:marTop w:val="0"/>
      <w:marBottom w:val="0"/>
      <w:divBdr>
        <w:top w:val="none" w:sz="0" w:space="0" w:color="auto"/>
        <w:left w:val="none" w:sz="0" w:space="0" w:color="auto"/>
        <w:bottom w:val="none" w:sz="0" w:space="0" w:color="auto"/>
        <w:right w:val="none" w:sz="0" w:space="0" w:color="auto"/>
      </w:divBdr>
    </w:div>
    <w:div w:id="1199128204">
      <w:bodyDiv w:val="1"/>
      <w:marLeft w:val="0"/>
      <w:marRight w:val="0"/>
      <w:marTop w:val="0"/>
      <w:marBottom w:val="0"/>
      <w:divBdr>
        <w:top w:val="none" w:sz="0" w:space="0" w:color="auto"/>
        <w:left w:val="none" w:sz="0" w:space="0" w:color="auto"/>
        <w:bottom w:val="none" w:sz="0" w:space="0" w:color="auto"/>
        <w:right w:val="none" w:sz="0" w:space="0" w:color="auto"/>
      </w:divBdr>
    </w:div>
    <w:div w:id="1268272039">
      <w:bodyDiv w:val="1"/>
      <w:marLeft w:val="0"/>
      <w:marRight w:val="0"/>
      <w:marTop w:val="0"/>
      <w:marBottom w:val="0"/>
      <w:divBdr>
        <w:top w:val="none" w:sz="0" w:space="0" w:color="auto"/>
        <w:left w:val="none" w:sz="0" w:space="0" w:color="auto"/>
        <w:bottom w:val="none" w:sz="0" w:space="0" w:color="auto"/>
        <w:right w:val="none" w:sz="0" w:space="0" w:color="auto"/>
      </w:divBdr>
    </w:div>
    <w:div w:id="1273443184">
      <w:bodyDiv w:val="1"/>
      <w:marLeft w:val="0"/>
      <w:marRight w:val="0"/>
      <w:marTop w:val="0"/>
      <w:marBottom w:val="0"/>
      <w:divBdr>
        <w:top w:val="none" w:sz="0" w:space="0" w:color="auto"/>
        <w:left w:val="none" w:sz="0" w:space="0" w:color="auto"/>
        <w:bottom w:val="none" w:sz="0" w:space="0" w:color="auto"/>
        <w:right w:val="none" w:sz="0" w:space="0" w:color="auto"/>
      </w:divBdr>
    </w:div>
    <w:div w:id="1912884362">
      <w:bodyDiv w:val="1"/>
      <w:marLeft w:val="0"/>
      <w:marRight w:val="0"/>
      <w:marTop w:val="0"/>
      <w:marBottom w:val="0"/>
      <w:divBdr>
        <w:top w:val="none" w:sz="0" w:space="0" w:color="auto"/>
        <w:left w:val="none" w:sz="0" w:space="0" w:color="auto"/>
        <w:bottom w:val="none" w:sz="0" w:space="0" w:color="auto"/>
        <w:right w:val="none" w:sz="0" w:space="0" w:color="auto"/>
      </w:divBdr>
    </w:div>
    <w:div w:id="1915430642">
      <w:bodyDiv w:val="1"/>
      <w:marLeft w:val="0"/>
      <w:marRight w:val="0"/>
      <w:marTop w:val="0"/>
      <w:marBottom w:val="0"/>
      <w:divBdr>
        <w:top w:val="none" w:sz="0" w:space="0" w:color="auto"/>
        <w:left w:val="none" w:sz="0" w:space="0" w:color="auto"/>
        <w:bottom w:val="none" w:sz="0" w:space="0" w:color="auto"/>
        <w:right w:val="none" w:sz="0" w:space="0" w:color="auto"/>
      </w:divBdr>
    </w:div>
    <w:div w:id="202513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g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witter.com/EvonikN_Americ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gif"/><Relationship Id="rId4" Type="http://schemas.openxmlformats.org/officeDocument/2006/relationships/settings" Target="settings.xml"/><Relationship Id="rId9" Type="http://schemas.openxmlformats.org/officeDocument/2006/relationships/hyperlink" Target="https://www.facebook.com/EvonikNorthAmerica"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s12131\Desktop\Evonik\Document%20templates\Templates%20Germany\Press%20Release\EvonikUpdateEnglish_US-letter-siz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F8ACF-2DEA-1B47-BA4D-0C5B7D134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D:\users\s12131\Desktop\Evonik\Document templates\Templates Germany\Press Release\EvonikUpdateEnglish_US-letter-size.dot</Template>
  <TotalTime>2</TotalTime>
  <Pages>2</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s</vt:lpstr>
    </vt:vector>
  </TitlesOfParts>
  <Company>Evonik Industries AG</Company>
  <LinksUpToDate>false</LinksUpToDate>
  <CharactersWithSpaces>6573</CharactersWithSpaces>
  <SharedDoc>false</SharedDoc>
  <HLinks>
    <vt:vector size="48" baseType="variant">
      <vt:variant>
        <vt:i4>4784181</vt:i4>
      </vt:variant>
      <vt:variant>
        <vt:i4>15</vt:i4>
      </vt:variant>
      <vt:variant>
        <vt:i4>0</vt:i4>
      </vt:variant>
      <vt:variant>
        <vt:i4>5</vt:i4>
      </vt:variant>
      <vt:variant>
        <vt:lpwstr>https://twitter.com/EvonikN_America</vt:lpwstr>
      </vt:variant>
      <vt:variant>
        <vt:lpwstr/>
      </vt:variant>
      <vt:variant>
        <vt:i4>2949155</vt:i4>
      </vt:variant>
      <vt:variant>
        <vt:i4>9</vt:i4>
      </vt:variant>
      <vt:variant>
        <vt:i4>0</vt:i4>
      </vt:variant>
      <vt:variant>
        <vt:i4>5</vt:i4>
      </vt:variant>
      <vt:variant>
        <vt:lpwstr>https://www.facebook.com/EvonikNorthAmerica</vt:lpwstr>
      </vt:variant>
      <vt:variant>
        <vt:lpwstr/>
      </vt:variant>
      <vt:variant>
        <vt:i4>3866691</vt:i4>
      </vt:variant>
      <vt:variant>
        <vt:i4>6</vt:i4>
      </vt:variant>
      <vt:variant>
        <vt:i4>0</vt:i4>
      </vt:variant>
      <vt:variant>
        <vt:i4>5</vt:i4>
      </vt:variant>
      <vt:variant>
        <vt:lpwstr>mailto:dan.yampolsky@evonik.com</vt:lpwstr>
      </vt:variant>
      <vt:variant>
        <vt:lpwstr/>
      </vt:variant>
      <vt:variant>
        <vt:i4>7864328</vt:i4>
      </vt:variant>
      <vt:variant>
        <vt:i4>3</vt:i4>
      </vt:variant>
      <vt:variant>
        <vt:i4>0</vt:i4>
      </vt:variant>
      <vt:variant>
        <vt:i4>5</vt:i4>
      </vt:variant>
      <vt:variant>
        <vt:lpwstr>mailto:mike.sheridan@evonik.com</vt:lpwstr>
      </vt:variant>
      <vt:variant>
        <vt:lpwstr/>
      </vt:variant>
      <vt:variant>
        <vt:i4>7077940</vt:i4>
      </vt:variant>
      <vt:variant>
        <vt:i4>0</vt:i4>
      </vt:variant>
      <vt:variant>
        <vt:i4>0</vt:i4>
      </vt:variant>
      <vt:variant>
        <vt:i4>5</vt:i4>
      </vt:variant>
      <vt:variant>
        <vt:lpwstr>http://www.evonik.com/north-america</vt:lpwstr>
      </vt:variant>
      <vt:variant>
        <vt:lpwstr/>
      </vt:variant>
      <vt:variant>
        <vt:i4>2490391</vt:i4>
      </vt:variant>
      <vt:variant>
        <vt:i4>4520</vt:i4>
      </vt:variant>
      <vt:variant>
        <vt:i4>1025</vt:i4>
      </vt:variant>
      <vt:variant>
        <vt:i4>1</vt:i4>
      </vt:variant>
      <vt:variant>
        <vt:lpwstr>http://north-america.evonik.com/region/north_america/en/filedownloads/FacebookF_rgb72dpi_40px.gif</vt:lpwstr>
      </vt:variant>
      <vt:variant>
        <vt:lpwstr/>
      </vt:variant>
      <vt:variant>
        <vt:i4>7405633</vt:i4>
      </vt:variant>
      <vt:variant>
        <vt:i4>10374</vt:i4>
      </vt:variant>
      <vt:variant>
        <vt:i4>1026</vt:i4>
      </vt:variant>
      <vt:variant>
        <vt:i4>1</vt:i4>
      </vt:variant>
      <vt:variant>
        <vt:lpwstr>http://north-america.evonik.com/region/north_america/en/filedownloads/TwitterT_rgb72dpi_40px.gif</vt:lpwstr>
      </vt:variant>
      <vt:variant>
        <vt:lpwstr/>
      </vt:variant>
      <vt:variant>
        <vt:i4>7340034</vt:i4>
      </vt:variant>
      <vt:variant>
        <vt:i4>-1</vt:i4>
      </vt:variant>
      <vt:variant>
        <vt:i4>1032</vt:i4>
      </vt:variant>
      <vt:variant>
        <vt:i4>1</vt:i4>
      </vt:variant>
      <vt:variant>
        <vt:lpwstr>http://north-america.evonik.com/region/north_america/en/filedownloads/NewsRelease_Header_2013-09-24_rgb150dpi_ForHTML.gif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c:title>
  <dc:creator>S12131</dc:creator>
  <cp:lastModifiedBy>Arthur Souza Rodrigues</cp:lastModifiedBy>
  <cp:revision>1</cp:revision>
  <cp:lastPrinted>2012-09-26T05:27:00Z</cp:lastPrinted>
  <dcterms:created xsi:type="dcterms:W3CDTF">2018-10-11T03:06:00Z</dcterms:created>
  <dcterms:modified xsi:type="dcterms:W3CDTF">2026-09-26T01:07:00Z</dcterms:modified>
</cp:coreProperties>
</file>