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979C" w14:textId="77777777" w:rsidR="00D23CFD" w:rsidRDefault="00D23CFD" w:rsidP="00D23CFD">
      <w:pPr>
        <w:pStyle w:val="ListParagraph"/>
        <w:numPr>
          <w:ilvl w:val="0"/>
          <w:numId w:val="10"/>
        </w:numPr>
        <w:spacing w:after="160" w:line="278" w:lineRule="auto"/>
        <w:rPr>
          <w:ins w:id="15" w:author="Caio Pizzol" w:date="2026-08-03T22:17:00Z" w16du:dateUtc="2026-08-04T02:17:00Z"/>
        </w:rPr>
      </w:pPr>
      <w:ins w:id="16" w:author="Caio Pizzol" w:date="2026-08-03T22:17:00Z" w16du:dateUtc="2026-08-04T02:17:00Z">
        <w:r>
          <w:t>First</w:t>
        </w:r>
      </w:ins>
    </w:p>
    <w:p w14:paraId="65548762" w14:textId="77777777" w:rsidR="00D23CFD" w:rsidRDefault="00D23CFD" w:rsidP="00D23CFD">
      <w:pPr>
        <w:pStyle w:val="ListParagraph"/>
        <w:numPr>
          <w:ilvl w:val="0"/>
          <w:numId w:val="10"/>
        </w:numPr>
        <w:spacing w:after="160" w:line="278" w:lineRule="auto"/>
        <w:rPr>
          <w:ins w:id="17" w:author="Caio Pizzol" w:date="2026-08-03T22:17:00Z" w16du:dateUtc="2026-08-04T02:17:00Z"/>
        </w:rPr>
      </w:pPr>
      <w:ins w:id="18" w:author="Caio Pizzol" w:date="2026-08-03T22:17:00Z" w16du:dateUtc="2026-08-04T02:17:00Z">
        <w:r>
          <w:t>Second</w:t>
        </w:r>
      </w:ins>
    </w:p>
    <w:p w14:paraId="28C16E9E" w14:textId="77777777" w:rsidR="00AA2F5F" w:rsidRPr="002E06B9" w:rsidRDefault="00D23CFD">
      <w:pPr>
        <w:rPr>
          <w:del w:id="19" w:author="Caio Pizzol" w:date="2026-08-03T22:17:00Z" w16du:dateUtc="2026-08-04T02:17:00Z"/>
          <w:rFonts w:ascii="Arial" w:hAnsi="Arial" w:cs="Arial"/>
        </w:rPr>
      </w:pPr>
      <w:ins w:id="20" w:author="Caio Pizzol" w:date="2026-08-03T22:17:00Z" w16du:dateUtc="2026-08-04T02:17:00Z">
        <w:r>
          <w:t>Third</w:t>
        </w:r>
      </w:ins>
      <w:del w:id="21" w:author="Caio Pizzol" w:date="2026-08-03T22:17:00Z" w16du:dateUtc="2026-08-04T02:17:00Z">
        <w:r w:rsidR="00E319A0"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00E319A0" w:rsidRPr="002E06B9">
          <w:rPr>
            <w:rFonts w:ascii="Arial" w:hAnsi="Arial" w:cs="Arial"/>
          </w:rPr>
          <w:br/>
        </w:r>
        <w:r w:rsidR="00E319A0" w:rsidRPr="002E06B9">
          <w:rPr>
            <w:rFonts w:ascii="Arial" w:hAnsi="Arial" w:cs="Arial"/>
          </w:rPr>
          <w:br/>
        </w:r>
      </w:del>
    </w:p>
    <w:p w14:paraId="1FBD7226" w14:textId="77777777" w:rsidR="00AA2F5F" w:rsidRPr="002E06B9" w:rsidRDefault="00E319A0">
      <w:pPr>
        <w:rPr>
          <w:del w:id="22" w:author="Caio Pizzol" w:date="2026-08-03T22:17:00Z" w16du:dateUtc="2026-08-04T02:17:00Z"/>
          <w:rFonts w:ascii="Arial" w:hAnsi="Arial" w:cs="Arial"/>
        </w:rPr>
      </w:pPr>
      <w:del w:id="2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1D0F1F9" w14:textId="77777777" w:rsidR="00AA2F5F" w:rsidRPr="002E06B9" w:rsidRDefault="00E319A0">
      <w:pPr>
        <w:rPr>
          <w:del w:id="24" w:author="Caio Pizzol" w:date="2026-08-03T22:17:00Z" w16du:dateUtc="2026-08-04T02:17:00Z"/>
          <w:rFonts w:ascii="Arial" w:hAnsi="Arial" w:cs="Arial"/>
        </w:rPr>
      </w:pPr>
      <w:del w:id="2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DFB2F4" w14:textId="77777777" w:rsidR="00AA2F5F" w:rsidRPr="002E06B9" w:rsidRDefault="00E319A0">
      <w:pPr>
        <w:rPr>
          <w:del w:id="26" w:author="Caio Pizzol" w:date="2026-08-03T22:17:00Z" w16du:dateUtc="2026-08-04T02:17:00Z"/>
          <w:rFonts w:ascii="Arial" w:hAnsi="Arial" w:cs="Arial"/>
        </w:rPr>
      </w:pPr>
      <w:del w:id="2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E0F7C9" w14:textId="33A8C047" w:rsidR="00AA2F5F" w:rsidRPr="002E06B9" w:rsidRDefault="00E319A0">
      <w:pPr>
        <w:rPr>
          <w:del w:id="28" w:author="Caio Pizzol" w:date="2026-08-03T22:17:00Z" w16du:dateUtc="2026-08-04T02:17:00Z"/>
          <w:rFonts w:ascii="Arial" w:hAnsi="Arial" w:cs="Arial"/>
        </w:rPr>
      </w:pPr>
      <w:del w:id="2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8E95E2" w14:textId="77777777" w:rsidR="00AA2F5F" w:rsidRPr="002E06B9" w:rsidRDefault="00E319A0">
      <w:pPr>
        <w:rPr>
          <w:del w:id="30" w:author="Caio Pizzol" w:date="2026-08-03T22:17:00Z" w16du:dateUtc="2026-08-04T02:17:00Z"/>
          <w:rFonts w:ascii="Arial" w:hAnsi="Arial" w:cs="Arial"/>
        </w:rPr>
      </w:pPr>
      <w:del w:id="3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9190453" w14:textId="77777777" w:rsidR="00AA2F5F" w:rsidRPr="002E06B9" w:rsidRDefault="00E319A0">
      <w:pPr>
        <w:rPr>
          <w:del w:id="32" w:author="Caio Pizzol" w:date="2026-08-03T22:17:00Z" w16du:dateUtc="2026-08-04T02:17:00Z"/>
          <w:rFonts w:ascii="Arial" w:hAnsi="Arial" w:cs="Arial"/>
        </w:rPr>
      </w:pPr>
      <w:del w:id="3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7BC58" w14:textId="77777777" w:rsidR="00AA2F5F" w:rsidRPr="002E06B9" w:rsidRDefault="00E319A0">
      <w:pPr>
        <w:rPr>
          <w:del w:id="34" w:author="Caio Pizzol" w:date="2026-08-03T22:17:00Z" w16du:dateUtc="2026-08-04T02:17:00Z"/>
          <w:rFonts w:ascii="Arial" w:hAnsi="Arial" w:cs="Arial"/>
        </w:rPr>
      </w:pPr>
      <w:del w:id="3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914DCA" w14:textId="77777777" w:rsidR="00AA2F5F" w:rsidRPr="002E06B9" w:rsidRDefault="00E319A0">
      <w:pPr>
        <w:rPr>
          <w:del w:id="36" w:author="Caio Pizzol" w:date="2026-08-03T22:17:00Z" w16du:dateUtc="2026-08-04T02:17:00Z"/>
          <w:rFonts w:ascii="Arial" w:hAnsi="Arial" w:cs="Arial"/>
        </w:rPr>
      </w:pPr>
      <w:del w:id="3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D6225B6" w14:textId="77777777" w:rsidR="00AA2F5F" w:rsidRPr="002E06B9" w:rsidRDefault="00E319A0">
      <w:pPr>
        <w:rPr>
          <w:del w:id="38" w:author="Caio Pizzol" w:date="2026-08-03T22:17:00Z" w16du:dateUtc="2026-08-04T02:17:00Z"/>
          <w:rFonts w:ascii="Arial" w:hAnsi="Arial" w:cs="Arial"/>
        </w:rPr>
      </w:pPr>
      <w:del w:id="3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94D7D2D" w14:textId="77777777" w:rsidR="00AA2F5F" w:rsidRPr="002E06B9" w:rsidRDefault="00E319A0">
      <w:pPr>
        <w:rPr>
          <w:del w:id="40" w:author="Caio Pizzol" w:date="2026-08-03T22:17:00Z" w16du:dateUtc="2026-08-04T02:17:00Z"/>
          <w:rFonts w:ascii="Arial" w:hAnsi="Arial" w:cs="Arial"/>
        </w:rPr>
      </w:pPr>
      <w:del w:id="4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C7FAD2" w14:textId="77777777" w:rsidR="00AA2F5F" w:rsidRPr="002E06B9" w:rsidRDefault="00E319A0">
      <w:pPr>
        <w:rPr>
          <w:del w:id="42" w:author="Caio Pizzol" w:date="2026-08-03T22:17:00Z" w16du:dateUtc="2026-08-04T02:17:00Z"/>
          <w:rFonts w:ascii="Arial" w:hAnsi="Arial" w:cs="Arial"/>
        </w:rPr>
      </w:pPr>
      <w:del w:id="4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EE0B19" w14:textId="77777777" w:rsidR="00AA2F5F" w:rsidRPr="002E06B9" w:rsidRDefault="00E319A0">
      <w:pPr>
        <w:rPr>
          <w:del w:id="44" w:author="Caio Pizzol" w:date="2026-08-03T22:17:00Z" w16du:dateUtc="2026-08-04T02:17:00Z"/>
          <w:rFonts w:ascii="Arial" w:hAnsi="Arial" w:cs="Arial"/>
        </w:rPr>
      </w:pPr>
      <w:del w:id="4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2CC2DB" w14:textId="77777777" w:rsidR="00AA2F5F" w:rsidRPr="002E06B9" w:rsidRDefault="00E319A0">
      <w:pPr>
        <w:rPr>
          <w:del w:id="46" w:author="Caio Pizzol" w:date="2026-08-03T22:17:00Z" w16du:dateUtc="2026-08-04T02:17:00Z"/>
          <w:rFonts w:ascii="Arial" w:hAnsi="Arial" w:cs="Arial"/>
        </w:rPr>
      </w:pPr>
      <w:del w:id="4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3C204D" w14:textId="77777777" w:rsidR="00AA2F5F" w:rsidRPr="002E06B9" w:rsidRDefault="00E319A0">
      <w:pPr>
        <w:rPr>
          <w:del w:id="48" w:author="Caio Pizzol" w:date="2026-08-03T22:17:00Z" w16du:dateUtc="2026-08-04T02:17:00Z"/>
          <w:rFonts w:ascii="Arial" w:hAnsi="Arial" w:cs="Arial"/>
        </w:rPr>
      </w:pPr>
      <w:del w:id="4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B01486" w14:textId="77777777" w:rsidR="00AA2F5F" w:rsidRPr="002E06B9" w:rsidRDefault="00E319A0">
      <w:pPr>
        <w:rPr>
          <w:del w:id="50" w:author="Caio Pizzol" w:date="2026-08-03T22:17:00Z" w16du:dateUtc="2026-08-04T02:17:00Z"/>
          <w:rFonts w:ascii="Arial" w:hAnsi="Arial" w:cs="Arial"/>
        </w:rPr>
      </w:pPr>
      <w:del w:id="5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8101766" w14:textId="77777777" w:rsidR="00AA2F5F" w:rsidRPr="002E06B9" w:rsidRDefault="00E319A0">
      <w:pPr>
        <w:rPr>
          <w:del w:id="52" w:author="Caio Pizzol" w:date="2026-08-03T22:17:00Z" w16du:dateUtc="2026-08-04T02:17:00Z"/>
          <w:rFonts w:ascii="Arial" w:hAnsi="Arial" w:cs="Arial"/>
        </w:rPr>
      </w:pPr>
      <w:del w:id="5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5E58CD" w14:textId="77777777" w:rsidR="00AA2F5F" w:rsidRPr="002E06B9" w:rsidRDefault="00E319A0">
      <w:pPr>
        <w:rPr>
          <w:del w:id="54" w:author="Caio Pizzol" w:date="2026-08-03T22:17:00Z" w16du:dateUtc="2026-08-04T02:17:00Z"/>
          <w:rFonts w:ascii="Arial" w:hAnsi="Arial" w:cs="Arial"/>
        </w:rPr>
      </w:pPr>
      <w:del w:id="5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81ABE0" w14:textId="77777777" w:rsidR="00AA2F5F" w:rsidRPr="002E06B9" w:rsidRDefault="00E319A0">
      <w:pPr>
        <w:rPr>
          <w:del w:id="56" w:author="Caio Pizzol" w:date="2026-08-03T22:17:00Z" w16du:dateUtc="2026-08-04T02:17:00Z"/>
          <w:rFonts w:ascii="Arial" w:hAnsi="Arial" w:cs="Arial"/>
        </w:rPr>
      </w:pPr>
      <w:del w:id="5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BABB6DF" w14:textId="77777777" w:rsidR="00AA2F5F" w:rsidRPr="002E06B9" w:rsidRDefault="00E319A0">
      <w:pPr>
        <w:rPr>
          <w:del w:id="58" w:author="Caio Pizzol" w:date="2026-08-03T22:17:00Z" w16du:dateUtc="2026-08-04T02:17:00Z"/>
          <w:rFonts w:ascii="Arial" w:hAnsi="Arial" w:cs="Arial"/>
        </w:rPr>
      </w:pPr>
      <w:del w:id="5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9364A6" w14:textId="77777777" w:rsidR="00AA2F5F" w:rsidRPr="002E06B9" w:rsidRDefault="00E319A0">
      <w:pPr>
        <w:rPr>
          <w:del w:id="60" w:author="Caio Pizzol" w:date="2026-08-03T22:17:00Z" w16du:dateUtc="2026-08-04T02:17:00Z"/>
          <w:rFonts w:ascii="Arial" w:hAnsi="Arial" w:cs="Arial"/>
        </w:rPr>
      </w:pPr>
      <w:del w:id="6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28913C3" w14:textId="77777777" w:rsidR="00AA2F5F" w:rsidRPr="002E06B9" w:rsidRDefault="00E319A0">
      <w:pPr>
        <w:rPr>
          <w:del w:id="62" w:author="Caio Pizzol" w:date="2026-08-03T22:17:00Z" w16du:dateUtc="2026-08-04T02:17:00Z"/>
          <w:rFonts w:ascii="Arial" w:hAnsi="Arial" w:cs="Arial"/>
        </w:rPr>
      </w:pPr>
      <w:del w:id="6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8096A" w14:textId="77777777" w:rsidR="00AA2F5F" w:rsidRPr="002E06B9" w:rsidRDefault="00E319A0">
      <w:pPr>
        <w:rPr>
          <w:del w:id="64" w:author="Caio Pizzol" w:date="2026-08-03T22:17:00Z" w16du:dateUtc="2026-08-04T02:17:00Z"/>
          <w:rFonts w:ascii="Arial" w:hAnsi="Arial" w:cs="Arial"/>
        </w:rPr>
      </w:pPr>
      <w:del w:id="6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81DFEB9" w14:textId="77777777" w:rsidR="00AA2F5F" w:rsidRPr="002E06B9" w:rsidRDefault="00E319A0">
      <w:pPr>
        <w:rPr>
          <w:del w:id="66" w:author="Caio Pizzol" w:date="2026-08-03T22:17:00Z" w16du:dateUtc="2026-08-04T02:17:00Z"/>
          <w:rFonts w:ascii="Arial" w:hAnsi="Arial" w:cs="Arial"/>
        </w:rPr>
      </w:pPr>
      <w:del w:id="6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1C1E988" w14:textId="77777777" w:rsidR="00AA2F5F" w:rsidRPr="002E06B9" w:rsidRDefault="00E319A0">
      <w:pPr>
        <w:rPr>
          <w:del w:id="68" w:author="Caio Pizzol" w:date="2026-08-03T22:17:00Z" w16du:dateUtc="2026-08-04T02:17:00Z"/>
          <w:rFonts w:ascii="Arial" w:hAnsi="Arial" w:cs="Arial"/>
        </w:rPr>
      </w:pPr>
      <w:del w:id="6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28D6A7" w14:textId="77777777" w:rsidR="00AA2F5F" w:rsidRPr="002E06B9" w:rsidRDefault="00E319A0">
      <w:pPr>
        <w:rPr>
          <w:del w:id="70" w:author="Caio Pizzol" w:date="2026-08-03T22:17:00Z" w16du:dateUtc="2026-08-04T02:17:00Z"/>
          <w:rFonts w:ascii="Arial" w:hAnsi="Arial" w:cs="Arial"/>
        </w:rPr>
      </w:pPr>
      <w:del w:id="7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BFB31C" w14:textId="77777777" w:rsidR="00AA2F5F" w:rsidRPr="002E06B9" w:rsidRDefault="00E319A0">
      <w:pPr>
        <w:rPr>
          <w:del w:id="72" w:author="Caio Pizzol" w:date="2026-08-03T22:17:00Z" w16du:dateUtc="2026-08-04T02:17:00Z"/>
          <w:rFonts w:ascii="Arial" w:hAnsi="Arial" w:cs="Arial"/>
        </w:rPr>
      </w:pPr>
      <w:del w:id="7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472F55" w14:textId="77777777" w:rsidR="00AA2F5F" w:rsidRPr="002E06B9" w:rsidRDefault="00E319A0">
      <w:pPr>
        <w:rPr>
          <w:del w:id="74" w:author="Caio Pizzol" w:date="2026-08-03T22:17:00Z" w16du:dateUtc="2026-08-04T02:17:00Z"/>
          <w:rFonts w:ascii="Arial" w:hAnsi="Arial" w:cs="Arial"/>
        </w:rPr>
      </w:pPr>
      <w:del w:id="7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EFBAF4" w14:textId="77777777" w:rsidR="00AA2F5F" w:rsidRPr="002E06B9" w:rsidRDefault="00E319A0">
      <w:pPr>
        <w:rPr>
          <w:del w:id="76" w:author="Caio Pizzol" w:date="2026-08-03T22:17:00Z" w16du:dateUtc="2026-08-04T02:17:00Z"/>
          <w:rFonts w:ascii="Arial" w:hAnsi="Arial" w:cs="Arial"/>
        </w:rPr>
      </w:pPr>
      <w:del w:id="7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9E3EBD9" w14:textId="77777777" w:rsidR="00AA2F5F" w:rsidRPr="002E06B9" w:rsidRDefault="00E319A0">
      <w:pPr>
        <w:rPr>
          <w:del w:id="78" w:author="Caio Pizzol" w:date="2026-08-03T22:17:00Z" w16du:dateUtc="2026-08-04T02:17:00Z"/>
          <w:rFonts w:ascii="Arial" w:hAnsi="Arial" w:cs="Arial"/>
        </w:rPr>
      </w:pPr>
      <w:del w:id="7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7DBA911" w14:textId="77777777" w:rsidR="00AA2F5F" w:rsidRPr="002E06B9" w:rsidRDefault="00E319A0">
      <w:pPr>
        <w:rPr>
          <w:del w:id="80" w:author="Caio Pizzol" w:date="2026-08-03T22:17:00Z" w16du:dateUtc="2026-08-04T02:17:00Z"/>
          <w:rFonts w:ascii="Arial" w:hAnsi="Arial" w:cs="Arial"/>
        </w:rPr>
      </w:pPr>
      <w:del w:id="8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0F1C4B9" w14:textId="77777777" w:rsidR="00AA2F5F" w:rsidRPr="002E06B9" w:rsidRDefault="00E319A0">
      <w:pPr>
        <w:rPr>
          <w:del w:id="82" w:author="Caio Pizzol" w:date="2026-08-03T22:17:00Z" w16du:dateUtc="2026-08-04T02:17:00Z"/>
          <w:rFonts w:ascii="Arial" w:hAnsi="Arial" w:cs="Arial"/>
        </w:rPr>
      </w:pPr>
      <w:del w:id="8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614B4FC" w14:textId="77777777" w:rsidR="00AA2F5F" w:rsidRPr="002E06B9" w:rsidRDefault="00E319A0">
      <w:pPr>
        <w:rPr>
          <w:del w:id="84" w:author="Caio Pizzol" w:date="2026-08-03T22:17:00Z" w16du:dateUtc="2026-08-04T02:17:00Z"/>
          <w:rFonts w:ascii="Arial" w:hAnsi="Arial" w:cs="Arial"/>
        </w:rPr>
      </w:pPr>
      <w:del w:id="8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702834" w14:textId="77777777" w:rsidR="00AA2F5F" w:rsidRPr="002E06B9" w:rsidRDefault="00E319A0">
      <w:pPr>
        <w:rPr>
          <w:del w:id="86" w:author="Caio Pizzol" w:date="2026-08-03T22:17:00Z" w16du:dateUtc="2026-08-04T02:17:00Z"/>
          <w:rFonts w:ascii="Arial" w:hAnsi="Arial" w:cs="Arial"/>
        </w:rPr>
      </w:pPr>
      <w:del w:id="8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0C301B8" w14:textId="77777777" w:rsidR="00AA2F5F" w:rsidRPr="002E06B9" w:rsidRDefault="00E319A0">
      <w:pPr>
        <w:rPr>
          <w:del w:id="88" w:author="Caio Pizzol" w:date="2026-08-03T22:17:00Z" w16du:dateUtc="2026-08-04T02:17:00Z"/>
          <w:rFonts w:ascii="Arial" w:hAnsi="Arial" w:cs="Arial"/>
        </w:rPr>
      </w:pPr>
      <w:del w:id="8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25DDD6" w14:textId="77777777" w:rsidR="00AA2F5F" w:rsidRPr="002E06B9" w:rsidRDefault="00E319A0">
      <w:pPr>
        <w:rPr>
          <w:del w:id="90" w:author="Caio Pizzol" w:date="2026-08-03T22:17:00Z" w16du:dateUtc="2026-08-04T02:17:00Z"/>
          <w:rFonts w:ascii="Arial" w:hAnsi="Arial" w:cs="Arial"/>
        </w:rPr>
      </w:pPr>
      <w:del w:id="9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C4D76" w14:textId="77777777" w:rsidR="00AA2F5F" w:rsidRPr="002E06B9" w:rsidRDefault="00E319A0">
      <w:pPr>
        <w:rPr>
          <w:del w:id="92" w:author="Caio Pizzol" w:date="2026-08-03T22:17:00Z" w16du:dateUtc="2026-08-04T02:17:00Z"/>
          <w:rFonts w:ascii="Arial" w:hAnsi="Arial" w:cs="Arial"/>
        </w:rPr>
      </w:pPr>
      <w:del w:id="9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F45EDE" w14:textId="77777777" w:rsidR="00AA2F5F" w:rsidRPr="002E06B9" w:rsidRDefault="00E319A0">
      <w:pPr>
        <w:rPr>
          <w:del w:id="94" w:author="Caio Pizzol" w:date="2026-08-03T22:17:00Z" w16du:dateUtc="2026-08-04T02:17:00Z"/>
          <w:rFonts w:ascii="Arial" w:hAnsi="Arial" w:cs="Arial"/>
        </w:rPr>
      </w:pPr>
      <w:del w:id="9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E82A90" w14:textId="77777777" w:rsidR="00AA2F5F" w:rsidRPr="002E06B9" w:rsidRDefault="00E319A0">
      <w:pPr>
        <w:rPr>
          <w:del w:id="96" w:author="Caio Pizzol" w:date="2026-08-03T22:17:00Z" w16du:dateUtc="2026-08-04T02:17:00Z"/>
          <w:rFonts w:ascii="Arial" w:hAnsi="Arial" w:cs="Arial"/>
        </w:rPr>
      </w:pPr>
      <w:del w:id="9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B5ADD5" w14:textId="77777777" w:rsidR="00AA2F5F" w:rsidRPr="002E06B9" w:rsidRDefault="00E319A0">
      <w:pPr>
        <w:rPr>
          <w:del w:id="98" w:author="Caio Pizzol" w:date="2026-08-03T22:17:00Z" w16du:dateUtc="2026-08-04T02:17:00Z"/>
          <w:rFonts w:ascii="Arial" w:hAnsi="Arial" w:cs="Arial"/>
        </w:rPr>
      </w:pPr>
      <w:del w:id="9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DA7DD9" w14:textId="77777777" w:rsidR="00AA2F5F" w:rsidRPr="002E06B9" w:rsidRDefault="00E319A0">
      <w:pPr>
        <w:rPr>
          <w:del w:id="100" w:author="Caio Pizzol" w:date="2026-08-03T22:17:00Z" w16du:dateUtc="2026-08-04T02:17:00Z"/>
          <w:rFonts w:ascii="Arial" w:hAnsi="Arial" w:cs="Arial"/>
        </w:rPr>
      </w:pPr>
      <w:del w:id="10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81AD3E3" w14:textId="77777777" w:rsidR="00AA2F5F" w:rsidRPr="002E06B9" w:rsidRDefault="00E319A0">
      <w:pPr>
        <w:rPr>
          <w:del w:id="102" w:author="Caio Pizzol" w:date="2026-08-03T22:17:00Z" w16du:dateUtc="2026-08-04T02:17:00Z"/>
          <w:rFonts w:ascii="Arial" w:hAnsi="Arial" w:cs="Arial"/>
        </w:rPr>
      </w:pPr>
      <w:del w:id="10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83F6E13" w14:textId="77777777" w:rsidR="00AA2F5F" w:rsidRPr="002E06B9" w:rsidRDefault="00E319A0">
      <w:pPr>
        <w:rPr>
          <w:del w:id="104" w:author="Caio Pizzol" w:date="2026-08-03T22:17:00Z" w16du:dateUtc="2026-08-04T02:17:00Z"/>
          <w:rFonts w:ascii="Arial" w:hAnsi="Arial" w:cs="Arial"/>
        </w:rPr>
      </w:pPr>
      <w:del w:id="10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6EBB1A" w14:textId="77777777" w:rsidR="00AA2F5F" w:rsidRPr="002E06B9" w:rsidRDefault="00E319A0">
      <w:pPr>
        <w:rPr>
          <w:del w:id="106" w:author="Caio Pizzol" w:date="2026-08-03T22:17:00Z" w16du:dateUtc="2026-08-04T02:17:00Z"/>
          <w:rFonts w:ascii="Arial" w:hAnsi="Arial" w:cs="Arial"/>
        </w:rPr>
      </w:pPr>
      <w:del w:id="10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70C9303" w14:textId="77777777" w:rsidR="00AA2F5F" w:rsidRPr="002E06B9" w:rsidRDefault="00E319A0">
      <w:pPr>
        <w:rPr>
          <w:del w:id="108" w:author="Caio Pizzol" w:date="2026-08-03T22:17:00Z" w16du:dateUtc="2026-08-04T02:17:00Z"/>
          <w:rFonts w:ascii="Arial" w:hAnsi="Arial" w:cs="Arial"/>
        </w:rPr>
      </w:pPr>
      <w:del w:id="10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70A744" w14:textId="77777777" w:rsidR="00AA2F5F" w:rsidRPr="002E06B9" w:rsidRDefault="00E319A0">
      <w:pPr>
        <w:rPr>
          <w:del w:id="110" w:author="Caio Pizzol" w:date="2026-08-03T22:17:00Z" w16du:dateUtc="2026-08-04T02:17:00Z"/>
          <w:rFonts w:ascii="Arial" w:hAnsi="Arial" w:cs="Arial"/>
        </w:rPr>
      </w:pPr>
      <w:del w:id="11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CDB8FC" w14:textId="77777777" w:rsidR="00AA2F5F" w:rsidRPr="002E06B9" w:rsidRDefault="00E319A0">
      <w:pPr>
        <w:rPr>
          <w:del w:id="112" w:author="Caio Pizzol" w:date="2026-08-03T22:17:00Z" w16du:dateUtc="2026-08-04T02:17:00Z"/>
          <w:rFonts w:ascii="Arial" w:hAnsi="Arial" w:cs="Arial"/>
        </w:rPr>
      </w:pPr>
      <w:del w:id="11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3EA139" w14:textId="77777777" w:rsidR="00AA2F5F" w:rsidRPr="002E06B9" w:rsidRDefault="00E319A0">
      <w:pPr>
        <w:rPr>
          <w:del w:id="114" w:author="Caio Pizzol" w:date="2026-08-03T22:17:00Z" w16du:dateUtc="2026-08-04T02:17:00Z"/>
          <w:rFonts w:ascii="Arial" w:hAnsi="Arial" w:cs="Arial"/>
        </w:rPr>
      </w:pPr>
      <w:del w:id="11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BBBCFB" w14:textId="77777777" w:rsidR="00AA2F5F" w:rsidRPr="002E06B9" w:rsidRDefault="00E319A0">
      <w:pPr>
        <w:rPr>
          <w:del w:id="116" w:author="Caio Pizzol" w:date="2026-08-03T22:17:00Z" w16du:dateUtc="2026-08-04T02:17:00Z"/>
          <w:rFonts w:ascii="Arial" w:hAnsi="Arial" w:cs="Arial"/>
        </w:rPr>
      </w:pPr>
      <w:del w:id="11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14DC8A5" w14:textId="77777777" w:rsidR="00AA2F5F" w:rsidRPr="002E06B9" w:rsidRDefault="00E319A0">
      <w:pPr>
        <w:rPr>
          <w:del w:id="118" w:author="Caio Pizzol" w:date="2026-08-03T22:17:00Z" w16du:dateUtc="2026-08-04T02:17:00Z"/>
          <w:rFonts w:ascii="Arial" w:hAnsi="Arial" w:cs="Arial"/>
        </w:rPr>
      </w:pPr>
      <w:del w:id="11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172526" w14:textId="77777777" w:rsidR="00AA2F5F" w:rsidRPr="002E06B9" w:rsidRDefault="00E319A0">
      <w:pPr>
        <w:rPr>
          <w:del w:id="120" w:author="Caio Pizzol" w:date="2026-08-03T22:17:00Z" w16du:dateUtc="2026-08-04T02:17:00Z"/>
          <w:rFonts w:ascii="Arial" w:hAnsi="Arial" w:cs="Arial"/>
        </w:rPr>
      </w:pPr>
      <w:del w:id="12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F92062" w14:textId="77777777" w:rsidR="00AA2F5F" w:rsidRPr="002E06B9" w:rsidRDefault="00E319A0">
      <w:pPr>
        <w:rPr>
          <w:del w:id="122" w:author="Caio Pizzol" w:date="2026-08-03T22:17:00Z" w16du:dateUtc="2026-08-04T02:17:00Z"/>
          <w:rFonts w:ascii="Arial" w:hAnsi="Arial" w:cs="Arial"/>
        </w:rPr>
      </w:pPr>
      <w:del w:id="12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A5C39EC" w14:textId="77777777" w:rsidR="00AA2F5F" w:rsidRPr="002E06B9" w:rsidRDefault="00E319A0">
      <w:pPr>
        <w:rPr>
          <w:del w:id="124" w:author="Caio Pizzol" w:date="2026-08-03T22:17:00Z" w16du:dateUtc="2026-08-04T02:17:00Z"/>
          <w:rFonts w:ascii="Arial" w:hAnsi="Arial" w:cs="Arial"/>
        </w:rPr>
      </w:pPr>
      <w:del w:id="12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270945" w14:textId="77777777" w:rsidR="00AA2F5F" w:rsidRPr="002E06B9" w:rsidRDefault="00E319A0">
      <w:pPr>
        <w:rPr>
          <w:del w:id="126" w:author="Caio Pizzol" w:date="2026-08-03T22:17:00Z" w16du:dateUtc="2026-08-04T02:17:00Z"/>
          <w:rFonts w:ascii="Arial" w:hAnsi="Arial" w:cs="Arial"/>
        </w:rPr>
      </w:pPr>
      <w:del w:id="12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79B838B" w14:textId="77777777" w:rsidR="00AA2F5F" w:rsidRPr="002E06B9" w:rsidRDefault="00E319A0">
      <w:pPr>
        <w:rPr>
          <w:del w:id="128" w:author="Caio Pizzol" w:date="2026-08-03T22:17:00Z" w16du:dateUtc="2026-08-04T02:17:00Z"/>
          <w:rFonts w:ascii="Arial" w:hAnsi="Arial" w:cs="Arial"/>
        </w:rPr>
      </w:pPr>
      <w:del w:id="12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123F7E" w14:textId="77777777" w:rsidR="00AA2F5F" w:rsidRPr="002E06B9" w:rsidRDefault="00E319A0">
      <w:pPr>
        <w:rPr>
          <w:del w:id="130" w:author="Caio Pizzol" w:date="2026-08-03T22:17:00Z" w16du:dateUtc="2026-08-04T02:17:00Z"/>
          <w:rFonts w:ascii="Arial" w:hAnsi="Arial" w:cs="Arial"/>
        </w:rPr>
      </w:pPr>
      <w:del w:id="13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1A9001" w14:textId="77777777" w:rsidR="00AA2F5F" w:rsidRPr="002E06B9" w:rsidRDefault="00E319A0">
      <w:pPr>
        <w:rPr>
          <w:del w:id="132" w:author="Caio Pizzol" w:date="2026-08-03T22:17:00Z" w16du:dateUtc="2026-08-04T02:17:00Z"/>
          <w:rFonts w:ascii="Arial" w:hAnsi="Arial" w:cs="Arial"/>
        </w:rPr>
      </w:pPr>
      <w:del w:id="13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51337EE" w14:textId="77777777" w:rsidR="00AA2F5F" w:rsidRPr="002E06B9" w:rsidRDefault="00E319A0">
      <w:pPr>
        <w:rPr>
          <w:del w:id="134" w:author="Caio Pizzol" w:date="2026-08-03T22:17:00Z" w16du:dateUtc="2026-08-04T02:17:00Z"/>
          <w:rFonts w:ascii="Arial" w:hAnsi="Arial" w:cs="Arial"/>
        </w:rPr>
      </w:pPr>
      <w:del w:id="13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555677" w14:textId="77777777" w:rsidR="00AA2F5F" w:rsidRPr="002E06B9" w:rsidRDefault="00E319A0">
      <w:pPr>
        <w:rPr>
          <w:del w:id="136" w:author="Caio Pizzol" w:date="2026-08-03T22:17:00Z" w16du:dateUtc="2026-08-04T02:17:00Z"/>
          <w:rFonts w:ascii="Arial" w:hAnsi="Arial" w:cs="Arial"/>
        </w:rPr>
      </w:pPr>
      <w:del w:id="13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E2E520" w14:textId="77777777" w:rsidR="00AA2F5F" w:rsidRPr="002E06B9" w:rsidRDefault="00E319A0">
      <w:pPr>
        <w:rPr>
          <w:del w:id="138" w:author="Caio Pizzol" w:date="2026-08-03T22:17:00Z" w16du:dateUtc="2026-08-04T02:17:00Z"/>
          <w:rFonts w:ascii="Arial" w:hAnsi="Arial" w:cs="Arial"/>
        </w:rPr>
      </w:pPr>
      <w:del w:id="13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7CEAEB" w14:textId="77777777" w:rsidR="00AA2F5F" w:rsidRPr="002E06B9" w:rsidRDefault="00E319A0">
      <w:pPr>
        <w:rPr>
          <w:del w:id="140" w:author="Caio Pizzol" w:date="2026-08-03T22:17:00Z" w16du:dateUtc="2026-08-04T02:17:00Z"/>
          <w:rFonts w:ascii="Arial" w:hAnsi="Arial" w:cs="Arial"/>
        </w:rPr>
      </w:pPr>
      <w:del w:id="14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4D2199" w14:textId="77777777" w:rsidR="00AA2F5F" w:rsidRPr="002E06B9" w:rsidRDefault="00E319A0">
      <w:pPr>
        <w:rPr>
          <w:del w:id="142" w:author="Caio Pizzol" w:date="2026-08-03T22:17:00Z" w16du:dateUtc="2026-08-04T02:17:00Z"/>
          <w:rFonts w:ascii="Arial" w:hAnsi="Arial" w:cs="Arial"/>
        </w:rPr>
      </w:pPr>
      <w:del w:id="14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50EB775" w14:textId="77777777" w:rsidR="00AA2F5F" w:rsidRPr="002E06B9" w:rsidRDefault="00E319A0">
      <w:pPr>
        <w:rPr>
          <w:del w:id="144" w:author="Caio Pizzol" w:date="2026-08-03T22:17:00Z" w16du:dateUtc="2026-08-04T02:17:00Z"/>
          <w:rFonts w:ascii="Arial" w:hAnsi="Arial" w:cs="Arial"/>
        </w:rPr>
      </w:pPr>
      <w:del w:id="14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0A0EB48" w14:textId="77777777" w:rsidR="00AA2F5F" w:rsidRPr="002E06B9" w:rsidRDefault="00E319A0">
      <w:pPr>
        <w:rPr>
          <w:del w:id="146" w:author="Caio Pizzol" w:date="2026-08-03T22:17:00Z" w16du:dateUtc="2026-08-04T02:17:00Z"/>
          <w:rFonts w:ascii="Arial" w:hAnsi="Arial" w:cs="Arial"/>
        </w:rPr>
      </w:pPr>
      <w:del w:id="14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6EF296" w14:textId="77777777" w:rsidR="00AA2F5F" w:rsidRPr="002E06B9" w:rsidRDefault="00E319A0">
      <w:pPr>
        <w:rPr>
          <w:del w:id="148" w:author="Caio Pizzol" w:date="2026-08-03T22:17:00Z" w16du:dateUtc="2026-08-04T02:17:00Z"/>
          <w:rFonts w:ascii="Arial" w:hAnsi="Arial" w:cs="Arial"/>
        </w:rPr>
      </w:pPr>
      <w:del w:id="14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5D3EA2" w14:textId="77777777" w:rsidR="00AA2F5F" w:rsidRPr="002E06B9" w:rsidRDefault="00E319A0">
      <w:pPr>
        <w:rPr>
          <w:del w:id="150" w:author="Caio Pizzol" w:date="2026-08-03T22:17:00Z" w16du:dateUtc="2026-08-04T02:17:00Z"/>
          <w:rFonts w:ascii="Arial" w:hAnsi="Arial" w:cs="Arial"/>
        </w:rPr>
      </w:pPr>
      <w:del w:id="15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389408" w14:textId="77777777" w:rsidR="00AA2F5F" w:rsidRPr="002E06B9" w:rsidRDefault="00E319A0">
      <w:pPr>
        <w:rPr>
          <w:del w:id="152" w:author="Caio Pizzol" w:date="2026-08-03T22:17:00Z" w16du:dateUtc="2026-08-04T02:17:00Z"/>
          <w:rFonts w:ascii="Arial" w:hAnsi="Arial" w:cs="Arial"/>
        </w:rPr>
      </w:pPr>
      <w:del w:id="15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93E62C" w14:textId="77777777" w:rsidR="00AA2F5F" w:rsidRPr="002E06B9" w:rsidRDefault="00E319A0">
      <w:pPr>
        <w:rPr>
          <w:del w:id="154" w:author="Caio Pizzol" w:date="2026-08-03T22:17:00Z" w16du:dateUtc="2026-08-04T02:17:00Z"/>
          <w:rFonts w:ascii="Arial" w:hAnsi="Arial" w:cs="Arial"/>
        </w:rPr>
      </w:pPr>
      <w:del w:id="15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8F21C25" w14:textId="77777777" w:rsidR="00AA2F5F" w:rsidRPr="002E06B9" w:rsidRDefault="00E319A0">
      <w:pPr>
        <w:rPr>
          <w:del w:id="156" w:author="Caio Pizzol" w:date="2026-08-03T22:17:00Z" w16du:dateUtc="2026-08-04T02:17:00Z"/>
          <w:rFonts w:ascii="Arial" w:hAnsi="Arial" w:cs="Arial"/>
        </w:rPr>
      </w:pPr>
      <w:del w:id="15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2EA284" w14:textId="77777777" w:rsidR="00AA2F5F" w:rsidRPr="002E06B9" w:rsidRDefault="00E319A0">
      <w:pPr>
        <w:rPr>
          <w:del w:id="158" w:author="Caio Pizzol" w:date="2026-08-03T22:17:00Z" w16du:dateUtc="2026-08-04T02:17:00Z"/>
          <w:rFonts w:ascii="Arial" w:hAnsi="Arial" w:cs="Arial"/>
        </w:rPr>
      </w:pPr>
      <w:del w:id="15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1D6B16" w14:textId="77777777" w:rsidR="00AA2F5F" w:rsidRPr="002E06B9" w:rsidRDefault="00E319A0">
      <w:pPr>
        <w:rPr>
          <w:del w:id="160" w:author="Caio Pizzol" w:date="2026-08-03T22:17:00Z" w16du:dateUtc="2026-08-04T02:17:00Z"/>
          <w:rFonts w:ascii="Arial" w:hAnsi="Arial" w:cs="Arial"/>
        </w:rPr>
      </w:pPr>
      <w:del w:id="16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EA1E941" w14:textId="77777777" w:rsidR="00AA2F5F" w:rsidRPr="002E06B9" w:rsidRDefault="00E319A0">
      <w:pPr>
        <w:rPr>
          <w:del w:id="162" w:author="Caio Pizzol" w:date="2026-08-03T22:17:00Z" w16du:dateUtc="2026-08-04T02:17:00Z"/>
          <w:rFonts w:ascii="Arial" w:hAnsi="Arial" w:cs="Arial"/>
        </w:rPr>
      </w:pPr>
      <w:del w:id="16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47E60A5" w14:textId="77777777" w:rsidR="00AA2F5F" w:rsidRPr="002E06B9" w:rsidRDefault="00E319A0">
      <w:pPr>
        <w:rPr>
          <w:del w:id="164" w:author="Caio Pizzol" w:date="2026-08-03T22:17:00Z" w16du:dateUtc="2026-08-04T02:17:00Z"/>
          <w:rFonts w:ascii="Arial" w:hAnsi="Arial" w:cs="Arial"/>
        </w:rPr>
      </w:pPr>
      <w:del w:id="16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F4E615A" w14:textId="77777777" w:rsidR="00AA2F5F" w:rsidRPr="002E06B9" w:rsidRDefault="00E319A0">
      <w:pPr>
        <w:rPr>
          <w:del w:id="166" w:author="Caio Pizzol" w:date="2026-08-03T22:17:00Z" w16du:dateUtc="2026-08-04T02:17:00Z"/>
          <w:rFonts w:ascii="Arial" w:hAnsi="Arial" w:cs="Arial"/>
        </w:rPr>
      </w:pPr>
      <w:del w:id="16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CF97125" w14:textId="77777777" w:rsidR="00AA2F5F" w:rsidRPr="002E06B9" w:rsidRDefault="00E319A0">
      <w:pPr>
        <w:rPr>
          <w:del w:id="168" w:author="Caio Pizzol" w:date="2026-08-03T22:17:00Z" w16du:dateUtc="2026-08-04T02:17:00Z"/>
          <w:rFonts w:ascii="Arial" w:hAnsi="Arial" w:cs="Arial"/>
        </w:rPr>
      </w:pPr>
      <w:del w:id="16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765BCE" w14:textId="77777777" w:rsidR="00AA2F5F" w:rsidRPr="002E06B9" w:rsidRDefault="00E319A0">
      <w:pPr>
        <w:rPr>
          <w:del w:id="170" w:author="Caio Pizzol" w:date="2026-08-03T22:17:00Z" w16du:dateUtc="2026-08-04T02:17:00Z"/>
          <w:rFonts w:ascii="Arial" w:hAnsi="Arial" w:cs="Arial"/>
        </w:rPr>
      </w:pPr>
      <w:del w:id="17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ACACA0" w14:textId="77777777" w:rsidR="00AA2F5F" w:rsidRPr="002E06B9" w:rsidRDefault="00E319A0">
      <w:pPr>
        <w:rPr>
          <w:del w:id="172" w:author="Caio Pizzol" w:date="2026-08-03T22:17:00Z" w16du:dateUtc="2026-08-04T02:17:00Z"/>
          <w:rFonts w:ascii="Arial" w:hAnsi="Arial" w:cs="Arial"/>
        </w:rPr>
      </w:pPr>
      <w:del w:id="17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E675834" w14:textId="77777777" w:rsidR="00AA2F5F" w:rsidRPr="002E06B9" w:rsidRDefault="00E319A0">
      <w:pPr>
        <w:rPr>
          <w:del w:id="174" w:author="Caio Pizzol" w:date="2026-08-03T22:17:00Z" w16du:dateUtc="2026-08-04T02:17:00Z"/>
          <w:rFonts w:ascii="Arial" w:hAnsi="Arial" w:cs="Arial"/>
        </w:rPr>
      </w:pPr>
      <w:del w:id="17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FBA2D" w14:textId="77777777" w:rsidR="00AA2F5F" w:rsidRPr="002E06B9" w:rsidRDefault="00E319A0">
      <w:pPr>
        <w:rPr>
          <w:del w:id="176" w:author="Caio Pizzol" w:date="2026-08-03T22:17:00Z" w16du:dateUtc="2026-08-04T02:17:00Z"/>
          <w:rFonts w:ascii="Arial" w:hAnsi="Arial" w:cs="Arial"/>
        </w:rPr>
      </w:pPr>
      <w:del w:id="17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8630C8" w14:textId="77777777" w:rsidR="00AA2F5F" w:rsidRPr="002E06B9" w:rsidRDefault="00E319A0">
      <w:pPr>
        <w:rPr>
          <w:del w:id="178" w:author="Caio Pizzol" w:date="2026-08-03T22:17:00Z" w16du:dateUtc="2026-08-04T02:17:00Z"/>
          <w:rFonts w:ascii="Arial" w:hAnsi="Arial" w:cs="Arial"/>
        </w:rPr>
      </w:pPr>
      <w:del w:id="17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0A39BA" w14:textId="77777777" w:rsidR="00AA2F5F" w:rsidRPr="002E06B9" w:rsidRDefault="00E319A0">
      <w:pPr>
        <w:rPr>
          <w:del w:id="180" w:author="Caio Pizzol" w:date="2026-08-03T22:17:00Z" w16du:dateUtc="2026-08-04T02:17:00Z"/>
          <w:rFonts w:ascii="Arial" w:hAnsi="Arial" w:cs="Arial"/>
        </w:rPr>
      </w:pPr>
      <w:del w:id="18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5582F0" w14:textId="77777777" w:rsidR="00AA2F5F" w:rsidRPr="002E06B9" w:rsidRDefault="00E319A0">
      <w:pPr>
        <w:rPr>
          <w:del w:id="182" w:author="Caio Pizzol" w:date="2026-08-03T22:17:00Z" w16du:dateUtc="2026-08-04T02:17:00Z"/>
          <w:rFonts w:ascii="Arial" w:hAnsi="Arial" w:cs="Arial"/>
        </w:rPr>
      </w:pPr>
      <w:del w:id="18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8D2074" w14:textId="77777777" w:rsidR="00AA2F5F" w:rsidRPr="002E06B9" w:rsidRDefault="00E319A0">
      <w:pPr>
        <w:rPr>
          <w:del w:id="184" w:author="Caio Pizzol" w:date="2026-08-03T22:17:00Z" w16du:dateUtc="2026-08-04T02:17:00Z"/>
          <w:rFonts w:ascii="Arial" w:hAnsi="Arial" w:cs="Arial"/>
        </w:rPr>
      </w:pPr>
      <w:del w:id="18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22F83A" w14:textId="77777777" w:rsidR="00AA2F5F" w:rsidRPr="002E06B9" w:rsidRDefault="00E319A0">
      <w:pPr>
        <w:rPr>
          <w:del w:id="186" w:author="Caio Pizzol" w:date="2026-08-03T22:17:00Z" w16du:dateUtc="2026-08-04T02:17:00Z"/>
          <w:rFonts w:ascii="Arial" w:hAnsi="Arial" w:cs="Arial"/>
        </w:rPr>
      </w:pPr>
      <w:del w:id="18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399AD19" w14:textId="77777777" w:rsidR="00AA2F5F" w:rsidRPr="002E06B9" w:rsidRDefault="00E319A0">
      <w:pPr>
        <w:rPr>
          <w:del w:id="188" w:author="Caio Pizzol" w:date="2026-08-03T22:17:00Z" w16du:dateUtc="2026-08-04T02:17:00Z"/>
          <w:rFonts w:ascii="Arial" w:hAnsi="Arial" w:cs="Arial"/>
        </w:rPr>
      </w:pPr>
      <w:del w:id="18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9284BA" w14:textId="77777777" w:rsidR="00AA2F5F" w:rsidRPr="002E06B9" w:rsidRDefault="00E319A0">
      <w:pPr>
        <w:rPr>
          <w:del w:id="190" w:author="Caio Pizzol" w:date="2026-08-03T22:17:00Z" w16du:dateUtc="2026-08-04T02:17:00Z"/>
          <w:rFonts w:ascii="Arial" w:hAnsi="Arial" w:cs="Arial"/>
        </w:rPr>
      </w:pPr>
      <w:del w:id="19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4FABBF3" w14:textId="77777777" w:rsidR="00AA2F5F" w:rsidRPr="002E06B9" w:rsidRDefault="00E319A0">
      <w:pPr>
        <w:rPr>
          <w:del w:id="192" w:author="Caio Pizzol" w:date="2026-08-03T22:17:00Z" w16du:dateUtc="2026-08-04T02:17:00Z"/>
          <w:rFonts w:ascii="Arial" w:hAnsi="Arial" w:cs="Arial"/>
        </w:rPr>
      </w:pPr>
      <w:del w:id="19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2090DB9" w14:textId="77777777" w:rsidR="00AA2F5F" w:rsidRPr="002E06B9" w:rsidRDefault="00E319A0">
      <w:pPr>
        <w:rPr>
          <w:del w:id="194" w:author="Caio Pizzol" w:date="2026-08-03T22:17:00Z" w16du:dateUtc="2026-08-04T02:17:00Z"/>
          <w:rFonts w:ascii="Arial" w:hAnsi="Arial" w:cs="Arial"/>
        </w:rPr>
      </w:pPr>
      <w:del w:id="19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060781A" w14:textId="77777777" w:rsidR="00AA2F5F" w:rsidRPr="002E06B9" w:rsidRDefault="00E319A0">
      <w:pPr>
        <w:rPr>
          <w:del w:id="196" w:author="Caio Pizzol" w:date="2026-08-03T22:17:00Z" w16du:dateUtc="2026-08-04T02:17:00Z"/>
          <w:rFonts w:ascii="Arial" w:hAnsi="Arial" w:cs="Arial"/>
        </w:rPr>
      </w:pPr>
      <w:del w:id="19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EC6E0F" w14:textId="77777777" w:rsidR="00AA2F5F" w:rsidRPr="002E06B9" w:rsidRDefault="00E319A0">
      <w:pPr>
        <w:rPr>
          <w:del w:id="198" w:author="Caio Pizzol" w:date="2026-08-03T22:17:00Z" w16du:dateUtc="2026-08-04T02:17:00Z"/>
          <w:rFonts w:ascii="Arial" w:hAnsi="Arial" w:cs="Arial"/>
        </w:rPr>
      </w:pPr>
      <w:del w:id="19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4735E0" w14:textId="77777777" w:rsidR="00AA2F5F" w:rsidRPr="002E06B9" w:rsidRDefault="00E319A0">
      <w:pPr>
        <w:rPr>
          <w:del w:id="200" w:author="Caio Pizzol" w:date="2026-08-03T22:17:00Z" w16du:dateUtc="2026-08-04T02:17:00Z"/>
          <w:rFonts w:ascii="Arial" w:hAnsi="Arial" w:cs="Arial"/>
        </w:rPr>
      </w:pPr>
      <w:del w:id="20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2EAB8F4" w14:textId="77777777" w:rsidR="00AA2F5F" w:rsidRPr="002E06B9" w:rsidRDefault="00E319A0">
      <w:pPr>
        <w:rPr>
          <w:del w:id="202" w:author="Caio Pizzol" w:date="2026-08-03T22:17:00Z" w16du:dateUtc="2026-08-04T02:17:00Z"/>
          <w:rFonts w:ascii="Arial" w:hAnsi="Arial" w:cs="Arial"/>
        </w:rPr>
      </w:pPr>
      <w:del w:id="20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1C635AA" w14:textId="77777777" w:rsidR="00AA2F5F" w:rsidRPr="002E06B9" w:rsidRDefault="00E319A0">
      <w:pPr>
        <w:rPr>
          <w:del w:id="204" w:author="Caio Pizzol" w:date="2026-08-03T22:17:00Z" w16du:dateUtc="2026-08-04T02:17:00Z"/>
          <w:rFonts w:ascii="Arial" w:hAnsi="Arial" w:cs="Arial"/>
        </w:rPr>
      </w:pPr>
      <w:del w:id="20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05B078" w14:textId="77777777" w:rsidR="00AA2F5F" w:rsidRPr="002E06B9" w:rsidRDefault="00E319A0">
      <w:pPr>
        <w:rPr>
          <w:del w:id="206" w:author="Caio Pizzol" w:date="2026-08-03T22:17:00Z" w16du:dateUtc="2026-08-04T02:17:00Z"/>
          <w:rFonts w:ascii="Arial" w:hAnsi="Arial" w:cs="Arial"/>
        </w:rPr>
      </w:pPr>
      <w:del w:id="20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14FD338" w14:textId="77777777" w:rsidR="00AA2F5F" w:rsidRPr="002E06B9" w:rsidRDefault="00E319A0">
      <w:pPr>
        <w:rPr>
          <w:del w:id="208" w:author="Caio Pizzol" w:date="2026-08-03T22:17:00Z" w16du:dateUtc="2026-08-04T02:17:00Z"/>
          <w:rFonts w:ascii="Arial" w:hAnsi="Arial" w:cs="Arial"/>
        </w:rPr>
      </w:pPr>
      <w:del w:id="20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E66ED33" w14:textId="77777777" w:rsidR="00AA2F5F" w:rsidRPr="002E06B9" w:rsidRDefault="00E319A0">
      <w:pPr>
        <w:rPr>
          <w:del w:id="210" w:author="Caio Pizzol" w:date="2026-08-03T22:17:00Z" w16du:dateUtc="2026-08-04T02:17:00Z"/>
          <w:rFonts w:ascii="Arial" w:hAnsi="Arial" w:cs="Arial"/>
        </w:rPr>
      </w:pPr>
      <w:del w:id="21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69FE8" w14:textId="77777777" w:rsidR="00AA2F5F" w:rsidRPr="002E06B9" w:rsidRDefault="00E319A0">
      <w:pPr>
        <w:rPr>
          <w:del w:id="212" w:author="Caio Pizzol" w:date="2026-08-03T22:17:00Z" w16du:dateUtc="2026-08-04T02:17:00Z"/>
          <w:rFonts w:ascii="Arial" w:hAnsi="Arial" w:cs="Arial"/>
        </w:rPr>
      </w:pPr>
      <w:del w:id="21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517413" w14:textId="77777777" w:rsidR="00AA2F5F" w:rsidRPr="002E06B9" w:rsidRDefault="00E319A0">
      <w:pPr>
        <w:rPr>
          <w:del w:id="214" w:author="Caio Pizzol" w:date="2026-08-03T22:17:00Z" w16du:dateUtc="2026-08-04T02:17:00Z"/>
          <w:rFonts w:ascii="Arial" w:hAnsi="Arial" w:cs="Arial"/>
        </w:rPr>
      </w:pPr>
      <w:del w:id="21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DEF337" w14:textId="77777777" w:rsidR="00AA2F5F" w:rsidRPr="002E06B9" w:rsidRDefault="00E319A0">
      <w:pPr>
        <w:rPr>
          <w:del w:id="216" w:author="Caio Pizzol" w:date="2026-08-03T22:17:00Z" w16du:dateUtc="2026-08-04T02:17:00Z"/>
          <w:rFonts w:ascii="Arial" w:hAnsi="Arial" w:cs="Arial"/>
        </w:rPr>
      </w:pPr>
      <w:del w:id="21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325578C" w14:textId="77777777" w:rsidR="00AA2F5F" w:rsidRPr="002E06B9" w:rsidRDefault="00E319A0">
      <w:pPr>
        <w:rPr>
          <w:del w:id="218" w:author="Caio Pizzol" w:date="2026-08-03T22:17:00Z" w16du:dateUtc="2026-08-04T02:17:00Z"/>
          <w:rFonts w:ascii="Arial" w:hAnsi="Arial" w:cs="Arial"/>
        </w:rPr>
      </w:pPr>
      <w:del w:id="21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9C9C81" w14:textId="77777777" w:rsidR="00AA2F5F" w:rsidRPr="002E06B9" w:rsidRDefault="00E319A0">
      <w:pPr>
        <w:rPr>
          <w:del w:id="220" w:author="Caio Pizzol" w:date="2026-08-03T22:17:00Z" w16du:dateUtc="2026-08-04T02:17:00Z"/>
          <w:rFonts w:ascii="Arial" w:hAnsi="Arial" w:cs="Arial"/>
        </w:rPr>
      </w:pPr>
      <w:del w:id="22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2CEA6F" w14:textId="77777777" w:rsidR="00AA2F5F" w:rsidRPr="002E06B9" w:rsidRDefault="00E319A0">
      <w:pPr>
        <w:rPr>
          <w:del w:id="222" w:author="Caio Pizzol" w:date="2026-08-03T22:17:00Z" w16du:dateUtc="2026-08-04T02:17:00Z"/>
          <w:rFonts w:ascii="Arial" w:hAnsi="Arial" w:cs="Arial"/>
        </w:rPr>
      </w:pPr>
      <w:del w:id="22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2AA1FC" w14:textId="77777777" w:rsidR="00AA2F5F" w:rsidRPr="002E06B9" w:rsidRDefault="00E319A0">
      <w:pPr>
        <w:rPr>
          <w:del w:id="224" w:author="Caio Pizzol" w:date="2026-08-03T22:17:00Z" w16du:dateUtc="2026-08-04T02:17:00Z"/>
          <w:rFonts w:ascii="Arial" w:hAnsi="Arial" w:cs="Arial"/>
        </w:rPr>
      </w:pPr>
      <w:del w:id="22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994E51E" w14:textId="77777777" w:rsidR="00AA2F5F" w:rsidRPr="002E06B9" w:rsidRDefault="00E319A0">
      <w:pPr>
        <w:rPr>
          <w:del w:id="226" w:author="Caio Pizzol" w:date="2026-08-03T22:17:00Z" w16du:dateUtc="2026-08-04T02:17:00Z"/>
          <w:rFonts w:ascii="Arial" w:hAnsi="Arial" w:cs="Arial"/>
        </w:rPr>
      </w:pPr>
      <w:del w:id="22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0265597" w14:textId="77777777" w:rsidR="00AA2F5F" w:rsidRPr="002E06B9" w:rsidRDefault="00E319A0">
      <w:pPr>
        <w:rPr>
          <w:del w:id="228" w:author="Caio Pizzol" w:date="2026-08-03T22:17:00Z" w16du:dateUtc="2026-08-04T02:17:00Z"/>
          <w:rFonts w:ascii="Arial" w:hAnsi="Arial" w:cs="Arial"/>
        </w:rPr>
      </w:pPr>
      <w:del w:id="22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AE4358" w14:textId="77777777" w:rsidR="00AA2F5F" w:rsidRPr="002E06B9" w:rsidRDefault="00E319A0">
      <w:pPr>
        <w:rPr>
          <w:del w:id="230" w:author="Caio Pizzol" w:date="2026-08-03T22:17:00Z" w16du:dateUtc="2026-08-04T02:17:00Z"/>
          <w:rFonts w:ascii="Arial" w:hAnsi="Arial" w:cs="Arial"/>
        </w:rPr>
      </w:pPr>
      <w:del w:id="23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5A575E" w14:textId="77777777" w:rsidR="00AA2F5F" w:rsidRPr="002E06B9" w:rsidRDefault="00E319A0">
      <w:pPr>
        <w:rPr>
          <w:del w:id="232" w:author="Caio Pizzol" w:date="2026-08-03T22:17:00Z" w16du:dateUtc="2026-08-04T02:17:00Z"/>
          <w:rFonts w:ascii="Arial" w:hAnsi="Arial" w:cs="Arial"/>
        </w:rPr>
      </w:pPr>
      <w:del w:id="23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D6872A" w14:textId="77777777" w:rsidR="00AA2F5F" w:rsidRPr="002E06B9" w:rsidRDefault="00E319A0">
      <w:pPr>
        <w:rPr>
          <w:del w:id="234" w:author="Caio Pizzol" w:date="2026-08-03T22:17:00Z" w16du:dateUtc="2026-08-04T02:17:00Z"/>
          <w:rFonts w:ascii="Arial" w:hAnsi="Arial" w:cs="Arial"/>
        </w:rPr>
      </w:pPr>
      <w:del w:id="23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0C442E" w14:textId="77777777" w:rsidR="00AA2F5F" w:rsidRPr="002E06B9" w:rsidRDefault="00E319A0">
      <w:pPr>
        <w:rPr>
          <w:del w:id="236" w:author="Caio Pizzol" w:date="2026-08-03T22:17:00Z" w16du:dateUtc="2026-08-04T02:17:00Z"/>
          <w:rFonts w:ascii="Arial" w:hAnsi="Arial" w:cs="Arial"/>
        </w:rPr>
      </w:pPr>
      <w:del w:id="23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A05E19" w14:textId="77777777" w:rsidR="00AA2F5F" w:rsidRPr="002E06B9" w:rsidRDefault="00E319A0">
      <w:pPr>
        <w:rPr>
          <w:del w:id="238" w:author="Caio Pizzol" w:date="2026-08-03T22:17:00Z" w16du:dateUtc="2026-08-04T02:17:00Z"/>
          <w:rFonts w:ascii="Arial" w:hAnsi="Arial" w:cs="Arial"/>
        </w:rPr>
      </w:pPr>
      <w:del w:id="23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46A033" w14:textId="77777777" w:rsidR="00AA2F5F" w:rsidRPr="002E06B9" w:rsidRDefault="00E319A0">
      <w:pPr>
        <w:rPr>
          <w:del w:id="240" w:author="Caio Pizzol" w:date="2026-08-03T22:17:00Z" w16du:dateUtc="2026-08-04T02:17:00Z"/>
          <w:rFonts w:ascii="Arial" w:hAnsi="Arial" w:cs="Arial"/>
        </w:rPr>
      </w:pPr>
      <w:del w:id="24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7CAA6E" w14:textId="77777777" w:rsidR="00AA2F5F" w:rsidRPr="002E06B9" w:rsidRDefault="00E319A0">
      <w:pPr>
        <w:rPr>
          <w:del w:id="242" w:author="Caio Pizzol" w:date="2026-08-03T22:17:00Z" w16du:dateUtc="2026-08-04T02:17:00Z"/>
          <w:rFonts w:ascii="Arial" w:hAnsi="Arial" w:cs="Arial"/>
        </w:rPr>
      </w:pPr>
      <w:del w:id="24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A31900" w14:textId="77777777" w:rsidR="00AA2F5F" w:rsidRPr="002E06B9" w:rsidRDefault="00E319A0">
      <w:pPr>
        <w:rPr>
          <w:del w:id="244" w:author="Caio Pizzol" w:date="2026-08-03T22:17:00Z" w16du:dateUtc="2026-08-04T02:17:00Z"/>
          <w:rFonts w:ascii="Arial" w:hAnsi="Arial" w:cs="Arial"/>
        </w:rPr>
      </w:pPr>
      <w:del w:id="24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302E313" w14:textId="77777777" w:rsidR="00AA2F5F" w:rsidRPr="002E06B9" w:rsidRDefault="00E319A0">
      <w:pPr>
        <w:rPr>
          <w:del w:id="246" w:author="Caio Pizzol" w:date="2026-08-03T22:17:00Z" w16du:dateUtc="2026-08-04T02:17:00Z"/>
          <w:rFonts w:ascii="Arial" w:hAnsi="Arial" w:cs="Arial"/>
        </w:rPr>
      </w:pPr>
      <w:del w:id="24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0CE3416" w14:textId="77777777" w:rsidR="00AA2F5F" w:rsidRPr="002E06B9" w:rsidRDefault="00E319A0">
      <w:pPr>
        <w:rPr>
          <w:del w:id="248" w:author="Caio Pizzol" w:date="2026-08-03T22:17:00Z" w16du:dateUtc="2026-08-04T02:17:00Z"/>
          <w:rFonts w:ascii="Arial" w:hAnsi="Arial" w:cs="Arial"/>
        </w:rPr>
      </w:pPr>
      <w:del w:id="24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B0DDDA" w14:textId="77777777" w:rsidR="00AA2F5F" w:rsidRPr="002E06B9" w:rsidRDefault="00E319A0">
      <w:pPr>
        <w:rPr>
          <w:del w:id="250" w:author="Caio Pizzol" w:date="2026-08-03T22:17:00Z" w16du:dateUtc="2026-08-04T02:17:00Z"/>
          <w:rFonts w:ascii="Arial" w:hAnsi="Arial" w:cs="Arial"/>
        </w:rPr>
      </w:pPr>
      <w:del w:id="25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3BADF7" w14:textId="77777777" w:rsidR="00AA2F5F" w:rsidRPr="002E06B9" w:rsidRDefault="00E319A0">
      <w:pPr>
        <w:rPr>
          <w:del w:id="252" w:author="Caio Pizzol" w:date="2026-08-03T22:17:00Z" w16du:dateUtc="2026-08-04T02:17:00Z"/>
          <w:rFonts w:ascii="Arial" w:hAnsi="Arial" w:cs="Arial"/>
        </w:rPr>
      </w:pPr>
      <w:del w:id="25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8DC3CC" w14:textId="77777777" w:rsidR="00AA2F5F" w:rsidRPr="002E06B9" w:rsidRDefault="00E319A0">
      <w:pPr>
        <w:rPr>
          <w:del w:id="254" w:author="Caio Pizzol" w:date="2026-08-03T22:17:00Z" w16du:dateUtc="2026-08-04T02:17:00Z"/>
          <w:rFonts w:ascii="Arial" w:hAnsi="Arial" w:cs="Arial"/>
        </w:rPr>
      </w:pPr>
      <w:del w:id="25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9D12D8" w14:textId="77777777" w:rsidR="00AA2F5F" w:rsidRPr="002E06B9" w:rsidRDefault="00E319A0">
      <w:pPr>
        <w:rPr>
          <w:del w:id="256" w:author="Caio Pizzol" w:date="2026-08-03T22:17:00Z" w16du:dateUtc="2026-08-04T02:17:00Z"/>
          <w:rFonts w:ascii="Arial" w:hAnsi="Arial" w:cs="Arial"/>
        </w:rPr>
      </w:pPr>
      <w:del w:id="25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E8C8FA" w14:textId="77777777" w:rsidR="00AA2F5F" w:rsidRPr="002E06B9" w:rsidRDefault="00E319A0">
      <w:pPr>
        <w:rPr>
          <w:del w:id="258" w:author="Caio Pizzol" w:date="2026-08-03T22:17:00Z" w16du:dateUtc="2026-08-04T02:17:00Z"/>
          <w:rFonts w:ascii="Arial" w:hAnsi="Arial" w:cs="Arial"/>
        </w:rPr>
      </w:pPr>
      <w:del w:id="25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730252" w14:textId="77777777" w:rsidR="00AA2F5F" w:rsidRPr="002E06B9" w:rsidRDefault="00E319A0">
      <w:pPr>
        <w:rPr>
          <w:del w:id="260" w:author="Caio Pizzol" w:date="2026-08-03T22:17:00Z" w16du:dateUtc="2026-08-04T02:17:00Z"/>
          <w:rFonts w:ascii="Arial" w:hAnsi="Arial" w:cs="Arial"/>
        </w:rPr>
      </w:pPr>
      <w:del w:id="26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2D0C63" w14:textId="77777777" w:rsidR="00AA2F5F" w:rsidRPr="002E06B9" w:rsidRDefault="00E319A0">
      <w:pPr>
        <w:rPr>
          <w:del w:id="262" w:author="Caio Pizzol" w:date="2026-08-03T22:17:00Z" w16du:dateUtc="2026-08-04T02:17:00Z"/>
          <w:rFonts w:ascii="Arial" w:hAnsi="Arial" w:cs="Arial"/>
        </w:rPr>
      </w:pPr>
      <w:del w:id="26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40EA89" w14:textId="77777777" w:rsidR="00AA2F5F" w:rsidRPr="002E06B9" w:rsidRDefault="00E319A0">
      <w:pPr>
        <w:rPr>
          <w:del w:id="264" w:author="Caio Pizzol" w:date="2026-08-03T22:17:00Z" w16du:dateUtc="2026-08-04T02:17:00Z"/>
          <w:rFonts w:ascii="Arial" w:hAnsi="Arial" w:cs="Arial"/>
        </w:rPr>
      </w:pPr>
      <w:del w:id="26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67268EF" w14:textId="77777777" w:rsidR="00AA2F5F" w:rsidRPr="002E06B9" w:rsidRDefault="00E319A0">
      <w:pPr>
        <w:rPr>
          <w:del w:id="266" w:author="Caio Pizzol" w:date="2026-08-03T22:17:00Z" w16du:dateUtc="2026-08-04T02:17:00Z"/>
          <w:rFonts w:ascii="Arial" w:hAnsi="Arial" w:cs="Arial"/>
        </w:rPr>
      </w:pPr>
      <w:del w:id="26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304029" w14:textId="77777777" w:rsidR="00AA2F5F" w:rsidRPr="002E06B9" w:rsidRDefault="00E319A0">
      <w:pPr>
        <w:rPr>
          <w:del w:id="268" w:author="Caio Pizzol" w:date="2026-08-03T22:17:00Z" w16du:dateUtc="2026-08-04T02:17:00Z"/>
          <w:rFonts w:ascii="Arial" w:hAnsi="Arial" w:cs="Arial"/>
        </w:rPr>
      </w:pPr>
      <w:del w:id="26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C1A4C98" w14:textId="77777777" w:rsidR="00AA2F5F" w:rsidRPr="002E06B9" w:rsidRDefault="00E319A0">
      <w:pPr>
        <w:rPr>
          <w:del w:id="270" w:author="Caio Pizzol" w:date="2026-08-03T22:17:00Z" w16du:dateUtc="2026-08-04T02:17:00Z"/>
          <w:rFonts w:ascii="Arial" w:hAnsi="Arial" w:cs="Arial"/>
        </w:rPr>
      </w:pPr>
      <w:del w:id="27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F94C0C" w14:textId="77777777" w:rsidR="00AA2F5F" w:rsidRPr="002E06B9" w:rsidRDefault="00E319A0">
      <w:pPr>
        <w:rPr>
          <w:del w:id="272" w:author="Caio Pizzol" w:date="2026-08-03T22:17:00Z" w16du:dateUtc="2026-08-04T02:17:00Z"/>
          <w:rFonts w:ascii="Arial" w:hAnsi="Arial" w:cs="Arial"/>
        </w:rPr>
      </w:pPr>
      <w:del w:id="27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E72042" w14:textId="77777777" w:rsidR="00AA2F5F" w:rsidRPr="002E06B9" w:rsidRDefault="00E319A0">
      <w:pPr>
        <w:rPr>
          <w:del w:id="274" w:author="Caio Pizzol" w:date="2026-08-03T22:17:00Z" w16du:dateUtc="2026-08-04T02:17:00Z"/>
          <w:rFonts w:ascii="Arial" w:hAnsi="Arial" w:cs="Arial"/>
        </w:rPr>
      </w:pPr>
      <w:del w:id="27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CD4AC9" w14:textId="77777777" w:rsidR="00AA2F5F" w:rsidRPr="002E06B9" w:rsidRDefault="00E319A0">
      <w:pPr>
        <w:rPr>
          <w:del w:id="276" w:author="Caio Pizzol" w:date="2026-08-03T22:17:00Z" w16du:dateUtc="2026-08-04T02:17:00Z"/>
          <w:rFonts w:ascii="Arial" w:hAnsi="Arial" w:cs="Arial"/>
        </w:rPr>
      </w:pPr>
      <w:del w:id="27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BACD72" w14:textId="77777777" w:rsidR="00AA2F5F" w:rsidRPr="002E06B9" w:rsidRDefault="00E319A0">
      <w:pPr>
        <w:rPr>
          <w:del w:id="278" w:author="Caio Pizzol" w:date="2026-08-03T22:17:00Z" w16du:dateUtc="2026-08-04T02:17:00Z"/>
          <w:rFonts w:ascii="Arial" w:hAnsi="Arial" w:cs="Arial"/>
        </w:rPr>
      </w:pPr>
      <w:del w:id="27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6872BE" w14:textId="77777777" w:rsidR="00AA2F5F" w:rsidRPr="002E06B9" w:rsidRDefault="00E319A0">
      <w:pPr>
        <w:rPr>
          <w:del w:id="280" w:author="Caio Pizzol" w:date="2026-08-03T22:17:00Z" w16du:dateUtc="2026-08-04T02:17:00Z"/>
          <w:rFonts w:ascii="Arial" w:hAnsi="Arial" w:cs="Arial"/>
        </w:rPr>
      </w:pPr>
      <w:del w:id="28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706C541" w14:textId="77777777" w:rsidR="00AA2F5F" w:rsidRPr="002E06B9" w:rsidRDefault="00E319A0">
      <w:pPr>
        <w:rPr>
          <w:del w:id="282" w:author="Caio Pizzol" w:date="2026-08-03T22:17:00Z" w16du:dateUtc="2026-08-04T02:17:00Z"/>
          <w:rFonts w:ascii="Arial" w:hAnsi="Arial" w:cs="Arial"/>
        </w:rPr>
      </w:pPr>
      <w:del w:id="28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9CA2D78" w14:textId="77777777" w:rsidR="00AA2F5F" w:rsidRPr="002E06B9" w:rsidRDefault="00E319A0">
      <w:pPr>
        <w:rPr>
          <w:del w:id="284" w:author="Caio Pizzol" w:date="2026-08-03T22:17:00Z" w16du:dateUtc="2026-08-04T02:17:00Z"/>
          <w:rFonts w:ascii="Arial" w:hAnsi="Arial" w:cs="Arial"/>
        </w:rPr>
      </w:pPr>
      <w:del w:id="28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3F5327" w14:textId="77777777" w:rsidR="00AA2F5F" w:rsidRPr="002E06B9" w:rsidRDefault="00E319A0">
      <w:pPr>
        <w:rPr>
          <w:del w:id="286" w:author="Caio Pizzol" w:date="2026-08-03T22:17:00Z" w16du:dateUtc="2026-08-04T02:17:00Z"/>
          <w:rFonts w:ascii="Arial" w:hAnsi="Arial" w:cs="Arial"/>
        </w:rPr>
      </w:pPr>
      <w:del w:id="28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65AAA0" w14:textId="77777777" w:rsidR="00AA2F5F" w:rsidRPr="002E06B9" w:rsidRDefault="00E319A0">
      <w:pPr>
        <w:rPr>
          <w:del w:id="288" w:author="Caio Pizzol" w:date="2026-08-03T22:17:00Z" w16du:dateUtc="2026-08-04T02:17:00Z"/>
          <w:rFonts w:ascii="Arial" w:hAnsi="Arial" w:cs="Arial"/>
        </w:rPr>
      </w:pPr>
      <w:del w:id="28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B4FA373" w14:textId="77777777" w:rsidR="00AA2F5F" w:rsidRPr="002E06B9" w:rsidRDefault="00E319A0">
      <w:pPr>
        <w:rPr>
          <w:del w:id="290" w:author="Caio Pizzol" w:date="2026-08-03T22:17:00Z" w16du:dateUtc="2026-08-04T02:17:00Z"/>
          <w:rFonts w:ascii="Arial" w:hAnsi="Arial" w:cs="Arial"/>
        </w:rPr>
      </w:pPr>
      <w:del w:id="29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3E5F33" w14:textId="77777777" w:rsidR="00AA2F5F" w:rsidRPr="002E06B9" w:rsidRDefault="00E319A0">
      <w:pPr>
        <w:rPr>
          <w:del w:id="292" w:author="Caio Pizzol" w:date="2026-08-03T22:17:00Z" w16du:dateUtc="2026-08-04T02:17:00Z"/>
          <w:rFonts w:ascii="Arial" w:hAnsi="Arial" w:cs="Arial"/>
        </w:rPr>
      </w:pPr>
      <w:del w:id="29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6FB13" w14:textId="77777777" w:rsidR="00AA2F5F" w:rsidRPr="002E06B9" w:rsidRDefault="00E319A0">
      <w:pPr>
        <w:rPr>
          <w:del w:id="294" w:author="Caio Pizzol" w:date="2026-08-03T22:17:00Z" w16du:dateUtc="2026-08-04T02:17:00Z"/>
          <w:rFonts w:ascii="Arial" w:hAnsi="Arial" w:cs="Arial"/>
        </w:rPr>
      </w:pPr>
      <w:del w:id="29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6ACFAF" w14:textId="77777777" w:rsidR="00AA2F5F" w:rsidRPr="002E06B9" w:rsidRDefault="00E319A0">
      <w:pPr>
        <w:rPr>
          <w:del w:id="296" w:author="Caio Pizzol" w:date="2026-08-03T22:17:00Z" w16du:dateUtc="2026-08-04T02:17:00Z"/>
          <w:rFonts w:ascii="Arial" w:hAnsi="Arial" w:cs="Arial"/>
        </w:rPr>
      </w:pPr>
      <w:del w:id="29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EAE46DD" w14:textId="77777777" w:rsidR="00AA2F5F" w:rsidRPr="002E06B9" w:rsidRDefault="00E319A0">
      <w:pPr>
        <w:rPr>
          <w:del w:id="298" w:author="Caio Pizzol" w:date="2026-08-03T22:17:00Z" w16du:dateUtc="2026-08-04T02:17:00Z"/>
          <w:rFonts w:ascii="Arial" w:hAnsi="Arial" w:cs="Arial"/>
        </w:rPr>
      </w:pPr>
      <w:del w:id="29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EE16168" w14:textId="77777777" w:rsidR="00AA2F5F" w:rsidRPr="002E06B9" w:rsidRDefault="00E319A0">
      <w:pPr>
        <w:rPr>
          <w:del w:id="300" w:author="Caio Pizzol" w:date="2026-08-03T22:17:00Z" w16du:dateUtc="2026-08-04T02:17:00Z"/>
          <w:rFonts w:ascii="Arial" w:hAnsi="Arial" w:cs="Arial"/>
        </w:rPr>
      </w:pPr>
      <w:del w:id="30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629371" w14:textId="77777777" w:rsidR="00AA2F5F" w:rsidRPr="002E06B9" w:rsidRDefault="00E319A0">
      <w:pPr>
        <w:rPr>
          <w:del w:id="302" w:author="Caio Pizzol" w:date="2026-08-03T22:17:00Z" w16du:dateUtc="2026-08-04T02:17:00Z"/>
          <w:rFonts w:ascii="Arial" w:hAnsi="Arial" w:cs="Arial"/>
        </w:rPr>
      </w:pPr>
      <w:del w:id="30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F4CE4" w14:textId="77777777" w:rsidR="00AA2F5F" w:rsidRPr="002E06B9" w:rsidRDefault="00E319A0">
      <w:pPr>
        <w:rPr>
          <w:del w:id="304" w:author="Caio Pizzol" w:date="2026-08-03T22:17:00Z" w16du:dateUtc="2026-08-04T02:17:00Z"/>
          <w:rFonts w:ascii="Arial" w:hAnsi="Arial" w:cs="Arial"/>
        </w:rPr>
      </w:pPr>
      <w:del w:id="30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4F57D74" w14:textId="77777777" w:rsidR="00AA2F5F" w:rsidRPr="002E06B9" w:rsidRDefault="00E319A0">
      <w:pPr>
        <w:rPr>
          <w:del w:id="306" w:author="Caio Pizzol" w:date="2026-08-03T22:17:00Z" w16du:dateUtc="2026-08-04T02:17:00Z"/>
          <w:rFonts w:ascii="Arial" w:hAnsi="Arial" w:cs="Arial"/>
        </w:rPr>
      </w:pPr>
      <w:del w:id="30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A8E94" w14:textId="77777777" w:rsidR="00AA2F5F" w:rsidRPr="002E06B9" w:rsidRDefault="00E319A0">
      <w:pPr>
        <w:rPr>
          <w:del w:id="308" w:author="Caio Pizzol" w:date="2026-08-03T22:17:00Z" w16du:dateUtc="2026-08-04T02:17:00Z"/>
          <w:rFonts w:ascii="Arial" w:hAnsi="Arial" w:cs="Arial"/>
        </w:rPr>
      </w:pPr>
      <w:del w:id="309"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39C8986" w14:textId="77777777" w:rsidR="00AA2F5F" w:rsidRPr="002E06B9" w:rsidRDefault="00E319A0">
      <w:pPr>
        <w:rPr>
          <w:del w:id="310" w:author="Caio Pizzol" w:date="2026-08-03T22:17:00Z" w16du:dateUtc="2026-08-04T02:17:00Z"/>
          <w:rFonts w:ascii="Arial" w:hAnsi="Arial" w:cs="Arial"/>
        </w:rPr>
      </w:pPr>
      <w:del w:id="311"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54B7A5" w14:textId="77777777" w:rsidR="00AA2F5F" w:rsidRPr="002E06B9" w:rsidRDefault="00E319A0">
      <w:pPr>
        <w:rPr>
          <w:del w:id="312" w:author="Caio Pizzol" w:date="2026-08-03T22:17:00Z" w16du:dateUtc="2026-08-04T02:17:00Z"/>
          <w:rFonts w:ascii="Arial" w:hAnsi="Arial" w:cs="Arial"/>
        </w:rPr>
      </w:pPr>
      <w:del w:id="313"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15DFE0" w14:textId="77777777" w:rsidR="00AA2F5F" w:rsidRPr="002E06B9" w:rsidRDefault="00E319A0">
      <w:pPr>
        <w:rPr>
          <w:del w:id="314" w:author="Caio Pizzol" w:date="2026-08-03T22:17:00Z" w16du:dateUtc="2026-08-04T02:17:00Z"/>
          <w:rFonts w:ascii="Arial" w:hAnsi="Arial" w:cs="Arial"/>
        </w:rPr>
      </w:pPr>
      <w:del w:id="315"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3A7149" w14:textId="77777777" w:rsidR="00AA2F5F" w:rsidRPr="002E06B9" w:rsidRDefault="00E319A0">
      <w:pPr>
        <w:rPr>
          <w:del w:id="316" w:author="Caio Pizzol" w:date="2026-08-03T22:17:00Z" w16du:dateUtc="2026-08-04T02:17:00Z"/>
          <w:rFonts w:ascii="Arial" w:hAnsi="Arial" w:cs="Arial"/>
        </w:rPr>
      </w:pPr>
      <w:del w:id="317"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F18E05A" w14:textId="77777777" w:rsidR="00AA2F5F" w:rsidRDefault="00E319A0" w:rsidP="00D23CFD">
      <w:pPr>
        <w:pStyle w:val="ListParagraph"/>
        <w:numPr>
          <w:ilvl w:val="0"/>
          <w:numId w:val="10"/>
        </w:numPr>
        <w:rPr>
          <w:rPrChange w:id="318" w:author="Caio Pizzol" w:date="2026-08-03T22:17:00Z" w16du:dateUtc="2026-08-04T02:17:00Z">
            <w:rPr>
              <w:rFonts w:ascii="Arial" w:hAnsi="Arial" w:cs="Arial"/>
            </w:rPr>
          </w:rPrChange>
        </w:rPr>
        <w:pPrChange w:id="319" w:author="Caio Pizzol" w:date="2026-08-03T22:17:00Z" w16du:dateUtc="2026-08-04T02:17:00Z">
          <w:pPr/>
        </w:pPrChange>
      </w:pPr>
      <w:del w:id="320" w:author="Caio Pizzol" w:date="2026-08-03T22:17:00Z" w16du:dateUtc="2026-08-04T02:17: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sectPr w:rsidR="00AA2F5F">
      <w:pgSz w:w="12240" w:h="15840"/>
      <w:pgMar w:top="1440" w:right="1440" w:bottom="1440" w:left="1440" w:header="720" w:footer="720" w:gutter="0"/>
      <w:cols w:num="1" w:space="720"/>
      <w:docGrid w:linePitch="360"/>
      <w:sectPrChange w:id="321" w:author="Caio Pizzol" w:date="2026-08-03T22:17:00Z" w16du:dateUtc="2026-08-04T02:17:00Z">
        <w:sectPr w:rsidR="00AA2F5F">
          <w:pgMar w:top="1440" w:right="1440" w:bottom="1440" w:left="1440" w:header="720" w:footer="720" w:gutter="0"/>
          <w:cols w:num="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5E5AB9"/>
    <w:multiLevelType w:val="singleLevel"/>
    <w:tmpl w:val="04090003"/>
    <w:lvl w:ilvl="0">
      <w:start w:val="1"/>
      <w:numFmt w:val="bullet"/>
      <w:lvlText w:val="o"/>
      <w:lvlJc w:val="left"/>
      <w:pPr>
        <w:ind w:left="720" w:hanging="360"/>
      </w:pPr>
      <w:rPr>
        <w:rFonts w:ascii="Courier New" w:hAnsi="Courier New" w:cs="Courier New"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 w:numId="10" w16cid:durableId="1050031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179"/>
    <w:rsid w:val="0015074B"/>
    <w:rsid w:val="002031F9"/>
    <w:rsid w:val="0029639D"/>
    <w:rsid w:val="002B1C2A"/>
    <w:rsid w:val="002E06B9"/>
    <w:rsid w:val="00326F90"/>
    <w:rsid w:val="0045289F"/>
    <w:rsid w:val="0057219A"/>
    <w:rsid w:val="00744453"/>
    <w:rsid w:val="008B44CC"/>
    <w:rsid w:val="00AA1D8D"/>
    <w:rsid w:val="00AA2F5F"/>
    <w:rsid w:val="00B47730"/>
    <w:rsid w:val="00CB0664"/>
    <w:rsid w:val="00CF6E4E"/>
    <w:rsid w:val="00D23CFD"/>
    <w:rsid w:val="00DE0A42"/>
    <w:rsid w:val="00F976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23CFD"/>
    <w:pPr>
      <w:keepNext/>
      <w:keepLines/>
      <w:spacing w:before="360" w:after="80" w:line="278" w:lineRule="auto"/>
      <w:outlineLvl w:val="0"/>
      <w:pPrChange w:id="0" w:author="Caio Pizzol" w:date="2026-08-03T22:17: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Caio Pizzol" w:date="2026-08-03T22:17: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D23CFD"/>
    <w:pPr>
      <w:keepNext/>
      <w:keepLines/>
      <w:spacing w:before="160" w:after="80" w:line="278" w:lineRule="auto"/>
      <w:outlineLvl w:val="1"/>
      <w:pPrChange w:id="1" w:author="Caio Pizzol" w:date="2026-08-03T22:17: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Caio Pizzol" w:date="2026-08-03T22:17: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D23CFD"/>
    <w:pPr>
      <w:keepNext/>
      <w:keepLines/>
      <w:spacing w:before="160" w:after="80" w:line="278" w:lineRule="auto"/>
      <w:outlineLvl w:val="2"/>
      <w:pPrChange w:id="2" w:author="Caio Pizzol" w:date="2026-08-03T22:17: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Caio Pizzol" w:date="2026-08-03T22:17: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D23CFD"/>
    <w:pPr>
      <w:keepNext/>
      <w:keepLines/>
      <w:spacing w:before="80" w:after="40" w:line="278" w:lineRule="auto"/>
      <w:outlineLvl w:val="3"/>
      <w:pPrChange w:id="3" w:author="Caio Pizzol" w:date="2026-08-03T22:17: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Caio Pizzol" w:date="2026-08-03T22:17: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D23CFD"/>
    <w:pPr>
      <w:keepNext/>
      <w:keepLines/>
      <w:spacing w:before="80" w:after="40" w:line="278" w:lineRule="auto"/>
      <w:outlineLvl w:val="4"/>
      <w:pPrChange w:id="4" w:author="Caio Pizzol" w:date="2026-08-03T22:17: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Caio Pizzol" w:date="2026-08-03T22:17: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D23CFD"/>
    <w:pPr>
      <w:keepNext/>
      <w:keepLines/>
      <w:spacing w:before="40" w:after="0" w:line="278" w:lineRule="auto"/>
      <w:outlineLvl w:val="5"/>
      <w:pPrChange w:id="5" w:author="Caio Pizzol" w:date="2026-08-03T22:17: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Caio Pizzol" w:date="2026-08-03T22:17: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D23CFD"/>
    <w:pPr>
      <w:keepNext/>
      <w:keepLines/>
      <w:spacing w:before="40" w:after="0" w:line="278" w:lineRule="auto"/>
      <w:outlineLvl w:val="6"/>
      <w:pPrChange w:id="6" w:author="Caio Pizzol" w:date="2026-08-03T22:17: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Caio Pizzol" w:date="2026-08-03T22:1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D23CFD"/>
    <w:pPr>
      <w:keepNext/>
      <w:keepLines/>
      <w:spacing w:after="0" w:line="278" w:lineRule="auto"/>
      <w:outlineLvl w:val="7"/>
      <w:pPrChange w:id="7" w:author="Caio Pizzol" w:date="2026-08-03T22:17: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Caio Pizzol" w:date="2026-08-03T22:17: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D23CFD"/>
    <w:pPr>
      <w:keepNext/>
      <w:keepLines/>
      <w:spacing w:after="0" w:line="278" w:lineRule="auto"/>
      <w:outlineLvl w:val="8"/>
      <w:pPrChange w:id="8" w:author="Caio Pizzol" w:date="2026-08-03T22:17: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Caio Pizzol"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D23CFD"/>
    <w:pPr>
      <w:spacing w:after="80" w:line="240" w:lineRule="auto"/>
      <w:contextualSpacing/>
      <w:pPrChange w:id="9" w:author="Caio Pizzol" w:date="2026-08-03T22:17: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Caio Pizzol" w:date="2026-08-03T22:17: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23CFD"/>
    <w:pPr>
      <w:numPr>
        <w:ilvl w:val="1"/>
      </w:numPr>
      <w:spacing w:after="160" w:line="278" w:lineRule="auto"/>
      <w:pPrChange w:id="10" w:author="Caio Pizzol" w:date="2026-08-03T22:17: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Caio Pizzol" w:date="2026-08-03T22:17: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23CFD"/>
    <w:pPr>
      <w:spacing w:before="160" w:after="160" w:line="278" w:lineRule="auto"/>
      <w:jc w:val="center"/>
      <w:pPrChange w:id="11" w:author="Caio Pizzol" w:date="2026-08-03T22:17:00Z">
        <w:pPr>
          <w:spacing w:after="200" w:line="276" w:lineRule="auto"/>
        </w:pPr>
      </w:pPrChange>
    </w:pPr>
    <w:rPr>
      <w:rFonts w:eastAsiaTheme="minorHAnsi"/>
      <w:i/>
      <w:iCs/>
      <w:color w:val="404040" w:themeColor="text1" w:themeTint="BF"/>
      <w:kern w:val="2"/>
      <w:sz w:val="24"/>
      <w:szCs w:val="24"/>
      <w14:ligatures w14:val="standardContextual"/>
      <w:rPrChange w:id="11" w:author="Caio Pizzol" w:date="2026-08-03T22:1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D23CFD"/>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8-03T22:17: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Caio Pizzol" w:date="2026-08-03T22:17: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D23CFD"/>
    <w:rPr>
      <w:i/>
      <w:iCs/>
      <w:color w:val="365F91" w:themeColor="accent1" w:themeShade="BF"/>
      <w:rPrChange w:id="13" w:author="Caio Pizzol" w:date="2026-08-03T22:17: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D23CFD"/>
    <w:rPr>
      <w:b/>
      <w:bCs/>
      <w:smallCaps/>
      <w:color w:val="365F91" w:themeColor="accent1" w:themeShade="BF"/>
      <w:spacing w:val="5"/>
      <w:rPrChange w:id="14" w:author="Caio Pizzol" w:date="2026-08-03T22:17: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6137</Words>
  <Characters>34981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2025-11-09T21:19:00Z</dcterms:created>
  <dcterms:modified xsi:type="dcterms:W3CDTF">2026-08-04T02:17:00Z</dcterms:modified>
  <cp:category/>
</cp:coreProperties>
</file>