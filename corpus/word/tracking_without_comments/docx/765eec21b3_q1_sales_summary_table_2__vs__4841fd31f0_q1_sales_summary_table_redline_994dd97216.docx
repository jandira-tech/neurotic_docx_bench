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DF5BB3" w14:textId="77777777" w:rsidR="007070BD" w:rsidRDefault="00C0755F">
      <w:r>
        <w:t>Q1 Sales Summary</w:t>
      </w:r>
    </w:p>
    <w:p w14:paraId="48CDC036" w14:textId="77777777" w:rsidR="007070BD" w:rsidRDefault="007070BD"/>
    <w:p w14:paraId="42B46C23" w14:textId="77777777" w:rsidR="00C86177" w:rsidRDefault="00C86177">
      <w:pPr>
        <w:rPr>
          <w:ins w:id="0" w:author="Comparison" w:date="2026-07-05T01:09:00Z" w16du:dateUtc="2026-07-05T05:09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070BD" w14:paraId="1211CC58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3BDD2" w14:textId="77777777" w:rsidR="007070BD" w:rsidRDefault="00C0755F">
            <w:r>
              <w:rPr>
                <w:b/>
                <w:bCs/>
              </w:rPr>
              <w:t>Region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5F1D6" w14:textId="77777777" w:rsidR="007070BD" w:rsidRDefault="00C0755F">
            <w:r>
              <w:rPr>
                <w:b/>
                <w:bCs/>
              </w:rPr>
              <w:t>Revenue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B82B1" w14:textId="77777777" w:rsidR="007070BD" w:rsidRDefault="00C0755F">
            <w:r>
              <w:rPr>
                <w:b/>
                <w:bCs/>
              </w:rPr>
              <w:t>Target</w:t>
            </w:r>
          </w:p>
        </w:tc>
      </w:tr>
      <w:tr w:rsidR="007070BD" w14:paraId="08779B86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9122D" w14:textId="77777777" w:rsidR="007070BD" w:rsidRDefault="00C0755F">
            <w:r>
              <w:t>North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B29C1" w14:textId="77777777" w:rsidR="007070BD" w:rsidRDefault="00C0755F">
            <w:r>
              <w:t>$450,000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DB00C" w14:textId="77777777" w:rsidR="007070BD" w:rsidRDefault="00C0755F">
            <w:r>
              <w:t>$400,000</w:t>
            </w:r>
          </w:p>
        </w:tc>
      </w:tr>
      <w:tr w:rsidR="007070BD" w14:paraId="25E02E89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60B04" w14:textId="77777777" w:rsidR="007070BD" w:rsidRDefault="00C0755F">
            <w:r>
              <w:t>South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18027" w14:textId="77777777" w:rsidR="007070BD" w:rsidRDefault="00C0755F">
            <w:r>
              <w:t>$380,000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E40FF" w14:textId="77777777" w:rsidR="007070BD" w:rsidRDefault="00C0755F">
            <w:r>
              <w:t>$350,000</w:t>
            </w:r>
          </w:p>
        </w:tc>
      </w:tr>
      <w:tr w:rsidR="007070BD" w14:paraId="4E79FE38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1" w:author="Comparison" w:date="2026-07-05T01:09:00Z" w16du:dateUtc="2026-07-05T05:09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60494" w14:textId="77777777" w:rsidR="007070BD" w:rsidRDefault="00C0755F">
            <w:pPr>
              <w:rPr>
                <w:del w:id="2" w:author="Comparison" w:date="2026-07-05T01:09:00Z" w16du:dateUtc="2026-07-05T05:09:00Z"/>
              </w:rPr>
            </w:pPr>
            <w:del w:id="3" w:author="Comparison" w:date="2026-07-05T01:09:00Z" w16du:dateUtc="2026-07-05T05:09:00Z">
              <w:r>
                <w:delText>West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A6E30" w14:textId="77777777" w:rsidR="007070BD" w:rsidRDefault="00C0755F">
            <w:pPr>
              <w:rPr>
                <w:del w:id="4" w:author="Comparison" w:date="2026-07-05T01:09:00Z" w16du:dateUtc="2026-07-05T05:09:00Z"/>
              </w:rPr>
            </w:pPr>
            <w:del w:id="5" w:author="Comparison" w:date="2026-07-05T01:09:00Z" w16du:dateUtc="2026-07-05T05:09:00Z">
              <w:r>
                <w:delText>$520,000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23222" w14:textId="77777777" w:rsidR="007070BD" w:rsidRDefault="00C0755F">
            <w:pPr>
              <w:rPr>
                <w:del w:id="6" w:author="Comparison" w:date="2026-07-05T01:09:00Z" w16du:dateUtc="2026-07-05T05:09:00Z"/>
              </w:rPr>
            </w:pPr>
            <w:del w:id="7" w:author="Comparison" w:date="2026-07-05T01:09:00Z" w16du:dateUtc="2026-07-05T05:09:00Z">
              <w:r>
                <w:delText>$500,000</w:delText>
              </w:r>
            </w:del>
          </w:p>
        </w:tc>
      </w:tr>
    </w:tbl>
    <w:p w14:paraId="391A8934" w14:textId="77777777" w:rsidR="007070BD" w:rsidRDefault="007070BD"/>
    <w:sectPr w:rsidR="007070B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070BD"/>
    <w:rsid w:val="007070BD"/>
    <w:rsid w:val="0097553F"/>
    <w:rsid w:val="00B37A4C"/>
    <w:rsid w:val="00C0755F"/>
    <w:rsid w:val="00C86177"/>
    <w:rsid w:val="00F53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A17FCB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2026-05-14T20:26:00Z</dcterms:created>
  <dcterms:modified xsi:type="dcterms:W3CDTF">2026-07-05T05:09:00Z</dcterms:modified>
</cp:coreProperties>
</file>