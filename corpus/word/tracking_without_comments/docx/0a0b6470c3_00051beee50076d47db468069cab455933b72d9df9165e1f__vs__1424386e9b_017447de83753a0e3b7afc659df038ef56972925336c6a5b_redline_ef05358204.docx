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C78D9" w14:textId="77777777" w:rsidR="00AF7805" w:rsidRPr="00A00ADA" w:rsidRDefault="009836F3" w:rsidP="00AF7805">
      <w:pPr>
        <w:jc w:val="center"/>
        <w:rPr>
          <w:del w:id="0" w:author="Comparison" w:date="2026-09-22T12:14:00Z" w16du:dateUtc="2026-09-22T16:14:00Z"/>
          <w:rFonts w:ascii="Times New Roman" w:hAnsi="Times New Roman" w:cs="Times New Roman"/>
          <w:b/>
          <w:sz w:val="28"/>
          <w:szCs w:val="28"/>
        </w:rPr>
      </w:pPr>
      <w:ins w:id="1" w:author="Comparison" w:date="2026-09-22T12:14:00Z" w16du:dateUtc="2026-09-22T16:14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14:00Z" w16du:dateUtc="2026-09-22T16:14:00Z">
        <w:r w:rsidR="00AF7805" w:rsidRPr="00A00ADA">
          <w:rPr>
            <w:rFonts w:ascii="Times New Roman" w:hAnsi="Times New Roman" w:cs="Times New Roman"/>
            <w:b/>
            <w:sz w:val="28"/>
            <w:szCs w:val="28"/>
          </w:rPr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 w:cs="Times New Roman"/>
            <w:b/>
            <w:sz w:val="28"/>
            <w:szCs w:val="28"/>
          </w:rPr>
          <w:delText>2015</w:delText>
        </w:r>
      </w:del>
    </w:p>
    <w:p w14:paraId="4884CF09" w14:textId="77777777" w:rsidR="00DC2963" w:rsidRDefault="00AF7805" w:rsidP="009806C4">
      <w:pPr>
        <w:pStyle w:val="BodyTextIndent"/>
        <w:jc w:val="left"/>
        <w:rPr>
          <w:del w:id="3" w:author="Comparison" w:date="2026-09-22T12:14:00Z" w16du:dateUtc="2026-09-22T16:14:00Z"/>
        </w:rPr>
      </w:pPr>
      <w:del w:id="4" w:author="Comparison" w:date="2026-09-22T12:14:00Z" w16du:dateUtc="2026-09-22T16:14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2A075A92" w14:textId="77777777" w:rsidR="00AF7805" w:rsidRPr="00A00ADA" w:rsidRDefault="00AF7805" w:rsidP="009806C4">
      <w:pPr>
        <w:pStyle w:val="BodyTextIndent"/>
        <w:ind w:firstLine="0"/>
        <w:jc w:val="left"/>
        <w:rPr>
          <w:del w:id="5" w:author="Comparison" w:date="2026-09-22T12:14:00Z" w16du:dateUtc="2026-09-22T16:14:00Z"/>
        </w:rPr>
      </w:pPr>
      <w:del w:id="6" w:author="Comparison" w:date="2026-09-22T12:14:00Z" w16du:dateUtc="2026-09-22T16:14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772A65C2" w14:textId="77777777" w:rsidR="00AF7805" w:rsidRPr="00A00ADA" w:rsidRDefault="00AF7805" w:rsidP="009806C4">
      <w:pPr>
        <w:spacing w:after="0" w:line="240" w:lineRule="auto"/>
        <w:rPr>
          <w:del w:id="7" w:author="Comparison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8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308EB1B3" w14:textId="77777777" w:rsidR="00AF7805" w:rsidRPr="00A00ADA" w:rsidRDefault="00AF7805" w:rsidP="009806C4">
      <w:pPr>
        <w:spacing w:after="0" w:line="240" w:lineRule="auto"/>
        <w:rPr>
          <w:del w:id="9" w:author="Comparison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6D43DAFE" w14:textId="77777777" w:rsidR="003C49AA" w:rsidRPr="00685E00" w:rsidRDefault="00DC2963" w:rsidP="009806C4">
      <w:pPr>
        <w:pStyle w:val="Default"/>
        <w:rPr>
          <w:del w:id="10" w:author="Comparison" w:date="2026-09-22T12:14:00Z" w16du:dateUtc="2026-09-22T16:14:00Z"/>
          <w:b/>
          <w:sz w:val="23"/>
          <w:szCs w:val="23"/>
        </w:rPr>
      </w:pPr>
      <w:del w:id="11" w:author="Comparison" w:date="2026-09-22T12:14:00Z" w16du:dateUtc="2026-09-22T16:14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5F35409A" w14:textId="77777777" w:rsidR="00685E00" w:rsidRDefault="00685E00" w:rsidP="009806C4">
      <w:pPr>
        <w:spacing w:after="0" w:line="240" w:lineRule="auto"/>
        <w:rPr>
          <w:del w:id="12" w:author="Comparison" w:date="2026-09-22T12:14:00Z" w16du:dateUtc="2026-09-22T16:14:00Z"/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18FC373A" w14:textId="77777777" w:rsidR="00DC2963" w:rsidRDefault="00DC2963" w:rsidP="009806C4">
      <w:pPr>
        <w:autoSpaceDE w:val="0"/>
        <w:autoSpaceDN w:val="0"/>
        <w:adjustRightInd w:val="0"/>
        <w:spacing w:after="0" w:line="240" w:lineRule="auto"/>
        <w:rPr>
          <w:del w:id="13" w:author="Comparison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14" w:author="Comparison" w:date="2026-09-22T12:14:00Z" w16du:dateUtc="2026-09-22T16:14:00Z">
        <w:r w:rsidRPr="00DC2963">
          <w:rPr>
            <w:rFonts w:ascii="Times New Roman" w:hAnsi="Times New Roman" w:cs="Times New Roman"/>
            <w:b/>
            <w:sz w:val="24"/>
            <w:szCs w:val="24"/>
          </w:rPr>
          <w:delText xml:space="preserve">Kontrola výberu </w:delText>
        </w:r>
        <w:r w:rsidR="00430C1F">
          <w:rPr>
            <w:rFonts w:ascii="Times New Roman" w:hAnsi="Times New Roman" w:cs="Times New Roman"/>
            <w:b/>
            <w:sz w:val="24"/>
            <w:szCs w:val="24"/>
          </w:rPr>
          <w:delText>výšky správnych poplatkov</w:delText>
        </w:r>
      </w:del>
    </w:p>
    <w:p w14:paraId="1EDF7966" w14:textId="77777777" w:rsidR="00430C1F" w:rsidRPr="00430C1F" w:rsidRDefault="00430C1F" w:rsidP="009806C4">
      <w:pPr>
        <w:spacing w:after="0" w:line="240" w:lineRule="auto"/>
        <w:jc w:val="both"/>
        <w:rPr>
          <w:del w:id="1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6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Kontrola bola vykonaná dňa 4. 12. za kontrolované obdobie polrok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Predm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et kontroly bola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kontrola výberu výšky správnych poplatkov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v obci.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ov. Za výšku a vybratie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správnych poplatkov v podmie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nkach obce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oplatkoch. Obec vedie samostatnú evidenciu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7E4102E9" w14:textId="77777777" w:rsidR="00430C1F" w:rsidRPr="00430C1F" w:rsidRDefault="00430C1F" w:rsidP="009806C4">
      <w:pPr>
        <w:spacing w:after="0" w:line="240" w:lineRule="auto"/>
        <w:jc w:val="both"/>
        <w:rPr>
          <w:del w:id="17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8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osvedčenie podpisu a osvedčenie podpisu na listine 1,50 €</w:delText>
        </w:r>
      </w:del>
    </w:p>
    <w:p w14:paraId="1F19A214" w14:textId="77777777" w:rsidR="00430C1F" w:rsidRPr="00430C1F" w:rsidRDefault="00430C1F" w:rsidP="009806C4">
      <w:pPr>
        <w:spacing w:after="0" w:line="240" w:lineRule="auto"/>
        <w:jc w:val="both"/>
        <w:rPr>
          <w:del w:id="1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20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stavebné povolenie 50 € </w:delText>
        </w:r>
      </w:del>
    </w:p>
    <w:p w14:paraId="356B8F4A" w14:textId="77777777" w:rsidR="00430C1F" w:rsidRPr="00430C1F" w:rsidRDefault="00430C1F" w:rsidP="009806C4">
      <w:pPr>
        <w:spacing w:after="0" w:line="240" w:lineRule="auto"/>
        <w:jc w:val="both"/>
        <w:rPr>
          <w:del w:id="21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22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dodatočné povolenie stavby trojnásobok stavebného 3x50 €</w:delText>
        </w:r>
      </w:del>
    </w:p>
    <w:p w14:paraId="7A64E24C" w14:textId="77777777" w:rsidR="00430C1F" w:rsidRPr="00430C1F" w:rsidRDefault="00430C1F" w:rsidP="009806C4">
      <w:pPr>
        <w:spacing w:after="0" w:line="240" w:lineRule="auto"/>
        <w:jc w:val="both"/>
        <w:rPr>
          <w:del w:id="23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24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návrh na vydanie kolaudačného rozhodnutia 35 €</w:delText>
        </w:r>
      </w:del>
    </w:p>
    <w:p w14:paraId="0B4A6457" w14:textId="77777777" w:rsidR="00430C1F" w:rsidRPr="00430C1F" w:rsidRDefault="00430C1F" w:rsidP="009806C4">
      <w:pPr>
        <w:spacing w:after="0" w:line="240" w:lineRule="auto"/>
        <w:jc w:val="both"/>
        <w:rPr>
          <w:del w:id="2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26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stavebný úrad predĺženie termínu, ohlásenie drobnej stavby 10 €</w:delText>
        </w:r>
      </w:del>
    </w:p>
    <w:p w14:paraId="3FF81248" w14:textId="77777777" w:rsidR="00430C1F" w:rsidRPr="00430C1F" w:rsidRDefault="00430C1F" w:rsidP="009806C4">
      <w:pPr>
        <w:spacing w:after="0" w:line="240" w:lineRule="auto"/>
        <w:jc w:val="both"/>
        <w:rPr>
          <w:del w:id="27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28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rozhlas 5 € </w:delText>
        </w:r>
      </w:del>
    </w:p>
    <w:p w14:paraId="2AE2223C" w14:textId="77777777" w:rsidR="00430C1F" w:rsidRPr="00430C1F" w:rsidRDefault="00430C1F" w:rsidP="009806C4">
      <w:pPr>
        <w:spacing w:after="0" w:line="240" w:lineRule="auto"/>
        <w:jc w:val="both"/>
        <w:rPr>
          <w:del w:id="2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0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verejné priestranstvo 2 €</w:delText>
        </w:r>
      </w:del>
    </w:p>
    <w:p w14:paraId="4048159D" w14:textId="77777777" w:rsidR="00430C1F" w:rsidRPr="00430C1F" w:rsidRDefault="00430C1F" w:rsidP="009806C4">
      <w:pPr>
        <w:spacing w:after="0" w:line="240" w:lineRule="auto"/>
        <w:jc w:val="both"/>
        <w:rPr>
          <w:del w:id="31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2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vydanie potvrdenia alebo písomného oznámenia o pobyte osoby 5 €</w:delText>
        </w:r>
      </w:del>
    </w:p>
    <w:p w14:paraId="2871FC42" w14:textId="77777777" w:rsidR="00430C1F" w:rsidRPr="00430C1F" w:rsidRDefault="00430C1F" w:rsidP="009806C4">
      <w:pPr>
        <w:spacing w:after="0" w:line="240" w:lineRule="auto"/>
        <w:jc w:val="both"/>
        <w:rPr>
          <w:del w:id="33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4" w:author="Comparison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V kontrolovanom období II. polroka 2015</w:delText>
        </w:r>
        <w:r w:rsidR="009806C4">
          <w:rPr>
            <w:rFonts w:ascii="Times New Roman" w:hAnsi="Times New Roman" w:cs="Times New Roman"/>
            <w:sz w:val="24"/>
            <w:szCs w:val="24"/>
          </w:rPr>
          <w:delText xml:space="preserve"> pri kontrole náhodne vybran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Kontrola bola ukončená záznamom</w:delText>
        </w:r>
        <w:r w:rsidR="00126754">
          <w:rPr>
            <w:rFonts w:ascii="Times New Roman" w:hAnsi="Times New Roman" w:cs="Times New Roman"/>
            <w:sz w:val="24"/>
            <w:szCs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37E729BF" w14:textId="77777777" w:rsidR="00760C4A" w:rsidRDefault="00760C4A" w:rsidP="009806C4">
      <w:pPr>
        <w:spacing w:after="0" w:line="240" w:lineRule="auto"/>
        <w:rPr>
          <w:del w:id="3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A395FF3" w14:textId="77777777" w:rsidR="00DC2963" w:rsidRPr="00DC2963" w:rsidRDefault="00DC2963" w:rsidP="009806C4">
      <w:pPr>
        <w:spacing w:after="0" w:line="240" w:lineRule="auto"/>
        <w:rPr>
          <w:del w:id="36" w:author="Comparison" w:date="2026-09-22T12:14:00Z" w16du:dateUtc="2026-09-22T16:14:00Z"/>
          <w:rFonts w:ascii="Times New Roman" w:hAnsi="Times New Roman" w:cs="Times New Roman"/>
          <w:b/>
        </w:rPr>
      </w:pPr>
      <w:del w:id="37" w:author="Comparison" w:date="2026-09-22T12:14:00Z" w16du:dateUtc="2026-09-22T16:14:00Z">
        <w:r>
          <w:rPr>
            <w:rFonts w:ascii="Times New Roman" w:hAnsi="Times New Roman" w:cs="Times New Roman"/>
            <w:b/>
          </w:rPr>
          <w:delText>K</w:delText>
        </w:r>
        <w:r w:rsidRPr="00DC2963">
          <w:rPr>
            <w:rFonts w:ascii="Times New Roman" w:hAnsi="Times New Roman" w:cs="Times New Roman"/>
            <w:b/>
          </w:rPr>
          <w:delText>ontrola stavu záväzkov a pohľadávok obce k 31. 12. 2015</w:delText>
        </w:r>
      </w:del>
    </w:p>
    <w:p w14:paraId="4622C5C5" w14:textId="77777777" w:rsidR="00760C4A" w:rsidRPr="00736710" w:rsidRDefault="003B168E" w:rsidP="009806C4">
      <w:pPr>
        <w:pStyle w:val="Default"/>
        <w:rPr>
          <w:del w:id="38" w:author="Comparison" w:date="2026-09-22T12:14:00Z" w16du:dateUtc="2026-09-22T16:14:00Z"/>
          <w:sz w:val="23"/>
          <w:szCs w:val="23"/>
        </w:rPr>
      </w:pPr>
      <w:del w:id="39" w:author="Comparison" w:date="2026-09-22T12:14:00Z" w16du:dateUtc="2026-09-22T16:14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3F09DDE6" w14:textId="77777777" w:rsidR="00DC2963" w:rsidRPr="00736710" w:rsidRDefault="00DC2963" w:rsidP="009806C4">
      <w:pPr>
        <w:pStyle w:val="Default"/>
        <w:rPr>
          <w:del w:id="40" w:author="Comparison" w:date="2026-09-22T12:14:00Z" w16du:dateUtc="2026-09-22T16:14:00Z"/>
          <w:sz w:val="23"/>
          <w:szCs w:val="23"/>
        </w:rPr>
      </w:pPr>
    </w:p>
    <w:p w14:paraId="78929765" w14:textId="77777777" w:rsidR="00B23C4F" w:rsidRPr="009806C4" w:rsidRDefault="00A279B9" w:rsidP="009806C4">
      <w:pPr>
        <w:spacing w:line="240" w:lineRule="auto"/>
        <w:rPr>
          <w:del w:id="41" w:author="Comparison" w:date="2026-09-22T12:14:00Z" w16du:dateUtc="2026-09-22T16:14:00Z"/>
          <w:rFonts w:ascii="Times New Roman" w:hAnsi="Times New Roman" w:cs="Times New Roman"/>
          <w:b/>
        </w:rPr>
      </w:pPr>
      <w:del w:id="42" w:author="Comparison" w:date="2026-09-22T12:14:00Z" w16du:dateUtc="2026-09-22T16:14:00Z">
        <w:r>
          <w:rPr>
            <w:rFonts w:ascii="Times New Roman" w:hAnsi="Times New Roman" w:cs="Times New Roman"/>
            <w:b/>
          </w:rPr>
          <w:delText>S</w:delText>
        </w:r>
        <w:r w:rsidRPr="00A279B9">
          <w:rPr>
            <w:rFonts w:ascii="Times New Roman" w:hAnsi="Times New Roman" w:cs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 w:cs="Times New Roman"/>
            <w:sz w:val="24"/>
            <w:szCs w:val="24"/>
          </w:rPr>
          <w:delText>bolo predložené Obecné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>mu zastupiteľstvu dňa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 7. 9. a 16. 11. 2015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2AC6EB8A" w14:textId="77777777" w:rsidR="002D6451" w:rsidRDefault="00A279B9" w:rsidP="009806C4">
      <w:pPr>
        <w:autoSpaceDE w:val="0"/>
        <w:autoSpaceDN w:val="0"/>
        <w:adjustRightInd w:val="0"/>
        <w:spacing w:after="0" w:line="240" w:lineRule="auto"/>
        <w:rPr>
          <w:del w:id="43" w:author="Comparison" w:date="2026-09-22T12:14:00Z" w16du:dateUtc="2026-09-22T16:14:00Z"/>
          <w:rFonts w:ascii="Times New Roman" w:hAnsi="Times New Roman" w:cs="Times New Roman"/>
          <w:b/>
          <w:color w:val="000000"/>
          <w:sz w:val="23"/>
          <w:szCs w:val="23"/>
        </w:rPr>
      </w:pPr>
      <w:del w:id="44" w:author="Comparison" w:date="2026-09-22T12:14:00Z" w16du:dateUtc="2026-09-22T16:14:00Z">
        <w:r>
          <w:rPr>
            <w:rFonts w:ascii="Times New Roman" w:hAnsi="Times New Roman" w:cs="Times New Roman"/>
            <w:b/>
            <w:color w:val="000000"/>
            <w:sz w:val="24"/>
            <w:szCs w:val="24"/>
          </w:rPr>
          <w:delText>K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v</w:delText>
        </w:r>
      </w:del>
    </w:p>
    <w:p w14:paraId="2C46CB8D" w14:textId="77777777" w:rsidR="00D923CD" w:rsidRPr="00760C4A" w:rsidRDefault="002D6451" w:rsidP="009806C4">
      <w:pPr>
        <w:spacing w:line="240" w:lineRule="auto"/>
        <w:rPr>
          <w:del w:id="4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46" w:author="Comparison" w:date="2026-09-22T12:14:00Z" w16du:dateUtc="2026-09-22T16:14:00Z">
        <w:r w:rsidRPr="002D6451">
          <w:rPr>
            <w:rFonts w:ascii="Times New Roman" w:hAnsi="Times New Roman" w:cs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 w:cs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 w:cs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 w:cs="Times New Roman"/>
            <w:sz w:val="24"/>
          </w:rPr>
          <w:delText>ná</w:delText>
        </w:r>
        <w:r>
          <w:rPr>
            <w:rFonts w:ascii="Times New Roman" w:hAnsi="Times New Roman" w:cs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 w:cs="Times New Roman"/>
            <w:sz w:val="24"/>
          </w:rPr>
          <w:delText>platenie nájomného za obecné byty</w:delText>
        </w:r>
        <w:r>
          <w:rPr>
            <w:rFonts w:ascii="Times New Roman" w:hAnsi="Times New Roman" w:cs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>
          <w:rPr>
            <w:rFonts w:ascii="Times New Roman" w:hAnsi="Times New Roman" w:cs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 w:cs="Times New Roman"/>
            <w:sz w:val="24"/>
          </w:rPr>
          <w:delText>ná</w:delText>
        </w:r>
        <w:r w:rsidR="00760C4A">
          <w:rPr>
            <w:rFonts w:ascii="Times New Roman" w:hAnsi="Times New Roman" w:cs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 w:cs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 w:cs="Times New Roman"/>
            <w:sz w:val="24"/>
            <w:szCs w:val="24"/>
          </w:rPr>
          <w:delText>Návrh opatrení: Opakovať upomínanie.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620E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</w:delText>
        </w:r>
      </w:del>
    </w:p>
    <w:p w14:paraId="32FB9F77" w14:textId="77777777" w:rsidR="00AF7805" w:rsidRPr="00A00ADA" w:rsidRDefault="00AF7805" w:rsidP="009806C4">
      <w:pPr>
        <w:pStyle w:val="Default"/>
        <w:rPr>
          <w:del w:id="47" w:author="Comparison" w:date="2026-09-22T12:14:00Z" w16du:dateUtc="2026-09-22T16:14:00Z"/>
          <w:b/>
        </w:rPr>
      </w:pPr>
      <w:del w:id="48" w:author="Comparison" w:date="2026-09-22T12:14:00Z" w16du:dateUtc="2026-09-22T16:14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7A215764" w14:textId="77777777" w:rsidR="00AE0066" w:rsidRDefault="003576A5" w:rsidP="009806C4">
      <w:pPr>
        <w:spacing w:line="240" w:lineRule="auto"/>
        <w:rPr>
          <w:del w:id="4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50" w:author="Comparison" w:date="2026-09-22T12:14:00Z" w16du:dateUtc="2026-09-22T16:14:00Z">
        <w:r>
          <w:rPr>
            <w:rFonts w:ascii="Times New Roman" w:hAnsi="Times New Roman" w:cs="Times New Roman"/>
            <w:sz w:val="24"/>
            <w:szCs w:val="24"/>
          </w:rPr>
          <w:delText>p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(podateľňa) 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>za obdobie od júla do decembra 2015 konkrétne písomné sťažnosti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na Obecný úrad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.</w:delText>
        </w:r>
        <w:r w:rsidRPr="00EF5735">
          <w:rPr>
            <w:rFonts w:ascii="Arial" w:hAnsi="Arial" w:cs="Arial"/>
            <w:sz w:val="24"/>
            <w:szCs w:val="24"/>
          </w:rPr>
          <w:delText xml:space="preserve"> </w:delText>
        </w:r>
        <w:r>
          <w:rPr>
            <w:rFonts w:ascii="Arial" w:hAnsi="Arial" w:cs="Arial"/>
            <w:sz w:val="24"/>
            <w:szCs w:val="24"/>
          </w:rPr>
          <w:delText xml:space="preserve">                           </w:delText>
        </w:r>
      </w:del>
    </w:p>
    <w:p w14:paraId="6C229C40" w14:textId="77777777" w:rsidR="00E40975" w:rsidRPr="00A00ADA" w:rsidRDefault="00E40975" w:rsidP="009806C4">
      <w:pPr>
        <w:spacing w:line="240" w:lineRule="auto"/>
        <w:rPr>
          <w:del w:id="51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52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 druhej úprave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>programového rozpočtu Obce Si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</w:delText>
        </w:r>
        <w:r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>nému zastupiteľstvu 16. 11. 2015</w:delText>
        </w:r>
      </w:del>
    </w:p>
    <w:p w14:paraId="06D125EF" w14:textId="77777777" w:rsidR="00E40975" w:rsidRDefault="00E40975" w:rsidP="009806C4">
      <w:pPr>
        <w:spacing w:line="240" w:lineRule="auto"/>
        <w:rPr>
          <w:del w:id="53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54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</w:delText>
        </w:r>
        <w:r w:rsidR="001A41DF">
          <w:rPr>
            <w:rFonts w:ascii="Times New Roman" w:hAnsi="Times New Roman" w:cs="Times New Roman"/>
            <w:b/>
            <w:sz w:val="24"/>
            <w:szCs w:val="24"/>
          </w:rPr>
          <w:delText>ie odborného stanoviska k prvej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úprave rozpočtu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príspevkovej organizácie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</w:delText>
        </w:r>
        <w:r>
          <w:rPr>
            <w:rFonts w:ascii="Times New Roman" w:hAnsi="Times New Roman" w:cs="Times New Roman"/>
            <w:sz w:val="24"/>
            <w:szCs w:val="24"/>
          </w:rPr>
          <w:delText>cnému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 xml:space="preserve"> zastupiteľstvu dňa 16. 11. 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     </w:delText>
        </w:r>
      </w:del>
    </w:p>
    <w:p w14:paraId="20A8FDD8" w14:textId="77777777" w:rsidR="00E40975" w:rsidRPr="00A00ADA" w:rsidRDefault="00E40975" w:rsidP="009806C4">
      <w:pPr>
        <w:spacing w:line="240" w:lineRule="auto"/>
        <w:rPr>
          <w:del w:id="5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56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helné na roky 2016-2018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a rozpočtu príspevkovej organizácie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nému zastupiteľstvu 18. 12. 2015</w:delText>
        </w:r>
      </w:del>
    </w:p>
    <w:p w14:paraId="0E1F0DE8" w14:textId="77777777" w:rsidR="00E40975" w:rsidRDefault="00AF7805" w:rsidP="009806C4">
      <w:pPr>
        <w:spacing w:line="240" w:lineRule="auto"/>
        <w:rPr>
          <w:del w:id="57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58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obdobie od januára do júna 2015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bola predložen</w:delText>
        </w:r>
        <w:r w:rsidR="00B23C4F">
          <w:rPr>
            <w:rFonts w:ascii="Times New Roman" w:hAnsi="Times New Roman" w:cs="Times New Roman"/>
            <w:sz w:val="24"/>
            <w:szCs w:val="24"/>
          </w:rPr>
          <w:delText>á Obecnému zastupiteľ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stvu dňa 7</w:delText>
        </w:r>
        <w:r w:rsidR="00E40975">
          <w:rPr>
            <w:rFonts w:ascii="Times New Roman" w:hAnsi="Times New Roman" w:cs="Times New Roman"/>
            <w:sz w:val="24"/>
            <w:szCs w:val="24"/>
          </w:rPr>
          <w:delText xml:space="preserve">. 9.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201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5</w:delText>
        </w:r>
      </w:del>
    </w:p>
    <w:p w14:paraId="586526DE" w14:textId="77777777" w:rsidR="00AF7805" w:rsidRPr="00A00ADA" w:rsidRDefault="00AF7805" w:rsidP="009806C4">
      <w:pPr>
        <w:spacing w:line="240" w:lineRule="auto"/>
        <w:rPr>
          <w:del w:id="5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60" w:author="Comparison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návrhu plánu kontr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olnej činnosti na I. polrok 2016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>n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é Obecnému zastupiteľstvu dňa 18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 xml:space="preserve">. 12. 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3B90E538" w14:textId="77777777" w:rsidR="00D923CD" w:rsidRPr="006E11D7" w:rsidRDefault="00AF7805" w:rsidP="009806C4">
      <w:pPr>
        <w:pStyle w:val="Default"/>
        <w:rPr>
          <w:del w:id="61" w:author="Comparison" w:date="2026-09-22T12:14:00Z" w16du:dateUtc="2026-09-22T16:14:00Z"/>
        </w:rPr>
      </w:pPr>
      <w:del w:id="62" w:author="Comparison" w:date="2026-09-22T12:14:00Z" w16du:dateUtc="2026-09-22T16:14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40B675A0" w14:textId="77777777" w:rsidR="00DC2963" w:rsidRPr="00852E80" w:rsidRDefault="00DC2963" w:rsidP="00852E80">
      <w:pPr>
        <w:pStyle w:val="Default"/>
        <w:rPr>
          <w:del w:id="63" w:author="Comparison" w:date="2026-09-22T12:14:00Z" w16du:dateUtc="2026-09-22T16:14:00Z"/>
        </w:rPr>
      </w:pPr>
      <w:del w:id="64" w:author="Comparison" w:date="2026-09-22T12:14:00Z" w16du:dateUtc="2026-09-22T16:14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32CB64A0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65" w:author="Comparison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66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hAnsi="Times New Roman" w:cs="Times New Roman"/>
            <w:sz w:val="24"/>
            <w:szCs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eastAsia="Times New Roman" w:hAnsi="Times New Roman" w:cs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dlhodobom majetku v účtovnej jednotke </w:delText>
        </w:r>
      </w:del>
    </w:p>
    <w:p w14:paraId="3FE01E60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67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68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opravných položkách v účtovnej jednotke                                             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="00852E80" w:rsidRPr="00852E80">
          <w:rPr>
            <w:rFonts w:ascii="Times New Roman" w:eastAsia="Times New Roman" w:hAnsi="Times New Roman" w:cs="Times New Roman"/>
            <w:sz w:val="24"/>
            <w:szCs w:val="24"/>
          </w:rPr>
          <w:delText>o rezervách v účtovnej jednotke 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</w:delText>
        </w:r>
      </w:del>
    </w:p>
    <w:p w14:paraId="13FA10F6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69" w:author="Comparison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70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>I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 xml:space="preserve">nterná smernica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 transferoch obce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v účtovnej jednotke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                                                                            </w:delText>
        </w:r>
      </w:del>
    </w:p>
    <w:p w14:paraId="7B6956CD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71" w:author="Comparison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72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 o transferoch (organizácia v zriaďovateľskej pôsobnosti)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účtovnej jednotke</w:delText>
        </w:r>
      </w:del>
    </w:p>
    <w:p w14:paraId="1333E179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73" w:author="Comparison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74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> vedení účtovníctva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485DA11E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75" w:author="Comparison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76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="00B252F3">
          <w:rPr>
            <w:rFonts w:ascii="Times New Roman" w:eastAsia="Times New Roman" w:hAnsi="Times New Roman" w:cs="Times New Roman"/>
            <w:sz w:val="24"/>
            <w:szCs w:val="24"/>
          </w:rPr>
          <w:delText> zásobách a pokladni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4AFAE4A6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77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78" w:author="Comparison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VZN o </w:delText>
        </w:r>
        <w:r w:rsidRPr="00852E80">
          <w:rPr>
            <w:rFonts w:ascii="Times New Roman" w:hAnsi="Times New Roman" w:cs="Times New Roman"/>
            <w:bCs/>
            <w:sz w:val="24"/>
            <w:szCs w:val="24"/>
          </w:rPr>
          <w:delText>vylepovaní volebných plagátov na verejných priestranstvách</w:delText>
        </w:r>
      </w:del>
    </w:p>
    <w:p w14:paraId="16228B99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7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0" w:author="Comparison" w:date="2026-09-22T12:14:00Z" w16du:dateUtc="2026-09-22T16:14:00Z"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Doplnok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 VZN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 xml:space="preserve">o miestnych daniach a o miestnom poplatku za komunálne odpady a drobné </w:delText>
        </w:r>
      </w:del>
    </w:p>
    <w:p w14:paraId="46523783" w14:textId="77777777" w:rsidR="00AF7805" w:rsidRPr="00F5558C" w:rsidRDefault="006E11D7" w:rsidP="00852E80">
      <w:pPr>
        <w:spacing w:after="0" w:line="240" w:lineRule="auto"/>
        <w:rPr>
          <w:del w:id="81" w:author="Comparison" w:date="2026-09-22T12:14:00Z" w16du:dateUtc="2026-09-22T16:14:00Z"/>
          <w:rFonts w:ascii="Times New Roman" w:hAnsi="Times New Roman" w:cs="Times New Roman"/>
          <w:b/>
          <w:i/>
          <w:sz w:val="24"/>
          <w:szCs w:val="24"/>
        </w:rPr>
      </w:pPr>
      <w:del w:id="82" w:author="Comparison" w:date="2026-09-22T12:14:00Z" w16du:dateUtc="2026-09-22T16:14:00Z">
        <w:r w:rsidRPr="009F594F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b/>
            <w:sz w:val="24"/>
            <w:szCs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sz w:val="24"/>
            <w:szCs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5B2868A4" w14:textId="77777777" w:rsidR="00B301F5" w:rsidRDefault="00B301F5" w:rsidP="009806C4">
      <w:pPr>
        <w:spacing w:after="0" w:line="240" w:lineRule="auto"/>
        <w:rPr>
          <w:del w:id="83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843436E" w14:textId="77777777" w:rsidR="00BF5531" w:rsidRDefault="00BF5531" w:rsidP="009806C4">
      <w:pPr>
        <w:spacing w:after="0" w:line="240" w:lineRule="auto"/>
        <w:rPr>
          <w:del w:id="84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077EA35D" w14:textId="77777777" w:rsidR="00BF5531" w:rsidRDefault="00BF5531" w:rsidP="009806C4">
      <w:pPr>
        <w:spacing w:after="0" w:line="240" w:lineRule="auto"/>
        <w:rPr>
          <w:del w:id="85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204DD671" w14:textId="77777777" w:rsidR="00AF7805" w:rsidRPr="00F5558C" w:rsidRDefault="00AF7805" w:rsidP="009806C4">
      <w:pPr>
        <w:spacing w:after="0" w:line="240" w:lineRule="auto"/>
        <w:rPr>
          <w:del w:id="86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7" w:author="Comparison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>V</w:delText>
        </w:r>
        <w:r w:rsidR="008E3877">
          <w:rPr>
            <w:rFonts w:ascii="Times New Roman" w:hAnsi="Times New Roman" w:cs="Times New Roman"/>
            <w:sz w:val="24"/>
            <w:szCs w:val="24"/>
          </w:rPr>
          <w:delText xml:space="preserve"> Sihelnom </w:delText>
        </w:r>
        <w:r w:rsidR="00B301F5">
          <w:rPr>
            <w:rFonts w:ascii="Times New Roman" w:hAnsi="Times New Roman" w:cs="Times New Roman"/>
            <w:sz w:val="24"/>
            <w:szCs w:val="24"/>
          </w:rPr>
          <w:delText>dňa</w:delText>
        </w:r>
        <w:r w:rsidR="00F7725F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3B168E">
          <w:rPr>
            <w:rFonts w:ascii="Times New Roman" w:hAnsi="Times New Roman" w:cs="Times New Roman"/>
            <w:sz w:val="24"/>
            <w:szCs w:val="24"/>
          </w:rPr>
          <w:delText>. 3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>2016</w:delText>
        </w:r>
      </w:del>
    </w:p>
    <w:p w14:paraId="6528749B" w14:textId="77777777" w:rsidR="00AF7805" w:rsidRPr="00F5558C" w:rsidRDefault="00AF7805" w:rsidP="009806C4">
      <w:pPr>
        <w:spacing w:after="0" w:line="240" w:lineRule="auto"/>
        <w:rPr>
          <w:del w:id="88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5C0E4A0E" w14:textId="77777777" w:rsidR="00AF7805" w:rsidRPr="00F5558C" w:rsidRDefault="00AF7805" w:rsidP="009806C4">
      <w:pPr>
        <w:spacing w:after="0" w:line="240" w:lineRule="auto"/>
        <w:rPr>
          <w:del w:id="89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2B3BDC92" w14:textId="77777777" w:rsidR="00AF7805" w:rsidRPr="00F5558C" w:rsidRDefault="00AF7805" w:rsidP="009806C4">
      <w:pPr>
        <w:spacing w:after="0" w:line="240" w:lineRule="auto"/>
        <w:jc w:val="right"/>
        <w:rPr>
          <w:del w:id="90" w:author="Comparison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1" w:author="Comparison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</w:delTex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 w:rsidR="00FD2A58">
          <w:rPr>
            <w:rFonts w:ascii="Times New Roman" w:hAnsi="Times New Roman" w:cs="Times New Roman"/>
            <w:sz w:val="24"/>
            <w:szCs w:val="24"/>
          </w:rPr>
          <w:delText xml:space="preserve">Bc.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Anna </w:delText>
        </w:r>
        <w:r w:rsidRPr="00F5558C">
          <w:rPr>
            <w:rFonts w:ascii="Times New Roman" w:hAnsi="Times New Roman" w:cs="Times New Roman"/>
            <w:sz w:val="24"/>
            <w:szCs w:val="24"/>
          </w:rPr>
          <w:delText>Lusco</w:delText>
        </w:r>
        <w:r w:rsidR="004F6BDD">
          <w:rPr>
            <w:rFonts w:ascii="Times New Roman" w:hAnsi="Times New Roman" w:cs="Times New Roman"/>
            <w:sz w:val="24"/>
            <w:szCs w:val="24"/>
          </w:rPr>
          <w:delText xml:space="preserve">ňová                          </w:delText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32898C94" w14:textId="77777777" w:rsidR="002F6D81" w:rsidRDefault="002F6D81">
      <w:pPr>
        <w:pPrChange w:id="92" w:author="Comparison" w:date="2026-09-22T12:14:00Z" w16du:dateUtc="2026-09-22T16:14:00Z">
          <w:pPr>
            <w:spacing w:after="0" w:line="240" w:lineRule="auto"/>
          </w:pPr>
        </w:pPrChange>
      </w:pPr>
    </w:p>
    <w:sectPr w:rsidR="002F6D8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03" w:author="Comparison" w:date="2026-09-22T12:14:00Z" w16du:dateUtc="2026-09-22T16:14:00Z">
        <w:sectPr w:rsidR="002F6D81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B9A696" w14:textId="77777777" w:rsidR="009836F3" w:rsidRDefault="009836F3" w:rsidP="00491235">
      <w:pPr>
        <w:spacing w:after="0" w:line="240" w:lineRule="auto"/>
      </w:pPr>
      <w:r>
        <w:separator/>
      </w:r>
    </w:p>
  </w:endnote>
  <w:endnote w:type="continuationSeparator" w:id="0">
    <w:p w14:paraId="00BBF677" w14:textId="77777777" w:rsidR="009836F3" w:rsidRDefault="009836F3" w:rsidP="0049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B0713" w14:textId="77777777" w:rsidR="00491235" w:rsidRDefault="00491235">
    <w:pPr>
      <w:pStyle w:val="BodyTextIndentChar"/>
      <w:pPrChange w:id="102" w:author="Comparison" w:date="2026-09-22T12:14:00Z" w16du:dateUtc="2026-09-22T16:1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878B7D" w14:textId="77777777" w:rsidR="009836F3" w:rsidRDefault="009836F3" w:rsidP="00491235">
      <w:pPr>
        <w:spacing w:after="0" w:line="240" w:lineRule="auto"/>
      </w:pPr>
      <w:r>
        <w:separator/>
      </w:r>
    </w:p>
  </w:footnote>
  <w:footnote w:type="continuationSeparator" w:id="0">
    <w:p w14:paraId="16B26AA7" w14:textId="77777777" w:rsidR="009836F3" w:rsidRDefault="009836F3" w:rsidP="00491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F152F9" w14:paraId="2F51E384" w14:textId="77777777">
      <w:tblPrEx>
        <w:tblCellMar>
          <w:top w:w="0" w:type="dxa"/>
          <w:bottom w:w="0" w:type="dxa"/>
        </w:tblCellMar>
      </w:tblPrEx>
      <w:trPr>
        <w:ins w:id="93" w:author="Comparison" w:date="2026-09-22T12:14:00Z" w16du:dateUtc="2026-09-22T16:14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00D8FD6" w14:textId="77777777" w:rsidR="00F152F9" w:rsidRDefault="009836F3">
          <w:pPr>
            <w:rPr>
              <w:ins w:id="94" w:author="Comparison" w:date="2026-09-22T12:14:00Z" w16du:dateUtc="2026-09-22T16:14:00Z"/>
            </w:rPr>
          </w:pPr>
          <w:ins w:id="95" w:author="Comparison" w:date="2026-09-22T12:14:00Z" w16du:dateUtc="2026-09-22T16:14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353D48B" w14:textId="6AED0F91" w:rsidR="00F152F9" w:rsidRDefault="009836F3">
          <w:pPr>
            <w:jc w:val="center"/>
            <w:rPr>
              <w:ins w:id="96" w:author="Comparison" w:date="2026-09-22T12:14:00Z" w16du:dateUtc="2026-09-22T16:14:00Z"/>
            </w:rPr>
          </w:pPr>
          <w:ins w:id="97" w:author="Comparison" w:date="2026-09-22T12:14:00Z" w16du:dateUtc="2026-09-22T16:14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491235">
            <w:rPr>
              <w:noProof/>
              <w:color w:val="000000"/>
            </w:rPr>
            <w:t>1</w:t>
          </w:r>
          <w:ins w:id="98" w:author="Comparison" w:date="2026-09-22T12:14:00Z" w16du:dateUtc="2026-09-22T16:14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20D9D22" w14:textId="77777777" w:rsidR="00F152F9" w:rsidRDefault="009836F3">
          <w:pPr>
            <w:jc w:val="right"/>
            <w:rPr>
              <w:ins w:id="99" w:author="Comparison" w:date="2026-09-22T12:14:00Z" w16du:dateUtc="2026-09-22T16:14:00Z"/>
            </w:rPr>
          </w:pPr>
          <w:ins w:id="100" w:author="Comparison" w:date="2026-09-22T12:14:00Z" w16du:dateUtc="2026-09-22T16:14:00Z">
            <w:r>
              <w:rPr>
                <w:color w:val="000000"/>
              </w:rPr>
              <w:t>07.12.2025</w:t>
            </w:r>
          </w:ins>
        </w:p>
      </w:tc>
    </w:tr>
  </w:tbl>
  <w:p w14:paraId="40FD1BD1" w14:textId="77777777" w:rsidR="00491235" w:rsidRDefault="00491235">
    <w:pPr>
      <w:pStyle w:val="Header"/>
      <w:rPr>
        <w:del w:id="101" w:author="Comparison" w:date="2026-09-22T12:14:00Z" w16du:dateUtc="2026-09-22T16:14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52736"/>
    <w:rsid w:val="00126754"/>
    <w:rsid w:val="00136239"/>
    <w:rsid w:val="001844EB"/>
    <w:rsid w:val="001A41DF"/>
    <w:rsid w:val="00231432"/>
    <w:rsid w:val="00232CB7"/>
    <w:rsid w:val="002468CB"/>
    <w:rsid w:val="00260181"/>
    <w:rsid w:val="002B7D61"/>
    <w:rsid w:val="002D223E"/>
    <w:rsid w:val="002D6451"/>
    <w:rsid w:val="002F6D81"/>
    <w:rsid w:val="003576A5"/>
    <w:rsid w:val="00383912"/>
    <w:rsid w:val="003B168E"/>
    <w:rsid w:val="003B394F"/>
    <w:rsid w:val="003C49AA"/>
    <w:rsid w:val="00430C1F"/>
    <w:rsid w:val="00473664"/>
    <w:rsid w:val="00491235"/>
    <w:rsid w:val="00494038"/>
    <w:rsid w:val="004B59A8"/>
    <w:rsid w:val="004F6BDD"/>
    <w:rsid w:val="005837EB"/>
    <w:rsid w:val="00685E00"/>
    <w:rsid w:val="006E11D7"/>
    <w:rsid w:val="007204AE"/>
    <w:rsid w:val="0072742C"/>
    <w:rsid w:val="00736710"/>
    <w:rsid w:val="007442E7"/>
    <w:rsid w:val="00760C4A"/>
    <w:rsid w:val="007A2B12"/>
    <w:rsid w:val="00852E80"/>
    <w:rsid w:val="00875E83"/>
    <w:rsid w:val="008A4384"/>
    <w:rsid w:val="008C4CA5"/>
    <w:rsid w:val="008E3877"/>
    <w:rsid w:val="009477D3"/>
    <w:rsid w:val="009806C4"/>
    <w:rsid w:val="009836F3"/>
    <w:rsid w:val="009F594F"/>
    <w:rsid w:val="00A279B9"/>
    <w:rsid w:val="00A93178"/>
    <w:rsid w:val="00AD2D0D"/>
    <w:rsid w:val="00AE0066"/>
    <w:rsid w:val="00AF3E5F"/>
    <w:rsid w:val="00AF7805"/>
    <w:rsid w:val="00B23C4F"/>
    <w:rsid w:val="00B252F3"/>
    <w:rsid w:val="00B301F5"/>
    <w:rsid w:val="00B3679C"/>
    <w:rsid w:val="00B37ADC"/>
    <w:rsid w:val="00B620E0"/>
    <w:rsid w:val="00B73DD7"/>
    <w:rsid w:val="00BA4FA6"/>
    <w:rsid w:val="00BF5531"/>
    <w:rsid w:val="00CD5448"/>
    <w:rsid w:val="00CE6595"/>
    <w:rsid w:val="00D61A09"/>
    <w:rsid w:val="00D923CD"/>
    <w:rsid w:val="00DA1327"/>
    <w:rsid w:val="00DB07F7"/>
    <w:rsid w:val="00DC2963"/>
    <w:rsid w:val="00E1252C"/>
    <w:rsid w:val="00E3136A"/>
    <w:rsid w:val="00E35D63"/>
    <w:rsid w:val="00E40975"/>
    <w:rsid w:val="00EB3A96"/>
    <w:rsid w:val="00F152F9"/>
    <w:rsid w:val="00F31C4C"/>
    <w:rsid w:val="00F75384"/>
    <w:rsid w:val="00F7725F"/>
    <w:rsid w:val="00F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AE01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F7805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AF780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FootnoteReference">
    <w:name w:val="footnote reference"/>
    <w:semiHidden/>
    <w:unhideWhenUsed/>
    <w:rsid w:val="0049123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91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235"/>
  </w:style>
  <w:style w:type="paragraph" w:styleId="Footer">
    <w:name w:val="footer"/>
    <w:basedOn w:val="Normal"/>
    <w:link w:val="FooterChar"/>
    <w:uiPriority w:val="99"/>
    <w:unhideWhenUsed/>
    <w:rsid w:val="00491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2538</Words>
  <Characters>14468</Characters>
  <Application>Microsoft Office Word</Application>
  <DocSecurity>0</DocSecurity>
  <Lines>120</Lines>
  <Paragraphs>33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