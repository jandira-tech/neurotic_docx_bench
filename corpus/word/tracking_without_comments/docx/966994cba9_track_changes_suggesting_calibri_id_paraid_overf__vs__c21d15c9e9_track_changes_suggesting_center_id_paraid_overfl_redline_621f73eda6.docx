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4BA9D2" w14:textId="77777777" w:rsidR="00C810B1" w:rsidRDefault="00805B1B">
      <w:r>
        <w:rPr>
          <w:u w:val="single"/>
          <w:rPrChange w:id="0" w:author="Comparison" w:date="2026-09-26T14:45:00Z" w16du:dateUtc="2026-09-26T18:45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Track Changes Suggesting </w:t>
      </w:r>
      <w:ins w:id="1" w:author="Comparison" w:date="2026-09-26T14:45:00Z" w16du:dateUtc="2026-09-26T18:45:00Z">
        <w:r>
          <w:rPr>
            <w:u w:val="single"/>
          </w:rPr>
          <w:t>Center Underline</w:t>
        </w:r>
      </w:ins>
      <w:del w:id="2" w:author="Comparison" w:date="2026-09-26T14:45:00Z" w16du:dateUtc="2026-09-26T18:45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Calibri Italic</w:delText>
        </w:r>
      </w:del>
      <w:r>
        <w:rPr>
          <w:u w:val="single"/>
          <w:rPrChange w:id="3" w:author="Comparison" w:date="2026-09-26T14:45:00Z" w16du:dateUtc="2026-09-26T18:45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 Demo</w:t>
      </w:r>
    </w:p>
    <w:p w14:paraId="30BEABD1" w14:textId="77777777" w:rsidR="00C810B1" w:rsidRDefault="00805B1B">
      <w:r>
        <w:rPr>
          <w:u w:val="single"/>
          <w:rPrChange w:id="4" w:author="Comparison" w:date="2026-09-26T14:45:00Z" w16du:dateUtc="2026-09-26T18:45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This document combines Suggesting mode with </w:t>
      </w:r>
      <w:ins w:id="5" w:author="Comparison" w:date="2026-09-26T14:45:00Z" w16du:dateUtc="2026-09-26T18:45:00Z">
        <w:r>
          <w:rPr>
            <w:u w:val="single"/>
          </w:rPr>
          <w:t>center alignment</w:t>
        </w:r>
      </w:ins>
      <w:del w:id="6" w:author="Comparison" w:date="2026-09-26T14:45:00Z" w16du:dateUtc="2026-09-26T18:45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Calibri font</w:delText>
        </w:r>
      </w:del>
      <w:r>
        <w:rPr>
          <w:u w:val="single"/>
          <w:rPrChange w:id="7" w:author="Comparison" w:date="2026-09-26T14:45:00Z" w16du:dateUtc="2026-09-26T18:45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 and </w:t>
      </w:r>
      <w:ins w:id="8" w:author="Comparison" w:date="2026-09-26T14:45:00Z" w16du:dateUtc="2026-09-26T18:45:00Z">
        <w:r>
          <w:rPr>
            <w:u w:val="single"/>
          </w:rPr>
          <w:t>underline</w:t>
        </w:r>
      </w:ins>
      <w:del w:id="9" w:author="Comparison" w:date="2026-09-26T14:45:00Z" w16du:dateUtc="2026-09-26T18:45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italic style</w:delText>
        </w:r>
      </w:del>
      <w:r>
        <w:rPr>
          <w:u w:val="single"/>
          <w:rPrChange w:id="10" w:author="Comparison" w:date="2026-09-26T14:45:00Z" w16du:dateUtc="2026-09-26T18:45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>.</w:t>
      </w:r>
    </w:p>
    <w:p w14:paraId="1DD23231" w14:textId="77777777" w:rsidR="00C810B1" w:rsidRDefault="00805B1B">
      <w:ins w:id="11" w:author="Comparison" w:date="2026-09-26T14:45:00Z" w16du:dateUtc="2026-09-26T18:45:00Z">
        <w:r>
          <w:rPr>
            <w:u w:val="single"/>
          </w:rPr>
          <w:t>Centered underlined suggestions are clear for collaborative document editing.</w:t>
        </w:r>
      </w:ins>
      <w:del w:id="12" w:author="Comparison" w:date="2026-09-26T14:45:00Z" w16du:dateUtc="2026-09-26T18:45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Calibri italic in Suggesting mode creates elegant tracked proposals.</w:delText>
        </w:r>
      </w:del>
    </w:p>
    <w:sectPr w:rsidR="00C810B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0B1"/>
    <w:rsid w:val="005017B3"/>
    <w:rsid w:val="00717F73"/>
    <w:rsid w:val="00805B1B"/>
    <w:rsid w:val="00C07997"/>
    <w:rsid w:val="00C810B1"/>
    <w:rsid w:val="00F8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962B9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2026-09-26T18:45:00Z</dcterms:modified>
</cp:coreProperties>
</file>