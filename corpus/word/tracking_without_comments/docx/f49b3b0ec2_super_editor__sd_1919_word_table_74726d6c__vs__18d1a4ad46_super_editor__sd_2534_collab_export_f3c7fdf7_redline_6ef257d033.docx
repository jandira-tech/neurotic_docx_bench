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139C7" w14:textId="0D2AFD05" w:rsidR="00DE0A42" w:rsidRDefault="008657BB" w:rsidP="008657BB">
      <w:pPr>
        <w:pStyle w:val="Heading1"/>
        <w:rPr>
          <w:del w:id="32" w:author="Lloyd Dugmore" w:date="2026-09-26T15:13:00Z" w16du:dateUtc="2026-09-26T19:13:00Z"/>
        </w:rPr>
      </w:pPr>
      <w:del w:id="33" w:author="Lloyd Dugmore" w:date="2026-09-26T15:13:00Z" w16du:dateUtc="2026-09-26T19:13:00Z">
        <w:r>
          <w:delText>Table Style Test</w:delText>
        </w:r>
      </w:del>
    </w:p>
    <w:p w14:paraId="44BEB91B" w14:textId="63D02D3A" w:rsidR="008657BB" w:rsidRDefault="008657BB" w:rsidP="008657BB">
      <w:pPr>
        <w:rPr>
          <w:del w:id="34" w:author="Lloyd Dugmore" w:date="2026-09-26T15:13:00Z" w16du:dateUtc="2026-09-26T19:13:00Z"/>
        </w:rPr>
      </w:pPr>
      <w:del w:id="35" w:author="Lloyd Dugmore" w:date="2026-09-26T15:13:00Z" w16du:dateUtc="2026-09-26T19:13:00Z">
        <w:r>
          <w:delText>The table below uses Table Grid style. Cell margins should come from the table style, not duplicated per cell.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del w:id="36" w:author="Lloyd Dugmore" w:date="2026-09-26T15:13:00Z" w16du:dateUtc="2026-09-26T19:13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del w:id="37" w:author="Lloyd Dugmore" w:date="2026-09-26T15:13:00Z" w16du:dateUtc="2026-09-26T19:13:00Z"/>
              </w:rPr>
            </w:pPr>
            <w:del w:id="38" w:author="Lloyd Dugmore" w:date="2026-09-26T15:13:00Z" w16du:dateUtc="2026-09-26T19:13:00Z">
              <w:r>
                <w:delText>Header A</w:delText>
              </w:r>
            </w:del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del w:id="39" w:author="Lloyd Dugmore" w:date="2026-09-26T15:13:00Z" w16du:dateUtc="2026-09-26T19:13:00Z"/>
              </w:rPr>
            </w:pPr>
            <w:del w:id="40" w:author="Lloyd Dugmore" w:date="2026-09-26T15:13:00Z" w16du:dateUtc="2026-09-26T19:13:00Z">
              <w:r>
                <w:delText>Header B</w:delText>
              </w:r>
            </w:del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del w:id="41" w:author="Lloyd Dugmore" w:date="2026-09-26T15:13:00Z" w16du:dateUtc="2026-09-26T19:13:00Z"/>
              </w:rPr>
            </w:pPr>
            <w:del w:id="42" w:author="Lloyd Dugmore" w:date="2026-09-26T15:13:00Z" w16du:dateUtc="2026-09-26T19:13:00Z">
              <w:r>
                <w:delText>Header C</w:delText>
              </w:r>
            </w:del>
          </w:p>
        </w:tc>
      </w:tr>
      <w:tr w:rsidR="008657BB" w14:paraId="0FF0DFDE" w14:textId="77777777" w:rsidTr="008657BB">
        <w:trPr>
          <w:del w:id="43" w:author="Lloyd Dugmore" w:date="2026-09-26T15:13:00Z" w16du:dateUtc="2026-09-26T19:13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del w:id="44" w:author="Lloyd Dugmore" w:date="2026-09-26T15:13:00Z" w16du:dateUtc="2026-09-26T19:13:00Z"/>
              </w:rPr>
            </w:pPr>
          </w:p>
          <w:p w14:paraId="69389C9F" w14:textId="77777777" w:rsidR="008657BB" w:rsidRDefault="008657BB" w:rsidP="008657BB">
            <w:pPr>
              <w:rPr>
                <w:del w:id="45" w:author="Lloyd Dugmore" w:date="2026-09-26T15:13:00Z" w16du:dateUtc="2026-09-26T19:13:00Z"/>
              </w:rPr>
            </w:pPr>
            <w:del w:id="46" w:author="Lloyd Dugmore" w:date="2026-09-26T15:13:00Z" w16du:dateUtc="2026-09-26T19:13:00Z">
              <w:r>
                <w:delText>After the table — plain body text again.</w:delText>
              </w:r>
            </w:del>
          </w:p>
          <w:p w14:paraId="5D260363" w14:textId="10B7760D" w:rsidR="008657BB" w:rsidRDefault="008657BB" w:rsidP="008657BB">
            <w:pPr>
              <w:rPr>
                <w:del w:id="47" w:author="Lloyd Dugmore" w:date="2026-09-26T15:13:00Z" w16du:dateUtc="2026-09-26T19:13:00Z"/>
              </w:rPr>
            </w:pPr>
            <w:del w:id="48" w:author="Lloyd Dugmore" w:date="2026-09-26T15:13:00Z" w16du:dateUtc="2026-09-26T19:13:00Z">
              <w:r>
                <w:delText>Row 1 Cell 1</w:delText>
              </w:r>
            </w:del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del w:id="49" w:author="Lloyd Dugmore" w:date="2026-09-26T15:13:00Z" w16du:dateUtc="2026-09-26T19:13:00Z"/>
              </w:rPr>
            </w:pPr>
            <w:del w:id="50" w:author="Lloyd Dugmore" w:date="2026-09-26T15:13:00Z" w16du:dateUtc="2026-09-26T19:13:00Z">
              <w:r>
                <w:delText>Row 1 Cell 2</w:delText>
              </w:r>
            </w:del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del w:id="51" w:author="Lloyd Dugmore" w:date="2026-09-26T15:13:00Z" w16du:dateUtc="2026-09-26T19:13:00Z"/>
              </w:rPr>
            </w:pPr>
            <w:del w:id="52" w:author="Lloyd Dugmore" w:date="2026-09-26T15:13:00Z" w16du:dateUtc="2026-09-26T19:13:00Z">
              <w:r>
                <w:delText>Row 1 Cell 3</w:delText>
              </w:r>
            </w:del>
          </w:p>
        </w:tc>
      </w:tr>
      <w:tr w:rsidR="008657BB" w14:paraId="1CD81B27" w14:textId="77777777" w:rsidTr="008657BB">
        <w:trPr>
          <w:del w:id="53" w:author="Lloyd Dugmore" w:date="2026-09-26T15:13:00Z" w16du:dateUtc="2026-09-26T19:13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del w:id="54" w:author="Lloyd Dugmore" w:date="2026-09-26T15:13:00Z" w16du:dateUtc="2026-09-26T19:13:00Z"/>
              </w:rPr>
            </w:pPr>
            <w:del w:id="55" w:author="Lloyd Dugmore" w:date="2026-09-26T15:13:00Z" w16du:dateUtc="2026-09-26T19:13:00Z">
              <w:r>
                <w:delText>Row 2 Cell 1</w:delText>
              </w:r>
            </w:del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del w:id="56" w:author="Lloyd Dugmore" w:date="2026-09-26T15:13:00Z" w16du:dateUtc="2026-09-26T19:13:00Z"/>
              </w:rPr>
            </w:pPr>
            <w:del w:id="57" w:author="Lloyd Dugmore" w:date="2026-09-26T15:13:00Z" w16du:dateUtc="2026-09-26T19:13:00Z">
              <w:r>
                <w:delText>Row 2 Cell 2</w:delText>
              </w:r>
            </w:del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del w:id="58" w:author="Lloyd Dugmore" w:date="2026-09-26T15:13:00Z" w16du:dateUtc="2026-09-26T19:13:00Z"/>
              </w:rPr>
            </w:pPr>
            <w:del w:id="59" w:author="Lloyd Dugmore" w:date="2026-09-26T15:13:00Z" w16du:dateUtc="2026-09-26T19:13:00Z">
              <w:r>
                <w:delText>Row 2 Cell 3</w:delText>
              </w:r>
            </w:del>
          </w:p>
        </w:tc>
      </w:tr>
      <w:tr w:rsidR="008657BB" w14:paraId="5DBDFC5C" w14:textId="77777777" w:rsidTr="008657BB">
        <w:trPr>
          <w:del w:id="60" w:author="Lloyd Dugmore" w:date="2026-09-26T15:13:00Z" w16du:dateUtc="2026-09-26T19:13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del w:id="61" w:author="Lloyd Dugmore" w:date="2026-09-26T15:13:00Z" w16du:dateUtc="2026-09-26T19:13:00Z"/>
              </w:rPr>
            </w:pPr>
            <w:del w:id="62" w:author="Lloyd Dugmore" w:date="2026-09-26T15:13:00Z" w16du:dateUtc="2026-09-26T19:13:00Z">
              <w:r>
                <w:delText>Row 3 Cell 1</w:delText>
              </w:r>
            </w:del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del w:id="63" w:author="Lloyd Dugmore" w:date="2026-09-26T15:13:00Z" w16du:dateUtc="2026-09-26T19:13:00Z"/>
              </w:rPr>
            </w:pPr>
            <w:del w:id="64" w:author="Lloyd Dugmore" w:date="2026-09-26T15:13:00Z" w16du:dateUtc="2026-09-26T19:13:00Z">
              <w:r>
                <w:delText>Row 3 Cell 2</w:delText>
              </w:r>
            </w:del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del w:id="65" w:author="Lloyd Dugmore" w:date="2026-09-26T15:13:00Z" w16du:dateUtc="2026-09-26T19:13:00Z"/>
              </w:rPr>
            </w:pPr>
            <w:del w:id="66" w:author="Lloyd Dugmore" w:date="2026-09-26T15:13:00Z" w16du:dateUtc="2026-09-26T19:13:00Z">
              <w:r>
                <w:delText>Row 3 Cell 3</w:delText>
              </w:r>
            </w:del>
          </w:p>
        </w:tc>
      </w:tr>
    </w:tbl>
    <w:p w14:paraId="4BF69C18" w14:textId="77777777" w:rsidR="008657BB" w:rsidRPr="008657BB" w:rsidRDefault="008657BB" w:rsidP="00470D4A">
      <w:pPr>
        <w:pStyle w:val="ListBullet"/>
        <w:numPr>
          <w:ilvl w:val="0"/>
          <w:numId w:val="0"/>
        </w:numPr>
        <w:ind w:left="936"/>
        <w:pPrChange w:id="67" w:author="Lloyd Dugmore" w:date="2026-09-26T15:13:00Z" w16du:dateUtc="2026-09-26T19:13:00Z">
          <w:pPr/>
        </w:pPrChange>
      </w:pPr>
    </w:p>
    <w:sectPr w:rsidR="008657BB" w:rsidRPr="008657B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901" w:right="1008" w:bottom="1440" w:left="1008" w:header="720" w:footer="432" w:gutter="0"/>
      <w:cols w:space="720"/>
      <w:titlePg/>
      <w:docGrid w:linePitch="360"/>
      <w:sectPrChange w:id="72" w:author="Lloyd Dugmore" w:date="2026-09-26T15:13:00Z" w16du:dateUtc="2026-09-26T19:13:00Z">
        <w:sectPr w:rsidR="008657BB" w:rsidRPr="008657BB">
          <w:pgMar w:top="1440" w:right="1440" w:bottom="1440" w:left="1440" w:header="720" w:footer="720" w:gutter="0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84B4A4" w14:textId="77777777" w:rsidR="0048690A" w:rsidRDefault="0048690A">
      <w:pPr>
        <w:spacing w:after="0" w:line="240" w:lineRule="auto"/>
        <w:rPr>
          <w:ins w:id="28" w:author="Lloyd Dugmore" w:date="2026-09-26T15:13:00Z" w16du:dateUtc="2026-09-26T19:13:00Z"/>
        </w:rPr>
      </w:pPr>
      <w:r>
        <w:separator/>
      </w:r>
    </w:p>
    <w:p w14:paraId="5F12C9C6" w14:textId="77777777" w:rsidR="0048690A" w:rsidRDefault="0048690A">
      <w:pPr>
        <w:pPrChange w:id="29" w:author="Lloyd Dugmore" w:date="2026-09-26T15:13:00Z" w16du:dateUtc="2026-09-26T19:13:00Z">
          <w:pPr>
            <w:spacing w:after="0" w:line="240" w:lineRule="auto"/>
          </w:pPr>
        </w:pPrChange>
      </w:pPr>
    </w:p>
  </w:endnote>
  <w:endnote w:type="continuationSeparator" w:id="0">
    <w:p w14:paraId="45FDC80A" w14:textId="77777777" w:rsidR="0048690A" w:rsidRDefault="0048690A">
      <w:pPr>
        <w:spacing w:after="0" w:line="240" w:lineRule="auto"/>
        <w:rPr>
          <w:ins w:id="30" w:author="Lloyd Dugmore" w:date="2026-09-26T15:13:00Z" w16du:dateUtc="2026-09-26T19:13:00Z"/>
        </w:rPr>
      </w:pPr>
      <w:r>
        <w:continuationSeparator/>
      </w:r>
    </w:p>
    <w:p w14:paraId="33EFF615" w14:textId="77777777" w:rsidR="0048690A" w:rsidRDefault="0048690A">
      <w:pPr>
        <w:pPrChange w:id="31" w:author="Lloyd Dugmore" w:date="2026-09-26T15:13:00Z" w16du:dateUtc="2026-09-26T19:13:00Z">
          <w:pPr>
            <w:spacing w:after="0" w:line="240" w:lineRule="auto"/>
          </w:pPr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32BD1B" w14:textId="77777777" w:rsidR="00872669" w:rsidRDefault="0048690A">
    <w:pPr>
      <w:pStyle w:val="Footer"/>
    </w:pPr>
    <w:ins w:id="68" w:author="Lloyd Dugmore" w:date="2026-09-26T15:13:00Z" w16du:dateUtc="2026-09-26T19:13:00Z">
      <w:r>
        <w:fldChar w:fldCharType="begin"/>
      </w:r>
      <w:r>
        <w:instrText xml:space="preserve"> PAGE   \* MERGEFORMAT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237CE9" w14:textId="77777777" w:rsidR="00872669" w:rsidRPr="009F50C3" w:rsidRDefault="009F50C3">
    <w:pPr>
      <w:pStyle w:val="Footer"/>
      <w:rPr>
        <w:lang w:val="en-AU"/>
        <w:rPrChange w:id="70" w:author="Lloyd Dugmore" w:date="2026-09-26T15:13:00Z" w16du:dateUtc="2026-09-26T19:13:00Z">
          <w:rPr/>
        </w:rPrChange>
      </w:rPr>
    </w:pPr>
    <w:ins w:id="71" w:author="Lloyd Dugmore" w:date="2026-09-26T15:13:00Z" w16du:dateUtc="2026-09-26T19:13:00Z">
      <w:r>
        <w:rPr>
          <w:lang w:val="en-AU"/>
        </w:rPr>
        <w:t>Address: Auckland, New Zealand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C5B43A" w14:textId="77777777" w:rsidR="0048690A" w:rsidRDefault="0048690A">
      <w:pPr>
        <w:spacing w:after="0" w:line="240" w:lineRule="auto"/>
        <w:rPr>
          <w:ins w:id="24" w:author="Lloyd Dugmore" w:date="2026-09-26T15:13:00Z" w16du:dateUtc="2026-09-26T19:13:00Z"/>
        </w:rPr>
      </w:pPr>
      <w:r>
        <w:separator/>
      </w:r>
    </w:p>
    <w:p w14:paraId="6C9FF188" w14:textId="77777777" w:rsidR="0048690A" w:rsidRDefault="0048690A">
      <w:pPr>
        <w:pPrChange w:id="25" w:author="Lloyd Dugmore" w:date="2026-09-26T15:13:00Z" w16du:dateUtc="2026-09-26T19:13:00Z">
          <w:pPr>
            <w:spacing w:after="0" w:line="240" w:lineRule="auto"/>
          </w:pPr>
        </w:pPrChange>
      </w:pPr>
    </w:p>
  </w:footnote>
  <w:footnote w:type="continuationSeparator" w:id="0">
    <w:p w14:paraId="1340A111" w14:textId="77777777" w:rsidR="0048690A" w:rsidRDefault="0048690A">
      <w:pPr>
        <w:spacing w:after="0" w:line="240" w:lineRule="auto"/>
        <w:rPr>
          <w:ins w:id="26" w:author="Lloyd Dugmore" w:date="2026-09-26T15:13:00Z" w16du:dateUtc="2026-09-26T19:13:00Z"/>
        </w:rPr>
      </w:pPr>
      <w:r>
        <w:continuationSeparator/>
      </w:r>
    </w:p>
    <w:p w14:paraId="316FC51F" w14:textId="77777777" w:rsidR="0048690A" w:rsidRDefault="0048690A">
      <w:pPr>
        <w:pPrChange w:id="27" w:author="Lloyd Dugmore" w:date="2026-09-26T15:13:00Z" w16du:dateUtc="2026-09-26T19:13:00Z">
          <w:pPr>
            <w:spacing w:after="0" w:line="240" w:lineRule="auto"/>
          </w:pPr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70D1E" w14:textId="77777777" w:rsidR="00872669" w:rsidRDefault="008726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2647E" w14:textId="77777777" w:rsidR="00872669" w:rsidRDefault="009F50C3">
    <w:pPr>
      <w:pStyle w:val="Header"/>
    </w:pPr>
    <w:ins w:id="69" w:author="Lloyd Dugmore" w:date="2026-09-26T15:13:00Z" w16du:dateUtc="2026-09-26T19:13:00Z">
      <w:r>
        <w:rPr>
          <w:noProof/>
        </w:rPr>
        <w:drawing>
          <wp:anchor distT="0" distB="0" distL="114300" distR="114300" simplePos="0" relativeHeight="251659264" behindDoc="0" locked="0" layoutInCell="1" allowOverlap="1" wp14:anchorId="696687BC" wp14:editId="482A821F">
            <wp:simplePos x="0" y="0"/>
            <wp:positionH relativeFrom="margin">
              <wp:posOffset>4761230</wp:posOffset>
            </wp:positionH>
            <wp:positionV relativeFrom="margin">
              <wp:posOffset>-800100</wp:posOffset>
            </wp:positionV>
            <wp:extent cx="2107218" cy="400050"/>
            <wp:effectExtent l="0" t="0" r="1270" b="0"/>
            <wp:wrapSquare wrapText="bothSides"/>
            <wp:docPr id="1912529843" name="Picture 2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9843" name="Picture 2" descr="A blue text on a black background&#10;&#10;AI-generated content may be incorrect.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0721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003650"/>
    <w:rsid w:val="00197A3F"/>
    <w:rsid w:val="002031F9"/>
    <w:rsid w:val="00470D4A"/>
    <w:rsid w:val="0048690A"/>
    <w:rsid w:val="006B7068"/>
    <w:rsid w:val="0074113A"/>
    <w:rsid w:val="00744453"/>
    <w:rsid w:val="007767E9"/>
    <w:rsid w:val="008657BB"/>
    <w:rsid w:val="00872669"/>
    <w:rsid w:val="00927672"/>
    <w:rsid w:val="009F50C3"/>
    <w:rsid w:val="00AB213C"/>
    <w:rsid w:val="00AF4127"/>
    <w:rsid w:val="00DE0A42"/>
    <w:rsid w:val="00E45947"/>
    <w:rsid w:val="00FA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iPriority="3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320" w:line="240" w:lineRule="auto"/>
      <w:outlineLvl w:val="0"/>
      <w:pPrChange w:id="0" w:author="Lloyd Dugmore" w:date="2026-09-26T15:1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64"/>
      <w:szCs w:val="32"/>
      <w:lang w:eastAsia="ja-JP"/>
      <w14:ligatures w14:val="none"/>
      <w:rPrChange w:id="0" w:author="Lloyd Dugmore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200" w:line="240" w:lineRule="auto"/>
      <w:outlineLvl w:val="1"/>
      <w:pPrChange w:id="1" w:author="Lloyd Dugmore" w:date="2026-09-26T15:1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40"/>
      <w:szCs w:val="26"/>
      <w:lang w:eastAsia="ja-JP"/>
      <w14:ligatures w14:val="none"/>
      <w:rPrChange w:id="1" w:author="Lloyd Dugmore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240" w:line="240" w:lineRule="auto"/>
      <w:contextualSpacing/>
      <w:outlineLvl w:val="2"/>
      <w:pPrChange w:id="2" w:author="Lloyd Dugmore" w:date="2026-09-26T15:1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34"/>
      <w:lang w:eastAsia="ja-JP"/>
      <w14:ligatures w14:val="none"/>
      <w:rPrChange w:id="2" w:author="Lloyd Dugmore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360" w:lineRule="auto"/>
      <w:outlineLvl w:val="5"/>
      <w:pPrChange w:id="3" w:author="Lloyd Dugmore" w:date="2026-09-26T15:13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lang w:eastAsia="ja-JP"/>
      <w14:ligatures w14:val="none"/>
      <w:rPrChange w:id="3" w:author="Lloyd Dugmore" w:date="2026-09-26T15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60" w:after="180" w:line="240" w:lineRule="auto"/>
      <w:outlineLvl w:val="6"/>
      <w:pPrChange w:id="4" w:author="Lloyd Dugmore" w:date="2026-09-26T15:13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lang w:eastAsia="ja-JP"/>
      <w14:ligatures w14:val="none"/>
      <w:rPrChange w:id="4" w:author="Lloyd Dugmore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60" w:after="180" w:line="240" w:lineRule="auto"/>
      <w:outlineLvl w:val="7"/>
      <w:pPrChange w:id="5" w:author="Lloyd Dugmore" w:date="2026-09-26T15:13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7F7F7F" w:themeColor="text1" w:themeTint="80"/>
      <w:spacing w:val="14"/>
      <w:kern w:val="0"/>
      <w:sz w:val="26"/>
      <w:szCs w:val="21"/>
      <w:lang w:eastAsia="ja-JP"/>
      <w14:ligatures w14:val="none"/>
      <w:rPrChange w:id="5" w:author="Lloyd Dugmore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60" w:after="180" w:line="240" w:lineRule="auto"/>
      <w:outlineLvl w:val="8"/>
      <w:pPrChange w:id="6" w:author="Lloyd Dugmore" w:date="2026-09-26T15:13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sz w:val="26"/>
      <w:szCs w:val="21"/>
      <w:lang w:eastAsia="ja-JP"/>
      <w14:ligatures w14:val="none"/>
      <w:rPrChange w:id="6" w:author="Lloyd Dugmore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64"/>
      <w:szCs w:val="32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657BB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40"/>
      <w:szCs w:val="26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asciiTheme="majorHAnsi" w:eastAsiaTheme="majorEastAsia" w:hAnsiTheme="majorHAnsi" w:cstheme="majorBidi"/>
      <w:color w:val="156082" w:themeColor="accent1"/>
      <w:kern w:val="0"/>
      <w:sz w:val="34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asciiTheme="majorHAnsi" w:eastAsiaTheme="majorEastAsia" w:hAnsiTheme="majorHAnsi" w:cstheme="majorBidi"/>
      <w:color w:val="156082" w:themeColor="accent1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asciiTheme="majorHAnsi" w:eastAsiaTheme="majorEastAsia" w:hAnsiTheme="majorHAnsi" w:cstheme="majorBidi"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0" w:line="240" w:lineRule="auto"/>
      <w:contextualSpacing/>
      <w:pPrChange w:id="7" w:author="Lloyd Dugmore" w:date="2026-09-26T15:1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lang w:eastAsia="ja-JP"/>
      <w14:ligatures w14:val="none"/>
      <w:rPrChange w:id="7" w:author="Lloyd Dugmore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720" w:line="240" w:lineRule="auto"/>
      <w:contextualSpacing/>
      <w:pPrChange w:id="8" w:author="Lloyd Dugmore" w:date="2026-09-26T15:13:00Z">
        <w:pPr>
          <w:numPr>
            <w:ilvl w:val="1"/>
          </w:numPr>
          <w:spacing w:after="160" w:line="278" w:lineRule="auto"/>
        </w:pPr>
      </w:pPrChange>
    </w:pPr>
    <w:rPr>
      <w:rFonts w:eastAsiaTheme="minorEastAsia"/>
      <w:caps/>
      <w:color w:val="7F7F7F" w:themeColor="text1" w:themeTint="80"/>
      <w:kern w:val="0"/>
      <w:sz w:val="40"/>
      <w:szCs w:val="22"/>
      <w:lang w:eastAsia="ja-JP"/>
      <w14:ligatures w14:val="none"/>
      <w:rPrChange w:id="8" w:author="Lloyd Dugmore" w:date="2026-09-26T15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eastAsiaTheme="minorEastAsia"/>
      <w:caps/>
      <w:color w:val="7F7F7F" w:themeColor="text1" w:themeTint="80"/>
      <w:kern w:val="0"/>
      <w:sz w:val="40"/>
      <w:szCs w:val="22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  <w:pPrChange w:id="9" w:author="Lloyd Dugmore" w:date="2026-09-26T15:13:00Z">
        <w:pPr>
          <w:spacing w:before="160" w:after="160" w:line="278" w:lineRule="auto"/>
          <w:jc w:val="center"/>
        </w:pPr>
      </w:pPrChange>
    </w:pPr>
    <w:rPr>
      <w:rFonts w:asciiTheme="majorHAnsi" w:hAnsiTheme="majorHAnsi"/>
      <w:i/>
      <w:iCs/>
      <w:color w:val="156082" w:themeColor="accent1"/>
      <w:kern w:val="0"/>
      <w:sz w:val="40"/>
      <w:lang w:eastAsia="ja-JP"/>
      <w14:ligatures w14:val="none"/>
      <w:rPrChange w:id="9" w:author="Lloyd Dugmore" w:date="2026-09-26T15:1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rFonts w:asciiTheme="majorHAnsi" w:hAnsiTheme="majorHAnsi"/>
      <w:i/>
      <w:iCs/>
      <w:color w:val="156082" w:themeColor="accent1"/>
      <w:kern w:val="0"/>
      <w:sz w:val="4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97132" w:themeColor="accent2"/>
      <w:rPrChange w:id="10" w:author="Lloyd Dugmore" w:date="2026-09-26T15:13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  <w:pPrChange w:id="11" w:author="Lloyd Dugmore" w:date="2026-09-26T15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ajorHAnsi" w:hAnsiTheme="majorHAnsi"/>
      <w:i/>
      <w:iCs/>
      <w:color w:val="E97132" w:themeColor="accent2"/>
      <w:kern w:val="0"/>
      <w:sz w:val="32"/>
      <w:lang w:eastAsia="ja-JP"/>
      <w14:ligatures w14:val="none"/>
      <w:rPrChange w:id="11" w:author="Lloyd Dugmore" w:date="2026-09-26T15:1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rFonts w:asciiTheme="majorHAnsi" w:hAnsiTheme="majorHAnsi"/>
      <w:i/>
      <w:iCs/>
      <w:color w:val="E97132" w:themeColor="accent2"/>
      <w:kern w:val="0"/>
      <w:sz w:val="32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156082" w:themeColor="accent1"/>
      <w:spacing w:val="0"/>
      <w:rPrChange w:id="12" w:author="Lloyd Dugmore" w:date="2026-09-26T15:13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72669"/>
    <w:pPr>
      <w:spacing w:before="160" w:after="0" w:line="240" w:lineRule="auto"/>
    </w:pPr>
    <w:rPr>
      <w:color w:val="7F7F7F" w:themeColor="text1" w:themeTint="80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ListBullet">
    <w:name w:val="List Bullet"/>
    <w:basedOn w:val="Normal"/>
    <w:uiPriority w:val="31"/>
    <w:qFormat/>
    <w:pPr>
      <w:numPr>
        <w:numId w:val="8"/>
      </w:numPr>
      <w:spacing w:before="160" w:after="320" w:line="360" w:lineRule="auto"/>
      <w:contextualSpacing/>
      <w:pPrChange w:id="13" w:author="Lloyd Dugmore" w:date="2026-09-26T15:13:00Z">
        <w:pPr>
          <w:numPr>
            <w:numId w:val="8"/>
          </w:numPr>
          <w:tabs>
            <w:tab w:val="num" w:pos="936"/>
          </w:tabs>
          <w:spacing w:before="160" w:after="320" w:line="360" w:lineRule="auto"/>
          <w:ind w:left="936" w:hanging="360"/>
          <w:contextualSpacing/>
        </w:pPr>
      </w:pPrChange>
    </w:pPr>
    <w:rPr>
      <w:color w:val="7F7F7F" w:themeColor="text1" w:themeTint="80"/>
      <w:kern w:val="0"/>
      <w:lang w:eastAsia="ja-JP"/>
      <w14:ligatures w14:val="none"/>
      <w:rPrChange w:id="13" w:author="Lloyd Dugmore" w:date="2026-09-26T15:13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  <w:pPrChange w:id="14" w:author="Lloyd Dugmore" w:date="2026-09-26T15:13:00Z">
        <w:pPr/>
      </w:pPrChange>
    </w:pPr>
    <w:rPr>
      <w:color w:val="7F7F7F" w:themeColor="text1" w:themeTint="80"/>
      <w:kern w:val="0"/>
      <w:lang w:eastAsia="ja-JP"/>
      <w14:ligatures w14:val="none"/>
      <w:rPrChange w:id="14" w:author="Lloyd Dugmore" w:date="2026-09-26T15:13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72669"/>
    <w:rPr>
      <w:color w:val="7F7F7F" w:themeColor="text1" w:themeTint="80"/>
      <w:kern w:val="0"/>
      <w:lang w:eastAsia="ja-JP"/>
      <w14:ligatures w14:val="none"/>
    </w:rPr>
  </w:style>
  <w:style w:type="table" w:customStyle="1" w:styleId="BusinessPaper">
    <w:name w:val="Business Paper"/>
    <w:basedOn w:val="TableNormal"/>
    <w:uiPriority w:val="99"/>
    <w:rsid w:val="00872669"/>
    <w:pPr>
      <w:spacing w:before="240" w:after="180" w:line="240" w:lineRule="auto"/>
    </w:pPr>
    <w:rPr>
      <w:b/>
      <w:color w:val="7F7F7F" w:themeColor="text1" w:themeTint="80"/>
      <w:kern w:val="0"/>
      <w:lang w:eastAsia="ja-JP"/>
      <w14:ligatures w14:val="none"/>
    </w:rPr>
    <w:tblPr>
      <w:tblBorders>
        <w:bottom w:val="single" w:sz="6" w:space="0" w:color="156082" w:themeColor="accent1"/>
        <w:insideH w:val="single" w:sz="6" w:space="0" w:color="156082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E8E8E8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56082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156082" w:themeColor="accent1"/>
        <w:sz w:val="24"/>
      </w:rPr>
    </w:tblStylePr>
    <w:tblStylePr w:type="nwCell">
      <w:pPr>
        <w:wordWrap/>
        <w:jc w:val="left"/>
      </w:p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56082" w:themeColor="accent1"/>
      <w:rPrChange w:id="15" w:author="Lloyd Dugmore" w:date="2026-09-26T15:13:00Z">
        <w:rPr>
          <w:i/>
          <w:iCs/>
          <w:color w:val="156082" w:themeColor="accent1"/>
        </w:rPr>
      </w:rPrChange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E97132" w:themeColor="accent2"/>
      <w:rPrChange w:id="16" w:author="Lloyd Dugmore" w:date="2026-09-26T15:13:00Z">
        <w:rPr>
          <w:i/>
          <w:iCs/>
          <w:color w:val="E97132" w:themeColor="accent2"/>
        </w:rPr>
      </w:rPrChange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156082" w:themeColor="accent1"/>
      <w:rPrChange w:id="17" w:author="Lloyd Dugmore" w:date="2026-09-26T15:13:00Z">
        <w:rPr>
          <w:b/>
          <w:bCs/>
          <w:color w:val="156082" w:themeColor="accent1"/>
        </w:rPr>
      </w:rPrChange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156082" w:themeColor="accent1"/>
      <w:rPrChange w:id="18" w:author="Lloyd Dugmore" w:date="2026-09-26T15:13:00Z">
        <w:rPr>
          <w:i/>
          <w:caps/>
          <w:smallCaps w:val="0"/>
          <w:color w:val="156082" w:themeColor="accent1"/>
        </w:rPr>
      </w:rPrChange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156082" w:themeColor="accent1"/>
      <w:spacing w:val="0"/>
      <w:u w:val="single"/>
      <w:rPrChange w:id="19" w:author="Lloyd Dugmore" w:date="2026-09-26T15:13:00Z">
        <w:rPr>
          <w:b w:val="0"/>
          <w:bCs/>
          <w:i w:val="0"/>
          <w:iCs/>
          <w:color w:val="156082" w:themeColor="accent1"/>
          <w:spacing w:val="0"/>
          <w:u w:val="single"/>
        </w:rPr>
      </w:rPrChange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60" w:after="200" w:line="240" w:lineRule="auto"/>
      <w:pPrChange w:id="20" w:author="Lloyd Dugmore" w:date="2026-09-26T15:13:00Z">
        <w:pPr>
          <w:spacing w:before="160" w:after="200"/>
        </w:pPr>
      </w:pPrChange>
    </w:pPr>
    <w:rPr>
      <w:i/>
      <w:iCs/>
      <w:color w:val="7F7F7F" w:themeColor="text1" w:themeTint="80"/>
      <w:kern w:val="0"/>
      <w:sz w:val="20"/>
      <w:szCs w:val="18"/>
      <w:lang w:eastAsia="ja-JP"/>
      <w14:ligatures w14:val="none"/>
      <w:rPrChange w:id="20" w:author="Lloyd Dugmore" w:date="2026-09-26T15:13:00Z">
        <w:rPr>
          <w:rFonts w:asciiTheme="minorHAnsi" w:eastAsiaTheme="minorHAnsi" w:hAnsiTheme="minorHAnsi" w:cstheme="minorBidi"/>
          <w:i/>
          <w:iCs/>
          <w:color w:val="7F7F7F" w:themeColor="text1" w:themeTint="80"/>
          <w:szCs w:val="18"/>
          <w:lang w:val="en-US" w:eastAsia="ja-JP" w:bidi="ar-SA"/>
        </w:rPr>
      </w:rPrChange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  <w:pPrChange w:id="21" w:author="Lloyd Dugmore" w:date="2026-09-26T15:13:00Z">
        <w:pPr>
          <w:keepNext/>
          <w:keepLines/>
          <w:spacing w:before="240" w:line="360" w:lineRule="auto"/>
        </w:pPr>
      </w:pPrChange>
    </w:pPr>
    <w:rPr>
      <w:sz w:val="84"/>
      <w:rPrChange w:id="21" w:author="Lloyd Dugmore" w:date="2026-09-26T15:13:00Z">
        <w:rPr>
          <w:rFonts w:asciiTheme="majorHAnsi" w:eastAsiaTheme="majorEastAsia" w:hAnsiTheme="majorHAnsi" w:cstheme="majorBidi"/>
          <w:color w:val="156082" w:themeColor="accent1"/>
          <w:spacing w:val="14"/>
          <w:sz w:val="84"/>
          <w:szCs w:val="32"/>
          <w:lang w:val="en-US" w:eastAsia="ja-JP" w:bidi="ar-SA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872669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156082" w:themeColor="accent1"/>
        <w:left w:val="single" w:sz="4" w:space="31" w:color="156082" w:themeColor="accent1"/>
        <w:bottom w:val="single" w:sz="4" w:space="8" w:color="156082" w:themeColor="accent1"/>
        <w:right w:val="single" w:sz="4" w:space="31" w:color="156082" w:themeColor="accent1"/>
      </w:pBdr>
      <w:shd w:val="clear" w:color="auto" w:fill="156082" w:themeFill="accent1"/>
      <w:spacing w:after="0" w:line="240" w:lineRule="auto"/>
      <w:pPrChange w:id="22" w:author="Lloyd Dugmore" w:date="2026-09-26T15:13:00Z">
        <w:pPr>
          <w:pBdr>
            <w:top w:val="single" w:sz="4" w:space="8" w:color="156082" w:themeColor="accent1"/>
            <w:left w:val="single" w:sz="4" w:space="31" w:color="156082" w:themeColor="accent1"/>
            <w:bottom w:val="single" w:sz="4" w:space="8" w:color="156082" w:themeColor="accent1"/>
            <w:right w:val="single" w:sz="4" w:space="31" w:color="156082" w:themeColor="accent1"/>
          </w:pBdr>
          <w:shd w:val="clear" w:color="auto" w:fill="156082" w:themeFill="accent1"/>
        </w:pPr>
      </w:pPrChange>
    </w:pPr>
    <w:rPr>
      <w:color w:val="FFFFFF" w:themeColor="background1"/>
      <w:kern w:val="0"/>
      <w:lang w:eastAsia="ja-JP"/>
      <w14:ligatures w14:val="none"/>
      <w:rPrChange w:id="22" w:author="Lloyd Dugmore" w:date="2026-09-26T15:13:00Z">
        <w:rPr>
          <w:rFonts w:asciiTheme="minorHAnsi" w:eastAsiaTheme="minorHAnsi" w:hAnsiTheme="minorHAnsi" w:cstheme="minorBidi"/>
          <w:color w:val="FFFFFF" w:themeColor="background1"/>
          <w:sz w:val="24"/>
          <w:szCs w:val="24"/>
          <w:lang w:val="en-US" w:eastAsia="ja-JP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72669"/>
    <w:rPr>
      <w:color w:val="FFFFFF" w:themeColor="background1"/>
      <w:kern w:val="0"/>
      <w:shd w:val="clear" w:color="auto" w:fill="156082" w:themeFill="accent1"/>
      <w:lang w:eastAsia="ja-JP"/>
      <w14:ligatures w14:val="none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spacing w:before="160" w:after="320" w:line="360" w:lineRule="auto"/>
      <w:contextualSpacing/>
      <w:pPrChange w:id="23" w:author="Lloyd Dugmore" w:date="2026-09-26T15:13:00Z">
        <w:pPr>
          <w:numPr>
            <w:numId w:val="7"/>
          </w:numPr>
          <w:tabs>
            <w:tab w:val="num" w:pos="936"/>
          </w:tabs>
          <w:spacing w:before="160" w:after="320" w:line="360" w:lineRule="auto"/>
          <w:ind w:left="936" w:hanging="360"/>
          <w:contextualSpacing/>
        </w:pPr>
      </w:pPrChange>
    </w:pPr>
    <w:rPr>
      <w:color w:val="7F7F7F" w:themeColor="text1" w:themeTint="80"/>
      <w:kern w:val="0"/>
      <w:lang w:eastAsia="ja-JP"/>
      <w14:ligatures w14:val="none"/>
      <w:rPrChange w:id="23" w:author="Lloyd Dugmore" w:date="2026-09-26T15:13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2026-09-26T19:13:00Z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