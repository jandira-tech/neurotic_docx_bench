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C1254" w14:textId="5E0ACA26" w:rsidR="008F2440" w:rsidRPr="008F2440" w:rsidRDefault="008F2440" w:rsidP="008F2440">
      <w:pPr>
        <w:rPr>
          <w:ins w:id="11" w:author="Vladislava Andrushchenko" w:date="2026-08-04T06:07:00Z" w16du:dateUtc="2026-08-04T10:07:00Z"/>
          <w:rFonts w:ascii="Arial" w:hAnsi="Arial" w:cs="Arial"/>
        </w:rPr>
      </w:pPr>
      <w:ins w:id="12" w:author="Vladislava Andrushchenko" w:date="2026-08-04T06:07:00Z" w16du:dateUtc="2026-08-04T10:07:00Z">
        <w:r w:rsidRPr="008F2440">
          <w:rPr>
            <w:rFonts w:ascii="Arial" w:hAnsi="Arial" w:cs="Arial"/>
            <w:color w:val="000000"/>
            <w:shd w:val="clear" w:color="auto" w:fill="FFFFFF"/>
          </w:rPr>
          <w:t>um has been the industry's standard dummy text ever since the 1500s, when an unknown printer took a galley of type and scrambled it to make a type specimen book. It has survived not only five centuries, but also the</w:t>
        </w:r>
        <w:r w:rsidRPr="008F2440">
          <w:rPr>
            <w:rFonts w:ascii="Arial" w:eastAsia="Arial" w:hAnsi="Arial" w:cs="Arial"/>
          </w:rPr>
          <w:t>, except as follows:</w:t>
        </w:r>
      </w:ins>
    </w:p>
    <w:p w14:paraId="1E07DA70" w14:textId="77777777" w:rsidR="008F2440" w:rsidRPr="008F2440" w:rsidRDefault="008F2440" w:rsidP="008F2440">
      <w:pPr>
        <w:rPr>
          <w:ins w:id="13" w:author="Vladislava Andrushchenko" w:date="2026-08-04T06:07:00Z" w16du:dateUtc="2026-08-04T10:07:00Z"/>
          <w:rFonts w:ascii="Arial" w:eastAsia="Arial" w:hAnsi="Arial" w:cs="Arial"/>
        </w:rPr>
      </w:pPr>
    </w:p>
    <w:p w14:paraId="2E53BDD3" w14:textId="07FD8DB3" w:rsidR="008F2440" w:rsidRPr="008F2440" w:rsidRDefault="008F2440" w:rsidP="008F2440">
      <w:pPr>
        <w:numPr>
          <w:ilvl w:val="0"/>
          <w:numId w:val="7"/>
        </w:numPr>
        <w:spacing w:after="240"/>
        <w:ind w:left="540" w:hanging="270"/>
        <w:jc w:val="both"/>
        <w:rPr>
          <w:ins w:id="14" w:author="Vladislava Andrushchenko" w:date="2026-08-04T06:07:00Z" w16du:dateUtc="2026-08-04T10:07:00Z"/>
          <w:rFonts w:ascii="Arial" w:hAnsi="Arial" w:cs="Arial"/>
        </w:rPr>
      </w:pPr>
      <w:ins w:id="15" w:author="Vladislava Andrushchenko" w:date="2026-08-04T06:07:00Z" w16du:dateUtc="2026-08-04T10:07:00Z">
        <w:r w:rsidRPr="008F2440">
          <w:rPr>
            <w:rFonts w:ascii="Arial" w:eastAsia="Arial" w:hAnsi="Arial" w:cs="Arial"/>
            <w:color w:val="000000"/>
          </w:rPr>
          <w:t xml:space="preserve">The </w:t>
        </w:r>
        <w:r w:rsidRPr="008F2440">
          <w:rPr>
            <w:rFonts w:ascii="Arial" w:hAnsi="Arial" w:cs="Arial"/>
            <w:color w:val="000000"/>
            <w:shd w:val="clear" w:color="auto" w:fill="FFFFFF"/>
          </w:rPr>
          <w:t>um has been the industry's standard dummy text ever since the 1500s, when an unknown printer took a galley of type and scrambled it to make a type specimen book. It has survived not only five centuries, but also the</w:t>
        </w:r>
        <w:r w:rsidRPr="008F2440">
          <w:rPr>
            <w:rFonts w:ascii="Arial" w:eastAsia="Arial" w:hAnsi="Arial" w:cs="Arial"/>
            <w:color w:val="000000"/>
          </w:rPr>
          <w:t>.</w:t>
        </w:r>
      </w:ins>
    </w:p>
    <w:p w14:paraId="5DA617E6" w14:textId="58B44C14" w:rsidR="008F2440" w:rsidRPr="008F2440" w:rsidRDefault="008F2440" w:rsidP="008F2440">
      <w:pPr>
        <w:numPr>
          <w:ilvl w:val="0"/>
          <w:numId w:val="7"/>
        </w:numPr>
        <w:spacing w:after="240"/>
        <w:ind w:left="540" w:hanging="270"/>
        <w:jc w:val="both"/>
        <w:rPr>
          <w:ins w:id="16" w:author="Vladislava Andrushchenko" w:date="2026-08-04T06:07:00Z" w16du:dateUtc="2026-08-04T10:07:00Z"/>
          <w:rFonts w:ascii="Arial" w:hAnsi="Arial" w:cs="Arial"/>
        </w:rPr>
      </w:pPr>
      <w:ins w:id="17" w:author="Vladislava Andrushchenko" w:date="2026-08-04T06:07:00Z" w16du:dateUtc="2026-08-04T10:07:00Z">
        <w:r w:rsidRPr="008F2440">
          <w:rPr>
            <w:rFonts w:ascii="Arial" w:eastAsia="Arial" w:hAnsi="Arial" w:cs="Arial"/>
            <w:color w:val="000000"/>
          </w:rPr>
          <w:t xml:space="preserve">If </w:t>
        </w:r>
        <w:r w:rsidRPr="008F2440">
          <w:rPr>
            <w:rFonts w:ascii="Arial" w:hAnsi="Arial" w:cs="Arial"/>
            <w:color w:val="000000"/>
            <w:shd w:val="clear" w:color="auto" w:fill="FFFFFF"/>
          </w:rPr>
          <w:t>um has been the industry's standard dummy text ever since the 1500s, when an unknown printer took a galley of type and scrambled it to make a type specimen book. It has survived not only five centuries, but also the</w:t>
        </w:r>
        <w:r w:rsidRPr="008F2440">
          <w:rPr>
            <w:rFonts w:ascii="Arial" w:eastAsia="Arial" w:hAnsi="Arial" w:cs="Arial"/>
            <w:color w:val="000000"/>
          </w:rPr>
          <w:t xml:space="preserve">.  </w:t>
        </w:r>
      </w:ins>
    </w:p>
    <w:p w14:paraId="21E78260" w14:textId="77777777" w:rsidR="00F8191C" w:rsidRDefault="008F2440">
      <w:pPr>
        <w:pStyle w:val="NormalWeb"/>
        <w:spacing w:before="0" w:after="225"/>
        <w:jc w:val="both"/>
        <w:rPr>
          <w:del w:id="18" w:author="Vladislava Andrushchenko" w:date="2026-08-04T06:07:00Z" w16du:dateUtc="2026-08-04T10:07:00Z"/>
        </w:rPr>
      </w:pPr>
      <w:ins w:id="19" w:author="Vladislava Andrushchenko" w:date="2026-08-04T06:07:00Z" w16du:dateUtc="2026-08-04T10:07:00Z">
        <w:r w:rsidRPr="008F2440">
          <w:rPr>
            <w:rFonts w:ascii="Arial" w:eastAsia="Arial" w:hAnsi="Arial" w:cs="Arial"/>
            <w:color w:val="000000"/>
          </w:rPr>
          <w:t xml:space="preserve">Unless </w:t>
        </w:r>
        <w:r w:rsidRPr="008F2440">
          <w:rPr>
            <w:rFonts w:ascii="Arial" w:hAnsi="Arial" w:cs="Arial"/>
            <w:color w:val="000000"/>
            <w:shd w:val="clear" w:color="auto" w:fill="FFFFFF"/>
          </w:rPr>
          <w:t>um has been the industry's standard dummy text ever since the 1500s, when an unknown printer took a galley of type and scrambled it to make a type specimen book. It has survived not only five centuries, but also the</w:t>
        </w:r>
        <w:r w:rsidRPr="008F2440">
          <w:rPr>
            <w:rFonts w:ascii="Arial" w:eastAsia="Arial" w:hAnsi="Arial" w:cs="Arial"/>
            <w:color w:val="000000"/>
          </w:rPr>
          <w:t xml:space="preserve">. </w:t>
        </w:r>
      </w:ins>
      <w:del w:id="20" w:author="Vladislava Andrushchenko" w:date="2026-08-04T06:07:00Z" w16du:dateUtc="2026-08-04T10:07:00Z">
        <w:r w:rsidR="00C81EB3">
          <w:rPr>
            <w:rFonts w:ascii="Arial" w:eastAsia="Arial" w:hAnsi="Arial" w:cs="Arial"/>
            <w:b/>
            <w:color w:val="000000"/>
            <w:shd w:val="clear" w:color="auto" w:fill="FFFFFF"/>
          </w:rPr>
          <w:delText>A list of list features:</w:delText>
        </w:r>
      </w:del>
    </w:p>
    <w:p w14:paraId="49816A93" w14:textId="77777777" w:rsidR="00F8191C" w:rsidRDefault="00C81EB3">
      <w:pPr>
        <w:pStyle w:val="NormalWeb"/>
        <w:spacing w:before="0" w:after="225"/>
        <w:jc w:val="both"/>
        <w:rPr>
          <w:del w:id="21" w:author="Vladislava Andrushchenko" w:date="2026-08-04T06:07:00Z" w16du:dateUtc="2026-08-04T10:07:00Z"/>
        </w:rPr>
      </w:pPr>
      <w:del w:id="22" w:author="Vladislava Andrushchenko" w:date="2026-08-04T06:07:00Z" w16du:dateUtc="2026-08-04T10:07:00Z">
        <w:r>
          <w:rPr>
            <w:rFonts w:ascii="Arial" w:eastAsia="Arial" w:hAnsi="Arial" w:cs="Arial"/>
            <w:color w:val="000000"/>
            <w:shd w:val="clear" w:color="auto" w:fill="FFFFFF"/>
          </w:rPr>
          <w:delText>We support bullets, symbols and more</w:delText>
        </w:r>
      </w:del>
    </w:p>
    <w:p w14:paraId="04E2711B" w14:textId="77777777" w:rsidR="00F8191C" w:rsidRDefault="00C81EB3">
      <w:pPr>
        <w:pStyle w:val="NormalWeb"/>
        <w:numPr>
          <w:ilvl w:val="0"/>
          <w:numId w:val="5"/>
        </w:numPr>
        <w:spacing w:before="0" w:after="225"/>
        <w:jc w:val="both"/>
        <w:rPr>
          <w:del w:id="23" w:author="Vladislava Andrushchenko" w:date="2026-08-04T06:07:00Z" w16du:dateUtc="2026-08-04T10:07:00Z"/>
          <w:rFonts w:ascii="Arial" w:eastAsia="Arial" w:hAnsi="Arial" w:cs="Arial"/>
          <w:color w:val="000000"/>
          <w:shd w:val="clear" w:color="auto" w:fill="FFFFFF"/>
        </w:rPr>
      </w:pPr>
      <w:del w:id="24" w:author="Vladislava Andrushchenko" w:date="2026-08-04T06:07:00Z" w16du:dateUtc="2026-08-04T10:07:00Z">
        <w:r>
          <w:rPr>
            <w:rFonts w:ascii="Arial" w:eastAsia="Arial" w:hAnsi="Arial" w:cs="Arial"/>
            <w:color w:val="000000"/>
            <w:shd w:val="clear" w:color="auto" w:fill="FFFFFF"/>
          </w:rPr>
          <w:delText>All sorts of bullets.</w:delText>
        </w:r>
      </w:del>
    </w:p>
    <w:p w14:paraId="7E19DB44" w14:textId="77777777" w:rsidR="00F8191C" w:rsidRDefault="00C81EB3">
      <w:pPr>
        <w:pStyle w:val="NormalWeb"/>
        <w:numPr>
          <w:ilvl w:val="1"/>
          <w:numId w:val="5"/>
        </w:numPr>
        <w:spacing w:before="0" w:after="225"/>
        <w:jc w:val="both"/>
        <w:rPr>
          <w:del w:id="25" w:author="Vladislava Andrushchenko" w:date="2026-08-04T06:07:00Z" w16du:dateUtc="2026-08-04T10:07:00Z"/>
          <w:rFonts w:ascii="Arial" w:eastAsia="Arial" w:hAnsi="Arial" w:cs="Arial"/>
          <w:color w:val="000000"/>
          <w:shd w:val="clear" w:color="auto" w:fill="FFFFFF"/>
        </w:rPr>
      </w:pPr>
      <w:del w:id="26" w:author="Vladislava Andrushchenko" w:date="2026-08-04T06:07:00Z" w16du:dateUtc="2026-08-04T10:07:00Z">
        <w:r>
          <w:rPr>
            <w:rFonts w:ascii="Arial" w:eastAsia="Arial" w:hAnsi="Arial" w:cs="Arial"/>
            <w:color w:val="000000"/>
            <w:shd w:val="clear" w:color="auto" w:fill="FFFFFF"/>
          </w:rPr>
          <w:delText>Nested lists</w:delText>
        </w:r>
      </w:del>
    </w:p>
    <w:p w14:paraId="40FDC454" w14:textId="77777777" w:rsidR="00F8191C" w:rsidRDefault="005F419A">
      <w:pPr>
        <w:pStyle w:val="NormalWeb"/>
        <w:numPr>
          <w:ilvl w:val="2"/>
          <w:numId w:val="5"/>
        </w:numPr>
        <w:spacing w:before="0" w:after="225"/>
        <w:jc w:val="both"/>
        <w:rPr>
          <w:del w:id="27" w:author="Vladislava Andrushchenko" w:date="2026-08-04T06:07:00Z" w16du:dateUtc="2026-08-04T10:07:00Z"/>
          <w:rFonts w:ascii="Arial" w:eastAsia="Arial" w:hAnsi="Arial" w:cs="Arial"/>
          <w:color w:val="000000"/>
          <w:shd w:val="clear" w:color="auto" w:fill="FFFFFF"/>
        </w:rPr>
      </w:pPr>
      <w:del w:id="28" w:author="Vladislava Andrushchenko" w:date="2026-08-04T06:07:00Z" w16du:dateUtc="2026-08-04T10:07:00Z">
        <w:r>
          <w:rPr>
            <w:rFonts w:ascii="Arial" w:eastAsia="Arial" w:hAnsi="Arial" w:cs="Arial"/>
            <w:color w:val="000000"/>
            <w:shd w:val="clear" w:color="auto" w:fill="FFFFFF"/>
          </w:rPr>
          <w:delText xml:space="preserve">With </w:delText>
        </w:r>
      </w:del>
    </w:p>
    <w:p w14:paraId="62619152" w14:textId="77777777" w:rsidR="00F8191C" w:rsidRDefault="005F419A">
      <w:pPr>
        <w:pStyle w:val="NormalWeb"/>
        <w:numPr>
          <w:ilvl w:val="2"/>
          <w:numId w:val="5"/>
        </w:numPr>
        <w:spacing w:before="0" w:after="225"/>
        <w:jc w:val="both"/>
        <w:rPr>
          <w:del w:id="29" w:author="Vladislava Andrushchenko" w:date="2026-08-04T06:07:00Z" w16du:dateUtc="2026-08-04T10:07:00Z"/>
          <w:rFonts w:ascii="Arial" w:eastAsia="Arial" w:hAnsi="Arial" w:cs="Arial"/>
          <w:color w:val="000000"/>
          <w:shd w:val="clear" w:color="auto" w:fill="FFFFFF"/>
        </w:rPr>
      </w:pPr>
      <w:del w:id="30" w:author="Vladislava Andrushchenko" w:date="2026-08-04T06:07:00Z" w16du:dateUtc="2026-08-04T10:07:00Z">
        <w:r>
          <w:rPr>
            <w:rFonts w:ascii="Arial" w:eastAsia="Arial" w:hAnsi="Arial" w:cs="Arial"/>
            <w:color w:val="000000"/>
            <w:shd w:val="clear" w:color="auto" w:fill="FFFFFF"/>
          </w:rPr>
          <w:delText>Lots of plenty of different icons</w:delText>
        </w:r>
      </w:del>
    </w:p>
    <w:p w14:paraId="5410E994" w14:textId="77777777" w:rsidR="00F8191C" w:rsidRDefault="00C81EB3">
      <w:pPr>
        <w:pStyle w:val="NormalWeb"/>
        <w:numPr>
          <w:ilvl w:val="0"/>
          <w:numId w:val="6"/>
        </w:numPr>
        <w:spacing w:before="0" w:after="225"/>
        <w:jc w:val="both"/>
        <w:rPr>
          <w:del w:id="31" w:author="Vladislava Andrushchenko" w:date="2026-08-04T06:07:00Z" w16du:dateUtc="2026-08-04T10:07:00Z"/>
          <w:rFonts w:ascii="Arial" w:eastAsia="Arial" w:hAnsi="Arial" w:cs="Arial"/>
          <w:color w:val="000000"/>
          <w:shd w:val="clear" w:color="auto" w:fill="FFFFFF"/>
        </w:rPr>
      </w:pPr>
      <w:del w:id="32" w:author="Vladislava Andrushchenko" w:date="2026-08-04T06:07:00Z" w16du:dateUtc="2026-08-04T10:07:00Z">
        <w:r>
          <w:rPr>
            <w:rFonts w:ascii="Arial" w:eastAsia="Arial" w:hAnsi="Arial" w:cs="Arial"/>
            <w:color w:val="000000"/>
            <w:shd w:val="clear" w:color="auto" w:fill="FFFFFF"/>
          </w:rPr>
          <w:delText>Numbers</w:delText>
        </w:r>
      </w:del>
    </w:p>
    <w:p w14:paraId="27DDB719" w14:textId="77777777" w:rsidR="00F8191C" w:rsidRDefault="00EC1A79">
      <w:pPr>
        <w:pStyle w:val="NormalWeb"/>
        <w:numPr>
          <w:ilvl w:val="1"/>
          <w:numId w:val="6"/>
        </w:numPr>
        <w:spacing w:before="0" w:after="225"/>
        <w:jc w:val="both"/>
        <w:rPr>
          <w:del w:id="33" w:author="Vladislava Andrushchenko" w:date="2026-08-04T06:07:00Z" w16du:dateUtc="2026-08-04T10:07:00Z"/>
          <w:rFonts w:ascii="Arial" w:eastAsia="Arial" w:hAnsi="Arial" w:cs="Arial"/>
          <w:color w:val="000000"/>
          <w:shd w:val="clear" w:color="auto" w:fill="FFFFFF"/>
        </w:rPr>
      </w:pPr>
      <w:del w:id="34" w:author="Vladislava Andrushchenko" w:date="2026-08-04T06:07:00Z" w16du:dateUtc="2026-08-04T10:07:00Z">
        <w:r>
          <w:rPr>
            <w:rFonts w:ascii="Arial" w:eastAsia="Arial" w:hAnsi="Arial" w:cs="Arial"/>
            <w:color w:val="000000"/>
            <w:shd w:val="clear" w:color="auto" w:fill="FFFFFF"/>
          </w:rPr>
          <w:delText>Or letters</w:delText>
        </w:r>
      </w:del>
    </w:p>
    <w:p w14:paraId="7FC5F5DF" w14:textId="77777777" w:rsidR="00F8191C" w:rsidRPr="008F2440" w:rsidRDefault="00C81EB3" w:rsidP="008F2440">
      <w:pPr>
        <w:numPr>
          <w:ilvl w:val="0"/>
          <w:numId w:val="7"/>
        </w:numPr>
        <w:spacing w:after="240"/>
        <w:ind w:left="540" w:hanging="270"/>
        <w:jc w:val="both"/>
        <w:rPr>
          <w:rFonts w:ascii="Arial" w:eastAsia="Arial" w:hAnsi="Arial"/>
          <w:rPrChange w:id="35" w:author="Vladislava Andrushchenko" w:date="2026-08-04T06:07:00Z" w16du:dateUtc="2026-08-04T10:07:00Z">
            <w:rPr>
              <w:rFonts w:ascii="Arial" w:eastAsia="Arial" w:hAnsi="Arial" w:cs="Arial"/>
              <w:color w:val="000000"/>
              <w:shd w:val="clear" w:color="auto" w:fill="FFFFFF"/>
            </w:rPr>
          </w:rPrChange>
        </w:rPr>
        <w:pPrChange w:id="36" w:author="Vladislava Andrushchenko" w:date="2026-08-04T06:07:00Z" w16du:dateUtc="2026-08-04T10:07:00Z">
          <w:pPr>
            <w:pStyle w:val="NormalWeb"/>
            <w:numPr>
              <w:ilvl w:val="1"/>
              <w:numId w:val="6"/>
            </w:numPr>
            <w:spacing w:before="0" w:after="225"/>
            <w:ind w:left="720" w:hanging="360"/>
            <w:jc w:val="both"/>
          </w:pPr>
        </w:pPrChange>
      </w:pPr>
      <w:del w:id="37" w:author="Vladislava Andrushchenko" w:date="2026-08-04T06:07:00Z" w16du:dateUtc="2026-08-04T10:07:00Z">
        <w:r>
          <w:rPr>
            <w:rFonts w:ascii="Arial" w:eastAsia="Arial" w:hAnsi="Arial" w:cs="Arial"/>
            <w:color w:val="000000"/>
            <w:shd w:val="clear" w:color="auto" w:fill="FFFFFF"/>
          </w:rPr>
          <w:delText>All sorts of lists are supported</w:delText>
        </w:r>
      </w:del>
    </w:p>
    <w:sectPr w:rsidR="00F8191C" w:rsidRPr="008F244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  <w:sectPrChange w:id="40" w:author="Vladislava Andrushchenko" w:date="2026-08-04T06:07:00Z" w16du:dateUtc="2026-08-04T10:07:00Z">
        <w:sectPr w:rsidR="00F8191C" w:rsidRPr="008F2440">
          <w:pgSz w:w="12240" w:h="15840"/>
          <w:pgMar w:top="1440" w:right="1440" w:bottom="1440" w:left="1440" w:header="720" w:footer="72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174AC" w14:textId="77777777" w:rsidR="005305BE" w:rsidRDefault="005305BE">
      <w:r>
        <w:separator/>
      </w:r>
    </w:p>
  </w:endnote>
  <w:endnote w:type="continuationSeparator" w:id="0">
    <w:p w14:paraId="2A44C3A6" w14:textId="77777777" w:rsidR="005305BE" w:rsidRDefault="00530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93DC5" w14:textId="77777777" w:rsidR="00F8191C" w:rsidRDefault="00F8191C">
    <w:pPr>
      <w:pPrChange w:id="39" w:author="Vladislava Andrushchenko" w:date="2026-08-04T06:07:00Z" w16du:dateUtc="2026-08-04T10:07:00Z">
        <w:pPr/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54407" w14:textId="77777777" w:rsidR="005305BE" w:rsidRDefault="005305BE">
      <w:r>
        <w:separator/>
      </w:r>
    </w:p>
  </w:footnote>
  <w:footnote w:type="continuationSeparator" w:id="0">
    <w:p w14:paraId="2D0AAD36" w14:textId="77777777" w:rsidR="005305BE" w:rsidRDefault="005305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66A44" w14:textId="77777777" w:rsidR="00F8191C" w:rsidRDefault="00F8191C">
    <w:pPr>
      <w:pStyle w:val="IntenseReference"/>
      <w:pPrChange w:id="38" w:author="Vladislava Andrushchenko" w:date="2026-08-04T06:07:00Z" w16du:dateUtc="2026-08-04T10:07:00Z">
        <w:pPr/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7DA6"/>
    <w:multiLevelType w:val="hybridMultilevel"/>
    <w:tmpl w:val="2BA47D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C69AA"/>
    <w:multiLevelType w:val="hybridMultilevel"/>
    <w:tmpl w:val="B36C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71E82"/>
    <w:multiLevelType w:val="multilevel"/>
    <w:tmpl w:val="402ADE08"/>
    <w:lvl w:ilvl="0">
      <w:start w:val="1"/>
      <w:numFmt w:val="upperLetter"/>
      <w:lvlText w:val="%1."/>
      <w:lvlJc w:val="left"/>
      <w:pPr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" w15:restartNumberingAfterBreak="0">
    <w:nsid w:val="143264A1"/>
    <w:multiLevelType w:val="hybridMultilevel"/>
    <w:tmpl w:val="80E0922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A53180B"/>
    <w:multiLevelType w:val="multilevel"/>
    <w:tmpl w:val="0096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BD2D3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33A1E9E"/>
    <w:multiLevelType w:val="hybridMultilevel"/>
    <w:tmpl w:val="28EA07BA"/>
    <w:lvl w:ilvl="0" w:tplc="CE9826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524334">
    <w:abstractNumId w:val="4"/>
  </w:num>
  <w:num w:numId="2" w16cid:durableId="428503995">
    <w:abstractNumId w:val="2"/>
  </w:num>
  <w:num w:numId="3" w16cid:durableId="1104813156">
    <w:abstractNumId w:val="6"/>
  </w:num>
  <w:num w:numId="4" w16cid:durableId="1434743278">
    <w:abstractNumId w:val="1"/>
  </w:num>
  <w:num w:numId="5" w16cid:durableId="834497509">
    <w:abstractNumId w:val="0"/>
  </w:num>
  <w:num w:numId="6" w16cid:durableId="104934858">
    <w:abstractNumId w:val="5"/>
  </w:num>
  <w:num w:numId="7" w16cid:durableId="1984003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B3"/>
    <w:rsid w:val="001A75FF"/>
    <w:rsid w:val="001C06EE"/>
    <w:rsid w:val="0037116D"/>
    <w:rsid w:val="003A1882"/>
    <w:rsid w:val="00435ECF"/>
    <w:rsid w:val="005305BE"/>
    <w:rsid w:val="0057483D"/>
    <w:rsid w:val="005D7BCB"/>
    <w:rsid w:val="005F37EB"/>
    <w:rsid w:val="005F419A"/>
    <w:rsid w:val="00635D55"/>
    <w:rsid w:val="006C1B21"/>
    <w:rsid w:val="00724242"/>
    <w:rsid w:val="0086697F"/>
    <w:rsid w:val="008F2440"/>
    <w:rsid w:val="009C0D82"/>
    <w:rsid w:val="009F58C9"/>
    <w:rsid w:val="00A16521"/>
    <w:rsid w:val="00A76B1D"/>
    <w:rsid w:val="00B10F57"/>
    <w:rsid w:val="00B41974"/>
    <w:rsid w:val="00C60146"/>
    <w:rsid w:val="00C81EB3"/>
    <w:rsid w:val="00D24516"/>
    <w:rsid w:val="00EC1A79"/>
    <w:rsid w:val="00F365A5"/>
    <w:rsid w:val="00F8191C"/>
    <w:rsid w:val="00FA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9335095-7449-3542-B4D7-8E10EB78F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440"/>
    <w:pPr>
      <w:pPrChange w:id="0" w:author="Vladislava Andrushchenko" w:date="2026-08-04T06:07:00Z">
        <w:pPr/>
      </w:pPrChange>
    </w:pPr>
    <w:rPr>
      <w:rFonts w:ascii="Times New Roman" w:eastAsia="Times New Roman" w:hAnsi="Times New Roman" w:cs="Times New Roman"/>
      <w:kern w:val="0"/>
      <w14:ligatures w14:val="none"/>
      <w:rPrChange w:id="0" w:author="Vladislava Andrushchenko" w:date="2026-08-04T06:0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440"/>
    <w:pPr>
      <w:keepNext/>
      <w:keepLines/>
      <w:spacing w:before="80" w:after="40"/>
      <w:outlineLvl w:val="3"/>
      <w:pPrChange w:id="1" w:author="Vladislava Andrushchenko" w:date="2026-08-04T06:07:00Z">
        <w:pPr>
          <w:keepNext/>
          <w:keepLines/>
          <w:spacing w:before="80" w:after="40"/>
          <w:outlineLvl w:val="3"/>
        </w:pPr>
      </w:pPrChange>
    </w:pPr>
    <w:rPr>
      <w:rFonts w:eastAsiaTheme="majorEastAsia" w:cstheme="majorBidi"/>
      <w:i/>
      <w:iCs/>
      <w:color w:val="2F5496" w:themeColor="accent1" w:themeShade="BF"/>
      <w:rPrChange w:id="1" w:author="Vladislava Andrushchenko" w:date="2026-08-04T06:07:00Z">
        <w:rPr>
          <w:rFonts w:eastAsiaTheme="majorEastAsia" w:cstheme="majorBidi"/>
          <w:i/>
          <w:iCs/>
          <w:color w:val="2F5496" w:themeColor="accent1" w:themeShade="BF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440"/>
    <w:pPr>
      <w:keepNext/>
      <w:keepLines/>
      <w:spacing w:before="80" w:after="40"/>
      <w:outlineLvl w:val="4"/>
      <w:pPrChange w:id="2" w:author="Vladislava Andrushchenko" w:date="2026-08-04T06:07:00Z">
        <w:pPr>
          <w:keepNext/>
          <w:keepLines/>
          <w:spacing w:before="80" w:after="40"/>
          <w:outlineLvl w:val="4"/>
        </w:pPr>
      </w:pPrChange>
    </w:pPr>
    <w:rPr>
      <w:rFonts w:eastAsiaTheme="majorEastAsia" w:cstheme="majorBidi"/>
      <w:color w:val="2F5496" w:themeColor="accent1" w:themeShade="BF"/>
      <w:rPrChange w:id="2" w:author="Vladislava Andrushchenko" w:date="2026-08-04T06:07:00Z">
        <w:rPr>
          <w:rFonts w:eastAsiaTheme="majorEastAsia" w:cstheme="majorBidi"/>
          <w:color w:val="2F5496" w:themeColor="accent1" w:themeShade="BF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440"/>
    <w:pPr>
      <w:keepNext/>
      <w:keepLines/>
      <w:spacing w:before="40"/>
      <w:outlineLvl w:val="5"/>
      <w:pPrChange w:id="3" w:author="Vladislava Andrushchenko" w:date="2026-08-04T06:07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3" w:author="Vladislava Andrushchenko" w:date="2026-08-04T06:07:00Z">
        <w:rPr>
          <w:rFonts w:eastAsiaTheme="majorEastAsia" w:cstheme="majorBidi"/>
          <w:i/>
          <w:iCs/>
          <w:color w:val="595959" w:themeColor="text1" w:themeTint="A6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440"/>
    <w:pPr>
      <w:keepNext/>
      <w:keepLines/>
      <w:spacing w:before="40"/>
      <w:outlineLvl w:val="6"/>
      <w:pPrChange w:id="4" w:author="Vladislava Andrushchenko" w:date="2026-08-04T06:07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4" w:author="Vladislava Andrushchenko" w:date="2026-08-04T06:07:00Z">
        <w:rPr>
          <w:rFonts w:eastAsiaTheme="majorEastAsia" w:cstheme="majorBidi"/>
          <w:color w:val="595959" w:themeColor="text1" w:themeTint="A6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440"/>
    <w:pPr>
      <w:keepNext/>
      <w:keepLines/>
      <w:outlineLvl w:val="7"/>
      <w:pPrChange w:id="5" w:author="Vladislava Andrushchenko" w:date="2026-08-04T06:07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5" w:author="Vladislava Andrushchenko" w:date="2026-08-04T06:07:00Z">
        <w:rPr>
          <w:rFonts w:eastAsiaTheme="majorEastAsia" w:cstheme="majorBidi"/>
          <w:i/>
          <w:iCs/>
          <w:color w:val="272727" w:themeColor="text1" w:themeTint="D8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440"/>
    <w:pPr>
      <w:keepNext/>
      <w:keepLines/>
      <w:outlineLvl w:val="8"/>
      <w:pPrChange w:id="6" w:author="Vladislava Andrushchenko" w:date="2026-08-04T06:07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6" w:author="Vladislava Andrushchenko" w:date="2026-08-04T06:07:00Z">
        <w:rPr>
          <w:rFonts w:eastAsiaTheme="majorEastAsia" w:cstheme="majorBidi"/>
          <w:color w:val="272727" w:themeColor="text1" w:themeTint="D8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1EB3"/>
    <w:pPr>
      <w:spacing w:before="100" w:beforeAutospacing="1" w:after="100" w:afterAutospacing="1"/>
    </w:p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440"/>
    <w:pPr>
      <w:numPr>
        <w:ilvl w:val="1"/>
      </w:numPr>
      <w:spacing w:after="160"/>
      <w:pPrChange w:id="7" w:author="Vladislava Andrushchenko" w:date="2026-08-04T06:07:00Z">
        <w:pPr>
          <w:numPr>
            <w:ilvl w:val="1"/>
          </w:numPr>
          <w:spacing w:after="160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7" w:author="Vladislava Andrushchenko" w:date="2026-08-04T06:07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B1D"/>
    <w:rPr>
      <w:rFonts w:ascii="Times New Roman" w:eastAsiaTheme="majorEastAsia" w:hAnsi="Times New Roman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B1D"/>
    <w:rPr>
      <w:rFonts w:ascii="Times New Roman" w:eastAsiaTheme="majorEastAsia" w:hAnsi="Times New Roman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B1D"/>
    <w:rPr>
      <w:rFonts w:ascii="Times New Roman" w:eastAsiaTheme="majorEastAsia" w:hAnsi="Times New Roman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B1D"/>
    <w:rPr>
      <w:rFonts w:ascii="Times New Roman" w:eastAsiaTheme="majorEastAsia" w:hAnsi="Times New Roman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B1D"/>
    <w:rPr>
      <w:rFonts w:ascii="Times New Roman" w:eastAsiaTheme="majorEastAsia" w:hAnsi="Times New Roman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B1D"/>
    <w:rPr>
      <w:rFonts w:ascii="Times New Roman" w:eastAsiaTheme="majorEastAsia" w:hAnsi="Times New Roman" w:cstheme="majorBidi"/>
      <w:color w:val="272727" w:themeColor="text1" w:themeTint="D8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76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76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76B1D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2440"/>
    <w:pPr>
      <w:spacing w:before="160" w:after="160"/>
      <w:jc w:val="center"/>
      <w:pPrChange w:id="8" w:author="Vladislava Andrushchenko" w:date="2026-08-04T06:07:00Z">
        <w:pPr>
          <w:spacing w:before="160" w:after="160"/>
          <w:jc w:val="center"/>
        </w:pPr>
      </w:pPrChange>
    </w:pPr>
    <w:rPr>
      <w:i/>
      <w:iCs/>
      <w:color w:val="404040" w:themeColor="text1" w:themeTint="BF"/>
      <w:rPrChange w:id="8" w:author="Vladislava Andrushchenko" w:date="2026-08-04T06:07:00Z">
        <w:rPr>
          <w:i/>
          <w:iCs/>
          <w:color w:val="404040" w:themeColor="text1" w:themeTint="BF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A76B1D"/>
    <w:rPr>
      <w:rFonts w:ascii="Times New Roman" w:eastAsia="Times New Roman" w:hAnsi="Times New Roman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2440"/>
    <w:pPr>
      <w:ind w:left="720"/>
      <w:contextualSpacing/>
      <w:pPrChange w:id="9" w:author="Vladislava Andrushchenko" w:date="2026-08-04T06:07:00Z">
        <w:pPr>
          <w:ind w:left="720"/>
          <w:contextualSpacing/>
        </w:pPr>
      </w:pPrChange>
    </w:pPr>
    <w:rPr>
      <w:rPrChange w:id="9" w:author="Vladislava Andrushchenko" w:date="2026-08-04T06:07:00Z">
        <w:rPr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A76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  <w:pPrChange w:id="10" w:author="Vladislava Andrushchenko" w:date="2026-08-04T06:07:00Z">
        <w:pPr>
          <w:pBdr>
            <w:top w:val="single" w:sz="4" w:space="10" w:color="2F5496" w:themeColor="accent1" w:themeShade="BF"/>
            <w:bottom w:val="single" w:sz="4" w:space="10" w:color="2F5496" w:themeColor="accent1" w:themeShade="BF"/>
          </w:pBdr>
          <w:spacing w:before="360" w:after="360"/>
          <w:ind w:left="864" w:right="864"/>
          <w:jc w:val="center"/>
        </w:pPr>
      </w:pPrChange>
    </w:pPr>
    <w:rPr>
      <w:i/>
      <w:iCs/>
      <w:color w:val="2F5496" w:themeColor="accent1" w:themeShade="BF"/>
      <w:rPrChange w:id="10" w:author="Vladislava Andrushchenko" w:date="2026-08-04T06:07:00Z">
        <w:rPr>
          <w:i/>
          <w:iCs/>
          <w:color w:val="2F5496" w:themeColor="accent1" w:themeShade="BF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B1D"/>
    <w:rPr>
      <w:rFonts w:ascii="Times New Roman" w:eastAsia="Times New Roman" w:hAnsi="Times New Roman" w:cs="Times New Roman"/>
      <w:i/>
      <w:iCs/>
      <w:color w:val="2F5496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76B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3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930</Characters>
  <Application>Microsoft Office Word</Application>
  <DocSecurity>0</DocSecurity>
  <Lines>7</Lines>
  <Paragraphs>2</Paragraphs>
  <ScaleCrop>false</ScaleCrop>
  <Company>SuperDoc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SuperDoc Legal Team</dc:creator>
  <cp:keywords/>
  <dc:description/>
  <cp:lastModifiedBy>Arthur Souza Rodrigues</cp:lastModifiedBy>
  <cp:revision>1</cp:revision>
  <dcterms:created xsi:type="dcterms:W3CDTF">2025-07-08T13:38:00Z</dcterms:created>
  <dcterms:modified xsi:type="dcterms:W3CDTF">2026-08-04T10:07:00Z</dcterms:modified>
</cp:coreProperties>
</file>