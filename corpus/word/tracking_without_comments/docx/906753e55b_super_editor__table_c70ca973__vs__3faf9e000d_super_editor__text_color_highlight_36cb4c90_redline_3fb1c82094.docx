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0E32" w14:textId="342C51CE" w:rsidR="00A900CE" w:rsidRDefault="000E6136" w:rsidP="001D5E9E">
      <w:pPr>
        <w:ind w:firstLine="0"/>
        <w:rPr>
          <w:ins w:id="11" w:author="Nick Bernal" w:date="2026-08-03T22:22:00Z" w16du:dateUtc="2026-08-04T02:22:00Z"/>
        </w:rPr>
      </w:pPr>
      <w:ins w:id="12" w:author="Nick Bernal" w:date="2026-08-03T22:22:00Z" w16du:dateUtc="2026-08-04T02:22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</w:ins>
    </w:p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1288"/>
        <w:gridCol w:w="3545"/>
      </w:tblGrid>
      <w:tr w:rsidR="00CD62DB" w:rsidRPr="00865CB5" w14:paraId="3E909630" w14:textId="77777777" w:rsidTr="007F2CD0">
        <w:trPr>
          <w:trHeight w:val="1064"/>
          <w:del w:id="13" w:author="Nick Bernal" w:date="2026-08-03T22:22:00Z" w16du:dateUtc="2026-08-04T02:22:00Z"/>
        </w:trPr>
        <w:tc>
          <w:tcPr>
            <w:tcW w:w="4341" w:type="dxa"/>
            <w:gridSpan w:val="2"/>
            <w:vAlign w:val="center"/>
          </w:tcPr>
          <w:p w14:paraId="576B555E" w14:textId="179BE13A" w:rsidR="00CD62DB" w:rsidRDefault="00ED0521" w:rsidP="00EC7172">
            <w:pPr>
              <w:spacing w:after="240"/>
              <w:rPr>
                <w:del w:id="14" w:author="Nick Bernal" w:date="2026-08-03T22:22:00Z" w16du:dateUtc="2026-08-04T02:22:00Z"/>
                <w:rFonts w:ascii="Times New Roman" w:hAnsi="Times New Roman"/>
                <w:b/>
                <w:caps/>
                <w:szCs w:val="24"/>
              </w:rPr>
            </w:pPr>
            <w:bookmarkStart w:id="15" w:name="OLE_LINK15"/>
            <w:bookmarkStart w:id="16" w:name="OLE_LINK11"/>
            <w:del w:id="17" w:author="Nick Bernal" w:date="2026-08-03T22:22:00Z" w16du:dateUtc="2026-08-04T02:22:00Z">
              <w:r>
                <w:rPr>
                  <w:rFonts w:ascii="Times New Roman" w:hAnsi="Times New Roman"/>
                  <w:b/>
                  <w:caps/>
                  <w:szCs w:val="24"/>
                </w:rPr>
                <w:delText>CUSTOM TABLE</w:delText>
              </w:r>
            </w:del>
          </w:p>
          <w:p w14:paraId="7FDC943F" w14:textId="77777777" w:rsidR="00ED0521" w:rsidRDefault="00ED0521" w:rsidP="00ED0521">
            <w:pPr>
              <w:spacing w:after="240"/>
              <w:rPr>
                <w:del w:id="18" w:author="Nick Bernal" w:date="2026-08-03T22:22:00Z" w16du:dateUtc="2026-08-04T02:22:00Z"/>
                <w:rFonts w:ascii="Times New Roman" w:hAnsi="Times New Roman"/>
                <w:b/>
                <w:caps/>
                <w:szCs w:val="24"/>
              </w:rPr>
            </w:pPr>
            <w:del w:id="19" w:author="Nick Bernal" w:date="2026-08-03T22:22:00Z" w16du:dateUtc="2026-08-04T02:22:00Z">
              <w:r>
                <w:rPr>
                  <w:rFonts w:ascii="Times New Roman" w:hAnsi="Times New Roman"/>
                  <w:b/>
                  <w:caps/>
                  <w:szCs w:val="24"/>
                </w:rPr>
                <w:delText>RECIPIENT:</w:delText>
              </w:r>
            </w:del>
          </w:p>
          <w:p w14:paraId="2F764AAE" w14:textId="77777777" w:rsidR="00ED0521" w:rsidRDefault="00ED0521" w:rsidP="00EC7172">
            <w:pPr>
              <w:spacing w:after="240"/>
              <w:rPr>
                <w:del w:id="20" w:author="Nick Bernal" w:date="2026-08-03T22:22:00Z" w16du:dateUtc="2026-08-04T02:22:00Z"/>
                <w:rFonts w:ascii="Times New Roman" w:hAnsi="Times New Roman"/>
                <w:b/>
                <w:caps/>
                <w:szCs w:val="24"/>
              </w:rPr>
            </w:pPr>
          </w:p>
          <w:bookmarkEnd w:id="15"/>
          <w:p w14:paraId="4BB6CAD8" w14:textId="77777777" w:rsidR="00CD62DB" w:rsidRPr="00070DEC" w:rsidRDefault="00CD62DB" w:rsidP="00EC7172">
            <w:pPr>
              <w:spacing w:after="240"/>
              <w:rPr>
                <w:del w:id="21" w:author="Nick Bernal" w:date="2026-08-03T22:22:00Z" w16du:dateUtc="2026-08-04T02:22:00Z"/>
                <w:rFonts w:ascii="Times New Roman" w:hAnsi="Times New Roman"/>
                <w:b/>
                <w:caps/>
                <w:szCs w:val="24"/>
              </w:rPr>
            </w:pPr>
            <w:del w:id="22" w:author="Nick Bernal" w:date="2026-08-03T22:22:00Z" w16du:dateUtc="2026-08-04T02:22:00Z">
              <w:r>
                <w:rPr>
                  <w:rFonts w:ascii="Times New Roman" w:hAnsi="Times New Roman"/>
                  <w:b/>
                  <w:caps/>
                  <w:szCs w:val="24"/>
                </w:rPr>
                <w:delText>_________________________________</w:delText>
              </w:r>
            </w:del>
          </w:p>
        </w:tc>
      </w:tr>
      <w:tr w:rsidR="00CD62DB" w:rsidRPr="00865CB5" w14:paraId="321A47EA" w14:textId="77777777" w:rsidTr="007F2CD0">
        <w:trPr>
          <w:trHeight w:val="288"/>
          <w:del w:id="23" w:author="Nick Bernal" w:date="2026-08-03T22:22:00Z" w16du:dateUtc="2026-08-04T02:22:00Z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del w:id="24" w:author="Nick Bernal" w:date="2026-08-03T22:22:00Z" w16du:dateUtc="2026-08-04T02:22:00Z"/>
                <w:rFonts w:ascii="Times New Roman" w:hAnsi="Times New Roman"/>
                <w:szCs w:val="24"/>
              </w:rPr>
            </w:pPr>
          </w:p>
        </w:tc>
      </w:tr>
      <w:tr w:rsidR="00CD62DB" w:rsidRPr="00865CB5" w14:paraId="5D467449" w14:textId="77777777" w:rsidTr="007F2CD0">
        <w:trPr>
          <w:trHeight w:val="288"/>
          <w:del w:id="25" w:author="Nick Bernal" w:date="2026-08-03T22:22:00Z" w16du:dateUtc="2026-08-04T02:22:00Z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del w:id="26" w:author="Nick Bernal" w:date="2026-08-03T22:22:00Z" w16du:dateUtc="2026-08-04T02:22:00Z"/>
                <w:rFonts w:ascii="Times New Roman" w:hAnsi="Times New Roman"/>
                <w:szCs w:val="24"/>
              </w:rPr>
            </w:pPr>
            <w:del w:id="27" w:author="Nick Bernal" w:date="2026-08-03T22:22:00Z" w16du:dateUtc="2026-08-04T02:22:00Z">
              <w:r>
                <w:rPr>
                  <w:rFonts w:ascii="Times New Roman" w:hAnsi="Times New Roman"/>
                  <w:szCs w:val="24"/>
                </w:rPr>
                <w:delText>B</w:delText>
              </w:r>
              <w:r w:rsidRPr="00865CB5">
                <w:rPr>
                  <w:rFonts w:ascii="Times New Roman" w:hAnsi="Times New Roman"/>
                  <w:szCs w:val="24"/>
                </w:rPr>
                <w:delText>y</w:delText>
              </w:r>
              <w:r>
                <w:rPr>
                  <w:rFonts w:ascii="Times New Roman" w:hAnsi="Times New Roman"/>
                  <w:szCs w:val="24"/>
                </w:rPr>
                <w:delText>:</w:delText>
              </w:r>
            </w:del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del w:id="28" w:author="Nick Bernal" w:date="2026-08-03T22:22:00Z" w16du:dateUtc="2026-08-04T02:22:00Z"/>
                <w:rFonts w:ascii="Times New Roman" w:hAnsi="Times New Roman"/>
                <w:szCs w:val="24"/>
              </w:rPr>
            </w:pPr>
          </w:p>
        </w:tc>
      </w:tr>
      <w:tr w:rsidR="00CD62DB" w:rsidRPr="00865CB5" w14:paraId="43B0194D" w14:textId="77777777" w:rsidTr="007F2CD0">
        <w:trPr>
          <w:trHeight w:val="273"/>
          <w:del w:id="29" w:author="Nick Bernal" w:date="2026-08-03T22:22:00Z" w16du:dateUtc="2026-08-04T02:22:00Z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del w:id="30" w:author="Nick Bernal" w:date="2026-08-03T22:22:00Z" w16du:dateUtc="2026-08-04T02:22:00Z"/>
                <w:rFonts w:ascii="Times New Roman" w:hAnsi="Times New Roman"/>
                <w:szCs w:val="24"/>
              </w:rPr>
            </w:pPr>
            <w:del w:id="31" w:author="Nick Bernal" w:date="2026-08-03T22:22:00Z" w16du:dateUtc="2026-08-04T02:22:00Z">
              <w:r w:rsidRPr="00865CB5">
                <w:rPr>
                  <w:rFonts w:ascii="Times New Roman" w:hAnsi="Times New Roman"/>
                  <w:szCs w:val="24"/>
                </w:rPr>
                <w:delText>Name:</w:delText>
              </w:r>
            </w:del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del w:id="32" w:author="Nick Bernal" w:date="2026-08-03T22:22:00Z" w16du:dateUtc="2026-08-04T02:22:00Z"/>
                <w:rFonts w:ascii="Times New Roman" w:hAnsi="Times New Roman"/>
                <w:szCs w:val="24"/>
              </w:rPr>
            </w:pPr>
          </w:p>
        </w:tc>
      </w:tr>
      <w:tr w:rsidR="00CD62DB" w:rsidRPr="00865CB5" w14:paraId="10D02586" w14:textId="77777777" w:rsidTr="007F2CD0">
        <w:trPr>
          <w:trHeight w:val="62"/>
          <w:del w:id="33" w:author="Nick Bernal" w:date="2026-08-03T22:22:00Z" w16du:dateUtc="2026-08-04T02:22:00Z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del w:id="34" w:author="Nick Bernal" w:date="2026-08-03T22:22:00Z" w16du:dateUtc="2026-08-04T02:22:00Z"/>
                <w:rFonts w:ascii="Times New Roman" w:hAnsi="Times New Roman"/>
                <w:szCs w:val="24"/>
              </w:rPr>
            </w:pPr>
            <w:del w:id="35" w:author="Nick Bernal" w:date="2026-08-03T22:22:00Z" w16du:dateUtc="2026-08-04T02:22:00Z">
              <w:r w:rsidRPr="00865CB5">
                <w:rPr>
                  <w:rFonts w:ascii="Times New Roman" w:hAnsi="Times New Roman"/>
                  <w:szCs w:val="24"/>
                </w:rPr>
                <w:delText>Title:</w:delText>
              </w:r>
            </w:del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del w:id="36" w:author="Nick Bernal" w:date="2026-08-03T22:22:00Z" w16du:dateUtc="2026-08-04T02:22:00Z"/>
                <w:rFonts w:ascii="Times New Roman" w:hAnsi="Times New Roman"/>
                <w:szCs w:val="24"/>
              </w:rPr>
            </w:pPr>
          </w:p>
        </w:tc>
      </w:tr>
      <w:bookmarkEnd w:id="16"/>
    </w:tbl>
    <w:p w14:paraId="1DD145F6" w14:textId="77777777" w:rsidR="00FC1BE7" w:rsidRDefault="00FC1BE7" w:rsidP="00CD62DB">
      <w:pPr>
        <w:rPr>
          <w:del w:id="37" w:author="Nick Bernal" w:date="2026-08-03T22:22:00Z" w16du:dateUtc="2026-08-04T02:22:00Z"/>
        </w:rPr>
      </w:pPr>
    </w:p>
    <w:p w14:paraId="07D3763F" w14:textId="77777777" w:rsidR="001B62AF" w:rsidRDefault="001B62AF" w:rsidP="00CD62DB">
      <w:pPr>
        <w:rPr>
          <w:del w:id="38" w:author="Nick Bernal" w:date="2026-08-03T22:22:00Z" w16du:dateUtc="2026-08-04T02:22:00Z"/>
        </w:rPr>
      </w:pPr>
    </w:p>
    <w:p w14:paraId="4AFD5F7A" w14:textId="77777777" w:rsidR="001B62AF" w:rsidRDefault="001B62AF" w:rsidP="00CD62DB">
      <w:pPr>
        <w:rPr>
          <w:del w:id="39" w:author="Nick Bernal" w:date="2026-08-03T22:22:00Z" w16du:dateUtc="2026-08-04T02:22:00Z"/>
        </w:rPr>
      </w:pPr>
    </w:p>
    <w:p w14:paraId="64E8A56C" w14:textId="77777777" w:rsidR="001B62AF" w:rsidRDefault="001B62AF" w:rsidP="00CD62DB">
      <w:pPr>
        <w:rPr>
          <w:del w:id="40" w:author="Nick Bernal" w:date="2026-08-03T22:22:00Z" w16du:dateUtc="2026-08-04T02:22:00Z"/>
        </w:rPr>
      </w:pPr>
    </w:p>
    <w:p w14:paraId="609755A1" w14:textId="77777777" w:rsidR="001B62AF" w:rsidRDefault="001B62AF" w:rsidP="00CD62DB">
      <w:pPr>
        <w:rPr>
          <w:del w:id="41" w:author="Nick Bernal" w:date="2026-08-03T22:22:00Z" w16du:dateUtc="2026-08-04T02:22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rPr>
          <w:del w:id="42" w:author="Nick Bernal" w:date="2026-08-03T22:22:00Z" w16du:dateUtc="2026-08-04T02:22:00Z"/>
        </w:trPr>
        <w:tc>
          <w:tcPr>
            <w:tcW w:w="4675" w:type="dxa"/>
          </w:tcPr>
          <w:p w14:paraId="18F5EE7A" w14:textId="39F97F89" w:rsidR="00ED0521" w:rsidRDefault="00ED0521" w:rsidP="00CD62DB">
            <w:pPr>
              <w:rPr>
                <w:del w:id="43" w:author="Nick Bernal" w:date="2026-08-03T22:22:00Z" w16du:dateUtc="2026-08-04T02:22:00Z"/>
              </w:rPr>
            </w:pPr>
            <w:del w:id="44" w:author="Nick Bernal" w:date="2026-08-03T22:22:00Z" w16du:dateUtc="2026-08-04T02:22:00Z">
              <w:r>
                <w:delText>STANDARD TABLE</w:delText>
              </w:r>
            </w:del>
          </w:p>
        </w:tc>
        <w:tc>
          <w:tcPr>
            <w:tcW w:w="4675" w:type="dxa"/>
          </w:tcPr>
          <w:p w14:paraId="2DCA8009" w14:textId="77777777" w:rsidR="00ED0521" w:rsidRDefault="00ED0521" w:rsidP="00CD62DB">
            <w:pPr>
              <w:rPr>
                <w:del w:id="45" w:author="Nick Bernal" w:date="2026-08-03T22:22:00Z" w16du:dateUtc="2026-08-04T02:22:00Z"/>
              </w:rPr>
            </w:pPr>
          </w:p>
        </w:tc>
      </w:tr>
      <w:tr w:rsidR="00ED0521" w14:paraId="2144225B" w14:textId="77777777" w:rsidTr="001B62AF">
        <w:trPr>
          <w:del w:id="46" w:author="Nick Bernal" w:date="2026-08-03T22:22:00Z" w16du:dateUtc="2026-08-04T02:22:00Z"/>
        </w:trPr>
        <w:tc>
          <w:tcPr>
            <w:tcW w:w="4675" w:type="dxa"/>
          </w:tcPr>
          <w:p w14:paraId="7B421945" w14:textId="77777777" w:rsidR="00ED0521" w:rsidRDefault="00ED0521" w:rsidP="00CD62DB">
            <w:pPr>
              <w:rPr>
                <w:del w:id="47" w:author="Nick Bernal" w:date="2026-08-03T22:22:00Z" w16du:dateUtc="2026-08-04T02:22:00Z"/>
              </w:rPr>
            </w:pPr>
          </w:p>
        </w:tc>
        <w:tc>
          <w:tcPr>
            <w:tcW w:w="4675" w:type="dxa"/>
          </w:tcPr>
          <w:p w14:paraId="31D05B1C" w14:textId="77777777" w:rsidR="00ED0521" w:rsidRDefault="00ED0521" w:rsidP="00CD62DB">
            <w:pPr>
              <w:rPr>
                <w:del w:id="48" w:author="Nick Bernal" w:date="2026-08-03T22:22:00Z" w16du:dateUtc="2026-08-04T02:22:00Z"/>
              </w:rPr>
            </w:pPr>
          </w:p>
        </w:tc>
      </w:tr>
      <w:tr w:rsidR="001B62AF" w14:paraId="277B42AC" w14:textId="77777777" w:rsidTr="001B62AF">
        <w:trPr>
          <w:del w:id="49" w:author="Nick Bernal" w:date="2026-08-03T22:22:00Z" w16du:dateUtc="2026-08-04T02:22:00Z"/>
        </w:trPr>
        <w:tc>
          <w:tcPr>
            <w:tcW w:w="4675" w:type="dxa"/>
          </w:tcPr>
          <w:p w14:paraId="639C48B2" w14:textId="4E72109B" w:rsidR="001B62AF" w:rsidRDefault="001B62AF" w:rsidP="00CD62DB">
            <w:pPr>
              <w:rPr>
                <w:del w:id="50" w:author="Nick Bernal" w:date="2026-08-03T22:22:00Z" w16du:dateUtc="2026-08-04T02:22:00Z"/>
              </w:rPr>
            </w:pPr>
            <w:del w:id="51" w:author="Nick Bernal" w:date="2026-08-03T22:22:00Z" w16du:dateUtc="2026-08-04T02:22:00Z">
              <w:r>
                <w:delText>Recipient</w:delText>
              </w:r>
            </w:del>
          </w:p>
        </w:tc>
        <w:tc>
          <w:tcPr>
            <w:tcW w:w="4675" w:type="dxa"/>
          </w:tcPr>
          <w:p w14:paraId="7D9DBD7C" w14:textId="19C46107" w:rsidR="001B62AF" w:rsidRDefault="001B62AF" w:rsidP="00CD62DB">
            <w:pPr>
              <w:rPr>
                <w:del w:id="52" w:author="Nick Bernal" w:date="2026-08-03T22:22:00Z" w16du:dateUtc="2026-08-04T02:22:00Z"/>
              </w:rPr>
            </w:pPr>
            <w:del w:id="53" w:author="Nick Bernal" w:date="2026-08-03T22:22:00Z" w16du:dateUtc="2026-08-04T02:22:00Z">
              <w:r>
                <w:delText>Jane Doe</w:delText>
              </w:r>
            </w:del>
          </w:p>
        </w:tc>
      </w:tr>
      <w:tr w:rsidR="001B62AF" w14:paraId="758DEECF" w14:textId="77777777" w:rsidTr="001B62AF">
        <w:trPr>
          <w:del w:id="54" w:author="Nick Bernal" w:date="2026-08-03T22:22:00Z" w16du:dateUtc="2026-08-04T02:22:00Z"/>
        </w:trPr>
        <w:tc>
          <w:tcPr>
            <w:tcW w:w="4675" w:type="dxa"/>
          </w:tcPr>
          <w:p w14:paraId="3EB9874B" w14:textId="0F1C0D82" w:rsidR="001B62AF" w:rsidRDefault="001B62AF" w:rsidP="00CD62DB">
            <w:pPr>
              <w:rPr>
                <w:del w:id="55" w:author="Nick Bernal" w:date="2026-08-03T22:22:00Z" w16du:dateUtc="2026-08-04T02:22:00Z"/>
              </w:rPr>
            </w:pPr>
            <w:bookmarkStart w:id="56" w:name="OLE_LINK13"/>
            <w:del w:id="57" w:author="Nick Bernal" w:date="2026-08-03T22:22:00Z" w16du:dateUtc="2026-08-04T02:22:00Z">
              <w:r>
                <w:delText>_______________________________________</w:delText>
              </w:r>
              <w:bookmarkEnd w:id="56"/>
            </w:del>
          </w:p>
        </w:tc>
        <w:tc>
          <w:tcPr>
            <w:tcW w:w="4675" w:type="dxa"/>
          </w:tcPr>
          <w:p w14:paraId="6E8814AC" w14:textId="461FD5BB" w:rsidR="001B62AF" w:rsidRDefault="001B62AF" w:rsidP="00CD62DB">
            <w:pPr>
              <w:rPr>
                <w:del w:id="58" w:author="Nick Bernal" w:date="2026-08-03T22:22:00Z" w16du:dateUtc="2026-08-04T02:22:00Z"/>
              </w:rPr>
            </w:pPr>
            <w:del w:id="59" w:author="Nick Bernal" w:date="2026-08-03T22:22:00Z" w16du:dateUtc="2026-08-04T02:22:00Z">
              <w:r>
                <w:delText>_______________________________________</w:delText>
              </w:r>
            </w:del>
          </w:p>
        </w:tc>
      </w:tr>
    </w:tbl>
    <w:p w14:paraId="74CBC26B" w14:textId="77777777" w:rsidR="001B62AF" w:rsidRPr="00CD62DB" w:rsidRDefault="001B62AF" w:rsidP="00A900CE">
      <w:pPr>
        <w:ind w:firstLine="0"/>
        <w:pPrChange w:id="60" w:author="Nick Bernal" w:date="2026-08-03T22:22:00Z" w16du:dateUtc="2026-08-04T02:22:00Z">
          <w:pPr/>
        </w:pPrChange>
      </w:pPr>
    </w:p>
    <w:sectPr w:rsidR="001B62AF" w:rsidRPr="00CD62DB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A9E7F" w14:textId="77777777" w:rsidR="006B01D9" w:rsidRDefault="006B01D9" w:rsidP="00B37BA3">
      <w:pPr>
        <w:spacing w:line="240" w:lineRule="auto"/>
        <w:pPrChange w:id="9" w:author="Nick Bernal" w:date="2026-08-03T22:22:00Z" w16du:dateUtc="2026-08-04T02:22:00Z">
          <w:pPr/>
        </w:pPrChange>
      </w:pPr>
      <w:r>
        <w:separator/>
      </w:r>
    </w:p>
  </w:endnote>
  <w:endnote w:type="continuationSeparator" w:id="0">
    <w:p w14:paraId="2DE2F695" w14:textId="77777777" w:rsidR="006B01D9" w:rsidRDefault="006B01D9" w:rsidP="00B37BA3">
      <w:pPr>
        <w:spacing w:line="240" w:lineRule="auto"/>
        <w:pPrChange w:id="10" w:author="Nick Bernal" w:date="2026-08-03T22:22:00Z" w16du:dateUtc="2026-08-04T02:2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62" w:author="Nick Bernal" w:date="2026-08-03T22:22:00Z" w16du:dateUtc="2026-08-04T02:22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50DA095F" w14:textId="77777777" w:rsidR="00B44D3E" w:rsidRDefault="00B44D3E" w:rsidP="00B37BA3">
    <w:pPr>
      <w:pStyle w:val="Footer"/>
      <w:ind w:right="360"/>
      <w:pPrChange w:id="63" w:author="Nick Bernal" w:date="2026-08-03T22:22:00Z" w16du:dateUtc="2026-08-04T02:22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64" w:author="Nick Bernal" w:date="2026-08-03T22:22:00Z" w16du:dateUtc="2026-08-04T02:22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442CC8E2" w14:textId="77777777" w:rsidR="00B44D3E" w:rsidRDefault="00B44D3E" w:rsidP="00B37BA3">
    <w:pPr>
      <w:pStyle w:val="Footer"/>
      <w:ind w:right="360"/>
      <w:pPrChange w:id="65" w:author="Nick Bernal" w:date="2026-08-03T22:22:00Z" w16du:dateUtc="2026-08-04T02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9237D" w14:textId="77777777" w:rsidR="006B01D9" w:rsidRDefault="006B01D9" w:rsidP="00B37BA3">
      <w:pPr>
        <w:spacing w:line="240" w:lineRule="auto"/>
        <w:pPrChange w:id="7" w:author="Nick Bernal" w:date="2026-08-03T22:22:00Z" w16du:dateUtc="2026-08-04T02:22:00Z">
          <w:pPr/>
        </w:pPrChange>
      </w:pPr>
      <w:r>
        <w:separator/>
      </w:r>
    </w:p>
  </w:footnote>
  <w:footnote w:type="continuationSeparator" w:id="0">
    <w:p w14:paraId="2DD2D347" w14:textId="77777777" w:rsidR="006B01D9" w:rsidRDefault="006B01D9" w:rsidP="00B37BA3">
      <w:pPr>
        <w:spacing w:line="240" w:lineRule="auto"/>
        <w:pPrChange w:id="8" w:author="Nick Bernal" w:date="2026-08-03T22:22:00Z" w16du:dateUtc="2026-08-04T02:2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2C7E7" w14:textId="77777777" w:rsidR="00B44D3E" w:rsidRDefault="00B44D3E">
    <w:pPr>
      <w:pStyle w:val="CommentSubjectChar"/>
      <w:pPrChange w:id="61" w:author="Nick Bernal" w:date="2026-08-03T22:22:00Z" w16du:dateUtc="2026-08-04T02:22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E7"/>
    <w:rsid w:val="000E6136"/>
    <w:rsid w:val="00112874"/>
    <w:rsid w:val="001321F7"/>
    <w:rsid w:val="001B62AF"/>
    <w:rsid w:val="001D5E9E"/>
    <w:rsid w:val="003F6F5C"/>
    <w:rsid w:val="00474DC4"/>
    <w:rsid w:val="004B02A2"/>
    <w:rsid w:val="005F65FB"/>
    <w:rsid w:val="00610087"/>
    <w:rsid w:val="006B01D9"/>
    <w:rsid w:val="007D64BB"/>
    <w:rsid w:val="007F2CD0"/>
    <w:rsid w:val="00835ADC"/>
    <w:rsid w:val="008A1DF4"/>
    <w:rsid w:val="008A2EF8"/>
    <w:rsid w:val="008B0B28"/>
    <w:rsid w:val="0095460A"/>
    <w:rsid w:val="00957044"/>
    <w:rsid w:val="00A4510A"/>
    <w:rsid w:val="00A900CE"/>
    <w:rsid w:val="00B37BA3"/>
    <w:rsid w:val="00B44D3E"/>
    <w:rsid w:val="00B8258C"/>
    <w:rsid w:val="00C95FFA"/>
    <w:rsid w:val="00CD62DB"/>
    <w:rsid w:val="00D128C0"/>
    <w:rsid w:val="00D46AC3"/>
    <w:rsid w:val="00E84113"/>
    <w:rsid w:val="00E97158"/>
    <w:rsid w:val="00ED0521"/>
    <w:rsid w:val="00EE1CD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B4081"/>
  <w15:chartTrackingRefBased/>
  <w15:docId w15:val="{69892E1F-A75B-7E4E-A7F1-9B89588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  <w:pPrChange w:id="0" w:author="Nick Bernal" w:date="2026-08-03T22:22:00Z">
        <w:pPr>
          <w:jc w:val="both"/>
        </w:pPr>
      </w:pPrChange>
    </w:pPr>
    <w:rPr>
      <w:rFonts w:ascii="Ubuntu" w:hAnsi="Ubuntu"/>
      <w:kern w:val="0"/>
      <w:szCs w:val="22"/>
      <w14:ligatures w14:val="none"/>
      <w:rPrChange w:id="0" w:author="Nick Bernal" w:date="2026-08-03T22:22:00Z">
        <w:rPr>
          <w:rFonts w:ascii="Wachovia Celeste" w:hAnsi="Wachovia Celeste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  <w:pPrChange w:id="1" w:author="Nick Bernal" w:date="2026-08-03T22:22:00Z">
        <w:pPr>
          <w:spacing w:after="80" w:line="276" w:lineRule="auto"/>
          <w:ind w:firstLine="432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" w:author="Nick Berna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1BE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2" w:author="Nick Bernal" w:date="2026-08-03T22:22:00Z">
        <w:pPr>
          <w:numPr>
            <w:ilvl w:val="1"/>
          </w:numPr>
          <w:spacing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2" w:author="Nick Bernal" w:date="2026-08-03T22:22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1BE7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  <w:pPrChange w:id="3" w:author="Nick Bernal" w:date="2026-08-03T22:22:00Z">
        <w:pPr/>
      </w:pPrChange>
    </w:pPr>
    <w:rPr>
      <w:rFonts w:ascii="Ubuntu" w:hAnsi="Ubuntu"/>
      <w:kern w:val="0"/>
      <w:szCs w:val="22"/>
      <w14:ligatures w14:val="none"/>
      <w:rPrChange w:id="3" w:author="Nick Bernal" w:date="2026-08-03T22:2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table" w:styleId="TableGrid">
    <w:name w:val="Table Grid"/>
    <w:basedOn w:val="TableNormal"/>
    <w:uiPriority w:val="39"/>
    <w:rsid w:val="00FC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B44D3E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B44D3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44D3E"/>
    <w:rPr>
      <w:color w:val="0000FF"/>
      <w:u w:val="single"/>
    </w:rPr>
  </w:style>
  <w:style w:type="character" w:customStyle="1" w:styleId="cite-bracket">
    <w:name w:val="cite-bracket"/>
    <w:basedOn w:val="DefaultParagraphFont"/>
    <w:rsid w:val="00B44D3E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4" w:author="Nick Bernal" w:date="2026-08-03T22:22:00Z">
        <w:pPr>
          <w:spacing w:before="100" w:beforeAutospacing="1" w:after="100" w:afterAutospacing="1" w:line="276" w:lineRule="auto"/>
          <w:ind w:firstLine="432"/>
        </w:pPr>
      </w:pPrChange>
    </w:pPr>
    <w:rPr>
      <w:rFonts w:ascii="Times New Roman" w:eastAsia="Times New Roman" w:hAnsi="Times New Roman" w:cs="Times New Roman"/>
      <w:szCs w:val="24"/>
      <w:rPrChange w:id="4" w:author="Nick Bernal" w:date="2026-08-03T22:22:00Z">
        <w:rPr>
          <w:rFonts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5" w:author="Nick Bernal" w:date="2026-08-03T22:22:00Z">
        <w:pPr>
          <w:tabs>
            <w:tab w:val="center" w:pos="4680"/>
            <w:tab w:val="right" w:pos="9360"/>
          </w:tabs>
          <w:spacing w:line="276" w:lineRule="auto"/>
          <w:ind w:firstLine="432"/>
        </w:pPr>
      </w:pPrChange>
    </w:pPr>
    <w:rPr>
      <w:rPrChange w:id="5" w:author="Nick Bernal" w:date="2026-08-03T22:22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44D3E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44D3E"/>
  </w:style>
  <w:style w:type="character" w:styleId="CommentReference">
    <w:name w:val="annotation reference"/>
    <w:basedOn w:val="DefaultParagraphFont"/>
    <w:uiPriority w:val="99"/>
    <w:semiHidden/>
    <w:unhideWhenUsed/>
    <w:rsid w:val="00B44D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6" w:author="Nick Bernal" w:date="2026-08-03T22:22:00Z">
        <w:pPr>
          <w:spacing w:line="276" w:lineRule="auto"/>
          <w:ind w:firstLine="432"/>
        </w:pPr>
      </w:pPrChange>
    </w:pPr>
    <w:rPr>
      <w:sz w:val="20"/>
      <w:szCs w:val="20"/>
      <w:rPrChange w:id="6" w:author="Nick Bernal" w:date="2026-08-03T22:22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4D3E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4D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4D3E"/>
    <w:rPr>
      <w:rFonts w:ascii="Ubuntu" w:hAnsi="Ubuntu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4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D3E"/>
    <w:rPr>
      <w:rFonts w:ascii="Wachovia Celeste" w:eastAsia="Times New Roman" w:hAnsi="Wachovia Celeste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Arthur Souza Rodrigues</cp:lastModifiedBy>
  <cp:revision>1</cp:revision>
  <dcterms:created xsi:type="dcterms:W3CDTF">2026-02-05T15:54:00Z</dcterms:created>
  <dcterms:modified xsi:type="dcterms:W3CDTF">2026-08-04T02:22:00Z</dcterms:modified>
</cp:coreProperties>
</file>