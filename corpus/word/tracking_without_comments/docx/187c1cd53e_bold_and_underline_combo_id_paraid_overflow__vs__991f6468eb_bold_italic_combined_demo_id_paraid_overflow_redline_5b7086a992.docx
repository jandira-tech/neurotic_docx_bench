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BD998" w14:textId="77777777" w:rsidR="00B21644" w:rsidRDefault="003F4D24">
      <w:r>
        <w:rPr>
          <w:b/>
          <w:i/>
          <w:rPrChange w:id="0" w:author="Author" w:date="2026-06-29T10:51:00Z" w16du:dateUtc="2026-06-29T14:51:00Z">
            <w:rPr>
              <w:b/>
              <w:bCs/>
              <w:u w:val="single"/>
            </w:rPr>
          </w:rPrChange>
        </w:rPr>
        <w:t xml:space="preserve">Bold </w:t>
      </w:r>
      <w:ins w:id="1" w:author="Author" w:date="2026-06-29T10:51:00Z" w16du:dateUtc="2026-06-29T14:51:00Z">
        <w:r>
          <w:rPr>
            <w:b/>
            <w:bCs/>
            <w:i/>
            <w:iCs/>
          </w:rPr>
          <w:t>Italic Combined</w:t>
        </w:r>
      </w:ins>
      <w:del w:id="2" w:author="Author" w:date="2026-06-29T10:51:00Z" w16du:dateUtc="2026-06-29T14:51:00Z">
        <w:r>
          <w:rPr>
            <w:b/>
            <w:bCs/>
            <w:u w:val="single"/>
          </w:rPr>
          <w:delText>and Underline Combo</w:delText>
        </w:r>
      </w:del>
      <w:r>
        <w:rPr>
          <w:b/>
          <w:i/>
          <w:rPrChange w:id="3" w:author="Author" w:date="2026-06-29T10:51:00Z" w16du:dateUtc="2026-06-29T14:51:00Z">
            <w:rPr>
              <w:b/>
              <w:bCs/>
              <w:u w:val="single"/>
            </w:rPr>
          </w:rPrChange>
        </w:rPr>
        <w:t xml:space="preserve"> Demo</w:t>
      </w:r>
    </w:p>
    <w:p w14:paraId="46675397" w14:textId="77777777" w:rsidR="00B21644" w:rsidRDefault="003F4D24">
      <w:ins w:id="4" w:author="Author" w:date="2026-06-29T10:51:00Z" w16du:dateUtc="2026-06-29T14:51:00Z">
        <w:r>
          <w:rPr>
            <w:b/>
            <w:bCs/>
            <w:i/>
            <w:iCs/>
          </w:rPr>
          <w:t>This document combines</w:t>
        </w:r>
      </w:ins>
      <w:del w:id="5" w:author="Author" w:date="2026-06-29T10:51:00Z" w16du:dateUtc="2026-06-29T14:51:00Z">
        <w:r>
          <w:rPr>
            <w:b/>
            <w:bCs/>
            <w:u w:val="single"/>
          </w:rPr>
          <w:delText>Demonstrating</w:delText>
        </w:r>
      </w:del>
      <w:r>
        <w:rPr>
          <w:b/>
          <w:i/>
          <w:rPrChange w:id="6" w:author="Author" w:date="2026-06-29T10:51:00Z" w16du:dateUtc="2026-06-29T14:51:00Z">
            <w:rPr>
              <w:b/>
              <w:bCs/>
              <w:u w:val="single"/>
            </w:rPr>
          </w:rPrChange>
        </w:rPr>
        <w:t xml:space="preserve"> bold and </w:t>
      </w:r>
      <w:ins w:id="7" w:author="Author" w:date="2026-06-29T10:51:00Z" w16du:dateUtc="2026-06-29T14:51:00Z">
        <w:r>
          <w:rPr>
            <w:b/>
            <w:bCs/>
            <w:i/>
            <w:iCs/>
          </w:rPr>
          <w:t>italic formatting together</w:t>
        </w:r>
      </w:ins>
      <w:del w:id="8" w:author="Author" w:date="2026-06-29T10:51:00Z" w16du:dateUtc="2026-06-29T14:51:00Z">
        <w:r>
          <w:rPr>
            <w:b/>
            <w:bCs/>
            <w:u w:val="single"/>
          </w:rPr>
          <w:delText>underline combined</w:delText>
        </w:r>
      </w:del>
      <w:r>
        <w:rPr>
          <w:b/>
          <w:i/>
          <w:rPrChange w:id="9" w:author="Author" w:date="2026-06-29T10:51:00Z" w16du:dateUtc="2026-06-29T14:51:00Z">
            <w:rPr>
              <w:b/>
              <w:bCs/>
              <w:u w:val="single"/>
            </w:rPr>
          </w:rPrChange>
        </w:rPr>
        <w:t>.</w:t>
      </w:r>
    </w:p>
    <w:p w14:paraId="04FEAA9D" w14:textId="77777777" w:rsidR="00B21644" w:rsidRDefault="003F4D24">
      <w:ins w:id="10" w:author="Author" w:date="2026-06-29T10:51:00Z" w16du:dateUtc="2026-06-29T14:51:00Z">
        <w:r>
          <w:rPr>
            <w:b/>
            <w:bCs/>
            <w:i/>
            <w:iCs/>
          </w:rPr>
          <w:t>Bold italic text creates emphasis for important highlighted content.</w:t>
        </w:r>
      </w:ins>
      <w:del w:id="11" w:author="Author" w:date="2026-06-29T10:51:00Z" w16du:dateUtc="2026-06-29T14:51:00Z">
        <w:r>
          <w:rPr>
            <w:b/>
            <w:bCs/>
            <w:u w:val="single"/>
          </w:rPr>
          <w:delText>This text is both bold and underlined.</w:delText>
        </w:r>
      </w:del>
    </w:p>
    <w:sectPr w:rsidR="00B216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644"/>
    <w:rsid w:val="003F4D24"/>
    <w:rsid w:val="00504BFF"/>
    <w:rsid w:val="008A5D10"/>
    <w:rsid w:val="00B21644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A85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2026-06-29T14:52:00Z</dcterms:modified>
</cp:coreProperties>
</file>