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32F52E" w14:textId="77777777" w:rsidR="002E5199" w:rsidRDefault="002E5199" w:rsidP="009700EB">
      <w:pPr>
        <w:pStyle w:val="Default"/>
        <w:rPr>
          <w:ins w:id="10" w:author="uzivatel" w:date="2026-09-22T12:18:00Z" w16du:dateUtc="2026-09-22T16:18:00Z"/>
          <w:b/>
          <w:bCs/>
          <w:sz w:val="22"/>
          <w:szCs w:val="22"/>
          <w:u w:val="single"/>
        </w:rPr>
      </w:pPr>
    </w:p>
    <w:p w14:paraId="35F4CC4A" w14:textId="77777777" w:rsidR="002E5199" w:rsidRDefault="002E5199" w:rsidP="002E5199">
      <w:pPr>
        <w:pStyle w:val="Heading4"/>
        <w:jc w:val="center"/>
        <w:rPr>
          <w:ins w:id="11" w:author="uzivatel" w:date="2026-09-22T12:18:00Z" w16du:dateUtc="2026-09-22T16:18:00Z"/>
          <w:sz w:val="34"/>
        </w:rPr>
      </w:pPr>
      <w:ins w:id="12" w:author="uzivatel" w:date="2026-09-22T12:18:00Z" w16du:dateUtc="2026-09-22T16:18:00Z">
        <w:r>
          <w:rPr>
            <w:sz w:val="34"/>
          </w:rPr>
          <w:t>Základní škola Rumburk, U Nemocnice 1132/5, okres Děčín, p. o.</w:t>
        </w:r>
      </w:ins>
    </w:p>
    <w:p w14:paraId="0B4DFFEA" w14:textId="77777777" w:rsidR="002E5199" w:rsidRDefault="002E5199" w:rsidP="002E5199">
      <w:pPr>
        <w:rPr>
          <w:ins w:id="13" w:author="uzivatel" w:date="2026-09-22T12:18:00Z" w16du:dateUtc="2026-09-22T16:18:00Z"/>
          <w:sz w:val="16"/>
        </w:rPr>
      </w:pPr>
      <w:ins w:id="14" w:author="uzivatel" w:date="2026-09-22T12:18:00Z" w16du:dateUtc="2026-09-22T16:18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4A5F5CFE" w14:textId="77777777" w:rsidR="00067C1B" w:rsidRDefault="00067C1B" w:rsidP="002E5199">
      <w:pPr>
        <w:pStyle w:val="Default"/>
        <w:jc w:val="center"/>
        <w:rPr>
          <w:ins w:id="15" w:author="uzivatel" w:date="2026-09-22T12:18:00Z" w16du:dateUtc="2026-09-22T16:18:00Z"/>
        </w:rPr>
      </w:pPr>
    </w:p>
    <w:p w14:paraId="477F63D3" w14:textId="77777777" w:rsidR="009700EB" w:rsidRPr="00AF69EB" w:rsidRDefault="009700EB" w:rsidP="002E5199">
      <w:pPr>
        <w:pStyle w:val="Default"/>
        <w:jc w:val="center"/>
        <w:rPr>
          <w:ins w:id="16" w:author="uzivatel" w:date="2026-09-22T12:18:00Z" w16du:dateUtc="2026-09-22T16:18:00Z"/>
          <w:b/>
          <w:bCs/>
          <w:sz w:val="22"/>
          <w:szCs w:val="22"/>
          <w:u w:val="single"/>
        </w:rPr>
      </w:pPr>
      <w:ins w:id="17" w:author="uzivatel" w:date="2026-09-22T12:18:00Z" w16du:dateUtc="2026-09-22T16:18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7D257089" w14:textId="77777777" w:rsidR="009D457F" w:rsidRDefault="009D457F" w:rsidP="009700EB">
      <w:pPr>
        <w:pStyle w:val="Default"/>
        <w:rPr>
          <w:ins w:id="18" w:author="uzivatel" w:date="2026-09-22T12:18:00Z" w16du:dateUtc="2026-09-22T16:18:00Z"/>
          <w:b/>
          <w:bCs/>
          <w:sz w:val="22"/>
          <w:szCs w:val="22"/>
        </w:rPr>
      </w:pPr>
    </w:p>
    <w:p w14:paraId="205B44A3" w14:textId="77777777" w:rsidR="009700EB" w:rsidRDefault="009700EB" w:rsidP="009700EB">
      <w:pPr>
        <w:pStyle w:val="Default"/>
        <w:rPr>
          <w:ins w:id="19" w:author="uzivatel" w:date="2026-09-22T12:18:00Z" w16du:dateUtc="2026-09-22T16:18:00Z"/>
          <w:rFonts w:ascii="Roboto" w:hAnsi="Roboto"/>
        </w:rPr>
      </w:pPr>
      <w:ins w:id="20" w:author="uzivatel" w:date="2026-09-22T12:18:00Z" w16du:dateUtc="2026-09-22T16:18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6864E745" w14:textId="77777777" w:rsidR="004714D6" w:rsidRDefault="003A4848" w:rsidP="003A4848">
      <w:pPr>
        <w:pStyle w:val="Default"/>
        <w:numPr>
          <w:ilvl w:val="0"/>
          <w:numId w:val="10"/>
        </w:numPr>
        <w:rPr>
          <w:ins w:id="21" w:author="uzivatel" w:date="2026-09-22T12:18:00Z" w16du:dateUtc="2026-09-22T16:18:00Z"/>
          <w:rFonts w:ascii="Roboto" w:hAnsi="Roboto"/>
        </w:rPr>
      </w:pPr>
      <w:ins w:id="22" w:author="uzivatel" w:date="2026-09-22T12:18:00Z" w16du:dateUtc="2026-09-22T16:18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02093BE7" w14:textId="77777777" w:rsidR="003A4848" w:rsidRPr="004714D6" w:rsidRDefault="003A4848" w:rsidP="003A4848">
      <w:pPr>
        <w:pStyle w:val="Default"/>
        <w:numPr>
          <w:ilvl w:val="0"/>
          <w:numId w:val="10"/>
        </w:numPr>
        <w:rPr>
          <w:ins w:id="23" w:author="uzivatel" w:date="2026-09-22T12:18:00Z" w16du:dateUtc="2026-09-22T16:18:00Z"/>
          <w:rFonts w:ascii="Roboto" w:hAnsi="Roboto"/>
        </w:rPr>
      </w:pPr>
      <w:ins w:id="24" w:author="uzivatel" w:date="2026-09-22T12:18:00Z" w16du:dateUtc="2026-09-22T16:18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374BCDBB" w14:textId="77777777" w:rsidR="003A4848" w:rsidRDefault="003A4848" w:rsidP="003A4848">
      <w:pPr>
        <w:pStyle w:val="Default"/>
        <w:numPr>
          <w:ilvl w:val="0"/>
          <w:numId w:val="10"/>
        </w:numPr>
        <w:rPr>
          <w:ins w:id="25" w:author="uzivatel" w:date="2026-09-22T12:18:00Z" w16du:dateUtc="2026-09-22T16:18:00Z"/>
          <w:rFonts w:ascii="Roboto" w:hAnsi="Roboto"/>
        </w:rPr>
      </w:pPr>
      <w:ins w:id="26" w:author="uzivatel" w:date="2026-09-22T12:18:00Z" w16du:dateUtc="2026-09-22T16:18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72205D58" w14:textId="77777777" w:rsidR="003A4848" w:rsidRDefault="003A4848" w:rsidP="003A4848">
      <w:pPr>
        <w:pStyle w:val="Default"/>
        <w:numPr>
          <w:ilvl w:val="0"/>
          <w:numId w:val="10"/>
        </w:numPr>
        <w:rPr>
          <w:ins w:id="27" w:author="uzivatel" w:date="2026-09-22T12:18:00Z" w16du:dateUtc="2026-09-22T16:18:00Z"/>
          <w:rFonts w:ascii="Roboto" w:hAnsi="Roboto"/>
        </w:rPr>
      </w:pPr>
      <w:ins w:id="28" w:author="uzivatel" w:date="2026-09-22T12:18:00Z" w16du:dateUtc="2026-09-22T16:18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5EA9E4B7" w14:textId="77777777" w:rsidR="003A4848" w:rsidRDefault="003A4848" w:rsidP="003A4848">
      <w:pPr>
        <w:pStyle w:val="Default"/>
        <w:numPr>
          <w:ilvl w:val="0"/>
          <w:numId w:val="10"/>
        </w:numPr>
        <w:rPr>
          <w:ins w:id="29" w:author="uzivatel" w:date="2026-09-22T12:18:00Z" w16du:dateUtc="2026-09-22T16:18:00Z"/>
          <w:rFonts w:ascii="Roboto" w:hAnsi="Roboto"/>
        </w:rPr>
      </w:pPr>
      <w:ins w:id="30" w:author="uzivatel" w:date="2026-09-22T12:18:00Z" w16du:dateUtc="2026-09-22T16:18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36B821F7" w14:textId="77777777" w:rsidR="008F695B" w:rsidRPr="009D457F" w:rsidRDefault="003A4848" w:rsidP="009700EB">
      <w:pPr>
        <w:pStyle w:val="Default"/>
        <w:numPr>
          <w:ilvl w:val="0"/>
          <w:numId w:val="10"/>
        </w:numPr>
        <w:rPr>
          <w:ins w:id="31" w:author="uzivatel" w:date="2026-09-22T12:18:00Z" w16du:dateUtc="2026-09-22T16:18:00Z"/>
          <w:b/>
          <w:bCs/>
          <w:sz w:val="22"/>
          <w:szCs w:val="22"/>
        </w:rPr>
      </w:pPr>
      <w:ins w:id="32" w:author="uzivatel" w:date="2026-09-22T12:18:00Z" w16du:dateUtc="2026-09-22T16:18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50FBC045" w14:textId="77777777" w:rsidR="009D457F" w:rsidRPr="009D457F" w:rsidRDefault="009D457F" w:rsidP="009D457F">
      <w:pPr>
        <w:pStyle w:val="Default"/>
        <w:ind w:left="720"/>
        <w:rPr>
          <w:ins w:id="33" w:author="uzivatel" w:date="2026-09-22T12:18:00Z" w16du:dateUtc="2026-09-22T16:18:00Z"/>
          <w:b/>
          <w:bCs/>
          <w:sz w:val="22"/>
          <w:szCs w:val="22"/>
        </w:rPr>
      </w:pPr>
    </w:p>
    <w:p w14:paraId="650BF21A" w14:textId="77777777" w:rsidR="0071556C" w:rsidRDefault="0043051E" w:rsidP="009700EB">
      <w:pPr>
        <w:pStyle w:val="Default"/>
        <w:rPr>
          <w:ins w:id="34" w:author="uzivatel" w:date="2026-09-22T12:18:00Z" w16du:dateUtc="2026-09-22T16:18:00Z"/>
          <w:b/>
          <w:bCs/>
          <w:sz w:val="22"/>
          <w:szCs w:val="22"/>
          <w:u w:val="single"/>
        </w:rPr>
      </w:pPr>
      <w:ins w:id="35" w:author="uzivatel" w:date="2026-09-22T12:18:00Z" w16du:dateUtc="2026-09-22T16:18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1653C3E3" w14:textId="77777777" w:rsidR="002E5199" w:rsidRPr="0043051E" w:rsidRDefault="002E5199" w:rsidP="009700EB">
      <w:pPr>
        <w:pStyle w:val="Default"/>
        <w:rPr>
          <w:ins w:id="36" w:author="uzivatel" w:date="2026-09-22T12:18:00Z" w16du:dateUtc="2026-09-22T16:18:00Z"/>
          <w:b/>
          <w:bCs/>
          <w:sz w:val="22"/>
          <w:szCs w:val="22"/>
          <w:u w:val="single"/>
        </w:rPr>
      </w:pPr>
    </w:p>
    <w:p w14:paraId="268E9948" w14:textId="77777777" w:rsidR="00E60474" w:rsidRDefault="00C9043F" w:rsidP="00E2631A">
      <w:pPr>
        <w:pStyle w:val="Default"/>
        <w:rPr>
          <w:ins w:id="37" w:author="uzivatel" w:date="2026-09-22T12:18:00Z" w16du:dateUtc="2026-09-22T16:18:00Z"/>
          <w:rFonts w:ascii="Roboto" w:hAnsi="Roboto"/>
        </w:rPr>
      </w:pPr>
      <w:ins w:id="38" w:author="uzivatel" w:date="2026-09-22T12:18:00Z" w16du:dateUtc="2026-09-22T16:18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479B3360" w14:textId="77777777" w:rsidR="00E2631A" w:rsidRPr="00E2631A" w:rsidRDefault="00E2631A" w:rsidP="00E2631A">
      <w:pPr>
        <w:pStyle w:val="Default"/>
        <w:rPr>
          <w:ins w:id="39" w:author="uzivatel" w:date="2026-09-22T12:18:00Z" w16du:dateUtc="2026-09-22T16:18:00Z"/>
          <w:rFonts w:ascii="Roboto" w:hAnsi="Roboto"/>
        </w:rPr>
      </w:pPr>
    </w:p>
    <w:p w14:paraId="280ECA03" w14:textId="77777777" w:rsidR="00DF0E9B" w:rsidRPr="00E2631A" w:rsidRDefault="00DF0E9B" w:rsidP="00DF0E9B">
      <w:pPr>
        <w:pStyle w:val="Default"/>
        <w:rPr>
          <w:ins w:id="40" w:author="uzivatel" w:date="2026-09-22T12:18:00Z" w16du:dateUtc="2026-09-22T16:18:00Z"/>
          <w:rFonts w:ascii="Roboto" w:hAnsi="Roboto"/>
          <w:b/>
        </w:rPr>
      </w:pPr>
      <w:ins w:id="41" w:author="uzivatel" w:date="2026-09-22T12:18:00Z" w16du:dateUtc="2026-09-22T16:18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5A688A4A" w14:textId="77777777" w:rsidR="000C1D5B" w:rsidRDefault="000C1D5B" w:rsidP="00222525">
      <w:pPr>
        <w:pStyle w:val="Default"/>
        <w:rPr>
          <w:ins w:id="42" w:author="uzivatel" w:date="2026-09-22T12:18:00Z" w16du:dateUtc="2026-09-22T16:18:00Z"/>
          <w:b/>
          <w:bCs/>
          <w:sz w:val="22"/>
          <w:szCs w:val="22"/>
          <w:u w:val="single"/>
        </w:rPr>
      </w:pPr>
    </w:p>
    <w:p w14:paraId="778E115F" w14:textId="77777777" w:rsidR="00222525" w:rsidRDefault="00967EDD" w:rsidP="00222525">
      <w:pPr>
        <w:pStyle w:val="Default"/>
        <w:rPr>
          <w:ins w:id="43" w:author="uzivatel" w:date="2026-09-22T12:18:00Z" w16du:dateUtc="2026-09-22T16:18:00Z"/>
          <w:b/>
          <w:bCs/>
          <w:sz w:val="22"/>
          <w:szCs w:val="22"/>
          <w:u w:val="single"/>
        </w:rPr>
      </w:pPr>
      <w:ins w:id="44" w:author="uzivatel" w:date="2026-09-22T12:18:00Z" w16du:dateUtc="2026-09-22T16:18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203D5736" w14:textId="77777777" w:rsidR="000C1D5B" w:rsidRDefault="000C1D5B" w:rsidP="00222525">
      <w:pPr>
        <w:pStyle w:val="Default"/>
        <w:rPr>
          <w:ins w:id="45" w:author="uzivatel" w:date="2026-09-22T12:18:00Z" w16du:dateUtc="2026-09-22T16:18:00Z"/>
          <w:b/>
          <w:bCs/>
          <w:sz w:val="22"/>
          <w:szCs w:val="22"/>
          <w:u w:val="single"/>
        </w:rPr>
      </w:pPr>
    </w:p>
    <w:p w14:paraId="6C476318" w14:textId="77777777" w:rsidR="00393DFA" w:rsidRPr="009E4030" w:rsidRDefault="005F4481" w:rsidP="00222525">
      <w:pPr>
        <w:pStyle w:val="Default"/>
        <w:numPr>
          <w:ilvl w:val="0"/>
          <w:numId w:val="7"/>
        </w:numPr>
        <w:rPr>
          <w:ins w:id="46" w:author="uzivatel" w:date="2026-09-22T12:18:00Z" w16du:dateUtc="2026-09-22T16:18:00Z"/>
          <w:rFonts w:ascii="Roboto" w:hAnsi="Roboto"/>
        </w:rPr>
      </w:pPr>
      <w:ins w:id="47" w:author="uzivatel" w:date="2026-09-22T12:18:00Z" w16du:dateUtc="2026-09-22T16:18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09B17D91" w14:textId="77777777" w:rsidR="005F4481" w:rsidRPr="009E4030" w:rsidRDefault="005F4481" w:rsidP="009E4030">
      <w:pPr>
        <w:pStyle w:val="Default"/>
        <w:numPr>
          <w:ilvl w:val="0"/>
          <w:numId w:val="12"/>
        </w:numPr>
        <w:rPr>
          <w:ins w:id="48" w:author="uzivatel" w:date="2026-09-22T12:18:00Z" w16du:dateUtc="2026-09-22T16:18:00Z"/>
          <w:rFonts w:ascii="Roboto" w:hAnsi="Roboto"/>
        </w:rPr>
      </w:pPr>
      <w:ins w:id="49" w:author="uzivatel" w:date="2026-09-22T12:18:00Z" w16du:dateUtc="2026-09-22T16:18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792AE216" w14:textId="77777777" w:rsidR="00393DFA" w:rsidRPr="009E4030" w:rsidRDefault="00393DFA" w:rsidP="009E4030">
      <w:pPr>
        <w:pStyle w:val="Default"/>
        <w:numPr>
          <w:ilvl w:val="0"/>
          <w:numId w:val="12"/>
        </w:numPr>
        <w:rPr>
          <w:ins w:id="50" w:author="uzivatel" w:date="2026-09-22T12:18:00Z" w16du:dateUtc="2026-09-22T16:18:00Z"/>
          <w:rFonts w:ascii="Roboto" w:hAnsi="Roboto"/>
        </w:rPr>
      </w:pPr>
      <w:ins w:id="51" w:author="uzivatel" w:date="2026-09-22T12:18:00Z" w16du:dateUtc="2026-09-22T16:18:00Z">
        <w:r w:rsidRPr="009E4030">
          <w:rPr>
            <w:rFonts w:ascii="Roboto" w:hAnsi="Roboto"/>
          </w:rPr>
          <w:t>individuální konzultace</w:t>
        </w:r>
      </w:ins>
    </w:p>
    <w:p w14:paraId="7D3071F4" w14:textId="77777777" w:rsidR="00AB7A30" w:rsidRPr="00222525" w:rsidRDefault="00393DFA" w:rsidP="009E4030">
      <w:pPr>
        <w:pStyle w:val="Default"/>
        <w:numPr>
          <w:ilvl w:val="0"/>
          <w:numId w:val="7"/>
        </w:numPr>
        <w:rPr>
          <w:ins w:id="52" w:author="uzivatel" w:date="2026-09-22T12:18:00Z" w16du:dateUtc="2026-09-22T16:18:00Z"/>
          <w:b/>
          <w:bCs/>
          <w:sz w:val="22"/>
          <w:szCs w:val="22"/>
          <w:u w:val="single"/>
        </w:rPr>
      </w:pPr>
      <w:ins w:id="53" w:author="uzivatel" w:date="2026-09-22T12:18:00Z" w16du:dateUtc="2026-09-22T16:18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4690A988" w14:textId="77777777" w:rsidR="00AB7A30" w:rsidRPr="00ED3AF5" w:rsidRDefault="006B75D9" w:rsidP="009E4030">
      <w:pPr>
        <w:pStyle w:val="Default"/>
        <w:numPr>
          <w:ilvl w:val="0"/>
          <w:numId w:val="7"/>
        </w:numPr>
        <w:rPr>
          <w:ins w:id="54" w:author="uzivatel" w:date="2026-09-22T12:18:00Z" w16du:dateUtc="2026-09-22T16:18:00Z"/>
          <w:rFonts w:ascii="Roboto" w:hAnsi="Roboto"/>
        </w:rPr>
      </w:pPr>
      <w:ins w:id="55" w:author="uzivatel" w:date="2026-09-22T12:18:00Z" w16du:dateUtc="2026-09-22T16:18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36C4A50B" w14:textId="77777777" w:rsidR="000C1D5B" w:rsidRPr="00067C1B" w:rsidRDefault="008E16D0" w:rsidP="009E4030">
      <w:pPr>
        <w:pStyle w:val="Default"/>
        <w:numPr>
          <w:ilvl w:val="0"/>
          <w:numId w:val="7"/>
        </w:numPr>
        <w:rPr>
          <w:ins w:id="56" w:author="uzivatel" w:date="2026-09-22T12:18:00Z" w16du:dateUtc="2026-09-22T16:18:00Z"/>
          <w:rFonts w:ascii="Roboto" w:hAnsi="Roboto"/>
        </w:rPr>
      </w:pPr>
      <w:ins w:id="57" w:author="uzivatel" w:date="2026-09-22T12:18:00Z" w16du:dateUtc="2026-09-22T16:18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30FC5A48" w14:textId="77777777" w:rsidR="00F01D59" w:rsidRDefault="00EF2DAF" w:rsidP="009E4030">
      <w:pPr>
        <w:pStyle w:val="Default"/>
        <w:numPr>
          <w:ilvl w:val="0"/>
          <w:numId w:val="7"/>
        </w:numPr>
        <w:rPr>
          <w:ins w:id="58" w:author="uzivatel" w:date="2026-09-22T12:18:00Z" w16du:dateUtc="2026-09-22T16:18:00Z"/>
          <w:rFonts w:ascii="Roboto" w:hAnsi="Roboto"/>
        </w:rPr>
      </w:pPr>
      <w:ins w:id="59" w:author="uzivatel" w:date="2026-09-22T12:18:00Z" w16du:dateUtc="2026-09-22T16:18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5C205A57" w14:textId="77777777" w:rsidR="00E2631A" w:rsidRDefault="00EF2DAF" w:rsidP="009E4030">
      <w:pPr>
        <w:pStyle w:val="Default"/>
        <w:numPr>
          <w:ilvl w:val="0"/>
          <w:numId w:val="7"/>
        </w:numPr>
        <w:rPr>
          <w:ins w:id="60" w:author="uzivatel" w:date="2026-09-22T12:18:00Z" w16du:dateUtc="2026-09-22T16:18:00Z"/>
          <w:rFonts w:ascii="Roboto" w:hAnsi="Roboto"/>
        </w:rPr>
      </w:pPr>
      <w:ins w:id="61" w:author="uzivatel" w:date="2026-09-22T12:18:00Z" w16du:dateUtc="2026-09-22T16:18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6036A1CE" w14:textId="77777777" w:rsidR="005406F7" w:rsidRPr="00F91991" w:rsidRDefault="005406F7" w:rsidP="005406F7">
      <w:pPr>
        <w:pStyle w:val="Default"/>
        <w:numPr>
          <w:ilvl w:val="0"/>
          <w:numId w:val="7"/>
        </w:numPr>
        <w:rPr>
          <w:ins w:id="62" w:author="uzivatel" w:date="2026-09-22T12:18:00Z" w16du:dateUtc="2026-09-22T16:18:00Z"/>
          <w:rFonts w:ascii="Times New Roman" w:hAnsi="Times New Roman" w:cs="Times New Roman"/>
        </w:rPr>
      </w:pPr>
      <w:ins w:id="63" w:author="uzivatel" w:date="2026-09-22T12:18:00Z" w16du:dateUtc="2026-09-22T16:18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2AEA52C0" w14:textId="77777777" w:rsidR="00EF2DAF" w:rsidRPr="00EF2DAF" w:rsidRDefault="005406F7" w:rsidP="009E4030">
      <w:pPr>
        <w:pStyle w:val="Default"/>
        <w:numPr>
          <w:ilvl w:val="0"/>
          <w:numId w:val="7"/>
        </w:numPr>
        <w:rPr>
          <w:ins w:id="64" w:author="uzivatel" w:date="2026-09-22T12:18:00Z" w16du:dateUtc="2026-09-22T16:18:00Z"/>
          <w:rFonts w:ascii="Roboto" w:hAnsi="Roboto"/>
        </w:rPr>
      </w:pPr>
      <w:ins w:id="65" w:author="uzivatel" w:date="2026-09-22T12:18:00Z" w16du:dateUtc="2026-09-22T16:18:00Z">
        <w:r>
          <w:rPr>
            <w:rFonts w:ascii="Roboto" w:hAnsi="Roboto"/>
          </w:rPr>
          <w:lastRenderedPageBreak/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7A754D56" w14:textId="77777777" w:rsidR="000C1D5B" w:rsidRDefault="000C1D5B" w:rsidP="000C1D5B">
      <w:pPr>
        <w:pStyle w:val="Default"/>
        <w:numPr>
          <w:ilvl w:val="0"/>
          <w:numId w:val="2"/>
        </w:numPr>
        <w:rPr>
          <w:ins w:id="66" w:author="uzivatel" w:date="2026-09-22T12:18:00Z" w16du:dateUtc="2026-09-22T16:18:00Z"/>
          <w:rFonts w:ascii="Roboto" w:hAnsi="Roboto"/>
        </w:rPr>
      </w:pPr>
      <w:ins w:id="67" w:author="uzivatel" w:date="2026-09-22T12:18:00Z" w16du:dateUtc="2026-09-22T16:18:00Z">
        <w:r>
          <w:rPr>
            <w:rFonts w:ascii="Roboto" w:hAnsi="Roboto"/>
          </w:rPr>
          <w:t>žáci si přinesou:</w:t>
        </w:r>
      </w:ins>
    </w:p>
    <w:p w14:paraId="0124E84A" w14:textId="77777777" w:rsidR="00992F5A" w:rsidRDefault="000C1D5B" w:rsidP="000C1D5B">
      <w:pPr>
        <w:pStyle w:val="Default"/>
        <w:numPr>
          <w:ilvl w:val="0"/>
          <w:numId w:val="8"/>
        </w:numPr>
        <w:rPr>
          <w:ins w:id="68" w:author="uzivatel" w:date="2026-09-22T12:18:00Z" w16du:dateUtc="2026-09-22T16:18:00Z"/>
          <w:rFonts w:ascii="Roboto" w:hAnsi="Roboto"/>
        </w:rPr>
      </w:pPr>
      <w:ins w:id="69" w:author="uzivatel" w:date="2026-09-22T12:18:00Z" w16du:dateUtc="2026-09-22T16:18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7FEFFEB9" w14:textId="77777777" w:rsidR="000C1D5B" w:rsidRPr="00992F5A" w:rsidRDefault="000C1D5B" w:rsidP="000C1D5B">
      <w:pPr>
        <w:pStyle w:val="Default"/>
        <w:numPr>
          <w:ilvl w:val="0"/>
          <w:numId w:val="8"/>
        </w:numPr>
        <w:rPr>
          <w:ins w:id="70" w:author="uzivatel" w:date="2026-09-22T12:18:00Z" w16du:dateUtc="2026-09-22T16:18:00Z"/>
          <w:rFonts w:ascii="Roboto" w:hAnsi="Roboto"/>
        </w:rPr>
      </w:pPr>
      <w:ins w:id="71" w:author="uzivatel" w:date="2026-09-22T12:18:00Z" w16du:dateUtc="2026-09-22T16:18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350C06FB" w14:textId="77777777" w:rsidR="000C1D5B" w:rsidRDefault="000C1D5B" w:rsidP="000C1D5B">
      <w:pPr>
        <w:pStyle w:val="Default"/>
        <w:numPr>
          <w:ilvl w:val="0"/>
          <w:numId w:val="8"/>
        </w:numPr>
        <w:rPr>
          <w:ins w:id="72" w:author="uzivatel" w:date="2026-09-22T12:18:00Z" w16du:dateUtc="2026-09-22T16:18:00Z"/>
        </w:rPr>
      </w:pPr>
      <w:ins w:id="73" w:author="uzivatel" w:date="2026-09-22T12:18:00Z" w16du:dateUtc="2026-09-22T16:18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36BC8547" w14:textId="772C408C" w:rsidR="00A81C24" w:rsidRPr="00695BE6" w:rsidRDefault="00A81C24" w:rsidP="0096269E">
      <w:pPr>
        <w:spacing w:line="262" w:lineRule="exact"/>
        <w:jc w:val="center"/>
        <w:textAlignment w:val="baseline"/>
        <w:rPr>
          <w:del w:id="74" w:author="uzivatel" w:date="2026-09-22T12:18:00Z" w16du:dateUtc="2026-09-22T16:18:00Z"/>
          <w:rFonts w:ascii="MS Mincho" w:hAnsi="MS Mincho" w:cs="Times New Roman"/>
        </w:rPr>
      </w:pPr>
      <w:del w:id="75" w:author="uzivatel" w:date="2026-09-22T12:18:00Z" w16du:dateUtc="2026-09-22T16:18:00Z">
        <w:r w:rsidRPr="00695BE6">
          <w:rPr>
            <w:rFonts w:ascii="MS Mincho" w:hAnsi="MS Mincho" w:hint="eastAsia"/>
            <w:sz w:val="26"/>
            <w:szCs w:val="26"/>
          </w:rPr>
          <w:delText>（</w:delText>
        </w:r>
        <w:r w:rsidR="001521A2" w:rsidRPr="00695BE6">
          <w:rPr>
            <w:rFonts w:ascii="MS Mincho" w:hAnsi="MS Mincho" w:hint="eastAsia"/>
            <w:b/>
            <w:bCs/>
            <w:sz w:val="26"/>
            <w:szCs w:val="26"/>
          </w:rPr>
          <w:delText>学校</w:delText>
        </w:r>
        <w:r w:rsidR="00FB1948" w:rsidRPr="00695BE6">
          <w:rPr>
            <w:rFonts w:ascii="MS Mincho" w:hAnsi="MS Mincho" w:hint="eastAsia"/>
            <w:b/>
            <w:bCs/>
            <w:sz w:val="26"/>
            <w:szCs w:val="26"/>
          </w:rPr>
          <w:delText>課題</w:delText>
        </w:r>
        <w:r w:rsidR="001521A2" w:rsidRPr="00695BE6">
          <w:rPr>
            <w:rFonts w:ascii="MS Mincho" w:hAnsi="MS Mincho" w:hint="eastAsia"/>
            <w:b/>
            <w:bCs/>
            <w:sz w:val="26"/>
            <w:szCs w:val="26"/>
          </w:rPr>
          <w:delText>研究</w:delText>
        </w:r>
        <w:r w:rsidR="002A4A3B" w:rsidRPr="00695BE6">
          <w:rPr>
            <w:rFonts w:ascii="MS Mincho" w:hAnsi="MS Mincho" w:hint="eastAsia"/>
            <w:b/>
            <w:bCs/>
            <w:sz w:val="26"/>
            <w:szCs w:val="26"/>
          </w:rPr>
          <w:delText>、</w:delText>
        </w:r>
        <w:r w:rsidRPr="00695BE6">
          <w:rPr>
            <w:rFonts w:ascii="MS Mincho" w:hAnsi="MS Mincho" w:hint="eastAsia"/>
            <w:b/>
            <w:bCs/>
            <w:sz w:val="26"/>
            <w:szCs w:val="26"/>
          </w:rPr>
          <w:delText>グループ・</w:delText>
        </w:r>
        <w:r w:rsidR="001521A2" w:rsidRPr="00695BE6">
          <w:rPr>
            <w:rFonts w:ascii="MS Mincho" w:hAnsi="MS Mincho" w:hint="eastAsia"/>
            <w:b/>
            <w:bCs/>
            <w:sz w:val="26"/>
            <w:szCs w:val="26"/>
          </w:rPr>
          <w:delText>個人研究</w:delText>
        </w:r>
        <w:r w:rsidRPr="00695BE6">
          <w:rPr>
            <w:rFonts w:ascii="MS Mincho" w:hAnsi="MS Mincho" w:hint="eastAsia"/>
            <w:b/>
            <w:bCs/>
            <w:sz w:val="26"/>
            <w:szCs w:val="26"/>
          </w:rPr>
          <w:delText>）研究完了報告書</w:delText>
        </w:r>
      </w:del>
    </w:p>
    <w:p w14:paraId="7951C124" w14:textId="77777777" w:rsidR="00A81C24" w:rsidRPr="00695BE6" w:rsidRDefault="00A81C24">
      <w:pPr>
        <w:spacing w:line="212" w:lineRule="exact"/>
        <w:textAlignment w:val="baseline"/>
        <w:rPr>
          <w:del w:id="76" w:author="uzivatel" w:date="2026-09-22T12:18:00Z" w16du:dateUtc="2026-09-22T16:18:00Z"/>
          <w:rFonts w:ascii="MS Mincho" w:hAnsi="MS Mincho" w:cs="Times New Roman"/>
        </w:rPr>
      </w:pPr>
      <w:del w:id="77" w:author="uzivatel" w:date="2026-09-22T12:18:00Z" w16du:dateUtc="2026-09-22T16:18:00Z">
        <w:r w:rsidRPr="00695BE6">
          <w:rPr>
            <w:rFonts w:ascii="MS Mincho" w:hAnsi="MS Mincho" w:cs="Times New Roman"/>
          </w:rPr>
          <w:delText xml:space="preserve">                                      </w:delText>
        </w:r>
        <w:r w:rsidRPr="00695BE6">
          <w:rPr>
            <w:rFonts w:ascii="MS Mincho" w:hAnsi="MS Mincho" w:hint="eastAsia"/>
            <w:b/>
            <w:bCs/>
            <w:sz w:val="18"/>
            <w:szCs w:val="18"/>
          </w:rPr>
          <w:delText>（該当するもの以外を二重線で消す）</w:delText>
        </w:r>
      </w:del>
    </w:p>
    <w:p w14:paraId="506B85CD" w14:textId="77777777" w:rsidR="00A81C24" w:rsidRPr="00695BE6" w:rsidRDefault="00A81C24">
      <w:pPr>
        <w:spacing w:line="212" w:lineRule="exact"/>
        <w:textAlignment w:val="baseline"/>
        <w:rPr>
          <w:del w:id="78" w:author="uzivatel" w:date="2026-09-22T12:18:00Z" w16du:dateUtc="2026-09-22T16:18:00Z"/>
          <w:rFonts w:ascii="MS Mincho" w:hAnsi="MS Mincho" w:cs="Times New Roman"/>
        </w:rPr>
      </w:pPr>
      <w:del w:id="79" w:author="uzivatel" w:date="2026-09-22T12:18:00Z" w16du:dateUtc="2026-09-22T16:18:00Z">
        <w:r w:rsidRPr="00695BE6">
          <w:rPr>
            <w:rFonts w:ascii="MS Mincho" w:hAnsi="MS Mincho" w:cs="Times New Roman"/>
          </w:rPr>
          <w:delText xml:space="preserve">   </w:delText>
        </w:r>
        <w:r w:rsidRPr="00695BE6">
          <w:rPr>
            <w:rFonts w:ascii="MS Mincho" w:hAnsi="MS Mincho" w:hint="eastAsia"/>
          </w:rPr>
          <w:delText xml:space="preserve">栃木県連合教育会長　</w:delText>
        </w:r>
        <w:r w:rsidR="004E7141" w:rsidRPr="00695BE6">
          <w:rPr>
            <w:rFonts w:ascii="MS Mincho" w:hAnsi="MS Mincho" w:hint="eastAsia"/>
          </w:rPr>
          <w:delText>様</w:delText>
        </w:r>
      </w:del>
    </w:p>
    <w:p w14:paraId="47F8EFE6" w14:textId="77777777" w:rsidR="00A81C24" w:rsidRPr="00695BE6" w:rsidRDefault="00A81C24">
      <w:pPr>
        <w:spacing w:line="212" w:lineRule="exact"/>
        <w:textAlignment w:val="baseline"/>
        <w:rPr>
          <w:del w:id="80" w:author="uzivatel" w:date="2026-09-22T12:18:00Z" w16du:dateUtc="2026-09-22T16:18:00Z"/>
          <w:rFonts w:ascii="MS Mincho" w:hAnsi="MS Mincho" w:cs="Times New Roman"/>
        </w:rPr>
      </w:pPr>
    </w:p>
    <w:p w14:paraId="34183002" w14:textId="08CB0FFE" w:rsidR="00A81C24" w:rsidRPr="00695BE6" w:rsidRDefault="00A81C24">
      <w:pPr>
        <w:spacing w:line="212" w:lineRule="exact"/>
        <w:textAlignment w:val="baseline"/>
        <w:rPr>
          <w:del w:id="81" w:author="uzivatel" w:date="2026-09-22T12:18:00Z" w16du:dateUtc="2026-09-22T16:18:00Z"/>
          <w:rFonts w:ascii="MS Mincho" w:hAnsi="MS Mincho" w:cs="Times New Roman"/>
        </w:rPr>
      </w:pPr>
      <w:del w:id="82" w:author="uzivatel" w:date="2026-09-22T12:18:00Z" w16du:dateUtc="2026-09-22T16:18:00Z">
        <w:r w:rsidRPr="00695BE6">
          <w:rPr>
            <w:rFonts w:ascii="MS Mincho" w:hAnsi="MS Mincho" w:cs="Times New Roman"/>
          </w:rPr>
          <w:delText xml:space="preserve">                    </w:delText>
        </w:r>
        <w:r w:rsidRPr="00695BE6">
          <w:rPr>
            <w:rFonts w:ascii="MS Mincho" w:hAnsi="MS Mincho" w:hint="eastAsia"/>
          </w:rPr>
          <w:delText xml:space="preserve">　　　</w:delText>
        </w:r>
        <w:r w:rsidRPr="00695BE6">
          <w:rPr>
            <w:rFonts w:ascii="MS Mincho" w:hAnsi="MS Mincho" w:cs="Times New Roman"/>
          </w:rPr>
          <w:delText xml:space="preserve">   </w:delText>
        </w:r>
        <w:r w:rsidRPr="00695BE6">
          <w:rPr>
            <w:rFonts w:ascii="MS Mincho" w:hAnsi="MS Mincho" w:hint="eastAsia"/>
          </w:rPr>
          <w:delText>学校</w:delText>
        </w:r>
        <w:r w:rsidR="006468DC" w:rsidRPr="00695BE6">
          <w:rPr>
            <w:rFonts w:ascii="MS Mincho" w:hAnsi="MS Mincho" w:hint="eastAsia"/>
          </w:rPr>
          <w:delText>または園</w:delText>
        </w:r>
        <w:r w:rsidRPr="00695BE6">
          <w:rPr>
            <w:rFonts w:ascii="MS Mincho" w:hAnsi="MS Mincho" w:hint="eastAsia"/>
          </w:rPr>
          <w:delText>名</w:delText>
        </w:r>
      </w:del>
    </w:p>
    <w:p w14:paraId="1EF69452" w14:textId="5093A446" w:rsidR="00A81C24" w:rsidRPr="00695BE6" w:rsidRDefault="00A81C24">
      <w:pPr>
        <w:spacing w:line="212" w:lineRule="exact"/>
        <w:textAlignment w:val="baseline"/>
        <w:rPr>
          <w:del w:id="83" w:author="uzivatel" w:date="2026-09-22T12:18:00Z" w16du:dateUtc="2026-09-22T16:18:00Z"/>
          <w:rFonts w:ascii="MS Mincho" w:hAnsi="MS Mincho" w:cs="Times New Roman"/>
        </w:rPr>
      </w:pPr>
      <w:del w:id="84" w:author="uzivatel" w:date="2026-09-22T12:18:00Z" w16du:dateUtc="2026-09-22T16:18:00Z">
        <w:r w:rsidRPr="00695BE6">
          <w:rPr>
            <w:rFonts w:ascii="MS Mincho" w:hAnsi="MS Mincho" w:cs="Times New Roman"/>
          </w:rPr>
          <w:delText xml:space="preserve">                      </w:delText>
        </w:r>
        <w:r w:rsidRPr="00695BE6">
          <w:rPr>
            <w:rFonts w:ascii="MS Mincho" w:hAnsi="MS Mincho" w:hint="eastAsia"/>
          </w:rPr>
          <w:delText xml:space="preserve">　　　</w:delText>
        </w:r>
        <w:r w:rsidRPr="00695BE6">
          <w:rPr>
            <w:rFonts w:ascii="MS Mincho" w:hAnsi="MS Mincho" w:cs="Times New Roman"/>
          </w:rPr>
          <w:delText xml:space="preserve"> </w:delText>
        </w:r>
        <w:r w:rsidRPr="00695BE6">
          <w:rPr>
            <w:rFonts w:ascii="MS Mincho" w:hAnsi="MS Mincho" w:hint="eastAsia"/>
          </w:rPr>
          <w:delText>校長</w:delText>
        </w:r>
        <w:r w:rsidR="006468DC" w:rsidRPr="00695BE6">
          <w:rPr>
            <w:rFonts w:ascii="MS Mincho" w:hAnsi="MS Mincho" w:hint="eastAsia"/>
          </w:rPr>
          <w:delText>または園長</w:delText>
        </w:r>
        <w:r w:rsidRPr="00695BE6">
          <w:rPr>
            <w:rFonts w:ascii="MS Mincho" w:hAnsi="MS Mincho" w:hint="eastAsia"/>
          </w:rPr>
          <w:delText>名</w:delText>
        </w:r>
        <w:r w:rsidRPr="00695BE6">
          <w:rPr>
            <w:rFonts w:ascii="MS Mincho" w:hAnsi="MS Mincho" w:cs="Times New Roman"/>
          </w:rPr>
          <w:delText xml:space="preserve">                </w:delText>
        </w:r>
        <w:r w:rsidR="003260CC">
          <w:rPr>
            <w:rFonts w:ascii="MS Mincho" w:hAnsi="MS Mincho" w:cs="Times New Roman" w:hint="eastAsia"/>
          </w:rPr>
          <w:delText xml:space="preserve">　　　　</w:delText>
        </w:r>
        <w:r w:rsidRPr="00695BE6">
          <w:rPr>
            <w:rFonts w:ascii="MS Mincho" w:hAnsi="MS Mincho" w:cs="Times New Roman"/>
          </w:rPr>
          <w:delText xml:space="preserve">            </w:delText>
        </w:r>
        <w:r w:rsidR="00032A11" w:rsidRPr="00695BE6">
          <w:rPr>
            <w:rFonts w:ascii="MS Mincho" w:hAnsi="MS Mincho" w:cs="Times New Roman" w:hint="eastAsia"/>
          </w:rPr>
          <w:delText>職印</w:delText>
        </w:r>
      </w:del>
    </w:p>
    <w:p w14:paraId="74A4CE39" w14:textId="77777777" w:rsidR="00A81C24" w:rsidRPr="00695BE6" w:rsidRDefault="00A81C24">
      <w:pPr>
        <w:spacing w:line="212" w:lineRule="exact"/>
        <w:textAlignment w:val="baseline"/>
        <w:rPr>
          <w:del w:id="85" w:author="uzivatel" w:date="2026-09-22T12:18:00Z" w16du:dateUtc="2026-09-22T16:18:00Z"/>
          <w:rFonts w:ascii="MS Mincho" w:hAnsi="MS Mincho" w:cs="Times New Roman"/>
        </w:rPr>
      </w:pPr>
    </w:p>
    <w:p w14:paraId="71886900" w14:textId="2FE43D69" w:rsidR="00A81C24" w:rsidRPr="00695BE6" w:rsidRDefault="00A81C24">
      <w:pPr>
        <w:spacing w:line="212" w:lineRule="exact"/>
        <w:textAlignment w:val="baseline"/>
        <w:rPr>
          <w:del w:id="86" w:author="uzivatel" w:date="2026-09-22T12:18:00Z" w16du:dateUtc="2026-09-22T16:18:00Z"/>
          <w:rFonts w:ascii="MS Mincho" w:hAnsi="MS Mincho" w:cs="Times New Roman"/>
        </w:rPr>
      </w:pPr>
      <w:del w:id="87" w:author="uzivatel" w:date="2026-09-22T12:18:00Z" w16du:dateUtc="2026-09-22T16:18:00Z">
        <w:r w:rsidRPr="00695BE6">
          <w:rPr>
            <w:rFonts w:ascii="MS Mincho" w:hAnsi="MS Mincho" w:hint="eastAsia"/>
          </w:rPr>
          <w:delText xml:space="preserve">　　　　　　　　　　　　　　</w:delText>
        </w:r>
        <w:r w:rsidRPr="00695BE6">
          <w:rPr>
            <w:rFonts w:ascii="MS Mincho" w:hAnsi="MS Mincho" w:cs="Times New Roman"/>
          </w:rPr>
          <w:delText xml:space="preserve"> </w:delText>
        </w:r>
        <w:r w:rsidRPr="00695BE6">
          <w:rPr>
            <w:rFonts w:ascii="MS Mincho" w:hAnsi="MS Mincho" w:hint="eastAsia"/>
          </w:rPr>
          <w:delText xml:space="preserve">研究者職氏名　　　　　　　　　　　</w:delText>
        </w:r>
        <w:r w:rsidRPr="00695BE6">
          <w:rPr>
            <w:rFonts w:ascii="MS Mincho" w:hAnsi="MS Mincho" w:cs="Times New Roman"/>
          </w:rPr>
          <w:delText xml:space="preserve">  </w:delText>
        </w:r>
      </w:del>
    </w:p>
    <w:p w14:paraId="19310E6D" w14:textId="3B549B95" w:rsidR="00A81C24" w:rsidRPr="00695BE6" w:rsidRDefault="00A81C24">
      <w:pPr>
        <w:spacing w:line="212" w:lineRule="exact"/>
        <w:textAlignment w:val="baseline"/>
        <w:rPr>
          <w:del w:id="88" w:author="uzivatel" w:date="2026-09-22T12:18:00Z" w16du:dateUtc="2026-09-22T16:18:00Z"/>
          <w:rFonts w:ascii="MS Mincho" w:hAnsi="MS Mincho" w:cs="Times New Roman"/>
        </w:rPr>
      </w:pPr>
      <w:del w:id="89" w:author="uzivatel" w:date="2026-09-22T12:18:00Z" w16du:dateUtc="2026-09-22T16:18:00Z">
        <w:r w:rsidRPr="00695BE6">
          <w:rPr>
            <w:rFonts w:ascii="MS Mincho" w:hAnsi="MS Mincho" w:cs="Times New Roman"/>
          </w:rPr>
          <w:delText xml:space="preserve">                    </w:delText>
        </w:r>
        <w:r w:rsidRPr="00695BE6">
          <w:rPr>
            <w:rFonts w:ascii="MS Mincho" w:hAnsi="MS Mincho" w:hint="eastAsia"/>
          </w:rPr>
          <w:delText xml:space="preserve">　　　</w:delText>
        </w:r>
        <w:r w:rsidRPr="00695BE6">
          <w:rPr>
            <w:rFonts w:ascii="MS Mincho" w:hAnsi="MS Mincho" w:cs="Times New Roman"/>
          </w:rPr>
          <w:delText xml:space="preserve">  </w:delText>
        </w:r>
        <w:r w:rsidRPr="00695BE6">
          <w:rPr>
            <w:rFonts w:ascii="MS Mincho" w:hAnsi="MS Mincho" w:hint="eastAsia"/>
            <w:sz w:val="18"/>
            <w:szCs w:val="18"/>
          </w:rPr>
          <w:delText>（学校</w:delText>
        </w:r>
        <w:r w:rsidR="0091227C" w:rsidRPr="00695BE6">
          <w:rPr>
            <w:rFonts w:ascii="MS Mincho" w:hAnsi="MS Mincho" w:hint="eastAsia"/>
            <w:sz w:val="18"/>
            <w:szCs w:val="18"/>
          </w:rPr>
          <w:delText>課題研究</w:delText>
        </w:r>
        <w:r w:rsidRPr="00695BE6">
          <w:rPr>
            <w:rFonts w:ascii="MS Mincho" w:hAnsi="MS Mincho" w:hint="eastAsia"/>
            <w:sz w:val="18"/>
            <w:szCs w:val="18"/>
          </w:rPr>
          <w:delText>部門は記載不要、グループ</w:delText>
        </w:r>
        <w:r w:rsidR="0091227C" w:rsidRPr="00695BE6">
          <w:rPr>
            <w:rFonts w:ascii="MS Mincho" w:hAnsi="MS Mincho" w:hint="eastAsia"/>
            <w:sz w:val="18"/>
            <w:szCs w:val="18"/>
          </w:rPr>
          <w:delText>・個人</w:delText>
        </w:r>
        <w:r w:rsidRPr="00695BE6">
          <w:rPr>
            <w:rFonts w:ascii="MS Mincho" w:hAnsi="MS Mincho" w:hint="eastAsia"/>
            <w:sz w:val="18"/>
            <w:szCs w:val="18"/>
          </w:rPr>
          <w:delText>研究</w:delText>
        </w:r>
        <w:r w:rsidR="0091227C" w:rsidRPr="00695BE6">
          <w:rPr>
            <w:rFonts w:ascii="MS Mincho" w:hAnsi="MS Mincho" w:hint="eastAsia"/>
            <w:sz w:val="18"/>
            <w:szCs w:val="18"/>
          </w:rPr>
          <w:delText>部門</w:delText>
        </w:r>
        <w:r w:rsidRPr="00695BE6">
          <w:rPr>
            <w:rFonts w:ascii="MS Mincho" w:hAnsi="MS Mincho" w:hint="eastAsia"/>
            <w:sz w:val="18"/>
            <w:szCs w:val="18"/>
          </w:rPr>
          <w:delText>の場合</w:delText>
        </w:r>
        <w:r w:rsidR="0091227C" w:rsidRPr="00695BE6">
          <w:rPr>
            <w:rFonts w:ascii="MS Mincho" w:hAnsi="MS Mincho" w:hint="eastAsia"/>
            <w:sz w:val="18"/>
            <w:szCs w:val="18"/>
          </w:rPr>
          <w:delText>、</w:delText>
        </w:r>
        <w:r w:rsidRPr="00695BE6">
          <w:rPr>
            <w:rFonts w:ascii="MS Mincho" w:hAnsi="MS Mincho" w:hint="eastAsia"/>
            <w:sz w:val="18"/>
            <w:szCs w:val="18"/>
          </w:rPr>
          <w:delText>代表者を筆頭に連名）</w:delText>
        </w:r>
      </w:del>
    </w:p>
    <w:p w14:paraId="0A0334F5" w14:textId="77777777" w:rsidR="00A81C24" w:rsidRPr="00695BE6" w:rsidRDefault="00A81C24">
      <w:pPr>
        <w:spacing w:line="212" w:lineRule="exact"/>
        <w:textAlignment w:val="baseline"/>
        <w:rPr>
          <w:del w:id="90" w:author="uzivatel" w:date="2026-09-22T12:18:00Z" w16du:dateUtc="2026-09-22T16:18:00Z"/>
          <w:rFonts w:ascii="MS Mincho" w:hAnsi="MS Mincho" w:cs="Times New Roman"/>
        </w:rPr>
      </w:pPr>
    </w:p>
    <w:p w14:paraId="381347D0" w14:textId="6E0CC24E" w:rsidR="00A81C24" w:rsidRPr="00695BE6" w:rsidRDefault="00A81C24">
      <w:pPr>
        <w:spacing w:line="212" w:lineRule="exact"/>
        <w:textAlignment w:val="baseline"/>
        <w:rPr>
          <w:del w:id="91" w:author="uzivatel" w:date="2026-09-22T12:18:00Z" w16du:dateUtc="2026-09-22T16:18:00Z"/>
          <w:rFonts w:ascii="MS Mincho" w:hAnsi="MS Mincho" w:cs="Times New Roman"/>
        </w:rPr>
      </w:pPr>
      <w:del w:id="92" w:author="uzivatel" w:date="2026-09-22T12:18:00Z" w16du:dateUtc="2026-09-22T16:18:00Z">
        <w:r w:rsidRPr="00695BE6">
          <w:rPr>
            <w:rFonts w:ascii="MS Mincho" w:hAnsi="MS Mincho" w:cs="Times New Roman"/>
          </w:rPr>
          <w:delText xml:space="preserve">                             </w:delText>
        </w:r>
        <w:r w:rsidRPr="00695BE6">
          <w:rPr>
            <w:rFonts w:ascii="MS Mincho" w:hAnsi="MS Mincho" w:hint="eastAsia"/>
          </w:rPr>
          <w:delText xml:space="preserve">　　　</w:delText>
        </w:r>
        <w:r w:rsidR="00DC11F3" w:rsidRPr="00695BE6">
          <w:rPr>
            <w:rFonts w:ascii="MS Mincho" w:hAnsi="MS Mincho" w:hint="eastAsia"/>
          </w:rPr>
          <w:delText xml:space="preserve">　　　　　　</w:delText>
        </w:r>
        <w:r w:rsidR="002305E6" w:rsidRPr="00695BE6">
          <w:rPr>
            <w:rFonts w:ascii="MS Mincho" w:hAnsi="MS Mincho" w:hint="eastAsia"/>
          </w:rPr>
          <w:delText xml:space="preserve">　　　　　　　</w:delText>
        </w:r>
        <w:r w:rsidR="00DC11F3" w:rsidRPr="00695BE6">
          <w:rPr>
            <w:rFonts w:ascii="MS Mincho" w:hAnsi="MS Mincho" w:hint="eastAsia"/>
          </w:rPr>
          <w:delText xml:space="preserve">　</w:delText>
        </w:r>
        <w:r w:rsidR="004E7141" w:rsidRPr="00695BE6">
          <w:rPr>
            <w:rFonts w:ascii="MS Mincho" w:hAnsi="MS Mincho" w:hint="eastAsia"/>
          </w:rPr>
          <w:delText xml:space="preserve">令和　</w:delText>
        </w:r>
        <w:r w:rsidRPr="00695BE6">
          <w:rPr>
            <w:rFonts w:ascii="MS Mincho" w:hAnsi="MS Mincho" w:hint="eastAsia"/>
          </w:rPr>
          <w:delText xml:space="preserve">　</w:delText>
        </w:r>
        <w:r w:rsidR="002305E6" w:rsidRPr="00695BE6">
          <w:rPr>
            <w:rFonts w:ascii="MS Mincho" w:hAnsi="MS Mincho" w:hint="eastAsia"/>
          </w:rPr>
          <w:delText xml:space="preserve">　</w:delText>
        </w:r>
        <w:r w:rsidRPr="00695BE6">
          <w:rPr>
            <w:rFonts w:ascii="MS Mincho" w:hAnsi="MS Mincho" w:hint="eastAsia"/>
          </w:rPr>
          <w:delText>年　　　　月　　　　日</w:delText>
        </w:r>
      </w:del>
    </w:p>
    <w:p w14:paraId="56B6C1DD" w14:textId="77777777" w:rsidR="00A81C24" w:rsidRPr="00695BE6" w:rsidRDefault="00A81C24">
      <w:pPr>
        <w:spacing w:line="212" w:lineRule="exact"/>
        <w:textAlignment w:val="baseline"/>
        <w:rPr>
          <w:del w:id="93" w:author="uzivatel" w:date="2026-09-22T12:18:00Z" w16du:dateUtc="2026-09-22T16:18:00Z"/>
          <w:rFonts w:ascii="MS Mincho" w:hAnsi="MS Mincho" w:cs="Times New Roman"/>
        </w:rPr>
      </w:pPr>
    </w:p>
    <w:p w14:paraId="3C382A2E" w14:textId="79418608" w:rsidR="00A81C24" w:rsidRPr="00695BE6" w:rsidRDefault="00A81C24">
      <w:pPr>
        <w:spacing w:line="212" w:lineRule="exact"/>
        <w:textAlignment w:val="baseline"/>
        <w:rPr>
          <w:del w:id="94" w:author="uzivatel" w:date="2026-09-22T12:18:00Z" w16du:dateUtc="2026-09-22T16:18:00Z"/>
          <w:rFonts w:ascii="MS Mincho" w:hAnsi="MS Mincho" w:cs="Times New Roman"/>
        </w:rPr>
      </w:pPr>
      <w:del w:id="95" w:author="uzivatel" w:date="2026-09-22T12:18:00Z" w16du:dateUtc="2026-09-22T16:18:00Z">
        <w:r w:rsidRPr="00695BE6">
          <w:rPr>
            <w:rFonts w:ascii="MS Mincho" w:hAnsi="MS Mincho" w:cs="Times New Roman"/>
          </w:rPr>
          <w:delText xml:space="preserve">      </w:delText>
        </w:r>
        <w:r w:rsidRPr="00695BE6">
          <w:rPr>
            <w:rFonts w:ascii="MS Mincho" w:hAnsi="MS Mincho" w:hint="eastAsia"/>
          </w:rPr>
          <w:delText>研究が完了したので「研究のまとめ」を添えて報告します。</w:delText>
        </w:r>
        <w:r w:rsidR="003D271F" w:rsidRPr="00695BE6">
          <w:rPr>
            <w:rFonts w:ascii="MS Mincho" w:hAnsi="MS Mincho" w:hint="eastAsia"/>
          </w:rPr>
          <w:delText>（※</w:delText>
        </w:r>
        <w:r w:rsidR="003260CC" w:rsidRPr="003260CC">
          <w:rPr>
            <w:rFonts w:ascii="MS Mincho" w:hAnsi="MS Mincho" w:hint="eastAsia"/>
            <w:b/>
            <w:bCs/>
          </w:rPr>
          <w:delText>送付時は</w:delText>
        </w:r>
        <w:r w:rsidR="003D271F" w:rsidRPr="003260CC">
          <w:rPr>
            <w:rFonts w:ascii="MS Mincho" w:hAnsi="MS Mincho" w:hint="eastAsia"/>
            <w:b/>
            <w:bCs/>
          </w:rPr>
          <w:delText>PDF</w:delText>
        </w:r>
        <w:r w:rsidR="003D271F" w:rsidRPr="003260CC">
          <w:rPr>
            <w:rFonts w:ascii="MS Mincho" w:hAnsi="MS Mincho" w:hint="eastAsia"/>
            <w:b/>
            <w:bCs/>
          </w:rPr>
          <w:delText>ファイル</w:delText>
        </w:r>
        <w:r w:rsidR="003260CC" w:rsidRPr="003260CC">
          <w:rPr>
            <w:rFonts w:ascii="MS Mincho" w:hAnsi="MS Mincho" w:hint="eastAsia"/>
            <w:b/>
            <w:bCs/>
          </w:rPr>
          <w:delText>でお願いします</w:delText>
        </w:r>
        <w:r w:rsidR="003D271F" w:rsidRPr="00695BE6">
          <w:rPr>
            <w:rFonts w:ascii="MS Mincho" w:hAnsi="MS Mincho" w:hint="eastAsia"/>
          </w:rPr>
          <w:delText>）</w:delText>
        </w:r>
      </w:del>
    </w:p>
    <w:tbl>
      <w:tblPr>
        <w:tblW w:w="0" w:type="auto"/>
        <w:tblInd w:w="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1368"/>
        <w:gridCol w:w="1789"/>
        <w:gridCol w:w="6944"/>
      </w:tblGrid>
      <w:tr w:rsidR="00A81C24" w:rsidRPr="00695BE6" w14:paraId="40CD5436" w14:textId="77777777">
        <w:trPr>
          <w:del w:id="96" w:author="uzivatel" w:date="2026-09-22T12:18:00Z" w16du:dateUtc="2026-09-22T16:18:00Z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6F9F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7" w:author="uzivatel" w:date="2026-09-22T12:18:00Z" w16du:dateUtc="2026-09-22T16:18:00Z"/>
                <w:rFonts w:ascii="MS Mincho" w:hAnsi="MS Mincho" w:cs="Times New Roman"/>
              </w:rPr>
            </w:pPr>
          </w:p>
          <w:p w14:paraId="739FFE4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98" w:author="uzivatel" w:date="2026-09-22T12:18:00Z" w16du:dateUtc="2026-09-22T16:18:00Z"/>
                <w:rFonts w:ascii="MS Mincho" w:hAnsi="MS Mincho" w:cs="Times New Roman"/>
              </w:rPr>
            </w:pPr>
            <w:del w:id="99" w:author="uzivatel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研究主題</w:delText>
              </w:r>
            </w:del>
          </w:p>
        </w:tc>
        <w:tc>
          <w:tcPr>
            <w:tcW w:w="8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AAE3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0" w:author="uzivatel" w:date="2026-09-22T12:18:00Z" w16du:dateUtc="2026-09-22T16:18:00Z"/>
                <w:rFonts w:ascii="MS Mincho" w:hAnsi="MS Mincho" w:cs="Times New Roman"/>
              </w:rPr>
            </w:pPr>
          </w:p>
          <w:p w14:paraId="5529D49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01" w:author="uzivatel" w:date="2026-09-22T12:18:00Z" w16du:dateUtc="2026-09-22T16:18:00Z"/>
                <w:rFonts w:ascii="MS Mincho" w:hAnsi="MS Mincho" w:cs="Times New Roman"/>
              </w:rPr>
            </w:pPr>
          </w:p>
        </w:tc>
      </w:tr>
      <w:tr w:rsidR="00A81C24" w:rsidRPr="00695BE6" w14:paraId="03030009" w14:textId="77777777">
        <w:trPr>
          <w:del w:id="102" w:author="uzivatel" w:date="2026-09-22T12:18:00Z" w16du:dateUtc="2026-09-22T16:18:00Z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46DA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3" w:author="uzivatel" w:date="2026-09-22T12:18:00Z" w16du:dateUtc="2026-09-22T16:18:00Z"/>
                <w:rFonts w:ascii="MS Mincho" w:hAnsi="MS Mincho" w:cs="Times New Roman"/>
              </w:rPr>
            </w:pPr>
          </w:p>
          <w:p w14:paraId="308FE8A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4" w:author="uzivatel" w:date="2026-09-22T12:18:00Z" w16du:dateUtc="2026-09-22T16:18:00Z"/>
                <w:rFonts w:ascii="MS Mincho" w:hAnsi="MS Mincho" w:cs="Times New Roman"/>
              </w:rPr>
            </w:pPr>
          </w:p>
          <w:p w14:paraId="1BDC221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05" w:author="uzivatel" w:date="2026-09-22T12:18:00Z" w16du:dateUtc="2026-09-22T16:18:00Z"/>
                <w:rFonts w:ascii="MS Mincho" w:hAnsi="MS Mincho" w:cs="Times New Roman"/>
              </w:rPr>
            </w:pPr>
            <w:del w:id="106" w:author="uzivatel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研究目的</w:delText>
              </w:r>
            </w:del>
          </w:p>
          <w:p w14:paraId="671559C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7" w:author="uzivatel" w:date="2026-09-22T12:18:00Z" w16du:dateUtc="2026-09-22T16:18:00Z"/>
                <w:rFonts w:ascii="MS Mincho" w:hAnsi="MS Mincho" w:cs="Times New Roman"/>
              </w:rPr>
            </w:pPr>
          </w:p>
        </w:tc>
        <w:tc>
          <w:tcPr>
            <w:tcW w:w="8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2C7D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8" w:author="uzivatel" w:date="2026-09-22T12:18:00Z" w16du:dateUtc="2026-09-22T16:18:00Z"/>
                <w:rFonts w:ascii="MS Mincho" w:hAnsi="MS Mincho" w:cs="Times New Roman"/>
              </w:rPr>
            </w:pPr>
          </w:p>
          <w:p w14:paraId="0659700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9" w:author="uzivatel" w:date="2026-09-22T12:18:00Z" w16du:dateUtc="2026-09-22T16:18:00Z"/>
                <w:rFonts w:ascii="MS Mincho" w:hAnsi="MS Mincho" w:cs="Times New Roman"/>
              </w:rPr>
            </w:pPr>
          </w:p>
          <w:p w14:paraId="302C809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10" w:author="uzivatel" w:date="2026-09-22T12:18:00Z" w16du:dateUtc="2026-09-22T16:18:00Z"/>
                <w:rFonts w:ascii="MS Mincho" w:hAnsi="MS Mincho" w:cs="Times New Roman"/>
              </w:rPr>
            </w:pPr>
          </w:p>
          <w:p w14:paraId="364EAB0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1" w:author="uzivatel" w:date="2026-09-22T12:18:00Z" w16du:dateUtc="2026-09-22T16:18:00Z"/>
                <w:rFonts w:ascii="MS Mincho" w:hAnsi="MS Mincho" w:cs="Times New Roman"/>
              </w:rPr>
            </w:pPr>
          </w:p>
        </w:tc>
      </w:tr>
      <w:tr w:rsidR="00A81C24" w:rsidRPr="00695BE6" w14:paraId="577E4650" w14:textId="77777777">
        <w:trPr>
          <w:del w:id="112" w:author="uzivatel" w:date="2026-09-22T12:18:00Z" w16du:dateUtc="2026-09-22T16:18:00Z"/>
        </w:trPr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525155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3" w:author="uzivatel" w:date="2026-09-22T12:18:00Z" w16du:dateUtc="2026-09-22T16:18:00Z"/>
                <w:rFonts w:ascii="MS Mincho" w:hAnsi="MS Mincho" w:cs="Times New Roman"/>
              </w:rPr>
            </w:pPr>
          </w:p>
          <w:p w14:paraId="1AB15E3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14" w:author="uzivatel" w:date="2026-09-22T12:18:00Z" w16du:dateUtc="2026-09-22T16:18:00Z"/>
                <w:rFonts w:ascii="MS Mincho" w:hAnsi="MS Mincho" w:cs="Times New Roman"/>
              </w:rPr>
            </w:pPr>
          </w:p>
          <w:p w14:paraId="21773A4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5" w:author="uzivatel" w:date="2026-09-22T12:18:00Z" w16du:dateUtc="2026-09-22T16:18:00Z"/>
                <w:rFonts w:ascii="MS Mincho" w:hAnsi="MS Mincho" w:cs="Times New Roman"/>
              </w:rPr>
            </w:pPr>
          </w:p>
          <w:p w14:paraId="760332F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16" w:author="uzivatel" w:date="2026-09-22T12:18:00Z" w16du:dateUtc="2026-09-22T16:18:00Z"/>
                <w:rFonts w:ascii="MS Mincho" w:hAnsi="MS Mincho" w:cs="Times New Roman"/>
              </w:rPr>
            </w:pPr>
          </w:p>
          <w:p w14:paraId="73C64B7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7" w:author="uzivatel" w:date="2026-09-22T12:18:00Z" w16du:dateUtc="2026-09-22T16:18:00Z"/>
                <w:rFonts w:ascii="MS Mincho" w:hAnsi="MS Mincho" w:cs="Times New Roman"/>
              </w:rPr>
            </w:pPr>
          </w:p>
          <w:p w14:paraId="194B426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8" w:author="uzivatel" w:date="2026-09-22T12:18:00Z" w16du:dateUtc="2026-09-22T16:18:00Z"/>
                <w:rFonts w:ascii="MS Mincho" w:hAnsi="MS Mincho" w:cs="Times New Roman"/>
              </w:rPr>
            </w:pPr>
          </w:p>
          <w:p w14:paraId="773EEEE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9" w:author="uzivatel" w:date="2026-09-22T12:18:00Z" w16du:dateUtc="2026-09-22T16:18:00Z"/>
                <w:rFonts w:ascii="MS Mincho" w:hAnsi="MS Mincho" w:cs="Times New Roman"/>
              </w:rPr>
            </w:pPr>
          </w:p>
          <w:p w14:paraId="445F5E4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0" w:author="uzivatel" w:date="2026-09-22T12:18:00Z" w16du:dateUtc="2026-09-22T16:18:00Z"/>
                <w:rFonts w:ascii="MS Mincho" w:hAnsi="MS Mincho" w:cs="Times New Roman"/>
              </w:rPr>
            </w:pPr>
            <w:del w:id="121" w:author="uzivatel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研究経過</w:delText>
              </w:r>
            </w:del>
          </w:p>
          <w:p w14:paraId="19B054C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2" w:author="uzivatel" w:date="2026-09-22T12:18:00Z" w16du:dateUtc="2026-09-22T16:18:00Z"/>
                <w:rFonts w:ascii="MS Mincho" w:hAnsi="MS Mincho" w:cs="Times New Roman"/>
              </w:rPr>
            </w:pPr>
            <w:del w:id="123" w:author="uzivatel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・</w:delText>
              </w:r>
              <w:r w:rsidRPr="00695BE6">
                <w:rPr>
                  <w:rFonts w:ascii="MS Mincho" w:hAnsi="MS Mincho" w:hint="eastAsia"/>
                  <w:sz w:val="20"/>
                  <w:szCs w:val="20"/>
                </w:rPr>
                <w:delText>内容</w:delText>
              </w:r>
            </w:del>
          </w:p>
          <w:p w14:paraId="535796DB" w14:textId="77777777" w:rsidR="00C627A0" w:rsidRPr="00695BE6" w:rsidRDefault="00A81C24" w:rsidP="00C627A0">
            <w:pPr>
              <w:pStyle w:val="a"/>
              <w:kinsoku w:val="0"/>
              <w:autoSpaceDE w:val="0"/>
              <w:autoSpaceDN w:val="0"/>
              <w:spacing w:line="286" w:lineRule="exact"/>
              <w:jc w:val="center"/>
              <w:rPr>
                <w:del w:id="124" w:author="uzivatel" w:date="2026-09-22T12:18:00Z" w16du:dateUtc="2026-09-22T16:18:00Z"/>
                <w:rFonts w:ascii="MS Mincho" w:hAnsi="MS Mincho"/>
                <w:sz w:val="16"/>
                <w:szCs w:val="16"/>
              </w:rPr>
            </w:pPr>
            <w:del w:id="125" w:author="uzivatel" w:date="2026-09-22T12:18:00Z" w16du:dateUtc="2026-09-22T16:18:00Z"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（研究開始～</w:delText>
              </w:r>
            </w:del>
          </w:p>
          <w:p w14:paraId="47BFE6E5" w14:textId="77777777" w:rsidR="00C627A0" w:rsidRPr="00695BE6" w:rsidRDefault="00A81C24" w:rsidP="00C627A0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center"/>
              <w:rPr>
                <w:del w:id="126" w:author="uzivatel" w:date="2026-09-22T12:18:00Z" w16du:dateUtc="2026-09-22T16:18:00Z"/>
                <w:rFonts w:ascii="MS Mincho" w:hAnsi="MS Mincho"/>
                <w:sz w:val="16"/>
                <w:szCs w:val="16"/>
              </w:rPr>
            </w:pPr>
            <w:del w:id="127" w:author="uzivatel" w:date="2026-09-22T12:18:00Z" w16du:dateUtc="2026-09-22T16:18:00Z"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研究終了まで</w:delText>
              </w:r>
            </w:del>
          </w:p>
          <w:p w14:paraId="1CB25794" w14:textId="624337C8" w:rsidR="00A81C24" w:rsidRPr="00695BE6" w:rsidRDefault="00A81C24" w:rsidP="00C627A0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center"/>
              <w:rPr>
                <w:del w:id="128" w:author="uzivatel" w:date="2026-09-22T12:18:00Z" w16du:dateUtc="2026-09-22T16:18:00Z"/>
                <w:rFonts w:ascii="MS Mincho" w:hAnsi="MS Mincho" w:cs="Times New Roman"/>
              </w:rPr>
            </w:pPr>
            <w:del w:id="129" w:author="uzivatel" w:date="2026-09-22T12:18:00Z" w16du:dateUtc="2026-09-22T16:18:00Z"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の経過・内容を記入する。）</w:delText>
              </w:r>
            </w:del>
          </w:p>
          <w:p w14:paraId="00D67C1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0" w:author="uzivatel" w:date="2026-09-22T12:18:00Z" w16du:dateUtc="2026-09-22T16:18:00Z"/>
                <w:rFonts w:ascii="MS Mincho" w:hAnsi="MS Mincho" w:cs="Times New Roman"/>
              </w:rPr>
            </w:pPr>
          </w:p>
          <w:p w14:paraId="3F63687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1" w:author="uzivatel" w:date="2026-09-22T12:18:00Z" w16du:dateUtc="2026-09-22T16:18:00Z"/>
                <w:rFonts w:ascii="MS Mincho" w:hAnsi="MS Mincho" w:cs="Times New Roman"/>
              </w:rPr>
            </w:pPr>
          </w:p>
          <w:p w14:paraId="63AB0BC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2" w:author="uzivatel" w:date="2026-09-22T12:18:00Z" w16du:dateUtc="2026-09-22T16:18:00Z"/>
                <w:rFonts w:ascii="MS Mincho" w:hAnsi="MS Mincho" w:cs="Times New Roman"/>
              </w:rPr>
            </w:pPr>
          </w:p>
          <w:p w14:paraId="33EF83D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3" w:author="uzivatel" w:date="2026-09-22T12:18:00Z" w16du:dateUtc="2026-09-22T16:18:00Z"/>
                <w:rFonts w:ascii="MS Mincho" w:hAnsi="MS Mincho" w:cs="Times New Roman"/>
              </w:rPr>
            </w:pPr>
          </w:p>
          <w:p w14:paraId="06A2CCC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4" w:author="uzivatel" w:date="2026-09-22T12:18:00Z" w16du:dateUtc="2026-09-22T16:18:00Z"/>
                <w:rFonts w:ascii="MS Mincho" w:hAnsi="MS Mincho" w:cs="Times New Roman"/>
              </w:rPr>
            </w:pPr>
          </w:p>
          <w:p w14:paraId="2E9745D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5" w:author="uzivatel" w:date="2026-09-22T12:18:00Z" w16du:dateUtc="2026-09-22T16:18:00Z"/>
                <w:rFonts w:ascii="MS Mincho" w:hAnsi="MS Mincho" w:cs="Times New Roman"/>
              </w:rPr>
            </w:pPr>
          </w:p>
          <w:p w14:paraId="7C5FF90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6" w:author="uzivatel" w:date="2026-09-22T12:18:00Z" w16du:dateUtc="2026-09-22T16:18:00Z"/>
                <w:rFonts w:ascii="MS Mincho" w:hAnsi="MS Mincho" w:cs="Times New Roman"/>
              </w:rPr>
            </w:pPr>
          </w:p>
          <w:p w14:paraId="08E0DE1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7" w:author="uzivatel" w:date="2026-09-22T12:18:00Z" w16du:dateUtc="2026-09-22T16:18:00Z"/>
                <w:rFonts w:ascii="MS Mincho" w:hAnsi="MS Mincho" w:cs="Times New Roman"/>
              </w:rPr>
            </w:pPr>
          </w:p>
          <w:p w14:paraId="35B5689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8" w:author="uzivatel" w:date="2026-09-22T12:18:00Z" w16du:dateUtc="2026-09-22T16:18:00Z"/>
                <w:rFonts w:ascii="MS Mincho" w:hAnsi="MS Mincho" w:cs="Times New Roman"/>
              </w:rPr>
            </w:pPr>
          </w:p>
          <w:p w14:paraId="0B79ED8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9" w:author="uzivatel" w:date="2026-09-22T12:18:00Z" w16du:dateUtc="2026-09-22T16:18:00Z"/>
                <w:rFonts w:ascii="MS Mincho" w:hAnsi="MS Mincho" w:cs="Times New Roman"/>
              </w:rPr>
            </w:pPr>
          </w:p>
          <w:p w14:paraId="5F992B6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0" w:author="uzivatel" w:date="2026-09-22T12:18:00Z" w16du:dateUtc="2026-09-22T16:18:00Z"/>
                <w:rFonts w:ascii="MS Mincho" w:hAnsi="MS Mincho" w:cs="Times New Roman"/>
              </w:rPr>
            </w:pPr>
          </w:p>
          <w:p w14:paraId="122206F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1" w:author="uzivatel" w:date="2026-09-22T12:18:00Z" w16du:dateUtc="2026-09-22T16:18:00Z"/>
                <w:rFonts w:ascii="MS Mincho" w:hAnsi="MS Mincho" w:cs="Times New Roman"/>
              </w:rPr>
            </w:pPr>
          </w:p>
          <w:p w14:paraId="3E71628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42" w:author="uzivatel" w:date="2026-09-22T12:18:00Z" w16du:dateUtc="2026-09-22T16:18:00Z"/>
                <w:rFonts w:ascii="MS Mincho" w:hAnsi="MS Mincho" w:cs="Times New Roman"/>
              </w:rPr>
            </w:pP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D57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3" w:author="uzivatel" w:date="2026-09-22T12:18:00Z" w16du:dateUtc="2026-09-22T16:18:00Z"/>
                <w:rFonts w:ascii="MS Mincho" w:hAnsi="MS Mincho" w:cs="Times New Roman"/>
              </w:rPr>
            </w:pPr>
          </w:p>
          <w:p w14:paraId="3F53432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44" w:author="uzivatel" w:date="2026-09-22T12:18:00Z" w16du:dateUtc="2026-09-22T16:18:00Z"/>
                <w:rFonts w:ascii="MS Mincho" w:hAnsi="MS Mincho" w:cs="Times New Roman"/>
              </w:rPr>
            </w:pPr>
            <w:del w:id="145" w:author="uzivatel" w:date="2026-09-22T12:18:00Z" w16du:dateUtc="2026-09-22T16:18:00Z">
              <w:r w:rsidRPr="00695BE6">
                <w:rPr>
                  <w:rFonts w:ascii="MS Mincho" w:hAnsi="MS Mincho" w:hint="eastAsia"/>
                </w:rPr>
                <w:delText xml:space="preserve">　　年　月</w:delText>
              </w:r>
            </w:del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4BC0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6" w:author="uzivatel" w:date="2026-09-22T12:18:00Z" w16du:dateUtc="2026-09-22T16:18:00Z"/>
                <w:rFonts w:ascii="MS Mincho" w:hAnsi="MS Mincho" w:cs="Times New Roman"/>
              </w:rPr>
            </w:pPr>
          </w:p>
          <w:p w14:paraId="7FED8E6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47" w:author="uzivatel" w:date="2026-09-22T12:18:00Z" w16du:dateUtc="2026-09-22T16:18:00Z"/>
                <w:rFonts w:ascii="MS Mincho" w:hAnsi="MS Mincho" w:cs="Times New Roman"/>
              </w:rPr>
            </w:pPr>
            <w:del w:id="148" w:author="uzivatel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            </w:delText>
              </w:r>
              <w:r w:rsidRPr="00695BE6">
                <w:rPr>
                  <w:rFonts w:ascii="MS Mincho" w:hAnsi="MS Mincho" w:hint="eastAsia"/>
                </w:rPr>
                <w:delText>内　　　　　　容</w:delText>
              </w:r>
            </w:del>
          </w:p>
        </w:tc>
      </w:tr>
      <w:tr w:rsidR="00A81C24" w:rsidRPr="00695BE6" w14:paraId="32F377CE" w14:textId="77777777" w:rsidTr="00C47478">
        <w:trPr>
          <w:trHeight w:val="5402"/>
          <w:del w:id="149" w:author="uzivatel" w:date="2026-09-22T12:18:00Z" w16du:dateUtc="2026-09-22T16:18:00Z"/>
        </w:trPr>
        <w:tc>
          <w:tcPr>
            <w:tcW w:w="13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4CFF" w14:textId="77777777" w:rsidR="00A81C24" w:rsidRPr="00695BE6" w:rsidRDefault="00A81C24">
            <w:pPr>
              <w:rPr>
                <w:del w:id="150" w:author="uzivatel" w:date="2026-09-22T12:18:00Z" w16du:dateUtc="2026-09-22T16:18:00Z"/>
                <w:rFonts w:ascii="MS Mincho" w:hAnsi="MS Mincho" w:cs="Times New Roman"/>
              </w:rPr>
            </w:pP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2959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1" w:author="uzivatel" w:date="2026-09-22T12:18:00Z" w16du:dateUtc="2026-09-22T16:18:00Z"/>
                <w:rFonts w:ascii="MS Mincho" w:hAnsi="MS Mincho" w:cs="Times New Roman"/>
              </w:rPr>
            </w:pPr>
          </w:p>
          <w:p w14:paraId="6032DD6F" w14:textId="671621F2" w:rsidR="00A81C24" w:rsidRPr="00695BE6" w:rsidRDefault="004E7141" w:rsidP="00077EEE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ind w:firstLineChars="100" w:firstLine="210"/>
              <w:jc w:val="left"/>
              <w:rPr>
                <w:del w:id="152" w:author="uzivatel" w:date="2026-09-22T12:18:00Z" w16du:dateUtc="2026-09-22T16:18:00Z"/>
                <w:rFonts w:ascii="MS Mincho" w:hAnsi="MS Mincho" w:cs="Times New Roman"/>
              </w:rPr>
            </w:pPr>
            <w:del w:id="153" w:author="uzivatel" w:date="2026-09-22T12:18:00Z" w16du:dateUtc="2026-09-22T16:18:00Z">
              <w:r w:rsidRPr="00695BE6">
                <w:rPr>
                  <w:rFonts w:ascii="MS Mincho" w:hAnsi="MS Mincho" w:hint="eastAsia"/>
                </w:rPr>
                <w:delText>令和</w:delText>
              </w:r>
              <w:r w:rsidR="002F20E3">
                <w:rPr>
                  <w:rFonts w:ascii="MS Mincho" w:hAnsi="MS Mincho" w:hint="eastAsia"/>
                </w:rPr>
                <w:delText>5</w:delText>
              </w:r>
              <w:r w:rsidR="00A81C24" w:rsidRPr="00695BE6">
                <w:rPr>
                  <w:rFonts w:ascii="MS Mincho" w:hAnsi="MS Mincho" w:hint="eastAsia"/>
                </w:rPr>
                <w:delText>年</w:delText>
              </w:r>
              <w:r w:rsidR="00755783" w:rsidRPr="00695BE6">
                <w:rPr>
                  <w:rFonts w:ascii="MS Mincho" w:hAnsi="MS Mincho" w:hint="eastAsia"/>
                </w:rPr>
                <w:delText>8</w:delText>
              </w:r>
              <w:r w:rsidR="00A81C24" w:rsidRPr="00695BE6">
                <w:rPr>
                  <w:rFonts w:ascii="MS Mincho" w:hAnsi="MS Mincho" w:hint="eastAsia"/>
                </w:rPr>
                <w:delText>月</w:delText>
              </w:r>
            </w:del>
          </w:p>
          <w:p w14:paraId="1A65E20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4" w:author="uzivatel" w:date="2026-09-22T12:18:00Z" w16du:dateUtc="2026-09-22T16:18:00Z"/>
                <w:rFonts w:ascii="MS Mincho" w:hAnsi="MS Mincho" w:cs="Times New Roman"/>
              </w:rPr>
            </w:pPr>
          </w:p>
          <w:p w14:paraId="519C5C2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5" w:author="uzivatel" w:date="2026-09-22T12:18:00Z" w16du:dateUtc="2026-09-22T16:18:00Z"/>
                <w:rFonts w:ascii="MS Mincho" w:hAnsi="MS Mincho" w:cs="Times New Roman"/>
              </w:rPr>
            </w:pPr>
          </w:p>
          <w:p w14:paraId="76879CC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6" w:author="uzivatel" w:date="2026-09-22T12:18:00Z" w16du:dateUtc="2026-09-22T16:18:00Z"/>
                <w:rFonts w:ascii="MS Mincho" w:hAnsi="MS Mincho" w:cs="Times New Roman"/>
              </w:rPr>
            </w:pPr>
          </w:p>
          <w:p w14:paraId="4B95837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7" w:author="uzivatel" w:date="2026-09-22T12:18:00Z" w16du:dateUtc="2026-09-22T16:18:00Z"/>
                <w:rFonts w:ascii="MS Mincho" w:hAnsi="MS Mincho" w:cs="Times New Roman"/>
              </w:rPr>
            </w:pPr>
          </w:p>
          <w:p w14:paraId="41E2112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8" w:author="uzivatel" w:date="2026-09-22T12:18:00Z" w16du:dateUtc="2026-09-22T16:18:00Z"/>
                <w:rFonts w:ascii="MS Mincho" w:hAnsi="MS Mincho" w:cs="Times New Roman"/>
              </w:rPr>
            </w:pPr>
          </w:p>
          <w:p w14:paraId="18B7D3B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9" w:author="uzivatel" w:date="2026-09-22T12:18:00Z" w16du:dateUtc="2026-09-22T16:18:00Z"/>
                <w:rFonts w:ascii="MS Mincho" w:hAnsi="MS Mincho" w:cs="Times New Roman"/>
              </w:rPr>
            </w:pPr>
          </w:p>
          <w:p w14:paraId="5F42CEB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0" w:author="uzivatel" w:date="2026-09-22T12:18:00Z" w16du:dateUtc="2026-09-22T16:18:00Z"/>
                <w:rFonts w:ascii="MS Mincho" w:hAnsi="MS Mincho" w:cs="Times New Roman"/>
              </w:rPr>
            </w:pPr>
          </w:p>
          <w:p w14:paraId="2100AF7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1" w:author="uzivatel" w:date="2026-09-22T12:18:00Z" w16du:dateUtc="2026-09-22T16:18:00Z"/>
                <w:rFonts w:ascii="MS Mincho" w:hAnsi="MS Mincho" w:cs="Times New Roman"/>
              </w:rPr>
            </w:pPr>
          </w:p>
          <w:p w14:paraId="3257A35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62" w:author="uzivatel" w:date="2026-09-22T12:18:00Z" w16du:dateUtc="2026-09-22T16:18:00Z"/>
                <w:rFonts w:ascii="MS Mincho" w:hAnsi="MS Mincho" w:cs="Times New Roman"/>
              </w:rPr>
            </w:pPr>
          </w:p>
          <w:p w14:paraId="6723501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3" w:author="uzivatel" w:date="2026-09-22T12:18:00Z" w16du:dateUtc="2026-09-22T16:18:00Z"/>
                <w:rFonts w:ascii="MS Mincho" w:hAnsi="MS Mincho" w:cs="Times New Roman"/>
              </w:rPr>
            </w:pPr>
          </w:p>
          <w:p w14:paraId="50C5A29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4" w:author="uzivatel" w:date="2026-09-22T12:18:00Z" w16du:dateUtc="2026-09-22T16:18:00Z"/>
                <w:rFonts w:ascii="MS Mincho" w:hAnsi="MS Mincho" w:cs="Times New Roman"/>
              </w:rPr>
            </w:pPr>
          </w:p>
          <w:p w14:paraId="48FB087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5" w:author="uzivatel" w:date="2026-09-22T12:18:00Z" w16du:dateUtc="2026-09-22T16:18:00Z"/>
                <w:rFonts w:ascii="MS Mincho" w:hAnsi="MS Mincho" w:cs="Times New Roman"/>
              </w:rPr>
            </w:pPr>
          </w:p>
          <w:p w14:paraId="6181A5D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6" w:author="uzivatel" w:date="2026-09-22T12:18:00Z" w16du:dateUtc="2026-09-22T16:18:00Z"/>
                <w:rFonts w:ascii="MS Mincho" w:hAnsi="MS Mincho" w:cs="Times New Roman"/>
              </w:rPr>
            </w:pPr>
          </w:p>
          <w:p w14:paraId="45C4CBD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7" w:author="uzivatel" w:date="2026-09-22T12:18:00Z" w16du:dateUtc="2026-09-22T16:18:00Z"/>
                <w:rFonts w:ascii="MS Mincho" w:hAnsi="MS Mincho" w:cs="Times New Roman"/>
              </w:rPr>
            </w:pPr>
          </w:p>
          <w:p w14:paraId="29CC54D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8" w:author="uzivatel" w:date="2026-09-22T12:18:00Z" w16du:dateUtc="2026-09-22T16:18:00Z"/>
                <w:rFonts w:ascii="MS Mincho" w:hAnsi="MS Mincho" w:cs="Times New Roman"/>
              </w:rPr>
            </w:pPr>
          </w:p>
          <w:p w14:paraId="1EE07BC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9" w:author="uzivatel" w:date="2026-09-22T12:18:00Z" w16du:dateUtc="2026-09-22T16:18:00Z"/>
                <w:rFonts w:ascii="MS Mincho" w:hAnsi="MS Mincho" w:cs="Times New Roman"/>
              </w:rPr>
            </w:pPr>
          </w:p>
          <w:p w14:paraId="24F849F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0" w:author="uzivatel" w:date="2026-09-22T12:18:00Z" w16du:dateUtc="2026-09-22T16:18:00Z"/>
                <w:rFonts w:ascii="MS Mincho" w:hAnsi="MS Mincho" w:cs="Times New Roman"/>
              </w:rPr>
            </w:pPr>
          </w:p>
          <w:p w14:paraId="6439908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1" w:author="uzivatel" w:date="2026-09-22T12:18:00Z" w16du:dateUtc="2026-09-22T16:18:00Z"/>
                <w:rFonts w:ascii="MS Mincho" w:hAnsi="MS Mincho" w:cs="Times New Roman"/>
              </w:rPr>
            </w:pPr>
          </w:p>
          <w:p w14:paraId="0F6B1737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2" w:author="uzivatel" w:date="2026-09-22T12:18:00Z" w16du:dateUtc="2026-09-22T16:18:00Z"/>
                <w:rFonts w:ascii="MS Mincho" w:hAnsi="MS Mincho" w:cs="Times New Roman"/>
              </w:rPr>
            </w:pPr>
          </w:p>
          <w:p w14:paraId="1A664FF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3" w:author="uzivatel" w:date="2026-09-22T12:18:00Z" w16du:dateUtc="2026-09-22T16:18:00Z"/>
                <w:rFonts w:ascii="MS Mincho" w:hAnsi="MS Mincho" w:cs="Times New Roman"/>
              </w:rPr>
            </w:pPr>
          </w:p>
          <w:p w14:paraId="62171018" w14:textId="7D35803D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4" w:author="uzivatel" w:date="2026-09-22T12:18:00Z" w16du:dateUtc="2026-09-22T16:18:00Z"/>
                <w:rFonts w:ascii="MS Mincho" w:hAnsi="MS Mincho" w:cs="Times New Roman"/>
              </w:rPr>
            </w:pPr>
          </w:p>
          <w:p w14:paraId="08859DC6" w14:textId="77777777" w:rsidR="00C47478" w:rsidRPr="00695BE6" w:rsidRDefault="00C47478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5" w:author="uzivatel" w:date="2026-09-22T12:18:00Z" w16du:dateUtc="2026-09-22T16:18:00Z"/>
                <w:rFonts w:ascii="MS Mincho" w:hAnsi="MS Mincho" w:cs="Times New Roman"/>
              </w:rPr>
            </w:pPr>
          </w:p>
          <w:p w14:paraId="29D1669A" w14:textId="09801DA6" w:rsidR="00A81C24" w:rsidRPr="00695BE6" w:rsidRDefault="004E7141" w:rsidP="00077EEE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ind w:firstLineChars="100" w:firstLine="210"/>
              <w:jc w:val="left"/>
              <w:rPr>
                <w:del w:id="176" w:author="uzivatel" w:date="2026-09-22T12:18:00Z" w16du:dateUtc="2026-09-22T16:18:00Z"/>
                <w:rFonts w:ascii="MS Mincho" w:hAnsi="MS Mincho" w:cs="Times New Roman"/>
              </w:rPr>
            </w:pPr>
            <w:del w:id="177" w:author="uzivatel" w:date="2026-09-22T12:18:00Z" w16du:dateUtc="2026-09-22T16:18:00Z">
              <w:r w:rsidRPr="00695BE6">
                <w:rPr>
                  <w:rFonts w:ascii="MS Mincho" w:hAnsi="MS Mincho" w:hint="eastAsia"/>
                </w:rPr>
                <w:delText>令和</w:delText>
              </w:r>
              <w:r w:rsidR="002F20E3">
                <w:rPr>
                  <w:rFonts w:ascii="MS Mincho" w:hAnsi="MS Mincho" w:hint="eastAsia"/>
                </w:rPr>
                <w:delText>6</w:delText>
              </w:r>
              <w:r w:rsidR="00A81C24" w:rsidRPr="00695BE6">
                <w:rPr>
                  <w:rFonts w:ascii="MS Mincho" w:hAnsi="MS Mincho" w:hint="eastAsia"/>
                </w:rPr>
                <w:delText>年</w:delText>
              </w:r>
              <w:r w:rsidR="00755783" w:rsidRPr="00695BE6">
                <w:rPr>
                  <w:rFonts w:ascii="MS Mincho" w:hAnsi="MS Mincho" w:hint="eastAsia"/>
                </w:rPr>
                <w:delText>7</w:delText>
              </w:r>
              <w:r w:rsidR="00A81C24" w:rsidRPr="00695BE6">
                <w:rPr>
                  <w:rFonts w:ascii="MS Mincho" w:hAnsi="MS Mincho" w:hint="eastAsia"/>
                </w:rPr>
                <w:delText>月</w:delText>
              </w:r>
            </w:del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9DB6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8" w:author="uzivatel" w:date="2026-09-22T12:18:00Z" w16du:dateUtc="2026-09-22T16:18:00Z"/>
                <w:rFonts w:ascii="MS Mincho" w:hAnsi="MS Mincho" w:cs="Times New Roman"/>
              </w:rPr>
            </w:pPr>
          </w:p>
          <w:p w14:paraId="4F43578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79" w:author="uzivatel" w:date="2026-09-22T12:18:00Z" w16du:dateUtc="2026-09-22T16:18:00Z"/>
                <w:rFonts w:ascii="MS Mincho" w:hAnsi="MS Mincho" w:cs="Times New Roman"/>
              </w:rPr>
            </w:pPr>
            <w:del w:id="180" w:author="uzivatel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 </w:delText>
              </w:r>
              <w:r w:rsidRPr="00695BE6">
                <w:rPr>
                  <w:rFonts w:ascii="MS Mincho" w:hAnsi="MS Mincho" w:hint="eastAsia"/>
                </w:rPr>
                <w:delText>研究開始</w:delText>
              </w:r>
            </w:del>
          </w:p>
          <w:p w14:paraId="6582F1E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1" w:author="uzivatel" w:date="2026-09-22T12:18:00Z" w16du:dateUtc="2026-09-22T16:18:00Z"/>
                <w:rFonts w:ascii="MS Mincho" w:hAnsi="MS Mincho" w:cs="Times New Roman"/>
              </w:rPr>
            </w:pPr>
          </w:p>
          <w:p w14:paraId="6B87D6E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2" w:author="uzivatel" w:date="2026-09-22T12:18:00Z" w16du:dateUtc="2026-09-22T16:18:00Z"/>
                <w:rFonts w:ascii="MS Mincho" w:hAnsi="MS Mincho" w:cs="Times New Roman"/>
              </w:rPr>
            </w:pPr>
          </w:p>
          <w:p w14:paraId="554D4D6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3" w:author="uzivatel" w:date="2026-09-22T12:18:00Z" w16du:dateUtc="2026-09-22T16:18:00Z"/>
                <w:rFonts w:ascii="MS Mincho" w:hAnsi="MS Mincho" w:cs="Times New Roman"/>
              </w:rPr>
            </w:pPr>
          </w:p>
          <w:p w14:paraId="119EC29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4" w:author="uzivatel" w:date="2026-09-22T12:18:00Z" w16du:dateUtc="2026-09-22T16:18:00Z"/>
                <w:rFonts w:ascii="MS Mincho" w:hAnsi="MS Mincho" w:cs="Times New Roman"/>
              </w:rPr>
            </w:pPr>
          </w:p>
          <w:p w14:paraId="129B8C0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5" w:author="uzivatel" w:date="2026-09-22T12:18:00Z" w16du:dateUtc="2026-09-22T16:18:00Z"/>
                <w:rFonts w:ascii="MS Mincho" w:hAnsi="MS Mincho" w:cs="Times New Roman"/>
              </w:rPr>
            </w:pPr>
          </w:p>
          <w:p w14:paraId="7457770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6" w:author="uzivatel" w:date="2026-09-22T12:18:00Z" w16du:dateUtc="2026-09-22T16:18:00Z"/>
                <w:rFonts w:ascii="MS Mincho" w:hAnsi="MS Mincho" w:cs="Times New Roman"/>
              </w:rPr>
            </w:pPr>
          </w:p>
          <w:p w14:paraId="5A7D3D6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7" w:author="uzivatel" w:date="2026-09-22T12:18:00Z" w16du:dateUtc="2026-09-22T16:18:00Z"/>
                <w:rFonts w:ascii="MS Mincho" w:hAnsi="MS Mincho" w:cs="Times New Roman"/>
              </w:rPr>
            </w:pPr>
          </w:p>
          <w:p w14:paraId="11A867D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8" w:author="uzivatel" w:date="2026-09-22T12:18:00Z" w16du:dateUtc="2026-09-22T16:18:00Z"/>
                <w:rFonts w:ascii="MS Mincho" w:hAnsi="MS Mincho" w:cs="Times New Roman"/>
              </w:rPr>
            </w:pPr>
          </w:p>
          <w:p w14:paraId="04A36B8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89" w:author="uzivatel" w:date="2026-09-22T12:18:00Z" w16du:dateUtc="2026-09-22T16:18:00Z"/>
                <w:rFonts w:ascii="MS Mincho" w:hAnsi="MS Mincho" w:cs="Times New Roman"/>
              </w:rPr>
            </w:pPr>
          </w:p>
          <w:p w14:paraId="0C61198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0" w:author="uzivatel" w:date="2026-09-22T12:18:00Z" w16du:dateUtc="2026-09-22T16:18:00Z"/>
                <w:rFonts w:ascii="MS Mincho" w:hAnsi="MS Mincho" w:cs="Times New Roman"/>
              </w:rPr>
            </w:pPr>
          </w:p>
          <w:p w14:paraId="041BF5D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1" w:author="uzivatel" w:date="2026-09-22T12:18:00Z" w16du:dateUtc="2026-09-22T16:18:00Z"/>
                <w:rFonts w:ascii="MS Mincho" w:hAnsi="MS Mincho" w:cs="Times New Roman"/>
              </w:rPr>
            </w:pPr>
          </w:p>
          <w:p w14:paraId="3FB3886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2" w:author="uzivatel" w:date="2026-09-22T12:18:00Z" w16du:dateUtc="2026-09-22T16:18:00Z"/>
                <w:rFonts w:ascii="MS Mincho" w:hAnsi="MS Mincho" w:cs="Times New Roman"/>
              </w:rPr>
            </w:pPr>
          </w:p>
          <w:p w14:paraId="6585D4C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3" w:author="uzivatel" w:date="2026-09-22T12:18:00Z" w16du:dateUtc="2026-09-22T16:18:00Z"/>
                <w:rFonts w:ascii="MS Mincho" w:hAnsi="MS Mincho" w:cs="Times New Roman"/>
              </w:rPr>
            </w:pPr>
          </w:p>
          <w:p w14:paraId="5A41AB7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4" w:author="uzivatel" w:date="2026-09-22T12:18:00Z" w16du:dateUtc="2026-09-22T16:18:00Z"/>
                <w:rFonts w:ascii="MS Mincho" w:hAnsi="MS Mincho" w:cs="Times New Roman"/>
              </w:rPr>
            </w:pPr>
          </w:p>
          <w:p w14:paraId="245AE84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5" w:author="uzivatel" w:date="2026-09-22T12:18:00Z" w16du:dateUtc="2026-09-22T16:18:00Z"/>
                <w:rFonts w:ascii="MS Mincho" w:hAnsi="MS Mincho" w:cs="Times New Roman"/>
              </w:rPr>
            </w:pPr>
          </w:p>
          <w:p w14:paraId="4E8D46D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6" w:author="uzivatel" w:date="2026-09-22T12:18:00Z" w16du:dateUtc="2026-09-22T16:18:00Z"/>
                <w:rFonts w:ascii="MS Mincho" w:hAnsi="MS Mincho" w:cs="Times New Roman"/>
              </w:rPr>
            </w:pPr>
          </w:p>
          <w:p w14:paraId="1CE4045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7" w:author="uzivatel" w:date="2026-09-22T12:18:00Z" w16du:dateUtc="2026-09-22T16:18:00Z"/>
                <w:rFonts w:ascii="MS Mincho" w:hAnsi="MS Mincho" w:cs="Times New Roman"/>
              </w:rPr>
            </w:pPr>
          </w:p>
          <w:p w14:paraId="7287741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8" w:author="uzivatel" w:date="2026-09-22T12:18:00Z" w16du:dateUtc="2026-09-22T16:18:00Z"/>
                <w:rFonts w:ascii="MS Mincho" w:hAnsi="MS Mincho" w:cs="Times New Roman"/>
              </w:rPr>
            </w:pPr>
          </w:p>
          <w:p w14:paraId="517C90A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9" w:author="uzivatel" w:date="2026-09-22T12:18:00Z" w16du:dateUtc="2026-09-22T16:18:00Z"/>
                <w:rFonts w:ascii="MS Mincho" w:hAnsi="MS Mincho" w:cs="Times New Roman"/>
              </w:rPr>
            </w:pPr>
          </w:p>
          <w:p w14:paraId="32C7619E" w14:textId="090260EB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00" w:author="uzivatel" w:date="2026-09-22T12:18:00Z" w16du:dateUtc="2026-09-22T16:18:00Z"/>
                <w:rFonts w:ascii="MS Mincho" w:hAnsi="MS Mincho" w:cs="Times New Roman"/>
              </w:rPr>
            </w:pPr>
          </w:p>
          <w:p w14:paraId="3B4CBC63" w14:textId="77777777" w:rsidR="00C47478" w:rsidRPr="00695BE6" w:rsidRDefault="00C47478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01" w:author="uzivatel" w:date="2026-09-22T12:18:00Z" w16du:dateUtc="2026-09-22T16:18:00Z"/>
                <w:rFonts w:ascii="MS Mincho" w:hAnsi="MS Mincho" w:cs="Times New Roman"/>
              </w:rPr>
            </w:pPr>
          </w:p>
          <w:p w14:paraId="25F8AE4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02" w:author="uzivatel" w:date="2026-09-22T12:18:00Z" w16du:dateUtc="2026-09-22T16:18:00Z"/>
                <w:rFonts w:ascii="MS Mincho" w:hAnsi="MS Mincho" w:cs="Times New Roman"/>
              </w:rPr>
            </w:pPr>
          </w:p>
          <w:p w14:paraId="5042EFB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203" w:author="uzivatel" w:date="2026-09-22T12:18:00Z" w16du:dateUtc="2026-09-22T16:18:00Z"/>
                <w:rFonts w:ascii="MS Mincho" w:hAnsi="MS Mincho" w:cs="Times New Roman"/>
              </w:rPr>
            </w:pPr>
            <w:del w:id="204" w:author="uzivatel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 </w:delText>
              </w:r>
              <w:r w:rsidRPr="00695BE6">
                <w:rPr>
                  <w:rFonts w:ascii="MS Mincho" w:hAnsi="MS Mincho" w:hint="eastAsia"/>
                </w:rPr>
                <w:delText>研究終了</w:delText>
              </w:r>
            </w:del>
          </w:p>
        </w:tc>
      </w:tr>
      <w:tr w:rsidR="00A81C24" w:rsidRPr="00695BE6" w14:paraId="4CB38125" w14:textId="77777777">
        <w:trPr>
          <w:del w:id="205" w:author="uzivatel" w:date="2026-09-22T12:18:00Z" w16du:dateUtc="2026-09-22T16:18:00Z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ED6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06" w:author="uzivatel" w:date="2026-09-22T12:18:00Z" w16du:dateUtc="2026-09-22T16:18:00Z"/>
                <w:rFonts w:ascii="MS Mincho" w:hAnsi="MS Mincho" w:cs="Times New Roman"/>
              </w:rPr>
            </w:pPr>
          </w:p>
          <w:p w14:paraId="7F6A906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07" w:author="uzivatel" w:date="2026-09-22T12:18:00Z" w16du:dateUtc="2026-09-22T16:18:00Z"/>
                <w:rFonts w:ascii="MS Mincho" w:hAnsi="MS Mincho" w:cs="Times New Roman"/>
              </w:rPr>
            </w:pPr>
            <w:del w:id="208" w:author="uzivatel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研究成果</w:delText>
              </w:r>
            </w:del>
          </w:p>
          <w:p w14:paraId="3631D9E4" w14:textId="5BC70E05" w:rsidR="00A81C24" w:rsidRPr="00695BE6" w:rsidRDefault="00C627A0" w:rsidP="00C627A0">
            <w:pPr>
              <w:pStyle w:val="a"/>
              <w:kinsoku w:val="0"/>
              <w:autoSpaceDE w:val="0"/>
              <w:autoSpaceDN w:val="0"/>
              <w:spacing w:line="286" w:lineRule="exact"/>
              <w:jc w:val="center"/>
              <w:rPr>
                <w:del w:id="209" w:author="uzivatel" w:date="2026-09-22T12:18:00Z" w16du:dateUtc="2026-09-22T16:18:00Z"/>
                <w:rFonts w:ascii="MS Mincho" w:hAnsi="MS Mincho" w:cs="Times New Roman"/>
              </w:rPr>
            </w:pPr>
            <w:del w:id="210" w:author="uzivatel" w:date="2026-09-22T12:18:00Z" w16du:dateUtc="2026-09-22T16:18:00Z"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(</w:delText>
              </w:r>
              <w:r w:rsidR="00A81C24" w:rsidRPr="00695BE6">
                <w:rPr>
                  <w:rFonts w:ascii="MS Mincho" w:hAnsi="MS Mincho" w:hint="eastAsia"/>
                  <w:sz w:val="16"/>
                  <w:szCs w:val="16"/>
                </w:rPr>
                <w:delText>研究によって明らかになった</w:delText>
              </w:r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事等</w:delText>
              </w:r>
              <w:r w:rsidR="00A81C24" w:rsidRPr="00695BE6">
                <w:rPr>
                  <w:rFonts w:ascii="MS Mincho" w:hAnsi="MS Mincho" w:hint="eastAsia"/>
                  <w:sz w:val="16"/>
                  <w:szCs w:val="16"/>
                </w:rPr>
                <w:delText>を記入する</w:delText>
              </w:r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)</w:delText>
              </w:r>
            </w:del>
          </w:p>
          <w:p w14:paraId="3180D50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11" w:author="uzivatel" w:date="2026-09-22T12:18:00Z" w16du:dateUtc="2026-09-22T16:18:00Z"/>
                <w:rFonts w:ascii="MS Mincho" w:hAnsi="MS Mincho" w:cs="Times New Roman"/>
              </w:rPr>
            </w:pPr>
          </w:p>
          <w:p w14:paraId="36790ED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12" w:author="uzivatel" w:date="2026-09-22T12:18:00Z" w16du:dateUtc="2026-09-22T16:18:00Z"/>
                <w:rFonts w:ascii="MS Mincho" w:hAnsi="MS Mincho" w:cs="Times New Roman"/>
              </w:rPr>
            </w:pP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A0DE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13" w:author="uzivatel" w:date="2026-09-22T12:18:00Z" w16du:dateUtc="2026-09-22T16:18:00Z"/>
                <w:rFonts w:ascii="MS Mincho" w:hAnsi="MS Mincho" w:cs="Times New Roman"/>
              </w:rPr>
            </w:pPr>
          </w:p>
          <w:p w14:paraId="1734A75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14" w:author="uzivatel" w:date="2026-09-22T12:18:00Z" w16du:dateUtc="2026-09-22T16:18:00Z"/>
                <w:rFonts w:ascii="MS Mincho" w:hAnsi="MS Mincho" w:cs="Times New Roman"/>
              </w:rPr>
            </w:pPr>
          </w:p>
          <w:p w14:paraId="5A05A76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15" w:author="uzivatel" w:date="2026-09-22T12:18:00Z" w16du:dateUtc="2026-09-22T16:18:00Z"/>
                <w:rFonts w:ascii="MS Mincho" w:hAnsi="MS Mincho" w:cs="Times New Roman"/>
              </w:rPr>
            </w:pPr>
          </w:p>
          <w:p w14:paraId="25F4D81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16" w:author="uzivatel" w:date="2026-09-22T12:18:00Z" w16du:dateUtc="2026-09-22T16:18:00Z"/>
                <w:rFonts w:ascii="MS Mincho" w:hAnsi="MS Mincho" w:cs="Times New Roman"/>
              </w:rPr>
            </w:pPr>
          </w:p>
          <w:p w14:paraId="3D13B05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17" w:author="uzivatel" w:date="2026-09-22T12:18:00Z" w16du:dateUtc="2026-09-22T16:18:00Z"/>
                <w:rFonts w:ascii="MS Mincho" w:hAnsi="MS Mincho" w:cs="Times New Roman"/>
              </w:rPr>
            </w:pPr>
          </w:p>
          <w:p w14:paraId="3761EC3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218" w:author="uzivatel" w:date="2026-09-22T12:18:00Z" w16du:dateUtc="2026-09-22T16:18:00Z"/>
                <w:rFonts w:ascii="MS Mincho" w:hAnsi="MS Mincho" w:cs="Times New Roman"/>
              </w:rPr>
            </w:pPr>
          </w:p>
          <w:p w14:paraId="42AF498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19" w:author="uzivatel" w:date="2026-09-22T12:18:00Z" w16du:dateUtc="2026-09-22T16:18:00Z"/>
                <w:rFonts w:ascii="MS Mincho" w:hAnsi="MS Mincho" w:cs="Times New Roman"/>
              </w:rPr>
            </w:pPr>
          </w:p>
          <w:p w14:paraId="59A39FB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20" w:author="uzivatel" w:date="2026-09-22T12:18:00Z" w16du:dateUtc="2026-09-22T16:18:00Z"/>
                <w:rFonts w:ascii="MS Mincho" w:hAnsi="MS Mincho" w:cs="Times New Roman"/>
              </w:rPr>
            </w:pPr>
            <w:del w:id="221" w:author="uzivatel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</w:del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5497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22" w:author="uzivatel" w:date="2026-09-22T12:18:00Z" w16du:dateUtc="2026-09-22T16:18:00Z"/>
                <w:rFonts w:ascii="MS Mincho" w:hAnsi="MS Mincho" w:cs="Times New Roman"/>
              </w:rPr>
            </w:pPr>
          </w:p>
          <w:p w14:paraId="26E4186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23" w:author="uzivatel" w:date="2026-09-22T12:18:00Z" w16du:dateUtc="2026-09-22T16:18:00Z"/>
                <w:rFonts w:ascii="MS Mincho" w:hAnsi="MS Mincho" w:cs="Times New Roman"/>
              </w:rPr>
            </w:pPr>
          </w:p>
          <w:p w14:paraId="1788B82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24" w:author="uzivatel" w:date="2026-09-22T12:18:00Z" w16du:dateUtc="2026-09-22T16:18:00Z"/>
                <w:rFonts w:ascii="MS Mincho" w:hAnsi="MS Mincho" w:cs="Times New Roman"/>
              </w:rPr>
            </w:pPr>
          </w:p>
          <w:p w14:paraId="730C90D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25" w:author="uzivatel" w:date="2026-09-22T12:18:00Z" w16du:dateUtc="2026-09-22T16:18:00Z"/>
                <w:rFonts w:ascii="MS Mincho" w:hAnsi="MS Mincho" w:cs="Times New Roman"/>
              </w:rPr>
            </w:pPr>
          </w:p>
          <w:p w14:paraId="441E8E6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26" w:author="uzivatel" w:date="2026-09-22T12:18:00Z" w16du:dateUtc="2026-09-22T16:18:00Z"/>
                <w:rFonts w:ascii="MS Mincho" w:hAnsi="MS Mincho" w:cs="Times New Roman"/>
              </w:rPr>
            </w:pPr>
          </w:p>
          <w:p w14:paraId="634A0C1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227" w:author="uzivatel" w:date="2026-09-22T12:18:00Z" w16du:dateUtc="2026-09-22T16:18:00Z"/>
                <w:rFonts w:ascii="MS Mincho" w:hAnsi="MS Mincho" w:cs="Times New Roman"/>
              </w:rPr>
            </w:pPr>
          </w:p>
          <w:p w14:paraId="2ABDAB5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28" w:author="uzivatel" w:date="2026-09-22T12:18:00Z" w16du:dateUtc="2026-09-22T16:18:00Z"/>
                <w:rFonts w:ascii="MS Mincho" w:hAnsi="MS Mincho" w:cs="Times New Roman"/>
              </w:rPr>
            </w:pPr>
          </w:p>
          <w:p w14:paraId="4961EC4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29" w:author="uzivatel" w:date="2026-09-22T12:18:00Z" w16du:dateUtc="2026-09-22T16:18:00Z"/>
                <w:rFonts w:ascii="MS Mincho" w:hAnsi="MS Mincho" w:cs="Times New Roman"/>
              </w:rPr>
            </w:pPr>
            <w:del w:id="230" w:author="uzivatel" w:date="2026-09-22T12:18:00Z" w16du:dateUtc="2026-09-22T16:18:00Z">
              <w:r w:rsidRPr="00695BE6">
                <w:rPr>
                  <w:rFonts w:ascii="MS Mincho" w:hAnsi="MS Mincho" w:hint="eastAsia"/>
                </w:rPr>
                <w:delText xml:space="preserve">　</w:delText>
              </w:r>
            </w:del>
          </w:p>
        </w:tc>
      </w:tr>
      <w:tr w:rsidR="00A81C24" w:rsidRPr="00695BE6" w14:paraId="43D6026B" w14:textId="77777777">
        <w:trPr>
          <w:del w:id="231" w:author="uzivatel" w:date="2026-09-22T12:18:00Z" w16du:dateUtc="2026-09-22T16:18:00Z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E383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32" w:author="uzivatel" w:date="2026-09-22T12:18:00Z" w16du:dateUtc="2026-09-22T16:18:00Z"/>
                <w:rFonts w:ascii="MS Mincho" w:hAnsi="MS Mincho" w:cs="Times New Roman"/>
              </w:rPr>
            </w:pPr>
          </w:p>
          <w:p w14:paraId="2870672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33" w:author="uzivatel" w:date="2026-09-22T12:18:00Z" w16du:dateUtc="2026-09-22T16:18:00Z"/>
                <w:rFonts w:ascii="MS Mincho" w:hAnsi="MS Mincho" w:cs="Times New Roman"/>
              </w:rPr>
            </w:pPr>
          </w:p>
          <w:p w14:paraId="7B32520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34" w:author="uzivatel" w:date="2026-09-22T12:18:00Z" w16du:dateUtc="2026-09-22T16:18:00Z"/>
                <w:rFonts w:ascii="MS Mincho" w:hAnsi="MS Mincho" w:cs="Times New Roman"/>
              </w:rPr>
            </w:pPr>
            <w:del w:id="235" w:author="uzivatel" w:date="2026-09-22T12:18:00Z" w16du:dateUtc="2026-09-22T16:18:00Z">
              <w:r w:rsidRPr="00695BE6">
                <w:rPr>
                  <w:rFonts w:ascii="MS Mincho" w:hAnsi="MS Mincho" w:hint="eastAsia"/>
                </w:rPr>
                <w:delText>研究費支出</w:delText>
              </w:r>
            </w:del>
          </w:p>
          <w:p w14:paraId="5482CBD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236" w:author="uzivatel" w:date="2026-09-22T12:18:00Z" w16du:dateUtc="2026-09-22T16:18:00Z"/>
                <w:rFonts w:ascii="MS Mincho" w:hAnsi="MS Mincho" w:cs="Times New Roman"/>
              </w:rPr>
            </w:pPr>
            <w:del w:id="237" w:author="uzivatel" w:date="2026-09-22T12:18:00Z" w16du:dateUtc="2026-09-22T16:18:00Z">
              <w:r w:rsidRPr="00695BE6">
                <w:rPr>
                  <w:rFonts w:ascii="MS Mincho" w:hAnsi="MS Mincho" w:hint="eastAsia"/>
                </w:rPr>
                <w:delText>内訳</w:delText>
              </w:r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（領収書等の添付不要）</w:delText>
              </w:r>
            </w:del>
          </w:p>
          <w:p w14:paraId="38D2A82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38" w:author="uzivatel" w:date="2026-09-22T12:18:00Z" w16du:dateUtc="2026-09-22T16:18:00Z"/>
                <w:rFonts w:ascii="MS Mincho" w:hAnsi="MS Mincho" w:cs="Times New Roman"/>
              </w:rPr>
            </w:pPr>
          </w:p>
          <w:p w14:paraId="048AEBF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39" w:author="uzivatel" w:date="2026-09-22T12:18:00Z" w16du:dateUtc="2026-09-22T16:18:00Z"/>
                <w:rFonts w:ascii="MS Mincho" w:hAnsi="MS Mincho" w:cs="Times New Roman"/>
              </w:rPr>
            </w:pPr>
          </w:p>
          <w:p w14:paraId="608A405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40" w:author="uzivatel" w:date="2026-09-22T12:18:00Z" w16du:dateUtc="2026-09-22T16:18:00Z"/>
                <w:rFonts w:ascii="MS Mincho" w:hAnsi="MS Mincho" w:cs="Times New Roman"/>
              </w:rPr>
            </w:pPr>
          </w:p>
          <w:p w14:paraId="32D3F20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41" w:author="uzivatel" w:date="2026-09-22T12:18:00Z" w16du:dateUtc="2026-09-22T16:18:00Z"/>
                <w:rFonts w:ascii="MS Mincho" w:hAnsi="MS Mincho" w:cs="Times New Roman"/>
              </w:rPr>
            </w:pPr>
          </w:p>
        </w:tc>
        <w:tc>
          <w:tcPr>
            <w:tcW w:w="8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8998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42" w:author="uzivatel" w:date="2026-09-22T12:18:00Z" w16du:dateUtc="2026-09-22T16:18:00Z"/>
                <w:rFonts w:ascii="MS Mincho" w:hAnsi="MS Mincho" w:cs="Times New Roman"/>
              </w:rPr>
            </w:pPr>
          </w:p>
          <w:p w14:paraId="6726EFF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43" w:author="uzivatel" w:date="2026-09-22T12:18:00Z" w16du:dateUtc="2026-09-22T16:18:00Z"/>
                <w:rFonts w:ascii="MS Mincho" w:hAnsi="MS Mincho" w:cs="Times New Roman"/>
              </w:rPr>
            </w:pPr>
          </w:p>
          <w:p w14:paraId="5BCFBBD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44" w:author="uzivatel" w:date="2026-09-22T12:18:00Z" w16du:dateUtc="2026-09-22T16:18:00Z"/>
                <w:rFonts w:ascii="MS Mincho" w:hAnsi="MS Mincho" w:cs="Times New Roman"/>
              </w:rPr>
            </w:pPr>
          </w:p>
          <w:p w14:paraId="4B668917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45" w:author="uzivatel" w:date="2026-09-22T12:18:00Z" w16du:dateUtc="2026-09-22T16:18:00Z"/>
                <w:rFonts w:ascii="MS Mincho" w:hAnsi="MS Mincho" w:cs="Times New Roman"/>
              </w:rPr>
            </w:pPr>
          </w:p>
          <w:p w14:paraId="37A60A9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246" w:author="uzivatel" w:date="2026-09-22T12:18:00Z" w16du:dateUtc="2026-09-22T16:18:00Z"/>
                <w:rFonts w:ascii="MS Mincho" w:hAnsi="MS Mincho" w:cs="Times New Roman"/>
              </w:rPr>
            </w:pPr>
          </w:p>
          <w:p w14:paraId="77F18837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47" w:author="uzivatel" w:date="2026-09-22T12:18:00Z" w16du:dateUtc="2026-09-22T16:18:00Z"/>
                <w:rFonts w:ascii="MS Mincho" w:hAnsi="MS Mincho" w:cs="Times New Roman"/>
              </w:rPr>
            </w:pPr>
          </w:p>
          <w:p w14:paraId="080390C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48" w:author="uzivatel" w:date="2026-09-22T12:18:00Z" w16du:dateUtc="2026-09-22T16:18:00Z"/>
                <w:rFonts w:ascii="MS Mincho" w:hAnsi="MS Mincho" w:cs="Times New Roman"/>
              </w:rPr>
            </w:pPr>
          </w:p>
          <w:p w14:paraId="0BD50FD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49" w:author="uzivatel" w:date="2026-09-22T12:18:00Z" w16du:dateUtc="2026-09-22T16:18:00Z"/>
                <w:rFonts w:ascii="MS Mincho" w:hAnsi="MS Mincho" w:cs="Times New Roman"/>
              </w:rPr>
            </w:pPr>
          </w:p>
          <w:p w14:paraId="07CC4DE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50" w:author="uzivatel" w:date="2026-09-22T12:18:00Z" w16du:dateUtc="2026-09-22T16:18:00Z"/>
                <w:rFonts w:ascii="MS Mincho" w:hAnsi="MS Mincho" w:cs="Times New Roman"/>
              </w:rPr>
            </w:pPr>
          </w:p>
        </w:tc>
      </w:tr>
    </w:tbl>
    <w:p w14:paraId="042798BE" w14:textId="0B6281C2" w:rsidR="00A81C24" w:rsidRDefault="00A81C24">
      <w:pPr>
        <w:spacing w:line="212" w:lineRule="exact"/>
        <w:textAlignment w:val="baseline"/>
        <w:rPr>
          <w:del w:id="251" w:author="uzivatel" w:date="2026-09-22T12:18:00Z" w16du:dateUtc="2026-09-22T16:18:00Z"/>
          <w:rFonts w:ascii="MS Mincho" w:hAnsi="MS Mincho"/>
          <w:b/>
          <w:bCs/>
        </w:rPr>
      </w:pPr>
      <w:del w:id="252" w:author="uzivatel" w:date="2026-09-22T12:18:00Z" w16du:dateUtc="2026-09-22T16:18:00Z">
        <w:r w:rsidRPr="00695BE6">
          <w:rPr>
            <w:rFonts w:ascii="MS Mincho" w:hAnsi="MS Mincho" w:cs="Times New Roman"/>
          </w:rPr>
          <w:delText xml:space="preserve"> </w:delText>
        </w:r>
      </w:del>
    </w:p>
    <w:p w14:paraId="760A2E05" w14:textId="225262A2" w:rsidR="0068335B" w:rsidRDefault="0068335B" w:rsidP="0068335B">
      <w:pPr>
        <w:textAlignment w:val="baseline"/>
        <w:rPr>
          <w:del w:id="253" w:author="uzivatel" w:date="2026-09-22T12:18:00Z" w16du:dateUtc="2026-09-22T16:18:00Z"/>
          <w:rFonts w:ascii="MS Mincho" w:hAnsi="MS Mincho"/>
          <w:b/>
          <w:bCs/>
        </w:rPr>
      </w:pPr>
      <w:del w:id="254" w:author="uzivatel" w:date="2026-09-22T12:18:00Z" w16du:dateUtc="2026-09-22T16:18:00Z">
        <w:r w:rsidRPr="0068335B">
          <w:rPr>
            <w:rFonts w:hint="eastAsia"/>
          </w:rPr>
          <w:delText>「研究完了報告書」の書き方については、次のページをご覧下さい。</w:delText>
        </w:r>
      </w:del>
    </w:p>
    <w:p w14:paraId="5C89A274" w14:textId="77777777" w:rsidR="0068335B" w:rsidRDefault="0068335B" w:rsidP="007F3CA7">
      <w:pPr>
        <w:spacing w:before="100" w:beforeAutospacing="1" w:line="212" w:lineRule="exact"/>
        <w:textAlignment w:val="baseline"/>
        <w:rPr>
          <w:del w:id="255" w:author="uzivatel" w:date="2026-09-22T12:18:00Z" w16du:dateUtc="2026-09-22T16:18:00Z"/>
          <w:rFonts w:ascii="MS Mincho" w:hAnsi="MS Mincho"/>
          <w:sz w:val="28"/>
          <w:szCs w:val="28"/>
        </w:rPr>
      </w:pPr>
    </w:p>
    <w:p w14:paraId="20FA2039" w14:textId="631CA242" w:rsidR="0068335B" w:rsidRPr="0068335B" w:rsidRDefault="0068335B" w:rsidP="007F3CA7">
      <w:pPr>
        <w:spacing w:before="100" w:beforeAutospacing="1" w:line="212" w:lineRule="exact"/>
        <w:textAlignment w:val="baseline"/>
        <w:rPr>
          <w:del w:id="256" w:author="uzivatel" w:date="2026-09-22T12:18:00Z" w16du:dateUtc="2026-09-22T16:18:00Z"/>
          <w:rFonts w:ascii="MS Mincho" w:hAnsi="MS Mincho"/>
          <w:sz w:val="28"/>
          <w:szCs w:val="28"/>
        </w:rPr>
      </w:pPr>
      <w:del w:id="257" w:author="uzivatel" w:date="2026-09-22T12:18:00Z" w16du:dateUtc="2026-09-22T16:18:00Z">
        <w:r w:rsidRPr="0068335B">
          <w:rPr>
            <w:rFonts w:ascii="MS Mincho" w:hAnsi="MS Mincho" w:hint="eastAsia"/>
            <w:sz w:val="28"/>
            <w:szCs w:val="28"/>
          </w:rPr>
          <w:delText>「研究完了報告書」の書き方について</w:delText>
        </w:r>
      </w:del>
    </w:p>
    <w:p w14:paraId="36B2E1A1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258" w:author="uzivatel" w:date="2026-09-22T12:18:00Z" w16du:dateUtc="2026-09-22T16:18:00Z"/>
          <w:rFonts w:ascii="MS Mincho" w:hAnsi="MS Mincho"/>
        </w:rPr>
      </w:pPr>
    </w:p>
    <w:p w14:paraId="0786BCCD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259" w:author="uzivatel" w:date="2026-09-22T12:18:00Z" w16du:dateUtc="2026-09-22T16:18:00Z"/>
          <w:rFonts w:ascii="MS Mincho" w:hAnsi="MS Mincho"/>
        </w:rPr>
      </w:pPr>
      <w:del w:id="260" w:author="uzivatel" w:date="2026-09-22T12:18:00Z" w16du:dateUtc="2026-09-22T16:18:00Z">
        <w:r w:rsidRPr="0068335B">
          <w:rPr>
            <w:rFonts w:ascii="MS Mincho" w:hAnsi="MS Mincho" w:hint="eastAsia"/>
          </w:rPr>
          <w:delText xml:space="preserve">　・　ご提出の締切り期限は、９月３０日ですので厳守願います。「研究のまとめ」も同時にお出し下さい。</w:delText>
        </w:r>
      </w:del>
    </w:p>
    <w:p w14:paraId="31B44197" w14:textId="77777777" w:rsidR="0068335B" w:rsidRDefault="0068335B" w:rsidP="007F3CA7">
      <w:pPr>
        <w:spacing w:before="100" w:beforeAutospacing="1" w:line="212" w:lineRule="exact"/>
        <w:textAlignment w:val="baseline"/>
        <w:rPr>
          <w:del w:id="261" w:author="uzivatel" w:date="2026-09-22T12:18:00Z" w16du:dateUtc="2026-09-22T16:18:00Z"/>
          <w:rFonts w:ascii="MS Mincho" w:hAnsi="MS Mincho"/>
        </w:rPr>
      </w:pPr>
      <w:del w:id="262" w:author="uzivatel" w:date="2026-09-22T12:18:00Z" w16du:dateUtc="2026-09-22T16:18:00Z">
        <w:r w:rsidRPr="0068335B">
          <w:rPr>
            <w:rFonts w:ascii="MS Mincho" w:hAnsi="MS Mincho" w:hint="eastAsia"/>
          </w:rPr>
          <w:delText xml:space="preserve">  </w:delText>
        </w:r>
        <w:r w:rsidRPr="0068335B">
          <w:rPr>
            <w:rFonts w:ascii="MS Mincho" w:hAnsi="MS Mincho" w:hint="eastAsia"/>
          </w:rPr>
          <w:delText>・</w:delText>
        </w:r>
        <w:r w:rsidRPr="0068335B">
          <w:rPr>
            <w:rFonts w:ascii="MS Mincho" w:hAnsi="MS Mincho" w:hint="eastAsia"/>
          </w:rPr>
          <w:delText xml:space="preserve"> </w:delText>
        </w:r>
        <w:r w:rsidRPr="0068335B">
          <w:rPr>
            <w:rFonts w:ascii="MS Mincho" w:hAnsi="MS Mincho" w:hint="eastAsia"/>
          </w:rPr>
          <w:delText>「完了報告書」には必ず学校または園の代表者の職印を押印して下さい。押印したものをＰＤＦ化してメール添付でお</w:delText>
        </w:r>
      </w:del>
    </w:p>
    <w:p w14:paraId="5705B9BF" w14:textId="39136160" w:rsidR="0068335B" w:rsidRPr="0068335B" w:rsidRDefault="0068335B" w:rsidP="007F3CA7">
      <w:pPr>
        <w:spacing w:before="100" w:beforeAutospacing="1" w:line="212" w:lineRule="exact"/>
        <w:textAlignment w:val="baseline"/>
        <w:rPr>
          <w:del w:id="263" w:author="uzivatel" w:date="2026-09-22T12:18:00Z" w16du:dateUtc="2026-09-22T16:18:00Z"/>
          <w:rFonts w:ascii="MS Mincho" w:hAnsi="MS Mincho"/>
        </w:rPr>
      </w:pPr>
      <w:del w:id="264" w:author="uzivatel" w:date="2026-09-22T12:18:00Z" w16du:dateUtc="2026-09-22T16:18:00Z">
        <w:r>
          <w:rPr>
            <w:rFonts w:ascii="MS Mincho" w:hAnsi="MS Mincho" w:hint="eastAsia"/>
          </w:rPr>
          <w:delText xml:space="preserve">　　</w:delText>
        </w:r>
        <w:r w:rsidRPr="0068335B">
          <w:rPr>
            <w:rFonts w:ascii="MS Mincho" w:hAnsi="MS Mincho" w:hint="eastAsia"/>
          </w:rPr>
          <w:delText>送り下さい。</w:delText>
        </w:r>
      </w:del>
    </w:p>
    <w:p w14:paraId="11B3B3D9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265" w:author="uzivatel" w:date="2026-09-22T12:18:00Z" w16du:dateUtc="2026-09-22T16:18:00Z"/>
          <w:rFonts w:ascii="MS Mincho" w:hAnsi="MS Mincho"/>
        </w:rPr>
      </w:pPr>
      <w:del w:id="266" w:author="uzivatel" w:date="2026-09-22T12:18:00Z" w16du:dateUtc="2026-09-22T16:18:00Z">
        <w:r w:rsidRPr="0068335B">
          <w:rPr>
            <w:rFonts w:ascii="MS Mincho" w:hAnsi="MS Mincho" w:hint="eastAsia"/>
          </w:rPr>
          <w:delText xml:space="preserve">　・</w:delText>
        </w:r>
        <w:r w:rsidRPr="0068335B">
          <w:rPr>
            <w:rFonts w:ascii="MS Mincho" w:hAnsi="MS Mincho" w:hint="eastAsia"/>
          </w:rPr>
          <w:delText xml:space="preserve">  </w:delText>
        </w:r>
        <w:r w:rsidRPr="0068335B">
          <w:rPr>
            <w:rFonts w:ascii="MS Mincho" w:hAnsi="MS Mincho" w:hint="eastAsia"/>
          </w:rPr>
          <w:delText>基本的には、前の年にご提出いただいた「研究計画書」に基づいてお書き下さい。</w:delText>
        </w:r>
      </w:del>
    </w:p>
    <w:p w14:paraId="36074F0B" w14:textId="69F24E64" w:rsidR="0068335B" w:rsidRPr="0068335B" w:rsidRDefault="0068335B" w:rsidP="007F3CA7">
      <w:pPr>
        <w:spacing w:before="100" w:beforeAutospacing="1" w:line="212" w:lineRule="exact"/>
        <w:textAlignment w:val="baseline"/>
        <w:rPr>
          <w:del w:id="267" w:author="uzivatel" w:date="2026-09-22T12:18:00Z" w16du:dateUtc="2026-09-22T16:18:00Z"/>
          <w:rFonts w:ascii="MS Mincho" w:hAnsi="MS Mincho"/>
        </w:rPr>
      </w:pPr>
      <w:del w:id="268" w:author="uzivatel" w:date="2026-09-22T12:18:00Z" w16du:dateUtc="2026-09-22T16:18:00Z">
        <w:r w:rsidRPr="0068335B">
          <w:rPr>
            <w:rFonts w:ascii="MS Mincho" w:hAnsi="MS Mincho" w:hint="eastAsia"/>
          </w:rPr>
          <w:delText xml:space="preserve">　・</w:delText>
        </w:r>
        <w:r w:rsidRPr="0068335B">
          <w:rPr>
            <w:rFonts w:ascii="MS Mincho" w:hAnsi="MS Mincho" w:hint="eastAsia"/>
          </w:rPr>
          <w:delText xml:space="preserve">  </w:delText>
        </w:r>
        <w:r w:rsidRPr="0068335B">
          <w:rPr>
            <w:rFonts w:ascii="MS Mincho" w:hAnsi="MS Mincho" w:hint="eastAsia"/>
          </w:rPr>
          <w:delText>「研究主題」「研究の目的」は、</w:delText>
        </w:r>
        <w:r w:rsidR="007F3CA7">
          <w:rPr>
            <w:rFonts w:ascii="MS Mincho" w:hAnsi="MS Mincho" w:hint="eastAsia"/>
          </w:rPr>
          <w:delText>原則</w:delText>
        </w:r>
        <w:r w:rsidRPr="0068335B">
          <w:rPr>
            <w:rFonts w:ascii="MS Mincho" w:hAnsi="MS Mincho" w:hint="eastAsia"/>
          </w:rPr>
          <w:delText>「研究計画書」のものと同じとします。</w:delText>
        </w:r>
      </w:del>
    </w:p>
    <w:p w14:paraId="51703036" w14:textId="1C188E6A" w:rsidR="0068335B" w:rsidRPr="0068335B" w:rsidRDefault="0068335B" w:rsidP="007F3CA7">
      <w:pPr>
        <w:spacing w:before="100" w:beforeAutospacing="1" w:line="212" w:lineRule="exact"/>
        <w:textAlignment w:val="baseline"/>
        <w:rPr>
          <w:del w:id="269" w:author="uzivatel" w:date="2026-09-22T12:18:00Z" w16du:dateUtc="2026-09-22T16:18:00Z"/>
          <w:rFonts w:ascii="MS Mincho" w:hAnsi="MS Mincho"/>
        </w:rPr>
      </w:pPr>
      <w:del w:id="270" w:author="uzivatel" w:date="2026-09-22T12:18:00Z" w16du:dateUtc="2026-09-22T16:18:00Z">
        <w:r w:rsidRPr="0068335B">
          <w:rPr>
            <w:rFonts w:ascii="MS Mincho" w:hAnsi="MS Mincho" w:hint="eastAsia"/>
          </w:rPr>
          <w:delText xml:space="preserve">　・</w:delText>
        </w:r>
        <w:r w:rsidRPr="0068335B">
          <w:rPr>
            <w:rFonts w:ascii="MS Mincho" w:hAnsi="MS Mincho" w:hint="eastAsia"/>
          </w:rPr>
          <w:delText xml:space="preserve">  </w:delText>
        </w:r>
        <w:r w:rsidRPr="0068335B">
          <w:rPr>
            <w:rFonts w:ascii="MS Mincho" w:hAnsi="MS Mincho" w:hint="eastAsia"/>
          </w:rPr>
          <w:delText>「研究の経過・内容」は計画と変わる場合があるかも知れませんが、実際の経過・内容をお書き下さい。</w:delText>
        </w:r>
      </w:del>
    </w:p>
    <w:p w14:paraId="6720D24D" w14:textId="77777777" w:rsidR="0068335B" w:rsidRDefault="0068335B" w:rsidP="007F3CA7">
      <w:pPr>
        <w:spacing w:before="100" w:beforeAutospacing="1" w:line="212" w:lineRule="exact"/>
        <w:textAlignment w:val="baseline"/>
        <w:rPr>
          <w:del w:id="271" w:author="uzivatel" w:date="2026-09-22T12:18:00Z" w16du:dateUtc="2026-09-22T16:18:00Z"/>
          <w:rFonts w:ascii="MS Mincho" w:hAnsi="MS Mincho"/>
        </w:rPr>
      </w:pPr>
      <w:del w:id="272" w:author="uzivatel" w:date="2026-09-22T12:18:00Z" w16du:dateUtc="2026-09-22T16:18:00Z">
        <w:r w:rsidRPr="0068335B">
          <w:rPr>
            <w:rFonts w:ascii="MS Mincho" w:hAnsi="MS Mincho" w:hint="eastAsia"/>
          </w:rPr>
          <w:delText xml:space="preserve">　・</w:delText>
        </w:r>
        <w:r w:rsidRPr="0068335B">
          <w:rPr>
            <w:rFonts w:ascii="MS Mincho" w:hAnsi="MS Mincho" w:hint="eastAsia"/>
          </w:rPr>
          <w:delText xml:space="preserve">  </w:delText>
        </w:r>
        <w:r w:rsidRPr="0068335B">
          <w:rPr>
            <w:rFonts w:ascii="MS Mincho" w:hAnsi="MS Mincho" w:hint="eastAsia"/>
          </w:rPr>
          <w:delText>「研究成果」には、実践研究をした結果をお書き下さい。実践の結果、どのような変容がもたらされ</w:delText>
        </w:r>
        <w:r>
          <w:rPr>
            <w:rFonts w:ascii="MS Mincho" w:hAnsi="MS Mincho" w:hint="eastAsia"/>
          </w:rPr>
          <w:delText>るか</w:delText>
        </w:r>
        <w:r w:rsidRPr="0068335B">
          <w:rPr>
            <w:rFonts w:ascii="MS Mincho" w:hAnsi="MS Mincho" w:hint="eastAsia"/>
          </w:rPr>
          <w:delText>などでももち</w:delText>
        </w:r>
      </w:del>
    </w:p>
    <w:p w14:paraId="57F671F0" w14:textId="589E0B3E" w:rsidR="0068335B" w:rsidRPr="0068335B" w:rsidRDefault="0068335B" w:rsidP="007F3CA7">
      <w:pPr>
        <w:spacing w:before="100" w:beforeAutospacing="1" w:line="212" w:lineRule="exact"/>
        <w:textAlignment w:val="baseline"/>
        <w:rPr>
          <w:del w:id="273" w:author="uzivatel" w:date="2026-09-22T12:18:00Z" w16du:dateUtc="2026-09-22T16:18:00Z"/>
          <w:rFonts w:ascii="MS Mincho" w:hAnsi="MS Mincho"/>
        </w:rPr>
      </w:pPr>
      <w:del w:id="274" w:author="uzivatel" w:date="2026-09-22T12:18:00Z" w16du:dateUtc="2026-09-22T16:18:00Z">
        <w:r>
          <w:rPr>
            <w:rFonts w:ascii="MS Mincho" w:hAnsi="MS Mincho" w:hint="eastAsia"/>
          </w:rPr>
          <w:delText xml:space="preserve">　　</w:delText>
        </w:r>
        <w:r w:rsidRPr="0068335B">
          <w:rPr>
            <w:rFonts w:ascii="MS Mincho" w:hAnsi="MS Mincho" w:hint="eastAsia"/>
          </w:rPr>
          <w:delText>ろん結構です。</w:delText>
        </w:r>
      </w:del>
    </w:p>
    <w:p w14:paraId="5662F2F6" w14:textId="50C04A6D" w:rsidR="003A316D" w:rsidRDefault="0068335B" w:rsidP="003A316D">
      <w:pPr>
        <w:rPr>
          <w:del w:id="275" w:author="uzivatel" w:date="2026-09-22T12:18:00Z" w16du:dateUtc="2026-09-22T16:18:00Z"/>
        </w:rPr>
      </w:pPr>
      <w:del w:id="276" w:author="uzivatel" w:date="2026-09-22T12:18:00Z" w16du:dateUtc="2026-09-22T16:18:00Z">
        <w:r w:rsidRPr="0068335B">
          <w:rPr>
            <w:rFonts w:ascii="MS Mincho" w:hAnsi="MS Mincho" w:hint="eastAsia"/>
          </w:rPr>
          <w:delText xml:space="preserve">　</w:delText>
        </w:r>
        <w:r w:rsidR="003A316D" w:rsidRPr="003A316D">
          <w:rPr>
            <w:rFonts w:hint="eastAsia"/>
          </w:rPr>
          <w:delText>・</w:delText>
        </w:r>
        <w:r w:rsidR="003A316D" w:rsidRPr="003A316D">
          <w:rPr>
            <w:rFonts w:cs="Times New Roman"/>
          </w:rPr>
          <w:delText xml:space="preserve">  </w:delText>
        </w:r>
        <w:r w:rsidR="003A316D" w:rsidRPr="003A316D">
          <w:rPr>
            <w:rFonts w:hint="eastAsia"/>
          </w:rPr>
          <w:delText>「研究費支出内訳」は、前年度にご提出の「研究計画書」の「研究費使用計画」と同じものが望ましいですが、実際</w:delText>
        </w:r>
      </w:del>
    </w:p>
    <w:p w14:paraId="32C98AEA" w14:textId="77777777" w:rsidR="003A316D" w:rsidRDefault="003A316D" w:rsidP="003A316D">
      <w:pPr>
        <w:rPr>
          <w:del w:id="277" w:author="uzivatel" w:date="2026-09-22T12:18:00Z" w16du:dateUtc="2026-09-22T16:18:00Z"/>
        </w:rPr>
      </w:pPr>
      <w:del w:id="278" w:author="uzivatel" w:date="2026-09-22T12:18:00Z" w16du:dateUtc="2026-09-22T16:18:00Z">
        <w:r>
          <w:rPr>
            <w:rFonts w:hint="eastAsia"/>
          </w:rPr>
          <w:delText xml:space="preserve">　　</w:delText>
        </w:r>
        <w:r w:rsidRPr="003A316D">
          <w:rPr>
            <w:rFonts w:hint="eastAsia"/>
          </w:rPr>
          <w:delText>には、価格の変動や、物品の増減、変更などで全く同じというわけに行かない場合が起　　きる場合もあります。実際に</w:delText>
        </w:r>
      </w:del>
    </w:p>
    <w:p w14:paraId="19BB2336" w14:textId="365FF5D0" w:rsidR="003A316D" w:rsidRPr="003A316D" w:rsidRDefault="003A316D" w:rsidP="003A316D">
      <w:pPr>
        <w:rPr>
          <w:del w:id="279" w:author="uzivatel" w:date="2026-09-22T12:18:00Z" w16du:dateUtc="2026-09-22T16:18:00Z"/>
          <w:rFonts w:ascii="MS Mincho" w:cs="Times New Roman"/>
        </w:rPr>
      </w:pPr>
      <w:del w:id="280" w:author="uzivatel" w:date="2026-09-22T12:18:00Z" w16du:dateUtc="2026-09-22T16:18:00Z">
        <w:r>
          <w:rPr>
            <w:rFonts w:hint="eastAsia"/>
          </w:rPr>
          <w:delText xml:space="preserve">　　</w:delText>
        </w:r>
        <w:r w:rsidRPr="003A316D">
          <w:rPr>
            <w:rFonts w:hint="eastAsia"/>
          </w:rPr>
          <w:delText>支払いをした物品・数量・価格でお書き下さい。</w:delText>
        </w:r>
      </w:del>
    </w:p>
    <w:p w14:paraId="3B42987F" w14:textId="77777777" w:rsidR="003A316D" w:rsidRPr="003A316D" w:rsidRDefault="003A316D" w:rsidP="003A316D">
      <w:pPr>
        <w:textAlignment w:val="baseline"/>
        <w:rPr>
          <w:del w:id="281" w:author="uzivatel" w:date="2026-09-22T12:18:00Z" w16du:dateUtc="2026-09-22T16:18:00Z"/>
          <w:rFonts w:ascii="MS Mincho" w:cs="Times New Roman"/>
        </w:rPr>
      </w:pPr>
      <w:del w:id="282" w:author="uzivatel" w:date="2026-09-22T12:18:00Z" w16du:dateUtc="2026-09-22T16:18:00Z">
        <w:r w:rsidRPr="003A316D">
          <w:rPr>
            <w:rFonts w:hint="eastAsia"/>
          </w:rPr>
          <w:delText xml:space="preserve">　・　領収書は先生方との信頼関係の上から添付不要としております。</w:delText>
        </w:r>
      </w:del>
    </w:p>
    <w:p w14:paraId="3FB60D1B" w14:textId="77777777" w:rsidR="003A316D" w:rsidRDefault="003A316D" w:rsidP="003A316D">
      <w:pPr>
        <w:textAlignment w:val="baseline"/>
        <w:rPr>
          <w:del w:id="283" w:author="uzivatel" w:date="2026-09-22T12:18:00Z" w16du:dateUtc="2026-09-22T16:18:00Z"/>
        </w:rPr>
      </w:pPr>
      <w:del w:id="284" w:author="uzivatel" w:date="2026-09-22T12:18:00Z" w16du:dateUtc="2026-09-22T16:18:00Z">
        <w:r w:rsidRPr="003A316D">
          <w:rPr>
            <w:rFonts w:hint="eastAsia"/>
          </w:rPr>
          <w:delText xml:space="preserve">　・　「研究費」の合計金額が、「贈呈金」を上回る場合、規定金額を超えても結構ですが、規定以上の金額は連合教育会</w:delText>
        </w:r>
      </w:del>
    </w:p>
    <w:p w14:paraId="4B3E1707" w14:textId="135A11C6" w:rsidR="003A316D" w:rsidRPr="003A316D" w:rsidRDefault="003A316D" w:rsidP="003A316D">
      <w:pPr>
        <w:textAlignment w:val="baseline"/>
        <w:rPr>
          <w:del w:id="285" w:author="uzivatel" w:date="2026-09-22T12:18:00Z" w16du:dateUtc="2026-09-22T16:18:00Z"/>
          <w:rFonts w:ascii="MS Mincho" w:cs="Times New Roman"/>
        </w:rPr>
      </w:pPr>
      <w:del w:id="286" w:author="uzivatel" w:date="2026-09-22T12:18:00Z" w16du:dateUtc="2026-09-22T16:18:00Z">
        <w:r>
          <w:rPr>
            <w:rFonts w:hint="eastAsia"/>
          </w:rPr>
          <w:delText xml:space="preserve">　　</w:delText>
        </w:r>
        <w:r w:rsidRPr="003A316D">
          <w:rPr>
            <w:rFonts w:hint="eastAsia"/>
          </w:rPr>
          <w:delText>からはお出しできません。学校予算等でご対応下さい。</w:delText>
        </w:r>
      </w:del>
    </w:p>
    <w:p w14:paraId="15CEE59E" w14:textId="77777777" w:rsidR="003A316D" w:rsidRDefault="003A316D" w:rsidP="003A316D">
      <w:pPr>
        <w:textAlignment w:val="baseline"/>
        <w:rPr>
          <w:del w:id="287" w:author="uzivatel" w:date="2026-09-22T12:18:00Z" w16du:dateUtc="2026-09-22T16:18:00Z"/>
        </w:rPr>
      </w:pPr>
      <w:del w:id="288" w:author="uzivatel" w:date="2026-09-22T12:18:00Z" w16du:dateUtc="2026-09-22T16:18:00Z">
        <w:r w:rsidRPr="003A316D">
          <w:rPr>
            <w:rFonts w:hint="eastAsia"/>
          </w:rPr>
          <w:delText xml:space="preserve">　・　「研究費」の合計金額が、「贈呈金」を下回ってしまう場合には、できるだけ早く下記の研究担当までご連絡下さ</w:delText>
        </w:r>
      </w:del>
    </w:p>
    <w:p w14:paraId="10D3B7A0" w14:textId="175EAD98" w:rsidR="003A316D" w:rsidRPr="003A316D" w:rsidRDefault="003A316D" w:rsidP="003A316D">
      <w:pPr>
        <w:textAlignment w:val="baseline"/>
        <w:rPr>
          <w:del w:id="289" w:author="uzivatel" w:date="2026-09-22T12:18:00Z" w16du:dateUtc="2026-09-22T16:18:00Z"/>
          <w:rFonts w:ascii="MS Mincho" w:cs="Times New Roman"/>
        </w:rPr>
      </w:pPr>
      <w:del w:id="290" w:author="uzivatel" w:date="2026-09-22T12:18:00Z" w16du:dateUtc="2026-09-22T16:18:00Z">
        <w:r>
          <w:rPr>
            <w:rFonts w:hint="eastAsia"/>
          </w:rPr>
          <w:delText xml:space="preserve">　　</w:delText>
        </w:r>
        <w:r w:rsidRPr="003A316D">
          <w:rPr>
            <w:rFonts w:hint="eastAsia"/>
          </w:rPr>
          <w:delText>い。</w:delText>
        </w:r>
      </w:del>
    </w:p>
    <w:p w14:paraId="3340C1C5" w14:textId="25382A40" w:rsidR="0068335B" w:rsidRDefault="0068335B" w:rsidP="007F3CA7">
      <w:pPr>
        <w:spacing w:before="100" w:beforeAutospacing="1" w:line="212" w:lineRule="exact"/>
        <w:textAlignment w:val="baseline"/>
        <w:rPr>
          <w:del w:id="291" w:author="uzivatel" w:date="2026-09-22T12:18:00Z" w16du:dateUtc="2026-09-22T16:18:00Z"/>
          <w:rFonts w:ascii="MS Mincho" w:hAnsi="MS Mincho"/>
        </w:rPr>
      </w:pPr>
      <w:del w:id="292" w:author="uzivatel" w:date="2026-09-22T12:18:00Z" w16du:dateUtc="2026-09-22T16:18:00Z">
        <w:r w:rsidRPr="0068335B">
          <w:rPr>
            <w:rFonts w:ascii="MS Mincho" w:hAnsi="MS Mincho" w:hint="eastAsia"/>
          </w:rPr>
          <w:delText>・</w:delText>
        </w:r>
        <w:r w:rsidRPr="0068335B">
          <w:rPr>
            <w:rFonts w:ascii="MS Mincho" w:hAnsi="MS Mincho" w:hint="eastAsia"/>
          </w:rPr>
          <w:delText xml:space="preserve">  </w:delText>
        </w:r>
        <w:r w:rsidRPr="0068335B">
          <w:rPr>
            <w:rFonts w:ascii="MS Mincho" w:hAnsi="MS Mincho" w:hint="eastAsia"/>
          </w:rPr>
          <w:delText>「研究費支出内訳」は、前年度にご提出の「研究計画書」の「研究費使用計画」と同じが望ましいですが、実際には、</w:delText>
        </w:r>
      </w:del>
    </w:p>
    <w:p w14:paraId="23FBD5BE" w14:textId="77777777" w:rsidR="0068335B" w:rsidRDefault="0068335B" w:rsidP="007F3CA7">
      <w:pPr>
        <w:spacing w:before="100" w:beforeAutospacing="1" w:line="212" w:lineRule="exact"/>
        <w:textAlignment w:val="baseline"/>
        <w:rPr>
          <w:del w:id="293" w:author="uzivatel" w:date="2026-09-22T12:18:00Z" w16du:dateUtc="2026-09-22T16:18:00Z"/>
          <w:rFonts w:ascii="MS Mincho" w:hAnsi="MS Mincho"/>
        </w:rPr>
      </w:pPr>
      <w:del w:id="294" w:author="uzivatel" w:date="2026-09-22T12:18:00Z" w16du:dateUtc="2026-09-22T16:18:00Z">
        <w:r>
          <w:rPr>
            <w:rFonts w:ascii="MS Mincho" w:hAnsi="MS Mincho" w:hint="eastAsia"/>
          </w:rPr>
          <w:delText xml:space="preserve">　　</w:delText>
        </w:r>
        <w:r w:rsidRPr="0068335B">
          <w:rPr>
            <w:rFonts w:ascii="MS Mincho" w:hAnsi="MS Mincho" w:hint="eastAsia"/>
          </w:rPr>
          <w:delText>価格の変動や、物品の増減、変更などで全く同じというわけに行かない場合もありますので、実際に支払いをした物品・</w:delText>
        </w:r>
      </w:del>
    </w:p>
    <w:p w14:paraId="2F24777F" w14:textId="31722CD0" w:rsidR="0068335B" w:rsidRPr="0068335B" w:rsidRDefault="0068335B" w:rsidP="007F3CA7">
      <w:pPr>
        <w:spacing w:before="100" w:beforeAutospacing="1" w:line="212" w:lineRule="exact"/>
        <w:textAlignment w:val="baseline"/>
        <w:rPr>
          <w:del w:id="295" w:author="uzivatel" w:date="2026-09-22T12:18:00Z" w16du:dateUtc="2026-09-22T16:18:00Z"/>
          <w:rFonts w:ascii="MS Mincho" w:hAnsi="MS Mincho"/>
        </w:rPr>
      </w:pPr>
      <w:del w:id="296" w:author="uzivatel" w:date="2026-09-22T12:18:00Z" w16du:dateUtc="2026-09-22T16:18:00Z">
        <w:r>
          <w:rPr>
            <w:rFonts w:ascii="MS Mincho" w:hAnsi="MS Mincho" w:hint="eastAsia"/>
          </w:rPr>
          <w:delText xml:space="preserve">　　</w:delText>
        </w:r>
        <w:r w:rsidRPr="0068335B">
          <w:rPr>
            <w:rFonts w:ascii="MS Mincho" w:hAnsi="MS Mincho" w:hint="eastAsia"/>
          </w:rPr>
          <w:delText>価格でお書き下さい。</w:delText>
        </w:r>
      </w:del>
    </w:p>
    <w:p w14:paraId="25090766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297" w:author="uzivatel" w:date="2026-09-22T12:18:00Z" w16du:dateUtc="2026-09-22T16:18:00Z"/>
          <w:rFonts w:ascii="MS Mincho" w:hAnsi="MS Mincho"/>
        </w:rPr>
      </w:pPr>
      <w:del w:id="298" w:author="uzivatel" w:date="2026-09-22T12:18:00Z" w16du:dateUtc="2026-09-22T16:18:00Z">
        <w:r w:rsidRPr="0068335B">
          <w:rPr>
            <w:rFonts w:ascii="MS Mincho" w:hAnsi="MS Mincho" w:hint="eastAsia"/>
          </w:rPr>
          <w:delText xml:space="preserve">　・　領収書は先生方との信頼関係の上から添付不要としております。</w:delText>
        </w:r>
      </w:del>
    </w:p>
    <w:p w14:paraId="1EBB4288" w14:textId="1C11BAE7" w:rsidR="0068335B" w:rsidRPr="0068335B" w:rsidRDefault="0068335B" w:rsidP="007F3CA7">
      <w:pPr>
        <w:spacing w:before="100" w:beforeAutospacing="1" w:line="212" w:lineRule="exact"/>
        <w:textAlignment w:val="baseline"/>
        <w:rPr>
          <w:del w:id="299" w:author="uzivatel" w:date="2026-09-22T12:18:00Z" w16du:dateUtc="2026-09-22T16:18:00Z"/>
          <w:rFonts w:ascii="MS Mincho" w:hAnsi="MS Mincho"/>
        </w:rPr>
      </w:pPr>
      <w:del w:id="300" w:author="uzivatel" w:date="2026-09-22T12:18:00Z" w16du:dateUtc="2026-09-22T16:18:00Z">
        <w:r w:rsidRPr="0068335B">
          <w:rPr>
            <w:rFonts w:ascii="MS Mincho" w:hAnsi="MS Mincho" w:hint="eastAsia"/>
          </w:rPr>
          <w:delText xml:space="preserve">　・　「研究費」の合計金額が、「贈呈金」を下回ってしまう場合には、できるだけ早く下記の研究担当までご連絡下さい。</w:delText>
        </w:r>
      </w:del>
    </w:p>
    <w:p w14:paraId="10F41B66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01" w:author="uzivatel" w:date="2026-09-22T12:18:00Z" w16du:dateUtc="2026-09-22T16:18:00Z"/>
          <w:rFonts w:ascii="MS Mincho" w:hAnsi="MS Mincho"/>
        </w:rPr>
      </w:pPr>
      <w:del w:id="302" w:author="uzivatel" w:date="2026-09-22T12:18:00Z" w16du:dateUtc="2026-09-22T16:18:00Z">
        <w:r w:rsidRPr="0068335B">
          <w:rPr>
            <w:rFonts w:ascii="MS Mincho" w:hAnsi="MS Mincho" w:hint="eastAsia"/>
          </w:rPr>
          <w:delText xml:space="preserve">　・　様式は指定いたしますが、紙幅の制限はいたしません。</w:delText>
        </w:r>
      </w:del>
    </w:p>
    <w:p w14:paraId="7FCBD02C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03" w:author="uzivatel" w:date="2026-09-22T12:18:00Z" w16du:dateUtc="2026-09-22T16:18:00Z"/>
          <w:rFonts w:ascii="MS Mincho" w:hAnsi="MS Mincho"/>
        </w:rPr>
      </w:pPr>
    </w:p>
    <w:p w14:paraId="48FE2A0F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04" w:author="uzivatel" w:date="2026-09-22T12:18:00Z" w16du:dateUtc="2026-09-22T16:18:00Z"/>
          <w:rFonts w:ascii="MS Mincho" w:hAnsi="MS Mincho"/>
        </w:rPr>
      </w:pPr>
      <w:del w:id="305" w:author="uzivatel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※　「研究完了報告書」問合せ、電子メール送付先</w:delText>
        </w:r>
      </w:del>
    </w:p>
    <w:p w14:paraId="59A067E0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06" w:author="uzivatel" w:date="2026-09-22T12:18:00Z" w16du:dateUtc="2026-09-22T16:18:00Z"/>
          <w:rFonts w:ascii="MS Mincho" w:hAnsi="MS Mincho"/>
        </w:rPr>
      </w:pPr>
      <w:del w:id="307" w:author="uzivatel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　　　　　　栃木県連合教育会研究部　　川口　　滋</w:delText>
        </w:r>
      </w:del>
    </w:p>
    <w:p w14:paraId="79BDE1D3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08" w:author="uzivatel" w:date="2026-09-22T12:18:00Z" w16du:dateUtc="2026-09-22T16:18:00Z"/>
          <w:rFonts w:ascii="MS Mincho" w:hAnsi="MS Mincho"/>
        </w:rPr>
      </w:pPr>
      <w:del w:id="309" w:author="uzivatel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　　　　　　　　ＴＥＬ　</w:delText>
        </w:r>
        <w:r w:rsidRPr="0068335B">
          <w:rPr>
            <w:rFonts w:ascii="MS Mincho" w:hAnsi="MS Mincho" w:hint="eastAsia"/>
          </w:rPr>
          <w:delText>028</w:delText>
        </w:r>
        <w:r w:rsidRPr="0068335B">
          <w:rPr>
            <w:rFonts w:ascii="MS Mincho" w:hAnsi="MS Mincho" w:hint="eastAsia"/>
          </w:rPr>
          <w:delText>－</w:delText>
        </w:r>
        <w:r w:rsidRPr="0068335B">
          <w:rPr>
            <w:rFonts w:ascii="MS Mincho" w:hAnsi="MS Mincho" w:hint="eastAsia"/>
          </w:rPr>
          <w:delText>621</w:delText>
        </w:r>
        <w:r w:rsidRPr="0068335B">
          <w:rPr>
            <w:rFonts w:ascii="MS Mincho" w:hAnsi="MS Mincho" w:hint="eastAsia"/>
          </w:rPr>
          <w:delText>－</w:delText>
        </w:r>
        <w:r w:rsidRPr="0068335B">
          <w:rPr>
            <w:rFonts w:ascii="MS Mincho" w:hAnsi="MS Mincho" w:hint="eastAsia"/>
          </w:rPr>
          <w:delText>7216</w:delText>
        </w:r>
      </w:del>
    </w:p>
    <w:p w14:paraId="048D599C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10" w:author="uzivatel" w:date="2026-09-22T12:18:00Z" w16du:dateUtc="2026-09-22T16:18:00Z"/>
          <w:rFonts w:ascii="MS Mincho" w:hAnsi="MS Mincho"/>
        </w:rPr>
      </w:pPr>
      <w:del w:id="311" w:author="uzivatel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　　　　　　　　ＦＡＸ　</w:delText>
        </w:r>
        <w:r w:rsidRPr="0068335B">
          <w:rPr>
            <w:rFonts w:ascii="MS Mincho" w:hAnsi="MS Mincho" w:hint="eastAsia"/>
          </w:rPr>
          <w:delText>028</w:delText>
        </w:r>
        <w:r w:rsidRPr="0068335B">
          <w:rPr>
            <w:rFonts w:ascii="MS Mincho" w:hAnsi="MS Mincho" w:hint="eastAsia"/>
          </w:rPr>
          <w:delText>－</w:delText>
        </w:r>
        <w:r w:rsidRPr="0068335B">
          <w:rPr>
            <w:rFonts w:ascii="MS Mincho" w:hAnsi="MS Mincho" w:hint="eastAsia"/>
          </w:rPr>
          <w:delText>625</w:delText>
        </w:r>
        <w:r w:rsidRPr="0068335B">
          <w:rPr>
            <w:rFonts w:ascii="MS Mincho" w:hAnsi="MS Mincho" w:hint="eastAsia"/>
          </w:rPr>
          <w:delText>－</w:delText>
        </w:r>
        <w:r w:rsidRPr="0068335B">
          <w:rPr>
            <w:rFonts w:ascii="MS Mincho" w:hAnsi="MS Mincho" w:hint="eastAsia"/>
          </w:rPr>
          <w:delText>5224</w:delText>
        </w:r>
      </w:del>
    </w:p>
    <w:p w14:paraId="5E5543BB" w14:textId="3DB37630" w:rsidR="0068335B" w:rsidRPr="0068335B" w:rsidRDefault="0068335B" w:rsidP="007F3CA7">
      <w:pPr>
        <w:spacing w:before="100" w:beforeAutospacing="1" w:line="212" w:lineRule="exact"/>
        <w:textAlignment w:val="baseline"/>
        <w:rPr>
          <w:del w:id="312" w:author="uzivatel" w:date="2026-09-22T12:18:00Z" w16du:dateUtc="2026-09-22T16:18:00Z"/>
          <w:rFonts w:ascii="MS Mincho" w:hAnsi="MS Mincho"/>
        </w:rPr>
      </w:pPr>
      <w:del w:id="313" w:author="uzivatel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　　　　　　　　</w:delText>
        </w:r>
        <w:r w:rsidRPr="0068335B">
          <w:rPr>
            <w:rFonts w:ascii="MS Mincho" w:hAnsi="MS Mincho" w:hint="eastAsia"/>
          </w:rPr>
          <w:delText>E-mail</w:delText>
        </w:r>
        <w:r w:rsidRPr="0068335B">
          <w:rPr>
            <w:rFonts w:ascii="MS Mincho" w:hAnsi="MS Mincho" w:hint="eastAsia"/>
          </w:rPr>
          <w:delText xml:space="preserve">　</w:delText>
        </w:r>
        <w:r w:rsidRPr="0068335B">
          <w:rPr>
            <w:rFonts w:ascii="MS Mincho" w:hAnsi="MS Mincho" w:hint="eastAsia"/>
          </w:rPr>
          <w:delText>kenkyu@tochigi-rk.jp</w:delText>
        </w:r>
      </w:del>
    </w:p>
    <w:p w14:paraId="0D493BCA" w14:textId="4D877D70" w:rsidR="0068335B" w:rsidRPr="0068335B" w:rsidRDefault="0068335B" w:rsidP="007F3CA7">
      <w:pPr>
        <w:spacing w:before="100" w:beforeAutospacing="1" w:line="212" w:lineRule="exact"/>
        <w:textAlignment w:val="baseline"/>
        <w:rPr>
          <w:del w:id="314" w:author="uzivatel" w:date="2026-09-22T12:18:00Z" w16du:dateUtc="2026-09-22T16:18:00Z"/>
          <w:rFonts w:ascii="MS Mincho" w:hAnsi="MS Mincho"/>
        </w:rPr>
      </w:pPr>
    </w:p>
    <w:p w14:paraId="61E40F59" w14:textId="052DA520" w:rsidR="0068335B" w:rsidRDefault="0068335B" w:rsidP="007F3CA7">
      <w:pPr>
        <w:spacing w:before="100" w:beforeAutospacing="1" w:line="212" w:lineRule="exact"/>
        <w:textAlignment w:val="baseline"/>
        <w:rPr>
          <w:del w:id="315" w:author="uzivatel" w:date="2026-09-22T12:18:00Z" w16du:dateUtc="2026-09-22T16:18:00Z"/>
          <w:rFonts w:ascii="MS Mincho" w:hAnsi="MS Mincho"/>
          <w:b/>
          <w:bCs/>
        </w:rPr>
      </w:pPr>
    </w:p>
    <w:p w14:paraId="43245D4B" w14:textId="651BE793" w:rsidR="0068335B" w:rsidRDefault="0068335B">
      <w:pPr>
        <w:spacing w:line="212" w:lineRule="exact"/>
        <w:textAlignment w:val="baseline"/>
        <w:rPr>
          <w:del w:id="316" w:author="uzivatel" w:date="2026-09-22T12:18:00Z" w16du:dateUtc="2026-09-22T16:18:00Z"/>
          <w:rFonts w:ascii="MS Mincho" w:hAnsi="MS Mincho"/>
          <w:b/>
          <w:bCs/>
        </w:rPr>
      </w:pPr>
    </w:p>
    <w:p w14:paraId="7A8FF0BA" w14:textId="7F131936" w:rsidR="0068335B" w:rsidRDefault="0068335B">
      <w:pPr>
        <w:spacing w:line="212" w:lineRule="exact"/>
        <w:textAlignment w:val="baseline"/>
        <w:rPr>
          <w:del w:id="317" w:author="uzivatel" w:date="2026-09-22T12:18:00Z" w16du:dateUtc="2026-09-22T16:18:00Z"/>
          <w:rFonts w:ascii="MS Mincho" w:hAnsi="MS Mincho"/>
          <w:b/>
          <w:bCs/>
        </w:rPr>
      </w:pPr>
    </w:p>
    <w:p w14:paraId="1ABB2062" w14:textId="17D61B82" w:rsidR="0068335B" w:rsidRDefault="0068335B">
      <w:pPr>
        <w:spacing w:line="212" w:lineRule="exact"/>
        <w:textAlignment w:val="baseline"/>
        <w:rPr>
          <w:del w:id="318" w:author="uzivatel" w:date="2026-09-22T12:18:00Z" w16du:dateUtc="2026-09-22T16:18:00Z"/>
          <w:rFonts w:ascii="MS Mincho" w:hAnsi="MS Mincho"/>
          <w:b/>
          <w:bCs/>
        </w:rPr>
      </w:pPr>
    </w:p>
    <w:p w14:paraId="0BE9FDC8" w14:textId="2AB993EF" w:rsidR="0068335B" w:rsidRDefault="0068335B">
      <w:pPr>
        <w:spacing w:line="212" w:lineRule="exact"/>
        <w:textAlignment w:val="baseline"/>
        <w:rPr>
          <w:del w:id="319" w:author="uzivatel" w:date="2026-09-22T12:18:00Z" w16du:dateUtc="2026-09-22T16:18:00Z"/>
          <w:rFonts w:ascii="MS Mincho" w:hAnsi="MS Mincho"/>
          <w:b/>
          <w:bCs/>
        </w:rPr>
      </w:pPr>
    </w:p>
    <w:p w14:paraId="2C6D0D18" w14:textId="6E9C2051" w:rsidR="0068335B" w:rsidRDefault="0068335B">
      <w:pPr>
        <w:spacing w:line="212" w:lineRule="exact"/>
        <w:textAlignment w:val="baseline"/>
        <w:rPr>
          <w:del w:id="320" w:author="uzivatel" w:date="2026-09-22T12:18:00Z" w16du:dateUtc="2026-09-22T16:18:00Z"/>
          <w:rFonts w:ascii="MS Mincho" w:hAnsi="MS Mincho"/>
          <w:b/>
          <w:bCs/>
        </w:rPr>
      </w:pPr>
    </w:p>
    <w:p w14:paraId="7690B204" w14:textId="280A478E" w:rsidR="0068335B" w:rsidRDefault="0068335B">
      <w:pPr>
        <w:spacing w:line="212" w:lineRule="exact"/>
        <w:textAlignment w:val="baseline"/>
        <w:rPr>
          <w:del w:id="321" w:author="uzivatel" w:date="2026-09-22T12:18:00Z" w16du:dateUtc="2026-09-22T16:18:00Z"/>
          <w:rFonts w:ascii="MS Mincho" w:hAnsi="MS Mincho"/>
          <w:b/>
          <w:bCs/>
        </w:rPr>
      </w:pPr>
    </w:p>
    <w:p w14:paraId="2D67CF0E" w14:textId="027F15F8" w:rsidR="0068335B" w:rsidRDefault="0068335B">
      <w:pPr>
        <w:spacing w:line="212" w:lineRule="exact"/>
        <w:textAlignment w:val="baseline"/>
        <w:rPr>
          <w:del w:id="322" w:author="uzivatel" w:date="2026-09-22T12:18:00Z" w16du:dateUtc="2026-09-22T16:18:00Z"/>
          <w:rFonts w:ascii="MS Mincho" w:hAnsi="MS Mincho"/>
          <w:b/>
          <w:bCs/>
        </w:rPr>
      </w:pPr>
    </w:p>
    <w:p w14:paraId="607A8250" w14:textId="56E6323F" w:rsidR="0068335B" w:rsidRDefault="0068335B">
      <w:pPr>
        <w:spacing w:line="212" w:lineRule="exact"/>
        <w:textAlignment w:val="baseline"/>
        <w:rPr>
          <w:del w:id="323" w:author="uzivatel" w:date="2026-09-22T12:18:00Z" w16du:dateUtc="2026-09-22T16:18:00Z"/>
          <w:rFonts w:ascii="MS Mincho" w:hAnsi="MS Mincho"/>
          <w:b/>
          <w:bCs/>
        </w:rPr>
      </w:pPr>
    </w:p>
    <w:p w14:paraId="58227D0B" w14:textId="3E23E6E3" w:rsidR="0068335B" w:rsidRDefault="0068335B">
      <w:pPr>
        <w:spacing w:line="212" w:lineRule="exact"/>
        <w:textAlignment w:val="baseline"/>
        <w:rPr>
          <w:del w:id="324" w:author="uzivatel" w:date="2026-09-22T12:18:00Z" w16du:dateUtc="2026-09-22T16:18:00Z"/>
          <w:rFonts w:ascii="MS Mincho" w:hAnsi="MS Mincho"/>
          <w:b/>
          <w:bCs/>
        </w:rPr>
      </w:pPr>
    </w:p>
    <w:p w14:paraId="025D6EC8" w14:textId="556F99BD" w:rsidR="0068335B" w:rsidRDefault="0068335B">
      <w:pPr>
        <w:spacing w:line="212" w:lineRule="exact"/>
        <w:textAlignment w:val="baseline"/>
        <w:rPr>
          <w:del w:id="325" w:author="uzivatel" w:date="2026-09-22T12:18:00Z" w16du:dateUtc="2026-09-22T16:18:00Z"/>
          <w:rFonts w:ascii="MS Mincho" w:hAnsi="MS Mincho"/>
          <w:b/>
          <w:bCs/>
        </w:rPr>
      </w:pPr>
    </w:p>
    <w:p w14:paraId="3569D283" w14:textId="77777777" w:rsidR="0068335B" w:rsidRDefault="0068335B" w:rsidP="006D0779">
      <w:pPr>
        <w:pStyle w:val="Default"/>
        <w:ind w:left="720"/>
        <w:rPr>
          <w:rFonts w:ascii="Roboto" w:hAnsi="Roboto"/>
          <w:rPrChange w:id="326" w:author="uzivatel" w:date="2026-09-22T12:18:00Z" w16du:dateUtc="2026-09-22T16:18:00Z">
            <w:rPr>
              <w:rFonts w:ascii="MS Mincho" w:hAnsi="MS Mincho" w:cs="Times New Roman"/>
            </w:rPr>
          </w:rPrChange>
        </w:rPr>
        <w:pPrChange w:id="327" w:author="uzivatel" w:date="2026-09-22T12:18:00Z" w16du:dateUtc="2026-09-22T16:18:00Z">
          <w:pPr>
            <w:kinsoku/>
            <w:wordWrap/>
            <w:autoSpaceDE/>
            <w:autoSpaceDN/>
            <w:adjustRightInd/>
            <w:spacing w:line="212" w:lineRule="exact"/>
            <w:textAlignment w:val="baseline"/>
          </w:pPr>
        </w:pPrChange>
      </w:pPr>
    </w:p>
    <w:sectPr w:rsidR="0068335B" w:rsidSect="00067C1B">
      <w:headerReference w:type="default" r:id="rId7"/>
      <w:footerReference w:type="default" r:id="rId8"/>
      <w:type w:val="nextPage"/>
      <w:pgSz w:w="11906" w:h="16838" w:code="0"/>
      <w:pgMar w:top="142" w:right="849" w:bottom="142" w:left="1417" w:header="708" w:footer="708" w:gutter="0"/>
      <w:pgNumType w:start="1"/>
      <w:cols w:space="708"/>
      <w:noEndnote w:val="0"/>
      <w:docGrid w:type="default" w:linePitch="360" w:charSpace="0"/>
      <w:sectPrChange w:id="332" w:author="uzivatel" w:date="2026-09-22T12:18:00Z" w16du:dateUtc="2026-09-22T16:18:00Z">
        <w:sectPr w:rsidR="0068335B" w:rsidSect="00067C1B">
          <w:type w:val="continuous"/>
          <w:pgSz w:code="9"/>
          <w:pgMar w:top="720" w:right="720" w:bottom="720" w:left="720" w:header="720" w:footer="658" w:gutter="0"/>
          <w:pgNumType w:start="1"/>
          <w:cols w:space="720"/>
          <w:noEndnote/>
          <w:docGrid w:type="linesAndChars" w:linePitch="286" w:charSpace="-4301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631DF1" w14:textId="77777777" w:rsidR="00F45DB9" w:rsidRDefault="00F45DB9" w:rsidP="004834A0">
      <w:pPr>
        <w:spacing w:after="0" w:line="240" w:lineRule="auto"/>
        <w:pPrChange w:id="8" w:author="uzivatel" w:date="2026-09-22T12:18:00Z" w16du:dateUtc="2026-09-22T16:18:00Z">
          <w:pPr/>
        </w:pPrChange>
      </w:pPr>
      <w:r>
        <w:separator/>
      </w:r>
    </w:p>
  </w:endnote>
  <w:endnote w:type="continuationSeparator" w:id="0">
    <w:p w14:paraId="785447CA" w14:textId="77777777" w:rsidR="00F45DB9" w:rsidRDefault="00F45DB9" w:rsidP="004834A0">
      <w:pPr>
        <w:spacing w:after="0" w:line="240" w:lineRule="auto"/>
        <w:pPrChange w:id="9" w:author="uzivatel" w:date="2026-09-22T12:18:00Z" w16du:dateUtc="2026-09-22T16:18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CCF282" w14:textId="77777777" w:rsidR="00A81C24" w:rsidRDefault="00A81C24">
    <w:pPr>
      <w:pStyle w:val="BalloonText"/>
      <w:rPr>
        <w:rPrChange w:id="330" w:author="uzivatel" w:date="2026-09-22T12:18:00Z" w16du:dateUtc="2026-09-22T16:18:00Z">
          <w:rPr>
            <w:sz w:val="21"/>
            <w:szCs w:val="21"/>
          </w:rPr>
        </w:rPrChange>
      </w:rPr>
      <w:pPrChange w:id="331" w:author="uzivatel" w:date="2026-09-22T12:18:00Z" w16du:dateUtc="2026-09-22T16:18:00Z">
        <w:pPr>
          <w:pStyle w:val="Footer"/>
          <w:spacing w:line="272" w:lineRule="exact"/>
          <w:textAlignment w:val="baseline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97C9A8" w14:textId="77777777" w:rsidR="00F45DB9" w:rsidRDefault="00F45DB9" w:rsidP="004834A0">
      <w:pPr>
        <w:spacing w:after="0" w:line="240" w:lineRule="auto"/>
        <w:pPrChange w:id="4" w:author="uzivatel" w:date="2026-09-22T12:18:00Z" w16du:dateUtc="2026-09-22T16:18:00Z">
          <w:pPr/>
        </w:pPrChange>
      </w:pPr>
      <w:ins w:id="5" w:author="uzivatel" w:date="2026-09-22T12:18:00Z" w16du:dateUtc="2026-09-22T16:18:00Z">
        <w:r>
          <w:separator/>
        </w:r>
      </w:ins>
      <w:del w:id="6" w:author="uzivatel" w:date="2026-09-22T12:18:00Z" w16du:dateUtc="2026-09-22T16:18:00Z">
        <w:r>
          <w:rPr>
            <w:rFonts w:ascii="MS Mincho" w:cs="Times New Roman"/>
            <w:sz w:val="2"/>
            <w:szCs w:val="2"/>
          </w:rPr>
          <w:continuationSeparator/>
        </w:r>
      </w:del>
    </w:p>
  </w:footnote>
  <w:footnote w:type="continuationSeparator" w:id="0">
    <w:p w14:paraId="3665DC55" w14:textId="77777777" w:rsidR="00F45DB9" w:rsidRDefault="00F45DB9" w:rsidP="004834A0">
      <w:pPr>
        <w:spacing w:after="0" w:line="240" w:lineRule="auto"/>
        <w:pPrChange w:id="7" w:author="uzivatel" w:date="2026-09-22T12:18:00Z" w16du:dateUtc="2026-09-22T16:18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B8D740" w14:textId="77777777" w:rsidR="0096269E" w:rsidRDefault="0096269E">
    <w:pPr>
      <w:pStyle w:val="a0"/>
      <w:pPrChange w:id="328" w:author="uzivatel" w:date="2026-09-22T12:18:00Z" w16du:dateUtc="2026-09-22T16:18:00Z">
        <w:pPr>
          <w:pStyle w:val="Header"/>
          <w:jc w:val="right"/>
        </w:pPr>
      </w:pPrChange>
    </w:pPr>
    <w:del w:id="329" w:author="uzivatel" w:date="2026-09-22T12:18:00Z" w16du:dateUtc="2026-09-22T16:18:00Z">
      <w:r>
        <w:rPr>
          <w:rFonts w:hint="eastAsia"/>
          <w:sz w:val="26"/>
          <w:szCs w:val="26"/>
        </w:rPr>
        <w:delText>様式２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494300">
    <w:abstractNumId w:val="8"/>
  </w:num>
  <w:num w:numId="2" w16cid:durableId="111170031">
    <w:abstractNumId w:val="10"/>
  </w:num>
  <w:num w:numId="3" w16cid:durableId="917784292">
    <w:abstractNumId w:val="9"/>
  </w:num>
  <w:num w:numId="4" w16cid:durableId="1390954302">
    <w:abstractNumId w:val="2"/>
  </w:num>
  <w:num w:numId="5" w16cid:durableId="441844929">
    <w:abstractNumId w:val="7"/>
  </w:num>
  <w:num w:numId="6" w16cid:durableId="1595167461">
    <w:abstractNumId w:val="4"/>
  </w:num>
  <w:num w:numId="7" w16cid:durableId="1052385709">
    <w:abstractNumId w:val="0"/>
  </w:num>
  <w:num w:numId="8" w16cid:durableId="1775785704">
    <w:abstractNumId w:val="3"/>
  </w:num>
  <w:num w:numId="9" w16cid:durableId="1136072252">
    <w:abstractNumId w:val="6"/>
  </w:num>
  <w:num w:numId="10" w16cid:durableId="769397992">
    <w:abstractNumId w:val="11"/>
  </w:num>
  <w:num w:numId="11" w16cid:durableId="1107120196">
    <w:abstractNumId w:val="5"/>
  </w:num>
  <w:num w:numId="12" w16cid:durableId="118397758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bordersDoNotSurroundHeader/>
  <w:bordersDoNotSurroundFooter/>
  <w:defaultTabStop w:val="840"/>
  <w:drawingGridHorizontalSpacing w:val="189"/>
  <w:drawingGridVerticalSpacing w:val="143"/>
  <w:displayHorizontalDrawingGridEvery w:val="0"/>
  <w:displayVerticalDrawingGridEvery w:val="2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083"/>
    <w:rsid w:val="00021D99"/>
    <w:rsid w:val="0002301B"/>
    <w:rsid w:val="00032A11"/>
    <w:rsid w:val="00044883"/>
    <w:rsid w:val="0005723C"/>
    <w:rsid w:val="00067C1B"/>
    <w:rsid w:val="00070B7A"/>
    <w:rsid w:val="00077EEE"/>
    <w:rsid w:val="000C1D5B"/>
    <w:rsid w:val="000E3B54"/>
    <w:rsid w:val="00131188"/>
    <w:rsid w:val="001521A2"/>
    <w:rsid w:val="001B045E"/>
    <w:rsid w:val="001D66D1"/>
    <w:rsid w:val="00222525"/>
    <w:rsid w:val="002305E6"/>
    <w:rsid w:val="002638C6"/>
    <w:rsid w:val="0028602A"/>
    <w:rsid w:val="002A4A3B"/>
    <w:rsid w:val="002B27AF"/>
    <w:rsid w:val="002C2498"/>
    <w:rsid w:val="002E5199"/>
    <w:rsid w:val="002F20E3"/>
    <w:rsid w:val="002F55B6"/>
    <w:rsid w:val="003260CC"/>
    <w:rsid w:val="00332BB9"/>
    <w:rsid w:val="003377F2"/>
    <w:rsid w:val="00355828"/>
    <w:rsid w:val="00393DFA"/>
    <w:rsid w:val="003A2FD6"/>
    <w:rsid w:val="003A316D"/>
    <w:rsid w:val="003A4848"/>
    <w:rsid w:val="003D271F"/>
    <w:rsid w:val="00405037"/>
    <w:rsid w:val="00421D86"/>
    <w:rsid w:val="0043051E"/>
    <w:rsid w:val="004435CB"/>
    <w:rsid w:val="004714D6"/>
    <w:rsid w:val="004834A0"/>
    <w:rsid w:val="00494AC3"/>
    <w:rsid w:val="004A5136"/>
    <w:rsid w:val="004E7141"/>
    <w:rsid w:val="005379D3"/>
    <w:rsid w:val="005406F7"/>
    <w:rsid w:val="005631B3"/>
    <w:rsid w:val="005920E7"/>
    <w:rsid w:val="005940DB"/>
    <w:rsid w:val="00596269"/>
    <w:rsid w:val="005F4481"/>
    <w:rsid w:val="006468DC"/>
    <w:rsid w:val="00663F98"/>
    <w:rsid w:val="0068335B"/>
    <w:rsid w:val="0069557F"/>
    <w:rsid w:val="00695BE6"/>
    <w:rsid w:val="006B75D9"/>
    <w:rsid w:val="006D0779"/>
    <w:rsid w:val="0071556C"/>
    <w:rsid w:val="00755783"/>
    <w:rsid w:val="007F3CA7"/>
    <w:rsid w:val="007F6715"/>
    <w:rsid w:val="00835628"/>
    <w:rsid w:val="00875E83"/>
    <w:rsid w:val="008A1064"/>
    <w:rsid w:val="008A7295"/>
    <w:rsid w:val="008E16D0"/>
    <w:rsid w:val="008F695B"/>
    <w:rsid w:val="00905D4F"/>
    <w:rsid w:val="0091227C"/>
    <w:rsid w:val="00926BE8"/>
    <w:rsid w:val="00950B2F"/>
    <w:rsid w:val="0096269E"/>
    <w:rsid w:val="00967EDD"/>
    <w:rsid w:val="009700EB"/>
    <w:rsid w:val="00975CE3"/>
    <w:rsid w:val="00992F5A"/>
    <w:rsid w:val="009B14F4"/>
    <w:rsid w:val="009D457F"/>
    <w:rsid w:val="009E4030"/>
    <w:rsid w:val="009F0E59"/>
    <w:rsid w:val="00A81C24"/>
    <w:rsid w:val="00AB7A30"/>
    <w:rsid w:val="00AF69EB"/>
    <w:rsid w:val="00B06B01"/>
    <w:rsid w:val="00BD1EDF"/>
    <w:rsid w:val="00C47478"/>
    <w:rsid w:val="00C54349"/>
    <w:rsid w:val="00C56C11"/>
    <w:rsid w:val="00C627A0"/>
    <w:rsid w:val="00C66083"/>
    <w:rsid w:val="00C72AAA"/>
    <w:rsid w:val="00C9043F"/>
    <w:rsid w:val="00CF0649"/>
    <w:rsid w:val="00D166A3"/>
    <w:rsid w:val="00DB23CA"/>
    <w:rsid w:val="00DC11F3"/>
    <w:rsid w:val="00DF0E9B"/>
    <w:rsid w:val="00E2631A"/>
    <w:rsid w:val="00E60474"/>
    <w:rsid w:val="00E72895"/>
    <w:rsid w:val="00ED3AF5"/>
    <w:rsid w:val="00EF2DAF"/>
    <w:rsid w:val="00F01D59"/>
    <w:rsid w:val="00F02838"/>
    <w:rsid w:val="00F45DB9"/>
    <w:rsid w:val="00F91991"/>
    <w:rsid w:val="00F92274"/>
    <w:rsid w:val="00FB1948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12A8972"/>
  <w14:defaultImageDpi w14:val="0"/>
  <w15:docId w15:val="{954A2D22-1E61-4D41-8C1C-FEBA6A18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uzivatel" w:date="2026-09-22T12:18:00Z">
        <w:pPr>
          <w:widowControl w:val="0"/>
          <w:suppressAutoHyphens/>
          <w:kinsoku w:val="0"/>
          <w:wordWrap w:val="0"/>
          <w:overflowPunct w:val="0"/>
          <w:autoSpaceDE w:val="0"/>
          <w:autoSpaceDN w:val="0"/>
          <w:adjustRightInd w:val="0"/>
          <w:jc w:val="both"/>
          <w:textAlignment w:val="center"/>
        </w:pPr>
      </w:pPrChange>
    </w:pPr>
    <w:rPr>
      <w:rFonts w:asciiTheme="minorHAnsi" w:eastAsiaTheme="minorHAnsi" w:hAnsiTheme="minorHAnsi" w:cstheme="minorBidi"/>
      <w:kern w:val="0"/>
      <w:sz w:val="22"/>
      <w:szCs w:val="22"/>
      <w:lang w:val="cs-CZ" w:eastAsia="en-US"/>
      <w:rPrChange w:id="0" w:author="uzivatel" w:date="2026-09-22T12:18:00Z">
        <w:rPr>
          <w:rFonts w:eastAsia="MS Mincho" w:cs="MS Mincho"/>
          <w:color w:val="000000"/>
          <w:sz w:val="21"/>
          <w:szCs w:val="21"/>
          <w:lang w:val="en-US" w:eastAsia="ja-JP" w:bidi="ar-SA"/>
        </w:rPr>
      </w:rPrChange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2:18:00Z">
        <w:pPr>
          <w:keepNext/>
          <w:pBdr>
            <w:bottom w:val="double" w:sz="6" w:space="1" w:color="auto"/>
          </w:pBdr>
          <w:spacing w:after="200" w:line="276" w:lineRule="auto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2:18:00Z">
        <w:rPr>
          <w:rFonts w:asciiTheme="minorHAnsi" w:hAnsiTheme="minorHAnsi"/>
          <w:b/>
          <w:sz w:val="3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標準(太郎文書スタイル)"/>
    <w:uiPriority w:val="99"/>
    <w:pPr>
      <w:widowControl w:val="0"/>
      <w:suppressAutoHyphens/>
      <w:overflowPunct w:val="0"/>
      <w:adjustRightInd w:val="0"/>
      <w:jc w:val="both"/>
      <w:textAlignment w:val="baseline"/>
    </w:pPr>
    <w:rPr>
      <w:rFonts w:cs="MS Mincho"/>
      <w:color w:val="000000"/>
      <w:kern w:val="0"/>
    </w:rPr>
  </w:style>
  <w:style w:type="paragraph" w:styleId="Footer">
    <w:name w:val="footer"/>
    <w:basedOn w:val="Normal"/>
    <w:link w:val="FooterChar"/>
    <w:uiPriority w:val="99"/>
    <w:pPr>
      <w:tabs>
        <w:tab w:val="center" w:pos="4252"/>
        <w:tab w:val="right" w:pos="8502"/>
      </w:tabs>
      <w:snapToGrid w:val="0"/>
    </w:pPr>
    <w:rPr>
      <w:rFonts w:ascii="MS Mincho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locked/>
    <w:rPr>
      <w:rFonts w:ascii="Times New Roman" w:eastAsia="MS Mincho" w:hAnsi="Times New Roman" w:cs="MS Mincho"/>
      <w:color w:val="000000"/>
      <w:sz w:val="21"/>
      <w:szCs w:val="21"/>
    </w:rPr>
  </w:style>
  <w:style w:type="paragraph" w:styleId="Header">
    <w:name w:val="header"/>
    <w:basedOn w:val="Normal"/>
    <w:link w:val="HeaderChar"/>
    <w:uiPriority w:val="99"/>
    <w:pPr>
      <w:tabs>
        <w:tab w:val="center" w:pos="4252"/>
        <w:tab w:val="right" w:pos="8502"/>
      </w:tabs>
      <w:snapToGrid w:val="0"/>
    </w:pPr>
    <w:rPr>
      <w:rFonts w:ascii="MS Mincho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locked/>
    <w:rPr>
      <w:rFonts w:ascii="Times New Roman" w:eastAsia="MS Mincho" w:hAnsi="Times New Roman" w:cs="MS Mincho"/>
      <w:color w:val="000000"/>
      <w:sz w:val="21"/>
      <w:szCs w:val="21"/>
    </w:rPr>
  </w:style>
  <w:style w:type="character" w:customStyle="1" w:styleId="a0">
    <w:name w:val="脚注(標準)"/>
    <w:uiPriority w:val="99"/>
    <w:rPr>
      <w:rFonts w:ascii="Times New Roman" w:eastAsia="MS Mincho" w:hAnsi="Times New Roman"/>
      <w:sz w:val="21"/>
      <w:vertAlign w:val="superscript"/>
    </w:rPr>
  </w:style>
  <w:style w:type="character" w:customStyle="1" w:styleId="a1">
    <w:name w:val="脚注ｴﾘｱ(標準)"/>
    <w:uiPriority w:val="99"/>
    <w:rPr>
      <w:rFonts w:ascii="Times New Roman" w:eastAsia="MS Mincho" w:hAnsi="Times New Roman"/>
      <w:sz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69E"/>
    <w:rPr>
      <w:rFonts w:asciiTheme="majorHAnsi" w:eastAsiaTheme="majorEastAsia" w:hAnsiTheme="majorHAnsi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6269E"/>
    <w:rPr>
      <w:rFonts w:asciiTheme="majorHAnsi" w:eastAsiaTheme="majorEastAsia" w:hAnsiTheme="majorHAnsi" w:cs="Times New Roman"/>
      <w:color w:val="000000"/>
      <w:kern w:val="0"/>
      <w:sz w:val="18"/>
      <w:szCs w:val="18"/>
    </w:rPr>
  </w:style>
  <w:style w:type="character" w:customStyle="1" w:styleId="Heading4Char">
    <w:name w:val="Heading 4 Char"/>
    <w:basedOn w:val="DefaultParagraphFont"/>
    <w:link w:val="Heading4"/>
    <w:semiHidden/>
    <w:rsid w:val="008A1064"/>
    <w:rPr>
      <w:rFonts w:eastAsia="Times New Roman"/>
      <w:b/>
      <w:kern w:val="0"/>
      <w:sz w:val="32"/>
      <w:szCs w:val="20"/>
      <w:lang w:val="cs-CZ" w:eastAsia="cs-CZ"/>
    </w:rPr>
  </w:style>
  <w:style w:type="paragraph" w:customStyle="1" w:styleId="Default">
    <w:name w:val="Default"/>
    <w:rsid w:val="009700EB"/>
    <w:pPr>
      <w:autoSpaceDE w:val="0"/>
      <w:autoSpaceDN w:val="0"/>
      <w:adjustRightInd w:val="0"/>
      <w:pPrChange w:id="2" w:author="uzivatel" w:date="2026-09-22T12:18:00Z">
        <w:pPr>
          <w:autoSpaceDE w:val="0"/>
          <w:autoSpaceDN w:val="0"/>
          <w:adjustRightInd w:val="0"/>
        </w:pPr>
      </w:pPrChange>
    </w:pPr>
    <w:rPr>
      <w:rFonts w:ascii="Calibri" w:eastAsiaTheme="minorHAnsi" w:hAnsi="Calibri" w:cs="Calibri"/>
      <w:color w:val="000000"/>
      <w:kern w:val="0"/>
      <w:sz w:val="24"/>
      <w:szCs w:val="24"/>
      <w:lang w:val="cs-CZ" w:eastAsia="en-US"/>
      <w:rPrChange w:id="2" w:author="uzivatel" w:date="2026-09-22T12:18:00Z">
        <w:rPr>
          <w:rFonts w:ascii="Calibri" w:eastAsiaTheme="minorHAnsi" w:hAnsi="Calibri" w:cs="Calibri"/>
          <w:color w:val="000000"/>
          <w:sz w:val="24"/>
          <w:szCs w:val="24"/>
          <w:lang w:val="cs-CZ" w:eastAsia="en-US" w:bidi="ar-SA"/>
        </w:rPr>
      </w:rPrChange>
    </w:rPr>
  </w:style>
  <w:style w:type="character" w:styleId="Hyperlink">
    <w:name w:val="Hyperlink"/>
    <w:basedOn w:val="DefaultParagraphFont"/>
    <w:uiPriority w:val="99"/>
    <w:semiHidden/>
    <w:unhideWhenUsed/>
    <w:rsid w:val="008A1064"/>
    <w:rPr>
      <w:color w:val="03375F"/>
      <w:u w:val="single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3377F2"/>
    <w:pPr>
      <w:ind w:left="720"/>
      <w:contextualSpacing/>
      <w:pPrChange w:id="3" w:author="uzivatel" w:date="2026-09-22T12:18:00Z">
        <w:pPr>
          <w:spacing w:after="200" w:line="276" w:lineRule="auto"/>
          <w:ind w:left="720"/>
          <w:contextualSpacing/>
        </w:pPr>
      </w:pPrChange>
    </w:pPr>
    <w:rPr>
      <w:rPrChange w:id="3" w:author="uzivatel" w:date="2026-09-22T12:18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table" w:styleId="TableGrid">
    <w:name w:val="Table Grid"/>
    <w:basedOn w:val="TableNormal"/>
    <w:uiPriority w:val="59"/>
    <w:rsid w:val="008A1064"/>
    <w:rPr>
      <w:rFonts w:asciiTheme="minorHAnsi" w:eastAsiaTheme="minorHAnsi" w:hAnsiTheme="minorHAnsi" w:cstheme="minorBidi"/>
      <w:kern w:val="0"/>
      <w:sz w:val="22"/>
      <w:szCs w:val="22"/>
      <w:lang w:val="cs-CZ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764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栃木県教育研究所</Company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栃木県教育研究所</dc:creator>
  <cp:keywords/>
  <dc:description/>
  <cp:lastModifiedBy>Arthur Souza Rodrigues</cp:lastModifiedBy>
  <cp:revision>1</cp:revision>
  <cp:lastPrinted>2023-03-07T04:54:00Z</cp:lastPrinted>
  <dcterms:created xsi:type="dcterms:W3CDTF">2023-04-06T00:10:00Z</dcterms:created>
  <dcterms:modified xsi:type="dcterms:W3CDTF">2026-09-22T16:18:00Z</dcterms:modified>
</cp:coreProperties>
</file>