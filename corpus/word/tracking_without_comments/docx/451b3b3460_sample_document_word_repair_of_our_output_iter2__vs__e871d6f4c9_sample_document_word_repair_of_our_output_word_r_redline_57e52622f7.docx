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6A5BE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6A5BE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3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5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721D1A6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6A5BE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17" w:author="sara.k" w:date="2026-03-04T09:21:00Z">
        <w:r>
          <w:rPr>
            <w:color w:val="0F172A"/>
          </w:rPr>
          <w:delText>zero backend required</w:delText>
        </w:r>
      </w:del>
      <w:ins w:id="18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6A5BE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19" w:author="thomas.v" w:date="2026-03-04T11:07:00Z">
        <w:r>
          <w:rPr>
            <w:color w:val="0F172A"/>
          </w:rPr>
          <w:delText>docx-js-editor skips the pipeline entirely</w:delText>
        </w:r>
      </w:del>
      <w:ins w:id="20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1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2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3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4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6A5BE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6A5BE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6A5BE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6A5BED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6A5BE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6A5BE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6A5BE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7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8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6-29T11:21:00Z" w16du:dateUtc="2026-06-29T15:2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6-29T11:21:00Z" w16du:dateUtc="2026-06-29T15:2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2" w:author="Arthur Souza Rodrigues" w:date="2026-06-29T11:21:00Z" w16du:dateUtc="2026-06-29T15:2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3" w:author="Arthur Souza Rodrigues" w:date="2026-06-29T11:21:00Z" w16du:dateUtc="2026-06-29T15:2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6A5BE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6A5BE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6A5BE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6A5BE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6A5BED">
      <w:r>
        <w:br w:type="page"/>
      </w:r>
    </w:p>
    <w:p w14:paraId="763C62D1" w14:textId="7D8B6000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70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7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6A5BED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3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6A5BED">
      <w:pPr>
        <w:pStyle w:val="ListParagraph"/>
        <w:numPr>
          <w:ilvl w:val="0"/>
          <w:numId w:val="4"/>
        </w:numPr>
        <w:spacing w:before="40" w:after="40"/>
        <w:pPrChange w:id="74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5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76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77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6A5BED">
      <w:pPr>
        <w:pStyle w:val="ListParagraph"/>
        <w:numPr>
          <w:ilvl w:val="0"/>
          <w:numId w:val="4"/>
        </w:numPr>
        <w:spacing w:before="40" w:after="40"/>
        <w:pPrChange w:id="78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80">
          <w:tblGrid>
            <w:gridCol w:w="5"/>
            <w:gridCol w:w="9355"/>
            <w:gridCol w:w="5"/>
          </w:tblGrid>
        </w:tblGridChange>
      </w:tblGrid>
      <w:tr w:rsidR="005115D6" w14:paraId="6A81DC69" w14:textId="77777777">
        <w:trPr>
          <w:trPrChange w:id="8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8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83" w:author="Arthur Souza Rodrigues" w:date="2026-06-29T11:21:00Z" w16du:dateUtc="2026-06-29T15:2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84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85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86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DFA27" w14:textId="77777777" w:rsidR="006A5BED" w:rsidRDefault="006A5BED">
      <w:r>
        <w:separator/>
      </w:r>
    </w:p>
  </w:endnote>
  <w:endnote w:type="continuationSeparator" w:id="0">
    <w:p w14:paraId="411021DD" w14:textId="77777777" w:rsidR="006A5BED" w:rsidRDefault="006A5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6A5BE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95757" w14:textId="77777777" w:rsidR="006A5BED" w:rsidRDefault="006A5BED">
      <w:r>
        <w:separator/>
      </w:r>
    </w:p>
  </w:footnote>
  <w:footnote w:type="continuationSeparator" w:id="0">
    <w:p w14:paraId="2B06F4A5" w14:textId="77777777" w:rsidR="006A5BED" w:rsidRDefault="006A5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6A5BE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5115D6"/>
    <w:rsid w:val="00536214"/>
    <w:rsid w:val="006A5BED"/>
    <w:rsid w:val="007F6CB4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6-29T11:2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6-29T11:2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6-29T11:2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6-29T11:2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6-29T11:2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6-29T11:2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6-29T11:21:00Z">
        <w:pPr>
          <w:outlineLvl w:val="3"/>
        </w:pPr>
      </w:pPrChange>
    </w:pPr>
    <w:rPr>
      <w:i/>
      <w:iCs/>
      <w:color w:val="2E74B5"/>
      <w:rPrChange w:id="3" w:author="Arthur Souza Rodrigues" w:date="2026-06-29T11:2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6-29T11:21:00Z">
        <w:pPr>
          <w:outlineLvl w:val="4"/>
        </w:pPr>
      </w:pPrChange>
    </w:pPr>
    <w:rPr>
      <w:color w:val="2E74B5"/>
      <w:rPrChange w:id="4" w:author="Arthur Souza Rodrigues" w:date="2026-06-29T11:2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6-29T11:21:00Z">
        <w:pPr>
          <w:outlineLvl w:val="5"/>
        </w:pPr>
      </w:pPrChange>
    </w:pPr>
    <w:rPr>
      <w:color w:val="1F4D78"/>
      <w:rPrChange w:id="5" w:author="Arthur Souza Rodrigues" w:date="2026-06-29T11:2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6-29T11:21:00Z"/>
    </w:pPr>
    <w:rPr>
      <w:sz w:val="56"/>
      <w:szCs w:val="56"/>
      <w:rPrChange w:id="6" w:author="Arthur Souza Rodrigues" w:date="2026-06-29T11:2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6-29T11:21:00Z"/>
    </w:pPr>
    <w:rPr>
      <w:b/>
      <w:bCs/>
      <w:rPrChange w:id="7" w:author="Arthur Souza Rodrigues" w:date="2026-06-29T11:2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6-29T11:21:00Z"/>
    </w:pPr>
    <w:rPr>
      <w:rPrChange w:id="8" w:author="Arthur Souza Rodrigues" w:date="2026-06-29T11:2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6-29T11:2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6-29T11:2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6-29T11:21:00Z"/>
    </w:pPr>
    <w:rPr>
      <w:sz w:val="20"/>
      <w:szCs w:val="20"/>
      <w:rPrChange w:id="11" w:author="Arthur Souza Rodrigues" w:date="2026-06-29T11:2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2026-06-29T15:21:00Z</dcterms:modified>
</cp:coreProperties>
</file>