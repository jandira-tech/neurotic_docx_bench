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5627E" w14:textId="77777777" w:rsidR="003A4037" w:rsidRDefault="001E56DE">
      <w:r>
        <w:rPr>
          <w:rFonts w:ascii="Arial" w:hAnsi="Arial"/>
          <w:b/>
          <w:i/>
          <w:sz w:val="28"/>
          <w:rPrChange w:id="0" w:author="Comparison" w:date="2026-09-26T14:41:00Z" w16du:dateUtc="2026-09-26T18:4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Heading </w:t>
      </w:r>
      <w:ins w:id="1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Center Italic</w:t>
        </w:r>
      </w:ins>
      <w:del w:id="2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delText>2 Style</w:delText>
        </w:r>
      </w:del>
      <w:r>
        <w:rPr>
          <w:rFonts w:ascii="Arial" w:hAnsi="Arial"/>
          <w:b/>
          <w:i/>
          <w:sz w:val="28"/>
          <w:rPrChange w:id="3" w:author="Comparison" w:date="2026-09-26T14:41:00Z" w16du:dateUtc="2026-09-26T18:4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 Demo</w:t>
      </w:r>
    </w:p>
    <w:p w14:paraId="42B0237C" w14:textId="77777777" w:rsidR="003A4037" w:rsidRDefault="001E56DE">
      <w:pPr>
        <w:spacing w:before="320" w:after="80" w:line="240" w:lineRule="auto"/>
        <w:pPrChange w:id="4" w:author="Comparison" w:date="2026-09-26T14:41:00Z" w16du:dateUtc="2026-09-26T18:41:00Z">
          <w:pPr>
            <w:spacing w:before="360" w:after="80" w:line="240" w:lineRule="auto"/>
          </w:pPr>
        </w:pPrChange>
      </w:pPr>
      <w:del w:id="5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delText xml:space="preserve">This document demonstrates </w:delText>
        </w:r>
      </w:del>
      <w:r>
        <w:rPr>
          <w:rFonts w:ascii="Arial" w:hAnsi="Arial"/>
          <w:b/>
          <w:i/>
          <w:sz w:val="28"/>
          <w:rPrChange w:id="6" w:author="Comparison" w:date="2026-09-26T14:41:00Z" w16du:dateUtc="2026-09-26T18:4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Heading </w:t>
      </w:r>
      <w:ins w:id="7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with center alignment and italic formatting</w:t>
        </w:r>
      </w:ins>
      <w:del w:id="8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delText>2 paragraph style</w:delText>
        </w:r>
      </w:del>
      <w:r>
        <w:rPr>
          <w:rFonts w:ascii="Arial" w:hAnsi="Arial"/>
          <w:b/>
          <w:i/>
          <w:sz w:val="28"/>
          <w:rPrChange w:id="9" w:author="Comparison" w:date="2026-09-26T14:41:00Z" w16du:dateUtc="2026-09-26T18:4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.</w:t>
      </w:r>
    </w:p>
    <w:p w14:paraId="7A4E3039" w14:textId="77777777" w:rsidR="003A4037" w:rsidRDefault="001E56DE">
      <w:pPr>
        <w:spacing w:before="320" w:after="80" w:line="240" w:lineRule="auto"/>
        <w:pPrChange w:id="10" w:author="Comparison" w:date="2026-09-26T14:41:00Z" w16du:dateUtc="2026-09-26T18:41:00Z">
          <w:pPr>
            <w:spacing w:before="360" w:after="80" w:line="240" w:lineRule="auto"/>
          </w:pPr>
        </w:pPrChange>
      </w:pPr>
      <w:ins w:id="11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This combination works for stylized section subheadings.</w:t>
        </w:r>
      </w:ins>
      <w:del w:id="12" w:author="Comparison" w:date="2026-09-26T14:41:00Z" w16du:dateUtc="2026-09-26T18:41:00Z">
        <w:r>
          <w:rPr>
            <w:rFonts w:ascii="Arial" w:hAnsi="Arial" w:cs="Arial"/>
            <w:b/>
            <w:bCs/>
            <w:sz w:val="32"/>
            <w:szCs w:val="32"/>
          </w:rPr>
          <w:delText>Subsection Title</w:delText>
        </w:r>
      </w:del>
    </w:p>
    <w:sectPr w:rsidR="003A403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037"/>
    <w:rsid w:val="00002B9B"/>
    <w:rsid w:val="001E56DE"/>
    <w:rsid w:val="003A4037"/>
    <w:rsid w:val="005017B3"/>
    <w:rsid w:val="00AB2995"/>
    <w:rsid w:val="00AB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EA0AE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2026-09-26T18:41:00Z</dcterms:modified>
</cp:coreProperties>
</file>